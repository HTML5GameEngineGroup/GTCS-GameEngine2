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Transform positions from the Canvas Coordinate space 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proofErr w:type="gramStart"/>
      <w:r w:rsidR="00D8383F" w:rsidRPr="004767E2">
        <w:rPr>
          <w:rStyle w:val="CodeInline"/>
        </w:rPr>
        <w:t>setViewAndCameraMatrix</w:t>
      </w:r>
      <w:proofErr w:type="spellEnd"/>
      <w:r w:rsidRPr="004767E2">
        <w:rPr>
          <w:rStyle w:val="CodeInline"/>
        </w:rPr>
        <w:t>(</w:t>
      </w:r>
      <w:proofErr w:type="gram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w:t>
      </w:r>
      <w:r w:rsidRPr="004767E2">
        <w:lastRenderedPageBreak/>
        <w:t>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commentRangeStart w:id="1"/>
      <w:r w:rsidRPr="004767E2">
        <w:t>WASD keys</w:t>
      </w:r>
      <w:commentRangeEnd w:id="1"/>
      <w:r w:rsidR="00E90300" w:rsidRPr="004767E2">
        <w:rPr>
          <w:rStyle w:val="CommentReference"/>
          <w:rFonts w:asciiTheme="minorHAnsi" w:hAnsiTheme="minorHAnsi"/>
        </w:rPr>
        <w:commentReference w:id="1"/>
      </w:r>
      <w:r w:rsidRPr="004767E2">
        <w:t xml:space="preserve">: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lastRenderedPageBreak/>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77777777" w:rsidR="00217D43" w:rsidRDefault="00F62754" w:rsidP="00AA71BF">
      <w:pPr>
        <w:pStyle w:val="Bullet"/>
      </w:pPr>
      <w:r w:rsidRPr="004767E2">
        <w:rPr>
          <w:rStyle w:val="CodeInline"/>
        </w:rPr>
        <w:t>Camera.js</w:t>
      </w:r>
      <w:r w:rsidRPr="004767E2">
        <w:t xml:space="preserve"> </w:t>
      </w:r>
      <w:r w:rsidR="000A351F" w:rsidRPr="004767E2">
        <w:t>for serving as the class access point.</w:t>
      </w:r>
    </w:p>
    <w:p w14:paraId="4ED05C55" w14:textId="084447A4" w:rsidR="007D795B" w:rsidRPr="004767E2" w:rsidRDefault="00217D43" w:rsidP="001672E4">
      <w:pPr>
        <w:pStyle w:val="BodyTextFirst"/>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2" w:name="_Hlk70223553"/>
      <w:r w:rsidRPr="004767E2">
        <w:t xml:space="preserve">in </w:t>
      </w:r>
      <w:proofErr w:type="spellStart"/>
      <w:r w:rsidRPr="004767E2">
        <w:rPr>
          <w:rStyle w:val="CodeInline"/>
        </w:rPr>
        <w:t>src</w:t>
      </w:r>
      <w:proofErr w:type="spellEnd"/>
      <w:r w:rsidRPr="004767E2">
        <w:rPr>
          <w:rStyle w:val="CodeInline"/>
        </w:rPr>
        <w:t>/engine</w:t>
      </w:r>
      <w:bookmarkEnd w:id="2"/>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46B3E042"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47798837"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lastRenderedPageBreak/>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r w:rsidRPr="004767E2">
        <w:rPr>
          <w:rStyle w:val="CodeInline"/>
        </w:rPr>
        <w:t>Renderable</w:t>
      </w:r>
      <w:r w:rsidRPr="004767E2">
        <w:t xml:space="preserve"> object.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proofErr w:type="gramStart"/>
      <w:r w:rsidRPr="004767E2">
        <w:rPr>
          <w:rStyle w:val="CodeInline"/>
        </w:rPr>
        <w:t>clampAtBoundary</w:t>
      </w:r>
      <w:proofErr w:type="spellEnd"/>
      <w:r w:rsidRPr="004767E2">
        <w:rPr>
          <w:rStyle w:val="CodeInline"/>
        </w:rPr>
        <w:t>(</w:t>
      </w:r>
      <w:proofErr w:type="gram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777A2AA0"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class construction, instance methods can be accessed and defined via the prototype of the class</w:t>
      </w:r>
      <w:r w:rsidR="00217D43">
        <w:t xml:space="preserve"> </w:t>
      </w:r>
      <w:r w:rsidR="008852CB">
        <w:t xml:space="preserve">or </w:t>
      </w:r>
      <w:proofErr w:type="spellStart"/>
      <w:proofErr w:type="gramStart"/>
      <w:r w:rsidR="008852CB" w:rsidRPr="004767E2">
        <w:rPr>
          <w:rStyle w:val="CodeInline"/>
        </w:rPr>
        <w:t>aClass.prototype.method</w:t>
      </w:r>
      <w:proofErr w:type="spellEnd"/>
      <w:proofErr w:type="gramEnd"/>
      <w:r w:rsidR="008852CB">
        <w:t xml:space="preserve">. For more information on JavaScript classes and prototypes, please refer to </w:t>
      </w:r>
      <w:r w:rsidR="008852CB" w:rsidRPr="008852CB">
        <w:t>https://developer.mozilla.org/en-US/docs/Web/JavaScript/Inheritance_and_the_prototype_chain</w:t>
      </w:r>
    </w:p>
    <w:p w14:paraId="7C6928F3" w14:textId="6C7118A1" w:rsidR="00E54851" w:rsidRDefault="006F48A5" w:rsidP="004767E2">
      <w:pPr>
        <w:pStyle w:val="NumList"/>
        <w:numPr>
          <w:ilvl w:val="0"/>
          <w:numId w:val="34"/>
        </w:num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pPr>
      <w:r>
        <w:lastRenderedPageBreak/>
        <w:t>I</w:t>
      </w:r>
      <w:r w:rsidR="006F48A5">
        <w:t>mport the bounding box collision status and d</w:t>
      </w:r>
      <w:r w:rsidR="006F48A5" w:rsidRPr="00F04AA5">
        <w:t xml:space="preserve">efine </w:t>
      </w:r>
      <w:r w:rsidR="006F48A5">
        <w:t xml:space="preserve">the </w:t>
      </w:r>
      <w:proofErr w:type="spellStart"/>
      <w:proofErr w:type="gramStart"/>
      <w:r w:rsidR="006F48A5" w:rsidRPr="00FC5FA6">
        <w:rPr>
          <w:rStyle w:val="CodeInline"/>
        </w:rPr>
        <w:t>panWidth</w:t>
      </w:r>
      <w:proofErr w:type="spellEnd"/>
      <w:r w:rsidR="006F48A5" w:rsidRPr="00FC5FA6">
        <w:rPr>
          <w:rStyle w:val="CodeInline"/>
        </w:rPr>
        <w:t>(</w:t>
      </w:r>
      <w:proofErr w:type="gram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the camera is moved to ensure the proper inclusion of the </w:t>
      </w:r>
      <w:proofErr w:type="spellStart"/>
      <w:r w:rsidR="006F48A5" w:rsidRPr="00F04AA5">
        <w:rPr>
          <w:rStyle w:val="CodeInline"/>
        </w:rPr>
        <w:t>aXform</w:t>
      </w:r>
      <w:proofErr w:type="spellEnd"/>
      <w:r w:rsidR="006F48A5" w:rsidRPr="00F04AA5">
        <w:t xml:space="preserve"> bounds. As in the case of the </w:t>
      </w:r>
      <w:proofErr w:type="spellStart"/>
      <w:proofErr w:type="gramStart"/>
      <w:r w:rsidR="006F48A5" w:rsidRPr="00F04AA5">
        <w:rPr>
          <w:rStyle w:val="CodeInline"/>
        </w:rPr>
        <w:t>clampAtBoundary</w:t>
      </w:r>
      <w:proofErr w:type="spellEnd"/>
      <w:r w:rsidR="006F48A5" w:rsidRPr="00F04AA5">
        <w:rPr>
          <w:rStyle w:val="CodeInline"/>
        </w:rPr>
        <w:t>(</w:t>
      </w:r>
      <w:proofErr w:type="gram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7B587D12" w:rsidR="00F04AA5" w:rsidRDefault="000A601D" w:rsidP="002A6E27">
      <w:pPr>
        <w:pStyle w:val="NumList"/>
      </w:pPr>
      <w:r>
        <w:t xml:space="preserve">Define camera panning functions </w:t>
      </w:r>
      <w:proofErr w:type="spellStart"/>
      <w:proofErr w:type="gramStart"/>
      <w:r w:rsidRPr="004767E2">
        <w:rPr>
          <w:rStyle w:val="CodeInline"/>
        </w:rPr>
        <w:t>panBy</w:t>
      </w:r>
      <w:proofErr w:type="spellEnd"/>
      <w:r w:rsidRPr="004767E2">
        <w:rPr>
          <w:rStyle w:val="CodeInline"/>
        </w:rPr>
        <w:t>(</w:t>
      </w:r>
      <w:proofErr w:type="gramEnd"/>
      <w:r w:rsidRPr="004767E2">
        <w:rPr>
          <w:rStyle w:val="CodeInline"/>
        </w:rPr>
        <w:t>)</w:t>
      </w:r>
      <w:r>
        <w:t xml:space="preserve"> and </w:t>
      </w:r>
      <w:proofErr w:type="spellStart"/>
      <w:r w:rsidRPr="004767E2">
        <w:rPr>
          <w:rStyle w:val="CodeInline"/>
        </w:rPr>
        <w:t>panTo</w:t>
      </w:r>
      <w:proofErr w:type="spellEnd"/>
      <w:r w:rsidRPr="004767E2">
        <w:rPr>
          <w:rStyle w:val="CodeInline"/>
        </w:rPr>
        <w:t>()</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lastRenderedPageBreak/>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1850F1A4" w:rsidR="00F04AA5" w:rsidRPr="00F04AA5" w:rsidRDefault="00F04AA5" w:rsidP="004767E2">
      <w:pPr>
        <w:pStyle w:val="NumList"/>
        <w:numPr>
          <w:ilvl w:val="0"/>
          <w:numId w:val="0"/>
        </w:numPr>
        <w:ind w:left="936"/>
      </w:pPr>
      <w:r w:rsidRPr="00F04AA5">
        <w:t xml:space="preserve">The </w:t>
      </w:r>
      <w:proofErr w:type="spellStart"/>
      <w:proofErr w:type="gramStart"/>
      <w:r w:rsidRPr="00F04AA5">
        <w:rPr>
          <w:rStyle w:val="CodeInline"/>
        </w:rPr>
        <w:t>zoomBy</w:t>
      </w:r>
      <w:proofErr w:type="spellEnd"/>
      <w:r w:rsidRPr="00F04AA5">
        <w:rPr>
          <w:rStyle w:val="CodeInline"/>
        </w:rPr>
        <w:t>(</w:t>
      </w:r>
      <w:proofErr w:type="gram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7A937DB8" w14:textId="04294574" w:rsidR="00BA7333" w:rsidRDefault="00BA7333" w:rsidP="00381831">
      <w:pPr>
        <w:pStyle w:val="BodyTextFirst"/>
      </w:pPr>
      <w:r>
        <w:t xml:space="preserve">There are two important functionalities to be tested: panning and zooming. </w:t>
      </w:r>
      <w:r w:rsidR="00344F61">
        <w:t xml:space="preserve">The only notable changes to the </w:t>
      </w:r>
      <w:proofErr w:type="spellStart"/>
      <w:r w:rsidR="00344F61">
        <w:t>MyGame</w:t>
      </w:r>
      <w:proofErr w:type="spellEnd"/>
      <w:r w:rsidR="00344F61">
        <w:t xml:space="preserve"> class are in the </w:t>
      </w:r>
      <w:proofErr w:type="gramStart"/>
      <w:r w:rsidR="00344F61">
        <w:t>update(</w:t>
      </w:r>
      <w:proofErr w:type="gramEnd"/>
      <w:r w:rsidR="00344F61">
        <w:t xml:space="preserve">) function. The </w:t>
      </w:r>
      <w:proofErr w:type="spellStart"/>
      <w:proofErr w:type="gramStart"/>
      <w:r w:rsidR="00344F61">
        <w:t>init</w:t>
      </w:r>
      <w:proofErr w:type="spellEnd"/>
      <w:r w:rsidR="00344F61">
        <w:t>(</w:t>
      </w:r>
      <w:proofErr w:type="gramEnd"/>
      <w:r w:rsidR="00344F61">
        <w:t>), load(), unload(), and draw() functions are similar to previous projects and can be found in the project source code.</w:t>
      </w:r>
    </w:p>
    <w:p w14:paraId="51805F99" w14:textId="3471BB2C" w:rsidR="00BA7333" w:rsidRDefault="00BA7333" w:rsidP="00BA7333">
      <w:pPr>
        <w:pStyle w:val="Code"/>
      </w:pPr>
      <w:r>
        <w:t>update() {</w:t>
      </w:r>
    </w:p>
    <w:p w14:paraId="44E062C3" w14:textId="0A265909" w:rsidR="00BA7333" w:rsidRDefault="00BA7333" w:rsidP="00BA7333">
      <w:pPr>
        <w:pStyle w:val="Code"/>
      </w:pPr>
      <w:r>
        <w:lastRenderedPageBreak/>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52B94F4A" w:rsidR="00BA7333" w:rsidRPr="00D428C7" w:rsidRDefault="00BA7333" w:rsidP="00AD1825">
      <w:pPr>
        <w:pStyle w:val="BodyTextFirst"/>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proofErr w:type="gramStart"/>
      <w:r w:rsidRPr="00AD1825">
        <w:rPr>
          <w:rStyle w:val="CodeInline"/>
        </w:rPr>
        <w:t>panTo</w:t>
      </w:r>
      <w:proofErr w:type="spellEnd"/>
      <w:r w:rsidRPr="00AD1825">
        <w:rPr>
          <w:rStyle w:val="CodeInline"/>
        </w:rPr>
        <w:t>(</w:t>
      </w:r>
      <w:proofErr w:type="gramEnd"/>
      <w:r w:rsidRPr="00AD1825">
        <w:rPr>
          <w:rStyle w:val="CodeInline"/>
        </w:rPr>
        <w:t>)</w:t>
      </w:r>
      <w:r w:rsidR="00AD1825">
        <w:t xml:space="preserve"> f</w:t>
      </w:r>
      <w:r w:rsidRPr="00D428C7">
        <w:t xml:space="preserve">unction with the appropriate WC positions. The second </w:t>
      </w:r>
      <w:r w:rsidR="00581553" w:rsidRPr="00D428C7">
        <w:t xml:space="preserve">set of </w:t>
      </w:r>
      <w:r w:rsidRPr="00D428C7">
        <w:t xml:space="preserve">four </w:t>
      </w:r>
      <w:r w:rsidRPr="001672E4">
        <w:rPr>
          <w:rStyle w:val="CodeInline"/>
          <w:rFonts w:ascii="Utopia" w:hAnsi="Utopia"/>
          <w:bdr w:val="none" w:sz="0" w:space="0" w:color="auto"/>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r w:rsidR="00D428C7">
        <w:t xml:space="preserve"> </w:t>
      </w:r>
      <w:r w:rsidRPr="00D428C7">
        <w:t xml:space="preserve">respectively, and 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proofErr w:type="gramStart"/>
      <w:r w:rsidRPr="00BA7333">
        <w:rPr>
          <w:rStyle w:val="CodeInline"/>
        </w:rPr>
        <w:t>clampAtBoundary</w:t>
      </w:r>
      <w:proofErr w:type="spellEnd"/>
      <w:r w:rsidRPr="00BA7333">
        <w:rPr>
          <w:rStyle w:val="CodeInline"/>
        </w:rPr>
        <w:t>(</w:t>
      </w:r>
      <w:proofErr w:type="gram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341920A8"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w:t>
      </w:r>
      <w:r w:rsidRPr="002A6E27">
        <w:lastRenderedPageBreak/>
        <w:t>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66428B63" w:rsidR="00C308A0" w:rsidRDefault="00C308A0" w:rsidP="00C308A0">
      <w:pPr>
        <w:pStyle w:val="BodyTextFirst"/>
      </w:pPr>
      <w:r w:rsidRPr="00C308A0">
        <w:t xml:space="preserve">Figure 7-4 shows that there </w:t>
      </w:r>
      <w:proofErr w:type="gramStart"/>
      <w:r w:rsidR="00CF31BE">
        <w:t>are</w:t>
      </w:r>
      <w:proofErr w:type="gramEnd"/>
      <w:r w:rsidRPr="00C308A0">
        <w:t xml:space="preserve"> more than one </w:t>
      </w:r>
      <w:r w:rsidR="00CF31BE" w:rsidRPr="00C308A0">
        <w:t>way</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44DB5DEF"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lastRenderedPageBreak/>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including the </w:t>
      </w:r>
      <w:proofErr w:type="spellStart"/>
      <w:r w:rsidR="00D63DAB" w:rsidRPr="004767E2">
        <w:rPr>
          <w:rStyle w:val="CodeInline"/>
        </w:rPr>
        <w:t>gl</w:t>
      </w:r>
      <w:proofErr w:type="spellEnd"/>
      <w:r w:rsidR="00D63DAB" w:rsidRPr="004767E2">
        <w:rPr>
          <w:rStyle w:val="CodeInline"/>
        </w:rPr>
        <w:t>-matrix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EAF6D25" w:rsidR="00C308A0" w:rsidRDefault="00C308A0" w:rsidP="00C308A0">
      <w:pPr>
        <w:pStyle w:val="BodyTextFirst"/>
      </w:pPr>
      <w:r>
        <w:t xml:space="preserve">This project demonstrates the smoother </w:t>
      </w:r>
      <w:r w:rsidR="00D204D7">
        <w:t xml:space="preserve">visually 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1B862488" w:rsidR="00C308A0" w:rsidRDefault="00D204D7" w:rsidP="00C308A0">
      <w:pPr>
        <w:pStyle w:val="BodyTextFirst"/>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5ED82966" w:rsidR="00C308A0" w:rsidRPr="00C308A0" w:rsidRDefault="00C308A0" w:rsidP="006A1089">
      <w:pPr>
        <w:pStyle w:val="BodyTextCont"/>
      </w:pPr>
      <w:r w:rsidRPr="00C308A0">
        <w:t xml:space="preserve">Create the new folder called </w:t>
      </w:r>
      <w:proofErr w:type="spellStart"/>
      <w:r w:rsidRPr="00C308A0">
        <w:rPr>
          <w:rStyle w:val="CodeInline"/>
        </w:rPr>
        <w:t>src</w:t>
      </w:r>
      <w:proofErr w:type="spellEnd"/>
      <w:r w:rsidRPr="00C308A0">
        <w:rPr>
          <w:rStyle w:val="CodeInline"/>
        </w:rPr>
        <w:t>/engine/</w:t>
      </w:r>
      <w:proofErr w:type="spellStart"/>
      <w:r w:rsidRPr="00C308A0">
        <w:rPr>
          <w:rStyle w:val="CodeBold"/>
        </w:rPr>
        <w:t>utils</w:t>
      </w:r>
      <w:proofErr w:type="spellEnd"/>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w:t>
      </w:r>
      <w:proofErr w:type="spellStart"/>
      <w:r w:rsidRPr="008A6B6C">
        <w:rPr>
          <w:rStyle w:val="CodeInline"/>
        </w:rPr>
        <w:t>utils</w:t>
      </w:r>
      <w:proofErr w:type="spellEnd"/>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30C1C52F" w:rsidR="008A6B6C" w:rsidRDefault="008A6B6C" w:rsidP="008A6B6C">
      <w:pPr>
        <w:pStyle w:val="Code"/>
      </w:pPr>
      <w:bookmarkStart w:id="3" w:name="_Hlk70229880"/>
      <w:bookmarkStart w:id="4" w:name="_GoBack"/>
      <w:r>
        <w:t xml:space="preserve">     … </w:t>
      </w:r>
      <w:r w:rsidR="00D6394B">
        <w:t>implementation</w:t>
      </w:r>
      <w:r>
        <w:t xml:space="preserve"> to follow …</w:t>
      </w:r>
      <w:bookmarkEnd w:id="4"/>
    </w:p>
    <w:bookmarkEnd w:id="3"/>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w:t>
      </w:r>
      <w:r w:rsidRPr="00815015">
        <w:t xml:space="preserve">the intermediate results. </w:t>
      </w:r>
    </w:p>
    <w:p w14:paraId="7DC746AC" w14:textId="65422307" w:rsidR="00815015" w:rsidRDefault="00815015" w:rsidP="00815015">
      <w:pPr>
        <w:pStyle w:val="Code"/>
      </w:pPr>
      <w:r>
        <w:lastRenderedPageBreak/>
        <w:t>// subclass should override this function for non-scalar values</w:t>
      </w:r>
    </w:p>
    <w:p w14:paraId="60EF350F" w14:textId="3546A39A" w:rsidR="00815015" w:rsidRDefault="00815015" w:rsidP="00815015">
      <w:pPr>
        <w:pStyle w:val="Code"/>
      </w:pPr>
      <w:commentRangeStart w:id="5"/>
      <w:commentRangeStart w:id="6"/>
      <w:commentRangeStart w:id="7"/>
      <w:r>
        <w:t xml:space="preserve">_interpolateValue() </w:t>
      </w:r>
      <w:commentRangeEnd w:id="5"/>
      <w:r>
        <w:rPr>
          <w:rStyle w:val="CommentReference"/>
          <w:rFonts w:asciiTheme="minorHAnsi" w:hAnsiTheme="minorHAnsi"/>
          <w:noProof w:val="0"/>
        </w:rPr>
        <w:commentReference w:id="5"/>
      </w:r>
      <w:commentRangeEnd w:id="6"/>
      <w:r w:rsidR="00184191">
        <w:rPr>
          <w:rStyle w:val="CommentReference"/>
          <w:rFonts w:asciiTheme="minorHAnsi" w:hAnsiTheme="minorHAnsi"/>
          <w:noProof w:val="0"/>
        </w:rPr>
        <w:commentReference w:id="6"/>
      </w:r>
      <w:commentRangeEnd w:id="7"/>
      <w:r w:rsidR="00B000C5">
        <w:rPr>
          <w:rStyle w:val="CommentReference"/>
          <w:rFonts w:asciiTheme="minorHAnsi" w:hAnsiTheme="minorHAnsi"/>
          <w:noProof w:val="0"/>
        </w:rPr>
        <w:commentReference w:id="7"/>
      </w:r>
      <w:r>
        <w:t>{</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2113D93A" w:rsidR="00815015" w:rsidRDefault="00815015" w:rsidP="006A1089">
      <w:pPr>
        <w:pStyle w:val="NumList"/>
        <w:numPr>
          <w:ilvl w:val="0"/>
          <w:numId w:val="0"/>
        </w:numPr>
        <w:ind w:left="900"/>
      </w:pPr>
      <w:r w:rsidRPr="00815015">
        <w:t xml:space="preserve">Note that the </w:t>
      </w:r>
      <w:r w:rsidRPr="00815015">
        <w:rPr>
          <w:rStyle w:val="CodeInline"/>
        </w:rPr>
        <w:t>_</w:t>
      </w:r>
      <w:proofErr w:type="spellStart"/>
      <w:proofErr w:type="gramStart"/>
      <w:r w:rsidRPr="00815015">
        <w:rPr>
          <w:rStyle w:val="CodeInline"/>
        </w:rPr>
        <w:t>interpolateValue</w:t>
      </w:r>
      <w:proofErr w:type="spellEnd"/>
      <w:r w:rsidRPr="00815015">
        <w:rPr>
          <w:rStyle w:val="CodeInline"/>
        </w:rPr>
        <w:t>(</w:t>
      </w:r>
      <w:proofErr w:type="gram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r w:rsidR="00A376D1" w:rsidRPr="006A1089">
        <w:t>In this way,</w:t>
      </w:r>
      <w:r w:rsidR="00A376D1">
        <w:rPr>
          <w:rStyle w:val="CodeInline"/>
        </w:rPr>
        <w:t xml:space="preserve"> </w:t>
      </w:r>
      <w:proofErr w:type="spellStart"/>
      <w:r w:rsidR="00341A8E" w:rsidRPr="006A1089">
        <w:rPr>
          <w:rStyle w:val="CodeInline"/>
        </w:rPr>
        <w:t>mCurrentValue</w:t>
      </w:r>
      <w:proofErr w:type="spellEnd"/>
      <w:r w:rsidR="00341A8E">
        <w:t xml:space="preserve"> will be set to the intermediate value </w:t>
      </w:r>
      <w:r w:rsidR="00A376D1">
        <w:t xml:space="preserve">during </w:t>
      </w:r>
      <w:r w:rsidR="00341A8E">
        <w:t xml:space="preserve">each iteration following an exponential curve </w:t>
      </w:r>
      <w:r w:rsidR="006A1089">
        <w:t>as it approaches the value of the</w:t>
      </w:r>
      <w:r w:rsidR="00341A8E">
        <w:t xml:space="preserve"> </w:t>
      </w:r>
      <w:proofErr w:type="spellStart"/>
      <w:r w:rsidR="00341A8E" w:rsidRPr="006A1089">
        <w:rPr>
          <w:rStyle w:val="CodeInline"/>
        </w:rPr>
        <w:t>mFinalValue</w:t>
      </w:r>
      <w:proofErr w:type="spellEnd"/>
      <w:r w:rsidR="00341A8E">
        <w:t>.</w:t>
      </w:r>
    </w:p>
    <w:p w14:paraId="26C974A4" w14:textId="11813B1F"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r w:rsidR="00341A8E">
        <w:t xml:space="preserve"> at all</w:t>
      </w:r>
      <w:r w:rsidR="00DC2FA6">
        <w:t xml:space="preserve">, where </w:t>
      </w:r>
      <w:r>
        <w:t xml:space="preserve">1.0 causes instantaneous change. The </w:t>
      </w:r>
      <w:proofErr w:type="spellStart"/>
      <w:r w:rsidRPr="00CE13CC">
        <w:rPr>
          <w:rStyle w:val="CodeInline"/>
        </w:rPr>
        <w:t>mCycle</w:t>
      </w:r>
      <w:proofErr w:type="spellEnd"/>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3301C780" w:rsidR="00815015" w:rsidRDefault="00815015" w:rsidP="00815015">
      <w:pPr>
        <w:pStyle w:val="NumList"/>
      </w:pPr>
      <w:r w:rsidRPr="00815015">
        <w:t>Define relevant getter and setter functions.</w:t>
      </w:r>
      <w:r w:rsidR="00CE13CC">
        <w:t xml:space="preserve"> Note that the </w:t>
      </w:r>
      <w:proofErr w:type="spellStart"/>
      <w:proofErr w:type="gramStart"/>
      <w:r w:rsidR="00CE13CC" w:rsidRPr="00CE13CC">
        <w:rPr>
          <w:rStyle w:val="CodeInline"/>
        </w:rPr>
        <w:t>setFinal</w:t>
      </w:r>
      <w:proofErr w:type="spellEnd"/>
      <w:r w:rsidR="00CE13CC" w:rsidRPr="00CE13CC">
        <w:rPr>
          <w:rStyle w:val="CodeInline"/>
        </w:rPr>
        <w:t>(</w:t>
      </w:r>
      <w:proofErr w:type="gramEnd"/>
      <w:r w:rsidR="00CE13CC" w:rsidRPr="00CE13CC">
        <w:rPr>
          <w:rStyle w:val="CodeInline"/>
        </w:rPr>
        <w:t>)</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lastRenderedPageBreak/>
        <w:t>Last, m</w:t>
      </w:r>
      <w:r w:rsidR="00F67E94">
        <w:t xml:space="preserve">ake sure to export </w:t>
      </w:r>
      <w:r>
        <w:t>the defined class.</w:t>
      </w:r>
    </w:p>
    <w:p w14:paraId="66859154" w14:textId="76D64EC4" w:rsidR="00381831" w:rsidDel="00381831" w:rsidRDefault="00815015" w:rsidP="00815015">
      <w:pPr>
        <w:pStyle w:val="Code"/>
        <w:rPr>
          <w:del w:id="8" w:author="Kelvin Sung" w:date="2021-05-03T15:08:00Z"/>
        </w:rPr>
      </w:pPr>
      <w:r w:rsidRPr="00815015">
        <w:t>export default Lerp;</w:t>
      </w:r>
    </w:p>
    <w:p w14:paraId="0A02952E" w14:textId="420998B4" w:rsidR="00815015" w:rsidRDefault="00815015" w:rsidP="00815015">
      <w:pPr>
        <w:pStyle w:val="Heading4"/>
      </w:pPr>
      <w:r w:rsidRPr="00815015">
        <w:t xml:space="preserve">The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w:t>
      </w:r>
      <w:proofErr w:type="spellStart"/>
      <w:r w:rsidRPr="00D6394B">
        <w:rPr>
          <w:rStyle w:val="CodeInline"/>
        </w:rPr>
        <w:t>utils</w:t>
      </w:r>
      <w:proofErr w:type="spellEnd"/>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04A0A368" w:rsidR="00D6394B" w:rsidRDefault="00D6394B" w:rsidP="00D6394B">
      <w:pPr>
        <w:pStyle w:val="Code"/>
      </w:pPr>
      <w:bookmarkStart w:id="9" w:name="_Hlk70230620"/>
      <w:r w:rsidRPr="00D6394B">
        <w:t xml:space="preserve">    … implementation to follow … </w:t>
      </w:r>
    </w:p>
    <w:bookmarkEnd w:id="9"/>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proofErr w:type="gramStart"/>
      <w:r w:rsidRPr="00D6394B">
        <w:rPr>
          <w:rStyle w:val="CodeInline"/>
        </w:rPr>
        <w:t>interpolateValue</w:t>
      </w:r>
      <w:proofErr w:type="spellEnd"/>
      <w:r w:rsidRPr="00D6394B">
        <w:rPr>
          <w:rStyle w:val="CodeInline"/>
        </w:rPr>
        <w:t>(</w:t>
      </w:r>
      <w:proofErr w:type="gram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710C38B8" w:rsidR="00D6394B" w:rsidRDefault="00D6394B" w:rsidP="00643B38">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w:t>
      </w:r>
      <w:proofErr w:type="spellStart"/>
      <w:proofErr w:type="gramStart"/>
      <w:r w:rsidR="00643B38">
        <w:rPr>
          <w:rStyle w:val="CodeInline"/>
        </w:rPr>
        <w:t>i</w:t>
      </w:r>
      <w:r w:rsidRPr="00D6394B">
        <w:rPr>
          <w:rStyle w:val="CodeInline"/>
        </w:rPr>
        <w:t>nterpolateValue</w:t>
      </w:r>
      <w:proofErr w:type="spellEnd"/>
      <w:r w:rsidRPr="00D6394B">
        <w:rPr>
          <w:rStyle w:val="CodeInline"/>
        </w:rPr>
        <w:t>(</w:t>
      </w:r>
      <w:proofErr w:type="gramEnd"/>
      <w:r w:rsidRPr="00D6394B">
        <w:rPr>
          <w:rStyle w:val="CodeInline"/>
        </w:rPr>
        <w:t>)</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lastRenderedPageBreak/>
        <w:t xml:space="preserve">    }</w:t>
      </w:r>
    </w:p>
    <w:p w14:paraId="1ADC1B03" w14:textId="77777777" w:rsidR="009476E1" w:rsidRDefault="009476E1" w:rsidP="00D6394B">
      <w:pPr>
        <w:pStyle w:val="Code"/>
      </w:pPr>
    </w:p>
    <w:p w14:paraId="2E2AB2F1" w14:textId="0DC89A11" w:rsidR="00D6394B" w:rsidRDefault="009476E1" w:rsidP="00D6394B">
      <w:pPr>
        <w:pStyle w:val="Code"/>
      </w:pPr>
      <w:r w:rsidRPr="009476E1">
        <w:t xml:space="preserve">    </w:t>
      </w:r>
      <w:bookmarkStart w:id="10" w:name="_Hlk70830947"/>
      <w:r w:rsidRPr="009476E1">
        <w:t xml:space="preserve">… implementation to follow …  </w:t>
      </w:r>
      <w:bookmarkEnd w:id="10"/>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p>
    <w:p w14:paraId="22F1FEC1" w14:textId="30010A4A" w:rsidR="00D6394B" w:rsidRDefault="00D6394B" w:rsidP="00381831">
      <w:pPr>
        <w:pStyle w:val="NumList"/>
        <w:numPr>
          <w:ilvl w:val="0"/>
          <w:numId w:val="0"/>
        </w:numPr>
        <w:ind w:left="936"/>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7E460CA4" w:rsidR="009476E1" w:rsidRDefault="009476E1" w:rsidP="009476E1">
      <w:pPr>
        <w:pStyle w:val="NumList"/>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5C964851" w:rsidR="009476E1" w:rsidRDefault="009476E1" w:rsidP="00381831">
      <w:pPr>
        <w:pStyle w:val="NumList"/>
        <w:numPr>
          <w:ilvl w:val="0"/>
          <w:numId w:val="0"/>
        </w:numPr>
        <w:ind w:left="936"/>
      </w:pPr>
      <w:r w:rsidRPr="009476E1">
        <w:t xml:space="preserve">The </w:t>
      </w:r>
      <w:r w:rsidRPr="009476E1">
        <w:rPr>
          <w:rStyle w:val="CodeInline"/>
        </w:rPr>
        <w:t>stiffness</w:t>
      </w:r>
      <w:r w:rsidRPr="009476E1">
        <w:t xml:space="preserve"> variabl</w:t>
      </w:r>
      <w:r w:rsidR="00DC2FA6">
        <w:t>e</w:t>
      </w:r>
      <w:del w:id="11" w:author="Matthew T. Munson" w:date="2021-05-02T23:20:00Z">
        <w:r w:rsidR="00DC2FA6" w:rsidDel="00311444">
          <w:delText>,</w:delText>
        </w:r>
      </w:del>
      <w:r w:rsidR="00DC2FA6">
        <w:t xml:space="preserv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to compute the converged result.</w:t>
      </w:r>
      <w:r w:rsidRPr="009476E1">
        <w:t xml:space="preserve"> This must be a positive integer value.</w:t>
      </w:r>
    </w:p>
    <w:p w14:paraId="7445BD77" w14:textId="18B347DD" w:rsidR="009476E1" w:rsidRDefault="009476E1" w:rsidP="009476E1">
      <w:pPr>
        <w:pStyle w:val="Heading3"/>
      </w:pPr>
      <w:r w:rsidRPr="009476E1">
        <w:lastRenderedPageBreak/>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proofErr w:type="gramStart"/>
      <w:r w:rsidRPr="001D73D9">
        <w:rPr>
          <w:rStyle w:val="CodeInline"/>
        </w:rPr>
        <w:t>panBy</w:t>
      </w:r>
      <w:proofErr w:type="spellEnd"/>
      <w:r w:rsidRPr="001D73D9">
        <w:rPr>
          <w:rStyle w:val="CodeInline"/>
        </w:rPr>
        <w:t>(</w:t>
      </w:r>
      <w:proofErr w:type="gram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proofErr w:type="gramStart"/>
      <w:r w:rsidRPr="003D0254">
        <w:rPr>
          <w:rStyle w:val="CodeInline"/>
        </w:rPr>
        <w:t>panWith</w:t>
      </w:r>
      <w:proofErr w:type="spellEnd"/>
      <w:r w:rsidRPr="003D0254">
        <w:rPr>
          <w:rStyle w:val="CodeInline"/>
        </w:rPr>
        <w:t>(</w:t>
      </w:r>
      <w:proofErr w:type="gram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lastRenderedPageBreak/>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 Functionality to the Client</w:t>
      </w:r>
    </w:p>
    <w:p w14:paraId="178DD2E7" w14:textId="752D31F9" w:rsidR="00FC5836" w:rsidRDefault="00FC5836" w:rsidP="00FC5836">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2152E1B4" w:rsidR="003930D9" w:rsidRDefault="003930D9" w:rsidP="003D0254">
      <w:pPr>
        <w:pStyle w:val="Heading3"/>
      </w:pPr>
      <w:r w:rsidRPr="003930D9">
        <w:t xml:space="preserve">Testing Interpolation in </w:t>
      </w:r>
      <w:proofErr w:type="spellStart"/>
      <w:r w:rsidRPr="003930D9">
        <w:t>MyGame</w:t>
      </w:r>
      <w:proofErr w:type="spellEnd"/>
    </w:p>
    <w:p w14:paraId="162F09EF" w14:textId="55AA634C"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w:t>
      </w:r>
      <w:r w:rsidRPr="003930D9">
        <w:lastRenderedPageBreak/>
        <w:t xml:space="preserve">proper interpolated results the camera </w:t>
      </w:r>
      <w:proofErr w:type="gramStart"/>
      <w:r w:rsidRPr="000D2F8F">
        <w:rPr>
          <w:rStyle w:val="CodeInline"/>
        </w:rPr>
        <w:t>update(</w:t>
      </w:r>
      <w:proofErr w:type="gramEnd"/>
      <w:r w:rsidRPr="000D2F8F">
        <w:rPr>
          <w:rStyle w:val="CodeInline"/>
        </w:rPr>
        <w:t>)</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A943D82"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49605C3F"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2053E2EA" w:rsidR="00841C51" w:rsidRDefault="00841C51" w:rsidP="00841C51">
      <w:pPr>
        <w:pStyle w:val="Bullet"/>
      </w:pPr>
      <w:r>
        <w:t>To gain some insight into modeling displacements with simple mathematical functions</w:t>
      </w:r>
    </w:p>
    <w:p w14:paraId="7117BC16" w14:textId="2511D8D0" w:rsidR="00077463" w:rsidRDefault="00077463" w:rsidP="00077463">
      <w:pPr>
        <w:pStyle w:val="Bullet"/>
      </w:pPr>
      <w:r>
        <w:t xml:space="preserve">To </w:t>
      </w:r>
      <w:r w:rsidR="00C950D3">
        <w:t xml:space="preserve">experience the </w:t>
      </w:r>
      <w:proofErr w:type="gramStart"/>
      <w:r w:rsidR="00C950D3">
        <w:t>object</w:t>
      </w:r>
      <w:proofErr w:type="gramEnd"/>
      <w:r w:rsidR="00C950D3">
        <w:t xml:space="preserve"> </w:t>
      </w:r>
      <w:r w:rsidR="00542E80">
        <w:t>oscillate</w:t>
      </w:r>
      <w:r>
        <w:t xml:space="preserve"> </w:t>
      </w:r>
      <w:r w:rsidR="00C950D3">
        <w:t>effec</w:t>
      </w:r>
      <w:r>
        <w:t>t</w:t>
      </w:r>
    </w:p>
    <w:p w14:paraId="6D1EC697" w14:textId="38B75E62" w:rsidR="00841C51" w:rsidRDefault="00841C51" w:rsidP="00841C51">
      <w:pPr>
        <w:pStyle w:val="Bullet"/>
      </w:pPr>
      <w:r>
        <w:t xml:space="preserve">To experience the </w:t>
      </w:r>
      <w:proofErr w:type="gramStart"/>
      <w:r>
        <w:t>camera</w:t>
      </w:r>
      <w:proofErr w:type="gramEnd"/>
      <w:r>
        <w:t xml:space="preserve"> shake effect</w:t>
      </w:r>
    </w:p>
    <w:p w14:paraId="50B572CF" w14:textId="2DC98E06" w:rsidR="00841C51" w:rsidRDefault="00841C51" w:rsidP="00841C51">
      <w:pPr>
        <w:pStyle w:val="Bullet"/>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12" w:name="_Hlk70306601"/>
      <w:r>
        <w:t xml:space="preserve">an extension of the </w:t>
      </w:r>
      <w:r w:rsidRPr="0087199A">
        <w:rPr>
          <w:rStyle w:val="CodeInline"/>
        </w:rPr>
        <w:t>Oscillation</w:t>
      </w:r>
      <w:r>
        <w:t xml:space="preserve"> class </w:t>
      </w:r>
      <w:bookmarkEnd w:id="12"/>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13" w:name="_Hlk70306035"/>
      <w:r>
        <w:t>Oscillate</w:t>
      </w:r>
      <w:r w:rsidRPr="00A57E9D">
        <w:t xml:space="preserve"> Class</w:t>
      </w:r>
      <w:bookmarkEnd w:id="13"/>
      <w:r w:rsidRPr="00A57E9D">
        <w:t xml:space="preserve"> to Model </w:t>
      </w:r>
      <w:r>
        <w:t>Simple Harmonic Motion</w:t>
      </w:r>
    </w:p>
    <w:p w14:paraId="0DA4C35F" w14:textId="13D7EB0E" w:rsidR="00841C51" w:rsidRDefault="00C66B68" w:rsidP="00841C51">
      <w:pPr>
        <w:pStyle w:val="BodyTextFirst"/>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w:t>
      </w:r>
      <w:proofErr w:type="spellStart"/>
      <w:r w:rsidRPr="00277AF4">
        <w:rPr>
          <w:rStyle w:val="CodeInline"/>
        </w:rPr>
        <w:t>utils</w:t>
      </w:r>
      <w:proofErr w:type="spellEnd"/>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lastRenderedPageBreak/>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BCB042B" w:rsidR="00841C51" w:rsidRDefault="00841C51" w:rsidP="00841C51">
      <w:pPr>
        <w:pStyle w:val="Code"/>
      </w:pPr>
      <w:r w:rsidRPr="0087199A">
        <w:t xml:space="preserve">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50D60">
      <w:pPr>
        <w:pStyle w:val="NumList"/>
        <w:numPr>
          <w:ilvl w:val="0"/>
          <w:numId w:val="0"/>
        </w:numPr>
        <w:ind w:left="936"/>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27570176" w:rsidR="00841C51" w:rsidRDefault="00386143" w:rsidP="00850D60">
      <w:pPr>
        <w:pStyle w:val="NumList"/>
        <w:numPr>
          <w:ilvl w:val="0"/>
          <w:numId w:val="0"/>
        </w:numPr>
        <w:ind w:left="936"/>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This function returns a value between </w:t>
      </w:r>
      <w:r w:rsidR="00CA2DD8">
        <w:t>-</w:t>
      </w:r>
      <w:r>
        <w:t xml:space="preserve">1 </w:t>
      </w:r>
      <w:r w:rsidR="00CA2DD8">
        <w:t>and</w:t>
      </w:r>
      <w:r>
        <w:t xml:space="preserve"> 1 and should be scaled 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573AB370" w:rsidR="00852D69" w:rsidRDefault="00852D69" w:rsidP="007F48F3">
      <w:pPr>
        <w:pStyle w:val="NumList"/>
        <w:numPr>
          <w:ilvl w:val="0"/>
          <w:numId w:val="11"/>
        </w:num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14"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15" w:name="_Hlk70306882"/>
      <w:bookmarkEnd w:id="14"/>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15"/>
    </w:p>
    <w:p w14:paraId="00B81018" w14:textId="3F36634A" w:rsidR="00841C51" w:rsidRDefault="00841C51" w:rsidP="009D7568">
      <w:pPr>
        <w:pStyle w:val="NumList"/>
        <w:numPr>
          <w:ilvl w:val="0"/>
          <w:numId w:val="25"/>
        </w:numPr>
      </w:pPr>
      <w:bookmarkStart w:id="16"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w:t>
      </w:r>
      <w:proofErr w:type="spellStart"/>
      <w:r w:rsidRPr="00A3190C">
        <w:rPr>
          <w:rStyle w:val="CodeInline"/>
        </w:rPr>
        <w:t>utils</w:t>
      </w:r>
      <w:proofErr w:type="spellEnd"/>
      <w:r w:rsidRPr="00A3190C">
        <w:t xml:space="preserve"> folder</w:t>
      </w:r>
      <w:bookmarkStart w:id="17"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16"/>
    <w:bookmarkEnd w:id="17"/>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662EDE2" w:rsidR="00841C51" w:rsidRDefault="00841C51" w:rsidP="00841C51">
      <w:pPr>
        <w:pStyle w:val="Code"/>
      </w:pPr>
      <w:bookmarkStart w:id="18" w:name="_Hlk70306801"/>
      <w:r>
        <w:t xml:space="preserve">    </w:t>
      </w:r>
      <w:bookmarkStart w:id="19" w:name="_Hlk70309510"/>
      <w:r>
        <w:t>… implementation to follow …</w:t>
      </w:r>
      <w:bookmarkEnd w:id="19"/>
    </w:p>
    <w:bookmarkEnd w:id="18"/>
    <w:p w14:paraId="38294201" w14:textId="77777777" w:rsidR="00841C51" w:rsidRDefault="00841C51" w:rsidP="00841C51">
      <w:pPr>
        <w:pStyle w:val="Code"/>
      </w:pPr>
      <w:r>
        <w:lastRenderedPageBreak/>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11238C24" w:rsidR="00040DB1" w:rsidRPr="00CF7ECC" w:rsidRDefault="00066E88" w:rsidP="009427D2">
      <w:pPr>
        <w:pStyle w:val="NumList"/>
      </w:pPr>
      <w:r>
        <w:t xml:space="preserve">Overwrite the </w:t>
      </w:r>
      <w:r w:rsidRPr="009D7568">
        <w:rPr>
          <w:rStyle w:val="CodeInline"/>
        </w:rPr>
        <w:t>_</w:t>
      </w:r>
      <w:proofErr w:type="spellStart"/>
      <w:proofErr w:type="gramStart"/>
      <w:r w:rsidRPr="009D7568">
        <w:rPr>
          <w:rStyle w:val="CodeInline"/>
        </w:rPr>
        <w:t>nextValue</w:t>
      </w:r>
      <w:proofErr w:type="spellEnd"/>
      <w:r w:rsidRPr="009D7568">
        <w:rPr>
          <w:rStyle w:val="CodeInline"/>
        </w:rPr>
        <w:t>(</w:t>
      </w:r>
      <w:proofErr w:type="gramEnd"/>
      <w:r w:rsidRPr="009D7568">
        <w:rPr>
          <w:rStyle w:val="CodeInline"/>
        </w:rPr>
        <w:t>)</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w:t>
      </w:r>
      <w:proofErr w:type="spellStart"/>
      <w:r w:rsidR="00040DB1" w:rsidRPr="009D7568">
        <w:rPr>
          <w:rStyle w:val="CodeInline"/>
        </w:rPr>
        <w:t>nextValue</w:t>
      </w:r>
      <w:proofErr w:type="spell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1C720B45"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ins w:id="20" w:author="Matthew T. Munson" w:date="2021-05-02T23:55:00Z">
        <w:r w:rsidR="00CA2DD8">
          <w:t xml:space="preserve"> </w:t>
        </w:r>
      </w:ins>
      <w:del w:id="21" w:author="Matthew T. Munson" w:date="2021-05-02T23:55:00Z">
        <w:r w:rsidR="00FD36BE" w:rsidDel="00CA2DD8">
          <w:delText xml:space="preserve">; </w:delText>
        </w:r>
      </w:del>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ct</w:t>
      </w:r>
      <w:r w:rsidR="00850D60">
        <w:t xml:space="preserve">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70FE0443"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w:t>
      </w:r>
      <w:proofErr w:type="spellStart"/>
      <w:r w:rsidRPr="00F62C12">
        <w:rPr>
          <w:rStyle w:val="CodeInline"/>
        </w:rPr>
        <w:t>utils</w:t>
      </w:r>
      <w:proofErr w:type="spellEnd"/>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proofErr w:type="gramStart"/>
      <w:r w:rsidR="002D76A0" w:rsidRPr="009D7568">
        <w:rPr>
          <w:rStyle w:val="CodeInline"/>
        </w:rPr>
        <w:t>super(</w:t>
      </w:r>
      <w:proofErr w:type="gramEnd"/>
      <w:r w:rsidR="002D76A0" w:rsidRPr="009D7568">
        <w:rPr>
          <w:rStyle w:val="CodeInline"/>
        </w:rPr>
        <w:t>)</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lastRenderedPageBreak/>
        <w:t xml:space="preserve">    }</w:t>
      </w:r>
    </w:p>
    <w:p w14:paraId="2F900A94" w14:textId="77777777" w:rsidR="00841C51" w:rsidRDefault="00841C51" w:rsidP="00841C51">
      <w:pPr>
        <w:pStyle w:val="Code"/>
      </w:pPr>
    </w:p>
    <w:p w14:paraId="43F29FDD" w14:textId="49652804" w:rsidR="00841C51" w:rsidRDefault="00841C51" w:rsidP="00841C51">
      <w:pPr>
        <w:pStyle w:val="Code"/>
      </w:pPr>
      <w:r>
        <w:t xml:space="preserve">    </w:t>
      </w:r>
      <w:r w:rsidRPr="00F67611">
        <w:t>…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5A098B91" w:rsidR="00841C51" w:rsidRDefault="000F38D2" w:rsidP="00841C51">
      <w:pPr>
        <w:pStyle w:val="NumList"/>
      </w:pPr>
      <w:r>
        <w:t xml:space="preserve">Extend the </w:t>
      </w:r>
      <w:proofErr w:type="gramStart"/>
      <w:r w:rsidRPr="009D7568">
        <w:rPr>
          <w:rStyle w:val="CodeInline"/>
        </w:rPr>
        <w:t>restart(</w:t>
      </w:r>
      <w:proofErr w:type="gramEnd"/>
      <w:r w:rsidRPr="009D7568">
        <w:rPr>
          <w:rStyle w:val="CodeInline"/>
        </w:rPr>
        <w: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04105E52" w:rsidR="00841C51" w:rsidRDefault="00841C51" w:rsidP="00841C51">
      <w:pPr>
        <w:pStyle w:val="Code"/>
      </w:pPr>
      <w:r>
        <w:t xml:space="preserve">    // state is the CameraState to be shake</w:t>
      </w:r>
      <w:r w:rsidR="003C6AAD">
        <w:t>n</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6F7F01E3" w:rsidR="00841C51" w:rsidRDefault="00F06DCB" w:rsidP="00841C51">
      <w:pPr>
        <w:pStyle w:val="Code"/>
      </w:pPr>
      <w:r>
        <w:t xml:space="preserve">    </w:t>
      </w:r>
      <w:r w:rsidRPr="00F67611">
        <w:t>…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t>}</w:t>
      </w:r>
    </w:p>
    <w:p w14:paraId="7D268CBD" w14:textId="0DDC2583" w:rsidR="00841C51" w:rsidRDefault="00841C51" w:rsidP="00841C51">
      <w:pPr>
        <w:pStyle w:val="NumList"/>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22" w:name="_Hlk70310673"/>
      <w:r w:rsidRPr="00D27B6D">
        <w:t>camera_shake.js</w:t>
      </w:r>
      <w:bookmarkEnd w:id="22"/>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23" w:name="_Hlk70831715"/>
      <w:r w:rsidR="00127FCE">
        <w:t>code</w:t>
      </w:r>
      <w:r w:rsidR="00404C8A">
        <w:t xml:space="preserve"> </w:t>
      </w:r>
      <w:bookmarkEnd w:id="23"/>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proofErr w:type="gramStart"/>
      <w:r w:rsidRPr="00E17383">
        <w:rPr>
          <w:rStyle w:val="CodeInline"/>
        </w:rPr>
        <w:t>setViewAndCameraMatrix</w:t>
      </w:r>
      <w:proofErr w:type="spellEnd"/>
      <w:r w:rsidRPr="00E17383">
        <w:rPr>
          <w:rStyle w:val="CodeInline"/>
        </w:rPr>
        <w:t>(</w:t>
      </w:r>
      <w:proofErr w:type="gram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24" w:name="_Hlk70310947"/>
      <w:r>
        <w:t>setViewAndCameraMatrix</w:t>
      </w:r>
      <w:bookmarkEnd w:id="24"/>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lastRenderedPageBreak/>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495C4BE7" w:rsidR="00841C51" w:rsidRDefault="00841C51" w:rsidP="00841C51">
      <w:pPr>
        <w:pStyle w:val="NumList"/>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4D8C836" w:rsidR="00841C51" w:rsidRDefault="00841C51" w:rsidP="00841C51">
      <w:pPr>
        <w:pStyle w:val="Code"/>
      </w:pPr>
      <w:r>
        <w:t>// Re</w:t>
      </w:r>
      <w:r w:rsidR="00A32D27">
        <w:t>start</w:t>
      </w:r>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proofErr w:type="gramStart"/>
      <w:r w:rsidRPr="00E17383">
        <w:rPr>
          <w:rStyle w:val="CodeInline"/>
        </w:rPr>
        <w:t>update(</w:t>
      </w:r>
      <w:proofErr w:type="gramEnd"/>
      <w:r w:rsidRPr="00E17383">
        <w:rPr>
          <w:rStyle w:val="CodeInline"/>
        </w:rPr>
        <w:t>)</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lastRenderedPageBreak/>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3B85C404"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proofErr w:type="gramStart"/>
      <w:r w:rsidR="00841C51" w:rsidRPr="009D7568">
        <w:rPr>
          <w:rStyle w:val="CodeInline"/>
        </w:rPr>
        <w:t>init</w:t>
      </w:r>
      <w:proofErr w:type="spellEnd"/>
      <w:r w:rsidR="00841C51" w:rsidRPr="009D7568">
        <w:rPr>
          <w:rStyle w:val="CodeInline"/>
        </w:rPr>
        <w:t>(</w:t>
      </w:r>
      <w:proofErr w:type="gram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340FC654" w:rsidR="00841C51" w:rsidRDefault="00036896" w:rsidP="00841C51">
      <w:pPr>
        <w:pStyle w:val="NumList"/>
      </w:pPr>
      <w:r>
        <w:t xml:space="preserve">Modify the </w:t>
      </w:r>
      <w:proofErr w:type="gramStart"/>
      <w:r w:rsidRPr="009D7568">
        <w:rPr>
          <w:rStyle w:val="CodeInline"/>
        </w:rPr>
        <w:t>update(</w:t>
      </w:r>
      <w:proofErr w:type="gramEnd"/>
      <w:r w:rsidRPr="009D7568">
        <w:rPr>
          <w:rStyle w:val="CodeInline"/>
        </w:rPr>
        <w:t>)</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lastRenderedPageBreak/>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6B8F9F57" w:rsidR="00841C51" w:rsidRDefault="00841C51" w:rsidP="009D7568">
      <w:pPr>
        <w:pStyle w:val="BodyTextFirst"/>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proofErr w:type="spellStart"/>
      <w:r w:rsidR="008560D1" w:rsidRPr="009D7568">
        <w:rPr>
          <w:rStyle w:val="CodeInline"/>
        </w:rPr>
        <w:t>mBounce</w:t>
      </w:r>
      <w:proofErr w:type="spellEnd"/>
      <w:r w:rsidR="008560D1">
        <w:t xml:space="preserve"> object, or </w:t>
      </w:r>
      <w:r w:rsidR="00934D09">
        <w:t>when calling</w:t>
      </w:r>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w:t>
      </w:r>
      <w:r w:rsidR="00196BCE">
        <w:t xml:space="preserve">graphical presentation </w:t>
      </w:r>
      <w:r w:rsidR="00196BCE">
        <w:t xml:space="preserve">of the game world </w:t>
      </w:r>
      <w:r w:rsidR="00196BCE">
        <w:t xml:space="preserve">according to </w:t>
      </w:r>
      <w:r w:rsidR="00A81EB5">
        <w:t xml:space="preserve">the source and destination areas of </w:t>
      </w:r>
      <w:r w:rsidR="00196BCE">
        <w:t xml:space="preserve">drawing. </w:t>
      </w:r>
      <w:r w:rsidR="00196BCE">
        <w:t xml:space="preserve">The </w:t>
      </w:r>
      <w:r w:rsidR="00A81EB5">
        <w:t xml:space="preserve">source </w:t>
      </w:r>
      <w:r w:rsidR="00196BCE">
        <w:t xml:space="preserve">area </w:t>
      </w:r>
      <w:r w:rsidR="00196BCE">
        <w:t xml:space="preserve">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w:t>
      </w:r>
      <w:r w:rsidR="00196BCE">
        <w:t xml:space="preserve">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D500EA">
      <w:pPr>
        <w:pStyle w:val="BodyTextFirst"/>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50BEB124" w:rsidR="00841C51" w:rsidRDefault="00841C51" w:rsidP="00D500EA">
      <w:pPr>
        <w:pStyle w:val="NumList"/>
        <w:numPr>
          <w:ilvl w:val="0"/>
          <w:numId w:val="0"/>
        </w:numPr>
        <w:ind w:left="936"/>
      </w:pPr>
      <w:r w:rsidRPr="00896815">
        <w:lastRenderedPageBreak/>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r w:rsidR="00DA2DD8">
        <w:t xml:space="preserve">the </w:t>
      </w:r>
      <w:r w:rsidRPr="00896815">
        <w:rPr>
          <w:rStyle w:val="CodeInline"/>
        </w:rPr>
        <w:t>bound</w:t>
      </w:r>
      <w:r w:rsidR="00DA2DD8">
        <w:t xml:space="preserve"> </w:t>
      </w:r>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proofErr w:type="gramStart"/>
      <w:r w:rsidRPr="00896815">
        <w:rPr>
          <w:rStyle w:val="CodeInline"/>
        </w:rPr>
        <w:t>setViewport</w:t>
      </w:r>
      <w:proofErr w:type="spellEnd"/>
      <w:r w:rsidRPr="00896815">
        <w:rPr>
          <w:rStyle w:val="CodeInline"/>
        </w:rPr>
        <w:t>(</w:t>
      </w:r>
      <w:proofErr w:type="gramEnd"/>
      <w:r w:rsidRPr="00896815">
        <w:rPr>
          <w:rStyle w:val="CodeInline"/>
        </w:rPr>
        <w:t>)</w:t>
      </w:r>
      <w:r w:rsidRPr="00896815">
        <w:t xml:space="preserve"> function.</w:t>
      </w:r>
    </w:p>
    <w:p w14:paraId="2A4C7B99" w14:textId="774B0683" w:rsidR="00841C51" w:rsidRDefault="00841C51" w:rsidP="00841C51">
      <w:pPr>
        <w:pStyle w:val="Code"/>
      </w:pPr>
      <w:r>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3E9E91E0" w:rsidR="00841C51" w:rsidRDefault="00841C51" w:rsidP="00D500EA">
      <w:pPr>
        <w:pStyle w:val="NumList"/>
        <w:numPr>
          <w:ilvl w:val="0"/>
          <w:numId w:val="0"/>
        </w:numPr>
        <w:ind w:left="936"/>
      </w:pPr>
      <w:r w:rsidRPr="00896815">
        <w:t xml:space="preserve">Recall that when setting the camera viewport, you invoke the </w:t>
      </w:r>
      <w:proofErr w:type="spellStart"/>
      <w:proofErr w:type="gramStart"/>
      <w:r w:rsidRPr="00896815">
        <w:rPr>
          <w:rStyle w:val="CodeInline"/>
        </w:rPr>
        <w:t>gl.scissor</w:t>
      </w:r>
      <w:proofErr w:type="spellEnd"/>
      <w:proofErr w:type="gram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r w:rsidR="00DD46CF">
        <w:t xml:space="preserve"> </w:t>
      </w:r>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proofErr w:type="gramStart"/>
      <w:r w:rsidRPr="004D5EB4">
        <w:rPr>
          <w:rStyle w:val="CodeInline"/>
        </w:rPr>
        <w:t>getViewport</w:t>
      </w:r>
      <w:proofErr w:type="spellEnd"/>
      <w:r w:rsidRPr="004D5EB4">
        <w:rPr>
          <w:rStyle w:val="CodeInline"/>
        </w:rPr>
        <w:t>(</w:t>
      </w:r>
      <w:proofErr w:type="gram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lastRenderedPageBreak/>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proofErr w:type="gramStart"/>
      <w:r w:rsidRPr="004D5EB4">
        <w:rPr>
          <w:rStyle w:val="CodeInline"/>
        </w:rPr>
        <w:t>setViewAndCameraMatrix</w:t>
      </w:r>
      <w:proofErr w:type="spellEnd"/>
      <w:r w:rsidRPr="004D5EB4">
        <w:rPr>
          <w:rStyle w:val="CodeInline"/>
        </w:rPr>
        <w:t>(</w:t>
      </w:r>
      <w:proofErr w:type="gram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2FBC8241" w:rsidR="00841C51" w:rsidRDefault="00841C51" w:rsidP="00841C51">
      <w:pPr>
        <w:pStyle w:val="Code"/>
      </w:pPr>
      <w:bookmarkStart w:id="25"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25"/>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proofErr w:type="gramStart"/>
      <w:r w:rsidRPr="004D5EB4">
        <w:rPr>
          <w:rStyle w:val="CodeInline"/>
        </w:rPr>
        <w:t>init</w:t>
      </w:r>
      <w:proofErr w:type="spellEnd"/>
      <w:r w:rsidRPr="004D5EB4">
        <w:rPr>
          <w:rStyle w:val="CodeInline"/>
        </w:rPr>
        <w:t>(</w:t>
      </w:r>
      <w:proofErr w:type="gram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proofErr w:type="gramStart"/>
      <w:r w:rsidRPr="00E640F9">
        <w:rPr>
          <w:rStyle w:val="CodeInline"/>
        </w:rPr>
        <w:t>init</w:t>
      </w:r>
      <w:proofErr w:type="spellEnd"/>
      <w:r w:rsidRPr="00E640F9">
        <w:rPr>
          <w:rStyle w:val="CodeInline"/>
        </w:rPr>
        <w:t>(</w:t>
      </w:r>
      <w:proofErr w:type="gram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26"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26"/>
    <w:p w14:paraId="2CC49F74" w14:textId="0799BF8A" w:rsidR="00841C51" w:rsidRDefault="00841C51" w:rsidP="00841C51">
      <w:pPr>
        <w:pStyle w:val="Code"/>
      </w:pPr>
      <w:r>
        <w:t>}</w:t>
      </w:r>
    </w:p>
    <w:p w14:paraId="5FA5D808" w14:textId="77777777" w:rsidR="00841C51" w:rsidRDefault="00841C51" w:rsidP="00841C51">
      <w:pPr>
        <w:pStyle w:val="NumList"/>
      </w:pPr>
      <w:r w:rsidRPr="004D5EB4">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644F1C1C"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proofErr w:type="gramStart"/>
      <w:r w:rsidRPr="00EC5AF5">
        <w:rPr>
          <w:rStyle w:val="CodeInline"/>
        </w:rPr>
        <w:t>draw(</w:t>
      </w:r>
      <w:proofErr w:type="gramEnd"/>
      <w:r w:rsidRPr="00EC5AF5">
        <w:rPr>
          <w:rStyle w:val="CodeInline"/>
        </w:rPr>
        <w:t>)</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lastRenderedPageBreak/>
        <w:t>}</w:t>
      </w:r>
    </w:p>
    <w:p w14:paraId="7C06E174" w14:textId="77777777" w:rsidR="00841C51" w:rsidRDefault="00841C51" w:rsidP="00841C51">
      <w:pPr>
        <w:pStyle w:val="NumList"/>
      </w:pPr>
      <w:r w:rsidRPr="00EC5AF5">
        <w:t xml:space="preserve">Modify the </w:t>
      </w:r>
      <w:proofErr w:type="gramStart"/>
      <w:r w:rsidRPr="00EC5AF5">
        <w:rPr>
          <w:rStyle w:val="CodeInline"/>
        </w:rPr>
        <w:t>update(</w:t>
      </w:r>
      <w:proofErr w:type="gramEnd"/>
      <w:r w:rsidRPr="00EC5AF5">
        <w:rPr>
          <w:rStyle w:val="CodeInline"/>
        </w:rPr>
        <w:t>)</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725AD60" w:rsidR="00841C51" w:rsidRDefault="00841C51" w:rsidP="00841C51">
      <w:pPr>
        <w:pStyle w:val="BodyTextFirst"/>
      </w:pPr>
      <w:r>
        <w:t xml:space="preserve">You can now run the project and notice the three different viewports </w:t>
      </w:r>
      <w:r w:rsidR="00DD46CF">
        <w:t xml:space="preserve">displayed </w:t>
      </w:r>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r w:rsidR="00DD46CF">
        <w:t xml:space="preserve">n </w:t>
      </w:r>
      <w:r>
        <w:t xml:space="preserve">the </w:t>
      </w:r>
      <w:proofErr w:type="spellStart"/>
      <w:r w:rsidRPr="00EC5AF5">
        <w:rPr>
          <w:rStyle w:val="CodeInline"/>
        </w:rPr>
        <w:t>mBrainCam</w:t>
      </w:r>
      <w:proofErr w:type="spellEnd"/>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w:t>
      </w:r>
      <w:r>
        <w:lastRenderedPageBreak/>
        <w:t xml:space="preserve">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pPr>
      <w:r w:rsidRPr="00EC5AF5">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r w:rsidR="0064479A">
        <w:t>right drawing in</w:t>
      </w:r>
      <w:r w:rsidRPr="00EC5AF5">
        <w:t xml:space="preserve"> Figure 7-11 shows that </w:t>
      </w:r>
      <w:r w:rsidRPr="00EC5AF5">
        <w:lastRenderedPageBreak/>
        <w:t xml:space="preserve">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r w:rsidR="0064479A">
        <w:t xml:space="preserve">that </w:t>
      </w:r>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proofErr w:type="gramStart"/>
      <w:r w:rsidR="00E6009F" w:rsidRPr="00C640A5">
        <w:rPr>
          <w:rStyle w:val="CodeInline"/>
        </w:rPr>
        <w:t>init</w:t>
      </w:r>
      <w:proofErr w:type="spellEnd"/>
      <w:r w:rsidR="00E6009F" w:rsidRPr="00C640A5">
        <w:rPr>
          <w:rStyle w:val="CodeInline"/>
        </w:rPr>
        <w:t>(</w:t>
      </w:r>
      <w:proofErr w:type="gram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lastRenderedPageBreak/>
        <w:t>});</w:t>
      </w:r>
    </w:p>
    <w:p w14:paraId="24DC7213" w14:textId="2C36DC39"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50317071" w:rsidR="00841C51" w:rsidRDefault="00841C51" w:rsidP="00841C51">
      <w:pPr>
        <w:pStyle w:val="NumList"/>
      </w:pPr>
      <w:r w:rsidRPr="00F4173D">
        <w:lastRenderedPageBreak/>
        <w:t>Define the mouse button release handler to facilitate the detection of a mouse button click event.</w:t>
      </w:r>
      <w:r w:rsidR="001D6F2E">
        <w:t xml:space="preserve"> Recall from the keyboard input discussion</w:t>
      </w:r>
      <w:r w:rsidR="001D6F2E">
        <w:t xml:space="preserve"> in Chapter 4</w:t>
      </w:r>
      <w:r w:rsidR="00C950D3">
        <w:t xml:space="preserve"> that</w:t>
      </w:r>
      <w:r w:rsidR="005E6C69">
        <w:t xml:space="preserve"> i</w:t>
      </w:r>
      <w:r w:rsidR="005E6C69">
        <w:t xml:space="preserve">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t>
      </w:r>
      <w:r w:rsidR="005E6C69">
        <w:t xml:space="preserve">was previously </w:t>
      </w:r>
      <w:r w:rsidR="005A3681">
        <w:t>released</w:t>
      </w:r>
      <w:r w:rsidR="005E6C69">
        <w:t xml:space="preserve"> and currently </w:t>
      </w:r>
      <w:r w:rsidR="005A3681">
        <w:t>pressed</w:t>
      </w:r>
      <w:r w:rsidR="005E6C69">
        <w:t xml:space="preserve">. </w:t>
      </w:r>
      <w:r w:rsidR="005E6C69">
        <w:t xml:space="preserve">The </w:t>
      </w:r>
      <w:proofErr w:type="spellStart"/>
      <w:proofErr w:type="gramStart"/>
      <w:r w:rsidR="005E6C69" w:rsidRPr="00C950D3">
        <w:rPr>
          <w:rStyle w:val="CodeInline"/>
        </w:rPr>
        <w:t>mouse</w:t>
      </w:r>
      <w:r w:rsidR="005E6C69" w:rsidRPr="00C950D3">
        <w:rPr>
          <w:rStyle w:val="CodeInline"/>
        </w:rPr>
        <w:t>U</w:t>
      </w:r>
      <w:r w:rsidR="005E6C69" w:rsidRPr="00C950D3">
        <w:rPr>
          <w:rStyle w:val="CodeInline"/>
        </w:rPr>
        <w:t>p</w:t>
      </w:r>
      <w:proofErr w:type="spellEnd"/>
      <w:r w:rsidR="005E6C69" w:rsidRPr="00C950D3">
        <w:rPr>
          <w:rStyle w:val="CodeInline"/>
        </w:rPr>
        <w:t>(</w:t>
      </w:r>
      <w:proofErr w:type="gramEnd"/>
      <w:r w:rsidR="005E6C69" w:rsidRPr="00C950D3">
        <w:rPr>
          <w:rStyle w:val="CodeInline"/>
        </w:rPr>
        <w:t>)</w:t>
      </w:r>
      <w:r w:rsidR="005E6C69">
        <w:t xml:space="preserve"> handler records </w:t>
      </w:r>
      <w:r w:rsidR="005E6C69">
        <w:t xml:space="preserve">the released state of a </w:t>
      </w:r>
      <w:r w:rsidR="005E6C69">
        <w:t>mouse button.</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proofErr w:type="gramStart"/>
      <w:r w:rsidRPr="00F4173D">
        <w:rPr>
          <w:rStyle w:val="CodeInline"/>
        </w:rPr>
        <w:t>init</w:t>
      </w:r>
      <w:proofErr w:type="spellEnd"/>
      <w:r w:rsidRPr="00F4173D">
        <w:rPr>
          <w:rStyle w:val="CodeInline"/>
        </w:rPr>
        <w:t>(</w:t>
      </w:r>
      <w:proofErr w:type="gram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50C75956" w:rsidR="00841C51" w:rsidRDefault="00841C51" w:rsidP="00841C51">
      <w:pPr>
        <w:pStyle w:val="NumList"/>
      </w:pPr>
      <w:r w:rsidRPr="00F4173D">
        <w:t xml:space="preserve">Modify the </w:t>
      </w:r>
      <w:proofErr w:type="gramStart"/>
      <w:r w:rsidRPr="00EE561E">
        <w:rPr>
          <w:rStyle w:val="CodeInline"/>
        </w:rPr>
        <w:t>update(</w:t>
      </w:r>
      <w:proofErr w:type="gramEnd"/>
      <w:r w:rsidRPr="00EE561E">
        <w:rPr>
          <w:rStyle w:val="CodeInline"/>
        </w:rPr>
        <w:t>)</w:t>
      </w:r>
      <w:r w:rsidRPr="00F4173D">
        <w:t xml:space="preserve"> function to process mouse button state changes in a similar fashion to the keyboard.</w:t>
      </w:r>
      <w:r w:rsidR="005A3681">
        <w:t xml:space="preserve"> Take note of the mouse-click condition</w:t>
      </w:r>
      <w:r w:rsidR="005A3681">
        <w:t xml:space="preserve"> that a button </w:t>
      </w:r>
      <w:r w:rsidR="006F3977">
        <w:t xml:space="preserve">that </w:t>
      </w:r>
      <w:r w:rsidR="005A3681">
        <w:t>was previously not</w:t>
      </w:r>
      <w:r w:rsidR="005A3681">
        <w:t xml:space="preserve">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lastRenderedPageBreak/>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6AED9560" w:rsidR="0026070D" w:rsidRDefault="00841C51" w:rsidP="00C640A5">
      <w:pPr>
        <w:pStyle w:val="NumList"/>
        <w:numPr>
          <w:ilvl w:val="0"/>
          <w:numId w:val="32"/>
        </w:num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r w:rsidR="0051538C">
        <w:t xml:space="preserve">Import </w:t>
      </w:r>
      <w:r w:rsidR="0026070D">
        <w:t>the following files:</w:t>
      </w:r>
    </w:p>
    <w:p w14:paraId="5E3676A8" w14:textId="5C15A668" w:rsidR="0026070D" w:rsidRDefault="0051538C" w:rsidP="00260939">
      <w:pPr>
        <w:pStyle w:val="NumSubList"/>
      </w:pPr>
      <w:r w:rsidRPr="00C640A5">
        <w:rPr>
          <w:rStyle w:val="CodeInline"/>
        </w:rPr>
        <w:lastRenderedPageBreak/>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60939">
      <w:pPr>
        <w:pStyle w:val="NumSubList"/>
      </w:pPr>
      <w:proofErr w:type="spellStart"/>
      <w:r w:rsidRPr="00C640A5">
        <w:rPr>
          <w:rStyle w:val="CodeInline"/>
        </w:rPr>
        <w:t>eViewport</w:t>
      </w:r>
      <w:proofErr w:type="spellEnd"/>
      <w:r>
        <w:t xml:space="preserve"> constants for accessing the viewport array</w:t>
      </w:r>
      <w:r w:rsidR="00B67D0C">
        <w:t xml:space="preserve"> </w:t>
      </w:r>
    </w:p>
    <w:p w14:paraId="71EF7195" w14:textId="57C56E06" w:rsidR="00841C51" w:rsidRDefault="0051538C" w:rsidP="00260939">
      <w:pPr>
        <w:pStyle w:val="NumSubList"/>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1A18DCCB" w:rsidR="00841C51" w:rsidRDefault="00841C51" w:rsidP="00841C51">
      <w:pPr>
        <w:pStyle w:val="Code"/>
      </w:pPr>
      <w:r>
        <w:t>…</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lastRenderedPageBreak/>
        <w:t>}</w:t>
      </w:r>
    </w:p>
    <w:p w14:paraId="57E5BA8D" w14:textId="6B79E4DF"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43709409"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examples, the </w:t>
      </w:r>
      <w:r w:rsidRPr="00EE561E">
        <w:rPr>
          <w:rStyle w:val="CodeInline"/>
        </w:rPr>
        <w:t>my_game.js</w:t>
      </w:r>
      <w:r>
        <w:t xml:space="preserve"> implementation is largely similar to previous projects. In this case, only the </w:t>
      </w:r>
      <w:proofErr w:type="gramStart"/>
      <w:r w:rsidRPr="00EE561E">
        <w:rPr>
          <w:rStyle w:val="CodeInline"/>
        </w:rPr>
        <w:t>update(</w:t>
      </w:r>
      <w:proofErr w:type="gramEnd"/>
      <w:r w:rsidRPr="00EE561E">
        <w:rPr>
          <w:rStyle w:val="CodeInline"/>
        </w:rPr>
        <w:t>)</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037F34D8"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rPr>
      </w:pPr>
    </w:p>
    <w:p w14:paraId="2D7B82F3" w14:textId="32C2AEB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rPr>
      </w:pPr>
    </w:p>
    <w:p w14:paraId="7B960272" w14:textId="04E5B897"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rPr>
      </w:pPr>
    </w:p>
    <w:p w14:paraId="4DC002F1" w14:textId="3F386CE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pPr>
      <w:r w:rsidRPr="00260939">
        <w:t>}</w:t>
      </w:r>
    </w:p>
    <w:p w14:paraId="4E98E28C" w14:textId="4A4B915A" w:rsidR="00841C51" w:rsidRDefault="00841C51" w:rsidP="00260939">
      <w:pPr>
        <w:pStyle w:val="NumList"/>
        <w:numPr>
          <w:ilvl w:val="0"/>
          <w:numId w:val="0"/>
        </w:numPr>
        <w:ind w:left="936"/>
      </w:pPr>
      <w:r>
        <w:lastRenderedPageBreak/>
        <w:t xml:space="preserve">The </w:t>
      </w:r>
      <w:proofErr w:type="spellStart"/>
      <w:proofErr w:type="gramStart"/>
      <w:r w:rsidRPr="00201EDB">
        <w:rPr>
          <w:rStyle w:val="CodeInline"/>
        </w:rPr>
        <w:t>camera.isMouseInViewport</w:t>
      </w:r>
      <w:proofErr w:type="spellEnd"/>
      <w:proofErr w:type="gram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w:t>
      </w:r>
      <w:proofErr w:type="gramStart"/>
      <w:r>
        <w:t>The</w:t>
      </w:r>
      <w:r w:rsidR="00565F4A">
        <w:t>se two mouse</w:t>
      </w:r>
      <w:proofErr w:type="gramEnd"/>
      <w:r w:rsidR="00565F4A">
        <w:t xml:space="preserv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7B60A437"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r w:rsidR="00A068C1">
        <w:t>.</w:t>
      </w:r>
      <w:r>
        <w:t xml:space="preserve"> </w:t>
      </w:r>
      <w:r w:rsidR="00A068C1">
        <w:t>F</w:t>
      </w:r>
      <w:r>
        <w:t xml:space="preserve">or example, a left mouse button </w:t>
      </w:r>
      <w:proofErr w:type="gramStart"/>
      <w:r>
        <w:t>drag</w:t>
      </w:r>
      <w:proofErr w:type="gramEnd"/>
      <w:r>
        <w:t xml:space="preserve">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 xml:space="preserve">The following chapters will continue to examine object appearance and behavior at more advanced levels, including creating lighting and illumination </w:t>
      </w:r>
      <w:r>
        <w:lastRenderedPageBreak/>
        <w:t>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4D1114F7"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w:t>
      </w:r>
      <w:proofErr w:type="gramStart"/>
      <w:r>
        <w:t>this minimum criteria</w:t>
      </w:r>
      <w:proofErr w:type="gramEnd"/>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 xml:space="preserve">The first design technique we’ll explore is a simple exercise that allows you to start learning the game design alphabet: an “escape the room” scenario </w:t>
      </w:r>
      <w:r>
        <w:lastRenderedPageBreak/>
        <w:t>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w:t>
      </w:r>
      <w:r w:rsidRPr="00A347B2">
        <w:lastRenderedPageBreak/>
        <w:t>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lvin Sung" w:date="2021-04-26T15:07:00Z" w:initials="KS">
    <w:p w14:paraId="5734622E" w14:textId="7B72CEFF" w:rsidR="00381831" w:rsidRDefault="00381831">
      <w:pPr>
        <w:pStyle w:val="CommentText"/>
      </w:pPr>
      <w:r>
        <w:rPr>
          <w:rStyle w:val="CommentReference"/>
        </w:rPr>
        <w:annotationRef/>
      </w:r>
      <w:r>
        <w:t>No italic</w:t>
      </w:r>
    </w:p>
  </w:comment>
  <w:comment w:id="5" w:author="Jeb Pavleas" w:date="2021-04-25T07:47:00Z" w:initials="JP">
    <w:p w14:paraId="5990540D" w14:textId="32B79260" w:rsidR="00381831" w:rsidRDefault="00381831">
      <w:pPr>
        <w:pStyle w:val="CommentText"/>
      </w:pPr>
      <w:r>
        <w:rPr>
          <w:rStyle w:val="CommentReference"/>
        </w:rPr>
        <w:annotationRef/>
      </w:r>
      <w:r>
        <w:t>New _ for override? Did we intro this already?</w:t>
      </w:r>
    </w:p>
  </w:comment>
  <w:comment w:id="6" w:author="Kelvin Sung" w:date="2021-04-28T17:14:00Z" w:initials="KS">
    <w:p w14:paraId="2796CD41" w14:textId="6A7A9012" w:rsidR="00381831" w:rsidRDefault="00381831">
      <w:pPr>
        <w:pStyle w:val="CommentText"/>
      </w:pPr>
      <w:r>
        <w:rPr>
          <w:rStyle w:val="CommentReference"/>
        </w:rPr>
        <w:annotationRef/>
      </w:r>
      <w:r>
        <w:t>Yeah, shaders in Chapter 5.</w:t>
      </w:r>
    </w:p>
  </w:comment>
  <w:comment w:id="7" w:author="Jeb Pavleas" w:date="2021-05-02T06:52:00Z" w:initials="JP">
    <w:p w14:paraId="30925079" w14:textId="15C50AC5" w:rsidR="00381831" w:rsidRDefault="00381831">
      <w:pPr>
        <w:pStyle w:val="CommentText"/>
      </w:pPr>
      <w:r>
        <w:rPr>
          <w:rStyle w:val="CommentReference"/>
        </w:rPr>
        <w:annotationRef/>
      </w:r>
      <w:r>
        <w:t xml:space="preserve">Discuss Monday I </w:t>
      </w:r>
      <w:proofErr w:type="spellStart"/>
      <w:r>
        <w:t>maybe</w:t>
      </w:r>
      <w:proofErr w:type="spellEnd"/>
      <w:r>
        <w:t xml:space="preserve"> confused.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34622E" w15:done="0"/>
  <w15:commentEx w15:paraId="5990540D" w15:done="0"/>
  <w15:commentEx w15:paraId="2796CD41" w15:paraIdParent="5990540D" w15:done="0"/>
  <w15:commentEx w15:paraId="30925079" w15:paraIdParent="599054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34622E" w16cid:durableId="243155BF"/>
  <w16cid:commentId w16cid:paraId="5990540D" w16cid:durableId="242F9CF6"/>
  <w16cid:commentId w16cid:paraId="2796CD41" w16cid:durableId="2434168A"/>
  <w16cid:commentId w16cid:paraId="30925079" w16cid:durableId="2438C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FEAB3" w14:textId="77777777" w:rsidR="002E5EB1" w:rsidRDefault="002E5EB1" w:rsidP="000C758C">
      <w:pPr>
        <w:spacing w:after="0" w:line="240" w:lineRule="auto"/>
      </w:pPr>
      <w:r>
        <w:separator/>
      </w:r>
    </w:p>
  </w:endnote>
  <w:endnote w:type="continuationSeparator" w:id="0">
    <w:p w14:paraId="5F612A1F" w14:textId="77777777" w:rsidR="002E5EB1" w:rsidRDefault="002E5EB1"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Arial"/>
    <w:panose1 w:val="00000000000000000000"/>
    <w:charset w:val="00"/>
    <w:family w:val="swiss"/>
    <w:notTrueType/>
    <w:pitch w:val="variable"/>
    <w:sig w:usb0="00000003" w:usb1="00000000" w:usb2="00000000" w:usb3="00000000" w:csb0="00000001" w:csb1="00000000"/>
  </w:font>
  <w:font w:name="TheSansMonoConNormal">
    <w:altName w:val="Bahnschrift"/>
    <w:charset w:val="00"/>
    <w:family w:val="roman"/>
    <w:pitch w:val="variable"/>
    <w:sig w:usb0="00000003" w:usb1="00000000" w:usb2="00000000" w:usb3="00000000" w:csb0="00000001"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Book Antiqua"/>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381831" w:rsidRPr="00222F70" w:rsidRDefault="0038183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381831" w:rsidRPr="00222F70" w:rsidRDefault="00381831"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381831" w:rsidRDefault="00381831"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13A18" w14:textId="77777777" w:rsidR="002E5EB1" w:rsidRDefault="002E5EB1" w:rsidP="000C758C">
      <w:pPr>
        <w:spacing w:after="0" w:line="240" w:lineRule="auto"/>
      </w:pPr>
      <w:r>
        <w:separator/>
      </w:r>
    </w:p>
  </w:footnote>
  <w:footnote w:type="continuationSeparator" w:id="0">
    <w:p w14:paraId="37AEE82C" w14:textId="77777777" w:rsidR="002E5EB1" w:rsidRDefault="002E5EB1"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381831" w:rsidRPr="003C7D0E" w:rsidRDefault="00381831"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381831" w:rsidRPr="002A45BE" w:rsidRDefault="00381831"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381831" w:rsidRDefault="00381831"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7</w:t>
    </w:r>
    <w:proofErr w:type="gramEnd"/>
  </w:p>
  <w:p w14:paraId="6F3867FC" w14:textId="77777777" w:rsidR="00381831" w:rsidRPr="00B44665" w:rsidRDefault="00381831"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A7958"/>
    <w:rsid w:val="000C08D7"/>
    <w:rsid w:val="000C758C"/>
    <w:rsid w:val="000D09EB"/>
    <w:rsid w:val="000D2F8F"/>
    <w:rsid w:val="000D7B2B"/>
    <w:rsid w:val="000F38D2"/>
    <w:rsid w:val="00101BBB"/>
    <w:rsid w:val="00112F51"/>
    <w:rsid w:val="00127FCE"/>
    <w:rsid w:val="00130F27"/>
    <w:rsid w:val="0014498C"/>
    <w:rsid w:val="00150D2D"/>
    <w:rsid w:val="001672E4"/>
    <w:rsid w:val="001701D9"/>
    <w:rsid w:val="00184191"/>
    <w:rsid w:val="00196BCE"/>
    <w:rsid w:val="001A62D6"/>
    <w:rsid w:val="001B268F"/>
    <w:rsid w:val="001B2E16"/>
    <w:rsid w:val="001B63F3"/>
    <w:rsid w:val="001C05FC"/>
    <w:rsid w:val="001C423F"/>
    <w:rsid w:val="001C51E8"/>
    <w:rsid w:val="001D6F2E"/>
    <w:rsid w:val="001D73D9"/>
    <w:rsid w:val="001D7894"/>
    <w:rsid w:val="001E4503"/>
    <w:rsid w:val="001E77F4"/>
    <w:rsid w:val="001F010E"/>
    <w:rsid w:val="001F0919"/>
    <w:rsid w:val="001F145D"/>
    <w:rsid w:val="001F3AE9"/>
    <w:rsid w:val="001F7D67"/>
    <w:rsid w:val="00200DAF"/>
    <w:rsid w:val="00217D43"/>
    <w:rsid w:val="00220868"/>
    <w:rsid w:val="002414EF"/>
    <w:rsid w:val="0026070D"/>
    <w:rsid w:val="00260939"/>
    <w:rsid w:val="00270E14"/>
    <w:rsid w:val="002A04FA"/>
    <w:rsid w:val="002A58C0"/>
    <w:rsid w:val="002A6E27"/>
    <w:rsid w:val="002C7BF1"/>
    <w:rsid w:val="002D6A0B"/>
    <w:rsid w:val="002D76A0"/>
    <w:rsid w:val="002E5EB1"/>
    <w:rsid w:val="002F2089"/>
    <w:rsid w:val="00311444"/>
    <w:rsid w:val="00323CF5"/>
    <w:rsid w:val="00324C3F"/>
    <w:rsid w:val="0032562F"/>
    <w:rsid w:val="00334A41"/>
    <w:rsid w:val="0034026A"/>
    <w:rsid w:val="00341A8E"/>
    <w:rsid w:val="003424C8"/>
    <w:rsid w:val="00344F61"/>
    <w:rsid w:val="00354DC9"/>
    <w:rsid w:val="003565B8"/>
    <w:rsid w:val="00381831"/>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E28AE"/>
    <w:rsid w:val="003E5B90"/>
    <w:rsid w:val="00403296"/>
    <w:rsid w:val="00404C8A"/>
    <w:rsid w:val="0040553D"/>
    <w:rsid w:val="00405F31"/>
    <w:rsid w:val="00407E07"/>
    <w:rsid w:val="004117FC"/>
    <w:rsid w:val="00432020"/>
    <w:rsid w:val="00435160"/>
    <w:rsid w:val="00440DDE"/>
    <w:rsid w:val="0047069B"/>
    <w:rsid w:val="004723B4"/>
    <w:rsid w:val="004767E2"/>
    <w:rsid w:val="004947F9"/>
    <w:rsid w:val="004B62A0"/>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A3681"/>
    <w:rsid w:val="005C20E9"/>
    <w:rsid w:val="005E2467"/>
    <w:rsid w:val="005E6C69"/>
    <w:rsid w:val="005F603D"/>
    <w:rsid w:val="00610539"/>
    <w:rsid w:val="006357EF"/>
    <w:rsid w:val="006431B4"/>
    <w:rsid w:val="00643B38"/>
    <w:rsid w:val="0064479A"/>
    <w:rsid w:val="00655980"/>
    <w:rsid w:val="00657079"/>
    <w:rsid w:val="00661CA2"/>
    <w:rsid w:val="00687709"/>
    <w:rsid w:val="00687F3C"/>
    <w:rsid w:val="006975F3"/>
    <w:rsid w:val="00697CC3"/>
    <w:rsid w:val="006A1089"/>
    <w:rsid w:val="006C41AD"/>
    <w:rsid w:val="006C5D2C"/>
    <w:rsid w:val="006D5B5A"/>
    <w:rsid w:val="006E3516"/>
    <w:rsid w:val="006F2F82"/>
    <w:rsid w:val="006F3977"/>
    <w:rsid w:val="006F48A5"/>
    <w:rsid w:val="00700780"/>
    <w:rsid w:val="00712120"/>
    <w:rsid w:val="00716019"/>
    <w:rsid w:val="00716895"/>
    <w:rsid w:val="0072421E"/>
    <w:rsid w:val="00725489"/>
    <w:rsid w:val="00736BBB"/>
    <w:rsid w:val="0075399E"/>
    <w:rsid w:val="0077501A"/>
    <w:rsid w:val="007856FE"/>
    <w:rsid w:val="007A04C7"/>
    <w:rsid w:val="007A2813"/>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0D60"/>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1613"/>
    <w:rsid w:val="009336E9"/>
    <w:rsid w:val="00934D09"/>
    <w:rsid w:val="009403E8"/>
    <w:rsid w:val="009427D2"/>
    <w:rsid w:val="00945F60"/>
    <w:rsid w:val="009476E1"/>
    <w:rsid w:val="00964BF1"/>
    <w:rsid w:val="00972639"/>
    <w:rsid w:val="00977027"/>
    <w:rsid w:val="00982AD4"/>
    <w:rsid w:val="00990F05"/>
    <w:rsid w:val="0099354B"/>
    <w:rsid w:val="009A5F6C"/>
    <w:rsid w:val="009C1A4E"/>
    <w:rsid w:val="009C5022"/>
    <w:rsid w:val="009C5D6F"/>
    <w:rsid w:val="009D2150"/>
    <w:rsid w:val="009D4B56"/>
    <w:rsid w:val="009D7568"/>
    <w:rsid w:val="009E5562"/>
    <w:rsid w:val="009F0EDA"/>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D1825"/>
    <w:rsid w:val="00AD74BE"/>
    <w:rsid w:val="00AE4544"/>
    <w:rsid w:val="00B000C5"/>
    <w:rsid w:val="00B11D70"/>
    <w:rsid w:val="00B129BC"/>
    <w:rsid w:val="00B216EC"/>
    <w:rsid w:val="00B21B0F"/>
    <w:rsid w:val="00B34A50"/>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0A1F"/>
    <w:rsid w:val="00C03907"/>
    <w:rsid w:val="00C10D64"/>
    <w:rsid w:val="00C308A0"/>
    <w:rsid w:val="00C44112"/>
    <w:rsid w:val="00C51665"/>
    <w:rsid w:val="00C52D59"/>
    <w:rsid w:val="00C5545D"/>
    <w:rsid w:val="00C640A5"/>
    <w:rsid w:val="00C663B5"/>
    <w:rsid w:val="00C66B68"/>
    <w:rsid w:val="00C7440B"/>
    <w:rsid w:val="00C8580A"/>
    <w:rsid w:val="00C950D3"/>
    <w:rsid w:val="00CA132A"/>
    <w:rsid w:val="00CA2DD8"/>
    <w:rsid w:val="00CA3510"/>
    <w:rsid w:val="00CA35CA"/>
    <w:rsid w:val="00CB0F23"/>
    <w:rsid w:val="00CE13CC"/>
    <w:rsid w:val="00CE23DE"/>
    <w:rsid w:val="00CE5946"/>
    <w:rsid w:val="00CF31BE"/>
    <w:rsid w:val="00D0029E"/>
    <w:rsid w:val="00D204D7"/>
    <w:rsid w:val="00D2771C"/>
    <w:rsid w:val="00D369E2"/>
    <w:rsid w:val="00D428C7"/>
    <w:rsid w:val="00D4328D"/>
    <w:rsid w:val="00D500EA"/>
    <w:rsid w:val="00D506BF"/>
    <w:rsid w:val="00D61758"/>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20C03"/>
    <w:rsid w:val="00E54851"/>
    <w:rsid w:val="00E6009F"/>
    <w:rsid w:val="00E640F9"/>
    <w:rsid w:val="00E80A6B"/>
    <w:rsid w:val="00E90300"/>
    <w:rsid w:val="00E9214F"/>
    <w:rsid w:val="00EB4C21"/>
    <w:rsid w:val="00EB54BB"/>
    <w:rsid w:val="00EC57DF"/>
    <w:rsid w:val="00ED4DA7"/>
    <w:rsid w:val="00ED6342"/>
    <w:rsid w:val="00ED7FDF"/>
    <w:rsid w:val="00EE1A0E"/>
    <w:rsid w:val="00EE3521"/>
    <w:rsid w:val="00EE388B"/>
    <w:rsid w:val="00F04AA5"/>
    <w:rsid w:val="00F06DCB"/>
    <w:rsid w:val="00F13973"/>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header" Target="header3.xm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93F78-04B0-4CCA-8169-7B22CA69A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55</Pages>
  <Words>13150</Words>
  <Characters>74955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259</cp:revision>
  <dcterms:created xsi:type="dcterms:W3CDTF">2021-04-26T21:56:00Z</dcterms:created>
  <dcterms:modified xsi:type="dcterms:W3CDTF">2021-05-04T00:18:00Z</dcterms:modified>
</cp:coreProperties>
</file>