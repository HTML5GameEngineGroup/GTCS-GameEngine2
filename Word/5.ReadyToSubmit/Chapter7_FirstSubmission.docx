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2F954" w14:textId="490C6CDE" w:rsidR="00D6394B" w:rsidRPr="004767E2" w:rsidRDefault="00712120" w:rsidP="00712120">
      <w:pPr>
        <w:pStyle w:val="ChapterTitle"/>
      </w:pPr>
      <w:bookmarkStart w:id="0" w:name="_Hlk70211752"/>
      <w:r w:rsidRPr="004767E2">
        <w:t>Manipulating the Camera</w:t>
      </w:r>
    </w:p>
    <w:bookmarkEnd w:id="0"/>
    <w:p w14:paraId="78FE12CF" w14:textId="77777777" w:rsidR="00712120" w:rsidRPr="004767E2" w:rsidRDefault="00712120" w:rsidP="00712120">
      <w:pPr>
        <w:pStyle w:val="BodyTextFirst"/>
      </w:pPr>
      <w:r w:rsidRPr="004767E2">
        <w:t>After completing this chapter, you will be able to:</w:t>
      </w:r>
    </w:p>
    <w:p w14:paraId="4624763A" w14:textId="7C2DA8DB" w:rsidR="00712120" w:rsidRPr="004767E2" w:rsidRDefault="00712120" w:rsidP="00712120">
      <w:pPr>
        <w:pStyle w:val="Bullet"/>
      </w:pPr>
      <w:r w:rsidRPr="004767E2">
        <w:t xml:space="preserve">Implement operations that are commonly employed </w:t>
      </w:r>
      <w:r w:rsidR="00D8383F" w:rsidRPr="004767E2">
        <w:t xml:space="preserve">in </w:t>
      </w:r>
      <w:r w:rsidRPr="004767E2">
        <w:t>manipulating a camera</w:t>
      </w:r>
    </w:p>
    <w:p w14:paraId="7FD85F9D" w14:textId="77777777" w:rsidR="00712120" w:rsidRPr="004767E2" w:rsidRDefault="00712120" w:rsidP="00712120">
      <w:pPr>
        <w:pStyle w:val="Bullet"/>
      </w:pPr>
      <w:r w:rsidRPr="004767E2">
        <w:t>Interpolate values between old and new to create a smooth transition</w:t>
      </w:r>
    </w:p>
    <w:p w14:paraId="2AD9145B" w14:textId="085318F5" w:rsidR="00712120" w:rsidRPr="004767E2" w:rsidRDefault="00712120" w:rsidP="00712120">
      <w:pPr>
        <w:pStyle w:val="Bullet"/>
      </w:pPr>
      <w:r w:rsidRPr="004767E2">
        <w:t xml:space="preserve">Understand how some motions or behaviors can be described by simple mathematic formulations </w:t>
      </w:r>
    </w:p>
    <w:p w14:paraId="64EEA685" w14:textId="77777777" w:rsidR="00712120" w:rsidRPr="004767E2" w:rsidRDefault="00712120" w:rsidP="00712120">
      <w:pPr>
        <w:pStyle w:val="Bullet"/>
      </w:pPr>
      <w:r w:rsidRPr="004767E2">
        <w:t>Build games with multiple camera views</w:t>
      </w:r>
    </w:p>
    <w:p w14:paraId="327736C0" w14:textId="77777777" w:rsidR="00712120" w:rsidRPr="004767E2" w:rsidRDefault="00712120" w:rsidP="00712120">
      <w:pPr>
        <w:pStyle w:val="Bullet"/>
      </w:pPr>
      <w:r w:rsidRPr="004767E2">
        <w:t>Transform positions from the Canvas Coordinate space to the World Coordinate (WC) space</w:t>
      </w:r>
    </w:p>
    <w:p w14:paraId="227C35F3" w14:textId="77777777" w:rsidR="00712120" w:rsidRPr="004767E2" w:rsidRDefault="00712120" w:rsidP="00712120">
      <w:pPr>
        <w:pStyle w:val="Bullet"/>
      </w:pPr>
      <w:r w:rsidRPr="004767E2">
        <w:t>Program with mouse input in a game environment with multiple cameras</w:t>
      </w:r>
    </w:p>
    <w:p w14:paraId="4C7EF28C" w14:textId="77777777" w:rsidR="00712120" w:rsidRPr="004767E2" w:rsidRDefault="00712120" w:rsidP="00712120">
      <w:pPr>
        <w:pStyle w:val="Heading1"/>
      </w:pPr>
      <w:r w:rsidRPr="004767E2">
        <w:t>Introduction</w:t>
      </w:r>
    </w:p>
    <w:p w14:paraId="7CB96C18" w14:textId="274A10B4" w:rsidR="00712120" w:rsidRPr="004767E2" w:rsidRDefault="00712120" w:rsidP="00712120">
      <w:pPr>
        <w:pStyle w:val="BodyTextFirst"/>
      </w:pPr>
      <w:r w:rsidRPr="004767E2">
        <w:t xml:space="preserve">Your game engine is now capable of representing and drawing objects. With the basic abstraction mechanism introduced in the previous chapter, the engine can also support the interactions and behaviors of these objects. This chapter refocuses the attention on controlling and interacting with the </w:t>
      </w:r>
      <w:r w:rsidRPr="004767E2">
        <w:rPr>
          <w:rStyle w:val="CodeInline"/>
        </w:rPr>
        <w:t>Camera</w:t>
      </w:r>
      <w:r w:rsidRPr="004767E2">
        <w:t xml:space="preserve"> object that abstracts and facilitates the presentation of the game objects on the canvas. In this way, your game engine will be able to control and manipulate the presentation of visually </w:t>
      </w:r>
      <w:r w:rsidR="00AA71BF">
        <w:t>appealing</w:t>
      </w:r>
      <w:r w:rsidR="00AA71BF" w:rsidRPr="004767E2">
        <w:t xml:space="preserve"> </w:t>
      </w:r>
      <w:r w:rsidRPr="004767E2">
        <w:t>game objects with well-structured behaviors.</w:t>
      </w:r>
    </w:p>
    <w:p w14:paraId="19A4DC45" w14:textId="7EB3D663" w:rsidR="00862020" w:rsidRPr="004767E2" w:rsidRDefault="00862020" w:rsidP="00862020">
      <w:pPr>
        <w:pStyle w:val="BodyTextFirst"/>
      </w:pPr>
      <w:r w:rsidRPr="004767E2">
        <w:t xml:space="preserve">Figure 7-1 presents a brief review of the </w:t>
      </w:r>
      <w:r w:rsidRPr="004767E2">
        <w:rPr>
          <w:rStyle w:val="CodeInline"/>
        </w:rPr>
        <w:t>Camera</w:t>
      </w:r>
      <w:r w:rsidRPr="004767E2">
        <w:t xml:space="preserve"> object abstraction that was introduced in Chapter 3. The </w:t>
      </w:r>
      <w:r w:rsidRPr="004767E2">
        <w:rPr>
          <w:rStyle w:val="CodeInline"/>
        </w:rPr>
        <w:t>Camera</w:t>
      </w:r>
      <w:r w:rsidRPr="004767E2">
        <w:t xml:space="preserve"> object allows the game programmer to define a World Coordinate (WC</w:t>
      </w:r>
      <w:r w:rsidRPr="004767E2">
        <w:fldChar w:fldCharType="begin"/>
      </w:r>
      <w:r w:rsidRPr="004767E2">
        <w:instrText xml:space="preserve"> XE "World coordinate (WC)" </w:instrText>
      </w:r>
      <w:r w:rsidRPr="004767E2">
        <w:fldChar w:fldCharType="end"/>
      </w:r>
      <w:r w:rsidRPr="004767E2">
        <w:fldChar w:fldCharType="begin"/>
      </w:r>
      <w:r w:rsidRPr="004767E2">
        <w:instrText xml:space="preserve"> XE "Camera manipulation:WC" </w:instrText>
      </w:r>
      <w:r w:rsidRPr="004767E2">
        <w:fldChar w:fldCharType="end"/>
      </w:r>
      <w:r w:rsidRPr="004767E2">
        <w:t>) window of the game world to be displayed into a viewport on the HTML canvas</w:t>
      </w:r>
      <w:r w:rsidRPr="004767E2">
        <w:fldChar w:fldCharType="begin"/>
      </w:r>
      <w:r w:rsidRPr="004767E2">
        <w:instrText xml:space="preserve"> XE "Camera manipulation:HTML canvas" </w:instrText>
      </w:r>
      <w:r w:rsidRPr="004767E2">
        <w:fldChar w:fldCharType="end"/>
      </w:r>
      <w:r w:rsidRPr="004767E2">
        <w:t xml:space="preserve">. The WC window is the bounds defined by a WC center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A viewport is a rectangular area on the HTML canvas with the lower-left corner located at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oMath>
      <w:r w:rsidRPr="004767E2">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4767E2">
        <w:t xml:space="preserve">. The </w:t>
      </w:r>
      <w:r w:rsidRPr="004767E2">
        <w:rPr>
          <w:rStyle w:val="CodeInline"/>
        </w:rPr>
        <w:t>Camera</w:t>
      </w:r>
      <w:r w:rsidRPr="004767E2">
        <w:t xml:space="preserve"> object’s </w:t>
      </w:r>
      <w:proofErr w:type="spellStart"/>
      <w:proofErr w:type="gramStart"/>
      <w:r w:rsidR="00D8383F" w:rsidRPr="004767E2">
        <w:rPr>
          <w:rStyle w:val="CodeInline"/>
        </w:rPr>
        <w:t>setViewAndCameraMatrix</w:t>
      </w:r>
      <w:proofErr w:type="spellEnd"/>
      <w:r w:rsidRPr="004767E2">
        <w:rPr>
          <w:rStyle w:val="CodeInline"/>
        </w:rPr>
        <w:t>(</w:t>
      </w:r>
      <w:proofErr w:type="gramEnd"/>
      <w:r w:rsidRPr="004767E2">
        <w:rPr>
          <w:rStyle w:val="CodeInline"/>
        </w:rPr>
        <w:t>)</w:t>
      </w:r>
      <w:r w:rsidRPr="004767E2">
        <w:t xml:space="preserve"> function</w:t>
      </w:r>
      <w:r w:rsidRPr="004767E2">
        <w:fldChar w:fldCharType="begin"/>
      </w:r>
      <w:r w:rsidRPr="004767E2">
        <w:instrText xml:space="preserve"> XE "Camera manipulation:setUpViewProjection() function" </w:instrText>
      </w:r>
      <w:r w:rsidRPr="004767E2">
        <w:fldChar w:fldCharType="end"/>
      </w:r>
      <w:r w:rsidRPr="004767E2">
        <w:t xml:space="preserve"> encapsulates the details and enables the drawing of all game objects inside the WC window bounds to be displayed in the corresponding viewport. </w:t>
      </w:r>
    </w:p>
    <w:p w14:paraId="60DC2F7C" w14:textId="22FA0972" w:rsidR="00862020" w:rsidRPr="004767E2" w:rsidRDefault="00862020" w:rsidP="00862020">
      <w:pPr>
        <w:pStyle w:val="NoteTipCaution"/>
      </w:pPr>
      <w:r w:rsidRPr="004767E2">
        <w:rPr>
          <w:rStyle w:val="Strong"/>
        </w:rPr>
        <w:lastRenderedPageBreak/>
        <w:t>Note</w:t>
      </w:r>
      <w:r w:rsidRPr="004767E2">
        <w:t xml:space="preserve"> In this book, the WC window or WC bounds are used to refer to the WC window bounds.</w:t>
      </w:r>
    </w:p>
    <w:p w14:paraId="6D491156" w14:textId="5434857B" w:rsidR="00862020" w:rsidRPr="004767E2" w:rsidRDefault="008D56A5" w:rsidP="00862020">
      <w:pPr>
        <w:pStyle w:val="Figure"/>
      </w:pPr>
      <w:r w:rsidRPr="004767E2">
        <w:rPr>
          <w:noProof/>
        </w:rPr>
        <w:drawing>
          <wp:inline distT="0" distB="0" distL="0" distR="0" wp14:anchorId="5EC36332" wp14:editId="13AF0F85">
            <wp:extent cx="3914775" cy="189834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37610" cy="1909421"/>
                    </a:xfrm>
                    <a:prstGeom prst="rect">
                      <a:avLst/>
                    </a:prstGeom>
                    <a:noFill/>
                    <a:ln>
                      <a:noFill/>
                    </a:ln>
                  </pic:spPr>
                </pic:pic>
              </a:graphicData>
            </a:graphic>
          </wp:inline>
        </w:drawing>
      </w:r>
    </w:p>
    <w:p w14:paraId="2F131C00" w14:textId="37077252" w:rsidR="00862020" w:rsidRPr="004767E2" w:rsidRDefault="00862020" w:rsidP="00862020">
      <w:pPr>
        <w:pStyle w:val="FigureCaption"/>
      </w:pPr>
      <w:r w:rsidRPr="004767E2">
        <w:t>Figure 7-1. Review of WC parameters that define a Camera object</w:t>
      </w:r>
    </w:p>
    <w:p w14:paraId="344A5B95" w14:textId="2A524C7C" w:rsidR="00862020" w:rsidRPr="004767E2" w:rsidRDefault="00862020" w:rsidP="00862020">
      <w:pPr>
        <w:pStyle w:val="BodyTextFirst"/>
      </w:pPr>
      <w:r w:rsidRPr="004767E2">
        <w:t xml:space="preserve">The </w:t>
      </w:r>
      <w:r w:rsidRPr="004767E2">
        <w:rPr>
          <w:rStyle w:val="CodeInline"/>
        </w:rPr>
        <w:t>Camera</w:t>
      </w:r>
      <w:r w:rsidRPr="004767E2">
        <w:t xml:space="preserve"> object abstraction allows the game programmer to ignore the details of WC bounds and the HTML canvas and focus on designing a fun and entertaining gameplay experience. Programming with a </w:t>
      </w:r>
      <w:r w:rsidRPr="004767E2">
        <w:rPr>
          <w:rStyle w:val="CodeInline"/>
        </w:rPr>
        <w:t>Camera</w:t>
      </w:r>
      <w:r w:rsidRPr="004767E2">
        <w:t xml:space="preserve"> object in a game level should reflect the use of a physical video camera in the real world. For example, you may want to pan the camera to show your audiences the environment, you may want to attach the camera on an actress and share her journey with your audience, or you may want to play the role of director and instruct the actors in your scene to stay within the visual ranges of the camera. The distinct characteristics of these examples, such as panning or following a character’s view, are the high-level functional specifications. Notice that in the real world you do not specify coordinate positions or bounds of windows. </w:t>
      </w:r>
    </w:p>
    <w:p w14:paraId="33B97547" w14:textId="0654DD7F" w:rsidR="00862020" w:rsidRPr="004767E2" w:rsidRDefault="00862020" w:rsidP="00862020">
      <w:pPr>
        <w:pStyle w:val="BodyTextFirst"/>
      </w:pPr>
      <w:r w:rsidRPr="004767E2">
        <w:t>This chapter introduces some of the most commonly encountered camera manipulation operations including clamping, panning, and zooming. Solutions in the form of interpolation will be derived to alleviate annoying or confusing abrupt transitions resulting from the manipulation of cameras. You will also learn about supporting multiple camera views in the same game level and working with mouse input.</w:t>
      </w:r>
    </w:p>
    <w:p w14:paraId="00C205F7" w14:textId="06C239A0" w:rsidR="00862020" w:rsidRPr="004767E2" w:rsidRDefault="000670A2" w:rsidP="000670A2">
      <w:pPr>
        <w:pStyle w:val="Heading1"/>
      </w:pPr>
      <w:r w:rsidRPr="004767E2">
        <w:t>Camera Manipulations</w:t>
      </w:r>
    </w:p>
    <w:p w14:paraId="206DFA23" w14:textId="7064E480" w:rsidR="000670A2" w:rsidRPr="004767E2" w:rsidRDefault="000670A2" w:rsidP="000670A2">
      <w:pPr>
        <w:pStyle w:val="BodyTextFirst"/>
      </w:pPr>
      <w:r w:rsidRPr="004767E2">
        <w:t xml:space="preserve">In a 2D world, you may want to clamp or restrict the movements of objects to be within the bounds of a camera, to pan or move the camera, or to zoom the camera into or away from specific areas. These high-level functional specifications can be realized by strategically changing the parameters of the </w:t>
      </w:r>
      <w:r w:rsidRPr="004767E2">
        <w:rPr>
          <w:rStyle w:val="CodeInline"/>
        </w:rPr>
        <w:t>Camera</w:t>
      </w:r>
      <w:r w:rsidRPr="004767E2">
        <w:t xml:space="preserve"> object: the WC center and the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of the WC window. The key is to create convenient functions</w:t>
      </w:r>
      <w:r w:rsidRPr="004767E2">
        <w:fldChar w:fldCharType="begin"/>
      </w:r>
      <w:r w:rsidRPr="004767E2">
        <w:instrText xml:space="preserve"> XE "Camera manipulation:convenient functions" </w:instrText>
      </w:r>
      <w:r w:rsidRPr="004767E2">
        <w:fldChar w:fldCharType="end"/>
      </w:r>
      <w:r w:rsidRPr="004767E2">
        <w:t xml:space="preserve"> </w:t>
      </w:r>
      <w:r w:rsidRPr="004767E2">
        <w:lastRenderedPageBreak/>
        <w:t>for the game developers to manipulate these values in the context of the game. For example, instead of increasing/decreasing the width/height of the WC windows, zoom functions</w:t>
      </w:r>
      <w:r w:rsidRPr="004767E2">
        <w:fldChar w:fldCharType="begin"/>
      </w:r>
      <w:r w:rsidRPr="004767E2">
        <w:instrText xml:space="preserve"> XE "Camera manipulation:zoom functions" </w:instrText>
      </w:r>
      <w:r w:rsidRPr="004767E2">
        <w:fldChar w:fldCharType="end"/>
      </w:r>
      <w:r w:rsidRPr="004767E2">
        <w:t xml:space="preserve"> can be defined for the programmer.</w:t>
      </w:r>
    </w:p>
    <w:p w14:paraId="64295AF5" w14:textId="3624CF04" w:rsidR="000670A2" w:rsidRPr="004767E2" w:rsidRDefault="000670A2" w:rsidP="000670A2">
      <w:pPr>
        <w:pStyle w:val="Heading2"/>
      </w:pPr>
      <w:r w:rsidRPr="004767E2">
        <w:t>The Camera Manipulations Project</w:t>
      </w:r>
    </w:p>
    <w:p w14:paraId="0A50FDDD" w14:textId="52F6668D" w:rsidR="000670A2" w:rsidRPr="004767E2" w:rsidRDefault="000670A2" w:rsidP="000670A2">
      <w:pPr>
        <w:pStyle w:val="BodyTextFirst"/>
      </w:pPr>
      <w:r w:rsidRPr="004767E2">
        <w:t xml:space="preserve">This project demonstrates how to implement intuitive camera manipulation operations by working with the WC center, width, and height of the </w:t>
      </w:r>
      <w:r w:rsidRPr="004767E2">
        <w:rPr>
          <w:rStyle w:val="CodeInline"/>
        </w:rPr>
        <w:t>Camera</w:t>
      </w:r>
      <w:r w:rsidRPr="004767E2">
        <w:t xml:space="preserve"> object. You can see an example of this project running in Figure 7-2. The source code</w:t>
      </w:r>
      <w:r w:rsidRPr="004767E2">
        <w:fldChar w:fldCharType="begin"/>
      </w:r>
      <w:r w:rsidRPr="004767E2">
        <w:instrText xml:space="preserve"> XE "Camera manipulation:source code" </w:instrText>
      </w:r>
      <w:r w:rsidRPr="004767E2">
        <w:fldChar w:fldCharType="end"/>
      </w:r>
      <w:r w:rsidRPr="004767E2">
        <w:t xml:space="preserve"> to this project is defined in the </w:t>
      </w:r>
      <w:r w:rsidRPr="004767E2">
        <w:rPr>
          <w:rStyle w:val="CodeInline"/>
        </w:rPr>
        <w:t>chapter7/7.1.camera_manipulations</w:t>
      </w:r>
      <w:r w:rsidRPr="004767E2">
        <w:t xml:space="preserve"> folder.</w:t>
      </w:r>
    </w:p>
    <w:p w14:paraId="3D26AD69" w14:textId="04C82C1A" w:rsidR="000670A2" w:rsidRPr="004767E2" w:rsidRDefault="000670A2" w:rsidP="000670A2">
      <w:pPr>
        <w:pStyle w:val="Figure"/>
      </w:pPr>
      <w:r w:rsidRPr="004767E2">
        <w:rPr>
          <w:noProof/>
        </w:rPr>
        <w:drawing>
          <wp:inline distT="0" distB="0" distL="0" distR="0" wp14:anchorId="6264C8D9" wp14:editId="77901FD7">
            <wp:extent cx="5487035" cy="411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0E5090E1" w14:textId="42444CA8" w:rsidR="000670A2" w:rsidRPr="004767E2" w:rsidRDefault="000670A2" w:rsidP="000670A2">
      <w:pPr>
        <w:pStyle w:val="FigureCaption"/>
      </w:pPr>
      <w:r w:rsidRPr="004767E2">
        <w:t>Figure 7-2. Running the Camera Manipulations project</w:t>
      </w:r>
    </w:p>
    <w:p w14:paraId="4267F37B" w14:textId="77777777" w:rsidR="000670A2" w:rsidRPr="004767E2" w:rsidRDefault="000670A2" w:rsidP="000670A2">
      <w:pPr>
        <w:pStyle w:val="BodyTextFirst"/>
      </w:pPr>
      <w:r w:rsidRPr="004767E2">
        <w:t>The controls of the project are as follows:</w:t>
      </w:r>
    </w:p>
    <w:p w14:paraId="28F49F42" w14:textId="77777777" w:rsidR="000670A2" w:rsidRPr="004767E2" w:rsidRDefault="000670A2" w:rsidP="000670A2">
      <w:pPr>
        <w:pStyle w:val="Bullet"/>
      </w:pPr>
      <w:commentRangeStart w:id="1"/>
      <w:r w:rsidRPr="004767E2">
        <w:t>WASD keys</w:t>
      </w:r>
      <w:commentRangeEnd w:id="1"/>
      <w:r w:rsidR="00E90300" w:rsidRPr="004767E2">
        <w:rPr>
          <w:rStyle w:val="CommentReference"/>
          <w:rFonts w:asciiTheme="minorHAnsi" w:hAnsiTheme="minorHAnsi"/>
        </w:rPr>
        <w:commentReference w:id="1"/>
      </w:r>
      <w:r w:rsidRPr="004767E2">
        <w:t xml:space="preserve">: Move the </w:t>
      </w:r>
      <w:r w:rsidRPr="004767E2">
        <w:rPr>
          <w:rStyle w:val="CodeInline"/>
        </w:rPr>
        <w:t>Dye</w:t>
      </w:r>
      <w:r w:rsidRPr="004767E2">
        <w:t xml:space="preserve"> character (the </w:t>
      </w:r>
      <w:r w:rsidRPr="004767E2">
        <w:rPr>
          <w:rStyle w:val="CodeInline"/>
        </w:rPr>
        <w:t>Hero</w:t>
      </w:r>
      <w:r w:rsidRPr="004767E2">
        <w:t xml:space="preserve"> object). Notice that the camera WC window updates to follow the </w:t>
      </w:r>
      <w:r w:rsidRPr="004767E2">
        <w:rPr>
          <w:rStyle w:val="CodeInline"/>
        </w:rPr>
        <w:t>Hero</w:t>
      </w:r>
      <w:r w:rsidRPr="004767E2">
        <w:t xml:space="preserve"> object when it attempts to move beyond 90 percent of the WC bounds.</w:t>
      </w:r>
    </w:p>
    <w:p w14:paraId="4B8E7E31" w14:textId="77777777" w:rsidR="000670A2" w:rsidRPr="004767E2" w:rsidRDefault="000670A2" w:rsidP="000670A2">
      <w:pPr>
        <w:pStyle w:val="Bullet"/>
      </w:pPr>
      <w:r w:rsidRPr="004767E2">
        <w:lastRenderedPageBreak/>
        <w:t>Arrow keys</w:t>
      </w:r>
      <w:r w:rsidRPr="004767E2">
        <w:rPr>
          <w:i/>
        </w:rPr>
        <w:t>:</w:t>
      </w:r>
      <w:r w:rsidRPr="004767E2">
        <w:t xml:space="preserve"> Move the </w:t>
      </w:r>
      <w:r w:rsidRPr="004767E2">
        <w:rPr>
          <w:rStyle w:val="CodeInline"/>
        </w:rPr>
        <w:t>Portal</w:t>
      </w:r>
      <w:r w:rsidRPr="004767E2">
        <w:t xml:space="preserve"> object. Notice that the </w:t>
      </w:r>
      <w:r w:rsidRPr="004767E2">
        <w:rPr>
          <w:rStyle w:val="CodeInline"/>
        </w:rPr>
        <w:t>Portal</w:t>
      </w:r>
      <w:r w:rsidRPr="004767E2">
        <w:t xml:space="preserve"> object cannot move beyond 80 percent of the WC bounds.</w:t>
      </w:r>
    </w:p>
    <w:p w14:paraId="348C0820" w14:textId="324CF130" w:rsidR="000670A2" w:rsidRPr="004767E2" w:rsidRDefault="000670A2" w:rsidP="000670A2">
      <w:pPr>
        <w:pStyle w:val="Bullet"/>
      </w:pPr>
      <w:r w:rsidRPr="004767E2">
        <w:t xml:space="preserve">L/R/P/H keys: Select the </w:t>
      </w:r>
      <w:r w:rsidRPr="004767E2">
        <w:rPr>
          <w:rStyle w:val="CodeInline"/>
        </w:rPr>
        <w:t>Left</w:t>
      </w:r>
      <w:r w:rsidRPr="004767E2">
        <w:t xml:space="preserve"> minion, </w:t>
      </w:r>
      <w:r w:rsidRPr="004767E2">
        <w:rPr>
          <w:rStyle w:val="CodeInline"/>
        </w:rPr>
        <w:t>Right</w:t>
      </w:r>
      <w:r w:rsidRPr="004767E2">
        <w:t xml:space="preserve"> minion, </w:t>
      </w:r>
      <w:r w:rsidRPr="004767E2">
        <w:rPr>
          <w:rStyle w:val="CodeInline"/>
        </w:rPr>
        <w:t>Portal</w:t>
      </w:r>
      <w:r w:rsidRPr="004767E2">
        <w:t xml:space="preserve"> object, or </w:t>
      </w:r>
      <w:r w:rsidRPr="004767E2">
        <w:rPr>
          <w:rStyle w:val="CodeInline"/>
        </w:rPr>
        <w:t>Hero</w:t>
      </w:r>
      <w:r w:rsidRPr="004767E2">
        <w:t xml:space="preserve"> object to be the object in focus; the L/R keys also set the camera to </w:t>
      </w:r>
      <w:r w:rsidR="00506536" w:rsidRPr="004767E2">
        <w:t xml:space="preserve">center </w:t>
      </w:r>
      <w:r w:rsidRPr="004767E2">
        <w:t xml:space="preserve">on the </w:t>
      </w:r>
      <w:r w:rsidRPr="004767E2">
        <w:rPr>
          <w:rStyle w:val="CodeInline"/>
        </w:rPr>
        <w:t>Left</w:t>
      </w:r>
      <w:r w:rsidRPr="004767E2">
        <w:t xml:space="preserve"> or </w:t>
      </w:r>
      <w:r w:rsidRPr="004767E2">
        <w:rPr>
          <w:rStyle w:val="CodeInline"/>
        </w:rPr>
        <w:t>Right</w:t>
      </w:r>
      <w:r w:rsidRPr="004767E2">
        <w:t xml:space="preserve"> minion.</w:t>
      </w:r>
    </w:p>
    <w:p w14:paraId="7B2083CC" w14:textId="77777777" w:rsidR="000670A2" w:rsidRPr="004767E2" w:rsidRDefault="000670A2" w:rsidP="000670A2">
      <w:pPr>
        <w:pStyle w:val="Bullet"/>
      </w:pPr>
      <w:r w:rsidRPr="004767E2">
        <w:t>N/M keys</w:t>
      </w:r>
      <w:r w:rsidRPr="004767E2">
        <w:rPr>
          <w:i/>
        </w:rPr>
        <w:t>:</w:t>
      </w:r>
      <w:r w:rsidRPr="004767E2">
        <w:t xml:space="preserve"> Zoom into or away from the center of the camera.</w:t>
      </w:r>
    </w:p>
    <w:p w14:paraId="296D1096" w14:textId="6C7E9F31" w:rsidR="000670A2" w:rsidRPr="004767E2" w:rsidRDefault="000670A2" w:rsidP="000670A2">
      <w:pPr>
        <w:pStyle w:val="Bullet"/>
      </w:pPr>
      <w:r w:rsidRPr="004767E2">
        <w:t>J/K keys</w:t>
      </w:r>
      <w:r w:rsidRPr="004767E2">
        <w:rPr>
          <w:i/>
        </w:rPr>
        <w:t>:</w:t>
      </w:r>
      <w:r w:rsidRPr="004767E2">
        <w:t xml:space="preserve"> Zoom into or away while ensuring the constant relative position of the currently in-focus object. </w:t>
      </w:r>
      <w:commentRangeStart w:id="3"/>
      <w:commentRangeStart w:id="4"/>
      <w:r w:rsidRPr="004767E2">
        <w:t>In other words, as the camera zooms, the positions of all objects will change except that of the in-focus object.</w:t>
      </w:r>
      <w:commentRangeEnd w:id="3"/>
      <w:r w:rsidR="00344F61">
        <w:rPr>
          <w:rStyle w:val="CommentReference"/>
          <w:rFonts w:asciiTheme="minorHAnsi" w:hAnsiTheme="minorHAnsi"/>
        </w:rPr>
        <w:commentReference w:id="3"/>
      </w:r>
      <w:commentRangeEnd w:id="4"/>
      <w:r w:rsidR="001672E4">
        <w:rPr>
          <w:rStyle w:val="CommentReference"/>
          <w:rFonts w:asciiTheme="minorHAnsi" w:hAnsiTheme="minorHAnsi"/>
        </w:rPr>
        <w:commentReference w:id="4"/>
      </w:r>
      <w:ins w:id="5" w:author="Kelvin Sung" w:date="2021-05-03T09:00:00Z">
        <w:r w:rsidR="001672E4">
          <w:t xml:space="preserve"> </w:t>
        </w:r>
      </w:ins>
    </w:p>
    <w:p w14:paraId="58221E7C" w14:textId="77777777" w:rsidR="000670A2" w:rsidRPr="004767E2" w:rsidRDefault="000670A2" w:rsidP="000670A2">
      <w:pPr>
        <w:pStyle w:val="BodyTextFirst"/>
      </w:pPr>
      <w:r w:rsidRPr="004767E2">
        <w:t>The goals of the project are as follows:</w:t>
      </w:r>
    </w:p>
    <w:p w14:paraId="2FF86CA4" w14:textId="77777777" w:rsidR="000670A2" w:rsidRPr="004767E2" w:rsidRDefault="000670A2" w:rsidP="000670A2">
      <w:pPr>
        <w:pStyle w:val="Bullet"/>
      </w:pPr>
      <w:r w:rsidRPr="004767E2">
        <w:t>To experience some of the common camera manipulation operations</w:t>
      </w:r>
    </w:p>
    <w:p w14:paraId="686C9123" w14:textId="77777777" w:rsidR="000670A2" w:rsidRPr="004767E2" w:rsidRDefault="000670A2" w:rsidP="000670A2">
      <w:pPr>
        <w:pStyle w:val="Bullet"/>
      </w:pPr>
      <w:r w:rsidRPr="004767E2">
        <w:t>To understand the mapping from manipulation operations to the corresponding camera parameter values that must be altered</w:t>
      </w:r>
    </w:p>
    <w:p w14:paraId="2808E972" w14:textId="77777777" w:rsidR="000670A2" w:rsidRPr="004767E2" w:rsidRDefault="000670A2" w:rsidP="000670A2">
      <w:pPr>
        <w:pStyle w:val="Bullet"/>
      </w:pPr>
      <w:r w:rsidRPr="004767E2">
        <w:t>To implement camera manipulation operations</w:t>
      </w:r>
    </w:p>
    <w:p w14:paraId="78F08C4F" w14:textId="4CCD847F" w:rsidR="000670A2" w:rsidRPr="004767E2" w:rsidRDefault="000670A2" w:rsidP="001B2E16">
      <w:pPr>
        <w:pStyle w:val="BodyTextFirst"/>
      </w:pPr>
      <w:r w:rsidRPr="004767E2">
        <w:t xml:space="preserve">You can find the following external resources in the </w:t>
      </w:r>
      <w:r w:rsidRPr="004767E2">
        <w:rPr>
          <w:rStyle w:val="CodeInline"/>
        </w:rPr>
        <w:t>assets</w:t>
      </w:r>
      <w:r w:rsidRPr="004767E2">
        <w:t xml:space="preserve"> folder: the </w:t>
      </w:r>
      <w:r w:rsidRPr="004767E2">
        <w:rPr>
          <w:rStyle w:val="CodeInline"/>
        </w:rPr>
        <w:t>fonts</w:t>
      </w:r>
      <w:r w:rsidRPr="004767E2">
        <w:t xml:space="preserve"> folder that contains the default system fonts and three texture images (</w:t>
      </w:r>
      <w:r w:rsidRPr="004767E2">
        <w:rPr>
          <w:rStyle w:val="CodeInline"/>
        </w:rPr>
        <w:t>minion_portal.png</w:t>
      </w:r>
      <w:r w:rsidRPr="004767E2">
        <w:t xml:space="preserve">, </w:t>
      </w:r>
      <w:r w:rsidRPr="004767E2">
        <w:rPr>
          <w:rStyle w:val="CodeInline"/>
        </w:rPr>
        <w:t>minion_sprite.png</w:t>
      </w:r>
      <w:r w:rsidRPr="004767E2">
        <w:t xml:space="preserve">, and </w:t>
      </w:r>
      <w:r w:rsidRPr="004767E2">
        <w:rPr>
          <w:rStyle w:val="CodeInline"/>
        </w:rPr>
        <w:t>bg.png</w:t>
      </w:r>
      <w:r w:rsidRPr="004767E2">
        <w:t xml:space="preserve">). The </w:t>
      </w:r>
      <w:r w:rsidRPr="004767E2">
        <w:rPr>
          <w:rStyle w:val="CodeInline"/>
        </w:rPr>
        <w:t>Portal</w:t>
      </w:r>
      <w:r w:rsidRPr="004767E2">
        <w:t xml:space="preserve"> object is represented by the first texture image, the remaining objects are sprite elements of </w:t>
      </w:r>
      <w:r w:rsidRPr="004767E2">
        <w:rPr>
          <w:rStyle w:val="CodeInline"/>
        </w:rPr>
        <w:t>minion_sprite.png</w:t>
      </w:r>
      <w:r w:rsidRPr="004767E2">
        <w:t xml:space="preserve">, and the background is </w:t>
      </w:r>
      <w:r w:rsidR="00A6052E" w:rsidRPr="004767E2">
        <w:t xml:space="preserve">a large </w:t>
      </w:r>
      <w:proofErr w:type="spellStart"/>
      <w:r w:rsidR="00A6052E" w:rsidRPr="004767E2">
        <w:rPr>
          <w:rStyle w:val="CodeInline"/>
        </w:rPr>
        <w:t>TextureRenderable</w:t>
      </w:r>
      <w:proofErr w:type="spellEnd"/>
      <w:r w:rsidR="00A6052E" w:rsidRPr="004767E2">
        <w:t xml:space="preserve"> object texture mapped with</w:t>
      </w:r>
      <w:r w:rsidRPr="004767E2">
        <w:t xml:space="preserve"> </w:t>
      </w:r>
      <w:r w:rsidRPr="004767E2">
        <w:rPr>
          <w:rStyle w:val="CodeInline"/>
        </w:rPr>
        <w:t>bg.png</w:t>
      </w:r>
      <w:r w:rsidRPr="004767E2">
        <w:t>.</w:t>
      </w:r>
    </w:p>
    <w:p w14:paraId="14D22A0A" w14:textId="40FAC8D1" w:rsidR="007D795B" w:rsidRPr="004767E2" w:rsidRDefault="007D795B" w:rsidP="007D795B">
      <w:pPr>
        <w:pStyle w:val="Heading3"/>
      </w:pPr>
      <w:r w:rsidRPr="004767E2">
        <w:t xml:space="preserve">Organize the Source Code </w:t>
      </w:r>
    </w:p>
    <w:p w14:paraId="6B1FA0E4" w14:textId="5CF63EFA" w:rsidR="00AA71BF" w:rsidRDefault="007D795B">
      <w:pPr>
        <w:pStyle w:val="BodyTextFirst"/>
      </w:pPr>
      <w:r w:rsidRPr="004767E2">
        <w:t xml:space="preserve">To accommodate the increase in functionality and the complexity of the </w:t>
      </w:r>
      <w:r w:rsidRPr="004767E2">
        <w:rPr>
          <w:rStyle w:val="CodeInline"/>
        </w:rPr>
        <w:t>Camera</w:t>
      </w:r>
      <w:r w:rsidRPr="004767E2">
        <w:t xml:space="preserve"> </w:t>
      </w:r>
      <w:r w:rsidR="00EE1A0E" w:rsidRPr="004767E2">
        <w:t>class</w:t>
      </w:r>
      <w:r w:rsidR="00AA71BF">
        <w:t xml:space="preserve"> </w:t>
      </w:r>
      <w:r w:rsidRPr="004767E2">
        <w:t xml:space="preserve">you will create a separate folder for storing the </w:t>
      </w:r>
      <w:r w:rsidR="00EE1A0E" w:rsidRPr="004767E2">
        <w:t xml:space="preserve">related </w:t>
      </w:r>
      <w:r w:rsidR="008A299A" w:rsidRPr="004767E2">
        <w:t>source code files</w:t>
      </w:r>
      <w:r w:rsidRPr="004767E2">
        <w:t xml:space="preserve">. </w:t>
      </w:r>
      <w:r w:rsidR="00596C87" w:rsidRPr="004767E2">
        <w:t xml:space="preserve">Similar to the case of dividing the complicated source code of </w:t>
      </w:r>
      <w:proofErr w:type="spellStart"/>
      <w:r w:rsidR="00596C87" w:rsidRPr="004767E2">
        <w:rPr>
          <w:rStyle w:val="CodeInline"/>
        </w:rPr>
        <w:t>TextureRenderable</w:t>
      </w:r>
      <w:proofErr w:type="spellEnd"/>
      <w:r w:rsidR="00596C87" w:rsidRPr="004767E2">
        <w:t xml:space="preserve"> into multiple files, </w:t>
      </w:r>
      <w:r w:rsidR="005457F3">
        <w:t xml:space="preserve">in this project the </w:t>
      </w:r>
      <w:r w:rsidR="00AA71BF" w:rsidRPr="001A62D6">
        <w:rPr>
          <w:rStyle w:val="CodeInline"/>
        </w:rPr>
        <w:t>Camera</w:t>
      </w:r>
      <w:r w:rsidR="00AA71BF">
        <w:t xml:space="preserve"> class </w:t>
      </w:r>
      <w:r w:rsidR="005457F3">
        <w:t>implementation will be separated into three files.</w:t>
      </w:r>
      <w:r w:rsidR="00F62754" w:rsidRPr="004767E2">
        <w:t xml:space="preserve"> </w:t>
      </w:r>
    </w:p>
    <w:p w14:paraId="26CABD0E" w14:textId="35C2C0D1" w:rsidR="00AA71BF" w:rsidRDefault="00324C3F" w:rsidP="0047069B">
      <w:pPr>
        <w:pStyle w:val="Bullet"/>
      </w:pPr>
      <w:r w:rsidRPr="004767E2">
        <w:rPr>
          <w:rStyle w:val="CodeInline"/>
        </w:rPr>
        <w:t>c</w:t>
      </w:r>
      <w:r w:rsidR="00F62754" w:rsidRPr="004767E2">
        <w:rPr>
          <w:rStyle w:val="CodeInline"/>
        </w:rPr>
        <w:t>amera_main.js</w:t>
      </w:r>
      <w:r w:rsidR="00F62754" w:rsidRPr="004767E2">
        <w:t xml:space="preserve"> for implementing the basic functionality from previous projects </w:t>
      </w:r>
    </w:p>
    <w:p w14:paraId="4BA0D785" w14:textId="0B6BEF5D" w:rsidR="00AA71BF" w:rsidRDefault="00324C3F" w:rsidP="0047069B">
      <w:pPr>
        <w:pStyle w:val="Bullet"/>
      </w:pPr>
      <w:r w:rsidRPr="004767E2">
        <w:rPr>
          <w:rStyle w:val="CodeInline"/>
        </w:rPr>
        <w:t>c</w:t>
      </w:r>
      <w:r w:rsidR="00F62754" w:rsidRPr="004767E2">
        <w:rPr>
          <w:rStyle w:val="CodeInline"/>
        </w:rPr>
        <w:t>amera_manipulation.js</w:t>
      </w:r>
      <w:r w:rsidR="00F62754" w:rsidRPr="004767E2">
        <w:t xml:space="preserve"> for supporting the newly introduced manipulation operations </w:t>
      </w:r>
    </w:p>
    <w:p w14:paraId="14A9F4BC" w14:textId="77777777" w:rsidR="00217D43" w:rsidRDefault="00F62754" w:rsidP="00AA71BF">
      <w:pPr>
        <w:pStyle w:val="Bullet"/>
      </w:pPr>
      <w:r w:rsidRPr="004767E2">
        <w:rPr>
          <w:rStyle w:val="CodeInline"/>
        </w:rPr>
        <w:t>Camera.js</w:t>
      </w:r>
      <w:r w:rsidRPr="004767E2">
        <w:t xml:space="preserve"> </w:t>
      </w:r>
      <w:r w:rsidR="000A351F" w:rsidRPr="004767E2">
        <w:t>for serving as the class access point.</w:t>
      </w:r>
    </w:p>
    <w:p w14:paraId="4ED05C55" w14:textId="7C1181F7" w:rsidR="007D795B" w:rsidRPr="004767E2" w:rsidRDefault="00217D43" w:rsidP="001672E4">
      <w:pPr>
        <w:pStyle w:val="BodyTextFirst"/>
      </w:pPr>
      <w:commentRangeStart w:id="6"/>
      <w:r>
        <w:t>The implementation steps are as follows</w:t>
      </w:r>
      <w:del w:id="7" w:author="Kelvin Sung" w:date="2021-05-03T09:24:00Z">
        <w:r w:rsidDel="005457F3">
          <w:delText>:</w:delText>
        </w:r>
      </w:del>
      <w:ins w:id="8" w:author="Kelvin Sung" w:date="2021-05-03T09:24:00Z">
        <w:r w:rsidR="005457F3">
          <w:t>.</w:t>
        </w:r>
      </w:ins>
      <w:r w:rsidR="000A351F" w:rsidRPr="004767E2">
        <w:t xml:space="preserve">   </w:t>
      </w:r>
      <w:commentRangeEnd w:id="6"/>
      <w:r>
        <w:rPr>
          <w:rStyle w:val="CommentReference"/>
          <w:rFonts w:asciiTheme="minorHAnsi" w:hAnsiTheme="minorHAnsi"/>
        </w:rPr>
        <w:commentReference w:id="6"/>
      </w:r>
    </w:p>
    <w:p w14:paraId="2A72F8D4" w14:textId="68DACEDA" w:rsidR="007D795B" w:rsidRPr="004767E2" w:rsidRDefault="007D795B" w:rsidP="001C05FC">
      <w:pPr>
        <w:pStyle w:val="NumList"/>
      </w:pPr>
      <w:r w:rsidRPr="004767E2">
        <w:t xml:space="preserve">Create a new folder called </w:t>
      </w:r>
      <w:r w:rsidR="00904D78" w:rsidRPr="004767E2">
        <w:rPr>
          <w:rStyle w:val="CodeInline"/>
        </w:rPr>
        <w:t>c</w:t>
      </w:r>
      <w:r w:rsidRPr="004767E2">
        <w:rPr>
          <w:rStyle w:val="CodeInline"/>
        </w:rPr>
        <w:t>ameras</w:t>
      </w:r>
      <w:r w:rsidRPr="004767E2">
        <w:t xml:space="preserve"> </w:t>
      </w:r>
      <w:bookmarkStart w:id="9" w:name="_Hlk70223553"/>
      <w:r w:rsidRPr="004767E2">
        <w:t xml:space="preserve">in </w:t>
      </w:r>
      <w:proofErr w:type="spellStart"/>
      <w:r w:rsidRPr="004767E2">
        <w:rPr>
          <w:rStyle w:val="CodeInline"/>
        </w:rPr>
        <w:t>src</w:t>
      </w:r>
      <w:proofErr w:type="spellEnd"/>
      <w:r w:rsidRPr="004767E2">
        <w:rPr>
          <w:rStyle w:val="CodeInline"/>
        </w:rPr>
        <w:t>/engine</w:t>
      </w:r>
      <w:bookmarkEnd w:id="9"/>
      <w:r w:rsidRPr="004767E2">
        <w:t xml:space="preserve">. Move the </w:t>
      </w:r>
      <w:r w:rsidRPr="004767E2">
        <w:rPr>
          <w:rStyle w:val="CodeInline"/>
        </w:rPr>
        <w:t>camera.js</w:t>
      </w:r>
      <w:r w:rsidRPr="004767E2">
        <w:t xml:space="preserve"> file into this folder</w:t>
      </w:r>
      <w:r w:rsidR="00386B34" w:rsidRPr="004767E2">
        <w:t xml:space="preserve"> and rename it to </w:t>
      </w:r>
      <w:r w:rsidR="001F0919" w:rsidRPr="004767E2">
        <w:rPr>
          <w:rStyle w:val="CodeInline"/>
        </w:rPr>
        <w:t>c</w:t>
      </w:r>
      <w:r w:rsidR="00386B34" w:rsidRPr="004767E2">
        <w:rPr>
          <w:rStyle w:val="CodeInline"/>
        </w:rPr>
        <w:t>amera_main.js</w:t>
      </w:r>
      <w:r w:rsidR="00386B34" w:rsidRPr="004767E2">
        <w:t>.</w:t>
      </w:r>
      <w:r w:rsidR="00EE3521" w:rsidRPr="004767E2">
        <w:t xml:space="preserve"> </w:t>
      </w:r>
    </w:p>
    <w:p w14:paraId="76C2BC93" w14:textId="46B3E042" w:rsidR="00386B34" w:rsidRPr="004767E2" w:rsidRDefault="00386B34" w:rsidP="00386B34">
      <w:pPr>
        <w:pStyle w:val="NumList"/>
      </w:pPr>
      <w:r w:rsidRPr="004767E2">
        <w:lastRenderedPageBreak/>
        <w:t xml:space="preserve">Create a new file in </w:t>
      </w:r>
      <w:proofErr w:type="spellStart"/>
      <w:r w:rsidRPr="004767E2">
        <w:rPr>
          <w:rStyle w:val="CodeInline"/>
        </w:rPr>
        <w:t>src</w:t>
      </w:r>
      <w:proofErr w:type="spellEnd"/>
      <w:r w:rsidRPr="004767E2">
        <w:rPr>
          <w:rStyle w:val="CodeInline"/>
        </w:rPr>
        <w:t>/engine/cameras</w:t>
      </w:r>
      <w:r w:rsidRPr="004767E2">
        <w:t xml:space="preserve"> and name it </w:t>
      </w:r>
      <w:r w:rsidRPr="004767E2">
        <w:rPr>
          <w:rStyle w:val="CodeInline"/>
        </w:rPr>
        <w:t>camera_manipulation.js</w:t>
      </w:r>
      <w:r w:rsidRPr="004767E2">
        <w:t xml:space="preserve">. This file will be used to extend the </w:t>
      </w:r>
      <w:r w:rsidRPr="004767E2">
        <w:rPr>
          <w:rStyle w:val="CodeInline"/>
        </w:rPr>
        <w:t>Camera</w:t>
      </w:r>
      <w:r w:rsidRPr="004767E2">
        <w:t xml:space="preserve"> class </w:t>
      </w:r>
      <w:r w:rsidR="00C52D59" w:rsidRPr="004767E2">
        <w:t>functionality in supporting manipulations</w:t>
      </w:r>
      <w:r w:rsidRPr="004767E2">
        <w:t>.</w:t>
      </w:r>
      <w:r w:rsidR="00C52D59" w:rsidRPr="004767E2">
        <w:t xml:space="preserve"> </w:t>
      </w:r>
      <w:r w:rsidR="003B5DCC" w:rsidRPr="004767E2">
        <w:t xml:space="preserve">Add in the following code to important and export the basic </w:t>
      </w:r>
      <w:r w:rsidR="003B5DCC" w:rsidRPr="004767E2">
        <w:rPr>
          <w:rStyle w:val="CodeInline"/>
        </w:rPr>
        <w:t>Camera</w:t>
      </w:r>
      <w:r w:rsidR="003B5DCC" w:rsidRPr="004767E2">
        <w:t xml:space="preserve"> class functionality</w:t>
      </w:r>
      <w:r w:rsidR="00EB4C21" w:rsidRPr="004767E2">
        <w:t xml:space="preserve">. For now, this file does not </w:t>
      </w:r>
      <w:r w:rsidR="002D6A0B" w:rsidRPr="004767E2">
        <w:t xml:space="preserve">contain any useful source code and thus does not </w:t>
      </w:r>
      <w:r w:rsidR="00EB4C21" w:rsidRPr="004767E2">
        <w:t>serve any purpose</w:t>
      </w:r>
      <w:r w:rsidR="002D6A0B" w:rsidRPr="004767E2">
        <w:t>.</w:t>
      </w:r>
      <w:r w:rsidR="00EB4C21" w:rsidRPr="004767E2">
        <w:t xml:space="preserve"> </w:t>
      </w:r>
      <w:r w:rsidR="002D6A0B" w:rsidRPr="004767E2">
        <w:t>Y</w:t>
      </w:r>
      <w:r w:rsidR="00EB4C21" w:rsidRPr="004767E2">
        <w:t xml:space="preserve">ou will </w:t>
      </w:r>
      <w:r w:rsidR="00596C87" w:rsidRPr="004767E2">
        <w:t xml:space="preserve">define </w:t>
      </w:r>
      <w:r w:rsidR="00EB4C21" w:rsidRPr="004767E2">
        <w:t xml:space="preserve">the appropriate </w:t>
      </w:r>
      <w:r w:rsidR="00217D43" w:rsidRPr="004767E2">
        <w:t>exten</w:t>
      </w:r>
      <w:r w:rsidR="00217D43">
        <w:t>sion</w:t>
      </w:r>
      <w:r w:rsidR="00217D43" w:rsidRPr="004767E2">
        <w:t xml:space="preserve"> </w:t>
      </w:r>
      <w:r w:rsidR="00EB4C21" w:rsidRPr="004767E2">
        <w:t>functions in the following subsection.</w:t>
      </w:r>
    </w:p>
    <w:p w14:paraId="062F8810" w14:textId="77777777" w:rsidR="003B5DCC" w:rsidRPr="004767E2" w:rsidRDefault="003B5DCC" w:rsidP="004767E2">
      <w:pPr>
        <w:pStyle w:val="Code"/>
      </w:pPr>
      <w:r w:rsidRPr="004767E2">
        <w:t>"use strict";</w:t>
      </w:r>
    </w:p>
    <w:p w14:paraId="68838A5A" w14:textId="0C065711" w:rsidR="003B5DCC" w:rsidRPr="004767E2" w:rsidRDefault="003B5DCC" w:rsidP="003B5DCC">
      <w:pPr>
        <w:pStyle w:val="Code"/>
      </w:pPr>
      <w:r w:rsidRPr="004767E2">
        <w:t>import Camera from "./camera_main.js";</w:t>
      </w:r>
    </w:p>
    <w:p w14:paraId="6A46D28F" w14:textId="77777777" w:rsidR="00324C3F" w:rsidRPr="004767E2" w:rsidRDefault="00324C3F" w:rsidP="003B5DCC">
      <w:pPr>
        <w:pStyle w:val="Code"/>
      </w:pPr>
    </w:p>
    <w:p w14:paraId="493394F0" w14:textId="30DCBC74" w:rsidR="00324C3F" w:rsidRPr="004767E2" w:rsidRDefault="00324C3F" w:rsidP="003B5DCC">
      <w:pPr>
        <w:pStyle w:val="Code"/>
      </w:pPr>
      <w:r w:rsidRPr="004767E2">
        <w:t>// new fu</w:t>
      </w:r>
      <w:r w:rsidR="00CA132A">
        <w:t>n</w:t>
      </w:r>
      <w:r w:rsidRPr="004767E2">
        <w:t>cti</w:t>
      </w:r>
      <w:r w:rsidR="00CA132A">
        <w:t>o</w:t>
      </w:r>
      <w:r w:rsidRPr="004767E2">
        <w:t>nality to be define</w:t>
      </w:r>
      <w:r w:rsidR="00CA132A">
        <w:t>d</w:t>
      </w:r>
      <w:r w:rsidRPr="004767E2">
        <w:t xml:space="preserve"> here in the next subsection</w:t>
      </w:r>
    </w:p>
    <w:p w14:paraId="76C7D8CD" w14:textId="77777777" w:rsidR="00324C3F" w:rsidRPr="004767E2" w:rsidRDefault="00324C3F" w:rsidP="004767E2">
      <w:pPr>
        <w:pStyle w:val="Code"/>
      </w:pPr>
    </w:p>
    <w:p w14:paraId="536CB76C" w14:textId="195F95E9" w:rsidR="003B5DCC" w:rsidRPr="004767E2" w:rsidRDefault="003B5DCC" w:rsidP="004767E2">
      <w:pPr>
        <w:pStyle w:val="Code"/>
      </w:pPr>
      <w:r w:rsidRPr="004767E2">
        <w:t>export default Camera;</w:t>
      </w:r>
    </w:p>
    <w:p w14:paraId="57D8CC6A" w14:textId="4009D801" w:rsidR="00DC72DB" w:rsidRPr="004767E2" w:rsidRDefault="00DC72DB" w:rsidP="00DC72DB">
      <w:pPr>
        <w:pStyle w:val="NumList"/>
      </w:pPr>
      <w:r w:rsidRPr="004767E2">
        <w:t xml:space="preserve">Create a new </w:t>
      </w:r>
      <w:r w:rsidRPr="004767E2">
        <w:rPr>
          <w:rStyle w:val="CodeInline"/>
        </w:rPr>
        <w:t>camera.js</w:t>
      </w:r>
      <w:r w:rsidRPr="004767E2">
        <w:t xml:space="preserve"> to serve as the </w:t>
      </w:r>
      <w:r w:rsidRPr="004767E2">
        <w:rPr>
          <w:rStyle w:val="CodeInline"/>
        </w:rPr>
        <w:t>Camera</w:t>
      </w:r>
      <w:r w:rsidRPr="004767E2">
        <w:t xml:space="preserve"> access point by adding the following code. </w:t>
      </w:r>
    </w:p>
    <w:p w14:paraId="3326E5FC" w14:textId="77777777" w:rsidR="00DC72DB" w:rsidRPr="004767E2" w:rsidRDefault="00DC72DB" w:rsidP="00DC72DB">
      <w:pPr>
        <w:pStyle w:val="Code"/>
      </w:pPr>
      <w:r w:rsidRPr="004767E2">
        <w:t>"use strict";</w:t>
      </w:r>
    </w:p>
    <w:p w14:paraId="3A8467DB" w14:textId="77777777" w:rsidR="00DC72DB" w:rsidRPr="004767E2" w:rsidRDefault="00DC72DB" w:rsidP="00DC72DB">
      <w:pPr>
        <w:pStyle w:val="Code"/>
      </w:pPr>
      <w:r w:rsidRPr="004767E2">
        <w:t>import Camera from "./camera_manipulation.js";</w:t>
      </w:r>
    </w:p>
    <w:p w14:paraId="04910252" w14:textId="77777777" w:rsidR="00DC72DB" w:rsidRPr="004767E2" w:rsidRDefault="00DC72DB" w:rsidP="00DC72DB">
      <w:pPr>
        <w:pStyle w:val="Code"/>
      </w:pPr>
      <w:r w:rsidRPr="004767E2">
        <w:t>export default Camera;</w:t>
      </w:r>
    </w:p>
    <w:p w14:paraId="64F75E3A" w14:textId="47798837" w:rsidR="001C51E8" w:rsidRPr="004767E2" w:rsidRDefault="001C51E8" w:rsidP="000A351F">
      <w:pPr>
        <w:pStyle w:val="BodyTextFirst"/>
        <w:rPr>
          <w:rStyle w:val="CodeInline"/>
          <w:rFonts w:ascii="Utopia" w:hAnsi="Utopia"/>
          <w:bdr w:val="none" w:sz="0" w:space="0" w:color="auto"/>
        </w:rPr>
      </w:pPr>
      <w:r w:rsidRPr="004767E2">
        <w:rPr>
          <w:rStyle w:val="CodeInline"/>
          <w:rFonts w:ascii="Utopia" w:hAnsi="Utopia"/>
          <w:bdr w:val="none" w:sz="0" w:space="0" w:color="auto"/>
        </w:rPr>
        <w:t xml:space="preserve">With this </w:t>
      </w:r>
      <w:r w:rsidR="00ED6342" w:rsidRPr="004767E2">
        <w:rPr>
          <w:rStyle w:val="CodeInline"/>
          <w:rFonts w:ascii="Utopia" w:hAnsi="Utopia"/>
          <w:bdr w:val="none" w:sz="0" w:space="0" w:color="auto"/>
        </w:rPr>
        <w:t xml:space="preserve">structure of the </w:t>
      </w:r>
      <w:r w:rsidRPr="004767E2">
        <w:rPr>
          <w:rStyle w:val="CodeInline"/>
          <w:rFonts w:ascii="Utopia" w:hAnsi="Utopia"/>
          <w:bdr w:val="none" w:sz="0" w:space="0" w:color="auto"/>
        </w:rPr>
        <w:t>source code file</w:t>
      </w:r>
      <w:r w:rsidR="00ED6342" w:rsidRPr="004767E2">
        <w:rPr>
          <w:rStyle w:val="CodeInline"/>
          <w:rFonts w:ascii="Utopia" w:hAnsi="Utopia"/>
          <w:bdr w:val="none" w:sz="0" w:space="0" w:color="auto"/>
        </w:rPr>
        <w:t>s</w:t>
      </w:r>
      <w:r w:rsidRPr="004767E2">
        <w:rPr>
          <w:rStyle w:val="CodeInline"/>
          <w:rFonts w:ascii="Utopia" w:hAnsi="Utopia"/>
          <w:bdr w:val="none" w:sz="0" w:space="0" w:color="auto"/>
        </w:rPr>
        <w:t xml:space="preserve">, </w:t>
      </w:r>
      <w:r w:rsidRPr="004767E2">
        <w:rPr>
          <w:rStyle w:val="CodeInline"/>
        </w:rPr>
        <w:t>cam</w:t>
      </w:r>
      <w:r w:rsidR="00217D43">
        <w:rPr>
          <w:rStyle w:val="CodeInline"/>
        </w:rPr>
        <w:t>era</w:t>
      </w:r>
      <w:r w:rsidRPr="004767E2">
        <w:rPr>
          <w:rStyle w:val="CodeInline"/>
        </w:rPr>
        <w:t>_main.js</w:t>
      </w:r>
      <w:r w:rsidRPr="004767E2">
        <w:rPr>
          <w:rStyle w:val="CodeInline"/>
          <w:rFonts w:ascii="Utopia" w:hAnsi="Utopia"/>
          <w:bdr w:val="none" w:sz="0" w:space="0" w:color="auto"/>
        </w:rPr>
        <w:t xml:space="preserve"> implements all the basic functionality</w:t>
      </w:r>
      <w:r w:rsidR="00ED6342" w:rsidRPr="004767E2">
        <w:rPr>
          <w:rStyle w:val="CodeInline"/>
          <w:rFonts w:ascii="Utopia" w:hAnsi="Utopia"/>
          <w:bdr w:val="none" w:sz="0" w:space="0" w:color="auto"/>
        </w:rPr>
        <w:t xml:space="preserve"> and exports to </w:t>
      </w:r>
      <w:r w:rsidRPr="004767E2">
        <w:rPr>
          <w:rStyle w:val="CodeInline"/>
        </w:rPr>
        <w:t>camera_manipulation.js</w:t>
      </w:r>
      <w:r w:rsidRPr="004767E2">
        <w:rPr>
          <w:rStyle w:val="CodeInline"/>
          <w:rFonts w:ascii="Utopia" w:hAnsi="Utopia"/>
          <w:bdr w:val="none" w:sz="0" w:space="0" w:color="auto"/>
        </w:rPr>
        <w:t xml:space="preserve"> </w:t>
      </w:r>
      <w:r w:rsidR="00ED6342" w:rsidRPr="004767E2">
        <w:rPr>
          <w:rStyle w:val="CodeInline"/>
          <w:rFonts w:ascii="Utopia" w:hAnsi="Utopia"/>
          <w:bdr w:val="none" w:sz="0" w:space="0" w:color="auto"/>
        </w:rPr>
        <w:t xml:space="preserve">that defines additional </w:t>
      </w:r>
      <w:r w:rsidRPr="004767E2">
        <w:rPr>
          <w:rStyle w:val="CodeInline"/>
          <w:rFonts w:ascii="Utopia" w:hAnsi="Utopia"/>
          <w:bdr w:val="none" w:sz="0" w:space="0" w:color="auto"/>
        </w:rPr>
        <w:t>function</w:t>
      </w:r>
      <w:r w:rsidR="00ED6342" w:rsidRPr="004767E2">
        <w:rPr>
          <w:rStyle w:val="CodeInline"/>
          <w:rFonts w:ascii="Utopia" w:hAnsi="Utopia"/>
          <w:bdr w:val="none" w:sz="0" w:space="0" w:color="auto"/>
        </w:rPr>
        <w:t>ality</w:t>
      </w:r>
      <w:r w:rsidRPr="004767E2">
        <w:rPr>
          <w:rStyle w:val="CodeInline"/>
          <w:rFonts w:ascii="Utopia" w:hAnsi="Utopia"/>
          <w:bdr w:val="none" w:sz="0" w:space="0" w:color="auto"/>
        </w:rPr>
        <w:t xml:space="preserve"> for the </w:t>
      </w:r>
      <w:r w:rsidRPr="004767E2">
        <w:rPr>
          <w:rStyle w:val="CodeInline"/>
        </w:rPr>
        <w:t>Camera</w:t>
      </w:r>
      <w:r w:rsidRPr="004767E2">
        <w:rPr>
          <w:rStyle w:val="CodeInline"/>
          <w:rFonts w:ascii="Utopia" w:hAnsi="Utopia"/>
          <w:bdr w:val="none" w:sz="0" w:space="0" w:color="auto"/>
        </w:rPr>
        <w:t xml:space="preserve"> class. Finally, </w:t>
      </w:r>
      <w:r w:rsidRPr="004767E2">
        <w:rPr>
          <w:rStyle w:val="CodeInline"/>
        </w:rPr>
        <w:t>camera.js</w:t>
      </w:r>
      <w:r w:rsidRPr="004767E2">
        <w:rPr>
          <w:rStyle w:val="CodeInline"/>
          <w:rFonts w:ascii="Utopia" w:hAnsi="Utopia"/>
          <w:bdr w:val="none" w:sz="0" w:space="0" w:color="auto"/>
        </w:rPr>
        <w:t xml:space="preserve"> imports the extended functions from </w:t>
      </w:r>
      <w:r w:rsidRPr="004767E2">
        <w:rPr>
          <w:rStyle w:val="CodeInline"/>
        </w:rPr>
        <w:t>camera_manipulation.js</w:t>
      </w:r>
      <w:r w:rsidRPr="004767E2">
        <w:rPr>
          <w:rStyle w:val="CodeInline"/>
          <w:rFonts w:ascii="Utopia" w:hAnsi="Utopia"/>
          <w:bdr w:val="none" w:sz="0" w:space="0" w:color="auto"/>
        </w:rPr>
        <w:t xml:space="preserve">. The users of the </w:t>
      </w:r>
      <w:r w:rsidRPr="004767E2">
        <w:rPr>
          <w:rStyle w:val="CodeInline"/>
        </w:rPr>
        <w:t>Camera</w:t>
      </w:r>
      <w:r w:rsidRPr="004767E2">
        <w:rPr>
          <w:rStyle w:val="CodeInline"/>
          <w:rFonts w:ascii="Utopia" w:hAnsi="Utopia"/>
          <w:bdr w:val="none" w:sz="0" w:space="0" w:color="auto"/>
        </w:rPr>
        <w:t xml:space="preserve"> class can simply import </w:t>
      </w:r>
      <w:r w:rsidR="00ED6342" w:rsidRPr="004767E2">
        <w:rPr>
          <w:rStyle w:val="CodeInline"/>
          <w:rFonts w:ascii="Utopia" w:hAnsi="Utopia"/>
          <w:bdr w:val="none" w:sz="0" w:space="0" w:color="auto"/>
        </w:rPr>
        <w:t xml:space="preserve">from </w:t>
      </w:r>
      <w:r w:rsidRPr="004767E2">
        <w:rPr>
          <w:rStyle w:val="CodeInline"/>
        </w:rPr>
        <w:t>camera.js</w:t>
      </w:r>
      <w:r w:rsidRPr="004767E2">
        <w:rPr>
          <w:rStyle w:val="CodeInline"/>
          <w:rFonts w:ascii="Utopia" w:hAnsi="Utopia"/>
          <w:bdr w:val="none" w:sz="0" w:space="0" w:color="auto"/>
        </w:rPr>
        <w:t xml:space="preserve"> and </w:t>
      </w:r>
      <w:r w:rsidR="00ED6342" w:rsidRPr="004767E2">
        <w:rPr>
          <w:rStyle w:val="CodeInline"/>
          <w:rFonts w:ascii="Utopia" w:hAnsi="Utopia"/>
          <w:bdr w:val="none" w:sz="0" w:space="0" w:color="auto"/>
        </w:rPr>
        <w:t xml:space="preserve">will </w:t>
      </w:r>
      <w:r w:rsidRPr="004767E2">
        <w:rPr>
          <w:rStyle w:val="CodeInline"/>
          <w:rFonts w:ascii="Utopia" w:hAnsi="Utopia"/>
          <w:bdr w:val="none" w:sz="0" w:space="0" w:color="auto"/>
        </w:rPr>
        <w:t xml:space="preserve">have access to all </w:t>
      </w:r>
      <w:r w:rsidR="00ED6342" w:rsidRPr="004767E2">
        <w:rPr>
          <w:rStyle w:val="CodeInline"/>
          <w:rFonts w:ascii="Utopia" w:hAnsi="Utopia"/>
          <w:bdr w:val="none" w:sz="0" w:space="0" w:color="auto"/>
        </w:rPr>
        <w:t xml:space="preserve">of the defined </w:t>
      </w:r>
      <w:r w:rsidRPr="004767E2">
        <w:rPr>
          <w:rStyle w:val="CodeInline"/>
          <w:rFonts w:ascii="Utopia" w:hAnsi="Utopia"/>
          <w:bdr w:val="none" w:sz="0" w:space="0" w:color="auto"/>
        </w:rPr>
        <w:t xml:space="preserve">functionality. </w:t>
      </w:r>
      <w:r w:rsidR="00324C3F" w:rsidRPr="004767E2">
        <w:rPr>
          <w:rStyle w:val="CodeInline"/>
          <w:rFonts w:ascii="Utopia" w:hAnsi="Utopia"/>
          <w:bdr w:val="none" w:sz="0" w:space="0" w:color="auto"/>
        </w:rPr>
        <w:t xml:space="preserve">In this way, </w:t>
      </w:r>
      <w:r w:rsidR="00324C3F" w:rsidRPr="004767E2">
        <w:rPr>
          <w:rStyle w:val="CodeInline"/>
        </w:rPr>
        <w:t>camera.js</w:t>
      </w:r>
      <w:r w:rsidR="00324C3F" w:rsidRPr="004767E2">
        <w:rPr>
          <w:rStyle w:val="CodeInline"/>
          <w:rFonts w:ascii="Utopia" w:hAnsi="Utopia"/>
          <w:bdr w:val="none" w:sz="0" w:space="0" w:color="auto"/>
        </w:rPr>
        <w:t xml:space="preserve"> serves as the access point</w:t>
      </w:r>
      <w:r w:rsidR="00ED6342" w:rsidRPr="004767E2">
        <w:rPr>
          <w:rStyle w:val="CodeInline"/>
          <w:rFonts w:ascii="Utopia" w:hAnsi="Utopia"/>
          <w:bdr w:val="none" w:sz="0" w:space="0" w:color="auto"/>
        </w:rPr>
        <w:t xml:space="preserve"> to the Camera class and hides the details of the implementation source code structure. </w:t>
      </w:r>
    </w:p>
    <w:p w14:paraId="1F0D4CAC" w14:textId="4C43990A" w:rsidR="007D795B" w:rsidRPr="004767E2" w:rsidRDefault="007D795B" w:rsidP="00F718B4">
      <w:pPr>
        <w:pStyle w:val="Heading3"/>
      </w:pPr>
      <w:r w:rsidRPr="004767E2">
        <w:t>Support Clamping to Camera WC Bounds</w:t>
      </w:r>
    </w:p>
    <w:p w14:paraId="15EFCA2A" w14:textId="52929450" w:rsidR="008E41D9" w:rsidRPr="004767E2" w:rsidRDefault="007D795B" w:rsidP="008E41D9">
      <w:pPr>
        <w:pStyle w:val="BodyTextFirst"/>
      </w:pPr>
      <w:r w:rsidRPr="004767E2">
        <w:t xml:space="preserve">Edit </w:t>
      </w:r>
      <w:r w:rsidR="00F718B4" w:rsidRPr="004767E2">
        <w:rPr>
          <w:rStyle w:val="CodeInline"/>
        </w:rPr>
        <w:t>camera_main.js</w:t>
      </w:r>
      <w:r w:rsidRPr="004767E2">
        <w:t xml:space="preserve"> </w:t>
      </w:r>
      <w:r w:rsidR="008E41D9" w:rsidRPr="004767E2">
        <w:t xml:space="preserve">to </w:t>
      </w:r>
      <w:r w:rsidR="008E41D9" w:rsidRPr="004767E2">
        <w:rPr>
          <w:rStyle w:val="CodeInline"/>
        </w:rPr>
        <w:t>import</w:t>
      </w:r>
      <w:r w:rsidR="008E41D9" w:rsidRPr="004767E2">
        <w:t xml:space="preserve"> bounding box functionality and define a function to clamp the bounds associated with a Transform object to the camera WC bound.</w:t>
      </w:r>
    </w:p>
    <w:p w14:paraId="2B2B60BC" w14:textId="77777777" w:rsidR="008E41D9" w:rsidRPr="004767E2" w:rsidRDefault="008E41D9" w:rsidP="005A1C68">
      <w:pPr>
        <w:pStyle w:val="Code"/>
      </w:pPr>
      <w:r w:rsidRPr="004767E2">
        <w:t xml:space="preserve">import * as glSys from </w:t>
      </w:r>
      <w:r w:rsidRPr="004767E2">
        <w:rPr>
          <w:rStyle w:val="CodeBold"/>
          <w:rFonts w:ascii="TheSansMonoConNormal" w:hAnsi="TheSansMonoConNormal"/>
        </w:rPr>
        <w:t>"../core/gl.js"</w:t>
      </w:r>
      <w:r w:rsidRPr="004767E2">
        <w:t>;</w:t>
      </w:r>
    </w:p>
    <w:p w14:paraId="3A2ADDF8" w14:textId="77777777" w:rsidR="008E41D9" w:rsidRPr="004767E2" w:rsidRDefault="008E41D9" w:rsidP="008E41D9">
      <w:pPr>
        <w:pStyle w:val="Code"/>
        <w:rPr>
          <w:rStyle w:val="CodeBold"/>
        </w:rPr>
      </w:pPr>
      <w:r w:rsidRPr="004767E2">
        <w:rPr>
          <w:rStyle w:val="CodeBold"/>
        </w:rPr>
        <w:t>import BoundingBox from "../bounding_box.js";</w:t>
      </w:r>
    </w:p>
    <w:p w14:paraId="19924C7C" w14:textId="147228EB" w:rsidR="008E41D9" w:rsidRPr="004767E2" w:rsidRDefault="008E41D9" w:rsidP="008E41D9">
      <w:pPr>
        <w:pStyle w:val="Code"/>
        <w:rPr>
          <w:rStyle w:val="CodeBold"/>
        </w:rPr>
      </w:pPr>
      <w:r w:rsidRPr="004767E2">
        <w:rPr>
          <w:rStyle w:val="CodeBold"/>
        </w:rPr>
        <w:t>import { eBoundCollideStatus } from "../bounding_box.js";</w:t>
      </w:r>
    </w:p>
    <w:p w14:paraId="3254B681" w14:textId="77777777" w:rsidR="004C19AF" w:rsidRPr="004767E2" w:rsidRDefault="004C19AF" w:rsidP="008E41D9">
      <w:pPr>
        <w:pStyle w:val="Code"/>
      </w:pPr>
    </w:p>
    <w:p w14:paraId="7A986CA0" w14:textId="6AB81042" w:rsidR="008E41D9" w:rsidRPr="004767E2" w:rsidRDefault="004C19AF" w:rsidP="008E41D9">
      <w:pPr>
        <w:pStyle w:val="Code"/>
        <w:rPr>
          <w:rStyle w:val="CodeBold"/>
        </w:rPr>
      </w:pPr>
      <w:r w:rsidRPr="004767E2">
        <w:t>// … identical to previous code …</w:t>
      </w:r>
      <w:r w:rsidRPr="004767E2">
        <w:br/>
      </w:r>
    </w:p>
    <w:p w14:paraId="5C65D085" w14:textId="16E17059" w:rsidR="00F718B4" w:rsidRPr="004767E2" w:rsidRDefault="00F718B4" w:rsidP="00F718B4">
      <w:pPr>
        <w:pStyle w:val="Code"/>
      </w:pPr>
      <w:r w:rsidRPr="004767E2">
        <w:t>clampAtBoundary(aXform, zone) {</w:t>
      </w:r>
    </w:p>
    <w:p w14:paraId="48FD5F0C" w14:textId="619FB3E3" w:rsidR="00F718B4" w:rsidRPr="004767E2" w:rsidRDefault="00F718B4" w:rsidP="00F718B4">
      <w:pPr>
        <w:pStyle w:val="Code"/>
      </w:pPr>
      <w:r w:rsidRPr="004767E2">
        <w:t xml:space="preserve">    let status = this.collideWCBound(aXform, zone);</w:t>
      </w:r>
    </w:p>
    <w:p w14:paraId="3B343C4E" w14:textId="46C4F616" w:rsidR="00F718B4" w:rsidRPr="004767E2" w:rsidRDefault="00F718B4" w:rsidP="00F718B4">
      <w:pPr>
        <w:pStyle w:val="Code"/>
      </w:pPr>
      <w:r w:rsidRPr="004767E2">
        <w:t xml:space="preserve">    if (status !== eBoundCollideStatus.eInside) {</w:t>
      </w:r>
    </w:p>
    <w:p w14:paraId="5DFA5A38" w14:textId="0D21960B" w:rsidR="00F718B4" w:rsidRPr="004767E2" w:rsidRDefault="00F718B4" w:rsidP="00F718B4">
      <w:pPr>
        <w:pStyle w:val="Code"/>
      </w:pPr>
      <w:r w:rsidRPr="004767E2">
        <w:t xml:space="preserve">        let pos = aXform.getPosition();</w:t>
      </w:r>
    </w:p>
    <w:p w14:paraId="68640709" w14:textId="5C85D4A0" w:rsidR="00F718B4" w:rsidRPr="004767E2" w:rsidRDefault="00F718B4" w:rsidP="00F718B4">
      <w:pPr>
        <w:pStyle w:val="Code"/>
      </w:pPr>
      <w:r w:rsidRPr="004767E2">
        <w:t xml:space="preserve">        if ((status &amp; eBoundCollideStatus.eCollideTop) !== 0) {</w:t>
      </w:r>
    </w:p>
    <w:p w14:paraId="00A2B751" w14:textId="153AD38C" w:rsidR="00C5545D" w:rsidRPr="004767E2" w:rsidRDefault="00F718B4" w:rsidP="00F718B4">
      <w:pPr>
        <w:pStyle w:val="Code"/>
      </w:pPr>
      <w:r w:rsidRPr="004767E2">
        <w:t xml:space="preserve">            pos[1] = (this.getWCCenter())[1] + </w:t>
      </w:r>
    </w:p>
    <w:p w14:paraId="606EC54D" w14:textId="68499837" w:rsidR="00F718B4" w:rsidRPr="004767E2" w:rsidRDefault="00C5545D" w:rsidP="00F718B4">
      <w:pPr>
        <w:pStyle w:val="Code"/>
      </w:pPr>
      <w:r w:rsidRPr="004767E2">
        <w:t xml:space="preserve">                     </w:t>
      </w:r>
      <w:r w:rsidR="00F718B4" w:rsidRPr="004767E2">
        <w:t>(zone * this.getWCHeight() / 2) - (aXform.getHeight() / 2);</w:t>
      </w:r>
    </w:p>
    <w:p w14:paraId="1493FD6E" w14:textId="0CD25809" w:rsidR="00F718B4" w:rsidRPr="004767E2" w:rsidRDefault="00F718B4" w:rsidP="00F718B4">
      <w:pPr>
        <w:pStyle w:val="Code"/>
      </w:pPr>
      <w:r w:rsidRPr="004767E2">
        <w:lastRenderedPageBreak/>
        <w:t xml:space="preserve">        }</w:t>
      </w:r>
    </w:p>
    <w:p w14:paraId="0C6E325E" w14:textId="7C881141" w:rsidR="00F718B4" w:rsidRPr="004767E2" w:rsidRDefault="00F718B4" w:rsidP="00F718B4">
      <w:pPr>
        <w:pStyle w:val="Code"/>
      </w:pPr>
      <w:r w:rsidRPr="004767E2">
        <w:t xml:space="preserve">        if ((status &amp; eBoundCollideStatus.eCollideBottom) !== 0) {</w:t>
      </w:r>
    </w:p>
    <w:p w14:paraId="7BF2B7B6" w14:textId="3D915DA8" w:rsidR="00C5545D" w:rsidRPr="004767E2" w:rsidRDefault="00F718B4" w:rsidP="00F718B4">
      <w:pPr>
        <w:pStyle w:val="Code"/>
      </w:pPr>
      <w:r w:rsidRPr="004767E2">
        <w:t xml:space="preserve">            pos[1] = (this.getWCCenter())[1] </w:t>
      </w:r>
      <w:r w:rsidR="00C5545D" w:rsidRPr="004767E2">
        <w:t>–</w:t>
      </w:r>
      <w:r w:rsidRPr="004767E2">
        <w:t xml:space="preserve"> </w:t>
      </w:r>
    </w:p>
    <w:p w14:paraId="7A8EE59C" w14:textId="0E53E812" w:rsidR="00F718B4" w:rsidRPr="004767E2" w:rsidRDefault="00C5545D" w:rsidP="00F718B4">
      <w:pPr>
        <w:pStyle w:val="Code"/>
      </w:pPr>
      <w:r w:rsidRPr="004767E2">
        <w:t xml:space="preserve">                     </w:t>
      </w:r>
      <w:r w:rsidR="00F718B4" w:rsidRPr="004767E2">
        <w:t>(zone * this.getWCHeight() / 2) + (aXform.getHeight() / 2);</w:t>
      </w:r>
    </w:p>
    <w:p w14:paraId="570B8AFB" w14:textId="0CC2BD11" w:rsidR="00F718B4" w:rsidRPr="004767E2" w:rsidRDefault="00F718B4" w:rsidP="00F718B4">
      <w:pPr>
        <w:pStyle w:val="Code"/>
      </w:pPr>
      <w:r w:rsidRPr="004767E2">
        <w:t xml:space="preserve">        }</w:t>
      </w:r>
    </w:p>
    <w:p w14:paraId="70DF9C04" w14:textId="25DBF025" w:rsidR="00F718B4" w:rsidRPr="004767E2" w:rsidRDefault="00F718B4" w:rsidP="00F718B4">
      <w:pPr>
        <w:pStyle w:val="Code"/>
      </w:pPr>
      <w:r w:rsidRPr="004767E2">
        <w:t xml:space="preserve">        if ((status &amp; eBoundCollideStatus.eCollideRight) !== 0) {</w:t>
      </w:r>
    </w:p>
    <w:p w14:paraId="55304992" w14:textId="01989369" w:rsidR="00C5545D" w:rsidRPr="004767E2" w:rsidRDefault="00F718B4" w:rsidP="00F718B4">
      <w:pPr>
        <w:pStyle w:val="Code"/>
      </w:pPr>
      <w:r w:rsidRPr="004767E2">
        <w:t xml:space="preserve">            pos[0] = (this.getWCCenter())[0] + </w:t>
      </w:r>
    </w:p>
    <w:p w14:paraId="4D7147AE" w14:textId="1E51602B" w:rsidR="00F718B4" w:rsidRPr="004767E2" w:rsidRDefault="00C5545D" w:rsidP="00F718B4">
      <w:pPr>
        <w:pStyle w:val="Code"/>
      </w:pPr>
      <w:r w:rsidRPr="004767E2">
        <w:t xml:space="preserve">                     </w:t>
      </w:r>
      <w:r w:rsidR="00F718B4" w:rsidRPr="004767E2">
        <w:t>(zone * this.getWCWidth() / 2) - (aXform.getWidth() / 2);</w:t>
      </w:r>
    </w:p>
    <w:p w14:paraId="0DD7AC5D" w14:textId="555BE00F" w:rsidR="00F718B4" w:rsidRPr="004767E2" w:rsidRDefault="00F718B4" w:rsidP="00F718B4">
      <w:pPr>
        <w:pStyle w:val="Code"/>
      </w:pPr>
      <w:r w:rsidRPr="004767E2">
        <w:t xml:space="preserve">        }</w:t>
      </w:r>
    </w:p>
    <w:p w14:paraId="25FC3092" w14:textId="40AF9324" w:rsidR="00F718B4" w:rsidRPr="004767E2" w:rsidRDefault="00F718B4" w:rsidP="00F718B4">
      <w:pPr>
        <w:pStyle w:val="Code"/>
      </w:pPr>
      <w:r w:rsidRPr="004767E2">
        <w:t xml:space="preserve">        if ((status &amp; eBoundCollideStatus.eCollideLeft) !== 0) {</w:t>
      </w:r>
    </w:p>
    <w:p w14:paraId="49C8EAA9" w14:textId="3AF8EA78" w:rsidR="00C5545D" w:rsidRPr="004767E2" w:rsidRDefault="00F718B4" w:rsidP="00F718B4">
      <w:pPr>
        <w:pStyle w:val="Code"/>
      </w:pPr>
      <w:r w:rsidRPr="004767E2">
        <w:t xml:space="preserve">            pos[0] = (this.getWCCenter())[0] </w:t>
      </w:r>
      <w:r w:rsidR="00C5545D" w:rsidRPr="004767E2">
        <w:t>–</w:t>
      </w:r>
      <w:r w:rsidRPr="004767E2">
        <w:t xml:space="preserve"> </w:t>
      </w:r>
    </w:p>
    <w:p w14:paraId="56E02123" w14:textId="7E02EEBF" w:rsidR="00F718B4" w:rsidRPr="004767E2" w:rsidRDefault="00C5545D" w:rsidP="00F718B4">
      <w:pPr>
        <w:pStyle w:val="Code"/>
      </w:pPr>
      <w:r w:rsidRPr="004767E2">
        <w:t xml:space="preserve">                     </w:t>
      </w:r>
      <w:r w:rsidR="00F718B4" w:rsidRPr="004767E2">
        <w:t>(zone * this.getWCWidth() / 2) + (aXform.getWidth() / 2);</w:t>
      </w:r>
    </w:p>
    <w:p w14:paraId="6F641C38" w14:textId="7A47C945" w:rsidR="00F718B4" w:rsidRPr="004767E2" w:rsidRDefault="00F718B4" w:rsidP="00F718B4">
      <w:pPr>
        <w:pStyle w:val="Code"/>
      </w:pPr>
      <w:r w:rsidRPr="004767E2">
        <w:t xml:space="preserve">        }</w:t>
      </w:r>
    </w:p>
    <w:p w14:paraId="6E9B8EBF" w14:textId="2F014771" w:rsidR="00F718B4" w:rsidRPr="004767E2" w:rsidRDefault="00F718B4" w:rsidP="00F718B4">
      <w:pPr>
        <w:pStyle w:val="Code"/>
      </w:pPr>
      <w:r w:rsidRPr="004767E2">
        <w:t xml:space="preserve">    }</w:t>
      </w:r>
    </w:p>
    <w:p w14:paraId="60C01FB5" w14:textId="5F1E78C4" w:rsidR="00F718B4" w:rsidRPr="004767E2" w:rsidRDefault="00F718B4" w:rsidP="00F718B4">
      <w:pPr>
        <w:pStyle w:val="Code"/>
      </w:pPr>
      <w:r w:rsidRPr="004767E2">
        <w:t xml:space="preserve">    return status;</w:t>
      </w:r>
    </w:p>
    <w:p w14:paraId="513D9814" w14:textId="2F0BD251" w:rsidR="000670A2" w:rsidRPr="004767E2" w:rsidRDefault="00F718B4" w:rsidP="00F718B4">
      <w:pPr>
        <w:pStyle w:val="Code"/>
      </w:pPr>
      <w:r w:rsidRPr="004767E2">
        <w:t>}</w:t>
      </w:r>
    </w:p>
    <w:p w14:paraId="050C2A08" w14:textId="7A090A82" w:rsidR="00EB54BB" w:rsidRPr="004767E2" w:rsidRDefault="00EB54BB" w:rsidP="00EB54BB">
      <w:pPr>
        <w:pStyle w:val="BodyTextFirst"/>
      </w:pPr>
      <w:r w:rsidRPr="004767E2">
        <w:t xml:space="preserve">The </w:t>
      </w:r>
      <w:proofErr w:type="spellStart"/>
      <w:r w:rsidRPr="004767E2">
        <w:rPr>
          <w:rStyle w:val="CodeInline"/>
        </w:rPr>
        <w:t>aXform</w:t>
      </w:r>
      <w:proofErr w:type="spellEnd"/>
      <w:r w:rsidRPr="004767E2">
        <w:t xml:space="preserve"> object can be the </w:t>
      </w:r>
      <w:r w:rsidRPr="004767E2">
        <w:rPr>
          <w:rStyle w:val="CodeInline"/>
        </w:rPr>
        <w:t>Transform</w:t>
      </w:r>
      <w:r w:rsidRPr="004767E2">
        <w:t xml:space="preserve"> of a </w:t>
      </w:r>
      <w:proofErr w:type="spellStart"/>
      <w:r w:rsidRPr="004767E2">
        <w:rPr>
          <w:rStyle w:val="CodeInline"/>
        </w:rPr>
        <w:t>GameObject</w:t>
      </w:r>
      <w:proofErr w:type="spellEnd"/>
      <w:r w:rsidRPr="004767E2">
        <w:t xml:space="preserve"> or </w:t>
      </w:r>
      <w:r w:rsidRPr="004767E2">
        <w:rPr>
          <w:rStyle w:val="CodeInline"/>
        </w:rPr>
        <w:t>Renderable</w:t>
      </w:r>
      <w:r w:rsidRPr="004767E2">
        <w:t xml:space="preserve"> object. The </w:t>
      </w:r>
      <w:proofErr w:type="spellStart"/>
      <w:proofErr w:type="gramStart"/>
      <w:r w:rsidRPr="004767E2">
        <w:rPr>
          <w:rStyle w:val="CodeInline"/>
        </w:rPr>
        <w:t>clampAtBoundary</w:t>
      </w:r>
      <w:proofErr w:type="spellEnd"/>
      <w:r w:rsidRPr="004767E2">
        <w:rPr>
          <w:rStyle w:val="CodeInline"/>
        </w:rPr>
        <w:t>(</w:t>
      </w:r>
      <w:proofErr w:type="gramEnd"/>
      <w:r w:rsidRPr="004767E2">
        <w:rPr>
          <w:rStyle w:val="CodeInline"/>
        </w:rPr>
        <w:t xml:space="preserve">) </w:t>
      </w:r>
      <w:r w:rsidRPr="004767E2">
        <w:t xml:space="preserve">function ensures that the bounds of the </w:t>
      </w:r>
      <w:proofErr w:type="spellStart"/>
      <w:r w:rsidRPr="004767E2">
        <w:rPr>
          <w:rStyle w:val="CodeInline"/>
        </w:rPr>
        <w:t>aXform</w:t>
      </w:r>
      <w:proofErr w:type="spellEnd"/>
      <w:r w:rsidRPr="004767E2">
        <w:t xml:space="preserve"> remain inside the WC bounds of the camera by clamping the </w:t>
      </w:r>
      <w:proofErr w:type="spellStart"/>
      <w:r w:rsidRPr="004767E2">
        <w:rPr>
          <w:rStyle w:val="CodeInline"/>
        </w:rPr>
        <w:t>aXform</w:t>
      </w:r>
      <w:proofErr w:type="spellEnd"/>
      <w:r w:rsidRPr="004767E2">
        <w:t xml:space="preserve"> position. Once again, the zone variable defines a percentage of clamping for the WC bounds. For example, a 1.0 would mean clamping to the exact WC bounds, while a 0.9 means clamping to a bound that is 90 percent of the current WC window size. It is important to note that the </w:t>
      </w:r>
      <w:proofErr w:type="spellStart"/>
      <w:proofErr w:type="gramStart"/>
      <w:r w:rsidRPr="004767E2">
        <w:rPr>
          <w:rStyle w:val="CodeInline"/>
        </w:rPr>
        <w:t>clampAtBoundary</w:t>
      </w:r>
      <w:proofErr w:type="spellEnd"/>
      <w:r w:rsidRPr="004767E2">
        <w:rPr>
          <w:rStyle w:val="CodeInline"/>
        </w:rPr>
        <w:t>(</w:t>
      </w:r>
      <w:proofErr w:type="gramEnd"/>
      <w:r w:rsidRPr="004767E2">
        <w:rPr>
          <w:rStyle w:val="CodeInline"/>
        </w:rPr>
        <w:t>)</w:t>
      </w:r>
      <w:r w:rsidRPr="004767E2">
        <w:t xml:space="preserve"> function operates only on bounds that collide with the camera WC bounds. For example, if the </w:t>
      </w:r>
      <w:proofErr w:type="spellStart"/>
      <w:r w:rsidRPr="004767E2">
        <w:rPr>
          <w:rStyle w:val="CodeInline"/>
        </w:rPr>
        <w:t>aXform</w:t>
      </w:r>
      <w:proofErr w:type="spellEnd"/>
      <w:r w:rsidRPr="004767E2">
        <w:t xml:space="preserve"> object has its bounds that are completely outside of the camera WC bounds, it will remain outside. </w:t>
      </w:r>
    </w:p>
    <w:p w14:paraId="651385B9" w14:textId="2594A1C0" w:rsidR="00F04AA5" w:rsidRPr="004767E2" w:rsidRDefault="00F04AA5" w:rsidP="00F04AA5">
      <w:pPr>
        <w:pStyle w:val="Heading3"/>
      </w:pPr>
      <w:r w:rsidRPr="004767E2">
        <w:t>Define Camera Manipulation Operations in camera_manipulation.js File</w:t>
      </w:r>
    </w:p>
    <w:p w14:paraId="7E52454E" w14:textId="71AB2293" w:rsidR="00F04AA5" w:rsidRPr="004767E2" w:rsidRDefault="009A5F6C" w:rsidP="00F04AA5">
      <w:pPr>
        <w:pStyle w:val="BodyTextFirst"/>
      </w:pPr>
      <w:r w:rsidRPr="004767E2">
        <w:t xml:space="preserve">Recall that you have created an empty </w:t>
      </w:r>
      <w:r w:rsidRPr="004767E2">
        <w:rPr>
          <w:rStyle w:val="CodeInline"/>
        </w:rPr>
        <w:t>camera_manipulation.js</w:t>
      </w:r>
      <w:r w:rsidRPr="004767E2">
        <w:t xml:space="preserve"> source code file. </w:t>
      </w:r>
      <w:r w:rsidR="00DE49A8" w:rsidRPr="004767E2">
        <w:t xml:space="preserve">You are now ready to edit this file and define </w:t>
      </w:r>
      <w:r w:rsidR="0059128C" w:rsidRPr="004767E2">
        <w:t xml:space="preserve">additional functions on the </w:t>
      </w:r>
      <w:r w:rsidR="0059128C" w:rsidRPr="004767E2">
        <w:rPr>
          <w:rStyle w:val="CodeInline"/>
        </w:rPr>
        <w:t>Camera</w:t>
      </w:r>
      <w:r w:rsidR="0059128C" w:rsidRPr="004767E2">
        <w:t xml:space="preserve"> class to </w:t>
      </w:r>
      <w:r w:rsidR="00DE49A8" w:rsidRPr="004767E2">
        <w:t>manipulate the camera.</w:t>
      </w:r>
    </w:p>
    <w:p w14:paraId="2E9E2844" w14:textId="777A2AA0" w:rsidR="00384B15" w:rsidRDefault="00384B15" w:rsidP="004767E2">
      <w:pPr>
        <w:pStyle w:val="NoteTipCaution"/>
      </w:pPr>
      <w:r w:rsidRPr="004767E2">
        <w:rPr>
          <w:rStyle w:val="Strong"/>
        </w:rPr>
        <w:t>Note</w:t>
      </w:r>
      <w:r>
        <w:t xml:space="preserve"> JavaScript</w:t>
      </w:r>
      <w:r w:rsidR="007A2863">
        <w:t xml:space="preserve"> classes are implemented based on</w:t>
      </w:r>
      <w:r>
        <w:t xml:space="preserve"> prototype chain</w:t>
      </w:r>
      <w:r w:rsidR="007A2863">
        <w:t>s</w:t>
      </w:r>
      <w:r>
        <w:t>.</w:t>
      </w:r>
      <w:r w:rsidR="008852CB">
        <w:t xml:space="preserve"> After class construction, instance methods can be accessed and defined via the prototype of the class</w:t>
      </w:r>
      <w:r w:rsidR="00217D43">
        <w:t xml:space="preserve"> </w:t>
      </w:r>
      <w:r w:rsidR="008852CB">
        <w:t xml:space="preserve">or </w:t>
      </w:r>
      <w:proofErr w:type="spellStart"/>
      <w:proofErr w:type="gramStart"/>
      <w:r w:rsidR="008852CB" w:rsidRPr="004767E2">
        <w:rPr>
          <w:rStyle w:val="CodeInline"/>
        </w:rPr>
        <w:t>aClass.prototype.method</w:t>
      </w:r>
      <w:proofErr w:type="spellEnd"/>
      <w:proofErr w:type="gramEnd"/>
      <w:r w:rsidR="008852CB">
        <w:t xml:space="preserve">. For more information on JavaScript classes and prototypes, please refer to </w:t>
      </w:r>
      <w:r w:rsidR="008852CB" w:rsidRPr="008852CB">
        <w:t>https://developer.mozilla.org/en-US/docs/Web/JavaScript/Inheritance_and_the_prototype_chain</w:t>
      </w:r>
    </w:p>
    <w:p w14:paraId="7C6928F3" w14:textId="6C7118A1" w:rsidR="00E54851" w:rsidRDefault="006F48A5" w:rsidP="004767E2">
      <w:pPr>
        <w:pStyle w:val="NumList"/>
        <w:numPr>
          <w:ilvl w:val="0"/>
          <w:numId w:val="34"/>
        </w:numPr>
      </w:pPr>
      <w:r>
        <w:t xml:space="preserve">Edit </w:t>
      </w:r>
      <w:r w:rsidRPr="004767E2">
        <w:rPr>
          <w:rStyle w:val="CodeInline"/>
        </w:rPr>
        <w:t>camera_manipulate.js</w:t>
      </w:r>
      <w:r w:rsidR="00217D43">
        <w:t>.</w:t>
      </w:r>
      <w:r>
        <w:t xml:space="preserve"> </w:t>
      </w:r>
      <w:r w:rsidR="00217D43">
        <w:t>E</w:t>
      </w:r>
      <w:r>
        <w:t>nsure you are adding code</w:t>
      </w:r>
      <w:r w:rsidR="00217D43">
        <w:t xml:space="preserve"> </w:t>
      </w:r>
      <w:r>
        <w:t xml:space="preserve">between the initial import and final export of the </w:t>
      </w:r>
      <w:r w:rsidRPr="004767E2">
        <w:rPr>
          <w:rStyle w:val="CodeInline"/>
        </w:rPr>
        <w:t>Camera</w:t>
      </w:r>
      <w:r>
        <w:t xml:space="preserve"> class functionality. </w:t>
      </w:r>
    </w:p>
    <w:p w14:paraId="7B72D6F2" w14:textId="55240B6E" w:rsidR="006F48A5" w:rsidRDefault="00344F61" w:rsidP="006F48A5">
      <w:pPr>
        <w:pStyle w:val="NumList"/>
      </w:pPr>
      <w:r>
        <w:lastRenderedPageBreak/>
        <w:t>I</w:t>
      </w:r>
      <w:r w:rsidR="006F48A5">
        <w:t>mport the bounding box collision status and d</w:t>
      </w:r>
      <w:r w:rsidR="006F48A5" w:rsidRPr="00F04AA5">
        <w:t xml:space="preserve">efine </w:t>
      </w:r>
      <w:r w:rsidR="006F48A5">
        <w:t xml:space="preserve">the </w:t>
      </w:r>
      <w:proofErr w:type="spellStart"/>
      <w:proofErr w:type="gramStart"/>
      <w:r w:rsidR="006F48A5" w:rsidRPr="00FC5FA6">
        <w:rPr>
          <w:rStyle w:val="CodeInline"/>
        </w:rPr>
        <w:t>panWidth</w:t>
      </w:r>
      <w:proofErr w:type="spellEnd"/>
      <w:r w:rsidR="006F48A5" w:rsidRPr="00FC5FA6">
        <w:rPr>
          <w:rStyle w:val="CodeInline"/>
        </w:rPr>
        <w:t>(</w:t>
      </w:r>
      <w:proofErr w:type="gramEnd"/>
      <w:r w:rsidR="006F48A5" w:rsidRPr="00FC5FA6">
        <w:rPr>
          <w:rStyle w:val="CodeInline"/>
        </w:rPr>
        <w:t>)</w:t>
      </w:r>
      <w:r w:rsidR="006F48A5" w:rsidRPr="00F04AA5">
        <w:t xml:space="preserve"> function to pan the camera based on the bounds of a </w:t>
      </w:r>
      <w:r w:rsidR="006F48A5" w:rsidRPr="00FC5FA6">
        <w:rPr>
          <w:rStyle w:val="CodeInline"/>
        </w:rPr>
        <w:t>Transform</w:t>
      </w:r>
      <w:r w:rsidR="006F48A5" w:rsidRPr="00F04AA5">
        <w:t xml:space="preserve"> object.</w:t>
      </w:r>
      <w:r w:rsidR="006F48A5">
        <w:t xml:space="preserve"> </w:t>
      </w:r>
      <w:r w:rsidR="006F48A5" w:rsidRPr="00F04AA5">
        <w:t>Th</w:t>
      </w:r>
      <w:r w:rsidR="006F48A5">
        <w:t>is f</w:t>
      </w:r>
      <w:r w:rsidR="006F48A5" w:rsidRPr="00F04AA5">
        <w:t xml:space="preserve">unction is complementary to the </w:t>
      </w:r>
      <w:proofErr w:type="spellStart"/>
      <w:proofErr w:type="gramStart"/>
      <w:r w:rsidR="006F48A5" w:rsidRPr="00F04AA5">
        <w:rPr>
          <w:rStyle w:val="CodeInline"/>
        </w:rPr>
        <w:t>clampAtBoundary</w:t>
      </w:r>
      <w:proofErr w:type="spellEnd"/>
      <w:r w:rsidR="006F48A5" w:rsidRPr="00F04AA5">
        <w:rPr>
          <w:rStyle w:val="CodeInline"/>
        </w:rPr>
        <w:t>(</w:t>
      </w:r>
      <w:proofErr w:type="gramEnd"/>
      <w:r w:rsidR="006F48A5" w:rsidRPr="00F04AA5">
        <w:rPr>
          <w:rStyle w:val="CodeInline"/>
        </w:rPr>
        <w:t>)</w:t>
      </w:r>
      <w:r w:rsidR="006F48A5" w:rsidRPr="00F04AA5">
        <w:t xml:space="preserve"> function, where instead of changing the </w:t>
      </w:r>
      <w:proofErr w:type="spellStart"/>
      <w:r w:rsidR="006F48A5" w:rsidRPr="00F04AA5">
        <w:rPr>
          <w:rStyle w:val="CodeInline"/>
        </w:rPr>
        <w:t>aXform</w:t>
      </w:r>
      <w:proofErr w:type="spellEnd"/>
      <w:r w:rsidR="006F48A5" w:rsidRPr="00F04AA5">
        <w:t xml:space="preserve"> position the camera is moved to ensure the proper inclusion of the </w:t>
      </w:r>
      <w:proofErr w:type="spellStart"/>
      <w:r w:rsidR="006F48A5" w:rsidRPr="00F04AA5">
        <w:rPr>
          <w:rStyle w:val="CodeInline"/>
        </w:rPr>
        <w:t>aXform</w:t>
      </w:r>
      <w:proofErr w:type="spellEnd"/>
      <w:r w:rsidR="006F48A5" w:rsidRPr="00F04AA5">
        <w:t xml:space="preserve"> bounds. As in the case of the </w:t>
      </w:r>
      <w:proofErr w:type="spellStart"/>
      <w:proofErr w:type="gramStart"/>
      <w:r w:rsidR="006F48A5" w:rsidRPr="00F04AA5">
        <w:rPr>
          <w:rStyle w:val="CodeInline"/>
        </w:rPr>
        <w:t>clampAtBoundary</w:t>
      </w:r>
      <w:proofErr w:type="spellEnd"/>
      <w:r w:rsidR="006F48A5" w:rsidRPr="00F04AA5">
        <w:rPr>
          <w:rStyle w:val="CodeInline"/>
        </w:rPr>
        <w:t>(</w:t>
      </w:r>
      <w:proofErr w:type="gramEnd"/>
      <w:r w:rsidR="006F48A5" w:rsidRPr="00F04AA5">
        <w:rPr>
          <w:rStyle w:val="CodeInline"/>
        </w:rPr>
        <w:t>)</w:t>
      </w:r>
      <w:r w:rsidR="006F48A5" w:rsidRPr="00F04AA5">
        <w:t xml:space="preserve"> function, the camera will not be changed if the </w:t>
      </w:r>
      <w:proofErr w:type="spellStart"/>
      <w:r w:rsidR="006F48A5" w:rsidRPr="00F04AA5">
        <w:rPr>
          <w:rStyle w:val="CodeInline"/>
        </w:rPr>
        <w:t>aXform</w:t>
      </w:r>
      <w:proofErr w:type="spellEnd"/>
      <w:r w:rsidR="006F48A5" w:rsidRPr="00F04AA5">
        <w:t xml:space="preserve"> bounds are completely outside the tested WC bounds area.</w:t>
      </w:r>
    </w:p>
    <w:p w14:paraId="7FACE989" w14:textId="3F009180" w:rsidR="006F48A5" w:rsidRDefault="006F48A5" w:rsidP="006F48A5">
      <w:pPr>
        <w:pStyle w:val="Code"/>
      </w:pPr>
      <w:r w:rsidRPr="006F48A5">
        <w:t>import { eBoundCollideStatus } from "../bounding_box.js";</w:t>
      </w:r>
    </w:p>
    <w:p w14:paraId="13DAB02D" w14:textId="77777777" w:rsidR="004767E2" w:rsidRDefault="004767E2" w:rsidP="006F48A5">
      <w:pPr>
        <w:pStyle w:val="Code"/>
      </w:pPr>
    </w:p>
    <w:p w14:paraId="27883511" w14:textId="77777777" w:rsidR="006F48A5" w:rsidRDefault="006F48A5" w:rsidP="006F48A5">
      <w:pPr>
        <w:pStyle w:val="Code"/>
      </w:pPr>
      <w:r>
        <w:t>Camera.prototype.panWith = function (aXform, zone) {</w:t>
      </w:r>
    </w:p>
    <w:p w14:paraId="2F68903D" w14:textId="77777777" w:rsidR="006F48A5" w:rsidRDefault="006F48A5" w:rsidP="006F48A5">
      <w:pPr>
        <w:pStyle w:val="Code"/>
      </w:pPr>
      <w:r>
        <w:t xml:space="preserve">    let status = this.collideWCBound(aXform, zone);</w:t>
      </w:r>
    </w:p>
    <w:p w14:paraId="59723D70" w14:textId="77777777" w:rsidR="006F48A5" w:rsidRDefault="006F48A5" w:rsidP="006F48A5">
      <w:pPr>
        <w:pStyle w:val="Code"/>
      </w:pPr>
      <w:r>
        <w:t xml:space="preserve">    if (status !== eBoundCollideStatus.eInside) {</w:t>
      </w:r>
    </w:p>
    <w:p w14:paraId="0EABE442" w14:textId="77777777" w:rsidR="006F48A5" w:rsidRDefault="006F48A5" w:rsidP="006F48A5">
      <w:pPr>
        <w:pStyle w:val="Code"/>
      </w:pPr>
      <w:r>
        <w:t xml:space="preserve">        let pos = aXform.getPosition();</w:t>
      </w:r>
    </w:p>
    <w:p w14:paraId="73606109" w14:textId="77777777" w:rsidR="006F48A5" w:rsidRDefault="006F48A5" w:rsidP="006F48A5">
      <w:pPr>
        <w:pStyle w:val="Code"/>
      </w:pPr>
      <w:r>
        <w:t xml:space="preserve">        let newC = this.getWCCenter();</w:t>
      </w:r>
    </w:p>
    <w:p w14:paraId="537784CA" w14:textId="77777777" w:rsidR="006F48A5" w:rsidRDefault="006F48A5" w:rsidP="006F48A5">
      <w:pPr>
        <w:pStyle w:val="Code"/>
      </w:pPr>
      <w:r>
        <w:t xml:space="preserve">        if ((status &amp; eBoundCollideStatus.eCollideTop) !== 0) {</w:t>
      </w:r>
    </w:p>
    <w:p w14:paraId="2B2E103A" w14:textId="77777777" w:rsidR="006F48A5" w:rsidRDefault="006F48A5" w:rsidP="006F48A5">
      <w:pPr>
        <w:pStyle w:val="Code"/>
      </w:pPr>
      <w:r>
        <w:t xml:space="preserve">            newC[1] = pos[1]+(aXform.getHeight() / 2) - (zone * this.getWCHeight() / 2);</w:t>
      </w:r>
    </w:p>
    <w:p w14:paraId="2131488E" w14:textId="77777777" w:rsidR="006F48A5" w:rsidRDefault="006F48A5" w:rsidP="006F48A5">
      <w:pPr>
        <w:pStyle w:val="Code"/>
      </w:pPr>
      <w:r>
        <w:t xml:space="preserve">        }</w:t>
      </w:r>
    </w:p>
    <w:p w14:paraId="7AB92DFF" w14:textId="77777777" w:rsidR="006F48A5" w:rsidRDefault="006F48A5" w:rsidP="006F48A5">
      <w:pPr>
        <w:pStyle w:val="Code"/>
      </w:pPr>
      <w:r>
        <w:t xml:space="preserve">        if ((status &amp; eBoundCollideStatus.eCollideBottom) !== 0) {</w:t>
      </w:r>
    </w:p>
    <w:p w14:paraId="2D269B9B" w14:textId="77777777" w:rsidR="006F48A5" w:rsidRDefault="006F48A5" w:rsidP="006F48A5">
      <w:pPr>
        <w:pStyle w:val="Code"/>
      </w:pPr>
      <w:r>
        <w:t xml:space="preserve">            newC[1] = pos[1] - (aXform.getHeight() / 2) + (zone * this.getWCHeight() / 2);</w:t>
      </w:r>
    </w:p>
    <w:p w14:paraId="3D2C4879" w14:textId="77777777" w:rsidR="006F48A5" w:rsidRDefault="006F48A5" w:rsidP="006F48A5">
      <w:pPr>
        <w:pStyle w:val="Code"/>
      </w:pPr>
      <w:r>
        <w:t xml:space="preserve">        }</w:t>
      </w:r>
    </w:p>
    <w:p w14:paraId="66E52884" w14:textId="77777777" w:rsidR="006F48A5" w:rsidRDefault="006F48A5" w:rsidP="006F48A5">
      <w:pPr>
        <w:pStyle w:val="Code"/>
      </w:pPr>
      <w:r>
        <w:t xml:space="preserve">        if ((status &amp; eBoundCollideStatus.eCollideRight) !== 0) {</w:t>
      </w:r>
    </w:p>
    <w:p w14:paraId="005032A3" w14:textId="77777777" w:rsidR="006F48A5" w:rsidRDefault="006F48A5" w:rsidP="006F48A5">
      <w:pPr>
        <w:pStyle w:val="Code"/>
      </w:pPr>
      <w:r>
        <w:t xml:space="preserve">            newC[0] = pos[0] + (aXform.getWidth() / 2) - (zone * this.getWCWidth() / 2);</w:t>
      </w:r>
    </w:p>
    <w:p w14:paraId="1FB35329" w14:textId="77777777" w:rsidR="006F48A5" w:rsidRDefault="006F48A5" w:rsidP="006F48A5">
      <w:pPr>
        <w:pStyle w:val="Code"/>
      </w:pPr>
      <w:r>
        <w:t xml:space="preserve">        }</w:t>
      </w:r>
    </w:p>
    <w:p w14:paraId="3D8A0B5C" w14:textId="77777777" w:rsidR="006F48A5" w:rsidRDefault="006F48A5" w:rsidP="006F48A5">
      <w:pPr>
        <w:pStyle w:val="Code"/>
      </w:pPr>
      <w:r>
        <w:t xml:space="preserve">        if ((status &amp; eBoundCollideStatus.eCollideLeft) !== 0) {</w:t>
      </w:r>
    </w:p>
    <w:p w14:paraId="73E2AAE0" w14:textId="77777777" w:rsidR="006F48A5" w:rsidRDefault="006F48A5" w:rsidP="006F48A5">
      <w:pPr>
        <w:pStyle w:val="Code"/>
      </w:pPr>
      <w:r>
        <w:t xml:space="preserve">            newC[0] = pos[0] - (aXform.getWidth() / 2) + (zone * this.getWCWidth() / 2);</w:t>
      </w:r>
    </w:p>
    <w:p w14:paraId="59C24723" w14:textId="77777777" w:rsidR="006F48A5" w:rsidRDefault="006F48A5" w:rsidP="006F48A5">
      <w:pPr>
        <w:pStyle w:val="Code"/>
      </w:pPr>
      <w:r>
        <w:t xml:space="preserve">        }</w:t>
      </w:r>
    </w:p>
    <w:p w14:paraId="0D2FFBFC" w14:textId="77777777" w:rsidR="006F48A5" w:rsidRDefault="006F48A5" w:rsidP="006F48A5">
      <w:pPr>
        <w:pStyle w:val="Code"/>
      </w:pPr>
      <w:r>
        <w:t xml:space="preserve">    }</w:t>
      </w:r>
    </w:p>
    <w:p w14:paraId="43F14CC4" w14:textId="04E2A61A" w:rsidR="006F48A5" w:rsidRDefault="006F48A5" w:rsidP="004767E2">
      <w:pPr>
        <w:pStyle w:val="Code"/>
      </w:pPr>
      <w:r>
        <w:t>}</w:t>
      </w:r>
    </w:p>
    <w:p w14:paraId="1BC940A2" w14:textId="7B587D12" w:rsidR="00F04AA5" w:rsidRDefault="000A601D" w:rsidP="002A6E27">
      <w:pPr>
        <w:pStyle w:val="NumList"/>
      </w:pPr>
      <w:r>
        <w:t xml:space="preserve">Define camera panning functions </w:t>
      </w:r>
      <w:proofErr w:type="spellStart"/>
      <w:proofErr w:type="gramStart"/>
      <w:r w:rsidRPr="004767E2">
        <w:rPr>
          <w:rStyle w:val="CodeInline"/>
        </w:rPr>
        <w:t>panBy</w:t>
      </w:r>
      <w:proofErr w:type="spellEnd"/>
      <w:r w:rsidRPr="004767E2">
        <w:rPr>
          <w:rStyle w:val="CodeInline"/>
        </w:rPr>
        <w:t>(</w:t>
      </w:r>
      <w:proofErr w:type="gramEnd"/>
      <w:r w:rsidRPr="004767E2">
        <w:rPr>
          <w:rStyle w:val="CodeInline"/>
        </w:rPr>
        <w:t>)</w:t>
      </w:r>
      <w:r>
        <w:t xml:space="preserve"> and </w:t>
      </w:r>
      <w:proofErr w:type="spellStart"/>
      <w:r w:rsidRPr="004767E2">
        <w:rPr>
          <w:rStyle w:val="CodeInline"/>
        </w:rPr>
        <w:t>panTo</w:t>
      </w:r>
      <w:proofErr w:type="spellEnd"/>
      <w:r w:rsidRPr="004767E2">
        <w:rPr>
          <w:rStyle w:val="CodeInline"/>
        </w:rPr>
        <w:t>()</w:t>
      </w:r>
      <w:r>
        <w:t xml:space="preserve"> by a</w:t>
      </w:r>
      <w:r w:rsidR="002A58C0">
        <w:t>ppend</w:t>
      </w:r>
      <w:r>
        <w:t>ing</w:t>
      </w:r>
      <w:r w:rsidR="002A58C0">
        <w:t xml:space="preserve"> to the </w:t>
      </w:r>
      <w:r w:rsidR="002A58C0" w:rsidRPr="004767E2">
        <w:rPr>
          <w:rStyle w:val="CodeInline"/>
        </w:rPr>
        <w:t>Camera</w:t>
      </w:r>
      <w:r w:rsidR="002A58C0">
        <w:t xml:space="preserve"> class prototype</w:t>
      </w:r>
      <w:r>
        <w:t>. These two functions change the camera WC center by adding a delta to it, or</w:t>
      </w:r>
      <w:r w:rsidR="00F04AA5" w:rsidRPr="00F04AA5">
        <w:t xml:space="preserve"> mov</w:t>
      </w:r>
      <w:r>
        <w:t>ing it to a new location</w:t>
      </w:r>
      <w:r w:rsidR="00F04AA5" w:rsidRPr="00F04AA5">
        <w:t>.</w:t>
      </w:r>
    </w:p>
    <w:p w14:paraId="7E286AF1" w14:textId="77777777" w:rsidR="002A6E27" w:rsidRDefault="002A6E27" w:rsidP="002A6E27">
      <w:pPr>
        <w:pStyle w:val="Code"/>
      </w:pPr>
      <w:r>
        <w:t>Camera.prototype.panBy = function (dx, dy) {</w:t>
      </w:r>
    </w:p>
    <w:p w14:paraId="6F9BA718" w14:textId="77777777" w:rsidR="002A6E27" w:rsidRDefault="002A6E27" w:rsidP="002A6E27">
      <w:pPr>
        <w:pStyle w:val="Code"/>
      </w:pPr>
      <w:r>
        <w:t xml:space="preserve">    this.mWCCenter[0] += dx;</w:t>
      </w:r>
    </w:p>
    <w:p w14:paraId="41663430" w14:textId="77777777" w:rsidR="002A6E27" w:rsidRDefault="002A6E27" w:rsidP="002A6E27">
      <w:pPr>
        <w:pStyle w:val="Code"/>
      </w:pPr>
      <w:r>
        <w:t xml:space="preserve">    this.mWCCenter[1] += dy;</w:t>
      </w:r>
    </w:p>
    <w:p w14:paraId="08ECE1A5" w14:textId="77777777" w:rsidR="002A6E27" w:rsidRDefault="002A6E27" w:rsidP="002A6E27">
      <w:pPr>
        <w:pStyle w:val="Code"/>
      </w:pPr>
      <w:r>
        <w:t>}</w:t>
      </w:r>
    </w:p>
    <w:p w14:paraId="02992002" w14:textId="77777777" w:rsidR="002A6E27" w:rsidRDefault="002A6E27" w:rsidP="002A6E27">
      <w:pPr>
        <w:pStyle w:val="Code"/>
      </w:pPr>
    </w:p>
    <w:p w14:paraId="476D8E85" w14:textId="77777777" w:rsidR="002A6E27" w:rsidRDefault="002A6E27" w:rsidP="002A6E27">
      <w:pPr>
        <w:pStyle w:val="Code"/>
      </w:pPr>
      <w:r>
        <w:t>Camera.prototype.panTo = function (cx, cy) {</w:t>
      </w:r>
    </w:p>
    <w:p w14:paraId="51015B16" w14:textId="77777777" w:rsidR="002A6E27" w:rsidRDefault="002A6E27" w:rsidP="002A6E27">
      <w:pPr>
        <w:pStyle w:val="Code"/>
      </w:pPr>
      <w:r>
        <w:t xml:space="preserve">    this.setWCCenter(cx, cy);</w:t>
      </w:r>
    </w:p>
    <w:p w14:paraId="13192537" w14:textId="234BD7BC" w:rsidR="002A6E27" w:rsidRDefault="002A6E27" w:rsidP="002A6E27">
      <w:pPr>
        <w:pStyle w:val="Code"/>
      </w:pPr>
      <w:r>
        <w:t>}</w:t>
      </w:r>
    </w:p>
    <w:p w14:paraId="22F0C687" w14:textId="53953445" w:rsidR="00F04AA5" w:rsidRDefault="00F04AA5" w:rsidP="00F04AA5">
      <w:pPr>
        <w:pStyle w:val="NumList"/>
      </w:pPr>
      <w:r w:rsidRPr="00F04AA5">
        <w:t>Define functions to zoom the camera with respect to the center or a target position.</w:t>
      </w:r>
    </w:p>
    <w:p w14:paraId="6DF99BAD" w14:textId="77777777" w:rsidR="002A6E27" w:rsidRDefault="002A6E27" w:rsidP="002A6E27">
      <w:pPr>
        <w:pStyle w:val="Code"/>
      </w:pPr>
      <w:r>
        <w:lastRenderedPageBreak/>
        <w:t>Camera.prototype.zoomBy = function (zoom) {</w:t>
      </w:r>
    </w:p>
    <w:p w14:paraId="1BD627D2" w14:textId="77777777" w:rsidR="002A6E27" w:rsidRDefault="002A6E27" w:rsidP="002A6E27">
      <w:pPr>
        <w:pStyle w:val="Code"/>
      </w:pPr>
      <w:r>
        <w:t xml:space="preserve">    if (zoom &gt; 0) {</w:t>
      </w:r>
    </w:p>
    <w:p w14:paraId="01C27364" w14:textId="77777777" w:rsidR="002A6E27" w:rsidRDefault="002A6E27" w:rsidP="002A6E27">
      <w:pPr>
        <w:pStyle w:val="Code"/>
      </w:pPr>
      <w:r>
        <w:t xml:space="preserve">        this.setWCWidth(this.getWCWidth() * zoom);</w:t>
      </w:r>
    </w:p>
    <w:p w14:paraId="1BD17D7A" w14:textId="77777777" w:rsidR="002A6E27" w:rsidRDefault="002A6E27" w:rsidP="002A6E27">
      <w:pPr>
        <w:pStyle w:val="Code"/>
      </w:pPr>
      <w:r>
        <w:t xml:space="preserve">    }</w:t>
      </w:r>
    </w:p>
    <w:p w14:paraId="761DEBEF" w14:textId="592CF912" w:rsidR="002A6E27" w:rsidRDefault="002A6E27" w:rsidP="002A6E27">
      <w:pPr>
        <w:pStyle w:val="Code"/>
      </w:pPr>
      <w:r>
        <w:t>}</w:t>
      </w:r>
    </w:p>
    <w:p w14:paraId="2D5C0CD8" w14:textId="77777777" w:rsidR="002A6E27" w:rsidRDefault="002A6E27" w:rsidP="002A6E27">
      <w:pPr>
        <w:pStyle w:val="Code"/>
      </w:pPr>
    </w:p>
    <w:p w14:paraId="7CCA3B8C" w14:textId="19D40704" w:rsidR="002A6E27" w:rsidRDefault="002A6E27" w:rsidP="002A6E27">
      <w:pPr>
        <w:pStyle w:val="Code"/>
      </w:pPr>
      <w:r>
        <w:t>Camera.prototype.zoomTowards = function (pos, zoom) {</w:t>
      </w:r>
    </w:p>
    <w:p w14:paraId="755B6CFB" w14:textId="77777777" w:rsidR="002A6E27" w:rsidRDefault="002A6E27" w:rsidP="002A6E27">
      <w:pPr>
        <w:pStyle w:val="Code"/>
      </w:pPr>
      <w:r>
        <w:t xml:space="preserve">    let delta = [];</w:t>
      </w:r>
    </w:p>
    <w:p w14:paraId="4F70D497" w14:textId="77777777" w:rsidR="002A6E27" w:rsidRDefault="002A6E27" w:rsidP="002A6E27">
      <w:pPr>
        <w:pStyle w:val="Code"/>
      </w:pPr>
      <w:r>
        <w:t xml:space="preserve">    vec2.sub(delta, pos, this.mWCCenter);</w:t>
      </w:r>
    </w:p>
    <w:p w14:paraId="369884FD" w14:textId="77777777" w:rsidR="002A6E27" w:rsidRDefault="002A6E27" w:rsidP="002A6E27">
      <w:pPr>
        <w:pStyle w:val="Code"/>
      </w:pPr>
      <w:r>
        <w:t xml:space="preserve">    vec2.scale(delta, delta, zoom - 1);</w:t>
      </w:r>
    </w:p>
    <w:p w14:paraId="1432B97A" w14:textId="77777777" w:rsidR="002A6E27" w:rsidRDefault="002A6E27" w:rsidP="002A6E27">
      <w:pPr>
        <w:pStyle w:val="Code"/>
      </w:pPr>
      <w:r>
        <w:t xml:space="preserve">    vec2.sub(this.mWCCenter, this.mWCCenter, delta);</w:t>
      </w:r>
    </w:p>
    <w:p w14:paraId="79022F72" w14:textId="77777777" w:rsidR="002A6E27" w:rsidRDefault="002A6E27" w:rsidP="002A6E27">
      <w:pPr>
        <w:pStyle w:val="Code"/>
      </w:pPr>
      <w:r>
        <w:t xml:space="preserve">    this.zoomBy(zoom);</w:t>
      </w:r>
    </w:p>
    <w:p w14:paraId="1E0312CF" w14:textId="522DD1E3" w:rsidR="002A6E27" w:rsidRDefault="002A6E27" w:rsidP="002A6E27">
      <w:pPr>
        <w:pStyle w:val="Code"/>
      </w:pPr>
      <w:r>
        <w:t>}</w:t>
      </w:r>
    </w:p>
    <w:p w14:paraId="555C1A78" w14:textId="1850F1A4" w:rsidR="00F04AA5" w:rsidRPr="00F04AA5" w:rsidRDefault="00F04AA5" w:rsidP="004767E2">
      <w:pPr>
        <w:pStyle w:val="NumList"/>
        <w:numPr>
          <w:ilvl w:val="0"/>
          <w:numId w:val="0"/>
        </w:numPr>
        <w:ind w:left="936"/>
      </w:pPr>
      <w:r w:rsidRPr="00F04AA5">
        <w:t xml:space="preserve">The </w:t>
      </w:r>
      <w:proofErr w:type="spellStart"/>
      <w:proofErr w:type="gramStart"/>
      <w:r w:rsidRPr="00F04AA5">
        <w:rPr>
          <w:rStyle w:val="CodeInline"/>
        </w:rPr>
        <w:t>zoomBy</w:t>
      </w:r>
      <w:proofErr w:type="spellEnd"/>
      <w:r w:rsidRPr="00F04AA5">
        <w:rPr>
          <w:rStyle w:val="CodeInline"/>
        </w:rPr>
        <w:t>(</w:t>
      </w:r>
      <w:proofErr w:type="gramEnd"/>
      <w:r w:rsidRPr="00F04AA5">
        <w:rPr>
          <w:rStyle w:val="CodeInline"/>
        </w:rPr>
        <w:t>)</w:t>
      </w:r>
      <w:r w:rsidRPr="00F04AA5">
        <w:t xml:space="preserve"> function zooms with respect to the center of the camera, and the </w:t>
      </w:r>
      <w:proofErr w:type="spellStart"/>
      <w:r w:rsidRPr="00F04AA5">
        <w:rPr>
          <w:rStyle w:val="CodeInline"/>
        </w:rPr>
        <w:t>zoomTowards</w:t>
      </w:r>
      <w:proofErr w:type="spellEnd"/>
      <w:r w:rsidRPr="00F04AA5">
        <w:rPr>
          <w:rStyle w:val="CodeInline"/>
        </w:rPr>
        <w:t>()</w:t>
      </w:r>
      <w:r w:rsidRPr="00F04AA5">
        <w:t xml:space="preserve"> function zooms with respect to a world coordinate position. If the </w:t>
      </w:r>
      <w:r w:rsidRPr="00F04AA5">
        <w:rPr>
          <w:rStyle w:val="CodeInline"/>
        </w:rPr>
        <w:t>zoom</w:t>
      </w:r>
      <w:r w:rsidRPr="00F04AA5">
        <w:t xml:space="preserve"> variable is greater than 1, the WC window size becomes larger, and you will see more of the world </w:t>
      </w:r>
      <w:r w:rsidR="00344F61">
        <w:t>in a process we intuitively know as</w:t>
      </w:r>
      <w:r w:rsidR="00440DDE">
        <w:t xml:space="preserve"> </w:t>
      </w:r>
      <w:r w:rsidRPr="00F04AA5">
        <w:t>zoom</w:t>
      </w:r>
      <w:r w:rsidR="00344F61">
        <w:t>ing</w:t>
      </w:r>
      <w:r w:rsidRPr="00F04AA5">
        <w:t xml:space="preserve"> out. </w:t>
      </w:r>
      <w:r w:rsidR="00344F61">
        <w:t>A</w:t>
      </w:r>
      <w:r w:rsidRPr="00F04AA5">
        <w:t xml:space="preserve"> </w:t>
      </w:r>
      <w:r w:rsidRPr="00F04AA5">
        <w:rPr>
          <w:rStyle w:val="CodeInline"/>
        </w:rPr>
        <w:t>zoom</w:t>
      </w:r>
      <w:r w:rsidRPr="00F04AA5">
        <w:t xml:space="preserve"> value of less than 1 zooms in. Figure 7-3 shows the results of </w:t>
      </w:r>
      <w:r w:rsidRPr="00F04AA5">
        <w:rPr>
          <w:rStyle w:val="CodeInline"/>
        </w:rPr>
        <w:t>zoom=0.5</w:t>
      </w:r>
      <w:r w:rsidRPr="00F04AA5">
        <w:t xml:space="preserve"> for zooming with respect to the center of WC and with respect to the position of the </w:t>
      </w:r>
      <w:r w:rsidRPr="00F04AA5">
        <w:rPr>
          <w:rStyle w:val="CodeInline"/>
        </w:rPr>
        <w:t>Hero</w:t>
      </w:r>
      <w:r w:rsidRPr="00F04AA5">
        <w:t xml:space="preserve"> object.</w:t>
      </w:r>
    </w:p>
    <w:p w14:paraId="7714D2EA" w14:textId="32CA1CC6" w:rsidR="00F04AA5" w:rsidRPr="00F04AA5" w:rsidRDefault="00F04AA5" w:rsidP="00F04AA5">
      <w:pPr>
        <w:pStyle w:val="Figure"/>
      </w:pPr>
      <w:r>
        <w:rPr>
          <w:noProof/>
        </w:rPr>
        <w:drawing>
          <wp:inline distT="0" distB="0" distL="0" distR="0" wp14:anchorId="747E236A" wp14:editId="17A1BC86">
            <wp:extent cx="3975100" cy="180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5100" cy="1804670"/>
                    </a:xfrm>
                    <a:prstGeom prst="rect">
                      <a:avLst/>
                    </a:prstGeom>
                    <a:noFill/>
                  </pic:spPr>
                </pic:pic>
              </a:graphicData>
            </a:graphic>
          </wp:inline>
        </w:drawing>
      </w:r>
    </w:p>
    <w:p w14:paraId="7CE04EC0" w14:textId="77777777" w:rsidR="002A6E27" w:rsidRDefault="00F04AA5" w:rsidP="002A6E27">
      <w:pPr>
        <w:pStyle w:val="FigureCaption"/>
      </w:pPr>
      <w:r w:rsidRPr="00F04AA5">
        <w:t>Figure 7-3. Zooming toward the WC Center and toward a target position</w:t>
      </w:r>
    </w:p>
    <w:p w14:paraId="70FC0626" w14:textId="77777777" w:rsidR="00BA7333" w:rsidRDefault="00BA7333" w:rsidP="00BA7333">
      <w:pPr>
        <w:pStyle w:val="Heading3"/>
      </w:pPr>
      <w:r>
        <w:t xml:space="preserve">Manipulating the Camera in </w:t>
      </w:r>
      <w:proofErr w:type="spellStart"/>
      <w:r>
        <w:t>MyGame</w:t>
      </w:r>
      <w:proofErr w:type="spellEnd"/>
    </w:p>
    <w:p w14:paraId="3DE71679" w14:textId="67AD5B15" w:rsidR="00BA1A24" w:rsidDel="00344F61" w:rsidRDefault="00BA7333" w:rsidP="00BA7333">
      <w:pPr>
        <w:pStyle w:val="BodyTextFirst"/>
        <w:rPr>
          <w:del w:id="10" w:author="Matthew T. Munson" w:date="2021-05-02T15:04:00Z"/>
        </w:rPr>
      </w:pPr>
      <w:r>
        <w:t xml:space="preserve">There are two important functionalities to be tested: panning and zooming. </w:t>
      </w:r>
      <w:del w:id="11" w:author="Matthew T. Munson" w:date="2021-05-02T15:04:00Z">
        <w:r w:rsidR="00BA1A24" w:rsidDel="00344F61">
          <w:delText xml:space="preserve">While the </w:delText>
        </w:r>
        <w:r w:rsidR="00BA1A24" w:rsidRPr="004767E2" w:rsidDel="00344F61">
          <w:rPr>
            <w:rStyle w:val="CodeInline"/>
          </w:rPr>
          <w:delText>MyGame</w:delText>
        </w:r>
        <w:r w:rsidR="00BA1A24" w:rsidDel="00344F61">
          <w:delText xml:space="preserve"> class is modified from previous project, </w:delText>
        </w:r>
        <w:r w:rsidR="00581553" w:rsidDel="00344F61">
          <w:delText xml:space="preserve">with the exception of the </w:delText>
        </w:r>
        <w:r w:rsidR="00581553" w:rsidRPr="004767E2" w:rsidDel="00344F61">
          <w:rPr>
            <w:rStyle w:val="CodeInline"/>
          </w:rPr>
          <w:delText>update()</w:delText>
        </w:r>
        <w:r w:rsidR="00581553" w:rsidDel="00344F61">
          <w:delText xml:space="preserve"> function, </w:delText>
        </w:r>
        <w:r w:rsidR="00BA1A24" w:rsidDel="00344F61">
          <w:delText xml:space="preserve">the </w:delText>
        </w:r>
        <w:r w:rsidR="00581553" w:rsidDel="00344F61">
          <w:delText xml:space="preserve">rest of the </w:delText>
        </w:r>
        <w:r w:rsidR="00BA1A24" w:rsidDel="00344F61">
          <w:delText xml:space="preserve">functions perform the </w:delText>
        </w:r>
        <w:r w:rsidR="00581553" w:rsidDel="00344F61">
          <w:delText xml:space="preserve">mundane and familiar tasks, the constructor initialize constants and instance variables to null, the </w:delText>
        </w:r>
        <w:r w:rsidR="00581553" w:rsidRPr="004767E2" w:rsidDel="00344F61">
          <w:rPr>
            <w:rStyle w:val="CodeInline"/>
          </w:rPr>
          <w:delText>init()</w:delText>
        </w:r>
        <w:r w:rsidR="00581553" w:rsidDel="00344F61">
          <w:delText xml:space="preserve"> function defines the </w:delText>
        </w:r>
        <w:r w:rsidR="00581553" w:rsidRPr="004767E2" w:rsidDel="00344F61">
          <w:rPr>
            <w:rStyle w:val="CodeInline"/>
          </w:rPr>
          <w:delText>Camera</w:delText>
        </w:r>
        <w:r w:rsidR="00581553" w:rsidDel="00344F61">
          <w:delText xml:space="preserve"> and various </w:delText>
        </w:r>
        <w:r w:rsidR="00581553" w:rsidRPr="004767E2" w:rsidDel="00344F61">
          <w:rPr>
            <w:rStyle w:val="CodeInline"/>
          </w:rPr>
          <w:delText>Renderable</w:delText>
        </w:r>
        <w:r w:rsidR="00581553" w:rsidDel="00344F61">
          <w:delText xml:space="preserve"> objects to create the scene, </w:delText>
        </w:r>
        <w:r w:rsidR="00581553" w:rsidDel="00344F61">
          <w:lastRenderedPageBreak/>
          <w:delText xml:space="preserve">and the </w:delText>
        </w:r>
        <w:r w:rsidR="00581553" w:rsidRPr="004767E2" w:rsidDel="00344F61">
          <w:rPr>
            <w:rStyle w:val="CodeInline"/>
          </w:rPr>
          <w:delText>load()</w:delText>
        </w:r>
        <w:r w:rsidR="00581553" w:rsidDel="00344F61">
          <w:delText xml:space="preserve">, </w:delText>
        </w:r>
        <w:r w:rsidR="00581553" w:rsidRPr="004767E2" w:rsidDel="00344F61">
          <w:rPr>
            <w:rStyle w:val="CodeInline"/>
          </w:rPr>
          <w:delText>unload()</w:delText>
        </w:r>
        <w:r w:rsidR="00581553" w:rsidDel="00344F61">
          <w:delText xml:space="preserve">, and </w:delText>
        </w:r>
        <w:r w:rsidR="00581553" w:rsidRPr="004767E2" w:rsidDel="00344F61">
          <w:rPr>
            <w:rStyle w:val="CodeInline"/>
          </w:rPr>
          <w:delText>draw()</w:delText>
        </w:r>
        <w:r w:rsidR="00581553" w:rsidDel="00344F61">
          <w:delText xml:space="preserve"> functions loads, unloads resources, and draws the scene. </w:delText>
        </w:r>
      </w:del>
    </w:p>
    <w:p w14:paraId="7A937DB8" w14:textId="2A155B7B" w:rsidR="00BA7333" w:rsidRDefault="00BA7333">
      <w:pPr>
        <w:pStyle w:val="BodyTextFirst"/>
        <w:pPrChange w:id="12" w:author="Matthew T. Munson" w:date="2021-05-02T15:04:00Z">
          <w:pPr>
            <w:pStyle w:val="BodyTextCont"/>
          </w:pPr>
        </w:pPrChange>
      </w:pPr>
      <w:del w:id="13" w:author="Matthew T. Munson" w:date="2021-05-02T15:04:00Z">
        <w:r w:rsidDel="00344F61">
          <w:delText xml:space="preserve">Once again, with the exception of the </w:delText>
        </w:r>
        <w:r w:rsidRPr="00BA7333" w:rsidDel="00344F61">
          <w:rPr>
            <w:rStyle w:val="CodeInline"/>
          </w:rPr>
          <w:delText>update()</w:delText>
        </w:r>
        <w:r w:rsidDel="00344F61">
          <w:delText xml:space="preserve"> function, the majority of the code in the </w:delText>
        </w:r>
        <w:r w:rsidRPr="00BA7333" w:rsidDel="00344F61">
          <w:rPr>
            <w:rStyle w:val="CodeInline"/>
          </w:rPr>
          <w:delText>my_game.js</w:delText>
        </w:r>
        <w:r w:rsidDel="00344F61">
          <w:delText xml:space="preserve"> file is similar to the previous projects and are not repeated. The </w:delText>
        </w:r>
        <w:r w:rsidRPr="00BA7333" w:rsidDel="00344F61">
          <w:rPr>
            <w:rStyle w:val="CodeInline"/>
          </w:rPr>
          <w:delText>update()</w:delText>
        </w:r>
        <w:r w:rsidDel="00344F61">
          <w:delText xml:space="preserve"> function is modified from the previous project to manipulate the camera.</w:delText>
        </w:r>
      </w:del>
      <w:ins w:id="14" w:author="Matthew T. Munson" w:date="2021-05-02T15:04:00Z">
        <w:r w:rsidR="00344F61">
          <w:t xml:space="preserve">The only notable changes to the </w:t>
        </w:r>
        <w:proofErr w:type="spellStart"/>
        <w:r w:rsidR="00344F61">
          <w:t>MyGame</w:t>
        </w:r>
        <w:proofErr w:type="spellEnd"/>
        <w:r w:rsidR="00344F61">
          <w:t xml:space="preserve"> class are in the </w:t>
        </w:r>
        <w:proofErr w:type="gramStart"/>
        <w:r w:rsidR="00344F61">
          <w:t>update(</w:t>
        </w:r>
        <w:proofErr w:type="gramEnd"/>
        <w:r w:rsidR="00344F61">
          <w:t xml:space="preserve">) function. The </w:t>
        </w:r>
        <w:proofErr w:type="spellStart"/>
        <w:proofErr w:type="gramStart"/>
        <w:r w:rsidR="00344F61">
          <w:t>init</w:t>
        </w:r>
        <w:proofErr w:type="spellEnd"/>
        <w:r w:rsidR="00344F61">
          <w:t>(</w:t>
        </w:r>
        <w:proofErr w:type="gramEnd"/>
        <w:r w:rsidR="00344F61">
          <w:t>), load(), unload(), and draw() functions are similar to p</w:t>
        </w:r>
      </w:ins>
      <w:ins w:id="15" w:author="Matthew T. Munson" w:date="2021-05-02T15:05:00Z">
        <w:r w:rsidR="00344F61">
          <w:t xml:space="preserve">revious projects and can be found in the </w:t>
        </w:r>
        <w:commentRangeStart w:id="16"/>
        <w:commentRangeStart w:id="17"/>
        <w:r w:rsidR="00344F61">
          <w:t>project source code</w:t>
        </w:r>
        <w:commentRangeEnd w:id="16"/>
        <w:r w:rsidR="00344F61">
          <w:rPr>
            <w:rStyle w:val="CommentReference"/>
            <w:rFonts w:asciiTheme="minorHAnsi" w:hAnsiTheme="minorHAnsi"/>
          </w:rPr>
          <w:commentReference w:id="16"/>
        </w:r>
      </w:ins>
      <w:commentRangeEnd w:id="17"/>
      <w:r w:rsidR="001701D9">
        <w:rPr>
          <w:rStyle w:val="CommentReference"/>
          <w:rFonts w:asciiTheme="minorHAnsi" w:hAnsiTheme="minorHAnsi"/>
        </w:rPr>
        <w:commentReference w:id="17"/>
      </w:r>
      <w:ins w:id="18" w:author="Matthew T. Munson" w:date="2021-05-02T15:05:00Z">
        <w:r w:rsidR="00344F61">
          <w:t>.</w:t>
        </w:r>
      </w:ins>
    </w:p>
    <w:p w14:paraId="51805F99" w14:textId="3471BB2C" w:rsidR="00BA7333" w:rsidRDefault="00BA7333" w:rsidP="00BA7333">
      <w:pPr>
        <w:pStyle w:val="Code"/>
      </w:pPr>
      <w:r>
        <w:t>update() {</w:t>
      </w:r>
    </w:p>
    <w:p w14:paraId="44E062C3" w14:textId="0A265909" w:rsidR="00BA7333" w:rsidRDefault="00BA7333" w:rsidP="00BA7333">
      <w:pPr>
        <w:pStyle w:val="Code"/>
      </w:pPr>
      <w:r>
        <w:t xml:space="preserve">    let zoomDelta = 0.05;</w:t>
      </w:r>
    </w:p>
    <w:p w14:paraId="6F39BCDC" w14:textId="7C325DC5" w:rsidR="00BA7333" w:rsidRDefault="00BA7333" w:rsidP="00BA7333">
      <w:pPr>
        <w:pStyle w:val="Code"/>
      </w:pPr>
      <w:r>
        <w:t xml:space="preserve">    let msg = "L/R: Left or Right Minion; H: Dye; P: Portal]: ";</w:t>
      </w:r>
    </w:p>
    <w:p w14:paraId="150F44F4" w14:textId="77777777" w:rsidR="00BA7333" w:rsidRDefault="00BA7333" w:rsidP="00BA7333">
      <w:pPr>
        <w:pStyle w:val="Code"/>
      </w:pPr>
    </w:p>
    <w:p w14:paraId="477D07FB" w14:textId="0B94E133" w:rsidR="00BA7333" w:rsidRDefault="00BA7333" w:rsidP="005A1C68">
      <w:pPr>
        <w:pStyle w:val="Code"/>
      </w:pPr>
      <w:r>
        <w:t xml:space="preserve">    </w:t>
      </w:r>
      <w:r w:rsidR="00581553">
        <w:t>// … code to update each object not shown</w:t>
      </w:r>
    </w:p>
    <w:p w14:paraId="22A7FC7B" w14:textId="77777777" w:rsidR="00BA7333" w:rsidRDefault="00BA7333" w:rsidP="00BA7333">
      <w:pPr>
        <w:pStyle w:val="Code"/>
      </w:pPr>
    </w:p>
    <w:p w14:paraId="218DBB6C" w14:textId="69902915" w:rsidR="00BA7333" w:rsidRDefault="00BA7333" w:rsidP="00BA7333">
      <w:pPr>
        <w:pStyle w:val="Code"/>
      </w:pPr>
      <w:r>
        <w:t xml:space="preserve">    // Brain chasing the hero</w:t>
      </w:r>
    </w:p>
    <w:p w14:paraId="555BF5AD" w14:textId="5A84F660" w:rsidR="00BA7333" w:rsidRDefault="00BA7333" w:rsidP="00BA7333">
      <w:pPr>
        <w:pStyle w:val="Code"/>
      </w:pPr>
      <w:r>
        <w:t xml:space="preserve">    let h = [];</w:t>
      </w:r>
    </w:p>
    <w:p w14:paraId="43ECC6B6" w14:textId="39ECA25B" w:rsidR="00BA7333" w:rsidRDefault="00BA7333" w:rsidP="00BA7333">
      <w:pPr>
        <w:pStyle w:val="Code"/>
      </w:pPr>
      <w:r>
        <w:t xml:space="preserve">    if (!this.mHero.pixelTouches(this.mBrain, h)) {</w:t>
      </w:r>
    </w:p>
    <w:p w14:paraId="6D901E4A" w14:textId="461D62F6" w:rsidR="00BA7333" w:rsidRDefault="00BA7333" w:rsidP="00BA7333">
      <w:pPr>
        <w:pStyle w:val="Code"/>
      </w:pPr>
      <w:r>
        <w:t xml:space="preserve">        this.mBrain.rotateObjPointTo(this.mHero.getXform().getPosition(), 0.01);</w:t>
      </w:r>
    </w:p>
    <w:p w14:paraId="4CE6E57B" w14:textId="706A5267" w:rsidR="00BA7333" w:rsidRDefault="00BA7333" w:rsidP="00BA7333">
      <w:pPr>
        <w:pStyle w:val="Code"/>
      </w:pPr>
      <w:r>
        <w:t xml:space="preserve">        engine.GameObject.prototype.update.call(this.mBrain);</w:t>
      </w:r>
    </w:p>
    <w:p w14:paraId="50FE8F67" w14:textId="39E82DDB" w:rsidR="00BA7333" w:rsidRDefault="00BA7333" w:rsidP="00BA7333">
      <w:pPr>
        <w:pStyle w:val="Code"/>
      </w:pPr>
      <w:r>
        <w:t xml:space="preserve">    }</w:t>
      </w:r>
    </w:p>
    <w:p w14:paraId="50D03596" w14:textId="77777777" w:rsidR="00BA7333" w:rsidRDefault="00BA7333" w:rsidP="00BA7333">
      <w:pPr>
        <w:pStyle w:val="Code"/>
      </w:pPr>
    </w:p>
    <w:p w14:paraId="5EA4AD28" w14:textId="1B340EE4" w:rsidR="00BA7333" w:rsidRDefault="00BA7333" w:rsidP="00BA7333">
      <w:pPr>
        <w:pStyle w:val="Code"/>
      </w:pPr>
      <w:r>
        <w:t xml:space="preserve">    // Pan camera to object</w:t>
      </w:r>
    </w:p>
    <w:p w14:paraId="6E93C66C" w14:textId="372BFC9F" w:rsidR="00BA7333" w:rsidRDefault="00BA7333" w:rsidP="00BA7333">
      <w:pPr>
        <w:pStyle w:val="Code"/>
      </w:pPr>
      <w:r>
        <w:t xml:space="preserve">    if (engine.input.isKeyClicked(engine.input.keys.L)) {</w:t>
      </w:r>
    </w:p>
    <w:p w14:paraId="363016D8" w14:textId="2D8737A7" w:rsidR="00BA7333" w:rsidRDefault="00BA7333" w:rsidP="00BA7333">
      <w:pPr>
        <w:pStyle w:val="Code"/>
      </w:pPr>
      <w:r>
        <w:t xml:space="preserve">        this.mFocusObj = this.mLMinion;</w:t>
      </w:r>
    </w:p>
    <w:p w14:paraId="6DE92ED0" w14:textId="376EDDFB" w:rsidR="00BA7333" w:rsidRDefault="00BA7333" w:rsidP="00BA7333">
      <w:pPr>
        <w:pStyle w:val="Code"/>
      </w:pPr>
      <w:r>
        <w:t xml:space="preserve">        this.mChoice = 'L';</w:t>
      </w:r>
    </w:p>
    <w:p w14:paraId="059F7ADB" w14:textId="3346B7A2" w:rsidR="00581553" w:rsidRDefault="00BA7333" w:rsidP="00BA7333">
      <w:pPr>
        <w:pStyle w:val="Code"/>
      </w:pPr>
      <w:r>
        <w:t xml:space="preserve">        this.mCamera.panTo(this.mLMinion.getXform().getXPos(), </w:t>
      </w:r>
    </w:p>
    <w:p w14:paraId="25B5D34E" w14:textId="76160F43" w:rsidR="00BA7333" w:rsidRDefault="00581553" w:rsidP="00BA7333">
      <w:pPr>
        <w:pStyle w:val="Code"/>
      </w:pPr>
      <w:r>
        <w:t xml:space="preserve">                           </w:t>
      </w:r>
      <w:r w:rsidR="00BA7333">
        <w:t>this.mLMinion.getXform().getYPos());</w:t>
      </w:r>
    </w:p>
    <w:p w14:paraId="4B7826FC" w14:textId="3AFF8656" w:rsidR="00BA7333" w:rsidRDefault="00BA7333" w:rsidP="00BA7333">
      <w:pPr>
        <w:pStyle w:val="Code"/>
      </w:pPr>
      <w:r>
        <w:t xml:space="preserve">    }</w:t>
      </w:r>
    </w:p>
    <w:p w14:paraId="5B7C6E9B" w14:textId="38229502" w:rsidR="00BA7333" w:rsidRDefault="00BA7333" w:rsidP="00BA7333">
      <w:pPr>
        <w:pStyle w:val="Code"/>
      </w:pPr>
      <w:r>
        <w:t xml:space="preserve">    if (engine.input.isKeyClicked(engine.input.keys.R)) {</w:t>
      </w:r>
    </w:p>
    <w:p w14:paraId="4FAC2113" w14:textId="21BB4445" w:rsidR="00BA7333" w:rsidRDefault="00BA7333" w:rsidP="00BA7333">
      <w:pPr>
        <w:pStyle w:val="Code"/>
      </w:pPr>
      <w:r>
        <w:t xml:space="preserve">        this.mFocusObj = this.mRMinion;</w:t>
      </w:r>
    </w:p>
    <w:p w14:paraId="197DBDE8" w14:textId="2836DD0A" w:rsidR="00BA7333" w:rsidRDefault="00BA7333" w:rsidP="00BA7333">
      <w:pPr>
        <w:pStyle w:val="Code"/>
      </w:pPr>
      <w:r>
        <w:t xml:space="preserve">        this.mChoice = 'R';</w:t>
      </w:r>
    </w:p>
    <w:p w14:paraId="3C3E87E1" w14:textId="5BCA9788" w:rsidR="00581553" w:rsidRDefault="00BA7333" w:rsidP="00BA7333">
      <w:pPr>
        <w:pStyle w:val="Code"/>
      </w:pPr>
      <w:r>
        <w:t xml:space="preserve">        this.mCamera.panTo(this.mRMinion.getXform().getXPos(), </w:t>
      </w:r>
    </w:p>
    <w:p w14:paraId="07EB2542" w14:textId="39A2EC7C" w:rsidR="00BA7333" w:rsidRDefault="00581553" w:rsidP="00BA7333">
      <w:pPr>
        <w:pStyle w:val="Code"/>
      </w:pPr>
      <w:r>
        <w:t xml:space="preserve">                           </w:t>
      </w:r>
      <w:r w:rsidR="00BA7333">
        <w:t>this.mRMinion.getXform().getYPos());</w:t>
      </w:r>
    </w:p>
    <w:p w14:paraId="6300FC63" w14:textId="06242084" w:rsidR="00BA7333" w:rsidRDefault="00BA7333" w:rsidP="00BA7333">
      <w:pPr>
        <w:pStyle w:val="Code"/>
      </w:pPr>
      <w:r>
        <w:t xml:space="preserve">    }</w:t>
      </w:r>
    </w:p>
    <w:p w14:paraId="37DF50A2" w14:textId="33000ED8" w:rsidR="00BA7333" w:rsidRDefault="00BA7333" w:rsidP="00BA7333">
      <w:pPr>
        <w:pStyle w:val="Code"/>
      </w:pPr>
      <w:r>
        <w:t xml:space="preserve">    if (engine.input.isKeyClicked(engine.input.keys.P)) {</w:t>
      </w:r>
    </w:p>
    <w:p w14:paraId="0D253B8F" w14:textId="2446325D" w:rsidR="00BA7333" w:rsidRDefault="00BA7333" w:rsidP="00BA7333">
      <w:pPr>
        <w:pStyle w:val="Code"/>
      </w:pPr>
      <w:r>
        <w:t xml:space="preserve">        this.mFocusObj = this.mPortal;</w:t>
      </w:r>
    </w:p>
    <w:p w14:paraId="686A9538" w14:textId="3406CE9C" w:rsidR="00BA7333" w:rsidRDefault="00BA7333" w:rsidP="00BA7333">
      <w:pPr>
        <w:pStyle w:val="Code"/>
      </w:pPr>
      <w:r>
        <w:t xml:space="preserve">        this.mChoice = 'P';</w:t>
      </w:r>
    </w:p>
    <w:p w14:paraId="5BEB6EFE" w14:textId="043112B0" w:rsidR="00BA7333" w:rsidRDefault="00BA7333" w:rsidP="00BA7333">
      <w:pPr>
        <w:pStyle w:val="Code"/>
      </w:pPr>
      <w:r>
        <w:t xml:space="preserve">    }</w:t>
      </w:r>
    </w:p>
    <w:p w14:paraId="720DE475" w14:textId="69A69F82" w:rsidR="00BA7333" w:rsidRDefault="00BA7333" w:rsidP="00BA7333">
      <w:pPr>
        <w:pStyle w:val="Code"/>
      </w:pPr>
      <w:r>
        <w:t xml:space="preserve">    if (engine.input.isKeyClicked(engine.input.keys.H)) {</w:t>
      </w:r>
    </w:p>
    <w:p w14:paraId="1A0242B5" w14:textId="3842398F" w:rsidR="00BA7333" w:rsidRDefault="00BA7333" w:rsidP="00BA7333">
      <w:pPr>
        <w:pStyle w:val="Code"/>
      </w:pPr>
      <w:r>
        <w:t xml:space="preserve">        this.mFocusObj = this.mHero;</w:t>
      </w:r>
    </w:p>
    <w:p w14:paraId="63C5EA4D" w14:textId="5FA6FC0A" w:rsidR="00BA7333" w:rsidRDefault="00BA7333" w:rsidP="00BA7333">
      <w:pPr>
        <w:pStyle w:val="Code"/>
      </w:pPr>
      <w:r>
        <w:t xml:space="preserve">        this.mChoice = 'H';</w:t>
      </w:r>
    </w:p>
    <w:p w14:paraId="3ABA6FED" w14:textId="241FE45A" w:rsidR="00BA7333" w:rsidRDefault="00BA7333" w:rsidP="00BA7333">
      <w:pPr>
        <w:pStyle w:val="Code"/>
      </w:pPr>
      <w:r>
        <w:t xml:space="preserve">    }</w:t>
      </w:r>
    </w:p>
    <w:p w14:paraId="1D64BCC7" w14:textId="77777777" w:rsidR="00BA7333" w:rsidRDefault="00BA7333" w:rsidP="00BA7333">
      <w:pPr>
        <w:pStyle w:val="Code"/>
      </w:pPr>
    </w:p>
    <w:p w14:paraId="3CAAE46D" w14:textId="76880691" w:rsidR="00BA7333" w:rsidRDefault="00BA7333" w:rsidP="00BA7333">
      <w:pPr>
        <w:pStyle w:val="Code"/>
      </w:pPr>
      <w:r>
        <w:t xml:space="preserve">    // zoom</w:t>
      </w:r>
    </w:p>
    <w:p w14:paraId="030A040A" w14:textId="5B70D984" w:rsidR="00BA7333" w:rsidRDefault="00BA7333" w:rsidP="00BA7333">
      <w:pPr>
        <w:pStyle w:val="Code"/>
      </w:pPr>
      <w:r>
        <w:t xml:space="preserve">    if (engine.input.isKeyClicked(engine.input.keys.N)) {</w:t>
      </w:r>
    </w:p>
    <w:p w14:paraId="3249B053" w14:textId="13558C13" w:rsidR="00BA7333" w:rsidRDefault="00BA7333" w:rsidP="00BA7333">
      <w:pPr>
        <w:pStyle w:val="Code"/>
      </w:pPr>
      <w:r>
        <w:t xml:space="preserve">        this.mCamera.zoomBy(1 - zoomDelta);</w:t>
      </w:r>
    </w:p>
    <w:p w14:paraId="4FFE3EF0" w14:textId="53EB76B0" w:rsidR="00BA7333" w:rsidRDefault="00BA7333" w:rsidP="00BA7333">
      <w:pPr>
        <w:pStyle w:val="Code"/>
      </w:pPr>
      <w:r>
        <w:t xml:space="preserve">    }</w:t>
      </w:r>
    </w:p>
    <w:p w14:paraId="67C16569" w14:textId="0B352A36" w:rsidR="00BA7333" w:rsidRDefault="00BA7333" w:rsidP="00BA7333">
      <w:pPr>
        <w:pStyle w:val="Code"/>
      </w:pPr>
      <w:r>
        <w:t xml:space="preserve">    if (engine.input.isKeyClicked(engine.input.keys.M)) {</w:t>
      </w:r>
    </w:p>
    <w:p w14:paraId="015C6063" w14:textId="11A11F27" w:rsidR="00BA7333" w:rsidRDefault="00BA7333" w:rsidP="00BA7333">
      <w:pPr>
        <w:pStyle w:val="Code"/>
      </w:pPr>
      <w:r>
        <w:lastRenderedPageBreak/>
        <w:t xml:space="preserve">        this.mCamera.zoomBy(1 + zoomDelta);</w:t>
      </w:r>
    </w:p>
    <w:p w14:paraId="4FEA7760" w14:textId="6D34E438" w:rsidR="00BA7333" w:rsidRDefault="00BA7333" w:rsidP="00BA7333">
      <w:pPr>
        <w:pStyle w:val="Code"/>
      </w:pPr>
      <w:r>
        <w:t xml:space="preserve">    }</w:t>
      </w:r>
    </w:p>
    <w:p w14:paraId="70F28DAB" w14:textId="21243C5F" w:rsidR="00BA7333" w:rsidRDefault="00BA7333" w:rsidP="00BA7333">
      <w:pPr>
        <w:pStyle w:val="Code"/>
      </w:pPr>
      <w:r>
        <w:t xml:space="preserve">    if (engine.input.isKeyClicked(engine.input.keys.J)) {</w:t>
      </w:r>
    </w:p>
    <w:p w14:paraId="24E6C269" w14:textId="062CBE17" w:rsidR="00581553" w:rsidRDefault="00BA7333" w:rsidP="00BA7333">
      <w:pPr>
        <w:pStyle w:val="Code"/>
      </w:pPr>
      <w:r>
        <w:t xml:space="preserve">        this.mCamera.zoomTowards(this.mFocusObj.getXform().getPosition(), </w:t>
      </w:r>
    </w:p>
    <w:p w14:paraId="2431BEBA" w14:textId="28C2801B" w:rsidR="00BA7333" w:rsidRDefault="00581553" w:rsidP="00BA7333">
      <w:pPr>
        <w:pStyle w:val="Code"/>
      </w:pPr>
      <w:r>
        <w:t xml:space="preserve">                                 </w:t>
      </w:r>
      <w:r w:rsidR="00BA7333">
        <w:t>1 - zoomDelta);</w:t>
      </w:r>
    </w:p>
    <w:p w14:paraId="236EA4BD" w14:textId="7D8526F5" w:rsidR="00BA7333" w:rsidRDefault="00BA7333" w:rsidP="00BA7333">
      <w:pPr>
        <w:pStyle w:val="Code"/>
      </w:pPr>
      <w:r>
        <w:t xml:space="preserve">    }</w:t>
      </w:r>
    </w:p>
    <w:p w14:paraId="66B29EDB" w14:textId="78348474" w:rsidR="00BA7333" w:rsidRDefault="00BA7333" w:rsidP="00BA7333">
      <w:pPr>
        <w:pStyle w:val="Code"/>
      </w:pPr>
      <w:r>
        <w:t xml:space="preserve">    if (engine.input.isKeyClicked(engine.input.keys.K)) {</w:t>
      </w:r>
    </w:p>
    <w:p w14:paraId="268AF0F0" w14:textId="1A370187" w:rsidR="00581553" w:rsidRDefault="00BA7333" w:rsidP="00BA7333">
      <w:pPr>
        <w:pStyle w:val="Code"/>
      </w:pPr>
      <w:r>
        <w:t xml:space="preserve">        this.mCamera.zoomTowards(this.mFocusObj.getXform().getPosition(), </w:t>
      </w:r>
    </w:p>
    <w:p w14:paraId="6D851A3D" w14:textId="6CC81FD6" w:rsidR="00BA7333" w:rsidRDefault="00581553" w:rsidP="00BA7333">
      <w:pPr>
        <w:pStyle w:val="Code"/>
      </w:pPr>
      <w:r>
        <w:t xml:space="preserve">                                 </w:t>
      </w:r>
      <w:r w:rsidR="00BA7333">
        <w:t>1 + zoomDelta);</w:t>
      </w:r>
    </w:p>
    <w:p w14:paraId="264C7878" w14:textId="4B42655E" w:rsidR="00BA7333" w:rsidRDefault="00BA7333" w:rsidP="00BA7333">
      <w:pPr>
        <w:pStyle w:val="Code"/>
      </w:pPr>
      <w:r>
        <w:t xml:space="preserve">    }</w:t>
      </w:r>
    </w:p>
    <w:p w14:paraId="5EB6530E" w14:textId="77777777" w:rsidR="00BA7333" w:rsidRDefault="00BA7333" w:rsidP="00BA7333">
      <w:pPr>
        <w:pStyle w:val="Code"/>
      </w:pPr>
    </w:p>
    <w:p w14:paraId="139D3A86" w14:textId="4D37B25F" w:rsidR="00BA7333" w:rsidRDefault="00BA7333" w:rsidP="00BA7333">
      <w:pPr>
        <w:pStyle w:val="Code"/>
      </w:pPr>
      <w:r>
        <w:t xml:space="preserve">    // interaction with the WC bound</w:t>
      </w:r>
    </w:p>
    <w:p w14:paraId="11DAD284" w14:textId="6CC2BD93" w:rsidR="00BA7333" w:rsidRDefault="00BA7333" w:rsidP="00BA7333">
      <w:pPr>
        <w:pStyle w:val="Code"/>
      </w:pPr>
      <w:r>
        <w:t xml:space="preserve">    this.mCamera.clampAtBoundary(this.mBrain.getXform(), 0.9);</w:t>
      </w:r>
    </w:p>
    <w:p w14:paraId="12CACF66" w14:textId="05EFB328" w:rsidR="00BA7333" w:rsidRDefault="00BA7333" w:rsidP="00BA7333">
      <w:pPr>
        <w:pStyle w:val="Code"/>
      </w:pPr>
      <w:r>
        <w:t xml:space="preserve">    this.mCamera.clampAtBoundary(this.mPortal.getXform(), 0.8);</w:t>
      </w:r>
    </w:p>
    <w:p w14:paraId="09832D70" w14:textId="57B8B7A8" w:rsidR="00BA7333" w:rsidRDefault="00BA7333" w:rsidP="00BA7333">
      <w:pPr>
        <w:pStyle w:val="Code"/>
      </w:pPr>
      <w:r>
        <w:t xml:space="preserve">    this.mCamera.panWith(this.mHero.getXform(), 0.9);</w:t>
      </w:r>
    </w:p>
    <w:p w14:paraId="0872C9B4" w14:textId="77777777" w:rsidR="00BA7333" w:rsidRDefault="00BA7333" w:rsidP="00BA7333">
      <w:pPr>
        <w:pStyle w:val="Code"/>
      </w:pPr>
    </w:p>
    <w:p w14:paraId="36B0B1B8" w14:textId="646A95B9" w:rsidR="00BA7333" w:rsidRDefault="00BA7333" w:rsidP="00BA7333">
      <w:pPr>
        <w:pStyle w:val="Code"/>
      </w:pPr>
      <w:r>
        <w:t xml:space="preserve">    this.mMsg.setText(msg + this.mChoice);</w:t>
      </w:r>
    </w:p>
    <w:p w14:paraId="52B5E62F" w14:textId="3A569A02" w:rsidR="00BA7333" w:rsidRDefault="00BA7333" w:rsidP="00BA7333">
      <w:pPr>
        <w:pStyle w:val="Code"/>
      </w:pPr>
      <w:r>
        <w:t>}</w:t>
      </w:r>
    </w:p>
    <w:p w14:paraId="049FA5F4" w14:textId="52B94F4A" w:rsidR="00BA7333" w:rsidRPr="00D428C7" w:rsidRDefault="00BA7333" w:rsidP="00AD1825">
      <w:pPr>
        <w:pStyle w:val="BodyTextFirst"/>
      </w:pPr>
      <w:r w:rsidRPr="00D428C7">
        <w:t xml:space="preserve">In the </w:t>
      </w:r>
      <w:r w:rsidR="00581553" w:rsidRPr="00D428C7">
        <w:t xml:space="preserve">listed </w:t>
      </w:r>
      <w:r w:rsidRPr="00D428C7">
        <w:t xml:space="preserve">code, the first four </w:t>
      </w:r>
      <w:r w:rsidRPr="00D428C7">
        <w:rPr>
          <w:rStyle w:val="CodeInline"/>
          <w:rFonts w:ascii="Utopia" w:hAnsi="Utopia"/>
          <w:bdr w:val="none" w:sz="0" w:space="0" w:color="auto"/>
        </w:rPr>
        <w:t>if</w:t>
      </w:r>
      <w:r w:rsidRPr="00D428C7">
        <w:t xml:space="preserve"> statements select the in-focus object, where L and R keys also re</w:t>
      </w:r>
      <w:r w:rsidR="00581553" w:rsidRPr="00311444">
        <w:t>-</w:t>
      </w:r>
      <w:r w:rsidRPr="00C66B68">
        <w:t xml:space="preserve">center the camera by calling the </w:t>
      </w:r>
      <w:proofErr w:type="spellStart"/>
      <w:proofErr w:type="gramStart"/>
      <w:r w:rsidRPr="00AD1825">
        <w:rPr>
          <w:rStyle w:val="CodeInline"/>
        </w:rPr>
        <w:t>panTo</w:t>
      </w:r>
      <w:proofErr w:type="spellEnd"/>
      <w:r w:rsidRPr="00AD1825">
        <w:rPr>
          <w:rStyle w:val="CodeInline"/>
        </w:rPr>
        <w:t>(</w:t>
      </w:r>
      <w:proofErr w:type="gramEnd"/>
      <w:r w:rsidRPr="00AD1825">
        <w:rPr>
          <w:rStyle w:val="CodeInline"/>
        </w:rPr>
        <w:t>)</w:t>
      </w:r>
      <w:r w:rsidR="00AD1825">
        <w:t xml:space="preserve"> f</w:t>
      </w:r>
      <w:r w:rsidRPr="00D428C7">
        <w:t xml:space="preserve">unction with the appropriate WC positions. The second </w:t>
      </w:r>
      <w:r w:rsidR="00581553" w:rsidRPr="00D428C7">
        <w:t xml:space="preserve">set of </w:t>
      </w:r>
      <w:r w:rsidRPr="00D428C7">
        <w:t xml:space="preserve">four </w:t>
      </w:r>
      <w:r w:rsidRPr="001672E4">
        <w:rPr>
          <w:rStyle w:val="CodeInline"/>
          <w:rFonts w:ascii="Utopia" w:hAnsi="Utopia"/>
          <w:bdr w:val="none" w:sz="0" w:space="0" w:color="auto"/>
        </w:rPr>
        <w:t>if</w:t>
      </w:r>
      <w:r w:rsidRPr="00D428C7">
        <w:t xml:space="preserve"> statements control the </w:t>
      </w:r>
      <w:r w:rsidRPr="001672E4">
        <w:rPr>
          <w:rStyle w:val="CodeInline"/>
          <w:rFonts w:ascii="Utopia" w:hAnsi="Utopia"/>
          <w:bdr w:val="none" w:sz="0" w:space="0" w:color="auto"/>
        </w:rPr>
        <w:t>zoom</w:t>
      </w:r>
      <w:r w:rsidRPr="00D428C7">
        <w:t xml:space="preserve">, </w:t>
      </w:r>
      <w:r w:rsidR="00D428C7">
        <w:t xml:space="preserve">either </w:t>
      </w:r>
      <w:r w:rsidRPr="00D428C7">
        <w:t xml:space="preserve">toward the WC center or toward the current in-focus object. The function ends with clamping the </w:t>
      </w:r>
      <w:r w:rsidRPr="00D428C7">
        <w:rPr>
          <w:rStyle w:val="CodeInline"/>
          <w:rFonts w:ascii="Utopia" w:hAnsi="Utopia"/>
          <w:bdr w:val="none" w:sz="0" w:space="0" w:color="auto"/>
        </w:rPr>
        <w:t>Brain</w:t>
      </w:r>
      <w:r w:rsidRPr="00D428C7">
        <w:t xml:space="preserve"> and </w:t>
      </w:r>
      <w:r w:rsidRPr="00D428C7">
        <w:rPr>
          <w:rStyle w:val="CodeInline"/>
          <w:rFonts w:ascii="Utopia" w:hAnsi="Utopia"/>
          <w:bdr w:val="none" w:sz="0" w:space="0" w:color="auto"/>
        </w:rPr>
        <w:t>Portal</w:t>
      </w:r>
      <w:r w:rsidRPr="009E5562">
        <w:t xml:space="preserve"> objects to within 90 percent and 80 percent of the WC bounds</w:t>
      </w:r>
      <w:r w:rsidR="00D428C7">
        <w:t xml:space="preserve"> </w:t>
      </w:r>
      <w:r w:rsidRPr="00D428C7">
        <w:t xml:space="preserve">respectively, and panning the camera based on the transform (or position) of the </w:t>
      </w:r>
      <w:r w:rsidRPr="001672E4">
        <w:rPr>
          <w:rStyle w:val="CodeInline"/>
          <w:rFonts w:ascii="Utopia" w:hAnsi="Utopia"/>
          <w:bdr w:val="none" w:sz="0" w:space="0" w:color="auto"/>
        </w:rPr>
        <w:t>Hero</w:t>
      </w:r>
      <w:r w:rsidRPr="00D428C7">
        <w:t xml:space="preserve"> object.</w:t>
      </w:r>
    </w:p>
    <w:p w14:paraId="2449DC4E" w14:textId="302F292A" w:rsidR="00BA7333" w:rsidRDefault="00BA7333" w:rsidP="00AD1825">
      <w:pPr>
        <w:pStyle w:val="BodyTextCont"/>
        <w:pPrChange w:id="19" w:author="Kelvin Sung" w:date="2021-05-03T09:33:00Z">
          <w:pPr>
            <w:pStyle w:val="BodyTextFirst"/>
          </w:pPr>
        </w:pPrChange>
      </w:pPr>
      <w:r>
        <w:t xml:space="preserve">You can now run the project and move the </w:t>
      </w:r>
      <w:r w:rsidRPr="00BA7333">
        <w:rPr>
          <w:rStyle w:val="CodeInline"/>
        </w:rPr>
        <w:t>Hero</w:t>
      </w:r>
      <w:r>
        <w:t xml:space="preserve"> object with the WASD keys. Move the </w:t>
      </w:r>
      <w:r w:rsidRPr="00BA7333">
        <w:rPr>
          <w:rStyle w:val="CodeInline"/>
        </w:rPr>
        <w:t>Hero</w:t>
      </w:r>
      <w:r>
        <w:t xml:space="preserve"> object toward the WC bounds to observe the camera being pushed. Continue pushing the camera with the </w:t>
      </w:r>
      <w:r w:rsidRPr="00BA7333">
        <w:rPr>
          <w:rStyle w:val="CodeInline"/>
        </w:rPr>
        <w:t>Hero</w:t>
      </w:r>
      <w:r>
        <w:t xml:space="preserve"> object; notice that because of the </w:t>
      </w:r>
      <w:proofErr w:type="spellStart"/>
      <w:proofErr w:type="gramStart"/>
      <w:r w:rsidRPr="00BA7333">
        <w:rPr>
          <w:rStyle w:val="CodeInline"/>
        </w:rPr>
        <w:t>clampAtBoundary</w:t>
      </w:r>
      <w:proofErr w:type="spellEnd"/>
      <w:r w:rsidRPr="00BA7333">
        <w:rPr>
          <w:rStyle w:val="CodeInline"/>
        </w:rPr>
        <w:t>(</w:t>
      </w:r>
      <w:proofErr w:type="gramEnd"/>
      <w:r w:rsidRPr="00BA7333">
        <w:rPr>
          <w:rStyle w:val="CodeInline"/>
        </w:rPr>
        <w:t>)</w:t>
      </w:r>
      <w:r>
        <w:t xml:space="preserve"> function call, the </w:t>
      </w:r>
      <w:r w:rsidRPr="00BA7333">
        <w:rPr>
          <w:rStyle w:val="CodeInline"/>
        </w:rPr>
        <w:t>Portal</w:t>
      </w:r>
      <w:r>
        <w:t xml:space="preserve"> object will in turn be pushed such that it never leaves the camera WC bounds. Now press the L/R key to observe the camera center switching to the center on the </w:t>
      </w:r>
      <w:r w:rsidRPr="00BA7333">
        <w:rPr>
          <w:rStyle w:val="CodeInline"/>
        </w:rPr>
        <w:t>Left</w:t>
      </w:r>
      <w:r>
        <w:t xml:space="preserve"> or </w:t>
      </w:r>
      <w:r w:rsidRPr="00BA7333">
        <w:rPr>
          <w:rStyle w:val="CodeInline"/>
        </w:rPr>
        <w:t>Right</w:t>
      </w:r>
      <w:r>
        <w:t xml:space="preserve"> minion. The N/M keys demonstrate straightforward zooming with respect to the center. To experience zooming with respect to a target, move the </w:t>
      </w:r>
      <w:r w:rsidRPr="00BA7333">
        <w:rPr>
          <w:rStyle w:val="CodeInline"/>
        </w:rPr>
        <w:t>Hero</w:t>
      </w:r>
      <w:r>
        <w:t xml:space="preserve"> object toward the top left of the canvas and then press the H key to select it as the </w:t>
      </w:r>
      <w:r w:rsidRPr="00BA7333">
        <w:rPr>
          <w:rStyle w:val="CodeInline"/>
        </w:rPr>
        <w:t>zoom</w:t>
      </w:r>
      <w:r>
        <w:t xml:space="preserve"> focus. Now, with your mouse pointer pointing at the head of the Hero object, you can press the K key to zoom out first and then the J key to zoom back in. Notice that as you </w:t>
      </w:r>
      <w:r w:rsidRPr="00BA7333">
        <w:rPr>
          <w:rStyle w:val="CodeInline"/>
        </w:rPr>
        <w:t>zoom</w:t>
      </w:r>
      <w:r>
        <w:t xml:space="preserve">, all objects in the scene change positions except the areas around the </w:t>
      </w:r>
      <w:r w:rsidRPr="00BA7333">
        <w:rPr>
          <w:rStyle w:val="CodeInline"/>
        </w:rPr>
        <w:t>Hero</w:t>
      </w:r>
      <w:r>
        <w:t xml:space="preserve"> object. </w:t>
      </w:r>
      <w:ins w:id="20" w:author="Kelvin Sung" w:date="2021-05-03T09:34:00Z">
        <w:r w:rsidR="00AD1825">
          <w:t xml:space="preserve">Zooming into a desired region of a </w:t>
        </w:r>
        <w:r w:rsidR="00AD1825">
          <w:t>world</w:t>
        </w:r>
        <w:r w:rsidR="00AD1825">
          <w:t xml:space="preserve"> is a useful feature for game developers </w:t>
        </w:r>
        <w:r w:rsidR="00AD1825">
          <w:t>with</w:t>
        </w:r>
        <w:r w:rsidR="00AD1825">
          <w:t xml:space="preserve"> many applications. </w:t>
        </w:r>
      </w:ins>
      <w:del w:id="21" w:author="Matthew T. Munson" w:date="2021-05-02T15:16:00Z">
        <w:r w:rsidDel="009E5562">
          <w:delText xml:space="preserve">This is a convenient functionality to support zooming into a desired region of your game. </w:delText>
        </w:r>
      </w:del>
      <w:r>
        <w:t xml:space="preserve">You can experience moving the </w:t>
      </w:r>
      <w:r w:rsidRPr="00BA7333">
        <w:rPr>
          <w:rStyle w:val="CodeInline"/>
        </w:rPr>
        <w:t>Hero</w:t>
      </w:r>
      <w:r>
        <w:t xml:space="preserve"> object around while zooming into/away from it.</w:t>
      </w:r>
      <w:ins w:id="22" w:author="Matthew T. Munson" w:date="2021-05-02T15:16:00Z">
        <w:del w:id="23" w:author="Kelvin Sung" w:date="2021-05-03T09:34:00Z">
          <w:r w:rsidR="009E5562" w:rsidDel="00AD1825">
            <w:delText xml:space="preserve">Zooming into a desired region of a </w:delText>
          </w:r>
        </w:del>
      </w:ins>
      <w:ins w:id="24" w:author="Matthew T. Munson" w:date="2021-05-02T15:17:00Z">
        <w:del w:id="25" w:author="Kelvin Sung" w:date="2021-05-03T09:34:00Z">
          <w:r w:rsidR="009E5562" w:rsidDel="00AD1825">
            <w:delText>world</w:delText>
          </w:r>
        </w:del>
      </w:ins>
      <w:ins w:id="26" w:author="Matthew T. Munson" w:date="2021-05-02T15:16:00Z">
        <w:del w:id="27" w:author="Kelvin Sung" w:date="2021-05-03T09:34:00Z">
          <w:r w:rsidR="009E5562" w:rsidDel="00AD1825">
            <w:delText xml:space="preserve"> is a useful feature for game developers </w:delText>
          </w:r>
        </w:del>
      </w:ins>
      <w:ins w:id="28" w:author="Matthew T. Munson" w:date="2021-05-02T15:17:00Z">
        <w:del w:id="29" w:author="Kelvin Sung" w:date="2021-05-03T09:34:00Z">
          <w:r w:rsidR="009E5562" w:rsidDel="00AD1825">
            <w:delText>with</w:delText>
          </w:r>
        </w:del>
      </w:ins>
      <w:ins w:id="30" w:author="Matthew T. Munson" w:date="2021-05-02T15:16:00Z">
        <w:del w:id="31" w:author="Kelvin Sung" w:date="2021-05-03T09:34:00Z">
          <w:r w:rsidR="009E5562" w:rsidDel="00AD1825">
            <w:delText xml:space="preserve"> many applications. Try modifying this demo to replicate ways that you</w:delText>
          </w:r>
        </w:del>
      </w:ins>
      <w:ins w:id="32" w:author="Matthew T. Munson" w:date="2021-05-02T15:17:00Z">
        <w:del w:id="33" w:author="Kelvin Sung" w:date="2021-05-03T09:34:00Z">
          <w:r w:rsidR="009E5562" w:rsidDel="00AD1825">
            <w:delText xml:space="preserve"> have</w:delText>
          </w:r>
        </w:del>
      </w:ins>
      <w:ins w:id="34" w:author="Matthew T. Munson" w:date="2021-05-02T15:16:00Z">
        <w:del w:id="35" w:author="Kelvin Sung" w:date="2021-05-03T09:34:00Z">
          <w:r w:rsidR="009E5562" w:rsidDel="00AD1825">
            <w:delText xml:space="preserve"> seen zoom </w:delText>
          </w:r>
          <w:commentRangeStart w:id="36"/>
          <w:r w:rsidR="009E5562" w:rsidDel="00AD1825">
            <w:delText>utilized in other games</w:delText>
          </w:r>
        </w:del>
      </w:ins>
      <w:commentRangeEnd w:id="36"/>
      <w:r w:rsidR="00AD1825">
        <w:rPr>
          <w:rStyle w:val="CommentReference"/>
          <w:rFonts w:asciiTheme="minorHAnsi" w:hAnsiTheme="minorHAnsi"/>
        </w:rPr>
        <w:commentReference w:id="36"/>
      </w:r>
      <w:ins w:id="37" w:author="Matthew T. Munson" w:date="2021-05-02T15:16:00Z">
        <w:del w:id="38" w:author="Kelvin Sung" w:date="2021-05-03T09:34:00Z">
          <w:r w:rsidR="009E5562" w:rsidDel="00AD1825">
            <w:delText>.</w:delText>
          </w:r>
        </w:del>
      </w:ins>
      <w:r>
        <w:t xml:space="preserve"> </w:t>
      </w:r>
    </w:p>
    <w:p w14:paraId="19E7CF16" w14:textId="77777777" w:rsidR="002A6E27" w:rsidRDefault="002A6E27" w:rsidP="002A6E27">
      <w:pPr>
        <w:pStyle w:val="Heading1"/>
      </w:pPr>
      <w:r>
        <w:lastRenderedPageBreak/>
        <w:t>Interpolation</w:t>
      </w:r>
    </w:p>
    <w:p w14:paraId="32443580" w14:textId="341920A8" w:rsidR="002A6E27" w:rsidRPr="002A6E27" w:rsidRDefault="002A6E27" w:rsidP="002A6E27">
      <w:pPr>
        <w:pStyle w:val="BodyTextFirst"/>
      </w:pPr>
      <w:r w:rsidRPr="002A6E27">
        <w:t>It is now possible to manipulate the camera based on high-level functions such as pan or zoom. However, the results are often sudden or even incoherent changes to the rendered image, which may result in annoyance or confusion</w:t>
      </w:r>
      <w:r w:rsidRPr="002A6E27">
        <w:fldChar w:fldCharType="begin"/>
      </w:r>
      <w:r w:rsidRPr="002A6E27">
        <w:instrText xml:space="preserve"> XE "Interpolation:annoyance/confusion" </w:instrText>
      </w:r>
      <w:r w:rsidRPr="002A6E27">
        <w:fldChar w:fldCharType="end"/>
      </w:r>
      <w:r w:rsidRPr="002A6E27">
        <w:t xml:space="preserve">. For example, in the previous project, the L or R key causes the camera to re-center with a simple assignment of new WC center values. The abrupt change in camera position results in the sudden appearance of a seemingly new game world. This is not only visually </w:t>
      </w:r>
      <w:r w:rsidR="00736BBB">
        <w:t>distracting</w:t>
      </w:r>
      <w:r w:rsidR="009E5562">
        <w:t>,</w:t>
      </w:r>
      <w:r w:rsidRPr="002A6E27">
        <w:t xml:space="preserve"> </w:t>
      </w:r>
      <w:r w:rsidR="009E5562">
        <w:t>but</w:t>
      </w:r>
      <w:r w:rsidRPr="002A6E27">
        <w:t xml:space="preserve"> can</w:t>
      </w:r>
      <w:r w:rsidR="00736BBB">
        <w:t xml:space="preserve"> also</w:t>
      </w:r>
      <w:r w:rsidRPr="002A6E27">
        <w:t xml:space="preserve"> </w:t>
      </w:r>
      <w:r w:rsidR="009E5562">
        <w:t>confuse the player as to what has happened</w:t>
      </w:r>
      <w:r w:rsidRPr="002A6E27">
        <w:t xml:space="preserve">. </w:t>
      </w:r>
    </w:p>
    <w:p w14:paraId="7DC537CD" w14:textId="743750F3" w:rsidR="002A6E27" w:rsidRDefault="002A6E27" w:rsidP="004767E2">
      <w:pPr>
        <w:pStyle w:val="BodyTextCont"/>
      </w:pPr>
      <w:r w:rsidRPr="002A6E27">
        <w:t>When new values for camera parameters</w:t>
      </w:r>
      <w:r w:rsidRPr="002A6E27">
        <w:fldChar w:fldCharType="begin"/>
      </w:r>
      <w:r w:rsidRPr="002A6E27">
        <w:instrText xml:space="preserve"> XE "Interpolation:camera parameters" </w:instrText>
      </w:r>
      <w:r w:rsidRPr="002A6E27">
        <w:fldChar w:fldCharType="end"/>
      </w:r>
      <w:r w:rsidRPr="002A6E27">
        <w:t xml:space="preserve"> are available, instead of assigning them and causing an abrupt change</w:t>
      </w:r>
      <w:r w:rsidR="009E5562">
        <w:t>,</w:t>
      </w:r>
      <w:r w:rsidR="009E5562">
        <w:t xml:space="preserve"> </w:t>
      </w:r>
      <w:r w:rsidRPr="002A6E27">
        <w:t xml:space="preserve">it is desirable to morph the values gradually from the old to the new over time or </w:t>
      </w:r>
      <w:r w:rsidRPr="002A6E27">
        <w:rPr>
          <w:i/>
        </w:rPr>
        <w:t>interpolate</w:t>
      </w:r>
      <w:r w:rsidRPr="002A6E27">
        <w:t xml:space="preserve"> the values. For example, as illustrated in Figure 7-4, at time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2A6E27">
        <w:t xml:space="preserve"> a parameter with the old value is to be assigned a new one. In this case, instead of updating the value abruptly, interpolation will change the value gradually over time. It will compute the intermediate results with decreasing values and complete the change to the new value at a later time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2A6E27">
        <w:t>.</w:t>
      </w:r>
    </w:p>
    <w:p w14:paraId="54B637FB" w14:textId="40C36BB5" w:rsidR="002A6E27" w:rsidRPr="002A6E27" w:rsidRDefault="002A6E27" w:rsidP="002A6E27">
      <w:pPr>
        <w:pStyle w:val="Figure"/>
        <w:rPr>
          <w:rFonts w:ascii="Utopia" w:hAnsi="Utopia"/>
        </w:rPr>
      </w:pPr>
      <w:r>
        <w:rPr>
          <w:noProof/>
        </w:rPr>
        <w:drawing>
          <wp:inline distT="0" distB="0" distL="0" distR="0" wp14:anchorId="323214CC" wp14:editId="79D0225E">
            <wp:extent cx="3054350" cy="2018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4350" cy="2018030"/>
                    </a:xfrm>
                    <a:prstGeom prst="rect">
                      <a:avLst/>
                    </a:prstGeom>
                    <a:noFill/>
                  </pic:spPr>
                </pic:pic>
              </a:graphicData>
            </a:graphic>
          </wp:inline>
        </w:drawing>
      </w:r>
    </w:p>
    <w:p w14:paraId="4FD35BCB" w14:textId="0993A469" w:rsidR="002A6E27" w:rsidRDefault="002A6E27" w:rsidP="002A6E27">
      <w:pPr>
        <w:pStyle w:val="FigureCaption"/>
      </w:pPr>
      <w:r w:rsidRPr="002A6E27">
        <w:t>Figure 7-4. Interpolating values based on linear and exponential functions</w:t>
      </w:r>
    </w:p>
    <w:p w14:paraId="23B12EEA" w14:textId="66428B63" w:rsidR="00C308A0" w:rsidRDefault="00C308A0" w:rsidP="00C308A0">
      <w:pPr>
        <w:pStyle w:val="BodyTextFirst"/>
      </w:pPr>
      <w:r w:rsidRPr="00C308A0">
        <w:t xml:space="preserve">Figure 7-4 shows that there </w:t>
      </w:r>
      <w:proofErr w:type="gramStart"/>
      <w:r w:rsidR="00CF31BE">
        <w:t>are</w:t>
      </w:r>
      <w:proofErr w:type="gramEnd"/>
      <w:r w:rsidRPr="00C308A0">
        <w:t xml:space="preserve"> more than one </w:t>
      </w:r>
      <w:r w:rsidR="00CF31BE" w:rsidRPr="00C308A0">
        <w:t>way</w:t>
      </w:r>
      <w:r w:rsidRPr="00C308A0">
        <w:t xml:space="preserve"> to interpolate values over time. For example, linear interpolation computes intermediate results according to the slope of the line connecting the old and new values. In contrast, an exponential function may compute intermediate results based on percentages from previous values. In this way, with linear interpolation, a camera position would move from an old to new position with a constant speed</w:t>
      </w:r>
      <w:r w:rsidRPr="00C308A0">
        <w:fldChar w:fldCharType="begin"/>
      </w:r>
      <w:r w:rsidRPr="00C308A0">
        <w:instrText xml:space="preserve"> XE "Interpolation:constant speed" </w:instrText>
      </w:r>
      <w:r w:rsidRPr="00C308A0">
        <w:fldChar w:fldCharType="end"/>
      </w:r>
      <w:r w:rsidRPr="00C308A0">
        <w:t xml:space="preserve"> similar to a </w:t>
      </w:r>
      <w:r w:rsidR="00FF5004">
        <w:t xml:space="preserve">moving (or panning) a camera at some </w:t>
      </w:r>
      <w:r w:rsidRPr="00C308A0">
        <w:t xml:space="preserve">constant-speed. In comparison, the interpolation based on the given exponential function would move the camera position rapidly at </w:t>
      </w:r>
      <w:r w:rsidR="009E5562">
        <w:t>first</w:t>
      </w:r>
      <w:r w:rsidRPr="00C308A0">
        <w:t xml:space="preserve">, </w:t>
      </w:r>
      <w:r w:rsidR="009E5562">
        <w:t>then slow down</w:t>
      </w:r>
      <w:r w:rsidR="00A376D1">
        <w:t xml:space="preserve"> quickly</w:t>
      </w:r>
      <w:r w:rsidR="009E5562">
        <w:t xml:space="preserve"> </w:t>
      </w:r>
      <w:r w:rsidRPr="00C308A0">
        <w:t xml:space="preserve">over time giving a sensation of </w:t>
      </w:r>
      <w:r w:rsidR="00FF5004">
        <w:t xml:space="preserve">moving and </w:t>
      </w:r>
      <w:r w:rsidRPr="00C308A0">
        <w:t>focusing the camera on a new target.</w:t>
      </w:r>
    </w:p>
    <w:p w14:paraId="7E174993" w14:textId="44DB5DEF" w:rsidR="006E3516" w:rsidRDefault="006E3516" w:rsidP="006E3516">
      <w:pPr>
        <w:pStyle w:val="BodyTextCont"/>
      </w:pPr>
      <w:r>
        <w:t>Human motions and movements typically follow the exponential interpolation</w:t>
      </w:r>
      <w:r w:rsidR="00902D34">
        <w:t xml:space="preserve"> function</w:t>
      </w:r>
      <w:r>
        <w:t xml:space="preserve">. For example, try turning your head from facing the front to facing the right, or moving your hand to pick up an object on your </w:t>
      </w:r>
      <w:r>
        <w:lastRenderedPageBreak/>
        <w:t xml:space="preserve">desk. Notice that in both cases, you </w:t>
      </w:r>
      <w:r w:rsidR="00FF5004">
        <w:t>began</w:t>
      </w:r>
      <w:r>
        <w:t xml:space="preserve"> with a relatively quick motion and slowed down </w:t>
      </w:r>
      <w:r w:rsidR="00902D34">
        <w:t xml:space="preserve">significantly </w:t>
      </w:r>
      <w:r>
        <w:t xml:space="preserve">when the destination is </w:t>
      </w:r>
      <w:r w:rsidR="00902D34">
        <w:t>in close proximity</w:t>
      </w:r>
      <w:r>
        <w:t xml:space="preserve">. That is, you probably </w:t>
      </w:r>
      <w:r w:rsidR="00FF5004">
        <w:t xml:space="preserve">started </w:t>
      </w:r>
      <w:r>
        <w:t xml:space="preserve">by turning your head quickly and slowed down rapidly as your view approaches </w:t>
      </w:r>
      <w:r w:rsidR="00EE388B">
        <w:t>your</w:t>
      </w:r>
      <w:r>
        <w:t xml:space="preserve"> right</w:t>
      </w:r>
      <w:r w:rsidR="001E77F4">
        <w:t xml:space="preserve"> </w:t>
      </w:r>
      <w:r>
        <w:t xml:space="preserve">side, </w:t>
      </w:r>
      <w:r w:rsidR="00902D34">
        <w:t xml:space="preserve">and it is likely </w:t>
      </w:r>
      <w:r w:rsidR="0099354B">
        <w:t xml:space="preserve">your hand started moving quickly towards the object and slowed down significantly when the hand is </w:t>
      </w:r>
      <w:r w:rsidR="00FF5004">
        <w:t xml:space="preserve">almost reaching </w:t>
      </w:r>
      <w:r w:rsidR="0099354B">
        <w:t xml:space="preserve">the object. </w:t>
      </w:r>
      <w:r w:rsidR="00902D34">
        <w:t>In both of these examples, your displacements followed the exponential interpolation function as depicted in Figure 7-4—quick changes followed by rapid slow down as destination approaches. This is the function you will implement in the game engine</w:t>
      </w:r>
      <w:r w:rsidR="00A86145">
        <w:t xml:space="preserve"> because it mimics human movements and is likely to seem natural to human players.</w:t>
      </w:r>
    </w:p>
    <w:p w14:paraId="53725E60" w14:textId="22CD9EBB" w:rsidR="00CF31BE" w:rsidRPr="00C308A0" w:rsidRDefault="00CF31BE" w:rsidP="004767E2">
      <w:pPr>
        <w:pStyle w:val="NoteTipCaution"/>
      </w:pPr>
      <w:r w:rsidRPr="004767E2">
        <w:rPr>
          <w:rStyle w:val="Strong"/>
        </w:rPr>
        <w:t>Note</w:t>
      </w:r>
      <w:r>
        <w:t xml:space="preserve"> Linea</w:t>
      </w:r>
      <w:r w:rsidR="002F2089">
        <w:t>r</w:t>
      </w:r>
      <w:r>
        <w:t xml:space="preserve"> interpolation is often referred to as </w:t>
      </w:r>
      <w:r w:rsidR="00661CA2">
        <w:rPr>
          <w:rStyle w:val="Emphasis"/>
        </w:rPr>
        <w:t>LERP</w:t>
      </w:r>
      <w:r w:rsidR="00661CA2" w:rsidRPr="004767E2">
        <w:t xml:space="preserve"> or</w:t>
      </w:r>
      <w:r w:rsidR="00661CA2">
        <w:rPr>
          <w:rStyle w:val="Emphasis"/>
          <w:i w:val="0"/>
        </w:rPr>
        <w:t xml:space="preserve"> </w:t>
      </w:r>
      <w:r w:rsidR="00661CA2">
        <w:rPr>
          <w:rStyle w:val="Emphasis"/>
        </w:rPr>
        <w:t>lerp</w:t>
      </w:r>
      <w:r>
        <w:t xml:space="preserve">. </w:t>
      </w:r>
      <w:r w:rsidR="001F010E">
        <w:t>Often times</w:t>
      </w:r>
      <w:r w:rsidR="00810B61">
        <w:t xml:space="preserve"> the term is also being used to refer to non-linear interpolations. For example, many applications </w:t>
      </w:r>
      <w:r w:rsidR="00D63DAB">
        <w:t xml:space="preserve">and libraries, including the </w:t>
      </w:r>
      <w:proofErr w:type="spellStart"/>
      <w:r w:rsidR="00D63DAB" w:rsidRPr="004767E2">
        <w:rPr>
          <w:rStyle w:val="CodeInline"/>
        </w:rPr>
        <w:t>gl</w:t>
      </w:r>
      <w:proofErr w:type="spellEnd"/>
      <w:r w:rsidR="00D63DAB" w:rsidRPr="004767E2">
        <w:rPr>
          <w:rStyle w:val="CodeInline"/>
        </w:rPr>
        <w:t>-matrix</w:t>
      </w:r>
      <w:r w:rsidR="00D63DAB">
        <w:t xml:space="preserve"> library that you are using, </w:t>
      </w:r>
      <w:r w:rsidR="00810B61">
        <w:t xml:space="preserve">refer to the exponential </w:t>
      </w:r>
      <w:r w:rsidR="004D56A2">
        <w:t xml:space="preserve">interpolation </w:t>
      </w:r>
      <w:r w:rsidR="00810B61">
        <w:t>depicted in Figure 7-4</w:t>
      </w:r>
      <w:r w:rsidR="001F010E">
        <w:t xml:space="preserve"> as </w:t>
      </w:r>
      <w:r w:rsidR="001F010E" w:rsidRPr="004767E2">
        <w:rPr>
          <w:i/>
        </w:rPr>
        <w:t>lerp</w:t>
      </w:r>
      <w:r w:rsidR="00810B61">
        <w:t>. This is the convention that will be followed in this game engine.</w:t>
      </w:r>
    </w:p>
    <w:p w14:paraId="00171203" w14:textId="59557F4E" w:rsidR="00C308A0" w:rsidRDefault="00C308A0" w:rsidP="004767E2">
      <w:pPr>
        <w:pStyle w:val="BodyTextFirst"/>
      </w:pPr>
      <w:r w:rsidRPr="00C308A0">
        <w:t xml:space="preserve">This section introduces the </w:t>
      </w:r>
      <w:r w:rsidR="008A6B6C">
        <w:rPr>
          <w:rStyle w:val="CodeInline"/>
        </w:rPr>
        <w:t>Lerp</w:t>
      </w:r>
      <w:r w:rsidRPr="00C308A0">
        <w:t xml:space="preserve"> and </w:t>
      </w:r>
      <w:r w:rsidR="008A6B6C">
        <w:rPr>
          <w:rStyle w:val="CodeInline"/>
        </w:rPr>
        <w:t>Lerp</w:t>
      </w:r>
      <w:r w:rsidRPr="00C308A0">
        <w:rPr>
          <w:rStyle w:val="CodeInline"/>
        </w:rPr>
        <w:t>Vec2</w:t>
      </w:r>
      <w:r w:rsidRPr="00C308A0">
        <w:t xml:space="preserve"> utility </w:t>
      </w:r>
      <w:r w:rsidR="003E28AE">
        <w:t>classes</w:t>
      </w:r>
      <w:r w:rsidR="003E28AE" w:rsidRPr="00C308A0">
        <w:t xml:space="preserve"> </w:t>
      </w:r>
      <w:r w:rsidRPr="00C308A0">
        <w:t>to support smooth and gradual camera movements resulting from camera manipulation operations.</w:t>
      </w:r>
    </w:p>
    <w:p w14:paraId="3EF8BC7E" w14:textId="77777777" w:rsidR="00C308A0" w:rsidRDefault="00C308A0" w:rsidP="00C308A0">
      <w:pPr>
        <w:pStyle w:val="Heading2"/>
      </w:pPr>
      <w:r>
        <w:t>The Camera Interpolations Project</w:t>
      </w:r>
    </w:p>
    <w:p w14:paraId="1C5FC276" w14:textId="2EAF6D25" w:rsidR="00C308A0" w:rsidRDefault="00C308A0" w:rsidP="00C308A0">
      <w:pPr>
        <w:pStyle w:val="BodyTextFirst"/>
      </w:pPr>
      <w:r>
        <w:t xml:space="preserve">This project demonstrates the smoother </w:t>
      </w:r>
      <w:r w:rsidR="00D204D7">
        <w:t xml:space="preserve">visually appealing </w:t>
      </w:r>
      <w:r>
        <w:t xml:space="preserve">interpolated results from camera manipulation operations. You can see an example of this project running in Figure 7-5. The source code to this project is defined in the </w:t>
      </w:r>
      <w:r w:rsidRPr="00C308A0">
        <w:rPr>
          <w:rStyle w:val="CodeInline"/>
        </w:rPr>
        <w:t>chapter7/7.2.camera_interpolations</w:t>
      </w:r>
      <w:r>
        <w:t xml:space="preserve"> folder.</w:t>
      </w:r>
    </w:p>
    <w:p w14:paraId="1CA5E12D" w14:textId="7B2FD746" w:rsidR="00C308A0" w:rsidRDefault="00C308A0" w:rsidP="00C308A0">
      <w:pPr>
        <w:pStyle w:val="Figure"/>
      </w:pPr>
      <w:r w:rsidRPr="00E63A44">
        <w:rPr>
          <w:noProof/>
        </w:rPr>
        <w:lastRenderedPageBreak/>
        <w:drawing>
          <wp:inline distT="0" distB="0" distL="0" distR="0" wp14:anchorId="29C1964A" wp14:editId="145EC07D">
            <wp:extent cx="5486400" cy="4114800"/>
            <wp:effectExtent l="0" t="0" r="0" b="0"/>
            <wp:docPr id="17" name="Picture 24"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5"/>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1A445F2" w14:textId="77777777" w:rsidR="00C308A0" w:rsidRDefault="00C308A0" w:rsidP="00C308A0">
      <w:pPr>
        <w:pStyle w:val="FigureCaption"/>
      </w:pPr>
      <w:r>
        <w:t>Figure 7-5. Running the Camera Interpolations project</w:t>
      </w:r>
    </w:p>
    <w:p w14:paraId="061C28C3" w14:textId="77777777" w:rsidR="00C308A0" w:rsidRDefault="00C308A0" w:rsidP="00C308A0">
      <w:pPr>
        <w:pStyle w:val="BodyTextFirst"/>
      </w:pPr>
      <w:r>
        <w:t>The controls of the project are identical to the previous project:</w:t>
      </w:r>
    </w:p>
    <w:p w14:paraId="01547E23" w14:textId="77777777" w:rsidR="00C308A0" w:rsidRDefault="00C308A0" w:rsidP="00C308A0">
      <w:pPr>
        <w:pStyle w:val="Bullet"/>
      </w:pPr>
      <w:r>
        <w:t xml:space="preserve">WASD keys: Move the </w:t>
      </w:r>
      <w:r w:rsidRPr="00C308A0">
        <w:rPr>
          <w:rStyle w:val="CodeInline"/>
        </w:rPr>
        <w:t>Dye</w:t>
      </w:r>
      <w:r>
        <w:t xml:space="preserve"> character (the </w:t>
      </w:r>
      <w:r w:rsidRPr="00C308A0">
        <w:rPr>
          <w:rStyle w:val="CodeInline"/>
        </w:rPr>
        <w:t>Hero</w:t>
      </w:r>
      <w:r>
        <w:t xml:space="preserve"> object). Notice that the camera WC window updates to follow the </w:t>
      </w:r>
      <w:r w:rsidRPr="00C308A0">
        <w:rPr>
          <w:rStyle w:val="CodeInline"/>
        </w:rPr>
        <w:t>Hero</w:t>
      </w:r>
      <w:r>
        <w:t xml:space="preserve"> object when it attempts to move beyond 90 percent of the WC bounds.</w:t>
      </w:r>
    </w:p>
    <w:p w14:paraId="2177A828" w14:textId="77777777" w:rsidR="00C308A0" w:rsidRDefault="00C308A0" w:rsidP="00C308A0">
      <w:pPr>
        <w:pStyle w:val="Bullet"/>
      </w:pPr>
      <w:r>
        <w:t xml:space="preserve">Arrow keys: Move the </w:t>
      </w:r>
      <w:r w:rsidRPr="00C308A0">
        <w:rPr>
          <w:rStyle w:val="CodeInline"/>
        </w:rPr>
        <w:t>Portal</w:t>
      </w:r>
      <w:r>
        <w:t xml:space="preserve"> object. Notice that the </w:t>
      </w:r>
      <w:r w:rsidRPr="00C308A0">
        <w:rPr>
          <w:rStyle w:val="CodeInline"/>
        </w:rPr>
        <w:t>Portal</w:t>
      </w:r>
      <w:r>
        <w:t xml:space="preserve"> object cannot move beyond 80 percent of the WC bounds.</w:t>
      </w:r>
    </w:p>
    <w:p w14:paraId="067ADD27" w14:textId="29E2E2DD" w:rsidR="00C308A0" w:rsidRDefault="00C308A0" w:rsidP="00C308A0">
      <w:pPr>
        <w:pStyle w:val="Bullet"/>
      </w:pPr>
      <w:r>
        <w:t xml:space="preserve">L/R/P/H keys: Select the </w:t>
      </w:r>
      <w:r w:rsidRPr="00C308A0">
        <w:rPr>
          <w:rStyle w:val="CodeInline"/>
        </w:rPr>
        <w:t>Left</w:t>
      </w:r>
      <w:r>
        <w:t xml:space="preserve"> minion, </w:t>
      </w:r>
      <w:r w:rsidRPr="00C308A0">
        <w:rPr>
          <w:rStyle w:val="CodeInline"/>
        </w:rPr>
        <w:t>Right</w:t>
      </w:r>
      <w:r>
        <w:t xml:space="preserve"> minion, </w:t>
      </w:r>
      <w:r w:rsidRPr="00C308A0">
        <w:rPr>
          <w:rStyle w:val="CodeInline"/>
        </w:rPr>
        <w:t>Portal</w:t>
      </w:r>
      <w:r>
        <w:t xml:space="preserve"> object, or </w:t>
      </w:r>
      <w:r w:rsidRPr="00C308A0">
        <w:rPr>
          <w:rStyle w:val="CodeInline"/>
        </w:rPr>
        <w:t>Hero</w:t>
      </w:r>
      <w:r>
        <w:t xml:space="preserve"> object to be the object in focus</w:t>
      </w:r>
      <w:r w:rsidR="00D204D7">
        <w:t>.</w:t>
      </w:r>
      <w:r>
        <w:t xml:space="preserve"> </w:t>
      </w:r>
      <w:r w:rsidR="00D204D7">
        <w:t>T</w:t>
      </w:r>
      <w:r>
        <w:t xml:space="preserve">he L/R keys also set the camera to focus on the </w:t>
      </w:r>
      <w:r w:rsidRPr="00C308A0">
        <w:rPr>
          <w:rStyle w:val="CodeInline"/>
        </w:rPr>
        <w:t>Left</w:t>
      </w:r>
      <w:r>
        <w:t xml:space="preserve"> or </w:t>
      </w:r>
      <w:r w:rsidRPr="00C308A0">
        <w:rPr>
          <w:rStyle w:val="CodeInline"/>
        </w:rPr>
        <w:t>Right</w:t>
      </w:r>
      <w:r>
        <w:t xml:space="preserve"> minion.</w:t>
      </w:r>
    </w:p>
    <w:p w14:paraId="3282DF3F" w14:textId="77777777" w:rsidR="00C308A0" w:rsidRDefault="00C308A0" w:rsidP="00C308A0">
      <w:pPr>
        <w:pStyle w:val="Bullet"/>
      </w:pPr>
      <w:r>
        <w:t>N/M keys: Zoom into or away from the center of the camera.</w:t>
      </w:r>
    </w:p>
    <w:p w14:paraId="61BB4D50" w14:textId="77777777" w:rsidR="00C308A0" w:rsidRDefault="00C308A0" w:rsidP="00C308A0">
      <w:pPr>
        <w:pStyle w:val="Bullet"/>
      </w:pPr>
      <w:r>
        <w:lastRenderedPageBreak/>
        <w:t>J/K keys: Zoom into or away while ensuring constant relative position of the currently in-focus object. In other words, as the camera zooms, the positions of all objects will change except that of the in-focus object.</w:t>
      </w:r>
    </w:p>
    <w:p w14:paraId="6991DAF4" w14:textId="77777777" w:rsidR="00C308A0" w:rsidRDefault="00C308A0" w:rsidP="00C308A0">
      <w:pPr>
        <w:pStyle w:val="BodyTextFirst"/>
      </w:pPr>
      <w:r>
        <w:t>The goals of the project are as follows:</w:t>
      </w:r>
    </w:p>
    <w:p w14:paraId="1B899F8E" w14:textId="3739B015" w:rsidR="00C308A0" w:rsidRDefault="00C308A0" w:rsidP="00C308A0">
      <w:pPr>
        <w:pStyle w:val="Bullet"/>
      </w:pPr>
      <w:r>
        <w:t xml:space="preserve">To understand </w:t>
      </w:r>
      <w:r w:rsidR="00FA6D66">
        <w:t>the</w:t>
      </w:r>
      <w:r w:rsidR="005A1C68">
        <w:t xml:space="preserve"> concept of</w:t>
      </w:r>
      <w:r w:rsidR="00FA6D66">
        <w:t xml:space="preserve"> </w:t>
      </w:r>
      <w:r>
        <w:t>interpolat</w:t>
      </w:r>
      <w:r w:rsidR="00FA6D66">
        <w:t>ion between given</w:t>
      </w:r>
      <w:r>
        <w:t xml:space="preserve"> values</w:t>
      </w:r>
    </w:p>
    <w:p w14:paraId="09BAC70F" w14:textId="77777777" w:rsidR="00C308A0" w:rsidRDefault="00C308A0" w:rsidP="00C308A0">
      <w:pPr>
        <w:pStyle w:val="Bullet"/>
      </w:pPr>
      <w:r>
        <w:t>To implement interpolation supporting gradual camera parameter changes</w:t>
      </w:r>
    </w:p>
    <w:p w14:paraId="5D732DF7" w14:textId="77777777" w:rsidR="00C308A0" w:rsidRDefault="00C308A0" w:rsidP="00C308A0">
      <w:pPr>
        <w:pStyle w:val="Bullet"/>
      </w:pPr>
      <w:r>
        <w:t>To experience interpolated changes in camera parameters</w:t>
      </w:r>
    </w:p>
    <w:p w14:paraId="26B73A51" w14:textId="1B862488" w:rsidR="00C308A0" w:rsidRDefault="00D204D7" w:rsidP="00C308A0">
      <w:pPr>
        <w:pStyle w:val="BodyTextFirst"/>
      </w:pPr>
      <w:r>
        <w:t>A</w:t>
      </w:r>
      <w:r w:rsidR="00C308A0">
        <w:t>s in</w:t>
      </w:r>
      <w:r w:rsidR="00C66B68">
        <w:t xml:space="preserve"> </w:t>
      </w:r>
      <w:r w:rsidR="00C308A0">
        <w:t>previous project</w:t>
      </w:r>
      <w:r>
        <w:t>s, you can find external resource files</w:t>
      </w:r>
      <w:r w:rsidR="00C308A0">
        <w:t xml:space="preserve"> in the </w:t>
      </w:r>
      <w:r w:rsidR="00C308A0" w:rsidRPr="00C308A0">
        <w:rPr>
          <w:rStyle w:val="CodeInline"/>
        </w:rPr>
        <w:t>assets</w:t>
      </w:r>
      <w:r w:rsidR="00C308A0">
        <w:t xml:space="preserve"> folder. </w:t>
      </w:r>
    </w:p>
    <w:p w14:paraId="5FEE139E" w14:textId="3265509A" w:rsidR="00C308A0" w:rsidRDefault="00C308A0" w:rsidP="00C308A0">
      <w:pPr>
        <w:pStyle w:val="Heading3"/>
      </w:pPr>
      <w:r w:rsidRPr="00C308A0">
        <w:t xml:space="preserve">Interpolation as a Utility </w:t>
      </w:r>
    </w:p>
    <w:p w14:paraId="73D20559" w14:textId="043434CD" w:rsidR="00C308A0" w:rsidRDefault="00C308A0" w:rsidP="00C308A0">
      <w:pPr>
        <w:pStyle w:val="BodyTextFirst"/>
      </w:pPr>
      <w:r w:rsidRPr="00C308A0">
        <w:t xml:space="preserve">Similar to </w:t>
      </w:r>
      <w:r w:rsidR="00D204D7">
        <w:t xml:space="preserve">the </w:t>
      </w:r>
      <w:r w:rsidRPr="00C308A0">
        <w:rPr>
          <w:rStyle w:val="CodeInline"/>
        </w:rPr>
        <w:t>Transform</w:t>
      </w:r>
      <w:r w:rsidR="003E28AE">
        <w:t xml:space="preserve"> class</w:t>
      </w:r>
      <w:r w:rsidR="003E28AE" w:rsidRPr="00C308A0">
        <w:t xml:space="preserve"> </w:t>
      </w:r>
      <w:r w:rsidRPr="00C308A0">
        <w:t xml:space="preserve">supporting transformation functionality and </w:t>
      </w:r>
      <w:r w:rsidR="00D204D7">
        <w:t xml:space="preserve">the </w:t>
      </w:r>
      <w:proofErr w:type="spellStart"/>
      <w:r w:rsidRPr="00C308A0">
        <w:rPr>
          <w:rStyle w:val="CodeInline"/>
        </w:rPr>
        <w:t>BoundingBox</w:t>
      </w:r>
      <w:proofErr w:type="spellEnd"/>
      <w:r w:rsidRPr="00C308A0">
        <w:t xml:space="preserve"> </w:t>
      </w:r>
      <w:r w:rsidR="003E28AE">
        <w:t>class</w:t>
      </w:r>
      <w:r w:rsidR="003E28AE" w:rsidRPr="00C308A0">
        <w:t xml:space="preserve"> </w:t>
      </w:r>
      <w:r w:rsidRPr="00C308A0">
        <w:t xml:space="preserve">supporting collision detection, a </w:t>
      </w:r>
      <w:r w:rsidR="008A6B6C">
        <w:rPr>
          <w:rStyle w:val="CodeInline"/>
        </w:rPr>
        <w:t>Lerp</w:t>
      </w:r>
      <w:r w:rsidRPr="00C308A0">
        <w:t xml:space="preserve"> </w:t>
      </w:r>
      <w:r w:rsidR="003E28AE">
        <w:t xml:space="preserve">class </w:t>
      </w:r>
      <w:r w:rsidRPr="00C308A0">
        <w:t xml:space="preserve">can be defined to support interpolation of values. To </w:t>
      </w:r>
      <w:r w:rsidR="00D204D7">
        <w:t>keep the source code organized</w:t>
      </w:r>
      <w:r w:rsidRPr="00C308A0">
        <w:t>, a new folder should be defined to store these utilities.</w:t>
      </w:r>
    </w:p>
    <w:p w14:paraId="0E4417F4" w14:textId="5ED82966" w:rsidR="00C308A0" w:rsidRPr="00C308A0" w:rsidRDefault="00C308A0" w:rsidP="006A1089">
      <w:pPr>
        <w:pStyle w:val="BodyTextCont"/>
      </w:pPr>
      <w:r w:rsidRPr="00C308A0">
        <w:t xml:space="preserve">Create the new folder called </w:t>
      </w:r>
      <w:proofErr w:type="spellStart"/>
      <w:r w:rsidRPr="00C308A0">
        <w:rPr>
          <w:rStyle w:val="CodeInline"/>
        </w:rPr>
        <w:t>src</w:t>
      </w:r>
      <w:proofErr w:type="spellEnd"/>
      <w:r w:rsidRPr="00C308A0">
        <w:rPr>
          <w:rStyle w:val="CodeInline"/>
        </w:rPr>
        <w:t>/engine/</w:t>
      </w:r>
      <w:proofErr w:type="spellStart"/>
      <w:r w:rsidRPr="00C308A0">
        <w:rPr>
          <w:rStyle w:val="CodeBold"/>
        </w:rPr>
        <w:t>utils</w:t>
      </w:r>
      <w:proofErr w:type="spellEnd"/>
      <w:r w:rsidRPr="00C308A0">
        <w:t xml:space="preserve"> and move the </w:t>
      </w:r>
      <w:r w:rsidRPr="00C308A0">
        <w:rPr>
          <w:rStyle w:val="CodeInline"/>
        </w:rPr>
        <w:t>transform.js</w:t>
      </w:r>
      <w:r w:rsidRPr="00C308A0">
        <w:t xml:space="preserve"> and </w:t>
      </w:r>
      <w:r w:rsidRPr="00C308A0">
        <w:rPr>
          <w:rStyle w:val="CodeInline"/>
        </w:rPr>
        <w:t>bounding_box.js</w:t>
      </w:r>
      <w:r w:rsidRPr="00C308A0">
        <w:t xml:space="preserve"> files into this folder. </w:t>
      </w:r>
    </w:p>
    <w:p w14:paraId="7562963B" w14:textId="5537BDAF" w:rsidR="00C308A0" w:rsidRPr="00C308A0" w:rsidRDefault="008A6B6C" w:rsidP="008A6B6C">
      <w:pPr>
        <w:pStyle w:val="Heading4"/>
      </w:pPr>
      <w:r w:rsidRPr="008A6B6C">
        <w:t xml:space="preserve">The </w:t>
      </w:r>
      <w:r>
        <w:t>Lerp</w:t>
      </w:r>
      <w:r w:rsidRPr="008A6B6C">
        <w:t xml:space="preserve"> </w:t>
      </w:r>
      <w:r w:rsidR="003E28AE">
        <w:t>Class</w:t>
      </w:r>
    </w:p>
    <w:p w14:paraId="2815EEC6" w14:textId="5674D630" w:rsidR="008A6B6C" w:rsidRDefault="008A6B6C" w:rsidP="008A6B6C">
      <w:pPr>
        <w:pStyle w:val="BodyTextFirst"/>
      </w:pPr>
      <w:r>
        <w:t xml:space="preserve">Define the </w:t>
      </w:r>
      <w:r w:rsidRPr="008A6B6C">
        <w:rPr>
          <w:rStyle w:val="CodeInline"/>
        </w:rPr>
        <w:t>Lerp</w:t>
      </w:r>
      <w:r>
        <w:t xml:space="preserve"> </w:t>
      </w:r>
      <w:r w:rsidR="003E28AE">
        <w:t xml:space="preserve">class </w:t>
      </w:r>
      <w:r>
        <w:t>to compute interpolation between two values.</w:t>
      </w:r>
    </w:p>
    <w:p w14:paraId="6C75F6F9" w14:textId="61DA4335" w:rsidR="008A6B6C" w:rsidRDefault="008A6B6C" w:rsidP="008A6B6C">
      <w:pPr>
        <w:pStyle w:val="NumList"/>
        <w:numPr>
          <w:ilvl w:val="0"/>
          <w:numId w:val="15"/>
        </w:numPr>
      </w:pPr>
      <w:r>
        <w:t xml:space="preserve">Create a new file in the </w:t>
      </w:r>
      <w:proofErr w:type="spellStart"/>
      <w:r w:rsidRPr="008A6B6C">
        <w:rPr>
          <w:rStyle w:val="CodeInline"/>
        </w:rPr>
        <w:t>src</w:t>
      </w:r>
      <w:proofErr w:type="spellEnd"/>
      <w:r w:rsidRPr="008A6B6C">
        <w:rPr>
          <w:rStyle w:val="CodeInline"/>
        </w:rPr>
        <w:t>/engine/</w:t>
      </w:r>
      <w:proofErr w:type="spellStart"/>
      <w:r w:rsidRPr="008A6B6C">
        <w:rPr>
          <w:rStyle w:val="CodeInline"/>
        </w:rPr>
        <w:t>utils</w:t>
      </w:r>
      <w:proofErr w:type="spellEnd"/>
      <w:r>
        <w:t xml:space="preserve"> folder</w:t>
      </w:r>
      <w:r w:rsidR="00D204D7">
        <w:t>,</w:t>
      </w:r>
      <w:r>
        <w:t xml:space="preserve"> name it </w:t>
      </w:r>
      <w:r w:rsidRPr="008A6B6C">
        <w:rPr>
          <w:rStyle w:val="CodeInline"/>
        </w:rPr>
        <w:t>lerp.js</w:t>
      </w:r>
      <w:r w:rsidR="003E28AE">
        <w:t xml:space="preserve">, and define the constructor. </w:t>
      </w:r>
      <w:r w:rsidR="003E28AE" w:rsidRPr="003E28AE">
        <w:t xml:space="preserve">This </w:t>
      </w:r>
      <w:r w:rsidR="003E28AE">
        <w:t>class is designed to</w:t>
      </w:r>
      <w:r w:rsidR="003E28AE" w:rsidRPr="003E28AE">
        <w:t xml:space="preserve"> interpolat</w:t>
      </w:r>
      <w:r w:rsidR="003E28AE">
        <w:t>e</w:t>
      </w:r>
      <w:r w:rsidR="003E28AE" w:rsidRPr="003E28AE">
        <w:t xml:space="preserve"> </w:t>
      </w:r>
      <w:r w:rsidR="003E28AE">
        <w:t xml:space="preserve">values </w:t>
      </w:r>
      <w:r w:rsidR="003E28AE" w:rsidRPr="003E28AE">
        <w:t xml:space="preserve">from </w:t>
      </w:r>
      <w:proofErr w:type="spellStart"/>
      <w:r w:rsidR="003E28AE" w:rsidRPr="00CE13CC">
        <w:rPr>
          <w:rStyle w:val="CodeInline"/>
        </w:rPr>
        <w:t>mCurrentValue</w:t>
      </w:r>
      <w:proofErr w:type="spellEnd"/>
      <w:r w:rsidR="003E28AE" w:rsidRPr="003E28AE">
        <w:t xml:space="preserve"> to </w:t>
      </w:r>
      <w:proofErr w:type="spellStart"/>
      <w:r w:rsidR="003E28AE" w:rsidRPr="00CE13CC">
        <w:rPr>
          <w:rStyle w:val="CodeInline"/>
        </w:rPr>
        <w:t>mFinalValue</w:t>
      </w:r>
      <w:proofErr w:type="spellEnd"/>
      <w:r w:rsidR="003E28AE" w:rsidRPr="003E28AE">
        <w:t xml:space="preserve"> in</w:t>
      </w:r>
      <w:r w:rsidR="003E28AE">
        <w:t xml:space="preserve"> the duration of</w:t>
      </w:r>
      <w:r w:rsidR="003E28AE" w:rsidRPr="003E28AE">
        <w:t xml:space="preserve"> </w:t>
      </w:r>
      <w:proofErr w:type="spellStart"/>
      <w:r w:rsidR="003E28AE" w:rsidRPr="00CE13CC">
        <w:rPr>
          <w:rStyle w:val="CodeInline"/>
        </w:rPr>
        <w:t>mCycles</w:t>
      </w:r>
      <w:proofErr w:type="spellEnd"/>
      <w:r w:rsidR="003E28AE" w:rsidRPr="003E28AE">
        <w:t xml:space="preserve">. During each update, intermediate results are computed based on the </w:t>
      </w:r>
      <w:proofErr w:type="spellStart"/>
      <w:r w:rsidR="003E28AE" w:rsidRPr="00CE13CC">
        <w:rPr>
          <w:rStyle w:val="CodeInline"/>
        </w:rPr>
        <w:t>mRate</w:t>
      </w:r>
      <w:proofErr w:type="spellEnd"/>
      <w:r w:rsidR="003E28AE" w:rsidRPr="003E28AE">
        <w:t xml:space="preserve"> increment on the difference between </w:t>
      </w:r>
      <w:proofErr w:type="spellStart"/>
      <w:r w:rsidR="003E28AE" w:rsidRPr="00CE13CC">
        <w:rPr>
          <w:rStyle w:val="CodeInline"/>
        </w:rPr>
        <w:t>mCurrentValue</w:t>
      </w:r>
      <w:proofErr w:type="spellEnd"/>
      <w:r w:rsidR="003E28AE" w:rsidRPr="003E28AE">
        <w:t xml:space="preserve"> and </w:t>
      </w:r>
      <w:proofErr w:type="spellStart"/>
      <w:r w:rsidR="003E28AE" w:rsidRPr="00CE13CC">
        <w:rPr>
          <w:rStyle w:val="CodeInline"/>
        </w:rPr>
        <w:t>mFinalValue</w:t>
      </w:r>
      <w:proofErr w:type="spellEnd"/>
      <w:r w:rsidR="003E28AE" w:rsidRPr="003E28AE">
        <w:t>, as shown next.</w:t>
      </w:r>
    </w:p>
    <w:p w14:paraId="2D3CD569" w14:textId="77777777" w:rsidR="008A6B6C" w:rsidRDefault="008A6B6C" w:rsidP="008A6B6C">
      <w:pPr>
        <w:pStyle w:val="Code"/>
      </w:pPr>
      <w:r>
        <w:t>class Lerp {</w:t>
      </w:r>
    </w:p>
    <w:p w14:paraId="11D3DB7D" w14:textId="77777777" w:rsidR="008A6B6C" w:rsidRDefault="008A6B6C" w:rsidP="008A6B6C">
      <w:pPr>
        <w:pStyle w:val="Code"/>
      </w:pPr>
      <w:r>
        <w:t xml:space="preserve">    constructor(value, cycles, rate) {</w:t>
      </w:r>
    </w:p>
    <w:p w14:paraId="079802AF" w14:textId="77777777" w:rsidR="008A6B6C" w:rsidRDefault="008A6B6C" w:rsidP="008A6B6C">
      <w:pPr>
        <w:pStyle w:val="Code"/>
      </w:pPr>
      <w:r>
        <w:t xml:space="preserve">        this.mCurrentValue = value;    // begin value of interpolation</w:t>
      </w:r>
    </w:p>
    <w:p w14:paraId="6DABB6DB" w14:textId="77777777" w:rsidR="008A6B6C" w:rsidRDefault="008A6B6C" w:rsidP="008A6B6C">
      <w:pPr>
        <w:pStyle w:val="Code"/>
      </w:pPr>
      <w:r>
        <w:t xml:space="preserve">        this.mFinalValue = value;      // final value of interpolation</w:t>
      </w:r>
    </w:p>
    <w:p w14:paraId="6F92F41B" w14:textId="77777777" w:rsidR="008A6B6C" w:rsidRDefault="008A6B6C" w:rsidP="008A6B6C">
      <w:pPr>
        <w:pStyle w:val="Code"/>
      </w:pPr>
      <w:r>
        <w:t xml:space="preserve">        this.mCycles = cycles;</w:t>
      </w:r>
    </w:p>
    <w:p w14:paraId="73AB9615" w14:textId="77777777" w:rsidR="008A6B6C" w:rsidRDefault="008A6B6C" w:rsidP="008A6B6C">
      <w:pPr>
        <w:pStyle w:val="Code"/>
      </w:pPr>
      <w:r>
        <w:t xml:space="preserve">        this.mRate = rate;</w:t>
      </w:r>
    </w:p>
    <w:p w14:paraId="18A9A196" w14:textId="77777777" w:rsidR="008A6B6C" w:rsidRDefault="008A6B6C" w:rsidP="008A6B6C">
      <w:pPr>
        <w:pStyle w:val="Code"/>
      </w:pPr>
    </w:p>
    <w:p w14:paraId="3EA8B801" w14:textId="47D22E2C" w:rsidR="008A6B6C" w:rsidRDefault="008A6B6C" w:rsidP="008A6B6C">
      <w:pPr>
        <w:pStyle w:val="Code"/>
      </w:pPr>
      <w:r>
        <w:t xml:space="preserve">        // </w:t>
      </w:r>
      <w:r w:rsidR="003E28AE">
        <w:t>N</w:t>
      </w:r>
      <w:r>
        <w:t>umber of cycles left for interpolation</w:t>
      </w:r>
    </w:p>
    <w:p w14:paraId="69A7E743" w14:textId="77777777" w:rsidR="008A6B6C" w:rsidRDefault="008A6B6C" w:rsidP="008A6B6C">
      <w:pPr>
        <w:pStyle w:val="Code"/>
      </w:pPr>
      <w:r>
        <w:t xml:space="preserve">        this.mCyclesLeft = 0;</w:t>
      </w:r>
    </w:p>
    <w:p w14:paraId="5F6423EA" w14:textId="0B93E652" w:rsidR="008A6B6C" w:rsidRDefault="008A6B6C" w:rsidP="008A6B6C">
      <w:pPr>
        <w:pStyle w:val="Code"/>
      </w:pPr>
      <w:r>
        <w:t xml:space="preserve">    }</w:t>
      </w:r>
    </w:p>
    <w:p w14:paraId="43F77F6D" w14:textId="77777777" w:rsidR="008A6B6C" w:rsidRDefault="008A6B6C" w:rsidP="008A6B6C">
      <w:pPr>
        <w:pStyle w:val="Code"/>
      </w:pPr>
    </w:p>
    <w:p w14:paraId="4330445F" w14:textId="42B4A8F2" w:rsidR="008A6B6C" w:rsidRDefault="008A6B6C" w:rsidP="008A6B6C">
      <w:pPr>
        <w:pStyle w:val="Code"/>
      </w:pPr>
      <w:bookmarkStart w:id="39" w:name="_Hlk70229880"/>
      <w:commentRangeStart w:id="40"/>
      <w:r>
        <w:t xml:space="preserve">    // … </w:t>
      </w:r>
      <w:r w:rsidR="00D6394B">
        <w:t>implementation</w:t>
      </w:r>
      <w:r>
        <w:t xml:space="preserve"> to follow …</w:t>
      </w:r>
      <w:commentRangeEnd w:id="40"/>
      <w:r w:rsidR="00CA132A">
        <w:rPr>
          <w:rStyle w:val="CommentReference"/>
          <w:rFonts w:asciiTheme="minorHAnsi" w:hAnsiTheme="minorHAnsi"/>
          <w:noProof w:val="0"/>
        </w:rPr>
        <w:commentReference w:id="40"/>
      </w:r>
    </w:p>
    <w:bookmarkEnd w:id="39"/>
    <w:p w14:paraId="41240D5F" w14:textId="7027D556" w:rsidR="008A6B6C" w:rsidRDefault="008A6B6C" w:rsidP="008A6B6C">
      <w:pPr>
        <w:pStyle w:val="Code"/>
      </w:pPr>
      <w:r>
        <w:t>}</w:t>
      </w:r>
    </w:p>
    <w:p w14:paraId="0544AB60" w14:textId="1EDCE59A" w:rsidR="00815015" w:rsidRDefault="00815015" w:rsidP="00815015">
      <w:pPr>
        <w:pStyle w:val="NumList"/>
      </w:pPr>
      <w:r w:rsidRPr="00815015">
        <w:t xml:space="preserve">Define the function that computes the intermediate results. </w:t>
      </w:r>
    </w:p>
    <w:p w14:paraId="7DC746AC" w14:textId="65422307" w:rsidR="00815015" w:rsidRDefault="00815015" w:rsidP="00815015">
      <w:pPr>
        <w:pStyle w:val="Code"/>
      </w:pPr>
      <w:r>
        <w:lastRenderedPageBreak/>
        <w:t>// subclass should override this function for non-scalar values</w:t>
      </w:r>
    </w:p>
    <w:p w14:paraId="60EF350F" w14:textId="3546A39A" w:rsidR="00815015" w:rsidRDefault="00815015" w:rsidP="00815015">
      <w:pPr>
        <w:pStyle w:val="Code"/>
      </w:pPr>
      <w:commentRangeStart w:id="41"/>
      <w:commentRangeStart w:id="42"/>
      <w:commentRangeStart w:id="43"/>
      <w:r>
        <w:t xml:space="preserve">_interpolateValue() </w:t>
      </w:r>
      <w:commentRangeEnd w:id="41"/>
      <w:r>
        <w:rPr>
          <w:rStyle w:val="CommentReference"/>
          <w:rFonts w:asciiTheme="minorHAnsi" w:hAnsiTheme="minorHAnsi"/>
          <w:noProof w:val="0"/>
        </w:rPr>
        <w:commentReference w:id="41"/>
      </w:r>
      <w:commentRangeEnd w:id="42"/>
      <w:r w:rsidR="00184191">
        <w:rPr>
          <w:rStyle w:val="CommentReference"/>
          <w:rFonts w:asciiTheme="minorHAnsi" w:hAnsiTheme="minorHAnsi"/>
          <w:noProof w:val="0"/>
        </w:rPr>
        <w:commentReference w:id="42"/>
      </w:r>
      <w:commentRangeEnd w:id="43"/>
      <w:r w:rsidR="00B000C5">
        <w:rPr>
          <w:rStyle w:val="CommentReference"/>
          <w:rFonts w:asciiTheme="minorHAnsi" w:hAnsiTheme="minorHAnsi"/>
          <w:noProof w:val="0"/>
        </w:rPr>
        <w:commentReference w:id="43"/>
      </w:r>
      <w:r>
        <w:t>{</w:t>
      </w:r>
    </w:p>
    <w:p w14:paraId="1A16182C" w14:textId="71FF1F89" w:rsidR="003E28AE" w:rsidRDefault="00815015" w:rsidP="00815015">
      <w:pPr>
        <w:pStyle w:val="Code"/>
      </w:pPr>
      <w:r>
        <w:t xml:space="preserve">    this.mCurrentValue = this.mCurrentValue + </w:t>
      </w:r>
    </w:p>
    <w:p w14:paraId="78C28147" w14:textId="041C1559" w:rsidR="00815015" w:rsidRDefault="003E28AE" w:rsidP="00815015">
      <w:pPr>
        <w:pStyle w:val="Code"/>
      </w:pPr>
      <w:r>
        <w:t xml:space="preserve">                         </w:t>
      </w:r>
      <w:r w:rsidR="00815015">
        <w:t>this.mRate * (this.mFinalValue - this.mCurrentValue);</w:t>
      </w:r>
    </w:p>
    <w:p w14:paraId="1B6112A6" w14:textId="6369CDBE" w:rsidR="00815015" w:rsidRDefault="00815015" w:rsidP="00815015">
      <w:pPr>
        <w:pStyle w:val="Code"/>
      </w:pPr>
      <w:r>
        <w:t>}</w:t>
      </w:r>
    </w:p>
    <w:p w14:paraId="094FF7F7" w14:textId="2113D93A" w:rsidR="00815015" w:rsidRDefault="00815015" w:rsidP="006A1089">
      <w:pPr>
        <w:pStyle w:val="NumList"/>
        <w:numPr>
          <w:ilvl w:val="0"/>
          <w:numId w:val="0"/>
        </w:numPr>
        <w:ind w:left="900"/>
      </w:pPr>
      <w:commentRangeStart w:id="44"/>
      <w:r w:rsidRPr="00815015">
        <w:t xml:space="preserve">Note that the </w:t>
      </w:r>
      <w:r w:rsidRPr="00815015">
        <w:rPr>
          <w:rStyle w:val="CodeInline"/>
        </w:rPr>
        <w:t>_</w:t>
      </w:r>
      <w:proofErr w:type="spellStart"/>
      <w:proofErr w:type="gramStart"/>
      <w:r w:rsidRPr="00815015">
        <w:rPr>
          <w:rStyle w:val="CodeInline"/>
        </w:rPr>
        <w:t>interpolateValue</w:t>
      </w:r>
      <w:proofErr w:type="spellEnd"/>
      <w:r w:rsidRPr="00815015">
        <w:rPr>
          <w:rStyle w:val="CodeInline"/>
        </w:rPr>
        <w:t>(</w:t>
      </w:r>
      <w:proofErr w:type="gramEnd"/>
      <w:r w:rsidRPr="00815015">
        <w:rPr>
          <w:rStyle w:val="CodeInline"/>
        </w:rPr>
        <w:t>)</w:t>
      </w:r>
      <w:r w:rsidRPr="00815015">
        <w:t xml:space="preserve"> function computes a result that linearly interpolates between </w:t>
      </w:r>
      <w:proofErr w:type="spellStart"/>
      <w:r w:rsidRPr="00815015">
        <w:rPr>
          <w:rStyle w:val="CodeInline"/>
        </w:rPr>
        <w:t>mCurrentValue</w:t>
      </w:r>
      <w:proofErr w:type="spellEnd"/>
      <w:r w:rsidRPr="00815015">
        <w:t xml:space="preserve"> and </w:t>
      </w:r>
      <w:proofErr w:type="spellStart"/>
      <w:r w:rsidRPr="00815015">
        <w:rPr>
          <w:rStyle w:val="CodeInline"/>
        </w:rPr>
        <w:t>mFinalValue</w:t>
      </w:r>
      <w:proofErr w:type="spellEnd"/>
      <w:r w:rsidRPr="00815015">
        <w:t xml:space="preserve">. </w:t>
      </w:r>
      <w:r w:rsidR="00A376D1" w:rsidRPr="006A1089">
        <w:t>In this way,</w:t>
      </w:r>
      <w:r w:rsidR="00A376D1">
        <w:rPr>
          <w:rStyle w:val="CodeInline"/>
        </w:rPr>
        <w:t xml:space="preserve"> </w:t>
      </w:r>
      <w:proofErr w:type="spellStart"/>
      <w:r w:rsidR="00341A8E" w:rsidRPr="006A1089">
        <w:rPr>
          <w:rStyle w:val="CodeInline"/>
        </w:rPr>
        <w:t>mCurrentValue</w:t>
      </w:r>
      <w:proofErr w:type="spellEnd"/>
      <w:r w:rsidR="00341A8E">
        <w:t xml:space="preserve"> will </w:t>
      </w:r>
      <w:r w:rsidR="00341A8E">
        <w:t xml:space="preserve">be set to the intermediate value </w:t>
      </w:r>
      <w:r w:rsidR="00A376D1">
        <w:t xml:space="preserve">during </w:t>
      </w:r>
      <w:r w:rsidR="00341A8E">
        <w:t>each iteration</w:t>
      </w:r>
      <w:r w:rsidR="00341A8E">
        <w:t xml:space="preserve"> following an exponential curve</w:t>
      </w:r>
      <w:r w:rsidR="00341A8E">
        <w:t xml:space="preserve"> </w:t>
      </w:r>
      <w:r w:rsidR="006A1089">
        <w:t>as it approaches the value of the</w:t>
      </w:r>
      <w:r w:rsidR="00341A8E">
        <w:t xml:space="preserve"> </w:t>
      </w:r>
      <w:proofErr w:type="spellStart"/>
      <w:r w:rsidR="00341A8E" w:rsidRPr="006A1089">
        <w:rPr>
          <w:rStyle w:val="CodeInline"/>
        </w:rPr>
        <w:t>mFinalValue</w:t>
      </w:r>
      <w:proofErr w:type="spellEnd"/>
      <w:r w:rsidR="00341A8E">
        <w:t>.</w:t>
      </w:r>
      <w:commentRangeEnd w:id="44"/>
      <w:r w:rsidR="006A1089">
        <w:rPr>
          <w:rStyle w:val="CommentReference"/>
          <w:rFonts w:asciiTheme="minorHAnsi" w:hAnsiTheme="minorHAnsi"/>
        </w:rPr>
        <w:commentReference w:id="44"/>
      </w:r>
    </w:p>
    <w:p w14:paraId="26C974A4" w14:textId="11813B1F" w:rsidR="00F67E94" w:rsidRDefault="00F67E94" w:rsidP="00F67E94">
      <w:pPr>
        <w:pStyle w:val="NumList"/>
      </w:pPr>
      <w:r>
        <w:t xml:space="preserve">Define a function to configure the interpolation. The </w:t>
      </w:r>
      <w:proofErr w:type="spellStart"/>
      <w:r w:rsidRPr="00CE13CC">
        <w:rPr>
          <w:rStyle w:val="CodeInline"/>
        </w:rPr>
        <w:t>mRate</w:t>
      </w:r>
      <w:proofErr w:type="spellEnd"/>
      <w:r>
        <w:t xml:space="preserve"> variable defines how quickly the interpolated result approaches the final value. A </w:t>
      </w:r>
      <w:proofErr w:type="spellStart"/>
      <w:r w:rsidRPr="00CE13CC">
        <w:rPr>
          <w:rStyle w:val="CodeInline"/>
        </w:rPr>
        <w:t>mRate</w:t>
      </w:r>
      <w:proofErr w:type="spellEnd"/>
      <w:r>
        <w:t xml:space="preserve"> of</w:t>
      </w:r>
      <w:r w:rsidR="00DC2FA6">
        <w:t xml:space="preserve"> 0.0 will result in no change</w:t>
      </w:r>
      <w:r w:rsidR="00341A8E">
        <w:t xml:space="preserve"> at all</w:t>
      </w:r>
      <w:r w:rsidR="00DC2FA6">
        <w:t xml:space="preserve">, where </w:t>
      </w:r>
      <w:r>
        <w:t xml:space="preserve">1.0 causes instantaneous change. The </w:t>
      </w:r>
      <w:proofErr w:type="spellStart"/>
      <w:r w:rsidRPr="00CE13CC">
        <w:rPr>
          <w:rStyle w:val="CodeInline"/>
        </w:rPr>
        <w:t>mCycle</w:t>
      </w:r>
      <w:proofErr w:type="spellEnd"/>
      <w:r>
        <w:t xml:space="preserve"> variable defines the length of the interpolation process. </w:t>
      </w:r>
    </w:p>
    <w:p w14:paraId="198C868E" w14:textId="77777777" w:rsidR="00F67E94" w:rsidRDefault="00F67E94" w:rsidP="00F67E94">
      <w:pPr>
        <w:pStyle w:val="Code"/>
      </w:pPr>
      <w:r>
        <w:t>config(stiffness, duration) {</w:t>
      </w:r>
    </w:p>
    <w:p w14:paraId="3F12BA4C" w14:textId="77777777" w:rsidR="00F67E94" w:rsidRDefault="00F67E94" w:rsidP="00F67E94">
      <w:pPr>
        <w:pStyle w:val="Code"/>
      </w:pPr>
      <w:r>
        <w:t xml:space="preserve">    this.mRate = stiffness;</w:t>
      </w:r>
    </w:p>
    <w:p w14:paraId="4C81BEBD" w14:textId="77777777" w:rsidR="00F67E94" w:rsidRDefault="00F67E94" w:rsidP="00F67E94">
      <w:pPr>
        <w:pStyle w:val="Code"/>
      </w:pPr>
      <w:r>
        <w:t xml:space="preserve">    this.mCycles = duration;</w:t>
      </w:r>
    </w:p>
    <w:p w14:paraId="287F3D4A" w14:textId="77777777" w:rsidR="00F67E94" w:rsidRPr="00815015" w:rsidRDefault="00F67E94" w:rsidP="00F67E94">
      <w:pPr>
        <w:pStyle w:val="Code"/>
      </w:pPr>
      <w:r>
        <w:t>}</w:t>
      </w:r>
    </w:p>
    <w:p w14:paraId="5D22CBA8" w14:textId="3301C780" w:rsidR="00815015" w:rsidRDefault="00815015" w:rsidP="00815015">
      <w:pPr>
        <w:pStyle w:val="NumList"/>
      </w:pPr>
      <w:r w:rsidRPr="00815015">
        <w:t>Define relevant getter and setter functions.</w:t>
      </w:r>
      <w:r w:rsidR="00CE13CC">
        <w:t xml:space="preserve"> Note that the </w:t>
      </w:r>
      <w:proofErr w:type="spellStart"/>
      <w:proofErr w:type="gramStart"/>
      <w:r w:rsidR="00CE13CC" w:rsidRPr="00CE13CC">
        <w:rPr>
          <w:rStyle w:val="CodeInline"/>
        </w:rPr>
        <w:t>setFinal</w:t>
      </w:r>
      <w:proofErr w:type="spellEnd"/>
      <w:r w:rsidR="00CE13CC" w:rsidRPr="00CE13CC">
        <w:rPr>
          <w:rStyle w:val="CodeInline"/>
        </w:rPr>
        <w:t>(</w:t>
      </w:r>
      <w:proofErr w:type="gramEnd"/>
      <w:r w:rsidR="00CE13CC" w:rsidRPr="00CE13CC">
        <w:rPr>
          <w:rStyle w:val="CodeInline"/>
        </w:rPr>
        <w:t>)</w:t>
      </w:r>
      <w:r w:rsidR="00CE13CC">
        <w:t xml:space="preserve"> function</w:t>
      </w:r>
      <w:r w:rsidR="00341A8E">
        <w:t xml:space="preserve"> </w:t>
      </w:r>
      <w:r w:rsidR="00341A8E">
        <w:t xml:space="preserve">both </w:t>
      </w:r>
      <w:r w:rsidR="00341A8E">
        <w:t>sets</w:t>
      </w:r>
      <w:r w:rsidR="00341A8E">
        <w:t xml:space="preserve"> </w:t>
      </w:r>
      <w:r w:rsidR="00341A8E">
        <w:t>the final value and triggers a new round of interpolation computation.</w:t>
      </w:r>
    </w:p>
    <w:p w14:paraId="18C7F1B0" w14:textId="0812B7A8" w:rsidR="00815015" w:rsidRDefault="00815015" w:rsidP="00815015">
      <w:pPr>
        <w:pStyle w:val="Code"/>
      </w:pPr>
      <w:r>
        <w:t>get() { return this.mCurrentValue; }</w:t>
      </w:r>
    </w:p>
    <w:p w14:paraId="47A4F675" w14:textId="77777777" w:rsidR="00815015" w:rsidRDefault="00815015" w:rsidP="00815015">
      <w:pPr>
        <w:pStyle w:val="Code"/>
      </w:pPr>
    </w:p>
    <w:p w14:paraId="498FA6E5" w14:textId="511C52AA" w:rsidR="00815015" w:rsidRDefault="00815015" w:rsidP="00815015">
      <w:pPr>
        <w:pStyle w:val="Code"/>
      </w:pPr>
      <w:r>
        <w:t>setFinal(v) {</w:t>
      </w:r>
    </w:p>
    <w:p w14:paraId="270278FF" w14:textId="469C2B29" w:rsidR="00815015" w:rsidRDefault="00815015" w:rsidP="00815015">
      <w:pPr>
        <w:pStyle w:val="Code"/>
      </w:pPr>
      <w:r>
        <w:t xml:space="preserve">    this.mFinalValue = v;</w:t>
      </w:r>
    </w:p>
    <w:p w14:paraId="24E889AF" w14:textId="703090D8" w:rsidR="00815015" w:rsidRDefault="00815015" w:rsidP="00815015">
      <w:pPr>
        <w:pStyle w:val="Code"/>
      </w:pPr>
      <w:r>
        <w:t xml:space="preserve">    this.mCyclesLeft = this.mCycles;     // will trigger interpolation</w:t>
      </w:r>
    </w:p>
    <w:p w14:paraId="269496AA" w14:textId="12319D37" w:rsidR="00815015" w:rsidRPr="00815015" w:rsidRDefault="00815015" w:rsidP="00815015">
      <w:pPr>
        <w:pStyle w:val="Code"/>
      </w:pPr>
      <w:r>
        <w:t>}</w:t>
      </w:r>
    </w:p>
    <w:p w14:paraId="0AE8D0B9" w14:textId="14690C71" w:rsidR="00815015" w:rsidRPr="00815015" w:rsidRDefault="00815015" w:rsidP="00815015">
      <w:pPr>
        <w:pStyle w:val="NumList"/>
      </w:pPr>
      <w:r w:rsidRPr="00815015">
        <w:t>Define the function to trigger the computation of each intermediate result.</w:t>
      </w:r>
    </w:p>
    <w:p w14:paraId="5381E84E" w14:textId="02936ECC" w:rsidR="00815015" w:rsidRDefault="00815015" w:rsidP="00815015">
      <w:pPr>
        <w:pStyle w:val="Code"/>
      </w:pPr>
      <w:r>
        <w:t>update() {</w:t>
      </w:r>
    </w:p>
    <w:p w14:paraId="1A96CFC9" w14:textId="5B7712AB" w:rsidR="00815015" w:rsidRDefault="00815015" w:rsidP="00815015">
      <w:pPr>
        <w:pStyle w:val="Code"/>
      </w:pPr>
      <w:r>
        <w:t xml:space="preserve">    if (this.mCyclesLeft &lt;= 0) { return;</w:t>
      </w:r>
      <w:r w:rsidR="00F67E94">
        <w:t xml:space="preserve"> </w:t>
      </w:r>
      <w:r>
        <w:t>}</w:t>
      </w:r>
    </w:p>
    <w:p w14:paraId="26AE002D" w14:textId="77777777" w:rsidR="00815015" w:rsidRDefault="00815015" w:rsidP="00815015">
      <w:pPr>
        <w:pStyle w:val="Code"/>
      </w:pPr>
    </w:p>
    <w:p w14:paraId="7C4993FD" w14:textId="02141F2A" w:rsidR="00815015" w:rsidRDefault="00815015" w:rsidP="00815015">
      <w:pPr>
        <w:pStyle w:val="Code"/>
      </w:pPr>
      <w:r>
        <w:t xml:space="preserve">    this.mCyclesLeft--;</w:t>
      </w:r>
    </w:p>
    <w:p w14:paraId="2DBF425A" w14:textId="58FC3718" w:rsidR="00815015" w:rsidRDefault="00815015" w:rsidP="00815015">
      <w:pPr>
        <w:pStyle w:val="Code"/>
      </w:pPr>
      <w:r>
        <w:t xml:space="preserve">    if (this.mCyclesLeft === 0) {</w:t>
      </w:r>
    </w:p>
    <w:p w14:paraId="1D6150D6" w14:textId="5EDA6D55" w:rsidR="00815015" w:rsidRDefault="00815015" w:rsidP="00815015">
      <w:pPr>
        <w:pStyle w:val="Code"/>
      </w:pPr>
      <w:r>
        <w:t xml:space="preserve">        this.mCurrentValue = this.mFinalValue;</w:t>
      </w:r>
    </w:p>
    <w:p w14:paraId="3966E8ED" w14:textId="7CA15002" w:rsidR="00815015" w:rsidRDefault="00815015" w:rsidP="00815015">
      <w:pPr>
        <w:pStyle w:val="Code"/>
      </w:pPr>
      <w:r>
        <w:t xml:space="preserve">    } else {</w:t>
      </w:r>
    </w:p>
    <w:p w14:paraId="3C029501" w14:textId="53875FC6" w:rsidR="00815015" w:rsidRDefault="00815015" w:rsidP="00815015">
      <w:pPr>
        <w:pStyle w:val="Code"/>
      </w:pPr>
      <w:r>
        <w:t xml:space="preserve">        this._interpolateValue();</w:t>
      </w:r>
    </w:p>
    <w:p w14:paraId="4A1B1716" w14:textId="0B72234C" w:rsidR="00815015" w:rsidRDefault="00815015" w:rsidP="00815015">
      <w:pPr>
        <w:pStyle w:val="Code"/>
      </w:pPr>
      <w:r>
        <w:t xml:space="preserve">    }</w:t>
      </w:r>
    </w:p>
    <w:p w14:paraId="642AA62F" w14:textId="34C0D175" w:rsidR="00815015" w:rsidRDefault="00815015" w:rsidP="00815015">
      <w:pPr>
        <w:pStyle w:val="Code"/>
      </w:pPr>
      <w:r>
        <w:t>}</w:t>
      </w:r>
    </w:p>
    <w:p w14:paraId="10148541" w14:textId="2C27373B" w:rsidR="00815015" w:rsidRDefault="000A464F" w:rsidP="00815015">
      <w:pPr>
        <w:pStyle w:val="NumList"/>
      </w:pPr>
      <w:r>
        <w:lastRenderedPageBreak/>
        <w:t>Last, m</w:t>
      </w:r>
      <w:r w:rsidR="00F67E94">
        <w:t xml:space="preserve">ake sure to export </w:t>
      </w:r>
      <w:r>
        <w:t>the defined class.</w:t>
      </w:r>
    </w:p>
    <w:p w14:paraId="37F21636" w14:textId="2B050F13" w:rsidR="00815015" w:rsidRDefault="00815015" w:rsidP="00815015">
      <w:pPr>
        <w:pStyle w:val="Code"/>
      </w:pPr>
      <w:r w:rsidRPr="00815015">
        <w:t>export default Lerp;</w:t>
      </w:r>
    </w:p>
    <w:p w14:paraId="0A02952E" w14:textId="420998B4" w:rsidR="00815015" w:rsidRDefault="00815015" w:rsidP="00815015">
      <w:pPr>
        <w:pStyle w:val="Heading4"/>
      </w:pPr>
      <w:r w:rsidRPr="00815015">
        <w:t xml:space="preserve">The </w:t>
      </w:r>
      <w:r>
        <w:t>Lerp</w:t>
      </w:r>
      <w:r w:rsidRPr="00815015">
        <w:t xml:space="preserve">Vec2 </w:t>
      </w:r>
      <w:r w:rsidR="000A464F">
        <w:t>Class</w:t>
      </w:r>
    </w:p>
    <w:p w14:paraId="049FFBB1" w14:textId="05340F21" w:rsidR="00815015" w:rsidRPr="00815015" w:rsidRDefault="00815015" w:rsidP="00815015">
      <w:pPr>
        <w:pStyle w:val="BodyTextFirst"/>
      </w:pPr>
      <w:r w:rsidRPr="00815015">
        <w:t xml:space="preserve">Since many of the camera parameters are </w:t>
      </w:r>
      <w:r w:rsidRPr="00815015">
        <w:rPr>
          <w:rStyle w:val="CodeInline"/>
        </w:rPr>
        <w:t>vec2</w:t>
      </w:r>
      <w:r w:rsidRPr="00815015">
        <w:t xml:space="preserve"> objects (for example, the WC center position), it is important to generalize the </w:t>
      </w:r>
      <w:r w:rsidRPr="00D6394B">
        <w:rPr>
          <w:rStyle w:val="CodeInline"/>
        </w:rPr>
        <w:t>Lerp</w:t>
      </w:r>
      <w:r w:rsidRPr="00815015">
        <w:t xml:space="preserve"> </w:t>
      </w:r>
      <w:r w:rsidR="003C62F0">
        <w:t>class</w:t>
      </w:r>
      <w:r w:rsidR="003C62F0" w:rsidRPr="00815015">
        <w:t xml:space="preserve"> </w:t>
      </w:r>
      <w:r w:rsidRPr="00815015">
        <w:t xml:space="preserve">to support the interpolation of </w:t>
      </w:r>
      <w:r w:rsidRPr="00815015">
        <w:rPr>
          <w:rStyle w:val="CodeInline"/>
        </w:rPr>
        <w:t>vec2</w:t>
      </w:r>
      <w:r w:rsidRPr="00815015">
        <w:t xml:space="preserve"> objects.</w:t>
      </w:r>
    </w:p>
    <w:p w14:paraId="155D1F1F" w14:textId="4A18D64C" w:rsidR="00D6394B" w:rsidRDefault="00D6394B" w:rsidP="00D6394B">
      <w:pPr>
        <w:pStyle w:val="NumList"/>
        <w:numPr>
          <w:ilvl w:val="0"/>
          <w:numId w:val="16"/>
        </w:numPr>
      </w:pPr>
      <w:r w:rsidRPr="00D6394B">
        <w:t xml:space="preserve">Create a new file in the </w:t>
      </w:r>
      <w:proofErr w:type="spellStart"/>
      <w:r w:rsidRPr="00D6394B">
        <w:rPr>
          <w:rStyle w:val="CodeInline"/>
        </w:rPr>
        <w:t>src</w:t>
      </w:r>
      <w:proofErr w:type="spellEnd"/>
      <w:r w:rsidRPr="00D6394B">
        <w:rPr>
          <w:rStyle w:val="CodeInline"/>
        </w:rPr>
        <w:t>/engine/</w:t>
      </w:r>
      <w:proofErr w:type="spellStart"/>
      <w:r w:rsidRPr="00D6394B">
        <w:rPr>
          <w:rStyle w:val="CodeInline"/>
        </w:rPr>
        <w:t>utils</w:t>
      </w:r>
      <w:proofErr w:type="spellEnd"/>
      <w:r w:rsidRPr="00D6394B">
        <w:t xml:space="preserve"> folder and name it </w:t>
      </w:r>
      <w:r w:rsidRPr="00D6394B">
        <w:rPr>
          <w:rStyle w:val="CodeInline"/>
        </w:rPr>
        <w:t>lerp_vec2.js</w:t>
      </w:r>
      <w:r w:rsidR="001F7D67">
        <w:t xml:space="preserve">, and define its constructor. </w:t>
      </w:r>
    </w:p>
    <w:p w14:paraId="066D278A" w14:textId="77777777" w:rsidR="00D6394B" w:rsidRDefault="00D6394B" w:rsidP="00D6394B">
      <w:pPr>
        <w:pStyle w:val="Code"/>
      </w:pPr>
      <w:r>
        <w:t>class LerpVec2 extends Lerp {</w:t>
      </w:r>
    </w:p>
    <w:p w14:paraId="24929AEC" w14:textId="77777777" w:rsidR="00D6394B" w:rsidRDefault="00D6394B" w:rsidP="00D6394B">
      <w:pPr>
        <w:pStyle w:val="Code"/>
      </w:pPr>
      <w:r>
        <w:t xml:space="preserve">    constructor(value, cycle, rate) {</w:t>
      </w:r>
    </w:p>
    <w:p w14:paraId="274E15A5" w14:textId="77777777" w:rsidR="00D6394B" w:rsidRDefault="00D6394B" w:rsidP="00D6394B">
      <w:pPr>
        <w:pStyle w:val="Code"/>
      </w:pPr>
      <w:r>
        <w:t xml:space="preserve">        super(value, cycle, rate);</w:t>
      </w:r>
    </w:p>
    <w:p w14:paraId="79A12079" w14:textId="433C45FE" w:rsidR="00D6394B" w:rsidRDefault="00D6394B" w:rsidP="00D6394B">
      <w:pPr>
        <w:pStyle w:val="Code"/>
      </w:pPr>
      <w:r>
        <w:t xml:space="preserve">    }</w:t>
      </w:r>
    </w:p>
    <w:p w14:paraId="7A55F424" w14:textId="4E84053C" w:rsidR="00D6394B" w:rsidRDefault="00D6394B" w:rsidP="00D6394B">
      <w:pPr>
        <w:pStyle w:val="Code"/>
      </w:pPr>
    </w:p>
    <w:p w14:paraId="39C9A7E3" w14:textId="62D18CFA" w:rsidR="00D6394B" w:rsidRDefault="00D6394B" w:rsidP="00D6394B">
      <w:pPr>
        <w:pStyle w:val="Code"/>
      </w:pPr>
      <w:bookmarkStart w:id="45" w:name="_Hlk70230620"/>
      <w:r w:rsidRPr="00D6394B">
        <w:t xml:space="preserve">    // … implementation to follow … </w:t>
      </w:r>
    </w:p>
    <w:bookmarkEnd w:id="45"/>
    <w:p w14:paraId="61582EB7" w14:textId="77777777" w:rsidR="00D6394B" w:rsidRDefault="00D6394B" w:rsidP="00D6394B">
      <w:pPr>
        <w:pStyle w:val="Code"/>
      </w:pPr>
      <w:r>
        <w:t>}</w:t>
      </w:r>
    </w:p>
    <w:p w14:paraId="72AB2702" w14:textId="1B707281" w:rsidR="00D6394B" w:rsidRDefault="00D6394B" w:rsidP="00D6394B">
      <w:pPr>
        <w:pStyle w:val="NumList"/>
      </w:pPr>
      <w:r w:rsidRPr="00D6394B">
        <w:t xml:space="preserve">Override the </w:t>
      </w:r>
      <w:r w:rsidRPr="00D6394B">
        <w:rPr>
          <w:rStyle w:val="CodeInline"/>
        </w:rPr>
        <w:t>_</w:t>
      </w:r>
      <w:proofErr w:type="spellStart"/>
      <w:proofErr w:type="gramStart"/>
      <w:r w:rsidRPr="00D6394B">
        <w:rPr>
          <w:rStyle w:val="CodeInline"/>
        </w:rPr>
        <w:t>interpolateValue</w:t>
      </w:r>
      <w:proofErr w:type="spellEnd"/>
      <w:r w:rsidRPr="00D6394B">
        <w:rPr>
          <w:rStyle w:val="CodeInline"/>
        </w:rPr>
        <w:t>(</w:t>
      </w:r>
      <w:proofErr w:type="gramEnd"/>
      <w:r w:rsidRPr="00D6394B">
        <w:rPr>
          <w:rStyle w:val="CodeInline"/>
        </w:rPr>
        <w:t>)</w:t>
      </w:r>
      <w:r w:rsidRPr="00D6394B">
        <w:t xml:space="preserve"> function to compute intermediate results for </w:t>
      </w:r>
      <w:r w:rsidRPr="00D6394B">
        <w:rPr>
          <w:rStyle w:val="CodeInline"/>
        </w:rPr>
        <w:t>vec2</w:t>
      </w:r>
      <w:r w:rsidRPr="00D6394B">
        <w:t>.</w:t>
      </w:r>
    </w:p>
    <w:p w14:paraId="2B046D11" w14:textId="35E1F60E" w:rsidR="00D6394B" w:rsidRDefault="00D6394B" w:rsidP="00D6394B">
      <w:pPr>
        <w:pStyle w:val="Code"/>
      </w:pPr>
      <w:r>
        <w:t>_interpolateValue() {</w:t>
      </w:r>
    </w:p>
    <w:p w14:paraId="63D8EA08" w14:textId="38A945C3" w:rsidR="00D6394B" w:rsidRDefault="00D6394B" w:rsidP="00D6394B">
      <w:pPr>
        <w:pStyle w:val="Code"/>
      </w:pPr>
      <w:r>
        <w:t xml:space="preserve">    vec2.lerp(this.mCurrentValue, this.mCurrentValue, this.mFinalValue, this.mRate);</w:t>
      </w:r>
    </w:p>
    <w:p w14:paraId="75E22D74" w14:textId="50E6190A" w:rsidR="00D6394B" w:rsidRDefault="00D6394B" w:rsidP="00D6394B">
      <w:pPr>
        <w:pStyle w:val="Code"/>
      </w:pPr>
      <w:r>
        <w:t>}</w:t>
      </w:r>
    </w:p>
    <w:p w14:paraId="35EB6E07" w14:textId="710C38B8" w:rsidR="00D6394B" w:rsidRDefault="00D6394B" w:rsidP="00643B38">
      <w:pPr>
        <w:pStyle w:val="BodyTextFirst"/>
      </w:pPr>
      <w:r w:rsidRPr="00D6394B">
        <w:t xml:space="preserve">The </w:t>
      </w:r>
      <w:r w:rsidRPr="00D6394B">
        <w:rPr>
          <w:rStyle w:val="CodeInline"/>
        </w:rPr>
        <w:t>vec2.lerp()</w:t>
      </w:r>
      <w:r w:rsidRPr="00D6394B">
        <w:t xml:space="preserve"> function defined in the </w:t>
      </w:r>
      <w:r w:rsidRPr="00D6394B">
        <w:rPr>
          <w:rStyle w:val="CodeInline"/>
        </w:rPr>
        <w:t>gl-matrix.js</w:t>
      </w:r>
      <w:r w:rsidRPr="00D6394B">
        <w:t xml:space="preserve"> file computes</w:t>
      </w:r>
      <w:r w:rsidR="00341A8E">
        <w:t xml:space="preserve"> the </w:t>
      </w:r>
      <w:r w:rsidR="00341A8E" w:rsidRPr="00643B38">
        <w:rPr>
          <w:rStyle w:val="CodeInline"/>
        </w:rPr>
        <w:t>vec2</w:t>
      </w:r>
      <w:r w:rsidR="00341A8E">
        <w:t xml:space="preserve"> components</w:t>
      </w:r>
      <w:r w:rsidRPr="00D6394B">
        <w:t xml:space="preserve"> for x and y</w:t>
      </w:r>
      <w:r w:rsidR="00341A8E">
        <w:t>. Th</w:t>
      </w:r>
      <w:r w:rsidR="00643B38">
        <w:t>e computation involved</w:t>
      </w:r>
      <w:r w:rsidR="00341A8E">
        <w:t xml:space="preserve"> is</w:t>
      </w:r>
      <w:r w:rsidRPr="00D6394B">
        <w:t xml:space="preserve"> identical </w:t>
      </w:r>
      <w:r w:rsidR="00341A8E">
        <w:t xml:space="preserve">to </w:t>
      </w:r>
      <w:r w:rsidR="00311444">
        <w:t xml:space="preserve">the </w:t>
      </w:r>
      <w:r w:rsidR="00643B38">
        <w:rPr>
          <w:rStyle w:val="CodeInline"/>
        </w:rPr>
        <w:t>_</w:t>
      </w:r>
      <w:proofErr w:type="spellStart"/>
      <w:proofErr w:type="gramStart"/>
      <w:r w:rsidR="00643B38">
        <w:rPr>
          <w:rStyle w:val="CodeInline"/>
        </w:rPr>
        <w:t>i</w:t>
      </w:r>
      <w:r w:rsidRPr="00D6394B">
        <w:rPr>
          <w:rStyle w:val="CodeInline"/>
        </w:rPr>
        <w:t>nterpolateValue</w:t>
      </w:r>
      <w:proofErr w:type="spellEnd"/>
      <w:r w:rsidRPr="00D6394B">
        <w:rPr>
          <w:rStyle w:val="CodeInline"/>
        </w:rPr>
        <w:t>(</w:t>
      </w:r>
      <w:proofErr w:type="gramEnd"/>
      <w:r w:rsidRPr="00D6394B">
        <w:rPr>
          <w:rStyle w:val="CodeInline"/>
        </w:rPr>
        <w:t>)</w:t>
      </w:r>
      <w:r w:rsidR="00341A8E">
        <w:rPr>
          <w:rStyle w:val="CodeInline"/>
        </w:rPr>
        <w:t xml:space="preserve"> </w:t>
      </w:r>
      <w:r w:rsidR="00341A8E" w:rsidRPr="00643B38">
        <w:t>function</w:t>
      </w:r>
      <w:r w:rsidR="00341A8E">
        <w:t xml:space="preserve"> </w:t>
      </w:r>
      <w:r w:rsidRPr="00D6394B">
        <w:t xml:space="preserve">in the </w:t>
      </w:r>
      <w:r w:rsidRPr="00D6394B">
        <w:rPr>
          <w:rStyle w:val="CodeInline"/>
        </w:rPr>
        <w:t>Lerp</w:t>
      </w:r>
      <w:r w:rsidRPr="00D6394B">
        <w:t xml:space="preserve"> </w:t>
      </w:r>
      <w:r w:rsidR="00354DC9">
        <w:t>class</w:t>
      </w:r>
      <w:r w:rsidRPr="00D6394B">
        <w:t>.</w:t>
      </w:r>
    </w:p>
    <w:p w14:paraId="31CFAB58" w14:textId="6E4F441E" w:rsidR="00815015" w:rsidRDefault="00D6394B" w:rsidP="00D6394B">
      <w:pPr>
        <w:pStyle w:val="Heading3"/>
      </w:pPr>
      <w:r w:rsidRPr="00D6394B">
        <w:t xml:space="preserve">Represent Interpolated Intermediate Results with </w:t>
      </w:r>
      <w:proofErr w:type="spellStart"/>
      <w:r w:rsidRPr="00D6394B">
        <w:t>CameraState</w:t>
      </w:r>
      <w:proofErr w:type="spellEnd"/>
    </w:p>
    <w:p w14:paraId="51D73481" w14:textId="71F5235D" w:rsidR="00D6394B" w:rsidRDefault="00D6394B" w:rsidP="00D6394B">
      <w:pPr>
        <w:pStyle w:val="BodyTextFirst"/>
      </w:pPr>
      <w:r w:rsidRPr="00D6394B">
        <w:t xml:space="preserve">The state of a </w:t>
      </w:r>
      <w:r w:rsidRPr="00D6394B">
        <w:rPr>
          <w:rStyle w:val="CodeInline"/>
        </w:rPr>
        <w:t>Camera</w:t>
      </w:r>
      <w:r w:rsidRPr="00D6394B">
        <w:t xml:space="preserve"> object must be generalized to support gradual changes of interpolated intermediate results. The </w:t>
      </w:r>
      <w:proofErr w:type="spellStart"/>
      <w:r w:rsidRPr="00D6394B">
        <w:rPr>
          <w:rStyle w:val="CodeInline"/>
        </w:rPr>
        <w:t>CameraState</w:t>
      </w:r>
      <w:proofErr w:type="spellEnd"/>
      <w:r w:rsidRPr="00D6394B">
        <w:t xml:space="preserve"> </w:t>
      </w:r>
      <w:r w:rsidR="00597B12">
        <w:t>class</w:t>
      </w:r>
      <w:r w:rsidR="00597B12" w:rsidRPr="00D6394B">
        <w:t xml:space="preserve"> </w:t>
      </w:r>
      <w:r w:rsidRPr="00D6394B">
        <w:t>is introduced to accomplish this purpose.</w:t>
      </w:r>
    </w:p>
    <w:p w14:paraId="1C7CC859" w14:textId="02B9E133" w:rsidR="00D6394B" w:rsidRDefault="00D6394B" w:rsidP="00D6394B">
      <w:pPr>
        <w:pStyle w:val="NumList"/>
        <w:numPr>
          <w:ilvl w:val="0"/>
          <w:numId w:val="17"/>
        </w:numPr>
      </w:pPr>
      <w:r w:rsidRPr="00D6394B">
        <w:t xml:space="preserve">Create a new file in the </w:t>
      </w:r>
      <w:proofErr w:type="spellStart"/>
      <w:r w:rsidRPr="00D6394B">
        <w:rPr>
          <w:rStyle w:val="CodeInline"/>
        </w:rPr>
        <w:t>src</w:t>
      </w:r>
      <w:proofErr w:type="spellEnd"/>
      <w:r w:rsidRPr="00D6394B">
        <w:rPr>
          <w:rStyle w:val="CodeInline"/>
        </w:rPr>
        <w:t>/engine/cameras</w:t>
      </w:r>
      <w:r w:rsidRPr="00D6394B">
        <w:t xml:space="preserve"> folder</w:t>
      </w:r>
      <w:r w:rsidR="007F53AE">
        <w:t xml:space="preserve">, </w:t>
      </w:r>
      <w:r w:rsidRPr="00D6394B">
        <w:t xml:space="preserve">name it </w:t>
      </w:r>
      <w:r w:rsidRPr="00D6394B">
        <w:rPr>
          <w:rStyle w:val="CodeInline"/>
        </w:rPr>
        <w:t>camera_state.js</w:t>
      </w:r>
      <w:r w:rsidR="00200DAF">
        <w:t xml:space="preserve">, </w:t>
      </w:r>
      <w:r w:rsidR="007F53AE">
        <w:t xml:space="preserve">import the defined </w:t>
      </w:r>
      <w:r w:rsidR="007F53AE" w:rsidRPr="003D0254">
        <w:rPr>
          <w:rStyle w:val="CodeInline"/>
        </w:rPr>
        <w:t>Lerp</w:t>
      </w:r>
      <w:r w:rsidR="007F53AE">
        <w:t xml:space="preserve"> functionality, </w:t>
      </w:r>
      <w:r w:rsidR="00200DAF">
        <w:t xml:space="preserve">and define the constructor. </w:t>
      </w:r>
    </w:p>
    <w:p w14:paraId="37726B72" w14:textId="77777777" w:rsidR="00D6394B" w:rsidRDefault="00D6394B" w:rsidP="00D6394B">
      <w:pPr>
        <w:pStyle w:val="Code"/>
      </w:pPr>
      <w:commentRangeStart w:id="46"/>
      <w:commentRangeStart w:id="47"/>
      <w:commentRangeStart w:id="48"/>
      <w:r>
        <w:t>import Lerp from "../utils/lerp.js";</w:t>
      </w:r>
    </w:p>
    <w:p w14:paraId="3B90C6E9" w14:textId="77777777" w:rsidR="00D6394B" w:rsidRDefault="00D6394B" w:rsidP="00D6394B">
      <w:pPr>
        <w:pStyle w:val="Code"/>
      </w:pPr>
      <w:r>
        <w:t>import LerpVec2 from "../utils/lerp_vec2.js";</w:t>
      </w:r>
    </w:p>
    <w:p w14:paraId="3C2BB1F6" w14:textId="77777777" w:rsidR="00D6394B" w:rsidRDefault="00D6394B" w:rsidP="00D6394B">
      <w:pPr>
        <w:pStyle w:val="Code"/>
      </w:pPr>
    </w:p>
    <w:p w14:paraId="7356F19F" w14:textId="77777777" w:rsidR="00D6394B" w:rsidRDefault="00D6394B" w:rsidP="00D6394B">
      <w:pPr>
        <w:pStyle w:val="Code"/>
      </w:pPr>
      <w:r>
        <w:t>class CameraState {</w:t>
      </w:r>
    </w:p>
    <w:p w14:paraId="7B9666C0" w14:textId="77777777" w:rsidR="00D6394B" w:rsidRDefault="00D6394B" w:rsidP="00D6394B">
      <w:pPr>
        <w:pStyle w:val="Code"/>
      </w:pPr>
      <w:r>
        <w:t xml:space="preserve">    constructor(center, width) {</w:t>
      </w:r>
    </w:p>
    <w:p w14:paraId="53F0C617" w14:textId="77777777" w:rsidR="00D6394B" w:rsidRDefault="00D6394B" w:rsidP="00D6394B">
      <w:pPr>
        <w:pStyle w:val="Code"/>
      </w:pPr>
      <w:r>
        <w:t xml:space="preserve">        this.kCycles = 300;  // number of cycles to complete the transition</w:t>
      </w:r>
    </w:p>
    <w:p w14:paraId="56EC4163" w14:textId="77777777" w:rsidR="00D6394B" w:rsidRDefault="00D6394B" w:rsidP="00D6394B">
      <w:pPr>
        <w:pStyle w:val="Code"/>
      </w:pPr>
      <w:r>
        <w:t xml:space="preserve">        this.kRate = 0.1;  // rate of change for each cycle</w:t>
      </w:r>
    </w:p>
    <w:p w14:paraId="4095556C" w14:textId="77777777" w:rsidR="00D6394B" w:rsidRDefault="00D6394B" w:rsidP="00D6394B">
      <w:pPr>
        <w:pStyle w:val="Code"/>
      </w:pPr>
      <w:r>
        <w:t xml:space="preserve">        this.mCenter = new LerpVec2(center, this.kCycles, this.kRate);</w:t>
      </w:r>
    </w:p>
    <w:p w14:paraId="3BFADDA3" w14:textId="77777777" w:rsidR="00D6394B" w:rsidRDefault="00D6394B" w:rsidP="00D6394B">
      <w:pPr>
        <w:pStyle w:val="Code"/>
      </w:pPr>
      <w:r>
        <w:t xml:space="preserve">        this.mWidth = new Lerp(width, this.kCycles, this.kRate);</w:t>
      </w:r>
    </w:p>
    <w:p w14:paraId="2215820B" w14:textId="43226DD3" w:rsidR="00D6394B" w:rsidRDefault="00D6394B" w:rsidP="00D6394B">
      <w:pPr>
        <w:pStyle w:val="Code"/>
      </w:pPr>
      <w:r>
        <w:lastRenderedPageBreak/>
        <w:t xml:space="preserve">    }</w:t>
      </w:r>
    </w:p>
    <w:p w14:paraId="1ADC1B03" w14:textId="77777777" w:rsidR="009476E1" w:rsidRDefault="009476E1" w:rsidP="00D6394B">
      <w:pPr>
        <w:pStyle w:val="Code"/>
      </w:pPr>
    </w:p>
    <w:p w14:paraId="2E2AB2F1" w14:textId="2C8D487B" w:rsidR="00D6394B" w:rsidRDefault="009476E1" w:rsidP="00D6394B">
      <w:pPr>
        <w:pStyle w:val="Code"/>
      </w:pPr>
      <w:r w:rsidRPr="009476E1">
        <w:t xml:space="preserve">    </w:t>
      </w:r>
      <w:bookmarkStart w:id="49" w:name="_Hlk70830947"/>
      <w:r w:rsidRPr="009476E1">
        <w:t xml:space="preserve">// … implementation to follow …  </w:t>
      </w:r>
      <w:bookmarkEnd w:id="49"/>
    </w:p>
    <w:p w14:paraId="4F5A2214" w14:textId="77777777" w:rsidR="00D6394B" w:rsidRDefault="00D6394B" w:rsidP="00D6394B">
      <w:pPr>
        <w:pStyle w:val="Code"/>
      </w:pPr>
      <w:r>
        <w:t>}</w:t>
      </w:r>
    </w:p>
    <w:p w14:paraId="4FDA28D7" w14:textId="77777777" w:rsidR="00D6394B" w:rsidRDefault="00D6394B" w:rsidP="00D6394B">
      <w:pPr>
        <w:pStyle w:val="Code"/>
      </w:pPr>
    </w:p>
    <w:p w14:paraId="269B388F" w14:textId="2683A231" w:rsidR="00D6394B" w:rsidRDefault="00D6394B" w:rsidP="00D6394B">
      <w:pPr>
        <w:pStyle w:val="Code"/>
      </w:pPr>
      <w:r>
        <w:t>export default CameraState;</w:t>
      </w:r>
      <w:commentRangeEnd w:id="46"/>
      <w:r w:rsidR="009476E1">
        <w:rPr>
          <w:rStyle w:val="CommentReference"/>
          <w:rFonts w:asciiTheme="minorHAnsi" w:hAnsiTheme="minorHAnsi"/>
          <w:noProof w:val="0"/>
        </w:rPr>
        <w:commentReference w:id="46"/>
      </w:r>
      <w:commentRangeEnd w:id="47"/>
      <w:r w:rsidR="009D4B56">
        <w:rPr>
          <w:rStyle w:val="CommentReference"/>
          <w:rFonts w:asciiTheme="minorHAnsi" w:hAnsiTheme="minorHAnsi"/>
          <w:noProof w:val="0"/>
        </w:rPr>
        <w:commentReference w:id="47"/>
      </w:r>
      <w:commentRangeEnd w:id="48"/>
      <w:r w:rsidR="00B000C5">
        <w:rPr>
          <w:rStyle w:val="CommentReference"/>
          <w:rFonts w:asciiTheme="minorHAnsi" w:hAnsiTheme="minorHAnsi"/>
          <w:noProof w:val="0"/>
        </w:rPr>
        <w:commentReference w:id="48"/>
      </w:r>
    </w:p>
    <w:p w14:paraId="22F1FEC1" w14:textId="30010A4A" w:rsidR="00D6394B" w:rsidRDefault="00D6394B">
      <w:pPr>
        <w:pStyle w:val="BodyTextCont"/>
        <w:pPrChange w:id="50" w:author="Matthew T. Munson" w:date="2021-05-02T23:18:00Z">
          <w:pPr>
            <w:pStyle w:val="NumList"/>
            <w:numPr>
              <w:numId w:val="0"/>
            </w:numPr>
            <w:tabs>
              <w:tab w:val="clear" w:pos="900"/>
            </w:tabs>
            <w:ind w:left="936" w:firstLine="0"/>
          </w:pPr>
        </w:pPrChange>
      </w:pPr>
      <w:commentRangeStart w:id="51"/>
      <w:r w:rsidRPr="00D6394B">
        <w:t xml:space="preserve">Observe that </w:t>
      </w:r>
      <w:commentRangeEnd w:id="51"/>
      <w:r w:rsidR="00643B38">
        <w:rPr>
          <w:rStyle w:val="CommentReference"/>
          <w:rFonts w:asciiTheme="minorHAnsi" w:hAnsiTheme="minorHAnsi"/>
        </w:rPr>
        <w:commentReference w:id="51"/>
      </w:r>
      <w:proofErr w:type="spellStart"/>
      <w:r w:rsidRPr="009476E1">
        <w:rPr>
          <w:rStyle w:val="CodeInline"/>
        </w:rPr>
        <w:t>mCenter</w:t>
      </w:r>
      <w:proofErr w:type="spellEnd"/>
      <w:r w:rsidRPr="00D6394B">
        <w:t xml:space="preserve"> and </w:t>
      </w:r>
      <w:proofErr w:type="spellStart"/>
      <w:r w:rsidRPr="009476E1">
        <w:rPr>
          <w:rStyle w:val="CodeInline"/>
        </w:rPr>
        <w:t>mWidth</w:t>
      </w:r>
      <w:proofErr w:type="spellEnd"/>
      <w:r w:rsidRPr="00D6394B">
        <w:t xml:space="preserve"> are the only variables required to support camera panning (changing of </w:t>
      </w:r>
      <w:proofErr w:type="spellStart"/>
      <w:r w:rsidRPr="009476E1">
        <w:rPr>
          <w:rStyle w:val="CodeInline"/>
        </w:rPr>
        <w:t>mCenter</w:t>
      </w:r>
      <w:proofErr w:type="spellEnd"/>
      <w:r w:rsidRPr="00D6394B">
        <w:t xml:space="preserve">) and zooming (changing of </w:t>
      </w:r>
      <w:proofErr w:type="spellStart"/>
      <w:r w:rsidRPr="009476E1">
        <w:rPr>
          <w:rStyle w:val="CodeInline"/>
        </w:rPr>
        <w:t>mWidth</w:t>
      </w:r>
      <w:proofErr w:type="spellEnd"/>
      <w:r w:rsidRPr="00D6394B">
        <w:t>). Both of these variables are instances of the</w:t>
      </w:r>
      <w:r w:rsidR="00DC2FA6">
        <w:t xml:space="preserve"> corresponding</w:t>
      </w:r>
      <w:r w:rsidRPr="00D6394B">
        <w:t xml:space="preserve"> </w:t>
      </w:r>
      <w:r w:rsidR="009476E1" w:rsidRPr="009476E1">
        <w:rPr>
          <w:rStyle w:val="CodeInline"/>
        </w:rPr>
        <w:t>Lerp</w:t>
      </w:r>
      <w:r w:rsidRPr="00D6394B">
        <w:t xml:space="preserve"> class</w:t>
      </w:r>
      <w:r w:rsidR="00DC2FA6">
        <w:t>es</w:t>
      </w:r>
      <w:r w:rsidRPr="00D6394B">
        <w:t xml:space="preserve"> and are capable of interpolating and computing intermediate results </w:t>
      </w:r>
      <w:r w:rsidR="00DC2FA6">
        <w:t xml:space="preserve">to </w:t>
      </w:r>
      <w:r w:rsidRPr="00D6394B">
        <w:t>achieve gradual changes.</w:t>
      </w:r>
    </w:p>
    <w:p w14:paraId="77D4E940" w14:textId="44C2BFD4" w:rsidR="00D6394B" w:rsidRDefault="009476E1" w:rsidP="009476E1">
      <w:pPr>
        <w:pStyle w:val="NumList"/>
      </w:pPr>
      <w:r w:rsidRPr="009476E1">
        <w:t xml:space="preserve">Define the </w:t>
      </w:r>
      <w:r w:rsidR="00DC2FA6">
        <w:t>getter and sett</w:t>
      </w:r>
      <w:r w:rsidR="00311444">
        <w:t>er</w:t>
      </w:r>
      <w:r w:rsidR="00DC2FA6">
        <w:t xml:space="preserve"> functions.</w:t>
      </w:r>
    </w:p>
    <w:p w14:paraId="1DF75F68" w14:textId="264017EC" w:rsidR="009476E1" w:rsidRDefault="009476E1" w:rsidP="009476E1">
      <w:pPr>
        <w:pStyle w:val="Code"/>
      </w:pPr>
      <w:r>
        <w:t>getCenter() { return this.mCenter.get(); }</w:t>
      </w:r>
    </w:p>
    <w:p w14:paraId="3613C97C" w14:textId="03E28A2F" w:rsidR="009476E1" w:rsidRDefault="009476E1" w:rsidP="009476E1">
      <w:pPr>
        <w:pStyle w:val="Code"/>
      </w:pPr>
      <w:r>
        <w:t>getWidth() { return this.mWidth.get(); }</w:t>
      </w:r>
    </w:p>
    <w:p w14:paraId="3025766F" w14:textId="77777777" w:rsidR="009476E1" w:rsidRDefault="009476E1" w:rsidP="009476E1">
      <w:pPr>
        <w:pStyle w:val="Code"/>
      </w:pPr>
    </w:p>
    <w:p w14:paraId="283D58BE" w14:textId="24DBF190" w:rsidR="009476E1" w:rsidRDefault="009476E1" w:rsidP="009476E1">
      <w:pPr>
        <w:pStyle w:val="Code"/>
      </w:pPr>
      <w:r>
        <w:t>setCenter(c) { this.mCenter.setFinal(c); }</w:t>
      </w:r>
    </w:p>
    <w:p w14:paraId="54823163" w14:textId="24CED58A" w:rsidR="009476E1" w:rsidRDefault="009476E1" w:rsidP="009476E1">
      <w:pPr>
        <w:pStyle w:val="Code"/>
      </w:pPr>
      <w:r>
        <w:t>setWidth(w) { this.mWidth.setFinal(w); }</w:t>
      </w:r>
    </w:p>
    <w:p w14:paraId="31181759" w14:textId="113D2603" w:rsidR="009476E1" w:rsidRDefault="009476E1" w:rsidP="009476E1">
      <w:pPr>
        <w:pStyle w:val="NumList"/>
      </w:pPr>
      <w:r w:rsidRPr="009476E1">
        <w:t>Define the update function to trigger the interpolation computation.</w:t>
      </w:r>
    </w:p>
    <w:p w14:paraId="0705736F" w14:textId="2DE2D9C3" w:rsidR="009476E1" w:rsidRDefault="009476E1" w:rsidP="009476E1">
      <w:pPr>
        <w:pStyle w:val="Code"/>
      </w:pPr>
      <w:r>
        <w:t>update() {</w:t>
      </w:r>
    </w:p>
    <w:p w14:paraId="772A10BC" w14:textId="72C8E461" w:rsidR="009476E1" w:rsidRDefault="009476E1" w:rsidP="009476E1">
      <w:pPr>
        <w:pStyle w:val="Code"/>
      </w:pPr>
      <w:r>
        <w:t xml:space="preserve">    this.mCenter.update();</w:t>
      </w:r>
    </w:p>
    <w:p w14:paraId="23D0EAF8" w14:textId="1FEE5593" w:rsidR="009476E1" w:rsidRDefault="009476E1" w:rsidP="009476E1">
      <w:pPr>
        <w:pStyle w:val="Code"/>
      </w:pPr>
      <w:r>
        <w:t xml:space="preserve">    this.mWidth.update();</w:t>
      </w:r>
    </w:p>
    <w:p w14:paraId="73DD4DB4" w14:textId="1555B774" w:rsidR="009476E1" w:rsidRDefault="009476E1" w:rsidP="009476E1">
      <w:pPr>
        <w:pStyle w:val="Code"/>
      </w:pPr>
      <w:r>
        <w:t>}</w:t>
      </w:r>
    </w:p>
    <w:p w14:paraId="42271AA8" w14:textId="7E460CA4" w:rsidR="009476E1" w:rsidRDefault="009476E1" w:rsidP="009476E1">
      <w:pPr>
        <w:pStyle w:val="NumList"/>
      </w:pPr>
      <w:r w:rsidRPr="009476E1">
        <w:t>Define</w:t>
      </w:r>
      <w:r w:rsidR="00311444">
        <w:t xml:space="preserve"> a</w:t>
      </w:r>
      <w:r w:rsidRPr="009476E1">
        <w:t xml:space="preserve"> function to configure the interpolation. </w:t>
      </w:r>
    </w:p>
    <w:p w14:paraId="798EDE3E" w14:textId="146BA8D2" w:rsidR="009476E1" w:rsidRDefault="009476E1" w:rsidP="009476E1">
      <w:pPr>
        <w:pStyle w:val="Code"/>
      </w:pPr>
      <w:r>
        <w:t>config(stiffness, duration) {</w:t>
      </w:r>
    </w:p>
    <w:p w14:paraId="78F0F8D1" w14:textId="0138454D" w:rsidR="009476E1" w:rsidRDefault="009476E1" w:rsidP="009476E1">
      <w:pPr>
        <w:pStyle w:val="Code"/>
      </w:pPr>
      <w:r>
        <w:t xml:space="preserve">    this.mCenter.config(stiffness, duration);</w:t>
      </w:r>
    </w:p>
    <w:p w14:paraId="4F865359" w14:textId="66C7599C" w:rsidR="009476E1" w:rsidRDefault="009476E1" w:rsidP="009476E1">
      <w:pPr>
        <w:pStyle w:val="Code"/>
      </w:pPr>
      <w:r>
        <w:t xml:space="preserve">    this.mWidth.config(stiffness, duration);</w:t>
      </w:r>
    </w:p>
    <w:p w14:paraId="1793D338" w14:textId="08C5B02F" w:rsidR="003930D9" w:rsidRDefault="009476E1" w:rsidP="009476E1">
      <w:pPr>
        <w:pStyle w:val="Code"/>
      </w:pPr>
      <w:r>
        <w:t>}</w:t>
      </w:r>
    </w:p>
    <w:p w14:paraId="3F4EC32F" w14:textId="405E487C" w:rsidR="009476E1" w:rsidRDefault="009476E1">
      <w:pPr>
        <w:pStyle w:val="BodyTextCont"/>
        <w:pPrChange w:id="52" w:author="Matthew T. Munson" w:date="2021-05-02T23:19:00Z">
          <w:pPr>
            <w:pStyle w:val="NumList"/>
            <w:numPr>
              <w:numId w:val="0"/>
            </w:numPr>
            <w:tabs>
              <w:tab w:val="clear" w:pos="900"/>
            </w:tabs>
            <w:ind w:left="936" w:firstLine="0"/>
          </w:pPr>
        </w:pPrChange>
      </w:pPr>
      <w:commentRangeStart w:id="53"/>
      <w:r w:rsidRPr="009476E1">
        <w:t xml:space="preserve">The </w:t>
      </w:r>
      <w:r w:rsidRPr="009476E1">
        <w:rPr>
          <w:rStyle w:val="CodeInline"/>
        </w:rPr>
        <w:t>stiffness</w:t>
      </w:r>
      <w:r w:rsidRPr="009476E1">
        <w:t xml:space="preserve"> variabl</w:t>
      </w:r>
      <w:r w:rsidR="00DC2FA6">
        <w:t>e</w:t>
      </w:r>
      <w:commentRangeEnd w:id="53"/>
      <w:r w:rsidR="009C5D6F">
        <w:rPr>
          <w:rStyle w:val="CommentReference"/>
          <w:rFonts w:asciiTheme="minorHAnsi" w:hAnsiTheme="minorHAnsi"/>
        </w:rPr>
        <w:commentReference w:id="53"/>
      </w:r>
      <w:del w:id="54" w:author="Matthew T. Munson" w:date="2021-05-02T23:20:00Z">
        <w:r w:rsidR="00DC2FA6" w:rsidDel="00311444">
          <w:delText>,</w:delText>
        </w:r>
      </w:del>
      <w:r w:rsidR="00DC2FA6">
        <w:t xml:space="preserve"> is the </w:t>
      </w:r>
      <w:proofErr w:type="spellStart"/>
      <w:r w:rsidR="00DC2FA6" w:rsidRPr="003D0254">
        <w:rPr>
          <w:rStyle w:val="CodeInline"/>
        </w:rPr>
        <w:t>mRate</w:t>
      </w:r>
      <w:proofErr w:type="spellEnd"/>
      <w:r w:rsidR="00DC2FA6">
        <w:t xml:space="preserve"> of </w:t>
      </w:r>
      <w:r w:rsidR="00DC2FA6" w:rsidRPr="003D0254">
        <w:rPr>
          <w:rStyle w:val="CodeInline"/>
        </w:rPr>
        <w:t>Lerp</w:t>
      </w:r>
      <w:r w:rsidR="00DA5914">
        <w:rPr>
          <w:rStyle w:val="CodeInline"/>
        </w:rPr>
        <w:t>.</w:t>
      </w:r>
      <w:r w:rsidR="00DA5914">
        <w:t xml:space="preserve"> It </w:t>
      </w:r>
      <w:r w:rsidRPr="009476E1">
        <w:t xml:space="preserve">defines how quickly the interpolated intermediate results should converge to the final value. </w:t>
      </w:r>
      <w:r w:rsidR="00DC2FA6">
        <w:t xml:space="preserve">As discussed </w:t>
      </w:r>
      <w:r w:rsidR="00006F94">
        <w:t xml:space="preserve">in </w:t>
      </w:r>
      <w:r w:rsidR="00DC2FA6">
        <w:t xml:space="preserve">the </w:t>
      </w:r>
      <w:r w:rsidR="00DC2FA6" w:rsidRPr="003D0254">
        <w:rPr>
          <w:rStyle w:val="CodeInline"/>
        </w:rPr>
        <w:t>Lerp</w:t>
      </w:r>
      <w:r w:rsidR="00DC2FA6">
        <w:t xml:space="preserve"> class definition</w:t>
      </w:r>
      <w:r w:rsidR="00006F94">
        <w:t>,</w:t>
      </w:r>
      <w:r w:rsidR="00DC2FA6">
        <w:t xml:space="preserve"> </w:t>
      </w:r>
      <w:r w:rsidR="00006F94">
        <w:t>t</w:t>
      </w:r>
      <w:r w:rsidRPr="009476E1">
        <w:t xml:space="preserve">his is a number between 0 to 1, where </w:t>
      </w:r>
      <w:del w:id="55" w:author="Matthew T. Munson" w:date="2021-05-02T23:20:00Z">
        <w:r w:rsidRPr="009476E1" w:rsidDel="00311444">
          <w:delText xml:space="preserve">a </w:delText>
        </w:r>
      </w:del>
      <w:r w:rsidRPr="009476E1">
        <w:t xml:space="preserve">0 means the convergence will never happen and a 1 means instantaneous convergence. The </w:t>
      </w:r>
      <w:r w:rsidRPr="009476E1">
        <w:rPr>
          <w:rStyle w:val="CodeInline"/>
        </w:rPr>
        <w:t>duration</w:t>
      </w:r>
      <w:r w:rsidRPr="009476E1">
        <w:t xml:space="preserve"> variable</w:t>
      </w:r>
      <w:ins w:id="56" w:author="Matthew T. Munson" w:date="2021-05-02T23:21:00Z">
        <w:r w:rsidR="00311444">
          <w:t xml:space="preserve"> </w:t>
        </w:r>
      </w:ins>
      <w:del w:id="57" w:author="Matthew T. Munson" w:date="2021-05-02T23:21:00Z">
        <w:r w:rsidR="00006F94" w:rsidDel="00311444">
          <w:delText xml:space="preserve">, </w:delText>
        </w:r>
      </w:del>
      <w:r w:rsidR="00006F94">
        <w:t xml:space="preserve">is the </w:t>
      </w:r>
      <w:proofErr w:type="spellStart"/>
      <w:r w:rsidR="00006F94" w:rsidRPr="003D0254">
        <w:rPr>
          <w:rStyle w:val="CodeInline"/>
        </w:rPr>
        <w:t>mCycle</w:t>
      </w:r>
      <w:proofErr w:type="spellEnd"/>
      <w:r w:rsidR="00006F94">
        <w:t xml:space="preserve"> of </w:t>
      </w:r>
      <w:r w:rsidR="00006F94" w:rsidRPr="003D0254">
        <w:rPr>
          <w:rStyle w:val="CodeInline"/>
        </w:rPr>
        <w:t>Lerp</w:t>
      </w:r>
      <w:r w:rsidR="00DA5914">
        <w:t>. It</w:t>
      </w:r>
      <w:r w:rsidR="00006F94">
        <w:t xml:space="preserve"> </w:t>
      </w:r>
      <w:r w:rsidRPr="009476E1">
        <w:t xml:space="preserve">defines </w:t>
      </w:r>
      <w:del w:id="58" w:author="Matthew T. Munson" w:date="2021-05-02T23:20:00Z">
        <w:r w:rsidRPr="009476E1" w:rsidDel="00311444">
          <w:delText xml:space="preserve">in </w:delText>
        </w:r>
      </w:del>
      <w:del w:id="59" w:author="Matthew T. Munson" w:date="2021-05-02T23:21:00Z">
        <w:r w:rsidRPr="009476E1" w:rsidDel="00311444">
          <w:delText xml:space="preserve">how many </w:delText>
        </w:r>
      </w:del>
      <w:ins w:id="60" w:author="Matthew T. Munson" w:date="2021-05-02T23:21:00Z">
        <w:r w:rsidR="00311444">
          <w:t xml:space="preserve">the number of </w:t>
        </w:r>
      </w:ins>
      <w:r w:rsidRPr="009476E1">
        <w:t>update cycles</w:t>
      </w:r>
      <w:ins w:id="61" w:author="Kelvin Sung" w:date="2021-05-03T09:52:00Z">
        <w:r w:rsidR="00D8112D">
          <w:t xml:space="preserve"> </w:t>
        </w:r>
      </w:ins>
      <w:ins w:id="62" w:author="Kelvin Sung" w:date="2021-05-03T09:53:00Z">
        <w:r w:rsidR="00D8112D">
          <w:t xml:space="preserve">to compute </w:t>
        </w:r>
      </w:ins>
      <w:ins w:id="63" w:author="Kelvin Sung" w:date="2021-05-03T09:52:00Z">
        <w:r w:rsidR="00D8112D">
          <w:t>the converged result.</w:t>
        </w:r>
      </w:ins>
      <w:del w:id="64" w:author="Kelvin Sung" w:date="2021-05-03T09:52:00Z">
        <w:r w:rsidRPr="009476E1" w:rsidDel="00D8112D">
          <w:delText xml:space="preserve"> </w:delText>
        </w:r>
      </w:del>
      <w:ins w:id="65" w:author="Matthew T. Munson" w:date="2021-05-02T23:21:00Z">
        <w:del w:id="66" w:author="Kelvin Sung" w:date="2021-05-03T09:52:00Z">
          <w:r w:rsidR="00311444" w:rsidDel="00D8112D">
            <w:delText xml:space="preserve">until </w:delText>
          </w:r>
        </w:del>
      </w:ins>
      <w:del w:id="67" w:author="Kelvin Sung" w:date="2021-05-03T09:52:00Z">
        <w:r w:rsidRPr="009476E1" w:rsidDel="00D8112D">
          <w:delText>the convergence should take place.</w:delText>
        </w:r>
      </w:del>
      <w:r w:rsidRPr="009476E1">
        <w:t xml:space="preserve"> This must be a positive integer value.</w:t>
      </w:r>
    </w:p>
    <w:p w14:paraId="7445BD77" w14:textId="18B347DD" w:rsidR="009476E1" w:rsidRDefault="009476E1" w:rsidP="009476E1">
      <w:pPr>
        <w:pStyle w:val="Heading3"/>
      </w:pPr>
      <w:r w:rsidRPr="009476E1">
        <w:t>Integrate Interpolation into Camera Manipulation Operations</w:t>
      </w:r>
    </w:p>
    <w:p w14:paraId="25896B8E" w14:textId="1BFAC26C" w:rsidR="009476E1" w:rsidRDefault="009476E1" w:rsidP="009476E1">
      <w:pPr>
        <w:pStyle w:val="BodyTextFirst"/>
      </w:pPr>
      <w:r>
        <w:t xml:space="preserve">The </w:t>
      </w:r>
      <w:r w:rsidRPr="009476E1">
        <w:rPr>
          <w:rStyle w:val="CodeInline"/>
        </w:rPr>
        <w:t>Camera</w:t>
      </w:r>
      <w:r>
        <w:t xml:space="preserve"> </w:t>
      </w:r>
      <w:r w:rsidR="00387C1E">
        <w:t xml:space="preserve">class </w:t>
      </w:r>
      <w:r w:rsidR="001D73D9">
        <w:t xml:space="preserve">in </w:t>
      </w:r>
      <w:r w:rsidR="001D73D9" w:rsidRPr="001D73D9">
        <w:rPr>
          <w:rStyle w:val="CodeInline"/>
        </w:rPr>
        <w:t>camera_main.js</w:t>
      </w:r>
      <w:r w:rsidR="001D73D9">
        <w:t xml:space="preserve"> </w:t>
      </w:r>
      <w:r>
        <w:t xml:space="preserve">must be modified to represent the WC center and width using the newly defined </w:t>
      </w:r>
      <w:proofErr w:type="spellStart"/>
      <w:r w:rsidRPr="009476E1">
        <w:rPr>
          <w:rStyle w:val="CodeInline"/>
        </w:rPr>
        <w:t>CameraState</w:t>
      </w:r>
      <w:proofErr w:type="spellEnd"/>
      <w:r>
        <w:t xml:space="preserve">. </w:t>
      </w:r>
    </w:p>
    <w:p w14:paraId="15BDCF6E" w14:textId="19BB10D6" w:rsidR="009476E1" w:rsidRDefault="00716019" w:rsidP="001D73D9">
      <w:pPr>
        <w:pStyle w:val="NumList"/>
        <w:numPr>
          <w:ilvl w:val="0"/>
          <w:numId w:val="19"/>
        </w:numPr>
      </w:pPr>
      <w:r>
        <w:t xml:space="preserve">Edit the </w:t>
      </w:r>
      <w:r w:rsidRPr="003D0254">
        <w:rPr>
          <w:rStyle w:val="CodeInline"/>
        </w:rPr>
        <w:t>camera_main.js</w:t>
      </w:r>
      <w:r>
        <w:t xml:space="preserve"> file and import the newly defined </w:t>
      </w:r>
      <w:proofErr w:type="spellStart"/>
      <w:r w:rsidRPr="003D0254">
        <w:rPr>
          <w:rStyle w:val="CodeInline"/>
        </w:rPr>
        <w:t>CameraState</w:t>
      </w:r>
      <w:proofErr w:type="spellEnd"/>
      <w:r>
        <w:t xml:space="preserve"> class.</w:t>
      </w:r>
    </w:p>
    <w:p w14:paraId="5B001E21" w14:textId="3881AEB2" w:rsidR="001D73D9" w:rsidRDefault="001D73D9" w:rsidP="001D73D9">
      <w:pPr>
        <w:pStyle w:val="Code"/>
      </w:pPr>
      <w:r>
        <w:lastRenderedPageBreak/>
        <w:t>import CameraState from "./camera_state.js";</w:t>
      </w:r>
    </w:p>
    <w:p w14:paraId="26BE9D37" w14:textId="79CC33D9" w:rsidR="001D73D9" w:rsidRDefault="001D73D9" w:rsidP="001D73D9">
      <w:pPr>
        <w:pStyle w:val="NumList"/>
      </w:pPr>
      <w:r w:rsidRPr="001D73D9">
        <w:t xml:space="preserve">Modify the </w:t>
      </w:r>
      <w:r w:rsidRPr="001D73D9">
        <w:rPr>
          <w:rStyle w:val="CodeInline"/>
        </w:rPr>
        <w:t>Camera</w:t>
      </w:r>
      <w:r w:rsidRPr="001D73D9">
        <w:t xml:space="preserve"> constructor to replace the center and width variables with an instance of </w:t>
      </w:r>
      <w:proofErr w:type="spellStart"/>
      <w:r w:rsidRPr="001D73D9">
        <w:rPr>
          <w:rStyle w:val="CodeInline"/>
        </w:rPr>
        <w:t>CameraState</w:t>
      </w:r>
      <w:proofErr w:type="spellEnd"/>
      <w:r w:rsidRPr="001D73D9">
        <w:t>.</w:t>
      </w:r>
    </w:p>
    <w:p w14:paraId="63167919" w14:textId="6217AB0B" w:rsidR="001D73D9" w:rsidRDefault="001D73D9" w:rsidP="001D73D9">
      <w:pPr>
        <w:pStyle w:val="Code"/>
      </w:pPr>
      <w:r>
        <w:t>constructor(wcCenter, wcWidth, viewportArray) {</w:t>
      </w:r>
    </w:p>
    <w:p w14:paraId="7030982F" w14:textId="4109B0AB" w:rsidR="001D73D9" w:rsidRPr="001D73D9" w:rsidRDefault="001D73D9" w:rsidP="001D73D9">
      <w:pPr>
        <w:pStyle w:val="Code"/>
        <w:rPr>
          <w:rStyle w:val="CodeBold"/>
        </w:rPr>
      </w:pPr>
      <w:r w:rsidRPr="003D0254">
        <w:t xml:space="preserve">    </w:t>
      </w:r>
      <w:r w:rsidRPr="001D73D9">
        <w:rPr>
          <w:rStyle w:val="CodeBold"/>
        </w:rPr>
        <w:t>this.mCameraState = new CameraState(wcCenter, wcWidth);</w:t>
      </w:r>
    </w:p>
    <w:p w14:paraId="134B36B1" w14:textId="77777777" w:rsidR="001D73D9" w:rsidRDefault="001D73D9" w:rsidP="001D73D9">
      <w:pPr>
        <w:pStyle w:val="Code"/>
      </w:pPr>
    </w:p>
    <w:p w14:paraId="2B065E4E" w14:textId="66275212" w:rsidR="001D73D9" w:rsidRDefault="001D73D9" w:rsidP="00D506BF">
      <w:pPr>
        <w:pStyle w:val="Code"/>
      </w:pPr>
      <w:r>
        <w:t xml:space="preserve">    </w:t>
      </w:r>
      <w:r w:rsidR="00D506BF" w:rsidRPr="006D7CE6">
        <w:t>// … identical to previous code …</w:t>
      </w:r>
      <w:r w:rsidR="00D506BF">
        <w:br/>
      </w:r>
      <w:r>
        <w:t>}</w:t>
      </w:r>
    </w:p>
    <w:p w14:paraId="08060975" w14:textId="77D2E775" w:rsidR="001D73D9" w:rsidRDefault="001D73D9" w:rsidP="001D73D9">
      <w:pPr>
        <w:pStyle w:val="NumList"/>
      </w:pPr>
      <w:r w:rsidRPr="001D73D9">
        <w:t xml:space="preserve">Now, edit the </w:t>
      </w:r>
      <w:r w:rsidRPr="001D73D9">
        <w:rPr>
          <w:rStyle w:val="CodeInline"/>
        </w:rPr>
        <w:t>camera_manipulation.js</w:t>
      </w:r>
      <w:r w:rsidRPr="001D73D9">
        <w:t xml:space="preserve"> file to define the functions to update and configure the interpolation functionality of the </w:t>
      </w:r>
      <w:proofErr w:type="spellStart"/>
      <w:r w:rsidRPr="001D73D9">
        <w:rPr>
          <w:rStyle w:val="CodeInline"/>
        </w:rPr>
        <w:t>CameraState</w:t>
      </w:r>
      <w:proofErr w:type="spellEnd"/>
      <w:r w:rsidRPr="001D73D9">
        <w:t xml:space="preserve"> object.</w:t>
      </w:r>
    </w:p>
    <w:p w14:paraId="5FEB236B" w14:textId="77777777" w:rsidR="001D73D9" w:rsidRDefault="001D73D9" w:rsidP="001D73D9">
      <w:pPr>
        <w:pStyle w:val="Code"/>
      </w:pPr>
      <w:r>
        <w:t>Camera.prototype.update = function () {</w:t>
      </w:r>
    </w:p>
    <w:p w14:paraId="5ABAABB1" w14:textId="77777777" w:rsidR="001D73D9" w:rsidRDefault="001D73D9" w:rsidP="001D73D9">
      <w:pPr>
        <w:pStyle w:val="Code"/>
      </w:pPr>
      <w:r>
        <w:t xml:space="preserve">    this.mCameraState.update();</w:t>
      </w:r>
    </w:p>
    <w:p w14:paraId="46598DC0" w14:textId="77777777" w:rsidR="001D73D9" w:rsidRDefault="001D73D9" w:rsidP="001D73D9">
      <w:pPr>
        <w:pStyle w:val="Code"/>
      </w:pPr>
      <w:r>
        <w:t>}</w:t>
      </w:r>
    </w:p>
    <w:p w14:paraId="749FE087" w14:textId="77777777" w:rsidR="001D73D9" w:rsidRDefault="001D73D9" w:rsidP="001D73D9">
      <w:pPr>
        <w:pStyle w:val="Code"/>
      </w:pPr>
    </w:p>
    <w:p w14:paraId="34759CD2" w14:textId="77777777" w:rsidR="001D73D9" w:rsidRDefault="001D73D9" w:rsidP="001D73D9">
      <w:pPr>
        <w:pStyle w:val="Code"/>
      </w:pPr>
      <w:r>
        <w:t>// For LERP function configuration</w:t>
      </w:r>
    </w:p>
    <w:p w14:paraId="1F0DEED8" w14:textId="77777777" w:rsidR="001D73D9" w:rsidRDefault="001D73D9" w:rsidP="001D73D9">
      <w:pPr>
        <w:pStyle w:val="Code"/>
      </w:pPr>
      <w:r>
        <w:t>Camera.prototype.configLerp = function (stiffness, duration) {</w:t>
      </w:r>
    </w:p>
    <w:p w14:paraId="7490A40A" w14:textId="77777777" w:rsidR="001D73D9" w:rsidRDefault="001D73D9" w:rsidP="001D73D9">
      <w:pPr>
        <w:pStyle w:val="Code"/>
      </w:pPr>
      <w:r>
        <w:t xml:space="preserve">    this.mCameraState.config(stiffness, duration);</w:t>
      </w:r>
    </w:p>
    <w:p w14:paraId="71066398" w14:textId="6BF21016" w:rsidR="001D73D9" w:rsidRPr="001D73D9" w:rsidRDefault="001D73D9" w:rsidP="001D73D9">
      <w:pPr>
        <w:pStyle w:val="Code"/>
      </w:pPr>
      <w:r>
        <w:t>}</w:t>
      </w:r>
    </w:p>
    <w:p w14:paraId="48342C9C" w14:textId="43AB22EE" w:rsidR="001D73D9" w:rsidRDefault="001D73D9" w:rsidP="001D73D9">
      <w:pPr>
        <w:pStyle w:val="NumList"/>
      </w:pPr>
      <w:r w:rsidRPr="001D73D9">
        <w:t xml:space="preserve">Modify the </w:t>
      </w:r>
      <w:proofErr w:type="spellStart"/>
      <w:proofErr w:type="gramStart"/>
      <w:r w:rsidRPr="001D73D9">
        <w:rPr>
          <w:rStyle w:val="CodeInline"/>
        </w:rPr>
        <w:t>panBy</w:t>
      </w:r>
      <w:proofErr w:type="spellEnd"/>
      <w:r w:rsidRPr="001D73D9">
        <w:rPr>
          <w:rStyle w:val="CodeInline"/>
        </w:rPr>
        <w:t>(</w:t>
      </w:r>
      <w:proofErr w:type="gramEnd"/>
      <w:r w:rsidRPr="001D73D9">
        <w:rPr>
          <w:rStyle w:val="CodeInline"/>
        </w:rPr>
        <w:t>)</w:t>
      </w:r>
      <w:r w:rsidRPr="001D73D9">
        <w:t xml:space="preserve"> camera manipulation function to support the </w:t>
      </w:r>
      <w:proofErr w:type="spellStart"/>
      <w:r w:rsidRPr="001D73D9">
        <w:rPr>
          <w:rStyle w:val="CodeInline"/>
        </w:rPr>
        <w:t>CameraState</w:t>
      </w:r>
      <w:proofErr w:type="spellEnd"/>
      <w:r w:rsidRPr="001D73D9">
        <w:t xml:space="preserve"> object as follows:</w:t>
      </w:r>
    </w:p>
    <w:p w14:paraId="1392CD0E" w14:textId="77777777" w:rsidR="001D73D9" w:rsidRDefault="001D73D9" w:rsidP="001D73D9">
      <w:pPr>
        <w:pStyle w:val="Code"/>
      </w:pPr>
      <w:r>
        <w:t>Camera.prototype.panBy = function (dx, dy) {</w:t>
      </w:r>
    </w:p>
    <w:p w14:paraId="01D15EE4"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58320B45" w14:textId="77777777" w:rsidR="001D73D9" w:rsidRDefault="001D73D9" w:rsidP="001D73D9">
      <w:pPr>
        <w:pStyle w:val="Code"/>
      </w:pPr>
      <w:r>
        <w:t xml:space="preserve">    newC[0] += dx;</w:t>
      </w:r>
    </w:p>
    <w:p w14:paraId="12E749FC" w14:textId="77777777" w:rsidR="001D73D9" w:rsidRDefault="001D73D9" w:rsidP="001D73D9">
      <w:pPr>
        <w:pStyle w:val="Code"/>
      </w:pPr>
      <w:r>
        <w:t xml:space="preserve">    newC[1] += dy;</w:t>
      </w:r>
    </w:p>
    <w:p w14:paraId="4E0E12F3"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1767E2B9" w14:textId="0CF9DC48" w:rsidR="001D73D9" w:rsidRPr="001D73D9" w:rsidRDefault="001D73D9" w:rsidP="001D73D9">
      <w:pPr>
        <w:pStyle w:val="Code"/>
      </w:pPr>
      <w:r>
        <w:t>}</w:t>
      </w:r>
    </w:p>
    <w:p w14:paraId="794B5259" w14:textId="06BDF110" w:rsidR="001D73D9" w:rsidRDefault="00051C0D" w:rsidP="001D73D9">
      <w:pPr>
        <w:pStyle w:val="NumList"/>
      </w:pPr>
      <w:r>
        <w:t xml:space="preserve">Update </w:t>
      </w:r>
      <w:proofErr w:type="spellStart"/>
      <w:proofErr w:type="gramStart"/>
      <w:r w:rsidRPr="003D0254">
        <w:rPr>
          <w:rStyle w:val="CodeInline"/>
        </w:rPr>
        <w:t>panWith</w:t>
      </w:r>
      <w:proofErr w:type="spellEnd"/>
      <w:r w:rsidRPr="003D0254">
        <w:rPr>
          <w:rStyle w:val="CodeInline"/>
        </w:rPr>
        <w:t>(</w:t>
      </w:r>
      <w:proofErr w:type="gramEnd"/>
      <w:r w:rsidRPr="003D0254">
        <w:rPr>
          <w:rStyle w:val="CodeInline"/>
        </w:rPr>
        <w:t>)</w:t>
      </w:r>
      <w:r>
        <w:t xml:space="preserve"> and </w:t>
      </w:r>
      <w:proofErr w:type="spellStart"/>
      <w:r w:rsidRPr="003D0254">
        <w:rPr>
          <w:rStyle w:val="CodeInline"/>
        </w:rPr>
        <w:t>zoomTowards</w:t>
      </w:r>
      <w:proofErr w:type="spellEnd"/>
      <w:r w:rsidRPr="003D0254">
        <w:rPr>
          <w:rStyle w:val="CodeInline"/>
        </w:rPr>
        <w:t>()</w:t>
      </w:r>
      <w:r>
        <w:t xml:space="preserve"> functions to receive and set WC center to the newly defined </w:t>
      </w:r>
      <w:proofErr w:type="spellStart"/>
      <w:r w:rsidRPr="003D0254">
        <w:rPr>
          <w:rStyle w:val="CodeInline"/>
        </w:rPr>
        <w:t>CameraState</w:t>
      </w:r>
      <w:proofErr w:type="spellEnd"/>
      <w:r>
        <w:t xml:space="preserve"> object.</w:t>
      </w:r>
    </w:p>
    <w:p w14:paraId="5EBF3D9F" w14:textId="77777777" w:rsidR="001D73D9" w:rsidRDefault="001D73D9" w:rsidP="001D73D9">
      <w:pPr>
        <w:pStyle w:val="Code"/>
      </w:pPr>
      <w:r>
        <w:t>Camera.prototype.panWith = function (aXform, zone) {</w:t>
      </w:r>
    </w:p>
    <w:p w14:paraId="69ABECDA" w14:textId="77777777" w:rsidR="001D73D9" w:rsidRDefault="001D73D9" w:rsidP="001D73D9">
      <w:pPr>
        <w:pStyle w:val="Code"/>
      </w:pPr>
      <w:r>
        <w:t xml:space="preserve">    let status = this.collideWCBound(aXform, zone);</w:t>
      </w:r>
    </w:p>
    <w:p w14:paraId="03AA5D36" w14:textId="77777777" w:rsidR="001D73D9" w:rsidRDefault="001D73D9" w:rsidP="001D73D9">
      <w:pPr>
        <w:pStyle w:val="Code"/>
      </w:pPr>
      <w:r>
        <w:t xml:space="preserve">    if (status !== eBoundCollideStatus.eInside) {</w:t>
      </w:r>
    </w:p>
    <w:p w14:paraId="39C69751" w14:textId="77777777" w:rsidR="001D73D9" w:rsidRDefault="001D73D9" w:rsidP="001D73D9">
      <w:pPr>
        <w:pStyle w:val="Code"/>
      </w:pPr>
      <w:r>
        <w:t xml:space="preserve">        let pos = aXform.getPosition();</w:t>
      </w:r>
    </w:p>
    <w:p w14:paraId="12A7C8D5"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23BBE435" w14:textId="05A11325" w:rsidR="00051C0D" w:rsidRDefault="001D73D9" w:rsidP="00051C0D">
      <w:pPr>
        <w:pStyle w:val="Code"/>
      </w:pPr>
      <w:r>
        <w:t xml:space="preserve">        if ((status &amp; eBoundCollideStatus.eCollideTop) !== 0) </w:t>
      </w:r>
    </w:p>
    <w:p w14:paraId="712C433A" w14:textId="77777777" w:rsidR="00051C0D" w:rsidRDefault="00051C0D">
      <w:pPr>
        <w:pStyle w:val="Code"/>
      </w:pPr>
    </w:p>
    <w:p w14:paraId="3143EAF8" w14:textId="579F88C8" w:rsidR="001D73D9" w:rsidRDefault="001D73D9" w:rsidP="00051C0D">
      <w:pPr>
        <w:pStyle w:val="Code"/>
      </w:pPr>
      <w:r>
        <w:t xml:space="preserve">        </w:t>
      </w:r>
      <w:r w:rsidR="00051C0D" w:rsidRPr="00051C0D">
        <w:t>// … identical to previous code …</w:t>
      </w:r>
    </w:p>
    <w:p w14:paraId="63C370A3" w14:textId="77777777" w:rsidR="00051C0D" w:rsidRDefault="00051C0D" w:rsidP="00051C0D">
      <w:pPr>
        <w:pStyle w:val="Code"/>
      </w:pPr>
    </w:p>
    <w:p w14:paraId="1599F23B"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4DEE7582" w14:textId="77777777" w:rsidR="001D73D9" w:rsidRDefault="001D73D9" w:rsidP="001D73D9">
      <w:pPr>
        <w:pStyle w:val="Code"/>
      </w:pPr>
      <w:r>
        <w:t xml:space="preserve">    }</w:t>
      </w:r>
    </w:p>
    <w:p w14:paraId="6CC5AACB" w14:textId="501EDF48" w:rsidR="001D73D9" w:rsidRDefault="001D73D9" w:rsidP="001D73D9">
      <w:pPr>
        <w:pStyle w:val="Code"/>
      </w:pPr>
      <w:r>
        <w:t>}</w:t>
      </w:r>
    </w:p>
    <w:p w14:paraId="58682708" w14:textId="77777777" w:rsidR="00051C0D" w:rsidRDefault="00051C0D" w:rsidP="001D73D9">
      <w:pPr>
        <w:pStyle w:val="Code"/>
      </w:pPr>
    </w:p>
    <w:p w14:paraId="193FEED7" w14:textId="3DF0C2A6" w:rsidR="001D73D9" w:rsidRDefault="001D73D9" w:rsidP="001D73D9">
      <w:pPr>
        <w:pStyle w:val="Code"/>
      </w:pPr>
      <w:r>
        <w:t>Camera.prototype.zoomTowards = function (pos, zoom) {</w:t>
      </w:r>
    </w:p>
    <w:p w14:paraId="71DBD8A5" w14:textId="4E565419" w:rsidR="00051C0D" w:rsidRDefault="001D73D9" w:rsidP="00051C0D">
      <w:pPr>
        <w:pStyle w:val="Code"/>
      </w:pPr>
      <w:r>
        <w:t xml:space="preserve">    </w:t>
      </w:r>
      <w:r w:rsidR="00051C0D" w:rsidRPr="006D7CE6">
        <w:t>// … identical to previous code …</w:t>
      </w:r>
    </w:p>
    <w:p w14:paraId="206EF6D1" w14:textId="77777777" w:rsidR="001D73D9" w:rsidRDefault="001D73D9" w:rsidP="00051C0D">
      <w:pPr>
        <w:pStyle w:val="Code"/>
      </w:pPr>
      <w:r>
        <w:t xml:space="preserve">    this.zoomBy(zoom);</w:t>
      </w:r>
    </w:p>
    <w:p w14:paraId="5BFF686C" w14:textId="77777777" w:rsidR="001D73D9" w:rsidRPr="003D0254" w:rsidRDefault="001D73D9" w:rsidP="001D73D9">
      <w:pPr>
        <w:pStyle w:val="Code"/>
        <w:rPr>
          <w:rStyle w:val="CodeBold"/>
        </w:rPr>
      </w:pPr>
      <w:r>
        <w:t xml:space="preserve">    </w:t>
      </w:r>
      <w:r w:rsidRPr="003D0254">
        <w:rPr>
          <w:rStyle w:val="CodeBold"/>
        </w:rPr>
        <w:t>this.mCameraState.setCenter(newC);</w:t>
      </w:r>
    </w:p>
    <w:p w14:paraId="09990DC7" w14:textId="2E4E46ED" w:rsidR="001D73D9" w:rsidRDefault="001D73D9" w:rsidP="001D73D9">
      <w:pPr>
        <w:pStyle w:val="Code"/>
      </w:pPr>
      <w:r>
        <w:t>}</w:t>
      </w:r>
    </w:p>
    <w:p w14:paraId="0088B4D4" w14:textId="0D4C8722" w:rsidR="00FC5836" w:rsidRDefault="00FC5836" w:rsidP="003D0254">
      <w:pPr>
        <w:pStyle w:val="Heading3"/>
      </w:pPr>
      <w:r>
        <w:t xml:space="preserve">Export </w:t>
      </w:r>
      <w:r w:rsidR="0003012B">
        <w:t xml:space="preserve">the </w:t>
      </w:r>
      <w:r>
        <w:t>Lerp Functionality to the Client</w:t>
      </w:r>
    </w:p>
    <w:p w14:paraId="178DD2E7" w14:textId="752D31F9" w:rsidR="00FC5836" w:rsidRDefault="00FC5836" w:rsidP="00FC5836">
      <w:pPr>
        <w:pStyle w:val="BodyTextFirst"/>
      </w:pPr>
      <w:r>
        <w:t xml:space="preserve">The last step in integrating any new functionality into the engine involves modifying the engine access file, </w:t>
      </w:r>
      <w:r w:rsidRPr="00090F2C">
        <w:rPr>
          <w:rStyle w:val="CodeInline"/>
        </w:rPr>
        <w:t>index.js</w:t>
      </w:r>
      <w:r>
        <w:t xml:space="preserve">. Edit </w:t>
      </w:r>
      <w:r w:rsidRPr="003D0254">
        <w:rPr>
          <w:rStyle w:val="CodeInline"/>
        </w:rPr>
        <w:t>index.js</w:t>
      </w:r>
      <w:r>
        <w:t xml:space="preserve"> and add the following import and export statements to grant the client access to </w:t>
      </w:r>
      <w:r w:rsidR="00917473">
        <w:rPr>
          <w:rStyle w:val="CodeInline"/>
        </w:rPr>
        <w:t>Lerp</w:t>
      </w:r>
      <w:r>
        <w:t>.</w:t>
      </w:r>
    </w:p>
    <w:p w14:paraId="36E0B000" w14:textId="125C3516" w:rsidR="00FC5836" w:rsidRDefault="00FC5836" w:rsidP="00FC5836">
      <w:pPr>
        <w:pStyle w:val="Code"/>
      </w:pPr>
      <w:r w:rsidRPr="00154F11">
        <w:t>// … identical to previous code</w:t>
      </w:r>
      <w:r w:rsidR="00DA5914">
        <w:t xml:space="preserve"> …</w:t>
      </w:r>
    </w:p>
    <w:p w14:paraId="766D4962" w14:textId="2E77FC28" w:rsidR="00DA5914" w:rsidRDefault="00DA5914" w:rsidP="00FC5836">
      <w:pPr>
        <w:pStyle w:val="Code"/>
      </w:pPr>
    </w:p>
    <w:p w14:paraId="4C1165F1" w14:textId="1D467FD5" w:rsidR="00DA5914" w:rsidRPr="00154F11" w:rsidRDefault="00DA5914" w:rsidP="00FC5836">
      <w:pPr>
        <w:pStyle w:val="Code"/>
      </w:pPr>
      <w:r w:rsidRPr="00DA5914">
        <w:t>import Transform from "./utils/transform.js";</w:t>
      </w:r>
    </w:p>
    <w:p w14:paraId="57AB89F5" w14:textId="77777777" w:rsidR="00F642D4" w:rsidRPr="003D0254" w:rsidRDefault="00F642D4">
      <w:pPr>
        <w:pStyle w:val="Code"/>
        <w:rPr>
          <w:rStyle w:val="CodeBold"/>
          <w:rFonts w:ascii="TheSansMonoConNormal" w:hAnsi="TheSansMonoConNormal"/>
        </w:rPr>
      </w:pPr>
      <w:r w:rsidRPr="003D0254">
        <w:rPr>
          <w:rStyle w:val="CodeBold"/>
          <w:rFonts w:ascii="TheSansMonoConNormal" w:hAnsi="TheSansMonoConNormal"/>
        </w:rPr>
        <w:t>import BoundingBox from "./utils/bounding_box.js";</w:t>
      </w:r>
    </w:p>
    <w:p w14:paraId="6AD86161" w14:textId="77777777" w:rsidR="00F642D4" w:rsidRPr="003D0254" w:rsidRDefault="00F642D4">
      <w:pPr>
        <w:pStyle w:val="Code"/>
        <w:rPr>
          <w:rStyle w:val="CodeBold"/>
          <w:rFonts w:ascii="TheSansMonoConNormal" w:hAnsi="TheSansMonoConNormal"/>
        </w:rPr>
      </w:pPr>
      <w:r w:rsidRPr="003D0254">
        <w:rPr>
          <w:rStyle w:val="CodeBold"/>
          <w:rFonts w:ascii="TheSansMonoConNormal" w:hAnsi="TheSansMonoConNormal"/>
        </w:rPr>
        <w:t>import { eBoundCollideStatus } from "./utils/bounding_box.js";</w:t>
      </w:r>
    </w:p>
    <w:p w14:paraId="0A1CBD3A" w14:textId="77777777" w:rsidR="00F642D4" w:rsidRPr="00F642D4" w:rsidRDefault="00F642D4" w:rsidP="00F642D4">
      <w:pPr>
        <w:pStyle w:val="Code"/>
        <w:rPr>
          <w:rStyle w:val="CodeBold"/>
        </w:rPr>
      </w:pPr>
      <w:r w:rsidRPr="00F642D4">
        <w:rPr>
          <w:rStyle w:val="CodeBold"/>
        </w:rPr>
        <w:t>import Lerp from "./utils/lerp.js";</w:t>
      </w:r>
    </w:p>
    <w:p w14:paraId="493DDADE" w14:textId="77777777" w:rsidR="00F642D4" w:rsidRDefault="00F642D4" w:rsidP="00F642D4">
      <w:pPr>
        <w:pStyle w:val="Code"/>
        <w:rPr>
          <w:rStyle w:val="CodeBold"/>
        </w:rPr>
      </w:pPr>
      <w:r w:rsidRPr="00F642D4">
        <w:rPr>
          <w:rStyle w:val="CodeBold"/>
        </w:rPr>
        <w:t>import LerpVec2 from "./utils/lerp_vec2.js";</w:t>
      </w:r>
    </w:p>
    <w:p w14:paraId="0CBC8101" w14:textId="77777777" w:rsidR="00F642D4" w:rsidRDefault="00F642D4" w:rsidP="00F642D4">
      <w:pPr>
        <w:pStyle w:val="Code"/>
      </w:pPr>
    </w:p>
    <w:p w14:paraId="62012805" w14:textId="2D5545CE" w:rsidR="00FC5836" w:rsidRPr="00154F11" w:rsidRDefault="00FC5836" w:rsidP="00F642D4">
      <w:pPr>
        <w:pStyle w:val="Code"/>
      </w:pPr>
      <w:r w:rsidRPr="00154F11">
        <w:t>// … identical to previous code</w:t>
      </w:r>
      <w:r w:rsidR="00DA5914">
        <w:t xml:space="preserve"> …</w:t>
      </w:r>
      <w:r>
        <w:br/>
      </w:r>
    </w:p>
    <w:p w14:paraId="6169397B" w14:textId="5185D053" w:rsidR="00FC5836" w:rsidRDefault="00FC5836" w:rsidP="00FC5836">
      <w:pPr>
        <w:pStyle w:val="Code"/>
      </w:pPr>
      <w:r>
        <w:t>export default {</w:t>
      </w:r>
      <w:r w:rsidR="00F642D4">
        <w:br/>
      </w:r>
    </w:p>
    <w:p w14:paraId="15C9C45D" w14:textId="01359C47" w:rsidR="00FC5836" w:rsidRDefault="00F642D4" w:rsidP="00FC5836">
      <w:pPr>
        <w:pStyle w:val="Code"/>
      </w:pPr>
      <w:r>
        <w:t xml:space="preserve">    </w:t>
      </w:r>
      <w:r w:rsidRPr="00154F11">
        <w:t>// … identical to previous code</w:t>
      </w:r>
      <w:r w:rsidR="00DA5914">
        <w:t xml:space="preserve"> …</w:t>
      </w:r>
    </w:p>
    <w:p w14:paraId="50F77A81" w14:textId="77777777" w:rsidR="00F642D4" w:rsidRDefault="00F642D4" w:rsidP="00F642D4">
      <w:pPr>
        <w:pStyle w:val="Code"/>
      </w:pPr>
      <w:r>
        <w:t xml:space="preserve">    input,</w:t>
      </w:r>
    </w:p>
    <w:p w14:paraId="41239934" w14:textId="77777777" w:rsidR="00F642D4" w:rsidRDefault="00F642D4" w:rsidP="00F642D4">
      <w:pPr>
        <w:pStyle w:val="Code"/>
      </w:pPr>
    </w:p>
    <w:p w14:paraId="0DB940C7" w14:textId="77777777" w:rsidR="00F642D4" w:rsidRDefault="00F642D4" w:rsidP="00F642D4">
      <w:pPr>
        <w:pStyle w:val="Code"/>
      </w:pPr>
      <w:r>
        <w:t xml:space="preserve">    // general utils </w:t>
      </w:r>
    </w:p>
    <w:p w14:paraId="16F6C074" w14:textId="77777777" w:rsidR="00F642D4" w:rsidRDefault="00F642D4" w:rsidP="00F642D4">
      <w:pPr>
        <w:pStyle w:val="Code"/>
      </w:pPr>
      <w:r>
        <w:t xml:space="preserve">    </w:t>
      </w:r>
      <w:r w:rsidRPr="003D0254">
        <w:rPr>
          <w:rStyle w:val="CodeBold"/>
        </w:rPr>
        <w:t>Lerp</w:t>
      </w:r>
      <w:r>
        <w:t xml:space="preserve">, </w:t>
      </w:r>
      <w:r w:rsidRPr="003D0254">
        <w:rPr>
          <w:rStyle w:val="CodeBold"/>
        </w:rPr>
        <w:t>LerpVec2</w:t>
      </w:r>
      <w:r>
        <w:t>,</w:t>
      </w:r>
    </w:p>
    <w:p w14:paraId="1341D16C" w14:textId="77777777" w:rsidR="00F642D4" w:rsidRDefault="00F642D4" w:rsidP="00F642D4">
      <w:pPr>
        <w:pStyle w:val="Code"/>
      </w:pPr>
    </w:p>
    <w:p w14:paraId="5F0BE750" w14:textId="77777777" w:rsidR="00F642D4" w:rsidRDefault="00F642D4" w:rsidP="00F642D4">
      <w:pPr>
        <w:pStyle w:val="Code"/>
      </w:pPr>
      <w:r>
        <w:t xml:space="preserve">    // Util classes</w:t>
      </w:r>
    </w:p>
    <w:p w14:paraId="284B3F1D" w14:textId="23953D48" w:rsidR="00F642D4" w:rsidRDefault="00F642D4" w:rsidP="00F642D4">
      <w:pPr>
        <w:pStyle w:val="Code"/>
        <w:ind w:firstLine="405"/>
      </w:pPr>
      <w:r>
        <w:t xml:space="preserve">Camera, Scene, Transform, BoundingBox, </w:t>
      </w:r>
    </w:p>
    <w:p w14:paraId="2F5CBA6A" w14:textId="77777777" w:rsidR="00F642D4" w:rsidRDefault="00F642D4" w:rsidP="00F642D4">
      <w:pPr>
        <w:pStyle w:val="Code"/>
        <w:ind w:firstLine="405"/>
      </w:pPr>
    </w:p>
    <w:p w14:paraId="073376B1" w14:textId="21071D04" w:rsidR="00F642D4" w:rsidRDefault="00F642D4" w:rsidP="003D0254">
      <w:pPr>
        <w:pStyle w:val="Code"/>
      </w:pPr>
      <w:r>
        <w:t xml:space="preserve">    </w:t>
      </w:r>
      <w:r w:rsidRPr="00154F11">
        <w:t>// … identical to previous code</w:t>
      </w:r>
      <w:r w:rsidR="00DA5914">
        <w:t xml:space="preserve"> …</w:t>
      </w:r>
    </w:p>
    <w:p w14:paraId="2AD489CC" w14:textId="77777777" w:rsidR="00F642D4" w:rsidRDefault="00FC5836" w:rsidP="00F642D4">
      <w:pPr>
        <w:pStyle w:val="Code"/>
      </w:pPr>
      <w:r>
        <w:t>}</w:t>
      </w:r>
    </w:p>
    <w:p w14:paraId="0C03C98B" w14:textId="2152E1B4" w:rsidR="003930D9" w:rsidRDefault="003930D9" w:rsidP="003D0254">
      <w:pPr>
        <w:pStyle w:val="Heading3"/>
      </w:pPr>
      <w:r w:rsidRPr="003930D9">
        <w:t xml:space="preserve">Testing Interpolation in </w:t>
      </w:r>
      <w:proofErr w:type="spellStart"/>
      <w:r w:rsidRPr="003930D9">
        <w:t>MyGame</w:t>
      </w:r>
      <w:proofErr w:type="spellEnd"/>
    </w:p>
    <w:p w14:paraId="162F09EF" w14:textId="55AA634C" w:rsidR="003930D9" w:rsidRDefault="003930D9" w:rsidP="000D2F8F">
      <w:pPr>
        <w:pStyle w:val="BodyTextFirst"/>
      </w:pPr>
      <w:r w:rsidRPr="003930D9">
        <w:t xml:space="preserve">Recall that the user controls of this project are identical to that from the previous project. The only difference is that in this project you can expect gradual and smooth transitions between different camera settings. To observe the proper interpolated results the camera </w:t>
      </w:r>
      <w:proofErr w:type="gramStart"/>
      <w:r w:rsidRPr="000D2F8F">
        <w:rPr>
          <w:rStyle w:val="CodeInline"/>
        </w:rPr>
        <w:t>update(</w:t>
      </w:r>
      <w:proofErr w:type="gramEnd"/>
      <w:r w:rsidRPr="000D2F8F">
        <w:rPr>
          <w:rStyle w:val="CodeInline"/>
        </w:rPr>
        <w:t>)</w:t>
      </w:r>
      <w:r w:rsidRPr="003930D9">
        <w:t xml:space="preserve"> function must be invoked at each game scene update.</w:t>
      </w:r>
    </w:p>
    <w:p w14:paraId="1E07A59A" w14:textId="074C12E8" w:rsidR="000D2F8F" w:rsidRDefault="000D2F8F" w:rsidP="000D2F8F">
      <w:pPr>
        <w:pStyle w:val="Code"/>
      </w:pPr>
      <w:r>
        <w:t>update() {</w:t>
      </w:r>
    </w:p>
    <w:p w14:paraId="2668CD07" w14:textId="0C7DFBD7" w:rsidR="000D2F8F" w:rsidRDefault="000D2F8F" w:rsidP="000D2F8F">
      <w:pPr>
        <w:pStyle w:val="Code"/>
      </w:pPr>
      <w:r>
        <w:t xml:space="preserve">    let zoomDelta = 0.05;</w:t>
      </w:r>
    </w:p>
    <w:p w14:paraId="1D8E5558" w14:textId="58332B5D" w:rsidR="000D2F8F" w:rsidRDefault="000D2F8F" w:rsidP="000D2F8F">
      <w:pPr>
        <w:pStyle w:val="Code"/>
      </w:pPr>
      <w:r>
        <w:t xml:space="preserve">    let msg = "L/R: Left or Right Minion; H: Dye; P: Portal]: ";</w:t>
      </w:r>
    </w:p>
    <w:p w14:paraId="786CD59A" w14:textId="77777777" w:rsidR="000D2F8F" w:rsidRDefault="000D2F8F" w:rsidP="000D2F8F">
      <w:pPr>
        <w:pStyle w:val="Code"/>
      </w:pPr>
    </w:p>
    <w:p w14:paraId="024B5D79" w14:textId="3E137AD5" w:rsidR="000D2F8F" w:rsidRPr="000D2F8F" w:rsidRDefault="000D2F8F" w:rsidP="000D2F8F">
      <w:pPr>
        <w:pStyle w:val="Code"/>
        <w:rPr>
          <w:rStyle w:val="CodeBold"/>
        </w:rPr>
      </w:pPr>
      <w:r w:rsidRPr="003D0254">
        <w:t xml:space="preserve">    </w:t>
      </w:r>
      <w:r w:rsidRPr="000D2F8F">
        <w:rPr>
          <w:rStyle w:val="CodeBold"/>
        </w:rPr>
        <w:t>this.mCamera.update();  // for smoother camera movements</w:t>
      </w:r>
    </w:p>
    <w:p w14:paraId="204DAD6C" w14:textId="77777777" w:rsidR="000D2F8F" w:rsidRDefault="000D2F8F" w:rsidP="000D2F8F">
      <w:pPr>
        <w:pStyle w:val="Code"/>
      </w:pPr>
    </w:p>
    <w:p w14:paraId="7C062C9D" w14:textId="4BF187FD" w:rsidR="000D2F8F" w:rsidRDefault="000D2F8F" w:rsidP="000D2F8F">
      <w:pPr>
        <w:pStyle w:val="Code"/>
      </w:pPr>
      <w:r>
        <w:t xml:space="preserve">    </w:t>
      </w:r>
      <w:r w:rsidR="00F739C3" w:rsidRPr="00F739C3">
        <w:t xml:space="preserve">//… </w:t>
      </w:r>
      <w:r w:rsidR="00DA5914">
        <w:t>i</w:t>
      </w:r>
      <w:r w:rsidR="00F739C3" w:rsidRPr="00F739C3">
        <w:t xml:space="preserve">dentical to previous </w:t>
      </w:r>
      <w:r w:rsidR="00DA5914">
        <w:t>code</w:t>
      </w:r>
      <w:r w:rsidR="00F739C3" w:rsidRPr="00F739C3">
        <w:t xml:space="preserve"> …</w:t>
      </w:r>
    </w:p>
    <w:p w14:paraId="38531F11" w14:textId="0BFAD366" w:rsidR="000D2F8F" w:rsidRDefault="000D2F8F" w:rsidP="000D2F8F">
      <w:pPr>
        <w:pStyle w:val="Code"/>
      </w:pPr>
      <w:r>
        <w:t>}</w:t>
      </w:r>
    </w:p>
    <w:p w14:paraId="797241FF" w14:textId="6A943D82" w:rsidR="000D2F8F" w:rsidRDefault="000D2F8F" w:rsidP="000D2F8F">
      <w:pPr>
        <w:pStyle w:val="BodyTextFirst"/>
      </w:pPr>
      <w:r w:rsidRPr="000D2F8F">
        <w:t xml:space="preserve">The call to update the camera for computing interpolated intermediate results is the only change in the </w:t>
      </w:r>
      <w:r w:rsidRPr="000D2F8F">
        <w:rPr>
          <w:rStyle w:val="CodeInline"/>
        </w:rPr>
        <w:t>my_game.js</w:t>
      </w:r>
      <w:r w:rsidRPr="000D2F8F">
        <w:t xml:space="preserve"> file. You can now run the project and experiment with the smooth and gradual changes resulting from camera manipulation operations. Notice that the interpolated results </w:t>
      </w:r>
      <w:r w:rsidR="00D8112D">
        <w:t xml:space="preserve">do not change the </w:t>
      </w:r>
      <w:r w:rsidRPr="000D2F8F">
        <w:t xml:space="preserve">rendered image abruptly and </w:t>
      </w:r>
      <w:r w:rsidR="00D8112D">
        <w:t xml:space="preserve">thus maintain </w:t>
      </w:r>
      <w:r w:rsidRPr="000D2F8F">
        <w:t>the</w:t>
      </w:r>
      <w:r w:rsidR="00542E80">
        <w:t xml:space="preserve"> sense of continuity in space </w:t>
      </w:r>
      <w:r w:rsidR="00D8112D">
        <w:t xml:space="preserve">from </w:t>
      </w:r>
      <w:r w:rsidR="00542E80">
        <w:t>before and after the mani</w:t>
      </w:r>
      <w:r w:rsidR="00542E80">
        <w:t>pulation</w:t>
      </w:r>
      <w:r w:rsidR="00D8112D">
        <w:t xml:space="preserve"> commands</w:t>
      </w:r>
      <w:r w:rsidR="00542E80">
        <w:t>.</w:t>
      </w:r>
      <w:r w:rsidRPr="000D2F8F">
        <w:t xml:space="preserve"> You can try changing the </w:t>
      </w:r>
      <w:r w:rsidRPr="000D2F8F">
        <w:rPr>
          <w:rStyle w:val="CodeInline"/>
        </w:rPr>
        <w:t>stiffness</w:t>
      </w:r>
      <w:r w:rsidRPr="000D2F8F">
        <w:t xml:space="preserve"> and </w:t>
      </w:r>
      <w:r w:rsidRPr="000D2F8F">
        <w:rPr>
          <w:rStyle w:val="CodeInline"/>
        </w:rPr>
        <w:t>duration</w:t>
      </w:r>
      <w:r w:rsidRPr="000D2F8F">
        <w:t xml:space="preserve"> variables to better appreciate the different rates of interpolation convergence.</w:t>
      </w:r>
    </w:p>
    <w:p w14:paraId="4AB2F758" w14:textId="1B3D166B" w:rsidR="00841C51" w:rsidRDefault="00841C51" w:rsidP="00841C51">
      <w:pPr>
        <w:pStyle w:val="Heading1"/>
      </w:pPr>
      <w:r w:rsidRPr="0086199C">
        <w:t xml:space="preserve">Camera Shake </w:t>
      </w:r>
      <w:r w:rsidR="008851EA">
        <w:t xml:space="preserve">and </w:t>
      </w:r>
      <w:r w:rsidR="0056250D">
        <w:t xml:space="preserve">Object </w:t>
      </w:r>
      <w:r w:rsidR="008851EA">
        <w:t xml:space="preserve">Oscillation </w:t>
      </w:r>
      <w:r w:rsidRPr="0086199C">
        <w:t>Effect</w:t>
      </w:r>
      <w:r w:rsidR="008851EA">
        <w:t>s</w:t>
      </w:r>
    </w:p>
    <w:p w14:paraId="4EC7C0B0" w14:textId="77777777" w:rsidR="00841C51" w:rsidRDefault="00841C51" w:rsidP="00841C51">
      <w:pPr>
        <w:pStyle w:val="BodyTextFirst"/>
      </w:pPr>
      <w:r w:rsidRPr="0086199C">
        <w:t xml:space="preserve">In video games, shaking the camera can be a convenient way to convey the significance or mightiness of events, such as the appearance of an enemy boss or the collisions between large objects. Similar to the interpolation of values, the camera shake movement can also be modeled by straightforward mathematical formulations. </w:t>
      </w:r>
    </w:p>
    <w:p w14:paraId="39D0AFB1" w14:textId="77777777" w:rsidR="0056250D" w:rsidRDefault="00841C51" w:rsidP="00841C51">
      <w:pPr>
        <w:pStyle w:val="BodyTextCont"/>
      </w:pPr>
      <w:r w:rsidRPr="0086199C">
        <w:t>Consider how a camera shake may occur in a real-life situation. For instance, while shooting with a video camera, say you are surprised or startled by someone or something could collide with you. Your reaction will probably be slight disorientation followed by quickly refocusing on the original targets of shooting. From the perspective of the camera, this reaction can be described as initial large displacements from the original camera center followed by quick adjustments to re</w:t>
      </w:r>
      <w:r w:rsidR="00407E07">
        <w:t>-</w:t>
      </w:r>
      <w:r w:rsidRPr="0086199C">
        <w:t xml:space="preserve">center the camera. Mathematically, as illustrated in Figure 7-6, damped simple harmonic motions, which can be represented with the damping of trigonometric functions, can be used to describe these types of displacements. </w:t>
      </w:r>
    </w:p>
    <w:p w14:paraId="7B08224C" w14:textId="02B494E5" w:rsidR="008B5C16" w:rsidRDefault="008B5C16" w:rsidP="00841C51">
      <w:pPr>
        <w:pStyle w:val="BodyTextCont"/>
      </w:pPr>
      <w:r>
        <w:t>Not</w:t>
      </w:r>
      <w:r w:rsidR="0053012F">
        <w:t>e</w:t>
      </w:r>
      <w:r>
        <w:t xml:space="preserve"> that </w:t>
      </w:r>
      <w:r w:rsidR="0053012F" w:rsidRPr="0086199C">
        <w:t>straight mathematic formulation is precise</w:t>
      </w:r>
      <w:r w:rsidR="0053012F">
        <w:t xml:space="preserve"> with </w:t>
      </w:r>
      <w:r w:rsidR="0053012F" w:rsidRPr="0086199C">
        <w:t>perfect predictability</w:t>
      </w:r>
      <w:r w:rsidR="0053012F">
        <w:t xml:space="preserve">. </w:t>
      </w:r>
      <w:r w:rsidR="00036896">
        <w:t>S</w:t>
      </w:r>
      <w:r w:rsidR="0053012F">
        <w:t xml:space="preserve">uch formulation can be suitable for describing regular, normal, or expected behaviors. For example, </w:t>
      </w:r>
      <w:r w:rsidR="004D4FF1">
        <w:t xml:space="preserve">the </w:t>
      </w:r>
      <w:r w:rsidR="0053012F">
        <w:t xml:space="preserve">bouncing of a ball, or the oscillation of a pendulum.  A shaking effect should involve slight chaotic and unpredictable randomness. For example, </w:t>
      </w:r>
      <w:r w:rsidR="004D4FF1">
        <w:t xml:space="preserve">the stabilization of the coffee carrying hand after an unexpected collision, or, as in the previous example, the stabilization of the video camera after being startled. </w:t>
      </w:r>
      <w:r w:rsidR="008C644F">
        <w:t>Following</w:t>
      </w:r>
      <w:r w:rsidR="004D4FF1">
        <w:t xml:space="preserve"> this reasoning, in this section you will define a general </w:t>
      </w:r>
      <w:r w:rsidR="008C644F">
        <w:t xml:space="preserve">damped </w:t>
      </w:r>
      <w:r w:rsidR="004D4FF1">
        <w:t>oscillation function, and then inject pseudo-randomness to simulate the slight chaos</w:t>
      </w:r>
      <w:r w:rsidR="00A84545">
        <w:t xml:space="preserve"> to achieve the shake effect.</w:t>
      </w:r>
    </w:p>
    <w:p w14:paraId="5D4B266A" w14:textId="77777777" w:rsidR="00841C51" w:rsidRDefault="00841C51" w:rsidP="00841C51">
      <w:pPr>
        <w:pStyle w:val="Figure"/>
      </w:pPr>
      <w:r>
        <w:rPr>
          <w:noProof/>
        </w:rPr>
        <w:lastRenderedPageBreak/>
        <w:drawing>
          <wp:inline distT="0" distB="0" distL="0" distR="0" wp14:anchorId="0EE9A82A" wp14:editId="34E51E69">
            <wp:extent cx="2639695" cy="1572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9695" cy="1572895"/>
                    </a:xfrm>
                    <a:prstGeom prst="rect">
                      <a:avLst/>
                    </a:prstGeom>
                    <a:noFill/>
                  </pic:spPr>
                </pic:pic>
              </a:graphicData>
            </a:graphic>
          </wp:inline>
        </w:drawing>
      </w:r>
    </w:p>
    <w:p w14:paraId="270D907E" w14:textId="77777777" w:rsidR="00841C51" w:rsidRDefault="00841C51" w:rsidP="00841C51">
      <w:pPr>
        <w:pStyle w:val="CodeCaption"/>
      </w:pPr>
      <w:r w:rsidRPr="0086199C">
        <w:t>Figure 7-6. The displacements of a damped simple harmonic motion</w:t>
      </w:r>
    </w:p>
    <w:p w14:paraId="4E6CFF66" w14:textId="58A3A0BA" w:rsidR="00841C51" w:rsidRDefault="00841C51" w:rsidP="00841C51">
      <w:pPr>
        <w:pStyle w:val="Heading2"/>
      </w:pPr>
      <w:r w:rsidRPr="0086199C">
        <w:t xml:space="preserve">The Camera Shake </w:t>
      </w:r>
      <w:r w:rsidR="00323CF5">
        <w:t xml:space="preserve">and Object Oscillate </w:t>
      </w:r>
      <w:r w:rsidRPr="0086199C">
        <w:t>Project</w:t>
      </w:r>
    </w:p>
    <w:p w14:paraId="468ECCC9" w14:textId="49605C3F" w:rsidR="00841C51" w:rsidRDefault="00841C51">
      <w:pPr>
        <w:pStyle w:val="BodyTextFirst"/>
      </w:pPr>
      <w:r w:rsidRPr="0086199C">
        <w:t xml:space="preserve">This project demonstrates how to implement </w:t>
      </w:r>
      <w:r w:rsidR="008B02D5">
        <w:t xml:space="preserve">damped simple </w:t>
      </w:r>
      <w:r w:rsidR="008B02D5" w:rsidRPr="0086199C">
        <w:t>harmonic</w:t>
      </w:r>
      <w:r w:rsidR="008B02D5">
        <w:t xml:space="preserve"> motion to simulate object oscillation, and the </w:t>
      </w:r>
      <w:r w:rsidR="00C7440B">
        <w:t>injection</w:t>
      </w:r>
      <w:r w:rsidR="008B02D5">
        <w:t xml:space="preserve"> of </w:t>
      </w:r>
      <w:r w:rsidR="00C7440B">
        <w:t>pseudo-</w:t>
      </w:r>
      <w:r w:rsidR="008B02D5">
        <w:t>randomness to create camera shake effect.</w:t>
      </w:r>
      <w:r w:rsidRPr="0086199C">
        <w:t xml:space="preserve"> You can see an example of this project running in Figure 7-7. This project is identical to the previous project except for </w:t>
      </w:r>
      <w:r w:rsidR="00542E80">
        <w:t>an additional</w:t>
      </w:r>
      <w:r w:rsidRPr="0086199C">
        <w:t xml:space="preserve"> command to create </w:t>
      </w:r>
      <w:r w:rsidR="00BA7A49">
        <w:t xml:space="preserve">object oscillation and </w:t>
      </w:r>
      <w:r w:rsidRPr="0086199C">
        <w:t>camera shake effect</w:t>
      </w:r>
      <w:r w:rsidR="00BA7A49">
        <w:t>s</w:t>
      </w:r>
      <w:r w:rsidRPr="0086199C">
        <w:t xml:space="preserve">. The source code to this project is defined in the </w:t>
      </w:r>
      <w:r w:rsidRPr="0086199C">
        <w:rPr>
          <w:rStyle w:val="CodeInline"/>
        </w:rPr>
        <w:t>chapter7/7.3.camera_shak</w:t>
      </w:r>
      <w:r w:rsidR="00BA7A49">
        <w:rPr>
          <w:rStyle w:val="CodeInline"/>
        </w:rPr>
        <w:t>e_and_object_oscillat</w:t>
      </w:r>
      <w:r w:rsidRPr="0086199C">
        <w:rPr>
          <w:rStyle w:val="CodeInline"/>
        </w:rPr>
        <w:t>e</w:t>
      </w:r>
      <w:r w:rsidRPr="0086199C">
        <w:t xml:space="preserve"> folder.</w:t>
      </w:r>
    </w:p>
    <w:p w14:paraId="6F5327F6" w14:textId="77777777" w:rsidR="00841C51" w:rsidRDefault="00841C51" w:rsidP="00841C51">
      <w:pPr>
        <w:pStyle w:val="Figure"/>
      </w:pPr>
      <w:r>
        <w:rPr>
          <w:noProof/>
        </w:rPr>
        <w:lastRenderedPageBreak/>
        <w:drawing>
          <wp:inline distT="0" distB="0" distL="0" distR="0" wp14:anchorId="54CC831A" wp14:editId="44CE57EF">
            <wp:extent cx="5487035" cy="411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64310C9D" w14:textId="221E345C" w:rsidR="00841C51" w:rsidRDefault="00841C51" w:rsidP="00841C51">
      <w:pPr>
        <w:pStyle w:val="FigureCaption"/>
      </w:pPr>
      <w:r w:rsidRPr="0086199C">
        <w:t xml:space="preserve">Figure 7-7. Running the Camera Shake </w:t>
      </w:r>
      <w:r w:rsidR="003D0254">
        <w:t xml:space="preserve">and object oscillate </w:t>
      </w:r>
      <w:r w:rsidRPr="0086199C">
        <w:t>project</w:t>
      </w:r>
    </w:p>
    <w:p w14:paraId="48BDD3CD" w14:textId="77777777" w:rsidR="00841C51" w:rsidRDefault="00841C51" w:rsidP="00841C51">
      <w:pPr>
        <w:pStyle w:val="BodyTextFirst"/>
      </w:pPr>
      <w:r>
        <w:t>The following is the new control of this project:</w:t>
      </w:r>
    </w:p>
    <w:p w14:paraId="35734779" w14:textId="1B0BB81F" w:rsidR="00841C51" w:rsidRDefault="00841C51" w:rsidP="00841C51">
      <w:pPr>
        <w:pStyle w:val="Bullet"/>
      </w:pPr>
      <w:r w:rsidRPr="007F48F3">
        <w:t>Q key</w:t>
      </w:r>
      <w:r w:rsidRPr="0034026A">
        <w:t xml:space="preserve">: Initiates </w:t>
      </w:r>
      <w:r w:rsidR="00F94B03" w:rsidRPr="0034026A">
        <w:t xml:space="preserve">the </w:t>
      </w:r>
      <w:r w:rsidR="001F145D" w:rsidRPr="0034026A">
        <w:t xml:space="preserve">positional </w:t>
      </w:r>
      <w:r w:rsidR="00F94B03" w:rsidRPr="0034026A">
        <w:t xml:space="preserve">oscillation of the Dye character and </w:t>
      </w:r>
      <w:r w:rsidRPr="0034026A">
        <w:t>the camera shake effect</w:t>
      </w:r>
      <w:r w:rsidR="001F145D">
        <w:t>s</w:t>
      </w:r>
      <w:r w:rsidR="00E9214F">
        <w:t>.</w:t>
      </w:r>
    </w:p>
    <w:p w14:paraId="2289CB4B" w14:textId="77777777" w:rsidR="00841C51" w:rsidRDefault="00841C51" w:rsidP="00841C51">
      <w:pPr>
        <w:pStyle w:val="BodyTextFirst"/>
      </w:pPr>
      <w:r>
        <w:t>The following controls are identical to the previous project:</w:t>
      </w:r>
    </w:p>
    <w:p w14:paraId="1B48CA06" w14:textId="77777777" w:rsidR="00841C51" w:rsidRDefault="00841C51" w:rsidP="00841C51">
      <w:pPr>
        <w:pStyle w:val="Bullet"/>
      </w:pPr>
      <w:r w:rsidRPr="007F48F3">
        <w:t>WASD keys</w:t>
      </w:r>
      <w:r w:rsidRPr="0034026A">
        <w:t>: M</w:t>
      </w:r>
      <w:r>
        <w:t xml:space="preserve">ove the </w:t>
      </w:r>
      <w:r w:rsidRPr="00A3190C">
        <w:rPr>
          <w:rStyle w:val="CodeInline"/>
        </w:rPr>
        <w:t>Dye</w:t>
      </w:r>
      <w:r>
        <w:t xml:space="preserve"> character (the </w:t>
      </w:r>
      <w:r w:rsidRPr="00A3190C">
        <w:rPr>
          <w:rStyle w:val="CodeInline"/>
        </w:rPr>
        <w:t>Hero</w:t>
      </w:r>
      <w:r>
        <w:t xml:space="preserve"> object). Notice that the camera WC window updates to follow the </w:t>
      </w:r>
      <w:r w:rsidRPr="00A3190C">
        <w:rPr>
          <w:rStyle w:val="CodeInline"/>
        </w:rPr>
        <w:t>Hero</w:t>
      </w:r>
      <w:r>
        <w:t xml:space="preserve"> object when it attempts to move beyond 90 percent of the WC bounds.</w:t>
      </w:r>
    </w:p>
    <w:p w14:paraId="527B107C" w14:textId="77777777" w:rsidR="00841C51" w:rsidRDefault="00841C51" w:rsidP="00841C51">
      <w:pPr>
        <w:pStyle w:val="Bullet"/>
      </w:pPr>
      <w:r w:rsidRPr="007F48F3">
        <w:t>Arrow keys</w:t>
      </w:r>
      <w:r w:rsidRPr="0034026A">
        <w:t>: Mov</w:t>
      </w:r>
      <w:r>
        <w:t xml:space="preserve">e the </w:t>
      </w:r>
      <w:r w:rsidRPr="00A3190C">
        <w:rPr>
          <w:rStyle w:val="CodeInline"/>
        </w:rPr>
        <w:t>Portal</w:t>
      </w:r>
      <w:r>
        <w:t xml:space="preserve"> object. Notice that the </w:t>
      </w:r>
      <w:r w:rsidRPr="00A3190C">
        <w:rPr>
          <w:rStyle w:val="CodeInline"/>
        </w:rPr>
        <w:t>Portal</w:t>
      </w:r>
      <w:r>
        <w:t xml:space="preserve"> object cannot move beyond 80 percent of the WC bounds.</w:t>
      </w:r>
    </w:p>
    <w:p w14:paraId="563449C0" w14:textId="26224B9F" w:rsidR="00841C51" w:rsidRDefault="00841C51" w:rsidP="00841C51">
      <w:pPr>
        <w:pStyle w:val="Bullet"/>
      </w:pPr>
      <w:r w:rsidRPr="007F48F3">
        <w:t>L/R/P/H keys</w:t>
      </w:r>
      <w:r w:rsidRPr="0034026A">
        <w:t>: Select</w:t>
      </w:r>
      <w:r>
        <w:t xml:space="preserve"> the </w:t>
      </w:r>
      <w:r w:rsidRPr="00A3190C">
        <w:rPr>
          <w:rStyle w:val="CodeInline"/>
        </w:rPr>
        <w:t>Left</w:t>
      </w:r>
      <w:r>
        <w:t xml:space="preserve"> minion, </w:t>
      </w:r>
      <w:r w:rsidRPr="00A3190C">
        <w:rPr>
          <w:rStyle w:val="CodeInline"/>
        </w:rPr>
        <w:t>Right</w:t>
      </w:r>
      <w:r>
        <w:t xml:space="preserve"> minion, </w:t>
      </w:r>
      <w:r w:rsidRPr="00A3190C">
        <w:rPr>
          <w:rStyle w:val="CodeInline"/>
        </w:rPr>
        <w:t>Portal</w:t>
      </w:r>
      <w:r>
        <w:t xml:space="preserve"> object, or </w:t>
      </w:r>
      <w:r w:rsidRPr="00A3190C">
        <w:rPr>
          <w:rStyle w:val="CodeInline"/>
        </w:rPr>
        <w:t>Hero</w:t>
      </w:r>
      <w:r>
        <w:t xml:space="preserve"> object to be the object in focus</w:t>
      </w:r>
      <w:r w:rsidR="00542E80">
        <w:t>.</w:t>
      </w:r>
      <w:r>
        <w:t xml:space="preserve"> </w:t>
      </w:r>
      <w:r w:rsidR="00542E80">
        <w:t>T</w:t>
      </w:r>
      <w:r>
        <w:t xml:space="preserve">he L/R keys also set the camera to focus on the </w:t>
      </w:r>
      <w:r w:rsidRPr="00A3190C">
        <w:rPr>
          <w:rStyle w:val="CodeInline"/>
        </w:rPr>
        <w:t>Left</w:t>
      </w:r>
      <w:r>
        <w:t xml:space="preserve"> or </w:t>
      </w:r>
      <w:r w:rsidRPr="00A3190C">
        <w:rPr>
          <w:rStyle w:val="CodeInline"/>
        </w:rPr>
        <w:t>Right</w:t>
      </w:r>
      <w:r>
        <w:t xml:space="preserve"> minion.</w:t>
      </w:r>
    </w:p>
    <w:p w14:paraId="2EFE2963" w14:textId="77777777" w:rsidR="00841C51" w:rsidRDefault="00841C51" w:rsidP="00841C51">
      <w:pPr>
        <w:pStyle w:val="Bullet"/>
      </w:pPr>
      <w:r w:rsidRPr="007F48F3">
        <w:lastRenderedPageBreak/>
        <w:t>N/M keys</w:t>
      </w:r>
      <w:r w:rsidRPr="0034026A">
        <w:t>: Zoom into</w:t>
      </w:r>
      <w:r>
        <w:t xml:space="preserve"> or away from the center of the camera.</w:t>
      </w:r>
    </w:p>
    <w:p w14:paraId="67867E40" w14:textId="0CBBEBDB" w:rsidR="00841C51" w:rsidRDefault="00841C51" w:rsidP="00841C51">
      <w:pPr>
        <w:pStyle w:val="Bullet"/>
      </w:pPr>
      <w:r w:rsidRPr="007F48F3">
        <w:t>J/K keys</w:t>
      </w:r>
      <w:r w:rsidRPr="0034026A">
        <w:t>: Zoom into</w:t>
      </w:r>
      <w:r>
        <w:t xml:space="preserve"> or away while ensuring constant relative position of the currently in-focus object. In other words, as the camera zooms the positions of all objects will change except that of the in-focus object.</w:t>
      </w:r>
    </w:p>
    <w:p w14:paraId="2DA63B70" w14:textId="77777777" w:rsidR="00841C51" w:rsidRDefault="00841C51" w:rsidP="00841C51">
      <w:pPr>
        <w:pStyle w:val="BodyTextFirst"/>
      </w:pPr>
      <w:r>
        <w:t>The goals of the project are as follows:</w:t>
      </w:r>
    </w:p>
    <w:p w14:paraId="5D42F786" w14:textId="2053E2EA" w:rsidR="00841C51" w:rsidRDefault="00841C51" w:rsidP="00841C51">
      <w:pPr>
        <w:pStyle w:val="Bullet"/>
      </w:pPr>
      <w:r>
        <w:t>To gain some insight into modeling displacements with simple mathematical functions</w:t>
      </w:r>
    </w:p>
    <w:p w14:paraId="7117BC16" w14:textId="210C0877" w:rsidR="00077463" w:rsidRDefault="00077463" w:rsidP="00077463">
      <w:pPr>
        <w:pStyle w:val="Bullet"/>
      </w:pPr>
      <w:r>
        <w:t xml:space="preserve">To </w:t>
      </w:r>
      <w:commentRangeStart w:id="68"/>
      <w:commentRangeStart w:id="69"/>
      <w:del w:id="70" w:author="Matthew T. Munson" w:date="2021-05-02T23:36:00Z">
        <w:r w:rsidDel="00542E80">
          <w:delText xml:space="preserve">experience </w:delText>
        </w:r>
      </w:del>
      <w:del w:id="71" w:author="Matthew T. Munson" w:date="2021-05-02T23:35:00Z">
        <w:r w:rsidDel="00542E80">
          <w:delText xml:space="preserve">with </w:delText>
        </w:r>
      </w:del>
      <w:del w:id="72" w:author="Matthew T. Munson" w:date="2021-05-02T23:36:00Z">
        <w:r w:rsidDel="00542E80">
          <w:delText>oscillating</w:delText>
        </w:r>
      </w:del>
      <w:ins w:id="73" w:author="Matthew T. Munson" w:date="2021-05-02T23:36:00Z">
        <w:r w:rsidR="00542E80">
          <w:t>oscillate</w:t>
        </w:r>
      </w:ins>
      <w:commentRangeEnd w:id="68"/>
      <w:ins w:id="74" w:author="Matthew T. Munson" w:date="2021-05-02T23:37:00Z">
        <w:r w:rsidR="00C66B68">
          <w:rPr>
            <w:rStyle w:val="CommentReference"/>
            <w:rFonts w:asciiTheme="minorHAnsi" w:hAnsiTheme="minorHAnsi"/>
          </w:rPr>
          <w:commentReference w:id="68"/>
        </w:r>
      </w:ins>
      <w:commentRangeEnd w:id="69"/>
      <w:r w:rsidR="00C663B5">
        <w:rPr>
          <w:rStyle w:val="CommentReference"/>
          <w:rFonts w:asciiTheme="minorHAnsi" w:hAnsiTheme="minorHAnsi"/>
        </w:rPr>
        <w:commentReference w:id="69"/>
      </w:r>
      <w:r>
        <w:t xml:space="preserve"> the position of an object</w:t>
      </w:r>
    </w:p>
    <w:p w14:paraId="6D1EC697" w14:textId="4F28A9F3" w:rsidR="00841C51" w:rsidRDefault="00841C51" w:rsidP="00841C51">
      <w:pPr>
        <w:pStyle w:val="Bullet"/>
      </w:pPr>
      <w:r>
        <w:t xml:space="preserve">To </w:t>
      </w:r>
      <w:commentRangeStart w:id="75"/>
      <w:r>
        <w:t xml:space="preserve">experience </w:t>
      </w:r>
      <w:del w:id="76" w:author="Matthew T. Munson" w:date="2021-05-02T23:35:00Z">
        <w:r w:rsidDel="00542E80">
          <w:delText xml:space="preserve">with </w:delText>
        </w:r>
      </w:del>
      <w:r>
        <w:t xml:space="preserve">the camera </w:t>
      </w:r>
      <w:commentRangeEnd w:id="75"/>
      <w:r w:rsidR="00850D60">
        <w:rPr>
          <w:rStyle w:val="CommentReference"/>
          <w:rFonts w:asciiTheme="minorHAnsi" w:hAnsiTheme="minorHAnsi"/>
        </w:rPr>
        <w:commentReference w:id="75"/>
      </w:r>
      <w:r>
        <w:t>shake effect</w:t>
      </w:r>
    </w:p>
    <w:p w14:paraId="50B572CF" w14:textId="2DC98E06" w:rsidR="00841C51" w:rsidRDefault="00841C51" w:rsidP="00841C51">
      <w:pPr>
        <w:pStyle w:val="Bullet"/>
      </w:pPr>
      <w:r>
        <w:t xml:space="preserve">To implement </w:t>
      </w:r>
      <w:r w:rsidR="00077463">
        <w:t>oscillat</w:t>
      </w:r>
      <w:r w:rsidR="00C66B68">
        <w:t>ions</w:t>
      </w:r>
      <w:r w:rsidR="00077463">
        <w:t xml:space="preserve"> as </w:t>
      </w:r>
      <w:r>
        <w:t>damped simple harmonic motion</w:t>
      </w:r>
      <w:r w:rsidR="00077463">
        <w:t>, and to introduce pseudo-randomness to create the camera shake effect</w:t>
      </w:r>
    </w:p>
    <w:p w14:paraId="6B43155A" w14:textId="539A3D34" w:rsidR="00C66B68" w:rsidRDefault="00C66B68" w:rsidP="00850D60">
      <w:pPr>
        <w:pStyle w:val="BodyTextFirst"/>
      </w:pPr>
      <w:r>
        <w:t xml:space="preserve">As in previous projects, you can find external resource files in the </w:t>
      </w:r>
      <w:r w:rsidRPr="00C308A0">
        <w:rPr>
          <w:rStyle w:val="CodeInline"/>
        </w:rPr>
        <w:t>assets</w:t>
      </w:r>
      <w:r>
        <w:t xml:space="preserve"> folder. </w:t>
      </w:r>
    </w:p>
    <w:p w14:paraId="6084C19C" w14:textId="77777777" w:rsidR="00841C51" w:rsidRDefault="00841C51" w:rsidP="00841C51">
      <w:pPr>
        <w:pStyle w:val="Heading3"/>
      </w:pPr>
      <w:r>
        <w:t>Abstract the Shake Behavior</w:t>
      </w:r>
    </w:p>
    <w:p w14:paraId="31A1CB3B" w14:textId="43C99874" w:rsidR="00ED7FDF" w:rsidRDefault="00841C51" w:rsidP="00841C51">
      <w:pPr>
        <w:pStyle w:val="BodyTextFirst"/>
      </w:pPr>
      <w:r>
        <w:t xml:space="preserve">The ability to shake the camera is a common </w:t>
      </w:r>
      <w:r w:rsidR="00D7461C">
        <w:t xml:space="preserve">and </w:t>
      </w:r>
      <w:r>
        <w:t xml:space="preserve">dynamic behavior in many games. However, it is important to recognize that the shake behavior can </w:t>
      </w:r>
      <w:r w:rsidR="00ED7FDF">
        <w:t xml:space="preserve">be </w:t>
      </w:r>
      <w:r>
        <w:t>appl</w:t>
      </w:r>
      <w:r w:rsidR="00ED7FDF">
        <w:t>ied</w:t>
      </w:r>
      <w:r>
        <w:t xml:space="preserve"> to more than just the camera. That is, the shaking effect </w:t>
      </w:r>
      <w:r w:rsidR="00ED7FDF">
        <w:t xml:space="preserve">can </w:t>
      </w:r>
      <w:r>
        <w:t xml:space="preserve">be </w:t>
      </w:r>
      <w:r w:rsidR="00ED7FDF">
        <w:t xml:space="preserve">abstracted as the </w:t>
      </w:r>
      <w:r w:rsidR="009C5022">
        <w:t>perturbation (</w:t>
      </w:r>
      <w:r w:rsidR="00ED7FDF">
        <w:t>shaking</w:t>
      </w:r>
      <w:r w:rsidR="009C5022">
        <w:t>)</w:t>
      </w:r>
      <w:r w:rsidR="00ED7FDF">
        <w:t xml:space="preserve"> of </w:t>
      </w:r>
      <w:r w:rsidR="009C5022">
        <w:t xml:space="preserve">numerical </w:t>
      </w:r>
      <w:r w:rsidR="004947F9">
        <w:t xml:space="preserve">value(s) such as a size, a point, </w:t>
      </w:r>
      <w:r w:rsidR="009C5022">
        <w:t xml:space="preserve">or </w:t>
      </w:r>
      <w:r w:rsidR="00ED7FDF">
        <w:t>a position. In the case of camera shake, it just so happen</w:t>
      </w:r>
      <w:r w:rsidR="004947F9">
        <w:t>ed</w:t>
      </w:r>
      <w:r w:rsidR="00ED7FDF">
        <w:t xml:space="preserve"> that the </w:t>
      </w:r>
      <w:r w:rsidR="009C5022">
        <w:t xml:space="preserve">numerical values </w:t>
      </w:r>
      <w:r w:rsidR="00ED7FDF">
        <w:t>being shake</w:t>
      </w:r>
      <w:r w:rsidR="004947F9">
        <w:t>n</w:t>
      </w:r>
      <w:r w:rsidR="00ED7FDF">
        <w:t xml:space="preserve"> </w:t>
      </w:r>
      <w:r w:rsidR="009C5022">
        <w:t xml:space="preserve">represent </w:t>
      </w:r>
      <w:r w:rsidR="004947F9">
        <w:t xml:space="preserve">the </w:t>
      </w:r>
      <w:r w:rsidR="00FF7331">
        <w:t>x- and y-</w:t>
      </w:r>
      <w:r w:rsidR="004947F9">
        <w:t>position</w:t>
      </w:r>
      <w:r w:rsidR="00FF7331">
        <w:t>s</w:t>
      </w:r>
      <w:r w:rsidR="004947F9">
        <w:t xml:space="preserve"> of the camera. For this reason, the shake and associated supports </w:t>
      </w:r>
      <w:r w:rsidR="00C66B68">
        <w:t>should be general utility function</w:t>
      </w:r>
      <w:r w:rsidR="00C66B68">
        <w:t>s</w:t>
      </w:r>
      <w:r w:rsidR="00C66B68">
        <w:t xml:space="preserve"> </w:t>
      </w:r>
      <w:r w:rsidR="004947F9">
        <w:t>of the game engine</w:t>
      </w:r>
      <w:r w:rsidR="00FF7331">
        <w:t xml:space="preserve"> </w:t>
      </w:r>
      <w:r w:rsidR="00C66B68">
        <w:t xml:space="preserve">so </w:t>
      </w:r>
      <w:r w:rsidR="00850D60">
        <w:t xml:space="preserve">that </w:t>
      </w:r>
      <w:r w:rsidR="00C66B68">
        <w:t>they can</w:t>
      </w:r>
      <w:r w:rsidR="00FF7331">
        <w:t xml:space="preserve"> be applied by the game developer </w:t>
      </w:r>
      <w:r w:rsidR="00C66B68">
        <w:t>to</w:t>
      </w:r>
      <w:r w:rsidR="00FF7331">
        <w:t xml:space="preserve"> any numerical values</w:t>
      </w:r>
      <w:r w:rsidR="004947F9">
        <w:t>. The following are the new utilities that will be defined.</w:t>
      </w:r>
    </w:p>
    <w:p w14:paraId="2638993D" w14:textId="66AB7428" w:rsidR="00841C51" w:rsidRPr="00780A6D" w:rsidRDefault="00841C51" w:rsidP="00841C51">
      <w:pPr>
        <w:pStyle w:val="Bullet"/>
      </w:pPr>
      <w:r w:rsidRPr="00780A6D">
        <w:rPr>
          <w:rStyle w:val="CodeInline"/>
        </w:rPr>
        <w:t>Oscillate</w:t>
      </w:r>
      <w:r w:rsidRPr="00780A6D">
        <w:t>:</w:t>
      </w:r>
      <w:r>
        <w:t xml:space="preserve"> the base class that implements simple harmonic oscillation o</w:t>
      </w:r>
      <w:r w:rsidR="004947F9">
        <w:t>f</w:t>
      </w:r>
      <w:r>
        <w:t xml:space="preserve"> a </w:t>
      </w:r>
      <w:r w:rsidRPr="0087199A">
        <w:rPr>
          <w:rStyle w:val="Emphasis"/>
        </w:rPr>
        <w:t>value</w:t>
      </w:r>
      <w:r>
        <w:t xml:space="preserve"> over time</w:t>
      </w:r>
    </w:p>
    <w:p w14:paraId="645B90E6" w14:textId="43EC323B" w:rsidR="00841C51" w:rsidRPr="00780A6D" w:rsidRDefault="00841C51" w:rsidP="00841C51">
      <w:pPr>
        <w:pStyle w:val="Bullet"/>
      </w:pPr>
      <w:r w:rsidRPr="00780A6D">
        <w:rPr>
          <w:rStyle w:val="CodeInline"/>
        </w:rPr>
        <w:t>Shake</w:t>
      </w:r>
      <w:r w:rsidRPr="00780A6D">
        <w:t>:</w:t>
      </w:r>
      <w:r>
        <w:t xml:space="preserve"> </w:t>
      </w:r>
      <w:bookmarkStart w:id="77" w:name="_Hlk70306601"/>
      <w:r>
        <w:t xml:space="preserve">an extension of the </w:t>
      </w:r>
      <w:r w:rsidRPr="0087199A">
        <w:rPr>
          <w:rStyle w:val="CodeInline"/>
        </w:rPr>
        <w:t>Oscillation</w:t>
      </w:r>
      <w:r>
        <w:t xml:space="preserve"> class </w:t>
      </w:r>
      <w:bookmarkEnd w:id="77"/>
      <w:r>
        <w:t xml:space="preserve">that introduces randomness to the magnitudes of the oscillations to simulate </w:t>
      </w:r>
      <w:r w:rsidR="004947F9">
        <w:t xml:space="preserve">slight chaos of </w:t>
      </w:r>
      <w:r>
        <w:t xml:space="preserve">the shake effect on a </w:t>
      </w:r>
      <w:r w:rsidRPr="0087199A">
        <w:rPr>
          <w:rStyle w:val="Emphasis"/>
        </w:rPr>
        <w:t>value</w:t>
      </w:r>
    </w:p>
    <w:p w14:paraId="27D2BC4B" w14:textId="2D1CB90E" w:rsidR="00841C51" w:rsidRPr="00780A6D" w:rsidRDefault="00841C51" w:rsidP="00841C51">
      <w:pPr>
        <w:pStyle w:val="Bullet"/>
      </w:pPr>
      <w:r w:rsidRPr="00780A6D">
        <w:rPr>
          <w:rStyle w:val="CodeInline"/>
        </w:rPr>
        <w:t>ShakeVec2</w:t>
      </w:r>
      <w:r w:rsidRPr="00780A6D">
        <w:t>:</w:t>
      </w:r>
      <w:r>
        <w:t xml:space="preserve"> </w:t>
      </w:r>
      <w:r w:rsidRPr="0087199A">
        <w:t xml:space="preserve">an extension of the </w:t>
      </w:r>
      <w:r w:rsidRPr="0087199A">
        <w:rPr>
          <w:rStyle w:val="CodeInline"/>
        </w:rPr>
        <w:t>Shake</w:t>
      </w:r>
      <w:r w:rsidRPr="0087199A">
        <w:t xml:space="preserve"> class </w:t>
      </w:r>
      <w:r>
        <w:t xml:space="preserve">that expands the </w:t>
      </w:r>
      <w:r w:rsidRPr="007F48F3">
        <w:rPr>
          <w:rStyle w:val="CodeInline"/>
        </w:rPr>
        <w:t>Shake</w:t>
      </w:r>
      <w:r>
        <w:t xml:space="preserve"> behavior to </w:t>
      </w:r>
      <w:r w:rsidR="004947F9">
        <w:t xml:space="preserve">two </w:t>
      </w:r>
      <w:r w:rsidR="004947F9">
        <w:rPr>
          <w:i/>
        </w:rPr>
        <w:t>values</w:t>
      </w:r>
      <w:r w:rsidR="004947F9">
        <w:t xml:space="preserve"> such as </w:t>
      </w:r>
      <w:r>
        <w:t xml:space="preserve">a position </w:t>
      </w:r>
    </w:p>
    <w:p w14:paraId="5A8E62EF" w14:textId="77777777" w:rsidR="00841C51" w:rsidRPr="008102C7" w:rsidRDefault="00841C51" w:rsidP="00841C51">
      <w:pPr>
        <w:pStyle w:val="BodyTextCont"/>
      </w:pPr>
    </w:p>
    <w:p w14:paraId="237654ED" w14:textId="77777777" w:rsidR="00841C51" w:rsidRDefault="00841C51" w:rsidP="00841C51">
      <w:pPr>
        <w:pStyle w:val="Heading4"/>
      </w:pPr>
      <w:r w:rsidRPr="00A57E9D">
        <w:t xml:space="preserve">Create the </w:t>
      </w:r>
      <w:bookmarkStart w:id="78" w:name="_Hlk70306035"/>
      <w:r>
        <w:t>Oscillate</w:t>
      </w:r>
      <w:r w:rsidRPr="00A57E9D">
        <w:t xml:space="preserve"> Class</w:t>
      </w:r>
      <w:bookmarkEnd w:id="78"/>
      <w:r w:rsidRPr="00A57E9D">
        <w:t xml:space="preserve"> to Model </w:t>
      </w:r>
      <w:r>
        <w:t>Simple Harmonic Motion</w:t>
      </w:r>
    </w:p>
    <w:p w14:paraId="0DA4C35F" w14:textId="13D7EB0E" w:rsidR="00841C51" w:rsidRDefault="00C66B68" w:rsidP="00841C51">
      <w:pPr>
        <w:pStyle w:val="BodyTextFirst"/>
      </w:pPr>
      <w:r>
        <w:t>Becaus</w:t>
      </w:r>
      <w:r>
        <w:t xml:space="preserve">e all of the </w:t>
      </w:r>
      <w:r w:rsidR="00CA2DD8">
        <w:t>described behaviors depend on simple oscillation, this should be implemented first.</w:t>
      </w:r>
    </w:p>
    <w:p w14:paraId="04E7BAA1" w14:textId="5BB98CCD" w:rsidR="00841C51" w:rsidRPr="00277AF4" w:rsidRDefault="00841C51" w:rsidP="007F48F3">
      <w:pPr>
        <w:pStyle w:val="NumList"/>
        <w:numPr>
          <w:ilvl w:val="0"/>
          <w:numId w:val="21"/>
        </w:numPr>
      </w:pPr>
      <w:r w:rsidRPr="00277AF4">
        <w:t xml:space="preserve">Create a new file in the </w:t>
      </w:r>
      <w:proofErr w:type="spellStart"/>
      <w:r w:rsidRPr="00277AF4">
        <w:rPr>
          <w:rStyle w:val="CodeInline"/>
        </w:rPr>
        <w:t>src</w:t>
      </w:r>
      <w:proofErr w:type="spellEnd"/>
      <w:r w:rsidRPr="00277AF4">
        <w:rPr>
          <w:rStyle w:val="CodeInline"/>
        </w:rPr>
        <w:t>/engine/</w:t>
      </w:r>
      <w:proofErr w:type="spellStart"/>
      <w:r w:rsidRPr="00277AF4">
        <w:rPr>
          <w:rStyle w:val="CodeInline"/>
        </w:rPr>
        <w:t>utils</w:t>
      </w:r>
      <w:proofErr w:type="spellEnd"/>
      <w:r w:rsidRPr="00277AF4">
        <w:t xml:space="preserve"> folder and name it </w:t>
      </w:r>
      <w:r w:rsidRPr="00277AF4">
        <w:rPr>
          <w:rStyle w:val="CodeInline"/>
        </w:rPr>
        <w:t>oscillate.js</w:t>
      </w:r>
      <w:r w:rsidRPr="00277AF4">
        <w:t>.</w:t>
      </w:r>
      <w:r w:rsidR="00655980">
        <w:t xml:space="preserve"> </w:t>
      </w:r>
      <w:r>
        <w:t>Define</w:t>
      </w:r>
      <w:r w:rsidRPr="00277AF4">
        <w:t xml:space="preserve"> a class named </w:t>
      </w:r>
      <w:r w:rsidRPr="00277AF4">
        <w:rPr>
          <w:rStyle w:val="CodeInline"/>
        </w:rPr>
        <w:t>Oscillate</w:t>
      </w:r>
      <w:r w:rsidRPr="00277AF4">
        <w:t xml:space="preserve"> and add the following code to construct the object</w:t>
      </w:r>
      <w:r w:rsidR="00655980">
        <w:t>.</w:t>
      </w:r>
    </w:p>
    <w:p w14:paraId="48EF5EEC" w14:textId="77777777" w:rsidR="00841C51" w:rsidRDefault="00841C51" w:rsidP="00841C51">
      <w:pPr>
        <w:pStyle w:val="Code"/>
      </w:pPr>
      <w:r>
        <w:lastRenderedPageBreak/>
        <w:t>class Oscillate {</w:t>
      </w:r>
    </w:p>
    <w:p w14:paraId="22195290" w14:textId="77777777" w:rsidR="00841C51" w:rsidRDefault="00841C51" w:rsidP="00841C51">
      <w:pPr>
        <w:pStyle w:val="Code"/>
      </w:pPr>
      <w:r>
        <w:t xml:space="preserve">    constructor(delta, frequency, duration) {</w:t>
      </w:r>
    </w:p>
    <w:p w14:paraId="40811516" w14:textId="77777777" w:rsidR="00841C51" w:rsidRDefault="00841C51" w:rsidP="00841C51">
      <w:pPr>
        <w:pStyle w:val="Code"/>
      </w:pPr>
      <w:r>
        <w:t xml:space="preserve">        this.mMag = delta;</w:t>
      </w:r>
    </w:p>
    <w:p w14:paraId="3312BE5E" w14:textId="77777777" w:rsidR="00841C51" w:rsidRDefault="00841C51" w:rsidP="00841C51">
      <w:pPr>
        <w:pStyle w:val="Code"/>
      </w:pPr>
    </w:p>
    <w:p w14:paraId="711DD9A9" w14:textId="77777777" w:rsidR="00841C51" w:rsidRDefault="00841C51" w:rsidP="00841C51">
      <w:pPr>
        <w:pStyle w:val="Code"/>
      </w:pPr>
      <w:r>
        <w:t xml:space="preserve">        this.mCycles = duration; // number of cycles to complete the transition</w:t>
      </w:r>
    </w:p>
    <w:p w14:paraId="21342D78" w14:textId="77777777" w:rsidR="00841C51" w:rsidRDefault="00841C51" w:rsidP="00841C51">
      <w:pPr>
        <w:pStyle w:val="Code"/>
      </w:pPr>
      <w:r>
        <w:t xml:space="preserve">        this.mOmega = frequency * 2 * Math.PI; // Converts frequency to radians </w:t>
      </w:r>
    </w:p>
    <w:p w14:paraId="69C11ED8" w14:textId="77777777" w:rsidR="00841C51" w:rsidRDefault="00841C51" w:rsidP="00841C51">
      <w:pPr>
        <w:pStyle w:val="Code"/>
      </w:pPr>
    </w:p>
    <w:p w14:paraId="30C944E6" w14:textId="77777777" w:rsidR="00841C51" w:rsidRDefault="00841C51" w:rsidP="00841C51">
      <w:pPr>
        <w:pStyle w:val="Code"/>
      </w:pPr>
      <w:r>
        <w:t xml:space="preserve">        this.mNumCyclesLeft = duration;</w:t>
      </w:r>
    </w:p>
    <w:p w14:paraId="3464EBC5" w14:textId="77777777" w:rsidR="00841C51" w:rsidRDefault="00841C51" w:rsidP="00841C51">
      <w:pPr>
        <w:pStyle w:val="Code"/>
      </w:pPr>
      <w:r>
        <w:t xml:space="preserve">    }</w:t>
      </w:r>
    </w:p>
    <w:p w14:paraId="1EB5B198" w14:textId="77777777" w:rsidR="00841C51" w:rsidRDefault="00841C51" w:rsidP="00841C51">
      <w:pPr>
        <w:pStyle w:val="Code"/>
      </w:pPr>
    </w:p>
    <w:p w14:paraId="3B6AE392" w14:textId="77777777" w:rsidR="00841C51" w:rsidRDefault="00841C51" w:rsidP="00841C51">
      <w:pPr>
        <w:pStyle w:val="Code"/>
      </w:pPr>
      <w:r w:rsidRPr="0087199A">
        <w:t xml:space="preserve">    // … implementation to follow …</w:t>
      </w:r>
    </w:p>
    <w:p w14:paraId="0EA9193B" w14:textId="77777777" w:rsidR="00841C51" w:rsidRDefault="00841C51" w:rsidP="00841C51">
      <w:pPr>
        <w:pStyle w:val="Code"/>
      </w:pPr>
      <w:r>
        <w:t>}</w:t>
      </w:r>
    </w:p>
    <w:p w14:paraId="0839A0F6" w14:textId="77777777" w:rsidR="00841C51" w:rsidRDefault="00841C51" w:rsidP="00841C51">
      <w:pPr>
        <w:pStyle w:val="Code"/>
      </w:pPr>
    </w:p>
    <w:p w14:paraId="25E0BD82" w14:textId="77777777" w:rsidR="00841C51" w:rsidRDefault="00841C51" w:rsidP="00841C51">
      <w:pPr>
        <w:pStyle w:val="Code"/>
      </w:pPr>
      <w:r>
        <w:t>export default Oscillate;</w:t>
      </w:r>
    </w:p>
    <w:p w14:paraId="39D2EA49" w14:textId="77777777" w:rsidR="00841C51" w:rsidRDefault="00841C51" w:rsidP="00850D60">
      <w:pPr>
        <w:pStyle w:val="NumList"/>
        <w:numPr>
          <w:ilvl w:val="0"/>
          <w:numId w:val="0"/>
        </w:numPr>
        <w:ind w:left="936"/>
      </w:pPr>
      <w:r w:rsidRPr="00A3190C">
        <w:t xml:space="preserve">The </w:t>
      </w:r>
      <w:r w:rsidRPr="00A3190C">
        <w:rPr>
          <w:rStyle w:val="CodeInline"/>
        </w:rPr>
        <w:t>delta</w:t>
      </w:r>
      <w:r w:rsidRPr="00A3190C">
        <w:t xml:space="preserve"> variable represent</w:t>
      </w:r>
      <w:r>
        <w:t>s</w:t>
      </w:r>
      <w:r w:rsidRPr="00A3190C">
        <w:t xml:space="preserve"> the initial displacements before damping, in WC space. The </w:t>
      </w:r>
      <w:r w:rsidRPr="00A3190C">
        <w:rPr>
          <w:rStyle w:val="CodeInline"/>
        </w:rPr>
        <w:t>frequency</w:t>
      </w:r>
      <w:r w:rsidRPr="00A3190C">
        <w:t xml:space="preserve"> parameter specifies how much to oscillate with a value of 1 representing one complete period of a cosine function. The </w:t>
      </w:r>
      <w:r w:rsidRPr="00CF7ECC">
        <w:rPr>
          <w:rStyle w:val="CodeInline"/>
        </w:rPr>
        <w:t>duration</w:t>
      </w:r>
      <w:r w:rsidRPr="00A3190C">
        <w:t xml:space="preserve"> parameter defines how long to </w:t>
      </w:r>
      <w:r>
        <w:t>oscillate</w:t>
      </w:r>
      <w:r w:rsidRPr="00A3190C">
        <w:t xml:space="preserve">, in units of game loop updates. </w:t>
      </w:r>
    </w:p>
    <w:p w14:paraId="6B72C5FD" w14:textId="77777777" w:rsidR="00841C51" w:rsidRDefault="00841C51" w:rsidP="00841C51">
      <w:pPr>
        <w:pStyle w:val="NumList"/>
      </w:pPr>
      <w:r w:rsidRPr="00277AF4">
        <w:t xml:space="preserve">Define the damped simple harmonic motion. </w:t>
      </w:r>
    </w:p>
    <w:p w14:paraId="2D226217" w14:textId="785B7C65" w:rsidR="00841C51" w:rsidRDefault="00841C51" w:rsidP="00841C51">
      <w:pPr>
        <w:pStyle w:val="Code"/>
      </w:pPr>
      <w:r>
        <w:t>_nextDampedHarmonic() {</w:t>
      </w:r>
    </w:p>
    <w:p w14:paraId="1B19C47B" w14:textId="36258906" w:rsidR="00841C51" w:rsidRDefault="00841C51" w:rsidP="00841C51">
      <w:pPr>
        <w:pStyle w:val="Code"/>
      </w:pPr>
      <w:r>
        <w:t xml:space="preserve">    // computes (Cycles) * cos(Omega * t)</w:t>
      </w:r>
    </w:p>
    <w:p w14:paraId="46935808" w14:textId="59068B29" w:rsidR="00841C51" w:rsidRDefault="00841C51" w:rsidP="00841C51">
      <w:pPr>
        <w:pStyle w:val="Code"/>
      </w:pPr>
      <w:r>
        <w:t xml:space="preserve">    let frac = this.mNumCyclesLeft / this.mCycles;</w:t>
      </w:r>
    </w:p>
    <w:p w14:paraId="1DA51156" w14:textId="6B1597E2" w:rsidR="00841C51" w:rsidRDefault="00841C51" w:rsidP="00841C51">
      <w:pPr>
        <w:pStyle w:val="Code"/>
      </w:pPr>
      <w:r>
        <w:t xml:space="preserve">    return frac * frac * Math.cos((1 - frac) * this.mOmega);</w:t>
      </w:r>
    </w:p>
    <w:p w14:paraId="6096CF55" w14:textId="367099D6" w:rsidR="00841C51" w:rsidRPr="00277AF4" w:rsidRDefault="00841C51" w:rsidP="00841C51">
      <w:pPr>
        <w:pStyle w:val="Code"/>
      </w:pPr>
      <w:r>
        <w:t>}</w:t>
      </w:r>
    </w:p>
    <w:p w14:paraId="149CC779" w14:textId="27570176" w:rsidR="00841C51" w:rsidRDefault="00386143" w:rsidP="00850D60">
      <w:pPr>
        <w:pStyle w:val="NumList"/>
        <w:numPr>
          <w:ilvl w:val="0"/>
          <w:numId w:val="0"/>
        </w:numPr>
        <w:ind w:left="936"/>
      </w:pPr>
      <w:r>
        <w:t xml:space="preserve">Refer to Figure 7-8, </w:t>
      </w:r>
      <w:proofErr w:type="spellStart"/>
      <w:r w:rsidRPr="00277AF4">
        <w:rPr>
          <w:rStyle w:val="CodeInline"/>
        </w:rPr>
        <w:t>mNumCyclesLeft</w:t>
      </w:r>
      <w:proofErr w:type="spellEnd"/>
      <w:r w:rsidRPr="00277AF4">
        <w:t xml:space="preserve"> </w:t>
      </w:r>
      <w:r>
        <w:t xml:space="preserve">is number of cycles left in the oscillation, or </w:t>
      </w:r>
      <w:r w:rsidRPr="007F48F3">
        <w:rPr>
          <w:rStyle w:val="CodeInline"/>
        </w:rPr>
        <w:t>k-t</w:t>
      </w:r>
      <w:r>
        <w:t xml:space="preserve">, and the </w:t>
      </w:r>
      <w:r w:rsidR="00841C51" w:rsidRPr="00277AF4">
        <w:rPr>
          <w:rStyle w:val="CodeInline"/>
        </w:rPr>
        <w:t>frac</w:t>
      </w:r>
      <w:r w:rsidR="00841C51" w:rsidRPr="00277AF4">
        <w:t xml:space="preserve"> variable</w:t>
      </w:r>
      <w:r>
        <w:t>,</w:t>
      </w:r>
      <w:r w:rsidR="00841C51" w:rsidRPr="00277AF4">
        <w:t xml:space="preserve"> </w:t>
      </w:r>
      <m:oMath>
        <m:f>
          <m:fPr>
            <m:ctrlPr>
              <w:rPr>
                <w:rFonts w:ascii="Cambria Math" w:hAnsi="Cambria Math"/>
                <w:i/>
              </w:rPr>
            </m:ctrlPr>
          </m:fPr>
          <m:num>
            <m:r>
              <w:rPr>
                <w:rFonts w:ascii="Cambria Math" w:hAnsi="Cambria Math"/>
              </w:rPr>
              <m:t>k-t</m:t>
            </m:r>
          </m:num>
          <m:den>
            <m:r>
              <w:rPr>
                <w:rFonts w:ascii="Cambria Math" w:hAnsi="Cambria Math"/>
              </w:rPr>
              <m:t>k</m:t>
            </m:r>
          </m:den>
        </m:f>
      </m:oMath>
      <w:r>
        <w:rPr>
          <w:rFonts w:eastAsiaTheme="minorEastAsia"/>
        </w:rPr>
        <w:t xml:space="preserve">, </w:t>
      </w:r>
      <w:r w:rsidR="00841C51" w:rsidRPr="00277AF4">
        <w:t xml:space="preserve">is </w:t>
      </w:r>
      <w:r>
        <w:t xml:space="preserve">damping factor. This function returns a value between </w:t>
      </w:r>
      <w:r w:rsidR="00CA2DD8">
        <w:t>-</w:t>
      </w:r>
      <w:r>
        <w:t xml:space="preserve">1 </w:t>
      </w:r>
      <w:r w:rsidR="00CA2DD8">
        <w:t>and</w:t>
      </w:r>
      <w:r>
        <w:t xml:space="preserve"> 1 and should be scaled accordingly.</w:t>
      </w:r>
      <w:r w:rsidR="00841C51" w:rsidRPr="00277AF4">
        <w:t xml:space="preserve"> </w:t>
      </w:r>
    </w:p>
    <w:p w14:paraId="5D9D2D65" w14:textId="52C4216F" w:rsidR="00841C51" w:rsidRDefault="005A2F2B" w:rsidP="00841C51">
      <w:pPr>
        <w:pStyle w:val="Figure"/>
      </w:pPr>
      <w:r>
        <w:rPr>
          <w:noProof/>
        </w:rPr>
        <w:drawing>
          <wp:inline distT="0" distB="0" distL="0" distR="0" wp14:anchorId="52488CE7" wp14:editId="6DC58887">
            <wp:extent cx="2970155" cy="1705497"/>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8731" cy="1727648"/>
                    </a:xfrm>
                    <a:prstGeom prst="rect">
                      <a:avLst/>
                    </a:prstGeom>
                    <a:noFill/>
                    <a:ln>
                      <a:noFill/>
                    </a:ln>
                  </pic:spPr>
                </pic:pic>
              </a:graphicData>
            </a:graphic>
          </wp:inline>
        </w:drawing>
      </w:r>
    </w:p>
    <w:p w14:paraId="71E35D9F" w14:textId="77777777" w:rsidR="00841C51" w:rsidRDefault="00841C51" w:rsidP="00841C51">
      <w:pPr>
        <w:pStyle w:val="FigureCaption"/>
      </w:pPr>
      <w:r w:rsidRPr="004B3409">
        <w:lastRenderedPageBreak/>
        <w:t xml:space="preserve">Figure 7-8. The damped simple harmonic motion that specifies </w:t>
      </w:r>
      <w:r>
        <w:t>value</w:t>
      </w:r>
      <w:r w:rsidRPr="004B3409">
        <w:t xml:space="preserve"> </w:t>
      </w:r>
      <w:r>
        <w:t>ocillation</w:t>
      </w:r>
    </w:p>
    <w:p w14:paraId="0597595A" w14:textId="1F408F74" w:rsidR="00395B69" w:rsidRDefault="00395B69" w:rsidP="007F48F3">
      <w:pPr>
        <w:pStyle w:val="NumList"/>
        <w:numPr>
          <w:ilvl w:val="0"/>
          <w:numId w:val="11"/>
        </w:numPr>
      </w:pPr>
      <w:r>
        <w:t xml:space="preserve">Define a </w:t>
      </w:r>
      <w:r w:rsidR="00852D69">
        <w:t xml:space="preserve">protected </w:t>
      </w:r>
      <w:r>
        <w:t>function to retrieve the value of the next damped harmonic motion.</w:t>
      </w:r>
      <w:r w:rsidR="00A42AB4">
        <w:t xml:space="preserve"> This function may seem trivial and unnecessary. However, </w:t>
      </w:r>
      <w:r w:rsidR="00A761FA">
        <w:t xml:space="preserve">as you will observe in the next subsection, </w:t>
      </w:r>
      <w:r w:rsidR="00977027">
        <w:t>this function allow</w:t>
      </w:r>
      <w:r w:rsidR="00852D69">
        <w:t>s</w:t>
      </w:r>
      <w:r w:rsidR="00977027">
        <w:t xml:space="preserve"> </w:t>
      </w:r>
      <w:r w:rsidR="00A42AB4">
        <w:t xml:space="preserve">a shake subclass </w:t>
      </w:r>
      <w:r w:rsidR="00977027">
        <w:t xml:space="preserve">to </w:t>
      </w:r>
      <w:r w:rsidR="00A42AB4">
        <w:t xml:space="preserve">over-write </w:t>
      </w:r>
      <w:r w:rsidR="00977027">
        <w:t xml:space="preserve">and </w:t>
      </w:r>
      <w:r w:rsidR="00A42AB4">
        <w:t>inject randomness.</w:t>
      </w:r>
    </w:p>
    <w:p w14:paraId="1A4B7CEE" w14:textId="0ACC1DC0" w:rsidR="00395B69" w:rsidRDefault="00395B69" w:rsidP="00395B69">
      <w:pPr>
        <w:pStyle w:val="Code"/>
      </w:pPr>
      <w:r>
        <w:t>// local/protected methods</w:t>
      </w:r>
    </w:p>
    <w:p w14:paraId="5D0488E1" w14:textId="539E0299" w:rsidR="00395B69" w:rsidRDefault="00395B69" w:rsidP="00395B69">
      <w:pPr>
        <w:pStyle w:val="Code"/>
      </w:pPr>
      <w:r>
        <w:t>_nextValue() {</w:t>
      </w:r>
    </w:p>
    <w:p w14:paraId="12041873" w14:textId="6FD69C18" w:rsidR="00395B69" w:rsidRDefault="00395B69" w:rsidP="00395B69">
      <w:pPr>
        <w:pStyle w:val="Code"/>
      </w:pPr>
      <w:r>
        <w:t xml:space="preserve">    return (this._nextDampedHarmonic());</w:t>
      </w:r>
    </w:p>
    <w:p w14:paraId="422ABF28" w14:textId="172F2FDE" w:rsidR="00395B69" w:rsidRDefault="00395B69" w:rsidP="00395B69">
      <w:pPr>
        <w:pStyle w:val="Code"/>
      </w:pPr>
      <w:r>
        <w:t>}</w:t>
      </w:r>
    </w:p>
    <w:p w14:paraId="4962FDB2" w14:textId="573AB370" w:rsidR="00852D69" w:rsidRDefault="00852D69" w:rsidP="007F48F3">
      <w:pPr>
        <w:pStyle w:val="NumList"/>
        <w:numPr>
          <w:ilvl w:val="0"/>
          <w:numId w:val="11"/>
        </w:numPr>
      </w:pPr>
      <w:r w:rsidRPr="004B3409">
        <w:t>Define function</w:t>
      </w:r>
      <w:r>
        <w:t>s</w:t>
      </w:r>
      <w:r w:rsidRPr="004B3409">
        <w:t xml:space="preserve"> to </w:t>
      </w:r>
      <w:r>
        <w:t xml:space="preserve">check for the end of the oscillation, and for restarting the oscillation. </w:t>
      </w:r>
    </w:p>
    <w:p w14:paraId="614EAD22" w14:textId="64A35347" w:rsidR="00852D69" w:rsidRDefault="00852D69" w:rsidP="00852D69">
      <w:pPr>
        <w:pStyle w:val="Code"/>
      </w:pPr>
      <w:r>
        <w:t>done() { return (this.mNumCyclesLeft &lt;= 0); }</w:t>
      </w:r>
      <w:r>
        <w:br/>
        <w:t>reStart() { this.mNumCyclesLeft = this.mCycles; }</w:t>
      </w:r>
    </w:p>
    <w:p w14:paraId="60210AC6" w14:textId="2573FA72" w:rsidR="00716895" w:rsidRDefault="00BF24ED" w:rsidP="007F48F3">
      <w:pPr>
        <w:pStyle w:val="NumList"/>
        <w:numPr>
          <w:ilvl w:val="0"/>
          <w:numId w:val="11"/>
        </w:numPr>
      </w:pPr>
      <w:r>
        <w:t>Lastly, d</w:t>
      </w:r>
      <w:r w:rsidR="00716895" w:rsidRPr="004B3409">
        <w:t xml:space="preserve">efine a </w:t>
      </w:r>
      <w:r w:rsidR="00852D69">
        <w:t xml:space="preserve">public </w:t>
      </w:r>
      <w:r w:rsidR="00716895" w:rsidRPr="004B3409">
        <w:t xml:space="preserve">function to trigger the calculation of </w:t>
      </w:r>
      <w:r w:rsidR="00716895">
        <w:t>oscillation</w:t>
      </w:r>
      <w:r>
        <w:t>.</w:t>
      </w:r>
      <w:r w:rsidR="00852D69">
        <w:t xml:space="preserve"> </w:t>
      </w:r>
      <w:r>
        <w:t>N</w:t>
      </w:r>
      <w:r w:rsidR="00852D69">
        <w:t>otice th</w:t>
      </w:r>
      <w:r>
        <w:t xml:space="preserve">at the computed oscillation result must be scaled by the desired magnitude, </w:t>
      </w:r>
      <w:proofErr w:type="spellStart"/>
      <w:r w:rsidRPr="007F48F3">
        <w:rPr>
          <w:rStyle w:val="CodeInline"/>
        </w:rPr>
        <w:t>mMag</w:t>
      </w:r>
      <w:proofErr w:type="spellEnd"/>
      <w:r>
        <w:t>.</w:t>
      </w:r>
    </w:p>
    <w:p w14:paraId="6EA736C0" w14:textId="6D5B9C16" w:rsidR="00716895" w:rsidRDefault="00716895" w:rsidP="00716895">
      <w:pPr>
        <w:pStyle w:val="Code"/>
      </w:pPr>
      <w:r>
        <w:t>getNext() {</w:t>
      </w:r>
    </w:p>
    <w:p w14:paraId="1FEC6860" w14:textId="6E7FEC6E" w:rsidR="00716895" w:rsidRDefault="00716895" w:rsidP="00716895">
      <w:pPr>
        <w:pStyle w:val="Code"/>
      </w:pPr>
      <w:r>
        <w:t xml:space="preserve">    this.mNumCyclesLeft--;</w:t>
      </w:r>
    </w:p>
    <w:p w14:paraId="4B6CF1D5" w14:textId="3C9E1C4A" w:rsidR="00716895" w:rsidRDefault="00716895" w:rsidP="00716895">
      <w:pPr>
        <w:pStyle w:val="Code"/>
      </w:pPr>
      <w:r>
        <w:t xml:space="preserve">    let v = 0;</w:t>
      </w:r>
    </w:p>
    <w:p w14:paraId="2D8652BE" w14:textId="18B0251E" w:rsidR="00716895" w:rsidRDefault="00716895" w:rsidP="00716895">
      <w:pPr>
        <w:pStyle w:val="Code"/>
      </w:pPr>
      <w:r>
        <w:t xml:space="preserve">    if (!this.done()) {</w:t>
      </w:r>
    </w:p>
    <w:p w14:paraId="15211F1D" w14:textId="388CA865" w:rsidR="00716895" w:rsidRDefault="00716895" w:rsidP="00716895">
      <w:pPr>
        <w:pStyle w:val="Code"/>
      </w:pPr>
      <w:r>
        <w:t xml:space="preserve">        v = this._nextValue();</w:t>
      </w:r>
    </w:p>
    <w:p w14:paraId="32B35814" w14:textId="072502E3" w:rsidR="00716895" w:rsidRDefault="00716895" w:rsidP="00716895">
      <w:pPr>
        <w:pStyle w:val="Code"/>
      </w:pPr>
      <w:r>
        <w:t xml:space="preserve">    }</w:t>
      </w:r>
    </w:p>
    <w:p w14:paraId="2546C81D" w14:textId="31EC69ED" w:rsidR="00716895" w:rsidRDefault="00716895" w:rsidP="00716895">
      <w:pPr>
        <w:pStyle w:val="Code"/>
      </w:pPr>
      <w:r>
        <w:t xml:space="preserve">    return (v * this.mMag);</w:t>
      </w:r>
    </w:p>
    <w:p w14:paraId="2777DA00" w14:textId="55A86A0F" w:rsidR="00716895" w:rsidRPr="004B3409" w:rsidRDefault="00716895" w:rsidP="00716895">
      <w:pPr>
        <w:pStyle w:val="Code"/>
      </w:pPr>
      <w:r>
        <w:t>}</w:t>
      </w:r>
    </w:p>
    <w:p w14:paraId="248707F9" w14:textId="4A8E3EAB" w:rsidR="00841C51" w:rsidRDefault="00841C51">
      <w:pPr>
        <w:pStyle w:val="Heading4"/>
      </w:pPr>
      <w:bookmarkStart w:id="79" w:name="_Hlk70304357"/>
      <w:r w:rsidRPr="00A3190C">
        <w:t xml:space="preserve">Create the Shake Class to </w:t>
      </w:r>
      <w:r w:rsidR="001D7894">
        <w:t xml:space="preserve">Randomize an </w:t>
      </w:r>
      <w:r>
        <w:t>Oscillation</w:t>
      </w:r>
      <w:r w:rsidRPr="00A3190C">
        <w:t xml:space="preserve"> </w:t>
      </w:r>
    </w:p>
    <w:p w14:paraId="6B4993CD" w14:textId="114242F7" w:rsidR="00841C51" w:rsidRDefault="00101BBB" w:rsidP="00841C51">
      <w:pPr>
        <w:pStyle w:val="BodyTextFirst"/>
      </w:pPr>
      <w:bookmarkStart w:id="80" w:name="_Hlk70306882"/>
      <w:bookmarkEnd w:id="79"/>
      <w:r>
        <w:t>Y</w:t>
      </w:r>
      <w:r w:rsidR="00841C51">
        <w:t xml:space="preserve">ou can now </w:t>
      </w:r>
      <w:r>
        <w:t xml:space="preserve">extend </w:t>
      </w:r>
      <w:r w:rsidR="00DA30D6">
        <w:t xml:space="preserve">the </w:t>
      </w:r>
      <w:r>
        <w:t xml:space="preserve">oscillation </w:t>
      </w:r>
      <w:r w:rsidR="00841C51">
        <w:t xml:space="preserve">behavior to </w:t>
      </w:r>
      <w:r>
        <w:t xml:space="preserve">convey </w:t>
      </w:r>
      <w:r w:rsidR="00DA30D6">
        <w:t xml:space="preserve">a </w:t>
      </w:r>
      <w:r>
        <w:t xml:space="preserve">sense of </w:t>
      </w:r>
      <w:r w:rsidR="00841C51">
        <w:t>shaking by introducing pseudo-randomness into the effect.</w:t>
      </w:r>
      <w:bookmarkEnd w:id="80"/>
    </w:p>
    <w:p w14:paraId="00B81018" w14:textId="3F36634A" w:rsidR="00841C51" w:rsidRDefault="00841C51" w:rsidP="009D7568">
      <w:pPr>
        <w:pStyle w:val="NumList"/>
        <w:numPr>
          <w:ilvl w:val="0"/>
          <w:numId w:val="25"/>
        </w:numPr>
      </w:pPr>
      <w:bookmarkStart w:id="81" w:name="_Hlk70309348"/>
      <w:r w:rsidRPr="00A3190C">
        <w:t>Create a new file</w:t>
      </w:r>
      <w:r w:rsidR="00964BF1">
        <w:t xml:space="preserve">, </w:t>
      </w:r>
      <w:r w:rsidR="00964BF1" w:rsidRPr="009D7568">
        <w:rPr>
          <w:rStyle w:val="CodeInline"/>
        </w:rPr>
        <w:t>shake.js</w:t>
      </w:r>
      <w:r w:rsidR="00964BF1">
        <w:t>,</w:t>
      </w:r>
      <w:r w:rsidRPr="00A3190C">
        <w:t xml:space="preserve"> in the </w:t>
      </w:r>
      <w:proofErr w:type="spellStart"/>
      <w:r w:rsidRPr="00A3190C">
        <w:rPr>
          <w:rStyle w:val="CodeInline"/>
        </w:rPr>
        <w:t>src</w:t>
      </w:r>
      <w:proofErr w:type="spellEnd"/>
      <w:r w:rsidRPr="00A3190C">
        <w:rPr>
          <w:rStyle w:val="CodeInline"/>
        </w:rPr>
        <w:t>/engine/</w:t>
      </w:r>
      <w:proofErr w:type="spellStart"/>
      <w:r w:rsidRPr="00A3190C">
        <w:rPr>
          <w:rStyle w:val="CodeInline"/>
        </w:rPr>
        <w:t>utils</w:t>
      </w:r>
      <w:proofErr w:type="spellEnd"/>
      <w:r w:rsidRPr="00A3190C">
        <w:t xml:space="preserve"> folder</w:t>
      </w:r>
      <w:bookmarkStart w:id="82" w:name="_Hlk70307255"/>
      <w:r w:rsidR="00CA2DD8">
        <w:t>.</w:t>
      </w:r>
      <w:r w:rsidR="00964BF1">
        <w:t xml:space="preserve"> </w:t>
      </w:r>
      <w:r w:rsidR="00CA2DD8">
        <w:t>D</w:t>
      </w:r>
      <w:r w:rsidR="00964BF1">
        <w:t xml:space="preserve">efine the </w:t>
      </w:r>
      <w:r w:rsidRPr="00277AF4">
        <w:rPr>
          <w:rStyle w:val="CodeInline"/>
        </w:rPr>
        <w:t>Shake</w:t>
      </w:r>
      <w:r>
        <w:t xml:space="preserve"> </w:t>
      </w:r>
      <w:r w:rsidR="00964BF1">
        <w:t xml:space="preserve">class to </w:t>
      </w:r>
      <w:r>
        <w:t xml:space="preserve">extend </w:t>
      </w:r>
      <w:r w:rsidRPr="00CF7ECC">
        <w:rPr>
          <w:rStyle w:val="CodeInline"/>
        </w:rPr>
        <w:t>Oscillate</w:t>
      </w:r>
      <w:r w:rsidR="00964BF1">
        <w:t xml:space="preserve"> </w:t>
      </w:r>
      <w:r w:rsidRPr="00CF7ECC">
        <w:t>and add</w:t>
      </w:r>
      <w:r w:rsidRPr="00A3190C">
        <w:t xml:space="preserve"> the following code to construct the object</w:t>
      </w:r>
      <w:r w:rsidR="00964BF1">
        <w:t>.</w:t>
      </w:r>
    </w:p>
    <w:bookmarkEnd w:id="81"/>
    <w:bookmarkEnd w:id="82"/>
    <w:p w14:paraId="304E1C7F" w14:textId="77777777" w:rsidR="00841C51" w:rsidRDefault="00841C51" w:rsidP="00841C51">
      <w:pPr>
        <w:pStyle w:val="Code"/>
      </w:pPr>
      <w:r>
        <w:t>"use strict";</w:t>
      </w:r>
    </w:p>
    <w:p w14:paraId="3FA7FB52" w14:textId="77777777" w:rsidR="00841C51" w:rsidRDefault="00841C51" w:rsidP="00841C51">
      <w:pPr>
        <w:pStyle w:val="Code"/>
      </w:pPr>
      <w:r>
        <w:t>import Oscillate from "./oscillate.js";</w:t>
      </w:r>
    </w:p>
    <w:p w14:paraId="2A614D33" w14:textId="77777777" w:rsidR="00841C51" w:rsidRDefault="00841C51" w:rsidP="00841C51">
      <w:pPr>
        <w:pStyle w:val="Code"/>
      </w:pPr>
    </w:p>
    <w:p w14:paraId="71DB5592" w14:textId="77777777" w:rsidR="00841C51" w:rsidRDefault="00841C51" w:rsidP="00841C51">
      <w:pPr>
        <w:pStyle w:val="Code"/>
      </w:pPr>
      <w:r>
        <w:t>class Shake extends Oscillate {</w:t>
      </w:r>
    </w:p>
    <w:p w14:paraId="066EBD26" w14:textId="77777777" w:rsidR="00841C51" w:rsidRDefault="00841C51" w:rsidP="00841C51">
      <w:pPr>
        <w:pStyle w:val="Code"/>
      </w:pPr>
      <w:r>
        <w:t xml:space="preserve">    constructor(delta, frequency, duration) {</w:t>
      </w:r>
    </w:p>
    <w:p w14:paraId="615B1F10" w14:textId="77777777" w:rsidR="00841C51" w:rsidRDefault="00841C51" w:rsidP="00841C51">
      <w:pPr>
        <w:pStyle w:val="Code"/>
      </w:pPr>
      <w:r>
        <w:t xml:space="preserve">        super(delta, frequency, duration);</w:t>
      </w:r>
    </w:p>
    <w:p w14:paraId="7FC394DB" w14:textId="77777777" w:rsidR="00841C51" w:rsidRDefault="00841C51" w:rsidP="00841C51">
      <w:pPr>
        <w:pStyle w:val="Code"/>
      </w:pPr>
      <w:r>
        <w:t xml:space="preserve">    }</w:t>
      </w:r>
    </w:p>
    <w:p w14:paraId="0D3292EB" w14:textId="77777777" w:rsidR="00841C51" w:rsidRDefault="00841C51" w:rsidP="00841C51">
      <w:pPr>
        <w:pStyle w:val="Code"/>
      </w:pPr>
    </w:p>
    <w:p w14:paraId="683AF080" w14:textId="77777777" w:rsidR="00841C51" w:rsidRDefault="00841C51" w:rsidP="00841C51">
      <w:pPr>
        <w:pStyle w:val="Code"/>
      </w:pPr>
      <w:bookmarkStart w:id="83" w:name="_Hlk70306801"/>
      <w:r>
        <w:t xml:space="preserve">    </w:t>
      </w:r>
      <w:bookmarkStart w:id="84" w:name="_Hlk70309510"/>
      <w:r>
        <w:t>// … implementation to follow …</w:t>
      </w:r>
      <w:bookmarkEnd w:id="84"/>
    </w:p>
    <w:bookmarkEnd w:id="83"/>
    <w:p w14:paraId="38294201" w14:textId="77777777" w:rsidR="00841C51" w:rsidRDefault="00841C51" w:rsidP="00841C51">
      <w:pPr>
        <w:pStyle w:val="Code"/>
      </w:pPr>
      <w:r>
        <w:lastRenderedPageBreak/>
        <w:t>}</w:t>
      </w:r>
    </w:p>
    <w:p w14:paraId="21D60299" w14:textId="77777777" w:rsidR="00841C51" w:rsidRDefault="00841C51" w:rsidP="00841C51">
      <w:pPr>
        <w:pStyle w:val="Code"/>
      </w:pPr>
    </w:p>
    <w:p w14:paraId="2A2E6014" w14:textId="77777777" w:rsidR="00841C51" w:rsidRDefault="00841C51" w:rsidP="00841C51">
      <w:pPr>
        <w:pStyle w:val="Code"/>
      </w:pPr>
      <w:r>
        <w:t>export default Shake;</w:t>
      </w:r>
    </w:p>
    <w:p w14:paraId="1CBCAF8E" w14:textId="11238C24" w:rsidR="00040DB1" w:rsidRPr="00CF7ECC" w:rsidRDefault="00066E88" w:rsidP="009427D2">
      <w:pPr>
        <w:pStyle w:val="NumList"/>
      </w:pPr>
      <w:r>
        <w:t xml:space="preserve">Overwrite the </w:t>
      </w:r>
      <w:r w:rsidRPr="009D7568">
        <w:rPr>
          <w:rStyle w:val="CodeInline"/>
        </w:rPr>
        <w:t>_</w:t>
      </w:r>
      <w:proofErr w:type="spellStart"/>
      <w:proofErr w:type="gramStart"/>
      <w:r w:rsidRPr="009D7568">
        <w:rPr>
          <w:rStyle w:val="CodeInline"/>
        </w:rPr>
        <w:t>nextValue</w:t>
      </w:r>
      <w:proofErr w:type="spellEnd"/>
      <w:r w:rsidRPr="009D7568">
        <w:rPr>
          <w:rStyle w:val="CodeInline"/>
        </w:rPr>
        <w:t>(</w:t>
      </w:r>
      <w:proofErr w:type="gramEnd"/>
      <w:r w:rsidRPr="009D7568">
        <w:rPr>
          <w:rStyle w:val="CodeInline"/>
        </w:rPr>
        <w:t>)</w:t>
      </w:r>
      <w:r>
        <w:t xml:space="preserve"> to r</w:t>
      </w:r>
      <w:r w:rsidR="00841C51">
        <w:t xml:space="preserve">andomize the sign of the oscillation </w:t>
      </w:r>
      <w:r>
        <w:t>results</w:t>
      </w:r>
      <w:r w:rsidR="00040DB1">
        <w:t xml:space="preserve"> as follows</w:t>
      </w:r>
      <w:r>
        <w:t>.</w:t>
      </w:r>
      <w:r w:rsidR="00040DB1" w:rsidRPr="00040DB1">
        <w:t xml:space="preserve"> Recall that the </w:t>
      </w:r>
      <w:r w:rsidR="00040DB1" w:rsidRPr="009D7568">
        <w:rPr>
          <w:rStyle w:val="CodeInline"/>
        </w:rPr>
        <w:t>_</w:t>
      </w:r>
      <w:proofErr w:type="spellStart"/>
      <w:r w:rsidR="00040DB1" w:rsidRPr="009D7568">
        <w:rPr>
          <w:rStyle w:val="CodeInline"/>
        </w:rPr>
        <w:t>nextValue</w:t>
      </w:r>
      <w:proofErr w:type="spellEnd"/>
      <w:r w:rsidR="00040DB1" w:rsidRPr="009D7568">
        <w:rPr>
          <w:rStyle w:val="CodeInline"/>
        </w:rPr>
        <w:t>()</w:t>
      </w:r>
      <w:r w:rsidR="00040DB1" w:rsidRPr="00040DB1">
        <w:t xml:space="preserve"> function is called from the public </w:t>
      </w:r>
      <w:proofErr w:type="spellStart"/>
      <w:r w:rsidR="00040DB1" w:rsidRPr="009D7568">
        <w:rPr>
          <w:rStyle w:val="CodeInline"/>
        </w:rPr>
        <w:t>getNext</w:t>
      </w:r>
      <w:proofErr w:type="spellEnd"/>
      <w:r w:rsidR="00040DB1" w:rsidRPr="009D7568">
        <w:rPr>
          <w:rStyle w:val="CodeInline"/>
        </w:rPr>
        <w:t>()</w:t>
      </w:r>
      <w:r w:rsidR="00040DB1" w:rsidRPr="00040DB1">
        <w:t xml:space="preserve"> function to retrieve the oscillating value. </w:t>
      </w:r>
      <w:r w:rsidR="00CA2DD8">
        <w:t xml:space="preserve">While </w:t>
      </w:r>
      <w:r w:rsidR="00040DB1" w:rsidRPr="00040DB1">
        <w:t xml:space="preserve">the results from </w:t>
      </w:r>
      <w:r w:rsidR="00383769">
        <w:t xml:space="preserve">the </w:t>
      </w:r>
      <w:r w:rsidR="00040DB1" w:rsidRPr="00040DB1">
        <w:t>damped simple harmonic oscillation continu</w:t>
      </w:r>
      <w:r w:rsidR="00B53D6A">
        <w:t>ously</w:t>
      </w:r>
      <w:r w:rsidR="00040DB1" w:rsidRPr="00040DB1">
        <w:t xml:space="preserve"> </w:t>
      </w:r>
      <w:r w:rsidR="00CA2DD8">
        <w:t xml:space="preserve">and predictably </w:t>
      </w:r>
      <w:r w:rsidR="00040DB1" w:rsidRPr="00040DB1">
        <w:t xml:space="preserve">decrease in magnitude, the associated signs </w:t>
      </w:r>
      <w:r w:rsidR="00B53D6A">
        <w:t xml:space="preserve">of the values </w:t>
      </w:r>
      <w:r w:rsidR="00040DB1" w:rsidRPr="00040DB1">
        <w:t>are randomized</w:t>
      </w:r>
      <w:r w:rsidR="00040DB1">
        <w:t xml:space="preserve"> causing sudden and unexpected discontinuities convey</w:t>
      </w:r>
      <w:r w:rsidR="00B53D6A">
        <w:t>ing</w:t>
      </w:r>
      <w:r w:rsidR="00040DB1">
        <w:t xml:space="preserve"> a sense of chaos from the results of a shake.</w:t>
      </w:r>
    </w:p>
    <w:p w14:paraId="4512D553" w14:textId="2C0EBA08" w:rsidR="00841C51" w:rsidRDefault="00841C51" w:rsidP="00841C51">
      <w:pPr>
        <w:pStyle w:val="Code"/>
      </w:pPr>
      <w:r>
        <w:t>_nextValue() {</w:t>
      </w:r>
    </w:p>
    <w:p w14:paraId="7E8EB87A" w14:textId="4C039827" w:rsidR="00841C51" w:rsidRDefault="00841C51" w:rsidP="00841C51">
      <w:pPr>
        <w:pStyle w:val="Code"/>
      </w:pPr>
      <w:r>
        <w:t xml:space="preserve">    let v = this._nextDampedHarmonic();</w:t>
      </w:r>
    </w:p>
    <w:p w14:paraId="44480CAB" w14:textId="40F0E271" w:rsidR="00841C51" w:rsidRDefault="00841C51" w:rsidP="00841C51">
      <w:pPr>
        <w:pStyle w:val="Code"/>
      </w:pPr>
      <w:r>
        <w:t xml:space="preserve">    let fx = (Math.random() &gt; 0.5) ? -v : v;</w:t>
      </w:r>
    </w:p>
    <w:p w14:paraId="1B1AC8C6" w14:textId="742BCD75" w:rsidR="00841C51" w:rsidRDefault="00841C51" w:rsidP="00841C51">
      <w:pPr>
        <w:pStyle w:val="Code"/>
      </w:pPr>
      <w:r>
        <w:t xml:space="preserve">    return fx;</w:t>
      </w:r>
    </w:p>
    <w:p w14:paraId="16F88B7E" w14:textId="4F75FB7D" w:rsidR="00526690" w:rsidRPr="00A3190C" w:rsidRDefault="00841C51">
      <w:pPr>
        <w:pStyle w:val="Code"/>
      </w:pPr>
      <w:r>
        <w:t>}</w:t>
      </w:r>
    </w:p>
    <w:p w14:paraId="0DFE5C45" w14:textId="082C530C" w:rsidR="00841C51" w:rsidRPr="00A57E9D" w:rsidRDefault="00841C51" w:rsidP="00841C51">
      <w:pPr>
        <w:pStyle w:val="Heading4"/>
      </w:pPr>
      <w:r w:rsidRPr="00A57E9D">
        <w:t>Create the ShakeVec2</w:t>
      </w:r>
      <w:r>
        <w:t xml:space="preserve"> </w:t>
      </w:r>
      <w:r w:rsidRPr="00A57E9D">
        <w:t xml:space="preserve">Class to Model the </w:t>
      </w:r>
      <w:r>
        <w:t>Shaking</w:t>
      </w:r>
      <w:r w:rsidRPr="00A57E9D">
        <w:t xml:space="preserve"> of a </w:t>
      </w:r>
      <w:r w:rsidR="004C255F">
        <w:t xml:space="preserve">vec2, or a </w:t>
      </w:r>
      <w:r>
        <w:t>Position</w:t>
      </w:r>
    </w:p>
    <w:p w14:paraId="23E0298A" w14:textId="42C5C759" w:rsidR="007C4154" w:rsidRDefault="00841C51" w:rsidP="007C4154">
      <w:pPr>
        <w:pStyle w:val="BodyTextFirst"/>
      </w:pPr>
      <w:r>
        <w:t xml:space="preserve">You can now </w:t>
      </w:r>
      <w:r w:rsidR="00B216EC">
        <w:t xml:space="preserve">generalize </w:t>
      </w:r>
      <w:r>
        <w:t xml:space="preserve">the shake effect to support </w:t>
      </w:r>
      <w:r w:rsidR="007C4154">
        <w:t>the shaking of two values simultaneously. This is a useful utility because positions in 2D games are two-value entities</w:t>
      </w:r>
      <w:ins w:id="85" w:author="Matthew T. Munson" w:date="2021-05-02T23:55:00Z">
        <w:r w:rsidR="00CA2DD8">
          <w:t xml:space="preserve"> </w:t>
        </w:r>
      </w:ins>
      <w:del w:id="86" w:author="Matthew T. Munson" w:date="2021-05-02T23:55:00Z">
        <w:r w:rsidR="00FD36BE" w:rsidDel="00CA2DD8">
          <w:delText xml:space="preserve">; </w:delText>
        </w:r>
      </w:del>
      <w:r w:rsidR="00FD36BE">
        <w:t xml:space="preserve">and </w:t>
      </w:r>
      <w:r w:rsidR="007C4154">
        <w:t>positions are convenient targets for shake effects</w:t>
      </w:r>
      <w:r w:rsidR="00FD36BE">
        <w:t>.</w:t>
      </w:r>
      <w:r w:rsidR="007C4154">
        <w:t xml:space="preserve"> </w:t>
      </w:r>
      <w:ins w:id="87" w:author="Kelvin Sung" w:date="2021-05-03T11:10:00Z">
        <w:r w:rsidR="00850D60">
          <w:t xml:space="preserve">For example, in this </w:t>
        </w:r>
        <w:proofErr w:type="spellStart"/>
        <w:r w:rsidR="00850D60">
          <w:t>projct</w:t>
        </w:r>
      </w:ins>
      <w:commentRangeStart w:id="88"/>
      <w:proofErr w:type="spellEnd"/>
      <w:del w:id="89" w:author="Kelvin Sung" w:date="2021-05-03T11:10:00Z">
        <w:r w:rsidR="00FD36BE" w:rsidDel="00850D60">
          <w:delText>J</w:delText>
        </w:r>
        <w:r w:rsidR="007C4154" w:rsidDel="00850D60">
          <w:delText xml:space="preserve">ust as </w:delText>
        </w:r>
      </w:del>
      <w:del w:id="90" w:author="Kelvin Sung" w:date="2021-05-03T11:11:00Z">
        <w:r w:rsidR="007C4154" w:rsidDel="00850D60">
          <w:delText xml:space="preserve">in the </w:delText>
        </w:r>
      </w:del>
      <w:ins w:id="91" w:author="Kelvin Sung" w:date="2021-05-03T11:11:00Z">
        <w:r w:rsidR="00850D60">
          <w:t xml:space="preserve"> </w:t>
        </w:r>
      </w:ins>
      <w:del w:id="92" w:author="Kelvin Sung" w:date="2021-05-03T11:11:00Z">
        <w:r w:rsidR="007C4154" w:rsidDel="00850D60">
          <w:delText>case of</w:delText>
        </w:r>
      </w:del>
      <w:r w:rsidR="007C4154">
        <w:t xml:space="preserve"> shaking of the camera position</w:t>
      </w:r>
      <w:ins w:id="93" w:author="Kelvin Sung" w:date="2021-05-03T11:13:00Z">
        <w:r w:rsidR="00AA4896">
          <w:t xml:space="preserve">, a two-value </w:t>
        </w:r>
        <w:proofErr w:type="spellStart"/>
        <w:r w:rsidR="00AA4896">
          <w:t>entit</w:t>
        </w:r>
      </w:ins>
      <w:proofErr w:type="spellEnd"/>
      <w:r w:rsidR="007C4154">
        <w:t xml:space="preserve"> </w:t>
      </w:r>
      <w:ins w:id="94" w:author="Kelvin Sung" w:date="2021-05-03T11:12:00Z">
        <w:r w:rsidR="00B34A50">
          <w:t xml:space="preserve">simulates the </w:t>
        </w:r>
      </w:ins>
      <w:del w:id="95" w:author="Kelvin Sung" w:date="2021-05-03T11:12:00Z">
        <w:r w:rsidR="007C4154" w:rsidDel="00B34A50">
          <w:delText xml:space="preserve">in </w:delText>
        </w:r>
      </w:del>
      <w:r w:rsidR="007C4154">
        <w:t xml:space="preserve">camera shake </w:t>
      </w:r>
      <w:del w:id="96" w:author="Kelvin Sung" w:date="2021-05-03T11:12:00Z">
        <w:r w:rsidR="007C4154" w:rsidDel="00B34A50">
          <w:delText>simulation</w:delText>
        </w:r>
        <w:commentRangeEnd w:id="88"/>
        <w:r w:rsidR="00CA2DD8" w:rsidDel="00B34A50">
          <w:rPr>
            <w:rStyle w:val="CommentReference"/>
            <w:rFonts w:asciiTheme="minorHAnsi" w:hAnsiTheme="minorHAnsi"/>
          </w:rPr>
          <w:commentReference w:id="88"/>
        </w:r>
      </w:del>
      <w:ins w:id="97" w:author="Kelvin Sung" w:date="2021-05-03T11:12:00Z">
        <w:r w:rsidR="00B34A50">
          <w:t>effect</w:t>
        </w:r>
      </w:ins>
      <w:r w:rsidR="007C4154">
        <w:t>.</w:t>
      </w:r>
      <w:r w:rsidR="00FD36BE">
        <w:t xml:space="preserve"> </w:t>
      </w:r>
    </w:p>
    <w:p w14:paraId="063A67DD" w14:textId="70FE0443" w:rsidR="00FD36BE" w:rsidRDefault="00B76CCD" w:rsidP="009D7568">
      <w:pPr>
        <w:pStyle w:val="BodyTextCont"/>
      </w:pPr>
      <w:r>
        <w:t xml:space="preserve">The </w:t>
      </w:r>
      <w:r>
        <w:rPr>
          <w:rStyle w:val="CodeInline"/>
        </w:rPr>
        <w:t>S</w:t>
      </w:r>
      <w:r w:rsidR="00FD36BE" w:rsidRPr="009D7568">
        <w:rPr>
          <w:rStyle w:val="CodeInline"/>
        </w:rPr>
        <w:t>hake</w:t>
      </w:r>
      <w:r>
        <w:rPr>
          <w:rStyle w:val="CodeInline"/>
        </w:rPr>
        <w:t>V</w:t>
      </w:r>
      <w:r w:rsidR="00FD36BE" w:rsidRPr="009D7568">
        <w:rPr>
          <w:rStyle w:val="CodeInline"/>
        </w:rPr>
        <w:t>ec2</w:t>
      </w:r>
      <w:r w:rsidR="00FD36BE">
        <w:t xml:space="preserve"> </w:t>
      </w:r>
      <w:r>
        <w:t xml:space="preserve">class extends the </w:t>
      </w:r>
      <w:r w:rsidRPr="009D7568">
        <w:rPr>
          <w:rStyle w:val="CodeInline"/>
        </w:rPr>
        <w:t>Shake</w:t>
      </w:r>
      <w:r>
        <w:t xml:space="preserve"> class to support </w:t>
      </w:r>
      <w:r w:rsidR="007F2843">
        <w:t xml:space="preserve">the shaking of </w:t>
      </w:r>
      <w:r>
        <w:t xml:space="preserve">a </w:t>
      </w:r>
      <w:r w:rsidR="007F2843" w:rsidRPr="009D7568">
        <w:rPr>
          <w:rStyle w:val="CodeInline"/>
        </w:rPr>
        <w:t>vec2</w:t>
      </w:r>
      <w:r w:rsidR="007F2843">
        <w:t xml:space="preserve"> </w:t>
      </w:r>
      <w:r>
        <w:t xml:space="preserve">object, shaking </w:t>
      </w:r>
      <w:r w:rsidR="00CA2DD8">
        <w:t>the</w:t>
      </w:r>
      <w:r>
        <w:t xml:space="preserve"> values in both x and y-dimensions. The x-dimension shaking is support via an instance of the </w:t>
      </w:r>
      <w:r w:rsidRPr="009D7568">
        <w:rPr>
          <w:rStyle w:val="CodeInline"/>
        </w:rPr>
        <w:t>Shake</w:t>
      </w:r>
      <w:r>
        <w:t xml:space="preserve"> object, while the y-dimension is supported via the </w:t>
      </w:r>
      <w:r w:rsidRPr="009D7568">
        <w:rPr>
          <w:rStyle w:val="CodeInline"/>
        </w:rPr>
        <w:t>Shake</w:t>
      </w:r>
      <w:r>
        <w:t xml:space="preserve"> class functionality that is defined in the super class.</w:t>
      </w:r>
    </w:p>
    <w:p w14:paraId="4881C576" w14:textId="51D10069" w:rsidR="00841C51" w:rsidRDefault="00841C51" w:rsidP="009D7568">
      <w:pPr>
        <w:pStyle w:val="NumList"/>
        <w:numPr>
          <w:ilvl w:val="0"/>
          <w:numId w:val="26"/>
        </w:numPr>
      </w:pPr>
      <w:r w:rsidRPr="00F62C12">
        <w:t>Create a new file</w:t>
      </w:r>
      <w:r w:rsidR="007C039C">
        <w:t xml:space="preserve">, </w:t>
      </w:r>
      <w:r w:rsidR="007C039C" w:rsidRPr="009D7568">
        <w:rPr>
          <w:rStyle w:val="CodeInline"/>
        </w:rPr>
        <w:t>shake_vec2.js</w:t>
      </w:r>
      <w:r w:rsidR="007C039C">
        <w:t>,</w:t>
      </w:r>
      <w:r w:rsidRPr="00F62C12">
        <w:t xml:space="preserve"> in the </w:t>
      </w:r>
      <w:proofErr w:type="spellStart"/>
      <w:r w:rsidRPr="00F62C12">
        <w:rPr>
          <w:rStyle w:val="CodeInline"/>
        </w:rPr>
        <w:t>src</w:t>
      </w:r>
      <w:proofErr w:type="spellEnd"/>
      <w:r w:rsidRPr="00F62C12">
        <w:rPr>
          <w:rStyle w:val="CodeInline"/>
        </w:rPr>
        <w:t>/engine/</w:t>
      </w:r>
      <w:proofErr w:type="spellStart"/>
      <w:r w:rsidRPr="00F62C12">
        <w:rPr>
          <w:rStyle w:val="CodeInline"/>
        </w:rPr>
        <w:t>utils</w:t>
      </w:r>
      <w:proofErr w:type="spellEnd"/>
      <w:r w:rsidRPr="00F62C12">
        <w:t xml:space="preserve"> folder</w:t>
      </w:r>
      <w:r w:rsidR="003C6AAD">
        <w:t>.</w:t>
      </w:r>
      <w:r w:rsidR="007C039C">
        <w:t xml:space="preserve"> </w:t>
      </w:r>
      <w:r w:rsidR="003C6AAD">
        <w:t>D</w:t>
      </w:r>
      <w:r>
        <w:t>efine</w:t>
      </w:r>
      <w:r w:rsidRPr="00F62C12">
        <w:t xml:space="preserve"> </w:t>
      </w:r>
      <w:r w:rsidR="007C039C">
        <w:t xml:space="preserve">the </w:t>
      </w:r>
      <w:r w:rsidRPr="00F62C12">
        <w:t xml:space="preserve">class </w:t>
      </w:r>
      <w:r w:rsidRPr="00F62C12">
        <w:rPr>
          <w:rStyle w:val="CodeInline"/>
        </w:rPr>
        <w:t>ShakeVec2</w:t>
      </w:r>
      <w:r w:rsidRPr="00F62C12">
        <w:t xml:space="preserve"> </w:t>
      </w:r>
      <w:r w:rsidR="007C039C">
        <w:t xml:space="preserve">class to </w:t>
      </w:r>
      <w:r w:rsidRPr="00F62C12">
        <w:t xml:space="preserve">extend the </w:t>
      </w:r>
      <w:r w:rsidRPr="00F62C12">
        <w:rPr>
          <w:rStyle w:val="CodeInline"/>
        </w:rPr>
        <w:t>Shake</w:t>
      </w:r>
      <w:r w:rsidRPr="00F62C12">
        <w:t xml:space="preserve"> class</w:t>
      </w:r>
      <w:r w:rsidR="007C039C">
        <w:t xml:space="preserve">. </w:t>
      </w:r>
      <w:r w:rsidR="000C08D7">
        <w:t xml:space="preserve">Similar to the constructor parameters of the </w:t>
      </w:r>
      <w:r w:rsidR="000C08D7" w:rsidRPr="00AC7E30">
        <w:rPr>
          <w:rStyle w:val="CodeInline"/>
        </w:rPr>
        <w:t>Shake</w:t>
      </w:r>
      <w:r w:rsidR="000C08D7">
        <w:t xml:space="preserve"> super classes, the </w:t>
      </w:r>
      <w:r w:rsidR="000C08D7" w:rsidRPr="00AC7E30">
        <w:rPr>
          <w:rStyle w:val="CodeInline"/>
        </w:rPr>
        <w:t>deltas</w:t>
      </w:r>
      <w:r w:rsidR="000C08D7">
        <w:t xml:space="preserve"> and </w:t>
      </w:r>
      <w:proofErr w:type="spellStart"/>
      <w:r w:rsidR="000C08D7" w:rsidRPr="00AC7E30">
        <w:rPr>
          <w:rStyle w:val="CodeInline"/>
        </w:rPr>
        <w:t>freqs</w:t>
      </w:r>
      <w:proofErr w:type="spellEnd"/>
      <w:r w:rsidR="000C08D7">
        <w:t xml:space="preserve"> parameters are 2-dimensional, or </w:t>
      </w:r>
      <w:r w:rsidR="000C08D7" w:rsidRPr="009D7568">
        <w:rPr>
          <w:rStyle w:val="CodeInline"/>
        </w:rPr>
        <w:t>vec2</w:t>
      </w:r>
      <w:r w:rsidR="003C6AAD">
        <w:t xml:space="preserve">, </w:t>
      </w:r>
      <w:r w:rsidR="000C08D7">
        <w:t>versions of magnitude and frequency for shaking in the x- and y-dimensions.</w:t>
      </w:r>
      <w:r w:rsidR="00FF3F5F">
        <w:t xml:space="preserve"> </w:t>
      </w:r>
      <w:r w:rsidR="007C039C">
        <w:t xml:space="preserve">In the constructor, </w:t>
      </w:r>
      <w:r w:rsidR="002D76A0">
        <w:t xml:space="preserve">the </w:t>
      </w:r>
      <w:proofErr w:type="spellStart"/>
      <w:r w:rsidR="002D76A0" w:rsidRPr="009D7568">
        <w:rPr>
          <w:rStyle w:val="CodeInline"/>
        </w:rPr>
        <w:t>xShake</w:t>
      </w:r>
      <w:proofErr w:type="spellEnd"/>
      <w:r w:rsidR="002D76A0">
        <w:t xml:space="preserve"> instance variable </w:t>
      </w:r>
      <w:r w:rsidR="007C039C">
        <w:t>keep</w:t>
      </w:r>
      <w:r w:rsidR="002D76A0">
        <w:t>s</w:t>
      </w:r>
      <w:r w:rsidR="007C039C">
        <w:t xml:space="preserve"> track of shak</w:t>
      </w:r>
      <w:r w:rsidR="002D76A0">
        <w:t>ing</w:t>
      </w:r>
      <w:r w:rsidR="007C039C">
        <w:t xml:space="preserve"> effect in the x-dimension. </w:t>
      </w:r>
      <w:r w:rsidR="002D76A0">
        <w:t xml:space="preserve">Note the y-component parameters, array indices of 1, in the </w:t>
      </w:r>
      <w:proofErr w:type="gramStart"/>
      <w:r w:rsidR="002D76A0" w:rsidRPr="009D7568">
        <w:rPr>
          <w:rStyle w:val="CodeInline"/>
        </w:rPr>
        <w:t>super(</w:t>
      </w:r>
      <w:proofErr w:type="gramEnd"/>
      <w:r w:rsidR="002D76A0" w:rsidRPr="009D7568">
        <w:rPr>
          <w:rStyle w:val="CodeInline"/>
        </w:rPr>
        <w:t>)</w:t>
      </w:r>
      <w:r w:rsidR="002D76A0">
        <w:t xml:space="preserve"> constructor invocation. The </w:t>
      </w:r>
      <w:r w:rsidR="002D76A0" w:rsidRPr="009D7568">
        <w:rPr>
          <w:rStyle w:val="CodeInline"/>
        </w:rPr>
        <w:t>Shake</w:t>
      </w:r>
      <w:r w:rsidR="002D76A0">
        <w:t xml:space="preserve"> </w:t>
      </w:r>
      <w:r w:rsidR="00FC74BE">
        <w:t xml:space="preserve">super class </w:t>
      </w:r>
      <w:r w:rsidR="004D0B36">
        <w:t xml:space="preserve">keeps track of </w:t>
      </w:r>
      <w:r w:rsidR="002D76A0">
        <w:t>the shaking effect in the y-dimension</w:t>
      </w:r>
      <w:r w:rsidR="007C039C">
        <w:t>.</w:t>
      </w:r>
    </w:p>
    <w:p w14:paraId="35811C1B" w14:textId="77777777" w:rsidR="00841C51" w:rsidRDefault="00841C51" w:rsidP="00841C51">
      <w:pPr>
        <w:pStyle w:val="Code"/>
      </w:pPr>
      <w:r>
        <w:t>class ShakeVec2 extends Shake {</w:t>
      </w:r>
    </w:p>
    <w:p w14:paraId="3520024A" w14:textId="77777777" w:rsidR="00841C51" w:rsidRDefault="00841C51" w:rsidP="00841C51">
      <w:pPr>
        <w:pStyle w:val="Code"/>
      </w:pPr>
      <w:r>
        <w:t xml:space="preserve">    constructor(deltas, freqs, duration) {</w:t>
      </w:r>
    </w:p>
    <w:p w14:paraId="2804997D" w14:textId="77777777" w:rsidR="00841C51" w:rsidRDefault="00841C51" w:rsidP="00841C51">
      <w:pPr>
        <w:pStyle w:val="Code"/>
      </w:pPr>
      <w:r>
        <w:t xml:space="preserve">        super(deltas[1], freqs[1], duration);  // super is shake in y-direction</w:t>
      </w:r>
    </w:p>
    <w:p w14:paraId="53812A9F" w14:textId="77777777" w:rsidR="00841C51" w:rsidRDefault="00841C51" w:rsidP="00841C51">
      <w:pPr>
        <w:pStyle w:val="Code"/>
      </w:pPr>
      <w:r>
        <w:t xml:space="preserve">        this.xShake = new Shake(deltas[0], freqs[0], duration);</w:t>
      </w:r>
    </w:p>
    <w:p w14:paraId="1D4D0A47" w14:textId="77777777" w:rsidR="00841C51" w:rsidRDefault="00841C51" w:rsidP="00841C51">
      <w:pPr>
        <w:pStyle w:val="Code"/>
      </w:pPr>
      <w:r>
        <w:lastRenderedPageBreak/>
        <w:t xml:space="preserve">    }</w:t>
      </w:r>
    </w:p>
    <w:p w14:paraId="2F900A94" w14:textId="77777777" w:rsidR="00841C51" w:rsidRDefault="00841C51" w:rsidP="00841C51">
      <w:pPr>
        <w:pStyle w:val="Code"/>
      </w:pPr>
    </w:p>
    <w:p w14:paraId="43F29FDD" w14:textId="77777777" w:rsidR="00841C51" w:rsidRDefault="00841C51" w:rsidP="00841C51">
      <w:pPr>
        <w:pStyle w:val="Code"/>
      </w:pPr>
      <w:r>
        <w:t xml:space="preserve">    </w:t>
      </w:r>
      <w:r w:rsidRPr="00F67611">
        <w:t>// … implementation to follow …</w:t>
      </w:r>
    </w:p>
    <w:p w14:paraId="4DEBC1CB" w14:textId="77777777" w:rsidR="00841C51" w:rsidRDefault="00841C51" w:rsidP="00841C51">
      <w:pPr>
        <w:pStyle w:val="Code"/>
      </w:pPr>
      <w:r>
        <w:t>}</w:t>
      </w:r>
    </w:p>
    <w:p w14:paraId="687660C9" w14:textId="77777777" w:rsidR="00841C51" w:rsidRDefault="00841C51" w:rsidP="00841C51">
      <w:pPr>
        <w:pStyle w:val="Code"/>
      </w:pPr>
    </w:p>
    <w:p w14:paraId="206BE945" w14:textId="77777777" w:rsidR="00841C51" w:rsidRDefault="00841C51" w:rsidP="00841C51">
      <w:pPr>
        <w:pStyle w:val="Code"/>
      </w:pPr>
      <w:r>
        <w:t>export default ShakeVec2;</w:t>
      </w:r>
    </w:p>
    <w:p w14:paraId="66E0C545" w14:textId="5A098B91" w:rsidR="00841C51" w:rsidRDefault="000F38D2" w:rsidP="00841C51">
      <w:pPr>
        <w:pStyle w:val="NumList"/>
      </w:pPr>
      <w:r>
        <w:t xml:space="preserve">Extend the </w:t>
      </w:r>
      <w:proofErr w:type="gramStart"/>
      <w:r w:rsidRPr="009D7568">
        <w:rPr>
          <w:rStyle w:val="CodeInline"/>
        </w:rPr>
        <w:t>restart(</w:t>
      </w:r>
      <w:proofErr w:type="gramEnd"/>
      <w:r w:rsidRPr="009D7568">
        <w:rPr>
          <w:rStyle w:val="CodeInline"/>
        </w:rPr>
        <w:t>)</w:t>
      </w:r>
      <w:r>
        <w:t xml:space="preserve"> and </w:t>
      </w:r>
      <w:proofErr w:type="spellStart"/>
      <w:r w:rsidRPr="009D7568">
        <w:rPr>
          <w:rStyle w:val="CodeInline"/>
        </w:rPr>
        <w:t>getNext</w:t>
      </w:r>
      <w:proofErr w:type="spellEnd"/>
      <w:r w:rsidRPr="009D7568">
        <w:rPr>
          <w:rStyle w:val="CodeInline"/>
        </w:rPr>
        <w:t>()</w:t>
      </w:r>
      <w:r>
        <w:t xml:space="preserve"> functions to support the second dimension.</w:t>
      </w:r>
    </w:p>
    <w:p w14:paraId="57FCD3AA" w14:textId="10B87F94" w:rsidR="00841C51" w:rsidRDefault="00841C51" w:rsidP="00841C51">
      <w:pPr>
        <w:pStyle w:val="Code"/>
      </w:pPr>
      <w:r>
        <w:t>reStart() {</w:t>
      </w:r>
    </w:p>
    <w:p w14:paraId="1950F44E" w14:textId="3E16B58E" w:rsidR="00841C51" w:rsidRDefault="00841C51" w:rsidP="00841C51">
      <w:pPr>
        <w:pStyle w:val="Code"/>
      </w:pPr>
      <w:r>
        <w:t xml:space="preserve">    super.reStart();</w:t>
      </w:r>
    </w:p>
    <w:p w14:paraId="00A10C01" w14:textId="150F4A95" w:rsidR="000F38D2" w:rsidRDefault="00841C51" w:rsidP="00841C51">
      <w:pPr>
        <w:pStyle w:val="Code"/>
      </w:pPr>
      <w:r>
        <w:t xml:space="preserve">    this.xShake.reStart();</w:t>
      </w:r>
    </w:p>
    <w:p w14:paraId="45788530" w14:textId="06AD0555" w:rsidR="00841C51" w:rsidRDefault="00841C51">
      <w:pPr>
        <w:pStyle w:val="Code"/>
      </w:pPr>
      <w:r>
        <w:t>}</w:t>
      </w:r>
    </w:p>
    <w:p w14:paraId="73E4794C" w14:textId="77777777" w:rsidR="000F38D2" w:rsidRDefault="000F38D2" w:rsidP="009D7568">
      <w:pPr>
        <w:pStyle w:val="Code"/>
        <w:ind w:firstLine="405"/>
      </w:pPr>
    </w:p>
    <w:p w14:paraId="2B1DC99D" w14:textId="211BCEA7" w:rsidR="00841C51" w:rsidRDefault="00841C51" w:rsidP="00841C51">
      <w:pPr>
        <w:pStyle w:val="Code"/>
      </w:pPr>
      <w:r>
        <w:t>getNext() {</w:t>
      </w:r>
    </w:p>
    <w:p w14:paraId="30CC5C82" w14:textId="42D3A9EB" w:rsidR="00841C51" w:rsidRDefault="00841C51" w:rsidP="00841C51">
      <w:pPr>
        <w:pStyle w:val="Code"/>
      </w:pPr>
      <w:r>
        <w:t xml:space="preserve">    let x = this.xShake.getNext();</w:t>
      </w:r>
    </w:p>
    <w:p w14:paraId="2B05C437" w14:textId="4D2A80A0" w:rsidR="00841C51" w:rsidRDefault="00841C51" w:rsidP="00841C51">
      <w:pPr>
        <w:pStyle w:val="Code"/>
      </w:pPr>
      <w:r>
        <w:t xml:space="preserve">    let y = super.getNext();</w:t>
      </w:r>
    </w:p>
    <w:p w14:paraId="1745356B" w14:textId="7295554F" w:rsidR="00841C51" w:rsidRDefault="00841C51" w:rsidP="00841C51">
      <w:pPr>
        <w:pStyle w:val="Code"/>
      </w:pPr>
      <w:r>
        <w:t xml:space="preserve">    return [x, y];</w:t>
      </w:r>
    </w:p>
    <w:p w14:paraId="551F0FA1" w14:textId="65F6BA13" w:rsidR="00841C51" w:rsidRDefault="00841C51" w:rsidP="00841C51">
      <w:pPr>
        <w:pStyle w:val="Code"/>
      </w:pPr>
      <w:r>
        <w:t>}</w:t>
      </w:r>
    </w:p>
    <w:p w14:paraId="69B81A13" w14:textId="7A709518" w:rsidR="00841C51" w:rsidRDefault="00841C51" w:rsidP="00841C51">
      <w:pPr>
        <w:pStyle w:val="Heading3"/>
      </w:pPr>
      <w:r>
        <w:t xml:space="preserve">Define the </w:t>
      </w:r>
      <w:proofErr w:type="spellStart"/>
      <w:r>
        <w:t>CameraShake</w:t>
      </w:r>
      <w:proofErr w:type="spellEnd"/>
      <w:r>
        <w:t xml:space="preserve"> </w:t>
      </w:r>
      <w:r w:rsidR="009403E8">
        <w:t>Class to Abstract</w:t>
      </w:r>
      <w:r w:rsidR="003C6AAD">
        <w:t xml:space="preserve"> the</w:t>
      </w:r>
      <w:r w:rsidR="009403E8">
        <w:t xml:space="preserve"> Camera Shaking Effect</w:t>
      </w:r>
    </w:p>
    <w:p w14:paraId="56CD27D0" w14:textId="3B3C2832" w:rsidR="00841C51" w:rsidRDefault="00841C51" w:rsidP="00841C51">
      <w:pPr>
        <w:pStyle w:val="BodyTextFirst"/>
      </w:pPr>
      <w:r>
        <w:t xml:space="preserve">With the defined </w:t>
      </w:r>
      <w:r w:rsidRPr="00F67611">
        <w:rPr>
          <w:rStyle w:val="CodeInline"/>
        </w:rPr>
        <w:t>ShakeVec2</w:t>
      </w:r>
      <w:r>
        <w:t xml:space="preserve"> </w:t>
      </w:r>
      <w:r w:rsidR="008E183F">
        <w:t>class</w:t>
      </w:r>
      <w:r>
        <w:t xml:space="preserve">, it is convenient to </w:t>
      </w:r>
      <w:r w:rsidR="00821450">
        <w:t xml:space="preserve">apply </w:t>
      </w:r>
      <w:r>
        <w:t xml:space="preserve">the displacements of a pseudo-random damped simple harmonic motion on the </w:t>
      </w:r>
      <w:r w:rsidR="00821450">
        <w:t xml:space="preserve">position of the </w:t>
      </w:r>
      <w:r w:rsidRPr="00F67611">
        <w:rPr>
          <w:rStyle w:val="CodeInline"/>
        </w:rPr>
        <w:t>Camera</w:t>
      </w:r>
      <w:r>
        <w:t xml:space="preserve">. However, the </w:t>
      </w:r>
      <w:r w:rsidRPr="00F67611">
        <w:rPr>
          <w:rStyle w:val="CodeInline"/>
        </w:rPr>
        <w:t>Camera</w:t>
      </w:r>
      <w:r>
        <w:t xml:space="preserve"> object requires an additional abstraction layer.</w:t>
      </w:r>
    </w:p>
    <w:p w14:paraId="177D3965" w14:textId="417E6C25" w:rsidR="00841C51" w:rsidRDefault="00841C51" w:rsidP="009D7568">
      <w:pPr>
        <w:pStyle w:val="NumList"/>
        <w:numPr>
          <w:ilvl w:val="0"/>
          <w:numId w:val="27"/>
        </w:numPr>
      </w:pPr>
      <w:r w:rsidRPr="00F67611">
        <w:t>Create a new file</w:t>
      </w:r>
      <w:r w:rsidR="00945F60">
        <w:t xml:space="preserve">, </w:t>
      </w:r>
      <w:r w:rsidR="00945F60" w:rsidRPr="009D7568">
        <w:rPr>
          <w:rStyle w:val="CodeInline"/>
        </w:rPr>
        <w:t>camera_shake.js</w:t>
      </w:r>
      <w:r w:rsidR="00945F60">
        <w:t>,</w:t>
      </w:r>
      <w:r w:rsidRPr="00F67611">
        <w:t xml:space="preserve"> in the </w:t>
      </w:r>
      <w:proofErr w:type="spellStart"/>
      <w:r w:rsidRPr="00F67611">
        <w:rPr>
          <w:rStyle w:val="CodeInline"/>
        </w:rPr>
        <w:t>src</w:t>
      </w:r>
      <w:proofErr w:type="spellEnd"/>
      <w:r w:rsidRPr="00F67611">
        <w:rPr>
          <w:rStyle w:val="CodeInline"/>
        </w:rPr>
        <w:t>/engine/cameras</w:t>
      </w:r>
      <w:r w:rsidRPr="00F67611">
        <w:t xml:space="preserve"> folder and </w:t>
      </w:r>
      <w:r w:rsidR="00945F60">
        <w:t xml:space="preserve">define the constructor to receive the camera state, the </w:t>
      </w:r>
      <w:r w:rsidR="00945F60" w:rsidRPr="009D7568">
        <w:rPr>
          <w:rStyle w:val="CodeInline"/>
        </w:rPr>
        <w:t>state</w:t>
      </w:r>
      <w:r w:rsidR="00945F60">
        <w:t xml:space="preserve"> parameter, and shake configurations</w:t>
      </w:r>
      <w:r w:rsidR="00A236A2">
        <w:t>:</w:t>
      </w:r>
      <w:r w:rsidR="00945F60">
        <w:t xml:space="preserve"> </w:t>
      </w:r>
      <w:r w:rsidR="00945F60" w:rsidRPr="009D7568">
        <w:rPr>
          <w:rStyle w:val="CodeInline"/>
        </w:rPr>
        <w:t>deltas</w:t>
      </w:r>
      <w:r w:rsidR="00945F60">
        <w:t xml:space="preserve">, </w:t>
      </w:r>
      <w:proofErr w:type="spellStart"/>
      <w:r w:rsidR="00945F60" w:rsidRPr="009D7568">
        <w:rPr>
          <w:rStyle w:val="CodeInline"/>
        </w:rPr>
        <w:t>freqs</w:t>
      </w:r>
      <w:proofErr w:type="spellEnd"/>
      <w:r w:rsidR="00945F60">
        <w:t xml:space="preserve">, and </w:t>
      </w:r>
      <w:proofErr w:type="spellStart"/>
      <w:r w:rsidR="00945F60" w:rsidRPr="009D7568">
        <w:rPr>
          <w:rStyle w:val="CodeInline"/>
        </w:rPr>
        <w:t>shakeDuration</w:t>
      </w:r>
      <w:proofErr w:type="spellEnd"/>
      <w:r w:rsidR="00945F60">
        <w:t xml:space="preserve">. The parameter </w:t>
      </w:r>
      <w:r w:rsidR="00945F60" w:rsidRPr="009D7568">
        <w:rPr>
          <w:rStyle w:val="CodeInline"/>
        </w:rPr>
        <w:t>state</w:t>
      </w:r>
      <w:r w:rsidR="00A236A2">
        <w:t xml:space="preserve"> </w:t>
      </w:r>
      <w:r w:rsidR="00945F60">
        <w:t xml:space="preserve">is of datatype </w:t>
      </w:r>
      <w:proofErr w:type="spellStart"/>
      <w:r w:rsidR="00945F60" w:rsidRPr="009D7568">
        <w:rPr>
          <w:rStyle w:val="CodeInline"/>
        </w:rPr>
        <w:t>CameraState</w:t>
      </w:r>
      <w:proofErr w:type="spellEnd"/>
      <w:r w:rsidR="00945F60">
        <w:t xml:space="preserve">, </w:t>
      </w:r>
      <w:r w:rsidR="003C6AAD">
        <w:t xml:space="preserve">consisting of </w:t>
      </w:r>
      <w:r w:rsidR="003565B8">
        <w:t xml:space="preserve">the camera </w:t>
      </w:r>
      <w:r w:rsidR="00945F60">
        <w:t xml:space="preserve">center </w:t>
      </w:r>
      <w:r w:rsidR="00F62891">
        <w:t xml:space="preserve">position </w:t>
      </w:r>
      <w:r w:rsidR="00945F60">
        <w:t>and width.</w:t>
      </w:r>
    </w:p>
    <w:p w14:paraId="3A0FA192" w14:textId="77777777" w:rsidR="00841C51" w:rsidRDefault="00841C51" w:rsidP="00841C51">
      <w:pPr>
        <w:pStyle w:val="Code"/>
      </w:pPr>
      <w:r>
        <w:t>import ShakeVec2 from "../utils/shake_vec2.js";</w:t>
      </w:r>
    </w:p>
    <w:p w14:paraId="04B63BA1" w14:textId="77777777" w:rsidR="00841C51" w:rsidRDefault="00841C51" w:rsidP="00841C51">
      <w:pPr>
        <w:pStyle w:val="Code"/>
      </w:pPr>
    </w:p>
    <w:p w14:paraId="5E1A3DF1" w14:textId="77777777" w:rsidR="00841C51" w:rsidRDefault="00841C51" w:rsidP="00841C51">
      <w:pPr>
        <w:pStyle w:val="Code"/>
      </w:pPr>
      <w:r>
        <w:t>class CameraShake {</w:t>
      </w:r>
    </w:p>
    <w:p w14:paraId="2FC73812" w14:textId="04105E52" w:rsidR="00841C51" w:rsidRDefault="00841C51" w:rsidP="00841C51">
      <w:pPr>
        <w:pStyle w:val="Code"/>
      </w:pPr>
      <w:r>
        <w:t xml:space="preserve">    // state is the CameraState to be shake</w:t>
      </w:r>
      <w:r w:rsidR="003C6AAD">
        <w:t>n</w:t>
      </w:r>
    </w:p>
    <w:p w14:paraId="08BEC523" w14:textId="77777777" w:rsidR="00841C51" w:rsidRDefault="00841C51" w:rsidP="00841C51">
      <w:pPr>
        <w:pStyle w:val="Code"/>
      </w:pPr>
      <w:r>
        <w:t xml:space="preserve">    constructor(state, deltas, freqs, shakeDuration) {</w:t>
      </w:r>
    </w:p>
    <w:p w14:paraId="199D84D7" w14:textId="77777777" w:rsidR="00841C51" w:rsidRDefault="00841C51" w:rsidP="00841C51">
      <w:pPr>
        <w:pStyle w:val="Code"/>
      </w:pPr>
      <w:r>
        <w:t xml:space="preserve">        this.mOrgCenter = vec2.clone(state.getCenter());</w:t>
      </w:r>
    </w:p>
    <w:p w14:paraId="4AFDFDA1" w14:textId="77777777" w:rsidR="00841C51" w:rsidRDefault="00841C51" w:rsidP="00841C51">
      <w:pPr>
        <w:pStyle w:val="Code"/>
      </w:pPr>
      <w:r>
        <w:t xml:space="preserve">        this.mShakeCenter = vec2.clone(this.mOrgCenter);</w:t>
      </w:r>
    </w:p>
    <w:p w14:paraId="0CF7D4F2" w14:textId="77777777" w:rsidR="00841C51" w:rsidRDefault="00841C51" w:rsidP="00841C51">
      <w:pPr>
        <w:pStyle w:val="Code"/>
      </w:pPr>
      <w:r>
        <w:t xml:space="preserve">        this.mShake = new ShakeVec2(deltas, freqs, shakeDuration);</w:t>
      </w:r>
    </w:p>
    <w:p w14:paraId="1AB0F805" w14:textId="141BB27B" w:rsidR="00841C51" w:rsidRDefault="00841C51" w:rsidP="009D7568">
      <w:pPr>
        <w:pStyle w:val="Code"/>
        <w:ind w:firstLine="405"/>
      </w:pPr>
      <w:r>
        <w:t>}</w:t>
      </w:r>
    </w:p>
    <w:p w14:paraId="51932BAF" w14:textId="77777777" w:rsidR="00F06DCB" w:rsidRDefault="00F06DCB" w:rsidP="009D7568">
      <w:pPr>
        <w:pStyle w:val="Code"/>
        <w:ind w:firstLine="405"/>
      </w:pPr>
    </w:p>
    <w:p w14:paraId="1227A2D3" w14:textId="1096F9B7" w:rsidR="00841C51" w:rsidRDefault="00F06DCB" w:rsidP="00841C51">
      <w:pPr>
        <w:pStyle w:val="Code"/>
      </w:pPr>
      <w:r>
        <w:t xml:space="preserve">    </w:t>
      </w:r>
      <w:r w:rsidRPr="00F67611">
        <w:t>// … implementation to follow …</w:t>
      </w:r>
    </w:p>
    <w:p w14:paraId="159E2550" w14:textId="77777777" w:rsidR="00841C51" w:rsidRDefault="00841C51" w:rsidP="00841C51">
      <w:pPr>
        <w:pStyle w:val="Code"/>
      </w:pPr>
      <w:r>
        <w:t>}</w:t>
      </w:r>
    </w:p>
    <w:p w14:paraId="7430EBBB" w14:textId="77777777" w:rsidR="00841C51" w:rsidRDefault="00841C51" w:rsidP="00841C51">
      <w:pPr>
        <w:pStyle w:val="Code"/>
      </w:pPr>
      <w:r>
        <w:t>export default CameraShake;</w:t>
      </w:r>
    </w:p>
    <w:p w14:paraId="3BB0CDE1" w14:textId="501DFB4C" w:rsidR="00841C51" w:rsidRPr="00D27B6D" w:rsidRDefault="00841C51" w:rsidP="00841C51">
      <w:pPr>
        <w:pStyle w:val="NumList"/>
      </w:pPr>
      <w:r>
        <w:rPr>
          <w:rStyle w:val="CodeInline"/>
          <w:rFonts w:ascii="Utopia" w:hAnsi="Utopia"/>
          <w:bdr w:val="none" w:sz="0" w:space="0" w:color="auto"/>
        </w:rPr>
        <w:lastRenderedPageBreak/>
        <w:t>D</w:t>
      </w:r>
      <w:r w:rsidRPr="00D27B6D">
        <w:rPr>
          <w:rStyle w:val="CodeInline"/>
          <w:rFonts w:ascii="Utopia" w:hAnsi="Utopia"/>
          <w:bdr w:val="none" w:sz="0" w:space="0" w:color="auto"/>
        </w:rPr>
        <w:t>efine the function that triggers the displacement computation for accomplishing the shaking effect.</w:t>
      </w:r>
      <w:r w:rsidR="00CA35CA">
        <w:rPr>
          <w:rStyle w:val="CodeInline"/>
          <w:rFonts w:ascii="Utopia" w:hAnsi="Utopia"/>
          <w:bdr w:val="none" w:sz="0" w:space="0" w:color="auto"/>
        </w:rPr>
        <w:t xml:space="preserve"> Notice that the shake results are offsets from the original position. The given code add</w:t>
      </w:r>
      <w:r w:rsidR="000A7294">
        <w:rPr>
          <w:rStyle w:val="CodeInline"/>
          <w:rFonts w:ascii="Utopia" w:hAnsi="Utopia"/>
          <w:bdr w:val="none" w:sz="0" w:space="0" w:color="auto"/>
        </w:rPr>
        <w:t>s</w:t>
      </w:r>
      <w:r w:rsidR="00CA35CA">
        <w:rPr>
          <w:rStyle w:val="CodeInline"/>
          <w:rFonts w:ascii="Utopia" w:hAnsi="Utopia"/>
          <w:bdr w:val="none" w:sz="0" w:space="0" w:color="auto"/>
        </w:rPr>
        <w:t xml:space="preserve"> this offset to the original camera center position.</w:t>
      </w:r>
    </w:p>
    <w:p w14:paraId="08D6F6BA" w14:textId="5C87B41B" w:rsidR="00841C51" w:rsidRDefault="00841C51" w:rsidP="00841C51">
      <w:pPr>
        <w:pStyle w:val="Code"/>
      </w:pPr>
      <w:r>
        <w:t>update() {</w:t>
      </w:r>
    </w:p>
    <w:p w14:paraId="39C3E3B6" w14:textId="5D155389" w:rsidR="00841C51" w:rsidRDefault="00841C51" w:rsidP="00841C51">
      <w:pPr>
        <w:pStyle w:val="Code"/>
      </w:pPr>
      <w:r>
        <w:t xml:space="preserve">    let delta = this.mShake.getNext();</w:t>
      </w:r>
    </w:p>
    <w:p w14:paraId="2B03820E" w14:textId="1632A5E9" w:rsidR="00841C51" w:rsidRDefault="00841C51" w:rsidP="00841C51">
      <w:pPr>
        <w:pStyle w:val="Code"/>
      </w:pPr>
      <w:r>
        <w:t xml:space="preserve">    vec2.add(this.mShakeCenter, this.mOrgCenter, delta);</w:t>
      </w:r>
    </w:p>
    <w:p w14:paraId="40A10AC2" w14:textId="301387C7" w:rsidR="00841C51" w:rsidRDefault="00841C51" w:rsidP="00841C51">
      <w:pPr>
        <w:pStyle w:val="Code"/>
      </w:pPr>
      <w:r>
        <w:t>}</w:t>
      </w:r>
    </w:p>
    <w:p w14:paraId="7D268CBD" w14:textId="0DDC2583" w:rsidR="00841C51" w:rsidRDefault="00841C51" w:rsidP="00841C51">
      <w:pPr>
        <w:pStyle w:val="NumList"/>
      </w:pPr>
      <w:r w:rsidRPr="00D27B6D">
        <w:t xml:space="preserve">Define </w:t>
      </w:r>
      <w:r w:rsidR="00E80A6B">
        <w:t>utility functions</w:t>
      </w:r>
      <w:r w:rsidR="00E80A6B">
        <w:t>:</w:t>
      </w:r>
      <w:r w:rsidR="000A7294">
        <w:t xml:space="preserve"> </w:t>
      </w:r>
      <w:r w:rsidR="00E80A6B">
        <w:t>i</w:t>
      </w:r>
      <w:r w:rsidR="000A7294">
        <w:t>nquire if shaking is done</w:t>
      </w:r>
      <w:r w:rsidR="00E80A6B">
        <w:t>,</w:t>
      </w:r>
      <w:r w:rsidR="000A7294">
        <w:t xml:space="preserve"> restart the shakin</w:t>
      </w:r>
      <w:r w:rsidR="00E80A6B">
        <w:t>g,</w:t>
      </w:r>
      <w:r w:rsidR="000A7294">
        <w:t xml:space="preserve"> and getter/setter functions.</w:t>
      </w:r>
    </w:p>
    <w:p w14:paraId="3AA096CC" w14:textId="367AF357" w:rsidR="00841C51" w:rsidRDefault="00841C51" w:rsidP="00841C51">
      <w:pPr>
        <w:pStyle w:val="Code"/>
      </w:pPr>
      <w:r>
        <w:t>done() {</w:t>
      </w:r>
      <w:r w:rsidR="000A7294">
        <w:t xml:space="preserve"> </w:t>
      </w:r>
      <w:r>
        <w:t>return this.mShake.done();</w:t>
      </w:r>
      <w:r w:rsidR="000A7294">
        <w:t xml:space="preserve"> </w:t>
      </w:r>
      <w:r>
        <w:t>}</w:t>
      </w:r>
    </w:p>
    <w:p w14:paraId="45A1EC92" w14:textId="3B13B99C" w:rsidR="00841C51" w:rsidRDefault="00841C51" w:rsidP="00841C51">
      <w:pPr>
        <w:pStyle w:val="Code"/>
      </w:pPr>
      <w:r>
        <w:t>reShake() {this.mShake.reStart();}</w:t>
      </w:r>
    </w:p>
    <w:p w14:paraId="6BB4D12A" w14:textId="4EBABFFF" w:rsidR="00841C51" w:rsidRDefault="00841C51" w:rsidP="00841C51">
      <w:pPr>
        <w:pStyle w:val="Code"/>
      </w:pPr>
      <w:r>
        <w:t>getCenter() { return this.mShakeCenter; }</w:t>
      </w:r>
    </w:p>
    <w:p w14:paraId="12C925E2" w14:textId="6D64818F" w:rsidR="00841C51" w:rsidRDefault="00841C51" w:rsidP="00841C51">
      <w:pPr>
        <w:pStyle w:val="Code"/>
      </w:pPr>
      <w:r>
        <w:t>setRefCenter(c) {</w:t>
      </w:r>
    </w:p>
    <w:p w14:paraId="49BEF8B0" w14:textId="43CB48AE" w:rsidR="00841C51" w:rsidRDefault="00841C51" w:rsidP="00841C51">
      <w:pPr>
        <w:pStyle w:val="Code"/>
      </w:pPr>
      <w:r>
        <w:t xml:space="preserve">    this.mOrgCenter[0] = c[0];</w:t>
      </w:r>
    </w:p>
    <w:p w14:paraId="3E574A82" w14:textId="68B00D41" w:rsidR="00841C51" w:rsidRDefault="00841C51" w:rsidP="00841C51">
      <w:pPr>
        <w:pStyle w:val="Code"/>
      </w:pPr>
      <w:r>
        <w:t xml:space="preserve">    this.mOrgCenter[1] = c[1];</w:t>
      </w:r>
    </w:p>
    <w:p w14:paraId="35D23D83" w14:textId="44F972D8" w:rsidR="00841C51" w:rsidRPr="00F67611" w:rsidRDefault="00841C51" w:rsidP="00841C51">
      <w:pPr>
        <w:pStyle w:val="Code"/>
      </w:pPr>
      <w:r>
        <w:t>}</w:t>
      </w:r>
    </w:p>
    <w:p w14:paraId="5D8E8DB9" w14:textId="77777777" w:rsidR="00841C51" w:rsidRDefault="00841C51" w:rsidP="00841C51">
      <w:pPr>
        <w:pStyle w:val="Heading3"/>
      </w:pPr>
      <w:r w:rsidRPr="00D27B6D">
        <w:t>Modify the Camera to Support Shake Effect</w:t>
      </w:r>
    </w:p>
    <w:p w14:paraId="40DFE8D2" w14:textId="1F563AF0" w:rsidR="00841C51" w:rsidRDefault="00841C51" w:rsidP="00841C51">
      <w:pPr>
        <w:pStyle w:val="BodyTextFirst"/>
      </w:pPr>
      <w:r w:rsidRPr="00D27B6D">
        <w:t xml:space="preserve">With the proper </w:t>
      </w:r>
      <w:proofErr w:type="spellStart"/>
      <w:r w:rsidRPr="00D27B6D">
        <w:rPr>
          <w:rStyle w:val="CodeInline"/>
        </w:rPr>
        <w:t>CameraShake</w:t>
      </w:r>
      <w:proofErr w:type="spellEnd"/>
      <w:r w:rsidRPr="00D27B6D">
        <w:t xml:space="preserve"> abstraction, supporting the shaking of the camera simply means initiating and updating the shake effect.</w:t>
      </w:r>
    </w:p>
    <w:p w14:paraId="68F3885E" w14:textId="77777777" w:rsidR="00841C51" w:rsidRDefault="00841C51" w:rsidP="009D7568">
      <w:pPr>
        <w:pStyle w:val="NumList"/>
        <w:numPr>
          <w:ilvl w:val="0"/>
          <w:numId w:val="28"/>
        </w:numPr>
      </w:pPr>
      <w:r>
        <w:t xml:space="preserve">Modify </w:t>
      </w:r>
      <w:r w:rsidRPr="00E17383">
        <w:rPr>
          <w:rStyle w:val="CodeInline"/>
        </w:rPr>
        <w:t>camera_main.js</w:t>
      </w:r>
      <w:r>
        <w:rPr>
          <w:rStyle w:val="CodeInline"/>
        </w:rPr>
        <w:t xml:space="preserve"> </w:t>
      </w:r>
      <w:r w:rsidRPr="00E17383">
        <w:t>and</w:t>
      </w:r>
      <w:r>
        <w:rPr>
          <w:rStyle w:val="CodeInline"/>
        </w:rPr>
        <w:t xml:space="preserve"> </w:t>
      </w:r>
      <w:r w:rsidRPr="00E17383">
        <w:rPr>
          <w:rStyle w:val="CodeInline"/>
        </w:rPr>
        <w:t>camera_ma</w:t>
      </w:r>
      <w:r>
        <w:rPr>
          <w:rStyle w:val="CodeInline"/>
        </w:rPr>
        <w:t>nipulation</w:t>
      </w:r>
      <w:r w:rsidRPr="00E17383">
        <w:rPr>
          <w:rStyle w:val="CodeInline"/>
        </w:rPr>
        <w:t>.js</w:t>
      </w:r>
      <w:r>
        <w:t xml:space="preserve"> to import </w:t>
      </w:r>
      <w:r w:rsidRPr="00E17383">
        <w:rPr>
          <w:rStyle w:val="CodeInline"/>
        </w:rPr>
        <w:t>camera_shake.js</w:t>
      </w:r>
      <w:r>
        <w:t xml:space="preserve"> as shown:</w:t>
      </w:r>
    </w:p>
    <w:p w14:paraId="61C3744F" w14:textId="77777777" w:rsidR="00841C51" w:rsidRDefault="00841C51" w:rsidP="00841C51">
      <w:pPr>
        <w:pStyle w:val="Code"/>
      </w:pPr>
      <w:r w:rsidRPr="00D27B6D">
        <w:t>import CameraShake from "./</w:t>
      </w:r>
      <w:bookmarkStart w:id="98" w:name="_Hlk70310673"/>
      <w:r w:rsidRPr="00D27B6D">
        <w:t>camera_shake.js</w:t>
      </w:r>
      <w:bookmarkEnd w:id="98"/>
      <w:r w:rsidRPr="00D27B6D">
        <w:t>";</w:t>
      </w:r>
    </w:p>
    <w:p w14:paraId="2251E5B3" w14:textId="41729674" w:rsidR="00841C51" w:rsidRDefault="00404C8A" w:rsidP="00841C51">
      <w:pPr>
        <w:pStyle w:val="NumList"/>
      </w:pPr>
      <w:r>
        <w:t xml:space="preserve">In </w:t>
      </w:r>
      <w:r w:rsidRPr="009D7568">
        <w:rPr>
          <w:rStyle w:val="CodeInline"/>
        </w:rPr>
        <w:t>camera_main.js</w:t>
      </w:r>
      <w:r>
        <w:t xml:space="preserve"> mo</w:t>
      </w:r>
      <w:r w:rsidR="00841C51" w:rsidRPr="00E17383">
        <w:t xml:space="preserve">dify the </w:t>
      </w:r>
      <w:r w:rsidR="00841C51" w:rsidRPr="00E17383">
        <w:rPr>
          <w:rStyle w:val="CodeInline"/>
        </w:rPr>
        <w:t>Camera</w:t>
      </w:r>
      <w:r w:rsidR="00841C51" w:rsidRPr="00E17383">
        <w:t xml:space="preserve"> constructor to </w:t>
      </w:r>
      <w:r w:rsidR="00F770C3">
        <w:t>initialize</w:t>
      </w:r>
      <w:r w:rsidR="00F770C3" w:rsidRPr="00E17383">
        <w:t xml:space="preserve"> </w:t>
      </w:r>
      <w:r w:rsidR="00841C51" w:rsidRPr="00E17383">
        <w:t xml:space="preserve">a </w:t>
      </w:r>
      <w:proofErr w:type="spellStart"/>
      <w:r w:rsidR="00841C51" w:rsidRPr="00E17383">
        <w:rPr>
          <w:rStyle w:val="CodeInline"/>
        </w:rPr>
        <w:t>CameraShake</w:t>
      </w:r>
      <w:proofErr w:type="spellEnd"/>
      <w:r w:rsidR="00841C51" w:rsidRPr="00E17383">
        <w:t xml:space="preserve"> object.</w:t>
      </w:r>
    </w:p>
    <w:p w14:paraId="3AE5C631" w14:textId="6402AA78" w:rsidR="00841C51" w:rsidRDefault="00841C51" w:rsidP="00841C51">
      <w:pPr>
        <w:pStyle w:val="Code"/>
      </w:pPr>
      <w:r>
        <w:t>constructor(wcCenter, wcWidth, viewportArray) {</w:t>
      </w:r>
    </w:p>
    <w:p w14:paraId="1BF10831" w14:textId="55529EA0" w:rsidR="00841C51" w:rsidRDefault="00841C51" w:rsidP="00841C51">
      <w:pPr>
        <w:pStyle w:val="Code"/>
      </w:pPr>
      <w:r>
        <w:t xml:space="preserve">    this.mCameraState = new CameraState(wcCenter, wcWidth);</w:t>
      </w:r>
    </w:p>
    <w:p w14:paraId="08D3F0BC" w14:textId="5D9C4294" w:rsidR="00841C51" w:rsidRPr="00E17383" w:rsidRDefault="00841C51" w:rsidP="00841C51">
      <w:pPr>
        <w:pStyle w:val="Code"/>
        <w:rPr>
          <w:rStyle w:val="CodeBold"/>
        </w:rPr>
      </w:pPr>
      <w:r w:rsidRPr="009D7568">
        <w:t xml:space="preserve">    </w:t>
      </w:r>
      <w:r w:rsidRPr="00E17383">
        <w:rPr>
          <w:rStyle w:val="CodeBold"/>
        </w:rPr>
        <w:t>this.mCameraShake = null;</w:t>
      </w:r>
    </w:p>
    <w:p w14:paraId="45C700DD" w14:textId="77777777" w:rsidR="00841C51" w:rsidRDefault="00841C51" w:rsidP="00841C51">
      <w:pPr>
        <w:pStyle w:val="Code"/>
      </w:pPr>
    </w:p>
    <w:p w14:paraId="7E78EA55" w14:textId="4EB31B87" w:rsidR="00841C51" w:rsidRDefault="00841C51" w:rsidP="00841C51">
      <w:pPr>
        <w:pStyle w:val="Code"/>
      </w:pPr>
      <w:r>
        <w:t xml:space="preserve">    this.mViewport = viewportArray;  // [x, y, width, height]</w:t>
      </w:r>
    </w:p>
    <w:p w14:paraId="7FC2CD17" w14:textId="77777777" w:rsidR="00841C51" w:rsidRDefault="00841C51" w:rsidP="00841C51">
      <w:pPr>
        <w:pStyle w:val="Code"/>
      </w:pPr>
      <w:r>
        <w:t xml:space="preserve">        </w:t>
      </w:r>
    </w:p>
    <w:p w14:paraId="12C52440" w14:textId="0D605CBF" w:rsidR="00404C8A" w:rsidRDefault="00841C51" w:rsidP="00404C8A">
      <w:pPr>
        <w:pStyle w:val="Code"/>
      </w:pPr>
      <w:r>
        <w:t xml:space="preserve">    </w:t>
      </w:r>
      <w:r w:rsidR="00404C8A">
        <w:t xml:space="preserve">// … identical to previous </w:t>
      </w:r>
      <w:bookmarkStart w:id="99" w:name="_Hlk70831715"/>
      <w:r w:rsidR="00127FCE">
        <w:t>code</w:t>
      </w:r>
      <w:r w:rsidR="00404C8A">
        <w:t xml:space="preserve"> </w:t>
      </w:r>
      <w:bookmarkEnd w:id="99"/>
      <w:r w:rsidR="00404C8A">
        <w:t>…</w:t>
      </w:r>
    </w:p>
    <w:p w14:paraId="542A359B" w14:textId="376E04D4" w:rsidR="00841C51" w:rsidRDefault="00841C51" w:rsidP="00404C8A">
      <w:pPr>
        <w:pStyle w:val="Code"/>
      </w:pPr>
      <w:r>
        <w:t>}</w:t>
      </w:r>
    </w:p>
    <w:p w14:paraId="72575046" w14:textId="77777777" w:rsidR="00841C51" w:rsidRDefault="00841C51" w:rsidP="00841C51">
      <w:pPr>
        <w:pStyle w:val="NumList"/>
      </w:pPr>
      <w:r w:rsidRPr="00E17383">
        <w:t xml:space="preserve">Modify step B of the </w:t>
      </w:r>
      <w:proofErr w:type="spellStart"/>
      <w:proofErr w:type="gramStart"/>
      <w:r w:rsidRPr="00E17383">
        <w:rPr>
          <w:rStyle w:val="CodeInline"/>
        </w:rPr>
        <w:t>setViewAndCameraMatrix</w:t>
      </w:r>
      <w:proofErr w:type="spellEnd"/>
      <w:r w:rsidRPr="00E17383">
        <w:rPr>
          <w:rStyle w:val="CodeInline"/>
        </w:rPr>
        <w:t>(</w:t>
      </w:r>
      <w:proofErr w:type="gramEnd"/>
      <w:r w:rsidRPr="00E17383">
        <w:rPr>
          <w:rStyle w:val="CodeInline"/>
        </w:rPr>
        <w:t>)</w:t>
      </w:r>
      <w:r w:rsidRPr="00E17383">
        <w:t xml:space="preserve"> function to use the </w:t>
      </w:r>
      <w:proofErr w:type="spellStart"/>
      <w:r w:rsidRPr="00E17383">
        <w:rPr>
          <w:rStyle w:val="CodeInline"/>
        </w:rPr>
        <w:t>CameraShake</w:t>
      </w:r>
      <w:proofErr w:type="spellEnd"/>
      <w:r w:rsidRPr="00E17383">
        <w:rPr>
          <w:rStyle w:val="CodeInline"/>
        </w:rPr>
        <w:t xml:space="preserve"> </w:t>
      </w:r>
      <w:r w:rsidRPr="00E17383">
        <w:t>object’s center if it is defined.</w:t>
      </w:r>
    </w:p>
    <w:p w14:paraId="1AAF8CE3" w14:textId="12BBFA22" w:rsidR="00841C51" w:rsidRDefault="00841C51" w:rsidP="00841C51">
      <w:pPr>
        <w:pStyle w:val="Code"/>
      </w:pPr>
      <w:bookmarkStart w:id="100" w:name="_Hlk70310947"/>
      <w:r>
        <w:t>setViewAndCameraMatrix</w:t>
      </w:r>
      <w:bookmarkEnd w:id="100"/>
      <w:r>
        <w:t>() {</w:t>
      </w:r>
    </w:p>
    <w:p w14:paraId="5BBC92E4" w14:textId="2B7A65D3" w:rsidR="00841C51" w:rsidRDefault="00841C51" w:rsidP="00841C51">
      <w:pPr>
        <w:pStyle w:val="Code"/>
      </w:pPr>
      <w:r>
        <w:t xml:space="preserve">    // … identical to previous </w:t>
      </w:r>
      <w:r w:rsidR="00127FCE" w:rsidRPr="00127FCE">
        <w:t xml:space="preserve">code </w:t>
      </w:r>
      <w:r>
        <w:t>…</w:t>
      </w:r>
    </w:p>
    <w:p w14:paraId="6C5C1808" w14:textId="77777777" w:rsidR="00841C51" w:rsidRDefault="00841C51" w:rsidP="00841C51">
      <w:pPr>
        <w:pStyle w:val="Code"/>
      </w:pPr>
    </w:p>
    <w:p w14:paraId="2412D7A1" w14:textId="11A10ED2" w:rsidR="00841C51" w:rsidRDefault="00841C51" w:rsidP="00841C51">
      <w:pPr>
        <w:pStyle w:val="Code"/>
      </w:pPr>
      <w:r>
        <w:lastRenderedPageBreak/>
        <w:t xml:space="preserve">    // Step B: Compute the Camera Matrix</w:t>
      </w:r>
    </w:p>
    <w:p w14:paraId="01E7048C" w14:textId="6AC2467C" w:rsidR="00841C51" w:rsidRPr="00E17383" w:rsidRDefault="00841C51" w:rsidP="00841C51">
      <w:pPr>
        <w:pStyle w:val="Code"/>
        <w:rPr>
          <w:rStyle w:val="CodeBold"/>
        </w:rPr>
      </w:pPr>
      <w:r w:rsidRPr="009D7568">
        <w:t xml:space="preserve">    </w:t>
      </w:r>
      <w:r w:rsidRPr="00E17383">
        <w:rPr>
          <w:rStyle w:val="CodeBold"/>
        </w:rPr>
        <w:t>let center = [];</w:t>
      </w:r>
    </w:p>
    <w:p w14:paraId="16A62629" w14:textId="3A16E5BA" w:rsidR="00841C51" w:rsidRPr="00E17383" w:rsidRDefault="00841C51" w:rsidP="00841C51">
      <w:pPr>
        <w:pStyle w:val="Code"/>
        <w:rPr>
          <w:rStyle w:val="CodeBold"/>
        </w:rPr>
      </w:pPr>
      <w:r w:rsidRPr="009D7568">
        <w:t xml:space="preserve">    </w:t>
      </w:r>
      <w:r w:rsidRPr="00E17383">
        <w:rPr>
          <w:rStyle w:val="CodeBold"/>
        </w:rPr>
        <w:t>if (this.mCameraShake !== null) {</w:t>
      </w:r>
    </w:p>
    <w:p w14:paraId="7F12A851" w14:textId="1B77F2E1" w:rsidR="00841C51" w:rsidRPr="00E17383" w:rsidRDefault="00841C51" w:rsidP="00841C51">
      <w:pPr>
        <w:pStyle w:val="Code"/>
        <w:rPr>
          <w:rStyle w:val="CodeBold"/>
        </w:rPr>
      </w:pPr>
      <w:r w:rsidRPr="009D7568">
        <w:t xml:space="preserve">        </w:t>
      </w:r>
      <w:r w:rsidRPr="00E17383">
        <w:rPr>
          <w:rStyle w:val="CodeBold"/>
        </w:rPr>
        <w:t>center = this.mCameraShake.getCenter();</w:t>
      </w:r>
    </w:p>
    <w:p w14:paraId="09D02FD4" w14:textId="63AD6133" w:rsidR="00841C51" w:rsidRPr="00E17383" w:rsidRDefault="00841C51" w:rsidP="00841C51">
      <w:pPr>
        <w:pStyle w:val="Code"/>
        <w:rPr>
          <w:rStyle w:val="CodeBold"/>
        </w:rPr>
      </w:pPr>
      <w:r w:rsidRPr="009D7568">
        <w:t xml:space="preserve">    </w:t>
      </w:r>
      <w:r w:rsidRPr="00E17383">
        <w:rPr>
          <w:rStyle w:val="CodeBold"/>
        </w:rPr>
        <w:t>} else {</w:t>
      </w:r>
    </w:p>
    <w:p w14:paraId="12C789FF" w14:textId="0D76DBF7" w:rsidR="00841C51" w:rsidRPr="00E17383" w:rsidRDefault="00841C51" w:rsidP="00841C51">
      <w:pPr>
        <w:pStyle w:val="Code"/>
        <w:rPr>
          <w:rStyle w:val="CodeBold"/>
        </w:rPr>
      </w:pPr>
      <w:r w:rsidRPr="009D7568">
        <w:t xml:space="preserve">        </w:t>
      </w:r>
      <w:r w:rsidRPr="00E17383">
        <w:rPr>
          <w:rStyle w:val="CodeBold"/>
        </w:rPr>
        <w:t>center = this.getWCCenter();</w:t>
      </w:r>
    </w:p>
    <w:p w14:paraId="0C05B509" w14:textId="23E13E91" w:rsidR="00841C51" w:rsidRPr="00E17383" w:rsidRDefault="00841C51" w:rsidP="00841C51">
      <w:pPr>
        <w:pStyle w:val="Code"/>
        <w:rPr>
          <w:rStyle w:val="CodeBold"/>
        </w:rPr>
      </w:pPr>
      <w:r w:rsidRPr="009D7568">
        <w:t xml:space="preserve">    </w:t>
      </w:r>
      <w:r w:rsidRPr="00E17383">
        <w:rPr>
          <w:rStyle w:val="CodeBold"/>
        </w:rPr>
        <w:t>}</w:t>
      </w:r>
    </w:p>
    <w:p w14:paraId="51FED2FD" w14:textId="77777777" w:rsidR="00841C51" w:rsidRDefault="00841C51" w:rsidP="00841C51">
      <w:pPr>
        <w:pStyle w:val="Code"/>
      </w:pPr>
    </w:p>
    <w:p w14:paraId="37F12102" w14:textId="4D069CA4" w:rsidR="00841C51" w:rsidRDefault="00841C51" w:rsidP="00841C51">
      <w:pPr>
        <w:pStyle w:val="Code"/>
      </w:pPr>
      <w:r>
        <w:t xml:space="preserve">    // … identical to previous </w:t>
      </w:r>
      <w:r w:rsidR="00127FCE" w:rsidRPr="00127FCE">
        <w:t xml:space="preserve">code </w:t>
      </w:r>
      <w:r>
        <w:t>…</w:t>
      </w:r>
    </w:p>
    <w:p w14:paraId="388C0F30" w14:textId="11B40DF5" w:rsidR="00841C51" w:rsidRDefault="00841C51" w:rsidP="00841C51">
      <w:pPr>
        <w:pStyle w:val="Code"/>
      </w:pPr>
      <w:r>
        <w:t>}</w:t>
      </w:r>
    </w:p>
    <w:p w14:paraId="702F6686" w14:textId="495C4BE7" w:rsidR="00841C51" w:rsidRDefault="00841C51" w:rsidP="00841C51">
      <w:pPr>
        <w:pStyle w:val="NumList"/>
      </w:pPr>
      <w:r w:rsidRPr="00E17383">
        <w:t xml:space="preserve">Modify the </w:t>
      </w:r>
      <w:r w:rsidRPr="00E17383">
        <w:rPr>
          <w:rStyle w:val="CodeInline"/>
        </w:rPr>
        <w:t>camera_manipulation.js</w:t>
      </w:r>
      <w:r w:rsidRPr="00E17383">
        <w:t xml:space="preserve"> file to add support to initiate</w:t>
      </w:r>
      <w:r>
        <w:t xml:space="preserve"> and </w:t>
      </w:r>
      <w:r w:rsidR="00A32D27">
        <w:t>restart</w:t>
      </w:r>
      <w:r w:rsidR="00A32D27" w:rsidRPr="00E17383">
        <w:t xml:space="preserve"> </w:t>
      </w:r>
      <w:r w:rsidRPr="00E17383">
        <w:t>the shake effect.</w:t>
      </w:r>
    </w:p>
    <w:p w14:paraId="657D0476" w14:textId="77777777" w:rsidR="00841C51" w:rsidRDefault="00841C51" w:rsidP="00841C51">
      <w:pPr>
        <w:pStyle w:val="Code"/>
      </w:pPr>
      <w:r>
        <w:t>Camera.prototype.shake = function (deltas, freqs, duration) {</w:t>
      </w:r>
    </w:p>
    <w:p w14:paraId="0820FE5C" w14:textId="77777777" w:rsidR="00841C51" w:rsidRDefault="00841C51" w:rsidP="00841C51">
      <w:pPr>
        <w:pStyle w:val="Code"/>
      </w:pPr>
      <w:r>
        <w:t xml:space="preserve">    this.mCameraShake = new CameraShake(this.mCameraState, deltas, freqs, duration);</w:t>
      </w:r>
    </w:p>
    <w:p w14:paraId="74CABA94" w14:textId="77777777" w:rsidR="00841C51" w:rsidRDefault="00841C51" w:rsidP="00841C51">
      <w:pPr>
        <w:pStyle w:val="Code"/>
      </w:pPr>
      <w:r>
        <w:t>}</w:t>
      </w:r>
    </w:p>
    <w:p w14:paraId="2064B195" w14:textId="77777777" w:rsidR="00841C51" w:rsidRDefault="00841C51" w:rsidP="00841C51">
      <w:pPr>
        <w:pStyle w:val="Code"/>
      </w:pPr>
    </w:p>
    <w:p w14:paraId="51FD77AC" w14:textId="74D8C836" w:rsidR="00841C51" w:rsidRDefault="00841C51" w:rsidP="00841C51">
      <w:pPr>
        <w:pStyle w:val="Code"/>
      </w:pPr>
      <w:r>
        <w:t>// Re</w:t>
      </w:r>
      <w:r w:rsidR="00A32D27">
        <w:t>start</w:t>
      </w:r>
      <w:r>
        <w:t xml:space="preserve"> the shake</w:t>
      </w:r>
    </w:p>
    <w:p w14:paraId="03E4D376" w14:textId="77777777" w:rsidR="00841C51" w:rsidRDefault="00841C51" w:rsidP="00841C51">
      <w:pPr>
        <w:pStyle w:val="Code"/>
      </w:pPr>
      <w:r>
        <w:t>Camera.prototype.reShake = function () {</w:t>
      </w:r>
    </w:p>
    <w:p w14:paraId="7C90FE66" w14:textId="77777777" w:rsidR="00841C51" w:rsidRDefault="00841C51" w:rsidP="00841C51">
      <w:pPr>
        <w:pStyle w:val="Code"/>
      </w:pPr>
      <w:r>
        <w:t xml:space="preserve">    let success = (this.mCameraShake !== null);</w:t>
      </w:r>
    </w:p>
    <w:p w14:paraId="617C9985" w14:textId="77777777" w:rsidR="00841C51" w:rsidRDefault="00841C51" w:rsidP="00841C51">
      <w:pPr>
        <w:pStyle w:val="Code"/>
      </w:pPr>
      <w:r>
        <w:t xml:space="preserve">    if (success)</w:t>
      </w:r>
    </w:p>
    <w:p w14:paraId="041A76EF" w14:textId="77777777" w:rsidR="00841C51" w:rsidRDefault="00841C51" w:rsidP="00841C51">
      <w:pPr>
        <w:pStyle w:val="Code"/>
      </w:pPr>
      <w:r>
        <w:t xml:space="preserve">        this.mCameraShake.reShake();</w:t>
      </w:r>
    </w:p>
    <w:p w14:paraId="06516CB8" w14:textId="77777777" w:rsidR="00841C51" w:rsidRDefault="00841C51" w:rsidP="00841C51">
      <w:pPr>
        <w:pStyle w:val="Code"/>
      </w:pPr>
      <w:r>
        <w:t xml:space="preserve">    return success;</w:t>
      </w:r>
    </w:p>
    <w:p w14:paraId="7CC483AA" w14:textId="77777777" w:rsidR="00841C51" w:rsidRPr="00E17383" w:rsidRDefault="00841C51" w:rsidP="00841C51">
      <w:pPr>
        <w:pStyle w:val="Code"/>
      </w:pPr>
      <w:r>
        <w:t>}</w:t>
      </w:r>
    </w:p>
    <w:p w14:paraId="19FC1323" w14:textId="77777777" w:rsidR="00841C51" w:rsidRPr="00E17383" w:rsidRDefault="00841C51" w:rsidP="00841C51">
      <w:pPr>
        <w:pStyle w:val="NumList"/>
      </w:pPr>
      <w:r w:rsidRPr="00E17383">
        <w:t xml:space="preserve">Continue working with the </w:t>
      </w:r>
      <w:r w:rsidRPr="00E17383">
        <w:rPr>
          <w:rStyle w:val="CodeInline"/>
        </w:rPr>
        <w:t>camera_manipulation.js</w:t>
      </w:r>
      <w:r w:rsidRPr="00E17383">
        <w:t xml:space="preserve"> file and modify the </w:t>
      </w:r>
      <w:r w:rsidRPr="00E17383">
        <w:rPr>
          <w:rStyle w:val="CodeInline"/>
        </w:rPr>
        <w:t>Camera</w:t>
      </w:r>
      <w:r w:rsidRPr="00E17383">
        <w:t xml:space="preserve"> object </w:t>
      </w:r>
      <w:proofErr w:type="gramStart"/>
      <w:r w:rsidRPr="00E17383">
        <w:rPr>
          <w:rStyle w:val="CodeInline"/>
        </w:rPr>
        <w:t>update(</w:t>
      </w:r>
      <w:proofErr w:type="gramEnd"/>
      <w:r w:rsidRPr="00E17383">
        <w:rPr>
          <w:rStyle w:val="CodeInline"/>
        </w:rPr>
        <w:t>)</w:t>
      </w:r>
      <w:r w:rsidRPr="00E17383">
        <w:t xml:space="preserve"> function to trigger a camera shake update if one is defined.</w:t>
      </w:r>
    </w:p>
    <w:p w14:paraId="7676DB49" w14:textId="77777777" w:rsidR="00841C51" w:rsidRPr="00BB7906" w:rsidRDefault="00841C51">
      <w:pPr>
        <w:pStyle w:val="Code"/>
      </w:pPr>
      <w:r w:rsidRPr="00BB7906">
        <w:t>Camera.prototype.update = function () {</w:t>
      </w:r>
    </w:p>
    <w:p w14:paraId="48C77AD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 !== null) {</w:t>
      </w:r>
    </w:p>
    <w:p w14:paraId="27C0D670"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(this.mCameraShake.done()) {</w:t>
      </w:r>
    </w:p>
    <w:p w14:paraId="2BEF46F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 = null;</w:t>
      </w:r>
    </w:p>
    <w:p w14:paraId="1582B8D1"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 else {</w:t>
      </w:r>
    </w:p>
    <w:p w14:paraId="52F8F527"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this.mCameraShake.setRefCenter(this.getWCCenter());</w:t>
      </w:r>
    </w:p>
    <w:p w14:paraId="33E1C118"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this.mCameraShake.update();</w:t>
      </w:r>
    </w:p>
    <w:p w14:paraId="76B98D15"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476656E4"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3C2030D6" w14:textId="77777777" w:rsidR="00841C51" w:rsidRPr="00BB7906" w:rsidRDefault="00841C51">
      <w:pPr>
        <w:pStyle w:val="Code"/>
      </w:pPr>
      <w:r w:rsidRPr="00BB7906">
        <w:t xml:space="preserve">    this.mCameraState.update();</w:t>
      </w:r>
    </w:p>
    <w:p w14:paraId="39FE4A93" w14:textId="77777777" w:rsidR="00841C51" w:rsidRDefault="00841C51">
      <w:pPr>
        <w:pStyle w:val="Code"/>
      </w:pPr>
      <w:r w:rsidRPr="00BB7906">
        <w:t>}</w:t>
      </w:r>
    </w:p>
    <w:p w14:paraId="2CF04831" w14:textId="2A4A2FF9" w:rsidR="0003012B" w:rsidRDefault="0003012B" w:rsidP="0003012B">
      <w:pPr>
        <w:pStyle w:val="Heading3"/>
      </w:pPr>
      <w:r>
        <w:t xml:space="preserve">Export the </w:t>
      </w:r>
      <w:r w:rsidR="00D4328D">
        <w:t>Oscillate and Shake</w:t>
      </w:r>
      <w:r>
        <w:t xml:space="preserve"> Functionality to the Client</w:t>
      </w:r>
    </w:p>
    <w:p w14:paraId="190E4437" w14:textId="48F00CEA" w:rsidR="0003012B" w:rsidRDefault="00D4328D" w:rsidP="0003012B">
      <w:pPr>
        <w:pStyle w:val="BodyTextFirst"/>
      </w:pPr>
      <w:r>
        <w:t xml:space="preserve">As the last step in the integration, </w:t>
      </w:r>
      <w:r w:rsidR="0003012B">
        <w:t xml:space="preserve">modify the engine access file, </w:t>
      </w:r>
      <w:r w:rsidR="0003012B" w:rsidRPr="00090F2C">
        <w:rPr>
          <w:rStyle w:val="CodeInline"/>
        </w:rPr>
        <w:t>index.js</w:t>
      </w:r>
      <w:r>
        <w:t>, to export the newly defined utilities</w:t>
      </w:r>
      <w:r w:rsidR="0003012B">
        <w:t>.</w:t>
      </w:r>
    </w:p>
    <w:p w14:paraId="535B9F3C" w14:textId="77777777" w:rsidR="0003012B" w:rsidRPr="00154F11" w:rsidRDefault="0003012B" w:rsidP="0003012B">
      <w:pPr>
        <w:pStyle w:val="Code"/>
      </w:pPr>
      <w:r w:rsidRPr="00154F11">
        <w:t>// … identical to previous code</w:t>
      </w:r>
    </w:p>
    <w:p w14:paraId="559CDCDC" w14:textId="77777777" w:rsidR="00EC57DF" w:rsidRDefault="00EC57DF" w:rsidP="00EC57DF">
      <w:pPr>
        <w:pStyle w:val="Code"/>
      </w:pPr>
      <w:r>
        <w:lastRenderedPageBreak/>
        <w:t>// general utilities</w:t>
      </w:r>
    </w:p>
    <w:p w14:paraId="7DD1D9DB" w14:textId="77777777" w:rsidR="00EC57DF" w:rsidRDefault="00EC57DF" w:rsidP="00EC57DF">
      <w:pPr>
        <w:pStyle w:val="Code"/>
      </w:pPr>
      <w:r>
        <w:t>import * as input from "./input.js";</w:t>
      </w:r>
    </w:p>
    <w:p w14:paraId="61EC647A" w14:textId="77777777" w:rsidR="00EC57DF" w:rsidRPr="00154F11" w:rsidRDefault="00EC57DF" w:rsidP="00EC57DF">
      <w:pPr>
        <w:pStyle w:val="Code"/>
      </w:pPr>
      <w:r w:rsidRPr="00154F11">
        <w:t>// … identical to previous code</w:t>
      </w:r>
    </w:p>
    <w:p w14:paraId="453153D7" w14:textId="77777777" w:rsidR="00EC57DF" w:rsidRPr="009D7568" w:rsidRDefault="00EC57DF" w:rsidP="00EC57DF">
      <w:pPr>
        <w:pStyle w:val="Code"/>
        <w:rPr>
          <w:rStyle w:val="CodeBold"/>
        </w:rPr>
      </w:pPr>
      <w:r w:rsidRPr="009D7568">
        <w:rPr>
          <w:rStyle w:val="CodeBold"/>
        </w:rPr>
        <w:t>import Oscillate from "./utils/oscillate.js";</w:t>
      </w:r>
    </w:p>
    <w:p w14:paraId="106A4550" w14:textId="77777777" w:rsidR="00EC57DF" w:rsidRPr="009D7568" w:rsidRDefault="00EC57DF" w:rsidP="00EC57DF">
      <w:pPr>
        <w:pStyle w:val="Code"/>
        <w:rPr>
          <w:rStyle w:val="CodeBold"/>
        </w:rPr>
      </w:pPr>
      <w:r w:rsidRPr="009D7568">
        <w:rPr>
          <w:rStyle w:val="CodeBold"/>
        </w:rPr>
        <w:t>import Shake from "./utils/shake.js";</w:t>
      </w:r>
    </w:p>
    <w:p w14:paraId="64A410BD" w14:textId="57F1B83F" w:rsidR="0003012B" w:rsidRPr="009D7568" w:rsidRDefault="00EC57DF" w:rsidP="00EC57DF">
      <w:pPr>
        <w:pStyle w:val="Code"/>
        <w:rPr>
          <w:rStyle w:val="CodeBold"/>
        </w:rPr>
      </w:pPr>
      <w:r w:rsidRPr="009D7568">
        <w:rPr>
          <w:rStyle w:val="CodeBold"/>
        </w:rPr>
        <w:t>import ShakeVec2 from "./utils/shake_vec2.js";</w:t>
      </w:r>
    </w:p>
    <w:p w14:paraId="0522FE27" w14:textId="77777777" w:rsidR="0003012B" w:rsidRPr="00154F11" w:rsidRDefault="0003012B" w:rsidP="0003012B">
      <w:pPr>
        <w:pStyle w:val="Code"/>
      </w:pPr>
      <w:r w:rsidRPr="00154F11">
        <w:t>// … identical to previous code</w:t>
      </w:r>
      <w:r>
        <w:br/>
      </w:r>
    </w:p>
    <w:p w14:paraId="104466F9" w14:textId="6F4A132C" w:rsidR="0003012B" w:rsidRDefault="0003012B" w:rsidP="0003012B">
      <w:pPr>
        <w:pStyle w:val="Code"/>
      </w:pPr>
      <w:r>
        <w:t>export default {</w:t>
      </w:r>
      <w:r>
        <w:br/>
        <w:t xml:space="preserve">    </w:t>
      </w:r>
      <w:r w:rsidRPr="00154F11">
        <w:t>// … identical to previous code</w:t>
      </w:r>
    </w:p>
    <w:p w14:paraId="474E7551" w14:textId="7B11A73F" w:rsidR="0003012B" w:rsidRDefault="0003012B" w:rsidP="0003012B">
      <w:pPr>
        <w:pStyle w:val="Code"/>
      </w:pPr>
      <w:r>
        <w:t xml:space="preserve">    </w:t>
      </w:r>
    </w:p>
    <w:p w14:paraId="27F77773" w14:textId="77777777" w:rsidR="0003012B" w:rsidRDefault="0003012B" w:rsidP="0003012B">
      <w:pPr>
        <w:pStyle w:val="Code"/>
      </w:pPr>
      <w:r>
        <w:t xml:space="preserve">    // general utils </w:t>
      </w:r>
    </w:p>
    <w:p w14:paraId="5BAE3424" w14:textId="178618B5" w:rsidR="0003012B" w:rsidRDefault="0003012B" w:rsidP="0003012B">
      <w:pPr>
        <w:pStyle w:val="Code"/>
      </w:pPr>
      <w:r>
        <w:t xml:space="preserve">    </w:t>
      </w:r>
      <w:r w:rsidR="00591576" w:rsidRPr="00591576">
        <w:t xml:space="preserve">Lerp, LerpVec2, </w:t>
      </w:r>
      <w:r w:rsidR="00591576" w:rsidRPr="009D7568">
        <w:rPr>
          <w:rStyle w:val="CodeBold"/>
        </w:rPr>
        <w:t>Oscillate, Shake, ShakeVec2,</w:t>
      </w:r>
    </w:p>
    <w:p w14:paraId="78140178" w14:textId="77777777" w:rsidR="0003012B" w:rsidRDefault="0003012B" w:rsidP="0003012B">
      <w:pPr>
        <w:pStyle w:val="Code"/>
        <w:ind w:firstLine="405"/>
      </w:pPr>
    </w:p>
    <w:p w14:paraId="32894ED5" w14:textId="77777777" w:rsidR="0003012B" w:rsidRDefault="0003012B" w:rsidP="0003012B">
      <w:pPr>
        <w:pStyle w:val="Code"/>
      </w:pPr>
      <w:r>
        <w:t xml:space="preserve">    </w:t>
      </w:r>
      <w:r w:rsidRPr="00154F11">
        <w:t>// … identical to previous code</w:t>
      </w:r>
    </w:p>
    <w:p w14:paraId="58A20D21" w14:textId="77777777" w:rsidR="0003012B" w:rsidRDefault="0003012B" w:rsidP="0003012B">
      <w:pPr>
        <w:pStyle w:val="Code"/>
      </w:pPr>
      <w:r>
        <w:t>}</w:t>
      </w:r>
    </w:p>
    <w:p w14:paraId="6B7FB228" w14:textId="7AC83416" w:rsidR="00841C51" w:rsidRDefault="00841C51" w:rsidP="00841C51">
      <w:pPr>
        <w:pStyle w:val="Heading3"/>
      </w:pPr>
      <w:r>
        <w:t xml:space="preserve">Testing the Camera Shake </w:t>
      </w:r>
      <w:r w:rsidR="00D93130">
        <w:t xml:space="preserve">and Oscillation </w:t>
      </w:r>
      <w:r>
        <w:t>Effect</w:t>
      </w:r>
      <w:r w:rsidR="00D93130">
        <w:t>s</w:t>
      </w:r>
      <w:r>
        <w:t xml:space="preserve"> in </w:t>
      </w:r>
      <w:proofErr w:type="spellStart"/>
      <w:r>
        <w:t>MyGame</w:t>
      </w:r>
      <w:proofErr w:type="spellEnd"/>
    </w:p>
    <w:p w14:paraId="1CE290AF" w14:textId="3B85C404" w:rsidR="00841C51" w:rsidRDefault="006C5D2C" w:rsidP="00841C51">
      <w:pPr>
        <w:pStyle w:val="BodyTextFirst"/>
      </w:pPr>
      <w:r>
        <w:t xml:space="preserve">The </w:t>
      </w:r>
      <w:r w:rsidR="00841C51" w:rsidRPr="001440CA">
        <w:rPr>
          <w:rStyle w:val="CodeInline"/>
        </w:rPr>
        <w:t>my_game.js</w:t>
      </w:r>
      <w:r w:rsidR="00841C51">
        <w:t xml:space="preserve"> file </w:t>
      </w:r>
      <w:r>
        <w:t xml:space="preserve">only needs to be modified slightly </w:t>
      </w:r>
      <w:r w:rsidR="00841C51">
        <w:t xml:space="preserve">in the </w:t>
      </w:r>
      <w:proofErr w:type="spellStart"/>
      <w:proofErr w:type="gramStart"/>
      <w:r w:rsidR="00841C51" w:rsidRPr="009D7568">
        <w:rPr>
          <w:rStyle w:val="CodeInline"/>
        </w:rPr>
        <w:t>init</w:t>
      </w:r>
      <w:proofErr w:type="spellEnd"/>
      <w:r w:rsidR="00841C51" w:rsidRPr="009D7568">
        <w:rPr>
          <w:rStyle w:val="CodeInline"/>
        </w:rPr>
        <w:t>(</w:t>
      </w:r>
      <w:proofErr w:type="gramEnd"/>
      <w:r w:rsidR="00841C51" w:rsidRPr="009D7568">
        <w:rPr>
          <w:rStyle w:val="CodeInline"/>
        </w:rPr>
        <w:t>)</w:t>
      </w:r>
      <w:r w:rsidR="00841C51">
        <w:t xml:space="preserve"> and </w:t>
      </w:r>
      <w:r w:rsidR="00841C51" w:rsidRPr="009D7568">
        <w:rPr>
          <w:rStyle w:val="CodeInline"/>
        </w:rPr>
        <w:t>update()</w:t>
      </w:r>
      <w:r w:rsidR="00841C51">
        <w:t xml:space="preserve"> function</w:t>
      </w:r>
      <w:r>
        <w:t>s</w:t>
      </w:r>
      <w:r w:rsidR="00841C51">
        <w:t xml:space="preserve"> to </w:t>
      </w:r>
      <w:r>
        <w:t xml:space="preserve">support </w:t>
      </w:r>
      <w:r w:rsidR="00841C51">
        <w:t>trigger</w:t>
      </w:r>
      <w:r>
        <w:t>ing the</w:t>
      </w:r>
      <w:r w:rsidR="00841C51">
        <w:t xml:space="preserve"> </w:t>
      </w:r>
      <w:r w:rsidR="00D93130">
        <w:t xml:space="preserve">oscillation and </w:t>
      </w:r>
      <w:r w:rsidR="00841C51">
        <w:t>camera shake effect</w:t>
      </w:r>
      <w:r w:rsidR="00D93130">
        <w:t>s</w:t>
      </w:r>
      <w:r w:rsidR="00841C51">
        <w:t xml:space="preserve"> with the Q key. </w:t>
      </w:r>
    </w:p>
    <w:p w14:paraId="3AD54FA2" w14:textId="305E1461" w:rsidR="00841C51" w:rsidRDefault="00036896" w:rsidP="009D7568">
      <w:pPr>
        <w:pStyle w:val="NumList"/>
        <w:numPr>
          <w:ilvl w:val="0"/>
          <w:numId w:val="33"/>
        </w:numPr>
      </w:pPr>
      <w:r>
        <w:t xml:space="preserve">Define a new instance variable for creating oscillation or bouncing effect on the </w:t>
      </w:r>
      <w:r w:rsidRPr="009D7568">
        <w:rPr>
          <w:rStyle w:val="CodeInline"/>
        </w:rPr>
        <w:t>Dye</w:t>
      </w:r>
      <w:r>
        <w:t xml:space="preserve"> character. </w:t>
      </w:r>
    </w:p>
    <w:p w14:paraId="245CCD53" w14:textId="24409C24" w:rsidR="00841C51" w:rsidRDefault="00841C51" w:rsidP="00841C51">
      <w:pPr>
        <w:pStyle w:val="Code"/>
      </w:pPr>
      <w:r>
        <w:t>init() {</w:t>
      </w:r>
    </w:p>
    <w:p w14:paraId="173DA9F8" w14:textId="2FB51B8B" w:rsidR="00841C51" w:rsidRDefault="00841C51" w:rsidP="00841C51">
      <w:pPr>
        <w:pStyle w:val="Code"/>
      </w:pPr>
      <w:r>
        <w:t xml:space="preserve">    // … identical to previous </w:t>
      </w:r>
      <w:r w:rsidR="00127FCE" w:rsidRPr="00127FCE">
        <w:t xml:space="preserve">code </w:t>
      </w:r>
      <w:r>
        <w:t>…</w:t>
      </w:r>
    </w:p>
    <w:p w14:paraId="33AE4724" w14:textId="77777777" w:rsidR="00841C51" w:rsidRDefault="00841C51" w:rsidP="00841C51">
      <w:pPr>
        <w:pStyle w:val="Code"/>
      </w:pPr>
    </w:p>
    <w:p w14:paraId="3FEC04D3" w14:textId="278E3C82" w:rsidR="00841C51" w:rsidRPr="001440CA" w:rsidRDefault="00841C51" w:rsidP="00841C51">
      <w:pPr>
        <w:pStyle w:val="Code"/>
        <w:rPr>
          <w:rStyle w:val="CodeBold"/>
        </w:rPr>
      </w:pPr>
      <w:r w:rsidRPr="009D7568">
        <w:t xml:space="preserve">    </w:t>
      </w:r>
      <w:r w:rsidRPr="001440CA">
        <w:rPr>
          <w:rStyle w:val="CodeBold"/>
        </w:rPr>
        <w:t>// create a</w:t>
      </w:r>
      <w:r w:rsidR="003565B8">
        <w:rPr>
          <w:rStyle w:val="CodeBold"/>
        </w:rPr>
        <w:t>n</w:t>
      </w:r>
      <w:r w:rsidRPr="001440CA">
        <w:rPr>
          <w:rStyle w:val="CodeBold"/>
        </w:rPr>
        <w:t xml:space="preserve"> </w:t>
      </w:r>
      <w:r w:rsidR="00934D09">
        <w:rPr>
          <w:rStyle w:val="CodeBold"/>
        </w:rPr>
        <w:t>O</w:t>
      </w:r>
      <w:r w:rsidRPr="001440CA">
        <w:rPr>
          <w:rStyle w:val="CodeBold"/>
        </w:rPr>
        <w:t>scillate object to simulate motion</w:t>
      </w:r>
    </w:p>
    <w:p w14:paraId="5C81D6D6" w14:textId="411AEE27" w:rsidR="00841C51" w:rsidRPr="001440CA" w:rsidRDefault="00841C51" w:rsidP="00841C51">
      <w:pPr>
        <w:pStyle w:val="Code"/>
        <w:rPr>
          <w:rStyle w:val="CodeBold"/>
        </w:rPr>
      </w:pPr>
      <w:r w:rsidRPr="009D7568">
        <w:t xml:space="preserve">    </w:t>
      </w:r>
      <w:r w:rsidRPr="001440CA">
        <w:rPr>
          <w:rStyle w:val="CodeBold"/>
        </w:rPr>
        <w:t>this.mBounce = new engine.Oscillate(2, 6, 120); // delta, freq, duration</w:t>
      </w:r>
    </w:p>
    <w:p w14:paraId="7C1BB4D1" w14:textId="412F2A2E" w:rsidR="00841C51" w:rsidRDefault="00841C51" w:rsidP="00841C51">
      <w:pPr>
        <w:pStyle w:val="Code"/>
      </w:pPr>
      <w:r>
        <w:t>}</w:t>
      </w:r>
    </w:p>
    <w:p w14:paraId="4DF4B767" w14:textId="340FC654" w:rsidR="00841C51" w:rsidRDefault="00036896" w:rsidP="00841C51">
      <w:pPr>
        <w:pStyle w:val="NumList"/>
      </w:pPr>
      <w:r>
        <w:t xml:space="preserve">Modify the </w:t>
      </w:r>
      <w:proofErr w:type="gramStart"/>
      <w:r w:rsidRPr="009D7568">
        <w:rPr>
          <w:rStyle w:val="CodeInline"/>
        </w:rPr>
        <w:t>update(</w:t>
      </w:r>
      <w:proofErr w:type="gramEnd"/>
      <w:r w:rsidRPr="009D7568">
        <w:rPr>
          <w:rStyle w:val="CodeInline"/>
        </w:rPr>
        <w:t>)</w:t>
      </w:r>
      <w:r>
        <w:t xml:space="preserve"> function to trigger </w:t>
      </w:r>
      <w:r w:rsidR="00934D09">
        <w:t xml:space="preserve">the </w:t>
      </w:r>
      <w:r>
        <w:t xml:space="preserve">bouncing and camera shake effects with the Q key. In the following code </w:t>
      </w:r>
      <w:r w:rsidR="00934D09">
        <w:t>note</w:t>
      </w:r>
      <w:r>
        <w:t xml:space="preserve"> the advantage of well-designed abstraction. For example, the camera shake effect is opaque where the only information a programmer need</w:t>
      </w:r>
      <w:r w:rsidR="003A03E7">
        <w:t>s</w:t>
      </w:r>
      <w:r>
        <w:t xml:space="preserve"> to specify is the actual shake behavior, i.e., the shake magnitude, frequency, and duration. In contrast, the oscillating or bouncing effect of the </w:t>
      </w:r>
      <w:r w:rsidRPr="009D7568">
        <w:rPr>
          <w:rStyle w:val="CodeInline"/>
        </w:rPr>
        <w:t>Dye</w:t>
      </w:r>
      <w:r>
        <w:t xml:space="preserve"> character </w:t>
      </w:r>
      <w:r w:rsidR="003A03E7">
        <w:t xml:space="preserve">position </w:t>
      </w:r>
      <w:r>
        <w:t>is</w:t>
      </w:r>
      <w:r w:rsidR="00934D09">
        <w:t xml:space="preserve"> </w:t>
      </w:r>
      <w:r>
        <w:t xml:space="preserve">accomplished </w:t>
      </w:r>
      <w:r w:rsidR="00934D09">
        <w:t xml:space="preserve">by </w:t>
      </w:r>
      <w:r w:rsidR="003A03E7">
        <w:t xml:space="preserve">explicitly </w:t>
      </w:r>
      <w:r>
        <w:t>inquir</w:t>
      </w:r>
      <w:r w:rsidR="00934D09">
        <w:t>ing</w:t>
      </w:r>
      <w:r>
        <w:t xml:space="preserve"> and us</w:t>
      </w:r>
      <w:r w:rsidR="00934D09">
        <w:t>ing</w:t>
      </w:r>
      <w:r>
        <w:t xml:space="preserve"> the </w:t>
      </w:r>
      <w:proofErr w:type="spellStart"/>
      <w:r w:rsidRPr="009D7568">
        <w:rPr>
          <w:rStyle w:val="CodeInline"/>
        </w:rPr>
        <w:t>mBounce</w:t>
      </w:r>
      <w:proofErr w:type="spellEnd"/>
      <w:r>
        <w:t xml:space="preserve"> results</w:t>
      </w:r>
      <w:r w:rsidR="003A03E7">
        <w:t>.</w:t>
      </w:r>
    </w:p>
    <w:p w14:paraId="402CBF76" w14:textId="35DC6F46" w:rsidR="00841C51" w:rsidRDefault="00841C51" w:rsidP="00841C51">
      <w:pPr>
        <w:pStyle w:val="Code"/>
      </w:pPr>
      <w:r>
        <w:t>update() {</w:t>
      </w:r>
    </w:p>
    <w:p w14:paraId="0FB9F1EE" w14:textId="42652C08" w:rsidR="00841C51" w:rsidRDefault="00841C51" w:rsidP="00841C51">
      <w:pPr>
        <w:pStyle w:val="Code"/>
      </w:pPr>
      <w:r>
        <w:t xml:space="preserve">    // … identical to previous </w:t>
      </w:r>
      <w:r w:rsidR="00127FCE" w:rsidRPr="00127FCE">
        <w:t xml:space="preserve">code </w:t>
      </w:r>
      <w:r>
        <w:t>…</w:t>
      </w:r>
    </w:p>
    <w:p w14:paraId="6B82E5B0" w14:textId="77777777" w:rsidR="00841C51" w:rsidRDefault="00841C51" w:rsidP="00841C51">
      <w:pPr>
        <w:pStyle w:val="Code"/>
      </w:pPr>
    </w:p>
    <w:p w14:paraId="17B293EA" w14:textId="3E570B25" w:rsidR="00841C51" w:rsidRPr="009D7568" w:rsidRDefault="00841C51" w:rsidP="00841C51">
      <w:pPr>
        <w:pStyle w:val="Code"/>
        <w:rPr>
          <w:rStyle w:val="CodeBold"/>
        </w:rPr>
      </w:pPr>
      <w:r>
        <w:t xml:space="preserve">    </w:t>
      </w:r>
      <w:r w:rsidRPr="009D7568">
        <w:rPr>
          <w:rStyle w:val="CodeBold"/>
        </w:rPr>
        <w:t>if (engine.input.isKeyClicked(engine.input.keys.Q)) {</w:t>
      </w:r>
    </w:p>
    <w:p w14:paraId="38E13EF7" w14:textId="2C5354EC" w:rsidR="00841C51" w:rsidRPr="009D7568" w:rsidRDefault="00841C51" w:rsidP="00841C51">
      <w:pPr>
        <w:pStyle w:val="Code"/>
        <w:rPr>
          <w:rStyle w:val="CodeBold"/>
        </w:rPr>
      </w:pPr>
      <w:r>
        <w:t xml:space="preserve">        </w:t>
      </w:r>
      <w:r w:rsidRPr="009D7568">
        <w:rPr>
          <w:rStyle w:val="CodeBold"/>
        </w:rPr>
        <w:t>if (!this.mCamera.reShake())</w:t>
      </w:r>
    </w:p>
    <w:p w14:paraId="34396418" w14:textId="13EDAA58" w:rsidR="00841C51" w:rsidRPr="009D7568" w:rsidRDefault="00841C51" w:rsidP="00841C51">
      <w:pPr>
        <w:pStyle w:val="Code"/>
        <w:rPr>
          <w:rStyle w:val="CodeBold"/>
        </w:rPr>
      </w:pPr>
      <w:r>
        <w:lastRenderedPageBreak/>
        <w:t xml:space="preserve">            </w:t>
      </w:r>
      <w:r w:rsidRPr="009D7568">
        <w:rPr>
          <w:rStyle w:val="CodeBold"/>
        </w:rPr>
        <w:t>this.mCamera.shake([6, 1], [10, 3], 60);</w:t>
      </w:r>
    </w:p>
    <w:p w14:paraId="18C1C8CF" w14:textId="77777777" w:rsidR="00841C51" w:rsidRDefault="00841C51" w:rsidP="00841C51">
      <w:pPr>
        <w:pStyle w:val="Code"/>
      </w:pPr>
    </w:p>
    <w:p w14:paraId="5D4169BD" w14:textId="1FACA5D2" w:rsidR="00841C51" w:rsidRPr="009D7568" w:rsidRDefault="00036896" w:rsidP="00841C51">
      <w:pPr>
        <w:pStyle w:val="Code"/>
        <w:rPr>
          <w:rStyle w:val="CodeBold"/>
        </w:rPr>
      </w:pPr>
      <w:r>
        <w:t xml:space="preserve">    </w:t>
      </w:r>
      <w:r w:rsidR="00841C51">
        <w:t xml:space="preserve">        </w:t>
      </w:r>
      <w:r w:rsidR="00841C51" w:rsidRPr="009D7568">
        <w:rPr>
          <w:rStyle w:val="CodeBold"/>
        </w:rPr>
        <w:t>// also re-start bouncing effect</w:t>
      </w:r>
    </w:p>
    <w:p w14:paraId="31826EDF" w14:textId="77777777" w:rsidR="00841C51" w:rsidRPr="009D7568" w:rsidRDefault="00841C51" w:rsidP="00841C51">
      <w:pPr>
        <w:pStyle w:val="Code"/>
        <w:rPr>
          <w:rStyle w:val="CodeBold"/>
        </w:rPr>
      </w:pPr>
      <w:r>
        <w:t xml:space="preserve">            </w:t>
      </w:r>
      <w:r w:rsidRPr="009D7568">
        <w:rPr>
          <w:rStyle w:val="CodeBold"/>
        </w:rPr>
        <w:t>this.mBounce.reStart();</w:t>
      </w:r>
    </w:p>
    <w:p w14:paraId="73E43A79" w14:textId="3D623771" w:rsidR="00841C51" w:rsidRPr="009D7568" w:rsidRDefault="00841C51" w:rsidP="00841C51">
      <w:pPr>
        <w:pStyle w:val="Code"/>
        <w:rPr>
          <w:rStyle w:val="CodeBold"/>
        </w:rPr>
      </w:pPr>
      <w:r>
        <w:t xml:space="preserve">    </w:t>
      </w:r>
      <w:r w:rsidRPr="009D7568">
        <w:rPr>
          <w:rStyle w:val="CodeBold"/>
        </w:rPr>
        <w:t>}</w:t>
      </w:r>
    </w:p>
    <w:p w14:paraId="15A42F84" w14:textId="77777777" w:rsidR="00841C51" w:rsidRDefault="00841C51" w:rsidP="00841C51">
      <w:pPr>
        <w:pStyle w:val="Code"/>
      </w:pPr>
    </w:p>
    <w:p w14:paraId="56BFA2A9" w14:textId="7BF5AED5" w:rsidR="00841C51" w:rsidRPr="009D7568" w:rsidRDefault="00841C51">
      <w:pPr>
        <w:pStyle w:val="Code"/>
        <w:rPr>
          <w:rStyle w:val="CodeBold"/>
        </w:rPr>
      </w:pPr>
      <w:r>
        <w:t xml:space="preserve">    </w:t>
      </w:r>
      <w:r w:rsidRPr="009D7568">
        <w:rPr>
          <w:rStyle w:val="CodeBold"/>
        </w:rPr>
        <w:t>if (!this.mBounce.done()) {</w:t>
      </w:r>
    </w:p>
    <w:p w14:paraId="10D000B8" w14:textId="1B4117D8" w:rsidR="00841C51" w:rsidRPr="009D7568" w:rsidRDefault="00841C51" w:rsidP="00841C51">
      <w:pPr>
        <w:pStyle w:val="Code"/>
        <w:rPr>
          <w:rStyle w:val="CodeBold"/>
        </w:rPr>
      </w:pPr>
      <w:r>
        <w:t xml:space="preserve">        </w:t>
      </w:r>
      <w:r w:rsidRPr="009D7568">
        <w:rPr>
          <w:rStyle w:val="CodeBold"/>
        </w:rPr>
        <w:t>let d = this.mBounce.getNext();</w:t>
      </w:r>
    </w:p>
    <w:p w14:paraId="16B845B9" w14:textId="2B3C73B1" w:rsidR="00841C51" w:rsidRPr="009D7568" w:rsidRDefault="00841C51" w:rsidP="00841C51">
      <w:pPr>
        <w:pStyle w:val="Code"/>
        <w:rPr>
          <w:rStyle w:val="CodeBold"/>
        </w:rPr>
      </w:pPr>
      <w:r>
        <w:t xml:space="preserve">        </w:t>
      </w:r>
      <w:r w:rsidRPr="009D7568">
        <w:rPr>
          <w:rStyle w:val="CodeBold"/>
        </w:rPr>
        <w:t>this.mHero.getXform().incXPosBy(d);</w:t>
      </w:r>
    </w:p>
    <w:p w14:paraId="36578A7F" w14:textId="492F05F2" w:rsidR="00841C51" w:rsidRPr="009D7568" w:rsidRDefault="00841C51" w:rsidP="00841C51">
      <w:pPr>
        <w:pStyle w:val="Code"/>
        <w:rPr>
          <w:rStyle w:val="CodeBold"/>
        </w:rPr>
      </w:pPr>
      <w:r>
        <w:t xml:space="preserve">    </w:t>
      </w:r>
      <w:r w:rsidRPr="009D7568">
        <w:rPr>
          <w:rStyle w:val="CodeBold"/>
        </w:rPr>
        <w:t>}</w:t>
      </w:r>
    </w:p>
    <w:p w14:paraId="5768FE21" w14:textId="77777777" w:rsidR="00841C51" w:rsidRDefault="00841C51" w:rsidP="00841C51">
      <w:pPr>
        <w:pStyle w:val="Code"/>
      </w:pPr>
    </w:p>
    <w:p w14:paraId="71EA2994" w14:textId="2C03FB0B" w:rsidR="00841C51" w:rsidRPr="009D7568" w:rsidRDefault="00841C51">
      <w:pPr>
        <w:pStyle w:val="Code"/>
        <w:rPr>
          <w:rStyle w:val="CodeBold"/>
          <w:rFonts w:ascii="TheSansMonoConNormal" w:hAnsi="TheSansMonoConNormal"/>
        </w:rPr>
      </w:pPr>
      <w:r>
        <w:t xml:space="preserve">    </w:t>
      </w:r>
      <w:r w:rsidRPr="009D7568">
        <w:rPr>
          <w:rStyle w:val="CodeBold"/>
          <w:rFonts w:ascii="TheSansMonoConNormal" w:hAnsi="TheSansMonoConNormal"/>
        </w:rPr>
        <w:t>this.mMsg.setText(msg + this.mChoice);</w:t>
      </w:r>
    </w:p>
    <w:p w14:paraId="3F49FAB1" w14:textId="2FC29E94" w:rsidR="00841C51" w:rsidRDefault="00841C51" w:rsidP="00841C51">
      <w:pPr>
        <w:pStyle w:val="Code"/>
      </w:pPr>
      <w:r>
        <w:t>}</w:t>
      </w:r>
    </w:p>
    <w:p w14:paraId="14232FBF" w14:textId="6B8F9F57" w:rsidR="00841C51" w:rsidRDefault="00841C51" w:rsidP="009D7568">
      <w:pPr>
        <w:pStyle w:val="BodyTextFirst"/>
      </w:pPr>
      <w:r w:rsidRPr="001440CA">
        <w:t>You can now run the project and experience</w:t>
      </w:r>
      <w:r w:rsidR="00934D09">
        <w:t xml:space="preserve"> </w:t>
      </w:r>
      <w:r w:rsidRPr="001440CA">
        <w:t>the pseudo</w:t>
      </w:r>
      <w:r>
        <w:t>-</w:t>
      </w:r>
      <w:r w:rsidRPr="001440CA">
        <w:t xml:space="preserve">random damped simple harmonic motion that simulates the camera shake effect. </w:t>
      </w:r>
      <w:r w:rsidR="004723B4">
        <w:t xml:space="preserve">You can also observe the oscillation of the </w:t>
      </w:r>
      <w:r w:rsidR="004723B4" w:rsidRPr="009D7568">
        <w:rPr>
          <w:rStyle w:val="CodeInline"/>
        </w:rPr>
        <w:t>Dye</w:t>
      </w:r>
      <w:r w:rsidR="004723B4">
        <w:t xml:space="preserve"> character’s x-position. </w:t>
      </w:r>
      <w:r w:rsidRPr="001440CA">
        <w:t xml:space="preserve">Notice that the displacement of the camera center position will undergo interpolation and thus result in a smoother final shake effect. You can try changing the parameters </w:t>
      </w:r>
      <w:r w:rsidR="008560D1">
        <w:t xml:space="preserve">when creating the </w:t>
      </w:r>
      <w:proofErr w:type="spellStart"/>
      <w:r w:rsidR="008560D1" w:rsidRPr="009D7568">
        <w:rPr>
          <w:rStyle w:val="CodeInline"/>
        </w:rPr>
        <w:t>mBounce</w:t>
      </w:r>
      <w:proofErr w:type="spellEnd"/>
      <w:r w:rsidR="008560D1">
        <w:t xml:space="preserve"> object, or </w:t>
      </w:r>
      <w:r w:rsidR="00934D09">
        <w:t>when calling</w:t>
      </w:r>
      <w:r w:rsidRPr="001440CA">
        <w:t xml:space="preserve"> the </w:t>
      </w:r>
      <w:proofErr w:type="spellStart"/>
      <w:r w:rsidRPr="001440CA">
        <w:rPr>
          <w:rStyle w:val="CodeInline"/>
        </w:rPr>
        <w:t>mCamera.shake</w:t>
      </w:r>
      <w:proofErr w:type="spellEnd"/>
      <w:r w:rsidRPr="001440CA">
        <w:rPr>
          <w:rStyle w:val="CodeInline"/>
        </w:rPr>
        <w:t>()</w:t>
      </w:r>
      <w:r w:rsidRPr="001440CA">
        <w:t xml:space="preserve"> function to experiment with different </w:t>
      </w:r>
      <w:r w:rsidR="008560D1">
        <w:t xml:space="preserve">oscillation and </w:t>
      </w:r>
      <w:r w:rsidRPr="001440CA">
        <w:t xml:space="preserve">shake configurations. Recall that </w:t>
      </w:r>
      <w:r w:rsidR="00F5173D">
        <w:t xml:space="preserve">in both cases </w:t>
      </w:r>
      <w:r w:rsidRPr="001440CA">
        <w:t xml:space="preserve">the first two parameters control the initial displacements and the </w:t>
      </w:r>
      <w:r w:rsidRPr="001440CA">
        <w:rPr>
          <w:rStyle w:val="CodeInline"/>
        </w:rPr>
        <w:t>frequency</w:t>
      </w:r>
      <w:r w:rsidRPr="001440CA">
        <w:t xml:space="preserve"> </w:t>
      </w:r>
      <w:r w:rsidR="00F5173D">
        <w:t xml:space="preserve">(number of cosine periods), and the third parameter is the </w:t>
      </w:r>
      <w:r w:rsidRPr="001440CA">
        <w:rPr>
          <w:rStyle w:val="CodeInline"/>
        </w:rPr>
        <w:t>duration</w:t>
      </w:r>
      <w:r w:rsidRPr="001440CA">
        <w:t xml:space="preserve"> </w:t>
      </w:r>
      <w:r w:rsidR="00F5173D">
        <w:t xml:space="preserve">of </w:t>
      </w:r>
      <w:r w:rsidRPr="001440CA">
        <w:t>how long the effect</w:t>
      </w:r>
      <w:r w:rsidR="00F5173D">
        <w:t>s</w:t>
      </w:r>
      <w:r w:rsidRPr="001440CA">
        <w:t xml:space="preserve"> should last. </w:t>
      </w:r>
    </w:p>
    <w:p w14:paraId="24EB64E4" w14:textId="77777777" w:rsidR="00841C51" w:rsidRDefault="00841C51" w:rsidP="00841C51">
      <w:pPr>
        <w:pStyle w:val="Heading1"/>
      </w:pPr>
      <w:r>
        <w:t>Multiple Cameras</w:t>
      </w:r>
    </w:p>
    <w:p w14:paraId="758A42A3" w14:textId="35302CC9" w:rsidR="00841C51" w:rsidRDefault="00841C51" w:rsidP="00841C51">
      <w:pPr>
        <w:pStyle w:val="BodyTextFirst"/>
      </w:pPr>
      <w:r>
        <w:t xml:space="preserve">Video games often present the players with multiple views into the game world to communicate vital or interesting gameplay information, such as showing a mini-map to help the player navigate the world or </w:t>
      </w:r>
      <w:r w:rsidR="00934D09">
        <w:t xml:space="preserve">providing </w:t>
      </w:r>
      <w:r>
        <w:t xml:space="preserve">a view of the enemy boss to warn the player of what is to come. </w:t>
      </w:r>
    </w:p>
    <w:p w14:paraId="542B4FD0" w14:textId="451DF888" w:rsidR="00841C51" w:rsidRDefault="00841C51" w:rsidP="00196BCE">
      <w:pPr>
        <w:pStyle w:val="BodyTextFirst"/>
      </w:pPr>
      <w:r>
        <w:t xml:space="preserve">In your game engine, the </w:t>
      </w:r>
      <w:r w:rsidRPr="001440CA">
        <w:rPr>
          <w:rStyle w:val="CodeInline"/>
        </w:rPr>
        <w:t>Camera</w:t>
      </w:r>
      <w:r>
        <w:t xml:space="preserve"> </w:t>
      </w:r>
      <w:del w:id="101" w:author="Kelvin Sung" w:date="2021-05-03T11:41:00Z">
        <w:r w:rsidDel="00931613">
          <w:delText xml:space="preserve">object </w:delText>
        </w:r>
      </w:del>
      <w:ins w:id="102" w:author="Kelvin Sung" w:date="2021-05-03T11:41:00Z">
        <w:r w:rsidR="00931613">
          <w:t>class</w:t>
        </w:r>
        <w:r w:rsidR="00931613">
          <w:t xml:space="preserve"> </w:t>
        </w:r>
      </w:ins>
      <w:r>
        <w:t>abstracts</w:t>
      </w:r>
      <w:ins w:id="103" w:author="Kelvin Sung" w:date="2021-05-03T11:24:00Z">
        <w:r w:rsidR="00A81EB5">
          <w:t xml:space="preserve"> </w:t>
        </w:r>
      </w:ins>
      <w:ins w:id="104" w:author="Kelvin Sung" w:date="2021-05-03T11:41:00Z">
        <w:r w:rsidR="00196BCE">
          <w:t xml:space="preserve">the </w:t>
        </w:r>
      </w:ins>
      <w:ins w:id="105" w:author="Kelvin Sung" w:date="2021-05-03T11:42:00Z">
        <w:r w:rsidR="00196BCE">
          <w:t xml:space="preserve">graphical presentation </w:t>
        </w:r>
      </w:ins>
      <w:ins w:id="106" w:author="Kelvin Sung" w:date="2021-05-03T11:41:00Z">
        <w:r w:rsidR="00196BCE">
          <w:t xml:space="preserve">of the game world </w:t>
        </w:r>
      </w:ins>
      <w:ins w:id="107" w:author="Kelvin Sung" w:date="2021-05-03T11:42:00Z">
        <w:r w:rsidR="00196BCE">
          <w:t xml:space="preserve">according to </w:t>
        </w:r>
      </w:ins>
      <w:ins w:id="108" w:author="Kelvin Sung" w:date="2021-05-03T11:24:00Z">
        <w:r w:rsidR="00A81EB5">
          <w:t xml:space="preserve">the source and destination areas of </w:t>
        </w:r>
      </w:ins>
      <w:ins w:id="109" w:author="Kelvin Sung" w:date="2021-05-03T11:42:00Z">
        <w:r w:rsidR="00196BCE">
          <w:t xml:space="preserve">drawing. </w:t>
        </w:r>
      </w:ins>
      <w:ins w:id="110" w:author="Kelvin Sung" w:date="2021-05-03T11:43:00Z">
        <w:r w:rsidR="00196BCE">
          <w:t xml:space="preserve">The </w:t>
        </w:r>
      </w:ins>
      <w:ins w:id="111" w:author="Kelvin Sung" w:date="2021-05-03T11:29:00Z">
        <w:r w:rsidR="00A81EB5">
          <w:t xml:space="preserve">source </w:t>
        </w:r>
      </w:ins>
      <w:ins w:id="112" w:author="Kelvin Sung" w:date="2021-05-03T11:44:00Z">
        <w:r w:rsidR="00196BCE">
          <w:t xml:space="preserve">area </w:t>
        </w:r>
      </w:ins>
      <w:ins w:id="113" w:author="Kelvin Sung" w:date="2021-05-03T11:43:00Z">
        <w:r w:rsidR="00196BCE">
          <w:t xml:space="preserve">of the drawing </w:t>
        </w:r>
      </w:ins>
      <w:ins w:id="114" w:author="Kelvin Sung" w:date="2021-05-03T11:29:00Z">
        <w:r w:rsidR="00A81EB5">
          <w:t>is</w:t>
        </w:r>
      </w:ins>
      <w:r>
        <w:t xml:space="preserve"> the WC window of the game world </w:t>
      </w:r>
      <w:commentRangeStart w:id="115"/>
      <w:commentRangeStart w:id="116"/>
      <w:del w:id="117" w:author="Kelvin Sung" w:date="2021-05-03T11:29:00Z">
        <w:r w:rsidDel="00A81EB5">
          <w:delText xml:space="preserve">to draw from </w:delText>
        </w:r>
      </w:del>
      <w:r>
        <w:t xml:space="preserve">and </w:t>
      </w:r>
      <w:ins w:id="118" w:author="Kelvin Sung" w:date="2021-05-03T11:44:00Z">
        <w:r w:rsidR="00196BCE">
          <w:t xml:space="preserve">the </w:t>
        </w:r>
      </w:ins>
      <w:ins w:id="119" w:author="Kelvin Sung" w:date="2021-05-03T11:29:00Z">
        <w:r w:rsidR="00A81EB5">
          <w:t xml:space="preserve">destination </w:t>
        </w:r>
      </w:ins>
      <w:ins w:id="120" w:author="Kelvin Sung" w:date="2021-05-03T11:44:00Z">
        <w:r w:rsidR="00196BCE">
          <w:t xml:space="preserve">area </w:t>
        </w:r>
      </w:ins>
      <w:ins w:id="121" w:author="Kelvin Sung" w:date="2021-05-03T11:29:00Z">
        <w:r w:rsidR="00A81EB5">
          <w:t xml:space="preserve">is </w:t>
        </w:r>
      </w:ins>
      <w:r>
        <w:t xml:space="preserve">the viewport </w:t>
      </w:r>
      <w:del w:id="122" w:author="Kelvin Sung" w:date="2021-05-03T11:30:00Z">
        <w:r w:rsidDel="00A81EB5">
          <w:delText xml:space="preserve">for the area </w:delText>
        </w:r>
      </w:del>
      <w:ins w:id="123" w:author="Kelvin Sung" w:date="2021-05-03T11:30:00Z">
        <w:r w:rsidR="00A81EB5">
          <w:t xml:space="preserve">region </w:t>
        </w:r>
      </w:ins>
      <w:r>
        <w:t>on the canvas</w:t>
      </w:r>
      <w:del w:id="124" w:author="Kelvin Sung" w:date="2021-05-03T11:30:00Z">
        <w:r w:rsidDel="00A81EB5">
          <w:delText xml:space="preserve"> to draw to</w:delText>
        </w:r>
        <w:commentRangeEnd w:id="115"/>
        <w:r w:rsidR="00934D09" w:rsidDel="00A81EB5">
          <w:rPr>
            <w:rStyle w:val="CommentReference"/>
            <w:rFonts w:asciiTheme="minorHAnsi" w:hAnsiTheme="minorHAnsi"/>
          </w:rPr>
          <w:commentReference w:id="115"/>
        </w:r>
        <w:commentRangeEnd w:id="116"/>
        <w:r w:rsidR="00A81EB5" w:rsidDel="00A81EB5">
          <w:rPr>
            <w:rStyle w:val="CommentReference"/>
            <w:rFonts w:asciiTheme="minorHAnsi" w:hAnsiTheme="minorHAnsi"/>
          </w:rPr>
          <w:commentReference w:id="116"/>
        </w:r>
      </w:del>
      <w:r>
        <w:t>. This</w:t>
      </w:r>
      <w:r w:rsidR="00934D09">
        <w:t xml:space="preserve"> </w:t>
      </w:r>
      <w:r>
        <w:t>abstraction</w:t>
      </w:r>
      <w:ins w:id="125" w:author="Kelvin Sung" w:date="2021-05-03T11:47:00Z">
        <w:r w:rsidR="00196BCE">
          <w:t xml:space="preserve"> already</w:t>
        </w:r>
      </w:ins>
      <w:r>
        <w:t xml:space="preserve"> </w:t>
      </w:r>
      <w:r w:rsidR="00196BCE">
        <w:t xml:space="preserve">effectively encapsulates and supports </w:t>
      </w:r>
      <w:ins w:id="126" w:author="Kelvin Sung" w:date="2021-05-03T11:47:00Z">
        <w:r w:rsidR="00196BCE">
          <w:t xml:space="preserve">the </w:t>
        </w:r>
      </w:ins>
      <w:r>
        <w:t xml:space="preserve">multiple view idea with multiple </w:t>
      </w:r>
      <w:r w:rsidRPr="001440CA">
        <w:rPr>
          <w:rStyle w:val="CodeInline"/>
        </w:rPr>
        <w:t>Camera</w:t>
      </w:r>
      <w:r>
        <w:t xml:space="preserve"> </w:t>
      </w:r>
      <w:del w:id="127" w:author="Kelvin Sung" w:date="2021-05-03T11:47:00Z">
        <w:r w:rsidDel="00196BCE">
          <w:delText>objects</w:delText>
        </w:r>
      </w:del>
      <w:ins w:id="128" w:author="Kelvin Sung" w:date="2021-05-03T11:47:00Z">
        <w:r w:rsidR="00196BCE">
          <w:t>instances</w:t>
        </w:r>
      </w:ins>
      <w:r>
        <w:t>. Each view in the game can be handled with a separate</w:t>
      </w:r>
      <w:ins w:id="129" w:author="Kelvin Sung" w:date="2021-05-03T11:47:00Z">
        <w:r w:rsidR="00196BCE">
          <w:t xml:space="preserve"> instance of the</w:t>
        </w:r>
      </w:ins>
      <w:r>
        <w:t xml:space="preserve"> </w:t>
      </w:r>
      <w:r w:rsidRPr="001440CA">
        <w:rPr>
          <w:rStyle w:val="CodeInline"/>
        </w:rPr>
        <w:t>Camera</w:t>
      </w:r>
      <w:r>
        <w:t xml:space="preserve"> object with distinct WC window and viewport configurations. </w:t>
      </w:r>
    </w:p>
    <w:p w14:paraId="1CA1CE48" w14:textId="77777777" w:rsidR="00841C51" w:rsidRDefault="00841C51" w:rsidP="00841C51">
      <w:pPr>
        <w:pStyle w:val="Heading2"/>
      </w:pPr>
      <w:r>
        <w:t>The Multiple Cameras Project</w:t>
      </w:r>
    </w:p>
    <w:p w14:paraId="06737355" w14:textId="77777777" w:rsidR="00841C51" w:rsidRDefault="00841C51" w:rsidP="00841C51">
      <w:pPr>
        <w:pStyle w:val="BodyTextFirst"/>
      </w:pPr>
      <w:r>
        <w:t xml:space="preserve">This project demonstrates how to represent multiple views into the game world with multiple </w:t>
      </w:r>
      <w:r w:rsidRPr="001440CA">
        <w:rPr>
          <w:rStyle w:val="CodeInline"/>
        </w:rPr>
        <w:t>Camera</w:t>
      </w:r>
      <w:r>
        <w:t xml:space="preserve"> objects. You can see an example of this project running in Figure 7-9. The source code to this project is defined in the </w:t>
      </w:r>
      <w:r w:rsidRPr="001440CA">
        <w:rPr>
          <w:rStyle w:val="CodeInline"/>
        </w:rPr>
        <w:t>chapter7/7.4.multiple_cameras</w:t>
      </w:r>
      <w:r>
        <w:t xml:space="preserve"> folder.</w:t>
      </w:r>
    </w:p>
    <w:p w14:paraId="161C28D2" w14:textId="77777777" w:rsidR="00841C51" w:rsidRDefault="00841C51" w:rsidP="00841C51">
      <w:pPr>
        <w:pStyle w:val="Figure"/>
      </w:pPr>
      <w:r>
        <w:rPr>
          <w:noProof/>
        </w:rPr>
        <w:lastRenderedPageBreak/>
        <w:drawing>
          <wp:inline distT="0" distB="0" distL="0" distR="0" wp14:anchorId="3457D77D" wp14:editId="28F2A191">
            <wp:extent cx="5487035" cy="412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7035" cy="4121150"/>
                    </a:xfrm>
                    <a:prstGeom prst="rect">
                      <a:avLst/>
                    </a:prstGeom>
                    <a:noFill/>
                  </pic:spPr>
                </pic:pic>
              </a:graphicData>
            </a:graphic>
          </wp:inline>
        </w:drawing>
      </w:r>
    </w:p>
    <w:p w14:paraId="5156C8D2" w14:textId="77777777" w:rsidR="00841C51" w:rsidRDefault="00841C51" w:rsidP="00841C51">
      <w:pPr>
        <w:pStyle w:val="FigureCaption"/>
      </w:pPr>
      <w:r>
        <w:t>Figure 7-9. Running the Multiple Cameras project</w:t>
      </w:r>
    </w:p>
    <w:p w14:paraId="0962F38A" w14:textId="77777777" w:rsidR="00841C51" w:rsidRDefault="00841C51" w:rsidP="00841C51">
      <w:pPr>
        <w:pStyle w:val="BodyTextFirst"/>
      </w:pPr>
      <w:r>
        <w:t>The controls of the project are identical to the previous project.</w:t>
      </w:r>
    </w:p>
    <w:p w14:paraId="3425A10B" w14:textId="43766A5A" w:rsidR="00841C51" w:rsidRDefault="00841C51" w:rsidP="00841C51">
      <w:pPr>
        <w:pStyle w:val="Bullet"/>
      </w:pPr>
      <w:r w:rsidRPr="00E640F9">
        <w:t>Q key</w:t>
      </w:r>
      <w:r w:rsidRPr="0034026A">
        <w:t xml:space="preserve">: </w:t>
      </w:r>
      <w:r w:rsidR="00B129BC" w:rsidRPr="0034026A">
        <w:t>Initiates</w:t>
      </w:r>
      <w:r w:rsidR="00B129BC">
        <w:t xml:space="preserve"> the positional oscillation of the </w:t>
      </w:r>
      <w:r w:rsidR="00B129BC" w:rsidRPr="00AC7E30">
        <w:rPr>
          <w:rStyle w:val="CodeInline"/>
        </w:rPr>
        <w:t>Dye</w:t>
      </w:r>
      <w:r w:rsidR="00B129BC">
        <w:t xml:space="preserve"> character and the camera shake effects</w:t>
      </w:r>
      <w:r w:rsidR="00AA150B">
        <w:t>.</w:t>
      </w:r>
      <w:r w:rsidR="00B129BC" w:rsidDel="00B129BC">
        <w:t xml:space="preserve"> </w:t>
      </w:r>
    </w:p>
    <w:p w14:paraId="229FE768" w14:textId="77777777" w:rsidR="00841C51" w:rsidRDefault="00841C51" w:rsidP="00841C51">
      <w:pPr>
        <w:pStyle w:val="Bullet"/>
      </w:pPr>
      <w:r w:rsidRPr="00E640F9">
        <w:t>WASD keys</w:t>
      </w:r>
      <w:r w:rsidRPr="0034026A">
        <w:t>: Move</w:t>
      </w:r>
      <w:r>
        <w:t xml:space="preserve"> the </w:t>
      </w:r>
      <w:r w:rsidRPr="00896815">
        <w:rPr>
          <w:rStyle w:val="CodeInline"/>
        </w:rPr>
        <w:t>Dye</w:t>
      </w:r>
      <w:r>
        <w:t xml:space="preserve"> character (the </w:t>
      </w:r>
      <w:r w:rsidRPr="00896815">
        <w:rPr>
          <w:rStyle w:val="CodeInline"/>
        </w:rPr>
        <w:t>Hero</w:t>
      </w:r>
      <w:r>
        <w:t xml:space="preserve"> object). Notice that the camera WC window updates to follow the </w:t>
      </w:r>
      <w:r w:rsidRPr="00896815">
        <w:rPr>
          <w:rStyle w:val="CodeInline"/>
        </w:rPr>
        <w:t>Hero</w:t>
      </w:r>
      <w:r>
        <w:t xml:space="preserve"> object when it attempts to move beyond 90 percent of the WC bounds.</w:t>
      </w:r>
    </w:p>
    <w:p w14:paraId="6B7D5466" w14:textId="77777777" w:rsidR="00841C51" w:rsidRDefault="00841C51" w:rsidP="00841C51">
      <w:pPr>
        <w:pStyle w:val="Bullet"/>
      </w:pPr>
      <w:r w:rsidRPr="00E640F9">
        <w:t>Arrow keys</w:t>
      </w:r>
      <w:r w:rsidRPr="0034026A">
        <w:t>: Move</w:t>
      </w:r>
      <w:r>
        <w:t xml:space="preserve"> the </w:t>
      </w:r>
      <w:r w:rsidRPr="00896815">
        <w:rPr>
          <w:rStyle w:val="CodeInline"/>
        </w:rPr>
        <w:t>Portal</w:t>
      </w:r>
      <w:r>
        <w:t xml:space="preserve"> object. Notice that the </w:t>
      </w:r>
      <w:r w:rsidRPr="00896815">
        <w:rPr>
          <w:rStyle w:val="CodeInline"/>
        </w:rPr>
        <w:t>Portal</w:t>
      </w:r>
      <w:r>
        <w:t xml:space="preserve"> object cannot move beyond 80 percent of the WC bounds.</w:t>
      </w:r>
    </w:p>
    <w:p w14:paraId="421BC22B" w14:textId="595FC090" w:rsidR="00841C51" w:rsidRDefault="00841C51" w:rsidP="00841C51">
      <w:pPr>
        <w:pStyle w:val="Bullet"/>
      </w:pPr>
      <w:r w:rsidRPr="00E640F9">
        <w:t>L/R/P/H keys</w:t>
      </w:r>
      <w:r w:rsidRPr="0034026A">
        <w:t>: Select</w:t>
      </w:r>
      <w:r>
        <w:t xml:space="preserve"> the </w:t>
      </w:r>
      <w:r w:rsidRPr="00896815">
        <w:rPr>
          <w:rStyle w:val="CodeInline"/>
        </w:rPr>
        <w:t>Left</w:t>
      </w:r>
      <w:r>
        <w:t xml:space="preserve"> minion, </w:t>
      </w:r>
      <w:r w:rsidRPr="00896815">
        <w:rPr>
          <w:rStyle w:val="CodeInline"/>
        </w:rPr>
        <w:t>Right</w:t>
      </w:r>
      <w:r>
        <w:t xml:space="preserve"> minion, </w:t>
      </w:r>
      <w:r w:rsidRPr="00896815">
        <w:rPr>
          <w:rStyle w:val="CodeInline"/>
        </w:rPr>
        <w:t>Portal</w:t>
      </w:r>
      <w:r>
        <w:t xml:space="preserve"> object, or </w:t>
      </w:r>
      <w:r w:rsidRPr="00896815">
        <w:rPr>
          <w:rStyle w:val="CodeInline"/>
        </w:rPr>
        <w:t>Hero</w:t>
      </w:r>
      <w:r>
        <w:t xml:space="preserve"> object to be the object in focus</w:t>
      </w:r>
      <w:r w:rsidR="00934D09">
        <w:t>.</w:t>
      </w:r>
      <w:r>
        <w:t xml:space="preserve"> </w:t>
      </w:r>
      <w:r w:rsidR="00934D09">
        <w:t>T</w:t>
      </w:r>
      <w:r>
        <w:t xml:space="preserve">he L/R keys also set the camera to focus on the </w:t>
      </w:r>
      <w:r w:rsidRPr="00896815">
        <w:rPr>
          <w:rStyle w:val="CodeInline"/>
        </w:rPr>
        <w:t>Left</w:t>
      </w:r>
      <w:r>
        <w:t xml:space="preserve"> or </w:t>
      </w:r>
      <w:r w:rsidRPr="00896815">
        <w:rPr>
          <w:rStyle w:val="CodeInline"/>
        </w:rPr>
        <w:t>Right</w:t>
      </w:r>
      <w:r>
        <w:t xml:space="preserve"> minion.</w:t>
      </w:r>
    </w:p>
    <w:p w14:paraId="3DF4C1DD" w14:textId="77777777" w:rsidR="00841C51" w:rsidRDefault="00841C51" w:rsidP="00841C51">
      <w:pPr>
        <w:pStyle w:val="Bullet"/>
      </w:pPr>
      <w:r w:rsidRPr="00E640F9">
        <w:t>N/M keys</w:t>
      </w:r>
      <w:r w:rsidRPr="0034026A">
        <w:t>: Zoom</w:t>
      </w:r>
      <w:r>
        <w:t xml:space="preserve"> into or away from the center of the camera.</w:t>
      </w:r>
    </w:p>
    <w:p w14:paraId="71BE17BE" w14:textId="77777777" w:rsidR="00841C51" w:rsidRDefault="00841C51" w:rsidP="00841C51">
      <w:pPr>
        <w:pStyle w:val="Bullet"/>
      </w:pPr>
      <w:r w:rsidRPr="00E640F9">
        <w:lastRenderedPageBreak/>
        <w:t>J/K keys</w:t>
      </w:r>
      <w:r w:rsidRPr="0034026A">
        <w:t>: Zoom</w:t>
      </w:r>
      <w:r>
        <w:t xml:space="preserve"> into or away while ensuring the constant relative position of the currently in-focus object. In other words, as the camera zooms, the positions of all objects will change except that of the in-focus object.</w:t>
      </w:r>
    </w:p>
    <w:p w14:paraId="24A1D9C6" w14:textId="77777777" w:rsidR="00841C51" w:rsidRDefault="00841C51" w:rsidP="00841C51">
      <w:pPr>
        <w:pStyle w:val="BodyTextFirst"/>
      </w:pPr>
      <w:r>
        <w:t>The goals of the project are as follows:</w:t>
      </w:r>
    </w:p>
    <w:p w14:paraId="702C3D3F" w14:textId="77777777" w:rsidR="00841C51" w:rsidRDefault="00841C51" w:rsidP="00841C51">
      <w:pPr>
        <w:pStyle w:val="Bullet"/>
      </w:pPr>
      <w:r>
        <w:t>To understand the camera abstraction for presenting views into the game world</w:t>
      </w:r>
    </w:p>
    <w:p w14:paraId="6C367C31" w14:textId="77777777" w:rsidR="00841C51" w:rsidRDefault="00841C51" w:rsidP="00841C51">
      <w:pPr>
        <w:pStyle w:val="Bullet"/>
      </w:pPr>
      <w:r>
        <w:t>To experience working with multiple cameras in the same game level</w:t>
      </w:r>
    </w:p>
    <w:p w14:paraId="014749A2" w14:textId="30DAD7B6" w:rsidR="00841C51" w:rsidRDefault="00841C51" w:rsidP="00841C51">
      <w:pPr>
        <w:pStyle w:val="Bullet"/>
      </w:pPr>
      <w:r>
        <w:t>To appreciate the importance of interpolation configuration for cameras with specific purpose</w:t>
      </w:r>
      <w:r w:rsidR="00150D2D">
        <w:t>s</w:t>
      </w:r>
    </w:p>
    <w:p w14:paraId="694578A4" w14:textId="0A2E7912" w:rsidR="00C66B68" w:rsidRDefault="00C66B68" w:rsidP="00D500EA">
      <w:pPr>
        <w:pStyle w:val="BodyTextFirst"/>
      </w:pPr>
      <w:r>
        <w:t xml:space="preserve">As in previous projects, you can find external resource files in the </w:t>
      </w:r>
      <w:r w:rsidRPr="00C308A0">
        <w:rPr>
          <w:rStyle w:val="CodeInline"/>
        </w:rPr>
        <w:t>assets</w:t>
      </w:r>
      <w:r>
        <w:t xml:space="preserve"> folder. </w:t>
      </w:r>
    </w:p>
    <w:p w14:paraId="0CA71505" w14:textId="77777777" w:rsidR="00841C51" w:rsidRDefault="00841C51" w:rsidP="00841C51">
      <w:pPr>
        <w:pStyle w:val="Heading3"/>
      </w:pPr>
      <w:r>
        <w:t>Modify the Camera</w:t>
      </w:r>
    </w:p>
    <w:p w14:paraId="00DE25A4" w14:textId="77777777" w:rsidR="00841C51" w:rsidRDefault="00841C51" w:rsidP="00841C51">
      <w:pPr>
        <w:pStyle w:val="BodyTextFirst"/>
      </w:pPr>
      <w:r>
        <w:t>The Camera object will be slightly modified to allow the drawing of the viewport with a bound. This would allow easy differentiation of camera views on the canvas.</w:t>
      </w:r>
    </w:p>
    <w:p w14:paraId="6556C4FA" w14:textId="569232DD" w:rsidR="00841C51" w:rsidRDefault="009427D2" w:rsidP="00E640F9">
      <w:pPr>
        <w:pStyle w:val="NumList"/>
        <w:numPr>
          <w:ilvl w:val="0"/>
          <w:numId w:val="29"/>
        </w:numPr>
      </w:pPr>
      <w:r>
        <w:t xml:space="preserve">Edit </w:t>
      </w:r>
      <w:r w:rsidRPr="00E640F9">
        <w:rPr>
          <w:rStyle w:val="CodeInline"/>
        </w:rPr>
        <w:t>camera_main.js</w:t>
      </w:r>
      <w:r>
        <w:t xml:space="preserve"> and m</w:t>
      </w:r>
      <w:r w:rsidR="00841C51" w:rsidRPr="00896815">
        <w:t xml:space="preserve">odify the </w:t>
      </w:r>
      <w:r w:rsidR="00841C51" w:rsidRPr="00896815">
        <w:rPr>
          <w:rStyle w:val="CodeInline"/>
        </w:rPr>
        <w:t>Camera</w:t>
      </w:r>
      <w:r w:rsidR="00841C51" w:rsidRPr="00896815">
        <w:t xml:space="preserve"> constructor to allow programmers to define a bound-number of pixels to surround the viewport of the camera.</w:t>
      </w:r>
    </w:p>
    <w:p w14:paraId="4CCF9C73" w14:textId="41B628A5" w:rsidR="00841C51" w:rsidRDefault="00841C51" w:rsidP="00841C51">
      <w:pPr>
        <w:pStyle w:val="Code"/>
      </w:pPr>
      <w:r>
        <w:t>constructor(wcCenter, wcWidth, viewportArray, bound) {</w:t>
      </w:r>
    </w:p>
    <w:p w14:paraId="53B1CB82" w14:textId="04420C0D" w:rsidR="00841C51" w:rsidRDefault="00841C51" w:rsidP="00841C51">
      <w:pPr>
        <w:pStyle w:val="Code"/>
      </w:pPr>
      <w:r>
        <w:t xml:space="preserve">    this.mCameraState = new CameraState(wcCenter, wcWidth);</w:t>
      </w:r>
    </w:p>
    <w:p w14:paraId="66D90AFF" w14:textId="74D4F47C" w:rsidR="00841C51" w:rsidRDefault="00841C51" w:rsidP="00841C51">
      <w:pPr>
        <w:pStyle w:val="Code"/>
      </w:pPr>
      <w:r>
        <w:t xml:space="preserve">    this.mCameraShake = null;</w:t>
      </w:r>
    </w:p>
    <w:p w14:paraId="2F87D17F" w14:textId="77777777" w:rsidR="00841C51" w:rsidRDefault="00841C51" w:rsidP="00841C51">
      <w:pPr>
        <w:pStyle w:val="Code"/>
      </w:pPr>
    </w:p>
    <w:p w14:paraId="087CCE74" w14:textId="28B427DE" w:rsidR="00841C51" w:rsidRPr="00896815" w:rsidRDefault="00841C51" w:rsidP="00841C51">
      <w:pPr>
        <w:pStyle w:val="Code"/>
        <w:rPr>
          <w:rStyle w:val="CodeBold"/>
        </w:rPr>
      </w:pPr>
      <w:r w:rsidRPr="00E640F9">
        <w:t xml:space="preserve">    </w:t>
      </w:r>
      <w:r w:rsidRPr="00896815">
        <w:rPr>
          <w:rStyle w:val="CodeBold"/>
        </w:rPr>
        <w:t>this.mViewport = [];  // [x, y, width, height]</w:t>
      </w:r>
    </w:p>
    <w:p w14:paraId="3708FF66" w14:textId="2808EE8C" w:rsidR="00841C51" w:rsidRPr="00896815" w:rsidRDefault="00841C51" w:rsidP="009427D2">
      <w:pPr>
        <w:pStyle w:val="Code"/>
        <w:rPr>
          <w:rStyle w:val="CodeBold"/>
        </w:rPr>
      </w:pPr>
      <w:r w:rsidRPr="00E640F9">
        <w:t xml:space="preserve"> </w:t>
      </w:r>
      <w:r w:rsidR="009427D2" w:rsidRPr="00E640F9">
        <w:t xml:space="preserve">   </w:t>
      </w:r>
      <w:r w:rsidRPr="00896815">
        <w:rPr>
          <w:rStyle w:val="CodeBold"/>
        </w:rPr>
        <w:t>this.mViewportBound = 0;</w:t>
      </w:r>
    </w:p>
    <w:p w14:paraId="6F3ABBED" w14:textId="0FC8BE92" w:rsidR="00841C51" w:rsidRPr="00896815" w:rsidRDefault="009427D2" w:rsidP="009427D2">
      <w:pPr>
        <w:pStyle w:val="Code"/>
        <w:rPr>
          <w:rStyle w:val="CodeBold"/>
        </w:rPr>
      </w:pPr>
      <w:r>
        <w:rPr>
          <w:rStyle w:val="CodeBold"/>
        </w:rPr>
        <w:t xml:space="preserve"> </w:t>
      </w:r>
      <w:r w:rsidRPr="00E640F9">
        <w:t xml:space="preserve">   </w:t>
      </w:r>
      <w:r w:rsidR="00841C51" w:rsidRPr="00896815">
        <w:rPr>
          <w:rStyle w:val="CodeBold"/>
        </w:rPr>
        <w:t>if (bound !== undefined) {</w:t>
      </w:r>
    </w:p>
    <w:p w14:paraId="3B486510" w14:textId="2343A9CD" w:rsidR="00841C51" w:rsidRPr="00896815" w:rsidRDefault="00841C51" w:rsidP="00841C51">
      <w:pPr>
        <w:pStyle w:val="Code"/>
        <w:rPr>
          <w:rStyle w:val="CodeBold"/>
        </w:rPr>
      </w:pPr>
      <w:r w:rsidRPr="00E640F9">
        <w:t xml:space="preserve">        </w:t>
      </w:r>
      <w:r w:rsidRPr="00896815">
        <w:rPr>
          <w:rStyle w:val="CodeBold"/>
        </w:rPr>
        <w:t>this.mViewportBound = bound;</w:t>
      </w:r>
    </w:p>
    <w:p w14:paraId="6359FB4A" w14:textId="75D5F13D" w:rsidR="00841C51" w:rsidRPr="00896815" w:rsidRDefault="00841C51" w:rsidP="00841C51">
      <w:pPr>
        <w:pStyle w:val="Code"/>
        <w:rPr>
          <w:rStyle w:val="CodeBold"/>
        </w:rPr>
      </w:pPr>
      <w:r w:rsidRPr="00E640F9">
        <w:t xml:space="preserve">    </w:t>
      </w:r>
      <w:r w:rsidRPr="00896815">
        <w:rPr>
          <w:rStyle w:val="CodeBold"/>
        </w:rPr>
        <w:t>}</w:t>
      </w:r>
    </w:p>
    <w:p w14:paraId="0E0A35FB" w14:textId="2B94B436" w:rsidR="00841C51" w:rsidRPr="00896815" w:rsidRDefault="00841C51" w:rsidP="00841C51">
      <w:pPr>
        <w:pStyle w:val="Code"/>
        <w:rPr>
          <w:rStyle w:val="CodeBold"/>
        </w:rPr>
      </w:pPr>
      <w:r w:rsidRPr="00E640F9">
        <w:t xml:space="preserve">    </w:t>
      </w:r>
      <w:r w:rsidRPr="00896815">
        <w:rPr>
          <w:rStyle w:val="CodeBold"/>
        </w:rPr>
        <w:t>this.mScissorBound = [];  // use for bounds</w:t>
      </w:r>
    </w:p>
    <w:p w14:paraId="38C58778" w14:textId="02D2499F" w:rsidR="00841C51" w:rsidRPr="00896815" w:rsidRDefault="00841C51" w:rsidP="00841C51">
      <w:pPr>
        <w:pStyle w:val="Code"/>
        <w:rPr>
          <w:rStyle w:val="CodeBold"/>
        </w:rPr>
      </w:pPr>
      <w:r w:rsidRPr="00E640F9">
        <w:t xml:space="preserve">    </w:t>
      </w:r>
      <w:r w:rsidRPr="00896815">
        <w:rPr>
          <w:rStyle w:val="CodeBold"/>
        </w:rPr>
        <w:t>this.setViewport(viewportArray, this.mViewportBound);</w:t>
      </w:r>
    </w:p>
    <w:p w14:paraId="0CEAE3A8" w14:textId="77777777" w:rsidR="00841C51" w:rsidRDefault="00841C51" w:rsidP="00841C51">
      <w:pPr>
        <w:pStyle w:val="Code"/>
      </w:pPr>
    </w:p>
    <w:p w14:paraId="2A2C6E70" w14:textId="585F0F9C" w:rsidR="00841C51" w:rsidRDefault="00841C51" w:rsidP="00841C51">
      <w:pPr>
        <w:pStyle w:val="Code"/>
      </w:pPr>
      <w:r>
        <w:t xml:space="preserve">    // Camera transform operator</w:t>
      </w:r>
    </w:p>
    <w:p w14:paraId="05958054" w14:textId="51E6AC04" w:rsidR="00841C51" w:rsidRDefault="00841C51" w:rsidP="00841C51">
      <w:pPr>
        <w:pStyle w:val="Code"/>
      </w:pPr>
      <w:r>
        <w:t xml:space="preserve">    this.mCameraMatrix = mat4.create();</w:t>
      </w:r>
    </w:p>
    <w:p w14:paraId="5368CE7C" w14:textId="77777777" w:rsidR="00841C51" w:rsidRDefault="00841C51" w:rsidP="00841C51">
      <w:pPr>
        <w:pStyle w:val="Code"/>
      </w:pPr>
    </w:p>
    <w:p w14:paraId="76C65F2F" w14:textId="1961E5DB" w:rsidR="00841C51" w:rsidRDefault="00841C51" w:rsidP="00841C51">
      <w:pPr>
        <w:pStyle w:val="Code"/>
      </w:pPr>
      <w:r>
        <w:t xml:space="preserve">    // background color</w:t>
      </w:r>
    </w:p>
    <w:p w14:paraId="333E7CBF" w14:textId="5BBBB236" w:rsidR="00841C51" w:rsidRDefault="00841C51" w:rsidP="00841C51">
      <w:pPr>
        <w:pStyle w:val="Code"/>
      </w:pPr>
      <w:r>
        <w:t xml:space="preserve">    this.mBGColor = [0.8, 0.8, 0.8, 1]; // RGB and Alpha</w:t>
      </w:r>
    </w:p>
    <w:p w14:paraId="7F4469CC" w14:textId="4AB0AF89" w:rsidR="00841C51" w:rsidRDefault="00841C51" w:rsidP="00841C51">
      <w:pPr>
        <w:pStyle w:val="Code"/>
      </w:pPr>
      <w:r>
        <w:t>}</w:t>
      </w:r>
    </w:p>
    <w:p w14:paraId="7E9BC312" w14:textId="50BEB124" w:rsidR="00841C51" w:rsidRDefault="00841C51" w:rsidP="00D500EA">
      <w:pPr>
        <w:pStyle w:val="NumList"/>
        <w:numPr>
          <w:ilvl w:val="0"/>
          <w:numId w:val="0"/>
        </w:numPr>
        <w:ind w:left="936"/>
      </w:pPr>
      <w:r w:rsidRPr="00896815">
        <w:lastRenderedPageBreak/>
        <w:t xml:space="preserve">By default, </w:t>
      </w:r>
      <w:r w:rsidRPr="00E640F9">
        <w:rPr>
          <w:rStyle w:val="CodeInline"/>
        </w:rPr>
        <w:t>bound</w:t>
      </w:r>
      <w:r w:rsidRPr="00896815">
        <w:t xml:space="preserve"> is assumed to be zero, and the camera will draw to the entire </w:t>
      </w:r>
      <w:proofErr w:type="spellStart"/>
      <w:r w:rsidRPr="00896815">
        <w:rPr>
          <w:rStyle w:val="CodeInline"/>
        </w:rPr>
        <w:t>mViewport</w:t>
      </w:r>
      <w:proofErr w:type="spellEnd"/>
      <w:r w:rsidRPr="00896815">
        <w:t xml:space="preserve">. Please refer to the </w:t>
      </w:r>
      <w:proofErr w:type="spellStart"/>
      <w:proofErr w:type="gramStart"/>
      <w:r w:rsidRPr="00896815">
        <w:rPr>
          <w:rStyle w:val="CodeInline"/>
        </w:rPr>
        <w:t>setViewport</w:t>
      </w:r>
      <w:proofErr w:type="spellEnd"/>
      <w:r w:rsidRPr="00896815">
        <w:rPr>
          <w:rStyle w:val="CodeInline"/>
        </w:rPr>
        <w:t>(</w:t>
      </w:r>
      <w:proofErr w:type="gramEnd"/>
      <w:r w:rsidRPr="00896815">
        <w:rPr>
          <w:rStyle w:val="CodeInline"/>
        </w:rPr>
        <w:t>)</w:t>
      </w:r>
      <w:r w:rsidRPr="00896815">
        <w:t xml:space="preserve"> function that follows. A nonzero </w:t>
      </w:r>
      <w:r w:rsidRPr="00896815">
        <w:rPr>
          <w:rStyle w:val="CodeInline"/>
        </w:rPr>
        <w:t>bound</w:t>
      </w:r>
      <w:r w:rsidRPr="00896815">
        <w:t xml:space="preserve"> instructs the camera to leave </w:t>
      </w:r>
      <w:r w:rsidR="00DA2DD8">
        <w:t xml:space="preserve">the </w:t>
      </w:r>
      <w:r w:rsidRPr="00896815">
        <w:rPr>
          <w:rStyle w:val="CodeInline"/>
        </w:rPr>
        <w:t>bound</w:t>
      </w:r>
      <w:r w:rsidR="00DA2DD8">
        <w:t xml:space="preserve"> </w:t>
      </w:r>
      <w:r w:rsidRPr="00896815">
        <w:t xml:space="preserve">number of pixels that surround the camera </w:t>
      </w:r>
      <w:proofErr w:type="spellStart"/>
      <w:r w:rsidRPr="00896815">
        <w:rPr>
          <w:rStyle w:val="CodeInline"/>
        </w:rPr>
        <w:t>mViewport</w:t>
      </w:r>
      <w:proofErr w:type="spellEnd"/>
      <w:r w:rsidRPr="00896815">
        <w:t xml:space="preserve"> in the background color, thereby allowing easy differentiation of multiple viewports on a canvas.</w:t>
      </w:r>
    </w:p>
    <w:p w14:paraId="3897956E" w14:textId="77777777" w:rsidR="00841C51" w:rsidRDefault="00841C51" w:rsidP="00841C51">
      <w:pPr>
        <w:pStyle w:val="NumList"/>
      </w:pPr>
      <w:r w:rsidRPr="00896815">
        <w:t xml:space="preserve">Define the </w:t>
      </w:r>
      <w:proofErr w:type="spellStart"/>
      <w:proofErr w:type="gramStart"/>
      <w:r w:rsidRPr="00896815">
        <w:rPr>
          <w:rStyle w:val="CodeInline"/>
        </w:rPr>
        <w:t>setViewport</w:t>
      </w:r>
      <w:proofErr w:type="spellEnd"/>
      <w:r w:rsidRPr="00896815">
        <w:rPr>
          <w:rStyle w:val="CodeInline"/>
        </w:rPr>
        <w:t>(</w:t>
      </w:r>
      <w:proofErr w:type="gramEnd"/>
      <w:r w:rsidRPr="00896815">
        <w:rPr>
          <w:rStyle w:val="CodeInline"/>
        </w:rPr>
        <w:t>)</w:t>
      </w:r>
      <w:r w:rsidRPr="00896815">
        <w:t xml:space="preserve"> function.</w:t>
      </w:r>
    </w:p>
    <w:p w14:paraId="2A4C7B99" w14:textId="774B0683" w:rsidR="00841C51" w:rsidRDefault="00841C51" w:rsidP="00841C51">
      <w:pPr>
        <w:pStyle w:val="Code"/>
      </w:pPr>
      <w:r>
        <w:t>setViewport(viewportArray, bound) {</w:t>
      </w:r>
    </w:p>
    <w:p w14:paraId="532E5FDE" w14:textId="1445D770" w:rsidR="00841C51" w:rsidRDefault="00841C51" w:rsidP="00841C51">
      <w:pPr>
        <w:pStyle w:val="Code"/>
      </w:pPr>
      <w:r>
        <w:t xml:space="preserve">    if (bound === undefined) {</w:t>
      </w:r>
    </w:p>
    <w:p w14:paraId="3520A5D6" w14:textId="5666A34D" w:rsidR="00841C51" w:rsidRDefault="00841C51" w:rsidP="00841C51">
      <w:pPr>
        <w:pStyle w:val="Code"/>
      </w:pPr>
      <w:r>
        <w:t xml:space="preserve">        bound = this.mViewportBound;</w:t>
      </w:r>
    </w:p>
    <w:p w14:paraId="4086C295" w14:textId="3A93A2FB" w:rsidR="00841C51" w:rsidRDefault="00841C51" w:rsidP="00841C51">
      <w:pPr>
        <w:pStyle w:val="Code"/>
      </w:pPr>
      <w:r>
        <w:t xml:space="preserve">    }</w:t>
      </w:r>
    </w:p>
    <w:p w14:paraId="0CE39EAE" w14:textId="4CE04123" w:rsidR="00841C51" w:rsidRDefault="00841C51" w:rsidP="00841C51">
      <w:pPr>
        <w:pStyle w:val="Code"/>
      </w:pPr>
      <w:r>
        <w:t xml:space="preserve">    // [x, y, width, height]</w:t>
      </w:r>
    </w:p>
    <w:p w14:paraId="134B36CE" w14:textId="522FC045" w:rsidR="00841C51" w:rsidRDefault="00841C51" w:rsidP="00841C51">
      <w:pPr>
        <w:pStyle w:val="Code"/>
      </w:pPr>
      <w:r>
        <w:t xml:space="preserve">    this.mViewport[0] = viewportArray[0] + bound;</w:t>
      </w:r>
    </w:p>
    <w:p w14:paraId="47823C26" w14:textId="0CEFE7C5" w:rsidR="00841C51" w:rsidRDefault="00841C51" w:rsidP="00841C51">
      <w:pPr>
        <w:pStyle w:val="Code"/>
      </w:pPr>
      <w:r>
        <w:t xml:space="preserve">    this.mViewport[1] = viewportArray[1] + bound;</w:t>
      </w:r>
    </w:p>
    <w:p w14:paraId="6A4A6A4C" w14:textId="6A9B15BB" w:rsidR="00841C51" w:rsidRDefault="00841C51" w:rsidP="00841C51">
      <w:pPr>
        <w:pStyle w:val="Code"/>
      </w:pPr>
      <w:r>
        <w:t xml:space="preserve">    this.mViewport[2] = viewportArray[2] - (2 * bound);</w:t>
      </w:r>
    </w:p>
    <w:p w14:paraId="43DCE669" w14:textId="5A9D845E" w:rsidR="00841C51" w:rsidRDefault="00841C51" w:rsidP="00841C51">
      <w:pPr>
        <w:pStyle w:val="Code"/>
      </w:pPr>
      <w:r>
        <w:t xml:space="preserve">    this.mViewport[3] = viewportArray[3] - (2 * bound);</w:t>
      </w:r>
    </w:p>
    <w:p w14:paraId="0C802D34" w14:textId="67EBF764" w:rsidR="00841C51" w:rsidRDefault="00841C51" w:rsidP="00841C51">
      <w:pPr>
        <w:pStyle w:val="Code"/>
      </w:pPr>
      <w:r>
        <w:t xml:space="preserve">    this.mScissorBound[0] = viewportArray[0];</w:t>
      </w:r>
    </w:p>
    <w:p w14:paraId="2C52DC50" w14:textId="627EB116" w:rsidR="00841C51" w:rsidRDefault="00841C51" w:rsidP="00841C51">
      <w:pPr>
        <w:pStyle w:val="Code"/>
      </w:pPr>
      <w:r>
        <w:t xml:space="preserve">    this.mScissorBound[1] = viewportArray[1];</w:t>
      </w:r>
    </w:p>
    <w:p w14:paraId="01DABA4A" w14:textId="315C7934" w:rsidR="00841C51" w:rsidRDefault="00841C51" w:rsidP="00841C51">
      <w:pPr>
        <w:pStyle w:val="Code"/>
      </w:pPr>
      <w:r>
        <w:t xml:space="preserve">    this.mScissorBound[2] = viewportArray[2];</w:t>
      </w:r>
    </w:p>
    <w:p w14:paraId="3F295876" w14:textId="43A27C0F" w:rsidR="00841C51" w:rsidRDefault="00841C51" w:rsidP="00841C51">
      <w:pPr>
        <w:pStyle w:val="Code"/>
      </w:pPr>
      <w:r>
        <w:t xml:space="preserve">    this.mScissorBound[3] = viewportArray[3];</w:t>
      </w:r>
    </w:p>
    <w:p w14:paraId="30338DD3" w14:textId="4B7E1FD1" w:rsidR="00841C51" w:rsidRPr="00896815" w:rsidRDefault="00841C51" w:rsidP="00841C51">
      <w:pPr>
        <w:pStyle w:val="Code"/>
      </w:pPr>
      <w:r>
        <w:t>}</w:t>
      </w:r>
    </w:p>
    <w:p w14:paraId="44D491CC" w14:textId="3E9E91E0" w:rsidR="00841C51" w:rsidRDefault="00841C51" w:rsidP="00D500EA">
      <w:pPr>
        <w:pStyle w:val="NumList"/>
        <w:numPr>
          <w:ilvl w:val="0"/>
          <w:numId w:val="0"/>
        </w:numPr>
        <w:ind w:left="936"/>
      </w:pPr>
      <w:r w:rsidRPr="00896815">
        <w:t xml:space="preserve">Recall that when setting the camera viewport, you invoke the </w:t>
      </w:r>
      <w:proofErr w:type="spellStart"/>
      <w:proofErr w:type="gramStart"/>
      <w:r w:rsidRPr="00896815">
        <w:rPr>
          <w:rStyle w:val="CodeInline"/>
        </w:rPr>
        <w:t>gl.scissor</w:t>
      </w:r>
      <w:proofErr w:type="spellEnd"/>
      <w:proofErr w:type="gramEnd"/>
      <w:r w:rsidRPr="00896815">
        <w:rPr>
          <w:rStyle w:val="CodeInline"/>
        </w:rPr>
        <w:t>()</w:t>
      </w:r>
      <w:r w:rsidRPr="00896815">
        <w:t xml:space="preserve"> function to define an area to be cleared and the </w:t>
      </w:r>
      <w:proofErr w:type="spellStart"/>
      <w:r w:rsidRPr="00896815">
        <w:rPr>
          <w:rStyle w:val="CodeInline"/>
        </w:rPr>
        <w:t>gl.viewport</w:t>
      </w:r>
      <w:proofErr w:type="spellEnd"/>
      <w:r w:rsidRPr="00896815">
        <w:rPr>
          <w:rStyle w:val="CodeInline"/>
        </w:rPr>
        <w:t>()</w:t>
      </w:r>
      <w:r w:rsidRPr="00896815">
        <w:t xml:space="preserve"> function to identify the target area for drawing. Previously, the scissor and viewport bounds are identical. In this case, notice that the actual </w:t>
      </w:r>
      <w:proofErr w:type="spellStart"/>
      <w:r w:rsidRPr="004D5EB4">
        <w:rPr>
          <w:rStyle w:val="CodeInline"/>
        </w:rPr>
        <w:t>mViewport</w:t>
      </w:r>
      <w:proofErr w:type="spellEnd"/>
      <w:r w:rsidRPr="00896815">
        <w:t xml:space="preserve"> bounds are the </w:t>
      </w:r>
      <w:r w:rsidRPr="004D5EB4">
        <w:rPr>
          <w:rStyle w:val="CodeInline"/>
        </w:rPr>
        <w:t>bound</w:t>
      </w:r>
      <w:r w:rsidR="00DD46CF">
        <w:t xml:space="preserve"> </w:t>
      </w:r>
      <w:r w:rsidRPr="00896815">
        <w:t xml:space="preserve">number of pixels smaller than the </w:t>
      </w:r>
      <w:proofErr w:type="spellStart"/>
      <w:r w:rsidRPr="004D5EB4">
        <w:rPr>
          <w:rStyle w:val="CodeInline"/>
        </w:rPr>
        <w:t>mScissorBound</w:t>
      </w:r>
      <w:proofErr w:type="spellEnd"/>
      <w:r w:rsidRPr="00896815">
        <w:t xml:space="preserve">. These settings allow the </w:t>
      </w:r>
      <w:proofErr w:type="spellStart"/>
      <w:r w:rsidRPr="004D5EB4">
        <w:rPr>
          <w:rStyle w:val="CodeInline"/>
        </w:rPr>
        <w:t>mScissorBound</w:t>
      </w:r>
      <w:proofErr w:type="spellEnd"/>
      <w:r w:rsidRPr="00896815">
        <w:t xml:space="preserve"> to identify the area to be cleared to background color, while the </w:t>
      </w:r>
      <w:proofErr w:type="spellStart"/>
      <w:r w:rsidRPr="004D5EB4">
        <w:rPr>
          <w:rStyle w:val="CodeInline"/>
        </w:rPr>
        <w:t>mViewport</w:t>
      </w:r>
      <w:proofErr w:type="spellEnd"/>
      <w:r w:rsidRPr="00896815">
        <w:t xml:space="preserve"> bounds define the actual canvas area for drawing. In this way, the </w:t>
      </w:r>
      <w:r w:rsidRPr="004D5EB4">
        <w:rPr>
          <w:rStyle w:val="CodeInline"/>
        </w:rPr>
        <w:t>bound</w:t>
      </w:r>
      <w:r w:rsidRPr="00896815">
        <w:t xml:space="preserve">-number of pixels around the viewport will remain the background color. </w:t>
      </w:r>
    </w:p>
    <w:p w14:paraId="29EA1727" w14:textId="77777777" w:rsidR="00841C51" w:rsidRDefault="00841C51" w:rsidP="00841C51">
      <w:pPr>
        <w:pStyle w:val="NumList"/>
      </w:pPr>
      <w:r>
        <w:t>Define</w:t>
      </w:r>
      <w:r w:rsidRPr="00896815">
        <w:t xml:space="preserve"> the </w:t>
      </w:r>
      <w:proofErr w:type="spellStart"/>
      <w:proofErr w:type="gramStart"/>
      <w:r w:rsidRPr="004D5EB4">
        <w:rPr>
          <w:rStyle w:val="CodeInline"/>
        </w:rPr>
        <w:t>getViewport</w:t>
      </w:r>
      <w:proofErr w:type="spellEnd"/>
      <w:r w:rsidRPr="004D5EB4">
        <w:rPr>
          <w:rStyle w:val="CodeInline"/>
        </w:rPr>
        <w:t>(</w:t>
      </w:r>
      <w:proofErr w:type="gramEnd"/>
      <w:r w:rsidRPr="004D5EB4">
        <w:rPr>
          <w:rStyle w:val="CodeInline"/>
        </w:rPr>
        <w:t>)</w:t>
      </w:r>
      <w:r w:rsidRPr="00896815">
        <w:t xml:space="preserve"> function to return the actual bounds that are reserved for this camera. In this case, it is the </w:t>
      </w:r>
      <w:proofErr w:type="spellStart"/>
      <w:r w:rsidRPr="004D5EB4">
        <w:rPr>
          <w:rStyle w:val="CodeInline"/>
        </w:rPr>
        <w:t>mScissorBound</w:t>
      </w:r>
      <w:proofErr w:type="spellEnd"/>
      <w:r w:rsidRPr="00896815">
        <w:t xml:space="preserve"> instead of the potentially smaller viewport bounds.</w:t>
      </w:r>
    </w:p>
    <w:p w14:paraId="1486F70E" w14:textId="409782FF" w:rsidR="00841C51" w:rsidRDefault="00841C51" w:rsidP="00841C51">
      <w:pPr>
        <w:pStyle w:val="Code"/>
      </w:pPr>
      <w:r>
        <w:t>getViewport() {</w:t>
      </w:r>
    </w:p>
    <w:p w14:paraId="18C09D4B" w14:textId="0F8943F6" w:rsidR="00841C51" w:rsidRDefault="00841C51" w:rsidP="00841C51">
      <w:pPr>
        <w:pStyle w:val="Code"/>
      </w:pPr>
      <w:r>
        <w:t xml:space="preserve">    let out = [];</w:t>
      </w:r>
    </w:p>
    <w:p w14:paraId="305F0B7B" w14:textId="2000E73F" w:rsidR="00841C51" w:rsidRDefault="00841C51" w:rsidP="00841C51">
      <w:pPr>
        <w:pStyle w:val="Code"/>
      </w:pPr>
      <w:r>
        <w:t xml:space="preserve">    out[0] = this.mScissorBound[0];</w:t>
      </w:r>
    </w:p>
    <w:p w14:paraId="4948413A" w14:textId="5DB41C2C" w:rsidR="00841C51" w:rsidRDefault="00841C51" w:rsidP="00841C51">
      <w:pPr>
        <w:pStyle w:val="Code"/>
      </w:pPr>
      <w:r>
        <w:t xml:space="preserve">    out[1] = this.mScissorBound[1];</w:t>
      </w:r>
    </w:p>
    <w:p w14:paraId="73FB3C36" w14:textId="61A9BE57" w:rsidR="00841C51" w:rsidRDefault="00841C51" w:rsidP="00841C51">
      <w:pPr>
        <w:pStyle w:val="Code"/>
      </w:pPr>
      <w:r>
        <w:t xml:space="preserve">    out[2] = this.mScissorBound[2];</w:t>
      </w:r>
    </w:p>
    <w:p w14:paraId="0841E446" w14:textId="1052C318" w:rsidR="00841C51" w:rsidRDefault="00841C51" w:rsidP="00841C51">
      <w:pPr>
        <w:pStyle w:val="Code"/>
      </w:pPr>
      <w:r>
        <w:lastRenderedPageBreak/>
        <w:t xml:space="preserve">    out[3] = this.mScissorBound[3];</w:t>
      </w:r>
    </w:p>
    <w:p w14:paraId="62DF0042" w14:textId="521320B9" w:rsidR="00841C51" w:rsidRDefault="00841C51" w:rsidP="00841C51">
      <w:pPr>
        <w:pStyle w:val="Code"/>
      </w:pPr>
      <w:r>
        <w:t xml:space="preserve">    return out;</w:t>
      </w:r>
    </w:p>
    <w:p w14:paraId="2019D1F9" w14:textId="42DB2B1B" w:rsidR="00841C51" w:rsidRPr="00896815" w:rsidRDefault="00841C51" w:rsidP="00841C51">
      <w:pPr>
        <w:pStyle w:val="Code"/>
      </w:pPr>
      <w:r>
        <w:t>}</w:t>
      </w:r>
    </w:p>
    <w:p w14:paraId="199909D0" w14:textId="77777777" w:rsidR="00841C51" w:rsidRDefault="00841C51" w:rsidP="00841C51">
      <w:pPr>
        <w:pStyle w:val="NumList"/>
      </w:pPr>
      <w:r w:rsidRPr="00896815">
        <w:t xml:space="preserve">Modify the </w:t>
      </w:r>
      <w:proofErr w:type="spellStart"/>
      <w:proofErr w:type="gramStart"/>
      <w:r w:rsidRPr="004D5EB4">
        <w:rPr>
          <w:rStyle w:val="CodeInline"/>
        </w:rPr>
        <w:t>setViewAndCameraMatrix</w:t>
      </w:r>
      <w:proofErr w:type="spellEnd"/>
      <w:r w:rsidRPr="004D5EB4">
        <w:rPr>
          <w:rStyle w:val="CodeInline"/>
        </w:rPr>
        <w:t>(</w:t>
      </w:r>
      <w:proofErr w:type="gramEnd"/>
      <w:r w:rsidRPr="004D5EB4">
        <w:rPr>
          <w:rStyle w:val="CodeInline"/>
        </w:rPr>
        <w:t>)</w:t>
      </w:r>
      <w:r w:rsidRPr="00896815">
        <w:t xml:space="preserve"> function to bind scissor bounds with </w:t>
      </w:r>
      <w:proofErr w:type="spellStart"/>
      <w:r w:rsidRPr="004D5EB4">
        <w:rPr>
          <w:rStyle w:val="CodeInline"/>
        </w:rPr>
        <w:t>mScissorBound</w:t>
      </w:r>
      <w:proofErr w:type="spellEnd"/>
      <w:r w:rsidRPr="00896815">
        <w:t xml:space="preserve"> instead of the viewport bounds.</w:t>
      </w:r>
    </w:p>
    <w:p w14:paraId="1F1A2790" w14:textId="6D1172BD" w:rsidR="00841C51" w:rsidRDefault="00841C51" w:rsidP="00841C51">
      <w:pPr>
        <w:pStyle w:val="Code"/>
      </w:pPr>
      <w:r>
        <w:t>setViewAndCameraMatrix() {</w:t>
      </w:r>
    </w:p>
    <w:p w14:paraId="496C7F3A" w14:textId="516BA4E2" w:rsidR="00841C51" w:rsidRDefault="00841C51" w:rsidP="00841C51">
      <w:pPr>
        <w:pStyle w:val="Code"/>
      </w:pPr>
      <w:r>
        <w:t xml:space="preserve">    let gl = glSys.get();</w:t>
      </w:r>
    </w:p>
    <w:p w14:paraId="6259AB96" w14:textId="2FBC8241" w:rsidR="00841C51" w:rsidRDefault="00841C51" w:rsidP="00841C51">
      <w:pPr>
        <w:pStyle w:val="Code"/>
      </w:pPr>
      <w:bookmarkStart w:id="130" w:name="_Hlk70313015"/>
      <w:r>
        <w:t xml:space="preserve">    </w:t>
      </w:r>
      <w:r w:rsidRPr="004D5EB4">
        <w:t xml:space="preserve">// … </w:t>
      </w:r>
      <w:r>
        <w:t>i</w:t>
      </w:r>
      <w:r w:rsidRPr="004D5EB4">
        <w:t xml:space="preserve">dentical to previous </w:t>
      </w:r>
      <w:r w:rsidR="00127FCE" w:rsidRPr="00127FCE">
        <w:t xml:space="preserve">code </w:t>
      </w:r>
      <w:r w:rsidRPr="004D5EB4">
        <w:t>…</w:t>
      </w:r>
    </w:p>
    <w:bookmarkEnd w:id="130"/>
    <w:p w14:paraId="25187954" w14:textId="52131B62" w:rsidR="00841C51" w:rsidRPr="004D5EB4" w:rsidRDefault="00841C51" w:rsidP="00841C51">
      <w:pPr>
        <w:pStyle w:val="Code"/>
        <w:rPr>
          <w:rStyle w:val="CodeBold"/>
        </w:rPr>
      </w:pPr>
      <w:r w:rsidRPr="00E640F9">
        <w:t xml:space="preserve">    </w:t>
      </w:r>
      <w:r w:rsidRPr="004D5EB4">
        <w:rPr>
          <w:rStyle w:val="CodeBold"/>
        </w:rPr>
        <w:t>// Step A2: set up the corresponding scissor area to limit the clear area</w:t>
      </w:r>
    </w:p>
    <w:p w14:paraId="36F34B35" w14:textId="3B32DAEC" w:rsidR="00841C51" w:rsidRPr="004D5EB4" w:rsidRDefault="00841C51" w:rsidP="00841C51">
      <w:pPr>
        <w:pStyle w:val="Code"/>
        <w:rPr>
          <w:rStyle w:val="CodeBold"/>
        </w:rPr>
      </w:pPr>
      <w:r w:rsidRPr="00E640F9">
        <w:t xml:space="preserve">    </w:t>
      </w:r>
      <w:r w:rsidRPr="004D5EB4">
        <w:rPr>
          <w:rStyle w:val="CodeBold"/>
        </w:rPr>
        <w:t xml:space="preserve">gl.scissor(this.mScissorBound[0], // x position of bottom-left corner </w:t>
      </w:r>
    </w:p>
    <w:p w14:paraId="2E98F2DE" w14:textId="4E9EEA5C" w:rsidR="00841C51" w:rsidRPr="004D5EB4" w:rsidRDefault="00841C51" w:rsidP="00841C51">
      <w:pPr>
        <w:pStyle w:val="Code"/>
        <w:rPr>
          <w:rStyle w:val="CodeBold"/>
        </w:rPr>
      </w:pPr>
      <w:r w:rsidRPr="00E640F9">
        <w:t xml:space="preserve">        </w:t>
      </w:r>
      <w:r w:rsidRPr="004D5EB4">
        <w:rPr>
          <w:rStyle w:val="CodeBold"/>
        </w:rPr>
        <w:t xml:space="preserve">this.mScissorBound[1], // y position of bottom-left corner </w:t>
      </w:r>
    </w:p>
    <w:p w14:paraId="3CA9F47B" w14:textId="4191ACAE" w:rsidR="00841C51" w:rsidRPr="004D5EB4" w:rsidRDefault="00841C51" w:rsidP="00841C51">
      <w:pPr>
        <w:pStyle w:val="Code"/>
        <w:rPr>
          <w:rStyle w:val="CodeBold"/>
        </w:rPr>
      </w:pPr>
      <w:r w:rsidRPr="00E640F9">
        <w:t xml:space="preserve">        </w:t>
      </w:r>
      <w:r w:rsidRPr="004D5EB4">
        <w:rPr>
          <w:rStyle w:val="CodeBold"/>
        </w:rPr>
        <w:t>this.mScissorBound[2], // width of the area to be drawn</w:t>
      </w:r>
    </w:p>
    <w:p w14:paraId="5F14F79C" w14:textId="0C9A6036" w:rsidR="00841C51" w:rsidRPr="004D5EB4" w:rsidRDefault="00841C51" w:rsidP="00841C51">
      <w:pPr>
        <w:pStyle w:val="Code"/>
        <w:rPr>
          <w:rStyle w:val="CodeBold"/>
        </w:rPr>
      </w:pPr>
      <w:r w:rsidRPr="00E640F9">
        <w:t xml:space="preserve">        </w:t>
      </w:r>
      <w:r w:rsidRPr="004D5EB4">
        <w:rPr>
          <w:rStyle w:val="CodeBold"/>
        </w:rPr>
        <w:t>this.mScissorBound[3]);// height of the area to be drawn</w:t>
      </w:r>
    </w:p>
    <w:p w14:paraId="426C0F36" w14:textId="77777777" w:rsidR="00841C51" w:rsidRDefault="00841C51" w:rsidP="00841C51">
      <w:pPr>
        <w:pStyle w:val="Code"/>
      </w:pPr>
    </w:p>
    <w:p w14:paraId="469067E7" w14:textId="07DDD1FD" w:rsidR="00841C51" w:rsidRDefault="00841C51" w:rsidP="00841C51">
      <w:pPr>
        <w:pStyle w:val="Code"/>
      </w:pPr>
      <w:r>
        <w:t xml:space="preserve">        </w:t>
      </w:r>
      <w:r w:rsidRPr="004D5EB4">
        <w:t xml:space="preserve">// … </w:t>
      </w:r>
      <w:r>
        <w:t>i</w:t>
      </w:r>
      <w:r w:rsidRPr="004D5EB4">
        <w:t xml:space="preserve">dentical to previous </w:t>
      </w:r>
      <w:r w:rsidR="00127FCE" w:rsidRPr="00127FCE">
        <w:t xml:space="preserve">code </w:t>
      </w:r>
      <w:r w:rsidRPr="004D5EB4">
        <w:t>…</w:t>
      </w:r>
    </w:p>
    <w:p w14:paraId="2CEEE83A" w14:textId="63CD78ED" w:rsidR="00841C51" w:rsidRPr="00896815" w:rsidRDefault="00841C51" w:rsidP="00841C51">
      <w:pPr>
        <w:pStyle w:val="Code"/>
      </w:pPr>
      <w:r>
        <w:t>}</w:t>
      </w:r>
    </w:p>
    <w:p w14:paraId="644FD4B5" w14:textId="77777777" w:rsidR="00841C51" w:rsidRDefault="00841C51" w:rsidP="00841C51">
      <w:pPr>
        <w:pStyle w:val="Heading3"/>
      </w:pPr>
      <w:r>
        <w:t xml:space="preserve">Testing Multiple Cameras in </w:t>
      </w:r>
      <w:proofErr w:type="spellStart"/>
      <w:r>
        <w:t>MyGame</w:t>
      </w:r>
      <w:proofErr w:type="spellEnd"/>
    </w:p>
    <w:p w14:paraId="65A00336" w14:textId="4227EB14" w:rsidR="00841C51" w:rsidRDefault="00841C51" w:rsidP="00841C51">
      <w:pPr>
        <w:pStyle w:val="BodyTextFirst"/>
      </w:pPr>
      <w:r>
        <w:t xml:space="preserve">The </w:t>
      </w:r>
      <w:proofErr w:type="spellStart"/>
      <w:r w:rsidRPr="004D5EB4">
        <w:rPr>
          <w:rStyle w:val="CodeInline"/>
        </w:rPr>
        <w:t>MyGame</w:t>
      </w:r>
      <w:proofErr w:type="spellEnd"/>
      <w:r>
        <w:t xml:space="preserve"> level must create multiple cameras, configure them properly, and draw each independently. For ease of demonstration, two new </w:t>
      </w:r>
      <w:r w:rsidRPr="004D5EB4">
        <w:rPr>
          <w:rStyle w:val="CodeInline"/>
        </w:rPr>
        <w:t>Camera</w:t>
      </w:r>
      <w:r>
        <w:t xml:space="preserve"> objects will be created, one to focus on the </w:t>
      </w:r>
      <w:r w:rsidRPr="004D5EB4">
        <w:rPr>
          <w:rStyle w:val="CodeInline"/>
        </w:rPr>
        <w:t>Hero</w:t>
      </w:r>
      <w:r>
        <w:t xml:space="preserve"> object and one to focus on the chasing </w:t>
      </w:r>
      <w:r w:rsidRPr="004D5EB4">
        <w:rPr>
          <w:rStyle w:val="CodeInline"/>
        </w:rPr>
        <w:t>Brain</w:t>
      </w:r>
      <w:r>
        <w:t xml:space="preserve"> object. As in the previous examples, the implementation of the </w:t>
      </w:r>
      <w:proofErr w:type="spellStart"/>
      <w:r w:rsidRPr="004D5EB4">
        <w:rPr>
          <w:rStyle w:val="CodeInline"/>
        </w:rPr>
        <w:t>MyGame</w:t>
      </w:r>
      <w:proofErr w:type="spellEnd"/>
      <w:r>
        <w:t xml:space="preserve"> level is largely identical. In this example, some portions of the </w:t>
      </w:r>
      <w:proofErr w:type="spellStart"/>
      <w:proofErr w:type="gramStart"/>
      <w:r w:rsidRPr="004D5EB4">
        <w:rPr>
          <w:rStyle w:val="CodeInline"/>
        </w:rPr>
        <w:t>init</w:t>
      </w:r>
      <w:proofErr w:type="spellEnd"/>
      <w:r w:rsidRPr="004D5EB4">
        <w:rPr>
          <w:rStyle w:val="CodeInline"/>
        </w:rPr>
        <w:t>(</w:t>
      </w:r>
      <w:proofErr w:type="gramEnd"/>
      <w:r w:rsidRPr="004D5EB4">
        <w:rPr>
          <w:rStyle w:val="CodeInline"/>
        </w:rPr>
        <w:t>)</w:t>
      </w:r>
      <w:r>
        <w:t xml:space="preserve">, </w:t>
      </w:r>
      <w:r w:rsidRPr="004D5EB4">
        <w:rPr>
          <w:rStyle w:val="CodeInline"/>
        </w:rPr>
        <w:t>draw()</w:t>
      </w:r>
      <w:r>
        <w:t xml:space="preserve">, and </w:t>
      </w:r>
      <w:r w:rsidRPr="004D5EB4">
        <w:rPr>
          <w:rStyle w:val="CodeInline"/>
        </w:rPr>
        <w:t>update()</w:t>
      </w:r>
      <w:r>
        <w:t xml:space="preserve"> functions are modified to handle the multiple Camera objects and are highlighted</w:t>
      </w:r>
      <w:r w:rsidR="00A31421">
        <w:t>.</w:t>
      </w:r>
    </w:p>
    <w:p w14:paraId="46A81831" w14:textId="0B4C198D" w:rsidR="00841C51" w:rsidRDefault="00841C51" w:rsidP="00E640F9">
      <w:pPr>
        <w:pStyle w:val="NumList"/>
        <w:numPr>
          <w:ilvl w:val="0"/>
          <w:numId w:val="30"/>
        </w:numPr>
      </w:pPr>
      <w:r w:rsidRPr="004D5EB4">
        <w:t xml:space="preserve">Modify the </w:t>
      </w:r>
      <w:proofErr w:type="spellStart"/>
      <w:proofErr w:type="gramStart"/>
      <w:r w:rsidRPr="00E640F9">
        <w:rPr>
          <w:rStyle w:val="CodeInline"/>
        </w:rPr>
        <w:t>init</w:t>
      </w:r>
      <w:proofErr w:type="spellEnd"/>
      <w:r w:rsidRPr="00E640F9">
        <w:rPr>
          <w:rStyle w:val="CodeInline"/>
        </w:rPr>
        <w:t>(</w:t>
      </w:r>
      <w:proofErr w:type="gramEnd"/>
      <w:r w:rsidRPr="00E640F9">
        <w:rPr>
          <w:rStyle w:val="CodeInline"/>
        </w:rPr>
        <w:t>)</w:t>
      </w:r>
      <w:r w:rsidRPr="004D5EB4">
        <w:t xml:space="preserve"> function to define three </w:t>
      </w:r>
      <w:r w:rsidRPr="004D5EB4">
        <w:rPr>
          <w:rStyle w:val="CodeInline"/>
        </w:rPr>
        <w:t>Camera</w:t>
      </w:r>
      <w:r w:rsidRPr="004D5EB4">
        <w:t xml:space="preserve"> objects.</w:t>
      </w:r>
      <w:r w:rsidR="00B80D12">
        <w:t xml:space="preserve"> </w:t>
      </w:r>
      <w:r w:rsidR="00B80D12" w:rsidRPr="00B80D12">
        <w:t xml:space="preserve">Both the </w:t>
      </w:r>
      <w:proofErr w:type="spellStart"/>
      <w:r w:rsidR="00B80D12" w:rsidRPr="00E640F9">
        <w:rPr>
          <w:rStyle w:val="CodeInline"/>
        </w:rPr>
        <w:t>mHeroCam</w:t>
      </w:r>
      <w:proofErr w:type="spellEnd"/>
      <w:r w:rsidR="00B80D12" w:rsidRPr="00B80D12">
        <w:t xml:space="preserve"> and </w:t>
      </w:r>
      <w:proofErr w:type="spellStart"/>
      <w:r w:rsidR="00B80D12" w:rsidRPr="00E640F9">
        <w:rPr>
          <w:rStyle w:val="CodeInline"/>
        </w:rPr>
        <w:t>mBrainCam</w:t>
      </w:r>
      <w:proofErr w:type="spellEnd"/>
      <w:r w:rsidR="00B80D12" w:rsidRPr="00B80D12">
        <w:t xml:space="preserve"> define a 2-pixel boundary for their viewports, with the </w:t>
      </w:r>
      <w:proofErr w:type="spellStart"/>
      <w:r w:rsidR="00B80D12" w:rsidRPr="00E640F9">
        <w:rPr>
          <w:rStyle w:val="CodeInline"/>
        </w:rPr>
        <w:t>mHeroCam</w:t>
      </w:r>
      <w:proofErr w:type="spellEnd"/>
      <w:r w:rsidR="00B80D12" w:rsidRPr="00B80D12">
        <w:t xml:space="preserve"> boundary defined to be gray (the background color) and with </w:t>
      </w:r>
      <w:proofErr w:type="spellStart"/>
      <w:r w:rsidR="00B80D12" w:rsidRPr="00E640F9">
        <w:rPr>
          <w:rStyle w:val="CodeInline"/>
        </w:rPr>
        <w:t>mBrainCam</w:t>
      </w:r>
      <w:proofErr w:type="spellEnd"/>
      <w:r w:rsidR="00B80D12" w:rsidRPr="00B80D12">
        <w:t xml:space="preserve"> white. Notice the </w:t>
      </w:r>
      <w:proofErr w:type="spellStart"/>
      <w:r w:rsidR="00B80D12" w:rsidRPr="00E640F9">
        <w:rPr>
          <w:rStyle w:val="CodeInline"/>
        </w:rPr>
        <w:t>mBrainCam</w:t>
      </w:r>
      <w:proofErr w:type="spellEnd"/>
      <w:r w:rsidR="00B80D12" w:rsidRPr="00B80D12">
        <w:t xml:space="preserve"> object’s stiff interpolation setting informing the camera interpolation to converge to new values in ten cycles.</w:t>
      </w:r>
    </w:p>
    <w:p w14:paraId="39B4E705" w14:textId="017CE176" w:rsidR="00841C51" w:rsidRDefault="00841C51" w:rsidP="00841C51">
      <w:pPr>
        <w:pStyle w:val="Code"/>
      </w:pPr>
      <w:r>
        <w:t>init() {</w:t>
      </w:r>
    </w:p>
    <w:p w14:paraId="6C0F6EC6" w14:textId="2EE217ED" w:rsidR="00841C51" w:rsidRDefault="00841C51" w:rsidP="00841C51">
      <w:pPr>
        <w:pStyle w:val="Code"/>
      </w:pPr>
      <w:r>
        <w:t xml:space="preserve">    // Step A: set up the cameras</w:t>
      </w:r>
    </w:p>
    <w:p w14:paraId="27199878" w14:textId="32BCB172" w:rsidR="00841C51" w:rsidRDefault="00841C51" w:rsidP="00841C51">
      <w:pPr>
        <w:pStyle w:val="Code"/>
      </w:pPr>
      <w:r>
        <w:t xml:space="preserve">    this.mCamera = new engine.Camera(</w:t>
      </w:r>
    </w:p>
    <w:p w14:paraId="1BFAF4DC" w14:textId="0BF0394C" w:rsidR="00841C51" w:rsidRDefault="00841C51" w:rsidP="00841C51">
      <w:pPr>
        <w:pStyle w:val="Code"/>
      </w:pPr>
      <w:r>
        <w:t xml:space="preserve">        vec2.fromValues(50, </w:t>
      </w:r>
      <w:r w:rsidRPr="004D5EB4">
        <w:rPr>
          <w:rStyle w:val="CodeBold"/>
        </w:rPr>
        <w:t>36</w:t>
      </w:r>
      <w:r>
        <w:t>), // position of the camera</w:t>
      </w:r>
    </w:p>
    <w:p w14:paraId="0590576B" w14:textId="19D2D065" w:rsidR="00841C51" w:rsidRDefault="00841C51" w:rsidP="00841C51">
      <w:pPr>
        <w:pStyle w:val="Code"/>
      </w:pPr>
      <w:r>
        <w:t xml:space="preserve">        100,                       // width of camera</w:t>
      </w:r>
    </w:p>
    <w:p w14:paraId="0D765FE4" w14:textId="4791823A" w:rsidR="00841C51" w:rsidRDefault="00841C51" w:rsidP="00841C51">
      <w:pPr>
        <w:pStyle w:val="Code"/>
      </w:pPr>
      <w:r>
        <w:t xml:space="preserve">        [0, 0, 640, 480]           // viewport (orgX, orgY, width, height)</w:t>
      </w:r>
    </w:p>
    <w:p w14:paraId="11497444" w14:textId="343DD0DD" w:rsidR="00841C51" w:rsidRDefault="00841C51" w:rsidP="00841C51">
      <w:pPr>
        <w:pStyle w:val="Code"/>
      </w:pPr>
      <w:r>
        <w:t xml:space="preserve">    );</w:t>
      </w:r>
    </w:p>
    <w:p w14:paraId="49FDFE4A" w14:textId="42826BBA" w:rsidR="00841C51" w:rsidRDefault="00841C51" w:rsidP="00841C51">
      <w:pPr>
        <w:pStyle w:val="Code"/>
      </w:pPr>
      <w:r>
        <w:t xml:space="preserve">    this.mCamera.setBackgroundColor([0.8, 0.8, 0.8, 1]);</w:t>
      </w:r>
    </w:p>
    <w:p w14:paraId="30112F75" w14:textId="206B9650" w:rsidR="00841C51" w:rsidRDefault="00841C51" w:rsidP="00841C51">
      <w:pPr>
        <w:pStyle w:val="Code"/>
      </w:pPr>
      <w:r>
        <w:t xml:space="preserve">    // sets the background to gray</w:t>
      </w:r>
    </w:p>
    <w:p w14:paraId="1E56556D" w14:textId="77777777" w:rsidR="00841C51" w:rsidRDefault="00841C51" w:rsidP="00841C51">
      <w:pPr>
        <w:pStyle w:val="Code"/>
      </w:pPr>
    </w:p>
    <w:p w14:paraId="7117F9BB" w14:textId="6D782760" w:rsidR="00841C51" w:rsidRPr="004D5EB4" w:rsidRDefault="00841C51" w:rsidP="00841C51">
      <w:pPr>
        <w:pStyle w:val="Code"/>
        <w:rPr>
          <w:rStyle w:val="CodeBold"/>
        </w:rPr>
      </w:pPr>
      <w:r w:rsidRPr="009427D2">
        <w:rPr>
          <w:rStyle w:val="CodeBold"/>
        </w:rPr>
        <w:t xml:space="preserve"> </w:t>
      </w:r>
      <w:r w:rsidRPr="00E640F9">
        <w:t xml:space="preserve">   </w:t>
      </w:r>
      <w:r w:rsidRPr="004D5EB4">
        <w:rPr>
          <w:rStyle w:val="CodeBold"/>
        </w:rPr>
        <w:t>this.mHeroCam = new engine.Camera(</w:t>
      </w:r>
    </w:p>
    <w:p w14:paraId="3FD4718C" w14:textId="42866D17" w:rsidR="00841C51" w:rsidRPr="004D5EB4" w:rsidRDefault="00841C51" w:rsidP="00841C51">
      <w:pPr>
        <w:pStyle w:val="Code"/>
        <w:rPr>
          <w:rStyle w:val="CodeBold"/>
        </w:rPr>
      </w:pPr>
      <w:r w:rsidRPr="00E640F9">
        <w:lastRenderedPageBreak/>
        <w:t xml:space="preserve">      </w:t>
      </w:r>
      <w:r w:rsidR="00DE1ED4">
        <w:t xml:space="preserve"> </w:t>
      </w:r>
      <w:r w:rsidRPr="00E640F9">
        <w:t xml:space="preserve"> </w:t>
      </w:r>
      <w:r w:rsidRPr="004D5EB4">
        <w:rPr>
          <w:rStyle w:val="CodeBold"/>
        </w:rPr>
        <w:t>vec2.fromValues(50, 30),</w:t>
      </w:r>
      <w:r w:rsidRPr="00E640F9">
        <w:t xml:space="preserve">    </w:t>
      </w:r>
      <w:r w:rsidRPr="004D5EB4">
        <w:rPr>
          <w:rStyle w:val="CodeBold"/>
        </w:rPr>
        <w:t>// will be updated at each cycle to point to hero</w:t>
      </w:r>
    </w:p>
    <w:p w14:paraId="5414D004" w14:textId="2672362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20,</w:t>
      </w:r>
    </w:p>
    <w:p w14:paraId="3D7D0038" w14:textId="23A6141F"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[490, 330, 150, 150],</w:t>
      </w:r>
    </w:p>
    <w:p w14:paraId="7F7E4B37" w14:textId="355EBAA3" w:rsidR="00841C51" w:rsidRPr="004D5EB4" w:rsidRDefault="00841C51" w:rsidP="00841C51">
      <w:pPr>
        <w:pStyle w:val="Code"/>
        <w:rPr>
          <w:rStyle w:val="CodeBold"/>
        </w:rPr>
      </w:pPr>
      <w:r w:rsidRPr="00E640F9">
        <w:t xml:space="preserve">        </w:t>
      </w:r>
      <w:r w:rsidRPr="004D5EB4">
        <w:rPr>
          <w:rStyle w:val="CodeBold"/>
        </w:rPr>
        <w:t>2</w:t>
      </w:r>
      <w:r w:rsidRPr="00E640F9">
        <w:t xml:space="preserve">    </w:t>
      </w:r>
      <w:r w:rsidRPr="004D5EB4">
        <w:rPr>
          <w:rStyle w:val="CodeBold"/>
        </w:rPr>
        <w:t xml:space="preserve">                       // viewport bounds</w:t>
      </w:r>
    </w:p>
    <w:p w14:paraId="2B188C3F" w14:textId="189730A5" w:rsidR="00841C51" w:rsidRPr="004D5EB4" w:rsidRDefault="00841C51" w:rsidP="00841C51">
      <w:pPr>
        <w:pStyle w:val="Code"/>
        <w:rPr>
          <w:rStyle w:val="CodeBold"/>
        </w:rPr>
      </w:pPr>
      <w:r w:rsidRPr="009427D2">
        <w:rPr>
          <w:rStyle w:val="CodeBold"/>
        </w:rPr>
        <w:t xml:space="preserve">  </w:t>
      </w:r>
      <w:r w:rsidRPr="00E640F9">
        <w:t xml:space="preserve">  </w:t>
      </w:r>
      <w:r w:rsidR="00DE1ED4">
        <w:t xml:space="preserve"> </w:t>
      </w:r>
      <w:r w:rsidRPr="004D5EB4">
        <w:rPr>
          <w:rStyle w:val="CodeBold"/>
        </w:rPr>
        <w:t>);</w:t>
      </w:r>
    </w:p>
    <w:p w14:paraId="67C90BC0" w14:textId="7B31F431" w:rsidR="00841C51" w:rsidRPr="004D5EB4" w:rsidRDefault="00841C51" w:rsidP="00841C51">
      <w:pPr>
        <w:pStyle w:val="Code"/>
        <w:rPr>
          <w:rStyle w:val="CodeBold"/>
        </w:rPr>
      </w:pPr>
      <w:r w:rsidRPr="00E640F9">
        <w:t xml:space="preserve">   </w:t>
      </w:r>
      <w:r w:rsidR="00DE1ED4">
        <w:t xml:space="preserve"> </w:t>
      </w:r>
      <w:r w:rsidRPr="004D5EB4">
        <w:rPr>
          <w:rStyle w:val="CodeBold"/>
        </w:rPr>
        <w:t>this.mHeroCam.setBackgroundColor([0.5, 0.5, 0.5, 1]);</w:t>
      </w:r>
    </w:p>
    <w:p w14:paraId="26D4ADCD" w14:textId="77777777" w:rsidR="00841C51" w:rsidRPr="004D5EB4" w:rsidRDefault="00841C51" w:rsidP="00841C51">
      <w:pPr>
        <w:pStyle w:val="Code"/>
        <w:rPr>
          <w:rStyle w:val="CodeBold"/>
        </w:rPr>
      </w:pPr>
    </w:p>
    <w:p w14:paraId="481C5E46" w14:textId="4671FC3A"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 = new engine.Camera(</w:t>
      </w:r>
    </w:p>
    <w:p w14:paraId="0359843E" w14:textId="1DE623C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vec2.fromValues(50, 30),    // will be updated at each cycle to point to the brain</w:t>
      </w:r>
    </w:p>
    <w:p w14:paraId="1C32E5B7" w14:textId="20F82413"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10,</w:t>
      </w:r>
    </w:p>
    <w:p w14:paraId="67A350E1" w14:textId="6A8CB402"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[0, 330, 150, 150],</w:t>
      </w:r>
    </w:p>
    <w:p w14:paraId="7F62B8CD" w14:textId="32E29907" w:rsidR="00841C51" w:rsidRPr="004D5EB4" w:rsidRDefault="00DE1ED4" w:rsidP="00841C51">
      <w:pPr>
        <w:pStyle w:val="Code"/>
        <w:rPr>
          <w:rStyle w:val="CodeBold"/>
        </w:rPr>
      </w:pPr>
      <w:r>
        <w:t xml:space="preserve"> </w:t>
      </w:r>
      <w:r w:rsidR="00841C51" w:rsidRPr="00E640F9">
        <w:t xml:space="preserve">       </w:t>
      </w:r>
      <w:r w:rsidR="00841C51" w:rsidRPr="004D5EB4">
        <w:rPr>
          <w:rStyle w:val="CodeBold"/>
        </w:rPr>
        <w:t>2                           // viewport bounds</w:t>
      </w:r>
    </w:p>
    <w:p w14:paraId="0958945A" w14:textId="64453A9E" w:rsidR="00841C51" w:rsidRPr="004D5EB4" w:rsidRDefault="00841C51" w:rsidP="00841C51">
      <w:pPr>
        <w:pStyle w:val="Code"/>
        <w:rPr>
          <w:rStyle w:val="CodeBold"/>
        </w:rPr>
      </w:pPr>
      <w:r w:rsidRPr="00E640F9">
        <w:t xml:space="preserve">   </w:t>
      </w:r>
      <w:r w:rsidR="00DE1ED4">
        <w:t xml:space="preserve"> </w:t>
      </w:r>
      <w:r w:rsidRPr="004D5EB4">
        <w:rPr>
          <w:rStyle w:val="CodeBold"/>
        </w:rPr>
        <w:t>);</w:t>
      </w:r>
    </w:p>
    <w:p w14:paraId="263FE82F" w14:textId="4EE6AF91"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this.mBrainCam.setBackgroundColor([1, 1, 1, 1]);</w:t>
      </w:r>
    </w:p>
    <w:p w14:paraId="7CBB2258" w14:textId="02EA244C"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this.mBrainCam.configLerp(0.7, 10);</w:t>
      </w:r>
    </w:p>
    <w:p w14:paraId="322190EA" w14:textId="77777777" w:rsidR="00841C51" w:rsidRDefault="00841C51" w:rsidP="00841C51">
      <w:pPr>
        <w:pStyle w:val="Code"/>
      </w:pPr>
    </w:p>
    <w:p w14:paraId="4CC14017" w14:textId="08823E39" w:rsidR="00841C51" w:rsidRDefault="00841C51" w:rsidP="00841C51">
      <w:pPr>
        <w:pStyle w:val="Code"/>
      </w:pPr>
      <w:bookmarkStart w:id="131" w:name="_Hlk70313464"/>
      <w:r w:rsidRPr="004D5EB4">
        <w:t xml:space="preserve">   </w:t>
      </w:r>
      <w:r w:rsidR="00DE1ED4">
        <w:t xml:space="preserve"> </w:t>
      </w:r>
      <w:r w:rsidRPr="004D5EB4">
        <w:t xml:space="preserve">// … identical to previous </w:t>
      </w:r>
      <w:r w:rsidR="00127FCE" w:rsidRPr="00127FCE">
        <w:t xml:space="preserve">code </w:t>
      </w:r>
      <w:r w:rsidRPr="004D5EB4">
        <w:t>…</w:t>
      </w:r>
    </w:p>
    <w:bookmarkEnd w:id="131"/>
    <w:p w14:paraId="2CC49F74" w14:textId="0799BF8A" w:rsidR="00841C51" w:rsidRDefault="00841C51" w:rsidP="00841C51">
      <w:pPr>
        <w:pStyle w:val="Code"/>
      </w:pPr>
      <w:r>
        <w:t>}</w:t>
      </w:r>
    </w:p>
    <w:p w14:paraId="5FA5D808" w14:textId="77777777" w:rsidR="00841C51" w:rsidRDefault="00841C51" w:rsidP="00841C51">
      <w:pPr>
        <w:pStyle w:val="NumList"/>
      </w:pPr>
      <w:r w:rsidRPr="004D5EB4">
        <w:t>Define a helper function to draw the world that is common to all three cameras.</w:t>
      </w:r>
    </w:p>
    <w:p w14:paraId="785D8CAF" w14:textId="1D383932" w:rsidR="00841C51" w:rsidRDefault="00841C51" w:rsidP="00841C51">
      <w:pPr>
        <w:pStyle w:val="Code"/>
      </w:pPr>
      <w:r>
        <w:t>_drawCamera(camera) {</w:t>
      </w:r>
    </w:p>
    <w:p w14:paraId="37EB175A" w14:textId="10F6E452" w:rsidR="00841C51" w:rsidRDefault="00841C51" w:rsidP="00841C51">
      <w:pPr>
        <w:pStyle w:val="Code"/>
      </w:pPr>
      <w:r>
        <w:t xml:space="preserve">    camera.setViewAndCameraMatrix();</w:t>
      </w:r>
    </w:p>
    <w:p w14:paraId="50EBA240" w14:textId="6AA1D742" w:rsidR="00841C51" w:rsidRDefault="00841C51" w:rsidP="00841C51">
      <w:pPr>
        <w:pStyle w:val="Code"/>
      </w:pPr>
      <w:r>
        <w:t xml:space="preserve">    this.mBg.draw(camera);</w:t>
      </w:r>
    </w:p>
    <w:p w14:paraId="7ABC40D2" w14:textId="5DCBE507" w:rsidR="00841C51" w:rsidRDefault="00841C51" w:rsidP="00841C51">
      <w:pPr>
        <w:pStyle w:val="Code"/>
      </w:pPr>
      <w:r>
        <w:t xml:space="preserve">    this.mHero.draw(camera);</w:t>
      </w:r>
    </w:p>
    <w:p w14:paraId="230FB4BF" w14:textId="721E2684" w:rsidR="00841C51" w:rsidRDefault="00841C51" w:rsidP="00841C51">
      <w:pPr>
        <w:pStyle w:val="Code"/>
      </w:pPr>
      <w:r>
        <w:t xml:space="preserve">    this.mBrain.draw(camera);</w:t>
      </w:r>
    </w:p>
    <w:p w14:paraId="2C95D1FD" w14:textId="09B88227" w:rsidR="00841C51" w:rsidRDefault="00841C51" w:rsidP="00841C51">
      <w:pPr>
        <w:pStyle w:val="Code"/>
      </w:pPr>
      <w:r>
        <w:t xml:space="preserve">    this.mPortal.draw(camera);</w:t>
      </w:r>
    </w:p>
    <w:p w14:paraId="0AA59F25" w14:textId="0665D0BD" w:rsidR="00841C51" w:rsidRDefault="00841C51" w:rsidP="00841C51">
      <w:pPr>
        <w:pStyle w:val="Code"/>
      </w:pPr>
      <w:r>
        <w:t xml:space="preserve">    this.mLMinion.draw(camera);</w:t>
      </w:r>
    </w:p>
    <w:p w14:paraId="0ED705D1" w14:textId="0B05897A" w:rsidR="00841C51" w:rsidRDefault="00841C51" w:rsidP="00841C51">
      <w:pPr>
        <w:pStyle w:val="Code"/>
      </w:pPr>
      <w:r>
        <w:t xml:space="preserve">    this.mRMinion.draw(camera);</w:t>
      </w:r>
    </w:p>
    <w:p w14:paraId="6A06DF51" w14:textId="6E77C43E" w:rsidR="00841C51" w:rsidRPr="004D5EB4" w:rsidRDefault="00841C51" w:rsidP="00841C51">
      <w:pPr>
        <w:pStyle w:val="Code"/>
      </w:pPr>
      <w:r>
        <w:t>}</w:t>
      </w:r>
    </w:p>
    <w:p w14:paraId="24B20FB4" w14:textId="644F1C1C" w:rsidR="00841C51" w:rsidRDefault="00841C51" w:rsidP="00841C51">
      <w:pPr>
        <w:pStyle w:val="NumList"/>
      </w:pPr>
      <w:r w:rsidRPr="004D5EB4">
        <w:t xml:space="preserve">Modify the </w:t>
      </w:r>
      <w:proofErr w:type="spellStart"/>
      <w:r w:rsidRPr="00EC5AF5">
        <w:rPr>
          <w:rStyle w:val="CodeInline"/>
        </w:rPr>
        <w:t>MyGame</w:t>
      </w:r>
      <w:proofErr w:type="spellEnd"/>
      <w:r w:rsidRPr="004D5EB4">
        <w:t xml:space="preserve"> object </w:t>
      </w:r>
      <w:proofErr w:type="gramStart"/>
      <w:r w:rsidRPr="00EC5AF5">
        <w:rPr>
          <w:rStyle w:val="CodeInline"/>
        </w:rPr>
        <w:t>draw(</w:t>
      </w:r>
      <w:proofErr w:type="gramEnd"/>
      <w:r w:rsidRPr="00EC5AF5">
        <w:rPr>
          <w:rStyle w:val="CodeInline"/>
        </w:rPr>
        <w:t>)</w:t>
      </w:r>
      <w:r w:rsidRPr="004D5EB4">
        <w:t xml:space="preserve"> function to draw all three cameras.</w:t>
      </w:r>
      <w:r w:rsidR="001F3AE9">
        <w:t xml:space="preserve"> </w:t>
      </w:r>
      <w:r w:rsidR="001F3AE9" w:rsidRPr="001F3AE9">
        <w:t xml:space="preserve">Take note of the </w:t>
      </w:r>
      <w:proofErr w:type="spellStart"/>
      <w:r w:rsidR="001F3AE9" w:rsidRPr="00E640F9">
        <w:rPr>
          <w:rStyle w:val="CodeInline"/>
        </w:rPr>
        <w:t>mMsg</w:t>
      </w:r>
      <w:proofErr w:type="spellEnd"/>
      <w:r w:rsidR="001F3AE9" w:rsidRPr="001F3AE9">
        <w:t xml:space="preserve"> object only being drawn to </w:t>
      </w:r>
      <w:proofErr w:type="spellStart"/>
      <w:r w:rsidR="001F3AE9" w:rsidRPr="00E640F9">
        <w:rPr>
          <w:rStyle w:val="CodeInline"/>
        </w:rPr>
        <w:t>mCamera</w:t>
      </w:r>
      <w:proofErr w:type="spellEnd"/>
      <w:r w:rsidR="001F3AE9" w:rsidRPr="001F3AE9">
        <w:t>, the main camera. For this reason, the echo message will appear only in the viewport of the main camera.</w:t>
      </w:r>
    </w:p>
    <w:p w14:paraId="5E1127BB" w14:textId="6CD7478F" w:rsidR="00841C51" w:rsidRDefault="00841C51" w:rsidP="00841C51">
      <w:pPr>
        <w:pStyle w:val="Code"/>
      </w:pPr>
      <w:r>
        <w:t>draw() {</w:t>
      </w:r>
    </w:p>
    <w:p w14:paraId="532E2BBD" w14:textId="19E12346" w:rsidR="00841C51" w:rsidRDefault="00841C51" w:rsidP="00841C51">
      <w:pPr>
        <w:pStyle w:val="Code"/>
      </w:pPr>
      <w:r>
        <w:t xml:space="preserve">    // Step A: clear the canvas</w:t>
      </w:r>
    </w:p>
    <w:p w14:paraId="2D50E6B3" w14:textId="6D1304AD" w:rsidR="00841C51" w:rsidRDefault="00841C51" w:rsidP="00841C51">
      <w:pPr>
        <w:pStyle w:val="Code"/>
      </w:pPr>
      <w:r>
        <w:t xml:space="preserve">    engine.clearCanvas([0.9, 0.9, 0.9, 1.0]); // clear to light gray</w:t>
      </w:r>
    </w:p>
    <w:p w14:paraId="13AF303B" w14:textId="77777777" w:rsidR="00841C51" w:rsidRDefault="00841C51" w:rsidP="00841C51">
      <w:pPr>
        <w:pStyle w:val="Code"/>
      </w:pPr>
    </w:p>
    <w:p w14:paraId="42D9FAAF" w14:textId="0DA74F4C" w:rsidR="00841C51" w:rsidRDefault="00841C51" w:rsidP="00841C51">
      <w:pPr>
        <w:pStyle w:val="Code"/>
      </w:pPr>
      <w:r>
        <w:t xml:space="preserve">    // Step  B: Draw with all three cameras</w:t>
      </w:r>
    </w:p>
    <w:p w14:paraId="3F72EEB4" w14:textId="6699C031" w:rsidR="00841C51" w:rsidRDefault="00841C51" w:rsidP="00841C51">
      <w:pPr>
        <w:pStyle w:val="Code"/>
      </w:pPr>
      <w:r>
        <w:t xml:space="preserve">    this._drawCamera(this.mCamera);</w:t>
      </w:r>
    </w:p>
    <w:p w14:paraId="373C5525" w14:textId="336F10BC" w:rsidR="00841C51" w:rsidRDefault="00841C51" w:rsidP="00841C51">
      <w:pPr>
        <w:pStyle w:val="Code"/>
      </w:pPr>
      <w:r>
        <w:t xml:space="preserve">    this.mMsg.draw(this.mCamera);   // only draw status in the main camera</w:t>
      </w:r>
    </w:p>
    <w:p w14:paraId="209B398B" w14:textId="46E1DC94" w:rsidR="00841C51" w:rsidRDefault="00841C51" w:rsidP="00841C51">
      <w:pPr>
        <w:pStyle w:val="Code"/>
      </w:pPr>
      <w:r>
        <w:t xml:space="preserve">    this._drawCamera(this.mHeroCam);</w:t>
      </w:r>
    </w:p>
    <w:p w14:paraId="7DFB5FCF" w14:textId="61D80343" w:rsidR="00841C51" w:rsidRDefault="00841C51" w:rsidP="00841C51">
      <w:pPr>
        <w:pStyle w:val="Code"/>
      </w:pPr>
      <w:r>
        <w:t xml:space="preserve">    this._drawCamera(this.mBrainCam);</w:t>
      </w:r>
    </w:p>
    <w:p w14:paraId="2F9791FE" w14:textId="77777777" w:rsidR="00841C51" w:rsidRDefault="00841C51" w:rsidP="00841C51">
      <w:pPr>
        <w:pStyle w:val="Code"/>
      </w:pPr>
    </w:p>
    <w:p w14:paraId="64C8989C" w14:textId="370217F4" w:rsidR="00841C51" w:rsidRPr="004D5EB4" w:rsidRDefault="00841C51" w:rsidP="00841C51">
      <w:pPr>
        <w:pStyle w:val="Code"/>
      </w:pPr>
      <w:r>
        <w:lastRenderedPageBreak/>
        <w:t>}</w:t>
      </w:r>
    </w:p>
    <w:p w14:paraId="7C06E174" w14:textId="77777777" w:rsidR="00841C51" w:rsidRDefault="00841C51" w:rsidP="00841C51">
      <w:pPr>
        <w:pStyle w:val="NumList"/>
      </w:pPr>
      <w:r w:rsidRPr="00EC5AF5">
        <w:t xml:space="preserve">Modify the </w:t>
      </w:r>
      <w:proofErr w:type="gramStart"/>
      <w:r w:rsidRPr="00EC5AF5">
        <w:rPr>
          <w:rStyle w:val="CodeInline"/>
        </w:rPr>
        <w:t>update(</w:t>
      </w:r>
      <w:proofErr w:type="gramEnd"/>
      <w:r w:rsidRPr="00EC5AF5">
        <w:rPr>
          <w:rStyle w:val="CodeInline"/>
        </w:rPr>
        <w:t>)</w:t>
      </w:r>
      <w:r w:rsidRPr="00EC5AF5">
        <w:t xml:space="preserve"> function to pan the </w:t>
      </w:r>
      <w:proofErr w:type="spellStart"/>
      <w:r w:rsidRPr="00EC5AF5">
        <w:rPr>
          <w:rStyle w:val="CodeInline"/>
        </w:rPr>
        <w:t>mHeroCam</w:t>
      </w:r>
      <w:proofErr w:type="spellEnd"/>
      <w:r w:rsidRPr="00EC5AF5">
        <w:t xml:space="preserve"> and </w:t>
      </w:r>
      <w:proofErr w:type="spellStart"/>
      <w:r w:rsidRPr="00EC5AF5">
        <w:rPr>
          <w:rStyle w:val="CodeInline"/>
        </w:rPr>
        <w:t>mBrainCam</w:t>
      </w:r>
      <w:proofErr w:type="spellEnd"/>
      <w:r w:rsidRPr="00EC5AF5">
        <w:t xml:space="preserve"> with the corresponding objects and to move the </w:t>
      </w:r>
      <w:proofErr w:type="spellStart"/>
      <w:r w:rsidRPr="00EC5AF5">
        <w:rPr>
          <w:rStyle w:val="CodeInline"/>
        </w:rPr>
        <w:t>mHeroCam</w:t>
      </w:r>
      <w:proofErr w:type="spellEnd"/>
      <w:r w:rsidRPr="00EC5AF5">
        <w:t xml:space="preserve"> viewport continuously.</w:t>
      </w:r>
    </w:p>
    <w:p w14:paraId="2F041B4C" w14:textId="06205CA8" w:rsidR="00841C51" w:rsidRDefault="00841C51" w:rsidP="00841C51">
      <w:pPr>
        <w:pStyle w:val="Code"/>
      </w:pPr>
      <w:r>
        <w:t>update() {</w:t>
      </w:r>
    </w:p>
    <w:p w14:paraId="4B980BB3" w14:textId="3F0BA4E8" w:rsidR="00841C51" w:rsidRDefault="00841C51" w:rsidP="00841C51">
      <w:pPr>
        <w:pStyle w:val="Code"/>
      </w:pPr>
      <w:r>
        <w:t xml:space="preserve">    let zoomDelta = 0.05;</w:t>
      </w:r>
    </w:p>
    <w:p w14:paraId="2305AABF" w14:textId="3CC226CE" w:rsidR="00841C51" w:rsidRDefault="00841C51" w:rsidP="00841C51">
      <w:pPr>
        <w:pStyle w:val="Code"/>
      </w:pPr>
      <w:r>
        <w:t xml:space="preserve">    let msg = "L/R: Left or Right Minion; H: Dye; P: Portal]: ";</w:t>
      </w:r>
    </w:p>
    <w:p w14:paraId="2B741743" w14:textId="77777777" w:rsidR="00841C51" w:rsidRDefault="00841C51" w:rsidP="00841C51">
      <w:pPr>
        <w:pStyle w:val="Code"/>
      </w:pPr>
    </w:p>
    <w:p w14:paraId="1FAD2FD2" w14:textId="7F579475" w:rsidR="00841C51" w:rsidRDefault="00841C51" w:rsidP="00841C51">
      <w:pPr>
        <w:pStyle w:val="Code"/>
      </w:pPr>
      <w:r>
        <w:t xml:space="preserve">    this.mCamera.update();  // for smoother camera movements</w:t>
      </w:r>
    </w:p>
    <w:p w14:paraId="521053E5" w14:textId="5DE754B9" w:rsidR="00841C51" w:rsidRPr="00EC5AF5" w:rsidRDefault="00841C51" w:rsidP="00841C51">
      <w:pPr>
        <w:pStyle w:val="Code"/>
        <w:rPr>
          <w:rStyle w:val="CodeBold"/>
        </w:rPr>
      </w:pPr>
      <w:r w:rsidRPr="00E640F9">
        <w:t xml:space="preserve">    </w:t>
      </w:r>
      <w:r w:rsidRPr="00EC5AF5">
        <w:rPr>
          <w:rStyle w:val="CodeBold"/>
        </w:rPr>
        <w:t>this.mHeroCam.update();</w:t>
      </w:r>
    </w:p>
    <w:p w14:paraId="576F5267" w14:textId="0EAA1FBE" w:rsidR="00841C51" w:rsidRPr="00EC5AF5" w:rsidRDefault="00841C51" w:rsidP="00841C51">
      <w:pPr>
        <w:pStyle w:val="Code"/>
        <w:rPr>
          <w:rStyle w:val="CodeBold"/>
        </w:rPr>
      </w:pPr>
      <w:r w:rsidRPr="00E640F9">
        <w:t xml:space="preserve">    </w:t>
      </w:r>
      <w:r w:rsidRPr="00EC5AF5">
        <w:rPr>
          <w:rStyle w:val="CodeBold"/>
        </w:rPr>
        <w:t>this.mBrainCam.update();</w:t>
      </w:r>
    </w:p>
    <w:p w14:paraId="64B92DEE" w14:textId="77777777" w:rsidR="00841C51" w:rsidRDefault="00841C51" w:rsidP="00841C51">
      <w:pPr>
        <w:pStyle w:val="Code"/>
      </w:pPr>
    </w:p>
    <w:p w14:paraId="2F23EE9C" w14:textId="2F906A08" w:rsidR="00841C51" w:rsidRDefault="00841C51" w:rsidP="00841C51">
      <w:pPr>
        <w:pStyle w:val="Code"/>
      </w:pPr>
      <w:r w:rsidRPr="00EC5AF5">
        <w:t xml:space="preserve">    // … identical to previous </w:t>
      </w:r>
      <w:r w:rsidR="00127FCE" w:rsidRPr="00127FCE">
        <w:t xml:space="preserve">code </w:t>
      </w:r>
      <w:r w:rsidRPr="00EC5AF5">
        <w:t>…</w:t>
      </w:r>
    </w:p>
    <w:p w14:paraId="1085A6C6" w14:textId="77777777" w:rsidR="00841C51" w:rsidRDefault="00841C51" w:rsidP="00841C51">
      <w:pPr>
        <w:pStyle w:val="Code"/>
      </w:pPr>
    </w:p>
    <w:p w14:paraId="725BB412" w14:textId="52407C9D" w:rsidR="00841C51" w:rsidRPr="00EC5AF5" w:rsidRDefault="00841C51" w:rsidP="00841C51">
      <w:pPr>
        <w:pStyle w:val="Code"/>
        <w:rPr>
          <w:rStyle w:val="CodeBold"/>
        </w:rPr>
      </w:pPr>
      <w:r>
        <w:t xml:space="preserve">    </w:t>
      </w:r>
      <w:r w:rsidRPr="00EC5AF5">
        <w:rPr>
          <w:rStyle w:val="CodeBold"/>
        </w:rPr>
        <w:t xml:space="preserve">// set the hero and brain cams    </w:t>
      </w:r>
    </w:p>
    <w:p w14:paraId="1E99EF26" w14:textId="0EF9665C" w:rsidR="00F1711D" w:rsidRDefault="00841C51" w:rsidP="00841C51">
      <w:pPr>
        <w:pStyle w:val="Code"/>
        <w:rPr>
          <w:rStyle w:val="CodeBold"/>
        </w:rPr>
      </w:pPr>
      <w:r w:rsidRPr="00E640F9">
        <w:t xml:space="preserve">    </w:t>
      </w:r>
      <w:r w:rsidRPr="00EC5AF5">
        <w:rPr>
          <w:rStyle w:val="CodeBold"/>
        </w:rPr>
        <w:t xml:space="preserve">this.mHeroCam.panTo(this.mHero.getXform().getXPos(), </w:t>
      </w:r>
    </w:p>
    <w:p w14:paraId="431814F1" w14:textId="5AAB85DB" w:rsidR="00841C51" w:rsidRPr="00EC5AF5" w:rsidRDefault="00F1711D" w:rsidP="00841C51">
      <w:pPr>
        <w:pStyle w:val="Code"/>
        <w:rPr>
          <w:rStyle w:val="CodeBold"/>
        </w:rPr>
      </w:pPr>
      <w:r>
        <w:rPr>
          <w:rStyle w:val="CodeBold"/>
        </w:rPr>
        <w:t xml:space="preserve">                                            </w:t>
      </w:r>
      <w:r w:rsidR="00841C51" w:rsidRPr="00EC5AF5">
        <w:rPr>
          <w:rStyle w:val="CodeBold"/>
        </w:rPr>
        <w:t>this.mHero.getXform().getYPos());</w:t>
      </w:r>
    </w:p>
    <w:p w14:paraId="3B96002E" w14:textId="013B0C10" w:rsidR="00F1711D" w:rsidRDefault="00841C51" w:rsidP="00841C51">
      <w:pPr>
        <w:pStyle w:val="Code"/>
        <w:rPr>
          <w:rStyle w:val="CodeBold"/>
        </w:rPr>
      </w:pPr>
      <w:r w:rsidRPr="00E640F9">
        <w:t xml:space="preserve">    </w:t>
      </w:r>
      <w:r w:rsidRPr="00EC5AF5">
        <w:rPr>
          <w:rStyle w:val="CodeBold"/>
        </w:rPr>
        <w:t xml:space="preserve">this.mBrainCam.panTo(this.mBrain.getXform().getXPos(), </w:t>
      </w:r>
    </w:p>
    <w:p w14:paraId="0DE84BE1" w14:textId="5CDDAA0C" w:rsidR="00841C51" w:rsidRPr="00EC5AF5" w:rsidRDefault="00F1711D" w:rsidP="00841C51">
      <w:pPr>
        <w:pStyle w:val="Code"/>
        <w:rPr>
          <w:rStyle w:val="CodeBold"/>
        </w:rPr>
      </w:pPr>
      <w:r>
        <w:rPr>
          <w:rStyle w:val="CodeBold"/>
        </w:rPr>
        <w:t xml:space="preserve">                                             </w:t>
      </w:r>
      <w:r w:rsidR="00841C51" w:rsidRPr="00EC5AF5">
        <w:rPr>
          <w:rStyle w:val="CodeBold"/>
        </w:rPr>
        <w:t>this.mBrain.getXform().getYPos());</w:t>
      </w:r>
    </w:p>
    <w:p w14:paraId="23B3A08D" w14:textId="77777777" w:rsidR="00841C51" w:rsidRPr="00EC5AF5" w:rsidRDefault="00841C51" w:rsidP="00841C51">
      <w:pPr>
        <w:pStyle w:val="Code"/>
        <w:rPr>
          <w:rStyle w:val="CodeBold"/>
        </w:rPr>
      </w:pPr>
    </w:p>
    <w:p w14:paraId="3D230256" w14:textId="3ED17935" w:rsidR="00841C51" w:rsidRPr="00EC5AF5" w:rsidRDefault="00841C51" w:rsidP="00841C51">
      <w:pPr>
        <w:pStyle w:val="Code"/>
        <w:rPr>
          <w:rStyle w:val="CodeBold"/>
        </w:rPr>
      </w:pPr>
      <w:r w:rsidRPr="00E640F9">
        <w:t xml:space="preserve">    </w:t>
      </w:r>
      <w:r w:rsidRPr="00EC5AF5">
        <w:rPr>
          <w:rStyle w:val="CodeBold"/>
        </w:rPr>
        <w:t>// Move the hero cam viewport just to show it is possible</w:t>
      </w:r>
    </w:p>
    <w:p w14:paraId="031D712A" w14:textId="0523C0D9" w:rsidR="00841C51" w:rsidRPr="00EC5AF5" w:rsidRDefault="00841C51" w:rsidP="00841C51">
      <w:pPr>
        <w:pStyle w:val="Code"/>
        <w:rPr>
          <w:rStyle w:val="CodeBold"/>
        </w:rPr>
      </w:pPr>
      <w:r w:rsidRPr="00E640F9">
        <w:t xml:space="preserve">    </w:t>
      </w:r>
      <w:r w:rsidRPr="00EC5AF5">
        <w:rPr>
          <w:rStyle w:val="CodeBold"/>
        </w:rPr>
        <w:t>let v = this.mHeroCam.getViewport();</w:t>
      </w:r>
    </w:p>
    <w:p w14:paraId="1B8B1C85" w14:textId="47A9E919" w:rsidR="00841C51" w:rsidRPr="00EC5AF5" w:rsidRDefault="00841C51" w:rsidP="00841C51">
      <w:pPr>
        <w:pStyle w:val="Code"/>
        <w:rPr>
          <w:rStyle w:val="CodeBold"/>
        </w:rPr>
      </w:pPr>
      <w:r w:rsidRPr="00E640F9">
        <w:t xml:space="preserve">    </w:t>
      </w:r>
      <w:r w:rsidRPr="00EC5AF5">
        <w:rPr>
          <w:rStyle w:val="CodeBold"/>
        </w:rPr>
        <w:t>v[0] += 1;</w:t>
      </w:r>
    </w:p>
    <w:p w14:paraId="42D1E001" w14:textId="5C603A9F" w:rsidR="00841C51" w:rsidRPr="00EC5AF5" w:rsidRDefault="00841C51" w:rsidP="00841C51">
      <w:pPr>
        <w:pStyle w:val="Code"/>
        <w:rPr>
          <w:rStyle w:val="CodeBold"/>
        </w:rPr>
      </w:pPr>
      <w:r w:rsidRPr="00E640F9">
        <w:t xml:space="preserve">    </w:t>
      </w:r>
      <w:r w:rsidRPr="00EC5AF5">
        <w:rPr>
          <w:rStyle w:val="CodeBold"/>
        </w:rPr>
        <w:t>if (v[0] &gt; 500) {</w:t>
      </w:r>
    </w:p>
    <w:p w14:paraId="088B4E00" w14:textId="73AEAC00" w:rsidR="00841C51" w:rsidRPr="00EC5AF5" w:rsidRDefault="00841C51" w:rsidP="00841C51">
      <w:pPr>
        <w:pStyle w:val="Code"/>
        <w:rPr>
          <w:rStyle w:val="CodeBold"/>
        </w:rPr>
      </w:pPr>
      <w:r w:rsidRPr="00E640F9">
        <w:t xml:space="preserve">        </w:t>
      </w:r>
      <w:r w:rsidRPr="00EC5AF5">
        <w:rPr>
          <w:rStyle w:val="CodeBold"/>
        </w:rPr>
        <w:t>v[0] = 0;</w:t>
      </w:r>
    </w:p>
    <w:p w14:paraId="633BFBFD" w14:textId="0F098280" w:rsidR="00841C51" w:rsidRPr="00EC5AF5" w:rsidRDefault="00841C51" w:rsidP="00841C51">
      <w:pPr>
        <w:pStyle w:val="Code"/>
        <w:rPr>
          <w:rStyle w:val="CodeBold"/>
        </w:rPr>
      </w:pPr>
      <w:r w:rsidRPr="00E640F9">
        <w:t xml:space="preserve">    </w:t>
      </w:r>
      <w:r w:rsidRPr="00EC5AF5">
        <w:rPr>
          <w:rStyle w:val="CodeBold"/>
        </w:rPr>
        <w:t>}</w:t>
      </w:r>
    </w:p>
    <w:p w14:paraId="0F3EF646" w14:textId="7AE01DC5" w:rsidR="00841C51" w:rsidRPr="00EC5AF5" w:rsidRDefault="00841C51" w:rsidP="00841C51">
      <w:pPr>
        <w:pStyle w:val="Code"/>
        <w:rPr>
          <w:rStyle w:val="CodeBold"/>
        </w:rPr>
      </w:pPr>
      <w:r w:rsidRPr="00E640F9">
        <w:t xml:space="preserve">    </w:t>
      </w:r>
      <w:r w:rsidRPr="00EC5AF5">
        <w:rPr>
          <w:rStyle w:val="CodeBold"/>
        </w:rPr>
        <w:t>this.mHeroCam.setViewport(v);</w:t>
      </w:r>
    </w:p>
    <w:p w14:paraId="7D7A9B57" w14:textId="77777777" w:rsidR="00841C51" w:rsidRDefault="00841C51" w:rsidP="00841C51">
      <w:pPr>
        <w:pStyle w:val="Code"/>
      </w:pPr>
    </w:p>
    <w:p w14:paraId="63A6567C" w14:textId="02E31464" w:rsidR="00841C51" w:rsidRDefault="00841C51" w:rsidP="00841C51">
      <w:pPr>
        <w:pStyle w:val="Code"/>
      </w:pPr>
      <w:r>
        <w:t xml:space="preserve">    this.mMsg.setText(msg + this.mChoice);</w:t>
      </w:r>
    </w:p>
    <w:p w14:paraId="7F50B2E0" w14:textId="04EED1E9" w:rsidR="00841C51" w:rsidRPr="00EC5AF5" w:rsidRDefault="00841C51" w:rsidP="00841C51">
      <w:pPr>
        <w:pStyle w:val="Code"/>
      </w:pPr>
      <w:r>
        <w:t>}</w:t>
      </w:r>
    </w:p>
    <w:p w14:paraId="55EB47CA" w14:textId="0725AD60" w:rsidR="00841C51" w:rsidRDefault="00841C51" w:rsidP="00841C51">
      <w:pPr>
        <w:pStyle w:val="BodyTextFirst"/>
      </w:pPr>
      <w:r>
        <w:t xml:space="preserve">You can now run the project and notice the three different viewports </w:t>
      </w:r>
      <w:r w:rsidR="00DD46CF">
        <w:t xml:space="preserve">displayed </w:t>
      </w:r>
      <w:r>
        <w:t xml:space="preserve">on the HTML canvas. The 2-pixel-wide bounds around the </w:t>
      </w:r>
      <w:proofErr w:type="spellStart"/>
      <w:r w:rsidRPr="00EC5AF5">
        <w:rPr>
          <w:rStyle w:val="CodeInline"/>
        </w:rPr>
        <w:t>mHeroCam</w:t>
      </w:r>
      <w:proofErr w:type="spellEnd"/>
      <w:r>
        <w:t xml:space="preserve"> and </w:t>
      </w:r>
      <w:proofErr w:type="spellStart"/>
      <w:r w:rsidRPr="00EC5AF5">
        <w:rPr>
          <w:rStyle w:val="CodeInline"/>
        </w:rPr>
        <w:t>mBrainCam</w:t>
      </w:r>
      <w:proofErr w:type="spellEnd"/>
      <w:r>
        <w:t xml:space="preserve"> viewports allow easy visual parsing of the three views. Observe that the </w:t>
      </w:r>
      <w:proofErr w:type="spellStart"/>
      <w:r w:rsidRPr="00EC5AF5">
        <w:rPr>
          <w:rStyle w:val="CodeInline"/>
        </w:rPr>
        <w:t>mBrainCam</w:t>
      </w:r>
      <w:proofErr w:type="spellEnd"/>
      <w:r>
        <w:t xml:space="preserve"> viewport is drawn on top of the </w:t>
      </w:r>
      <w:proofErr w:type="spellStart"/>
      <w:r w:rsidRPr="00EC5AF5">
        <w:rPr>
          <w:rStyle w:val="CodeInline"/>
        </w:rPr>
        <w:t>mHeroCam</w:t>
      </w:r>
      <w:proofErr w:type="spellEnd"/>
      <w:r>
        <w:t xml:space="preserve">. This is because in the </w:t>
      </w:r>
      <w:proofErr w:type="spellStart"/>
      <w:r w:rsidRPr="00EC5AF5">
        <w:rPr>
          <w:rStyle w:val="CodeInline"/>
        </w:rPr>
        <w:t>MyGame</w:t>
      </w:r>
      <w:r w:rsidR="006D5B5A">
        <w:rPr>
          <w:rStyle w:val="CodeInline"/>
        </w:rPr>
        <w:t>.</w:t>
      </w:r>
      <w:r w:rsidRPr="00EC5AF5">
        <w:rPr>
          <w:rStyle w:val="CodeInline"/>
        </w:rPr>
        <w:t>draw</w:t>
      </w:r>
      <w:proofErr w:type="spellEnd"/>
      <w:r w:rsidRPr="00EC5AF5">
        <w:rPr>
          <w:rStyle w:val="CodeInline"/>
        </w:rPr>
        <w:t>()</w:t>
      </w:r>
      <w:r>
        <w:t xml:space="preserve"> functio</w:t>
      </w:r>
      <w:r w:rsidR="00DD46CF">
        <w:t xml:space="preserve">n </w:t>
      </w:r>
      <w:r>
        <w:t xml:space="preserve">the </w:t>
      </w:r>
      <w:proofErr w:type="spellStart"/>
      <w:r w:rsidRPr="00EC5AF5">
        <w:rPr>
          <w:rStyle w:val="CodeInline"/>
        </w:rPr>
        <w:t>mBrainCam</w:t>
      </w:r>
      <w:proofErr w:type="spellEnd"/>
      <w:r>
        <w:t xml:space="preserve"> is drawn last. The last drawn </w:t>
      </w:r>
      <w:r w:rsidR="00DD46CF">
        <w:t xml:space="preserve">object </w:t>
      </w:r>
      <w:r>
        <w:t xml:space="preserve">always appears on the top. You can move the </w:t>
      </w:r>
      <w:r w:rsidRPr="00EC5AF5">
        <w:rPr>
          <w:rStyle w:val="CodeInline"/>
        </w:rPr>
        <w:t>Hero</w:t>
      </w:r>
      <w:r>
        <w:t xml:space="preserve"> object to observe that </w:t>
      </w:r>
      <w:proofErr w:type="spellStart"/>
      <w:r w:rsidRPr="00EC5AF5">
        <w:rPr>
          <w:rStyle w:val="CodeInline"/>
        </w:rPr>
        <w:t>mHeroCam</w:t>
      </w:r>
      <w:proofErr w:type="spellEnd"/>
      <w:r>
        <w:t xml:space="preserve"> follows the hero and experience the smooth interpolated results of panning the camera. </w:t>
      </w:r>
    </w:p>
    <w:p w14:paraId="3E2DF982" w14:textId="6D202B0C" w:rsidR="00841C51" w:rsidRPr="00896815" w:rsidRDefault="00841C51" w:rsidP="00841C51">
      <w:pPr>
        <w:pStyle w:val="BodyTextCont"/>
      </w:pPr>
      <w:r>
        <w:t xml:space="preserve">Now try changing the parameters to the </w:t>
      </w:r>
      <w:proofErr w:type="spellStart"/>
      <w:r w:rsidRPr="00EC5AF5">
        <w:rPr>
          <w:rStyle w:val="CodeInline"/>
        </w:rPr>
        <w:t>mBrainCam.</w:t>
      </w:r>
      <w:r w:rsidR="006D5B5A" w:rsidRPr="00EC5AF5">
        <w:rPr>
          <w:rStyle w:val="CodeInline"/>
        </w:rPr>
        <w:t>config</w:t>
      </w:r>
      <w:r w:rsidR="006D5B5A">
        <w:rPr>
          <w:rStyle w:val="CodeInline"/>
        </w:rPr>
        <w:t>Lerp</w:t>
      </w:r>
      <w:proofErr w:type="spellEnd"/>
      <w:r w:rsidRPr="00EC5AF5">
        <w:rPr>
          <w:rStyle w:val="CodeInline"/>
        </w:rPr>
        <w:t>()</w:t>
      </w:r>
      <w:r>
        <w:t xml:space="preserve"> function to generate smoother interpolated results, such as by setting the stiffness to 0.1 and the duration to 100 cycles. Note how it appears as though the camera is constantly trying to catch up to the </w:t>
      </w:r>
      <w:r w:rsidRPr="00EC5AF5">
        <w:rPr>
          <w:rStyle w:val="CodeInline"/>
        </w:rPr>
        <w:t>Brain</w:t>
      </w:r>
      <w:r>
        <w:t xml:space="preserve"> object. In this case, the camera needs a stiff interpolation setting to ensure the main object remains in the center of the camera view. For a much more drastic and fun effect, you can try </w:t>
      </w:r>
      <w:r>
        <w:lastRenderedPageBreak/>
        <w:t xml:space="preserve">setting </w:t>
      </w:r>
      <w:proofErr w:type="spellStart"/>
      <w:r w:rsidRPr="00EC5AF5">
        <w:rPr>
          <w:rStyle w:val="CodeInline"/>
        </w:rPr>
        <w:t>mBrainCam</w:t>
      </w:r>
      <w:proofErr w:type="spellEnd"/>
      <w:r>
        <w:t xml:space="preserve"> to have </w:t>
      </w:r>
      <w:r w:rsidR="006D5B5A">
        <w:t xml:space="preserve">a </w:t>
      </w:r>
      <w:r>
        <w:t xml:space="preserve">much smoother interpolated results, such as with a stiffness value of 0.01 and a duration of 200 cycles. With these values, the camera can never catch up to the </w:t>
      </w:r>
      <w:r w:rsidRPr="00EC5AF5">
        <w:rPr>
          <w:rStyle w:val="CodeInline"/>
        </w:rPr>
        <w:t>Brain</w:t>
      </w:r>
      <w:r>
        <w:t xml:space="preserve"> object and will appear as though it is wandering aimlessly around the game world.</w:t>
      </w:r>
    </w:p>
    <w:p w14:paraId="04C9C400" w14:textId="77777777" w:rsidR="00841C51" w:rsidRDefault="00841C51" w:rsidP="00841C51">
      <w:pPr>
        <w:pStyle w:val="Heading1"/>
      </w:pPr>
      <w:r>
        <w:t>Mouse Input Through Cameras</w:t>
      </w:r>
    </w:p>
    <w:p w14:paraId="4B70EA53" w14:textId="35238066" w:rsidR="00841C51" w:rsidRDefault="00841C51" w:rsidP="00841C51">
      <w:pPr>
        <w:pStyle w:val="BodyTextFirst"/>
      </w:pPr>
      <w:r>
        <w:t xml:space="preserve">The mouse is a pointing input device that reports position information in the Canvas Coordinate space. Recall that the Canvas Coordinate space is simply a measurement of pixel offsets along the x/y-axes with respect to the lower-left corner of the canvas. </w:t>
      </w:r>
      <w:r w:rsidR="00DD46CF">
        <w:t>R</w:t>
      </w:r>
      <w:r w:rsidR="006D5B5A">
        <w:t>emember that t</w:t>
      </w:r>
      <w:r>
        <w:t xml:space="preserve">he game engine defines and works with the WC space where all objects and measurements are specified in WC. For the game engine to work with the reported mouse position, this position must be transformed from Canvas Coordinate space to WC. </w:t>
      </w:r>
    </w:p>
    <w:p w14:paraId="45DA4014" w14:textId="77777777" w:rsidR="00841C51" w:rsidRPr="00EC5AF5" w:rsidRDefault="00841C51" w:rsidP="00841C51">
      <w:pPr>
        <w:pStyle w:val="BodyTextCont"/>
      </w:pPr>
      <w:r w:rsidRPr="00EC5AF5">
        <w:t xml:space="preserve">The drawing on the left of Figure 7-10 shows an example of a mouse position located at </w:t>
      </w:r>
      <w:r w:rsidRPr="00C640A5">
        <w:rPr>
          <w:rStyle w:val="CodeInline"/>
        </w:rPr>
        <w:t>(</w:t>
      </w:r>
      <w:proofErr w:type="spellStart"/>
      <w:r w:rsidRPr="00C640A5">
        <w:rPr>
          <w:rStyle w:val="CodeInline"/>
        </w:rPr>
        <w:t>mouseX</w:t>
      </w:r>
      <w:proofErr w:type="spellEnd"/>
      <w:r w:rsidRPr="00C640A5">
        <w:rPr>
          <w:rStyle w:val="CodeInline"/>
        </w:rPr>
        <w:t xml:space="preserve">, </w:t>
      </w:r>
      <w:proofErr w:type="spellStart"/>
      <w:r w:rsidRPr="00C640A5">
        <w:rPr>
          <w:rStyle w:val="CodeInline"/>
        </w:rPr>
        <w:t>mouseY</w:t>
      </w:r>
      <w:proofErr w:type="spellEnd"/>
      <w:r w:rsidRPr="00C640A5">
        <w:rPr>
          <w:rStyle w:val="CodeInline"/>
        </w:rPr>
        <w:t>)</w:t>
      </w:r>
      <w:r w:rsidRPr="00EC5AF5">
        <w:t xml:space="preserve"> on the canvas. The drawing on the right of Figure 7-10 shows that when a viewport with the lower-left corner located at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EC5AF5">
        <w:t xml:space="preserve"> is defined within the canvas, the same </w:t>
      </w:r>
      <w:r w:rsidRPr="00C640A5">
        <w:rPr>
          <w:rStyle w:val="CodeInline"/>
        </w:rPr>
        <w:t>(</w:t>
      </w:r>
      <w:proofErr w:type="spellStart"/>
      <w:r w:rsidRPr="00C640A5">
        <w:rPr>
          <w:rStyle w:val="CodeInline"/>
        </w:rPr>
        <w:t>mouseX</w:t>
      </w:r>
      <w:proofErr w:type="spellEnd"/>
      <w:r w:rsidRPr="00C640A5">
        <w:rPr>
          <w:rStyle w:val="CodeInline"/>
        </w:rPr>
        <w:t xml:space="preserve">, </w:t>
      </w:r>
      <w:proofErr w:type="spellStart"/>
      <w:r w:rsidRPr="00C640A5">
        <w:rPr>
          <w:rStyle w:val="CodeInline"/>
        </w:rPr>
        <w:t>mouseY</w:t>
      </w:r>
      <w:proofErr w:type="spellEnd"/>
      <w:r w:rsidRPr="00C640A5">
        <w:rPr>
          <w:rStyle w:val="CodeInline"/>
        </w:rPr>
        <w:t>)</w:t>
      </w:r>
      <w:r w:rsidRPr="00EC5AF5">
        <w:t xml:space="preserve"> position can be represented as a position in the viewport as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where:</w:t>
      </w:r>
    </w:p>
    <w:p w14:paraId="60D91582" w14:textId="77777777" w:rsidR="00841C51" w:rsidRPr="00EC5AF5" w:rsidRDefault="00841C51" w:rsidP="00841C51">
      <w:pPr>
        <w:pStyle w:val="Bullet"/>
      </w:pPr>
      <m:oMath>
        <m:r>
          <m:rPr>
            <m:sty m:val="p"/>
          </m:rPr>
          <w:rPr>
            <w:rFonts w:ascii="Cambria Math" w:hAnsi="Cambria Math"/>
          </w:rPr>
          <m:t>mouseDCX=mouseX-</m:t>
        </m:r>
        <m:sSub>
          <m:sSubPr>
            <m:ctrlPr>
              <w:rPr>
                <w:rFonts w:ascii="Cambria Math" w:hAnsi="Cambria Math"/>
              </w:rPr>
            </m:ctrlPr>
          </m:sSubPr>
          <m:e>
            <m:r>
              <w:rPr>
                <w:rFonts w:ascii="Cambria Math" w:hAnsi="Cambria Math"/>
              </w:rPr>
              <m:t>V</m:t>
            </m:r>
          </m:e>
          <m:sub>
            <m:r>
              <w:rPr>
                <w:rFonts w:ascii="Cambria Math" w:hAnsi="Cambria Math"/>
              </w:rPr>
              <m:t>x</m:t>
            </m:r>
          </m:sub>
        </m:sSub>
      </m:oMath>
      <w:r w:rsidRPr="00EC5AF5">
        <w:t xml:space="preserve"> </w:t>
      </w:r>
    </w:p>
    <w:p w14:paraId="031AF8B1" w14:textId="77777777" w:rsidR="00841C51" w:rsidRPr="00EC5AF5" w:rsidRDefault="00841C51" w:rsidP="00841C51">
      <w:pPr>
        <w:pStyle w:val="Bullet"/>
      </w:pPr>
      <m:oMath>
        <m:r>
          <m:rPr>
            <m:sty m:val="p"/>
          </m:rPr>
          <w:rPr>
            <w:rFonts w:ascii="Cambria Math" w:hAnsi="Cambria Math"/>
          </w:rPr>
          <m:t>mouseDCY=mouseY-</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w:t>
      </w:r>
    </w:p>
    <w:p w14:paraId="3CC35752" w14:textId="77777777" w:rsidR="00841C51" w:rsidRPr="00EC5AF5" w:rsidRDefault="00841C51" w:rsidP="00841C51">
      <w:pPr>
        <w:pStyle w:val="BodyTextFirst"/>
      </w:pPr>
      <w:r w:rsidRPr="00EC5AF5">
        <w:t xml:space="preserve">In this way,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is the offset from the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the lower-left corner of the viewport.</w:t>
      </w:r>
    </w:p>
    <w:p w14:paraId="2CF9C766" w14:textId="77777777" w:rsidR="00841C51" w:rsidRDefault="00841C51" w:rsidP="00841C51">
      <w:pPr>
        <w:pStyle w:val="Figure"/>
      </w:pPr>
      <w:r>
        <w:rPr>
          <w:noProof/>
        </w:rPr>
        <w:drawing>
          <wp:inline distT="0" distB="0" distL="0" distR="0" wp14:anchorId="7F2CF244" wp14:editId="7A571C8D">
            <wp:extent cx="3968750" cy="1572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750" cy="1572895"/>
                    </a:xfrm>
                    <a:prstGeom prst="rect">
                      <a:avLst/>
                    </a:prstGeom>
                    <a:noFill/>
                  </pic:spPr>
                </pic:pic>
              </a:graphicData>
            </a:graphic>
          </wp:inline>
        </w:drawing>
      </w:r>
    </w:p>
    <w:p w14:paraId="05636009" w14:textId="77777777" w:rsidR="00841C51" w:rsidRDefault="00841C51" w:rsidP="00841C51">
      <w:pPr>
        <w:pStyle w:val="FigureCaption"/>
      </w:pPr>
      <w:r w:rsidRPr="00EC5AF5">
        <w:t>Figure 7-10. Mouse position on canvas and viewport</w:t>
      </w:r>
    </w:p>
    <w:p w14:paraId="5067F3CA" w14:textId="16B53335" w:rsidR="00841C51" w:rsidRDefault="00841C51" w:rsidP="00841C51">
      <w:pPr>
        <w:pStyle w:val="BodyTextFirst"/>
      </w:pPr>
      <w:r w:rsidRPr="00EC5AF5">
        <w:t xml:space="preserve">The </w:t>
      </w:r>
      <w:r w:rsidR="0064479A">
        <w:t xml:space="preserve">left </w:t>
      </w:r>
      <w:r w:rsidRPr="00EC5AF5">
        <w:t>drawing</w:t>
      </w:r>
      <w:r w:rsidR="0064479A">
        <w:t xml:space="preserve"> in</w:t>
      </w:r>
      <w:r w:rsidRPr="00EC5AF5">
        <w:t xml:space="preserve"> Figure 7-11 shows that the Device Coordinate (DC) space</w:t>
      </w:r>
      <w:r w:rsidRPr="00EC5AF5">
        <w:fldChar w:fldCharType="begin"/>
      </w:r>
      <w:r w:rsidRPr="00EC5AF5">
        <w:instrText xml:space="preserve"> XE "Mouse input, camera:device coordinate (DC) space" </w:instrText>
      </w:r>
      <w:r w:rsidRPr="00EC5AF5">
        <w:fldChar w:fldCharType="end"/>
      </w:r>
      <w:r w:rsidRPr="00EC5AF5">
        <w:t xml:space="preserve"> defines a pixel position within a viewport with offsets measured with respect to the lower-left corner of the viewport. For this reason, the DC space is also referred to as the pixel space. The computed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position is an example of a position in DC space. The </w:t>
      </w:r>
      <w:r w:rsidR="0064479A">
        <w:t>right drawing in</w:t>
      </w:r>
      <w:r w:rsidRPr="00EC5AF5">
        <w:t xml:space="preserve"> Figure 7-11 shows that </w:t>
      </w:r>
      <w:r w:rsidRPr="00EC5AF5">
        <w:lastRenderedPageBreak/>
        <w:t xml:space="preserve">this position can be transformed into the WC space with the lower-left corner located at </w:t>
      </w:r>
      <w:r w:rsidRPr="00C640A5">
        <w:rPr>
          <w:rStyle w:val="CodeInline"/>
        </w:rPr>
        <w:t>(</w:t>
      </w:r>
      <w:proofErr w:type="spellStart"/>
      <w:r w:rsidRPr="00C640A5">
        <w:rPr>
          <w:rStyle w:val="CodeInline"/>
        </w:rPr>
        <w:t>minWCX</w:t>
      </w:r>
      <w:proofErr w:type="spellEnd"/>
      <w:r w:rsidRPr="00C640A5">
        <w:rPr>
          <w:rStyle w:val="CodeInline"/>
        </w:rPr>
        <w:t xml:space="preserve">, </w:t>
      </w:r>
      <w:proofErr w:type="spellStart"/>
      <w:r w:rsidRPr="00C640A5">
        <w:rPr>
          <w:rStyle w:val="CodeInline"/>
        </w:rPr>
        <w:t>minWCY</w:t>
      </w:r>
      <w:proofErr w:type="spellEnd"/>
      <w:r w:rsidRPr="00C640A5">
        <w:rPr>
          <w:rStyle w:val="CodeInline"/>
        </w:rPr>
        <w:t>)</w:t>
      </w:r>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EC5AF5">
        <w:t xml:space="preserve"> according to these formulae:</w:t>
      </w:r>
    </w:p>
    <w:p w14:paraId="3F0060E7" w14:textId="77777777" w:rsidR="00841C51" w:rsidRPr="0053784A" w:rsidRDefault="00841C51" w:rsidP="00841C51">
      <w:pPr>
        <w:pStyle w:val="Bullet"/>
      </w:pPr>
      <m:oMath>
        <m:r>
          <m:rPr>
            <m:sty m:val="p"/>
          </m:rPr>
          <w:rPr>
            <w:rFonts w:ascii="Cambria Math" w:hAnsi="Cambria Math"/>
          </w:rPr>
          <m:t>mouseWCX=minWCX+(mouseDCX×</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wc</m:t>
                </m:r>
              </m:sub>
            </m:sSub>
          </m:num>
          <m:den>
            <m:sSub>
              <m:sSubPr>
                <m:ctrlPr>
                  <w:rPr>
                    <w:rFonts w:ascii="Cambria Math" w:hAnsi="Cambria Math"/>
                  </w:rPr>
                </m:ctrlPr>
              </m:sSubPr>
              <m:e>
                <m:r>
                  <w:rPr>
                    <w:rFonts w:ascii="Cambria Math" w:hAnsi="Cambria Math"/>
                  </w:rPr>
                  <m:t>W</m:t>
                </m:r>
              </m:e>
              <m:sub>
                <m:r>
                  <w:rPr>
                    <w:rFonts w:ascii="Cambria Math" w:hAnsi="Cambria Math"/>
                  </w:rPr>
                  <m:t>v</m:t>
                </m:r>
              </m:sub>
            </m:sSub>
          </m:den>
        </m:f>
        <m:r>
          <m:rPr>
            <m:sty m:val="p"/>
          </m:rPr>
          <w:rPr>
            <w:rFonts w:ascii="Cambria Math" w:hAnsi="Cambria Math"/>
          </w:rPr>
          <m:t>)</m:t>
        </m:r>
      </m:oMath>
      <w:r w:rsidRPr="0053784A">
        <w:t xml:space="preserve"> </w:t>
      </w:r>
    </w:p>
    <w:p w14:paraId="0C925391" w14:textId="77777777" w:rsidR="00841C51" w:rsidRPr="0053784A" w:rsidRDefault="00841C51" w:rsidP="00841C51">
      <w:pPr>
        <w:pStyle w:val="Bullet"/>
      </w:pPr>
      <m:oMath>
        <m:r>
          <m:rPr>
            <m:sty m:val="p"/>
          </m:rPr>
          <w:rPr>
            <w:rFonts w:ascii="Cambria Math" w:hAnsi="Cambria Math"/>
          </w:rPr>
          <m:t>mouseWCY=minWCY+(mouseDCY×</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wc</m:t>
                </m:r>
              </m:sub>
            </m:sSub>
          </m:num>
          <m:den>
            <m:sSub>
              <m:sSubPr>
                <m:ctrlPr>
                  <w:rPr>
                    <w:rFonts w:ascii="Cambria Math" w:hAnsi="Cambria Math"/>
                  </w:rPr>
                </m:ctrlPr>
              </m:sSubPr>
              <m:e>
                <m:r>
                  <w:rPr>
                    <w:rFonts w:ascii="Cambria Math" w:hAnsi="Cambria Math"/>
                  </w:rPr>
                  <m:t>H</m:t>
                </m:r>
              </m:e>
              <m:sub>
                <m:r>
                  <w:rPr>
                    <w:rFonts w:ascii="Cambria Math" w:hAnsi="Cambria Math"/>
                  </w:rPr>
                  <m:t>v</m:t>
                </m:r>
              </m:sub>
            </m:sSub>
          </m:den>
        </m:f>
        <m:r>
          <m:rPr>
            <m:sty m:val="p"/>
          </m:rPr>
          <w:rPr>
            <w:rFonts w:ascii="Cambria Math" w:hAnsi="Cambria Math"/>
          </w:rPr>
          <m:t>)</m:t>
        </m:r>
      </m:oMath>
    </w:p>
    <w:p w14:paraId="649C8664" w14:textId="77777777" w:rsidR="00841C51" w:rsidRDefault="00841C51" w:rsidP="00841C51">
      <w:pPr>
        <w:pStyle w:val="Figure"/>
      </w:pPr>
      <w:r>
        <w:rPr>
          <w:noProof/>
        </w:rPr>
        <w:drawing>
          <wp:inline distT="0" distB="0" distL="0" distR="0" wp14:anchorId="7AEF452E" wp14:editId="483DEE92">
            <wp:extent cx="3676015" cy="190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015" cy="1908175"/>
                    </a:xfrm>
                    <a:prstGeom prst="rect">
                      <a:avLst/>
                    </a:prstGeom>
                    <a:noFill/>
                  </pic:spPr>
                </pic:pic>
              </a:graphicData>
            </a:graphic>
          </wp:inline>
        </w:drawing>
      </w:r>
    </w:p>
    <w:p w14:paraId="63DC8451" w14:textId="77777777" w:rsidR="00841C51" w:rsidRDefault="00841C51" w:rsidP="00841C51">
      <w:pPr>
        <w:pStyle w:val="FigureCaption"/>
      </w:pPr>
      <w:r w:rsidRPr="0053784A">
        <w:t>Figure 7-11. Mouse position in viewport DC space and WC space</w:t>
      </w:r>
    </w:p>
    <w:p w14:paraId="1DCCF709" w14:textId="77777777" w:rsidR="00841C51" w:rsidRDefault="00841C51" w:rsidP="00841C51">
      <w:pPr>
        <w:pStyle w:val="BodyTextFirst"/>
      </w:pPr>
      <w:r w:rsidRPr="0053784A">
        <w:t>With the knowledge of how to transform positions from the Canvas Coordinate space to the WC space, it is now possible to implement mouse input support in the game engine.</w:t>
      </w:r>
    </w:p>
    <w:p w14:paraId="5B2DE56A" w14:textId="77777777" w:rsidR="00841C51" w:rsidRDefault="00841C51" w:rsidP="00841C51">
      <w:pPr>
        <w:pStyle w:val="Heading2"/>
      </w:pPr>
      <w:r>
        <w:t>The Mouse Input Project</w:t>
      </w:r>
    </w:p>
    <w:p w14:paraId="0AC708D9" w14:textId="77777777" w:rsidR="00841C51" w:rsidRDefault="00841C51" w:rsidP="00841C51">
      <w:pPr>
        <w:pStyle w:val="BodyTextFirst"/>
      </w:pPr>
      <w:r>
        <w:t xml:space="preserve">This project demonstrates mouse input support in the game engine. You can see an example of this project running in Figure 7-12. The source code to this project is defined in the </w:t>
      </w:r>
      <w:r w:rsidRPr="0053784A">
        <w:rPr>
          <w:rStyle w:val="CodeInline"/>
        </w:rPr>
        <w:t>chapter7/7.5.mouse_input</w:t>
      </w:r>
      <w:r>
        <w:t xml:space="preserve"> folder.</w:t>
      </w:r>
    </w:p>
    <w:p w14:paraId="10AB318B" w14:textId="77777777" w:rsidR="00841C51" w:rsidRDefault="00841C51" w:rsidP="00841C51">
      <w:pPr>
        <w:pStyle w:val="Figure"/>
      </w:pPr>
      <w:r w:rsidRPr="0053784A">
        <w:rPr>
          <w:rStyle w:val="CodeInline"/>
          <w:rFonts w:ascii="Arial" w:hAnsi="Arial"/>
          <w:noProof/>
          <w:bdr w:val="none" w:sz="0" w:space="0" w:color="auto"/>
        </w:rPr>
        <w:lastRenderedPageBreak/>
        <w:drawing>
          <wp:inline distT="0" distB="0" distL="0" distR="0" wp14:anchorId="0AF6306F" wp14:editId="21ACBA30">
            <wp:extent cx="5487035" cy="4115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2986AA1" w14:textId="77777777" w:rsidR="00841C51" w:rsidRPr="0053784A" w:rsidRDefault="00841C51" w:rsidP="00841C51">
      <w:pPr>
        <w:pStyle w:val="FigureCaption"/>
      </w:pPr>
      <w:r w:rsidRPr="0053784A">
        <w:t>Figure 7-12. Running the Mouse Input project</w:t>
      </w:r>
    </w:p>
    <w:p w14:paraId="7C3F60C0" w14:textId="77777777" w:rsidR="00841C51" w:rsidRDefault="00841C51" w:rsidP="00841C51">
      <w:pPr>
        <w:pStyle w:val="BodyTextFirst"/>
      </w:pPr>
      <w:r>
        <w:t>The new controls of this project are as follows:</w:t>
      </w:r>
    </w:p>
    <w:p w14:paraId="266FA3C8" w14:textId="77777777" w:rsidR="00841C51" w:rsidRDefault="00841C51" w:rsidP="00841C51">
      <w:pPr>
        <w:pStyle w:val="Bullet"/>
      </w:pPr>
      <w:commentRangeStart w:id="132"/>
      <w:r w:rsidRPr="00C640A5">
        <w:t xml:space="preserve">Left mouse </w:t>
      </w:r>
      <w:commentRangeEnd w:id="132"/>
      <w:r w:rsidR="0064479A">
        <w:rPr>
          <w:rStyle w:val="CommentReference"/>
          <w:rFonts w:asciiTheme="minorHAnsi" w:hAnsiTheme="minorHAnsi"/>
        </w:rPr>
        <w:commentReference w:id="132"/>
      </w:r>
      <w:r w:rsidRPr="00C640A5">
        <w:t xml:space="preserve">button pressed in the main </w:t>
      </w:r>
      <w:r w:rsidRPr="0075399E">
        <w:rPr>
          <w:rStyle w:val="CodeInline"/>
        </w:rPr>
        <w:t>Camera</w:t>
      </w:r>
      <w:r w:rsidRPr="00C640A5">
        <w:t xml:space="preserve"> view</w:t>
      </w:r>
      <w:r w:rsidRPr="00C640A5">
        <w:rPr>
          <w:i/>
        </w:rPr>
        <w:t>:</w:t>
      </w:r>
      <w:r>
        <w:t xml:space="preserve"> Drags the </w:t>
      </w:r>
      <w:r w:rsidRPr="0053784A">
        <w:rPr>
          <w:rStyle w:val="CodeInline"/>
        </w:rPr>
        <w:t>Portal</w:t>
      </w:r>
      <w:r>
        <w:t xml:space="preserve"> object</w:t>
      </w:r>
    </w:p>
    <w:p w14:paraId="23EAF737" w14:textId="77777777" w:rsidR="00841C51" w:rsidRDefault="00841C51" w:rsidP="00841C51">
      <w:pPr>
        <w:pStyle w:val="Bullet"/>
      </w:pPr>
      <w:r w:rsidRPr="00C640A5">
        <w:t xml:space="preserve">Middle mouse button pressed in the </w:t>
      </w:r>
      <w:proofErr w:type="spellStart"/>
      <w:r w:rsidRPr="0053784A">
        <w:rPr>
          <w:rStyle w:val="CodeInline"/>
        </w:rPr>
        <w:t>HeroCam</w:t>
      </w:r>
      <w:proofErr w:type="spellEnd"/>
      <w:r w:rsidRPr="00C640A5">
        <w:t xml:space="preserve"> view</w:t>
      </w:r>
      <w:r>
        <w:t xml:space="preserve">: Drags the </w:t>
      </w:r>
      <w:r w:rsidRPr="0053784A">
        <w:rPr>
          <w:rStyle w:val="CodeInline"/>
        </w:rPr>
        <w:t>Hero</w:t>
      </w:r>
      <w:r>
        <w:t xml:space="preserve"> object</w:t>
      </w:r>
    </w:p>
    <w:p w14:paraId="1E9AF2BF" w14:textId="4389E65D" w:rsidR="004D5FFE" w:rsidRDefault="00841C51">
      <w:pPr>
        <w:pStyle w:val="Bullet"/>
      </w:pPr>
      <w:r w:rsidRPr="00C640A5">
        <w:t>Right</w:t>
      </w:r>
      <w:r w:rsidR="004D5FFE">
        <w:t>/M</w:t>
      </w:r>
      <w:r w:rsidRPr="00C640A5">
        <w:t>iddle mouse button pressed in any view</w:t>
      </w:r>
      <w:r>
        <w:t>: Hides</w:t>
      </w:r>
      <w:r w:rsidR="004D5FFE">
        <w:t>/Shows</w:t>
      </w:r>
      <w:r>
        <w:t xml:space="preserve"> the </w:t>
      </w:r>
      <w:r w:rsidRPr="0053784A">
        <w:rPr>
          <w:rStyle w:val="CodeInline"/>
        </w:rPr>
        <w:t>Portal</w:t>
      </w:r>
      <w:r>
        <w:t xml:space="preserve"> object</w:t>
      </w:r>
    </w:p>
    <w:p w14:paraId="0505D745" w14:textId="77777777" w:rsidR="00841C51" w:rsidRDefault="00841C51" w:rsidP="00841C51">
      <w:pPr>
        <w:pStyle w:val="BodyTextFirst"/>
      </w:pPr>
      <w:r>
        <w:t>The following controls are identical to the previous project:</w:t>
      </w:r>
    </w:p>
    <w:p w14:paraId="4C20319B" w14:textId="1C575AC6" w:rsidR="00841C51" w:rsidRDefault="00841C51" w:rsidP="00841C51">
      <w:pPr>
        <w:pStyle w:val="Bullet"/>
      </w:pPr>
      <w:r w:rsidRPr="00C640A5">
        <w:t>Q key</w:t>
      </w:r>
      <w:r w:rsidRPr="0034026A">
        <w:t xml:space="preserve">: </w:t>
      </w:r>
      <w:r w:rsidR="0058482C" w:rsidRPr="0034026A">
        <w:t>Initiates</w:t>
      </w:r>
      <w:r w:rsidR="0058482C">
        <w:t xml:space="preserve"> the positional oscillation of the </w:t>
      </w:r>
      <w:r w:rsidR="0058482C" w:rsidRPr="00AC7E30">
        <w:rPr>
          <w:rStyle w:val="CodeInline"/>
        </w:rPr>
        <w:t>Dye</w:t>
      </w:r>
      <w:r w:rsidR="0058482C">
        <w:t xml:space="preserve"> character and the camera shake effects.</w:t>
      </w:r>
    </w:p>
    <w:p w14:paraId="0A1BE25A" w14:textId="77777777" w:rsidR="00841C51" w:rsidRDefault="00841C51">
      <w:pPr>
        <w:pStyle w:val="Bullet"/>
      </w:pPr>
      <w:r w:rsidRPr="00C640A5">
        <w:t>WASD keys</w:t>
      </w:r>
      <w:r w:rsidRPr="0034026A">
        <w:t>: Move</w:t>
      </w:r>
      <w:r>
        <w:t xml:space="preserve"> the </w:t>
      </w:r>
      <w:r w:rsidRPr="0053784A">
        <w:rPr>
          <w:rStyle w:val="CodeInline"/>
        </w:rPr>
        <w:t>Dye</w:t>
      </w:r>
      <w:r>
        <w:t xml:space="preserve"> character (the </w:t>
      </w:r>
      <w:r w:rsidRPr="0053784A">
        <w:rPr>
          <w:rStyle w:val="CodeInline"/>
        </w:rPr>
        <w:t>Hero</w:t>
      </w:r>
      <w:r>
        <w:t xml:space="preserve"> object) and push the camera WC bounds</w:t>
      </w:r>
    </w:p>
    <w:p w14:paraId="6AC73E68" w14:textId="77777777" w:rsidR="00841C51" w:rsidRDefault="00841C51" w:rsidP="00841C51">
      <w:pPr>
        <w:pStyle w:val="Bullet"/>
      </w:pPr>
      <w:r w:rsidRPr="00C640A5">
        <w:lastRenderedPageBreak/>
        <w:t>Arrow keys</w:t>
      </w:r>
      <w:r w:rsidRPr="0034026A">
        <w:t>: Move</w:t>
      </w:r>
      <w:r>
        <w:t xml:space="preserve"> the </w:t>
      </w:r>
      <w:r w:rsidRPr="0053784A">
        <w:rPr>
          <w:rStyle w:val="CodeInline"/>
        </w:rPr>
        <w:t>Portal</w:t>
      </w:r>
      <w:r>
        <w:t xml:space="preserve"> object</w:t>
      </w:r>
    </w:p>
    <w:p w14:paraId="78B1FFF5" w14:textId="77777777" w:rsidR="00841C51" w:rsidRDefault="00841C51" w:rsidP="00841C51">
      <w:pPr>
        <w:pStyle w:val="Bullet"/>
      </w:pPr>
      <w:r w:rsidRPr="00C640A5">
        <w:t>L/R/P/H keys</w:t>
      </w:r>
      <w:r w:rsidRPr="0034026A">
        <w:t>: Select</w:t>
      </w:r>
      <w:r>
        <w:t xml:space="preserve"> the in-focus object with L/R keys refocusing the camera to the </w:t>
      </w:r>
      <w:r w:rsidRPr="0053784A">
        <w:rPr>
          <w:rStyle w:val="CodeInline"/>
        </w:rPr>
        <w:t>Left</w:t>
      </w:r>
      <w:r>
        <w:t xml:space="preserve"> or </w:t>
      </w:r>
      <w:r w:rsidRPr="0053784A">
        <w:rPr>
          <w:rStyle w:val="CodeInline"/>
        </w:rPr>
        <w:t>Right</w:t>
      </w:r>
      <w:r>
        <w:t xml:space="preserve"> minion</w:t>
      </w:r>
    </w:p>
    <w:p w14:paraId="5FB554A9" w14:textId="77777777" w:rsidR="00841C51" w:rsidRDefault="00841C51" w:rsidP="00841C51">
      <w:pPr>
        <w:pStyle w:val="Bullet"/>
      </w:pPr>
      <w:r w:rsidRPr="00C640A5">
        <w:t>N/M and J/K keys</w:t>
      </w:r>
      <w:r w:rsidRPr="0034026A">
        <w:t>: Zoom</w:t>
      </w:r>
      <w:r>
        <w:t xml:space="preserve"> into or away from the center of the camera, or the in-focus object</w:t>
      </w:r>
    </w:p>
    <w:p w14:paraId="4A7DBE92" w14:textId="77777777" w:rsidR="00841C51" w:rsidRDefault="00841C51" w:rsidP="00841C51">
      <w:pPr>
        <w:pStyle w:val="BodyTextFirst"/>
      </w:pPr>
      <w:r>
        <w:t>The goals of the project are as follows:</w:t>
      </w:r>
    </w:p>
    <w:p w14:paraId="5504C573" w14:textId="77777777" w:rsidR="00841C51" w:rsidRDefault="00841C51" w:rsidP="00841C51">
      <w:pPr>
        <w:pStyle w:val="Bullet"/>
      </w:pPr>
      <w:r>
        <w:t>To understand the Canvas Coordinate space to WC space transform</w:t>
      </w:r>
    </w:p>
    <w:p w14:paraId="3317A186" w14:textId="6B3A704C" w:rsidR="00841C51" w:rsidRDefault="00841C51" w:rsidP="00841C51">
      <w:pPr>
        <w:pStyle w:val="Bullet"/>
      </w:pPr>
      <w:r>
        <w:t xml:space="preserve">To appreciate </w:t>
      </w:r>
      <w:r w:rsidR="0064479A">
        <w:t xml:space="preserve">that </w:t>
      </w:r>
      <w:r>
        <w:t>mouse clicks are specific to individual viewports</w:t>
      </w:r>
    </w:p>
    <w:p w14:paraId="57308C7D" w14:textId="5E42215D" w:rsidR="00403296" w:rsidRDefault="00841C51" w:rsidP="00841C51">
      <w:pPr>
        <w:pStyle w:val="Bullet"/>
      </w:pPr>
      <w:r>
        <w:t xml:space="preserve">To implement transformation between coordinate spaces </w:t>
      </w:r>
    </w:p>
    <w:p w14:paraId="2C9C55DE" w14:textId="2A52E8BE" w:rsidR="00841C51" w:rsidRDefault="00403296" w:rsidP="00841C51">
      <w:pPr>
        <w:pStyle w:val="Bullet"/>
      </w:pPr>
      <w:r>
        <w:t xml:space="preserve">To </w:t>
      </w:r>
      <w:r w:rsidR="00841C51">
        <w:t xml:space="preserve">support </w:t>
      </w:r>
      <w:r>
        <w:t xml:space="preserve">and experience working with </w:t>
      </w:r>
      <w:r w:rsidR="00841C51">
        <w:t>mouse input</w:t>
      </w:r>
    </w:p>
    <w:p w14:paraId="6F5B0349" w14:textId="33E76BCD" w:rsidR="00C66B68" w:rsidRDefault="00C66B68" w:rsidP="00A75D46">
      <w:pPr>
        <w:pStyle w:val="BodyTextFirst"/>
      </w:pPr>
      <w:r>
        <w:t xml:space="preserve">As in previous projects, you can find external resource files in the </w:t>
      </w:r>
      <w:r w:rsidRPr="00C308A0">
        <w:rPr>
          <w:rStyle w:val="CodeInline"/>
        </w:rPr>
        <w:t>assets</w:t>
      </w:r>
      <w:r>
        <w:t xml:space="preserve"> folder. </w:t>
      </w:r>
    </w:p>
    <w:p w14:paraId="2BC39EE6" w14:textId="2A06D8E9" w:rsidR="00841C51" w:rsidRPr="0053784A" w:rsidRDefault="00841C51" w:rsidP="00841C51">
      <w:pPr>
        <w:pStyle w:val="Heading3"/>
      </w:pPr>
      <w:r w:rsidRPr="0053784A">
        <w:t xml:space="preserve">Modify </w:t>
      </w:r>
      <w:r w:rsidR="00E0589D">
        <w:t xml:space="preserve">index.js </w:t>
      </w:r>
      <w:r w:rsidRPr="0053784A">
        <w:t>to Pass Canvas ID to Input Component</w:t>
      </w:r>
    </w:p>
    <w:p w14:paraId="0AB3B29A" w14:textId="4E188E33" w:rsidR="00841C51" w:rsidRDefault="00841C51" w:rsidP="00841C51">
      <w:pPr>
        <w:pStyle w:val="BodyTextFirst"/>
      </w:pPr>
      <w:r w:rsidRPr="0053784A">
        <w:t xml:space="preserve">To receive mouse input information, the </w:t>
      </w:r>
      <w:r w:rsidR="005F603D" w:rsidRPr="00C640A5">
        <w:rPr>
          <w:rStyle w:val="CodeInline"/>
        </w:rPr>
        <w:t>i</w:t>
      </w:r>
      <w:r w:rsidRPr="00C640A5">
        <w:rPr>
          <w:rStyle w:val="CodeInline"/>
        </w:rPr>
        <w:t>nput</w:t>
      </w:r>
      <w:r w:rsidRPr="0053784A">
        <w:t xml:space="preserve"> component needs to have access to the HTML canvas. </w:t>
      </w:r>
      <w:r w:rsidR="00E6009F">
        <w:t xml:space="preserve">Edit </w:t>
      </w:r>
      <w:r w:rsidR="000A6062" w:rsidRPr="00C640A5">
        <w:rPr>
          <w:rStyle w:val="CodeInline"/>
        </w:rPr>
        <w:t>index.js</w:t>
      </w:r>
      <w:r w:rsidR="000A6062">
        <w:t xml:space="preserve"> </w:t>
      </w:r>
      <w:r w:rsidR="00E6009F">
        <w:t xml:space="preserve">and modify the </w:t>
      </w:r>
      <w:proofErr w:type="spellStart"/>
      <w:proofErr w:type="gramStart"/>
      <w:r w:rsidR="00E6009F" w:rsidRPr="00C640A5">
        <w:rPr>
          <w:rStyle w:val="CodeInline"/>
        </w:rPr>
        <w:t>init</w:t>
      </w:r>
      <w:proofErr w:type="spellEnd"/>
      <w:r w:rsidR="00E6009F" w:rsidRPr="00C640A5">
        <w:rPr>
          <w:rStyle w:val="CodeInline"/>
        </w:rPr>
        <w:t>(</w:t>
      </w:r>
      <w:proofErr w:type="gramEnd"/>
      <w:r w:rsidR="00E6009F" w:rsidRPr="00C640A5">
        <w:rPr>
          <w:rStyle w:val="CodeInline"/>
        </w:rPr>
        <w:t>)</w:t>
      </w:r>
      <w:r w:rsidR="00E6009F">
        <w:t xml:space="preserve"> function </w:t>
      </w:r>
      <w:r w:rsidR="000A6062">
        <w:t xml:space="preserve">to pass the </w:t>
      </w:r>
      <w:proofErr w:type="spellStart"/>
      <w:r w:rsidR="000A6062" w:rsidRPr="00C640A5">
        <w:rPr>
          <w:rStyle w:val="CodeInline"/>
        </w:rPr>
        <w:t>htmlCamvasID</w:t>
      </w:r>
      <w:proofErr w:type="spellEnd"/>
      <w:r w:rsidR="000A6062">
        <w:t xml:space="preserve"> to the </w:t>
      </w:r>
      <w:r w:rsidR="000A6062" w:rsidRPr="00C640A5">
        <w:rPr>
          <w:rStyle w:val="CodeInline"/>
        </w:rPr>
        <w:t>input</w:t>
      </w:r>
      <w:r w:rsidR="000A6062">
        <w:t xml:space="preserve"> component during initialization. </w:t>
      </w:r>
    </w:p>
    <w:p w14:paraId="590595A5" w14:textId="1F141D5C" w:rsidR="000A6062" w:rsidRDefault="000A6062" w:rsidP="000A6062">
      <w:pPr>
        <w:pStyle w:val="Code"/>
      </w:pPr>
      <w:r w:rsidRPr="00EE561E">
        <w:t xml:space="preserve">// … </w:t>
      </w:r>
      <w:r>
        <w:t>i</w:t>
      </w:r>
      <w:r w:rsidRPr="00EE561E">
        <w:t xml:space="preserve">dentical to previous </w:t>
      </w:r>
      <w:r w:rsidR="00127FCE" w:rsidRPr="00127FCE">
        <w:t xml:space="preserve">code </w:t>
      </w:r>
      <w:r w:rsidRPr="00EE561E">
        <w:t>…</w:t>
      </w:r>
      <w:r>
        <w:br/>
      </w:r>
    </w:p>
    <w:p w14:paraId="77246362" w14:textId="77777777" w:rsidR="000A6062" w:rsidRDefault="000A6062" w:rsidP="00C640A5">
      <w:pPr>
        <w:pStyle w:val="Code"/>
      </w:pPr>
      <w:r>
        <w:t>// general engine utilities</w:t>
      </w:r>
    </w:p>
    <w:p w14:paraId="4A059EDC" w14:textId="77777777" w:rsidR="000A6062" w:rsidRDefault="000A6062" w:rsidP="00C640A5">
      <w:pPr>
        <w:pStyle w:val="Code"/>
      </w:pPr>
      <w:r>
        <w:t>function init(htmlCanvasID) {</w:t>
      </w:r>
    </w:p>
    <w:p w14:paraId="54AC4C4A" w14:textId="77777777" w:rsidR="000A6062" w:rsidRDefault="000A6062" w:rsidP="00C640A5">
      <w:pPr>
        <w:pStyle w:val="Code"/>
      </w:pPr>
      <w:r>
        <w:t xml:space="preserve">    glSys.init(htmlCanvasID);</w:t>
      </w:r>
    </w:p>
    <w:p w14:paraId="70F7A213" w14:textId="77777777" w:rsidR="000A6062" w:rsidRDefault="000A6062" w:rsidP="00C640A5">
      <w:pPr>
        <w:pStyle w:val="Code"/>
      </w:pPr>
      <w:r>
        <w:t xml:space="preserve">    vertexBuffer.init();</w:t>
      </w:r>
    </w:p>
    <w:p w14:paraId="6711A205" w14:textId="77777777" w:rsidR="000A6062" w:rsidRPr="00A75D46" w:rsidRDefault="000A6062" w:rsidP="00C640A5">
      <w:pPr>
        <w:pStyle w:val="Code"/>
        <w:rPr>
          <w:rStyle w:val="CodeBold"/>
        </w:rPr>
      </w:pPr>
      <w:r w:rsidRPr="00A75D46">
        <w:t xml:space="preserve">    </w:t>
      </w:r>
      <w:r w:rsidRPr="00A75D46">
        <w:rPr>
          <w:rStyle w:val="CodeBold"/>
        </w:rPr>
        <w:t>input.init(htmlCanvasID);</w:t>
      </w:r>
    </w:p>
    <w:p w14:paraId="2A81820B" w14:textId="77777777" w:rsidR="000A6062" w:rsidRDefault="000A6062" w:rsidP="00C640A5">
      <w:pPr>
        <w:pStyle w:val="Code"/>
      </w:pPr>
      <w:r>
        <w:t xml:space="preserve">    audio.init();</w:t>
      </w:r>
    </w:p>
    <w:p w14:paraId="4566ACDF" w14:textId="77777777" w:rsidR="000A6062" w:rsidRDefault="000A6062" w:rsidP="00C640A5">
      <w:pPr>
        <w:pStyle w:val="Code"/>
      </w:pPr>
      <w:r>
        <w:t xml:space="preserve">    shaderResources.init();</w:t>
      </w:r>
    </w:p>
    <w:p w14:paraId="0F02CECA" w14:textId="77777777" w:rsidR="000A6062" w:rsidRDefault="000A6062" w:rsidP="00C640A5">
      <w:pPr>
        <w:pStyle w:val="Code"/>
      </w:pPr>
      <w:r>
        <w:t xml:space="preserve">    defaultResources.init();</w:t>
      </w:r>
    </w:p>
    <w:p w14:paraId="17A42266" w14:textId="59B49264" w:rsidR="000A6062" w:rsidRDefault="000A6062" w:rsidP="000A6062">
      <w:pPr>
        <w:pStyle w:val="Code"/>
      </w:pPr>
      <w:r>
        <w:t>}</w:t>
      </w:r>
    </w:p>
    <w:p w14:paraId="7F60FF1C" w14:textId="77777777" w:rsidR="00E6009F" w:rsidRDefault="00E6009F" w:rsidP="000A6062">
      <w:pPr>
        <w:pStyle w:val="Code"/>
      </w:pPr>
    </w:p>
    <w:p w14:paraId="7F1838CA" w14:textId="61B71C4D" w:rsidR="00E6009F" w:rsidRDefault="00E6009F" w:rsidP="00C640A5">
      <w:pPr>
        <w:pStyle w:val="Code"/>
      </w:pPr>
      <w:r w:rsidRPr="00EE561E">
        <w:t xml:space="preserve">// … </w:t>
      </w:r>
      <w:r>
        <w:t>i</w:t>
      </w:r>
      <w:r w:rsidRPr="00EE561E">
        <w:t xml:space="preserve">dentical to previous </w:t>
      </w:r>
      <w:r w:rsidR="00127FCE" w:rsidRPr="00127FCE">
        <w:t xml:space="preserve">code </w:t>
      </w:r>
      <w:r w:rsidRPr="00EE561E">
        <w:t>…</w:t>
      </w:r>
    </w:p>
    <w:p w14:paraId="2AD777A4" w14:textId="77777777" w:rsidR="00841C51" w:rsidRDefault="00841C51" w:rsidP="00841C51">
      <w:pPr>
        <w:pStyle w:val="Heading3"/>
      </w:pPr>
      <w:r w:rsidRPr="00F4173D">
        <w:t xml:space="preserve">Implement Mouse Support in </w:t>
      </w:r>
      <w:r>
        <w:t>i</w:t>
      </w:r>
      <w:r w:rsidRPr="00F4173D">
        <w:t>nput</w:t>
      </w:r>
      <w:r>
        <w:t>.js</w:t>
      </w:r>
    </w:p>
    <w:p w14:paraId="2715A32D" w14:textId="48C5938F" w:rsidR="00841C51" w:rsidRDefault="00841C51" w:rsidP="00841C51">
      <w:pPr>
        <w:pStyle w:val="BodyTextFirst"/>
      </w:pPr>
      <w:r>
        <w:t>Similar to the keyboard input you should add mouse support to the input module</w:t>
      </w:r>
      <w:r w:rsidR="00B87B96">
        <w:t xml:space="preserve"> by editing</w:t>
      </w:r>
      <w:r>
        <w:t xml:space="preserve"> </w:t>
      </w:r>
      <w:r w:rsidRPr="00F4173D">
        <w:rPr>
          <w:rStyle w:val="CodeInline"/>
        </w:rPr>
        <w:t>input.js</w:t>
      </w:r>
      <w:r>
        <w:t>.</w:t>
      </w:r>
    </w:p>
    <w:p w14:paraId="0421AB9A" w14:textId="5EBAA9C4" w:rsidR="00841C51" w:rsidRDefault="00841C51" w:rsidP="00C640A5">
      <w:pPr>
        <w:pStyle w:val="NumList"/>
        <w:numPr>
          <w:ilvl w:val="0"/>
          <w:numId w:val="31"/>
        </w:numPr>
      </w:pPr>
      <w:r w:rsidRPr="00F4173D">
        <w:t xml:space="preserve">Edit </w:t>
      </w:r>
      <w:r w:rsidRPr="00F4173D">
        <w:rPr>
          <w:rStyle w:val="CodeInline"/>
        </w:rPr>
        <w:t>input.js</w:t>
      </w:r>
      <w:r w:rsidRPr="00F4173D">
        <w:t xml:space="preserve"> and define </w:t>
      </w:r>
      <w:r w:rsidR="00B87B96">
        <w:t xml:space="preserve">the </w:t>
      </w:r>
      <w:r w:rsidRPr="00F4173D">
        <w:t>constants to represent the three mouse buttons.</w:t>
      </w:r>
    </w:p>
    <w:p w14:paraId="1AC0D38B" w14:textId="77777777" w:rsidR="00841C51" w:rsidRDefault="00841C51" w:rsidP="00841C51">
      <w:pPr>
        <w:pStyle w:val="Code"/>
      </w:pPr>
      <w:r>
        <w:t>// mouse button enums</w:t>
      </w:r>
    </w:p>
    <w:p w14:paraId="72802F7E" w14:textId="77777777" w:rsidR="00841C51" w:rsidRDefault="00841C51" w:rsidP="00841C51">
      <w:pPr>
        <w:pStyle w:val="Code"/>
      </w:pPr>
      <w:r>
        <w:t>const eMouseButton = Object.freeze({</w:t>
      </w:r>
    </w:p>
    <w:p w14:paraId="3AAAF739" w14:textId="77777777" w:rsidR="00841C51" w:rsidRDefault="00841C51" w:rsidP="00841C51">
      <w:pPr>
        <w:pStyle w:val="Code"/>
      </w:pPr>
      <w:r>
        <w:t xml:space="preserve">    eLeft: 0,</w:t>
      </w:r>
    </w:p>
    <w:p w14:paraId="4BDB28B0" w14:textId="77777777" w:rsidR="00841C51" w:rsidRDefault="00841C51" w:rsidP="00841C51">
      <w:pPr>
        <w:pStyle w:val="Code"/>
      </w:pPr>
      <w:r>
        <w:t xml:space="preserve">    eMiddle: 1,</w:t>
      </w:r>
    </w:p>
    <w:p w14:paraId="31B4BFC1" w14:textId="77777777" w:rsidR="00841C51" w:rsidRDefault="00841C51" w:rsidP="00841C51">
      <w:pPr>
        <w:pStyle w:val="Code"/>
      </w:pPr>
      <w:r>
        <w:t xml:space="preserve">    eRight: 2</w:t>
      </w:r>
    </w:p>
    <w:p w14:paraId="7E2D2474" w14:textId="77777777" w:rsidR="00841C51" w:rsidRDefault="00841C51" w:rsidP="00841C51">
      <w:pPr>
        <w:pStyle w:val="Code"/>
      </w:pPr>
      <w:r>
        <w:lastRenderedPageBreak/>
        <w:t>});</w:t>
      </w:r>
    </w:p>
    <w:p w14:paraId="24DC7213" w14:textId="2C36DC39" w:rsidR="00841C51" w:rsidRDefault="00841C51" w:rsidP="00841C51">
      <w:pPr>
        <w:pStyle w:val="NumList"/>
      </w:pPr>
      <w:r w:rsidRPr="00F4173D">
        <w:t>Define the variables to support mouse input.</w:t>
      </w:r>
      <w:r>
        <w:t xml:space="preserve"> </w:t>
      </w:r>
      <w:r w:rsidRPr="00F4173D">
        <w:t xml:space="preserve">Similar to keyboard input, mouse button states are arrays of three </w:t>
      </w:r>
      <w:r w:rsidR="0026070D">
        <w:t>b</w:t>
      </w:r>
      <w:r w:rsidRPr="00F4173D">
        <w:t xml:space="preserve">oolean elements, each representing the state of the three mouse buttons. </w:t>
      </w:r>
    </w:p>
    <w:p w14:paraId="3811072A" w14:textId="77777777" w:rsidR="00841C51" w:rsidRDefault="00841C51" w:rsidP="00841C51">
      <w:pPr>
        <w:pStyle w:val="Code"/>
      </w:pPr>
      <w:r>
        <w:t>let mCanvas = null;</w:t>
      </w:r>
    </w:p>
    <w:p w14:paraId="004C9BF2" w14:textId="77777777" w:rsidR="00841C51" w:rsidRDefault="00841C51" w:rsidP="00841C51">
      <w:pPr>
        <w:pStyle w:val="Code"/>
      </w:pPr>
      <w:r>
        <w:t>let mButtonPreviousState = [];</w:t>
      </w:r>
    </w:p>
    <w:p w14:paraId="1607438C" w14:textId="77777777" w:rsidR="00841C51" w:rsidRDefault="00841C51" w:rsidP="00841C51">
      <w:pPr>
        <w:pStyle w:val="Code"/>
      </w:pPr>
      <w:r>
        <w:t>let mIsButtonPressed = [];</w:t>
      </w:r>
    </w:p>
    <w:p w14:paraId="2FB700EB" w14:textId="77777777" w:rsidR="00841C51" w:rsidRDefault="00841C51" w:rsidP="00841C51">
      <w:pPr>
        <w:pStyle w:val="Code"/>
      </w:pPr>
      <w:r>
        <w:t>let mIsButtonClicked = [];</w:t>
      </w:r>
    </w:p>
    <w:p w14:paraId="1AAAFBEA" w14:textId="77777777" w:rsidR="00841C51" w:rsidRDefault="00841C51" w:rsidP="00841C51">
      <w:pPr>
        <w:pStyle w:val="Code"/>
      </w:pPr>
      <w:r>
        <w:t>let mMousePosX = -1;</w:t>
      </w:r>
    </w:p>
    <w:p w14:paraId="2C8F0312" w14:textId="77777777" w:rsidR="00841C51" w:rsidRDefault="00841C51" w:rsidP="00841C51">
      <w:pPr>
        <w:pStyle w:val="Code"/>
      </w:pPr>
      <w:r>
        <w:t>let mMousePosY = -1;</w:t>
      </w:r>
    </w:p>
    <w:p w14:paraId="057592D3" w14:textId="77777777" w:rsidR="00841C51" w:rsidRDefault="00841C51" w:rsidP="00841C51">
      <w:pPr>
        <w:pStyle w:val="NumList"/>
      </w:pPr>
      <w:r w:rsidRPr="00F4173D">
        <w:t>Define the mouse movement event handler.</w:t>
      </w:r>
    </w:p>
    <w:p w14:paraId="0A8E4E7F" w14:textId="77777777" w:rsidR="00841C51" w:rsidRDefault="00841C51" w:rsidP="00841C51">
      <w:pPr>
        <w:pStyle w:val="Code"/>
      </w:pPr>
      <w:r>
        <w:t>function onMouseMove(event) {</w:t>
      </w:r>
    </w:p>
    <w:p w14:paraId="10660733" w14:textId="77777777" w:rsidR="00841C51" w:rsidRDefault="00841C51" w:rsidP="00841C51">
      <w:pPr>
        <w:pStyle w:val="Code"/>
      </w:pPr>
      <w:r>
        <w:t xml:space="preserve">    let inside = false;</w:t>
      </w:r>
    </w:p>
    <w:p w14:paraId="352EF7AF" w14:textId="77777777" w:rsidR="00841C51" w:rsidRDefault="00841C51" w:rsidP="00841C51">
      <w:pPr>
        <w:pStyle w:val="Code"/>
      </w:pPr>
      <w:r>
        <w:t xml:space="preserve">    let bBox = mCanvas.getBoundingClientRect();</w:t>
      </w:r>
    </w:p>
    <w:p w14:paraId="65E0CB57" w14:textId="77777777" w:rsidR="00841C51" w:rsidRDefault="00841C51" w:rsidP="00841C51">
      <w:pPr>
        <w:pStyle w:val="Code"/>
      </w:pPr>
      <w:r>
        <w:t xml:space="preserve">    // In Canvas Space now. Convert via ratio from canvas to client.</w:t>
      </w:r>
    </w:p>
    <w:p w14:paraId="7BE5AF7B" w14:textId="77777777" w:rsidR="00841C51" w:rsidRDefault="00841C51" w:rsidP="00841C51">
      <w:pPr>
        <w:pStyle w:val="Code"/>
      </w:pPr>
      <w:r>
        <w:t xml:space="preserve">    let x = Math.round((event.clientX - bBox.left) * (mCanvas.width / bBox.width));</w:t>
      </w:r>
    </w:p>
    <w:p w14:paraId="3589EA96" w14:textId="77777777" w:rsidR="00841C51" w:rsidRDefault="00841C51" w:rsidP="00841C51">
      <w:pPr>
        <w:pStyle w:val="Code"/>
      </w:pPr>
      <w:r>
        <w:t xml:space="preserve">    let y = Math.round((event.clientY - bBox.top) * (mCanvas.height / bBox.height));</w:t>
      </w:r>
    </w:p>
    <w:p w14:paraId="06F93B5C" w14:textId="77777777" w:rsidR="00841C51" w:rsidRDefault="00841C51" w:rsidP="00841C51">
      <w:pPr>
        <w:pStyle w:val="Code"/>
      </w:pPr>
    </w:p>
    <w:p w14:paraId="2266FB1C" w14:textId="77777777" w:rsidR="00841C51" w:rsidRDefault="00841C51" w:rsidP="00841C51">
      <w:pPr>
        <w:pStyle w:val="Code"/>
      </w:pPr>
      <w:r>
        <w:t xml:space="preserve">    if ((x &gt;= 0) &amp;&amp; (x &lt; mCanvas.width) &amp;&amp;</w:t>
      </w:r>
    </w:p>
    <w:p w14:paraId="63BC2DF9" w14:textId="77777777" w:rsidR="00841C51" w:rsidRDefault="00841C51" w:rsidP="00841C51">
      <w:pPr>
        <w:pStyle w:val="Code"/>
      </w:pPr>
      <w:r>
        <w:t xml:space="preserve">        (y &gt;= 0) &amp;&amp; (y &lt; mCanvas.height)) {</w:t>
      </w:r>
    </w:p>
    <w:p w14:paraId="453C8A44" w14:textId="77777777" w:rsidR="00841C51" w:rsidRDefault="00841C51" w:rsidP="00841C51">
      <w:pPr>
        <w:pStyle w:val="Code"/>
      </w:pPr>
      <w:r>
        <w:t xml:space="preserve">        mMousePosX = x;</w:t>
      </w:r>
    </w:p>
    <w:p w14:paraId="3E912041" w14:textId="77777777" w:rsidR="00841C51" w:rsidRDefault="00841C51" w:rsidP="00841C51">
      <w:pPr>
        <w:pStyle w:val="Code"/>
      </w:pPr>
      <w:r>
        <w:t xml:space="preserve">        mMousePosY = mCanvas.height - 1 - y;</w:t>
      </w:r>
    </w:p>
    <w:p w14:paraId="608F3760" w14:textId="77777777" w:rsidR="00841C51" w:rsidRDefault="00841C51" w:rsidP="00841C51">
      <w:pPr>
        <w:pStyle w:val="Code"/>
      </w:pPr>
      <w:r>
        <w:t xml:space="preserve">        inside = true;</w:t>
      </w:r>
    </w:p>
    <w:p w14:paraId="714C4EF0" w14:textId="77777777" w:rsidR="00841C51" w:rsidRDefault="00841C51" w:rsidP="00841C51">
      <w:pPr>
        <w:pStyle w:val="Code"/>
      </w:pPr>
      <w:r>
        <w:t xml:space="preserve">    }</w:t>
      </w:r>
    </w:p>
    <w:p w14:paraId="177D5110" w14:textId="77777777" w:rsidR="00841C51" w:rsidRDefault="00841C51" w:rsidP="00841C51">
      <w:pPr>
        <w:pStyle w:val="Code"/>
      </w:pPr>
      <w:r>
        <w:t xml:space="preserve">    return inside;</w:t>
      </w:r>
    </w:p>
    <w:p w14:paraId="3D9BA0AA" w14:textId="77777777" w:rsidR="00841C51" w:rsidRDefault="00841C51" w:rsidP="00841C51">
      <w:pPr>
        <w:pStyle w:val="Code"/>
      </w:pPr>
      <w:r>
        <w:t>}</w:t>
      </w:r>
    </w:p>
    <w:p w14:paraId="166F6909" w14:textId="77777777" w:rsidR="00841C51" w:rsidRPr="00F4173D" w:rsidRDefault="00841C51" w:rsidP="00C640A5">
      <w:pPr>
        <w:pStyle w:val="NumList"/>
        <w:numPr>
          <w:ilvl w:val="0"/>
          <w:numId w:val="0"/>
        </w:numPr>
        <w:ind w:left="936"/>
      </w:pPr>
      <w:r w:rsidRPr="00F4173D">
        <w:t>Notice that the mouse event handler transforms a raw pixel position into the Canvas Coordinate space by first checking whether the position is within the bounds of the canvas and then flipping the y position such that the displacement is measured with respect to the lower-left corner.</w:t>
      </w:r>
    </w:p>
    <w:p w14:paraId="4B1D387D" w14:textId="77777777" w:rsidR="00841C51" w:rsidRDefault="00841C51">
      <w:pPr>
        <w:pStyle w:val="NumList"/>
      </w:pPr>
      <w:r w:rsidRPr="00F4173D">
        <w:t>Define the mouse button press handler to record the button event.</w:t>
      </w:r>
    </w:p>
    <w:p w14:paraId="3B0CF26B" w14:textId="77777777" w:rsidR="00841C51" w:rsidRDefault="00841C51" w:rsidP="00841C51">
      <w:pPr>
        <w:pStyle w:val="Code"/>
      </w:pPr>
      <w:r>
        <w:t>function onMouseDown(event) {</w:t>
      </w:r>
    </w:p>
    <w:p w14:paraId="7ABCD8FF" w14:textId="77777777" w:rsidR="00841C51" w:rsidRDefault="00841C51" w:rsidP="00841C51">
      <w:pPr>
        <w:pStyle w:val="Code"/>
      </w:pPr>
      <w:r>
        <w:t xml:space="preserve">    if (onMouseMove(event)) {</w:t>
      </w:r>
    </w:p>
    <w:p w14:paraId="39DD9E95" w14:textId="77777777" w:rsidR="00841C51" w:rsidRDefault="00841C51" w:rsidP="00841C51">
      <w:pPr>
        <w:pStyle w:val="Code"/>
      </w:pPr>
      <w:r>
        <w:t xml:space="preserve">        mIsButtonPressed[event.button] = true;</w:t>
      </w:r>
    </w:p>
    <w:p w14:paraId="06197BFF" w14:textId="77777777" w:rsidR="00841C51" w:rsidRDefault="00841C51" w:rsidP="00841C51">
      <w:pPr>
        <w:pStyle w:val="Code"/>
      </w:pPr>
      <w:r>
        <w:t xml:space="preserve">    }</w:t>
      </w:r>
    </w:p>
    <w:p w14:paraId="1AB68C27" w14:textId="77777777" w:rsidR="00841C51" w:rsidRPr="00F4173D" w:rsidRDefault="00841C51" w:rsidP="00841C51">
      <w:pPr>
        <w:pStyle w:val="Code"/>
      </w:pPr>
      <w:r>
        <w:t>}</w:t>
      </w:r>
    </w:p>
    <w:p w14:paraId="682B7594" w14:textId="76B192A5" w:rsidR="00841C51" w:rsidRDefault="00841C51" w:rsidP="00841C51">
      <w:pPr>
        <w:pStyle w:val="NumList"/>
      </w:pPr>
      <w:r w:rsidRPr="00F4173D">
        <w:lastRenderedPageBreak/>
        <w:t xml:space="preserve">Define the mouse button release handler to facilitate the detection of a </w:t>
      </w:r>
      <w:commentRangeStart w:id="133"/>
      <w:r w:rsidRPr="00F4173D">
        <w:t>mouse button click event</w:t>
      </w:r>
      <w:commentRangeEnd w:id="133"/>
      <w:r w:rsidR="0026070D">
        <w:rPr>
          <w:rStyle w:val="CommentReference"/>
          <w:rFonts w:asciiTheme="minorHAnsi" w:hAnsiTheme="minorHAnsi"/>
        </w:rPr>
        <w:commentReference w:id="133"/>
      </w:r>
      <w:r w:rsidRPr="00F4173D">
        <w:t>.</w:t>
      </w:r>
      <w:ins w:id="134" w:author="Kelvin Sung" w:date="2021-05-03T12:34:00Z">
        <w:r w:rsidR="001D6F2E">
          <w:t xml:space="preserve"> Recall from the keyboard input discussion</w:t>
        </w:r>
      </w:ins>
      <w:ins w:id="135" w:author="Kelvin Sung" w:date="2021-05-03T12:35:00Z">
        <w:r w:rsidR="001D6F2E">
          <w:t xml:space="preserve"> in Chapter 4,</w:t>
        </w:r>
      </w:ins>
      <w:ins w:id="136" w:author="Kelvin Sung" w:date="2021-05-03T12:39:00Z">
        <w:r w:rsidR="005E6C69">
          <w:t xml:space="preserve"> i</w:t>
        </w:r>
      </w:ins>
      <w:ins w:id="137" w:author="Kelvin Sung" w:date="2021-05-03T12:36:00Z">
        <w:r w:rsidR="005E6C69">
          <w:t xml:space="preserve">n order to detect the event of a button being released, </w:t>
        </w:r>
      </w:ins>
      <w:ins w:id="138" w:author="Kelvin Sung" w:date="2021-05-03T12:37:00Z">
        <w:r w:rsidR="005E6C69">
          <w:t xml:space="preserve">the condition to be tested is a button </w:t>
        </w:r>
      </w:ins>
      <w:ins w:id="139" w:author="Kelvin Sung" w:date="2021-05-03T12:38:00Z">
        <w:r w:rsidR="005E6C69">
          <w:t xml:space="preserve">that </w:t>
        </w:r>
      </w:ins>
      <w:ins w:id="140" w:author="Kelvin Sung" w:date="2021-05-03T12:37:00Z">
        <w:r w:rsidR="005E6C69">
          <w:t xml:space="preserve">was previously </w:t>
        </w:r>
      </w:ins>
      <w:ins w:id="141" w:author="Kelvin Sung" w:date="2021-05-03T12:43:00Z">
        <w:r w:rsidR="005A3681">
          <w:t>released</w:t>
        </w:r>
      </w:ins>
      <w:ins w:id="142" w:author="Kelvin Sung" w:date="2021-05-03T12:37:00Z">
        <w:r w:rsidR="005E6C69">
          <w:t xml:space="preserve"> and currently </w:t>
        </w:r>
      </w:ins>
      <w:ins w:id="143" w:author="Kelvin Sung" w:date="2021-05-03T12:43:00Z">
        <w:r w:rsidR="005A3681">
          <w:t>pressed</w:t>
        </w:r>
      </w:ins>
      <w:ins w:id="144" w:author="Kelvin Sung" w:date="2021-05-03T12:38:00Z">
        <w:r w:rsidR="005E6C69">
          <w:t xml:space="preserve">. </w:t>
        </w:r>
      </w:ins>
      <w:ins w:id="145" w:author="Kelvin Sung" w:date="2021-05-03T12:40:00Z">
        <w:r w:rsidR="005E6C69">
          <w:t xml:space="preserve">The </w:t>
        </w:r>
        <w:proofErr w:type="spellStart"/>
        <w:proofErr w:type="gramStart"/>
        <w:r w:rsidR="005E6C69" w:rsidRPr="005E6C69">
          <w:rPr>
            <w:rStyle w:val="CodeInline"/>
            <w:rPrChange w:id="146" w:author="Kelvin Sung" w:date="2021-05-03T12:42:00Z">
              <w:rPr/>
            </w:rPrChange>
          </w:rPr>
          <w:t>mouse</w:t>
        </w:r>
      </w:ins>
      <w:ins w:id="147" w:author="Kelvin Sung" w:date="2021-05-03T12:42:00Z">
        <w:r w:rsidR="005E6C69" w:rsidRPr="005E6C69">
          <w:rPr>
            <w:rStyle w:val="CodeInline"/>
            <w:rPrChange w:id="148" w:author="Kelvin Sung" w:date="2021-05-03T12:42:00Z">
              <w:rPr/>
            </w:rPrChange>
          </w:rPr>
          <w:t>U</w:t>
        </w:r>
      </w:ins>
      <w:ins w:id="149" w:author="Kelvin Sung" w:date="2021-05-03T12:40:00Z">
        <w:r w:rsidR="005E6C69" w:rsidRPr="005E6C69">
          <w:rPr>
            <w:rStyle w:val="CodeInline"/>
            <w:rPrChange w:id="150" w:author="Kelvin Sung" w:date="2021-05-03T12:42:00Z">
              <w:rPr/>
            </w:rPrChange>
          </w:rPr>
          <w:t>p</w:t>
        </w:r>
      </w:ins>
      <w:proofErr w:type="spellEnd"/>
      <w:ins w:id="151" w:author="Kelvin Sung" w:date="2021-05-03T12:42:00Z">
        <w:r w:rsidR="005E6C69" w:rsidRPr="005E6C69">
          <w:rPr>
            <w:rStyle w:val="CodeInline"/>
            <w:rPrChange w:id="152" w:author="Kelvin Sung" w:date="2021-05-03T12:42:00Z">
              <w:rPr/>
            </w:rPrChange>
          </w:rPr>
          <w:t>(</w:t>
        </w:r>
        <w:proofErr w:type="gramEnd"/>
        <w:r w:rsidR="005E6C69" w:rsidRPr="005E6C69">
          <w:rPr>
            <w:rStyle w:val="CodeInline"/>
            <w:rPrChange w:id="153" w:author="Kelvin Sung" w:date="2021-05-03T12:42:00Z">
              <w:rPr/>
            </w:rPrChange>
          </w:rPr>
          <w:t>)</w:t>
        </w:r>
      </w:ins>
      <w:ins w:id="154" w:author="Kelvin Sung" w:date="2021-05-03T12:40:00Z">
        <w:r w:rsidR="005E6C69">
          <w:t xml:space="preserve"> handler records </w:t>
        </w:r>
      </w:ins>
      <w:ins w:id="155" w:author="Kelvin Sung" w:date="2021-05-03T12:41:00Z">
        <w:r w:rsidR="005E6C69">
          <w:t xml:space="preserve">the released state of a </w:t>
        </w:r>
      </w:ins>
      <w:ins w:id="156" w:author="Kelvin Sung" w:date="2021-05-03T12:40:00Z">
        <w:r w:rsidR="005E6C69">
          <w:t>mouse button.</w:t>
        </w:r>
      </w:ins>
    </w:p>
    <w:p w14:paraId="664A9E8E" w14:textId="77777777" w:rsidR="00841C51" w:rsidRDefault="00841C51" w:rsidP="00841C51">
      <w:pPr>
        <w:pStyle w:val="Code"/>
      </w:pPr>
      <w:r>
        <w:t>function onMouseUp(event) {</w:t>
      </w:r>
    </w:p>
    <w:p w14:paraId="57B1AE16" w14:textId="77777777" w:rsidR="00841C51" w:rsidRDefault="00841C51" w:rsidP="00841C51">
      <w:pPr>
        <w:pStyle w:val="Code"/>
      </w:pPr>
      <w:r>
        <w:t xml:space="preserve">    onMouseMove(event);</w:t>
      </w:r>
    </w:p>
    <w:p w14:paraId="56706F89" w14:textId="77777777" w:rsidR="00841C51" w:rsidRDefault="00841C51" w:rsidP="00841C51">
      <w:pPr>
        <w:pStyle w:val="Code"/>
      </w:pPr>
      <w:r>
        <w:t xml:space="preserve">    mIsButtonPressed[event.button] = false;</w:t>
      </w:r>
    </w:p>
    <w:p w14:paraId="3273CA0A" w14:textId="77777777" w:rsidR="00841C51" w:rsidRPr="00F4173D" w:rsidRDefault="00841C51" w:rsidP="00841C51">
      <w:pPr>
        <w:pStyle w:val="Code"/>
      </w:pPr>
      <w:r>
        <w:t>}</w:t>
      </w:r>
    </w:p>
    <w:p w14:paraId="1F1AB15C" w14:textId="77777777" w:rsidR="00841C51" w:rsidRDefault="00841C51" w:rsidP="00841C51">
      <w:pPr>
        <w:pStyle w:val="NumList"/>
      </w:pPr>
      <w:r w:rsidRPr="00F4173D">
        <w:t xml:space="preserve">Modify the </w:t>
      </w:r>
      <w:proofErr w:type="spellStart"/>
      <w:proofErr w:type="gramStart"/>
      <w:r w:rsidRPr="00F4173D">
        <w:rPr>
          <w:rStyle w:val="CodeInline"/>
        </w:rPr>
        <w:t>init</w:t>
      </w:r>
      <w:proofErr w:type="spellEnd"/>
      <w:r w:rsidRPr="00F4173D">
        <w:rPr>
          <w:rStyle w:val="CodeInline"/>
        </w:rPr>
        <w:t>(</w:t>
      </w:r>
      <w:proofErr w:type="gramEnd"/>
      <w:r w:rsidRPr="00F4173D">
        <w:rPr>
          <w:rStyle w:val="CodeInline"/>
        </w:rPr>
        <w:t>)</w:t>
      </w:r>
      <w:r w:rsidRPr="00F4173D">
        <w:t xml:space="preserve"> function to receive the </w:t>
      </w:r>
      <w:proofErr w:type="spellStart"/>
      <w:r w:rsidRPr="00F4173D">
        <w:t>canvasID</w:t>
      </w:r>
      <w:proofErr w:type="spellEnd"/>
      <w:r w:rsidRPr="00F4173D">
        <w:t xml:space="preserve"> parameter and initialize mouse event handlers.</w:t>
      </w:r>
    </w:p>
    <w:p w14:paraId="5E12D416" w14:textId="77777777" w:rsidR="00841C51" w:rsidRDefault="00841C51" w:rsidP="00841C51">
      <w:pPr>
        <w:pStyle w:val="Code"/>
      </w:pPr>
      <w:r>
        <w:t>function init(</w:t>
      </w:r>
      <w:r w:rsidRPr="00F4173D">
        <w:rPr>
          <w:rStyle w:val="CodeBold"/>
        </w:rPr>
        <w:t>canvasID</w:t>
      </w:r>
      <w:r>
        <w:t>) {</w:t>
      </w:r>
    </w:p>
    <w:p w14:paraId="135F3CA4" w14:textId="77777777" w:rsidR="00841C51" w:rsidRDefault="00841C51" w:rsidP="00841C51">
      <w:pPr>
        <w:pStyle w:val="Code"/>
      </w:pPr>
      <w:r>
        <w:t xml:space="preserve">    let i;</w:t>
      </w:r>
    </w:p>
    <w:p w14:paraId="47A62197" w14:textId="77777777" w:rsidR="00841C51" w:rsidRDefault="00841C51" w:rsidP="00841C51">
      <w:pPr>
        <w:pStyle w:val="Code"/>
      </w:pPr>
    </w:p>
    <w:p w14:paraId="4B6378AB" w14:textId="77777777" w:rsidR="00841C51" w:rsidRDefault="00841C51" w:rsidP="00841C51">
      <w:pPr>
        <w:pStyle w:val="Code"/>
      </w:pPr>
      <w:r>
        <w:t xml:space="preserve">    // keyboard support</w:t>
      </w:r>
    </w:p>
    <w:p w14:paraId="421917A8" w14:textId="3A0FB5B8" w:rsidR="00841C51" w:rsidRDefault="00841C51" w:rsidP="00841C51">
      <w:pPr>
        <w:pStyle w:val="Code"/>
      </w:pPr>
      <w:r w:rsidRPr="00EE561E">
        <w:t xml:space="preserve">    // … </w:t>
      </w:r>
      <w:r>
        <w:t>i</w:t>
      </w:r>
      <w:r w:rsidRPr="00EE561E">
        <w:t xml:space="preserve">dentical to previous </w:t>
      </w:r>
      <w:r w:rsidR="00127FCE" w:rsidRPr="00127FCE">
        <w:t xml:space="preserve">code </w:t>
      </w:r>
      <w:r w:rsidRPr="00EE561E">
        <w:t>…</w:t>
      </w:r>
    </w:p>
    <w:p w14:paraId="57AD5236" w14:textId="77777777" w:rsidR="00841C51" w:rsidRDefault="00841C51" w:rsidP="00841C51">
      <w:pPr>
        <w:pStyle w:val="Code"/>
      </w:pPr>
    </w:p>
    <w:p w14:paraId="2F37B4B7" w14:textId="77777777" w:rsidR="00841C51" w:rsidRPr="00F4173D" w:rsidRDefault="00841C51" w:rsidP="00841C51">
      <w:pPr>
        <w:pStyle w:val="Code"/>
        <w:rPr>
          <w:rStyle w:val="CodeBold"/>
        </w:rPr>
      </w:pPr>
      <w:r w:rsidRPr="00C640A5">
        <w:t xml:space="preserve">    </w:t>
      </w:r>
      <w:r w:rsidRPr="00F4173D">
        <w:rPr>
          <w:rStyle w:val="CodeBold"/>
        </w:rPr>
        <w:t>// Mouse support</w:t>
      </w:r>
    </w:p>
    <w:p w14:paraId="071C94D2" w14:textId="77777777" w:rsidR="00841C51" w:rsidRPr="00F4173D" w:rsidRDefault="00841C51" w:rsidP="00841C51">
      <w:pPr>
        <w:pStyle w:val="Code"/>
        <w:rPr>
          <w:rStyle w:val="CodeBold"/>
        </w:rPr>
      </w:pPr>
      <w:r w:rsidRPr="00C640A5">
        <w:t xml:space="preserve">    </w:t>
      </w:r>
      <w:r w:rsidRPr="00F4173D">
        <w:rPr>
          <w:rStyle w:val="CodeBold"/>
        </w:rPr>
        <w:t>for (i = 0; i &lt; 3; i++) {</w:t>
      </w:r>
    </w:p>
    <w:p w14:paraId="6E85E293" w14:textId="77777777" w:rsidR="00841C51" w:rsidRPr="00F4173D" w:rsidRDefault="00841C51" w:rsidP="00841C51">
      <w:pPr>
        <w:pStyle w:val="Code"/>
        <w:rPr>
          <w:rStyle w:val="CodeBold"/>
        </w:rPr>
      </w:pPr>
      <w:r w:rsidRPr="00C640A5">
        <w:t xml:space="preserve">        </w:t>
      </w:r>
      <w:r w:rsidRPr="00F4173D">
        <w:rPr>
          <w:rStyle w:val="CodeBold"/>
        </w:rPr>
        <w:t>mButtonPreviousState[i] = false;</w:t>
      </w:r>
    </w:p>
    <w:p w14:paraId="21521AA3" w14:textId="77777777" w:rsidR="00841C51" w:rsidRPr="00F4173D" w:rsidRDefault="00841C51" w:rsidP="00841C51">
      <w:pPr>
        <w:pStyle w:val="Code"/>
        <w:rPr>
          <w:rStyle w:val="CodeBold"/>
        </w:rPr>
      </w:pPr>
      <w:r w:rsidRPr="00C640A5">
        <w:t xml:space="preserve">        </w:t>
      </w:r>
      <w:r w:rsidRPr="00F4173D">
        <w:rPr>
          <w:rStyle w:val="CodeBold"/>
        </w:rPr>
        <w:t>mIsButtonPressed[i] = false;</w:t>
      </w:r>
    </w:p>
    <w:p w14:paraId="65D4B528" w14:textId="77777777" w:rsidR="00841C51" w:rsidRPr="00F4173D" w:rsidRDefault="00841C51" w:rsidP="00841C51">
      <w:pPr>
        <w:pStyle w:val="Code"/>
        <w:rPr>
          <w:rStyle w:val="CodeBold"/>
        </w:rPr>
      </w:pPr>
      <w:r w:rsidRPr="00C640A5">
        <w:t xml:space="preserve">        </w:t>
      </w:r>
      <w:r w:rsidRPr="00F4173D">
        <w:rPr>
          <w:rStyle w:val="CodeBold"/>
        </w:rPr>
        <w:t>mIsButtonClicked[i] = false;</w:t>
      </w:r>
    </w:p>
    <w:p w14:paraId="2C36A67C" w14:textId="77777777" w:rsidR="00841C51" w:rsidRPr="00F4173D" w:rsidRDefault="00841C51" w:rsidP="00841C51">
      <w:pPr>
        <w:pStyle w:val="Code"/>
        <w:rPr>
          <w:rStyle w:val="CodeBold"/>
        </w:rPr>
      </w:pPr>
      <w:r w:rsidRPr="00C640A5">
        <w:t xml:space="preserve">    </w:t>
      </w:r>
      <w:r w:rsidRPr="00F4173D">
        <w:rPr>
          <w:rStyle w:val="CodeBold"/>
        </w:rPr>
        <w:t>}</w:t>
      </w:r>
    </w:p>
    <w:p w14:paraId="479DAC8D" w14:textId="77777777" w:rsidR="00841C51" w:rsidRPr="00F4173D" w:rsidRDefault="00841C51" w:rsidP="00841C51">
      <w:pPr>
        <w:pStyle w:val="Code"/>
        <w:rPr>
          <w:rStyle w:val="CodeBold"/>
        </w:rPr>
      </w:pPr>
      <w:r w:rsidRPr="00C640A5">
        <w:t xml:space="preserve">    </w:t>
      </w:r>
      <w:r w:rsidRPr="00F4173D">
        <w:rPr>
          <w:rStyle w:val="CodeBold"/>
        </w:rPr>
        <w:t>window.addEventListener('mousedown', onMouseDown);</w:t>
      </w:r>
    </w:p>
    <w:p w14:paraId="06F17E55" w14:textId="77777777" w:rsidR="00841C51" w:rsidRPr="00F4173D" w:rsidRDefault="00841C51" w:rsidP="00841C51">
      <w:pPr>
        <w:pStyle w:val="Code"/>
        <w:rPr>
          <w:rStyle w:val="CodeBold"/>
        </w:rPr>
      </w:pPr>
      <w:r w:rsidRPr="00C640A5">
        <w:t xml:space="preserve">    </w:t>
      </w:r>
      <w:r w:rsidRPr="00F4173D">
        <w:rPr>
          <w:rStyle w:val="CodeBold"/>
        </w:rPr>
        <w:t>window.addEventListener('mouseup', onMouseUp);</w:t>
      </w:r>
    </w:p>
    <w:p w14:paraId="798845F0" w14:textId="77777777" w:rsidR="00841C51" w:rsidRPr="00F4173D" w:rsidRDefault="00841C51" w:rsidP="00841C51">
      <w:pPr>
        <w:pStyle w:val="Code"/>
        <w:rPr>
          <w:rStyle w:val="CodeBold"/>
        </w:rPr>
      </w:pPr>
      <w:r w:rsidRPr="00C640A5">
        <w:t xml:space="preserve">    </w:t>
      </w:r>
      <w:r w:rsidRPr="00F4173D">
        <w:rPr>
          <w:rStyle w:val="CodeBold"/>
        </w:rPr>
        <w:t>window.addEventListener('mousemove', onMouseMove);</w:t>
      </w:r>
    </w:p>
    <w:p w14:paraId="7BEFF7D4" w14:textId="77777777" w:rsidR="00841C51" w:rsidRPr="00F4173D" w:rsidRDefault="00841C51" w:rsidP="00841C51">
      <w:pPr>
        <w:pStyle w:val="Code"/>
        <w:rPr>
          <w:rStyle w:val="CodeBold"/>
        </w:rPr>
      </w:pPr>
      <w:r w:rsidRPr="00C640A5">
        <w:t xml:space="preserve">    </w:t>
      </w:r>
      <w:r w:rsidRPr="00F4173D">
        <w:rPr>
          <w:rStyle w:val="CodeBold"/>
        </w:rPr>
        <w:t>mCanvas = document.getElementById(canvasID);</w:t>
      </w:r>
    </w:p>
    <w:p w14:paraId="400372BB" w14:textId="77777777" w:rsidR="00841C51" w:rsidRPr="00F4173D" w:rsidRDefault="00841C51" w:rsidP="00841C51">
      <w:pPr>
        <w:pStyle w:val="Code"/>
      </w:pPr>
      <w:r>
        <w:t>}</w:t>
      </w:r>
    </w:p>
    <w:p w14:paraId="5F554D5E" w14:textId="7EFA6703" w:rsidR="00841C51" w:rsidRDefault="00841C51" w:rsidP="00841C51">
      <w:pPr>
        <w:pStyle w:val="NumList"/>
      </w:pPr>
      <w:r w:rsidRPr="00F4173D">
        <w:t xml:space="preserve">Modify the </w:t>
      </w:r>
      <w:proofErr w:type="gramStart"/>
      <w:r w:rsidRPr="00EE561E">
        <w:rPr>
          <w:rStyle w:val="CodeInline"/>
        </w:rPr>
        <w:t>update(</w:t>
      </w:r>
      <w:proofErr w:type="gramEnd"/>
      <w:r w:rsidRPr="00EE561E">
        <w:rPr>
          <w:rStyle w:val="CodeInline"/>
        </w:rPr>
        <w:t>)</w:t>
      </w:r>
      <w:r w:rsidRPr="00F4173D">
        <w:t xml:space="preserve"> function to process mouse button state changes in a similar fashion to the keyboard.</w:t>
      </w:r>
      <w:ins w:id="157" w:author="Kelvin Sung" w:date="2021-05-03T12:42:00Z">
        <w:r w:rsidR="005A3681">
          <w:t xml:space="preserve"> Take note of the mouse-click condition</w:t>
        </w:r>
      </w:ins>
      <w:ins w:id="158" w:author="Kelvin Sung" w:date="2021-05-03T12:43:00Z">
        <w:r w:rsidR="005A3681">
          <w:t xml:space="preserve"> that a button </w:t>
        </w:r>
      </w:ins>
      <w:ins w:id="159" w:author="Kelvin Sung" w:date="2021-05-03T12:44:00Z">
        <w:r w:rsidR="006F3977">
          <w:t xml:space="preserve">that </w:t>
        </w:r>
      </w:ins>
      <w:ins w:id="160" w:author="Kelvin Sung" w:date="2021-05-03T12:43:00Z">
        <w:r w:rsidR="005A3681">
          <w:t>was previously not</w:t>
        </w:r>
      </w:ins>
      <w:ins w:id="161" w:author="Kelvin Sung" w:date="2021-05-03T12:44:00Z">
        <w:r w:rsidR="005A3681">
          <w:t xml:space="preserve"> and currently pressed. </w:t>
        </w:r>
      </w:ins>
    </w:p>
    <w:p w14:paraId="6685FC64" w14:textId="77777777" w:rsidR="00841C51" w:rsidRDefault="00841C51" w:rsidP="00841C51">
      <w:pPr>
        <w:pStyle w:val="Code"/>
      </w:pPr>
      <w:r>
        <w:t>function update() {</w:t>
      </w:r>
    </w:p>
    <w:p w14:paraId="3D308216" w14:textId="77777777" w:rsidR="00841C51" w:rsidRDefault="00841C51" w:rsidP="00841C51">
      <w:pPr>
        <w:pStyle w:val="Code"/>
      </w:pPr>
      <w:r>
        <w:t xml:space="preserve">    let i;</w:t>
      </w:r>
    </w:p>
    <w:p w14:paraId="08FB6634" w14:textId="77777777" w:rsidR="00841C51" w:rsidRDefault="00841C51" w:rsidP="00841C51">
      <w:pPr>
        <w:pStyle w:val="Code"/>
      </w:pPr>
      <w:r>
        <w:t xml:space="preserve">    // update keyboard input state</w:t>
      </w:r>
    </w:p>
    <w:p w14:paraId="2F8C950F" w14:textId="33E577F6" w:rsidR="00841C51" w:rsidRDefault="00841C51" w:rsidP="00841C51">
      <w:pPr>
        <w:pStyle w:val="Code"/>
      </w:pPr>
      <w:r w:rsidRPr="00EE561E">
        <w:t xml:space="preserve">    // … </w:t>
      </w:r>
      <w:r w:rsidR="00127FCE">
        <w:t>i</w:t>
      </w:r>
      <w:r w:rsidRPr="00EE561E">
        <w:t xml:space="preserve">dentical to previous </w:t>
      </w:r>
      <w:r w:rsidR="00127FCE" w:rsidRPr="00127FCE">
        <w:t xml:space="preserve">code </w:t>
      </w:r>
      <w:r w:rsidRPr="00EE561E">
        <w:t>…</w:t>
      </w:r>
    </w:p>
    <w:p w14:paraId="3F3F34D2" w14:textId="77777777" w:rsidR="00841C51" w:rsidRDefault="00841C51" w:rsidP="00841C51">
      <w:pPr>
        <w:pStyle w:val="Code"/>
      </w:pPr>
    </w:p>
    <w:p w14:paraId="76DA23FE" w14:textId="77777777" w:rsidR="00841C51" w:rsidRPr="00EE561E" w:rsidRDefault="00841C51" w:rsidP="00841C51">
      <w:pPr>
        <w:pStyle w:val="Code"/>
        <w:rPr>
          <w:rStyle w:val="CodeBold"/>
        </w:rPr>
      </w:pPr>
      <w:r w:rsidRPr="00C640A5">
        <w:t xml:space="preserve">    </w:t>
      </w:r>
      <w:r w:rsidRPr="00EE561E">
        <w:rPr>
          <w:rStyle w:val="CodeBold"/>
        </w:rPr>
        <w:t>// update mouse input state</w:t>
      </w:r>
    </w:p>
    <w:p w14:paraId="29A3C0F5" w14:textId="77777777" w:rsidR="00841C51" w:rsidRPr="00EE561E" w:rsidRDefault="00841C51" w:rsidP="00841C51">
      <w:pPr>
        <w:pStyle w:val="Code"/>
        <w:rPr>
          <w:rStyle w:val="CodeBold"/>
        </w:rPr>
      </w:pPr>
      <w:r w:rsidRPr="00C640A5">
        <w:t xml:space="preserve">    </w:t>
      </w:r>
      <w:r w:rsidRPr="00EE561E">
        <w:rPr>
          <w:rStyle w:val="CodeBold"/>
        </w:rPr>
        <w:t>for (i = 0; i &lt; 3; i++) {</w:t>
      </w:r>
    </w:p>
    <w:p w14:paraId="0A2E503F" w14:textId="77777777" w:rsidR="00841C51" w:rsidRPr="00EE561E" w:rsidRDefault="00841C51" w:rsidP="00841C51">
      <w:pPr>
        <w:pStyle w:val="Code"/>
        <w:rPr>
          <w:rStyle w:val="CodeBold"/>
        </w:rPr>
      </w:pPr>
      <w:r w:rsidRPr="00C640A5">
        <w:lastRenderedPageBreak/>
        <w:t xml:space="preserve">        </w:t>
      </w:r>
      <w:r w:rsidRPr="00EE561E">
        <w:rPr>
          <w:rStyle w:val="CodeBold"/>
        </w:rPr>
        <w:t>mIsButtonClicked[i] = (!mButtonPreviousState[i]) &amp;&amp; mIsButtonPressed[i];</w:t>
      </w:r>
    </w:p>
    <w:p w14:paraId="2DC9412D" w14:textId="77777777" w:rsidR="00841C51" w:rsidRPr="00EE561E" w:rsidRDefault="00841C51" w:rsidP="00841C51">
      <w:pPr>
        <w:pStyle w:val="Code"/>
        <w:rPr>
          <w:rStyle w:val="CodeBold"/>
        </w:rPr>
      </w:pPr>
      <w:r w:rsidRPr="00C640A5">
        <w:t xml:space="preserve">        </w:t>
      </w:r>
      <w:r w:rsidRPr="00EE561E">
        <w:rPr>
          <w:rStyle w:val="CodeBold"/>
        </w:rPr>
        <w:t>mButtonPreviousState[i] = mIsButtonPressed[i];</w:t>
      </w:r>
    </w:p>
    <w:p w14:paraId="1CD62F58" w14:textId="77777777" w:rsidR="00841C51" w:rsidRPr="00EE561E" w:rsidRDefault="00841C51" w:rsidP="00841C51">
      <w:pPr>
        <w:pStyle w:val="Code"/>
        <w:rPr>
          <w:rStyle w:val="CodeBold"/>
        </w:rPr>
      </w:pPr>
      <w:r w:rsidRPr="00C640A5">
        <w:t xml:space="preserve">    </w:t>
      </w:r>
      <w:r w:rsidRPr="00EE561E">
        <w:rPr>
          <w:rStyle w:val="CodeBold"/>
        </w:rPr>
        <w:t>}</w:t>
      </w:r>
    </w:p>
    <w:p w14:paraId="5FE30E32" w14:textId="77777777" w:rsidR="00841C51" w:rsidRPr="00F4173D" w:rsidRDefault="00841C51" w:rsidP="00841C51">
      <w:pPr>
        <w:pStyle w:val="Code"/>
      </w:pPr>
      <w:r>
        <w:t>}</w:t>
      </w:r>
    </w:p>
    <w:p w14:paraId="3C32C544" w14:textId="0537E9E5" w:rsidR="00432020" w:rsidRPr="00432020" w:rsidRDefault="00432020" w:rsidP="00432020">
      <w:pPr>
        <w:pStyle w:val="NumList"/>
      </w:pPr>
      <w:r w:rsidRPr="00432020">
        <w:t xml:space="preserve">Define the functions to retrieve mouse position and mouse button states. </w:t>
      </w:r>
    </w:p>
    <w:p w14:paraId="26320FBE" w14:textId="55169821" w:rsidR="00841C51" w:rsidRDefault="00841C51" w:rsidP="00841C51">
      <w:pPr>
        <w:pStyle w:val="Code"/>
      </w:pPr>
      <w:r>
        <w:t>function isButtonPressed(button) {</w:t>
      </w:r>
      <w:r w:rsidR="00432020">
        <w:t xml:space="preserve"> </w:t>
      </w:r>
      <w:r>
        <w:t>return mIsButtonPressed[button];</w:t>
      </w:r>
      <w:r w:rsidR="00432020">
        <w:t xml:space="preserve"> </w:t>
      </w:r>
      <w:r>
        <w:t>}</w:t>
      </w:r>
    </w:p>
    <w:p w14:paraId="62628008" w14:textId="569E6E47" w:rsidR="00841C51" w:rsidRDefault="00841C51" w:rsidP="00841C51">
      <w:pPr>
        <w:pStyle w:val="Code"/>
      </w:pPr>
      <w:r>
        <w:t>function isButtonClicked(button) {</w:t>
      </w:r>
      <w:r w:rsidR="00432020">
        <w:t xml:space="preserve"> </w:t>
      </w:r>
      <w:r>
        <w:t>return mIsButtonClicked[button];</w:t>
      </w:r>
      <w:r w:rsidR="00432020">
        <w:t xml:space="preserve"> </w:t>
      </w:r>
      <w:r>
        <w:t>}</w:t>
      </w:r>
    </w:p>
    <w:p w14:paraId="77D68D0B" w14:textId="77777777" w:rsidR="00841C51" w:rsidRDefault="00841C51" w:rsidP="00841C51">
      <w:pPr>
        <w:pStyle w:val="Code"/>
      </w:pPr>
    </w:p>
    <w:p w14:paraId="7CEDCC8A" w14:textId="77777777" w:rsidR="00841C51" w:rsidRDefault="00841C51" w:rsidP="00841C51">
      <w:pPr>
        <w:pStyle w:val="Code"/>
      </w:pPr>
      <w:r>
        <w:t>function getMousePosX() { return mMousePosX; }</w:t>
      </w:r>
    </w:p>
    <w:p w14:paraId="49CCB98D" w14:textId="77777777" w:rsidR="00841C51" w:rsidRDefault="00841C51" w:rsidP="00841C51">
      <w:pPr>
        <w:pStyle w:val="Code"/>
      </w:pPr>
      <w:r>
        <w:t>function getMousePosY() { return mMousePosY; }</w:t>
      </w:r>
    </w:p>
    <w:p w14:paraId="4DF733F5" w14:textId="77777777" w:rsidR="00841C51" w:rsidRDefault="00841C51" w:rsidP="00841C51">
      <w:pPr>
        <w:pStyle w:val="Code"/>
      </w:pPr>
    </w:p>
    <w:p w14:paraId="1F9120C3" w14:textId="16F96C71" w:rsidR="00841C51" w:rsidRDefault="00432020" w:rsidP="00841C51">
      <w:pPr>
        <w:pStyle w:val="NumList"/>
      </w:pPr>
      <w:r>
        <w:t>Lastly, remember to export the newly defined functionality.</w:t>
      </w:r>
    </w:p>
    <w:p w14:paraId="1DA29BC1" w14:textId="77777777" w:rsidR="00841C51" w:rsidRDefault="00841C51" w:rsidP="00841C51">
      <w:pPr>
        <w:pStyle w:val="Code"/>
      </w:pPr>
      <w:r>
        <w:t>export {</w:t>
      </w:r>
    </w:p>
    <w:p w14:paraId="023DF676" w14:textId="77777777" w:rsidR="00841C51" w:rsidRDefault="00841C51" w:rsidP="00841C51">
      <w:pPr>
        <w:pStyle w:val="Code"/>
      </w:pPr>
      <w:r>
        <w:t xml:space="preserve">    keys, </w:t>
      </w:r>
      <w:r w:rsidRPr="00C640A5">
        <w:rPr>
          <w:b/>
        </w:rPr>
        <w:t>eMouseButton</w:t>
      </w:r>
      <w:r>
        <w:t>,</w:t>
      </w:r>
    </w:p>
    <w:p w14:paraId="1E24BAF3" w14:textId="77777777" w:rsidR="00841C51" w:rsidRDefault="00841C51" w:rsidP="00841C51">
      <w:pPr>
        <w:pStyle w:val="Code"/>
      </w:pPr>
      <w:r>
        <w:t xml:space="preserve">    </w:t>
      </w:r>
    </w:p>
    <w:p w14:paraId="0224CAF5" w14:textId="77777777" w:rsidR="00841C51" w:rsidRDefault="00841C51" w:rsidP="00841C51">
      <w:pPr>
        <w:pStyle w:val="Code"/>
      </w:pPr>
      <w:r>
        <w:t xml:space="preserve">    init, cleanUp, update, </w:t>
      </w:r>
    </w:p>
    <w:p w14:paraId="588AD8D7" w14:textId="77777777" w:rsidR="00841C51" w:rsidRDefault="00841C51" w:rsidP="00841C51">
      <w:pPr>
        <w:pStyle w:val="Code"/>
      </w:pPr>
    </w:p>
    <w:p w14:paraId="61ADA704" w14:textId="77777777" w:rsidR="00841C51" w:rsidRDefault="00841C51" w:rsidP="00841C51">
      <w:pPr>
        <w:pStyle w:val="Code"/>
      </w:pPr>
      <w:r>
        <w:t xml:space="preserve">    // keyboard</w:t>
      </w:r>
    </w:p>
    <w:p w14:paraId="5DED3F69" w14:textId="77777777" w:rsidR="00841C51" w:rsidRDefault="00841C51" w:rsidP="00841C51">
      <w:pPr>
        <w:pStyle w:val="Code"/>
      </w:pPr>
      <w:r>
        <w:t xml:space="preserve">    isKeyClicked, isKeyPressed,</w:t>
      </w:r>
    </w:p>
    <w:p w14:paraId="71A67BC1" w14:textId="77777777" w:rsidR="00841C51" w:rsidRDefault="00841C51" w:rsidP="00841C51">
      <w:pPr>
        <w:pStyle w:val="Code"/>
      </w:pPr>
    </w:p>
    <w:p w14:paraId="1AE68870" w14:textId="77777777" w:rsidR="00841C51" w:rsidRPr="00C640A5" w:rsidRDefault="00841C51" w:rsidP="00841C51">
      <w:pPr>
        <w:pStyle w:val="Code"/>
        <w:rPr>
          <w:b/>
        </w:rPr>
      </w:pPr>
      <w:r>
        <w:t xml:space="preserve">    </w:t>
      </w:r>
      <w:r w:rsidRPr="00C640A5">
        <w:rPr>
          <w:b/>
        </w:rPr>
        <w:t>// mouse</w:t>
      </w:r>
    </w:p>
    <w:p w14:paraId="190CE4C4" w14:textId="77777777" w:rsidR="00841C51" w:rsidRPr="00C640A5" w:rsidRDefault="00841C51" w:rsidP="00841C51">
      <w:pPr>
        <w:pStyle w:val="Code"/>
        <w:rPr>
          <w:b/>
        </w:rPr>
      </w:pPr>
      <w:r>
        <w:t xml:space="preserve">    </w:t>
      </w:r>
      <w:r w:rsidRPr="00C640A5">
        <w:rPr>
          <w:b/>
        </w:rPr>
        <w:t>isButtonClicked, isButtonPressed, getMousePosX, getMousePosY</w:t>
      </w:r>
    </w:p>
    <w:p w14:paraId="1EB0EFE6" w14:textId="77777777" w:rsidR="00841C51" w:rsidRDefault="00841C51" w:rsidP="00841C51">
      <w:pPr>
        <w:pStyle w:val="Code"/>
      </w:pPr>
      <w:r>
        <w:t>}</w:t>
      </w:r>
    </w:p>
    <w:p w14:paraId="04F002FB" w14:textId="77777777" w:rsidR="00841C51" w:rsidRPr="00F4173D" w:rsidRDefault="00841C51" w:rsidP="00841C51">
      <w:pPr>
        <w:pStyle w:val="Code"/>
      </w:pPr>
    </w:p>
    <w:p w14:paraId="06AF020C" w14:textId="79C1EBEF" w:rsidR="00841C51" w:rsidRDefault="00841C51" w:rsidP="00841C51">
      <w:pPr>
        <w:pStyle w:val="Heading3"/>
      </w:pPr>
      <w:r>
        <w:t>Modify the Camera to Support</w:t>
      </w:r>
      <w:r w:rsidR="00804F31">
        <w:t xml:space="preserve"> Viewport to </w:t>
      </w:r>
      <w:r>
        <w:t>WC Space</w:t>
      </w:r>
      <w:r w:rsidR="00804F31">
        <w:t xml:space="preserve"> Transform</w:t>
      </w:r>
    </w:p>
    <w:p w14:paraId="02EE35F1" w14:textId="0B9B7F56" w:rsidR="00841C51" w:rsidRDefault="00841C51" w:rsidP="00841C51">
      <w:pPr>
        <w:pStyle w:val="BodyTextFirst"/>
      </w:pPr>
      <w:r>
        <w:t xml:space="preserve">The </w:t>
      </w:r>
      <w:r w:rsidRPr="00EE561E">
        <w:rPr>
          <w:rStyle w:val="CodeInline"/>
        </w:rPr>
        <w:t>Camera</w:t>
      </w:r>
      <w:r>
        <w:t xml:space="preserve"> </w:t>
      </w:r>
      <w:r w:rsidR="009336E9">
        <w:t xml:space="preserve">class </w:t>
      </w:r>
      <w:r>
        <w:t>encapsulates the WC window and viewport and thus should be responsible for transforming mouse positions.</w:t>
      </w:r>
      <w:r w:rsidR="009336E9">
        <w:t xml:space="preserve"> Recall that to maintain readability, the </w:t>
      </w:r>
      <w:r w:rsidR="009336E9" w:rsidRPr="00AC7E30">
        <w:rPr>
          <w:rStyle w:val="CodeInline"/>
        </w:rPr>
        <w:t>Camera</w:t>
      </w:r>
      <w:r w:rsidR="009336E9">
        <w:t xml:space="preserve"> class source code files are separated according to functionality. The basic functions of the class are defined in </w:t>
      </w:r>
      <w:r w:rsidR="009336E9" w:rsidRPr="00AC7E30">
        <w:rPr>
          <w:rStyle w:val="CodeInline"/>
        </w:rPr>
        <w:t>camera_main.js</w:t>
      </w:r>
      <w:r w:rsidR="009336E9">
        <w:t xml:space="preserve">. The </w:t>
      </w:r>
      <w:r w:rsidR="009336E9" w:rsidRPr="00AC7E30">
        <w:rPr>
          <w:rStyle w:val="CodeInline"/>
        </w:rPr>
        <w:t>camera_manipulate.js</w:t>
      </w:r>
      <w:r w:rsidR="009336E9">
        <w:t xml:space="preserve"> file imports from </w:t>
      </w:r>
      <w:r w:rsidR="009336E9" w:rsidRPr="00C640A5">
        <w:rPr>
          <w:rStyle w:val="CodeInline"/>
        </w:rPr>
        <w:t>camera_main.js</w:t>
      </w:r>
      <w:r w:rsidR="009336E9">
        <w:t xml:space="preserve"> and defines additional manipulation functions. Lastly</w:t>
      </w:r>
      <w:r w:rsidR="0026070D">
        <w:t>,</w:t>
      </w:r>
      <w:r w:rsidR="009336E9">
        <w:t xml:space="preserve"> the </w:t>
      </w:r>
      <w:r w:rsidR="009336E9" w:rsidRPr="00AC7E30">
        <w:rPr>
          <w:rStyle w:val="CodeInline"/>
        </w:rPr>
        <w:t>camera.js</w:t>
      </w:r>
      <w:r w:rsidR="009336E9">
        <w:t xml:space="preserve"> file imports from </w:t>
      </w:r>
      <w:r w:rsidR="009336E9" w:rsidRPr="00C640A5">
        <w:rPr>
          <w:rStyle w:val="CodeInline"/>
        </w:rPr>
        <w:t>camera_manipulate.js</w:t>
      </w:r>
      <w:r w:rsidR="009336E9">
        <w:t xml:space="preserve"> to include all the defined functions and exports the </w:t>
      </w:r>
      <w:r w:rsidR="009336E9" w:rsidRPr="00C640A5">
        <w:rPr>
          <w:rStyle w:val="CodeInline"/>
        </w:rPr>
        <w:t>Camera</w:t>
      </w:r>
      <w:r w:rsidR="009336E9">
        <w:t xml:space="preserve"> class for external access.</w:t>
      </w:r>
    </w:p>
    <w:p w14:paraId="672C1A1C" w14:textId="6770BC1D" w:rsidR="000D7B2B" w:rsidRDefault="000D7B2B" w:rsidP="00C640A5">
      <w:pPr>
        <w:pStyle w:val="BodyTextCont"/>
      </w:pPr>
      <w:r>
        <w:t>This chaining of import</w:t>
      </w:r>
      <w:r w:rsidR="0026070D">
        <w:t>s</w:t>
      </w:r>
      <w:r>
        <w:t xml:space="preserve"> from </w:t>
      </w:r>
      <w:r w:rsidR="00CB0F23">
        <w:t xml:space="preserve">subsequent source code </w:t>
      </w:r>
      <w:r>
        <w:t xml:space="preserve">files </w:t>
      </w:r>
      <w:r w:rsidR="00CB0F23">
        <w:t xml:space="preserve">to </w:t>
      </w:r>
      <w:r>
        <w:t>defin</w:t>
      </w:r>
      <w:r w:rsidR="00CB0F23">
        <w:t>e</w:t>
      </w:r>
      <w:r>
        <w:t xml:space="preserve"> additional functions will continue for the </w:t>
      </w:r>
      <w:r w:rsidRPr="00C640A5">
        <w:rPr>
          <w:rStyle w:val="CodeInline"/>
        </w:rPr>
        <w:t>Camera</w:t>
      </w:r>
      <w:r>
        <w:t xml:space="preserve"> class</w:t>
      </w:r>
      <w:r w:rsidR="0026070D">
        <w:t>,</w:t>
      </w:r>
      <w:r>
        <w:t xml:space="preserve"> with </w:t>
      </w:r>
      <w:r w:rsidRPr="00C640A5">
        <w:rPr>
          <w:rStyle w:val="CodeInline"/>
        </w:rPr>
        <w:t>camera_input.js</w:t>
      </w:r>
      <w:r>
        <w:t xml:space="preserve"> defining input functionality.</w:t>
      </w:r>
    </w:p>
    <w:p w14:paraId="3C9A9DE6" w14:textId="6AED9560" w:rsidR="0026070D" w:rsidRDefault="00841C51" w:rsidP="00C640A5">
      <w:pPr>
        <w:pStyle w:val="NumList"/>
        <w:numPr>
          <w:ilvl w:val="0"/>
          <w:numId w:val="32"/>
        </w:numPr>
      </w:pPr>
      <w:r>
        <w:t xml:space="preserve">Create a new file in the </w:t>
      </w:r>
      <w:proofErr w:type="spellStart"/>
      <w:r w:rsidRPr="00EE561E">
        <w:rPr>
          <w:rStyle w:val="CodeInline"/>
        </w:rPr>
        <w:t>src</w:t>
      </w:r>
      <w:proofErr w:type="spellEnd"/>
      <w:r w:rsidRPr="00EE561E">
        <w:rPr>
          <w:rStyle w:val="CodeInline"/>
        </w:rPr>
        <w:t>/engine/cameras</w:t>
      </w:r>
      <w:r>
        <w:t xml:space="preserve"> folder and name it </w:t>
      </w:r>
      <w:r w:rsidRPr="00EE561E">
        <w:rPr>
          <w:rStyle w:val="CodeInline"/>
        </w:rPr>
        <w:t>camera_input.js</w:t>
      </w:r>
      <w:r>
        <w:t xml:space="preserve">. This file will </w:t>
      </w:r>
      <w:r w:rsidR="00CB0F23">
        <w:t xml:space="preserve">expand the Camera class by defining </w:t>
      </w:r>
      <w:r>
        <w:t>the mouse input support function</w:t>
      </w:r>
      <w:r w:rsidR="0051538C">
        <w:t>s</w:t>
      </w:r>
      <w:r>
        <w:t>.</w:t>
      </w:r>
      <w:r w:rsidR="00A15CCA">
        <w:t xml:space="preserve"> </w:t>
      </w:r>
      <w:r w:rsidR="00A15CCA" w:rsidRPr="00A15CCA">
        <w:t xml:space="preserve"> </w:t>
      </w:r>
      <w:r w:rsidR="0051538C">
        <w:t xml:space="preserve">Import </w:t>
      </w:r>
      <w:r w:rsidR="0026070D">
        <w:t>the follow</w:t>
      </w:r>
      <w:r w:rsidR="0026070D">
        <w:t>ing files:</w:t>
      </w:r>
    </w:p>
    <w:p w14:paraId="5E3676A8" w14:textId="5C15A668" w:rsidR="0026070D" w:rsidRDefault="0051538C" w:rsidP="00260939">
      <w:pPr>
        <w:pStyle w:val="NumSubList"/>
      </w:pPr>
      <w:r w:rsidRPr="00C640A5">
        <w:rPr>
          <w:rStyle w:val="CodeInline"/>
        </w:rPr>
        <w:lastRenderedPageBreak/>
        <w:t>camera_manipulation.js</w:t>
      </w:r>
      <w:r>
        <w:t xml:space="preserve"> for all the defined functions for the </w:t>
      </w:r>
      <w:r w:rsidRPr="00C640A5">
        <w:rPr>
          <w:rStyle w:val="CodeInline"/>
        </w:rPr>
        <w:t>Camera</w:t>
      </w:r>
      <w:r>
        <w:t xml:space="preserve"> class </w:t>
      </w:r>
    </w:p>
    <w:p w14:paraId="4C1ABDA9" w14:textId="6AF1E2E4" w:rsidR="0026070D" w:rsidRDefault="0051538C" w:rsidP="00260939">
      <w:pPr>
        <w:pStyle w:val="NumSubList"/>
      </w:pPr>
      <w:proofErr w:type="spellStart"/>
      <w:r w:rsidRPr="00C640A5">
        <w:rPr>
          <w:rStyle w:val="CodeInline"/>
        </w:rPr>
        <w:t>eViewport</w:t>
      </w:r>
      <w:proofErr w:type="spellEnd"/>
      <w:r>
        <w:t xml:space="preserve"> constants for accessing the viewport array</w:t>
      </w:r>
      <w:r w:rsidR="00B67D0C">
        <w:t xml:space="preserve"> </w:t>
      </w:r>
    </w:p>
    <w:p w14:paraId="71EF7195" w14:textId="57C56E06" w:rsidR="00841C51" w:rsidRDefault="0051538C" w:rsidP="00260939">
      <w:pPr>
        <w:pStyle w:val="NumSubList"/>
      </w:pPr>
      <w:r w:rsidRPr="00C640A5">
        <w:rPr>
          <w:rStyle w:val="CodeInline"/>
        </w:rPr>
        <w:t>input</w:t>
      </w:r>
      <w:r>
        <w:t xml:space="preserve"> module to </w:t>
      </w:r>
      <w:r w:rsidR="00B67D0C">
        <w:t xml:space="preserve">access </w:t>
      </w:r>
      <w:r>
        <w:t>the mouse</w:t>
      </w:r>
      <w:r w:rsidR="005475A8">
        <w:t>-related</w:t>
      </w:r>
      <w:r>
        <w:t xml:space="preserve"> function</w:t>
      </w:r>
      <w:r w:rsidR="004117FC">
        <w:t>s</w:t>
      </w:r>
      <w:r>
        <w:t>.</w:t>
      </w:r>
    </w:p>
    <w:p w14:paraId="09E5593C" w14:textId="77777777" w:rsidR="00841C51" w:rsidRDefault="00841C51" w:rsidP="00841C51">
      <w:pPr>
        <w:pStyle w:val="Code"/>
      </w:pPr>
      <w:r>
        <w:t>import Camera from "./camera_manipulation.js";</w:t>
      </w:r>
    </w:p>
    <w:p w14:paraId="3E9CFD95" w14:textId="77777777" w:rsidR="00841C51" w:rsidRDefault="00841C51" w:rsidP="00841C51">
      <w:pPr>
        <w:pStyle w:val="Code"/>
      </w:pPr>
      <w:r>
        <w:t>import { eViewport } from "./camera_main.js";</w:t>
      </w:r>
    </w:p>
    <w:p w14:paraId="27B90C1B" w14:textId="77777777" w:rsidR="00841C51" w:rsidRDefault="00841C51" w:rsidP="00841C51">
      <w:pPr>
        <w:pStyle w:val="Code"/>
      </w:pPr>
      <w:r>
        <w:t>import * as input from "../input.js";</w:t>
      </w:r>
    </w:p>
    <w:p w14:paraId="01122C86" w14:textId="77777777" w:rsidR="00841C51" w:rsidRDefault="00841C51" w:rsidP="00841C51">
      <w:pPr>
        <w:pStyle w:val="Code"/>
      </w:pPr>
    </w:p>
    <w:p w14:paraId="3142B373" w14:textId="2D12E552" w:rsidR="00841C51" w:rsidRDefault="00841C51" w:rsidP="00841C51">
      <w:pPr>
        <w:pStyle w:val="Code"/>
      </w:pPr>
      <w:r>
        <w:t>// …</w:t>
      </w:r>
      <w:r w:rsidR="00127FCE">
        <w:t xml:space="preserve"> implementation to follow …</w:t>
      </w:r>
      <w:r>
        <w:t xml:space="preserve"> </w:t>
      </w:r>
    </w:p>
    <w:p w14:paraId="66EB010B" w14:textId="77777777" w:rsidR="00841C51" w:rsidRDefault="00841C51" w:rsidP="00841C51">
      <w:pPr>
        <w:pStyle w:val="Code"/>
      </w:pPr>
    </w:p>
    <w:p w14:paraId="6093E629" w14:textId="77777777" w:rsidR="00841C51" w:rsidRDefault="00841C51" w:rsidP="00841C51">
      <w:pPr>
        <w:pStyle w:val="Code"/>
      </w:pPr>
      <w:r>
        <w:t>export default Camera;</w:t>
      </w:r>
    </w:p>
    <w:p w14:paraId="24F1AF47" w14:textId="77777777" w:rsidR="00841C51" w:rsidRDefault="00841C51" w:rsidP="00841C51">
      <w:pPr>
        <w:pStyle w:val="Code"/>
      </w:pPr>
    </w:p>
    <w:p w14:paraId="66DDFE59" w14:textId="0C56DCD0" w:rsidR="00841C51" w:rsidRDefault="00841C51">
      <w:pPr>
        <w:pStyle w:val="NumList"/>
      </w:pPr>
      <w:r>
        <w:t xml:space="preserve">Define functions to transform mouse positions from Canvas Coordinate space to the DC space, as illustrated in Figure 7-10. </w:t>
      </w:r>
    </w:p>
    <w:p w14:paraId="6D738814" w14:textId="77777777" w:rsidR="00841C51" w:rsidRDefault="00841C51" w:rsidP="00841C51">
      <w:pPr>
        <w:pStyle w:val="Code"/>
      </w:pPr>
      <w:r>
        <w:t>Camera.prototype._mouseDCX = function () {</w:t>
      </w:r>
    </w:p>
    <w:p w14:paraId="043848C0" w14:textId="77777777" w:rsidR="00841C51" w:rsidRDefault="00841C51" w:rsidP="00841C51">
      <w:pPr>
        <w:pStyle w:val="Code"/>
      </w:pPr>
      <w:r>
        <w:t xml:space="preserve">    return input.getMousePosX() - this.mViewport[eViewport.eOrgX];</w:t>
      </w:r>
    </w:p>
    <w:p w14:paraId="7E4BAD5C" w14:textId="77777777" w:rsidR="00841C51" w:rsidRDefault="00841C51" w:rsidP="00841C51">
      <w:pPr>
        <w:pStyle w:val="Code"/>
      </w:pPr>
      <w:r>
        <w:t>}</w:t>
      </w:r>
    </w:p>
    <w:p w14:paraId="3846AACB" w14:textId="77777777" w:rsidR="00841C51" w:rsidRDefault="00841C51" w:rsidP="00841C51">
      <w:pPr>
        <w:pStyle w:val="Code"/>
      </w:pPr>
    </w:p>
    <w:p w14:paraId="0A12F7B4" w14:textId="77777777" w:rsidR="00841C51" w:rsidRDefault="00841C51" w:rsidP="00841C51">
      <w:pPr>
        <w:pStyle w:val="Code"/>
      </w:pPr>
      <w:r>
        <w:t>Camera.prototype._mouseDCY = function() {</w:t>
      </w:r>
    </w:p>
    <w:p w14:paraId="14B57296" w14:textId="77777777" w:rsidR="00841C51" w:rsidRDefault="00841C51" w:rsidP="00841C51">
      <w:pPr>
        <w:pStyle w:val="Code"/>
      </w:pPr>
      <w:r>
        <w:t xml:space="preserve">    return input.getMousePosY() - this.mViewport[eViewport.eOrgY];</w:t>
      </w:r>
    </w:p>
    <w:p w14:paraId="0FF98ED4" w14:textId="77777777" w:rsidR="00841C51" w:rsidRDefault="00841C51" w:rsidP="00841C51">
      <w:pPr>
        <w:pStyle w:val="Code"/>
      </w:pPr>
      <w:r>
        <w:t>}</w:t>
      </w:r>
    </w:p>
    <w:p w14:paraId="73E9268A" w14:textId="77777777" w:rsidR="00841C51" w:rsidRDefault="00841C51" w:rsidP="00841C51">
      <w:pPr>
        <w:pStyle w:val="NumList"/>
      </w:pPr>
      <w:r w:rsidRPr="00EE561E">
        <w:t>Define a function to determine whether a given mouse position is within the viewport bounds of the camera.</w:t>
      </w:r>
    </w:p>
    <w:p w14:paraId="52787FEE" w14:textId="77777777" w:rsidR="00841C51" w:rsidRDefault="00841C51" w:rsidP="00841C51">
      <w:pPr>
        <w:pStyle w:val="Code"/>
      </w:pPr>
      <w:r>
        <w:t>Camera.prototype.isMouseInViewport = function () {</w:t>
      </w:r>
    </w:p>
    <w:p w14:paraId="73D0BAC7" w14:textId="77777777" w:rsidR="00841C51" w:rsidRDefault="00841C51" w:rsidP="00841C51">
      <w:pPr>
        <w:pStyle w:val="Code"/>
      </w:pPr>
      <w:r>
        <w:t xml:space="preserve">    let dcX = this._mouseDCX();</w:t>
      </w:r>
    </w:p>
    <w:p w14:paraId="299A6505" w14:textId="77777777" w:rsidR="00841C51" w:rsidRDefault="00841C51" w:rsidP="00841C51">
      <w:pPr>
        <w:pStyle w:val="Code"/>
      </w:pPr>
      <w:r>
        <w:t xml:space="preserve">    let dcY = this._mouseDCY();</w:t>
      </w:r>
    </w:p>
    <w:p w14:paraId="23224D0E" w14:textId="77777777" w:rsidR="00841C51" w:rsidRDefault="00841C51" w:rsidP="00841C51">
      <w:pPr>
        <w:pStyle w:val="Code"/>
      </w:pPr>
      <w:r>
        <w:t xml:space="preserve">    return ((dcX &gt;= 0) &amp;&amp; (dcX &lt; this.mViewport[eViewport.eWidth]) &amp;&amp;</w:t>
      </w:r>
    </w:p>
    <w:p w14:paraId="75F2DC90" w14:textId="2426A68D" w:rsidR="00841C51" w:rsidRDefault="00610539" w:rsidP="00841C51">
      <w:pPr>
        <w:pStyle w:val="Code"/>
      </w:pPr>
      <w:r>
        <w:t xml:space="preserve">    </w:t>
      </w:r>
      <w:r w:rsidR="00841C51">
        <w:t xml:space="preserve">        (dcY &gt;= 0) &amp;&amp; (dcY &lt; this.mViewport[eViewport.eHeight]));</w:t>
      </w:r>
    </w:p>
    <w:p w14:paraId="01046F49" w14:textId="77777777" w:rsidR="00841C51" w:rsidRDefault="00841C51" w:rsidP="00841C51">
      <w:pPr>
        <w:pStyle w:val="Code"/>
      </w:pPr>
      <w:r>
        <w:t>}</w:t>
      </w:r>
    </w:p>
    <w:p w14:paraId="222DF772" w14:textId="77777777" w:rsidR="00841C51" w:rsidRDefault="00841C51" w:rsidP="00841C51">
      <w:pPr>
        <w:pStyle w:val="NumList"/>
      </w:pPr>
      <w:r w:rsidRPr="00EE561E">
        <w:t>Define the functions to transform the mouse position into the WC space, as illustrated in Figure 7 11.</w:t>
      </w:r>
    </w:p>
    <w:p w14:paraId="587AA588" w14:textId="77777777" w:rsidR="00841C51" w:rsidRDefault="00841C51" w:rsidP="00841C51">
      <w:pPr>
        <w:pStyle w:val="Code"/>
      </w:pPr>
      <w:r>
        <w:t>Camera.prototype.mouseWCX = function () {</w:t>
      </w:r>
    </w:p>
    <w:p w14:paraId="742D44EE" w14:textId="77777777" w:rsidR="00841C51" w:rsidRDefault="00841C51" w:rsidP="00841C51">
      <w:pPr>
        <w:pStyle w:val="Code"/>
      </w:pPr>
      <w:r>
        <w:t xml:space="preserve">    let minWCX = this.getWCCenter()[0] - this.getWCWidth() / 2;</w:t>
      </w:r>
    </w:p>
    <w:p w14:paraId="257D85A3" w14:textId="5AD5A672" w:rsidR="007856FE" w:rsidRDefault="00841C51" w:rsidP="00C640A5">
      <w:pPr>
        <w:pStyle w:val="Code"/>
        <w:ind w:firstLine="405"/>
      </w:pPr>
      <w:r>
        <w:t xml:space="preserve">return minWCX + (this._mouseDCX() * </w:t>
      </w:r>
    </w:p>
    <w:p w14:paraId="07BA63FD" w14:textId="7B89FB72" w:rsidR="00841C51" w:rsidRDefault="007856FE" w:rsidP="00C640A5">
      <w:pPr>
        <w:pStyle w:val="Code"/>
        <w:ind w:firstLine="405"/>
      </w:pPr>
      <w:r>
        <w:t xml:space="preserve">                 </w:t>
      </w:r>
      <w:r w:rsidR="00841C51">
        <w:t>(this.getWCWidth() / this.mViewport[eViewport.eWidth]));</w:t>
      </w:r>
    </w:p>
    <w:p w14:paraId="149A8866" w14:textId="77777777" w:rsidR="00841C51" w:rsidRDefault="00841C51" w:rsidP="00841C51">
      <w:pPr>
        <w:pStyle w:val="Code"/>
      </w:pPr>
      <w:r>
        <w:t>}</w:t>
      </w:r>
    </w:p>
    <w:p w14:paraId="076F8055" w14:textId="77777777" w:rsidR="00841C51" w:rsidRDefault="00841C51" w:rsidP="00841C51">
      <w:pPr>
        <w:pStyle w:val="Code"/>
      </w:pPr>
    </w:p>
    <w:p w14:paraId="5B9AF719" w14:textId="77777777" w:rsidR="00841C51" w:rsidRDefault="00841C51" w:rsidP="00841C51">
      <w:pPr>
        <w:pStyle w:val="Code"/>
      </w:pPr>
      <w:r>
        <w:t>Camera.prototype.mouseWCY = function () {</w:t>
      </w:r>
    </w:p>
    <w:p w14:paraId="63065917" w14:textId="77777777" w:rsidR="00841C51" w:rsidRDefault="00841C51" w:rsidP="00841C51">
      <w:pPr>
        <w:pStyle w:val="Code"/>
      </w:pPr>
      <w:r>
        <w:t xml:space="preserve">    let minWCY = this.getWCCenter()[1] - this.getWCHeight() / 2;</w:t>
      </w:r>
    </w:p>
    <w:p w14:paraId="10B81D6C" w14:textId="515F439F" w:rsidR="007856FE" w:rsidRDefault="00841C51" w:rsidP="00C640A5">
      <w:pPr>
        <w:pStyle w:val="Code"/>
        <w:ind w:firstLine="405"/>
      </w:pPr>
      <w:r>
        <w:t xml:space="preserve">return minWCY + (this._mouseDCY() * </w:t>
      </w:r>
    </w:p>
    <w:p w14:paraId="0594AD7D" w14:textId="4A7B5ACB" w:rsidR="00841C51" w:rsidRDefault="007856FE" w:rsidP="00C640A5">
      <w:pPr>
        <w:pStyle w:val="Code"/>
        <w:ind w:firstLine="405"/>
      </w:pPr>
      <w:r>
        <w:lastRenderedPageBreak/>
        <w:t xml:space="preserve">                 </w:t>
      </w:r>
      <w:r w:rsidR="00841C51">
        <w:t>(this.getWCHeight() / this.mViewport[eViewport.eHeight]));</w:t>
      </w:r>
    </w:p>
    <w:p w14:paraId="33D037A1" w14:textId="0F01ECCA" w:rsidR="00841C51" w:rsidRDefault="00841C51" w:rsidP="00841C51">
      <w:pPr>
        <w:pStyle w:val="Code"/>
      </w:pPr>
      <w:r>
        <w:t>}</w:t>
      </w:r>
    </w:p>
    <w:p w14:paraId="57E5BA8D" w14:textId="6B79E4DF" w:rsidR="000D09EB" w:rsidRDefault="00BC3ACE" w:rsidP="00BC3ACE">
      <w:pPr>
        <w:pStyle w:val="BodyTextFirst"/>
      </w:pPr>
      <w:r>
        <w:t xml:space="preserve">Lastly, update the </w:t>
      </w:r>
      <w:r w:rsidRPr="00C640A5">
        <w:rPr>
          <w:rStyle w:val="CodeInline"/>
        </w:rPr>
        <w:t>Camera</w:t>
      </w:r>
      <w:r>
        <w:t xml:space="preserve"> class access file to properly export the newly defined input functionality</w:t>
      </w:r>
      <w:r w:rsidR="0026070D">
        <w:t>. This is accomplished</w:t>
      </w:r>
      <w:r>
        <w:t xml:space="preserve"> by editing the </w:t>
      </w:r>
      <w:r w:rsidRPr="00C640A5">
        <w:rPr>
          <w:rStyle w:val="CodeInline"/>
        </w:rPr>
        <w:t>camera.js</w:t>
      </w:r>
      <w:r>
        <w:t xml:space="preserve"> file and replacing the import from </w:t>
      </w:r>
      <w:r w:rsidRPr="00C640A5">
        <w:rPr>
          <w:rStyle w:val="CodeInline"/>
        </w:rPr>
        <w:t>camera_manipulate.js</w:t>
      </w:r>
      <w:r>
        <w:t xml:space="preserve"> with </w:t>
      </w:r>
      <w:r w:rsidRPr="00C640A5">
        <w:rPr>
          <w:rStyle w:val="CodeInline"/>
        </w:rPr>
        <w:t>camera_input.js</w:t>
      </w:r>
      <w:r>
        <w:t>.</w:t>
      </w:r>
    </w:p>
    <w:p w14:paraId="22F203B8" w14:textId="77777777" w:rsidR="00BC3ACE" w:rsidRDefault="00BC3ACE" w:rsidP="00C640A5">
      <w:pPr>
        <w:pStyle w:val="Code"/>
      </w:pPr>
      <w:r>
        <w:t>import Camera from "./</w:t>
      </w:r>
      <w:r w:rsidRPr="00C640A5">
        <w:rPr>
          <w:b/>
        </w:rPr>
        <w:t>camera_input.js</w:t>
      </w:r>
      <w:r>
        <w:t>";</w:t>
      </w:r>
    </w:p>
    <w:p w14:paraId="72DC6360" w14:textId="3985717A" w:rsidR="00BC3ACE" w:rsidRDefault="00BC3ACE" w:rsidP="00C640A5">
      <w:pPr>
        <w:pStyle w:val="Code"/>
      </w:pPr>
      <w:r>
        <w:t>export default Camera;</w:t>
      </w:r>
    </w:p>
    <w:p w14:paraId="55F2DD33" w14:textId="77777777" w:rsidR="00841C51" w:rsidRDefault="00841C51" w:rsidP="00841C51">
      <w:pPr>
        <w:pStyle w:val="Heading3"/>
      </w:pPr>
      <w:r>
        <w:t xml:space="preserve">Testing the Mouse Input in </w:t>
      </w:r>
      <w:proofErr w:type="spellStart"/>
      <w:r>
        <w:t>MyGame</w:t>
      </w:r>
      <w:proofErr w:type="spellEnd"/>
    </w:p>
    <w:p w14:paraId="611CD2D4" w14:textId="43709409" w:rsidR="00841C51" w:rsidRDefault="00841C51" w:rsidP="00841C51">
      <w:pPr>
        <w:pStyle w:val="BodyTextFirst"/>
      </w:pPr>
      <w:r>
        <w:t xml:space="preserve">The main functionality to be tested includes the ability to detect which view should receive the mouse input, proper mouse button state identification, and correct transformed WC position. As in previous examples, the </w:t>
      </w:r>
      <w:r w:rsidRPr="00EE561E">
        <w:rPr>
          <w:rStyle w:val="CodeInline"/>
        </w:rPr>
        <w:t>my_game.js</w:t>
      </w:r>
      <w:r>
        <w:t xml:space="preserve"> implementation is largely similar to previous projects. In this case, only the </w:t>
      </w:r>
      <w:proofErr w:type="gramStart"/>
      <w:r w:rsidRPr="00EE561E">
        <w:rPr>
          <w:rStyle w:val="CodeInline"/>
        </w:rPr>
        <w:t>update(</w:t>
      </w:r>
      <w:proofErr w:type="gramEnd"/>
      <w:r w:rsidRPr="00EE561E">
        <w:rPr>
          <w:rStyle w:val="CodeInline"/>
        </w:rPr>
        <w:t>)</w:t>
      </w:r>
      <w:r>
        <w:t xml:space="preserve"> function contains noteworthy changes that work with the new mouse input functionality.</w:t>
      </w:r>
    </w:p>
    <w:p w14:paraId="29D0FF09" w14:textId="75CDD71A" w:rsidR="00841C51" w:rsidRDefault="00841C51" w:rsidP="00841C51">
      <w:pPr>
        <w:pStyle w:val="Code"/>
      </w:pPr>
      <w:r>
        <w:t>update() {</w:t>
      </w:r>
    </w:p>
    <w:p w14:paraId="51D4C4F3" w14:textId="50A59D3A" w:rsidR="00841C51" w:rsidRDefault="00841C51" w:rsidP="00841C51">
      <w:pPr>
        <w:pStyle w:val="Code"/>
      </w:pPr>
      <w:r w:rsidRPr="00EC5AF5">
        <w:t xml:space="preserve">    // … identical to previous </w:t>
      </w:r>
      <w:r w:rsidR="00127FCE">
        <w:t>code</w:t>
      </w:r>
      <w:r w:rsidR="00127FCE" w:rsidRPr="00EC5AF5">
        <w:t xml:space="preserve"> </w:t>
      </w:r>
      <w:r w:rsidRPr="00EC5AF5">
        <w:t>…</w:t>
      </w:r>
    </w:p>
    <w:p w14:paraId="6A947F75" w14:textId="77777777" w:rsidR="00841C51" w:rsidRDefault="00841C51" w:rsidP="00841C51">
      <w:pPr>
        <w:pStyle w:val="Code"/>
      </w:pPr>
    </w:p>
    <w:p w14:paraId="5DEA9BE5" w14:textId="037F34D8"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w:t>
      </w:r>
    </w:p>
    <w:p w14:paraId="0C6B8BB8" w14:textId="7C8DA0C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 testing the mouse input</w:t>
      </w:r>
    </w:p>
    <w:p w14:paraId="14DBB80F" w14:textId="605E8D12"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(engine.input.isButtonPressed(engine.input.eMouseButton.eLeft)) {</w:t>
      </w:r>
    </w:p>
    <w:p w14:paraId="4C30E35A" w14:textId="2656D929"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"[L Down]";</w:t>
      </w:r>
    </w:p>
    <w:p w14:paraId="0A8ECD9D" w14:textId="6CD5C9C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(this.mCamera.isMouseInViewport()) {</w:t>
      </w:r>
    </w:p>
    <w:p w14:paraId="2372B250" w14:textId="60AA562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this.mPortal.getXform().setXPos(this.mCamera.mouseWCX());</w:t>
      </w:r>
    </w:p>
    <w:p w14:paraId="022F7C56" w14:textId="01B8941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this.mPortal.getXform().setYPos(this.mCamera.mouseWCY());</w:t>
      </w:r>
    </w:p>
    <w:p w14:paraId="72C1977A" w14:textId="2116732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07DD11EC" w14:textId="754D54FF"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470532D2" w14:textId="77777777" w:rsidR="00841C51" w:rsidRPr="00260939" w:rsidRDefault="00841C51" w:rsidP="00260939">
      <w:pPr>
        <w:pStyle w:val="Code"/>
        <w:rPr>
          <w:rStyle w:val="CodeBold"/>
          <w:rFonts w:ascii="TheSansMonoConNormal" w:hAnsi="TheSansMonoConNormal"/>
        </w:rPr>
      </w:pPr>
    </w:p>
    <w:p w14:paraId="2D7B82F3" w14:textId="32C2AEB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(engine.input.isButtonPressed(engine.input.eMouseButton.eMiddle)) {</w:t>
      </w:r>
    </w:p>
    <w:p w14:paraId="765B63E3" w14:textId="71B4F0C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(this.mHeroCam.isMouseInViewport()) {</w:t>
      </w:r>
    </w:p>
    <w:p w14:paraId="2B1403D6" w14:textId="4586D84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this.mHero.getXform().setXPos(this.mHeroCam.mouseWCX());</w:t>
      </w:r>
    </w:p>
    <w:p w14:paraId="39E3F2B2" w14:textId="612382D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this.mHero.getXform().setYPos(this.mHeroCam.mouseWCY());</w:t>
      </w:r>
    </w:p>
    <w:p w14:paraId="78E27B37" w14:textId="2A5F5FA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239DE40B" w14:textId="27E55293"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7B424598" w14:textId="239DA121"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(engine.input.isButtonClicked(engine.input.eMouseButton.eRight)) {</w:t>
      </w:r>
    </w:p>
    <w:p w14:paraId="3874E2FD" w14:textId="713B2CA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this.mPortal.setVisibility(false);</w:t>
      </w:r>
    </w:p>
    <w:p w14:paraId="7734C6AB" w14:textId="062CEF51"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3EB68841" w14:textId="77777777" w:rsidR="00841C51" w:rsidRPr="00260939" w:rsidRDefault="00841C51" w:rsidP="00260939">
      <w:pPr>
        <w:pStyle w:val="Code"/>
        <w:rPr>
          <w:rStyle w:val="CodeBold"/>
          <w:rFonts w:ascii="TheSansMonoConNormal" w:hAnsi="TheSansMonoConNormal"/>
        </w:rPr>
      </w:pPr>
    </w:p>
    <w:p w14:paraId="7B960272" w14:textId="04E5B89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(engine.input.isButtonClicked(engine.input.eMouseButton.eMiddle)) {</w:t>
      </w:r>
    </w:p>
    <w:p w14:paraId="44E8D1A4" w14:textId="7BE73B3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this.mPortal.setVisibility(true);</w:t>
      </w:r>
    </w:p>
    <w:p w14:paraId="32BF4EBB" w14:textId="70D890D0"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703C20B7" w14:textId="77777777" w:rsidR="00841C51" w:rsidRPr="00260939" w:rsidRDefault="00841C51" w:rsidP="00260939">
      <w:pPr>
        <w:pStyle w:val="Code"/>
        <w:rPr>
          <w:rStyle w:val="CodeBold"/>
          <w:rFonts w:ascii="TheSansMonoConNormal" w:hAnsi="TheSansMonoConNormal"/>
        </w:rPr>
      </w:pPr>
    </w:p>
    <w:p w14:paraId="4DC002F1" w14:textId="3F386CEE"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 X=" + engine.input.getMousePosX() + " Y=" + engine.input.getMousePosY();</w:t>
      </w:r>
    </w:p>
    <w:p w14:paraId="5A3DB822" w14:textId="72B7B98E"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this.mMsg.setText(msg);</w:t>
      </w:r>
    </w:p>
    <w:p w14:paraId="0CCDCF5D" w14:textId="0D56674A" w:rsidR="00841C51" w:rsidRPr="00260939" w:rsidRDefault="00841C51" w:rsidP="00260939">
      <w:pPr>
        <w:pStyle w:val="Code"/>
      </w:pPr>
      <w:r w:rsidRPr="00260939">
        <w:t>}</w:t>
      </w:r>
    </w:p>
    <w:p w14:paraId="4E98E28C" w14:textId="4A4B915A" w:rsidR="00841C51" w:rsidRDefault="00841C51" w:rsidP="00260939">
      <w:pPr>
        <w:pStyle w:val="NumList"/>
        <w:numPr>
          <w:ilvl w:val="0"/>
          <w:numId w:val="0"/>
        </w:numPr>
        <w:ind w:left="936"/>
      </w:pPr>
      <w:r>
        <w:lastRenderedPageBreak/>
        <w:t xml:space="preserve">The </w:t>
      </w:r>
      <w:proofErr w:type="spellStart"/>
      <w:proofErr w:type="gramStart"/>
      <w:r w:rsidRPr="00201EDB">
        <w:rPr>
          <w:rStyle w:val="CodeInline"/>
        </w:rPr>
        <w:t>camera.isMouseInViewport</w:t>
      </w:r>
      <w:proofErr w:type="spellEnd"/>
      <w:proofErr w:type="gramEnd"/>
      <w:r w:rsidRPr="00201EDB">
        <w:rPr>
          <w:rStyle w:val="CodeInline"/>
        </w:rPr>
        <w:t>()</w:t>
      </w:r>
      <w:r>
        <w:t xml:space="preserve"> condition is checked when the viewport context is important, as in the case of a left mouse button press in the main camera view or a middle mouse button press in the </w:t>
      </w:r>
      <w:proofErr w:type="spellStart"/>
      <w:r w:rsidRPr="00201EDB">
        <w:rPr>
          <w:rStyle w:val="CodeInline"/>
        </w:rPr>
        <w:t>mHeroCam</w:t>
      </w:r>
      <w:proofErr w:type="spellEnd"/>
      <w:r>
        <w:t xml:space="preserve"> view. This is in contrast to a right or middle mouse button click for setting the visibility of the </w:t>
      </w:r>
      <w:r w:rsidRPr="00201EDB">
        <w:rPr>
          <w:rStyle w:val="CodeInline"/>
        </w:rPr>
        <w:t>Portal</w:t>
      </w:r>
      <w:r>
        <w:t xml:space="preserve"> object. </w:t>
      </w:r>
      <w:proofErr w:type="gramStart"/>
      <w:r>
        <w:t>The</w:t>
      </w:r>
      <w:r w:rsidR="00565F4A">
        <w:t>se two mouse</w:t>
      </w:r>
      <w:proofErr w:type="gramEnd"/>
      <w:r w:rsidR="00565F4A">
        <w:t xml:space="preserve"> click</w:t>
      </w:r>
      <w:r w:rsidR="00270E14">
        <w:t xml:space="preserve"> </w:t>
      </w:r>
      <w:r>
        <w:t xml:space="preserve">controls will </w:t>
      </w:r>
      <w:r w:rsidR="00270E14">
        <w:t xml:space="preserve">cause </w:t>
      </w:r>
      <w:r>
        <w:t>execut</w:t>
      </w:r>
      <w:r w:rsidR="00270E14">
        <w:t>ion</w:t>
      </w:r>
      <w:r>
        <w:t xml:space="preserve"> no matter where the mouse position is.</w:t>
      </w:r>
    </w:p>
    <w:p w14:paraId="5A3804CD" w14:textId="7B60A437" w:rsidR="00841C51" w:rsidRDefault="00841C51" w:rsidP="00841C51">
      <w:pPr>
        <w:pStyle w:val="BodyTextFirst"/>
      </w:pPr>
      <w:r>
        <w:t xml:space="preserve">You can now run the project and verify the correctness of the transformation to WC space. Press and drag with left mouse button in the main view or middle mouse button in the </w:t>
      </w:r>
      <w:proofErr w:type="spellStart"/>
      <w:r w:rsidRPr="00201EDB">
        <w:rPr>
          <w:rStyle w:val="CodeInline"/>
        </w:rPr>
        <w:t>mHeroCam</w:t>
      </w:r>
      <w:proofErr w:type="spellEnd"/>
      <w:r>
        <w:t xml:space="preserve"> view to observe the accurate movement of the corresponding object centers </w:t>
      </w:r>
      <w:r w:rsidR="00270E14">
        <w:t xml:space="preserve">following </w:t>
      </w:r>
      <w:r>
        <w:t>the mouse position</w:t>
      </w:r>
      <w:r w:rsidR="00270E14">
        <w:t xml:space="preserve"> changes</w:t>
      </w:r>
      <w:r>
        <w:t>. Left or middle mouse button drags in the wrong views have no effect on the corresponding objects</w:t>
      </w:r>
      <w:r w:rsidR="00A068C1">
        <w:t>.</w:t>
      </w:r>
      <w:r>
        <w:t xml:space="preserve"> </w:t>
      </w:r>
      <w:r w:rsidR="00A068C1">
        <w:t>F</w:t>
      </w:r>
      <w:r>
        <w:t xml:space="preserve">or example, a left mouse button </w:t>
      </w:r>
      <w:proofErr w:type="gramStart"/>
      <w:r>
        <w:t>drag</w:t>
      </w:r>
      <w:proofErr w:type="gramEnd"/>
      <w:r>
        <w:t xml:space="preserve"> in the </w:t>
      </w:r>
      <w:proofErr w:type="spellStart"/>
      <w:r w:rsidRPr="00201EDB">
        <w:rPr>
          <w:rStyle w:val="CodeInline"/>
        </w:rPr>
        <w:t>mHeroCam</w:t>
      </w:r>
      <w:proofErr w:type="spellEnd"/>
      <w:r>
        <w:t xml:space="preserve"> or </w:t>
      </w:r>
      <w:proofErr w:type="spellStart"/>
      <w:r w:rsidRPr="00201EDB">
        <w:rPr>
          <w:rStyle w:val="CodeInline"/>
        </w:rPr>
        <w:t>mBrainCam</w:t>
      </w:r>
      <w:proofErr w:type="spellEnd"/>
      <w:r>
        <w:t xml:space="preserve"> view has no effect on the Portal object. The right or middle mouse button click properly controls the visibility of the </w:t>
      </w:r>
      <w:r w:rsidRPr="00201EDB">
        <w:rPr>
          <w:rStyle w:val="CodeInline"/>
        </w:rPr>
        <w:t>Portal</w:t>
      </w:r>
      <w:r>
        <w:t xml:space="preserve"> object, independent of the location of the mouse pointer. Be aware that the browser maps the right mouse button click to a default pop-up menu. For this reason, you should avoid working with right mouse button clicks in your games.</w:t>
      </w:r>
    </w:p>
    <w:p w14:paraId="321D148D" w14:textId="77777777" w:rsidR="00841C51" w:rsidRDefault="00841C51" w:rsidP="00841C51">
      <w:pPr>
        <w:pStyle w:val="Heading1"/>
      </w:pPr>
      <w:r w:rsidRPr="00201EDB">
        <w:t>Summary</w:t>
      </w:r>
    </w:p>
    <w:p w14:paraId="20AA242A" w14:textId="77777777" w:rsidR="00841C51" w:rsidRDefault="00841C51" w:rsidP="00841C51">
      <w:pPr>
        <w:pStyle w:val="BodyTextFirst"/>
      </w:pPr>
      <w:r>
        <w:t xml:space="preserve">This chapter was about controlling and interacting with the </w:t>
      </w:r>
      <w:r w:rsidRPr="00797407">
        <w:rPr>
          <w:rStyle w:val="CodeInline"/>
        </w:rPr>
        <w:t>Camera</w:t>
      </w:r>
      <w:r>
        <w:t xml:space="preserve"> object. You have learned about the most common camera manipulation operations including clamping, panning, and zooming. These operations are implemented in the game engine with utility functions that map the high-level specifications to actual WC window bound parameters. The sudden, often annoying, and potentially confusing results from camera manipulations are mitigated with the introduction of interpolation. Through the implementation of the camera shake effect, you have discovered that some movements can be modeled by simple mathematical formulations. You have experienced the importance of effective </w:t>
      </w:r>
      <w:r w:rsidRPr="00797407">
        <w:rPr>
          <w:rStyle w:val="CodeInline"/>
        </w:rPr>
        <w:t>Camera</w:t>
      </w:r>
      <w:r>
        <w:t xml:space="preserve"> object abstraction in supporting multiple camera views. The last section guided you through the implementation of transforming a mouse position from the Canvas Coordinate space to the WC space. </w:t>
      </w:r>
    </w:p>
    <w:p w14:paraId="3A3A28EA" w14:textId="77777777" w:rsidR="00841C51" w:rsidRDefault="00841C51" w:rsidP="00841C51">
      <w:pPr>
        <w:pStyle w:val="BodyTextCont"/>
      </w:pPr>
      <w:r>
        <w:t xml:space="preserve">In Chapter 5, you found out how to represent and draw an object with a visually appealing image and control the animation of this object. In Chapter 6, you read about how to define an abstraction to encapsulate the behaviors of an object and the fundamental support to detect collisions between objects. This chapter is about the “directing” of these objects: what should be visible, where the focus should be, how much of the world to show, how to ensure smooth transition between foci, and how to receive input from the mouse. With these capabilities, you now have a well-rounded game engine framework, from representing and drawing objects to modeling and managing the behaviors of these objects to controlling what, where, and how to show the game world. </w:t>
      </w:r>
    </w:p>
    <w:p w14:paraId="644061B0" w14:textId="77777777" w:rsidR="00841C51" w:rsidRDefault="00841C51" w:rsidP="00841C51">
      <w:pPr>
        <w:pStyle w:val="BodyTextCont"/>
      </w:pPr>
      <w:r>
        <w:t xml:space="preserve">The following chapters will continue to examine object appearance and behavior at more advanced levels, including creating lighting and illumination </w:t>
      </w:r>
      <w:r>
        <w:lastRenderedPageBreak/>
        <w:t>effects in a 2D world and simulating and integrating behaviors based on simple classical mechanics.</w:t>
      </w:r>
    </w:p>
    <w:p w14:paraId="14F07E1F" w14:textId="7D7D62CF" w:rsidR="00841C51" w:rsidRDefault="00841C51" w:rsidP="00841C51">
      <w:pPr>
        <w:pStyle w:val="Heading2"/>
      </w:pPr>
      <w:r>
        <w:t>Game Design Considerations</w:t>
      </w:r>
    </w:p>
    <w:p w14:paraId="71DBE959" w14:textId="7BCF8BB8" w:rsidR="00A347B2" w:rsidRDefault="00A347B2" w:rsidP="00C640A5">
      <w:pPr>
        <w:pStyle w:val="BodyTextFirst"/>
      </w:pPr>
      <w:r>
        <w:t>You’ve learned the basics of object interaction and it’s a good time to start thinking about creating your first simple game mechanic and experimenting with the logical conditions and rules that constitute well-formed gameplay experiences. Many designers approach game creation from the top-down (meaning they start with an idea for an implementation of a specific genre like a real-time strategy, tower defense, or role-playing game), which we might expect in an industry like video games where the creators typically spend quite a bit of time as content consumers before transitioning into content makers. Game studios often reinforce this top-down design approach, assigning new staff to work under seasoned leads to learn best practices for whatever genre that particular studio works in. This has proven effective for training designers who can competently iterate on known genres, but it’s not always the best path to develop well-rounded creators who can design entirely new systems and mechanics from the ground-up.</w:t>
      </w:r>
    </w:p>
    <w:p w14:paraId="1C93FA90" w14:textId="4D1114F7" w:rsidR="00A347B2" w:rsidRDefault="00A347B2" w:rsidP="00C640A5">
      <w:pPr>
        <w:pStyle w:val="BodyTextCont"/>
      </w:pPr>
      <w:r>
        <w:t xml:space="preserve">The above might lead us to ask, “What makes gameplay well-formed?” At a fundamental level, a game is an interactive experience where rules must be learned and applied to achieve a specified outcome; all games must meet </w:t>
      </w:r>
      <w:proofErr w:type="gramStart"/>
      <w:r>
        <w:t>this minimum criteria</w:t>
      </w:r>
      <w:proofErr w:type="gramEnd"/>
      <w:r>
        <w:t>, including card, board, physical, video, and other game types. Taking it a step further, a good game is an interactive experience with rules people enjoy learning and applying to achieve an outcome they feel invested in. There’s quite a bit to unpack in this brief definition, of course, but as a general rule, players will enjoy a game more when the rules are discoverable, consistent, and make logical sense, and when the outcome feels like a satisfactory reward for mastering those rules. This definition applies to both individual game mechanics as well as entire game experiences. To use a metaphor, it can be helpful to think of game designs as being built with letters (interactions) that form words (mechanics) that form sentences (levels) that ultimately form readable content (genres). Most new designers attempt to write novels before they know the alphabet, and everyone has played games where the mechanics and levels felt at best like sentences written with poor grammar and at worst like unsatisfying, random jumbles of unintelligible letters.</w:t>
      </w:r>
    </w:p>
    <w:p w14:paraId="74002A45" w14:textId="77777777" w:rsidR="00A347B2" w:rsidRDefault="00A347B2" w:rsidP="00C640A5">
      <w:pPr>
        <w:pStyle w:val="BodyTextCont"/>
      </w:pPr>
      <w:r>
        <w:t>Over the next several chapters you’ll learn about more advanced features in 2D game engines, including simulations of illumination and physical behaviors. You’ll also be introduced to a set of design techniques enabling you to deliver a complete and well-formed game level, integrating these techniques and utilizing more of the nine elements of game design discussed in Chapter 4 in an intentional way and working from the ground-up to deliver a unified experience. In the earliest stages of design exploration, it’s often helpful to focus only on creating and refining the basic game mechanics and interaction model; at this stage try to avoid thinking about setting, meta-game, systems design, and the like (these will be folded into the design as it progresses).</w:t>
      </w:r>
    </w:p>
    <w:p w14:paraId="4E449955" w14:textId="2D7B7010" w:rsidR="00A347B2" w:rsidRPr="00A347B2" w:rsidRDefault="00A347B2" w:rsidP="00C640A5">
      <w:pPr>
        <w:pStyle w:val="BodyTextCont"/>
      </w:pPr>
      <w:r>
        <w:t xml:space="preserve">The first design technique we’ll explore is a simple exercise that allows you to start learning the game design alphabet: an “escape the room” scenario </w:t>
      </w:r>
      <w:r>
        <w:lastRenderedPageBreak/>
        <w:t>with one simple mechanic, where you must accomplish a task in order to unlock a door and claim a reward. This exercise will help you develop insight into creating well-formed and logical rules that are discoverable and consistent, which is much easier to accomplish when the tasks are separated into basic interactions. You’ve already explored the beginnings of potential rule-based scenarios in earlier projects: recall the Keyboard Support project from Chapter 4, which suggested you might have players move a smaller square completely into the boundary of a larger square in order to trigger some kind of behavior. How might that single interaction (or “letter of the game alphabet”) combine to form a game mechanic (or “word”) that makes sense? Figure 7-13 sets the stage for the locked room puzzle.</w:t>
      </w:r>
    </w:p>
    <w:p w14:paraId="509BAC11" w14:textId="77777777" w:rsidR="00841C51" w:rsidRDefault="00841C51" w:rsidP="00841C51">
      <w:pPr>
        <w:pStyle w:val="Figure"/>
      </w:pPr>
      <w:r>
        <w:rPr>
          <w:noProof/>
        </w:rPr>
        <w:drawing>
          <wp:inline distT="0" distB="0" distL="0" distR="0" wp14:anchorId="7A6F8F30" wp14:editId="24D516C8">
            <wp:extent cx="5944235" cy="3103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1A85CFCA" w14:textId="26F476A6" w:rsidR="00A347B2" w:rsidRDefault="00A347B2" w:rsidP="00C640A5">
      <w:pPr>
        <w:pStyle w:val="FigureCaption"/>
      </w:pPr>
      <w:r w:rsidRPr="00A347B2">
        <w:rPr>
          <w:i w:val="0"/>
        </w:rPr>
        <w:t xml:space="preserve">Figure 7-13. The image represents a single game screen divided into three areas. a playable area on the left with a hero character (the circle marked with a P), an impassable barrier marked with a lock icon, and a reward area on the right. </w:t>
      </w:r>
    </w:p>
    <w:p w14:paraId="139FB70C" w14:textId="77777777" w:rsidR="00A347B2" w:rsidRPr="00A347B2" w:rsidRDefault="00A347B2" w:rsidP="00C640A5">
      <w:pPr>
        <w:pStyle w:val="BodyTextFirst"/>
      </w:pPr>
      <w:r w:rsidRPr="00A347B2">
        <w:t xml:space="preserve">The screen represented in Figure 7-13 is a useful starting place when exploring new mechanics. The goal for this exercise is to create one logical challenge that a player must complete to unlock the barrier and reach the reward. The specific nature of the task can be based on a wide range of elemental mechanics: it might involve jumping or shooting, puzzle solving, narrative situations, or the like. The key is to keep this first iteration simple (this first challenge should have a limited number of components contributing to the solution) and discoverable (players must be able to experiment and learn the rules of engagement so they can </w:t>
      </w:r>
      <w:r w:rsidRPr="00A347B2">
        <w:lastRenderedPageBreak/>
        <w:t>intentionally solve the challenge). You’ll add complexity and interest to the mechanic in later iterations, and you’ll see how elemental mechanics can be evolved to support many kinds of game types.</w:t>
      </w:r>
    </w:p>
    <w:p w14:paraId="51E53408" w14:textId="713DF164" w:rsidR="00A347B2" w:rsidRPr="00201EDB" w:rsidRDefault="00A347B2" w:rsidP="00C640A5">
      <w:pPr>
        <w:pStyle w:val="BodyTextCont"/>
      </w:pPr>
      <w:r w:rsidRPr="00A347B2">
        <w:t>Figure 7-14 sets the stage for a logical relationship mechanic where players must interact with objects in the environment to learn the rules.</w:t>
      </w:r>
    </w:p>
    <w:p w14:paraId="6705822C" w14:textId="77777777" w:rsidR="00841C51" w:rsidRDefault="00841C51" w:rsidP="00841C51">
      <w:pPr>
        <w:pStyle w:val="Figure"/>
      </w:pPr>
      <w:r>
        <w:rPr>
          <w:noProof/>
        </w:rPr>
        <w:drawing>
          <wp:inline distT="0" distB="0" distL="0" distR="0" wp14:anchorId="1DD7B154" wp14:editId="76BA9F9B">
            <wp:extent cx="5944235" cy="3103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5005148" w14:textId="77777777" w:rsidR="00A347B2" w:rsidRDefault="00A347B2" w:rsidP="00C640A5">
      <w:pPr>
        <w:pStyle w:val="FigureCaption"/>
      </w:pPr>
      <w:r w:rsidRPr="00A347B2">
        <w:t>Figure 7-14. The game screen is populated with an assortment of individual objects.</w:t>
      </w:r>
    </w:p>
    <w:p w14:paraId="45305BB9" w14:textId="4B2235D1" w:rsidR="00A347B2" w:rsidRPr="00A347B2" w:rsidRDefault="00A347B2" w:rsidP="00C640A5">
      <w:pPr>
        <w:pStyle w:val="BodyTextFirst"/>
      </w:pPr>
      <w:r w:rsidRPr="00A347B2">
        <w:t xml:space="preserve">It’s not immediately apparent just by looking at Figure 7-14 what the player needs to do to unlock the barrier, so they must experiment in order to learn the rules by which the game world operates; it’s this experimentation that forms the core element of a game mechanic driving players forward through the level, and the mechanic will be more or less satisfying based on the discoverability and logical consistency of its rules. In this example, imagine that as the player moves around the game </w:t>
      </w:r>
      <w:r w:rsidR="00D72D3F" w:rsidRPr="00A347B2">
        <w:t>screen,</w:t>
      </w:r>
      <w:r w:rsidRPr="00A347B2">
        <w:t xml:space="preserve"> they notice that when the hero character interacts with an object it always “activates” with a highlight, as shown in Figure 7-15, and sometimes causes a section of the lock icon and one-third of the ring around the lock icon to glow. Some shapes, however, will not cause the lock and ring to glow when activated, as shown in Figure 7-16.</w:t>
      </w:r>
    </w:p>
    <w:p w14:paraId="061A06E8" w14:textId="77777777" w:rsidR="00841C51" w:rsidRDefault="00841C51" w:rsidP="00841C51">
      <w:pPr>
        <w:pStyle w:val="Figure"/>
      </w:pPr>
      <w:r>
        <w:rPr>
          <w:noProof/>
        </w:rPr>
        <w:lastRenderedPageBreak/>
        <w:drawing>
          <wp:inline distT="0" distB="0" distL="0" distR="0" wp14:anchorId="7089F112" wp14:editId="76F231CD">
            <wp:extent cx="5944235" cy="3103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02C728F8" w14:textId="70169456" w:rsidR="00A347B2" w:rsidRPr="00A347B2" w:rsidRDefault="00A347B2">
      <w:pPr>
        <w:pStyle w:val="FigureCaption"/>
      </w:pPr>
      <w:r w:rsidRPr="00A347B2">
        <w:t>Figure 7-15. As the player moves the hero character around the game screen, the shapes “activate” with a highlight (#1); activating certain shapes causes a section of the lock and one-third of the surrounding ring to glow (#2).</w:t>
      </w:r>
    </w:p>
    <w:p w14:paraId="02AF6C7D" w14:textId="77777777" w:rsidR="00841C51" w:rsidRDefault="00841C51" w:rsidP="00841C51">
      <w:pPr>
        <w:pStyle w:val="Figure"/>
      </w:pPr>
      <w:r>
        <w:rPr>
          <w:noProof/>
        </w:rPr>
        <w:lastRenderedPageBreak/>
        <w:drawing>
          <wp:inline distT="0" distB="0" distL="0" distR="0" wp14:anchorId="446D85D3" wp14:editId="38B3CF56">
            <wp:extent cx="5944235" cy="3103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6110BCF" w14:textId="2D4596E3" w:rsidR="00A347B2" w:rsidRPr="00A347B2" w:rsidRDefault="00A347B2">
      <w:pPr>
        <w:pStyle w:val="FigureCaption"/>
      </w:pPr>
      <w:r w:rsidRPr="00C640A5">
        <w:t>Figure 7-16. Activating some shapes (#3) will not cause the lock and ring to glow (#4).</w:t>
      </w:r>
    </w:p>
    <w:p w14:paraId="3C9EFE1F" w14:textId="01FC27CD" w:rsidR="00A347B2" w:rsidRPr="00A347B2" w:rsidRDefault="00A347B2">
      <w:pPr>
        <w:pStyle w:val="BodyTextFirst"/>
      </w:pPr>
      <w:r w:rsidRPr="00A347B2">
        <w:t>Astute players will learn the rules for this puzzle fairly quickly. Can you guess what they might be just from looking at Figures 7-15 and 7-16? If you’re feeling stuck, Figure 7-17 should provide enough information to solve the puzzle.</w:t>
      </w:r>
    </w:p>
    <w:p w14:paraId="071C24CF" w14:textId="77777777" w:rsidR="00841C51" w:rsidRDefault="00841C51" w:rsidP="00841C51">
      <w:pPr>
        <w:pStyle w:val="Figure"/>
      </w:pPr>
      <w:r>
        <w:rPr>
          <w:noProof/>
        </w:rPr>
        <w:lastRenderedPageBreak/>
        <w:drawing>
          <wp:inline distT="0" distB="0" distL="0" distR="0" wp14:anchorId="6525EE5B" wp14:editId="7B360A46">
            <wp:extent cx="5944235" cy="3103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2B0DEB70" w14:textId="77777777" w:rsidR="00A347B2" w:rsidRPr="00A347B2" w:rsidRDefault="00A347B2" w:rsidP="00C640A5">
      <w:pPr>
        <w:pStyle w:val="FigureCaption"/>
      </w:pPr>
      <w:r w:rsidRPr="00A347B2">
        <w:t xml:space="preserve">Figure 7-17. After the first object was activated (the circle in the upper-right) and caused the top section of the lock and first third of the ring to glow, as shown in Figure 7-15, the second object in the correct sequence (#5) caused the middle section of the lock and second third of the ring to glow (#6). </w:t>
      </w:r>
    </w:p>
    <w:p w14:paraId="500DE62D" w14:textId="77777777" w:rsidR="00A347B2" w:rsidRPr="00A347B2" w:rsidRDefault="00A347B2" w:rsidP="00C640A5">
      <w:pPr>
        <w:pStyle w:val="BodyTextFirst"/>
        <w:rPr>
          <w:noProof/>
        </w:rPr>
      </w:pPr>
      <w:r w:rsidRPr="00A347B2">
        <w:rPr>
          <w:noProof/>
        </w:rPr>
        <w:t xml:space="preserve">You (and players) should now have all required clues to learn the rules of this mechanic and solve the puzzle. There are three shapes the player can interact with and only one instance of each shape per row; the shapes are representations of the top, middle, and bottom of the lock icon, and as shown in Figure 7 15, activating the circle shape caused the corresponding section of the lock to glow. Figure 7-16, however, did not cause the corresponding section of the lock to glow, and the difference is the “hook” for this mechanic: sections of the lock must be activated in the correct relative position: top in the top row, middle in the middle row, bottom on the bottom (you might also choose to require that players activate them in the correct sequence starting with the top section, although that requirement is not discoverable just from looking at Figures 7 15 to 7-17). </w:t>
      </w:r>
    </w:p>
    <w:p w14:paraId="404438EB" w14:textId="56E97575" w:rsidR="00A347B2" w:rsidRPr="00A347B2" w:rsidRDefault="00A347B2" w:rsidP="00C640A5">
      <w:pPr>
        <w:pStyle w:val="BodyTextCont"/>
        <w:rPr>
          <w:noProof/>
        </w:rPr>
      </w:pPr>
      <w:r w:rsidRPr="00A347B2">
        <w:rPr>
          <w:noProof/>
        </w:rPr>
        <w:t>Congratulations, you’ve now created a well-formed and logically consistent(if simple) puzzle, with all of the elements needed to build a larger and more ambitious level! This unlocking sequence is a game mechanic without narrative context:</w:t>
      </w:r>
      <w:r w:rsidR="00D72D3F">
        <w:rPr>
          <w:noProof/>
        </w:rPr>
        <w:t xml:space="preserve"> </w:t>
      </w:r>
      <w:r w:rsidRPr="00A347B2">
        <w:rPr>
          <w:noProof/>
        </w:rPr>
        <w:t xml:space="preserve">the game screen is intentionally devoid of game setting, visual style, or genre alignment at this stage of design because we don’t want to burden our exploration yet with any preconceived expectations. It can benefit you as a designer to spend time exploring game mechanics in their purest form before adding higher-level game elements like narrative and genre,, </w:t>
      </w:r>
      <w:r w:rsidRPr="00A347B2">
        <w:rPr>
          <w:noProof/>
        </w:rPr>
        <w:lastRenderedPageBreak/>
        <w:t>and you’ll likely be surprised at the unexpected directions these simple mechanics will take you as you build them out.</w:t>
      </w:r>
    </w:p>
    <w:p w14:paraId="144870C8" w14:textId="77777777" w:rsidR="00A347B2" w:rsidRPr="00A347B2" w:rsidRDefault="00A347B2" w:rsidP="00C640A5">
      <w:pPr>
        <w:pStyle w:val="BodyTextCont"/>
        <w:rPr>
          <w:noProof/>
        </w:rPr>
      </w:pPr>
      <w:r w:rsidRPr="00A347B2">
        <w:rPr>
          <w:noProof/>
        </w:rPr>
        <w:t>Simple mechanics like the one in this example can be described as “complete a multistage task in the correct sequence to achieve a goal” and are featured in many kinds of games; any game that requires players to collect parts of an object and combine them in an inventory to complete a challenge, for example, utilizes this mechanic. Individual mechanics can also be combined with other mechanics and game features to form compound elements that add complexity and flavor to your game experience.</w:t>
      </w:r>
    </w:p>
    <w:p w14:paraId="3A1B613A" w14:textId="554BE657" w:rsidR="00A347B2" w:rsidRPr="00A347B2" w:rsidRDefault="00A347B2" w:rsidP="00C640A5">
      <w:pPr>
        <w:pStyle w:val="BodyTextCont"/>
        <w:rPr>
          <w:noProof/>
        </w:rPr>
      </w:pPr>
      <w:r w:rsidRPr="00A347B2">
        <w:rPr>
          <w:noProof/>
        </w:rPr>
        <w:t>The camera exercises in this chapter provide good examples for how you might add interest to a single mechanic; the Simple Camera Manipulations project, for example, demonstrates a method for advancing game action. Imagine in the previous example that after a player receives a reward for unlocking the barrier</w:t>
      </w:r>
      <w:r w:rsidR="00D72D3F">
        <w:rPr>
          <w:noProof/>
        </w:rPr>
        <w:t xml:space="preserve"> </w:t>
      </w:r>
      <w:r w:rsidRPr="00A347B2">
        <w:rPr>
          <w:noProof/>
        </w:rPr>
        <w:t>they move the hero object to the right side of the screen and advance to a new “room” or area. Now imagine how gameplay would change if the camera advanced the screen at a fixed rate when the level started; the addition of autoscrolling changes this mechanic considerably because the player must solve the puzzle and unlock the barrier before the advancing barrier pushes the player off the screen. The first instance creates a leisurely puzzle-solving game experience, while the latter increases the tension considerably by giving the player a limited amount of time to complete each screen. In an autoscrolling implementation, how might you lay out the game screen to ensure the player had sufficient time to learn the rules and solve the puzzle?</w:t>
      </w:r>
    </w:p>
    <w:p w14:paraId="476DCD3B" w14:textId="77777777" w:rsidR="00A347B2" w:rsidRPr="00A347B2" w:rsidRDefault="00A347B2" w:rsidP="00C640A5">
      <w:pPr>
        <w:pStyle w:val="BodyTextCont"/>
        <w:rPr>
          <w:noProof/>
        </w:rPr>
      </w:pPr>
      <w:r w:rsidRPr="00A347B2">
        <w:rPr>
          <w:noProof/>
        </w:rPr>
        <w:t xml:space="preserve">The Multiple Cameras project can be especially useful as a mini-map that provides information about places in the game world not currently displayed on the game screen; in the case of the previous exercise, imagine that the locked barrier appeared somewhere else in the game world other than the player’s current screen and that a secondary camera acting as a mini-map displayed a zoomed-out view of the entire game world map. As the game designer, you might want to let the player know when they complete a task that allows them to advance and provide information about where they need to go next, so in this case you might flash a beacon on the mini-map calling attention to the barrier that just unlocked and showing the player where to go. In the context of our “game design is like a written language” metaphor, adding additional elements like camera behavior to enhance or extend a simple mechanic is one way to begin forming “adjectives” that add interest to the basic nouns and verbs we’ve been creating from the letters in the game design alphabet. </w:t>
      </w:r>
    </w:p>
    <w:p w14:paraId="5A671E22" w14:textId="77777777" w:rsidR="00A347B2" w:rsidRPr="00A347B2" w:rsidRDefault="00A347B2" w:rsidP="00C640A5">
      <w:pPr>
        <w:pStyle w:val="BodyTextCont"/>
        <w:rPr>
          <w:noProof/>
        </w:rPr>
      </w:pPr>
      <w:r w:rsidRPr="00A347B2">
        <w:rPr>
          <w:noProof/>
        </w:rPr>
        <w:t>A game designer’s primary challenge is typically to create scenarios that require clever experimentation while maintaining logical consistency; it’s perfectly fine to frustrate players by creating devious scenarios requiring creative problem solving (we call this “good” frustration), but it’s generally considered poor design to frustrate players by creating scenarios that are logically inconsistent and make players feel that they succeeded in a challenge only by random luck (“bad” frustration). Think back to the games you’ve played that have resulted in bad frustration: where did they go wrong, and what might the designers have done to improve the experience?</w:t>
      </w:r>
    </w:p>
    <w:p w14:paraId="2DAC6BDE" w14:textId="7440CABE" w:rsidR="00841C51" w:rsidRPr="003930D9" w:rsidRDefault="00A347B2" w:rsidP="00C640A5">
      <w:pPr>
        <w:pStyle w:val="BodyTextCont"/>
      </w:pPr>
      <w:r w:rsidRPr="00A347B2">
        <w:rPr>
          <w:noProof/>
        </w:rPr>
        <w:lastRenderedPageBreak/>
        <w:t>The locked room scenario is a useful design tool because it forces you to construct basic mechanics, but you might be surprised at the variety of scenarios that can result from this exercise. Try a few different approaches to the locked room puzzle and see where the design process takes you, but keep it simple. For now, stay focused on one-step events to unlock the room that require players to learn only one rule. You’ll revisit this exercise in the next chapter and begin creating more ambitious mechanics that add additional challenges.</w:t>
      </w:r>
    </w:p>
    <w:sectPr w:rsidR="00841C51" w:rsidRPr="003930D9" w:rsidSect="00D6394B">
      <w:headerReference w:type="even" r:id="rId28"/>
      <w:headerReference w:type="default" r:id="rId29"/>
      <w:footerReference w:type="even" r:id="rId30"/>
      <w:footerReference w:type="default" r:id="rId31"/>
      <w:headerReference w:type="first" r:id="rId32"/>
      <w:footerReference w:type="first" r:id="rId33"/>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lvin Sung" w:date="2021-04-26T15:07:00Z" w:initials="KS">
    <w:p w14:paraId="5734622E" w14:textId="7B72CEFF" w:rsidR="0047069B" w:rsidRDefault="0047069B">
      <w:pPr>
        <w:pStyle w:val="CommentText"/>
      </w:pPr>
      <w:r>
        <w:rPr>
          <w:rStyle w:val="CommentReference"/>
        </w:rPr>
        <w:annotationRef/>
      </w:r>
      <w:bookmarkStart w:id="2" w:name="_GoBack"/>
      <w:bookmarkEnd w:id="2"/>
      <w:r>
        <w:t>No italic</w:t>
      </w:r>
    </w:p>
  </w:comment>
  <w:comment w:id="3" w:author="Matthew T. Munson" w:date="2021-05-02T14:55:00Z" w:initials="MTM">
    <w:p w14:paraId="7C96E8F8" w14:textId="11D6E092" w:rsidR="0047069B" w:rsidRDefault="0047069B">
      <w:pPr>
        <w:pStyle w:val="CommentText"/>
      </w:pPr>
      <w:r>
        <w:rPr>
          <w:rStyle w:val="CommentReference"/>
        </w:rPr>
        <w:annotationRef/>
      </w:r>
      <w:r>
        <w:t xml:space="preserve">Not sure if this is the right place, but I think this functionality is easier to understand if we explain its application. </w:t>
      </w:r>
      <w:proofErr w:type="spellStart"/>
      <w:r>
        <w:t>E.g</w:t>
      </w:r>
      <w:proofErr w:type="spellEnd"/>
      <w:r>
        <w:t xml:space="preserve"> “This is useful when a game designer wants to ensure that an important item or enemy remains on the screen in addition to the player.”</w:t>
      </w:r>
    </w:p>
  </w:comment>
  <w:comment w:id="4" w:author="Kelvin Sung" w:date="2021-05-03T09:01:00Z" w:initials="KS">
    <w:p w14:paraId="50AE1DA0" w14:textId="399E5046" w:rsidR="0047069B" w:rsidRDefault="0047069B">
      <w:pPr>
        <w:pStyle w:val="CommentText"/>
      </w:pPr>
      <w:r>
        <w:rPr>
          <w:rStyle w:val="CommentReference"/>
        </w:rPr>
        <w:annotationRef/>
      </w:r>
      <w:r>
        <w:t>Not sure “remains on the screen” is what this zooming operation is for.</w:t>
      </w:r>
    </w:p>
  </w:comment>
  <w:comment w:id="6" w:author="Matthew T. Munson" w:date="2021-05-02T14:41:00Z" w:initials="MTM">
    <w:p w14:paraId="26681350" w14:textId="1724C201" w:rsidR="0047069B" w:rsidRDefault="0047069B">
      <w:pPr>
        <w:pStyle w:val="CommentText"/>
      </w:pPr>
      <w:r>
        <w:rPr>
          <w:rStyle w:val="CommentReference"/>
        </w:rPr>
        <w:annotationRef/>
      </w:r>
      <w:r>
        <w:t xml:space="preserve">Not sure if bullets -&gt; numbers </w:t>
      </w:r>
      <w:proofErr w:type="gramStart"/>
      <w:r>
        <w:t>looks</w:t>
      </w:r>
      <w:proofErr w:type="gramEnd"/>
      <w:r>
        <w:t xml:space="preserve"> the best formatting wise, but I thought that listing the files and explaining them worked best in bullets. This transition sentence is purely to separate the bullets from the numbers. Change or delete as necessary</w:t>
      </w:r>
    </w:p>
  </w:comment>
  <w:comment w:id="16" w:author="Matthew T. Munson" w:date="2021-05-02T15:05:00Z" w:initials="MTM">
    <w:p w14:paraId="347E528F" w14:textId="5EE80796" w:rsidR="0047069B" w:rsidRDefault="0047069B">
      <w:pPr>
        <w:pStyle w:val="CommentText"/>
      </w:pPr>
      <w:r>
        <w:rPr>
          <w:rStyle w:val="CommentReference"/>
        </w:rPr>
        <w:annotationRef/>
      </w:r>
      <w:r>
        <w:t>Not sure if this is what we call the source code accompanying the book</w:t>
      </w:r>
    </w:p>
  </w:comment>
  <w:comment w:id="17" w:author="Kelvin Sung" w:date="2021-05-03T09:29:00Z" w:initials="KS">
    <w:p w14:paraId="2F2B277E" w14:textId="77777777" w:rsidR="001701D9" w:rsidRDefault="001701D9">
      <w:pPr>
        <w:pStyle w:val="CommentText"/>
      </w:pPr>
      <w:r>
        <w:rPr>
          <w:rStyle w:val="CommentReference"/>
        </w:rPr>
        <w:annotationRef/>
      </w:r>
      <w:r>
        <w:t xml:space="preserve">We have </w:t>
      </w:r>
      <w:proofErr w:type="gramStart"/>
      <w:r>
        <w:t>use</w:t>
      </w:r>
      <w:proofErr w:type="gramEnd"/>
      <w:r>
        <w:t xml:space="preserve"> the “project source code” term for the previous chapters.</w:t>
      </w:r>
    </w:p>
    <w:p w14:paraId="2523345C" w14:textId="77777777" w:rsidR="001701D9" w:rsidRDefault="001701D9">
      <w:pPr>
        <w:pStyle w:val="CommentText"/>
      </w:pPr>
    </w:p>
    <w:p w14:paraId="077F3E03" w14:textId="34175B4F" w:rsidR="001701D9" w:rsidRDefault="001701D9">
      <w:pPr>
        <w:pStyle w:val="CommentText"/>
      </w:pPr>
      <w:r>
        <w:t xml:space="preserve">If we want to delete the text, then, it is not notable </w:t>
      </w:r>
      <w:r>
        <w:br/>
        <w:t>“changes” … may be change to … the important “code” is in …?</w:t>
      </w:r>
    </w:p>
  </w:comment>
  <w:comment w:id="36" w:author="Kelvin Sung" w:date="2021-05-03T09:35:00Z" w:initials="KS">
    <w:p w14:paraId="1C4AF7E4" w14:textId="6BDD26A2" w:rsidR="00AD1825" w:rsidRDefault="00AD1825">
      <w:pPr>
        <w:pStyle w:val="CommentText"/>
      </w:pPr>
      <w:r>
        <w:rPr>
          <w:rStyle w:val="CommentReference"/>
        </w:rPr>
        <w:annotationRef/>
      </w:r>
      <w:r>
        <w:t>I like this sentence, but, we need to be specific.</w:t>
      </w:r>
    </w:p>
  </w:comment>
  <w:comment w:id="40" w:author="Kelvin Sung" w:date="2021-05-02T10:22:00Z" w:initials="KS">
    <w:p w14:paraId="6B08F9A2" w14:textId="2B284774" w:rsidR="0047069B" w:rsidRDefault="0047069B">
      <w:pPr>
        <w:pStyle w:val="CommentText"/>
      </w:pPr>
      <w:r>
        <w:rPr>
          <w:rStyle w:val="CommentReference"/>
        </w:rPr>
        <w:annotationRef/>
      </w:r>
      <w:r>
        <w:t xml:space="preserve">Need to </w:t>
      </w:r>
      <w:proofErr w:type="gramStart"/>
      <w:r>
        <w:t>make a decision</w:t>
      </w:r>
      <w:proofErr w:type="gramEnd"/>
      <w:r>
        <w:t xml:space="preserve"> and keep consistency! Refer to the spread sheet “Final Changes Must make” page</w:t>
      </w:r>
    </w:p>
  </w:comment>
  <w:comment w:id="41" w:author="Jeb Pavleas" w:date="2021-04-25T07:47:00Z" w:initials="JP">
    <w:p w14:paraId="5990540D" w14:textId="32B79260" w:rsidR="0047069B" w:rsidRDefault="0047069B">
      <w:pPr>
        <w:pStyle w:val="CommentText"/>
      </w:pPr>
      <w:r>
        <w:rPr>
          <w:rStyle w:val="CommentReference"/>
        </w:rPr>
        <w:annotationRef/>
      </w:r>
      <w:r>
        <w:t>New _ for override? Did we intro this already?</w:t>
      </w:r>
    </w:p>
  </w:comment>
  <w:comment w:id="42" w:author="Kelvin Sung" w:date="2021-04-28T17:14:00Z" w:initials="KS">
    <w:p w14:paraId="2796CD41" w14:textId="6A7A9012" w:rsidR="0047069B" w:rsidRDefault="0047069B">
      <w:pPr>
        <w:pStyle w:val="CommentText"/>
      </w:pPr>
      <w:r>
        <w:rPr>
          <w:rStyle w:val="CommentReference"/>
        </w:rPr>
        <w:annotationRef/>
      </w:r>
      <w:r>
        <w:t>Yeah, shaders in Chapter 5.</w:t>
      </w:r>
    </w:p>
  </w:comment>
  <w:comment w:id="43" w:author="Jeb Pavleas" w:date="2021-05-02T06:52:00Z" w:initials="JP">
    <w:p w14:paraId="30925079" w14:textId="15C50AC5" w:rsidR="0047069B" w:rsidRDefault="0047069B">
      <w:pPr>
        <w:pStyle w:val="CommentText"/>
      </w:pPr>
      <w:r>
        <w:rPr>
          <w:rStyle w:val="CommentReference"/>
        </w:rPr>
        <w:annotationRef/>
      </w:r>
      <w:r>
        <w:t xml:space="preserve">Discuss Monday I </w:t>
      </w:r>
      <w:proofErr w:type="spellStart"/>
      <w:r>
        <w:t>maybe</w:t>
      </w:r>
      <w:proofErr w:type="spellEnd"/>
      <w:r>
        <w:t xml:space="preserve"> confused.</w:t>
      </w:r>
    </w:p>
  </w:comment>
  <w:comment w:id="44" w:author="Kelvin Sung" w:date="2021-05-03T09:46:00Z" w:initials="KS">
    <w:p w14:paraId="039F5ED6" w14:textId="77777777" w:rsidR="006A1089" w:rsidRDefault="006A1089">
      <w:pPr>
        <w:pStyle w:val="CommentText"/>
      </w:pPr>
      <w:r>
        <w:rPr>
          <w:rStyle w:val="CommentReference"/>
        </w:rPr>
        <w:annotationRef/>
      </w:r>
      <w:r>
        <w:t>Paragraphs after code listing:</w:t>
      </w:r>
    </w:p>
    <w:p w14:paraId="43B5C2A7" w14:textId="77777777" w:rsidR="006A1089" w:rsidRDefault="006A1089">
      <w:pPr>
        <w:pStyle w:val="CommentText"/>
      </w:pPr>
    </w:p>
    <w:p w14:paraId="6B8BD203" w14:textId="77777777" w:rsidR="006A1089" w:rsidRDefault="006A1089" w:rsidP="006A1089">
      <w:pPr>
        <w:pStyle w:val="CommentText"/>
        <w:numPr>
          <w:ilvl w:val="0"/>
          <w:numId w:val="36"/>
        </w:numPr>
      </w:pPr>
      <w:r>
        <w:t>May need to be indented (if only applies to the listed code,)</w:t>
      </w:r>
    </w:p>
    <w:p w14:paraId="664F4F97" w14:textId="0BCDE213" w:rsidR="006A1089" w:rsidRDefault="006A1089" w:rsidP="006A1089">
      <w:pPr>
        <w:pStyle w:val="CommentText"/>
        <w:numPr>
          <w:ilvl w:val="0"/>
          <w:numId w:val="36"/>
        </w:numPr>
      </w:pPr>
      <w:r>
        <w:t xml:space="preserve">Is a “Body First” (just like paragraph after many elements, e.g., diagrams, bullet point, </w:t>
      </w:r>
      <w:proofErr w:type="spellStart"/>
      <w:r>
        <w:t>etc</w:t>
      </w:r>
      <w:proofErr w:type="spellEnd"/>
      <w:r>
        <w:t>)</w:t>
      </w:r>
    </w:p>
  </w:comment>
  <w:comment w:id="46" w:author="Jeb Pavleas" w:date="2021-04-25T08:09:00Z" w:initials="JP">
    <w:p w14:paraId="30D898F1" w14:textId="0E87488B" w:rsidR="0047069B" w:rsidRDefault="0047069B">
      <w:pPr>
        <w:pStyle w:val="CommentText"/>
      </w:pPr>
      <w:r>
        <w:rPr>
          <w:rStyle w:val="CommentReference"/>
        </w:rPr>
        <w:annotationRef/>
      </w:r>
      <w:r>
        <w:t>New class intros like this maybe to reduce import/export bloat?</w:t>
      </w:r>
    </w:p>
  </w:comment>
  <w:comment w:id="47" w:author="Kelvin Sung" w:date="2021-04-27T18:19:00Z" w:initials="KS">
    <w:p w14:paraId="66BD1DD2" w14:textId="279EF803" w:rsidR="0047069B" w:rsidRDefault="0047069B">
      <w:pPr>
        <w:pStyle w:val="CommentText"/>
      </w:pPr>
      <w:r>
        <w:rPr>
          <w:rStyle w:val="CommentReference"/>
        </w:rPr>
        <w:annotationRef/>
      </w:r>
      <w:r>
        <w:t>What do you mean?</w:t>
      </w:r>
    </w:p>
  </w:comment>
  <w:comment w:id="48" w:author="Jeb Pavleas" w:date="2021-05-02T06:54:00Z" w:initials="JP">
    <w:p w14:paraId="3419D9EA" w14:textId="77777777" w:rsidR="0047069B" w:rsidRDefault="0047069B">
      <w:pPr>
        <w:pStyle w:val="CommentText"/>
      </w:pPr>
      <w:r>
        <w:rPr>
          <w:rStyle w:val="CommentReference"/>
        </w:rPr>
        <w:annotationRef/>
      </w:r>
      <w:r>
        <w:t xml:space="preserve">Import/exports include with class and constructor and then </w:t>
      </w:r>
    </w:p>
    <w:p w14:paraId="433AEB3A" w14:textId="1A347BAB" w:rsidR="0047069B" w:rsidRDefault="0047069B">
      <w:pPr>
        <w:pStyle w:val="CommentText"/>
      </w:pPr>
      <w:r w:rsidRPr="00DA5914">
        <w:t xml:space="preserve">// … implementation to follow …  </w:t>
      </w:r>
    </w:p>
  </w:comment>
  <w:comment w:id="51" w:author="Kelvin Sung" w:date="2021-05-03T09:50:00Z" w:initials="KS">
    <w:p w14:paraId="4F7BE854" w14:textId="013F6C96" w:rsidR="00643B38" w:rsidRDefault="00643B38">
      <w:pPr>
        <w:pStyle w:val="CommentText"/>
      </w:pPr>
      <w:r>
        <w:rPr>
          <w:rStyle w:val="CommentReference"/>
        </w:rPr>
        <w:annotationRef/>
      </w:r>
      <w:r>
        <w:t>This should be an indented paragraph as it only applies to the above listed code.</w:t>
      </w:r>
    </w:p>
  </w:comment>
  <w:comment w:id="53" w:author="Kelvin Sung" w:date="2021-05-03T09:51:00Z" w:initials="KS">
    <w:p w14:paraId="605FED9B" w14:textId="34C916C4" w:rsidR="009C5D6F" w:rsidRDefault="009C5D6F">
      <w:pPr>
        <w:pStyle w:val="CommentText"/>
      </w:pPr>
      <w:r>
        <w:rPr>
          <w:rStyle w:val="CommentReference"/>
        </w:rPr>
        <w:annotationRef/>
      </w:r>
      <w:r>
        <w:t>After numbered paragraph, this is a “Body First”</w:t>
      </w:r>
    </w:p>
  </w:comment>
  <w:comment w:id="68" w:author="Matthew T. Munson" w:date="2021-05-02T23:37:00Z" w:initials="MTM">
    <w:p w14:paraId="71791E18" w14:textId="7F29D6A1" w:rsidR="0047069B" w:rsidRDefault="0047069B">
      <w:pPr>
        <w:pStyle w:val="CommentText"/>
      </w:pPr>
      <w:r>
        <w:rPr>
          <w:rStyle w:val="CommentReference"/>
        </w:rPr>
        <w:annotationRef/>
      </w:r>
      <w:r>
        <w:t>“Experience” has been an operative word in these sections so we might want to keep it here, but I couldn’t think of a way to make “experience oscillating the position…” sound correct.</w:t>
      </w:r>
    </w:p>
  </w:comment>
  <w:comment w:id="69" w:author="Kelvin Sung" w:date="2021-05-03T11:02:00Z" w:initials="KS">
    <w:p w14:paraId="1966CE97" w14:textId="77777777" w:rsidR="00C663B5" w:rsidRDefault="00C663B5">
      <w:pPr>
        <w:pStyle w:val="CommentText"/>
      </w:pPr>
      <w:r>
        <w:rPr>
          <w:rStyle w:val="CommentReference"/>
        </w:rPr>
        <w:annotationRef/>
      </w:r>
      <w:r>
        <w:t>How about …</w:t>
      </w:r>
    </w:p>
    <w:p w14:paraId="3FECC846" w14:textId="77777777" w:rsidR="00C663B5" w:rsidRDefault="00C663B5">
      <w:pPr>
        <w:pStyle w:val="CommentText"/>
      </w:pPr>
    </w:p>
    <w:p w14:paraId="6D864128" w14:textId="7078008F" w:rsidR="00C663B5" w:rsidRDefault="00C663B5">
      <w:pPr>
        <w:pStyle w:val="CommentText"/>
      </w:pPr>
      <w:r>
        <w:t>To experience with creating the oscillation effect on the position of an object</w:t>
      </w:r>
    </w:p>
  </w:comment>
  <w:comment w:id="75" w:author="Kelvin Sung" w:date="2021-05-03T11:03:00Z" w:initials="KS">
    <w:p w14:paraId="67B644B7" w14:textId="77777777" w:rsidR="00850D60" w:rsidRDefault="00850D60">
      <w:pPr>
        <w:pStyle w:val="CommentText"/>
      </w:pPr>
      <w:r>
        <w:rPr>
          <w:rStyle w:val="CommentReference"/>
        </w:rPr>
        <w:annotationRef/>
      </w:r>
      <w:r>
        <w:t xml:space="preserve">Wait … if we can </w:t>
      </w:r>
    </w:p>
    <w:p w14:paraId="301FCE6D" w14:textId="77777777" w:rsidR="00850D60" w:rsidRDefault="00850D60">
      <w:pPr>
        <w:pStyle w:val="CommentText"/>
      </w:pPr>
    </w:p>
    <w:p w14:paraId="4D5F2A0E" w14:textId="77777777" w:rsidR="00850D60" w:rsidRDefault="00850D60">
      <w:pPr>
        <w:pStyle w:val="CommentText"/>
      </w:pPr>
      <w:r>
        <w:t xml:space="preserve">           Experience the camera shake effect</w:t>
      </w:r>
    </w:p>
    <w:p w14:paraId="0257D657" w14:textId="77777777" w:rsidR="00850D60" w:rsidRDefault="00850D60">
      <w:pPr>
        <w:pStyle w:val="CommentText"/>
      </w:pPr>
    </w:p>
    <w:p w14:paraId="30E4ACB5" w14:textId="77777777" w:rsidR="00850D60" w:rsidRDefault="00850D60">
      <w:pPr>
        <w:pStyle w:val="CommentText"/>
      </w:pPr>
      <w:r>
        <w:t>Then why not</w:t>
      </w:r>
    </w:p>
    <w:p w14:paraId="4D6E2733" w14:textId="77777777" w:rsidR="00850D60" w:rsidRDefault="00850D60">
      <w:pPr>
        <w:pStyle w:val="CommentText"/>
      </w:pPr>
    </w:p>
    <w:p w14:paraId="5A3CD0D6" w14:textId="3141282E" w:rsidR="00850D60" w:rsidRDefault="00850D60">
      <w:pPr>
        <w:pStyle w:val="CommentText"/>
      </w:pPr>
      <w:r>
        <w:t xml:space="preserve">           </w:t>
      </w:r>
      <w:r>
        <w:t xml:space="preserve">Experience the </w:t>
      </w:r>
      <w:r>
        <w:t xml:space="preserve">object oscillate </w:t>
      </w:r>
      <w:r>
        <w:t>effect</w:t>
      </w:r>
    </w:p>
  </w:comment>
  <w:comment w:id="88" w:author="Matthew T. Munson" w:date="2021-05-02T23:57:00Z" w:initials="MTM">
    <w:p w14:paraId="3D61EC0A" w14:textId="7106BA82" w:rsidR="0047069B" w:rsidRDefault="0047069B">
      <w:pPr>
        <w:pStyle w:val="CommentText"/>
      </w:pPr>
      <w:r>
        <w:rPr>
          <w:rStyle w:val="CommentReference"/>
        </w:rPr>
        <w:annotationRef/>
      </w:r>
      <w:r>
        <w:t>Unsure what this sentence is connected to. Was it supposed to be connected to the previous sentence, or unfinished?</w:t>
      </w:r>
    </w:p>
  </w:comment>
  <w:comment w:id="115" w:author="Matthew T. Munson" w:date="2021-05-03T00:27:00Z" w:initials="MTM">
    <w:p w14:paraId="1AE15A2F" w14:textId="0457F355" w:rsidR="0047069B" w:rsidRDefault="0047069B">
      <w:pPr>
        <w:pStyle w:val="CommentText"/>
      </w:pPr>
      <w:r>
        <w:rPr>
          <w:rStyle w:val="CommentReference"/>
        </w:rPr>
        <w:annotationRef/>
      </w:r>
      <w:r>
        <w:t>This half of the sentence is unclear.</w:t>
      </w:r>
    </w:p>
  </w:comment>
  <w:comment w:id="116" w:author="Kelvin Sung" w:date="2021-05-03T11:29:00Z" w:initials="KS">
    <w:p w14:paraId="4F57B630" w14:textId="1E4F007E" w:rsidR="00A81EB5" w:rsidRDefault="00A81EB5">
      <w:pPr>
        <w:pStyle w:val="CommentText"/>
      </w:pPr>
      <w:r>
        <w:rPr>
          <w:rStyle w:val="CommentReference"/>
        </w:rPr>
        <w:annotationRef/>
      </w:r>
      <w:r>
        <w:t>How about now?</w:t>
      </w:r>
    </w:p>
  </w:comment>
  <w:comment w:id="132" w:author="Matthew T. Munson" w:date="2021-05-03T00:55:00Z" w:initials="MTM">
    <w:p w14:paraId="309BEA47" w14:textId="672158E2" w:rsidR="0047069B" w:rsidRDefault="0047069B">
      <w:pPr>
        <w:pStyle w:val="CommentText"/>
      </w:pPr>
      <w:r>
        <w:rPr>
          <w:rStyle w:val="CommentReference"/>
        </w:rPr>
        <w:annotationRef/>
      </w:r>
      <w:r>
        <w:t>Did you want to do hyphens here like the arrow keys?</w:t>
      </w:r>
    </w:p>
  </w:comment>
  <w:comment w:id="133" w:author="Matthew T. Munson" w:date="2021-05-03T01:02:00Z" w:initials="MTM">
    <w:p w14:paraId="7EDC9BB7" w14:textId="6B76DD5E" w:rsidR="0047069B" w:rsidRDefault="0047069B">
      <w:pPr>
        <w:pStyle w:val="CommentText"/>
      </w:pPr>
      <w:r>
        <w:rPr>
          <w:rStyle w:val="CommentReference"/>
        </w:rPr>
        <w:annotationRef/>
      </w:r>
      <w:r>
        <w:t xml:space="preserve">We should add a discussion somewhere on </w:t>
      </w:r>
      <w:proofErr w:type="spellStart"/>
      <w:r>
        <w:t>mouseUp</w:t>
      </w:r>
      <w:proofErr w:type="spellEnd"/>
      <w:r>
        <w:t xml:space="preserve"> vs </w:t>
      </w:r>
      <w:proofErr w:type="spellStart"/>
      <w:r>
        <w:t>mouseDown</w:t>
      </w:r>
      <w:proofErr w:type="spellEnd"/>
      <w:r>
        <w:t xml:space="preserve"> being used to determine a click – some students were confused as to why we used </w:t>
      </w:r>
      <w:proofErr w:type="spellStart"/>
      <w:r>
        <w:t>mouseUp</w:t>
      </w:r>
      <w:proofErr w:type="spellEnd"/>
      <w:r>
        <w:t xml:space="preserv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34622E" w15:done="0"/>
  <w15:commentEx w15:paraId="7C96E8F8" w15:done="0"/>
  <w15:commentEx w15:paraId="50AE1DA0" w15:paraIdParent="7C96E8F8" w15:done="0"/>
  <w15:commentEx w15:paraId="26681350" w15:done="0"/>
  <w15:commentEx w15:paraId="347E528F" w15:done="0"/>
  <w15:commentEx w15:paraId="077F3E03" w15:paraIdParent="347E528F" w15:done="0"/>
  <w15:commentEx w15:paraId="1C4AF7E4" w15:done="0"/>
  <w15:commentEx w15:paraId="6B08F9A2" w15:done="0"/>
  <w15:commentEx w15:paraId="5990540D" w15:done="0"/>
  <w15:commentEx w15:paraId="2796CD41" w15:paraIdParent="5990540D" w15:done="0"/>
  <w15:commentEx w15:paraId="30925079" w15:paraIdParent="5990540D" w15:done="0"/>
  <w15:commentEx w15:paraId="664F4F97" w15:done="0"/>
  <w15:commentEx w15:paraId="30D898F1" w15:done="0"/>
  <w15:commentEx w15:paraId="66BD1DD2" w15:paraIdParent="30D898F1" w15:done="0"/>
  <w15:commentEx w15:paraId="433AEB3A" w15:paraIdParent="30D898F1" w15:done="0"/>
  <w15:commentEx w15:paraId="4F7BE854" w15:done="0"/>
  <w15:commentEx w15:paraId="605FED9B" w15:done="0"/>
  <w15:commentEx w15:paraId="71791E18" w15:done="0"/>
  <w15:commentEx w15:paraId="6D864128" w15:paraIdParent="71791E18" w15:done="0"/>
  <w15:commentEx w15:paraId="5A3CD0D6" w15:done="0"/>
  <w15:commentEx w15:paraId="3D61EC0A" w15:done="0"/>
  <w15:commentEx w15:paraId="1AE15A2F" w15:done="0"/>
  <w15:commentEx w15:paraId="4F57B630" w15:paraIdParent="1AE15A2F" w15:done="0"/>
  <w15:commentEx w15:paraId="309BEA47" w15:done="0"/>
  <w15:commentEx w15:paraId="7EDC9B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93BD7" w16cex:dateUtc="2021-05-02T21:55:00Z"/>
  <w16cex:commentExtensible w16cex:durableId="243938A7" w16cex:dateUtc="2021-05-02T21:41:00Z"/>
  <w16cex:commentExtensible w16cex:durableId="24393E32" w16cex:dateUtc="2021-05-02T22:05:00Z"/>
  <w16cex:commentExtensible w16cex:durableId="242F9CF6" w16cex:dateUtc="2021-04-25T14:47:00Z"/>
  <w16cex:commentExtensible w16cex:durableId="2438CAB4" w16cex:dateUtc="2021-05-02T13:52:00Z"/>
  <w16cex:commentExtensible w16cex:durableId="242FA21C" w16cex:dateUtc="2021-04-25T15:09:00Z"/>
  <w16cex:commentExtensible w16cex:durableId="2438CB0F" w16cex:dateUtc="2021-05-02T13:54:00Z"/>
  <w16cex:commentExtensible w16cex:durableId="2439B63F" w16cex:dateUtc="2021-05-03T06:37:00Z"/>
  <w16cex:commentExtensible w16cex:durableId="2439BAD5" w16cex:dateUtc="2021-05-03T06:57:00Z"/>
  <w16cex:commentExtensible w16cex:durableId="2439C1E5" w16cex:dateUtc="2021-05-03T07:27:00Z"/>
  <w16cex:commentExtensible w16cex:durableId="2439C864" w16cex:dateUtc="2021-05-03T07:55:00Z"/>
  <w16cex:commentExtensible w16cex:durableId="2439CA41" w16cex:dateUtc="2021-05-03T08:02:00Z"/>
  <w16cex:commentExtensible w16cex:durableId="2439CB9F" w16cex:dateUtc="2021-05-03T0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34622E" w16cid:durableId="243155BF"/>
  <w16cid:commentId w16cid:paraId="7C96E8F8" w16cid:durableId="24393BD7"/>
  <w16cid:commentId w16cid:paraId="50AE1DA0" w16cid:durableId="243A3A7A"/>
  <w16cid:commentId w16cid:paraId="26681350" w16cid:durableId="243938A7"/>
  <w16cid:commentId w16cid:paraId="347E528F" w16cid:durableId="24393E32"/>
  <w16cid:commentId w16cid:paraId="077F3E03" w16cid:durableId="243A40DE"/>
  <w16cid:commentId w16cid:paraId="1C4AF7E4" w16cid:durableId="243A4272"/>
  <w16cid:commentId w16cid:paraId="6B08F9A2" w16cid:durableId="2438FBDD"/>
  <w16cid:commentId w16cid:paraId="5990540D" w16cid:durableId="242F9CF6"/>
  <w16cid:commentId w16cid:paraId="2796CD41" w16cid:durableId="2434168A"/>
  <w16cid:commentId w16cid:paraId="30925079" w16cid:durableId="2438CAB4"/>
  <w16cid:commentId w16cid:paraId="664F4F97" w16cid:durableId="243A4510"/>
  <w16cid:commentId w16cid:paraId="30D898F1" w16cid:durableId="242FA21C"/>
  <w16cid:commentId w16cid:paraId="66BD1DD2" w16cid:durableId="2432D44C"/>
  <w16cid:commentId w16cid:paraId="433AEB3A" w16cid:durableId="2438CB0F"/>
  <w16cid:commentId w16cid:paraId="4F7BE854" w16cid:durableId="243A45F3"/>
  <w16cid:commentId w16cid:paraId="605FED9B" w16cid:durableId="243A461A"/>
  <w16cid:commentId w16cid:paraId="71791E18" w16cid:durableId="2439B63F"/>
  <w16cid:commentId w16cid:paraId="6D864128" w16cid:durableId="243A56B3"/>
  <w16cid:commentId w16cid:paraId="5A3CD0D6" w16cid:durableId="243A56F0"/>
  <w16cid:commentId w16cid:paraId="3D61EC0A" w16cid:durableId="2439BAD5"/>
  <w16cid:commentId w16cid:paraId="1AE15A2F" w16cid:durableId="2439C1E5"/>
  <w16cid:commentId w16cid:paraId="4F57B630" w16cid:durableId="243A5D01"/>
  <w16cid:commentId w16cid:paraId="309BEA47" w16cid:durableId="2439C864"/>
  <w16cid:commentId w16cid:paraId="7EDC9BB7" w16cid:durableId="2439CA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5A76B0" w14:textId="77777777" w:rsidR="00CA3510" w:rsidRDefault="00CA3510" w:rsidP="000C758C">
      <w:pPr>
        <w:spacing w:after="0" w:line="240" w:lineRule="auto"/>
      </w:pPr>
      <w:r>
        <w:separator/>
      </w:r>
    </w:p>
  </w:endnote>
  <w:endnote w:type="continuationSeparator" w:id="0">
    <w:p w14:paraId="5C1E0440" w14:textId="77777777" w:rsidR="00CA3510" w:rsidRDefault="00CA3510"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Utopia">
    <w:altName w:val="Courier New"/>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Arial"/>
    <w:panose1 w:val="00000000000000000000"/>
    <w:charset w:val="00"/>
    <w:family w:val="swiss"/>
    <w:notTrueType/>
    <w:pitch w:val="variable"/>
    <w:sig w:usb0="00000003" w:usb1="00000000" w:usb2="00000000" w:usb3="00000000" w:csb0="00000001" w:csb1="00000000"/>
  </w:font>
  <w:font w:name="TheSansMonoConNormal">
    <w:altName w:val="Bahnschrift"/>
    <w:charset w:val="00"/>
    <w:family w:val="roman"/>
    <w:pitch w:val="variable"/>
    <w:sig w:usb0="00000003" w:usb1="00000000" w:usb2="00000000" w:usb3="00000000" w:csb0="00000001" w:csb1="00000000"/>
  </w:font>
  <w:font w:name="TheSansMonoConBlack">
    <w:altName w:val="Arial Black"/>
    <w:panose1 w:val="00000000000000000000"/>
    <w:charset w:val="00"/>
    <w:family w:val="swiss"/>
    <w:notTrueType/>
    <w:pitch w:val="variable"/>
    <w:sig w:usb0="00000001" w:usb1="00000000" w:usb2="00000000" w:usb3="00000000" w:csb0="00000009" w:csb1="00000000"/>
  </w:font>
  <w:font w:name="ZapfDingbats">
    <w:altName w:val="Book Antiqua"/>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47069B" w:rsidRPr="00222F70" w:rsidRDefault="0047069B">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47069B" w:rsidRPr="00222F70" w:rsidRDefault="0047069B"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47069B" w:rsidRDefault="0047069B"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8F5841" w14:textId="77777777" w:rsidR="00CA3510" w:rsidRDefault="00CA3510" w:rsidP="000C758C">
      <w:pPr>
        <w:spacing w:after="0" w:line="240" w:lineRule="auto"/>
      </w:pPr>
      <w:r>
        <w:separator/>
      </w:r>
    </w:p>
  </w:footnote>
  <w:footnote w:type="continuationSeparator" w:id="0">
    <w:p w14:paraId="52CAC996" w14:textId="77777777" w:rsidR="00CA3510" w:rsidRDefault="00CA3510"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47069B" w:rsidRPr="003C7D0E" w:rsidRDefault="0047069B"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3FA5709C" w:rsidR="0047069B" w:rsidRPr="002A45BE" w:rsidRDefault="0047069B" w:rsidP="00D6394B">
    <w:pPr>
      <w:pStyle w:val="Header"/>
      <w:ind w:left="-450"/>
      <w:jc w:val="right"/>
      <w:rPr>
        <w:sz w:val="16"/>
        <w:szCs w:val="16"/>
      </w:rPr>
    </w:pPr>
    <w:r>
      <w:t>CHAPTER 7</w:t>
    </w:r>
    <w:r>
      <w:rPr>
        <w:color w:val="BFBFBF"/>
        <w:szCs w:val="16"/>
      </w:rPr>
      <w:t xml:space="preserve"> </w:t>
    </w:r>
    <w:r w:rsidRPr="00EB773D">
      <w:rPr>
        <w:rStyle w:val="GrayDingbat"/>
      </w:rPr>
      <w:t></w:t>
    </w:r>
    <w:r>
      <w:rPr>
        <w:color w:val="BFBFBF"/>
        <w:sz w:val="16"/>
        <w:szCs w:val="16"/>
      </w:rPr>
      <w:t xml:space="preserve"> </w:t>
    </w:r>
    <w:r w:rsidRPr="00862020">
      <w:t>Manipulating the Camera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2232890E" w:rsidR="0047069B" w:rsidRDefault="0047069B"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7</w:t>
    </w:r>
    <w:proofErr w:type="gramEnd"/>
  </w:p>
  <w:p w14:paraId="6F3867FC" w14:textId="77777777" w:rsidR="0047069B" w:rsidRPr="00B44665" w:rsidRDefault="0047069B"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F08B4"/>
    <w:multiLevelType w:val="hybridMultilevel"/>
    <w:tmpl w:val="9030F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9C3E80EE"/>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4" w15:restartNumberingAfterBreak="0">
    <w:nsid w:val="376B4FBA"/>
    <w:multiLevelType w:val="hybridMultilevel"/>
    <w:tmpl w:val="B560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2"/>
  </w:num>
  <w:num w:numId="2">
    <w:abstractNumId w:val="5"/>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
  </w:num>
  <w:num w:numId="8">
    <w:abstractNumId w:val="8"/>
  </w:num>
  <w:num w:numId="9">
    <w:abstractNumId w:val="2"/>
  </w:num>
  <w:num w:numId="10">
    <w:abstractNumId w:val="6"/>
  </w:num>
  <w:num w:numId="11">
    <w:abstractNumId w:val="3"/>
  </w:num>
  <w:num w:numId="12">
    <w:abstractNumId w:val="5"/>
  </w:num>
  <w:num w:numId="13">
    <w:abstractNumId w:val="3"/>
  </w:num>
  <w:num w:numId="14">
    <w:abstractNumId w:val="3"/>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4"/>
  </w:num>
  <w:num w:numId="3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Matthew T. Munson">
    <w15:presenceInfo w15:providerId="AD" w15:userId="S::mmunson2@uw.edu::c79f710d-aede-41b5-9541-fa3d6eb0bb10"/>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63BC"/>
    <w:rsid w:val="00006F94"/>
    <w:rsid w:val="00022150"/>
    <w:rsid w:val="0003012B"/>
    <w:rsid w:val="00036896"/>
    <w:rsid w:val="00040DB1"/>
    <w:rsid w:val="000509DA"/>
    <w:rsid w:val="00051C0D"/>
    <w:rsid w:val="00057690"/>
    <w:rsid w:val="000613A9"/>
    <w:rsid w:val="00066E88"/>
    <w:rsid w:val="000670A2"/>
    <w:rsid w:val="00077463"/>
    <w:rsid w:val="0009451C"/>
    <w:rsid w:val="000A1A10"/>
    <w:rsid w:val="000A351F"/>
    <w:rsid w:val="000A44E6"/>
    <w:rsid w:val="000A464F"/>
    <w:rsid w:val="000A601D"/>
    <w:rsid w:val="000A6062"/>
    <w:rsid w:val="000A7294"/>
    <w:rsid w:val="000A7958"/>
    <w:rsid w:val="000C08D7"/>
    <w:rsid w:val="000C758C"/>
    <w:rsid w:val="000D09EB"/>
    <w:rsid w:val="000D2F8F"/>
    <w:rsid w:val="000D7B2B"/>
    <w:rsid w:val="000F38D2"/>
    <w:rsid w:val="00101BBB"/>
    <w:rsid w:val="00112F51"/>
    <w:rsid w:val="00127FCE"/>
    <w:rsid w:val="00130F27"/>
    <w:rsid w:val="0014498C"/>
    <w:rsid w:val="00150D2D"/>
    <w:rsid w:val="001672E4"/>
    <w:rsid w:val="001701D9"/>
    <w:rsid w:val="00184191"/>
    <w:rsid w:val="00196BCE"/>
    <w:rsid w:val="001A62D6"/>
    <w:rsid w:val="001B268F"/>
    <w:rsid w:val="001B2E16"/>
    <w:rsid w:val="001B63F3"/>
    <w:rsid w:val="001C05FC"/>
    <w:rsid w:val="001C423F"/>
    <w:rsid w:val="001C51E8"/>
    <w:rsid w:val="001D6F2E"/>
    <w:rsid w:val="001D73D9"/>
    <w:rsid w:val="001D7894"/>
    <w:rsid w:val="001E4503"/>
    <w:rsid w:val="001E77F4"/>
    <w:rsid w:val="001F010E"/>
    <w:rsid w:val="001F0919"/>
    <w:rsid w:val="001F145D"/>
    <w:rsid w:val="001F3AE9"/>
    <w:rsid w:val="001F7D67"/>
    <w:rsid w:val="00200DAF"/>
    <w:rsid w:val="00217D43"/>
    <w:rsid w:val="00220868"/>
    <w:rsid w:val="002414EF"/>
    <w:rsid w:val="0026070D"/>
    <w:rsid w:val="00260939"/>
    <w:rsid w:val="00270E14"/>
    <w:rsid w:val="002A04FA"/>
    <w:rsid w:val="002A58C0"/>
    <w:rsid w:val="002A6E27"/>
    <w:rsid w:val="002C7BF1"/>
    <w:rsid w:val="002D6A0B"/>
    <w:rsid w:val="002D76A0"/>
    <w:rsid w:val="002F2089"/>
    <w:rsid w:val="00311444"/>
    <w:rsid w:val="00323CF5"/>
    <w:rsid w:val="00324C3F"/>
    <w:rsid w:val="0032562F"/>
    <w:rsid w:val="00334A41"/>
    <w:rsid w:val="0034026A"/>
    <w:rsid w:val="00341A8E"/>
    <w:rsid w:val="00344F61"/>
    <w:rsid w:val="00354DC9"/>
    <w:rsid w:val="003565B8"/>
    <w:rsid w:val="00383769"/>
    <w:rsid w:val="00383CC3"/>
    <w:rsid w:val="00384B15"/>
    <w:rsid w:val="00386143"/>
    <w:rsid w:val="00386B34"/>
    <w:rsid w:val="00387C1E"/>
    <w:rsid w:val="003930D9"/>
    <w:rsid w:val="003950C4"/>
    <w:rsid w:val="00395B69"/>
    <w:rsid w:val="003A03E7"/>
    <w:rsid w:val="003B5DCC"/>
    <w:rsid w:val="003C62F0"/>
    <w:rsid w:val="003C6AAD"/>
    <w:rsid w:val="003D0254"/>
    <w:rsid w:val="003E28AE"/>
    <w:rsid w:val="003E5B90"/>
    <w:rsid w:val="00403296"/>
    <w:rsid w:val="00404C8A"/>
    <w:rsid w:val="0040553D"/>
    <w:rsid w:val="00405F31"/>
    <w:rsid w:val="00407E07"/>
    <w:rsid w:val="004117FC"/>
    <w:rsid w:val="00432020"/>
    <w:rsid w:val="00435160"/>
    <w:rsid w:val="00440DDE"/>
    <w:rsid w:val="0047069B"/>
    <w:rsid w:val="004723B4"/>
    <w:rsid w:val="004767E2"/>
    <w:rsid w:val="004947F9"/>
    <w:rsid w:val="004C19AF"/>
    <w:rsid w:val="004C255F"/>
    <w:rsid w:val="004D0B36"/>
    <w:rsid w:val="004D3E9B"/>
    <w:rsid w:val="004D4FF1"/>
    <w:rsid w:val="004D56A2"/>
    <w:rsid w:val="004D5FFE"/>
    <w:rsid w:val="004E1DEA"/>
    <w:rsid w:val="004E44C2"/>
    <w:rsid w:val="00506536"/>
    <w:rsid w:val="0051538C"/>
    <w:rsid w:val="005205ED"/>
    <w:rsid w:val="00526690"/>
    <w:rsid w:val="0053012F"/>
    <w:rsid w:val="00542E80"/>
    <w:rsid w:val="005457F3"/>
    <w:rsid w:val="005475A8"/>
    <w:rsid w:val="0055530E"/>
    <w:rsid w:val="005620E0"/>
    <w:rsid w:val="0056250D"/>
    <w:rsid w:val="00565F4A"/>
    <w:rsid w:val="00575E2E"/>
    <w:rsid w:val="00581553"/>
    <w:rsid w:val="0058482C"/>
    <w:rsid w:val="0059128C"/>
    <w:rsid w:val="00591576"/>
    <w:rsid w:val="00596BC2"/>
    <w:rsid w:val="00596C87"/>
    <w:rsid w:val="00597B12"/>
    <w:rsid w:val="005A1C68"/>
    <w:rsid w:val="005A2F2B"/>
    <w:rsid w:val="005A3681"/>
    <w:rsid w:val="005C20E9"/>
    <w:rsid w:val="005E2467"/>
    <w:rsid w:val="005E6C69"/>
    <w:rsid w:val="005F603D"/>
    <w:rsid w:val="00610539"/>
    <w:rsid w:val="006357EF"/>
    <w:rsid w:val="006431B4"/>
    <w:rsid w:val="00643B38"/>
    <w:rsid w:val="0064479A"/>
    <w:rsid w:val="00655980"/>
    <w:rsid w:val="00657079"/>
    <w:rsid w:val="00661CA2"/>
    <w:rsid w:val="00687709"/>
    <w:rsid w:val="00687F3C"/>
    <w:rsid w:val="006975F3"/>
    <w:rsid w:val="00697CC3"/>
    <w:rsid w:val="006A1089"/>
    <w:rsid w:val="006C41AD"/>
    <w:rsid w:val="006C5D2C"/>
    <w:rsid w:val="006D5B5A"/>
    <w:rsid w:val="006E3516"/>
    <w:rsid w:val="006F2F82"/>
    <w:rsid w:val="006F3977"/>
    <w:rsid w:val="006F48A5"/>
    <w:rsid w:val="00700780"/>
    <w:rsid w:val="00712120"/>
    <w:rsid w:val="00716019"/>
    <w:rsid w:val="00716895"/>
    <w:rsid w:val="0072421E"/>
    <w:rsid w:val="00725489"/>
    <w:rsid w:val="00736BBB"/>
    <w:rsid w:val="0075399E"/>
    <w:rsid w:val="0077501A"/>
    <w:rsid w:val="007856FE"/>
    <w:rsid w:val="007A04C7"/>
    <w:rsid w:val="007A2813"/>
    <w:rsid w:val="007A2863"/>
    <w:rsid w:val="007C039C"/>
    <w:rsid w:val="007C234F"/>
    <w:rsid w:val="007C4154"/>
    <w:rsid w:val="007D795B"/>
    <w:rsid w:val="007F2843"/>
    <w:rsid w:val="007F3D20"/>
    <w:rsid w:val="007F48F3"/>
    <w:rsid w:val="007F53AE"/>
    <w:rsid w:val="00804F31"/>
    <w:rsid w:val="00810B61"/>
    <w:rsid w:val="00815015"/>
    <w:rsid w:val="00821450"/>
    <w:rsid w:val="00841C51"/>
    <w:rsid w:val="00847EF1"/>
    <w:rsid w:val="00847F3E"/>
    <w:rsid w:val="00850D60"/>
    <w:rsid w:val="00852D69"/>
    <w:rsid w:val="008560D1"/>
    <w:rsid w:val="00862020"/>
    <w:rsid w:val="008707C5"/>
    <w:rsid w:val="0088316A"/>
    <w:rsid w:val="008847BA"/>
    <w:rsid w:val="008851EA"/>
    <w:rsid w:val="008852CB"/>
    <w:rsid w:val="008A299A"/>
    <w:rsid w:val="008A47F9"/>
    <w:rsid w:val="008A6B6C"/>
    <w:rsid w:val="008B02D5"/>
    <w:rsid w:val="008B5C16"/>
    <w:rsid w:val="008C57AA"/>
    <w:rsid w:val="008C644F"/>
    <w:rsid w:val="008D56A5"/>
    <w:rsid w:val="008D74D1"/>
    <w:rsid w:val="008E183F"/>
    <w:rsid w:val="008E41D9"/>
    <w:rsid w:val="008E5A1F"/>
    <w:rsid w:val="008F2C2B"/>
    <w:rsid w:val="00902D34"/>
    <w:rsid w:val="00904D78"/>
    <w:rsid w:val="00904DA2"/>
    <w:rsid w:val="00907FAB"/>
    <w:rsid w:val="00917473"/>
    <w:rsid w:val="00931613"/>
    <w:rsid w:val="009336E9"/>
    <w:rsid w:val="00934D09"/>
    <w:rsid w:val="009403E8"/>
    <w:rsid w:val="009427D2"/>
    <w:rsid w:val="00945F60"/>
    <w:rsid w:val="009476E1"/>
    <w:rsid w:val="00964BF1"/>
    <w:rsid w:val="00972639"/>
    <w:rsid w:val="00977027"/>
    <w:rsid w:val="00982AD4"/>
    <w:rsid w:val="00990F05"/>
    <w:rsid w:val="0099354B"/>
    <w:rsid w:val="009A5F6C"/>
    <w:rsid w:val="009C1A4E"/>
    <w:rsid w:val="009C5022"/>
    <w:rsid w:val="009C5D6F"/>
    <w:rsid w:val="009D2150"/>
    <w:rsid w:val="009D4B56"/>
    <w:rsid w:val="009D7568"/>
    <w:rsid w:val="009E5562"/>
    <w:rsid w:val="009F0EDA"/>
    <w:rsid w:val="00A068C1"/>
    <w:rsid w:val="00A15CCA"/>
    <w:rsid w:val="00A170E4"/>
    <w:rsid w:val="00A236A2"/>
    <w:rsid w:val="00A31421"/>
    <w:rsid w:val="00A32D27"/>
    <w:rsid w:val="00A347B2"/>
    <w:rsid w:val="00A376D1"/>
    <w:rsid w:val="00A42AB4"/>
    <w:rsid w:val="00A6052E"/>
    <w:rsid w:val="00A75D46"/>
    <w:rsid w:val="00A761FA"/>
    <w:rsid w:val="00A81EB5"/>
    <w:rsid w:val="00A84545"/>
    <w:rsid w:val="00A86145"/>
    <w:rsid w:val="00AA150B"/>
    <w:rsid w:val="00AA4896"/>
    <w:rsid w:val="00AA71BF"/>
    <w:rsid w:val="00AB3E15"/>
    <w:rsid w:val="00AD1825"/>
    <w:rsid w:val="00AD74BE"/>
    <w:rsid w:val="00AE4544"/>
    <w:rsid w:val="00B000C5"/>
    <w:rsid w:val="00B11D70"/>
    <w:rsid w:val="00B129BC"/>
    <w:rsid w:val="00B216EC"/>
    <w:rsid w:val="00B21B0F"/>
    <w:rsid w:val="00B34A50"/>
    <w:rsid w:val="00B53D6A"/>
    <w:rsid w:val="00B6085F"/>
    <w:rsid w:val="00B61FE7"/>
    <w:rsid w:val="00B6708D"/>
    <w:rsid w:val="00B67776"/>
    <w:rsid w:val="00B67D0C"/>
    <w:rsid w:val="00B76CCD"/>
    <w:rsid w:val="00B80D12"/>
    <w:rsid w:val="00B844D1"/>
    <w:rsid w:val="00B87B96"/>
    <w:rsid w:val="00B914FC"/>
    <w:rsid w:val="00B961FA"/>
    <w:rsid w:val="00BA1A24"/>
    <w:rsid w:val="00BA7333"/>
    <w:rsid w:val="00BA7A49"/>
    <w:rsid w:val="00BB52BA"/>
    <w:rsid w:val="00BB7906"/>
    <w:rsid w:val="00BC2540"/>
    <w:rsid w:val="00BC3ACE"/>
    <w:rsid w:val="00BE3B57"/>
    <w:rsid w:val="00BF24ED"/>
    <w:rsid w:val="00C03907"/>
    <w:rsid w:val="00C10D64"/>
    <w:rsid w:val="00C308A0"/>
    <w:rsid w:val="00C44112"/>
    <w:rsid w:val="00C51665"/>
    <w:rsid w:val="00C52D59"/>
    <w:rsid w:val="00C5545D"/>
    <w:rsid w:val="00C640A5"/>
    <w:rsid w:val="00C663B5"/>
    <w:rsid w:val="00C66B68"/>
    <w:rsid w:val="00C7440B"/>
    <w:rsid w:val="00C8580A"/>
    <w:rsid w:val="00CA132A"/>
    <w:rsid w:val="00CA2DD8"/>
    <w:rsid w:val="00CA3510"/>
    <w:rsid w:val="00CA35CA"/>
    <w:rsid w:val="00CB0F23"/>
    <w:rsid w:val="00CE13CC"/>
    <w:rsid w:val="00CE23DE"/>
    <w:rsid w:val="00CE5946"/>
    <w:rsid w:val="00CF31BE"/>
    <w:rsid w:val="00D0029E"/>
    <w:rsid w:val="00D204D7"/>
    <w:rsid w:val="00D2771C"/>
    <w:rsid w:val="00D369E2"/>
    <w:rsid w:val="00D428C7"/>
    <w:rsid w:val="00D4328D"/>
    <w:rsid w:val="00D500EA"/>
    <w:rsid w:val="00D506BF"/>
    <w:rsid w:val="00D6394B"/>
    <w:rsid w:val="00D63DAB"/>
    <w:rsid w:val="00D72D3F"/>
    <w:rsid w:val="00D7461C"/>
    <w:rsid w:val="00D773E7"/>
    <w:rsid w:val="00D8112D"/>
    <w:rsid w:val="00D8383F"/>
    <w:rsid w:val="00D93130"/>
    <w:rsid w:val="00DA1FA2"/>
    <w:rsid w:val="00DA2DD8"/>
    <w:rsid w:val="00DA30D6"/>
    <w:rsid w:val="00DA5914"/>
    <w:rsid w:val="00DC10C7"/>
    <w:rsid w:val="00DC2FA6"/>
    <w:rsid w:val="00DC5DB5"/>
    <w:rsid w:val="00DC72DB"/>
    <w:rsid w:val="00DD46CF"/>
    <w:rsid w:val="00DE0898"/>
    <w:rsid w:val="00DE1ED4"/>
    <w:rsid w:val="00DE49A8"/>
    <w:rsid w:val="00E0589D"/>
    <w:rsid w:val="00E54851"/>
    <w:rsid w:val="00E6009F"/>
    <w:rsid w:val="00E640F9"/>
    <w:rsid w:val="00E80A6B"/>
    <w:rsid w:val="00E90300"/>
    <w:rsid w:val="00E9214F"/>
    <w:rsid w:val="00EB4C21"/>
    <w:rsid w:val="00EB54BB"/>
    <w:rsid w:val="00EC57DF"/>
    <w:rsid w:val="00ED4DA7"/>
    <w:rsid w:val="00ED6342"/>
    <w:rsid w:val="00ED7FDF"/>
    <w:rsid w:val="00EE1A0E"/>
    <w:rsid w:val="00EE3521"/>
    <w:rsid w:val="00EE388B"/>
    <w:rsid w:val="00F04AA5"/>
    <w:rsid w:val="00F06DCB"/>
    <w:rsid w:val="00F1711D"/>
    <w:rsid w:val="00F2347E"/>
    <w:rsid w:val="00F33964"/>
    <w:rsid w:val="00F37EE5"/>
    <w:rsid w:val="00F4660D"/>
    <w:rsid w:val="00F5173D"/>
    <w:rsid w:val="00F51D86"/>
    <w:rsid w:val="00F62754"/>
    <w:rsid w:val="00F62891"/>
    <w:rsid w:val="00F642D4"/>
    <w:rsid w:val="00F67E94"/>
    <w:rsid w:val="00F718B4"/>
    <w:rsid w:val="00F739C3"/>
    <w:rsid w:val="00F770C3"/>
    <w:rsid w:val="00F94B03"/>
    <w:rsid w:val="00FA0BEA"/>
    <w:rsid w:val="00FA6D66"/>
    <w:rsid w:val="00FB0C41"/>
    <w:rsid w:val="00FC5836"/>
    <w:rsid w:val="00FC74BE"/>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header" Target="header3.xml"/><Relationship Id="rId37"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34169-AD60-41B9-A014-F39E3ED80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3596</TotalTime>
  <Pages>55</Pages>
  <Words>13326</Words>
  <Characters>75963</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89111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254</cp:revision>
  <dcterms:created xsi:type="dcterms:W3CDTF">2021-04-26T21:56:00Z</dcterms:created>
  <dcterms:modified xsi:type="dcterms:W3CDTF">2021-05-03T19:58:00Z</dcterms:modified>
</cp:coreProperties>
</file>