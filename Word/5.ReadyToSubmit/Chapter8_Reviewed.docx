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55A3E64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5B43C135"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 xml:space="preserve">To understand how to implement </w:t>
      </w:r>
      <w:commentRangeStart w:id="1"/>
      <w:r>
        <w:t>a simple global ambient</w:t>
      </w:r>
      <w:commentRangeEnd w:id="1"/>
      <w:r w:rsidR="00837A2A">
        <w:rPr>
          <w:rStyle w:val="CommentReference"/>
          <w:rFonts w:asciiTheme="minorHAnsi" w:hAnsiTheme="minorHAnsi"/>
        </w:rPr>
        <w:commentReference w:id="1"/>
      </w:r>
      <w:r>
        <w:t xml:space="preserve">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43217EEF"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to the rest of the engine</w:t>
      </w:r>
      <w:del w:id="2" w:author="Matthew T. Munson" w:date="2021-06-29T22:24:00Z">
        <w:r w:rsidR="005E0F56" w:rsidDel="00837A2A">
          <w:delText>,</w:delText>
        </w:r>
      </w:del>
      <w:r w:rsidR="005E0F56">
        <w:t xml:space="preserve"> and to the </w:t>
      </w:r>
      <w:r>
        <w:t xml:space="preserve">clients. </w:t>
      </w:r>
      <w:r w:rsidR="000F01D6">
        <w:t xml:space="preserve">The </w:t>
      </w:r>
      <w:commentRangeStart w:id="3"/>
      <w:commentRangeStart w:id="4"/>
      <w:proofErr w:type="spellStart"/>
      <w:r w:rsidR="005E0F56" w:rsidRPr="00AB51B9">
        <w:rPr>
          <w:rStyle w:val="CodeInline"/>
        </w:rPr>
        <w:t>d</w:t>
      </w:r>
      <w:r w:rsidR="000F01D6" w:rsidRPr="00AB51B9">
        <w:rPr>
          <w:rStyle w:val="CodeInline"/>
        </w:rPr>
        <w:t>efaultResources</w:t>
      </w:r>
      <w:proofErr w:type="spellEnd"/>
      <w:r w:rsidR="000F01D6">
        <w:t xml:space="preserve"> </w:t>
      </w:r>
      <w:commentRangeEnd w:id="3"/>
      <w:r w:rsidR="003E4041">
        <w:rPr>
          <w:rStyle w:val="CommentReference"/>
          <w:rFonts w:asciiTheme="minorHAnsi" w:hAnsiTheme="minorHAnsi"/>
        </w:rPr>
        <w:commentReference w:id="3"/>
      </w:r>
      <w:commentRangeEnd w:id="4"/>
      <w:r w:rsidR="00DD416A">
        <w:rPr>
          <w:rStyle w:val="CommentReference"/>
          <w:rFonts w:asciiTheme="minorHAnsi" w:hAnsiTheme="minorHAnsi"/>
        </w:rPr>
        <w:commentReference w:id="4"/>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t>Modifying SimpleShader</w:t>
      </w:r>
    </w:p>
    <w:p w14:paraId="5F92CADD" w14:textId="142253AE"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w:t>
      </w:r>
      <w:r w:rsidR="00066CA0">
        <w:lastRenderedPageBreak/>
        <w:t xml:space="preserve">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r w:rsidR="00F13B77">
        <w:t xml:space="preserve">, super class of </w:t>
      </w:r>
      <w:proofErr w:type="spellStart"/>
      <w:r w:rsidR="00F13B77" w:rsidRPr="00AB51B9">
        <w:rPr>
          <w:rStyle w:val="CodeInline"/>
        </w:rPr>
        <w:t>TextureShader</w:t>
      </w:r>
      <w:proofErr w:type="spellEnd"/>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4C65CECD"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ins w:id="6" w:author="Matthew T. Munson" w:date="2021-06-29T22:25:00Z">
        <w:r w:rsidR="00837A2A">
          <w:rPr>
            <w:rStyle w:val="CodeInline"/>
          </w:rPr>
          <w:t>ources</w:t>
        </w:r>
      </w:ins>
      <w:proofErr w:type="spellEnd"/>
      <w:del w:id="7" w:author="Matthew T. Munson" w:date="2021-06-29T22:25:00Z">
        <w:r w:rsidR="00B96D54" w:rsidRPr="00AB51B9" w:rsidDel="00837A2A">
          <w:rPr>
            <w:rStyle w:val="CodeInline"/>
          </w:rPr>
          <w:delText>oruces</w:delText>
        </w:r>
      </w:del>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lastRenderedPageBreak/>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begin with </w:t>
      </w:r>
      <w:proofErr w:type="spellStart"/>
      <w:r w:rsidRPr="00AB51B9">
        <w:rPr>
          <w:rStyle w:val="CodeInline"/>
        </w:rPr>
        <w:t>my_game</w:t>
      </w:r>
      <w:proofErr w:type="spellEnd"/>
      <w:r>
        <w:t xml:space="preserve"> where each individual filename 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6D4F8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by </w:t>
      </w:r>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lastRenderedPageBreak/>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DB92606" w:rsidR="0072479E" w:rsidRDefault="00743170" w:rsidP="000D057D">
      <w:pPr>
        <w:pStyle w:val="NumList"/>
        <w:numPr>
          <w:ilvl w:val="0"/>
          <w:numId w:val="7"/>
        </w:numPr>
        <w:rPr>
          <w:rFonts w:hint="eastAsia"/>
        </w:rPr>
      </w:pPr>
      <w:r>
        <w:t>P</w:t>
      </w:r>
      <w:r w:rsidR="00CA589C" w:rsidRPr="00CA589C">
        <w:t xml:space="preserve">ractice proper implementation by remembering to load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lastRenderedPageBreak/>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lastRenderedPageBreak/>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0EA74FD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begin </w:t>
      </w:r>
      <w:r w:rsidR="003E4041">
        <w:t>to</w:t>
      </w:r>
      <w:r w:rsidR="003E4041">
        <w:rPr>
          <w:rFonts w:hint="eastAsia"/>
        </w:rPr>
        <w:t>o</w:t>
      </w:r>
      <w:r w:rsidR="00F90E78">
        <w:t xml:space="preserve"> over saturate. </w:t>
      </w:r>
      <w:r w:rsidR="001A052B">
        <w:t xml:space="preserve">Without proper context, over saturation can be a distraction. However, it is also true that strategically creating over saturation on selective objects can be used to indicate significant events, e.g., triggering a trap. </w:t>
      </w:r>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lastRenderedPageBreak/>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27C52397" w:rsidR="00CA589C" w:rsidRDefault="00616398" w:rsidP="00AB51B9">
      <w:pPr>
        <w:pStyle w:val="BodyTextFirst"/>
        <w:rPr>
          <w:rFonts w:hint="eastAsia"/>
        </w:rPr>
      </w:pPr>
      <w:r>
        <w:t xml:space="preserve">Recall </w:t>
      </w:r>
      <w:r w:rsidR="00CA589C">
        <w:t xml:space="preserve">that the engine interfaces to the GLSL shaders with the corresponding subclasses of the </w:t>
      </w:r>
      <w:r w:rsidR="00CA589C" w:rsidRPr="004F32BC">
        <w:rPr>
          <w:rStyle w:val="CodeInline"/>
        </w:rPr>
        <w:t>Shader</w:t>
      </w:r>
      <w:r w:rsidR="00CA589C" w:rsidRPr="004F32BC">
        <w:t>/</w:t>
      </w:r>
      <w:r w:rsidR="00CA589C" w:rsidRPr="004F32BC">
        <w:rPr>
          <w:rStyle w:val="CodeInline"/>
        </w:rPr>
        <w:t>Renderable</w:t>
      </w:r>
      <w:r w:rsidR="00CA589C">
        <w:t xml:space="preserve"> object pairs</w:t>
      </w:r>
      <w:r w:rsidR="00D25A37">
        <w:t>.</w:t>
      </w:r>
      <w:r w:rsidR="00CA589C">
        <w:t xml:space="preserve"> </w:t>
      </w:r>
      <w:r w:rsidR="00CA589C" w:rsidRPr="00AB51B9">
        <w:rPr>
          <w:rStyle w:val="CodeInline"/>
        </w:rPr>
        <w:t>Shader</w:t>
      </w:r>
      <w:r w:rsidR="00CA589C">
        <w:t xml:space="preserve"> objects interface to the GLSL shaders and </w:t>
      </w:r>
      <w:r w:rsidR="00CA589C" w:rsidRPr="004F32BC">
        <w:rPr>
          <w:rStyle w:val="CodeInline"/>
        </w:rPr>
        <w:t>Renderable</w:t>
      </w:r>
      <w:r w:rsidR="00CA589C">
        <w:t xml:space="preserve"> objects 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w:t>
      </w:r>
      <w:r w:rsidR="00CA589C">
        <w:lastRenderedPageBreak/>
        <w:t xml:space="preserve">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50F319B7" w:rsidR="00CA589C" w:rsidRDefault="00CA589C" w:rsidP="004F32BC">
      <w:pPr>
        <w:pStyle w:val="Figure"/>
      </w:pPr>
      <w:r>
        <w:t xml:space="preserve"> </w:t>
      </w:r>
    </w:p>
    <w:p w14:paraId="015A2491" w14:textId="1B22EF42" w:rsidR="00E94671" w:rsidRPr="00E9470F" w:rsidRDefault="00E94671" w:rsidP="00AB51B9">
      <w:r>
        <w:rPr>
          <w:noProof/>
        </w:rPr>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7833B7D5" w:rsidR="00CA589C" w:rsidRPr="004F32BC" w:rsidRDefault="00CA589C" w:rsidP="002B5FE6">
      <w:pPr>
        <w:pStyle w:val="BodyTextCont"/>
        <w:rPr>
          <w:rFonts w:hint="eastAsia"/>
        </w:rPr>
      </w:pPr>
      <w:r w:rsidRPr="004F32BC">
        <w:t>Finally, it is important to</w:t>
      </w:r>
      <w:ins w:id="8" w:author="Matthew T. Munson" w:date="2021-07-02T13:36:00Z">
        <w:r w:rsidR="009F1E5D">
          <w:t xml:space="preserve"> note</w:t>
        </w:r>
      </w:ins>
      <w:del w:id="9" w:author="Matthew T. Munson" w:date="2021-07-02T13:36:00Z">
        <w:r w:rsidRPr="004F32BC" w:rsidDel="009F1E5D">
          <w:delText xml:space="preserve"> </w:delText>
        </w:r>
      </w:del>
      <w:del w:id="10" w:author="Matthew T. Munson" w:date="2021-07-02T13:35:00Z">
        <w:r w:rsidRPr="004F32BC" w:rsidDel="009F1E5D">
          <w:delText>point out</w:delText>
        </w:r>
      </w:del>
      <w:r w:rsidRPr="004F32BC">
        <w:t xml:space="preserve"> </w:t>
      </w:r>
      <w:del w:id="11" w:author="Matthew T. Munson" w:date="2021-07-02T13:35:00Z">
        <w:r w:rsidRPr="004F32BC" w:rsidDel="009F1E5D">
          <w:delText xml:space="preserve">again </w:delText>
        </w:r>
      </w:del>
      <w:r w:rsidRPr="004F32BC">
        <w:t xml:space="preserve">that the GLSL fragment shader is invoked once for every pixel covered by the corresponding geometry. This means the GLSL fragment shaders you are about to </w:t>
      </w:r>
      <w:ins w:id="12" w:author="Matthew T. Munson" w:date="2021-07-02T13:36:00Z">
        <w:r w:rsidR="009F1E5D">
          <w:t>make</w:t>
        </w:r>
      </w:ins>
      <w:del w:id="13" w:author="Matthew T. Munson" w:date="2021-07-02T13:36:00Z">
        <w:r w:rsidRPr="004F32BC" w:rsidDel="009F1E5D">
          <w:delText>learn</w:delText>
        </w:r>
      </w:del>
      <w:r w:rsidRPr="004F32BC">
        <w:t xml:space="preserve">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lastRenderedPageBreak/>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lastRenderedPageBreak/>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3303054A" w:rsidR="00253D5C" w:rsidRDefault="00253D5C" w:rsidP="00253D5C">
      <w:pPr>
        <w:pStyle w:val="Bullet"/>
        <w:rPr>
          <w:rFonts w:hint="eastAsia"/>
        </w:rPr>
      </w:pPr>
      <w:r>
        <w:t xml:space="preserve">To </w:t>
      </w:r>
      <w:r w:rsidR="00351E63">
        <w:t xml:space="preserve">observe </w:t>
      </w:r>
      <w:del w:id="14" w:author="Matthew T. Munson" w:date="2021-07-02T13:55:00Z">
        <w:r w:rsidDel="00DF1C2B">
          <w:delText xml:space="preserve">illumination results from a </w:delText>
        </w:r>
      </w:del>
      <w:r>
        <w:t>point light</w:t>
      </w:r>
      <w:ins w:id="15" w:author="Matthew T. Munson" w:date="2021-07-02T13:55:00Z">
        <w:r w:rsidR="00DF1C2B">
          <w:t xml:space="preserve"> illumination</w:t>
        </w:r>
      </w:ins>
    </w:p>
    <w:p w14:paraId="6F606946" w14:textId="77777777" w:rsidR="00253D5C" w:rsidRDefault="00253D5C" w:rsidP="00253D5C">
      <w:pPr>
        <w:pStyle w:val="Bullet"/>
        <w:rPr>
          <w:rFonts w:hint="eastAsia"/>
        </w:rPr>
      </w:pPr>
      <w:r>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66014A5A"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proofErr w:type="gramStart"/>
      <w:r w:rsidR="000F78BA">
        <w:t>are</w:t>
      </w:r>
      <w:proofErr w:type="gramEnd"/>
      <w:r w:rsidR="000F78BA">
        <w:t xml:space="preserve"> assumed and </w:t>
      </w:r>
      <w:r w:rsidR="0040105A">
        <w:t xml:space="preserve">references </w:t>
      </w:r>
      <w:r w:rsidR="000F78BA">
        <w:t>created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lastRenderedPageBreak/>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3F5F3BF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favorable, the distance between the light position and the current pixel is compared with the light radius to determine if current 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lastRenderedPageBreak/>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lastRenderedPageBreak/>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64DA41B"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ass</w:t>
      </w:r>
      <w:del w:id="16" w:author="Matthew T. Munson" w:date="2021-07-02T13:58:00Z">
        <w:r w:rsidDel="001877A4">
          <w:rPr>
            <w:noProof/>
          </w:rPr>
          <w:delText>s</w:delText>
        </w:r>
      </w:del>
      <w:r>
        <w:rPr>
          <w:noProof/>
        </w:rPr>
        <w:t xml:space="preserve">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lastRenderedPageBreak/>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711F5FFB"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GLSL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LightRendererable </w:t>
      </w:r>
      <w:r>
        <w:rPr>
          <w:noProof/>
        </w:rPr>
        <w:t>Class</w:t>
      </w:r>
    </w:p>
    <w:p w14:paraId="5A08A9B2" w14:textId="495E4DC1" w:rsidR="00326F2E" w:rsidRDefault="00326F2E">
      <w:pPr>
        <w:pStyle w:val="BodyTextFirst"/>
        <w:rPr>
          <w:rFonts w:hint="eastAsia"/>
          <w:noProof/>
        </w:rPr>
      </w:pPr>
      <w:r>
        <w:rPr>
          <w:noProof/>
        </w:rPr>
        <w:t xml:space="preserve">With the </w:t>
      </w:r>
      <w:proofErr w:type="spellStart"/>
      <w:r w:rsidRPr="00E83F44">
        <w:rPr>
          <w:rStyle w:val="CodeInline"/>
        </w:rPr>
        <w:t>LightShader</w:t>
      </w:r>
      <w:proofErr w:type="spellEnd"/>
      <w:r>
        <w:rPr>
          <w:noProof/>
        </w:rPr>
        <w:t xml:space="preserve"> </w:t>
      </w:r>
      <w:r w:rsidR="00CB773E">
        <w:rPr>
          <w:noProof/>
        </w:rPr>
        <w:t xml:space="preserve">class </w:t>
      </w:r>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w:t>
      </w:r>
      <w:r w:rsidR="00CB773E">
        <w:rPr>
          <w:noProof/>
        </w:rPr>
        <w:lastRenderedPageBreak/>
        <w:t xml:space="preserve">existing </w:t>
      </w:r>
      <w:r w:rsidR="00CB773E" w:rsidRPr="00AB51B9">
        <w:rPr>
          <w:rStyle w:val="CodeInline"/>
        </w:rPr>
        <w:t>Renderable</w:t>
      </w:r>
      <w:r w:rsidR="00CB773E">
        <w:rPr>
          <w:noProof/>
        </w:rPr>
        <w:t xml:space="preserve"> functionality</w:t>
      </w:r>
      <w:r w:rsidR="00B77D04">
        <w:rPr>
          <w:noProof/>
        </w:rPr>
        <w:t>. For this reasons</w:t>
      </w:r>
      <w:r w:rsidR="00CB773E">
        <w:rPr>
          <w:noProof/>
        </w:rPr>
        <w:t xml:space="preserve">, </w:t>
      </w:r>
      <w:r w:rsidR="00B77D04">
        <w:rPr>
          <w:noProof/>
        </w:rPr>
        <w:t xml:space="preserve">the new class </w:t>
      </w:r>
      <w:r w:rsidR="00CB773E">
        <w:rPr>
          <w:noProof/>
        </w:rPr>
        <w:t xml:space="preserve">should 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3137B11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ins w:id="17" w:author="Matthew T. Munson" w:date="2021-07-02T14:00:00Z">
        <w:r w:rsidR="001877A4">
          <w:rPr>
            <w:noProof/>
          </w:rPr>
          <w:t>r</w:t>
        </w:r>
      </w:ins>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6A883E86"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777DA890" w:rsidR="000C429E" w:rsidRPr="00326F2E" w:rsidRDefault="00F138DE" w:rsidP="00AB51B9">
      <w:pPr>
        <w:pStyle w:val="BodyTextCont"/>
        <w:rPr>
          <w:rFonts w:hint="eastAsia"/>
        </w:rPr>
      </w:pPr>
      <w:r>
        <w:t>Before moving on</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lastRenderedPageBreak/>
        <w:t>Defining a Default LightShader Instance</w:t>
      </w:r>
    </w:p>
    <w:p w14:paraId="786253A4" w14:textId="31C98EE0"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w:t>
      </w:r>
      <w:del w:id="18" w:author="Matthew T. Munson" w:date="2021-07-02T14:01:00Z">
        <w:r w:rsidDel="001877A4">
          <w:rPr>
            <w:noProof/>
          </w:rPr>
          <w:delText xml:space="preserve">in the entire engine </w:delText>
        </w:r>
      </w:del>
      <w:r>
        <w:rPr>
          <w:noProof/>
        </w:rPr>
        <w:t xml:space="preserve">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in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5D6AEF9B"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lastRenderedPageBreak/>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058EC4C" w:rsidR="00326F2E" w:rsidRDefault="00271BCC" w:rsidP="000D057D">
      <w:pPr>
        <w:pStyle w:val="NumList"/>
        <w:numPr>
          <w:ilvl w:val="0"/>
          <w:numId w:val="15"/>
        </w:numPr>
        <w:rPr>
          <w:rFonts w:hint="eastAsia"/>
          <w:noProof/>
        </w:rPr>
      </w:pPr>
      <w:r>
        <w:rPr>
          <w:noProof/>
        </w:rPr>
        <w:t>Remember to release GLSL res</w:t>
      </w:r>
      <w:ins w:id="19" w:author="Matthew T. Munson" w:date="2021-07-02T20:41:00Z">
        <w:r w:rsidR="00271317">
          <w:rPr>
            <w:noProof/>
          </w:rPr>
          <w:t>ources</w:t>
        </w:r>
      </w:ins>
      <w:del w:id="20" w:author="Matthew T. Munson" w:date="2021-07-02T20:41:00Z">
        <w:r w:rsidDel="00271317">
          <w:rPr>
            <w:noProof/>
          </w:rPr>
          <w:delText>rouces</w:delText>
        </w:r>
      </w:del>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174A7907"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e.g.</w:t>
      </w:r>
      <w:del w:id="21" w:author="Matthew T. Munson" w:date="2021-07-02T20:42:00Z">
        <w:r w:rsidR="00047F4B" w:rsidDel="00271317">
          <w:rPr>
            <w:noProof/>
          </w:rPr>
          <w:delText>,</w:delText>
        </w:r>
      </w:del>
      <w:r w:rsidR="00047F4B">
        <w:rPr>
          <w:noProof/>
        </w:rPr>
        <w:t xml:space="preserve">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xml:space="preserve">. These are intermediate values required for computing the transformation from WC to pixel space, and these values do not change once </w:t>
      </w:r>
      <w:del w:id="22" w:author="Matthew T. Munson" w:date="2021-07-02T20:43:00Z">
        <w:r w:rsidRPr="00E83F44" w:rsidDel="00271317">
          <w:delText xml:space="preserve">a </w:delText>
        </w:r>
      </w:del>
      <w:r w:rsidRPr="00E83F44">
        <w:t>rendering begins.</w:t>
      </w:r>
    </w:p>
    <w:p w14:paraId="738B5D11" w14:textId="77777777" w:rsidR="006C3116" w:rsidRDefault="006C3116" w:rsidP="006C3116">
      <w:pPr>
        <w:pStyle w:val="Code"/>
        <w:rPr>
          <w:rFonts w:hint="eastAsia"/>
        </w:rPr>
      </w:pPr>
      <w:r>
        <w:lastRenderedPageBreak/>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68AB669D" w:rsidR="001D7721" w:rsidRDefault="00E83F44" w:rsidP="00E83F44">
      <w:pPr>
        <w:pStyle w:val="NumList"/>
        <w:rPr>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23F46784" w:rsidR="001D7721" w:rsidRDefault="006C3116" w:rsidP="006C3116">
      <w:pPr>
        <w:pStyle w:val="Code"/>
        <w:rPr>
          <w:rFonts w:hint="eastAsia"/>
        </w:rPr>
      </w:pPr>
      <w:r>
        <w:t xml:space="preserve">    // Step B3: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076F5809" w:rsidR="001D7721" w:rsidRPr="003B6C14" w:rsidRDefault="006C3116" w:rsidP="006C3116">
      <w:pPr>
        <w:pStyle w:val="Code"/>
        <w:rPr>
          <w:rStyle w:val="CodeBold"/>
        </w:rPr>
      </w:pPr>
      <w:r>
        <w:t xml:space="preserve">    </w:t>
      </w:r>
      <w:r w:rsidRPr="003B6C14">
        <w:rPr>
          <w:rStyle w:val="CodeBold"/>
        </w:rPr>
        <w:t>// Step B4: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lastRenderedPageBreak/>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lastRenderedPageBreak/>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23" w:name="_Hlk71523278"/>
      <w:r w:rsidR="001C7191" w:rsidRPr="001C7191">
        <w:rPr>
          <w:rStyle w:val="CodeInline"/>
        </w:rPr>
        <w:t>my_game_main</w:t>
      </w:r>
      <w:r w:rsidRPr="001C7191">
        <w:rPr>
          <w:rStyle w:val="CodeInline"/>
        </w:rPr>
        <w:t>.js</w:t>
      </w:r>
      <w:r>
        <w:rPr>
          <w:noProof/>
        </w:rPr>
        <w:t xml:space="preserve"> </w:t>
      </w:r>
      <w:bookmarkEnd w:id="23"/>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lastRenderedPageBreak/>
        <w:t>Observations</w:t>
      </w:r>
    </w:p>
    <w:p w14:paraId="6903025D" w14:textId="42D118F2"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w:t>
      </w:r>
      <w:ins w:id="24" w:author="Matthew T. Munson" w:date="2021-07-02T20:48:00Z">
        <w:r w:rsidR="00271317">
          <w:rPr>
            <w:noProof/>
          </w:rPr>
          <w:t>at the</w:t>
        </w:r>
      </w:ins>
      <w:del w:id="25" w:author="Matthew T. Munson" w:date="2021-07-02T20:48:00Z">
        <w:r w:rsidDel="00271317">
          <w:rPr>
            <w:noProof/>
          </w:rPr>
          <w:delText>e</w:delText>
        </w:r>
      </w:del>
      <w:r>
        <w:rPr>
          <w:noProof/>
        </w:rPr>
        <w:t xml:space="preserve"> illuminated circle decreases (smaller intersection area) and increases in size. </w:t>
      </w:r>
      <w:r w:rsidR="00CC5382">
        <w:rPr>
          <w:noProof/>
        </w:rPr>
        <w:t>The sphere/plane intersection result can be verified when you continue to increase/decrease the Z position</w:t>
      </w:r>
      <w:ins w:id="26" w:author="Matthew T. Munson" w:date="2021-07-02T20:48:00Z">
        <w:r w:rsidR="00271317">
          <w:rPr>
            <w:noProof/>
          </w:rPr>
          <w:t>.</w:t>
        </w:r>
      </w:ins>
      <w:del w:id="27" w:author="Matthew T. Munson" w:date="2021-07-02T20:48:00Z">
        <w:r w:rsidR="00CC5382" w:rsidDel="00271317">
          <w:rPr>
            <w:noProof/>
          </w:rPr>
          <w:delText xml:space="preserve"> where</w:delText>
        </w:r>
      </w:del>
      <w:r w:rsidR="00CC5382">
        <w:rPr>
          <w:noProof/>
        </w:rPr>
        <w:t xml:space="preserve"> </w:t>
      </w:r>
      <w:ins w:id="28" w:author="Matthew T. Munson" w:date="2021-07-02T20:48:00Z">
        <w:r w:rsidR="00271317">
          <w:rPr>
            <w:noProof/>
          </w:rPr>
          <w:t>T</w:t>
        </w:r>
      </w:ins>
      <w:del w:id="29" w:author="Matthew T. Munson" w:date="2021-07-02T20:48:00Z">
        <w:r w:rsidR="00CC5382" w:rsidDel="00271317">
          <w:rPr>
            <w:noProof/>
          </w:rPr>
          <w:delText>t</w:delText>
        </w:r>
      </w:del>
      <w:r w:rsidR="00CC5382">
        <w:rPr>
          <w:noProof/>
        </w:rPr>
        <w: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ins w:id="30" w:author="Matthew T. Munson" w:date="2021-07-02T20:52:00Z">
        <w:r w:rsidR="00271317">
          <w:t>m</w:t>
        </w:r>
      </w:ins>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lastRenderedPageBreak/>
        <w:t>Z/X key: Increase/decrease the light z position</w:t>
      </w:r>
    </w:p>
    <w:p w14:paraId="7785444A" w14:textId="77777777" w:rsidR="009F697C" w:rsidRDefault="009F697C" w:rsidP="009F697C">
      <w:pPr>
        <w:pStyle w:val="Bullet"/>
        <w:rPr>
          <w:rFonts w:hint="eastAsia"/>
        </w:rPr>
      </w:pPr>
      <w:r>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 xml:space="preserve">To build the infrastructure for supporting multiple light sources in the engine and </w:t>
      </w:r>
      <w:del w:id="31" w:author="Matthew T. Munson" w:date="2021-07-02T20:54:00Z">
        <w:r w:rsidDel="00E846AA">
          <w:delText xml:space="preserve">in </w:delText>
        </w:r>
      </w:del>
      <w:r>
        <w:t>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17F005"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lastRenderedPageBreak/>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lastRenderedPageBreak/>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lastRenderedPageBreak/>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32"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32"/>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593D1868"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r w:rsidRPr="002D2368">
        <w:rPr>
          <w:rStyle w:val="CodeInline"/>
        </w:rPr>
        <w:t>setShaderReferences</w:t>
      </w:r>
      <w:proofErr w:type="spellEnd"/>
      <w:r>
        <w:rPr>
          <w:rStyle w:val="CodeInline"/>
        </w:rPr>
        <w:t xml:space="preserve"> </w:t>
      </w:r>
      <w:r w:rsidRPr="008C1580">
        <w:t>function</w:t>
      </w:r>
      <w:r>
        <w:t xml:space="preserve"> </w:t>
      </w:r>
      <w:r w:rsidRPr="008C1580">
        <w:t xml:space="preserve">to set the light property references 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lastRenderedPageBreak/>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5ECC97F0" w:rsidR="00D23460" w:rsidRDefault="00D23460" w:rsidP="00D23460">
      <w:pPr>
        <w:pStyle w:val="BodyTextCont"/>
        <w:rPr>
          <w:rFonts w:hint="eastAsia"/>
        </w:rPr>
      </w:pPr>
      <w:r>
        <w:t>Note that the</w:t>
      </w:r>
      <w:r w:rsidRPr="007E63D6">
        <w:rPr>
          <w:rStyle w:val="CodeInline"/>
        </w:rPr>
        <w:t xml:space="preserve"> </w:t>
      </w:r>
      <w:proofErr w:type="spellStart"/>
      <w:r w:rsidRPr="0007431B">
        <w:rPr>
          <w:rStyle w:val="CodeInline"/>
        </w:rPr>
        <w:t>ShaderIndexAt</w:t>
      </w:r>
      <w:proofErr w:type="spellEnd"/>
      <w:r>
        <w:t xml:space="preserve"> class is defined for loading a light source in an array to 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5D9C6508" w:rsidR="00FD1303" w:rsidRDefault="004D6400" w:rsidP="00FD1303">
      <w:pPr>
        <w:pStyle w:val="NumList"/>
        <w:numPr>
          <w:ilvl w:val="0"/>
          <w:numId w:val="23"/>
        </w:numPr>
        <w:rPr>
          <w:rFonts w:hint="eastAsia"/>
        </w:rPr>
      </w:pPr>
      <w:r>
        <w:lastRenderedPageBreak/>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 xml:space="preserve">he actual loading of light information to </w:t>
      </w:r>
      <w:proofErr w:type="spellStart"/>
      <w:r w:rsidR="0076792D" w:rsidRPr="00AB51B9">
        <w:rPr>
          <w:rStyle w:val="CodeInline"/>
        </w:rPr>
        <w:t>light_fs</w:t>
      </w:r>
      <w:proofErr w:type="spellEnd"/>
      <w:r w:rsidR="0076792D">
        <w:t xml:space="preserve"> fragment </w:t>
      </w:r>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4B4F8220"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w:t>
      </w:r>
      <w:proofErr w:type="gramStart"/>
      <w:r w:rsidR="000F7461">
        <w:t xml:space="preserve">reason, </w:t>
      </w:r>
      <w:r w:rsidRPr="004D6400">
        <w:t xml:space="preserve"> it</w:t>
      </w:r>
      <w:proofErr w:type="gramEnd"/>
      <w:r w:rsidRPr="004D6400">
        <w:t xml:space="preserve">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lastRenderedPageBreak/>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commentRangeStart w:id="33"/>
      <w:commentRangeStart w:id="34"/>
      <w:r w:rsidR="0055286C">
        <w:t>…</w:t>
      </w:r>
      <w:r>
        <w:t>);</w:t>
      </w:r>
      <w:commentRangeEnd w:id="33"/>
      <w:r w:rsidR="001D73A5">
        <w:rPr>
          <w:rStyle w:val="CommentReference"/>
          <w:rFonts w:asciiTheme="minorHAnsi" w:hAnsiTheme="minorHAnsi"/>
          <w:noProof w:val="0"/>
        </w:rPr>
        <w:commentReference w:id="33"/>
      </w:r>
      <w:commentRangeEnd w:id="34"/>
      <w:r w:rsidR="00546371">
        <w:rPr>
          <w:rStyle w:val="CommentReference"/>
          <w:rFonts w:asciiTheme="minorHAnsi" w:hAnsiTheme="minorHAnsi"/>
          <w:noProof w:val="0"/>
        </w:rPr>
        <w:commentReference w:id="34"/>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lastRenderedPageBreak/>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lastRenderedPageBreak/>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4A664B14"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t xml:space="preserve">note 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lastRenderedPageBreak/>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72F23AED" w:rsidR="000E71E3" w:rsidRDefault="00FD1303" w:rsidP="000E71E3">
      <w:pPr>
        <w:pStyle w:val="BodyTextCont"/>
        <w:rPr>
          <w:rFonts w:hint="eastAsia"/>
        </w:rPr>
      </w:pPr>
      <w:r w:rsidRPr="00FD1303">
        <w:t xml:space="preserve">A human’s observation of light illumination is the result of visible energy from light sources reflecting off object surfaces and reaching the eyes. A diffuse,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w:t>
      </w:r>
      <w:r w:rsidRPr="00FD1303">
        <w:lastRenderedPageBreak/>
        <w:t xml:space="preserve">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51CB927A" w:rsidR="00FD1303" w:rsidRDefault="00FD1303" w:rsidP="00AB51B9">
      <w:pPr>
        <w:pStyle w:val="BodyTextCont"/>
        <w:rPr>
          <w:rFonts w:hint="eastAsia"/>
        </w:rPr>
      </w:pPr>
      <w:r w:rsidRPr="00FD1303">
        <w:t xml:space="preserve">Figure </w:t>
      </w:r>
      <w:r w:rsidR="003401C9">
        <w:t>8-9</w:t>
      </w:r>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BE417B">
        <w:t xml:space="preserve">that the include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lastRenderedPageBreak/>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lastRenderedPageBreak/>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w:t>
      </w:r>
      <w:proofErr w:type="spellStart"/>
      <w:r w:rsidRPr="00FD1303">
        <w:t>xyz</w:t>
      </w:r>
      <w:proofErr w:type="spellEnd"/>
      <w:r w:rsidRPr="00FD1303">
        <w:t xml:space="preserve">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18CD58F2" w:rsidR="00FD1303" w:rsidRPr="00FD1303" w:rsidRDefault="00FD1303" w:rsidP="00AB51B9">
      <w:pPr>
        <w:pStyle w:val="BodyTextCont"/>
        <w:rPr>
          <w:rFonts w:hint="eastAsia"/>
        </w:rPr>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lastRenderedPageBreak/>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lastRenderedPageBreak/>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5602479C" w:rsidR="00176116" w:rsidRDefault="00176116" w:rsidP="00176116">
      <w:pPr>
        <w:pStyle w:val="Bullet"/>
        <w:rPr>
          <w:rFonts w:hint="eastAsia"/>
        </w:rPr>
      </w:pPr>
      <w:r w:rsidRPr="00176116">
        <w:t xml:space="preserve">To examine the diffuse component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A08E1">
        <w:t xml:space="preserve"> in an illumination model</w:t>
      </w:r>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AB51B9">
        <w:rPr>
          <w:rStyle w:val="Strong"/>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lastRenderedPageBreak/>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2B7B39F4" w14:textId="18D0B7C4" w:rsidR="004C3324" w:rsidRPr="00AB51B9" w:rsidRDefault="007A6F8D" w:rsidP="004C3324">
      <w:pPr>
        <w:pStyle w:val="Code"/>
        <w:rPr>
          <w:rStyle w:val="CodeBold"/>
        </w:rPr>
      </w:pPr>
      <w:r>
        <w:t xml:space="preserve">    </w:t>
      </w:r>
      <w:r w:rsidRPr="00AB51B9">
        <w:rPr>
          <w:rStyle w:val="CodeBold"/>
        </w:rPr>
        <w:t>float dist = length(L);</w:t>
      </w:r>
      <w:r w:rsidR="004C3324" w:rsidRPr="00AB51B9">
        <w:rPr>
          <w:rStyle w:val="CodeBold"/>
        </w:rPr>
        <w:t xml:space="preserve">    if (dist &lt;= lgt.Far) {</w:t>
      </w:r>
    </w:p>
    <w:p w14:paraId="316B21F4" w14:textId="06E5752B" w:rsidR="004C3324" w:rsidRDefault="004C3324" w:rsidP="004C3324">
      <w:pPr>
        <w:pStyle w:val="Code"/>
        <w:rPr>
          <w:rFonts w:hint="eastAsia"/>
        </w:rPr>
      </w:pPr>
      <w:r>
        <w:t xml:space="preserve">        if (dist &lt;= lgt.Near)</w:t>
      </w:r>
      <w:r w:rsidR="007A6F8D">
        <w:t xml:space="preserve"> }</w:t>
      </w:r>
    </w:p>
    <w:p w14:paraId="47092CB4" w14:textId="2BCCB948"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2943818D"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w:t>
      </w:r>
      <w:ins w:id="35" w:author="Matthew T. Munson" w:date="2021-07-02T21:41:00Z">
        <w:r w:rsidR="004734F2">
          <w:t xml:space="preserve"> </w:t>
        </w:r>
      </w:ins>
      <w:commentRangeStart w:id="36"/>
      <w:del w:id="37" w:author="Matthew T. Munson" w:date="2021-07-02T21:41:00Z">
        <w:r w:rsidRPr="00176116" w:rsidDel="004734F2">
          <w:delText xml:space="preserve"> normal </w:delText>
        </w:r>
      </w:del>
      <w:commentRangeEnd w:id="36"/>
      <w:r w:rsidR="004734F2">
        <w:rPr>
          <w:rStyle w:val="CommentReference"/>
          <w:rFonts w:asciiTheme="minorHAnsi" w:hAnsiTheme="minorHAnsi"/>
        </w:rPr>
        <w:commentReference w:id="36"/>
      </w:r>
      <w:r w:rsidRPr="00176116">
        <w:t xml:space="preserve">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lastRenderedPageBreak/>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03B744CA"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40CDE284"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xml:space="preserve">, </w:t>
      </w:r>
      <w:proofErr w:type="gramStart"/>
      <w:r>
        <w:t>d</w:t>
      </w:r>
      <w:r w:rsidR="00126638">
        <w:t xml:space="preserve">efine  </w:t>
      </w:r>
      <w:proofErr w:type="spellStart"/>
      <w:r w:rsidR="00126638" w:rsidRPr="00126638">
        <w:rPr>
          <w:rStyle w:val="CodeInline"/>
        </w:rPr>
        <w:t>IllumShader</w:t>
      </w:r>
      <w:proofErr w:type="spellEnd"/>
      <w:proofErr w:type="gram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lastRenderedPageBreak/>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73AE43B" w:rsidR="00176116" w:rsidRDefault="00176116" w:rsidP="00176116">
      <w:pPr>
        <w:pStyle w:val="BodyTextFirst"/>
        <w:rPr>
          <w:rFonts w:hint="eastAsia"/>
        </w:rPr>
      </w:pPr>
      <w:r>
        <w:t xml:space="preserve">So far, you have been binding the color texture map to WebGL texture unit 0. With the addition of the normal texture,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lastRenderedPageBreak/>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65558F4" w14:textId="1BEDF05E" w:rsidR="001126F3" w:rsidRDefault="001126F3" w:rsidP="001126F3">
      <w:pPr>
        <w:pStyle w:val="Code"/>
        <w:rPr>
          <w:rFonts w:hint="eastAsia"/>
        </w:rPr>
      </w:pPr>
      <w:bookmarkStart w:id="38" w:name="_Hlk72122689"/>
      <w:r>
        <w:t xml:space="preserve">    </w:t>
      </w:r>
      <w:r w:rsidRPr="001126F3">
        <w:t>... implementation to follow …</w:t>
      </w:r>
      <w:bookmarkEnd w:id="38"/>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rFonts w:hint="eastAsia"/>
        </w:rPr>
      </w:pPr>
      <w:r w:rsidRPr="00EE10DF">
        <w:lastRenderedPageBreak/>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31432A7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those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lastRenderedPageBreak/>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0262899D" w:rsidR="00B259A2" w:rsidRDefault="00EE10DF" w:rsidP="00EE10DF">
      <w:pPr>
        <w:pStyle w:val="BodyTextFirst"/>
        <w:rPr>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77777777"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results similar 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clearly observe the shin</w:t>
      </w:r>
      <w:del w:id="39" w:author="Matthew T. Munson" w:date="2021-07-02T22:08:00Z">
        <w:r w:rsidR="00A46CF0" w:rsidDel="00A32C14">
          <w:delText>n</w:delText>
        </w:r>
      </w:del>
      <w:r w:rsidR="00A46CF0">
        <w:t xml:space="preserve">ing 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3061BF71" w:rsidR="00B259A2" w:rsidRDefault="003F7C14" w:rsidP="00B259A2">
      <w:pPr>
        <w:pStyle w:val="BodyTextCont"/>
        <w:rPr>
          <w:rFonts w:hint="eastAsia"/>
        </w:rPr>
      </w:pPr>
      <w:r>
        <w:t>In general, as you move the light source, observe faces with vertical orientations, e.g.</w:t>
      </w:r>
      <w:del w:id="40" w:author="Matthew T. Munson" w:date="2021-07-02T22:09:00Z">
        <w:r w:rsidDel="00A32C14">
          <w:delText>,</w:delText>
        </w:r>
      </w:del>
      <w:r>
        <w:t xml:space="preserve">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w:t>
      </w:r>
      <w:r w:rsidR="00B259A2" w:rsidRPr="00EE10DF">
        <w:lastRenderedPageBreak/>
        <w:t>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w:lastRenderedPageBreak/>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11D89F51"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lastRenderedPageBreak/>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65B8E608" w:rsidR="00E32CA3" w:rsidRDefault="00E32CA3" w:rsidP="00AB51B9">
      <w:pPr>
        <w:pStyle w:val="NumList"/>
        <w:numPr>
          <w:ilvl w:val="0"/>
          <w:numId w:val="58"/>
        </w:numPr>
        <w:rPr>
          <w:rFonts w:hint="eastAsia"/>
        </w:r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lastRenderedPageBreak/>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613D2600" w:rsidR="00773243" w:rsidRDefault="0069420F" w:rsidP="00773243">
      <w:pPr>
        <w:pStyle w:val="NumList"/>
        <w:rPr>
          <w:rFonts w:hint="eastAsia"/>
        </w:rPr>
      </w:pPr>
      <w:r>
        <w:lastRenderedPageBreak/>
        <w:t>Now</w:t>
      </w:r>
      <w:del w:id="41" w:author="Matthew T. Munson" w:date="2021-07-02T22:24:00Z">
        <w:r w:rsidDel="00BB1B88">
          <w:delText>,</w:delText>
        </w:r>
      </w:del>
      <w:r>
        <w:t xml:space="preserve">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038AE39F" w:rsidR="007C2E02" w:rsidRPr="007C2E02" w:rsidRDefault="007C2E02" w:rsidP="00AB51B9">
      <w:pPr>
        <w:pStyle w:val="Code"/>
        <w:ind w:firstLine="420"/>
        <w:rPr>
          <w:rStyle w:val="CodeBold"/>
        </w:rPr>
      </w:pPr>
      <w:r w:rsidRPr="007C2E02">
        <w:rPr>
          <w:rStyle w:val="CodeBold"/>
        </w:rPr>
        <w:t xml:space="preserve">vec4 shadedResult = uMaterial.Ka </w:t>
      </w:r>
      <w:del w:id="42" w:author="Kelvin Sung" w:date="2021-07-03T16:39:00Z">
        <w:r w:rsidRPr="007C2E02" w:rsidDel="001C40E3">
          <w:rPr>
            <w:rStyle w:val="CodeBold"/>
          </w:rPr>
          <w:delText>+ (</w:delText>
        </w:r>
      </w:del>
      <w:ins w:id="43" w:author="Kelvin Sung" w:date="2021-07-03T16:26:00Z">
        <w:r w:rsidR="00AF160F" w:rsidRPr="00AF160F">
          <w:rPr>
            <w:rStyle w:val="CodeBold"/>
          </w:rPr>
          <w:t xml:space="preserve">* </w:t>
        </w:r>
      </w:ins>
      <w:r w:rsidRPr="007C2E02">
        <w:rPr>
          <w:rStyle w:val="CodeBold"/>
        </w:rPr>
        <w:t xml:space="preserve">uGlobalAmbientColor * </w:t>
      </w:r>
      <w:bookmarkStart w:id="44" w:name="_GoBack"/>
      <w:bookmarkEnd w:id="44"/>
      <w:r w:rsidRPr="007C2E02">
        <w:rPr>
          <w:rStyle w:val="CodeBold"/>
        </w:rPr>
        <w:t>uGlobalAmbientIntensity</w:t>
      </w:r>
      <w:del w:id="45" w:author="Kelvin Sung" w:date="2021-07-03T16:39:00Z">
        <w:r w:rsidRPr="007C2E02" w:rsidDel="001C40E3">
          <w:rPr>
            <w:rStyle w:val="CodeBold"/>
          </w:rPr>
          <w:delText>)</w:delText>
        </w:r>
      </w:del>
      <w:r w:rsidRPr="007C2E02">
        <w:rPr>
          <w:rStyle w:val="CodeBold"/>
        </w:rPr>
        <w:t>;</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lastRenderedPageBreak/>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680EE0" w:rsidR="00773243" w:rsidRDefault="00826BC4" w:rsidP="00773243">
      <w:pPr>
        <w:pStyle w:val="BodyTextFirst"/>
        <w:rPr>
          <w:rFonts w:hint="eastAsia"/>
        </w:rPr>
      </w:pPr>
      <w:r>
        <w:t xml:space="preserve">Similar to defining the </w:t>
      </w:r>
      <w:proofErr w:type="spellStart"/>
      <w:r w:rsidRPr="0007431B">
        <w:rPr>
          <w:rStyle w:val="CodeInline"/>
        </w:rPr>
        <w:t>ShaderIndexAt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w:t>
      </w:r>
      <w:r>
        <w:lastRenderedPageBreak/>
        <w:t xml:space="preserve">implementation of </w:t>
      </w:r>
      <w:proofErr w:type="spellStart"/>
      <w:r w:rsidRPr="00AB51B9">
        <w:rPr>
          <w:rStyle w:val="CodeInline"/>
        </w:rPr>
        <w:t>ShaderIndexAt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65985DB4"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20CDF54F"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w:t>
      </w:r>
      <w:del w:id="46" w:author="Matthew T. Munson" w:date="2021-07-02T22:26:00Z">
        <w:r w:rsidR="00973585" w:rsidDel="00BB1B88">
          <w:delText>,</w:delText>
        </w:r>
      </w:del>
      <w:r w:rsidR="00973585">
        <w:t xml:space="preserve">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7EFE1E66" w:rsidR="001B23DC" w:rsidRDefault="008D3870">
      <w:pPr>
        <w:pStyle w:val="NumList"/>
        <w:numPr>
          <w:ilvl w:val="0"/>
          <w:numId w:val="36"/>
        </w:numPr>
        <w:rPr>
          <w:rFonts w:hint="eastAsia"/>
        </w:rPr>
      </w:pPr>
      <w:r>
        <w:lastRenderedPageBreak/>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proofErr w:type="spellStart"/>
      <w:r w:rsidRPr="00AB51B9">
        <w:rPr>
          <w:rStyle w:val="CodeInline"/>
        </w:rPr>
        <w:t>glsl_shaders</w:t>
      </w:r>
      <w:proofErr w:type="spellEnd"/>
      <w:r w:rsidRPr="00AB51B9">
        <w:rPr>
          <w:rStyle w:val="CodeInline"/>
        </w:rPr>
        <w:t>/</w:t>
      </w:r>
      <w:proofErr w:type="spellStart"/>
      <w:r w:rsidRPr="00AB51B9">
        <w:rPr>
          <w:rStyle w:val="CodeInline"/>
        </w:rPr>
        <w:t>illum_fs.glsl</w:t>
      </w:r>
      <w:proofErr w:type="spellEnd"/>
      <w:r>
        <w:t xml:space="preserve"> to import </w:t>
      </w:r>
      <w:proofErr w:type="spellStart"/>
      <w:r w:rsidRPr="00AB51B9">
        <w:rPr>
          <w:rStyle w:val="CodeInline"/>
        </w:rPr>
        <w:t>ShaderMaterial</w:t>
      </w:r>
      <w:proofErr w:type="spellEnd"/>
      <w:del w:id="47" w:author="Matthew T. Munson" w:date="2021-07-02T22:26:00Z">
        <w:r w:rsidRPr="00AB51B9" w:rsidDel="00BB1B88">
          <w:rPr>
            <w:rStyle w:val="CodeInline"/>
          </w:rPr>
          <w:delText>and</w:delText>
        </w:r>
      </w:del>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ins w:id="48" w:author="Matthew T. Munson" w:date="2021-07-02T22:26:00Z">
        <w:r w:rsidR="00BB1B88">
          <w:t>. Then define</w:t>
        </w:r>
      </w:ins>
      <w:del w:id="49" w:author="Matthew T. Munson" w:date="2021-07-02T22:26:00Z">
        <w:r w:rsidR="00F04620" w:rsidDel="00BB1B88">
          <w:delText>,</w:delText>
        </w:r>
      </w:del>
      <w:r w:rsidR="00F04620">
        <w:t xml:space="preserve"> </w:t>
      </w:r>
      <w:del w:id="50" w:author="Matthew T. Munson" w:date="2021-07-02T22:27:00Z">
        <w:r w:rsidR="00F04620" w:rsidDel="00BB1B88">
          <w:delText>and</w:delText>
        </w:r>
        <w:r w:rsidR="002D2368" w:rsidDel="00BB1B88">
          <w:delText xml:space="preserve"> </w:delText>
        </w:r>
      </w:del>
      <w:r w:rsidR="002D2368">
        <w:t>the</w:t>
      </w:r>
      <w:r w:rsidR="00F04620">
        <w:t xml:space="preserve"> variables</w:t>
      </w:r>
      <w:del w:id="51" w:author="Matthew T. Munson" w:date="2021-07-02T22:27:00Z">
        <w:r w:rsidR="00F04620" w:rsidDel="00BB1B88">
          <w:delText>,</w:delText>
        </w:r>
      </w:del>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del w:id="52" w:author="Matthew T. Munson" w:date="2021-07-02T22:27:00Z">
        <w:r w:rsidR="00F04620" w:rsidDel="00BB1B88">
          <w:delText>,</w:delText>
        </w:r>
      </w:del>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7C22949A" w:rsidR="00674D34" w:rsidRDefault="00906AD8" w:rsidP="00906AD8">
      <w:pPr>
        <w:pStyle w:val="BodyTextFirst"/>
        <w:rPr>
          <w:rFonts w:hint="eastAsia"/>
        </w:rPr>
      </w:pPr>
      <w:r>
        <w:t xml:space="preserve">You </w:t>
      </w:r>
      <w:r w:rsidR="00EC23EF">
        <w:t xml:space="preserve">can now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lastRenderedPageBreak/>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4FBF87E1" w:rsidR="001B23DC" w:rsidRDefault="00307A03" w:rsidP="00906AD8">
      <w:pPr>
        <w:pStyle w:val="NumList"/>
        <w:numPr>
          <w:ilvl w:val="0"/>
          <w:numId w:val="37"/>
        </w:numPr>
        <w:rPr>
          <w:rFonts w:hint="eastAsia"/>
        </w:rPr>
      </w:pPr>
      <w:r>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ins w:id="53" w:author="Matthew T. Munson" w:date="2021-07-03T00:15:00Z">
        <w:r w:rsidR="009C4EFC">
          <w:t xml:space="preserve">that in </w:t>
        </w:r>
      </w:ins>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ins w:id="54" w:author="Matthew T. Munson" w:date="2021-07-03T00:15:00Z">
        <w:r w:rsidR="009C4EFC">
          <w:t xml:space="preserve"> </w:t>
        </w:r>
      </w:ins>
      <w:del w:id="55" w:author="Matthew T. Munson" w:date="2021-07-03T00:15:00Z">
        <w:r w:rsidDel="009C4EFC">
          <w:delText xml:space="preserve">, that </w:delText>
        </w:r>
      </w:del>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lastRenderedPageBreak/>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3D5B04D1"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ins w:id="56" w:author="Matthew T. Munson" w:date="2021-07-03T00:18:00Z">
        <w:r w:rsidR="009C4EFC">
          <w:t xml:space="preserve">piece of </w:t>
        </w:r>
      </w:ins>
      <w:del w:id="57" w:author="Matthew T. Munson" w:date="2021-07-03T00:18:00Z">
        <w:r w:rsidRPr="00906AD8" w:rsidDel="009C4EFC">
          <w:delText xml:space="preserve">depth </w:delText>
        </w:r>
      </w:del>
      <w:r w:rsidRPr="00906AD8">
        <w:t xml:space="preserve">information </w:t>
      </w:r>
      <w:ins w:id="58" w:author="Matthew T. Munson" w:date="2021-07-03T00:19:00Z">
        <w:r w:rsidR="009C4EFC">
          <w:t xml:space="preserve">represents depth and </w:t>
        </w:r>
      </w:ins>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7D5B3D19" w:rsidR="00120C85" w:rsidRDefault="00120C85" w:rsidP="00120C85">
      <w:pPr>
        <w:pStyle w:val="Code"/>
        <w:rPr>
          <w:rFonts w:hint="eastAsia"/>
        </w:rPr>
      </w:pPr>
      <w:r>
        <w:t xml:space="preserve">this.mRenderCache.mCameraOrgX = center[0] </w:t>
      </w:r>
      <w:del w:id="59" w:author="Matthew T. Munson" w:date="2021-07-03T00:23:00Z">
        <w:r w:rsidDel="009C4EFC">
          <w:delText>-</w:delText>
        </w:r>
      </w:del>
      <w:ins w:id="60" w:author="Matthew T. Munson" w:date="2021-07-03T00:23:00Z">
        <w:r w:rsidR="009C4EFC">
          <w:t>–</w:t>
        </w:r>
      </w:ins>
      <w:r>
        <w:t xml:space="preserve"> (this.getWCWidth() / 2);</w:t>
      </w:r>
    </w:p>
    <w:p w14:paraId="7D9FC005" w14:textId="34D1D145" w:rsidR="00120C85" w:rsidRDefault="00120C85" w:rsidP="00120C85">
      <w:pPr>
        <w:pStyle w:val="Code"/>
        <w:rPr>
          <w:rFonts w:hint="eastAsia"/>
        </w:rPr>
      </w:pPr>
      <w:r>
        <w:t xml:space="preserve">this.mRenderCache.mCameraOrgY = center[1] </w:t>
      </w:r>
      <w:del w:id="61" w:author="Matthew T. Munson" w:date="2021-07-03T00:23:00Z">
        <w:r w:rsidDel="009C4EFC">
          <w:delText>-</w:delText>
        </w:r>
      </w:del>
      <w:ins w:id="62" w:author="Matthew T. Munson" w:date="2021-07-03T00:23:00Z">
        <w:r w:rsidR="009C4EFC">
          <w:t>–</w:t>
        </w:r>
      </w:ins>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126837CF"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ins w:id="63" w:author="Matthew T. Munson" w:date="2021-07-03T00:23:00Z">
        <w:r w:rsidR="009C4EFC">
          <w:t xml:space="preserve">for </w:t>
        </w:r>
      </w:ins>
      <w:r w:rsidR="00ED0CE2">
        <w:t xml:space="preserve">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w:t>
      </w:r>
      <w:r>
        <w:lastRenderedPageBreak/>
        <w:t xml:space="preserve">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4FFFA4A9" w14:textId="48EE9F8B"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B67836">
        <w:t xml:space="preserve">Relatively small objects, such as the </w:t>
      </w:r>
      <w:r w:rsidR="00B67836" w:rsidRPr="00AB51B9">
        <w:rPr>
          <w:rStyle w:val="CodeInline"/>
        </w:rPr>
        <w:t>Hero</w:t>
      </w:r>
      <w:r w:rsidR="00B67836">
        <w:t xml:space="preserve">, </w:t>
      </w:r>
      <w:r w:rsidR="00321D0F">
        <w:t xml:space="preserve">does not occupy many pixels, the associated highlight is likely to </w:t>
      </w:r>
      <w:r w:rsidR="00B67836">
        <w:t xml:space="preserve">span even smaller number of pixels </w:t>
      </w:r>
      <w:r w:rsidR="00321D0F">
        <w:t xml:space="preserve">and </w:t>
      </w:r>
      <w:r w:rsidR="00B67836">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56943B0F" w:rsidR="00906AD8" w:rsidRDefault="008C7610" w:rsidP="00906AD8">
      <w:pPr>
        <w:pStyle w:val="BodyTextCont"/>
        <w:rPr>
          <w:rFonts w:hint="eastAsia"/>
        </w:rPr>
      </w:pPr>
      <w:ins w:id="64" w:author="Matthew T. Munson" w:date="2021-07-03T00:26:00Z">
        <w:r>
          <w:t>E</w:t>
        </w:r>
      </w:ins>
      <w:del w:id="65" w:author="Matthew T. Munson" w:date="2021-07-03T00:26:00Z">
        <w:r w:rsidR="00906AD8" w:rsidDel="008C7610">
          <w:delText>Do e</w:delText>
        </w:r>
      </w:del>
      <w:r w:rsidR="00906AD8">
        <w:t xml:space="preserve">xperiment with selecting and manipulating the material property of the left </w:t>
      </w:r>
      <w:r w:rsidR="00906AD8" w:rsidRPr="00906AD8">
        <w:rPr>
          <w:rStyle w:val="CodeInline"/>
        </w:rPr>
        <w:t>Minion</w:t>
      </w:r>
      <w:r w:rsidR="00906AD8">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06ED5626"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w:t>
      </w:r>
      <w:del w:id="66" w:author="Matthew T. Munson" w:date="2021-07-03T00:26:00Z">
        <w:r w:rsidR="00906AD8" w:rsidDel="008C7610">
          <w:delText>,</w:delText>
        </w:r>
      </w:del>
      <w:r w:rsidR="00906AD8">
        <w:t xml:space="preserve">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07519AA"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xml:space="preserve">. A directional light is a </w:t>
      </w:r>
      <w:r>
        <w:lastRenderedPageBreak/>
        <w:t>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33172897"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illumination vector diagrams, all vectors always point away from the position to be illuminated, and 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w:t>
      </w:r>
      <w:r>
        <w:lastRenderedPageBreak/>
        <w:t xml:space="preserve">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lastRenderedPageBreak/>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0E18CC24" w:rsidR="00FB3BA0" w:rsidRDefault="00731F86" w:rsidP="00FB3BA0">
      <w:pPr>
        <w:pStyle w:val="Code"/>
        <w:rPr>
          <w:rFonts w:hint="eastAsia"/>
        </w:rPr>
      </w:pPr>
      <w:r>
        <w:t>}</w:t>
      </w: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C2D2A2D" w:rsidR="00FB3BA0" w:rsidRPr="00FB3BA0" w:rsidRDefault="00FB3BA0" w:rsidP="00FB3BA0">
      <w:pPr>
        <w:pStyle w:val="FigureCaption"/>
      </w:pPr>
      <w:r w:rsidRPr="00FB3BA0">
        <w:t xml:space="preserve">Figure </w:t>
      </w:r>
      <w:r w:rsidR="003401C9">
        <w:t>8-23</w:t>
      </w:r>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4E3745D7"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lastRenderedPageBreak/>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0BB50EDA"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and 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lastRenderedPageBreak/>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316173AC"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lastRenderedPageBreak/>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lastRenderedPageBreak/>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790A206E"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w:t>
      </w:r>
      <w:commentRangeStart w:id="67"/>
      <w:r w:rsidRPr="00267B73">
        <w:t xml:space="preserve">Half angles are used because they capture the angular displacements from the light direction. This optimization relieves the GLSL fragment shaders from computing the cosine of these angles for every invocation. </w:t>
      </w:r>
      <w:commentRangeEnd w:id="67"/>
      <w:r w:rsidR="00052C6C">
        <w:rPr>
          <w:rStyle w:val="CommentReference"/>
          <w:rFonts w:asciiTheme="minorHAnsi" w:hAnsiTheme="minorHAnsi"/>
        </w:rPr>
        <w:commentReference w:id="67"/>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6166B374"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del w:id="68" w:author="Matthew T. Munson" w:date="2021-07-03T00:51:00Z">
        <w:r w:rsidDel="00052C6C">
          <w:delText>The listing to these</w:delText>
        </w:r>
      </w:del>
      <w:ins w:id="69" w:author="Matthew T. Munson" w:date="2021-07-03T00:51:00Z">
        <w:r w:rsidR="00052C6C">
          <w:t>The implementation of these</w:t>
        </w:r>
      </w:ins>
      <w:r>
        <w:t xml:space="preserve"> simple changes </w:t>
      </w:r>
      <w:r w:rsidR="00D60C15">
        <w:t xml:space="preserve">is </w:t>
      </w:r>
      <w:r>
        <w:t>not shown here</w:t>
      </w:r>
      <w:r w:rsidR="00D60C15">
        <w:t>.</w:t>
      </w:r>
      <w:r>
        <w:t xml:space="preserve"> </w:t>
      </w:r>
      <w:r w:rsidR="00D60C15">
        <w:t>P</w:t>
      </w:r>
      <w:r>
        <w:t>lease refer to the source code files for detail</w:t>
      </w:r>
      <w:ins w:id="70" w:author="Matthew T. Munson" w:date="2021-07-03T00:52:00Z">
        <w:r w:rsidR="00052C6C">
          <w:t>s</w:t>
        </w:r>
      </w:ins>
      <w:del w:id="71" w:author="Matthew T. Munson" w:date="2021-07-03T00:52:00Z">
        <w:r w:rsidDel="00052C6C">
          <w:delText>s of the implementation</w:delText>
        </w:r>
      </w:del>
      <w:r>
        <w:t>.</w:t>
      </w:r>
    </w:p>
    <w:p w14:paraId="5706E6AC" w14:textId="77777777" w:rsidR="00267B73" w:rsidRDefault="00267B73" w:rsidP="00267B73">
      <w:pPr>
        <w:pStyle w:val="Heading3"/>
      </w:pPr>
      <w:r>
        <w:lastRenderedPageBreak/>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 xml:space="preserve">is not visible </w:t>
      </w:r>
      <w:r w:rsidR="00EA64F0">
        <w:lastRenderedPageBreak/>
        <w:t>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lastRenderedPageBreak/>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51D51227" w:rsidR="00C23D3F" w:rsidRDefault="00267B73" w:rsidP="00A11430">
      <w:pPr>
        <w:pStyle w:val="BodyTextCont"/>
        <w:rPr>
          <w:rFonts w:hint="eastAsia"/>
        </w:rPr>
      </w:pPr>
      <w:r>
        <w:t>Given the three participating elements, the shadow simulation algorithm is rather straightforward: compute the shadow caster geometry, render the shadow receiver as usual, render the shadow caster geometry as a dark shadow caster object over the receiver, and</w:t>
      </w:r>
      <w:del w:id="72" w:author="Matthew T. Munson" w:date="2021-07-03T01:01:00Z">
        <w:r w:rsidDel="007C62CE">
          <w:delText>,</w:delText>
        </w:r>
      </w:del>
      <w:r>
        <w:t xml:space="preserve">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w:t>
      </w:r>
      <w:r w:rsidR="00BE2DF9">
        <w:lastRenderedPageBreak/>
        <w:t>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lastRenderedPageBreak/>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lastRenderedPageBreak/>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lastRenderedPageBreak/>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1947C5A0" w:rsidR="00A70786" w:rsidRDefault="00AE08AD" w:rsidP="00AB51B9">
      <w:pPr>
        <w:pStyle w:val="BodyTextCont"/>
        <w:rPr>
          <w:rFonts w:hint="eastAsia"/>
        </w:rPr>
      </w:pPr>
      <w:r>
        <w:lastRenderedPageBreak/>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shader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0AA38906"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as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lastRenderedPageBreak/>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w:t>
      </w:r>
      <w:r>
        <w:lastRenderedPageBreak/>
        <w:t>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B51B9">
      <w:pPr>
        <w:pStyle w:val="BodyTextCon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lastRenderedPageBreak/>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rPr>
          <w:rFonts w:hint="eastAsia"/>
        </w:rPr>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lastRenderedPageBreak/>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7AB24024" w:rsidR="00C91077" w:rsidRDefault="000455C9" w:rsidP="00C91077">
      <w:pPr>
        <w:pStyle w:val="NumList"/>
        <w:numPr>
          <w:ilvl w:val="0"/>
          <w:numId w:val="47"/>
        </w:numPr>
        <w:rPr>
          <w:rFonts w:hint="eastAsia"/>
        </w:rPr>
      </w:pPr>
      <w:r>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7AE949D3"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lastRenderedPageBreak/>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rPr>
          <w:rFonts w:hint="eastAsia"/>
        </w:rPr>
      </w:pPr>
      <w:r>
        <w:t xml:space="preserve">Create </w:t>
      </w:r>
      <w:r w:rsidR="004D1F4E">
        <w:t xml:space="preserve">the </w:t>
      </w:r>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rPr>
          <w:rFonts w:hint="eastAsia"/>
        </w:rPr>
      </w:pPr>
      <w:r>
        <w:t xml:space="preserve">Create </w:t>
      </w:r>
      <w:r w:rsidR="004D1F4E">
        <w:t xml:space="preserve">the </w:t>
      </w:r>
      <w:proofErr w:type="spellStart"/>
      <w:r w:rsidRPr="003238E4">
        <w:rPr>
          <w:rStyle w:val="CodeInline"/>
        </w:rPr>
        <w:t>ShadowCaster</w:t>
      </w:r>
      <w:proofErr w:type="spellEnd"/>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lastRenderedPageBreak/>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lastRenderedPageBreak/>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rPr>
          <w:rFonts w:hint="eastAsia"/>
        </w:rPr>
      </w:pPr>
      <w:r>
        <w:t xml:space="preserve">Step D, restores the state of the caster </w:t>
      </w:r>
      <w:r w:rsidRPr="00AB51B9">
        <w:rPr>
          <w:rStyle w:val="CodeInline"/>
        </w:rPr>
        <w:t>Renderable</w:t>
      </w:r>
      <w:r>
        <w:t>.</w:t>
      </w:r>
    </w:p>
    <w:p w14:paraId="1961646F" w14:textId="34A43410"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lastRenderedPageBreak/>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commentRangeStart w:id="73"/>
      <w:commentRangeStart w:id="74"/>
      <w:commentRangeStart w:id="75"/>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commentRangeEnd w:id="73"/>
      <w:r w:rsidR="00A078B7">
        <w:rPr>
          <w:rStyle w:val="CommentReference"/>
          <w:rFonts w:asciiTheme="minorHAnsi" w:hAnsiTheme="minorHAnsi"/>
          <w:noProof w:val="0"/>
        </w:rPr>
        <w:commentReference w:id="73"/>
      </w:r>
      <w:commentRangeEnd w:id="74"/>
      <w:r w:rsidR="00EB2D53">
        <w:rPr>
          <w:rStyle w:val="CommentReference"/>
          <w:rFonts w:asciiTheme="minorHAnsi" w:hAnsiTheme="minorHAnsi"/>
          <w:noProof w:val="0"/>
        </w:rPr>
        <w:commentReference w:id="74"/>
      </w:r>
      <w:commentRangeEnd w:id="75"/>
      <w:r w:rsidR="003E6138">
        <w:rPr>
          <w:rStyle w:val="CommentReference"/>
          <w:rFonts w:asciiTheme="minorHAnsi" w:hAnsiTheme="minorHAnsi"/>
          <w:noProof w:val="0"/>
        </w:rPr>
        <w:commentReference w:id="75"/>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commentRangeStart w:id="76"/>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commentRangeEnd w:id="76"/>
      <w:r w:rsidR="00A078B7">
        <w:rPr>
          <w:rStyle w:val="CommentReference"/>
          <w:rFonts w:asciiTheme="minorHAnsi" w:hAnsiTheme="minorHAnsi"/>
          <w:noProof w:val="0"/>
        </w:rPr>
        <w:commentReference w:id="76"/>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327DA68F"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 xml:space="preserve">there </w:t>
      </w:r>
      <w:r w:rsidR="004D76A9" w:rsidRPr="00885276">
        <w:lastRenderedPageBreak/>
        <w:t>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w:t>
      </w:r>
      <w:proofErr w:type="gramStart"/>
      <w:r w:rsidR="00936166">
        <w:t>statement</w:t>
      </w:r>
      <w:proofErr w:type="gramEnd"/>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lastRenderedPageBreak/>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lastRenderedPageBreak/>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--a 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lastRenderedPageBreak/>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23E4EDDD"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proofErr w:type="gramStart"/>
      <w:r>
        <w:t xml:space="preserve">objects </w:t>
      </w:r>
      <w:r w:rsidR="0046720A">
        <w:t xml:space="preserve"> and</w:t>
      </w:r>
      <w:proofErr w:type="gramEnd"/>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w:t>
      </w:r>
      <w:r>
        <w:lastRenderedPageBreak/>
        <w:t>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2567A02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del w:id="77" w:author="Matthew T. Munson" w:date="2021-07-03T01:30:00Z">
        <w:r w:rsidR="00E05741" w:rsidDel="00104C35">
          <w:delText>,</w:delText>
        </w:r>
      </w:del>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lastRenderedPageBreak/>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w:t>
      </w:r>
      <w:r w:rsidRPr="00FF4E00">
        <w:lastRenderedPageBreak/>
        <w:t>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w:t>
      </w:r>
      <w:r w:rsidRPr="00FF4E00">
        <w:lastRenderedPageBreak/>
        <w:t>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lastRenderedPageBreak/>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lastRenderedPageBreak/>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lastRenderedPageBreak/>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w:t>
      </w:r>
      <w:r w:rsidRPr="00FF4E00">
        <w:lastRenderedPageBreak/>
        <w:t>combination of keys, buttons, controller sticks, touch gestures, and the like 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9"/>
      <w:headerReference w:type="default" r:id="rId50"/>
      <w:footerReference w:type="even" r:id="rId51"/>
      <w:footerReference w:type="default" r:id="rId52"/>
      <w:headerReference w:type="first" r:id="rId53"/>
      <w:footerReference w:type="first" r:id="rId5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tthew T. Munson" w:date="2021-06-29T22:20:00Z" w:initials="MTM">
    <w:p w14:paraId="6E910B08" w14:textId="3E6FC5E5" w:rsidR="00837A2A" w:rsidRDefault="00837A2A">
      <w:pPr>
        <w:pStyle w:val="CommentText"/>
      </w:pPr>
      <w:r>
        <w:rPr>
          <w:rStyle w:val="CommentReference"/>
        </w:rPr>
        <w:annotationRef/>
      </w:r>
      <w:r>
        <w:t>Double checking that this is a common way to refer to “simple global ambient illumination”. Ambient is an adjective by dictionary definition, not sure if this is normal in lighting jargon though.</w:t>
      </w:r>
    </w:p>
  </w:comment>
  <w:comment w:id="3" w:author="Jeb Pavleas" w:date="2021-06-14T03:05:00Z" w:initials="JP">
    <w:p w14:paraId="0A3D3FF4" w14:textId="33964158" w:rsidR="002A0F89" w:rsidRDefault="002A0F89">
      <w:pPr>
        <w:pStyle w:val="CommentText"/>
      </w:pPr>
      <w:r>
        <w:rPr>
          <w:rStyle w:val="CommentReference"/>
        </w:rPr>
        <w:annotationRef/>
      </w:r>
      <w:bookmarkStart w:id="5" w:name="_Hlk74532528"/>
      <w:r>
        <w:t>Naming consistency check</w:t>
      </w:r>
      <w:bookmarkEnd w:id="5"/>
    </w:p>
  </w:comment>
  <w:comment w:id="4" w:author="Kelvin Sung" w:date="2021-06-14T17:13:00Z" w:initials="KS">
    <w:p w14:paraId="3D84B8AC" w14:textId="72D5F0A4" w:rsidR="002A0F89" w:rsidRDefault="002A0F89">
      <w:pPr>
        <w:pStyle w:val="CommentText"/>
      </w:pPr>
      <w:r>
        <w:rPr>
          <w:rStyle w:val="CommentReference"/>
        </w:rPr>
        <w:annotationRef/>
      </w:r>
      <w:r>
        <w:t>Will put a note in Example 2.4</w:t>
      </w:r>
    </w:p>
  </w:comment>
  <w:comment w:id="33" w:author="Jeb Pavleas" w:date="2021-06-21T17:32:00Z" w:initials="JP">
    <w:p w14:paraId="76132929" w14:textId="55B155E7" w:rsidR="002A0F89" w:rsidRDefault="002A0F89">
      <w:pPr>
        <w:pStyle w:val="CommentText"/>
      </w:pPr>
      <w:r>
        <w:rPr>
          <w:rStyle w:val="CommentReference"/>
        </w:rPr>
        <w:annotationRef/>
      </w:r>
      <w:r w:rsidRPr="001D73A5">
        <w:t>Is the … to shorten/</w:t>
      </w:r>
      <w:proofErr w:type="spellStart"/>
      <w:r w:rsidRPr="001D73A5">
        <w:t>condence</w:t>
      </w:r>
      <w:proofErr w:type="spellEnd"/>
      <w:r w:rsidRPr="001D73A5">
        <w:t>?</w:t>
      </w:r>
    </w:p>
  </w:comment>
  <w:comment w:id="34" w:author="Kelvin Sung" w:date="2021-06-22T08:43:00Z" w:initials="KS">
    <w:p w14:paraId="5891CA2A" w14:textId="0FAF6AC7" w:rsidR="002A0F89" w:rsidRDefault="002A0F89">
      <w:pPr>
        <w:pStyle w:val="CommentText"/>
      </w:pPr>
      <w:r>
        <w:rPr>
          <w:rStyle w:val="CommentReference"/>
        </w:rPr>
        <w:annotationRef/>
      </w:r>
      <w:r>
        <w:t>Yes, to avoid showing the useless</w:t>
      </w:r>
    </w:p>
  </w:comment>
  <w:comment w:id="36" w:author="Matthew T. Munson" w:date="2021-07-02T21:41:00Z" w:initials="MTM">
    <w:p w14:paraId="1DCDC615" w14:textId="499D0D1E" w:rsidR="004734F2" w:rsidRDefault="004734F2">
      <w:pPr>
        <w:pStyle w:val="CommentText"/>
      </w:pPr>
      <w:r>
        <w:rPr>
          <w:rStyle w:val="CommentReference"/>
        </w:rPr>
        <w:annotationRef/>
      </w:r>
      <w:r w:rsidR="00CF2166">
        <w:rPr>
          <w:noProof/>
        </w:rPr>
        <w:t>Check me on this</w:t>
      </w:r>
    </w:p>
  </w:comment>
  <w:comment w:id="67" w:author="Matthew T. Munson" w:date="2021-07-03T00:50:00Z" w:initials="MTM">
    <w:p w14:paraId="7866B949" w14:textId="1546E7C3" w:rsidR="00052C6C" w:rsidRDefault="00052C6C">
      <w:pPr>
        <w:pStyle w:val="CommentText"/>
      </w:pPr>
      <w:r>
        <w:rPr>
          <w:rStyle w:val="CommentReference"/>
        </w:rPr>
        <w:annotationRef/>
      </w:r>
      <w:r>
        <w:t>Add a connecting sentence explaining _how_ using half angles allows us to skip the cosine calculation</w:t>
      </w:r>
    </w:p>
  </w:comment>
  <w:comment w:id="73" w:author="Jeb Pavleas" w:date="2021-06-14T04:59:00Z" w:initials="JP">
    <w:p w14:paraId="58145CC4" w14:textId="20221947" w:rsidR="002A0F89" w:rsidRDefault="002A0F89">
      <w:pPr>
        <w:pStyle w:val="CommentText"/>
      </w:pPr>
      <w:r>
        <w:rPr>
          <w:rStyle w:val="CommentReference"/>
        </w:rPr>
        <w:annotationRef/>
      </w:r>
      <w:r>
        <w:t xml:space="preserve">Shouldn’t this be a private function? </w:t>
      </w:r>
      <w:proofErr w:type="spellStart"/>
      <w:proofErr w:type="gramStart"/>
      <w:r>
        <w:t>processDirLightShadow</w:t>
      </w:r>
      <w:proofErr w:type="spellEnd"/>
      <w:r>
        <w:t>(</w:t>
      </w:r>
      <w:proofErr w:type="gramEnd"/>
      <w:r>
        <w:t>)?</w:t>
      </w:r>
    </w:p>
  </w:comment>
  <w:comment w:id="74" w:author="Kelvin Sung" w:date="2021-06-14T17:34:00Z" w:initials="KS">
    <w:p w14:paraId="131958E9" w14:textId="516EE58E" w:rsidR="002A0F89" w:rsidRDefault="002A0F89">
      <w:pPr>
        <w:pStyle w:val="CommentText"/>
      </w:pPr>
      <w:r>
        <w:rPr>
          <w:rStyle w:val="CommentReference"/>
        </w:rPr>
        <w:annotationRef/>
      </w:r>
      <w:r>
        <w:t>Consider making these into functions, watch for number of parameters</w:t>
      </w:r>
    </w:p>
  </w:comment>
  <w:comment w:id="75" w:author="Kelvin Sung" w:date="2021-06-14T18:56:00Z" w:initials="KS">
    <w:p w14:paraId="5E7B94E3" w14:textId="7BECBCFA" w:rsidR="002A0F89" w:rsidRDefault="002A0F89">
      <w:pPr>
        <w:pStyle w:val="CommentText"/>
      </w:pPr>
      <w:r>
        <w:rPr>
          <w:rStyle w:val="CommentReference"/>
        </w:rPr>
        <w:annotationRef/>
      </w:r>
      <w:r>
        <w:t>Let me examine these in a little detailed. Keep these comments here. OK?</w:t>
      </w:r>
    </w:p>
  </w:comment>
  <w:comment w:id="76" w:author="Jeb Pavleas" w:date="2021-06-14T05:01:00Z" w:initials="JP">
    <w:p w14:paraId="2B95ABFD" w14:textId="72A8E3CF" w:rsidR="002A0F89" w:rsidRDefault="002A0F89">
      <w:pPr>
        <w:pStyle w:val="CommentText"/>
      </w:pPr>
      <w:r>
        <w:rPr>
          <w:rStyle w:val="CommentReference"/>
        </w:rPr>
        <w:annotationRef/>
      </w:r>
      <w:proofErr w:type="spellStart"/>
      <w:proofErr w:type="gramStart"/>
      <w:r>
        <w:t>processPointAndSpotLightShadow</w:t>
      </w:r>
      <w:proofErr w:type="spellEnd"/>
      <w:r>
        <w:t>(</w:t>
      </w:r>
      <w:proofErr w:type="gram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910B08" w15:done="0"/>
  <w15:commentEx w15:paraId="0A3D3FF4" w15:done="0"/>
  <w15:commentEx w15:paraId="3D84B8AC" w15:paraIdParent="0A3D3FF4" w15:done="0"/>
  <w15:commentEx w15:paraId="76132929" w15:done="0"/>
  <w15:commentEx w15:paraId="5891CA2A" w15:paraIdParent="76132929" w15:done="0"/>
  <w15:commentEx w15:paraId="1DCDC615" w15:done="0"/>
  <w15:commentEx w15:paraId="7866B949" w15:done="0"/>
  <w15:commentEx w15:paraId="58145CC4" w15:done="0"/>
  <w15:commentEx w15:paraId="131958E9" w15:paraIdParent="58145CC4" w15:done="0"/>
  <w15:commentEx w15:paraId="5E7B94E3" w15:paraIdParent="58145CC4" w15:done="0"/>
  <w15:commentEx w15:paraId="2B95AB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1B47" w16cex:dateUtc="2021-06-30T05:20:00Z"/>
  <w16cex:commentExtensible w16cex:durableId="247145F6" w16cex:dateUtc="2021-06-14T10:05:00Z"/>
  <w16cex:commentExtensible w16cex:durableId="247B4BA1" w16cex:dateUtc="2021-06-22T00:32:00Z"/>
  <w16cex:commentExtensible w16cex:durableId="248A0683" w16cex:dateUtc="2021-07-03T04:41:00Z"/>
  <w16cex:commentExtensible w16cex:durableId="248A32BE" w16cex:dateUtc="2021-07-03T07:50:00Z"/>
  <w16cex:commentExtensible w16cex:durableId="247160B9" w16cex:dateUtc="2021-06-14T11:59:00Z"/>
  <w16cex:commentExtensible w16cex:durableId="24716125" w16cex:dateUtc="2021-06-14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910B08" w16cid:durableId="24861B47"/>
  <w16cid:commentId w16cid:paraId="0A3D3FF4" w16cid:durableId="247145F6"/>
  <w16cid:commentId w16cid:paraId="3D84B8AC" w16cid:durableId="24720CC3"/>
  <w16cid:commentId w16cid:paraId="76132929" w16cid:durableId="247B4BA1"/>
  <w16cid:commentId w16cid:paraId="5891CA2A" w16cid:durableId="247C214E"/>
  <w16cid:commentId w16cid:paraId="1DCDC615" w16cid:durableId="248A0683"/>
  <w16cid:commentId w16cid:paraId="7866B949" w16cid:durableId="248A32BE"/>
  <w16cid:commentId w16cid:paraId="58145CC4" w16cid:durableId="247160B9"/>
  <w16cid:commentId w16cid:paraId="131958E9" w16cid:durableId="247211AD"/>
  <w16cid:commentId w16cid:paraId="5E7B94E3" w16cid:durableId="247224D9"/>
  <w16cid:commentId w16cid:paraId="2B95ABFD" w16cid:durableId="24716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69C65" w14:textId="77777777" w:rsidR="00A95208" w:rsidRDefault="00A95208" w:rsidP="000C758C">
      <w:pPr>
        <w:spacing w:after="0" w:line="240" w:lineRule="auto"/>
      </w:pPr>
      <w:r>
        <w:separator/>
      </w:r>
    </w:p>
  </w:endnote>
  <w:endnote w:type="continuationSeparator" w:id="0">
    <w:p w14:paraId="40682866" w14:textId="77777777" w:rsidR="00A95208" w:rsidRDefault="00A95208"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Adobe Caslon Pro"/>
    <w:panose1 w:val="00000000000000000000"/>
    <w:charset w:val="00"/>
    <w:family w:val="swiss"/>
    <w:notTrueType/>
    <w:pitch w:val="variable"/>
    <w:sig w:usb0="00000003" w:usb1="00000000" w:usb2="00000000" w:usb3="00000000" w:csb0="00000001" w:csb1="00000000"/>
  </w:font>
  <w:font w:name="TheSansMonoConNormal">
    <w:altName w:val="Arial Narrow"/>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A0F89" w:rsidRPr="00222F70" w:rsidRDefault="002A0F89">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A0F89" w:rsidRPr="00222F70" w:rsidRDefault="002A0F89"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A0F89" w:rsidRDefault="002A0F89"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5B913" w14:textId="77777777" w:rsidR="00A95208" w:rsidRDefault="00A95208" w:rsidP="000C758C">
      <w:pPr>
        <w:spacing w:after="0" w:line="240" w:lineRule="auto"/>
      </w:pPr>
      <w:r>
        <w:separator/>
      </w:r>
    </w:p>
  </w:footnote>
  <w:footnote w:type="continuationSeparator" w:id="0">
    <w:p w14:paraId="0632ADE2" w14:textId="77777777" w:rsidR="00A95208" w:rsidRDefault="00A95208"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A0F89" w:rsidRPr="003C7D0E" w:rsidRDefault="002A0F89"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A0F89" w:rsidRPr="002A45BE" w:rsidRDefault="002A0F89"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A0F89" w:rsidRDefault="002A0F89"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A0F89" w:rsidRPr="00B44665" w:rsidRDefault="002A0F89"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ew T. Munson">
    <w15:presenceInfo w15:providerId="AD" w15:userId="S::mmunson2@uw.edu::c79f710d-aede-41b5-9541-fa3d6eb0bb10"/>
  </w15:person>
  <w15:person w15:author="Jeb Pavleas">
    <w15:presenceInfo w15:providerId="Windows Live" w15:userId="7297f742495c9fe8"/>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2C6C"/>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59E9"/>
    <w:rsid w:val="000F7218"/>
    <w:rsid w:val="000F7461"/>
    <w:rsid w:val="000F77F5"/>
    <w:rsid w:val="000F78BA"/>
    <w:rsid w:val="0010123E"/>
    <w:rsid w:val="00101BBB"/>
    <w:rsid w:val="00104C35"/>
    <w:rsid w:val="001126F3"/>
    <w:rsid w:val="00112F51"/>
    <w:rsid w:val="00113313"/>
    <w:rsid w:val="00113C49"/>
    <w:rsid w:val="00113F62"/>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877A4"/>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3296"/>
    <w:rsid w:val="002672D5"/>
    <w:rsid w:val="00267B73"/>
    <w:rsid w:val="00270E14"/>
    <w:rsid w:val="00270EE6"/>
    <w:rsid w:val="00271317"/>
    <w:rsid w:val="00271BCC"/>
    <w:rsid w:val="00273266"/>
    <w:rsid w:val="002766B5"/>
    <w:rsid w:val="00277DA7"/>
    <w:rsid w:val="00284A15"/>
    <w:rsid w:val="00284CFF"/>
    <w:rsid w:val="00284DE8"/>
    <w:rsid w:val="0028595F"/>
    <w:rsid w:val="00287304"/>
    <w:rsid w:val="00291E67"/>
    <w:rsid w:val="002946C2"/>
    <w:rsid w:val="00296555"/>
    <w:rsid w:val="002A04FA"/>
    <w:rsid w:val="002A0F89"/>
    <w:rsid w:val="002A42BA"/>
    <w:rsid w:val="002A45D1"/>
    <w:rsid w:val="002A58C0"/>
    <w:rsid w:val="002A6E27"/>
    <w:rsid w:val="002B1CFF"/>
    <w:rsid w:val="002B1F75"/>
    <w:rsid w:val="002B3F21"/>
    <w:rsid w:val="002B5FE6"/>
    <w:rsid w:val="002C1AA5"/>
    <w:rsid w:val="002C316D"/>
    <w:rsid w:val="002C3B1F"/>
    <w:rsid w:val="002C6DC9"/>
    <w:rsid w:val="002C7BF1"/>
    <w:rsid w:val="002D2368"/>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378F"/>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34F2"/>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536E"/>
    <w:rsid w:val="004F0345"/>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6283"/>
    <w:rsid w:val="00526690"/>
    <w:rsid w:val="0053012F"/>
    <w:rsid w:val="005306BF"/>
    <w:rsid w:val="00533F4A"/>
    <w:rsid w:val="0053744B"/>
    <w:rsid w:val="00540875"/>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7E09"/>
    <w:rsid w:val="00574BDC"/>
    <w:rsid w:val="00575E2E"/>
    <w:rsid w:val="00577E2D"/>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33F3"/>
    <w:rsid w:val="005F603D"/>
    <w:rsid w:val="006007F9"/>
    <w:rsid w:val="00610539"/>
    <w:rsid w:val="0061133E"/>
    <w:rsid w:val="006125FF"/>
    <w:rsid w:val="00614A8E"/>
    <w:rsid w:val="00614D89"/>
    <w:rsid w:val="00616398"/>
    <w:rsid w:val="0063247D"/>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9FA"/>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84CD5"/>
    <w:rsid w:val="007856FE"/>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C039C"/>
    <w:rsid w:val="007C234F"/>
    <w:rsid w:val="007C2E02"/>
    <w:rsid w:val="007C4154"/>
    <w:rsid w:val="007C62CE"/>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4EFC"/>
    <w:rsid w:val="009C5022"/>
    <w:rsid w:val="009C5D6F"/>
    <w:rsid w:val="009D052C"/>
    <w:rsid w:val="009D2150"/>
    <w:rsid w:val="009D2A29"/>
    <w:rsid w:val="009D4B56"/>
    <w:rsid w:val="009D4D96"/>
    <w:rsid w:val="009D5853"/>
    <w:rsid w:val="009D7568"/>
    <w:rsid w:val="009E4A65"/>
    <w:rsid w:val="009E5562"/>
    <w:rsid w:val="009E66CF"/>
    <w:rsid w:val="009F0EDA"/>
    <w:rsid w:val="009F1E4D"/>
    <w:rsid w:val="009F1E5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5208"/>
    <w:rsid w:val="00A96401"/>
    <w:rsid w:val="00A973BE"/>
    <w:rsid w:val="00AA1145"/>
    <w:rsid w:val="00AA150B"/>
    <w:rsid w:val="00AA4715"/>
    <w:rsid w:val="00AA4896"/>
    <w:rsid w:val="00AA71BF"/>
    <w:rsid w:val="00AB3091"/>
    <w:rsid w:val="00AB3E15"/>
    <w:rsid w:val="00AB46AE"/>
    <w:rsid w:val="00AB51B9"/>
    <w:rsid w:val="00AC6237"/>
    <w:rsid w:val="00AD1825"/>
    <w:rsid w:val="00AD1B74"/>
    <w:rsid w:val="00AD275E"/>
    <w:rsid w:val="00AD4435"/>
    <w:rsid w:val="00AD49B0"/>
    <w:rsid w:val="00AD74BE"/>
    <w:rsid w:val="00AD7529"/>
    <w:rsid w:val="00AE08AD"/>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2166"/>
    <w:rsid w:val="00CF31BE"/>
    <w:rsid w:val="00CF38D7"/>
    <w:rsid w:val="00CF5A28"/>
    <w:rsid w:val="00D0029E"/>
    <w:rsid w:val="00D020BD"/>
    <w:rsid w:val="00D026ED"/>
    <w:rsid w:val="00D05670"/>
    <w:rsid w:val="00D10A95"/>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491F"/>
    <w:rsid w:val="00DE49A8"/>
    <w:rsid w:val="00DF1BE7"/>
    <w:rsid w:val="00DF1C2B"/>
    <w:rsid w:val="00DF4CB9"/>
    <w:rsid w:val="00DF50C5"/>
    <w:rsid w:val="00DF5337"/>
    <w:rsid w:val="00E01D75"/>
    <w:rsid w:val="00E05741"/>
    <w:rsid w:val="00E0589D"/>
    <w:rsid w:val="00E10004"/>
    <w:rsid w:val="00E15C4E"/>
    <w:rsid w:val="00E1778E"/>
    <w:rsid w:val="00E20C03"/>
    <w:rsid w:val="00E23AF9"/>
    <w:rsid w:val="00E25BF7"/>
    <w:rsid w:val="00E25C24"/>
    <w:rsid w:val="00E27494"/>
    <w:rsid w:val="00E30221"/>
    <w:rsid w:val="00E32CA3"/>
    <w:rsid w:val="00E3455B"/>
    <w:rsid w:val="00E46396"/>
    <w:rsid w:val="00E52706"/>
    <w:rsid w:val="00E54851"/>
    <w:rsid w:val="00E55A3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F44"/>
    <w:rsid w:val="00E846AA"/>
    <w:rsid w:val="00E90300"/>
    <w:rsid w:val="00E91D53"/>
    <w:rsid w:val="00E9214F"/>
    <w:rsid w:val="00E94671"/>
    <w:rsid w:val="00E9470F"/>
    <w:rsid w:val="00E9596E"/>
    <w:rsid w:val="00E97AF7"/>
    <w:rsid w:val="00E97F49"/>
    <w:rsid w:val="00EA3C66"/>
    <w:rsid w:val="00EA64C7"/>
    <w:rsid w:val="00EA64F0"/>
    <w:rsid w:val="00EB2D53"/>
    <w:rsid w:val="00EB4C21"/>
    <w:rsid w:val="00EB54BB"/>
    <w:rsid w:val="00EC1247"/>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D747D-9B91-456F-9BAA-1482D03E1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17845</TotalTime>
  <Pages>106</Pages>
  <Words>28439</Words>
  <Characters>162103</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847</cp:revision>
  <dcterms:created xsi:type="dcterms:W3CDTF">2021-04-26T21:56:00Z</dcterms:created>
  <dcterms:modified xsi:type="dcterms:W3CDTF">2021-07-03T23:39:00Z</dcterms:modified>
</cp:coreProperties>
</file>