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lastRenderedPageBreak/>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w:t>
      </w:r>
      <w:proofErr w:type="spellStart"/>
      <w:r w:rsidRPr="00A243C0">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w:t>
      </w:r>
      <w:r w:rsidRPr="00A243C0">
        <w:lastRenderedPageBreak/>
        <w:t xml:space="preserve">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0" w:name="OLE_LINK1"/>
      <w:bookmarkStart w:id="1" w:name="OLE_LINK2"/>
      <w:r w:rsidRPr="00A243C0">
        <w:lastRenderedPageBreak/>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0"/>
    <w:bookmarkEnd w:id="1"/>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to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4C4FB1C2"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a texture map.</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077D5D99"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xml:space="preserve">, are created for organizing the engine source code. This is in anticipating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77777777" w:rsidR="003E3F84" w:rsidRDefault="003E3F84" w:rsidP="003E3F84">
      <w:pPr>
        <w:pStyle w:val="Heading3"/>
      </w:pPr>
      <w:r>
        <w:t>Extension of Shader/Renderable Architecture</w:t>
      </w:r>
    </w:p>
    <w:p w14:paraId="796DF728" w14:textId="395FD44B"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0AAFB47E" w14:textId="686BA072" w:rsidR="00A243C0" w:rsidRDefault="00C6542A" w:rsidP="003E3F84">
      <w:pPr>
        <w:pStyle w:val="Figure"/>
      </w:pPr>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594C68A2" w:rsidR="003E3F84" w:rsidRDefault="00A06D51" w:rsidP="003E3F84">
      <w:pPr>
        <w:pStyle w:val="Figure"/>
      </w:pPr>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p>
    <w:p w14:paraId="02E383F9" w14:textId="25D2AC39" w:rsidR="003E3F84" w:rsidDel="001B2C7B" w:rsidRDefault="003E3F84" w:rsidP="003E3F84">
      <w:pPr>
        <w:pStyle w:val="FigureCaption"/>
        <w:rPr>
          <w:del w:id="2" w:author="Kelvin Sung" w:date="2021-04-21T12:13:00Z"/>
        </w:rPr>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3EA5147B"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del w:id="3" w:author="Kelvin Sung" w:date="2021-04-21T12:18:00Z">
        <w:r w:rsidRPr="00DD5E79" w:rsidDel="007B5074">
          <w:rPr>
            <w:rStyle w:val="CodeInline"/>
          </w:rPr>
          <w:delText>/</w:delText>
        </w:r>
      </w:del>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lastRenderedPageBreak/>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7B6EF0">
      <w:pPr>
        <w:pStyle w:val="NumList"/>
        <w:numPr>
          <w:ilvl w:val="0"/>
          <w:numId w:val="77"/>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28F0A525"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bounded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lastRenderedPageBreak/>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5B02D9">
      <w:pPr>
        <w:pStyle w:val="NumList"/>
        <w:tabs>
          <w:tab w:val="left" w:pos="216"/>
        </w:tabs>
        <w:spacing w:after="0" w:line="260" w:lineRule="exact"/>
        <w:ind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7B6EF0">
      <w:pPr>
        <w:pStyle w:val="NumList"/>
        <w:numPr>
          <w:ilvl w:val="0"/>
          <w:numId w:val="73"/>
        </w:numPr>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The new </w:t>
      </w:r>
      <w:proofErr w:type="spellStart"/>
      <w:r w:rsidR="00485D2C" w:rsidRPr="007B6EF0">
        <w:rPr>
          <w:rStyle w:val="CodeInline"/>
        </w:rPr>
        <w:t>mGLTextureCoordBuffer</w:t>
      </w:r>
      <w:proofErr w:type="spellEnd"/>
      <w:r w:rsidR="00485D2C" w:rsidRPr="00485D2C">
        <w:t xml:space="preserve"> instance variable will be initialized to refer to the WebGL buffer that stores the values of </w:t>
      </w:r>
      <w:proofErr w:type="spellStart"/>
      <w:r w:rsidR="00485D2C" w:rsidRPr="007B6EF0">
        <w:rPr>
          <w:rStyle w:val="CodeInline"/>
        </w:rPr>
        <w:t>mTextureCoordinates</w:t>
      </w:r>
      <w:proofErr w:type="spellEnd"/>
      <w:r w:rsidR="00485D2C" w:rsidRPr="00485D2C">
        <w:t>.</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5E0EB959" w:rsidR="00715217" w:rsidRDefault="00715217" w:rsidP="007B6EF0">
      <w:pPr>
        <w:pStyle w:val="NumList"/>
      </w:pPr>
      <w:r>
        <w:t>Define the variable</w:t>
      </w:r>
      <w:r w:rsidR="00AF07F2">
        <w:t xml:space="preserve"> to keep a</w:t>
      </w:r>
      <w:r>
        <w:t xml:space="preserve"> referenc</w:t>
      </w:r>
      <w:r w:rsidR="00AF07F2">
        <w:t>e</w:t>
      </w:r>
      <w:r>
        <w:t xml:space="preserve"> </w:t>
      </w:r>
      <w:r w:rsidR="00AF07F2">
        <w:t xml:space="preserve">to </w:t>
      </w:r>
      <w:r>
        <w:t xml:space="preserve">the WebGL </w:t>
      </w:r>
      <w:r w:rsidR="00AF07F2">
        <w:t xml:space="preserve">buffer </w:t>
      </w:r>
      <w:r>
        <w:t xml:space="preserve">storage for the texture coordinates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3D898AB5"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handle the initialization of the texture coordinates as a WebGL buffer</w:t>
      </w:r>
      <w:r w:rsidR="004B5418">
        <w:t xml:space="preserve">. Notice </w:t>
      </w:r>
      <w:r w:rsidR="007B6EF0">
        <w:t xml:space="preserve">that </w:t>
      </w:r>
      <w:r w:rsidR="004B5418">
        <w:t>the initialization process</w:t>
      </w:r>
      <w:r w:rsidR="004B5418" w:rsidRPr="004B5418">
        <w:t xml:space="preserve"> is identical to how the vertex </w:t>
      </w:r>
      <w:proofErr w:type="spellStart"/>
      <w:r w:rsidR="004B5418" w:rsidRPr="004B5418">
        <w:t>xy</w:t>
      </w:r>
      <w:proofErr w:type="spellEnd"/>
      <w:r w:rsidR="004B5418" w:rsidRPr="004B5418">
        <w:t xml:space="preserve"> coordinates are handled</w:t>
      </w:r>
      <w:r w:rsidR="00543B0C">
        <w:t xml:space="preserve"> 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lastRenderedPageBreak/>
        <w:t xml:space="preserve">    </w:t>
      </w:r>
      <w:r w:rsidR="00543B0C" w:rsidRPr="006D7CE6">
        <w:t>// …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r w:rsidRPr="006D7CE6">
        <w:t>// …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47C27CD1" w:rsidR="00376F6C" w:rsidRDefault="00862818">
      <w:pPr>
        <w:pStyle w:val="NumList"/>
        <w:numPr>
          <w:ilvl w:val="0"/>
          <w:numId w:val="14"/>
        </w:numPr>
      </w:pPr>
      <w:r w:rsidRPr="00DD5E79">
        <w:lastRenderedPageBreak/>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r w:rsidR="00376F6C">
        <w:t xml:space="preserve">Notice that the defined </w:t>
      </w:r>
      <w:proofErr w:type="spellStart"/>
      <w:r w:rsidR="00376F6C" w:rsidRPr="007B6EF0">
        <w:rPr>
          <w:rStyle w:val="CodeInline"/>
        </w:rPr>
        <w:t>TextureShader</w:t>
      </w:r>
      <w:proofErr w:type="spellEnd"/>
      <w:r w:rsidR="00376F6C">
        <w:t xml:space="preserve"> class is an extension, or subclass, to the </w:t>
      </w:r>
      <w:r w:rsidR="00376F6C" w:rsidRPr="007B6EF0">
        <w:rPr>
          <w:rStyle w:val="CodeInline"/>
        </w:rPr>
        <w:t>SimpleShader</w:t>
      </w:r>
      <w:r w:rsidR="00D01F04">
        <w:t xml:space="preserve"> Class. T</w:t>
      </w:r>
      <w:r>
        <w:t>he construct</w:t>
      </w:r>
      <w:r w:rsidR="00401035">
        <w:t>or</w:t>
      </w:r>
      <w:r w:rsidR="00D01F04">
        <w:t xml:space="preserve"> implementation first calls</w:t>
      </w:r>
      <w:r w:rsidR="00376F6C">
        <w:t xml:space="preserve"> </w:t>
      </w:r>
      <w:proofErr w:type="gramStart"/>
      <w:r w:rsidR="00376F6C">
        <w:rPr>
          <w:rStyle w:val="CodeInline"/>
        </w:rPr>
        <w:t>super(</w:t>
      </w:r>
      <w:proofErr w:type="gramEnd"/>
      <w:r w:rsidR="00376F6C">
        <w:rPr>
          <w:rStyle w:val="CodeInline"/>
        </w:rPr>
        <w:t>)</w:t>
      </w:r>
      <w:r w:rsidR="00D01F04">
        <w:rPr>
          <w:rStyle w:val="CodeInline"/>
        </w:rPr>
        <w:t xml:space="preserve">, </w:t>
      </w:r>
      <w:r w:rsidR="00376F6C">
        <w:t xml:space="preserve">the constructor of </w:t>
      </w:r>
      <w:r w:rsidR="00376F6C" w:rsidRPr="00953E89">
        <w:rPr>
          <w:rStyle w:val="CodeInline"/>
        </w:rPr>
        <w:t>SimpleShader</w:t>
      </w:r>
      <w:r w:rsidR="00D01F04">
        <w:rPr>
          <w:rStyle w:val="CodeInline"/>
        </w:rPr>
        <w:t xml:space="preserve">. </w:t>
      </w:r>
      <w:r w:rsidR="00376F6C">
        <w:t xml:space="preserve">Recall that the </w:t>
      </w:r>
      <w:r w:rsidR="00376F6C" w:rsidRPr="00C54E07">
        <w:rPr>
          <w:rStyle w:val="CodeInline"/>
        </w:rPr>
        <w:t>SimpleShader</w:t>
      </w:r>
      <w:r w:rsidR="00376F6C">
        <w:t xml:space="preserve"> constructor will load and compile the GLSL shaders defined by the </w:t>
      </w:r>
      <w:proofErr w:type="spellStart"/>
      <w:r w:rsidR="00376F6C" w:rsidRPr="00771491">
        <w:rPr>
          <w:rStyle w:val="CodeInline"/>
        </w:rPr>
        <w:t>vertexShaderPath</w:t>
      </w:r>
      <w:proofErr w:type="spellEnd"/>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proofErr w:type="spellStart"/>
      <w:r w:rsidR="00376F6C" w:rsidRPr="00771491">
        <w:rPr>
          <w:rStyle w:val="CodeInline"/>
        </w:rPr>
        <w:t>fragmentShaderPath</w:t>
      </w:r>
      <w:proofErr w:type="spellEnd"/>
      <w:r w:rsidR="00376F6C">
        <w:t xml:space="preserve"> </w:t>
      </w:r>
      <w:r w:rsidR="001E0158">
        <w:t xml:space="preserve">parameters </w:t>
      </w:r>
      <w:r w:rsidR="00376F6C">
        <w:t xml:space="preserve">and </w:t>
      </w:r>
      <w:r w:rsidR="00F63589">
        <w:t xml:space="preserve">set </w:t>
      </w:r>
      <w:proofErr w:type="spellStart"/>
      <w:r w:rsidR="00F63589" w:rsidRPr="007B6EF0">
        <w:rPr>
          <w:rStyle w:val="CodeInline"/>
        </w:rPr>
        <w:t>mVertexPositionRef</w:t>
      </w:r>
      <w:proofErr w:type="spellEnd"/>
      <w:r w:rsidR="00F63589">
        <w:t xml:space="preserve"> to </w:t>
      </w:r>
      <w:r w:rsidR="00376F6C">
        <w:t xml:space="preserve">reference the </w:t>
      </w:r>
      <w:proofErr w:type="spellStart"/>
      <w:r w:rsidR="001E0158">
        <w:rPr>
          <w:rStyle w:val="CodeInline"/>
        </w:rPr>
        <w:t>a</w:t>
      </w:r>
      <w:r w:rsidR="00376F6C">
        <w:rPr>
          <w:rStyle w:val="CodeInline"/>
        </w:rPr>
        <w:t>VertexPosition</w:t>
      </w:r>
      <w:proofErr w:type="spellEnd"/>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proofErr w:type="spellStart"/>
      <w:r w:rsidR="00376F6C" w:rsidRPr="00AA75FD">
        <w:rPr>
          <w:rStyle w:val="CodeInline"/>
        </w:rPr>
        <w:t>TextureShader</w:t>
      </w:r>
      <w:proofErr w:type="spellEnd"/>
      <w:r w:rsidR="00376F6C">
        <w:t xml:space="preserve"> constructor, the </w:t>
      </w:r>
      <w:proofErr w:type="spellStart"/>
      <w:r w:rsidR="00376F6C" w:rsidRPr="00E66860">
        <w:rPr>
          <w:rStyle w:val="CodeInline"/>
        </w:rPr>
        <w:t>m</w:t>
      </w:r>
      <w:r w:rsidR="00376F6C">
        <w:rPr>
          <w:rStyle w:val="CodeInline"/>
        </w:rPr>
        <w:t>TextureCoordinateRef</w:t>
      </w:r>
      <w:proofErr w:type="spellEnd"/>
      <w:r w:rsidR="00376F6C">
        <w:t xml:space="preserve"> keeps a reference to the </w:t>
      </w:r>
      <w:proofErr w:type="spellStart"/>
      <w:r w:rsidR="00376F6C" w:rsidRPr="00644E80">
        <w:rPr>
          <w:rStyle w:val="CodeInline"/>
        </w:rPr>
        <w:t>aTextureCoordinate</w:t>
      </w:r>
      <w:proofErr w:type="spellEnd"/>
      <w:r w:rsidR="00376F6C" w:rsidRPr="003D4162">
        <w:rPr>
          <w:rStyle w:val="CodeInline"/>
        </w:rPr>
        <w:t xml:space="preserve"> </w:t>
      </w:r>
      <w:r w:rsidR="00376F6C">
        <w:t xml:space="preserve">attribute defined in the </w:t>
      </w:r>
      <w:proofErr w:type="spellStart"/>
      <w:r w:rsidR="003C5A86">
        <w:rPr>
          <w:rStyle w:val="CodeInline"/>
        </w:rPr>
        <w:t>t</w:t>
      </w:r>
      <w:r w:rsidR="00376F6C" w:rsidRPr="00644E80">
        <w:rPr>
          <w:rStyle w:val="CodeInline"/>
        </w:rPr>
        <w:t>exture</w:t>
      </w:r>
      <w:r w:rsidR="003C5A86">
        <w:rPr>
          <w:rStyle w:val="CodeInline"/>
        </w:rPr>
        <w:t>_</w:t>
      </w:r>
      <w:proofErr w:type="gramStart"/>
      <w:r w:rsidR="003C5A86">
        <w:rPr>
          <w:rStyle w:val="CodeInline"/>
        </w:rPr>
        <w:t>vs.glsl</w:t>
      </w:r>
      <w:proofErr w:type="spellEnd"/>
      <w:proofErr w:type="gramEnd"/>
      <w:r w:rsidR="00376F6C">
        <w:t xml:space="preserve">. In this way, both the vertex </w:t>
      </w:r>
      <w:r w:rsidR="00F63589">
        <w:t xml:space="preserve">position </w:t>
      </w:r>
      <w:r w:rsidR="001376A5">
        <w:t>(</w:t>
      </w:r>
      <w:proofErr w:type="spellStart"/>
      <w:r w:rsidR="001376A5" w:rsidRPr="007B6EF0">
        <w:rPr>
          <w:rStyle w:val="CodeInline"/>
        </w:rPr>
        <w:t>aVertexPosition</w:t>
      </w:r>
      <w:proofErr w:type="spellEnd"/>
      <w:r w:rsidR="001376A5">
        <w:t xml:space="preserve">) </w:t>
      </w:r>
      <w:r w:rsidR="00D340F5">
        <w:t xml:space="preserve">and texture coordinate </w:t>
      </w:r>
      <w:r w:rsidR="001376A5">
        <w:t>(</w:t>
      </w:r>
      <w:proofErr w:type="spellStart"/>
      <w:r w:rsidR="001376A5" w:rsidRPr="007B6EF0">
        <w:rPr>
          <w:rStyle w:val="CodeInline"/>
        </w:rPr>
        <w:t>aT</w:t>
      </w:r>
      <w:r w:rsidR="001376A5">
        <w:rPr>
          <w:rStyle w:val="CodeInline"/>
        </w:rPr>
        <w:t>e</w:t>
      </w:r>
      <w:r w:rsidR="001376A5" w:rsidRPr="007B6EF0">
        <w:rPr>
          <w:rStyle w:val="CodeInline"/>
        </w:rPr>
        <w:t>xtureCoordinate</w:t>
      </w:r>
      <w:proofErr w:type="spellEnd"/>
      <w:r w:rsidR="001376A5">
        <w:t xml:space="preserve">) </w:t>
      </w:r>
      <w:r w:rsidR="00376F6C">
        <w:t xml:space="preserve">attributes </w:t>
      </w:r>
      <w:r w:rsidR="00447739">
        <w:t xml:space="preserve">are </w:t>
      </w:r>
      <w:r w:rsidR="00376F6C">
        <w:t xml:space="preserve">referenced by </w:t>
      </w:r>
      <w:r w:rsidR="00D01F04">
        <w:t xml:space="preserve">a </w:t>
      </w:r>
      <w:r w:rsidR="00376F6C">
        <w:t xml:space="preserve">JavaScript </w:t>
      </w:r>
      <w:proofErr w:type="spellStart"/>
      <w:r w:rsidR="00376F6C" w:rsidRPr="00AA75FD">
        <w:rPr>
          <w:rStyle w:val="CodeInline"/>
        </w:rPr>
        <w:t>TextureShader</w:t>
      </w:r>
      <w:proofErr w:type="spellEnd"/>
      <w:r w:rsidR="00376F6C">
        <w:t xml:space="preserve"> object.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6A3D7FCA" w14:textId="0BB6BB5B" w:rsidR="00944627" w:rsidRDefault="00862818" w:rsidP="007B6EF0">
      <w:pPr>
        <w:pStyle w:val="NumList"/>
        <w:numPr>
          <w:ilvl w:val="0"/>
          <w:numId w:val="14"/>
        </w:numPr>
      </w:pPr>
      <w:r w:rsidRPr="00862818">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8F4FD8" w:rsidRPr="00191E37">
        <w:t xml:space="preserve"> </w:t>
      </w:r>
      <w:r w:rsidR="008F4FD8">
        <w:t xml:space="preserve">to the </w:t>
      </w:r>
      <w:proofErr w:type="spellStart"/>
      <w:r w:rsidR="008F4FD8" w:rsidRPr="007B6EF0">
        <w:rPr>
          <w:rStyle w:val="CodeInline"/>
        </w:rPr>
        <w:t>aTextureCoordinate</w:t>
      </w:r>
      <w:proofErr w:type="spellEnd"/>
      <w:r w:rsidR="008F4FD8">
        <w:t xml:space="preserve">, texture coordinate buffer defined in the </w:t>
      </w:r>
      <w:proofErr w:type="spellStart"/>
      <w:r w:rsidR="008F4FD8">
        <w:rPr>
          <w:rStyle w:val="CodeInline"/>
        </w:rPr>
        <w:t>vertex_buffer</w:t>
      </w:r>
      <w:proofErr w:type="spellEnd"/>
      <w:r w:rsidR="008F4FD8">
        <w:t xml:space="preserve"> component 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lastRenderedPageBreak/>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13AE35E6" w14:textId="10DB0C5D" w:rsidR="00862818" w:rsidRDefault="00862818" w:rsidP="007B6EF0">
      <w:pPr>
        <w:pStyle w:val="BodyTextCont"/>
        <w:ind w:firstLine="0"/>
      </w:pPr>
      <w:r>
        <w:t xml:space="preserve">In </w:t>
      </w:r>
      <w:r w:rsidRPr="00862818">
        <w:t>this</w:t>
      </w:r>
      <w:r>
        <w:t xml:space="preserve"> way, after the </w:t>
      </w:r>
      <w:proofErr w:type="gramStart"/>
      <w:r w:rsidRPr="002C1C20">
        <w:rPr>
          <w:rStyle w:val="CodeInline"/>
        </w:rPr>
        <w:t>activate(</w:t>
      </w:r>
      <w:proofErr w:type="gramEnd"/>
      <w:r w:rsidRPr="002C1C20">
        <w:rPr>
          <w:rStyle w:val="CodeInline"/>
        </w:rPr>
        <w:t>)</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commentRangeStart w:id="4"/>
      <w:commentRangeEnd w:id="4"/>
      <w:r>
        <w:t xml:space="preserve">are connected to the corresponding buffers in the </w:t>
      </w:r>
      <w:r w:rsidR="00946289">
        <w:t>WebGL memory</w:t>
      </w:r>
      <w:r>
        <w:t>.</w:t>
      </w:r>
    </w:p>
    <w:p w14:paraId="6780CEBC" w14:textId="77777777" w:rsidR="00862818" w:rsidRDefault="00862818" w:rsidP="00862818">
      <w:pPr>
        <w:pStyle w:val="BodyTextCont"/>
      </w:pP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4FBD0DC0"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r>
        <w:t>component should be modified to reflect this.</w:t>
      </w:r>
    </w:p>
    <w:p w14:paraId="7F628C9C" w14:textId="2C791BF8" w:rsidR="0002100D" w:rsidRDefault="00862818" w:rsidP="007B6EF0">
      <w:pPr>
        <w:pStyle w:val="NumList"/>
        <w:numPr>
          <w:ilvl w:val="0"/>
          <w:numId w:val="20"/>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63A29AB3" w:rsidR="0002100D" w:rsidRDefault="00862818" w:rsidP="007B6EF0">
      <w:pPr>
        <w:pStyle w:val="NumList"/>
      </w:pPr>
      <w:r w:rsidRPr="00862818">
        <w:t xml:space="preserve">Add the creation of the texture shader to 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lastRenderedPageBreak/>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7B6EF0">
        <w:rPr>
          <w:rStyle w:val="CodeBold"/>
        </w:rPr>
        <w:t xml:space="preserve">                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7B6EF0">
        <w:rPr>
          <w:rStyle w:val="CodeBold"/>
        </w:rPr>
        <w:t xml:space="preserve">    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w:t>
      </w:r>
      <w:r>
        <w:t xml:space="preserve">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commentRangeStart w:id="5"/>
      <w:commentRangeStart w:id="6"/>
      <w:r>
        <w:t>As mentioned</w:t>
      </w:r>
      <w:commentRangeEnd w:id="5"/>
      <w:r w:rsidR="00104CB7">
        <w:rPr>
          <w:rStyle w:val="CommentReference"/>
          <w:rFonts w:asciiTheme="minorHAnsi" w:hAnsiTheme="minorHAnsi"/>
        </w:rPr>
        <w:commentReference w:id="5"/>
      </w:r>
      <w:commentRangeEnd w:id="6"/>
      <w:r w:rsidR="0090110E">
        <w:rPr>
          <w:rStyle w:val="CommentReference"/>
          <w:rFonts w:asciiTheme="minorHAnsi" w:hAnsiTheme="minorHAnsi"/>
        </w:rPr>
        <w:commentReference w:id="6"/>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090F2C">
      <w:pPr>
        <w:pStyle w:val="NumList"/>
        <w:numPr>
          <w:ilvl w:val="0"/>
          <w:numId w:val="25"/>
        </w:numPr>
      </w:pPr>
      <w:r w:rsidRPr="00862818">
        <w:lastRenderedPageBreak/>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pPr>
        <w:pStyle w:val="NumList"/>
        <w:numPr>
          <w:ilvl w:val="0"/>
          <w:numId w:val="14"/>
        </w:numPr>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w:t>
      </w:r>
      <w:r w:rsidR="0033282E">
        <w:t xml:space="preserve">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272BA292" w:rsidR="00862818" w:rsidRPr="00EE36A1" w:rsidRDefault="00D37DF5" w:rsidP="00090F2C">
      <w:pPr>
        <w:pStyle w:val="Code"/>
      </w:pPr>
      <w:r>
        <w:t>_setShader(s) {</w:t>
      </w:r>
      <w:r w:rsidR="005D6942">
        <w:t xml:space="preserve"> </w:t>
      </w:r>
      <w:r>
        <w:t>this.mShader = s;</w:t>
      </w:r>
      <w:r w:rsidR="005D6942">
        <w:t xml:space="preserve"> </w:t>
      </w:r>
      <w:r>
        <w:t>}</w:t>
      </w:r>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090F2C">
      <w:pPr>
        <w:pStyle w:val="NumList"/>
        <w:numPr>
          <w:ilvl w:val="0"/>
          <w:numId w:val="74"/>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w:t>
      </w:r>
      <w:commentRangeStart w:id="7"/>
      <w:commentRangeStart w:id="8"/>
      <w:r w:rsidR="00350CA0" w:rsidRPr="00D37DF5">
        <w:t xml:space="preserve">As will be </w:t>
      </w:r>
      <w:r w:rsidR="00090F2C">
        <w:t xml:space="preserve">detailed when </w:t>
      </w:r>
      <w:r w:rsidR="00350CA0" w:rsidRPr="00D37DF5">
        <w:t>discuss</w:t>
      </w:r>
      <w:r w:rsidR="00090F2C">
        <w:t xml:space="preserve">ing </w:t>
      </w:r>
      <w:commentRangeEnd w:id="7"/>
      <w:r w:rsidR="00090F2C">
        <w:t xml:space="preserve">the engine </w:t>
      </w:r>
      <w:r w:rsidR="00090F2C" w:rsidRPr="00090F2C">
        <w:rPr>
          <w:rStyle w:val="CodeInline"/>
        </w:rPr>
        <w:t>texture</w:t>
      </w:r>
      <w:r w:rsidR="00090F2C">
        <w:t xml:space="preserve"> resource module</w:t>
      </w:r>
      <w:r w:rsidR="00104CB7">
        <w:rPr>
          <w:rStyle w:val="CommentReference"/>
          <w:rFonts w:asciiTheme="minorHAnsi" w:hAnsiTheme="minorHAnsi"/>
        </w:rPr>
        <w:commentReference w:id="7"/>
      </w:r>
      <w:commentRangeEnd w:id="8"/>
      <w:r w:rsidR="00090F2C">
        <w:rPr>
          <w:rStyle w:val="CommentReference"/>
          <w:rFonts w:asciiTheme="minorHAnsi" w:hAnsiTheme="minorHAnsi"/>
        </w:rPr>
        <w:commentReference w:id="8"/>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03A5035D" w:rsidR="00D37DF5" w:rsidRPr="00F22FDA" w:rsidRDefault="00D37DF5" w:rsidP="00D37DF5">
      <w:pPr>
        <w:pStyle w:val="Code"/>
      </w:pPr>
      <w:r>
        <w:t>…</w:t>
      </w:r>
    </w:p>
    <w:p w14:paraId="7DC0B570" w14:textId="7186753B" w:rsidR="00862818" w:rsidRPr="00F22FDA" w:rsidRDefault="00862818" w:rsidP="00862818">
      <w:pPr>
        <w:pStyle w:val="NumList"/>
        <w:numPr>
          <w:ilvl w:val="0"/>
          <w:numId w:val="14"/>
        </w:numPr>
      </w:pPr>
      <w:r w:rsidRPr="00862818">
        <w:t>Define</w:t>
      </w:r>
      <w:r>
        <w:t xml:space="preserve"> </w:t>
      </w:r>
      <w:r>
        <w:t xml:space="preserve">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lastRenderedPageBreak/>
        <w:t xml:space="preserve">    super.draw(camera);</w:t>
      </w:r>
    </w:p>
    <w:p w14:paraId="7946DC6E" w14:textId="5C61425E" w:rsidR="00862818" w:rsidRPr="00F22FDA" w:rsidRDefault="00D37DF5" w:rsidP="00090F2C">
      <w:pPr>
        <w:pStyle w:val="Code"/>
      </w:pPr>
      <w:r>
        <w:t>}</w:t>
      </w:r>
    </w:p>
    <w:p w14:paraId="40911417" w14:textId="0A639FDE" w:rsidR="0043026E" w:rsidRDefault="00862818" w:rsidP="00090F2C">
      <w:pPr>
        <w:pStyle w:val="NumList"/>
        <w:numPr>
          <w:ilvl w:val="0"/>
          <w:numId w:val="14"/>
        </w:numPr>
      </w:pPr>
      <w:r w:rsidRPr="00862818">
        <w:t>Finally</w:t>
      </w:r>
      <w:r>
        <w:t>, define a getter and setter for the texture reference.</w:t>
      </w:r>
    </w:p>
    <w:p w14:paraId="69DE475C" w14:textId="2AF8B3DC" w:rsidR="0043026E" w:rsidRDefault="0043026E" w:rsidP="0043026E">
      <w:pPr>
        <w:pStyle w:val="Code"/>
      </w:pPr>
      <w:r>
        <w:t>getTexture() { return this.mTexture; }</w:t>
      </w:r>
    </w:p>
    <w:p w14:paraId="3A9031ED" w14:textId="288CF61A" w:rsidR="00862818" w:rsidRPr="00F22FDA" w:rsidRDefault="0043026E" w:rsidP="00862818">
      <w:pPr>
        <w:pStyle w:val="Code"/>
      </w:pPr>
      <w:r>
        <w:t>setTexture(newTexture) { this.mTexture = newTexture;</w:t>
      </w:r>
      <w:r w:rsidR="00FF76CA">
        <w:t xml:space="preserve"> </w:t>
      </w:r>
      <w:r>
        <w:t>}</w:t>
      </w:r>
    </w:p>
    <w:p w14:paraId="54020F52" w14:textId="77777777" w:rsidR="00862818" w:rsidRDefault="00862818" w:rsidP="00862818">
      <w:pPr>
        <w:pStyle w:val="Heading3"/>
      </w:pPr>
      <w:r>
        <w:t>Texture Support in the Engi</w:t>
      </w:r>
      <w:r>
        <w:t>ne</w:t>
      </w:r>
    </w:p>
    <w:p w14:paraId="2647BE21" w14:textId="42CA05AF" w:rsidR="00862818" w:rsidRDefault="00862818" w:rsidP="00862818">
      <w:pPr>
        <w:pStyle w:val="BodyTextFirst"/>
      </w:pPr>
      <w:r>
        <w:t xml:space="preserve">To support drawing </w:t>
      </w:r>
      <w:r>
        <w:t>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2CC73490" w:rsidR="00C20E81" w:rsidRDefault="0043026E" w:rsidP="00090F2C">
      <w:pPr>
        <w:pStyle w:val="Code"/>
        <w:ind w:firstLine="435"/>
        <w:rPr>
          <w:rStyle w:val="CodeBold"/>
        </w:rPr>
      </w:pPr>
      <w:r w:rsidRPr="00090F2C">
        <w:rPr>
          <w:rStyle w:val="CodeBold"/>
        </w:rPr>
        <w:t>mGL = mCanvas.getContext("webgl2", {alpha: false}) ||</w:t>
      </w:r>
    </w:p>
    <w:p w14:paraId="362FF23A" w14:textId="43123316" w:rsidR="0043026E" w:rsidRPr="00090F2C" w:rsidRDefault="00C20E81">
      <w:pPr>
        <w:pStyle w:val="Code"/>
        <w:rPr>
          <w:rStyle w:val="CodeBold"/>
        </w:rPr>
      </w:pPr>
      <w:r>
        <w:rPr>
          <w:rStyle w:val="CodeBold"/>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090F2C">
        <w:rPr>
          <w:rStyle w:val="CodeBold"/>
        </w:rPr>
        <w:t xml:space="preserve">    mGL.blendFunc(mGL.SRC_ALPHA, mGL.ONE_MINUS_SRC_ALPHA);</w:t>
      </w:r>
    </w:p>
    <w:p w14:paraId="6577EE5A" w14:textId="77777777" w:rsidR="0043026E" w:rsidRPr="00090F2C" w:rsidRDefault="0043026E" w:rsidP="0043026E">
      <w:pPr>
        <w:pStyle w:val="Code"/>
        <w:rPr>
          <w:rStyle w:val="CodeBold"/>
        </w:rPr>
      </w:pPr>
      <w:r w:rsidRPr="00090F2C">
        <w:rPr>
          <w:rStyle w:val="CodeBold"/>
        </w:rPr>
        <w:t xml:space="preserve">    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090F2C">
        <w:rPr>
          <w:rStyle w:val="CodeBold"/>
        </w:rPr>
        <w:t xml:space="preserve">    // Set images to flip y axis to match the texture coordinate space.</w:t>
      </w:r>
    </w:p>
    <w:p w14:paraId="1762EB19" w14:textId="77777777" w:rsidR="0043026E" w:rsidRPr="00090F2C" w:rsidRDefault="0043026E" w:rsidP="0043026E">
      <w:pPr>
        <w:pStyle w:val="Code"/>
        <w:rPr>
          <w:rStyle w:val="CodeBold"/>
        </w:rPr>
      </w:pPr>
      <w:r w:rsidRPr="00090F2C">
        <w:rPr>
          <w:rStyle w:val="CodeBold"/>
        </w:rPr>
        <w:t xml:space="preserve">    mGL.pixelStorei(mGL.UNPACK_FLIP_Y_WEBGL, true);</w:t>
      </w:r>
    </w:p>
    <w:p w14:paraId="65DB23B0" w14:textId="4AF837BB" w:rsidR="0043026E" w:rsidRDefault="0043026E" w:rsidP="00862818">
      <w:pPr>
        <w:pStyle w:val="Code"/>
      </w:pPr>
      <w:r>
        <w:t>}</w:t>
      </w:r>
    </w:p>
    <w:p w14:paraId="16E3000F" w14:textId="2F7ECF76" w:rsidR="00862818" w:rsidRDefault="00862818" w:rsidP="00090F2C">
      <w:pPr>
        <w:pStyle w:val="BodyTextFirst"/>
      </w:pPr>
      <w:r>
        <w:t xml:space="preserve">The parameter passed to </w:t>
      </w:r>
      <w:proofErr w:type="spellStart"/>
      <w:r w:rsidR="0043026E">
        <w:t>m</w:t>
      </w:r>
      <w:r w:rsidR="0043026E">
        <w:rPr>
          <w:rStyle w:val="CodeInline"/>
        </w:rPr>
        <w:t>C</w:t>
      </w:r>
      <w:r w:rsidRPr="003D4162">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w:t>
      </w:r>
      <w:r>
        <w:t>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2EE9A322" w:rsidR="00862818" w:rsidRDefault="00862818" w:rsidP="00862818">
      <w:pPr>
        <w:pStyle w:val="Heading4"/>
      </w:pPr>
      <w:r>
        <w:t xml:space="preserve">Create the </w:t>
      </w:r>
      <w:r>
        <w:t xml:space="preserve">Texture </w:t>
      </w:r>
      <w:r w:rsidR="00325957">
        <w:t>Resource</w:t>
      </w:r>
      <w:r w:rsidR="00FF76CA">
        <w:t xml:space="preserve"> Module</w:t>
      </w:r>
    </w:p>
    <w:p w14:paraId="38F8A66C" w14:textId="53CB8BA1" w:rsidR="00862818" w:rsidRDefault="00862818" w:rsidP="00862818">
      <w:pPr>
        <w:pStyle w:val="BodyTextFirst"/>
      </w:pPr>
      <w:r>
        <w:t xml:space="preserve">Like audio and text files, a new engine component must be defined to support the corresponding operations,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6D40CB">
      <w:pPr>
        <w:pStyle w:val="NumList"/>
        <w:numPr>
          <w:ilvl w:val="0"/>
          <w:numId w:val="27"/>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your configuration of </w:t>
      </w:r>
      <w:r>
        <w:t>WebGL. All examples in this book work</w:t>
      </w:r>
      <w:r w:rsidRPr="00B05C0E">
        <w:t xml:space="preserve"> </w:t>
      </w:r>
      <w:r>
        <w:t>only with textures with resolutions that are powers of 2.</w:t>
      </w:r>
    </w:p>
    <w:p w14:paraId="2B90FC59" w14:textId="76246030" w:rsidR="00862818" w:rsidRDefault="00814CFE" w:rsidP="006D40CB">
      <w:pPr>
        <w:pStyle w:val="NumList"/>
        <w:numPr>
          <w:ilvl w:val="0"/>
          <w:numId w:val="14"/>
        </w:numPr>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4042A13D" w:rsidR="00325957" w:rsidRDefault="00862818" w:rsidP="00090F2C">
      <w:pPr>
        <w:pStyle w:val="NumList"/>
        <w:numPr>
          <w:ilvl w:val="0"/>
          <w:numId w:val="14"/>
        </w:numPr>
      </w:pPr>
      <w:r w:rsidRPr="00D72B8E">
        <w:lastRenderedPageBreak/>
        <w:t xml:space="preserve">Define </w:t>
      </w:r>
      <w:r>
        <w:t>a</w:t>
      </w:r>
      <w:r w:rsidRPr="00D72B8E">
        <w:t xml:space="preserve"> </w:t>
      </w:r>
      <w:r w:rsidRPr="006D40CB">
        <w:t>function</w:t>
      </w:r>
      <w:r w:rsidRPr="00D72B8E">
        <w:t xml:space="preserve"> to load an image asynchronously</w:t>
      </w:r>
      <w:r w:rsidR="008637E2">
        <w:t xml:space="preserve"> </w:t>
      </w:r>
      <w:r w:rsidR="008637E2">
        <w:t xml:space="preserve">as a promise and </w:t>
      </w:r>
      <w:r w:rsidR="00B44F18">
        <w:t xml:space="preserve">push </w:t>
      </w:r>
      <w:r w:rsidR="008637E2">
        <w:t>the promise</w:t>
      </w:r>
      <w:r w:rsidR="00B44F18">
        <w:t xml:space="preserve"> </w:t>
      </w:r>
      <w:r w:rsidR="00B44F18">
        <w:t xml:space="preserve">to be part of the pending promises in the </w:t>
      </w:r>
      <w:r w:rsidR="00B44F18" w:rsidRPr="00090F2C">
        <w:rPr>
          <w:rStyle w:val="CodeInline"/>
        </w:rPr>
        <w:t>map</w:t>
      </w:r>
      <w:r w:rsidR="008637E2">
        <w:t>.</w:t>
      </w:r>
      <w:r w:rsidR="00B44F18">
        <w:t xml:space="preserve"> </w:t>
      </w:r>
      <w:r w:rsidR="00B44F18" w:rsidRPr="00B44F18">
        <w:t xml:space="preserve">Note </w:t>
      </w:r>
      <w:r w:rsidR="00B44F18">
        <w:t xml:space="preserve">that </w:t>
      </w:r>
      <w:r w:rsidR="00B44F18">
        <w:t xml:space="preserve">distinct from </w:t>
      </w:r>
      <w:r w:rsidR="00B44F18" w:rsidRPr="00B44F18">
        <w:t xml:space="preserve">the </w:t>
      </w:r>
      <w:r w:rsidR="00B44F18">
        <w:t>text and audio</w:t>
      </w:r>
      <w:r w:rsidR="00B44F18">
        <w:t xml:space="preserve"> resources</w:t>
      </w:r>
      <w:r w:rsidR="00B44F18">
        <w:t>,</w:t>
      </w:r>
      <w:r w:rsidR="00B44F18">
        <w:t xml:space="preserve"> JavaScript </w:t>
      </w:r>
      <w:r w:rsidR="00B44F18" w:rsidRPr="00090F2C">
        <w:rPr>
          <w:rStyle w:val="CodeInline"/>
        </w:rPr>
        <w:t>Im</w:t>
      </w:r>
      <w:r w:rsidR="00B44F18">
        <w:rPr>
          <w:rStyle w:val="CodeInline"/>
        </w:rPr>
        <w:t>a</w:t>
      </w:r>
      <w:r w:rsidR="00B44F18" w:rsidRPr="00090F2C">
        <w:rPr>
          <w:rStyle w:val="CodeInline"/>
        </w:rPr>
        <w:t>ge</w:t>
      </w:r>
      <w:r w:rsidR="00B44F18">
        <w:t xml:space="preserve"> API </w:t>
      </w:r>
      <w:r w:rsidR="00B44F18">
        <w:t xml:space="preserve">supports straightforward image file loading and the </w:t>
      </w:r>
      <w:proofErr w:type="spellStart"/>
      <w:proofErr w:type="gramStart"/>
      <w:r w:rsidR="00B44F18" w:rsidRPr="00090F2C">
        <w:rPr>
          <w:rStyle w:val="CodeInline"/>
        </w:rPr>
        <w:t>map.loadDecidePa</w:t>
      </w:r>
      <w:r w:rsidR="00B44F18" w:rsidRPr="00090F2C">
        <w:rPr>
          <w:rStyle w:val="CodeInline"/>
        </w:rPr>
        <w:t>rse</w:t>
      </w:r>
      <w:proofErr w:type="spellEnd"/>
      <w:proofErr w:type="gramEnd"/>
      <w:r w:rsidR="00B44F18" w:rsidRPr="00090F2C">
        <w:rPr>
          <w:rStyle w:val="CodeInline"/>
        </w:rPr>
        <w:t>()</w:t>
      </w:r>
      <w:r w:rsidR="00B44F18" w:rsidRPr="00090F2C">
        <w:t xml:space="preserve"> is not </w:t>
      </w:r>
      <w:r w:rsidR="00B44F18">
        <w:t>required in this case.</w:t>
      </w:r>
      <w:r w:rsidR="00B44F18">
        <w:t xml:space="preserve"> Once an </w:t>
      </w:r>
      <w:r w:rsidR="00B44F18">
        <w:t xml:space="preserve">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090F2C">
      <w:pPr>
        <w:pStyle w:val="NumList"/>
        <w:numPr>
          <w:ilvl w:val="0"/>
          <w:numId w:val="14"/>
        </w:numPr>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05E2A39D" w14:textId="77777777" w:rsidR="00AF7110" w:rsidRDefault="00AF7110" w:rsidP="00AF7110">
      <w:pPr>
        <w:pStyle w:val="Code"/>
      </w:pPr>
      <w:r>
        <w:t xml:space="preserve">    let gl = glSys.get();</w:t>
      </w:r>
    </w:p>
    <w:p w14:paraId="62AB66F2" w14:textId="77777777" w:rsidR="00AF7110" w:rsidRDefault="00AF7110" w:rsidP="00AF7110">
      <w:pPr>
        <w:pStyle w:val="Code"/>
      </w:pPr>
      <w:r>
        <w:t xml:space="preserve">    let texInfo = get(textureName);</w:t>
      </w:r>
    </w:p>
    <w:p w14:paraId="6499327F" w14:textId="77777777" w:rsidR="00AF7110" w:rsidRDefault="00AF7110" w:rsidP="00AF7110">
      <w:pPr>
        <w:pStyle w:val="Code"/>
      </w:pPr>
      <w:r>
        <w:t xml:space="preserve">    gl.deleteTexture(texInfo.mGLTexID);</w:t>
      </w:r>
    </w:p>
    <w:p w14:paraId="64331125" w14:textId="77777777" w:rsidR="00AF7110" w:rsidRDefault="00AF7110" w:rsidP="00AF7110">
      <w:pPr>
        <w:pStyle w:val="Code"/>
      </w:pPr>
      <w:r>
        <w:t xml:space="preserve">    map.unload(textureName);</w:t>
      </w:r>
    </w:p>
    <w:p w14:paraId="331C711C" w14:textId="4F968CC0" w:rsidR="00AF7110" w:rsidRDefault="00AF7110" w:rsidP="00AF7110">
      <w:pPr>
        <w:pStyle w:val="Code"/>
      </w:pPr>
      <w:r>
        <w:t>}</w:t>
      </w:r>
    </w:p>
    <w:p w14:paraId="32DB28DD" w14:textId="6DC78057" w:rsidR="00AF7110" w:rsidRDefault="00862818" w:rsidP="00090F2C">
      <w:pPr>
        <w:pStyle w:val="NumList"/>
        <w:numPr>
          <w:ilvl w:val="0"/>
          <w:numId w:val="14"/>
        </w:numPr>
      </w:pPr>
      <w:r>
        <w:lastRenderedPageBreak/>
        <w:t>Now define a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w:t>
      </w:r>
      <w:r>
        <w:t xml:space="preserve"> that facilitates high-quality rendering. Please consult a computer graphics reference book </w:t>
      </w:r>
      <w:r>
        <w:lastRenderedPageBreak/>
        <w:t>to learn more about mipmap representation and the associated texture mapping algorithms.</w:t>
      </w:r>
    </w:p>
    <w:p w14:paraId="30EBA4A2" w14:textId="451AB002" w:rsidR="005B46EA" w:rsidRDefault="00862818" w:rsidP="00090F2C">
      <w:pPr>
        <w:pStyle w:val="NumList"/>
        <w:numPr>
          <w:ilvl w:val="0"/>
          <w:numId w:val="14"/>
        </w:numPr>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62818">
      <w:pPr>
        <w:pStyle w:val="NumSubList"/>
        <w:numPr>
          <w:ilvl w:val="0"/>
          <w:numId w:val="26"/>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62818">
      <w:pPr>
        <w:pStyle w:val="NumSubList"/>
        <w:numPr>
          <w:ilvl w:val="0"/>
          <w:numId w:val="26"/>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62818">
      <w:pPr>
        <w:pStyle w:val="NumSubList"/>
        <w:numPr>
          <w:ilvl w:val="0"/>
          <w:numId w:val="26"/>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w:t>
      </w:r>
      <w:r w:rsidR="006663CB">
        <w:t xml:space="preserve">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w:t>
      </w:r>
      <w:r w:rsidR="00941D17">
        <w:t xml:space="preserve">xample, a square that occupies a 64x64 pixel space should </w:t>
      </w:r>
      <w:r w:rsidR="00941D17">
        <w:t>ideally use a 64x64 pixel texture.</w:t>
      </w:r>
    </w:p>
    <w:p w14:paraId="4B82C0A5" w14:textId="6AC86D06" w:rsidR="00941D17" w:rsidRDefault="00862818" w:rsidP="00090F2C">
      <w:pPr>
        <w:pStyle w:val="NumList"/>
        <w:numPr>
          <w:ilvl w:val="0"/>
          <w:numId w:val="14"/>
        </w:numPr>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6D40CB">
      <w:pPr>
        <w:pStyle w:val="NumList"/>
        <w:numPr>
          <w:ilvl w:val="0"/>
          <w:numId w:val="14"/>
        </w:numPr>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w:t>
      </w:r>
      <w:r>
        <w:t xml:space="preserve">following </w:t>
      </w:r>
      <w:r>
        <w:t xml:space="preserve">import and export </w:t>
      </w:r>
      <w:r>
        <w:t xml:space="preserve">statements to grant </w:t>
      </w:r>
      <w:r w:rsidR="0090385C">
        <w:t xml:space="preserve">the </w:t>
      </w:r>
      <w:r>
        <w:t xml:space="preserve">client access to </w:t>
      </w:r>
      <w:proofErr w:type="spellStart"/>
      <w:r w:rsidRPr="00090F2C">
        <w:rPr>
          <w:rStyle w:val="CodeInline"/>
        </w:rPr>
        <w:t>TextureRenderable</w:t>
      </w:r>
      <w:proofErr w:type="spellEnd"/>
      <w:r>
        <w:t>.</w:t>
      </w:r>
    </w:p>
    <w:p w14:paraId="3F208542" w14:textId="77777777" w:rsidR="00DE288D" w:rsidRPr="00154F11" w:rsidRDefault="00DE288D">
      <w:pPr>
        <w:pStyle w:val="Code"/>
      </w:pPr>
      <w:r w:rsidRPr="00154F11">
        <w:t>// … identical to previous code</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362ED9F4" w:rsidR="00DE288D" w:rsidRPr="00154F11" w:rsidRDefault="00DE288D">
      <w:pPr>
        <w:pStyle w:val="Code"/>
      </w:pPr>
      <w:r w:rsidRPr="00154F11">
        <w:t>// … identical to previous code</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lastRenderedPageBreak/>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lastRenderedPageBreak/>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6D40CB">
      <w:pPr>
        <w:pStyle w:val="NumList"/>
        <w:numPr>
          <w:ilvl w:val="0"/>
          <w:numId w:val="29"/>
        </w:numPr>
      </w:pPr>
      <w:r>
        <w:t>Edi</w:t>
      </w:r>
      <w:r>
        <w:t xml:space="preserve">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lastRenderedPageBreak/>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5354AEC2" w:rsidR="005F60B1" w:rsidRPr="005417A3" w:rsidRDefault="005F60B1" w:rsidP="005F60B1">
      <w:pPr>
        <w:pStyle w:val="Code"/>
      </w:pPr>
      <w:r>
        <w:t>…</w:t>
      </w:r>
    </w:p>
    <w:p w14:paraId="5B581CAD" w14:textId="2EE39760" w:rsidR="006D40CB" w:rsidRDefault="006D40CB" w:rsidP="006D40CB">
      <w:pPr>
        <w:pStyle w:val="NumList"/>
        <w:numPr>
          <w:ilvl w:val="0"/>
          <w:numId w:val="14"/>
        </w:numPr>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6D40CB">
      <w:pPr>
        <w:pStyle w:val="NumList"/>
        <w:numPr>
          <w:ilvl w:val="0"/>
          <w:numId w:val="14"/>
        </w:numPr>
      </w:pPr>
      <w:r>
        <w:t xml:space="preserve">Likewise, </w:t>
      </w:r>
      <w:r w:rsidRPr="006D40CB">
        <w:t>add</w:t>
      </w:r>
      <w:r>
        <w:t xml:space="preserve"> code to clean up </w:t>
      </w:r>
      <w:r>
        <w:t xml:space="preserve">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6D40CB">
      <w:pPr>
        <w:pStyle w:val="NumList"/>
        <w:numPr>
          <w:ilvl w:val="0"/>
          <w:numId w:val="14"/>
        </w:numPr>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6D40CB">
      <w:pPr>
        <w:pStyle w:val="NumList"/>
        <w:numPr>
          <w:ilvl w:val="0"/>
          <w:numId w:val="14"/>
        </w:numPr>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lastRenderedPageBreak/>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6D40CB">
      <w:pPr>
        <w:pStyle w:val="NumList"/>
        <w:numPr>
          <w:ilvl w:val="0"/>
          <w:numId w:val="14"/>
        </w:numPr>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77777777" w:rsidR="006D40CB" w:rsidRPr="003B121F" w:rsidRDefault="006D40CB" w:rsidP="006D40CB">
      <w:pPr>
        <w:pStyle w:val="Code"/>
      </w:pPr>
      <w:r w:rsidRPr="005417A3">
        <w:t xml:space="preserve">    </w:t>
      </w:r>
      <w:r w:rsidRPr="003B121F">
        <w:t>// … Identical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7802EB27" w:rsidR="005F60B1" w:rsidRPr="005F60B1" w:rsidRDefault="005F60B1" w:rsidP="005F60B1">
      <w:pPr>
        <w:pStyle w:val="Code"/>
        <w:rPr>
          <w:rStyle w:val="CodeBold"/>
        </w:rPr>
      </w:pPr>
      <w:r>
        <w:rPr>
          <w:rStyle w:val="CodeBold"/>
        </w:rPr>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5F60B1">
        <w:rPr>
          <w:rStyle w:val="CodeBold"/>
        </w:rPr>
        <w:t xml:space="preserve">    let c = this.mSqSet[1].getColor();</w:t>
      </w:r>
    </w:p>
    <w:p w14:paraId="7D440AF0" w14:textId="6F71101A" w:rsidR="005F60B1" w:rsidRPr="005F60B1" w:rsidRDefault="005F60B1" w:rsidP="005F60B1">
      <w:pPr>
        <w:pStyle w:val="Code"/>
        <w:rPr>
          <w:rStyle w:val="CodeBold"/>
        </w:rPr>
      </w:pPr>
      <w:r w:rsidRPr="005F60B1">
        <w:rPr>
          <w:rStyle w:val="CodeBold"/>
        </w:rPr>
        <w:t xml:space="preserve">    let ca = c[3] + deltaX;</w:t>
      </w:r>
    </w:p>
    <w:p w14:paraId="36648A2E" w14:textId="5F83B7E5" w:rsidR="005F60B1" w:rsidRPr="005F60B1" w:rsidRDefault="005F60B1" w:rsidP="005F60B1">
      <w:pPr>
        <w:pStyle w:val="Code"/>
        <w:rPr>
          <w:rStyle w:val="CodeBold"/>
        </w:rPr>
      </w:pPr>
      <w:r w:rsidRPr="005F60B1">
        <w:rPr>
          <w:rStyle w:val="CodeBold"/>
        </w:rPr>
        <w:t xml:space="preserve">    if (ca &gt; 1) {</w:t>
      </w:r>
    </w:p>
    <w:p w14:paraId="4A15DD41" w14:textId="5B32AF2C" w:rsidR="005F60B1" w:rsidRPr="005F60B1" w:rsidRDefault="005F60B1" w:rsidP="005F60B1">
      <w:pPr>
        <w:pStyle w:val="Code"/>
        <w:rPr>
          <w:rStyle w:val="CodeBold"/>
        </w:rPr>
      </w:pPr>
      <w:r w:rsidRPr="005F60B1">
        <w:rPr>
          <w:rStyle w:val="CodeBold"/>
        </w:rPr>
        <w:t xml:space="preserve">        ca = 0;</w:t>
      </w:r>
    </w:p>
    <w:p w14:paraId="43D5D896" w14:textId="427702CD" w:rsidR="005F60B1" w:rsidRPr="005F60B1" w:rsidRDefault="005F60B1" w:rsidP="005F60B1">
      <w:pPr>
        <w:pStyle w:val="Code"/>
        <w:rPr>
          <w:rStyle w:val="CodeBold"/>
        </w:rPr>
      </w:pPr>
      <w:r w:rsidRPr="005F60B1">
        <w:rPr>
          <w:rStyle w:val="CodeBold"/>
        </w:rPr>
        <w:t xml:space="preserve">    }</w:t>
      </w:r>
    </w:p>
    <w:p w14:paraId="7DE2C163" w14:textId="6AB347D0" w:rsidR="005F60B1" w:rsidRPr="005F60B1" w:rsidRDefault="005F60B1" w:rsidP="005F60B1">
      <w:pPr>
        <w:pStyle w:val="Code"/>
        <w:rPr>
          <w:rStyle w:val="CodeBold"/>
        </w:rPr>
      </w:pPr>
      <w:r w:rsidRPr="005F60B1">
        <w:rPr>
          <w:rStyle w:val="CodeBold"/>
        </w:rPr>
        <w:t xml:space="preserve">    c[3] = ca;</w:t>
      </w:r>
    </w:p>
    <w:p w14:paraId="43B59C2C" w14:textId="6D808D28" w:rsidR="005F60B1" w:rsidRDefault="005F60B1" w:rsidP="005F60B1">
      <w:pPr>
        <w:pStyle w:val="Code"/>
      </w:pPr>
      <w:r w:rsidRPr="005F60B1">
        <w:rPr>
          <w:rStyle w:val="CodeBold"/>
        </w:rPr>
        <w:t>}</w:t>
      </w:r>
    </w:p>
    <w:p w14:paraId="157FD3AD" w14:textId="77777777" w:rsidR="006D40CB" w:rsidRDefault="006D40CB" w:rsidP="006D40CB">
      <w:pPr>
        <w:pStyle w:val="NumSubList"/>
        <w:numPr>
          <w:ilvl w:val="0"/>
          <w:numId w:val="28"/>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5577F3BD" w:rsidR="006D40CB" w:rsidRDefault="006D40CB" w:rsidP="006D40CB">
      <w:pPr>
        <w:pStyle w:val="NumSubList"/>
        <w:numPr>
          <w:ilvl w:val="0"/>
          <w:numId w:val="28"/>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proofErr w:type="gramStart"/>
      <w:r w:rsidRPr="00140C92">
        <w:t>is</w:t>
      </w:r>
      <w:proofErr w:type="gramEnd"/>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6D40CB">
      <w:pPr>
        <w:pStyle w:val="NumSubList"/>
        <w:numPr>
          <w:ilvl w:val="0"/>
          <w:numId w:val="28"/>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6D40CB">
      <w:pPr>
        <w:pStyle w:val="NumList"/>
        <w:numPr>
          <w:ilvl w:val="0"/>
          <w:numId w:val="30"/>
        </w:numPr>
      </w:pPr>
      <w:r>
        <w:lastRenderedPageBreak/>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6D40CB">
      <w:pPr>
        <w:pStyle w:val="NumList"/>
        <w:numPr>
          <w:ilvl w:val="0"/>
          <w:numId w:val="14"/>
        </w:numPr>
      </w:pPr>
      <w:r>
        <w:t xml:space="preserve">Load </w:t>
      </w:r>
      <w:r w:rsidRPr="006D40CB">
        <w:t>the</w:t>
      </w:r>
      <w:r>
        <w:t xml:space="preserve"> textures in </w:t>
      </w:r>
      <w:r w:rsidR="00FB0CF9">
        <w:t xml:space="preserve">the </w:t>
      </w:r>
      <w:proofErr w:type="gramStart"/>
      <w:r>
        <w:rPr>
          <w:rStyle w:val="CodeInline"/>
        </w:rPr>
        <w:t>load(</w:t>
      </w:r>
      <w:proofErr w:type="gramEnd"/>
      <w:r>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6D40CB">
      <w:pPr>
        <w:pStyle w:val="NumList"/>
        <w:numPr>
          <w:ilvl w:val="0"/>
          <w:numId w:val="14"/>
        </w:numPr>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6D40CB">
      <w:pPr>
        <w:pStyle w:val="NumList"/>
        <w:numPr>
          <w:ilvl w:val="0"/>
          <w:numId w:val="14"/>
        </w:numPr>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w:t>
      </w:r>
      <w:r w:rsidR="002075DA">
        <w:t xml:space="preserve">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6D40CB">
      <w:pPr>
        <w:pStyle w:val="NumList"/>
        <w:numPr>
          <w:ilvl w:val="0"/>
          <w:numId w:val="14"/>
        </w:numPr>
      </w:pPr>
      <w:r w:rsidRPr="006D40CB">
        <w:lastRenderedPageBreak/>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9776A">
        <w:rPr>
          <w:rStyle w:val="CodeBold"/>
        </w:rPr>
        <w:t xml:space="preserve">    this.mPortal = new engine.TextureRenderable(this.kPortal);</w:t>
      </w:r>
    </w:p>
    <w:p w14:paraId="0AFB7452" w14:textId="52756090" w:rsidR="002075DA" w:rsidRPr="0019776A" w:rsidRDefault="002075DA" w:rsidP="002075DA">
      <w:pPr>
        <w:pStyle w:val="Code"/>
        <w:rPr>
          <w:rStyle w:val="CodeBold"/>
        </w:rPr>
      </w:pPr>
      <w:r w:rsidRPr="0019776A">
        <w:rPr>
          <w:rStyle w:val="CodeBold"/>
        </w:rPr>
        <w:t xml:space="preserve">    this.mPortal.setColor([1, 0, 0, 0.2]);  // tints red</w:t>
      </w:r>
    </w:p>
    <w:p w14:paraId="6BAA3472" w14:textId="7C0644EF" w:rsidR="002075DA" w:rsidRPr="0019776A" w:rsidRDefault="002075DA" w:rsidP="002075DA">
      <w:pPr>
        <w:pStyle w:val="Code"/>
        <w:rPr>
          <w:rStyle w:val="CodeBold"/>
        </w:rPr>
      </w:pPr>
      <w:r w:rsidRPr="0019776A">
        <w:rPr>
          <w:rStyle w:val="CodeBold"/>
        </w:rPr>
        <w:t xml:space="preserve">    this.mPortal.getXform().setPosition(25, 60);</w:t>
      </w:r>
    </w:p>
    <w:p w14:paraId="7BAADE44" w14:textId="178F6FC0" w:rsidR="002075DA" w:rsidRPr="0019776A" w:rsidRDefault="002075DA" w:rsidP="002075DA">
      <w:pPr>
        <w:pStyle w:val="Code"/>
        <w:rPr>
          <w:rStyle w:val="CodeBold"/>
        </w:rPr>
      </w:pPr>
      <w:r w:rsidRPr="0019776A">
        <w:rPr>
          <w:rStyle w:val="CodeBold"/>
        </w:rPr>
        <w:t xml:space="preserve">    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9776A">
        <w:rPr>
          <w:rStyle w:val="CodeBold"/>
        </w:rPr>
        <w:t xml:space="preserve">    this.mCollector = new engine.TextureRenderable(this.kCollector);</w:t>
      </w:r>
    </w:p>
    <w:p w14:paraId="2182E555" w14:textId="57D8914B" w:rsidR="002075DA" w:rsidRPr="0019776A" w:rsidRDefault="002075DA" w:rsidP="002075DA">
      <w:pPr>
        <w:pStyle w:val="Code"/>
        <w:rPr>
          <w:rStyle w:val="CodeBold"/>
        </w:rPr>
      </w:pPr>
      <w:r w:rsidRPr="0019776A">
        <w:rPr>
          <w:rStyle w:val="CodeBold"/>
        </w:rPr>
        <w:t xml:space="preserve">    this.mCollector.setColor([0, 0, 0, 0]);  // No tinting</w:t>
      </w:r>
    </w:p>
    <w:p w14:paraId="35A4A34E" w14:textId="1048DD91" w:rsidR="002075DA" w:rsidRPr="0019776A" w:rsidRDefault="002075DA" w:rsidP="002075DA">
      <w:pPr>
        <w:pStyle w:val="Code"/>
        <w:rPr>
          <w:rStyle w:val="CodeBold"/>
        </w:rPr>
      </w:pPr>
      <w:r w:rsidRPr="0019776A">
        <w:rPr>
          <w:rStyle w:val="CodeBold"/>
        </w:rPr>
        <w:t xml:space="preserve">    this.mCollector.getXform().setPosition(15, 60);</w:t>
      </w:r>
    </w:p>
    <w:p w14:paraId="0819AE5F" w14:textId="5668B235" w:rsidR="002075DA" w:rsidRPr="0019776A" w:rsidRDefault="002075DA" w:rsidP="002075DA">
      <w:pPr>
        <w:pStyle w:val="Code"/>
        <w:rPr>
          <w:rStyle w:val="CodeBold"/>
        </w:rPr>
      </w:pPr>
      <w:r w:rsidRPr="0019776A">
        <w:rPr>
          <w:rStyle w:val="CodeBold"/>
        </w:rPr>
        <w:t xml:space="preserve">    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6D40CB">
      <w:pPr>
        <w:pStyle w:val="NumList"/>
        <w:numPr>
          <w:ilvl w:val="0"/>
          <w:numId w:val="14"/>
        </w:numPr>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lastRenderedPageBreak/>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w:t>
      </w:r>
      <w:r>
        <w:lastRenderedPageBreak/>
        <w:t>during rendering. Finally, when a texture is no longer needed by the game engine,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w:t>
      </w:r>
      <w:r w:rsidR="00E04857">
        <w:t xml:space="preserve">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w:t>
      </w:r>
      <w:r>
        <w:lastRenderedPageBreak/>
        <w:t xml:space="preserve">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w:t>
      </w:r>
      <w:r w:rsidRPr="006A27C6">
        <w:lastRenderedPageBreak/>
        <w:t xml:space="preserve">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lastRenderedPageBreak/>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77777777" w:rsidR="00664728" w:rsidRDefault="00664728" w:rsidP="00664728">
      <w:pPr>
        <w:pStyle w:val="Figure"/>
      </w:pPr>
      <w:r>
        <w:t xml:space="preserve"> </w:t>
      </w:r>
      <w:commentRangeStart w:id="9"/>
      <w:commentRangeEnd w:id="9"/>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3505090" cy="2140377"/>
                    </a:xfrm>
                    <a:prstGeom prst="rect">
                      <a:avLst/>
                    </a:prstGeom>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w:t>
      </w:r>
      <w:bookmarkStart w:id="10" w:name="_GoBack"/>
      <w:bookmarkEnd w:id="10"/>
      <w:r w:rsidRPr="001B387E">
        <w:rPr>
          <w:rStyle w:val="CodeInline"/>
        </w:rPr>
        <w:t>der</w:t>
      </w:r>
      <w:r>
        <w:t xml:space="preserve"> </w:t>
      </w:r>
    </w:p>
    <w:p w14:paraId="171F0008" w14:textId="77777777" w:rsidR="00664728" w:rsidRPr="006A27C6" w:rsidRDefault="00664728" w:rsidP="00664728">
      <w:pPr>
        <w:pStyle w:val="Heading3"/>
        <w:rPr>
          <w:ins w:id="11" w:author="Matthew T. Munson" w:date="2021-04-25T16:42:00Z"/>
        </w:rPr>
      </w:pPr>
      <w:ins w:id="12" w:author="Matthew T. Munson" w:date="2021-04-25T16:42:00Z">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ins>
    </w:p>
    <w:p w14:paraId="1B50FC6A" w14:textId="77777777" w:rsidR="00664728" w:rsidRDefault="00664728" w:rsidP="00664728">
      <w:pPr>
        <w:pStyle w:val="BodyTextFirst"/>
        <w:rPr>
          <w:ins w:id="13" w:author="Matthew T. Munson" w:date="2021-04-25T16:42:00Z"/>
        </w:rPr>
      </w:pPr>
      <w:ins w:id="14" w:author="Matthew T. Munson" w:date="2021-04-25T16:42:00Z">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ins>
    </w:p>
    <w:p w14:paraId="0CF02941" w14:textId="77777777" w:rsidR="00664728" w:rsidRPr="006A27C6" w:rsidRDefault="00664728" w:rsidP="00664728">
      <w:pPr>
        <w:pStyle w:val="NumList"/>
        <w:numPr>
          <w:ilvl w:val="0"/>
          <w:numId w:val="11"/>
        </w:numPr>
        <w:rPr>
          <w:ins w:id="15" w:author="Matthew T. Munson" w:date="2021-04-25T16:42:00Z"/>
        </w:rPr>
      </w:pPr>
      <w:ins w:id="16" w:author="Matthew T. Munson" w:date="2021-04-25T16:42:00Z">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ins>
    </w:p>
    <w:p w14:paraId="746B65AC" w14:textId="77777777" w:rsidR="00664728" w:rsidRPr="006A27C6" w:rsidRDefault="00664728" w:rsidP="00664728">
      <w:pPr>
        <w:pStyle w:val="NumList"/>
        <w:numPr>
          <w:ilvl w:val="0"/>
          <w:numId w:val="11"/>
        </w:numPr>
        <w:rPr>
          <w:ins w:id="17" w:author="Matthew T. Munson" w:date="2021-04-25T16:42:00Z"/>
        </w:rPr>
      </w:pPr>
      <w:ins w:id="18" w:author="Matthew T. Munson" w:date="2021-04-25T16:42:00Z">
        <w:r w:rsidRPr="006D40CB">
          <w:lastRenderedPageBreak/>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ins>
    </w:p>
    <w:p w14:paraId="57286720" w14:textId="77777777" w:rsidR="00664728" w:rsidRDefault="00664728" w:rsidP="00664728">
      <w:pPr>
        <w:pStyle w:val="Code"/>
        <w:rPr>
          <w:ins w:id="19" w:author="Matthew T. Munson" w:date="2021-04-25T16:42:00Z"/>
        </w:rPr>
      </w:pPr>
      <w:ins w:id="20" w:author="Matthew T. Munson" w:date="2021-04-25T16:42:00Z">
        <w:r>
          <w:t>class SpriteShader extends TextureShader {</w:t>
        </w:r>
      </w:ins>
    </w:p>
    <w:p w14:paraId="44092957" w14:textId="77777777" w:rsidR="00664728" w:rsidRDefault="00664728" w:rsidP="00664728">
      <w:pPr>
        <w:pStyle w:val="Code"/>
        <w:rPr>
          <w:ins w:id="21" w:author="Matthew T. Munson" w:date="2021-04-25T16:42:00Z"/>
        </w:rPr>
      </w:pPr>
      <w:ins w:id="22" w:author="Matthew T. Munson" w:date="2021-04-25T16:42:00Z">
        <w:r>
          <w:t xml:space="preserve">    constructor(vertexShaderPath, fragmentShaderPath) {</w:t>
        </w:r>
      </w:ins>
    </w:p>
    <w:p w14:paraId="2E83CBF8" w14:textId="77777777" w:rsidR="00664728" w:rsidRDefault="00664728" w:rsidP="00664728">
      <w:pPr>
        <w:pStyle w:val="Code"/>
        <w:rPr>
          <w:ins w:id="23" w:author="Matthew T. Munson" w:date="2021-04-25T16:42:00Z"/>
        </w:rPr>
      </w:pPr>
      <w:ins w:id="24" w:author="Matthew T. Munson" w:date="2021-04-25T16:42:00Z">
        <w:r>
          <w:t xml:space="preserve">        // Call super class constructor</w:t>
        </w:r>
      </w:ins>
    </w:p>
    <w:p w14:paraId="1134A903" w14:textId="77777777" w:rsidR="00664728" w:rsidRDefault="00664728" w:rsidP="00664728">
      <w:pPr>
        <w:pStyle w:val="Code"/>
        <w:rPr>
          <w:ins w:id="25" w:author="Matthew T. Munson" w:date="2021-04-25T16:42:00Z"/>
        </w:rPr>
      </w:pPr>
      <w:ins w:id="26" w:author="Matthew T. Munson" w:date="2021-04-25T16:42:00Z">
        <w:r>
          <w:t xml:space="preserve">        super(vertexShaderPath, fragmentShaderPath);  // call TextureShader constructor</w:t>
        </w:r>
      </w:ins>
    </w:p>
    <w:p w14:paraId="2C44893F" w14:textId="77777777" w:rsidR="00664728" w:rsidRDefault="00664728" w:rsidP="00664728">
      <w:pPr>
        <w:pStyle w:val="Code"/>
        <w:rPr>
          <w:ins w:id="27" w:author="Matthew T. Munson" w:date="2021-04-25T16:42:00Z"/>
        </w:rPr>
      </w:pPr>
    </w:p>
    <w:p w14:paraId="5C51EF5B" w14:textId="77777777" w:rsidR="00664728" w:rsidRDefault="00664728" w:rsidP="00664728">
      <w:pPr>
        <w:pStyle w:val="Code"/>
        <w:rPr>
          <w:ins w:id="28" w:author="Matthew T. Munson" w:date="2021-04-25T16:42:00Z"/>
        </w:rPr>
      </w:pPr>
      <w:ins w:id="29" w:author="Matthew T. Munson" w:date="2021-04-25T16:42:00Z">
        <w:r>
          <w:t xml:space="preserve">        this.mTexCoordBuffer = null; // reference to gl buffer containing the actual texture coordinate</w:t>
        </w:r>
      </w:ins>
    </w:p>
    <w:p w14:paraId="4E585C1C" w14:textId="77777777" w:rsidR="00664728" w:rsidRDefault="00664728" w:rsidP="00664728">
      <w:pPr>
        <w:pStyle w:val="Code"/>
        <w:rPr>
          <w:ins w:id="30" w:author="Matthew T. Munson" w:date="2021-04-25T16:42:00Z"/>
        </w:rPr>
      </w:pPr>
    </w:p>
    <w:p w14:paraId="2ED28726" w14:textId="77777777" w:rsidR="00664728" w:rsidRDefault="00664728" w:rsidP="00664728">
      <w:pPr>
        <w:pStyle w:val="Code"/>
        <w:rPr>
          <w:ins w:id="31" w:author="Matthew T. Munson" w:date="2021-04-25T16:42:00Z"/>
        </w:rPr>
      </w:pPr>
      <w:ins w:id="32" w:author="Matthew T. Munson" w:date="2021-04-25T16:42:00Z">
        <w:r>
          <w:t xml:space="preserve">        let initTexCoord = [</w:t>
        </w:r>
      </w:ins>
    </w:p>
    <w:p w14:paraId="5D9782A3" w14:textId="77777777" w:rsidR="00664728" w:rsidRDefault="00664728" w:rsidP="00664728">
      <w:pPr>
        <w:pStyle w:val="Code"/>
        <w:rPr>
          <w:ins w:id="33" w:author="Matthew T. Munson" w:date="2021-04-25T16:42:00Z"/>
        </w:rPr>
      </w:pPr>
      <w:ins w:id="34" w:author="Matthew T. Munson" w:date="2021-04-25T16:42:00Z">
        <w:r>
          <w:t xml:space="preserve">            1.0, 1.0,</w:t>
        </w:r>
      </w:ins>
    </w:p>
    <w:p w14:paraId="187B8C25" w14:textId="77777777" w:rsidR="00664728" w:rsidRDefault="00664728" w:rsidP="00664728">
      <w:pPr>
        <w:pStyle w:val="Code"/>
        <w:rPr>
          <w:ins w:id="35" w:author="Matthew T. Munson" w:date="2021-04-25T16:42:00Z"/>
        </w:rPr>
      </w:pPr>
      <w:ins w:id="36" w:author="Matthew T. Munson" w:date="2021-04-25T16:42:00Z">
        <w:r>
          <w:t xml:space="preserve">            0.0, 1.0,</w:t>
        </w:r>
      </w:ins>
    </w:p>
    <w:p w14:paraId="56BC349E" w14:textId="77777777" w:rsidR="00664728" w:rsidRDefault="00664728" w:rsidP="00664728">
      <w:pPr>
        <w:pStyle w:val="Code"/>
        <w:rPr>
          <w:ins w:id="37" w:author="Matthew T. Munson" w:date="2021-04-25T16:42:00Z"/>
        </w:rPr>
      </w:pPr>
      <w:ins w:id="38" w:author="Matthew T. Munson" w:date="2021-04-25T16:42:00Z">
        <w:r>
          <w:t xml:space="preserve">            1.0, 0.0,</w:t>
        </w:r>
      </w:ins>
    </w:p>
    <w:p w14:paraId="0D3B6EB0" w14:textId="77777777" w:rsidR="00664728" w:rsidRDefault="00664728" w:rsidP="00664728">
      <w:pPr>
        <w:pStyle w:val="Code"/>
        <w:rPr>
          <w:ins w:id="39" w:author="Matthew T. Munson" w:date="2021-04-25T16:42:00Z"/>
        </w:rPr>
      </w:pPr>
      <w:ins w:id="40" w:author="Matthew T. Munson" w:date="2021-04-25T16:42:00Z">
        <w:r>
          <w:t xml:space="preserve">            0.0, 0.0</w:t>
        </w:r>
      </w:ins>
    </w:p>
    <w:p w14:paraId="3C120EE2" w14:textId="77777777" w:rsidR="00664728" w:rsidRDefault="00664728" w:rsidP="00664728">
      <w:pPr>
        <w:pStyle w:val="Code"/>
        <w:rPr>
          <w:ins w:id="41" w:author="Matthew T. Munson" w:date="2021-04-25T16:42:00Z"/>
        </w:rPr>
      </w:pPr>
      <w:ins w:id="42" w:author="Matthew T. Munson" w:date="2021-04-25T16:42:00Z">
        <w:r>
          <w:t xml:space="preserve">        ];</w:t>
        </w:r>
      </w:ins>
    </w:p>
    <w:p w14:paraId="1BD1CFBE" w14:textId="77777777" w:rsidR="00664728" w:rsidRDefault="00664728" w:rsidP="00664728">
      <w:pPr>
        <w:pStyle w:val="Code"/>
        <w:rPr>
          <w:ins w:id="43" w:author="Matthew T. Munson" w:date="2021-04-25T16:42:00Z"/>
        </w:rPr>
      </w:pPr>
    </w:p>
    <w:p w14:paraId="5B1B651E" w14:textId="77777777" w:rsidR="00664728" w:rsidRDefault="00664728" w:rsidP="00664728">
      <w:pPr>
        <w:pStyle w:val="Code"/>
        <w:rPr>
          <w:ins w:id="44" w:author="Matthew T. Munson" w:date="2021-04-25T16:42:00Z"/>
        </w:rPr>
      </w:pPr>
      <w:ins w:id="45" w:author="Matthew T. Munson" w:date="2021-04-25T16:42:00Z">
        <w:r>
          <w:t xml:space="preserve">        let gl = glSys.get();</w:t>
        </w:r>
      </w:ins>
    </w:p>
    <w:p w14:paraId="45031979" w14:textId="77777777" w:rsidR="00664728" w:rsidRDefault="00664728" w:rsidP="00664728">
      <w:pPr>
        <w:pStyle w:val="Code"/>
        <w:rPr>
          <w:ins w:id="46" w:author="Matthew T. Munson" w:date="2021-04-25T16:42:00Z"/>
        </w:rPr>
      </w:pPr>
      <w:ins w:id="47" w:author="Matthew T. Munson" w:date="2021-04-25T16:42:00Z">
        <w:r>
          <w:t xml:space="preserve">        this.mTexCoordBuffer = gl.createBuffer();</w:t>
        </w:r>
      </w:ins>
    </w:p>
    <w:p w14:paraId="22F50E2D" w14:textId="77777777" w:rsidR="00664728" w:rsidRDefault="00664728" w:rsidP="00664728">
      <w:pPr>
        <w:pStyle w:val="Code"/>
        <w:rPr>
          <w:ins w:id="48" w:author="Matthew T. Munson" w:date="2021-04-25T16:42:00Z"/>
        </w:rPr>
      </w:pPr>
    </w:p>
    <w:p w14:paraId="2E2D984F" w14:textId="77777777" w:rsidR="00664728" w:rsidRDefault="00664728" w:rsidP="00664728">
      <w:pPr>
        <w:pStyle w:val="Code"/>
        <w:rPr>
          <w:ins w:id="49" w:author="Matthew T. Munson" w:date="2021-04-25T16:42:00Z"/>
        </w:rPr>
      </w:pPr>
      <w:ins w:id="50" w:author="Matthew T. Munson" w:date="2021-04-25T16:42:00Z">
        <w:r>
          <w:t xml:space="preserve">        gl.bindBuffer(gl.ARRAY_BUFFER, this.mTexCoordBuffer);</w:t>
        </w:r>
      </w:ins>
    </w:p>
    <w:p w14:paraId="2638DEE0" w14:textId="77777777" w:rsidR="00664728" w:rsidRDefault="00664728" w:rsidP="00664728">
      <w:pPr>
        <w:pStyle w:val="Code"/>
        <w:rPr>
          <w:ins w:id="51" w:author="Matthew T. Munson" w:date="2021-04-25T16:42:00Z"/>
        </w:rPr>
      </w:pPr>
      <w:ins w:id="52" w:author="Matthew T. Munson" w:date="2021-04-25T16:42:00Z">
        <w:r>
          <w:t xml:space="preserve">        gl.bufferData(gl.ARRAY_BUFFER, new Float32Array(initTexCoord), gl.DYNAMIC_DRAW);</w:t>
        </w:r>
      </w:ins>
    </w:p>
    <w:p w14:paraId="6ECAF87C" w14:textId="77777777" w:rsidR="00664728" w:rsidRDefault="00664728" w:rsidP="00664728">
      <w:pPr>
        <w:pStyle w:val="Code"/>
        <w:rPr>
          <w:ins w:id="53" w:author="Matthew T. Munson" w:date="2021-04-25T16:42:00Z"/>
        </w:rPr>
      </w:pPr>
      <w:ins w:id="54" w:author="Matthew T. Munson" w:date="2021-04-25T16:42:00Z">
        <w:r>
          <w:t xml:space="preserve">                // DYNAMIC_DRAW: says buffer content may change!</w:t>
        </w:r>
      </w:ins>
    </w:p>
    <w:p w14:paraId="7BABA754" w14:textId="77777777" w:rsidR="00664728" w:rsidRDefault="00664728" w:rsidP="00664728">
      <w:pPr>
        <w:pStyle w:val="Code"/>
        <w:rPr>
          <w:ins w:id="55" w:author="Matthew T. Munson" w:date="2021-04-25T16:42:00Z"/>
        </w:rPr>
      </w:pPr>
      <w:ins w:id="56" w:author="Matthew T. Munson" w:date="2021-04-25T16:42:00Z">
        <w:r>
          <w:t xml:space="preserve">    }</w:t>
        </w:r>
      </w:ins>
    </w:p>
    <w:p w14:paraId="033F2C25" w14:textId="77777777" w:rsidR="00664728" w:rsidRPr="006A27C6" w:rsidRDefault="00664728" w:rsidP="00664728">
      <w:pPr>
        <w:pStyle w:val="Code"/>
        <w:rPr>
          <w:ins w:id="57" w:author="Matthew T. Munson" w:date="2021-04-25T16:42:00Z"/>
        </w:rPr>
      </w:pPr>
      <w:ins w:id="58" w:author="Matthew T. Munson" w:date="2021-04-25T16:42:00Z">
        <w:r>
          <w:t>…</w:t>
        </w:r>
      </w:ins>
    </w:p>
    <w:p w14:paraId="298D26D7" w14:textId="77777777" w:rsidR="00664728" w:rsidRPr="006A27C6" w:rsidRDefault="00664728" w:rsidP="00664728">
      <w:pPr>
        <w:pStyle w:val="Code"/>
        <w:rPr>
          <w:ins w:id="59" w:author="Matthew T. Munson" w:date="2021-04-25T16:42:00Z"/>
        </w:rPr>
      </w:pPr>
    </w:p>
    <w:p w14:paraId="2717BDB5" w14:textId="77777777" w:rsidR="00664728" w:rsidRPr="006A27C6" w:rsidRDefault="00664728" w:rsidP="00664728">
      <w:pPr>
        <w:pStyle w:val="NumList"/>
        <w:numPr>
          <w:ilvl w:val="0"/>
          <w:numId w:val="0"/>
        </w:numPr>
        <w:ind w:left="936"/>
        <w:rPr>
          <w:ins w:id="60" w:author="Matthew T. Munson" w:date="2021-04-25T16:42:00Z"/>
        </w:rPr>
      </w:pPr>
      <w:proofErr w:type="spellStart"/>
      <w:ins w:id="61" w:author="Matthew T. Munson" w:date="2021-04-25T16:42:00Z">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commentRangeStart w:id="62"/>
        <w:commentRangeStart w:id="63"/>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w:t>
        </w:r>
        <w:commentRangeEnd w:id="62"/>
        <w:r>
          <w:rPr>
            <w:rStyle w:val="CommentReference"/>
            <w:rFonts w:asciiTheme="minorHAnsi" w:hAnsiTheme="minorHAnsi"/>
          </w:rPr>
          <w:commentReference w:id="62"/>
        </w:r>
        <w:commentRangeEnd w:id="63"/>
        <w:r>
          <w:rPr>
            <w:rStyle w:val="CommentReference"/>
            <w:rFonts w:asciiTheme="minorHAnsi" w:hAnsiTheme="minorHAnsi"/>
          </w:rPr>
          <w:commentReference w:id="63"/>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ins>
    </w:p>
    <w:p w14:paraId="54D58AB1" w14:textId="77777777" w:rsidR="00664728" w:rsidRPr="006A27C6" w:rsidRDefault="00664728" w:rsidP="00664728">
      <w:pPr>
        <w:pStyle w:val="NumList"/>
        <w:numPr>
          <w:ilvl w:val="0"/>
          <w:numId w:val="11"/>
        </w:numPr>
        <w:rPr>
          <w:ins w:id="64" w:author="Matthew T. Munson" w:date="2021-04-25T16:42:00Z"/>
        </w:rPr>
      </w:pPr>
      <w:ins w:id="65" w:author="Matthew T. Munson" w:date="2021-04-25T16:42:00Z">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ins>
    </w:p>
    <w:p w14:paraId="1F367C26" w14:textId="77777777" w:rsidR="00664728" w:rsidRDefault="00664728" w:rsidP="00664728">
      <w:pPr>
        <w:pStyle w:val="Code"/>
        <w:rPr>
          <w:ins w:id="66" w:author="Matthew T. Munson" w:date="2021-04-25T16:42:00Z"/>
        </w:rPr>
      </w:pPr>
      <w:ins w:id="67" w:author="Matthew T. Munson" w:date="2021-04-25T16:42:00Z">
        <w:r>
          <w:t>setTextureCoordinate(texCoord) {</w:t>
        </w:r>
      </w:ins>
    </w:p>
    <w:p w14:paraId="08457B1A" w14:textId="77777777" w:rsidR="00664728" w:rsidRDefault="00664728" w:rsidP="00664728">
      <w:pPr>
        <w:pStyle w:val="Code"/>
        <w:rPr>
          <w:ins w:id="68" w:author="Matthew T. Munson" w:date="2021-04-25T16:42:00Z"/>
        </w:rPr>
      </w:pPr>
      <w:ins w:id="69" w:author="Matthew T. Munson" w:date="2021-04-25T16:42:00Z">
        <w:r>
          <w:t xml:space="preserve">    let gl = glSys.get();</w:t>
        </w:r>
      </w:ins>
    </w:p>
    <w:p w14:paraId="6C9037E2" w14:textId="77777777" w:rsidR="00664728" w:rsidRDefault="00664728" w:rsidP="00664728">
      <w:pPr>
        <w:pStyle w:val="Code"/>
        <w:rPr>
          <w:ins w:id="70" w:author="Matthew T. Munson" w:date="2021-04-25T16:42:00Z"/>
        </w:rPr>
      </w:pPr>
      <w:ins w:id="71" w:author="Matthew T. Munson" w:date="2021-04-25T16:42:00Z">
        <w:r>
          <w:t xml:space="preserve">    gl.bindBuffer(gl.ARRAY_BUFFER, this.mTexCoordBuffer);</w:t>
        </w:r>
      </w:ins>
    </w:p>
    <w:p w14:paraId="73BCD614" w14:textId="77777777" w:rsidR="00664728" w:rsidRDefault="00664728" w:rsidP="00664728">
      <w:pPr>
        <w:pStyle w:val="Code"/>
        <w:rPr>
          <w:ins w:id="72" w:author="Matthew T. Munson" w:date="2021-04-25T16:42:00Z"/>
        </w:rPr>
      </w:pPr>
      <w:ins w:id="73" w:author="Matthew T. Munson" w:date="2021-04-25T16:42:00Z">
        <w:r>
          <w:lastRenderedPageBreak/>
          <w:t xml:space="preserve">    gl.bufferSubData(gl.ARRAY_BUFFER, 0, new Float32Array(texCoord));</w:t>
        </w:r>
      </w:ins>
    </w:p>
    <w:p w14:paraId="2E6DBC92" w14:textId="77777777" w:rsidR="00664728" w:rsidRPr="006A27C6" w:rsidRDefault="00664728" w:rsidP="00664728">
      <w:pPr>
        <w:pStyle w:val="Code"/>
        <w:rPr>
          <w:ins w:id="74" w:author="Matthew T. Munson" w:date="2021-04-25T16:42:00Z"/>
        </w:rPr>
      </w:pPr>
      <w:ins w:id="75" w:author="Matthew T. Munson" w:date="2021-04-25T16:42:00Z">
        <w:r>
          <w:t>}</w:t>
        </w:r>
      </w:ins>
    </w:p>
    <w:p w14:paraId="42E7F7E4" w14:textId="77777777" w:rsidR="00664728" w:rsidRPr="005471C1" w:rsidRDefault="00664728" w:rsidP="00664728">
      <w:pPr>
        <w:pStyle w:val="NumList"/>
        <w:numPr>
          <w:ilvl w:val="0"/>
          <w:numId w:val="0"/>
        </w:numPr>
        <w:ind w:left="936"/>
        <w:rPr>
          <w:ins w:id="76" w:author="Matthew T. Munson" w:date="2021-04-25T16:42:00Z"/>
        </w:rPr>
      </w:pPr>
      <w:ins w:id="77" w:author="Matthew T. Munson" w:date="2021-04-25T16:42:00Z">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ins>
    </w:p>
    <w:p w14:paraId="581DD146" w14:textId="77777777" w:rsidR="00664728" w:rsidRPr="006A27C6" w:rsidRDefault="00664728" w:rsidP="00664728">
      <w:pPr>
        <w:pStyle w:val="NumList"/>
        <w:numPr>
          <w:ilvl w:val="0"/>
          <w:numId w:val="11"/>
        </w:numPr>
        <w:rPr>
          <w:ins w:id="78" w:author="Matthew T. Munson" w:date="2021-04-25T16:42:00Z"/>
        </w:rPr>
      </w:pPr>
      <w:commentRangeStart w:id="79"/>
      <w:commentRangeStart w:id="80"/>
      <w:ins w:id="81" w:author="Matthew T. Munson" w:date="2021-04-25T16:42:00Z">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proofErr w:type="spellStart"/>
        <w:r w:rsidRPr="00CD6916">
          <w:rPr>
            <w:b/>
          </w:rPr>
          <w:t>TextureShader</w:t>
        </w:r>
        <w:proofErr w:type="spellEnd"/>
        <w:r>
          <w:t>)</w:t>
        </w:r>
      </w:ins>
    </w:p>
    <w:p w14:paraId="0AF25668" w14:textId="77777777" w:rsidR="00664728" w:rsidRPr="00D22C8F" w:rsidRDefault="00664728" w:rsidP="00664728">
      <w:pPr>
        <w:pStyle w:val="Code"/>
        <w:rPr>
          <w:ins w:id="82" w:author="Matthew T. Munson" w:date="2021-04-25T16:42:00Z"/>
        </w:rPr>
      </w:pPr>
      <w:ins w:id="83" w:author="Matthew T. Munson" w:date="2021-04-25T16:42:00Z">
        <w:r w:rsidRPr="00D22C8F">
          <w:t>_getTexCoordBuffer() {</w:t>
        </w:r>
      </w:ins>
    </w:p>
    <w:p w14:paraId="0DE97D72" w14:textId="77777777" w:rsidR="00664728" w:rsidRPr="00D22C8F" w:rsidRDefault="00664728" w:rsidP="00664728">
      <w:pPr>
        <w:pStyle w:val="Code"/>
        <w:rPr>
          <w:ins w:id="84" w:author="Matthew T. Munson" w:date="2021-04-25T16:42:00Z"/>
        </w:rPr>
      </w:pPr>
      <w:ins w:id="85" w:author="Matthew T. Munson" w:date="2021-04-25T16:42:00Z">
        <w:r w:rsidRPr="00D22C8F">
          <w:t xml:space="preserve">    return this.mTexCoordBuffer;</w:t>
        </w:r>
      </w:ins>
    </w:p>
    <w:p w14:paraId="517E3197" w14:textId="77777777" w:rsidR="00664728" w:rsidRPr="006A27C6" w:rsidRDefault="00664728" w:rsidP="00664728">
      <w:pPr>
        <w:pStyle w:val="Code"/>
        <w:rPr>
          <w:ins w:id="86" w:author="Matthew T. Munson" w:date="2021-04-25T16:42:00Z"/>
        </w:rPr>
      </w:pPr>
      <w:ins w:id="87" w:author="Matthew T. Munson" w:date="2021-04-25T16:42:00Z">
        <w:r w:rsidRPr="00D22C8F">
          <w:t>}</w:t>
        </w:r>
        <w:commentRangeEnd w:id="79"/>
        <w:r>
          <w:rPr>
            <w:rStyle w:val="CommentReference"/>
            <w:rFonts w:asciiTheme="minorHAnsi" w:hAnsiTheme="minorHAnsi"/>
          </w:rPr>
          <w:commentReference w:id="79"/>
        </w:r>
        <w:commentRangeEnd w:id="80"/>
        <w:r>
          <w:rPr>
            <w:rStyle w:val="CommentReference"/>
            <w:rFonts w:asciiTheme="minorHAnsi" w:hAnsiTheme="minorHAnsi"/>
          </w:rPr>
          <w:commentReference w:id="80"/>
        </w:r>
      </w:ins>
    </w:p>
    <w:p w14:paraId="71414A04" w14:textId="77777777" w:rsidR="00664728" w:rsidRPr="006A27C6" w:rsidRDefault="00664728" w:rsidP="00664728">
      <w:pPr>
        <w:pStyle w:val="Heading3"/>
        <w:rPr>
          <w:ins w:id="88" w:author="Matthew T. Munson" w:date="2021-04-25T16:42:00Z"/>
        </w:rPr>
      </w:pPr>
      <w:proofErr w:type="spellStart"/>
      <w:ins w:id="89" w:author="Matthew T. Munson" w:date="2021-04-25T16:42:00Z">
        <w:r w:rsidRPr="006A27C6">
          <w:t>SpriteRenderable</w:t>
        </w:r>
        <w:proofErr w:type="spellEnd"/>
        <w:r>
          <w:t xml:space="preserve"> Object</w:t>
        </w:r>
      </w:ins>
    </w:p>
    <w:p w14:paraId="70C16553" w14:textId="77777777" w:rsidR="00664728" w:rsidRPr="006A27C6" w:rsidRDefault="00664728" w:rsidP="00664728">
      <w:pPr>
        <w:pStyle w:val="BodyTextFirst"/>
        <w:rPr>
          <w:ins w:id="90" w:author="Matthew T. Munson" w:date="2021-04-25T16:42:00Z"/>
        </w:rPr>
      </w:pPr>
      <w:ins w:id="91" w:author="Matthew T. Munson" w:date="2021-04-25T16:42:00Z">
        <w:r>
          <w:t xml:space="preserve">Similar to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proofErr w:type="gramStart"/>
        <w:r>
          <w:t>class(</w:t>
        </w:r>
        <w:proofErr w:type="gramEnd"/>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ins>
    </w:p>
    <w:p w14:paraId="46591451" w14:textId="77777777" w:rsidR="00664728" w:rsidRPr="006A27C6" w:rsidRDefault="00664728" w:rsidP="00664728">
      <w:pPr>
        <w:pStyle w:val="NumList"/>
        <w:numPr>
          <w:ilvl w:val="0"/>
          <w:numId w:val="14"/>
        </w:numPr>
        <w:rPr>
          <w:ins w:id="92" w:author="Matthew T. Munson" w:date="2021-04-25T16:42:00Z"/>
        </w:rPr>
      </w:pPr>
      <w:ins w:id="93" w:author="Matthew T. Munson" w:date="2021-04-25T16:42:00Z">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ins>
    </w:p>
    <w:p w14:paraId="626D484E" w14:textId="77777777" w:rsidR="00664728" w:rsidRPr="006A27C6" w:rsidRDefault="00664728" w:rsidP="00664728">
      <w:pPr>
        <w:pStyle w:val="NumList"/>
        <w:numPr>
          <w:ilvl w:val="0"/>
          <w:numId w:val="11"/>
        </w:numPr>
        <w:rPr>
          <w:ins w:id="94" w:author="Matthew T. Munson" w:date="2021-04-25T16:42:00Z"/>
        </w:rPr>
      </w:pPr>
      <w:ins w:id="95" w:author="Matthew T. Munson" w:date="2021-04-25T16:42:00Z">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ins>
    </w:p>
    <w:p w14:paraId="157BD339" w14:textId="77777777" w:rsidR="00664728" w:rsidRDefault="00664728" w:rsidP="00664728">
      <w:pPr>
        <w:pStyle w:val="Code"/>
        <w:rPr>
          <w:ins w:id="96" w:author="Matthew T. Munson" w:date="2021-04-25T16:42:00Z"/>
        </w:rPr>
      </w:pPr>
      <w:ins w:id="97" w:author="Matthew T. Munson" w:date="2021-04-25T16:42:00Z">
        <w:r>
          <w:t>class SpriteRenderable extends TextureRenderable {</w:t>
        </w:r>
      </w:ins>
    </w:p>
    <w:p w14:paraId="4A62E0FD" w14:textId="77777777" w:rsidR="00664728" w:rsidRDefault="00664728" w:rsidP="00664728">
      <w:pPr>
        <w:pStyle w:val="Code"/>
        <w:rPr>
          <w:ins w:id="98" w:author="Matthew T. Munson" w:date="2021-04-25T16:42:00Z"/>
        </w:rPr>
      </w:pPr>
      <w:ins w:id="99" w:author="Matthew T. Munson" w:date="2021-04-25T16:42:00Z">
        <w:r>
          <w:t xml:space="preserve">    constructor(myTexture) {</w:t>
        </w:r>
      </w:ins>
    </w:p>
    <w:p w14:paraId="4E5E14FD" w14:textId="77777777" w:rsidR="00664728" w:rsidRDefault="00664728" w:rsidP="00664728">
      <w:pPr>
        <w:pStyle w:val="Code"/>
        <w:rPr>
          <w:ins w:id="100" w:author="Matthew T. Munson" w:date="2021-04-25T16:42:00Z"/>
        </w:rPr>
      </w:pPr>
      <w:ins w:id="101" w:author="Matthew T. Munson" w:date="2021-04-25T16:42:00Z">
        <w:r>
          <w:t xml:space="preserve">        super(myTexture);</w:t>
        </w:r>
      </w:ins>
    </w:p>
    <w:p w14:paraId="0A5807E7" w14:textId="77777777" w:rsidR="00664728" w:rsidRDefault="00664728" w:rsidP="00664728">
      <w:pPr>
        <w:pStyle w:val="Code"/>
        <w:rPr>
          <w:ins w:id="102" w:author="Matthew T. Munson" w:date="2021-04-25T16:42:00Z"/>
        </w:rPr>
      </w:pPr>
      <w:ins w:id="103" w:author="Matthew T. Munson" w:date="2021-04-25T16:42:00Z">
        <w:r>
          <w:t xml:space="preserve">        super._setShader(shaderResources.getSpriteShader());</w:t>
        </w:r>
      </w:ins>
    </w:p>
    <w:p w14:paraId="6E33E229" w14:textId="77777777" w:rsidR="00664728" w:rsidRDefault="00664728" w:rsidP="00664728">
      <w:pPr>
        <w:pStyle w:val="Code"/>
        <w:rPr>
          <w:ins w:id="104" w:author="Matthew T. Munson" w:date="2021-04-25T16:42:00Z"/>
        </w:rPr>
      </w:pPr>
      <w:ins w:id="105" w:author="Matthew T. Munson" w:date="2021-04-25T16:42:00Z">
        <w:r>
          <w:t xml:space="preserve">        // sprite coordinate</w:t>
        </w:r>
      </w:ins>
    </w:p>
    <w:p w14:paraId="57783667" w14:textId="77777777" w:rsidR="00664728" w:rsidRDefault="00664728" w:rsidP="00664728">
      <w:pPr>
        <w:pStyle w:val="Code"/>
        <w:rPr>
          <w:ins w:id="106" w:author="Matthew T. Munson" w:date="2021-04-25T16:42:00Z"/>
        </w:rPr>
      </w:pPr>
      <w:ins w:id="107" w:author="Matthew T. Munson" w:date="2021-04-25T16:42:00Z">
        <w:r>
          <w:t xml:space="preserve">        this.mElmLeft = 0.0;   // bounds of texture coordinate (0 is left, 1 is right)</w:t>
        </w:r>
      </w:ins>
    </w:p>
    <w:p w14:paraId="39CC02D5" w14:textId="77777777" w:rsidR="00664728" w:rsidRDefault="00664728" w:rsidP="00664728">
      <w:pPr>
        <w:pStyle w:val="Code"/>
        <w:rPr>
          <w:ins w:id="108" w:author="Matthew T. Munson" w:date="2021-04-25T16:42:00Z"/>
        </w:rPr>
      </w:pPr>
      <w:ins w:id="109" w:author="Matthew T. Munson" w:date="2021-04-25T16:42:00Z">
        <w:r>
          <w:t xml:space="preserve">        this.mElmRight = 1.0;  // </w:t>
        </w:r>
      </w:ins>
    </w:p>
    <w:p w14:paraId="6295710E" w14:textId="77777777" w:rsidR="00664728" w:rsidRDefault="00664728" w:rsidP="00664728">
      <w:pPr>
        <w:pStyle w:val="Code"/>
        <w:rPr>
          <w:ins w:id="110" w:author="Matthew T. Munson" w:date="2021-04-25T16:42:00Z"/>
        </w:rPr>
      </w:pPr>
      <w:ins w:id="111" w:author="Matthew T. Munson" w:date="2021-04-25T16:42:00Z">
        <w:r>
          <w:t xml:space="preserve">        this.mElmTop = 1.0;    //   1 is top and 0 is bottom of image</w:t>
        </w:r>
      </w:ins>
    </w:p>
    <w:p w14:paraId="1A1F1176" w14:textId="77777777" w:rsidR="00664728" w:rsidRDefault="00664728" w:rsidP="00664728">
      <w:pPr>
        <w:pStyle w:val="Code"/>
        <w:rPr>
          <w:ins w:id="112" w:author="Matthew T. Munson" w:date="2021-04-25T16:42:00Z"/>
        </w:rPr>
      </w:pPr>
      <w:ins w:id="113" w:author="Matthew T. Munson" w:date="2021-04-25T16:42:00Z">
        <w:r>
          <w:t xml:space="preserve">        this.mElmBottom = 0.0; // </w:t>
        </w:r>
      </w:ins>
    </w:p>
    <w:p w14:paraId="34ED9A82" w14:textId="77777777" w:rsidR="00664728" w:rsidRDefault="00664728" w:rsidP="00664728">
      <w:pPr>
        <w:pStyle w:val="Code"/>
        <w:rPr>
          <w:ins w:id="114" w:author="Matthew T. Munson" w:date="2021-04-25T16:42:00Z"/>
        </w:rPr>
      </w:pPr>
      <w:ins w:id="115" w:author="Matthew T. Munson" w:date="2021-04-25T16:42:00Z">
        <w:r>
          <w:t xml:space="preserve">    }</w:t>
        </w:r>
      </w:ins>
    </w:p>
    <w:p w14:paraId="1A4D4160" w14:textId="77777777" w:rsidR="00664728" w:rsidRPr="006A27C6" w:rsidRDefault="00664728" w:rsidP="00664728">
      <w:pPr>
        <w:pStyle w:val="Code"/>
        <w:rPr>
          <w:ins w:id="116" w:author="Matthew T. Munson" w:date="2021-04-25T16:42:00Z"/>
        </w:rPr>
      </w:pPr>
      <w:ins w:id="117" w:author="Matthew T. Munson" w:date="2021-04-25T16:42:00Z">
        <w:r>
          <w:lastRenderedPageBreak/>
          <w:t>…</w:t>
        </w:r>
      </w:ins>
    </w:p>
    <w:p w14:paraId="20D1B2AE" w14:textId="77777777" w:rsidR="00664728" w:rsidRPr="006A27C6" w:rsidRDefault="00664728" w:rsidP="00664728">
      <w:pPr>
        <w:pStyle w:val="NumList"/>
        <w:numPr>
          <w:ilvl w:val="0"/>
          <w:numId w:val="11"/>
        </w:numPr>
        <w:rPr>
          <w:ins w:id="118" w:author="Matthew T. Munson" w:date="2021-04-25T16:42:00Z"/>
        </w:rPr>
      </w:pPr>
      <w:ins w:id="119" w:author="Matthew T. Munson" w:date="2021-04-25T16:42:00Z">
        <w:r w:rsidRPr="006A27C6">
          <w:t xml:space="preserve">Define </w:t>
        </w:r>
        <w:r>
          <w:t xml:space="preserve">an enumerated data type with values that identify </w:t>
        </w:r>
        <w:r w:rsidRPr="006D40CB">
          <w:t>corresponding</w:t>
        </w:r>
        <w:r>
          <w:t xml:space="preserve"> offset positions of a WebGL texture coordinate specification array.</w:t>
        </w:r>
      </w:ins>
    </w:p>
    <w:p w14:paraId="27C07688" w14:textId="77777777" w:rsidR="00664728" w:rsidRDefault="00664728" w:rsidP="00664728">
      <w:pPr>
        <w:pStyle w:val="Code"/>
        <w:rPr>
          <w:ins w:id="120" w:author="Matthew T. Munson" w:date="2021-04-25T16:42:00Z"/>
        </w:rPr>
      </w:pPr>
      <w:ins w:id="121" w:author="Matthew T. Munson" w:date="2021-04-25T16:42:00Z">
        <w:r>
          <w:t>// the expected texture coordinate array is an array of 8 floats where elements:</w:t>
        </w:r>
      </w:ins>
    </w:p>
    <w:p w14:paraId="1D901786" w14:textId="77777777" w:rsidR="00664728" w:rsidRDefault="00664728" w:rsidP="00664728">
      <w:pPr>
        <w:pStyle w:val="Code"/>
        <w:rPr>
          <w:ins w:id="122" w:author="Matthew T. Munson" w:date="2021-04-25T16:42:00Z"/>
        </w:rPr>
      </w:pPr>
      <w:ins w:id="123" w:author="Matthew T. Munson" w:date="2021-04-25T16:42:00Z">
        <w:r>
          <w:t xml:space="preserve">//  [0] [1]: is u/v coordinate of Top-Right </w:t>
        </w:r>
      </w:ins>
    </w:p>
    <w:p w14:paraId="3BE33A89" w14:textId="77777777" w:rsidR="00664728" w:rsidRDefault="00664728" w:rsidP="00664728">
      <w:pPr>
        <w:pStyle w:val="Code"/>
        <w:rPr>
          <w:ins w:id="124" w:author="Matthew T. Munson" w:date="2021-04-25T16:42:00Z"/>
        </w:rPr>
      </w:pPr>
      <w:ins w:id="125" w:author="Matthew T. Munson" w:date="2021-04-25T16:42:00Z">
        <w:r>
          <w:t>//  [2] [3]: is u/v coordinate of Top-Left</w:t>
        </w:r>
      </w:ins>
    </w:p>
    <w:p w14:paraId="17495EDB" w14:textId="77777777" w:rsidR="00664728" w:rsidRDefault="00664728" w:rsidP="00664728">
      <w:pPr>
        <w:pStyle w:val="Code"/>
        <w:rPr>
          <w:ins w:id="126" w:author="Matthew T. Munson" w:date="2021-04-25T16:42:00Z"/>
        </w:rPr>
      </w:pPr>
      <w:ins w:id="127" w:author="Matthew T. Munson" w:date="2021-04-25T16:42:00Z">
        <w:r>
          <w:t>//  [4] [5]: is u/v coordinate of Bottom-Right</w:t>
        </w:r>
      </w:ins>
    </w:p>
    <w:p w14:paraId="74C8BD2A" w14:textId="77777777" w:rsidR="00664728" w:rsidRDefault="00664728" w:rsidP="00664728">
      <w:pPr>
        <w:pStyle w:val="Code"/>
        <w:rPr>
          <w:ins w:id="128" w:author="Matthew T. Munson" w:date="2021-04-25T16:42:00Z"/>
        </w:rPr>
      </w:pPr>
      <w:ins w:id="129" w:author="Matthew T. Munson" w:date="2021-04-25T16:42:00Z">
        <w:r>
          <w:t>//  [6] [7]: is u/v coordinate of Bottom-Left</w:t>
        </w:r>
      </w:ins>
    </w:p>
    <w:p w14:paraId="540DEAA5" w14:textId="77777777" w:rsidR="00664728" w:rsidRDefault="00664728" w:rsidP="00664728">
      <w:pPr>
        <w:pStyle w:val="Code"/>
        <w:rPr>
          <w:ins w:id="130" w:author="Matthew T. Munson" w:date="2021-04-25T16:42:00Z"/>
        </w:rPr>
      </w:pPr>
      <w:ins w:id="131" w:author="Matthew T. Munson" w:date="2021-04-25T16:42:00Z">
        <w:r>
          <w:t>const eTexCoordArrayIndex = Object.freeze({</w:t>
        </w:r>
      </w:ins>
    </w:p>
    <w:p w14:paraId="34EF957B" w14:textId="77777777" w:rsidR="00664728" w:rsidRDefault="00664728" w:rsidP="00664728">
      <w:pPr>
        <w:pStyle w:val="Code"/>
        <w:rPr>
          <w:ins w:id="132" w:author="Matthew T. Munson" w:date="2021-04-25T16:42:00Z"/>
        </w:rPr>
      </w:pPr>
      <w:ins w:id="133" w:author="Matthew T. Munson" w:date="2021-04-25T16:42:00Z">
        <w:r>
          <w:t xml:space="preserve">    eLeft: 2,</w:t>
        </w:r>
      </w:ins>
    </w:p>
    <w:p w14:paraId="66466BD8" w14:textId="77777777" w:rsidR="00664728" w:rsidRDefault="00664728" w:rsidP="00664728">
      <w:pPr>
        <w:pStyle w:val="Code"/>
        <w:rPr>
          <w:ins w:id="134" w:author="Matthew T. Munson" w:date="2021-04-25T16:42:00Z"/>
        </w:rPr>
      </w:pPr>
      <w:ins w:id="135" w:author="Matthew T. Munson" w:date="2021-04-25T16:42:00Z">
        <w:r>
          <w:t xml:space="preserve">    eRight: 0,</w:t>
        </w:r>
      </w:ins>
    </w:p>
    <w:p w14:paraId="36A42758" w14:textId="77777777" w:rsidR="00664728" w:rsidRDefault="00664728" w:rsidP="00664728">
      <w:pPr>
        <w:pStyle w:val="Code"/>
        <w:rPr>
          <w:ins w:id="136" w:author="Matthew T. Munson" w:date="2021-04-25T16:42:00Z"/>
        </w:rPr>
      </w:pPr>
      <w:ins w:id="137" w:author="Matthew T. Munson" w:date="2021-04-25T16:42:00Z">
        <w:r>
          <w:t xml:space="preserve">    eTop: 1,</w:t>
        </w:r>
      </w:ins>
    </w:p>
    <w:p w14:paraId="528627B2" w14:textId="77777777" w:rsidR="00664728" w:rsidRDefault="00664728" w:rsidP="00664728">
      <w:pPr>
        <w:pStyle w:val="Code"/>
        <w:rPr>
          <w:ins w:id="138" w:author="Matthew T. Munson" w:date="2021-04-25T16:42:00Z"/>
        </w:rPr>
      </w:pPr>
      <w:ins w:id="139" w:author="Matthew T. Munson" w:date="2021-04-25T16:42:00Z">
        <w:r>
          <w:t xml:space="preserve">    eBottom: 5</w:t>
        </w:r>
      </w:ins>
    </w:p>
    <w:p w14:paraId="7FADB180" w14:textId="77777777" w:rsidR="00664728" w:rsidRPr="006A27C6" w:rsidRDefault="00664728" w:rsidP="00664728">
      <w:pPr>
        <w:pStyle w:val="Code"/>
        <w:rPr>
          <w:ins w:id="140" w:author="Matthew T. Munson" w:date="2021-04-25T16:42:00Z"/>
        </w:rPr>
      </w:pPr>
      <w:ins w:id="141" w:author="Matthew T. Munson" w:date="2021-04-25T16:42:00Z">
        <w:r>
          <w:t>});</w:t>
        </w:r>
      </w:ins>
    </w:p>
    <w:p w14:paraId="457F7389" w14:textId="77777777" w:rsidR="00664728" w:rsidRPr="006A27C6" w:rsidRDefault="00664728" w:rsidP="00664728">
      <w:pPr>
        <w:pStyle w:val="NoteTipCaution"/>
        <w:rPr>
          <w:ins w:id="142" w:author="Matthew T. Munson" w:date="2021-04-25T16:42:00Z"/>
        </w:rPr>
      </w:pPr>
      <w:ins w:id="143" w:author="Matthew T. Munson" w:date="2021-04-25T16:42:00Z">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ins>
    </w:p>
    <w:p w14:paraId="4580284F" w14:textId="77777777" w:rsidR="00664728" w:rsidRPr="006A27C6" w:rsidRDefault="00664728" w:rsidP="00664728">
      <w:pPr>
        <w:pStyle w:val="NumList"/>
        <w:numPr>
          <w:ilvl w:val="0"/>
          <w:numId w:val="11"/>
        </w:numPr>
        <w:rPr>
          <w:ins w:id="144" w:author="Matthew T. Munson" w:date="2021-04-25T16:42:00Z"/>
        </w:rPr>
      </w:pPr>
      <w:ins w:id="145" w:author="Matthew T. Munson" w:date="2021-04-25T16:42:00Z">
        <w:r w:rsidRPr="006A27C6">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ins>
    </w:p>
    <w:p w14:paraId="60973ADC" w14:textId="77777777" w:rsidR="00664728" w:rsidRDefault="00664728" w:rsidP="00664728">
      <w:pPr>
        <w:pStyle w:val="Code"/>
        <w:rPr>
          <w:ins w:id="146" w:author="Matthew T. Munson" w:date="2021-04-25T16:42:00Z"/>
        </w:rPr>
      </w:pPr>
      <w:ins w:id="147" w:author="Matthew T. Munson" w:date="2021-04-25T16:42:00Z">
        <w:r>
          <w:t xml:space="preserve">  // specify element region by texture coordinate (between 0 to 1)</w:t>
        </w:r>
      </w:ins>
    </w:p>
    <w:p w14:paraId="24B9F3CC" w14:textId="77777777" w:rsidR="00664728" w:rsidRDefault="00664728" w:rsidP="00664728">
      <w:pPr>
        <w:pStyle w:val="Code"/>
        <w:rPr>
          <w:ins w:id="148" w:author="Matthew T. Munson" w:date="2021-04-25T16:42:00Z"/>
        </w:rPr>
      </w:pPr>
      <w:ins w:id="149" w:author="Matthew T. Munson" w:date="2021-04-25T16:42:00Z">
        <w:r>
          <w:t xml:space="preserve">    setElementUVCoordinate(left, right, bottom, top) {</w:t>
        </w:r>
      </w:ins>
    </w:p>
    <w:p w14:paraId="0CCAA5D7" w14:textId="77777777" w:rsidR="00664728" w:rsidRDefault="00664728" w:rsidP="00664728">
      <w:pPr>
        <w:pStyle w:val="Code"/>
        <w:rPr>
          <w:ins w:id="150" w:author="Matthew T. Munson" w:date="2021-04-25T16:42:00Z"/>
        </w:rPr>
      </w:pPr>
      <w:ins w:id="151" w:author="Matthew T. Munson" w:date="2021-04-25T16:42:00Z">
        <w:r>
          <w:t xml:space="preserve">        this.mElmLeft = left;</w:t>
        </w:r>
      </w:ins>
    </w:p>
    <w:p w14:paraId="5548DC95" w14:textId="77777777" w:rsidR="00664728" w:rsidRDefault="00664728" w:rsidP="00664728">
      <w:pPr>
        <w:pStyle w:val="Code"/>
        <w:rPr>
          <w:ins w:id="152" w:author="Matthew T. Munson" w:date="2021-04-25T16:42:00Z"/>
        </w:rPr>
      </w:pPr>
      <w:ins w:id="153" w:author="Matthew T. Munson" w:date="2021-04-25T16:42:00Z">
        <w:r>
          <w:t xml:space="preserve">        this.mElmRight = right;</w:t>
        </w:r>
      </w:ins>
    </w:p>
    <w:p w14:paraId="674311CC" w14:textId="77777777" w:rsidR="00664728" w:rsidRDefault="00664728" w:rsidP="00664728">
      <w:pPr>
        <w:pStyle w:val="Code"/>
        <w:rPr>
          <w:ins w:id="154" w:author="Matthew T. Munson" w:date="2021-04-25T16:42:00Z"/>
        </w:rPr>
      </w:pPr>
      <w:ins w:id="155" w:author="Matthew T. Munson" w:date="2021-04-25T16:42:00Z">
        <w:r>
          <w:t xml:space="preserve">        this.mElmBottom = bottom;</w:t>
        </w:r>
      </w:ins>
    </w:p>
    <w:p w14:paraId="130EBEDD" w14:textId="77777777" w:rsidR="00664728" w:rsidRDefault="00664728" w:rsidP="00664728">
      <w:pPr>
        <w:pStyle w:val="Code"/>
        <w:rPr>
          <w:ins w:id="156" w:author="Matthew T. Munson" w:date="2021-04-25T16:42:00Z"/>
        </w:rPr>
      </w:pPr>
      <w:ins w:id="157" w:author="Matthew T. Munson" w:date="2021-04-25T16:42:00Z">
        <w:r>
          <w:t xml:space="preserve">        this.mElmTop = top;</w:t>
        </w:r>
      </w:ins>
    </w:p>
    <w:p w14:paraId="37BCF283" w14:textId="77777777" w:rsidR="00664728" w:rsidRDefault="00664728" w:rsidP="00664728">
      <w:pPr>
        <w:pStyle w:val="Code"/>
        <w:rPr>
          <w:ins w:id="158" w:author="Matthew T. Munson" w:date="2021-04-25T16:42:00Z"/>
        </w:rPr>
      </w:pPr>
      <w:ins w:id="159" w:author="Matthew T. Munson" w:date="2021-04-25T16:42:00Z">
        <w:r>
          <w:t xml:space="preserve">    }</w:t>
        </w:r>
      </w:ins>
    </w:p>
    <w:p w14:paraId="66B05757" w14:textId="77777777" w:rsidR="00664728" w:rsidRDefault="00664728" w:rsidP="00664728">
      <w:pPr>
        <w:pStyle w:val="Code"/>
        <w:rPr>
          <w:ins w:id="160" w:author="Matthew T. Munson" w:date="2021-04-25T16:42:00Z"/>
        </w:rPr>
      </w:pPr>
    </w:p>
    <w:p w14:paraId="161396F3" w14:textId="77777777" w:rsidR="00664728" w:rsidRDefault="00664728" w:rsidP="00664728">
      <w:pPr>
        <w:pStyle w:val="Code"/>
        <w:rPr>
          <w:ins w:id="161" w:author="Matthew T. Munson" w:date="2021-04-25T16:42:00Z"/>
        </w:rPr>
      </w:pPr>
      <w:ins w:id="162" w:author="Matthew T. Munson" w:date="2021-04-25T16:42:00Z">
        <w:r>
          <w:t xml:space="preserve">    // specify element region by pixel positions (between 0 to image resolutions)</w:t>
        </w:r>
      </w:ins>
    </w:p>
    <w:p w14:paraId="0892A2CD" w14:textId="77777777" w:rsidR="00664728" w:rsidRDefault="00664728" w:rsidP="00664728">
      <w:pPr>
        <w:pStyle w:val="Code"/>
        <w:rPr>
          <w:ins w:id="163" w:author="Matthew T. Munson" w:date="2021-04-25T16:42:00Z"/>
        </w:rPr>
      </w:pPr>
      <w:ins w:id="164" w:author="Matthew T. Munson" w:date="2021-04-25T16:42:00Z">
        <w:r>
          <w:t xml:space="preserve">    setElementPixelPositions(left, right, bottom, top) {</w:t>
        </w:r>
      </w:ins>
    </w:p>
    <w:p w14:paraId="7C7C40A0" w14:textId="77777777" w:rsidR="00664728" w:rsidRDefault="00664728" w:rsidP="00664728">
      <w:pPr>
        <w:pStyle w:val="Code"/>
        <w:rPr>
          <w:ins w:id="165" w:author="Matthew T. Munson" w:date="2021-04-25T16:42:00Z"/>
        </w:rPr>
      </w:pPr>
      <w:ins w:id="166" w:author="Matthew T. Munson" w:date="2021-04-25T16:42:00Z">
        <w:r>
          <w:t xml:space="preserve">        let texInfo = texture.get(this.mTexture);</w:t>
        </w:r>
      </w:ins>
    </w:p>
    <w:p w14:paraId="45C83622" w14:textId="77777777" w:rsidR="00664728" w:rsidRDefault="00664728" w:rsidP="00664728">
      <w:pPr>
        <w:pStyle w:val="Code"/>
        <w:rPr>
          <w:ins w:id="167" w:author="Matthew T. Munson" w:date="2021-04-25T16:42:00Z"/>
        </w:rPr>
      </w:pPr>
      <w:ins w:id="168" w:author="Matthew T. Munson" w:date="2021-04-25T16:42:00Z">
        <w:r>
          <w:t xml:space="preserve">        // entire image width, height</w:t>
        </w:r>
      </w:ins>
    </w:p>
    <w:p w14:paraId="2CD18182" w14:textId="77777777" w:rsidR="00664728" w:rsidRDefault="00664728" w:rsidP="00664728">
      <w:pPr>
        <w:pStyle w:val="Code"/>
        <w:rPr>
          <w:ins w:id="169" w:author="Matthew T. Munson" w:date="2021-04-25T16:42:00Z"/>
        </w:rPr>
      </w:pPr>
      <w:ins w:id="170" w:author="Matthew T. Munson" w:date="2021-04-25T16:42:00Z">
        <w:r>
          <w:t xml:space="preserve">        let imageW = texInfo.mWidth;</w:t>
        </w:r>
      </w:ins>
    </w:p>
    <w:p w14:paraId="7C6212D1" w14:textId="77777777" w:rsidR="00664728" w:rsidRDefault="00664728" w:rsidP="00664728">
      <w:pPr>
        <w:pStyle w:val="Code"/>
        <w:rPr>
          <w:ins w:id="171" w:author="Matthew T. Munson" w:date="2021-04-25T16:42:00Z"/>
        </w:rPr>
      </w:pPr>
      <w:ins w:id="172" w:author="Matthew T. Munson" w:date="2021-04-25T16:42:00Z">
        <w:r>
          <w:t xml:space="preserve">        let imageH = texInfo.mHeight;</w:t>
        </w:r>
      </w:ins>
    </w:p>
    <w:p w14:paraId="5978DDC6" w14:textId="77777777" w:rsidR="00664728" w:rsidRDefault="00664728" w:rsidP="00664728">
      <w:pPr>
        <w:pStyle w:val="Code"/>
        <w:rPr>
          <w:ins w:id="173" w:author="Matthew T. Munson" w:date="2021-04-25T16:42:00Z"/>
        </w:rPr>
      </w:pPr>
    </w:p>
    <w:p w14:paraId="0CE0ECE5" w14:textId="77777777" w:rsidR="00664728" w:rsidRDefault="00664728" w:rsidP="00664728">
      <w:pPr>
        <w:pStyle w:val="Code"/>
        <w:rPr>
          <w:ins w:id="174" w:author="Matthew T. Munson" w:date="2021-04-25T16:42:00Z"/>
        </w:rPr>
      </w:pPr>
      <w:ins w:id="175" w:author="Matthew T. Munson" w:date="2021-04-25T16:42:00Z">
        <w:r>
          <w:lastRenderedPageBreak/>
          <w:t xml:space="preserve">        this.mElmLeft = left / imageW;</w:t>
        </w:r>
      </w:ins>
    </w:p>
    <w:p w14:paraId="2BECB940" w14:textId="77777777" w:rsidR="00664728" w:rsidRDefault="00664728" w:rsidP="00664728">
      <w:pPr>
        <w:pStyle w:val="Code"/>
        <w:rPr>
          <w:ins w:id="176" w:author="Matthew T. Munson" w:date="2021-04-25T16:42:00Z"/>
        </w:rPr>
      </w:pPr>
      <w:ins w:id="177" w:author="Matthew T. Munson" w:date="2021-04-25T16:42:00Z">
        <w:r>
          <w:t xml:space="preserve">        this.mElmRight = right / imageW;</w:t>
        </w:r>
      </w:ins>
    </w:p>
    <w:p w14:paraId="338B9E99" w14:textId="77777777" w:rsidR="00664728" w:rsidRDefault="00664728" w:rsidP="00664728">
      <w:pPr>
        <w:pStyle w:val="Code"/>
        <w:rPr>
          <w:ins w:id="178" w:author="Matthew T. Munson" w:date="2021-04-25T16:42:00Z"/>
        </w:rPr>
      </w:pPr>
      <w:ins w:id="179" w:author="Matthew T. Munson" w:date="2021-04-25T16:42:00Z">
        <w:r>
          <w:t xml:space="preserve">        this.mElmBottom = bottom / imageH;</w:t>
        </w:r>
      </w:ins>
    </w:p>
    <w:p w14:paraId="0E501EF7" w14:textId="77777777" w:rsidR="00664728" w:rsidRDefault="00664728" w:rsidP="00664728">
      <w:pPr>
        <w:pStyle w:val="Code"/>
        <w:rPr>
          <w:ins w:id="180" w:author="Matthew T. Munson" w:date="2021-04-25T16:42:00Z"/>
        </w:rPr>
      </w:pPr>
      <w:ins w:id="181" w:author="Matthew T. Munson" w:date="2021-04-25T16:42:00Z">
        <w:r>
          <w:t xml:space="preserve">        this.mElmTop = top / imageH;</w:t>
        </w:r>
      </w:ins>
    </w:p>
    <w:p w14:paraId="32C092DE" w14:textId="77777777" w:rsidR="00664728" w:rsidRPr="006A27C6" w:rsidRDefault="00664728" w:rsidP="00664728">
      <w:pPr>
        <w:pStyle w:val="Code"/>
        <w:rPr>
          <w:ins w:id="182" w:author="Matthew T. Munson" w:date="2021-04-25T16:42:00Z"/>
        </w:rPr>
      </w:pPr>
      <w:ins w:id="183" w:author="Matthew T. Munson" w:date="2021-04-25T16:42:00Z">
        <w:r>
          <w:t xml:space="preserve">    }</w:t>
        </w:r>
      </w:ins>
    </w:p>
    <w:p w14:paraId="20CF1DC6" w14:textId="77777777" w:rsidR="00664728" w:rsidRDefault="00664728" w:rsidP="00664728">
      <w:pPr>
        <w:pStyle w:val="NumList"/>
        <w:numPr>
          <w:ilvl w:val="0"/>
          <w:numId w:val="0"/>
        </w:numPr>
        <w:ind w:left="936"/>
        <w:rPr>
          <w:ins w:id="184" w:author="Matthew T. Munson" w:date="2021-04-25T16:42:00Z"/>
        </w:rPr>
      </w:pPr>
      <w:ins w:id="185" w:author="Matthew T. Munson" w:date="2021-04-25T16:42:00Z">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ins>
    </w:p>
    <w:p w14:paraId="44B60793" w14:textId="77777777" w:rsidR="00664728" w:rsidRPr="006A27C6" w:rsidRDefault="00664728" w:rsidP="00664728">
      <w:pPr>
        <w:pStyle w:val="NumList"/>
        <w:numPr>
          <w:ilvl w:val="0"/>
          <w:numId w:val="11"/>
        </w:numPr>
        <w:rPr>
          <w:ins w:id="186" w:author="Matthew T. Munson" w:date="2021-04-25T16:42:00Z"/>
        </w:rPr>
      </w:pPr>
      <w:ins w:id="187" w:author="Matthew T. Munson" w:date="2021-04-25T16:42:00Z">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ins>
    </w:p>
    <w:p w14:paraId="164D79A8" w14:textId="77777777" w:rsidR="00664728" w:rsidRDefault="00664728" w:rsidP="00664728">
      <w:pPr>
        <w:pStyle w:val="Code"/>
        <w:rPr>
          <w:ins w:id="188" w:author="Matthew T. Munson" w:date="2021-04-25T16:42:00Z"/>
        </w:rPr>
      </w:pPr>
      <w:ins w:id="189" w:author="Matthew T. Munson" w:date="2021-04-25T16:42:00Z">
        <w:r>
          <w:t>getElementUVCoordinateArray() {</w:t>
        </w:r>
      </w:ins>
    </w:p>
    <w:p w14:paraId="3540E10C" w14:textId="77777777" w:rsidR="00664728" w:rsidRDefault="00664728" w:rsidP="00664728">
      <w:pPr>
        <w:pStyle w:val="Code"/>
        <w:rPr>
          <w:ins w:id="190" w:author="Matthew T. Munson" w:date="2021-04-25T16:42:00Z"/>
        </w:rPr>
      </w:pPr>
      <w:ins w:id="191" w:author="Matthew T. Munson" w:date="2021-04-25T16:42:00Z">
        <w:r>
          <w:t xml:space="preserve">    return [</w:t>
        </w:r>
      </w:ins>
    </w:p>
    <w:p w14:paraId="150659FC" w14:textId="77777777" w:rsidR="00664728" w:rsidRDefault="00664728" w:rsidP="00664728">
      <w:pPr>
        <w:pStyle w:val="Code"/>
        <w:rPr>
          <w:ins w:id="192" w:author="Matthew T. Munson" w:date="2021-04-25T16:42:00Z"/>
        </w:rPr>
      </w:pPr>
      <w:ins w:id="193" w:author="Matthew T. Munson" w:date="2021-04-25T16:42:00Z">
        <w:r>
          <w:t xml:space="preserve">        this.mElmRight,  this.mElmTop,          // x,y of top-right</w:t>
        </w:r>
      </w:ins>
    </w:p>
    <w:p w14:paraId="2FB6DD1C" w14:textId="77777777" w:rsidR="00664728" w:rsidRDefault="00664728" w:rsidP="00664728">
      <w:pPr>
        <w:pStyle w:val="Code"/>
        <w:rPr>
          <w:ins w:id="194" w:author="Matthew T. Munson" w:date="2021-04-25T16:42:00Z"/>
        </w:rPr>
      </w:pPr>
      <w:ins w:id="195" w:author="Matthew T. Munson" w:date="2021-04-25T16:42:00Z">
        <w:r>
          <w:t xml:space="preserve">        this.mElmLeft,   this.mElmTop,</w:t>
        </w:r>
      </w:ins>
    </w:p>
    <w:p w14:paraId="154D365E" w14:textId="77777777" w:rsidR="00664728" w:rsidRDefault="00664728" w:rsidP="00664728">
      <w:pPr>
        <w:pStyle w:val="Code"/>
        <w:rPr>
          <w:ins w:id="196" w:author="Matthew T. Munson" w:date="2021-04-25T16:42:00Z"/>
        </w:rPr>
      </w:pPr>
      <w:ins w:id="197" w:author="Matthew T. Munson" w:date="2021-04-25T16:42:00Z">
        <w:r>
          <w:t xml:space="preserve">        this.mElmRight,  this.mElmBottom,</w:t>
        </w:r>
      </w:ins>
    </w:p>
    <w:p w14:paraId="4E2B7AA8" w14:textId="77777777" w:rsidR="00664728" w:rsidRDefault="00664728" w:rsidP="00664728">
      <w:pPr>
        <w:pStyle w:val="Code"/>
        <w:rPr>
          <w:ins w:id="198" w:author="Matthew T. Munson" w:date="2021-04-25T16:42:00Z"/>
        </w:rPr>
      </w:pPr>
      <w:ins w:id="199" w:author="Matthew T. Munson" w:date="2021-04-25T16:42:00Z">
        <w:r>
          <w:t xml:space="preserve">        this.mElmLeft,   this.mElmBottom</w:t>
        </w:r>
      </w:ins>
    </w:p>
    <w:p w14:paraId="750D55F2" w14:textId="77777777" w:rsidR="00664728" w:rsidRDefault="00664728" w:rsidP="00664728">
      <w:pPr>
        <w:pStyle w:val="Code"/>
        <w:rPr>
          <w:ins w:id="200" w:author="Matthew T. Munson" w:date="2021-04-25T16:42:00Z"/>
        </w:rPr>
      </w:pPr>
      <w:ins w:id="201" w:author="Matthew T. Munson" w:date="2021-04-25T16:42:00Z">
        <w:r>
          <w:t xml:space="preserve">    ];</w:t>
        </w:r>
      </w:ins>
    </w:p>
    <w:p w14:paraId="1BA719BB" w14:textId="77777777" w:rsidR="00664728" w:rsidRPr="006A27C6" w:rsidRDefault="00664728" w:rsidP="00664728">
      <w:pPr>
        <w:pStyle w:val="Code"/>
        <w:rPr>
          <w:ins w:id="202" w:author="Matthew T. Munson" w:date="2021-04-25T16:42:00Z"/>
        </w:rPr>
      </w:pPr>
      <w:ins w:id="203" w:author="Matthew T. Munson" w:date="2021-04-25T16:42:00Z">
        <w:r>
          <w:t>}</w:t>
        </w:r>
      </w:ins>
    </w:p>
    <w:p w14:paraId="7492D54D" w14:textId="77777777" w:rsidR="00664728" w:rsidRPr="006A27C6" w:rsidRDefault="00664728" w:rsidP="00664728">
      <w:pPr>
        <w:pStyle w:val="NumList"/>
        <w:numPr>
          <w:ilvl w:val="0"/>
          <w:numId w:val="11"/>
        </w:numPr>
        <w:rPr>
          <w:ins w:id="204" w:author="Matthew T. Munson" w:date="2021-04-25T16:42:00Z"/>
        </w:rPr>
      </w:pPr>
      <w:ins w:id="205" w:author="Matthew T. Munson" w:date="2021-04-25T16:42:00Z">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ins>
    </w:p>
    <w:p w14:paraId="400DD7EB" w14:textId="77777777" w:rsidR="00664728" w:rsidRDefault="00664728" w:rsidP="00664728">
      <w:pPr>
        <w:pStyle w:val="Code"/>
        <w:rPr>
          <w:ins w:id="206" w:author="Matthew T. Munson" w:date="2021-04-25T16:42:00Z"/>
        </w:rPr>
      </w:pPr>
      <w:ins w:id="207" w:author="Matthew T. Munson" w:date="2021-04-25T16:42:00Z">
        <w:r>
          <w:t>draw(camera) {</w:t>
        </w:r>
      </w:ins>
    </w:p>
    <w:p w14:paraId="6E213067" w14:textId="77777777" w:rsidR="00664728" w:rsidRDefault="00664728" w:rsidP="00664728">
      <w:pPr>
        <w:pStyle w:val="Code"/>
        <w:rPr>
          <w:ins w:id="208" w:author="Matthew T. Munson" w:date="2021-04-25T16:42:00Z"/>
        </w:rPr>
      </w:pPr>
      <w:ins w:id="209" w:author="Matthew T. Munson" w:date="2021-04-25T16:42:00Z">
        <w:r>
          <w:t xml:space="preserve">    // set the current texture coordinate</w:t>
        </w:r>
      </w:ins>
    </w:p>
    <w:p w14:paraId="0A4ADE0D" w14:textId="77777777" w:rsidR="00664728" w:rsidRDefault="00664728" w:rsidP="00664728">
      <w:pPr>
        <w:pStyle w:val="Code"/>
        <w:rPr>
          <w:ins w:id="210" w:author="Matthew T. Munson" w:date="2021-04-25T16:42:00Z"/>
        </w:rPr>
      </w:pPr>
      <w:ins w:id="211" w:author="Matthew T. Munson" w:date="2021-04-25T16:42:00Z">
        <w:r>
          <w:t xml:space="preserve">    // </w:t>
        </w:r>
      </w:ins>
    </w:p>
    <w:p w14:paraId="75354B4C" w14:textId="77777777" w:rsidR="00664728" w:rsidRDefault="00664728" w:rsidP="00664728">
      <w:pPr>
        <w:pStyle w:val="Code"/>
        <w:rPr>
          <w:ins w:id="212" w:author="Matthew T. Munson" w:date="2021-04-25T16:42:00Z"/>
        </w:rPr>
      </w:pPr>
      <w:ins w:id="213" w:author="Matthew T. Munson" w:date="2021-04-25T16:42:00Z">
        <w:r>
          <w:t xml:space="preserve">    // activate the texture</w:t>
        </w:r>
      </w:ins>
    </w:p>
    <w:p w14:paraId="189693C1" w14:textId="77777777" w:rsidR="00664728" w:rsidRDefault="00664728" w:rsidP="00664728">
      <w:pPr>
        <w:pStyle w:val="Code"/>
        <w:rPr>
          <w:ins w:id="214" w:author="Matthew T. Munson" w:date="2021-04-25T16:42:00Z"/>
        </w:rPr>
      </w:pPr>
      <w:ins w:id="215" w:author="Matthew T. Munson" w:date="2021-04-25T16:42:00Z">
        <w:r>
          <w:t xml:space="preserve">    this.mShader.setTextureCoordinate(this.getElementUVCoordinateArray());</w:t>
        </w:r>
      </w:ins>
    </w:p>
    <w:p w14:paraId="63AF1160" w14:textId="77777777" w:rsidR="00664728" w:rsidRDefault="00664728" w:rsidP="00664728">
      <w:pPr>
        <w:pStyle w:val="Code"/>
        <w:rPr>
          <w:ins w:id="216" w:author="Matthew T. Munson" w:date="2021-04-25T16:42:00Z"/>
        </w:rPr>
      </w:pPr>
      <w:ins w:id="217" w:author="Matthew T. Munson" w:date="2021-04-25T16:42:00Z">
        <w:r>
          <w:t xml:space="preserve">    super.draw(camera);</w:t>
        </w:r>
      </w:ins>
    </w:p>
    <w:p w14:paraId="4E3A8DE7" w14:textId="77777777" w:rsidR="00664728" w:rsidRPr="006A27C6" w:rsidRDefault="00664728" w:rsidP="00664728">
      <w:pPr>
        <w:pStyle w:val="Code"/>
        <w:rPr>
          <w:ins w:id="218" w:author="Matthew T. Munson" w:date="2021-04-25T16:42:00Z"/>
        </w:rPr>
      </w:pPr>
      <w:ins w:id="219" w:author="Matthew T. Munson" w:date="2021-04-25T16:42:00Z">
        <w:r>
          <w:t>}</w:t>
        </w:r>
      </w:ins>
    </w:p>
    <w:p w14:paraId="3762C4B0" w14:textId="77777777" w:rsidR="00664728" w:rsidRPr="006A27C6" w:rsidRDefault="00664728" w:rsidP="00664728">
      <w:pPr>
        <w:pStyle w:val="Heading3"/>
        <w:rPr>
          <w:ins w:id="220" w:author="Matthew T. Munson" w:date="2021-04-25T16:42:00Z"/>
        </w:rPr>
      </w:pPr>
      <w:ins w:id="221" w:author="Matthew T. Munson" w:date="2021-04-25T16:42:00Z">
        <w:r>
          <w:t xml:space="preserve">Facilitate Sharing with </w:t>
        </w:r>
        <w:proofErr w:type="spellStart"/>
        <w:r>
          <w:t>shader_resources</w:t>
        </w:r>
        <w:proofErr w:type="spellEnd"/>
      </w:ins>
    </w:p>
    <w:p w14:paraId="632071BF" w14:textId="77777777" w:rsidR="00664728" w:rsidRPr="006A27C6" w:rsidRDefault="00664728" w:rsidP="00664728">
      <w:pPr>
        <w:pStyle w:val="BodyTextFirst"/>
        <w:rPr>
          <w:ins w:id="222" w:author="Matthew T. Munson" w:date="2021-04-25T16:42:00Z"/>
        </w:rPr>
      </w:pPr>
      <w:ins w:id="223" w:author="Matthew T. Munson" w:date="2021-04-25T16:42:00Z">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ins>
    </w:p>
    <w:p w14:paraId="6EB8961C" w14:textId="77777777" w:rsidR="00664728" w:rsidRPr="006A27C6" w:rsidRDefault="00664728" w:rsidP="00664728">
      <w:pPr>
        <w:pStyle w:val="NumList"/>
        <w:numPr>
          <w:ilvl w:val="0"/>
          <w:numId w:val="14"/>
        </w:numPr>
        <w:rPr>
          <w:ins w:id="224" w:author="Matthew T. Munson" w:date="2021-04-25T16:42:00Z"/>
        </w:rPr>
      </w:pPr>
      <w:ins w:id="225" w:author="Matthew T. Munson" w:date="2021-04-25T16:42:00Z">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ins>
    </w:p>
    <w:p w14:paraId="3A639553" w14:textId="77777777" w:rsidR="00664728" w:rsidRPr="00CD6916" w:rsidRDefault="00664728" w:rsidP="00664728">
      <w:pPr>
        <w:pStyle w:val="Code"/>
        <w:rPr>
          <w:ins w:id="226" w:author="Matthew T. Munson" w:date="2021-04-25T16:42:00Z"/>
          <w:rFonts w:ascii="Utopia" w:hAnsi="Utopia"/>
          <w:noProof w:val="0"/>
        </w:rPr>
      </w:pPr>
      <w:ins w:id="227" w:author="Matthew T. Munson" w:date="2021-04-25T16:42:00Z">
        <w:r w:rsidRPr="00065EA8">
          <w:t>import SpriteShader from "../shaders/sprite_shader.js";</w:t>
        </w:r>
      </w:ins>
    </w:p>
    <w:p w14:paraId="19647363" w14:textId="77777777" w:rsidR="00664728" w:rsidRDefault="00664728" w:rsidP="00664728">
      <w:pPr>
        <w:pStyle w:val="Code"/>
        <w:rPr>
          <w:ins w:id="228" w:author="Matthew T. Munson" w:date="2021-04-25T16:42:00Z"/>
        </w:rPr>
      </w:pPr>
      <w:ins w:id="229" w:author="Matthew T. Munson" w:date="2021-04-25T16:42:00Z">
        <w:r w:rsidRPr="00C336FF">
          <w:t>let mSpriteShader = null;</w:t>
        </w:r>
      </w:ins>
    </w:p>
    <w:p w14:paraId="3DAB5576" w14:textId="77777777" w:rsidR="00664728" w:rsidRDefault="00664728" w:rsidP="00664728">
      <w:pPr>
        <w:pStyle w:val="Code"/>
        <w:rPr>
          <w:ins w:id="230" w:author="Matthew T. Munson" w:date="2021-04-25T16:42:00Z"/>
        </w:rPr>
      </w:pPr>
      <w:ins w:id="231" w:author="Matthew T. Munson" w:date="2021-04-25T16:42:00Z">
        <w:r w:rsidRPr="00C336FF">
          <w:lastRenderedPageBreak/>
          <w:t>function getSpriteShader() { return mSpriteShader; }</w:t>
        </w:r>
      </w:ins>
    </w:p>
    <w:p w14:paraId="70FA680E" w14:textId="77777777" w:rsidR="00664728" w:rsidRDefault="00664728" w:rsidP="00664728">
      <w:pPr>
        <w:pStyle w:val="NumList"/>
        <w:numPr>
          <w:ilvl w:val="0"/>
          <w:numId w:val="11"/>
        </w:numPr>
        <w:rPr>
          <w:ins w:id="232" w:author="Matthew T. Munson" w:date="2021-04-25T16:42:00Z"/>
        </w:rPr>
      </w:pPr>
      <w:ins w:id="233" w:author="Matthew T. Munson" w:date="2021-04-25T16:42:00Z">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also create the </w:t>
        </w:r>
        <w:proofErr w:type="spellStart"/>
        <w:r w:rsidRPr="006A27C6">
          <w:rPr>
            <w:rStyle w:val="CodeInline"/>
          </w:rPr>
          <w:t>SpriteShader</w:t>
        </w:r>
        <w:proofErr w:type="spellEnd"/>
        <w:r>
          <w:t>.</w:t>
        </w:r>
        <w:r w:rsidRPr="006A27C6">
          <w:t xml:space="preserve"> </w:t>
        </w:r>
      </w:ins>
    </w:p>
    <w:p w14:paraId="5176D945" w14:textId="77777777" w:rsidR="00664728" w:rsidRDefault="00664728" w:rsidP="00664728">
      <w:pPr>
        <w:pStyle w:val="Code"/>
        <w:rPr>
          <w:ins w:id="234" w:author="Matthew T. Munson" w:date="2021-04-25T16:42:00Z"/>
        </w:rPr>
      </w:pPr>
      <w:ins w:id="235" w:author="Matthew T. Munson" w:date="2021-04-25T16:42:00Z">
        <w:r>
          <w:t>function createShaders() {</w:t>
        </w:r>
      </w:ins>
    </w:p>
    <w:p w14:paraId="577A1364" w14:textId="77777777" w:rsidR="00664728" w:rsidRDefault="00664728" w:rsidP="00664728">
      <w:pPr>
        <w:pStyle w:val="Code"/>
        <w:rPr>
          <w:ins w:id="236" w:author="Matthew T. Munson" w:date="2021-04-25T16:42:00Z"/>
        </w:rPr>
      </w:pPr>
      <w:ins w:id="237" w:author="Matthew T. Munson" w:date="2021-04-25T16:42:00Z">
        <w:r>
          <w:t xml:space="preserve">    mConstColorShader = new SimpleShader(kSimpleVS, kSimpleFS);</w:t>
        </w:r>
      </w:ins>
    </w:p>
    <w:p w14:paraId="0146CFAE" w14:textId="77777777" w:rsidR="00664728" w:rsidRDefault="00664728" w:rsidP="00664728">
      <w:pPr>
        <w:pStyle w:val="Code"/>
        <w:rPr>
          <w:ins w:id="238" w:author="Matthew T. Munson" w:date="2021-04-25T16:42:00Z"/>
        </w:rPr>
      </w:pPr>
      <w:ins w:id="239" w:author="Matthew T. Munson" w:date="2021-04-25T16:42:00Z">
        <w:r>
          <w:t xml:space="preserve">    mTextureShader = new TextureShader(kTextureVS, kTextureFS);</w:t>
        </w:r>
      </w:ins>
    </w:p>
    <w:p w14:paraId="1499EC5A" w14:textId="77777777" w:rsidR="00664728" w:rsidRPr="00CD6916" w:rsidRDefault="00664728" w:rsidP="00664728">
      <w:pPr>
        <w:pStyle w:val="Code"/>
        <w:rPr>
          <w:ins w:id="240" w:author="Matthew T. Munson" w:date="2021-04-25T16:42:00Z"/>
          <w:rStyle w:val="CodeBold"/>
        </w:rPr>
      </w:pPr>
      <w:ins w:id="241" w:author="Matthew T. Munson" w:date="2021-04-25T16:42:00Z">
        <w:r>
          <w:t xml:space="preserve">    </w:t>
        </w:r>
        <w:r w:rsidRPr="00CD6916">
          <w:rPr>
            <w:rStyle w:val="CodeBold"/>
          </w:rPr>
          <w:t>mSpriteShader = new SpriteShader(kTextureVS, kTextureFS);</w:t>
        </w:r>
      </w:ins>
    </w:p>
    <w:p w14:paraId="700CFDA1" w14:textId="77777777" w:rsidR="00664728" w:rsidRPr="006A27C6" w:rsidRDefault="00664728" w:rsidP="00664728">
      <w:pPr>
        <w:pStyle w:val="Code"/>
        <w:rPr>
          <w:ins w:id="242" w:author="Matthew T. Munson" w:date="2021-04-25T16:42:00Z"/>
        </w:rPr>
      </w:pPr>
      <w:ins w:id="243" w:author="Matthew T. Munson" w:date="2021-04-25T16:42:00Z">
        <w:r>
          <w:t>}</w:t>
        </w:r>
      </w:ins>
    </w:p>
    <w:p w14:paraId="3D6AF306" w14:textId="77777777" w:rsidR="00664728" w:rsidRDefault="00664728" w:rsidP="00664728">
      <w:pPr>
        <w:pStyle w:val="NumList"/>
        <w:numPr>
          <w:ilvl w:val="0"/>
          <w:numId w:val="0"/>
        </w:numPr>
        <w:ind w:left="936"/>
        <w:rPr>
          <w:ins w:id="244" w:author="Matthew T. Munson" w:date="2021-04-25T16:42:00Z"/>
        </w:rPr>
      </w:pPr>
      <w:ins w:id="245" w:author="Matthew T. Munson" w:date="2021-04-25T16:42:00Z">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ins>
    </w:p>
    <w:p w14:paraId="4AFA1435" w14:textId="77777777" w:rsidR="00664728" w:rsidRDefault="00664728" w:rsidP="00664728">
      <w:pPr>
        <w:pStyle w:val="NumList"/>
        <w:numPr>
          <w:ilvl w:val="0"/>
          <w:numId w:val="11"/>
        </w:numPr>
        <w:rPr>
          <w:ins w:id="246" w:author="Matthew T. Munson" w:date="2021-04-25T16:42:00Z"/>
        </w:rPr>
      </w:pPr>
      <w:ins w:id="247" w:author="Matthew T. Munson" w:date="2021-04-25T16:42:00Z">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ins>
    </w:p>
    <w:p w14:paraId="76E605B9" w14:textId="77777777" w:rsidR="00664728" w:rsidRDefault="00664728" w:rsidP="00664728">
      <w:pPr>
        <w:pStyle w:val="Code"/>
        <w:rPr>
          <w:ins w:id="248" w:author="Matthew T. Munson" w:date="2021-04-25T16:42:00Z"/>
        </w:rPr>
      </w:pPr>
      <w:ins w:id="249" w:author="Matthew T. Munson" w:date="2021-04-25T16:42:00Z">
        <w:r>
          <w:t>function cleanUp() {</w:t>
        </w:r>
      </w:ins>
    </w:p>
    <w:p w14:paraId="71768D8E" w14:textId="77777777" w:rsidR="00664728" w:rsidRDefault="00664728" w:rsidP="00664728">
      <w:pPr>
        <w:pStyle w:val="Code"/>
        <w:rPr>
          <w:ins w:id="250" w:author="Matthew T. Munson" w:date="2021-04-25T16:42:00Z"/>
        </w:rPr>
      </w:pPr>
      <w:ins w:id="251" w:author="Matthew T. Munson" w:date="2021-04-25T16:42:00Z">
        <w:r>
          <w:t xml:space="preserve">    mConstColorShader.cleanUp();</w:t>
        </w:r>
      </w:ins>
    </w:p>
    <w:p w14:paraId="6C216A75" w14:textId="77777777" w:rsidR="00664728" w:rsidRDefault="00664728" w:rsidP="00664728">
      <w:pPr>
        <w:pStyle w:val="Code"/>
        <w:rPr>
          <w:ins w:id="252" w:author="Matthew T. Munson" w:date="2021-04-25T16:42:00Z"/>
        </w:rPr>
      </w:pPr>
      <w:ins w:id="253" w:author="Matthew T. Munson" w:date="2021-04-25T16:42:00Z">
        <w:r>
          <w:t xml:space="preserve">    mTextureShader.cleanUp();</w:t>
        </w:r>
      </w:ins>
    </w:p>
    <w:p w14:paraId="58FDFDAB" w14:textId="77777777" w:rsidR="00664728" w:rsidRPr="00CD6916" w:rsidRDefault="00664728" w:rsidP="00664728">
      <w:pPr>
        <w:pStyle w:val="Code"/>
        <w:rPr>
          <w:ins w:id="254" w:author="Matthew T. Munson" w:date="2021-04-25T16:42:00Z"/>
          <w:rStyle w:val="CodeBold"/>
        </w:rPr>
      </w:pPr>
      <w:ins w:id="255" w:author="Matthew T. Munson" w:date="2021-04-25T16:42:00Z">
        <w:r w:rsidRPr="00CD6916">
          <w:rPr>
            <w:rStyle w:val="CodeBold"/>
          </w:rPr>
          <w:t xml:space="preserve">    mSpriteShader.cleanUp();</w:t>
        </w:r>
      </w:ins>
    </w:p>
    <w:p w14:paraId="22F96A01" w14:textId="77777777" w:rsidR="00664728" w:rsidRDefault="00664728" w:rsidP="00664728">
      <w:pPr>
        <w:pStyle w:val="Code"/>
        <w:rPr>
          <w:ins w:id="256" w:author="Matthew T. Munson" w:date="2021-04-25T16:42:00Z"/>
        </w:rPr>
      </w:pPr>
    </w:p>
    <w:p w14:paraId="55647CE2" w14:textId="77777777" w:rsidR="00664728" w:rsidRDefault="00664728" w:rsidP="00664728">
      <w:pPr>
        <w:pStyle w:val="Code"/>
        <w:rPr>
          <w:ins w:id="257" w:author="Matthew T. Munson" w:date="2021-04-25T16:42:00Z"/>
        </w:rPr>
      </w:pPr>
      <w:ins w:id="258" w:author="Matthew T. Munson" w:date="2021-04-25T16:42:00Z">
        <w:r>
          <w:t xml:space="preserve">    </w:t>
        </w:r>
        <w:r w:rsidRPr="00154F11">
          <w:t>// … identical to previous code</w:t>
        </w:r>
        <w:r w:rsidDel="001E6983">
          <w:t xml:space="preserve"> </w:t>
        </w:r>
      </w:ins>
    </w:p>
    <w:p w14:paraId="0B17BFC0" w14:textId="77777777" w:rsidR="00664728" w:rsidRDefault="00664728" w:rsidP="00664728">
      <w:pPr>
        <w:pStyle w:val="Code"/>
        <w:rPr>
          <w:ins w:id="259" w:author="Matthew T. Munson" w:date="2021-04-25T16:42:00Z"/>
        </w:rPr>
      </w:pPr>
      <w:ins w:id="260" w:author="Matthew T. Munson" w:date="2021-04-25T16:42:00Z">
        <w:r>
          <w:t>}</w:t>
        </w:r>
      </w:ins>
    </w:p>
    <w:p w14:paraId="2923CD77" w14:textId="77777777" w:rsidR="00664728" w:rsidRPr="006A27C6" w:rsidRDefault="00664728" w:rsidP="00664728">
      <w:pPr>
        <w:pStyle w:val="NumList"/>
        <w:numPr>
          <w:ilvl w:val="0"/>
          <w:numId w:val="11"/>
        </w:numPr>
        <w:rPr>
          <w:ins w:id="261" w:author="Matthew T. Munson" w:date="2021-04-25T16:42:00Z"/>
        </w:rPr>
      </w:pPr>
      <w:ins w:id="262" w:author="Matthew T. Munson" w:date="2021-04-25T16:42:00Z">
        <w:r>
          <w:t xml:space="preserve">Make sure </w:t>
        </w:r>
        <w:r w:rsidRPr="006A27C6">
          <w:t xml:space="preserve">to </w:t>
        </w:r>
        <w:r>
          <w:t>export the new functionality.</w:t>
        </w:r>
      </w:ins>
    </w:p>
    <w:p w14:paraId="5D8E2838" w14:textId="77777777" w:rsidR="00664728" w:rsidRDefault="00664728" w:rsidP="00664728">
      <w:pPr>
        <w:pStyle w:val="Code"/>
        <w:rPr>
          <w:ins w:id="263" w:author="Matthew T. Munson" w:date="2021-04-25T16:42:00Z"/>
        </w:rPr>
      </w:pPr>
      <w:ins w:id="264" w:author="Matthew T. Munson" w:date="2021-04-25T16:42:00Z">
        <w:r>
          <w:t xml:space="preserve">export {init, cleanUp, </w:t>
        </w:r>
      </w:ins>
    </w:p>
    <w:p w14:paraId="31A9CBF4" w14:textId="77777777" w:rsidR="00664728" w:rsidRPr="006A27C6" w:rsidRDefault="00664728" w:rsidP="00664728">
      <w:pPr>
        <w:pStyle w:val="Code"/>
        <w:rPr>
          <w:ins w:id="265" w:author="Matthew T. Munson" w:date="2021-04-25T16:42:00Z"/>
        </w:rPr>
      </w:pPr>
      <w:ins w:id="266" w:author="Matthew T. Munson" w:date="2021-04-25T16:42:00Z">
        <w:r>
          <w:t xml:space="preserve">    getConstColorShader, getTextureShader, </w:t>
        </w:r>
        <w:r w:rsidRPr="00CD6916">
          <w:rPr>
            <w:rStyle w:val="CodeBold"/>
          </w:rPr>
          <w:t>getSpriteShader</w:t>
        </w:r>
        <w:r>
          <w:t>}</w:t>
        </w:r>
      </w:ins>
    </w:p>
    <w:p w14:paraId="5A0220C9" w14:textId="77777777" w:rsidR="00664728" w:rsidRPr="006A27C6" w:rsidRDefault="00664728" w:rsidP="00664728">
      <w:pPr>
        <w:pStyle w:val="Code"/>
        <w:rPr>
          <w:ins w:id="267" w:author="Matthew T. Munson" w:date="2021-04-25T16:42:00Z"/>
        </w:rPr>
      </w:pPr>
    </w:p>
    <w:p w14:paraId="1EB0B45C" w14:textId="77777777" w:rsidR="00664728" w:rsidRDefault="00664728" w:rsidP="00664728">
      <w:pPr>
        <w:pStyle w:val="Heading3"/>
        <w:rPr>
          <w:ins w:id="268" w:author="Matthew T. Munson" w:date="2021-04-25T16:42:00Z"/>
        </w:rPr>
      </w:pPr>
      <w:ins w:id="269" w:author="Matthew T. Munson" w:date="2021-04-25T16:42:00Z">
        <w:r>
          <w:t>Export New Functionality to the Client</w:t>
        </w:r>
      </w:ins>
    </w:p>
    <w:p w14:paraId="7C03F221" w14:textId="77777777" w:rsidR="00664728" w:rsidRDefault="00664728" w:rsidP="00664728">
      <w:pPr>
        <w:pStyle w:val="BodyTextFirst"/>
        <w:rPr>
          <w:ins w:id="270" w:author="Matthew T. Munson" w:date="2021-04-25T16:42:00Z"/>
        </w:rPr>
      </w:pPr>
      <w:ins w:id="271" w:author="Matthew T. Munson" w:date="2021-04-25T16:42:00Z">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ins>
    </w:p>
    <w:p w14:paraId="3E6CCB7B" w14:textId="77777777" w:rsidR="00664728" w:rsidRDefault="00664728" w:rsidP="00664728">
      <w:pPr>
        <w:pStyle w:val="Code"/>
        <w:rPr>
          <w:ins w:id="272" w:author="Matthew T. Munson" w:date="2021-04-25T16:42:00Z"/>
        </w:rPr>
      </w:pPr>
      <w:ins w:id="273" w:author="Matthew T. Munson" w:date="2021-04-25T16:42:00Z">
        <w:r>
          <w:t xml:space="preserve">// renderables </w:t>
        </w:r>
      </w:ins>
    </w:p>
    <w:p w14:paraId="6EC7124F" w14:textId="77777777" w:rsidR="00664728" w:rsidRDefault="00664728" w:rsidP="00664728">
      <w:pPr>
        <w:pStyle w:val="Code"/>
        <w:rPr>
          <w:ins w:id="274" w:author="Matthew T. Munson" w:date="2021-04-25T16:42:00Z"/>
        </w:rPr>
      </w:pPr>
      <w:ins w:id="275" w:author="Matthew T. Munson" w:date="2021-04-25T16:42:00Z">
        <w:r>
          <w:t>import Renderable from "./renderables/renderable.js";</w:t>
        </w:r>
      </w:ins>
    </w:p>
    <w:p w14:paraId="66165EBA" w14:textId="77777777" w:rsidR="00664728" w:rsidRDefault="00664728" w:rsidP="00664728">
      <w:pPr>
        <w:pStyle w:val="Code"/>
        <w:rPr>
          <w:ins w:id="276" w:author="Matthew T. Munson" w:date="2021-04-25T16:42:00Z"/>
          <w:rStyle w:val="CodeBold"/>
          <w:rFonts w:ascii="TheSansMonoConNormal" w:hAnsi="TheSansMonoConNormal"/>
        </w:rPr>
      </w:pPr>
      <w:ins w:id="277" w:author="Matthew T. Munson" w:date="2021-04-25T16:42:00Z">
        <w:r w:rsidRPr="00CD6916">
          <w:rPr>
            <w:rStyle w:val="CodeBold"/>
            <w:rFonts w:ascii="TheSansMonoConNormal" w:hAnsi="TheSansMonoConNormal"/>
          </w:rPr>
          <w:t>import TextureRenderable from "./renderables/texture_renderable.js";</w:t>
        </w:r>
      </w:ins>
    </w:p>
    <w:p w14:paraId="033CF37F" w14:textId="77777777" w:rsidR="00664728" w:rsidRPr="00CD6916" w:rsidRDefault="00664728" w:rsidP="00664728">
      <w:pPr>
        <w:pStyle w:val="Code"/>
        <w:rPr>
          <w:ins w:id="278" w:author="Matthew T. Munson" w:date="2021-04-25T16:42:00Z"/>
          <w:rStyle w:val="CodeBold"/>
        </w:rPr>
      </w:pPr>
      <w:ins w:id="279" w:author="Matthew T. Munson" w:date="2021-04-25T16:42:00Z">
        <w:r w:rsidRPr="00CD6916">
          <w:rPr>
            <w:rStyle w:val="CodeBold"/>
          </w:rPr>
          <w:t>import SpriteRenderable from "./renderables/sprite_renderable.js";</w:t>
        </w:r>
      </w:ins>
    </w:p>
    <w:p w14:paraId="5455EE28" w14:textId="77777777" w:rsidR="00664728" w:rsidRPr="00722D89" w:rsidRDefault="00664728" w:rsidP="00664728">
      <w:pPr>
        <w:pStyle w:val="Code"/>
        <w:rPr>
          <w:ins w:id="280" w:author="Matthew T. Munson" w:date="2021-04-25T16:42:00Z"/>
          <w:rStyle w:val="CodeBold"/>
        </w:rPr>
      </w:pPr>
      <w:ins w:id="281" w:author="Matthew T. Munson" w:date="2021-04-25T16:42:00Z">
        <w:r w:rsidRPr="00CD6916">
          <w:rPr>
            <w:rStyle w:val="CodeBold"/>
          </w:rPr>
          <w:lastRenderedPageBreak/>
          <w:t>import { eTexCoordArrayIndex } from "./renderables/sprite_renderable.js";</w:t>
        </w:r>
      </w:ins>
    </w:p>
    <w:p w14:paraId="7F9E5603" w14:textId="77777777" w:rsidR="00664728" w:rsidRPr="00154F11" w:rsidRDefault="00664728" w:rsidP="00664728">
      <w:pPr>
        <w:pStyle w:val="Code"/>
        <w:rPr>
          <w:ins w:id="282" w:author="Matthew T. Munson" w:date="2021-04-25T16:42:00Z"/>
        </w:rPr>
      </w:pPr>
      <w:ins w:id="283" w:author="Matthew T. Munson" w:date="2021-04-25T16:42:00Z">
        <w:r w:rsidRPr="00154F11">
          <w:t>// … identical to previous code</w:t>
        </w:r>
        <w:r>
          <w:br/>
        </w:r>
      </w:ins>
    </w:p>
    <w:p w14:paraId="7856ADFE" w14:textId="77777777" w:rsidR="00664728" w:rsidRDefault="00664728" w:rsidP="00664728">
      <w:pPr>
        <w:pStyle w:val="Code"/>
        <w:rPr>
          <w:ins w:id="284" w:author="Matthew T. Munson" w:date="2021-04-25T16:42:00Z"/>
        </w:rPr>
      </w:pPr>
      <w:ins w:id="285" w:author="Matthew T. Munson" w:date="2021-04-25T16:42:00Z">
        <w:r>
          <w:t>export default {</w:t>
        </w:r>
      </w:ins>
    </w:p>
    <w:p w14:paraId="305DE1AF" w14:textId="77777777" w:rsidR="00664728" w:rsidRDefault="00664728" w:rsidP="00664728">
      <w:pPr>
        <w:pStyle w:val="Code"/>
        <w:ind w:firstLine="435"/>
        <w:rPr>
          <w:ins w:id="286" w:author="Matthew T. Munson" w:date="2021-04-25T16:42:00Z"/>
        </w:rPr>
      </w:pPr>
      <w:ins w:id="287" w:author="Matthew T. Munson" w:date="2021-04-25T16:42:00Z">
        <w:r w:rsidRPr="00722D89">
          <w:t>// … identical to previous code</w:t>
        </w:r>
      </w:ins>
    </w:p>
    <w:p w14:paraId="1CA7CC85" w14:textId="77777777" w:rsidR="00664728" w:rsidRDefault="00664728" w:rsidP="00664728">
      <w:pPr>
        <w:pStyle w:val="Code"/>
        <w:rPr>
          <w:ins w:id="288" w:author="Matthew T. Munson" w:date="2021-04-25T16:42:00Z"/>
        </w:rPr>
      </w:pPr>
      <w:ins w:id="289" w:author="Matthew T. Munson" w:date="2021-04-25T16:42:00Z">
        <w:r>
          <w:t xml:space="preserve">        </w:t>
        </w:r>
      </w:ins>
    </w:p>
    <w:p w14:paraId="6C5DCAE7" w14:textId="77777777" w:rsidR="00664728" w:rsidRDefault="00664728" w:rsidP="00664728">
      <w:pPr>
        <w:pStyle w:val="Code"/>
        <w:rPr>
          <w:ins w:id="290" w:author="Matthew T. Munson" w:date="2021-04-25T16:42:00Z"/>
        </w:rPr>
      </w:pPr>
      <w:ins w:id="291" w:author="Matthew T. Munson" w:date="2021-04-25T16:42:00Z">
        <w:r>
          <w:t xml:space="preserve">    // Renderables</w:t>
        </w:r>
      </w:ins>
    </w:p>
    <w:p w14:paraId="653DEFC9" w14:textId="77777777" w:rsidR="00664728" w:rsidRPr="00722D89" w:rsidRDefault="00664728" w:rsidP="00664728">
      <w:pPr>
        <w:pStyle w:val="Code"/>
        <w:rPr>
          <w:ins w:id="292" w:author="Matthew T. Munson" w:date="2021-04-25T16:42:00Z"/>
        </w:rPr>
      </w:pPr>
      <w:ins w:id="293" w:author="Matthew T. Munson" w:date="2021-04-25T16:42:00Z">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ins>
    </w:p>
    <w:p w14:paraId="1424D334" w14:textId="77777777" w:rsidR="00664728" w:rsidRDefault="00664728" w:rsidP="00664728">
      <w:pPr>
        <w:pStyle w:val="Code"/>
        <w:rPr>
          <w:ins w:id="294" w:author="Matthew T. Munson" w:date="2021-04-25T16:42:00Z"/>
        </w:rPr>
      </w:pPr>
    </w:p>
    <w:p w14:paraId="63C73BEB" w14:textId="77777777" w:rsidR="00664728" w:rsidRDefault="00664728" w:rsidP="00664728">
      <w:pPr>
        <w:pStyle w:val="Code"/>
        <w:rPr>
          <w:ins w:id="295" w:author="Matthew T. Munson" w:date="2021-04-25T16:42:00Z"/>
        </w:rPr>
      </w:pPr>
      <w:ins w:id="296" w:author="Matthew T. Munson" w:date="2021-04-25T16:42:00Z">
        <w:r>
          <w:t xml:space="preserve">    // constants</w:t>
        </w:r>
      </w:ins>
    </w:p>
    <w:p w14:paraId="6D5291E4" w14:textId="77777777" w:rsidR="00664728" w:rsidRDefault="00664728" w:rsidP="00664728">
      <w:pPr>
        <w:pStyle w:val="Code"/>
        <w:rPr>
          <w:ins w:id="297" w:author="Matthew T. Munson" w:date="2021-04-25T16:42:00Z"/>
        </w:rPr>
      </w:pPr>
      <w:ins w:id="298" w:author="Matthew T. Munson" w:date="2021-04-25T16:42:00Z">
        <w:r>
          <w:t xml:space="preserve">    </w:t>
        </w:r>
        <w:r w:rsidRPr="00CD6916">
          <w:rPr>
            <w:rStyle w:val="CodeBold"/>
          </w:rPr>
          <w:t>eTexCoordArrayIndex</w:t>
        </w:r>
        <w:r>
          <w:t xml:space="preserve">, </w:t>
        </w:r>
      </w:ins>
    </w:p>
    <w:p w14:paraId="13B3CAC5" w14:textId="77777777" w:rsidR="00664728" w:rsidRDefault="00664728" w:rsidP="00664728">
      <w:pPr>
        <w:pStyle w:val="Code"/>
        <w:rPr>
          <w:ins w:id="299" w:author="Matthew T. Munson" w:date="2021-04-25T16:42:00Z"/>
        </w:rPr>
      </w:pPr>
    </w:p>
    <w:p w14:paraId="7376B39E" w14:textId="77777777" w:rsidR="00664728" w:rsidRDefault="00664728" w:rsidP="00664728">
      <w:pPr>
        <w:pStyle w:val="Code"/>
        <w:rPr>
          <w:ins w:id="300" w:author="Matthew T. Munson" w:date="2021-04-25T16:42:00Z"/>
        </w:rPr>
      </w:pPr>
      <w:ins w:id="301" w:author="Matthew T. Munson" w:date="2021-04-25T16:42:00Z">
        <w:r>
          <w:t xml:space="preserve">    // functions</w:t>
        </w:r>
      </w:ins>
    </w:p>
    <w:p w14:paraId="2BD59C40" w14:textId="77777777" w:rsidR="00664728" w:rsidRDefault="00664728" w:rsidP="00664728">
      <w:pPr>
        <w:pStyle w:val="Code"/>
        <w:rPr>
          <w:ins w:id="302" w:author="Matthew T. Munson" w:date="2021-04-25T16:42:00Z"/>
        </w:rPr>
      </w:pPr>
      <w:ins w:id="303" w:author="Matthew T. Munson" w:date="2021-04-25T16:42:00Z">
        <w:r>
          <w:t xml:space="preserve">    init, cleanUp, clearCanvas</w:t>
        </w:r>
      </w:ins>
    </w:p>
    <w:p w14:paraId="3CD813CC" w14:textId="77777777" w:rsidR="00664728" w:rsidRDefault="00664728" w:rsidP="00664728">
      <w:pPr>
        <w:pStyle w:val="Code"/>
        <w:rPr>
          <w:ins w:id="304" w:author="Matthew T. Munson" w:date="2021-04-25T16:42:00Z"/>
        </w:rPr>
      </w:pPr>
      <w:ins w:id="305" w:author="Matthew T. Munson" w:date="2021-04-25T16:42:00Z">
        <w:r>
          <w:t>}</w:t>
        </w:r>
      </w:ins>
    </w:p>
    <w:p w14:paraId="487C5D10" w14:textId="77777777" w:rsidR="00664728" w:rsidRPr="006A27C6" w:rsidRDefault="00664728" w:rsidP="00664728">
      <w:pPr>
        <w:pStyle w:val="Heading3"/>
        <w:rPr>
          <w:ins w:id="306" w:author="Matthew T. Munson" w:date="2021-04-25T16:42:00Z"/>
        </w:rPr>
      </w:pPr>
      <w:commentRangeStart w:id="307"/>
      <w:commentRangeStart w:id="308"/>
      <w:ins w:id="309" w:author="Matthew T. Munson" w:date="2021-04-25T16:42:00Z">
        <w:r w:rsidRPr="006A27C6">
          <w:t>Test</w:t>
        </w:r>
        <w:r>
          <w:t>ing the</w:t>
        </w:r>
        <w:r w:rsidRPr="006A27C6">
          <w:t xml:space="preserve"> </w:t>
        </w:r>
        <w:proofErr w:type="spellStart"/>
        <w:r w:rsidRPr="006A27C6">
          <w:t>SpriteRenderable</w:t>
        </w:r>
        <w:commentRangeEnd w:id="307"/>
        <w:proofErr w:type="spellEnd"/>
        <w:r>
          <w:rPr>
            <w:rStyle w:val="CommentReference"/>
            <w:rFonts w:asciiTheme="minorHAnsi" w:eastAsiaTheme="minorHAnsi" w:hAnsiTheme="minorHAnsi" w:cstheme="minorBidi"/>
            <w:i/>
            <w:iCs/>
            <w:color w:val="auto"/>
          </w:rPr>
          <w:commentReference w:id="307"/>
        </w:r>
        <w:commentRangeEnd w:id="308"/>
        <w:r>
          <w:rPr>
            <w:rStyle w:val="CommentReference"/>
            <w:rFonts w:asciiTheme="minorHAnsi" w:eastAsiaTheme="minorHAnsi" w:hAnsiTheme="minorHAnsi" w:cstheme="minorBidi"/>
            <w:i/>
            <w:iCs/>
            <w:color w:val="auto"/>
          </w:rPr>
          <w:commentReference w:id="308"/>
        </w:r>
      </w:ins>
    </w:p>
    <w:p w14:paraId="660B147D" w14:textId="77777777" w:rsidR="00664728" w:rsidRPr="006A27C6" w:rsidRDefault="00664728" w:rsidP="00664728">
      <w:pPr>
        <w:pStyle w:val="BodyTextFirst"/>
        <w:rPr>
          <w:ins w:id="310" w:author="Matthew T. Munson" w:date="2021-04-25T16:42:00Z"/>
        </w:rPr>
      </w:pPr>
      <w:ins w:id="311" w:author="Matthew T. Munson" w:date="2021-04-25T16:42:00Z">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ins>
    </w:p>
    <w:p w14:paraId="521DEBE8" w14:textId="77777777" w:rsidR="00664728" w:rsidRDefault="00664728" w:rsidP="00664728">
      <w:pPr>
        <w:pStyle w:val="NumList"/>
        <w:numPr>
          <w:ilvl w:val="0"/>
          <w:numId w:val="14"/>
        </w:numPr>
        <w:rPr>
          <w:ins w:id="312" w:author="Matthew T. Munson" w:date="2021-04-25T16:42:00Z"/>
        </w:rPr>
      </w:pPr>
      <w:ins w:id="313" w:author="Matthew T. Munson" w:date="2021-04-25T16:42:00Z">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ins>
    </w:p>
    <w:p w14:paraId="60EFFDB8" w14:textId="77777777" w:rsidR="00664728" w:rsidRPr="006A27C6" w:rsidRDefault="00664728" w:rsidP="00664728">
      <w:pPr>
        <w:pStyle w:val="NumList"/>
        <w:numPr>
          <w:ilvl w:val="0"/>
          <w:numId w:val="11"/>
        </w:numPr>
        <w:rPr>
          <w:ins w:id="314" w:author="Matthew T. Munson" w:date="2021-04-25T16:42:00Z"/>
        </w:rPr>
      </w:pPr>
      <w:ins w:id="315" w:author="Matthew T. Munson" w:date="2021-04-25T16:42:00Z">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ins>
    </w:p>
    <w:p w14:paraId="71E55EE5" w14:textId="77777777" w:rsidR="00664728" w:rsidRDefault="00664728" w:rsidP="00664728">
      <w:pPr>
        <w:pStyle w:val="Code"/>
        <w:rPr>
          <w:ins w:id="316" w:author="Matthew T. Munson" w:date="2021-04-25T16:42:00Z"/>
        </w:rPr>
      </w:pPr>
      <w:ins w:id="317" w:author="Matthew T. Munson" w:date="2021-04-25T16:42:00Z">
        <w:r>
          <w:t>init() {</w:t>
        </w:r>
      </w:ins>
    </w:p>
    <w:p w14:paraId="07767C58" w14:textId="77777777" w:rsidR="00664728" w:rsidRDefault="00664728" w:rsidP="00664728">
      <w:pPr>
        <w:pStyle w:val="Code"/>
        <w:rPr>
          <w:ins w:id="318" w:author="Matthew T. Munson" w:date="2021-04-25T16:42:00Z"/>
        </w:rPr>
      </w:pPr>
      <w:ins w:id="319" w:author="Matthew T. Munson" w:date="2021-04-25T16:42:00Z">
        <w:r>
          <w:t xml:space="preserve">    // Step A: set up the cameras</w:t>
        </w:r>
      </w:ins>
    </w:p>
    <w:p w14:paraId="678CE6E7" w14:textId="77777777" w:rsidR="00664728" w:rsidRDefault="00664728" w:rsidP="00664728">
      <w:pPr>
        <w:pStyle w:val="Code"/>
        <w:rPr>
          <w:ins w:id="320" w:author="Matthew T. Munson" w:date="2021-04-25T16:42:00Z"/>
        </w:rPr>
      </w:pPr>
      <w:ins w:id="321" w:author="Matthew T. Munson" w:date="2021-04-25T16:42:00Z">
        <w:r>
          <w:t xml:space="preserve">    this.mCamera = new engine.Camera(</w:t>
        </w:r>
      </w:ins>
    </w:p>
    <w:p w14:paraId="238308D5" w14:textId="77777777" w:rsidR="00664728" w:rsidRDefault="00664728" w:rsidP="00664728">
      <w:pPr>
        <w:pStyle w:val="Code"/>
        <w:rPr>
          <w:ins w:id="322" w:author="Matthew T. Munson" w:date="2021-04-25T16:42:00Z"/>
        </w:rPr>
      </w:pPr>
      <w:ins w:id="323" w:author="Matthew T. Munson" w:date="2021-04-25T16:42:00Z">
        <w:r>
          <w:t xml:space="preserve">        vec2.fromValues(20, 60),   // position of the camera</w:t>
        </w:r>
      </w:ins>
    </w:p>
    <w:p w14:paraId="74F68FD8" w14:textId="77777777" w:rsidR="00664728" w:rsidRDefault="00664728" w:rsidP="00664728">
      <w:pPr>
        <w:pStyle w:val="Code"/>
        <w:rPr>
          <w:ins w:id="324" w:author="Matthew T. Munson" w:date="2021-04-25T16:42:00Z"/>
        </w:rPr>
      </w:pPr>
      <w:ins w:id="325" w:author="Matthew T. Munson" w:date="2021-04-25T16:42:00Z">
        <w:r>
          <w:t xml:space="preserve">        20,                        // width of camera</w:t>
        </w:r>
      </w:ins>
    </w:p>
    <w:p w14:paraId="31F941B6" w14:textId="77777777" w:rsidR="00664728" w:rsidRDefault="00664728" w:rsidP="00664728">
      <w:pPr>
        <w:pStyle w:val="Code"/>
        <w:rPr>
          <w:ins w:id="326" w:author="Matthew T. Munson" w:date="2021-04-25T16:42:00Z"/>
        </w:rPr>
      </w:pPr>
      <w:ins w:id="327" w:author="Matthew T. Munson" w:date="2021-04-25T16:42:00Z">
        <w:r>
          <w:t xml:space="preserve">        [20, 40, 600, 300]         // viewport (orgX, orgY, width, height)</w:t>
        </w:r>
      </w:ins>
    </w:p>
    <w:p w14:paraId="425AC0DA" w14:textId="77777777" w:rsidR="00664728" w:rsidRDefault="00664728" w:rsidP="00664728">
      <w:pPr>
        <w:pStyle w:val="Code"/>
        <w:rPr>
          <w:ins w:id="328" w:author="Matthew T. Munson" w:date="2021-04-25T16:42:00Z"/>
        </w:rPr>
      </w:pPr>
      <w:ins w:id="329" w:author="Matthew T. Munson" w:date="2021-04-25T16:42:00Z">
        <w:r>
          <w:t xml:space="preserve">    );</w:t>
        </w:r>
      </w:ins>
    </w:p>
    <w:p w14:paraId="2EA54DF4" w14:textId="77777777" w:rsidR="00664728" w:rsidRDefault="00664728" w:rsidP="00664728">
      <w:pPr>
        <w:pStyle w:val="Code"/>
        <w:rPr>
          <w:ins w:id="330" w:author="Matthew T. Munson" w:date="2021-04-25T16:42:00Z"/>
        </w:rPr>
      </w:pPr>
      <w:ins w:id="331" w:author="Matthew T. Munson" w:date="2021-04-25T16:42:00Z">
        <w:r>
          <w:t xml:space="preserve">    this.mCamera.setBackgroundColor([0.8, 0.8, 0.8, 1]);</w:t>
        </w:r>
      </w:ins>
    </w:p>
    <w:p w14:paraId="16AC4C8E" w14:textId="77777777" w:rsidR="00664728" w:rsidRDefault="00664728" w:rsidP="00664728">
      <w:pPr>
        <w:pStyle w:val="Code"/>
        <w:rPr>
          <w:ins w:id="332" w:author="Matthew T. Munson" w:date="2021-04-25T16:42:00Z"/>
        </w:rPr>
      </w:pPr>
      <w:ins w:id="333" w:author="Matthew T. Munson" w:date="2021-04-25T16:42:00Z">
        <w:r>
          <w:t xml:space="preserve">    // sets the background to gray</w:t>
        </w:r>
      </w:ins>
    </w:p>
    <w:p w14:paraId="6B019EED" w14:textId="77777777" w:rsidR="00664728" w:rsidRDefault="00664728" w:rsidP="00664728">
      <w:pPr>
        <w:pStyle w:val="Code"/>
        <w:rPr>
          <w:ins w:id="334" w:author="Matthew T. Munson" w:date="2021-04-25T16:42:00Z"/>
        </w:rPr>
      </w:pPr>
    </w:p>
    <w:p w14:paraId="383AE4E8" w14:textId="77777777" w:rsidR="00664728" w:rsidRDefault="00664728" w:rsidP="00664728">
      <w:pPr>
        <w:pStyle w:val="Code"/>
        <w:rPr>
          <w:ins w:id="335" w:author="Matthew T. Munson" w:date="2021-04-25T16:42:00Z"/>
        </w:rPr>
      </w:pPr>
      <w:ins w:id="336" w:author="Matthew T. Munson" w:date="2021-04-25T16:42:00Z">
        <w:r>
          <w:t xml:space="preserve">    // Step B: Create the support objects</w:t>
        </w:r>
      </w:ins>
    </w:p>
    <w:p w14:paraId="466C6708" w14:textId="77777777" w:rsidR="00664728" w:rsidRDefault="00664728" w:rsidP="00664728">
      <w:pPr>
        <w:pStyle w:val="Code"/>
        <w:rPr>
          <w:ins w:id="337" w:author="Matthew T. Munson" w:date="2021-04-25T16:42:00Z"/>
        </w:rPr>
      </w:pPr>
      <w:ins w:id="338" w:author="Matthew T. Munson" w:date="2021-04-25T16:42:00Z">
        <w:r>
          <w:t xml:space="preserve">    this.mPortal = new engine.SpriteRenderable(this.kMinionSprite);</w:t>
        </w:r>
      </w:ins>
    </w:p>
    <w:p w14:paraId="47B97413" w14:textId="77777777" w:rsidR="00664728" w:rsidRDefault="00664728" w:rsidP="00664728">
      <w:pPr>
        <w:pStyle w:val="Code"/>
        <w:rPr>
          <w:ins w:id="339" w:author="Matthew T. Munson" w:date="2021-04-25T16:42:00Z"/>
        </w:rPr>
      </w:pPr>
      <w:ins w:id="340" w:author="Matthew T. Munson" w:date="2021-04-25T16:42:00Z">
        <w:r>
          <w:t xml:space="preserve">    this.mPortal.setColor([1, 0, 0, 0.2]);  // tints red</w:t>
        </w:r>
      </w:ins>
    </w:p>
    <w:p w14:paraId="30A6D266" w14:textId="77777777" w:rsidR="00664728" w:rsidRDefault="00664728" w:rsidP="00664728">
      <w:pPr>
        <w:pStyle w:val="Code"/>
        <w:rPr>
          <w:ins w:id="341" w:author="Matthew T. Munson" w:date="2021-04-25T16:42:00Z"/>
        </w:rPr>
      </w:pPr>
      <w:ins w:id="342" w:author="Matthew T. Munson" w:date="2021-04-25T16:42:00Z">
        <w:r>
          <w:t xml:space="preserve">    this.mPortal.getXform().setPosition(25, 60);</w:t>
        </w:r>
      </w:ins>
    </w:p>
    <w:p w14:paraId="0AE25033" w14:textId="77777777" w:rsidR="00664728" w:rsidRDefault="00664728" w:rsidP="00664728">
      <w:pPr>
        <w:pStyle w:val="Code"/>
        <w:rPr>
          <w:ins w:id="343" w:author="Matthew T. Munson" w:date="2021-04-25T16:42:00Z"/>
        </w:rPr>
      </w:pPr>
      <w:ins w:id="344" w:author="Matthew T. Munson" w:date="2021-04-25T16:42:00Z">
        <w:r>
          <w:lastRenderedPageBreak/>
          <w:t xml:space="preserve">    this.mPortal.getXform().setSize(3, 3);</w:t>
        </w:r>
      </w:ins>
    </w:p>
    <w:p w14:paraId="272B7066" w14:textId="77777777" w:rsidR="00664728" w:rsidRDefault="00664728" w:rsidP="00664728">
      <w:pPr>
        <w:pStyle w:val="Code"/>
        <w:rPr>
          <w:ins w:id="345" w:author="Matthew T. Munson" w:date="2021-04-25T16:42:00Z"/>
        </w:rPr>
      </w:pPr>
      <w:ins w:id="346" w:author="Matthew T. Munson" w:date="2021-04-25T16:42:00Z">
        <w:r>
          <w:t xml:space="preserve">    this.mPortal.setElementPixelPositions(130, 310, 0, 180);</w:t>
        </w:r>
      </w:ins>
    </w:p>
    <w:p w14:paraId="4883B18D" w14:textId="77777777" w:rsidR="00664728" w:rsidRDefault="00664728" w:rsidP="00664728">
      <w:pPr>
        <w:pStyle w:val="Code"/>
        <w:rPr>
          <w:ins w:id="347" w:author="Matthew T. Munson" w:date="2021-04-25T16:42:00Z"/>
        </w:rPr>
      </w:pPr>
    </w:p>
    <w:p w14:paraId="7F3F4669" w14:textId="77777777" w:rsidR="00664728" w:rsidRDefault="00664728" w:rsidP="00664728">
      <w:pPr>
        <w:pStyle w:val="Code"/>
        <w:rPr>
          <w:ins w:id="348" w:author="Matthew T. Munson" w:date="2021-04-25T16:42:00Z"/>
        </w:rPr>
      </w:pPr>
      <w:ins w:id="349" w:author="Matthew T. Munson" w:date="2021-04-25T16:42:00Z">
        <w:r>
          <w:t xml:space="preserve">    this.mCollector = new engine.SpriteRenderable(this.kMinionSprite);</w:t>
        </w:r>
      </w:ins>
    </w:p>
    <w:p w14:paraId="397D2255" w14:textId="77777777" w:rsidR="00664728" w:rsidRDefault="00664728" w:rsidP="00664728">
      <w:pPr>
        <w:pStyle w:val="Code"/>
        <w:rPr>
          <w:ins w:id="350" w:author="Matthew T. Munson" w:date="2021-04-25T16:42:00Z"/>
        </w:rPr>
      </w:pPr>
      <w:ins w:id="351" w:author="Matthew T. Munson" w:date="2021-04-25T16:42:00Z">
        <w:r>
          <w:t xml:space="preserve">    this.mCollector.setColor([0, 0, 0, 0]);  // No tinting</w:t>
        </w:r>
      </w:ins>
    </w:p>
    <w:p w14:paraId="109AD7D8" w14:textId="77777777" w:rsidR="00664728" w:rsidRDefault="00664728" w:rsidP="00664728">
      <w:pPr>
        <w:pStyle w:val="Code"/>
        <w:rPr>
          <w:ins w:id="352" w:author="Matthew T. Munson" w:date="2021-04-25T16:42:00Z"/>
        </w:rPr>
      </w:pPr>
      <w:ins w:id="353" w:author="Matthew T. Munson" w:date="2021-04-25T16:42:00Z">
        <w:r>
          <w:t xml:space="preserve">    this.mCollector.getXform().setPosition(15, 60);</w:t>
        </w:r>
      </w:ins>
    </w:p>
    <w:p w14:paraId="1F573F74" w14:textId="77777777" w:rsidR="00664728" w:rsidRDefault="00664728" w:rsidP="00664728">
      <w:pPr>
        <w:pStyle w:val="Code"/>
        <w:rPr>
          <w:ins w:id="354" w:author="Matthew T. Munson" w:date="2021-04-25T16:42:00Z"/>
        </w:rPr>
      </w:pPr>
      <w:ins w:id="355" w:author="Matthew T. Munson" w:date="2021-04-25T16:42:00Z">
        <w:r>
          <w:t xml:space="preserve">    this.mCollector.getXform().setSize(3, 3);</w:t>
        </w:r>
      </w:ins>
    </w:p>
    <w:p w14:paraId="712A11A4" w14:textId="77777777" w:rsidR="00664728" w:rsidRDefault="00664728" w:rsidP="00664728">
      <w:pPr>
        <w:pStyle w:val="Code"/>
        <w:rPr>
          <w:ins w:id="356" w:author="Matthew T. Munson" w:date="2021-04-25T16:42:00Z"/>
        </w:rPr>
      </w:pPr>
      <w:ins w:id="357" w:author="Matthew T. Munson" w:date="2021-04-25T16:42:00Z">
        <w:r>
          <w:t xml:space="preserve">    this.mCollector.setElementPixelPositions(315, 495, 0, 180);</w:t>
        </w:r>
      </w:ins>
    </w:p>
    <w:p w14:paraId="75F3ABDF" w14:textId="77777777" w:rsidR="00664728" w:rsidRDefault="00664728" w:rsidP="00664728">
      <w:pPr>
        <w:pStyle w:val="Code"/>
        <w:rPr>
          <w:ins w:id="358" w:author="Matthew T. Munson" w:date="2021-04-25T16:42:00Z"/>
        </w:rPr>
      </w:pPr>
    </w:p>
    <w:p w14:paraId="20158E6A" w14:textId="77777777" w:rsidR="00664728" w:rsidRDefault="00664728" w:rsidP="00664728">
      <w:pPr>
        <w:pStyle w:val="Code"/>
        <w:rPr>
          <w:ins w:id="359" w:author="Matthew T. Munson" w:date="2021-04-25T16:42:00Z"/>
        </w:rPr>
      </w:pPr>
      <w:ins w:id="360" w:author="Matthew T. Munson" w:date="2021-04-25T16:42:00Z">
        <w:r>
          <w:t xml:space="preserve">    // Step C: Create the font and minion images using sprite</w:t>
        </w:r>
      </w:ins>
    </w:p>
    <w:p w14:paraId="76052A7B" w14:textId="77777777" w:rsidR="00664728" w:rsidRDefault="00664728" w:rsidP="00664728">
      <w:pPr>
        <w:pStyle w:val="Code"/>
        <w:rPr>
          <w:ins w:id="361" w:author="Matthew T. Munson" w:date="2021-04-25T16:42:00Z"/>
        </w:rPr>
      </w:pPr>
      <w:ins w:id="362" w:author="Matthew T. Munson" w:date="2021-04-25T16:42:00Z">
        <w:r>
          <w:t xml:space="preserve">    this.mFontImage = new engine.SpriteRenderable(this.kFontImage);</w:t>
        </w:r>
      </w:ins>
    </w:p>
    <w:p w14:paraId="3F3BB6CE" w14:textId="77777777" w:rsidR="00664728" w:rsidRDefault="00664728" w:rsidP="00664728">
      <w:pPr>
        <w:pStyle w:val="Code"/>
        <w:rPr>
          <w:ins w:id="363" w:author="Matthew T. Munson" w:date="2021-04-25T16:42:00Z"/>
        </w:rPr>
      </w:pPr>
      <w:ins w:id="364" w:author="Matthew T. Munson" w:date="2021-04-25T16:42:00Z">
        <w:r>
          <w:t xml:space="preserve">    this.mFontImage.setColor([1, 1, 1, 0]);</w:t>
        </w:r>
      </w:ins>
    </w:p>
    <w:p w14:paraId="70E0DC11" w14:textId="77777777" w:rsidR="00664728" w:rsidRDefault="00664728" w:rsidP="00664728">
      <w:pPr>
        <w:pStyle w:val="Code"/>
        <w:rPr>
          <w:ins w:id="365" w:author="Matthew T. Munson" w:date="2021-04-25T16:42:00Z"/>
        </w:rPr>
      </w:pPr>
      <w:ins w:id="366" w:author="Matthew T. Munson" w:date="2021-04-25T16:42:00Z">
        <w:r>
          <w:t xml:space="preserve">    this.mFontImage.getXform().setPosition(13, 62);</w:t>
        </w:r>
      </w:ins>
    </w:p>
    <w:p w14:paraId="7D677334" w14:textId="77777777" w:rsidR="00664728" w:rsidRDefault="00664728" w:rsidP="00664728">
      <w:pPr>
        <w:pStyle w:val="Code"/>
        <w:rPr>
          <w:ins w:id="367" w:author="Matthew T. Munson" w:date="2021-04-25T16:42:00Z"/>
        </w:rPr>
      </w:pPr>
      <w:ins w:id="368" w:author="Matthew T. Munson" w:date="2021-04-25T16:42:00Z">
        <w:r>
          <w:t xml:space="preserve">    this.mFontImage.getXform().setSize(4, 4);</w:t>
        </w:r>
      </w:ins>
    </w:p>
    <w:p w14:paraId="04BB9BFD" w14:textId="77777777" w:rsidR="00664728" w:rsidRDefault="00664728" w:rsidP="00664728">
      <w:pPr>
        <w:pStyle w:val="Code"/>
        <w:rPr>
          <w:ins w:id="369" w:author="Matthew T. Munson" w:date="2021-04-25T16:42:00Z"/>
        </w:rPr>
      </w:pPr>
    </w:p>
    <w:p w14:paraId="2C5BE365" w14:textId="77777777" w:rsidR="00664728" w:rsidRDefault="00664728" w:rsidP="00664728">
      <w:pPr>
        <w:pStyle w:val="Code"/>
        <w:rPr>
          <w:ins w:id="370" w:author="Matthew T. Munson" w:date="2021-04-25T16:42:00Z"/>
        </w:rPr>
      </w:pPr>
      <w:ins w:id="371" w:author="Matthew T. Munson" w:date="2021-04-25T16:42:00Z">
        <w:r>
          <w:t xml:space="preserve">    this.mMinion = new engine.SpriteRenderable(this.kMinionSprite);</w:t>
        </w:r>
      </w:ins>
    </w:p>
    <w:p w14:paraId="5C2F7328" w14:textId="77777777" w:rsidR="00664728" w:rsidRDefault="00664728" w:rsidP="00664728">
      <w:pPr>
        <w:pStyle w:val="Code"/>
        <w:rPr>
          <w:ins w:id="372" w:author="Matthew T. Munson" w:date="2021-04-25T16:42:00Z"/>
        </w:rPr>
      </w:pPr>
      <w:ins w:id="373" w:author="Matthew T. Munson" w:date="2021-04-25T16:42:00Z">
        <w:r>
          <w:t xml:space="preserve">    this.mMinion.setColor([1, 1, 1, 0]);</w:t>
        </w:r>
      </w:ins>
    </w:p>
    <w:p w14:paraId="23619ABA" w14:textId="77777777" w:rsidR="00664728" w:rsidRDefault="00664728" w:rsidP="00664728">
      <w:pPr>
        <w:pStyle w:val="Code"/>
        <w:rPr>
          <w:ins w:id="374" w:author="Matthew T. Munson" w:date="2021-04-25T16:42:00Z"/>
        </w:rPr>
      </w:pPr>
      <w:ins w:id="375" w:author="Matthew T. Munson" w:date="2021-04-25T16:42:00Z">
        <w:r>
          <w:t xml:space="preserve">    this.mMinion.getXform().setPosition(26, 56);</w:t>
        </w:r>
      </w:ins>
    </w:p>
    <w:p w14:paraId="72799933" w14:textId="77777777" w:rsidR="00664728" w:rsidRDefault="00664728" w:rsidP="00664728">
      <w:pPr>
        <w:pStyle w:val="Code"/>
        <w:rPr>
          <w:ins w:id="376" w:author="Matthew T. Munson" w:date="2021-04-25T16:42:00Z"/>
        </w:rPr>
      </w:pPr>
      <w:ins w:id="377" w:author="Matthew T. Munson" w:date="2021-04-25T16:42:00Z">
        <w:r>
          <w:t xml:space="preserve">    this.mMinion.getXform().setSize(5, 2.5);</w:t>
        </w:r>
      </w:ins>
    </w:p>
    <w:p w14:paraId="3DF72C3E" w14:textId="77777777" w:rsidR="00664728" w:rsidRDefault="00664728" w:rsidP="00664728">
      <w:pPr>
        <w:pStyle w:val="Code"/>
        <w:rPr>
          <w:ins w:id="378" w:author="Matthew T. Munson" w:date="2021-04-25T16:42:00Z"/>
        </w:rPr>
      </w:pPr>
    </w:p>
    <w:p w14:paraId="4E6923F5" w14:textId="77777777" w:rsidR="00664728" w:rsidRDefault="00664728" w:rsidP="00664728">
      <w:pPr>
        <w:pStyle w:val="Code"/>
        <w:rPr>
          <w:ins w:id="379" w:author="Matthew T. Munson" w:date="2021-04-25T16:42:00Z"/>
        </w:rPr>
      </w:pPr>
      <w:ins w:id="380" w:author="Matthew T. Munson" w:date="2021-04-25T16:42:00Z">
        <w:r>
          <w:t xml:space="preserve">    // Step D: Create the hero object with texture from the lower-left corner </w:t>
        </w:r>
      </w:ins>
    </w:p>
    <w:p w14:paraId="32955B40" w14:textId="77777777" w:rsidR="00664728" w:rsidRDefault="00664728" w:rsidP="00664728">
      <w:pPr>
        <w:pStyle w:val="Code"/>
        <w:rPr>
          <w:ins w:id="381" w:author="Matthew T. Munson" w:date="2021-04-25T16:42:00Z"/>
        </w:rPr>
      </w:pPr>
      <w:ins w:id="382" w:author="Matthew T. Munson" w:date="2021-04-25T16:42:00Z">
        <w:r>
          <w:t xml:space="preserve">    this.mHero = new engine.SpriteRenderable(this.kMinionSprite);</w:t>
        </w:r>
      </w:ins>
    </w:p>
    <w:p w14:paraId="26DA79A6" w14:textId="77777777" w:rsidR="00664728" w:rsidRDefault="00664728" w:rsidP="00664728">
      <w:pPr>
        <w:pStyle w:val="Code"/>
        <w:rPr>
          <w:ins w:id="383" w:author="Matthew T. Munson" w:date="2021-04-25T16:42:00Z"/>
        </w:rPr>
      </w:pPr>
      <w:ins w:id="384" w:author="Matthew T. Munson" w:date="2021-04-25T16:42:00Z">
        <w:r>
          <w:t xml:space="preserve">    this.mHero.setColor([1, 1, 1, 0]);</w:t>
        </w:r>
      </w:ins>
    </w:p>
    <w:p w14:paraId="26798F27" w14:textId="77777777" w:rsidR="00664728" w:rsidRDefault="00664728" w:rsidP="00664728">
      <w:pPr>
        <w:pStyle w:val="Code"/>
        <w:rPr>
          <w:ins w:id="385" w:author="Matthew T. Munson" w:date="2021-04-25T16:42:00Z"/>
        </w:rPr>
      </w:pPr>
      <w:ins w:id="386" w:author="Matthew T. Munson" w:date="2021-04-25T16:42:00Z">
        <w:r>
          <w:t xml:space="preserve">    this.mHero.getXform().setPosition(20, 60);</w:t>
        </w:r>
      </w:ins>
    </w:p>
    <w:p w14:paraId="20758756" w14:textId="77777777" w:rsidR="00664728" w:rsidRDefault="00664728" w:rsidP="00664728">
      <w:pPr>
        <w:pStyle w:val="Code"/>
        <w:rPr>
          <w:ins w:id="387" w:author="Matthew T. Munson" w:date="2021-04-25T16:42:00Z"/>
        </w:rPr>
      </w:pPr>
      <w:ins w:id="388" w:author="Matthew T. Munson" w:date="2021-04-25T16:42:00Z">
        <w:r>
          <w:t xml:space="preserve">    this.mHero.getXform().setSize(2, 3);</w:t>
        </w:r>
      </w:ins>
    </w:p>
    <w:p w14:paraId="57D5C29C" w14:textId="77777777" w:rsidR="00664728" w:rsidRDefault="00664728" w:rsidP="00664728">
      <w:pPr>
        <w:pStyle w:val="Code"/>
        <w:rPr>
          <w:ins w:id="389" w:author="Matthew T. Munson" w:date="2021-04-25T16:42:00Z"/>
        </w:rPr>
      </w:pPr>
      <w:ins w:id="390" w:author="Matthew T. Munson" w:date="2021-04-25T16:42:00Z">
        <w:r>
          <w:t xml:space="preserve">    this.mHero.setElementPixelPositions(0, 120, 0, 180);</w:t>
        </w:r>
      </w:ins>
    </w:p>
    <w:p w14:paraId="3E97C8BE" w14:textId="77777777" w:rsidR="00664728" w:rsidRPr="006A27C6" w:rsidRDefault="00664728" w:rsidP="00664728">
      <w:pPr>
        <w:pStyle w:val="Code"/>
        <w:rPr>
          <w:ins w:id="391" w:author="Matthew T. Munson" w:date="2021-04-25T16:42:00Z"/>
        </w:rPr>
      </w:pPr>
      <w:ins w:id="392" w:author="Matthew T. Munson" w:date="2021-04-25T16:42:00Z">
        <w:r>
          <w:t>}</w:t>
        </w:r>
      </w:ins>
    </w:p>
    <w:p w14:paraId="5FFCF458" w14:textId="77777777" w:rsidR="00664728" w:rsidRDefault="00664728" w:rsidP="00664728">
      <w:pPr>
        <w:pStyle w:val="NumSubList"/>
        <w:numPr>
          <w:ilvl w:val="0"/>
          <w:numId w:val="44"/>
        </w:numPr>
        <w:rPr>
          <w:ins w:id="393" w:author="Matthew T. Munson" w:date="2021-04-25T16:42:00Z"/>
        </w:rPr>
      </w:pPr>
      <w:ins w:id="394" w:author="Matthew T. Munson" w:date="2021-04-25T16:42:00Z">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ins>
    </w:p>
    <w:p w14:paraId="0636AD36" w14:textId="77777777" w:rsidR="00664728" w:rsidRDefault="00664728" w:rsidP="00664728">
      <w:pPr>
        <w:pStyle w:val="NumSubList"/>
        <w:numPr>
          <w:ilvl w:val="0"/>
          <w:numId w:val="44"/>
        </w:numPr>
        <w:rPr>
          <w:ins w:id="395" w:author="Matthew T. Munson" w:date="2021-04-25T16:42:00Z"/>
        </w:rPr>
      </w:pPr>
      <w:ins w:id="396" w:author="Matthew T. Munson" w:date="2021-04-25T16:42:00Z">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ins>
    </w:p>
    <w:p w14:paraId="7A9FB0E7" w14:textId="77777777" w:rsidR="00664728" w:rsidRDefault="00664728" w:rsidP="00664728">
      <w:pPr>
        <w:pStyle w:val="NumSubList"/>
        <w:numPr>
          <w:ilvl w:val="0"/>
          <w:numId w:val="44"/>
        </w:numPr>
        <w:rPr>
          <w:ins w:id="397" w:author="Matthew T. Munson" w:date="2021-04-25T16:42:00Z"/>
        </w:rPr>
      </w:pPr>
      <w:ins w:id="398" w:author="Matthew T. Munson" w:date="2021-04-25T16:42:00Z">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ins>
    </w:p>
    <w:p w14:paraId="5B528846" w14:textId="77777777" w:rsidR="00664728" w:rsidRPr="006A27C6" w:rsidRDefault="00664728" w:rsidP="00664728">
      <w:pPr>
        <w:pStyle w:val="NumList"/>
        <w:numPr>
          <w:ilvl w:val="0"/>
          <w:numId w:val="0"/>
        </w:numPr>
        <w:ind w:left="936"/>
        <w:rPr>
          <w:ins w:id="399" w:author="Matthew T. Munson" w:date="2021-04-25T16:42:00Z"/>
        </w:rPr>
      </w:pPr>
      <w:ins w:id="400" w:author="Matthew T. Munson" w:date="2021-04-25T16:42:00Z">
        <w:r>
          <w:lastRenderedPageBreak/>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ins>
    </w:p>
    <w:p w14:paraId="0842D71A" w14:textId="77777777" w:rsidR="00664728" w:rsidRPr="006A27C6" w:rsidRDefault="00664728" w:rsidP="00664728">
      <w:pPr>
        <w:pStyle w:val="NumList"/>
        <w:numPr>
          <w:ilvl w:val="0"/>
          <w:numId w:val="11"/>
        </w:numPr>
        <w:rPr>
          <w:ins w:id="401" w:author="Matthew T. Munson" w:date="2021-04-25T16:42:00Z"/>
        </w:rPr>
      </w:pPr>
      <w:ins w:id="402" w:author="Matthew T. Munson" w:date="2021-04-25T16:42:00Z">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ins>
    </w:p>
    <w:p w14:paraId="0742A29E" w14:textId="77777777" w:rsidR="00664728" w:rsidRDefault="00664728" w:rsidP="00664728">
      <w:pPr>
        <w:pStyle w:val="Code"/>
        <w:rPr>
          <w:ins w:id="403" w:author="Matthew T. Munson" w:date="2021-04-25T16:42:00Z"/>
        </w:rPr>
      </w:pPr>
      <w:ins w:id="404" w:author="Matthew T. Munson" w:date="2021-04-25T16:42:00Z">
        <w:r>
          <w:t>update() {</w:t>
        </w:r>
      </w:ins>
    </w:p>
    <w:p w14:paraId="22653448" w14:textId="77777777" w:rsidR="00664728" w:rsidRDefault="00664728" w:rsidP="00664728">
      <w:pPr>
        <w:pStyle w:val="Code"/>
        <w:rPr>
          <w:ins w:id="405" w:author="Matthew T. Munson" w:date="2021-04-25T16:42:00Z"/>
        </w:rPr>
      </w:pPr>
      <w:ins w:id="406" w:author="Matthew T. Munson" w:date="2021-04-25T16:42:00Z">
        <w:r>
          <w:t xml:space="preserve">    // let's only allow the movement of hero, </w:t>
        </w:r>
      </w:ins>
    </w:p>
    <w:p w14:paraId="1F93806E" w14:textId="77777777" w:rsidR="00664728" w:rsidRDefault="00664728" w:rsidP="00664728">
      <w:pPr>
        <w:pStyle w:val="Code"/>
        <w:rPr>
          <w:ins w:id="407" w:author="Matthew T. Munson" w:date="2021-04-25T16:42:00Z"/>
        </w:rPr>
      </w:pPr>
      <w:ins w:id="408" w:author="Matthew T. Munson" w:date="2021-04-25T16:42:00Z">
        <w:r>
          <w:t xml:space="preserve">    let deltaX = 0.05;</w:t>
        </w:r>
      </w:ins>
    </w:p>
    <w:p w14:paraId="78B2C05E" w14:textId="77777777" w:rsidR="00664728" w:rsidRDefault="00664728" w:rsidP="00664728">
      <w:pPr>
        <w:pStyle w:val="Code"/>
        <w:rPr>
          <w:ins w:id="409" w:author="Matthew T. Munson" w:date="2021-04-25T16:42:00Z"/>
        </w:rPr>
      </w:pPr>
      <w:ins w:id="410" w:author="Matthew T. Munson" w:date="2021-04-25T16:42:00Z">
        <w:r>
          <w:t xml:space="preserve">    let xform = this.mHero.getXform();</w:t>
        </w:r>
      </w:ins>
    </w:p>
    <w:p w14:paraId="7C8AD021" w14:textId="77777777" w:rsidR="00664728" w:rsidRDefault="00664728" w:rsidP="00664728">
      <w:pPr>
        <w:pStyle w:val="Code"/>
        <w:rPr>
          <w:ins w:id="411" w:author="Matthew T. Munson" w:date="2021-04-25T16:42:00Z"/>
        </w:rPr>
      </w:pPr>
    </w:p>
    <w:p w14:paraId="745F7719" w14:textId="77777777" w:rsidR="00664728" w:rsidRDefault="00664728" w:rsidP="00664728">
      <w:pPr>
        <w:pStyle w:val="Code"/>
        <w:rPr>
          <w:ins w:id="412" w:author="Matthew T. Munson" w:date="2021-04-25T16:42:00Z"/>
        </w:rPr>
      </w:pPr>
      <w:ins w:id="413" w:author="Matthew T. Munson" w:date="2021-04-25T16:42:00Z">
        <w:r>
          <w:t xml:space="preserve">    // Support hero movements</w:t>
        </w:r>
      </w:ins>
    </w:p>
    <w:p w14:paraId="0D68F6B1" w14:textId="77777777" w:rsidR="00664728" w:rsidRDefault="00664728" w:rsidP="00664728">
      <w:pPr>
        <w:pStyle w:val="Code"/>
        <w:rPr>
          <w:ins w:id="414" w:author="Matthew T. Munson" w:date="2021-04-25T16:42:00Z"/>
        </w:rPr>
      </w:pPr>
      <w:ins w:id="415" w:author="Matthew T. Munson" w:date="2021-04-25T16:42:00Z">
        <w:r>
          <w:t xml:space="preserve">    if (engine.input.isKeyPressed(engine.input.keys.Right)) {</w:t>
        </w:r>
      </w:ins>
    </w:p>
    <w:p w14:paraId="0ECC9A7A" w14:textId="77777777" w:rsidR="00664728" w:rsidRDefault="00664728" w:rsidP="00664728">
      <w:pPr>
        <w:pStyle w:val="Code"/>
        <w:rPr>
          <w:ins w:id="416" w:author="Matthew T. Munson" w:date="2021-04-25T16:42:00Z"/>
        </w:rPr>
      </w:pPr>
      <w:ins w:id="417" w:author="Matthew T. Munson" w:date="2021-04-25T16:42:00Z">
        <w:r>
          <w:t xml:space="preserve">        xform.incXPosBy(deltaX);</w:t>
        </w:r>
      </w:ins>
    </w:p>
    <w:p w14:paraId="5A4EFA4F" w14:textId="77777777" w:rsidR="00664728" w:rsidRDefault="00664728" w:rsidP="00664728">
      <w:pPr>
        <w:pStyle w:val="Code"/>
        <w:rPr>
          <w:ins w:id="418" w:author="Matthew T. Munson" w:date="2021-04-25T16:42:00Z"/>
        </w:rPr>
      </w:pPr>
      <w:ins w:id="419" w:author="Matthew T. Munson" w:date="2021-04-25T16:42:00Z">
        <w:r>
          <w:t xml:space="preserve">        if (xform.getXPos() &gt; 30) { // this is the right-bound of the window</w:t>
        </w:r>
      </w:ins>
    </w:p>
    <w:p w14:paraId="22E58730" w14:textId="77777777" w:rsidR="00664728" w:rsidRDefault="00664728" w:rsidP="00664728">
      <w:pPr>
        <w:pStyle w:val="Code"/>
        <w:rPr>
          <w:ins w:id="420" w:author="Matthew T. Munson" w:date="2021-04-25T16:42:00Z"/>
        </w:rPr>
      </w:pPr>
      <w:ins w:id="421" w:author="Matthew T. Munson" w:date="2021-04-25T16:42:00Z">
        <w:r>
          <w:t xml:space="preserve">            xform.setPosition(12, 60);</w:t>
        </w:r>
      </w:ins>
    </w:p>
    <w:p w14:paraId="5A7FF1C9" w14:textId="77777777" w:rsidR="00664728" w:rsidRDefault="00664728" w:rsidP="00664728">
      <w:pPr>
        <w:pStyle w:val="Code"/>
        <w:rPr>
          <w:ins w:id="422" w:author="Matthew T. Munson" w:date="2021-04-25T16:42:00Z"/>
        </w:rPr>
      </w:pPr>
      <w:ins w:id="423" w:author="Matthew T. Munson" w:date="2021-04-25T16:42:00Z">
        <w:r>
          <w:t xml:space="preserve">        }</w:t>
        </w:r>
      </w:ins>
    </w:p>
    <w:p w14:paraId="796B9271" w14:textId="77777777" w:rsidR="00664728" w:rsidRDefault="00664728" w:rsidP="00664728">
      <w:pPr>
        <w:pStyle w:val="Code"/>
        <w:rPr>
          <w:ins w:id="424" w:author="Matthew T. Munson" w:date="2021-04-25T16:42:00Z"/>
        </w:rPr>
      </w:pPr>
      <w:ins w:id="425" w:author="Matthew T. Munson" w:date="2021-04-25T16:42:00Z">
        <w:r>
          <w:t xml:space="preserve">    }</w:t>
        </w:r>
      </w:ins>
    </w:p>
    <w:p w14:paraId="2EDE04DE" w14:textId="77777777" w:rsidR="00664728" w:rsidRDefault="00664728" w:rsidP="00664728">
      <w:pPr>
        <w:pStyle w:val="Code"/>
        <w:rPr>
          <w:ins w:id="426" w:author="Matthew T. Munson" w:date="2021-04-25T16:42:00Z"/>
        </w:rPr>
      </w:pPr>
    </w:p>
    <w:p w14:paraId="166D9064" w14:textId="77777777" w:rsidR="00664728" w:rsidRDefault="00664728" w:rsidP="00664728">
      <w:pPr>
        <w:pStyle w:val="Code"/>
        <w:rPr>
          <w:ins w:id="427" w:author="Matthew T. Munson" w:date="2021-04-25T16:42:00Z"/>
        </w:rPr>
      </w:pPr>
      <w:ins w:id="428" w:author="Matthew T. Munson" w:date="2021-04-25T16:42:00Z">
        <w:r>
          <w:t xml:space="preserve">    if (engine.input.isKeyPressed(engine.input.keys.Left)) {</w:t>
        </w:r>
      </w:ins>
    </w:p>
    <w:p w14:paraId="04491AB5" w14:textId="77777777" w:rsidR="00664728" w:rsidRDefault="00664728" w:rsidP="00664728">
      <w:pPr>
        <w:pStyle w:val="Code"/>
        <w:rPr>
          <w:ins w:id="429" w:author="Matthew T. Munson" w:date="2021-04-25T16:42:00Z"/>
        </w:rPr>
      </w:pPr>
      <w:ins w:id="430" w:author="Matthew T. Munson" w:date="2021-04-25T16:42:00Z">
        <w:r>
          <w:t xml:space="preserve">        xform.incXPosBy(-deltaX);</w:t>
        </w:r>
      </w:ins>
    </w:p>
    <w:p w14:paraId="03924515" w14:textId="77777777" w:rsidR="00664728" w:rsidRDefault="00664728" w:rsidP="00664728">
      <w:pPr>
        <w:pStyle w:val="Code"/>
        <w:rPr>
          <w:ins w:id="431" w:author="Matthew T. Munson" w:date="2021-04-25T16:42:00Z"/>
        </w:rPr>
      </w:pPr>
      <w:ins w:id="432" w:author="Matthew T. Munson" w:date="2021-04-25T16:42:00Z">
        <w:r>
          <w:t xml:space="preserve">        if (xform.getXPos() &lt; 11) {  // this is the left-bound of the window</w:t>
        </w:r>
      </w:ins>
    </w:p>
    <w:p w14:paraId="1D70FA5E" w14:textId="77777777" w:rsidR="00664728" w:rsidRDefault="00664728" w:rsidP="00664728">
      <w:pPr>
        <w:pStyle w:val="Code"/>
        <w:rPr>
          <w:ins w:id="433" w:author="Matthew T. Munson" w:date="2021-04-25T16:42:00Z"/>
        </w:rPr>
      </w:pPr>
      <w:ins w:id="434" w:author="Matthew T. Munson" w:date="2021-04-25T16:42:00Z">
        <w:r>
          <w:t xml:space="preserve">            xform.setXPos(20);</w:t>
        </w:r>
      </w:ins>
    </w:p>
    <w:p w14:paraId="1241A36B" w14:textId="77777777" w:rsidR="00664728" w:rsidRDefault="00664728" w:rsidP="00664728">
      <w:pPr>
        <w:pStyle w:val="Code"/>
        <w:rPr>
          <w:ins w:id="435" w:author="Matthew T. Munson" w:date="2021-04-25T16:42:00Z"/>
        </w:rPr>
      </w:pPr>
      <w:ins w:id="436" w:author="Matthew T. Munson" w:date="2021-04-25T16:42:00Z">
        <w:r>
          <w:t xml:space="preserve">        }</w:t>
        </w:r>
      </w:ins>
    </w:p>
    <w:p w14:paraId="7B270D58" w14:textId="77777777" w:rsidR="00664728" w:rsidRDefault="00664728" w:rsidP="00664728">
      <w:pPr>
        <w:pStyle w:val="Code"/>
        <w:rPr>
          <w:ins w:id="437" w:author="Matthew T. Munson" w:date="2021-04-25T16:42:00Z"/>
        </w:rPr>
      </w:pPr>
      <w:ins w:id="438" w:author="Matthew T. Munson" w:date="2021-04-25T16:42:00Z">
        <w:r>
          <w:t xml:space="preserve">    }</w:t>
        </w:r>
      </w:ins>
    </w:p>
    <w:p w14:paraId="2437E221" w14:textId="77777777" w:rsidR="00664728" w:rsidRDefault="00664728" w:rsidP="00664728">
      <w:pPr>
        <w:pStyle w:val="Code"/>
        <w:rPr>
          <w:ins w:id="439" w:author="Matthew T. Munson" w:date="2021-04-25T16:42:00Z"/>
        </w:rPr>
      </w:pPr>
    </w:p>
    <w:p w14:paraId="0EEADAE4" w14:textId="77777777" w:rsidR="00664728" w:rsidRDefault="00664728" w:rsidP="00664728">
      <w:pPr>
        <w:pStyle w:val="Code"/>
        <w:rPr>
          <w:ins w:id="440" w:author="Matthew T. Munson" w:date="2021-04-25T16:42:00Z"/>
        </w:rPr>
      </w:pPr>
      <w:ins w:id="441" w:author="Matthew T. Munson" w:date="2021-04-25T16:42:00Z">
        <w:r>
          <w:t xml:space="preserve">    // continously change texture tinting</w:t>
        </w:r>
      </w:ins>
    </w:p>
    <w:p w14:paraId="62DC1A91" w14:textId="77777777" w:rsidR="00664728" w:rsidRDefault="00664728" w:rsidP="00664728">
      <w:pPr>
        <w:pStyle w:val="Code"/>
        <w:rPr>
          <w:ins w:id="442" w:author="Matthew T. Munson" w:date="2021-04-25T16:42:00Z"/>
        </w:rPr>
      </w:pPr>
      <w:ins w:id="443" w:author="Matthew T. Munson" w:date="2021-04-25T16:42:00Z">
        <w:r>
          <w:t xml:space="preserve">    let c = this.mPortal.getColor();</w:t>
        </w:r>
      </w:ins>
    </w:p>
    <w:p w14:paraId="30F4204B" w14:textId="77777777" w:rsidR="00664728" w:rsidRDefault="00664728" w:rsidP="00664728">
      <w:pPr>
        <w:pStyle w:val="Code"/>
        <w:rPr>
          <w:ins w:id="444" w:author="Matthew T. Munson" w:date="2021-04-25T16:42:00Z"/>
        </w:rPr>
      </w:pPr>
      <w:ins w:id="445" w:author="Matthew T. Munson" w:date="2021-04-25T16:42:00Z">
        <w:r>
          <w:t xml:space="preserve">    let ca = c[3] + deltaX;</w:t>
        </w:r>
      </w:ins>
    </w:p>
    <w:p w14:paraId="20879B24" w14:textId="77777777" w:rsidR="00664728" w:rsidRDefault="00664728" w:rsidP="00664728">
      <w:pPr>
        <w:pStyle w:val="Code"/>
        <w:rPr>
          <w:ins w:id="446" w:author="Matthew T. Munson" w:date="2021-04-25T16:42:00Z"/>
        </w:rPr>
      </w:pPr>
      <w:ins w:id="447" w:author="Matthew T. Munson" w:date="2021-04-25T16:42:00Z">
        <w:r>
          <w:t xml:space="preserve">    if (ca &gt; 1) {</w:t>
        </w:r>
      </w:ins>
    </w:p>
    <w:p w14:paraId="0D5768E8" w14:textId="77777777" w:rsidR="00664728" w:rsidRDefault="00664728" w:rsidP="00664728">
      <w:pPr>
        <w:pStyle w:val="Code"/>
        <w:rPr>
          <w:ins w:id="448" w:author="Matthew T. Munson" w:date="2021-04-25T16:42:00Z"/>
        </w:rPr>
      </w:pPr>
      <w:ins w:id="449" w:author="Matthew T. Munson" w:date="2021-04-25T16:42:00Z">
        <w:r>
          <w:t xml:space="preserve">        ca = 0;</w:t>
        </w:r>
      </w:ins>
    </w:p>
    <w:p w14:paraId="6D6041ED" w14:textId="77777777" w:rsidR="00664728" w:rsidRDefault="00664728" w:rsidP="00664728">
      <w:pPr>
        <w:pStyle w:val="Code"/>
        <w:rPr>
          <w:ins w:id="450" w:author="Matthew T. Munson" w:date="2021-04-25T16:42:00Z"/>
        </w:rPr>
      </w:pPr>
      <w:ins w:id="451" w:author="Matthew T. Munson" w:date="2021-04-25T16:42:00Z">
        <w:r>
          <w:t xml:space="preserve">    }</w:t>
        </w:r>
      </w:ins>
    </w:p>
    <w:p w14:paraId="20CE2366" w14:textId="77777777" w:rsidR="00664728" w:rsidRDefault="00664728" w:rsidP="00664728">
      <w:pPr>
        <w:pStyle w:val="Code"/>
        <w:rPr>
          <w:ins w:id="452" w:author="Matthew T. Munson" w:date="2021-04-25T16:42:00Z"/>
        </w:rPr>
      </w:pPr>
      <w:ins w:id="453" w:author="Matthew T. Munson" w:date="2021-04-25T16:42:00Z">
        <w:r>
          <w:t xml:space="preserve">    c[3] = ca;</w:t>
        </w:r>
      </w:ins>
    </w:p>
    <w:p w14:paraId="1F30D51A" w14:textId="77777777" w:rsidR="00664728" w:rsidRDefault="00664728" w:rsidP="00664728">
      <w:pPr>
        <w:pStyle w:val="Code"/>
        <w:rPr>
          <w:ins w:id="454" w:author="Matthew T. Munson" w:date="2021-04-25T16:42:00Z"/>
        </w:rPr>
      </w:pPr>
    </w:p>
    <w:p w14:paraId="2F6C0024" w14:textId="77777777" w:rsidR="00664728" w:rsidRDefault="00664728" w:rsidP="00664728">
      <w:pPr>
        <w:pStyle w:val="Code"/>
        <w:rPr>
          <w:ins w:id="455" w:author="Matthew T. Munson" w:date="2021-04-25T16:42:00Z"/>
        </w:rPr>
      </w:pPr>
      <w:ins w:id="456" w:author="Matthew T. Munson" w:date="2021-04-25T16:42:00Z">
        <w:r>
          <w:t xml:space="preserve">    // New update code for changing the sub-texture regions being shown"</w:t>
        </w:r>
      </w:ins>
    </w:p>
    <w:p w14:paraId="5D4E39AC" w14:textId="77777777" w:rsidR="00664728" w:rsidRDefault="00664728" w:rsidP="00664728">
      <w:pPr>
        <w:pStyle w:val="Code"/>
        <w:rPr>
          <w:ins w:id="457" w:author="Matthew T. Munson" w:date="2021-04-25T16:42:00Z"/>
        </w:rPr>
      </w:pPr>
      <w:ins w:id="458" w:author="Matthew T. Munson" w:date="2021-04-25T16:42:00Z">
        <w:r>
          <w:t xml:space="preserve">    let deltaT = 0.001;</w:t>
        </w:r>
      </w:ins>
    </w:p>
    <w:p w14:paraId="1D075819" w14:textId="77777777" w:rsidR="00664728" w:rsidRDefault="00664728" w:rsidP="00664728">
      <w:pPr>
        <w:pStyle w:val="Code"/>
        <w:rPr>
          <w:ins w:id="459" w:author="Matthew T. Munson" w:date="2021-04-25T16:42:00Z"/>
        </w:rPr>
      </w:pPr>
    </w:p>
    <w:p w14:paraId="3DCB7E0A" w14:textId="77777777" w:rsidR="00664728" w:rsidRDefault="00664728" w:rsidP="00664728">
      <w:pPr>
        <w:pStyle w:val="Code"/>
        <w:rPr>
          <w:ins w:id="460" w:author="Matthew T. Munson" w:date="2021-04-25T16:42:00Z"/>
        </w:rPr>
      </w:pPr>
      <w:ins w:id="461" w:author="Matthew T. Munson" w:date="2021-04-25T16:42:00Z">
        <w:r>
          <w:t xml:space="preserve">    // The font image:</w:t>
        </w:r>
      </w:ins>
    </w:p>
    <w:p w14:paraId="42AF1FFF" w14:textId="77777777" w:rsidR="00664728" w:rsidRDefault="00664728" w:rsidP="00664728">
      <w:pPr>
        <w:pStyle w:val="Code"/>
        <w:rPr>
          <w:ins w:id="462" w:author="Matthew T. Munson" w:date="2021-04-25T16:42:00Z"/>
        </w:rPr>
      </w:pPr>
      <w:ins w:id="463" w:author="Matthew T. Munson" w:date="2021-04-25T16:42:00Z">
        <w:r>
          <w:t xml:space="preserve">    // zoom into the texture by updating texture coordinate</w:t>
        </w:r>
      </w:ins>
    </w:p>
    <w:p w14:paraId="536B55B9" w14:textId="77777777" w:rsidR="00664728" w:rsidRDefault="00664728" w:rsidP="00664728">
      <w:pPr>
        <w:pStyle w:val="Code"/>
        <w:rPr>
          <w:ins w:id="464" w:author="Matthew T. Munson" w:date="2021-04-25T16:42:00Z"/>
        </w:rPr>
      </w:pPr>
      <w:ins w:id="465" w:author="Matthew T. Munson" w:date="2021-04-25T16:42:00Z">
        <w:r>
          <w:t xml:space="preserve">    // For font: zoom to the upper left corner by changing bottom right</w:t>
        </w:r>
      </w:ins>
    </w:p>
    <w:p w14:paraId="57C47D1C" w14:textId="77777777" w:rsidR="00664728" w:rsidRPr="00CD6916" w:rsidRDefault="00664728" w:rsidP="00664728">
      <w:pPr>
        <w:pStyle w:val="Code"/>
        <w:rPr>
          <w:ins w:id="466" w:author="Matthew T. Munson" w:date="2021-04-25T16:42:00Z"/>
          <w:rStyle w:val="CodeBold"/>
        </w:rPr>
      </w:pPr>
      <w:ins w:id="467" w:author="Matthew T. Munson" w:date="2021-04-25T16:42:00Z">
        <w:r>
          <w:t xml:space="preserve">    </w:t>
        </w:r>
        <w:r w:rsidRPr="00CD6916">
          <w:rPr>
            <w:rStyle w:val="CodeBold"/>
          </w:rPr>
          <w:t>let texCoord = this.mFontImage.getElementUVCoordinateArray();</w:t>
        </w:r>
      </w:ins>
    </w:p>
    <w:p w14:paraId="28009262" w14:textId="77777777" w:rsidR="00664728" w:rsidRDefault="00664728" w:rsidP="00664728">
      <w:pPr>
        <w:pStyle w:val="Code"/>
        <w:rPr>
          <w:ins w:id="468" w:author="Matthew T. Munson" w:date="2021-04-25T16:42:00Z"/>
        </w:rPr>
      </w:pPr>
      <w:ins w:id="469" w:author="Matthew T. Munson" w:date="2021-04-25T16:42:00Z">
        <w:r>
          <w:t xml:space="preserve">    // The 8 elements:</w:t>
        </w:r>
      </w:ins>
    </w:p>
    <w:p w14:paraId="38FC9311" w14:textId="77777777" w:rsidR="00664728" w:rsidRDefault="00664728" w:rsidP="00664728">
      <w:pPr>
        <w:pStyle w:val="Code"/>
        <w:rPr>
          <w:ins w:id="470" w:author="Matthew T. Munson" w:date="2021-04-25T16:42:00Z"/>
        </w:rPr>
      </w:pPr>
      <w:ins w:id="471" w:author="Matthew T. Munson" w:date="2021-04-25T16:42:00Z">
        <w:r>
          <w:t xml:space="preserve">    //      mTexRight,  mTexTop,          // x,y of top-right</w:t>
        </w:r>
      </w:ins>
    </w:p>
    <w:p w14:paraId="4CA2C85E" w14:textId="77777777" w:rsidR="00664728" w:rsidRDefault="00664728" w:rsidP="00664728">
      <w:pPr>
        <w:pStyle w:val="Code"/>
        <w:rPr>
          <w:ins w:id="472" w:author="Matthew T. Munson" w:date="2021-04-25T16:42:00Z"/>
        </w:rPr>
      </w:pPr>
      <w:ins w:id="473" w:author="Matthew T. Munson" w:date="2021-04-25T16:42:00Z">
        <w:r>
          <w:lastRenderedPageBreak/>
          <w:t xml:space="preserve">    //      mTexLeft,   mTexTop,</w:t>
        </w:r>
      </w:ins>
    </w:p>
    <w:p w14:paraId="1BEDAC25" w14:textId="77777777" w:rsidR="00664728" w:rsidRDefault="00664728" w:rsidP="00664728">
      <w:pPr>
        <w:pStyle w:val="Code"/>
        <w:rPr>
          <w:ins w:id="474" w:author="Matthew T. Munson" w:date="2021-04-25T16:42:00Z"/>
        </w:rPr>
      </w:pPr>
      <w:ins w:id="475" w:author="Matthew T. Munson" w:date="2021-04-25T16:42:00Z">
        <w:r>
          <w:t xml:space="preserve">    //      mTexRight,  mTexBottom,</w:t>
        </w:r>
      </w:ins>
    </w:p>
    <w:p w14:paraId="07F1D3CC" w14:textId="77777777" w:rsidR="00664728" w:rsidRDefault="00664728" w:rsidP="00664728">
      <w:pPr>
        <w:pStyle w:val="Code"/>
        <w:rPr>
          <w:ins w:id="476" w:author="Matthew T. Munson" w:date="2021-04-25T16:42:00Z"/>
        </w:rPr>
      </w:pPr>
      <w:ins w:id="477" w:author="Matthew T. Munson" w:date="2021-04-25T16:42:00Z">
        <w:r>
          <w:t xml:space="preserve">    //      mTexLeft,   mTexBottom</w:t>
        </w:r>
      </w:ins>
    </w:p>
    <w:p w14:paraId="6356F01B" w14:textId="77777777" w:rsidR="00664728" w:rsidRPr="00CD6916" w:rsidRDefault="00664728" w:rsidP="00664728">
      <w:pPr>
        <w:pStyle w:val="Code"/>
        <w:rPr>
          <w:ins w:id="478" w:author="Matthew T. Munson" w:date="2021-04-25T16:42:00Z"/>
          <w:rStyle w:val="CodeBold"/>
        </w:rPr>
      </w:pPr>
      <w:ins w:id="479" w:author="Matthew T. Munson" w:date="2021-04-25T16:42:00Z">
        <w:r>
          <w:t xml:space="preserve">    </w:t>
        </w:r>
        <w:r w:rsidRPr="00CD6916">
          <w:rPr>
            <w:rStyle w:val="CodeBold"/>
          </w:rPr>
          <w:t>let b = texCoord[engine.eTexCoordArrayIndex.eBottom] + deltaT;</w:t>
        </w:r>
      </w:ins>
    </w:p>
    <w:p w14:paraId="19462217" w14:textId="77777777" w:rsidR="00664728" w:rsidRPr="00CD6916" w:rsidRDefault="00664728" w:rsidP="00664728">
      <w:pPr>
        <w:pStyle w:val="Code"/>
        <w:rPr>
          <w:ins w:id="480" w:author="Matthew T. Munson" w:date="2021-04-25T16:42:00Z"/>
          <w:rStyle w:val="CodeBold"/>
        </w:rPr>
      </w:pPr>
      <w:ins w:id="481" w:author="Matthew T. Munson" w:date="2021-04-25T16:42:00Z">
        <w:r w:rsidRPr="00DA7314">
          <w:t xml:space="preserve">    </w:t>
        </w:r>
        <w:r w:rsidRPr="00CD6916">
          <w:rPr>
            <w:rStyle w:val="CodeBold"/>
          </w:rPr>
          <w:t>let r = texCoord[engine.eTexCoordArrayIndex.eRight] - deltaT;</w:t>
        </w:r>
      </w:ins>
    </w:p>
    <w:p w14:paraId="32967D82" w14:textId="77777777" w:rsidR="00664728" w:rsidRPr="00CD6916" w:rsidRDefault="00664728" w:rsidP="00664728">
      <w:pPr>
        <w:pStyle w:val="Code"/>
        <w:rPr>
          <w:ins w:id="482" w:author="Matthew T. Munson" w:date="2021-04-25T16:42:00Z"/>
          <w:rStyle w:val="CodeBold"/>
        </w:rPr>
      </w:pPr>
      <w:ins w:id="483" w:author="Matthew T. Munson" w:date="2021-04-25T16:42:00Z">
        <w:r w:rsidRPr="00DA7314">
          <w:t xml:space="preserve">    </w:t>
        </w:r>
        <w:r w:rsidRPr="00CD6916">
          <w:rPr>
            <w:rStyle w:val="CodeBold"/>
          </w:rPr>
          <w:t>if (b &gt; 1.0) {</w:t>
        </w:r>
      </w:ins>
    </w:p>
    <w:p w14:paraId="5259C40F" w14:textId="77777777" w:rsidR="00664728" w:rsidRDefault="00664728" w:rsidP="00664728">
      <w:pPr>
        <w:pStyle w:val="Code"/>
        <w:rPr>
          <w:ins w:id="484" w:author="Matthew T. Munson" w:date="2021-04-25T16:42:00Z"/>
          <w:rStyle w:val="CodeBold"/>
        </w:rPr>
      </w:pPr>
      <w:ins w:id="485" w:author="Matthew T. Munson" w:date="2021-04-25T16:42:00Z">
        <w:r w:rsidRPr="00DA7314">
          <w:t xml:space="preserve">        </w:t>
        </w:r>
        <w:r w:rsidRPr="00CD6916">
          <w:rPr>
            <w:rStyle w:val="CodeBold"/>
          </w:rPr>
          <w:t>b = 0;</w:t>
        </w:r>
        <w:r>
          <w:rPr>
            <w:rStyle w:val="CodeBold"/>
          </w:rPr>
          <w:t xml:space="preserve"> </w:t>
        </w:r>
      </w:ins>
    </w:p>
    <w:p w14:paraId="58C35980" w14:textId="77777777" w:rsidR="00664728" w:rsidRPr="00CD6916" w:rsidRDefault="00664728" w:rsidP="00664728">
      <w:pPr>
        <w:pStyle w:val="Code"/>
        <w:rPr>
          <w:ins w:id="486" w:author="Matthew T. Munson" w:date="2021-04-25T16:42:00Z"/>
          <w:rStyle w:val="CodeBold"/>
        </w:rPr>
      </w:pPr>
      <w:ins w:id="487" w:author="Matthew T. Munson" w:date="2021-04-25T16:42:00Z">
        <w:r>
          <w:rPr>
            <w:rStyle w:val="CodeBold"/>
          </w:rPr>
          <w:t xml:space="preserve">    }</w:t>
        </w:r>
      </w:ins>
    </w:p>
    <w:p w14:paraId="594D6C79" w14:textId="77777777" w:rsidR="00664728" w:rsidRPr="00CD6916" w:rsidRDefault="00664728" w:rsidP="00664728">
      <w:pPr>
        <w:pStyle w:val="Code"/>
        <w:rPr>
          <w:ins w:id="488" w:author="Matthew T. Munson" w:date="2021-04-25T16:42:00Z"/>
          <w:rStyle w:val="CodeBold"/>
        </w:rPr>
      </w:pPr>
      <w:ins w:id="489" w:author="Matthew T. Munson" w:date="2021-04-25T16:42:00Z">
        <w:r w:rsidRPr="007C47B0">
          <w:t xml:space="preserve">    </w:t>
        </w:r>
        <w:r w:rsidRPr="00CD6916">
          <w:rPr>
            <w:rStyle w:val="CodeBold"/>
          </w:rPr>
          <w:t>if (r &lt; 0) {</w:t>
        </w:r>
      </w:ins>
    </w:p>
    <w:p w14:paraId="0A474A28" w14:textId="77777777" w:rsidR="00664728" w:rsidRPr="00CD6916" w:rsidRDefault="00664728" w:rsidP="00664728">
      <w:pPr>
        <w:pStyle w:val="Code"/>
        <w:rPr>
          <w:ins w:id="490" w:author="Matthew T. Munson" w:date="2021-04-25T16:42:00Z"/>
          <w:rStyle w:val="CodeBold"/>
        </w:rPr>
      </w:pPr>
      <w:ins w:id="491" w:author="Matthew T. Munson" w:date="2021-04-25T16:42:00Z">
        <w:r w:rsidRPr="007C47B0">
          <w:t xml:space="preserve">        </w:t>
        </w:r>
        <w:r w:rsidRPr="00CD6916">
          <w:rPr>
            <w:rStyle w:val="CodeBold"/>
          </w:rPr>
          <w:t>r = 1.0;</w:t>
        </w:r>
      </w:ins>
    </w:p>
    <w:p w14:paraId="6BF49F18" w14:textId="77777777" w:rsidR="00664728" w:rsidRPr="00CD6916" w:rsidRDefault="00664728" w:rsidP="00664728">
      <w:pPr>
        <w:pStyle w:val="Code"/>
        <w:rPr>
          <w:ins w:id="492" w:author="Matthew T. Munson" w:date="2021-04-25T16:42:00Z"/>
          <w:rStyle w:val="CodeBold"/>
        </w:rPr>
      </w:pPr>
      <w:ins w:id="493" w:author="Matthew T. Munson" w:date="2021-04-25T16:42:00Z">
        <w:r w:rsidRPr="007C47B0">
          <w:t xml:space="preserve">    </w:t>
        </w:r>
        <w:r w:rsidRPr="00CD6916">
          <w:rPr>
            <w:rStyle w:val="CodeBold"/>
          </w:rPr>
          <w:t>}</w:t>
        </w:r>
      </w:ins>
    </w:p>
    <w:p w14:paraId="22884F43" w14:textId="77777777" w:rsidR="00664728" w:rsidRPr="00CD6916" w:rsidRDefault="00664728" w:rsidP="00664728">
      <w:pPr>
        <w:pStyle w:val="Code"/>
        <w:rPr>
          <w:ins w:id="494" w:author="Matthew T. Munson" w:date="2021-04-25T16:42:00Z"/>
          <w:rStyle w:val="CodeBold"/>
        </w:rPr>
      </w:pPr>
      <w:ins w:id="495" w:author="Matthew T. Munson" w:date="2021-04-25T16:42:00Z">
        <w:r w:rsidRPr="007C47B0">
          <w:t xml:space="preserve">    </w:t>
        </w:r>
        <w:r w:rsidRPr="00CD6916">
          <w:rPr>
            <w:rStyle w:val="CodeBold"/>
          </w:rPr>
          <w:t>this.mFontImage.setElementUVCoordinate(</w:t>
        </w:r>
      </w:ins>
    </w:p>
    <w:p w14:paraId="62557469" w14:textId="77777777" w:rsidR="00664728" w:rsidRPr="00CD6916" w:rsidRDefault="00664728" w:rsidP="00664728">
      <w:pPr>
        <w:pStyle w:val="Code"/>
        <w:rPr>
          <w:ins w:id="496" w:author="Matthew T. Munson" w:date="2021-04-25T16:42:00Z"/>
          <w:rStyle w:val="CodeBold"/>
        </w:rPr>
      </w:pPr>
      <w:ins w:id="497" w:author="Matthew T. Munson" w:date="2021-04-25T16:42:00Z">
        <w:r w:rsidRPr="007C47B0">
          <w:t xml:space="preserve">        </w:t>
        </w:r>
        <w:r w:rsidRPr="00CD6916">
          <w:rPr>
            <w:rStyle w:val="CodeBold"/>
          </w:rPr>
          <w:t>texCoord[engine.eTexCoordArrayIndex.eLeft],</w:t>
        </w:r>
      </w:ins>
    </w:p>
    <w:p w14:paraId="035FCD65" w14:textId="77777777" w:rsidR="00664728" w:rsidRPr="00CD6916" w:rsidRDefault="00664728" w:rsidP="00664728">
      <w:pPr>
        <w:pStyle w:val="Code"/>
        <w:rPr>
          <w:ins w:id="498" w:author="Matthew T. Munson" w:date="2021-04-25T16:42:00Z"/>
          <w:rStyle w:val="CodeBold"/>
        </w:rPr>
      </w:pPr>
      <w:ins w:id="499" w:author="Matthew T. Munson" w:date="2021-04-25T16:42:00Z">
        <w:r w:rsidRPr="00311B28">
          <w:t xml:space="preserve">        </w:t>
        </w:r>
        <w:r w:rsidRPr="00CD6916">
          <w:rPr>
            <w:rStyle w:val="CodeBold"/>
          </w:rPr>
          <w:t>r,</w:t>
        </w:r>
      </w:ins>
    </w:p>
    <w:p w14:paraId="0D5748BA" w14:textId="77777777" w:rsidR="00664728" w:rsidRPr="00CD6916" w:rsidRDefault="00664728" w:rsidP="00664728">
      <w:pPr>
        <w:pStyle w:val="Code"/>
        <w:rPr>
          <w:ins w:id="500" w:author="Matthew T. Munson" w:date="2021-04-25T16:42:00Z"/>
          <w:rStyle w:val="CodeBold"/>
        </w:rPr>
      </w:pPr>
      <w:ins w:id="501" w:author="Matthew T. Munson" w:date="2021-04-25T16:42:00Z">
        <w:r w:rsidRPr="00311B28">
          <w:t xml:space="preserve">        </w:t>
        </w:r>
        <w:r w:rsidRPr="00CD6916">
          <w:rPr>
            <w:rStyle w:val="CodeBold"/>
          </w:rPr>
          <w:t>b,</w:t>
        </w:r>
      </w:ins>
    </w:p>
    <w:p w14:paraId="688DC16A" w14:textId="77777777" w:rsidR="00664728" w:rsidRPr="00CD6916" w:rsidRDefault="00664728" w:rsidP="00664728">
      <w:pPr>
        <w:pStyle w:val="Code"/>
        <w:rPr>
          <w:ins w:id="502" w:author="Matthew T. Munson" w:date="2021-04-25T16:42:00Z"/>
          <w:rStyle w:val="CodeBold"/>
        </w:rPr>
      </w:pPr>
      <w:ins w:id="503" w:author="Matthew T. Munson" w:date="2021-04-25T16:42:00Z">
        <w:r w:rsidRPr="00311B28">
          <w:t xml:space="preserve">        </w:t>
        </w:r>
        <w:r w:rsidRPr="00CD6916">
          <w:rPr>
            <w:rStyle w:val="CodeBold"/>
          </w:rPr>
          <w:t>texCoord[engine.eTexCoordArrayIndex.eTop]</w:t>
        </w:r>
      </w:ins>
    </w:p>
    <w:p w14:paraId="2141E20A" w14:textId="77777777" w:rsidR="00664728" w:rsidRPr="00CD6916" w:rsidRDefault="00664728" w:rsidP="00664728">
      <w:pPr>
        <w:pStyle w:val="Code"/>
        <w:rPr>
          <w:ins w:id="504" w:author="Matthew T. Munson" w:date="2021-04-25T16:42:00Z"/>
          <w:rStyle w:val="CodeBold"/>
        </w:rPr>
      </w:pPr>
      <w:ins w:id="505" w:author="Matthew T. Munson" w:date="2021-04-25T16:42:00Z">
        <w:r w:rsidRPr="00311B28">
          <w:t xml:space="preserve">    </w:t>
        </w:r>
        <w:r w:rsidRPr="00CD6916">
          <w:rPr>
            <w:rStyle w:val="CodeBold"/>
          </w:rPr>
          <w:t>);</w:t>
        </w:r>
      </w:ins>
    </w:p>
    <w:p w14:paraId="77896E00" w14:textId="77777777" w:rsidR="00664728" w:rsidRDefault="00664728" w:rsidP="00664728">
      <w:pPr>
        <w:pStyle w:val="Code"/>
        <w:rPr>
          <w:ins w:id="506" w:author="Matthew T. Munson" w:date="2021-04-25T16:42:00Z"/>
        </w:rPr>
      </w:pPr>
      <w:ins w:id="507" w:author="Matthew T. Munson" w:date="2021-04-25T16:42:00Z">
        <w:r>
          <w:t xml:space="preserve">    //</w:t>
        </w:r>
      </w:ins>
    </w:p>
    <w:p w14:paraId="6E4DE411" w14:textId="77777777" w:rsidR="00664728" w:rsidRDefault="00664728" w:rsidP="00664728">
      <w:pPr>
        <w:pStyle w:val="Code"/>
        <w:rPr>
          <w:ins w:id="508" w:author="Matthew T. Munson" w:date="2021-04-25T16:42:00Z"/>
        </w:rPr>
      </w:pPr>
    </w:p>
    <w:p w14:paraId="3D3359EF" w14:textId="77777777" w:rsidR="00664728" w:rsidRDefault="00664728" w:rsidP="00664728">
      <w:pPr>
        <w:pStyle w:val="Code"/>
        <w:rPr>
          <w:ins w:id="509" w:author="Matthew T. Munson" w:date="2021-04-25T16:42:00Z"/>
        </w:rPr>
      </w:pPr>
      <w:ins w:id="510" w:author="Matthew T. Munson" w:date="2021-04-25T16:42:00Z">
        <w:r>
          <w:t xml:space="preserve">    // The minion image:</w:t>
        </w:r>
      </w:ins>
    </w:p>
    <w:p w14:paraId="760E061B" w14:textId="77777777" w:rsidR="00664728" w:rsidRDefault="00664728" w:rsidP="00664728">
      <w:pPr>
        <w:pStyle w:val="Code"/>
        <w:rPr>
          <w:ins w:id="511" w:author="Matthew T. Munson" w:date="2021-04-25T16:42:00Z"/>
        </w:rPr>
      </w:pPr>
      <w:ins w:id="512" w:author="Matthew T. Munson" w:date="2021-04-25T16:42:00Z">
        <w:r>
          <w:t xml:space="preserve">    // For minion: zoom to the bottom right corner by changing top left</w:t>
        </w:r>
      </w:ins>
    </w:p>
    <w:p w14:paraId="130D2350" w14:textId="77777777" w:rsidR="00664728" w:rsidRPr="00CD6916" w:rsidRDefault="00664728" w:rsidP="00664728">
      <w:pPr>
        <w:pStyle w:val="Code"/>
        <w:rPr>
          <w:ins w:id="513" w:author="Matthew T. Munson" w:date="2021-04-25T16:42:00Z"/>
          <w:rStyle w:val="CodeBold"/>
        </w:rPr>
      </w:pPr>
      <w:ins w:id="514" w:author="Matthew T. Munson" w:date="2021-04-25T16:42:00Z">
        <w:r>
          <w:t xml:space="preserve">    </w:t>
        </w:r>
        <w:r w:rsidRPr="00CD6916">
          <w:rPr>
            <w:rStyle w:val="CodeBold"/>
          </w:rPr>
          <w:t>texCoord = this.mMinion.getElementUVCoordinateArray();</w:t>
        </w:r>
      </w:ins>
    </w:p>
    <w:p w14:paraId="7A105DF2" w14:textId="77777777" w:rsidR="00664728" w:rsidRDefault="00664728" w:rsidP="00664728">
      <w:pPr>
        <w:pStyle w:val="Code"/>
        <w:rPr>
          <w:ins w:id="515" w:author="Matthew T. Munson" w:date="2021-04-25T16:42:00Z"/>
        </w:rPr>
      </w:pPr>
      <w:ins w:id="516" w:author="Matthew T. Munson" w:date="2021-04-25T16:42:00Z">
        <w:r>
          <w:t xml:space="preserve">    // The 8 elements:</w:t>
        </w:r>
      </w:ins>
    </w:p>
    <w:p w14:paraId="60F0FB5B" w14:textId="77777777" w:rsidR="00664728" w:rsidRDefault="00664728" w:rsidP="00664728">
      <w:pPr>
        <w:pStyle w:val="Code"/>
        <w:rPr>
          <w:ins w:id="517" w:author="Matthew T. Munson" w:date="2021-04-25T16:42:00Z"/>
        </w:rPr>
      </w:pPr>
      <w:ins w:id="518" w:author="Matthew T. Munson" w:date="2021-04-25T16:42:00Z">
        <w:r>
          <w:t xml:space="preserve">    //      mTexRight,  mTexTop,          // x,y of top-right</w:t>
        </w:r>
      </w:ins>
    </w:p>
    <w:p w14:paraId="17E7C860" w14:textId="77777777" w:rsidR="00664728" w:rsidRDefault="00664728" w:rsidP="00664728">
      <w:pPr>
        <w:pStyle w:val="Code"/>
        <w:rPr>
          <w:ins w:id="519" w:author="Matthew T. Munson" w:date="2021-04-25T16:42:00Z"/>
        </w:rPr>
      </w:pPr>
      <w:ins w:id="520" w:author="Matthew T. Munson" w:date="2021-04-25T16:42:00Z">
        <w:r>
          <w:t xml:space="preserve">    //      mTexLeft,   mTexTop,</w:t>
        </w:r>
      </w:ins>
    </w:p>
    <w:p w14:paraId="31FEB715" w14:textId="77777777" w:rsidR="00664728" w:rsidRDefault="00664728" w:rsidP="00664728">
      <w:pPr>
        <w:pStyle w:val="Code"/>
        <w:rPr>
          <w:ins w:id="521" w:author="Matthew T. Munson" w:date="2021-04-25T16:42:00Z"/>
        </w:rPr>
      </w:pPr>
      <w:ins w:id="522" w:author="Matthew T. Munson" w:date="2021-04-25T16:42:00Z">
        <w:r>
          <w:t xml:space="preserve">    //      mTexRight,  mTexBottom,</w:t>
        </w:r>
      </w:ins>
    </w:p>
    <w:p w14:paraId="13C280EA" w14:textId="77777777" w:rsidR="00664728" w:rsidRDefault="00664728" w:rsidP="00664728">
      <w:pPr>
        <w:pStyle w:val="Code"/>
        <w:rPr>
          <w:ins w:id="523" w:author="Matthew T. Munson" w:date="2021-04-25T16:42:00Z"/>
        </w:rPr>
      </w:pPr>
      <w:ins w:id="524" w:author="Matthew T. Munson" w:date="2021-04-25T16:42:00Z">
        <w:r>
          <w:t xml:space="preserve">    //      mTexLeft,   mTexBottom</w:t>
        </w:r>
      </w:ins>
    </w:p>
    <w:p w14:paraId="27D85425" w14:textId="77777777" w:rsidR="00664728" w:rsidRPr="00CD6916" w:rsidRDefault="00664728" w:rsidP="00664728">
      <w:pPr>
        <w:pStyle w:val="Code"/>
        <w:rPr>
          <w:ins w:id="525" w:author="Matthew T. Munson" w:date="2021-04-25T16:42:00Z"/>
          <w:rStyle w:val="CodeBold"/>
        </w:rPr>
      </w:pPr>
      <w:ins w:id="526" w:author="Matthew T. Munson" w:date="2021-04-25T16:42:00Z">
        <w:r>
          <w:t xml:space="preserve">    </w:t>
        </w:r>
        <w:r w:rsidRPr="00CD6916">
          <w:rPr>
            <w:rStyle w:val="CodeBold"/>
          </w:rPr>
          <w:t>let t = texCoord[engine.eTexCoordArrayIndex.eTop] - deltaT;</w:t>
        </w:r>
      </w:ins>
    </w:p>
    <w:p w14:paraId="3120DFB1" w14:textId="77777777" w:rsidR="00664728" w:rsidRPr="00CD6916" w:rsidRDefault="00664728" w:rsidP="00664728">
      <w:pPr>
        <w:pStyle w:val="Code"/>
        <w:rPr>
          <w:ins w:id="527" w:author="Matthew T. Munson" w:date="2021-04-25T16:42:00Z"/>
          <w:rStyle w:val="CodeBold"/>
        </w:rPr>
      </w:pPr>
      <w:ins w:id="528" w:author="Matthew T. Munson" w:date="2021-04-25T16:42:00Z">
        <w:r>
          <w:t xml:space="preserve">    </w:t>
        </w:r>
        <w:r w:rsidRPr="00CD6916">
          <w:rPr>
            <w:rStyle w:val="CodeBold"/>
          </w:rPr>
          <w:t>let l = texCoord[engine.eTexCoordArrayIndex.eLeft] + deltaT;</w:t>
        </w:r>
      </w:ins>
    </w:p>
    <w:p w14:paraId="55325161" w14:textId="77777777" w:rsidR="00664728" w:rsidRPr="00CD6916" w:rsidRDefault="00664728" w:rsidP="00664728">
      <w:pPr>
        <w:pStyle w:val="Code"/>
        <w:rPr>
          <w:ins w:id="529" w:author="Matthew T. Munson" w:date="2021-04-25T16:42:00Z"/>
          <w:rStyle w:val="CodeBold"/>
        </w:rPr>
      </w:pPr>
      <w:ins w:id="530" w:author="Matthew T. Munson" w:date="2021-04-25T16:42:00Z">
        <w:r>
          <w:t xml:space="preserve">    </w:t>
        </w:r>
        <w:r w:rsidRPr="00CD6916">
          <w:rPr>
            <w:rStyle w:val="CodeBold"/>
          </w:rPr>
          <w:t>if (l &gt; 0.5) {</w:t>
        </w:r>
      </w:ins>
    </w:p>
    <w:p w14:paraId="0668EC67" w14:textId="77777777" w:rsidR="00664728" w:rsidRPr="00CD6916" w:rsidRDefault="00664728" w:rsidP="00664728">
      <w:pPr>
        <w:pStyle w:val="Code"/>
        <w:rPr>
          <w:ins w:id="531" w:author="Matthew T. Munson" w:date="2021-04-25T16:42:00Z"/>
          <w:rStyle w:val="CodeBold"/>
        </w:rPr>
      </w:pPr>
      <w:ins w:id="532" w:author="Matthew T. Munson" w:date="2021-04-25T16:42:00Z">
        <w:r>
          <w:t xml:space="preserve">        </w:t>
        </w:r>
        <w:r w:rsidRPr="00CD6916">
          <w:rPr>
            <w:rStyle w:val="CodeBold"/>
          </w:rPr>
          <w:t>l = 0;</w:t>
        </w:r>
      </w:ins>
    </w:p>
    <w:p w14:paraId="0241F00E" w14:textId="77777777" w:rsidR="00664728" w:rsidRPr="00CD6916" w:rsidRDefault="00664728" w:rsidP="00664728">
      <w:pPr>
        <w:pStyle w:val="Code"/>
        <w:rPr>
          <w:ins w:id="533" w:author="Matthew T. Munson" w:date="2021-04-25T16:42:00Z"/>
          <w:rStyle w:val="CodeBold"/>
        </w:rPr>
      </w:pPr>
      <w:ins w:id="534" w:author="Matthew T. Munson" w:date="2021-04-25T16:42:00Z">
        <w:r>
          <w:t xml:space="preserve">    </w:t>
        </w:r>
        <w:r w:rsidRPr="00CD6916">
          <w:rPr>
            <w:rStyle w:val="CodeBold"/>
          </w:rPr>
          <w:t>}</w:t>
        </w:r>
      </w:ins>
    </w:p>
    <w:p w14:paraId="36A30B40" w14:textId="77777777" w:rsidR="00664728" w:rsidRPr="00CD6916" w:rsidRDefault="00664728" w:rsidP="00664728">
      <w:pPr>
        <w:pStyle w:val="Code"/>
        <w:rPr>
          <w:ins w:id="535" w:author="Matthew T. Munson" w:date="2021-04-25T16:42:00Z"/>
          <w:rStyle w:val="CodeBold"/>
        </w:rPr>
      </w:pPr>
      <w:ins w:id="536" w:author="Matthew T. Munson" w:date="2021-04-25T16:42:00Z">
        <w:r>
          <w:t xml:space="preserve">    </w:t>
        </w:r>
        <w:r w:rsidRPr="00CD6916">
          <w:rPr>
            <w:rStyle w:val="CodeBold"/>
          </w:rPr>
          <w:t>if (t &lt; 0.5) {</w:t>
        </w:r>
      </w:ins>
    </w:p>
    <w:p w14:paraId="27F358A4" w14:textId="77777777" w:rsidR="00664728" w:rsidRPr="00CD6916" w:rsidRDefault="00664728" w:rsidP="00664728">
      <w:pPr>
        <w:pStyle w:val="Code"/>
        <w:rPr>
          <w:ins w:id="537" w:author="Matthew T. Munson" w:date="2021-04-25T16:42:00Z"/>
          <w:rStyle w:val="CodeBold"/>
        </w:rPr>
      </w:pPr>
      <w:ins w:id="538" w:author="Matthew T. Munson" w:date="2021-04-25T16:42:00Z">
        <w:r>
          <w:t xml:space="preserve">        </w:t>
        </w:r>
        <w:r w:rsidRPr="00CD6916">
          <w:rPr>
            <w:rStyle w:val="CodeBold"/>
          </w:rPr>
          <w:t>t = 1.0;</w:t>
        </w:r>
      </w:ins>
    </w:p>
    <w:p w14:paraId="3D9C5382" w14:textId="77777777" w:rsidR="00664728" w:rsidRPr="00CD6916" w:rsidRDefault="00664728" w:rsidP="00664728">
      <w:pPr>
        <w:pStyle w:val="Code"/>
        <w:rPr>
          <w:ins w:id="539" w:author="Matthew T. Munson" w:date="2021-04-25T16:42:00Z"/>
          <w:rStyle w:val="CodeBold"/>
        </w:rPr>
      </w:pPr>
      <w:ins w:id="540" w:author="Matthew T. Munson" w:date="2021-04-25T16:42:00Z">
        <w:r>
          <w:t xml:space="preserve">    </w:t>
        </w:r>
        <w:r w:rsidRPr="00CD6916">
          <w:rPr>
            <w:rStyle w:val="CodeBold"/>
          </w:rPr>
          <w:t>}</w:t>
        </w:r>
      </w:ins>
    </w:p>
    <w:p w14:paraId="313C8A74" w14:textId="77777777" w:rsidR="00664728" w:rsidRPr="00CD6916" w:rsidRDefault="00664728" w:rsidP="00664728">
      <w:pPr>
        <w:pStyle w:val="Code"/>
        <w:rPr>
          <w:ins w:id="541" w:author="Matthew T. Munson" w:date="2021-04-25T16:42:00Z"/>
          <w:rStyle w:val="CodeBold"/>
        </w:rPr>
      </w:pPr>
      <w:ins w:id="542" w:author="Matthew T. Munson" w:date="2021-04-25T16:42:00Z">
        <w:r>
          <w:t xml:space="preserve">    </w:t>
        </w:r>
        <w:r w:rsidRPr="00CD6916">
          <w:rPr>
            <w:rStyle w:val="CodeBold"/>
          </w:rPr>
          <w:t>this.mMinion.setElementUVCoordinate(</w:t>
        </w:r>
      </w:ins>
    </w:p>
    <w:p w14:paraId="7A985104" w14:textId="77777777" w:rsidR="00664728" w:rsidRPr="00CD6916" w:rsidRDefault="00664728" w:rsidP="00664728">
      <w:pPr>
        <w:pStyle w:val="Code"/>
        <w:rPr>
          <w:ins w:id="543" w:author="Matthew T. Munson" w:date="2021-04-25T16:42:00Z"/>
          <w:rStyle w:val="CodeBold"/>
        </w:rPr>
      </w:pPr>
      <w:ins w:id="544" w:author="Matthew T. Munson" w:date="2021-04-25T16:42:00Z">
        <w:r>
          <w:t xml:space="preserve">        </w:t>
        </w:r>
        <w:r w:rsidRPr="00CD6916">
          <w:rPr>
            <w:rStyle w:val="CodeBold"/>
          </w:rPr>
          <w:t>l,</w:t>
        </w:r>
      </w:ins>
    </w:p>
    <w:p w14:paraId="4068EE3B" w14:textId="77777777" w:rsidR="00664728" w:rsidRPr="00CD6916" w:rsidRDefault="00664728" w:rsidP="00664728">
      <w:pPr>
        <w:pStyle w:val="Code"/>
        <w:rPr>
          <w:ins w:id="545" w:author="Matthew T. Munson" w:date="2021-04-25T16:42:00Z"/>
          <w:rStyle w:val="CodeBold"/>
        </w:rPr>
      </w:pPr>
      <w:ins w:id="546" w:author="Matthew T. Munson" w:date="2021-04-25T16:42:00Z">
        <w:r>
          <w:t xml:space="preserve">        </w:t>
        </w:r>
        <w:r w:rsidRPr="00CD6916">
          <w:rPr>
            <w:rStyle w:val="CodeBold"/>
          </w:rPr>
          <w:t>texCoord[engine.eTexCoordArrayIndex.eRight],</w:t>
        </w:r>
      </w:ins>
    </w:p>
    <w:p w14:paraId="148816F1" w14:textId="77777777" w:rsidR="00664728" w:rsidRPr="00CD6916" w:rsidRDefault="00664728" w:rsidP="00664728">
      <w:pPr>
        <w:pStyle w:val="Code"/>
        <w:rPr>
          <w:ins w:id="547" w:author="Matthew T. Munson" w:date="2021-04-25T16:42:00Z"/>
          <w:rStyle w:val="CodeBold"/>
        </w:rPr>
      </w:pPr>
      <w:ins w:id="548" w:author="Matthew T. Munson" w:date="2021-04-25T16:42:00Z">
        <w:r>
          <w:t xml:space="preserve">        </w:t>
        </w:r>
        <w:r w:rsidRPr="00CD6916">
          <w:rPr>
            <w:rStyle w:val="CodeBold"/>
          </w:rPr>
          <w:t>texCoord[engine.eTexCoordArrayIndex.eBottom],</w:t>
        </w:r>
      </w:ins>
    </w:p>
    <w:p w14:paraId="43E4D64B" w14:textId="77777777" w:rsidR="00664728" w:rsidRPr="00CD6916" w:rsidRDefault="00664728" w:rsidP="00664728">
      <w:pPr>
        <w:pStyle w:val="Code"/>
        <w:rPr>
          <w:ins w:id="549" w:author="Matthew T. Munson" w:date="2021-04-25T16:42:00Z"/>
          <w:rStyle w:val="CodeBold"/>
        </w:rPr>
      </w:pPr>
      <w:ins w:id="550" w:author="Matthew T. Munson" w:date="2021-04-25T16:42:00Z">
        <w:r>
          <w:t xml:space="preserve">        </w:t>
        </w:r>
        <w:r w:rsidRPr="00CD6916">
          <w:rPr>
            <w:rStyle w:val="CodeBold"/>
          </w:rPr>
          <w:t>t</w:t>
        </w:r>
      </w:ins>
    </w:p>
    <w:p w14:paraId="3CFDE4AC" w14:textId="77777777" w:rsidR="00664728" w:rsidRPr="00CD6916" w:rsidRDefault="00664728" w:rsidP="00664728">
      <w:pPr>
        <w:pStyle w:val="Code"/>
        <w:rPr>
          <w:ins w:id="551" w:author="Matthew T. Munson" w:date="2021-04-25T16:42:00Z"/>
          <w:rStyle w:val="CodeBold"/>
        </w:rPr>
      </w:pPr>
      <w:ins w:id="552" w:author="Matthew T. Munson" w:date="2021-04-25T16:42:00Z">
        <w:r>
          <w:t xml:space="preserve">    </w:t>
        </w:r>
        <w:r w:rsidRPr="00CD6916">
          <w:rPr>
            <w:rStyle w:val="CodeBold"/>
          </w:rPr>
          <w:t>);</w:t>
        </w:r>
      </w:ins>
    </w:p>
    <w:p w14:paraId="733A63C3" w14:textId="77777777" w:rsidR="00664728" w:rsidRPr="006A27C6" w:rsidRDefault="00664728" w:rsidP="00664728">
      <w:pPr>
        <w:pStyle w:val="Code"/>
        <w:rPr>
          <w:ins w:id="553" w:author="Matthew T. Munson" w:date="2021-04-25T16:42:00Z"/>
        </w:rPr>
      </w:pPr>
      <w:ins w:id="554" w:author="Matthew T. Munson" w:date="2021-04-25T16:42:00Z">
        <w:r>
          <w:t>}</w:t>
        </w:r>
      </w:ins>
    </w:p>
    <w:p w14:paraId="22122268" w14:textId="77777777" w:rsidR="00664728" w:rsidRDefault="00664728" w:rsidP="00664728">
      <w:pPr>
        <w:pStyle w:val="NumSubList"/>
        <w:numPr>
          <w:ilvl w:val="0"/>
          <w:numId w:val="45"/>
        </w:numPr>
        <w:rPr>
          <w:ins w:id="555" w:author="Matthew T. Munson" w:date="2021-04-25T16:42:00Z"/>
        </w:rPr>
      </w:pPr>
      <w:ins w:id="556" w:author="Matthew T. Munson" w:date="2021-04-25T16:42:00Z">
        <w:r>
          <w:t>Observe that the keyboard control and the drawing of the hero object are identical to previous projects.</w:t>
        </w:r>
      </w:ins>
    </w:p>
    <w:p w14:paraId="2CBEBF48" w14:textId="77777777" w:rsidR="00664728" w:rsidRDefault="00664728" w:rsidP="00664728">
      <w:pPr>
        <w:pStyle w:val="NumSubList"/>
        <w:numPr>
          <w:ilvl w:val="0"/>
          <w:numId w:val="45"/>
        </w:numPr>
        <w:rPr>
          <w:ins w:id="557" w:author="Matthew T. Munson" w:date="2021-04-25T16:42:00Z"/>
        </w:rPr>
      </w:pPr>
      <w:ins w:id="558" w:author="Matthew T. Munson" w:date="2021-04-25T16:42:00Z">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w:t>
        </w:r>
        <w:r>
          <w:lastRenderedPageBreak/>
          <w:t xml:space="preserve">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ins>
    </w:p>
    <w:p w14:paraId="2CBCFC48" w14:textId="77777777" w:rsidR="00664728" w:rsidRPr="006A27C6" w:rsidRDefault="00664728" w:rsidP="00664728">
      <w:pPr>
        <w:pStyle w:val="Heading1"/>
        <w:rPr>
          <w:ins w:id="559" w:author="Matthew T. Munson" w:date="2021-04-25T16:42:00Z"/>
        </w:rPr>
      </w:pPr>
      <w:ins w:id="560" w:author="Matthew T. Munson" w:date="2021-04-25T16:42:00Z">
        <w:r w:rsidRPr="006A27C6">
          <w:t>Sprite Animation</w:t>
        </w:r>
        <w:r>
          <w:t>s</w:t>
        </w:r>
      </w:ins>
    </w:p>
    <w:p w14:paraId="692728CD" w14:textId="77777777" w:rsidR="00664728" w:rsidRDefault="00664728" w:rsidP="00664728">
      <w:pPr>
        <w:pStyle w:val="BodyTextFirst"/>
        <w:rPr>
          <w:ins w:id="561" w:author="Matthew T. Munson" w:date="2021-04-25T16:42:00Z"/>
        </w:rPr>
      </w:pPr>
      <w:ins w:id="562" w:author="Matthew T. Munson" w:date="2021-04-25T16:42:00Z">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ins>
    </w:p>
    <w:p w14:paraId="1E5527BA" w14:textId="77777777" w:rsidR="00664728" w:rsidRPr="006A27C6" w:rsidRDefault="00664728" w:rsidP="00664728">
      <w:pPr>
        <w:pStyle w:val="BodyTextCont"/>
        <w:rPr>
          <w:ins w:id="563" w:author="Matthew T. Munson" w:date="2021-04-25T16:42:00Z"/>
        </w:rPr>
      </w:pPr>
      <w:ins w:id="564" w:author="Matthew T. Munson" w:date="2021-04-25T16:42:00Z">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ins>
    </w:p>
    <w:p w14:paraId="43E1C996" w14:textId="77777777" w:rsidR="00664728" w:rsidRPr="006A27C6" w:rsidRDefault="00664728" w:rsidP="00664728">
      <w:pPr>
        <w:pStyle w:val="Heading2"/>
        <w:rPr>
          <w:ins w:id="565" w:author="Matthew T. Munson" w:date="2021-04-25T16:42:00Z"/>
        </w:rPr>
      </w:pPr>
      <w:ins w:id="566" w:author="Matthew T. Munson" w:date="2021-04-25T16:42:00Z">
        <w:r w:rsidRPr="006A27C6">
          <w:t xml:space="preserve">Overview of </w:t>
        </w:r>
        <w:r>
          <w:t>Animated S</w:t>
        </w:r>
        <w:r w:rsidRPr="006A27C6">
          <w:t xml:space="preserve">prite </w:t>
        </w:r>
        <w:r>
          <w:t>S</w:t>
        </w:r>
        <w:r w:rsidRPr="006A27C6">
          <w:t>heets</w:t>
        </w:r>
      </w:ins>
    </w:p>
    <w:p w14:paraId="47FF501D" w14:textId="77777777" w:rsidR="00664728" w:rsidRPr="006A27C6" w:rsidRDefault="00664728" w:rsidP="00664728">
      <w:pPr>
        <w:pStyle w:val="BodyTextFirst"/>
        <w:rPr>
          <w:ins w:id="567" w:author="Matthew T. Munson" w:date="2021-04-25T16:42:00Z"/>
        </w:rPr>
      </w:pPr>
      <w:ins w:id="568" w:author="Matthew T. Munson" w:date="2021-04-25T16:42:00Z">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It is also possible for an animated sprite sheet to define animations that are organized in 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ins>
    </w:p>
    <w:p w14:paraId="28B15376" w14:textId="77777777" w:rsidR="00664728" w:rsidRPr="006A27C6" w:rsidRDefault="00664728" w:rsidP="00664728">
      <w:pPr>
        <w:pStyle w:val="Figure"/>
        <w:rPr>
          <w:ins w:id="569" w:author="Matthew T. Munson" w:date="2021-04-25T16:42:00Z"/>
        </w:rPr>
      </w:pPr>
      <w:ins w:id="570" w:author="Matthew T. Munson" w:date="2021-04-25T16:42:00Z">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DB9110" w14:textId="77777777" w:rsidR="00664728" w:rsidRPr="006A27C6" w:rsidRDefault="00664728" w:rsidP="00664728">
      <w:pPr>
        <w:pStyle w:val="FigureCaption"/>
        <w:rPr>
          <w:ins w:id="571" w:author="Matthew T. Munson" w:date="2021-04-25T16:42:00Z"/>
        </w:rPr>
      </w:pPr>
      <w:ins w:id="572" w:author="Matthew T. Munson" w:date="2021-04-25T16:42:00Z">
        <w:r w:rsidRPr="006A27C6">
          <w:t xml:space="preserve">Figure </w:t>
        </w:r>
        <w:r>
          <w:t>5-11. An animated sprite sheet organized into two rows representing two animated sequences of the same object</w:t>
        </w:r>
      </w:ins>
    </w:p>
    <w:p w14:paraId="4358D952" w14:textId="77777777" w:rsidR="00664728" w:rsidRDefault="00664728" w:rsidP="00664728">
      <w:pPr>
        <w:pStyle w:val="BodyTextFirst"/>
        <w:rPr>
          <w:ins w:id="573" w:author="Matthew T. Munson" w:date="2021-04-25T16:42:00Z"/>
        </w:rPr>
      </w:pPr>
      <w:ins w:id="574" w:author="Matthew T. Munson" w:date="2021-04-25T16:42:00Z">
        <w:r>
          <w:lastRenderedPageBreak/>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ins>
    </w:p>
    <w:p w14:paraId="4295F5B5" w14:textId="77777777" w:rsidR="00664728" w:rsidRPr="006A27C6" w:rsidRDefault="00664728" w:rsidP="00664728">
      <w:pPr>
        <w:pStyle w:val="Figure"/>
        <w:rPr>
          <w:ins w:id="575" w:author="Matthew T. Munson" w:date="2021-04-25T16:42:00Z"/>
        </w:rPr>
      </w:pPr>
      <w:ins w:id="576" w:author="Matthew T. Munson" w:date="2021-04-25T16:42:00Z">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ins>
    </w:p>
    <w:p w14:paraId="0DFFEF35" w14:textId="77777777" w:rsidR="00664728" w:rsidRDefault="00664728" w:rsidP="00664728">
      <w:pPr>
        <w:pStyle w:val="FigureCaption"/>
        <w:rPr>
          <w:ins w:id="577" w:author="Matthew T. Munson" w:date="2021-04-25T16:42:00Z"/>
        </w:rPr>
      </w:pPr>
      <w:ins w:id="578" w:author="Matthew T. Munson" w:date="2021-04-25T16:42:00Z">
        <w:r w:rsidRPr="006A27C6">
          <w:t xml:space="preserve">Figure </w:t>
        </w:r>
        <w:r>
          <w:t>5-12</w:t>
        </w:r>
        <w:r w:rsidRPr="006A27C6">
          <w:t>.</w:t>
        </w:r>
        <w:r w:rsidRPr="006A27C6">
          <w:t> </w:t>
        </w:r>
        <w:r w:rsidRPr="006A27C6">
          <w:t>A sprite animation sequence that loops</w:t>
        </w:r>
      </w:ins>
    </w:p>
    <w:p w14:paraId="2E887E8D" w14:textId="77777777" w:rsidR="00664728" w:rsidRPr="006A27C6" w:rsidRDefault="00664728" w:rsidP="00664728">
      <w:pPr>
        <w:pStyle w:val="BodyTextFirst"/>
        <w:rPr>
          <w:ins w:id="579" w:author="Matthew T. Munson" w:date="2021-04-25T16:42:00Z"/>
        </w:rPr>
      </w:pPr>
      <w:ins w:id="580" w:author="Matthew T. Munson" w:date="2021-04-25T16:42:00Z">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ins>
    </w:p>
    <w:p w14:paraId="456BA6D6" w14:textId="77777777" w:rsidR="00664728" w:rsidRPr="006A27C6" w:rsidRDefault="00664728" w:rsidP="00664728">
      <w:pPr>
        <w:pStyle w:val="Heading2"/>
        <w:rPr>
          <w:ins w:id="581" w:author="Matthew T. Munson" w:date="2021-04-25T16:42:00Z"/>
        </w:rPr>
      </w:pPr>
      <w:ins w:id="582" w:author="Matthew T. Munson" w:date="2021-04-25T16:42:00Z">
        <w:r w:rsidRPr="006A27C6">
          <w:t>The Sprite</w:t>
        </w:r>
        <w:r>
          <w:t xml:space="preserve"> Animation P</w:t>
        </w:r>
        <w:r w:rsidRPr="006A27C6">
          <w:t>roject</w:t>
        </w:r>
      </w:ins>
    </w:p>
    <w:p w14:paraId="4DEC41BF" w14:textId="77777777" w:rsidR="00664728" w:rsidRPr="006A27C6" w:rsidRDefault="00664728" w:rsidP="00664728">
      <w:pPr>
        <w:pStyle w:val="BodyTextFirst"/>
        <w:rPr>
          <w:ins w:id="583" w:author="Matthew T. Munson" w:date="2021-04-25T16:42:00Z"/>
        </w:rPr>
      </w:pPr>
      <w:ins w:id="584" w:author="Matthew T. Munson" w:date="2021-04-25T16:42:00Z">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ins>
    </w:p>
    <w:p w14:paraId="7BA32CB3" w14:textId="77777777" w:rsidR="00664728" w:rsidRPr="006A27C6" w:rsidRDefault="00664728" w:rsidP="00664728">
      <w:pPr>
        <w:pStyle w:val="Figure"/>
        <w:rPr>
          <w:ins w:id="585" w:author="Matthew T. Munson" w:date="2021-04-25T16:42:00Z"/>
        </w:rPr>
      </w:pPr>
      <w:ins w:id="586" w:author="Matthew T. Munson" w:date="2021-04-25T16:42:00Z">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ins>
    </w:p>
    <w:p w14:paraId="3DF6D9F2" w14:textId="77777777" w:rsidR="00664728" w:rsidRPr="006A27C6" w:rsidRDefault="00664728" w:rsidP="00664728">
      <w:pPr>
        <w:pStyle w:val="FigureCaption"/>
        <w:rPr>
          <w:ins w:id="587" w:author="Matthew T. Munson" w:date="2021-04-25T16:42:00Z"/>
        </w:rPr>
      </w:pPr>
      <w:ins w:id="588" w:author="Matthew T. Munson" w:date="2021-04-25T16:42:00Z">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ins>
    </w:p>
    <w:p w14:paraId="4213E9C3" w14:textId="77777777" w:rsidR="00664728" w:rsidRPr="006A27C6" w:rsidRDefault="00664728" w:rsidP="00664728">
      <w:pPr>
        <w:pStyle w:val="BodyTextFirst"/>
        <w:rPr>
          <w:ins w:id="589" w:author="Matthew T. Munson" w:date="2021-04-25T16:42:00Z"/>
        </w:rPr>
      </w:pPr>
      <w:commentRangeStart w:id="590"/>
      <w:commentRangeStart w:id="591"/>
      <w:ins w:id="592" w:author="Matthew T. Munson" w:date="2021-04-25T16:42:00Z">
        <w:r w:rsidRPr="006A27C6">
          <w:t xml:space="preserve">The </w:t>
        </w:r>
        <w:r>
          <w:t>controls of the project</w:t>
        </w:r>
        <w:r w:rsidRPr="006A27C6">
          <w:t xml:space="preserve"> are as follows:</w:t>
        </w:r>
        <w:commentRangeEnd w:id="590"/>
        <w:r>
          <w:rPr>
            <w:rStyle w:val="CommentReference"/>
          </w:rPr>
          <w:commentReference w:id="590"/>
        </w:r>
        <w:commentRangeEnd w:id="591"/>
        <w:r>
          <w:rPr>
            <w:rStyle w:val="CommentReference"/>
            <w:rFonts w:asciiTheme="minorHAnsi" w:hAnsiTheme="minorHAnsi"/>
          </w:rPr>
          <w:commentReference w:id="591"/>
        </w:r>
      </w:ins>
    </w:p>
    <w:p w14:paraId="10FBB74F" w14:textId="77777777" w:rsidR="00664728" w:rsidRPr="001050E1" w:rsidRDefault="00664728" w:rsidP="00664728">
      <w:pPr>
        <w:pStyle w:val="Bullet"/>
        <w:rPr>
          <w:ins w:id="593" w:author="Matthew T. Munson" w:date="2021-04-25T16:42:00Z"/>
        </w:rPr>
      </w:pPr>
      <w:ins w:id="594" w:author="Matthew T. Munson" w:date="2021-04-25T16:42:00Z">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ins>
    </w:p>
    <w:p w14:paraId="23B40088" w14:textId="77777777" w:rsidR="00664728" w:rsidRPr="000635BF" w:rsidRDefault="00664728" w:rsidP="00664728">
      <w:pPr>
        <w:pStyle w:val="Bullet"/>
        <w:rPr>
          <w:ins w:id="595" w:author="Matthew T. Munson" w:date="2021-04-25T16:42:00Z"/>
        </w:rPr>
      </w:pPr>
      <w:ins w:id="596" w:author="Matthew T. Munson" w:date="2021-04-25T16:42:00Z">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ins>
    </w:p>
    <w:p w14:paraId="4B85290A" w14:textId="77777777" w:rsidR="00664728" w:rsidRPr="000635BF" w:rsidRDefault="00664728" w:rsidP="00664728">
      <w:pPr>
        <w:pStyle w:val="Bullet"/>
        <w:rPr>
          <w:ins w:id="597" w:author="Matthew T. Munson" w:date="2021-04-25T16:42:00Z"/>
        </w:rPr>
      </w:pPr>
      <w:ins w:id="598" w:author="Matthew T. Munson" w:date="2021-04-25T16:42:00Z">
        <w:r w:rsidRPr="000635BF">
          <w:rPr>
            <w:rStyle w:val="Strong"/>
            <w:b w:val="0"/>
            <w:bCs w:val="0"/>
          </w:rPr>
          <w:t>Number 1 key</w:t>
        </w:r>
        <w:r w:rsidRPr="000635BF">
          <w:t>: Animates by showing sprite elements continuously from right to left</w:t>
        </w:r>
      </w:ins>
    </w:p>
    <w:p w14:paraId="4E8430FC" w14:textId="77777777" w:rsidR="00664728" w:rsidRPr="000635BF" w:rsidRDefault="00664728" w:rsidP="00664728">
      <w:pPr>
        <w:pStyle w:val="Bullet"/>
        <w:rPr>
          <w:ins w:id="599" w:author="Matthew T. Munson" w:date="2021-04-25T16:42:00Z"/>
        </w:rPr>
      </w:pPr>
      <w:ins w:id="600" w:author="Matthew T. Munson" w:date="2021-04-25T16:42:00Z">
        <w:r w:rsidRPr="000635BF">
          <w:rPr>
            <w:rStyle w:val="Strong"/>
            <w:b w:val="0"/>
            <w:bCs w:val="0"/>
          </w:rPr>
          <w:t>Number 2 key</w:t>
        </w:r>
        <w:r w:rsidRPr="000635BF">
          <w:t>: Animates by showing sprite elements moving back and forth continuously from left to right and right to left</w:t>
        </w:r>
      </w:ins>
    </w:p>
    <w:p w14:paraId="405810E8" w14:textId="77777777" w:rsidR="00664728" w:rsidRPr="000635BF" w:rsidRDefault="00664728" w:rsidP="00664728">
      <w:pPr>
        <w:pStyle w:val="Bullet"/>
        <w:rPr>
          <w:ins w:id="601" w:author="Matthew T. Munson" w:date="2021-04-25T16:42:00Z"/>
        </w:rPr>
      </w:pPr>
      <w:ins w:id="602" w:author="Matthew T. Munson" w:date="2021-04-25T16:42:00Z">
        <w:r w:rsidRPr="000635BF">
          <w:rPr>
            <w:rStyle w:val="Strong"/>
            <w:b w:val="0"/>
            <w:bCs w:val="0"/>
          </w:rPr>
          <w:t>Number 3 key</w:t>
        </w:r>
        <w:r w:rsidRPr="000635BF">
          <w:t>: Animates by showing sprite elements continuously from left to right</w:t>
        </w:r>
      </w:ins>
    </w:p>
    <w:p w14:paraId="0D8D7A90" w14:textId="77777777" w:rsidR="00664728" w:rsidRPr="000635BF" w:rsidRDefault="00664728" w:rsidP="00664728">
      <w:pPr>
        <w:pStyle w:val="Bullet"/>
        <w:rPr>
          <w:ins w:id="603" w:author="Matthew T. Munson" w:date="2021-04-25T16:42:00Z"/>
        </w:rPr>
      </w:pPr>
      <w:ins w:id="604" w:author="Matthew T. Munson" w:date="2021-04-25T16:42:00Z">
        <w:r w:rsidRPr="000635BF">
          <w:rPr>
            <w:rStyle w:val="Strong"/>
            <w:b w:val="0"/>
            <w:bCs w:val="0"/>
          </w:rPr>
          <w:t>Number 4 key</w:t>
        </w:r>
        <w:r w:rsidRPr="000635BF">
          <w:t>: Increases the animation speed</w:t>
        </w:r>
      </w:ins>
    </w:p>
    <w:p w14:paraId="07A39778" w14:textId="77777777" w:rsidR="00664728" w:rsidRPr="000635BF" w:rsidRDefault="00664728" w:rsidP="00664728">
      <w:pPr>
        <w:pStyle w:val="Bullet"/>
        <w:rPr>
          <w:ins w:id="605" w:author="Matthew T. Munson" w:date="2021-04-25T16:42:00Z"/>
        </w:rPr>
      </w:pPr>
      <w:ins w:id="606" w:author="Matthew T. Munson" w:date="2021-04-25T16:42:00Z">
        <w:r w:rsidRPr="000635BF">
          <w:rPr>
            <w:rStyle w:val="Strong"/>
            <w:b w:val="0"/>
            <w:bCs w:val="0"/>
          </w:rPr>
          <w:lastRenderedPageBreak/>
          <w:t>Number 5 key</w:t>
        </w:r>
        <w:r w:rsidRPr="000635BF">
          <w:t>: Decreases the animation speed</w:t>
        </w:r>
      </w:ins>
    </w:p>
    <w:p w14:paraId="29F69011" w14:textId="77777777" w:rsidR="00664728" w:rsidRPr="006A27C6" w:rsidRDefault="00664728" w:rsidP="00664728">
      <w:pPr>
        <w:pStyle w:val="BodyTextFirst"/>
        <w:rPr>
          <w:ins w:id="607" w:author="Matthew T. Munson" w:date="2021-04-25T16:42:00Z"/>
        </w:rPr>
      </w:pPr>
      <w:ins w:id="608" w:author="Matthew T. Munson" w:date="2021-04-25T16:42:00Z">
        <w:r w:rsidRPr="006A27C6">
          <w:t>The goals of the project are as follows:</w:t>
        </w:r>
      </w:ins>
    </w:p>
    <w:p w14:paraId="73019BDD" w14:textId="77777777" w:rsidR="00664728" w:rsidRPr="000635BF" w:rsidRDefault="00664728" w:rsidP="00664728">
      <w:pPr>
        <w:pStyle w:val="Bullet"/>
        <w:rPr>
          <w:ins w:id="609" w:author="Matthew T. Munson" w:date="2021-04-25T16:42:00Z"/>
        </w:rPr>
      </w:pPr>
      <w:ins w:id="610" w:author="Matthew T. Munson" w:date="2021-04-25T16:42:00Z">
        <w:r w:rsidRPr="000635BF">
          <w:t xml:space="preserve">To understand animated sprite sheets </w:t>
        </w:r>
      </w:ins>
    </w:p>
    <w:p w14:paraId="1FC55643" w14:textId="77777777" w:rsidR="00664728" w:rsidRPr="000635BF" w:rsidRDefault="00664728" w:rsidP="00664728">
      <w:pPr>
        <w:pStyle w:val="Bullet"/>
        <w:rPr>
          <w:ins w:id="611" w:author="Matthew T. Munson" w:date="2021-04-25T16:42:00Z"/>
        </w:rPr>
      </w:pPr>
      <w:ins w:id="612" w:author="Matthew T. Munson" w:date="2021-04-25T16:42:00Z">
        <w:r w:rsidRPr="000635BF">
          <w:t>To experience the creation of sprite animations</w:t>
        </w:r>
      </w:ins>
    </w:p>
    <w:p w14:paraId="708B0E3F" w14:textId="77777777" w:rsidR="00664728" w:rsidRPr="000635BF" w:rsidRDefault="00664728" w:rsidP="00664728">
      <w:pPr>
        <w:pStyle w:val="Bullet"/>
        <w:rPr>
          <w:ins w:id="613" w:author="Matthew T. Munson" w:date="2021-04-25T16:42:00Z"/>
        </w:rPr>
      </w:pPr>
      <w:ins w:id="614" w:author="Matthew T. Munson" w:date="2021-04-25T16:42:00Z">
        <w:r w:rsidRPr="000635BF">
          <w:t>To define abstractions for implementing sprite animations</w:t>
        </w:r>
      </w:ins>
    </w:p>
    <w:p w14:paraId="21AE72C9" w14:textId="77777777" w:rsidR="00664728" w:rsidRPr="00A87A43" w:rsidRDefault="00664728" w:rsidP="00664728">
      <w:pPr>
        <w:pStyle w:val="BodyTextFirst"/>
        <w:rPr>
          <w:ins w:id="615" w:author="Matthew T. Munson" w:date="2021-04-25T16:42:00Z"/>
        </w:rPr>
      </w:pPr>
      <w:ins w:id="616" w:author="Matthew T. Munson" w:date="2021-04-25T16:42:00Z">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ins>
    </w:p>
    <w:p w14:paraId="3C765213" w14:textId="77777777" w:rsidR="00664728" w:rsidRPr="006A27C6" w:rsidRDefault="00664728" w:rsidP="00664728">
      <w:pPr>
        <w:pStyle w:val="Heading3"/>
        <w:rPr>
          <w:ins w:id="617" w:author="Matthew T. Munson" w:date="2021-04-25T16:42:00Z"/>
        </w:rPr>
      </w:pPr>
      <w:proofErr w:type="spellStart"/>
      <w:ins w:id="618" w:author="Matthew T. Munson" w:date="2021-04-25T16:42:00Z">
        <w:r>
          <w:t>SpriteAnimateRenderable</w:t>
        </w:r>
        <w:proofErr w:type="spellEnd"/>
        <w:r>
          <w:t xml:space="preserve"> O</w:t>
        </w:r>
        <w:r w:rsidRPr="006A27C6">
          <w:t>bject</w:t>
        </w:r>
      </w:ins>
    </w:p>
    <w:p w14:paraId="22378091" w14:textId="77777777" w:rsidR="00664728" w:rsidRDefault="00664728" w:rsidP="00664728">
      <w:pPr>
        <w:pStyle w:val="BodyTextFirst"/>
        <w:rPr>
          <w:ins w:id="619" w:author="Matthew T. Munson" w:date="2021-04-25T16:42:00Z"/>
        </w:rPr>
      </w:pPr>
      <w:ins w:id="620" w:author="Matthew T. Munson" w:date="2021-04-25T16:42:00Z">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ins>
    </w:p>
    <w:p w14:paraId="464BF019" w14:textId="77777777" w:rsidR="00664728" w:rsidRPr="006A27C6" w:rsidRDefault="00664728" w:rsidP="00664728">
      <w:pPr>
        <w:pStyle w:val="BodyTextCont"/>
        <w:rPr>
          <w:ins w:id="621" w:author="Matthew T. Munson" w:date="2021-04-25T16:42:00Z"/>
        </w:rPr>
      </w:pPr>
      <w:ins w:id="622" w:author="Matthew T. Munson" w:date="2021-04-25T16:42:00Z">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ins>
    </w:p>
    <w:p w14:paraId="6A46DC7A" w14:textId="77777777" w:rsidR="00664728" w:rsidRPr="006A27C6" w:rsidRDefault="00664728" w:rsidP="00664728">
      <w:pPr>
        <w:pStyle w:val="NumList"/>
        <w:numPr>
          <w:ilvl w:val="0"/>
          <w:numId w:val="14"/>
        </w:numPr>
        <w:rPr>
          <w:ins w:id="623" w:author="Matthew T. Munson" w:date="2021-04-25T16:42:00Z"/>
        </w:rPr>
      </w:pPr>
      <w:ins w:id="624" w:author="Matthew T. Munson" w:date="2021-04-25T16:42:00Z">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ins>
    </w:p>
    <w:p w14:paraId="3B8515A7" w14:textId="77777777" w:rsidR="00664728" w:rsidRPr="006A27C6" w:rsidRDefault="00664728" w:rsidP="00664728">
      <w:pPr>
        <w:pStyle w:val="NumList"/>
        <w:numPr>
          <w:ilvl w:val="0"/>
          <w:numId w:val="11"/>
        </w:numPr>
        <w:rPr>
          <w:ins w:id="625" w:author="Matthew T. Munson" w:date="2021-04-25T16:42:00Z"/>
        </w:rPr>
      </w:pPr>
      <w:ins w:id="626" w:author="Matthew T. Munson" w:date="2021-04-25T16:42:00Z">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ins>
    </w:p>
    <w:p w14:paraId="7B9C7FA1" w14:textId="77777777" w:rsidR="00664728" w:rsidRDefault="00664728" w:rsidP="00664728">
      <w:pPr>
        <w:pStyle w:val="Code"/>
        <w:rPr>
          <w:ins w:id="627" w:author="Matthew T. Munson" w:date="2021-04-25T16:42:00Z"/>
        </w:rPr>
      </w:pPr>
      <w:ins w:id="628" w:author="Matthew T. Munson" w:date="2021-04-25T16:42:00Z">
        <w:r>
          <w:t>// Assumption is that the first sprite in an animation is always the leftmost element.</w:t>
        </w:r>
      </w:ins>
    </w:p>
    <w:p w14:paraId="3DD94D22" w14:textId="77777777" w:rsidR="00664728" w:rsidRDefault="00664728" w:rsidP="00664728">
      <w:pPr>
        <w:pStyle w:val="Code"/>
        <w:rPr>
          <w:ins w:id="629" w:author="Matthew T. Munson" w:date="2021-04-25T16:42:00Z"/>
        </w:rPr>
      </w:pPr>
      <w:ins w:id="630" w:author="Matthew T. Munson" w:date="2021-04-25T16:42:00Z">
        <w:r>
          <w:t>const eAnimationType = Object.freeze({</w:t>
        </w:r>
      </w:ins>
    </w:p>
    <w:p w14:paraId="5470DEC0" w14:textId="77777777" w:rsidR="00664728" w:rsidRDefault="00664728" w:rsidP="00664728">
      <w:pPr>
        <w:pStyle w:val="Code"/>
        <w:rPr>
          <w:ins w:id="631" w:author="Matthew T. Munson" w:date="2021-04-25T16:42:00Z"/>
        </w:rPr>
      </w:pPr>
      <w:ins w:id="632" w:author="Matthew T. Munson" w:date="2021-04-25T16:42:00Z">
        <w:r>
          <w:t xml:space="preserve">    eRight: 0, // Animate from first (left) towards right, when hit the end, start from the left again</w:t>
        </w:r>
      </w:ins>
    </w:p>
    <w:p w14:paraId="091E5DF2" w14:textId="77777777" w:rsidR="00664728" w:rsidRDefault="00664728" w:rsidP="00664728">
      <w:pPr>
        <w:pStyle w:val="Code"/>
        <w:rPr>
          <w:ins w:id="633" w:author="Matthew T. Munson" w:date="2021-04-25T16:42:00Z"/>
        </w:rPr>
      </w:pPr>
      <w:ins w:id="634" w:author="Matthew T. Munson" w:date="2021-04-25T16:42:00Z">
        <w:r>
          <w:t xml:space="preserve">    eLeft: 1,  // Compute find the last element (in the right), start from the right animate left-wards, </w:t>
        </w:r>
      </w:ins>
    </w:p>
    <w:p w14:paraId="6D06B97E" w14:textId="77777777" w:rsidR="00664728" w:rsidRDefault="00664728" w:rsidP="00664728">
      <w:pPr>
        <w:pStyle w:val="Code"/>
        <w:rPr>
          <w:ins w:id="635" w:author="Matthew T. Munson" w:date="2021-04-25T16:42:00Z"/>
        </w:rPr>
      </w:pPr>
      <w:ins w:id="636" w:author="Matthew T. Munson" w:date="2021-04-25T16:42:00Z">
        <w:r>
          <w:t xml:space="preserve">    eSwing: 2 // Animate from first (left) towards the right, when hit the end, animates backwards </w:t>
        </w:r>
      </w:ins>
    </w:p>
    <w:p w14:paraId="360719E6" w14:textId="77777777" w:rsidR="00664728" w:rsidRPr="006A27C6" w:rsidRDefault="00664728" w:rsidP="00664728">
      <w:pPr>
        <w:pStyle w:val="Code"/>
        <w:rPr>
          <w:ins w:id="637" w:author="Matthew T. Munson" w:date="2021-04-25T16:42:00Z"/>
        </w:rPr>
      </w:pPr>
      <w:ins w:id="638" w:author="Matthew T. Munson" w:date="2021-04-25T16:42:00Z">
        <w:r>
          <w:t>});</w:t>
        </w:r>
      </w:ins>
    </w:p>
    <w:p w14:paraId="49796199" w14:textId="77777777" w:rsidR="00664728" w:rsidRPr="00952A80" w:rsidRDefault="00664728" w:rsidP="00664728">
      <w:pPr>
        <w:pStyle w:val="NumList"/>
        <w:numPr>
          <w:ilvl w:val="0"/>
          <w:numId w:val="0"/>
        </w:numPr>
        <w:ind w:left="936"/>
        <w:rPr>
          <w:ins w:id="639" w:author="Matthew T. Munson" w:date="2021-04-25T16:42:00Z"/>
        </w:rPr>
      </w:pPr>
      <w:proofErr w:type="spellStart"/>
      <w:ins w:id="640" w:author="Matthew T. Munson" w:date="2021-04-25T16:42:00Z">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ins>
    </w:p>
    <w:p w14:paraId="50A20AA4" w14:textId="77777777" w:rsidR="00664728" w:rsidRPr="00952A80" w:rsidRDefault="00664728" w:rsidP="00664728">
      <w:pPr>
        <w:pStyle w:val="NumSubList"/>
        <w:numPr>
          <w:ilvl w:val="0"/>
          <w:numId w:val="46"/>
        </w:numPr>
        <w:rPr>
          <w:ins w:id="641" w:author="Matthew T. Munson" w:date="2021-04-25T16:42:00Z"/>
        </w:rPr>
      </w:pPr>
      <w:proofErr w:type="spellStart"/>
      <w:ins w:id="642" w:author="Matthew T. Munson" w:date="2021-04-25T16:42:00Z">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ins>
    </w:p>
    <w:p w14:paraId="737F0A2B" w14:textId="77777777" w:rsidR="00664728" w:rsidRPr="006A27C6" w:rsidRDefault="00664728" w:rsidP="00664728">
      <w:pPr>
        <w:pStyle w:val="NumSubList"/>
        <w:numPr>
          <w:ilvl w:val="0"/>
          <w:numId w:val="46"/>
        </w:numPr>
        <w:rPr>
          <w:ins w:id="643" w:author="Matthew T. Munson" w:date="2021-04-25T16:42:00Z"/>
        </w:rPr>
      </w:pPr>
      <w:proofErr w:type="spellStart"/>
      <w:ins w:id="644" w:author="Matthew T. Munson" w:date="2021-04-25T16:42:00Z">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 xml:space="preserve">from the right, animates toward the left, and continues by </w:t>
        </w:r>
        <w:r>
          <w:lastRenderedPageBreak/>
          <w:t>starting from the rightmost element after reaching the leftmost element.</w:t>
        </w:r>
      </w:ins>
    </w:p>
    <w:p w14:paraId="6BB61698" w14:textId="77777777" w:rsidR="00664728" w:rsidRDefault="00664728" w:rsidP="00664728">
      <w:pPr>
        <w:pStyle w:val="NumSubList"/>
        <w:numPr>
          <w:ilvl w:val="0"/>
          <w:numId w:val="46"/>
        </w:numPr>
        <w:rPr>
          <w:ins w:id="645" w:author="Matthew T. Munson" w:date="2021-04-25T16:42:00Z"/>
        </w:rPr>
      </w:pPr>
      <w:commentRangeStart w:id="646"/>
      <w:proofErr w:type="spellStart"/>
      <w:ins w:id="647" w:author="Matthew T. Munson" w:date="2021-04-25T16:42:00Z">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646"/>
        <w:r>
          <w:rPr>
            <w:rStyle w:val="CommentReference"/>
            <w:rFonts w:asciiTheme="minorHAnsi" w:hAnsiTheme="minorHAnsi"/>
          </w:rPr>
          <w:commentReference w:id="646"/>
        </w:r>
      </w:ins>
    </w:p>
    <w:p w14:paraId="438DB28A" w14:textId="77777777" w:rsidR="00664728" w:rsidRPr="006A27C6" w:rsidRDefault="00664728" w:rsidP="00664728">
      <w:pPr>
        <w:pStyle w:val="NumList"/>
        <w:numPr>
          <w:ilvl w:val="0"/>
          <w:numId w:val="11"/>
        </w:numPr>
        <w:rPr>
          <w:ins w:id="648" w:author="Matthew T. Munson" w:date="2021-04-25T16:42:00Z"/>
        </w:rPr>
      </w:pPr>
      <w:ins w:id="649" w:author="Matthew T. Munson" w:date="2021-04-25T16:42:00Z">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ins>
    </w:p>
    <w:p w14:paraId="2E073293" w14:textId="77777777" w:rsidR="00664728" w:rsidRDefault="00664728" w:rsidP="00664728">
      <w:pPr>
        <w:pStyle w:val="Code"/>
        <w:rPr>
          <w:ins w:id="650" w:author="Matthew T. Munson" w:date="2021-04-25T16:42:00Z"/>
        </w:rPr>
      </w:pPr>
      <w:ins w:id="651" w:author="Matthew T. Munson" w:date="2021-04-25T16:42:00Z">
        <w:r>
          <w:t>class SpriteAnimateRenderable extends SpriteRenderable {</w:t>
        </w:r>
      </w:ins>
    </w:p>
    <w:p w14:paraId="652BEE18" w14:textId="77777777" w:rsidR="00664728" w:rsidRDefault="00664728" w:rsidP="00664728">
      <w:pPr>
        <w:pStyle w:val="Code"/>
        <w:rPr>
          <w:ins w:id="652" w:author="Matthew T. Munson" w:date="2021-04-25T16:42:00Z"/>
        </w:rPr>
      </w:pPr>
      <w:ins w:id="653" w:author="Matthew T. Munson" w:date="2021-04-25T16:42:00Z">
        <w:r>
          <w:t xml:space="preserve">    constructor(myTexture) {</w:t>
        </w:r>
      </w:ins>
    </w:p>
    <w:p w14:paraId="6159ED80" w14:textId="77777777" w:rsidR="00664728" w:rsidRDefault="00664728" w:rsidP="00664728">
      <w:pPr>
        <w:pStyle w:val="Code"/>
        <w:rPr>
          <w:ins w:id="654" w:author="Matthew T. Munson" w:date="2021-04-25T16:42:00Z"/>
        </w:rPr>
      </w:pPr>
      <w:ins w:id="655" w:author="Matthew T. Munson" w:date="2021-04-25T16:42:00Z">
        <w:r>
          <w:t xml:space="preserve">        super(myTexture);</w:t>
        </w:r>
      </w:ins>
    </w:p>
    <w:p w14:paraId="51F93F16" w14:textId="77777777" w:rsidR="00664728" w:rsidRDefault="00664728" w:rsidP="00664728">
      <w:pPr>
        <w:pStyle w:val="Code"/>
        <w:rPr>
          <w:ins w:id="656" w:author="Matthew T. Munson" w:date="2021-04-25T16:42:00Z"/>
        </w:rPr>
      </w:pPr>
      <w:ins w:id="657" w:author="Matthew T. Munson" w:date="2021-04-25T16:42:00Z">
        <w:r>
          <w:t xml:space="preserve">        super._setShader(shaderResources.getSpriteShader());</w:t>
        </w:r>
      </w:ins>
    </w:p>
    <w:p w14:paraId="61F604EF" w14:textId="77777777" w:rsidR="00664728" w:rsidRDefault="00664728" w:rsidP="00664728">
      <w:pPr>
        <w:pStyle w:val="Code"/>
        <w:rPr>
          <w:ins w:id="658" w:author="Matthew T. Munson" w:date="2021-04-25T16:42:00Z"/>
        </w:rPr>
      </w:pPr>
    </w:p>
    <w:p w14:paraId="36282BC7" w14:textId="77777777" w:rsidR="00664728" w:rsidRDefault="00664728" w:rsidP="00664728">
      <w:pPr>
        <w:pStyle w:val="Code"/>
        <w:rPr>
          <w:ins w:id="659" w:author="Matthew T. Munson" w:date="2021-04-25T16:42:00Z"/>
        </w:rPr>
      </w:pPr>
      <w:ins w:id="660" w:author="Matthew T. Munson" w:date="2021-04-25T16:42:00Z">
        <w:r>
          <w:t xml:space="preserve">        // All coordinates are in texture coordinate (UV between 0 to 1)</w:t>
        </w:r>
      </w:ins>
    </w:p>
    <w:p w14:paraId="3E243ACC" w14:textId="77777777" w:rsidR="00664728" w:rsidRDefault="00664728" w:rsidP="00664728">
      <w:pPr>
        <w:pStyle w:val="Code"/>
        <w:rPr>
          <w:ins w:id="661" w:author="Matthew T. Munson" w:date="2021-04-25T16:42:00Z"/>
        </w:rPr>
      </w:pPr>
      <w:ins w:id="662" w:author="Matthew T. Munson" w:date="2021-04-25T16:42:00Z">
        <w:r>
          <w:t xml:space="preserve">        // Information on the sprite element </w:t>
        </w:r>
      </w:ins>
    </w:p>
    <w:p w14:paraId="0EF08538" w14:textId="77777777" w:rsidR="00664728" w:rsidRDefault="00664728" w:rsidP="00664728">
      <w:pPr>
        <w:pStyle w:val="Code"/>
        <w:rPr>
          <w:ins w:id="663" w:author="Matthew T. Munson" w:date="2021-04-25T16:42:00Z"/>
        </w:rPr>
      </w:pPr>
      <w:ins w:id="664" w:author="Matthew T. Munson" w:date="2021-04-25T16:42:00Z">
        <w:r>
          <w:t xml:space="preserve">        this.mFirstElmLeft = 0.0; // 0.0 is left corner of image</w:t>
        </w:r>
      </w:ins>
    </w:p>
    <w:p w14:paraId="3C337868" w14:textId="77777777" w:rsidR="00664728" w:rsidRDefault="00664728" w:rsidP="00664728">
      <w:pPr>
        <w:pStyle w:val="Code"/>
        <w:rPr>
          <w:ins w:id="665" w:author="Matthew T. Munson" w:date="2021-04-25T16:42:00Z"/>
        </w:rPr>
      </w:pPr>
      <w:ins w:id="666" w:author="Matthew T. Munson" w:date="2021-04-25T16:42:00Z">
        <w:r>
          <w:t xml:space="preserve">        this.mElmTop = 1.0;  // 1.0 is top corner of image (from SpriteRenderable)</w:t>
        </w:r>
      </w:ins>
    </w:p>
    <w:p w14:paraId="1D9EF710" w14:textId="77777777" w:rsidR="00664728" w:rsidRDefault="00664728" w:rsidP="00664728">
      <w:pPr>
        <w:pStyle w:val="Code"/>
        <w:rPr>
          <w:ins w:id="667" w:author="Matthew T. Munson" w:date="2021-04-25T16:42:00Z"/>
        </w:rPr>
      </w:pPr>
      <w:ins w:id="668" w:author="Matthew T. Munson" w:date="2021-04-25T16:42:00Z">
        <w:r>
          <w:t xml:space="preserve">        this.mElmWidth = 1.0;     </w:t>
        </w:r>
      </w:ins>
    </w:p>
    <w:p w14:paraId="7678ED03" w14:textId="77777777" w:rsidR="00664728" w:rsidRDefault="00664728" w:rsidP="00664728">
      <w:pPr>
        <w:pStyle w:val="Code"/>
        <w:rPr>
          <w:ins w:id="669" w:author="Matthew T. Munson" w:date="2021-04-25T16:42:00Z"/>
        </w:rPr>
      </w:pPr>
      <w:ins w:id="670" w:author="Matthew T. Munson" w:date="2021-04-25T16:42:00Z">
        <w:r>
          <w:t xml:space="preserve">        this.mElmHeight = 1.0;</w:t>
        </w:r>
      </w:ins>
    </w:p>
    <w:p w14:paraId="182981E1" w14:textId="77777777" w:rsidR="00664728" w:rsidRDefault="00664728" w:rsidP="00664728">
      <w:pPr>
        <w:pStyle w:val="Code"/>
        <w:rPr>
          <w:ins w:id="671" w:author="Matthew T. Munson" w:date="2021-04-25T16:42:00Z"/>
        </w:rPr>
      </w:pPr>
      <w:ins w:id="672" w:author="Matthew T. Munson" w:date="2021-04-25T16:42:00Z">
        <w:r>
          <w:t xml:space="preserve">        this.mWidthPadding = 0.0;</w:t>
        </w:r>
      </w:ins>
    </w:p>
    <w:p w14:paraId="0B685CE6" w14:textId="77777777" w:rsidR="00664728" w:rsidRDefault="00664728" w:rsidP="00664728">
      <w:pPr>
        <w:pStyle w:val="Code"/>
        <w:rPr>
          <w:ins w:id="673" w:author="Matthew T. Munson" w:date="2021-04-25T16:42:00Z"/>
        </w:rPr>
      </w:pPr>
      <w:ins w:id="674" w:author="Matthew T. Munson" w:date="2021-04-25T16:42:00Z">
        <w:r>
          <w:t xml:space="preserve">        this.mNumElems = 1;   // number of elements in an animation</w:t>
        </w:r>
      </w:ins>
    </w:p>
    <w:p w14:paraId="3DC093F5" w14:textId="77777777" w:rsidR="00664728" w:rsidRDefault="00664728" w:rsidP="00664728">
      <w:pPr>
        <w:pStyle w:val="Code"/>
        <w:rPr>
          <w:ins w:id="675" w:author="Matthew T. Munson" w:date="2021-04-25T16:42:00Z"/>
        </w:rPr>
      </w:pPr>
    </w:p>
    <w:p w14:paraId="1FF904E2" w14:textId="77777777" w:rsidR="00664728" w:rsidRDefault="00664728" w:rsidP="00664728">
      <w:pPr>
        <w:pStyle w:val="Code"/>
        <w:rPr>
          <w:ins w:id="676" w:author="Matthew T. Munson" w:date="2021-04-25T16:42:00Z"/>
        </w:rPr>
      </w:pPr>
      <w:ins w:id="677" w:author="Matthew T. Munson" w:date="2021-04-25T16:42:00Z">
        <w:r>
          <w:t xml:space="preserve">        //</w:t>
        </w:r>
      </w:ins>
    </w:p>
    <w:p w14:paraId="2F3D14A4" w14:textId="77777777" w:rsidR="00664728" w:rsidRDefault="00664728" w:rsidP="00664728">
      <w:pPr>
        <w:pStyle w:val="Code"/>
        <w:rPr>
          <w:ins w:id="678" w:author="Matthew T. Munson" w:date="2021-04-25T16:42:00Z"/>
        </w:rPr>
      </w:pPr>
      <w:ins w:id="679" w:author="Matthew T. Munson" w:date="2021-04-25T16:42:00Z">
        <w:r>
          <w:t xml:space="preserve">        // per animation settings</w:t>
        </w:r>
      </w:ins>
    </w:p>
    <w:p w14:paraId="554D9671" w14:textId="77777777" w:rsidR="00664728" w:rsidRDefault="00664728" w:rsidP="00664728">
      <w:pPr>
        <w:pStyle w:val="Code"/>
        <w:rPr>
          <w:ins w:id="680" w:author="Matthew T. Munson" w:date="2021-04-25T16:42:00Z"/>
        </w:rPr>
      </w:pPr>
      <w:ins w:id="681" w:author="Matthew T. Munson" w:date="2021-04-25T16:42:00Z">
        <w:r>
          <w:t xml:space="preserve">        this.mUpdateInterval = 1;   // how often to advance</w:t>
        </w:r>
      </w:ins>
    </w:p>
    <w:p w14:paraId="1C91561A" w14:textId="77777777" w:rsidR="00664728" w:rsidRDefault="00664728" w:rsidP="00664728">
      <w:pPr>
        <w:pStyle w:val="Code"/>
        <w:rPr>
          <w:ins w:id="682" w:author="Matthew T. Munson" w:date="2021-04-25T16:42:00Z"/>
        </w:rPr>
      </w:pPr>
      <w:ins w:id="683" w:author="Matthew T. Munson" w:date="2021-04-25T16:42:00Z">
        <w:r>
          <w:t xml:space="preserve">        this.mAnimationType = eAnimationType.eRight;</w:t>
        </w:r>
      </w:ins>
    </w:p>
    <w:p w14:paraId="0EA0F040" w14:textId="77777777" w:rsidR="00664728" w:rsidRDefault="00664728" w:rsidP="00664728">
      <w:pPr>
        <w:pStyle w:val="Code"/>
        <w:rPr>
          <w:ins w:id="684" w:author="Matthew T. Munson" w:date="2021-04-25T16:42:00Z"/>
        </w:rPr>
      </w:pPr>
    </w:p>
    <w:p w14:paraId="4F2D81B2" w14:textId="77777777" w:rsidR="00664728" w:rsidRDefault="00664728" w:rsidP="00664728">
      <w:pPr>
        <w:pStyle w:val="Code"/>
        <w:rPr>
          <w:ins w:id="685" w:author="Matthew T. Munson" w:date="2021-04-25T16:42:00Z"/>
        </w:rPr>
      </w:pPr>
      <w:ins w:id="686" w:author="Matthew T. Munson" w:date="2021-04-25T16:42:00Z">
        <w:r>
          <w:t xml:space="preserve">        this.mCurrentAnimAdvance = -1;</w:t>
        </w:r>
      </w:ins>
    </w:p>
    <w:p w14:paraId="1FD55738" w14:textId="77777777" w:rsidR="00664728" w:rsidRDefault="00664728" w:rsidP="00664728">
      <w:pPr>
        <w:pStyle w:val="Code"/>
        <w:rPr>
          <w:ins w:id="687" w:author="Matthew T. Munson" w:date="2021-04-25T16:42:00Z"/>
        </w:rPr>
      </w:pPr>
      <w:ins w:id="688" w:author="Matthew T. Munson" w:date="2021-04-25T16:42:00Z">
        <w:r>
          <w:t xml:space="preserve">        this.mCurrentElm = 0;</w:t>
        </w:r>
      </w:ins>
    </w:p>
    <w:p w14:paraId="567FB2BE" w14:textId="77777777" w:rsidR="00664728" w:rsidRDefault="00664728" w:rsidP="00664728">
      <w:pPr>
        <w:pStyle w:val="Code"/>
        <w:rPr>
          <w:ins w:id="689" w:author="Matthew T. Munson" w:date="2021-04-25T16:42:00Z"/>
        </w:rPr>
      </w:pPr>
      <w:ins w:id="690" w:author="Matthew T. Munson" w:date="2021-04-25T16:42:00Z">
        <w:r>
          <w:t xml:space="preserve">        this._initAnimation();</w:t>
        </w:r>
      </w:ins>
    </w:p>
    <w:p w14:paraId="7BF91416" w14:textId="77777777" w:rsidR="00664728" w:rsidRPr="006A27C6" w:rsidRDefault="00664728" w:rsidP="00664728">
      <w:pPr>
        <w:pStyle w:val="Code"/>
        <w:rPr>
          <w:ins w:id="691" w:author="Matthew T. Munson" w:date="2021-04-25T16:42:00Z"/>
        </w:rPr>
      </w:pPr>
      <w:ins w:id="692" w:author="Matthew T. Munson" w:date="2021-04-25T16:42:00Z">
        <w:r>
          <w:t xml:space="preserve">    }</w:t>
        </w:r>
      </w:ins>
    </w:p>
    <w:p w14:paraId="1D8493DE" w14:textId="77777777" w:rsidR="00664728" w:rsidRPr="006A27C6" w:rsidRDefault="00664728" w:rsidP="00664728">
      <w:pPr>
        <w:pStyle w:val="NumList"/>
        <w:numPr>
          <w:ilvl w:val="0"/>
          <w:numId w:val="0"/>
        </w:numPr>
        <w:ind w:left="936"/>
        <w:rPr>
          <w:ins w:id="693" w:author="Matthew T. Munson" w:date="2021-04-25T16:42:00Z"/>
        </w:rPr>
      </w:pPr>
      <w:ins w:id="694" w:author="Matthew T. Munson" w:date="2021-04-25T16:42:00Z">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ins>
    </w:p>
    <w:p w14:paraId="02297981" w14:textId="77777777" w:rsidR="00664728" w:rsidRPr="006A27C6" w:rsidRDefault="00664728" w:rsidP="00664728">
      <w:pPr>
        <w:pStyle w:val="NumSubList"/>
        <w:numPr>
          <w:ilvl w:val="0"/>
          <w:numId w:val="47"/>
        </w:numPr>
        <w:rPr>
          <w:ins w:id="695" w:author="Matthew T. Munson" w:date="2021-04-25T16:42:00Z"/>
        </w:rPr>
      </w:pPr>
      <w:ins w:id="696" w:author="Matthew T. Munson" w:date="2021-04-25T16:42:00Z">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 xml:space="preserve">each sprite element when the elements are ordered by rows and columns. Note that all coordinate </w:t>
        </w:r>
        <w:proofErr w:type="gramStart"/>
        <w:r w:rsidRPr="006A27C6">
          <w:t>are</w:t>
        </w:r>
        <w:proofErr w:type="gramEnd"/>
        <w:r w:rsidRPr="006A27C6">
          <w:t xml:space="preserve"> in </w:t>
        </w:r>
        <w:r>
          <w:t>texture coordinate space</w:t>
        </w:r>
        <w:r w:rsidRPr="006A27C6">
          <w:t xml:space="preserve"> (0 to 1).</w:t>
        </w:r>
      </w:ins>
    </w:p>
    <w:p w14:paraId="0C26F2C7" w14:textId="77777777" w:rsidR="00664728" w:rsidRPr="006A27C6" w:rsidRDefault="00664728" w:rsidP="00664728">
      <w:pPr>
        <w:pStyle w:val="NumSubList"/>
        <w:numPr>
          <w:ilvl w:val="0"/>
          <w:numId w:val="47"/>
        </w:numPr>
        <w:rPr>
          <w:ins w:id="697" w:author="Matthew T. Munson" w:date="2021-04-25T16:42:00Z"/>
        </w:rPr>
      </w:pPr>
      <w:ins w:id="698" w:author="Matthew T. Munson" w:date="2021-04-25T16:42:00Z">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w:t>
        </w:r>
        <w:r>
          <w:lastRenderedPageBreak/>
          <w:t xml:space="preserve">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ins>
    </w:p>
    <w:p w14:paraId="4D3C7684" w14:textId="77777777" w:rsidR="00664728" w:rsidRPr="006A27C6" w:rsidRDefault="00664728" w:rsidP="00664728">
      <w:pPr>
        <w:pStyle w:val="NumSubList"/>
        <w:numPr>
          <w:ilvl w:val="0"/>
          <w:numId w:val="47"/>
        </w:numPr>
        <w:rPr>
          <w:ins w:id="699" w:author="Matthew T. Munson" w:date="2021-04-25T16:42:00Z"/>
        </w:rPr>
      </w:pPr>
      <w:ins w:id="700" w:author="Matthew T. Munson" w:date="2021-04-25T16:42:00Z">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ins>
    </w:p>
    <w:p w14:paraId="239B7598" w14:textId="77777777" w:rsidR="00664728" w:rsidRDefault="00664728" w:rsidP="00664728">
      <w:pPr>
        <w:pStyle w:val="NumList"/>
        <w:numPr>
          <w:ilvl w:val="0"/>
          <w:numId w:val="0"/>
        </w:numPr>
        <w:ind w:left="936"/>
        <w:rPr>
          <w:ins w:id="701" w:author="Matthew T. Munson" w:date="2021-04-25T16:42:00Z"/>
        </w:rPr>
      </w:pPr>
      <w:ins w:id="702" w:author="Matthew T. Munson" w:date="2021-04-25T16:42:00Z">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ins>
    </w:p>
    <w:p w14:paraId="1DFB15FF" w14:textId="77777777" w:rsidR="00664728" w:rsidRPr="006A27C6" w:rsidRDefault="00664728" w:rsidP="00664728">
      <w:pPr>
        <w:pStyle w:val="NumList"/>
        <w:numPr>
          <w:ilvl w:val="0"/>
          <w:numId w:val="11"/>
        </w:numPr>
        <w:rPr>
          <w:ins w:id="703" w:author="Matthew T. Munson" w:date="2021-04-25T16:42:00Z"/>
        </w:rPr>
      </w:pPr>
      <w:ins w:id="704" w:author="Matthew T. Munson" w:date="2021-04-25T16:42:00Z">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ins>
    </w:p>
    <w:p w14:paraId="44879FF1" w14:textId="77777777" w:rsidR="00664728" w:rsidRDefault="00664728" w:rsidP="00664728">
      <w:pPr>
        <w:pStyle w:val="Code"/>
        <w:rPr>
          <w:ins w:id="705" w:author="Matthew T. Munson" w:date="2021-04-25T16:42:00Z"/>
        </w:rPr>
      </w:pPr>
      <w:ins w:id="706" w:author="Matthew T. Munson" w:date="2021-04-25T16:42:00Z">
        <w:r>
          <w:t>_initAnimation() {</w:t>
        </w:r>
      </w:ins>
    </w:p>
    <w:p w14:paraId="220FC542" w14:textId="77777777" w:rsidR="00664728" w:rsidRDefault="00664728" w:rsidP="00664728">
      <w:pPr>
        <w:pStyle w:val="Code"/>
        <w:rPr>
          <w:ins w:id="707" w:author="Matthew T. Munson" w:date="2021-04-25T16:42:00Z"/>
        </w:rPr>
      </w:pPr>
      <w:ins w:id="708" w:author="Matthew T. Munson" w:date="2021-04-25T16:42:00Z">
        <w:r>
          <w:t xml:space="preserve">        // Currently running animation</w:t>
        </w:r>
      </w:ins>
    </w:p>
    <w:p w14:paraId="520F2D3F" w14:textId="77777777" w:rsidR="00664728" w:rsidRDefault="00664728" w:rsidP="00664728">
      <w:pPr>
        <w:pStyle w:val="Code"/>
        <w:rPr>
          <w:ins w:id="709" w:author="Matthew T. Munson" w:date="2021-04-25T16:42:00Z"/>
        </w:rPr>
      </w:pPr>
      <w:ins w:id="710" w:author="Matthew T. Munson" w:date="2021-04-25T16:42:00Z">
        <w:r>
          <w:t xml:space="preserve">        this.mCurrentTick = 0;</w:t>
        </w:r>
      </w:ins>
    </w:p>
    <w:p w14:paraId="2B47B38A" w14:textId="77777777" w:rsidR="00664728" w:rsidRDefault="00664728" w:rsidP="00664728">
      <w:pPr>
        <w:pStyle w:val="Code"/>
        <w:rPr>
          <w:ins w:id="711" w:author="Matthew T. Munson" w:date="2021-04-25T16:42:00Z"/>
        </w:rPr>
      </w:pPr>
      <w:ins w:id="712" w:author="Matthew T. Munson" w:date="2021-04-25T16:42:00Z">
        <w:r>
          <w:t xml:space="preserve">        switch (this.mAnimationType) {</w:t>
        </w:r>
      </w:ins>
    </w:p>
    <w:p w14:paraId="78BF6CF4" w14:textId="77777777" w:rsidR="00664728" w:rsidRDefault="00664728" w:rsidP="00664728">
      <w:pPr>
        <w:pStyle w:val="Code"/>
        <w:rPr>
          <w:ins w:id="713" w:author="Matthew T. Munson" w:date="2021-04-25T16:42:00Z"/>
        </w:rPr>
      </w:pPr>
      <w:ins w:id="714" w:author="Matthew T. Munson" w:date="2021-04-25T16:42:00Z">
        <w:r>
          <w:t xml:space="preserve">        case eAnimationType.eRight:</w:t>
        </w:r>
      </w:ins>
    </w:p>
    <w:p w14:paraId="62C3B2D7" w14:textId="77777777" w:rsidR="00664728" w:rsidRDefault="00664728" w:rsidP="00664728">
      <w:pPr>
        <w:pStyle w:val="Code"/>
        <w:rPr>
          <w:ins w:id="715" w:author="Matthew T. Munson" w:date="2021-04-25T16:42:00Z"/>
        </w:rPr>
      </w:pPr>
      <w:ins w:id="716" w:author="Matthew T. Munson" w:date="2021-04-25T16:42:00Z">
        <w:r>
          <w:t xml:space="preserve">            this.mCurrentElm = 0;</w:t>
        </w:r>
      </w:ins>
    </w:p>
    <w:p w14:paraId="08B0D905" w14:textId="77777777" w:rsidR="00664728" w:rsidRDefault="00664728" w:rsidP="00664728">
      <w:pPr>
        <w:pStyle w:val="Code"/>
        <w:rPr>
          <w:ins w:id="717" w:author="Matthew T. Munson" w:date="2021-04-25T16:42:00Z"/>
        </w:rPr>
      </w:pPr>
      <w:ins w:id="718" w:author="Matthew T. Munson" w:date="2021-04-25T16:42:00Z">
        <w:r>
          <w:t xml:space="preserve">            this.mCurrentAnimAdvance = 1; // either 1 or -1</w:t>
        </w:r>
      </w:ins>
    </w:p>
    <w:p w14:paraId="03825269" w14:textId="77777777" w:rsidR="00664728" w:rsidRDefault="00664728" w:rsidP="00664728">
      <w:pPr>
        <w:pStyle w:val="Code"/>
        <w:rPr>
          <w:ins w:id="719" w:author="Matthew T. Munson" w:date="2021-04-25T16:42:00Z"/>
        </w:rPr>
      </w:pPr>
      <w:ins w:id="720" w:author="Matthew T. Munson" w:date="2021-04-25T16:42:00Z">
        <w:r>
          <w:t xml:space="preserve">            break;</w:t>
        </w:r>
      </w:ins>
    </w:p>
    <w:p w14:paraId="39A04576" w14:textId="77777777" w:rsidR="00664728" w:rsidRDefault="00664728" w:rsidP="00664728">
      <w:pPr>
        <w:pStyle w:val="Code"/>
        <w:rPr>
          <w:ins w:id="721" w:author="Matthew T. Munson" w:date="2021-04-25T16:42:00Z"/>
        </w:rPr>
      </w:pPr>
      <w:ins w:id="722" w:author="Matthew T. Munson" w:date="2021-04-25T16:42:00Z">
        <w:r>
          <w:t xml:space="preserve">        case eAnimationType.eSwing:</w:t>
        </w:r>
      </w:ins>
    </w:p>
    <w:p w14:paraId="54958600" w14:textId="77777777" w:rsidR="00664728" w:rsidRDefault="00664728" w:rsidP="00664728">
      <w:pPr>
        <w:pStyle w:val="Code"/>
        <w:rPr>
          <w:ins w:id="723" w:author="Matthew T. Munson" w:date="2021-04-25T16:42:00Z"/>
        </w:rPr>
      </w:pPr>
      <w:ins w:id="724" w:author="Matthew T. Munson" w:date="2021-04-25T16:42:00Z">
        <w:r>
          <w:t xml:space="preserve">            this.mCurrentAnimAdvance = -1 * this.mCurrentAnimAdvance; // swings ... </w:t>
        </w:r>
      </w:ins>
    </w:p>
    <w:p w14:paraId="07428871" w14:textId="77777777" w:rsidR="00664728" w:rsidRDefault="00664728" w:rsidP="00664728">
      <w:pPr>
        <w:pStyle w:val="Code"/>
        <w:rPr>
          <w:ins w:id="725" w:author="Matthew T. Munson" w:date="2021-04-25T16:42:00Z"/>
        </w:rPr>
      </w:pPr>
      <w:ins w:id="726" w:author="Matthew T. Munson" w:date="2021-04-25T16:42:00Z">
        <w:r>
          <w:t xml:space="preserve">            this.mCurrentElm += 2 * this.mCurrentAnimAdvance;</w:t>
        </w:r>
      </w:ins>
    </w:p>
    <w:p w14:paraId="1E7913BF" w14:textId="77777777" w:rsidR="00664728" w:rsidRDefault="00664728" w:rsidP="00664728">
      <w:pPr>
        <w:pStyle w:val="Code"/>
        <w:rPr>
          <w:ins w:id="727" w:author="Matthew T. Munson" w:date="2021-04-25T16:42:00Z"/>
        </w:rPr>
      </w:pPr>
      <w:ins w:id="728" w:author="Matthew T. Munson" w:date="2021-04-25T16:42:00Z">
        <w:r>
          <w:t xml:space="preserve">            break;</w:t>
        </w:r>
      </w:ins>
    </w:p>
    <w:p w14:paraId="25F73ECF" w14:textId="77777777" w:rsidR="00664728" w:rsidRDefault="00664728" w:rsidP="00664728">
      <w:pPr>
        <w:pStyle w:val="Code"/>
        <w:rPr>
          <w:ins w:id="729" w:author="Matthew T. Munson" w:date="2021-04-25T16:42:00Z"/>
        </w:rPr>
      </w:pPr>
      <w:ins w:id="730" w:author="Matthew T. Munson" w:date="2021-04-25T16:42:00Z">
        <w:r>
          <w:t xml:space="preserve">        case eAnimationType.eLeft:</w:t>
        </w:r>
      </w:ins>
    </w:p>
    <w:p w14:paraId="19315C6D" w14:textId="77777777" w:rsidR="00664728" w:rsidRDefault="00664728" w:rsidP="00664728">
      <w:pPr>
        <w:pStyle w:val="Code"/>
        <w:rPr>
          <w:ins w:id="731" w:author="Matthew T. Munson" w:date="2021-04-25T16:42:00Z"/>
        </w:rPr>
      </w:pPr>
      <w:ins w:id="732" w:author="Matthew T. Munson" w:date="2021-04-25T16:42:00Z">
        <w:r>
          <w:t xml:space="preserve">            this.mCurrentElm = this.mNumElems - 1;</w:t>
        </w:r>
      </w:ins>
    </w:p>
    <w:p w14:paraId="15B3712E" w14:textId="77777777" w:rsidR="00664728" w:rsidRDefault="00664728" w:rsidP="00664728">
      <w:pPr>
        <w:pStyle w:val="Code"/>
        <w:rPr>
          <w:ins w:id="733" w:author="Matthew T. Munson" w:date="2021-04-25T16:42:00Z"/>
        </w:rPr>
      </w:pPr>
      <w:ins w:id="734" w:author="Matthew T. Munson" w:date="2021-04-25T16:42:00Z">
        <w:r>
          <w:t xml:space="preserve">            this.mCurrentAnimAdvance = -1; // either 1 or -1</w:t>
        </w:r>
      </w:ins>
    </w:p>
    <w:p w14:paraId="2009B24D" w14:textId="77777777" w:rsidR="00664728" w:rsidRDefault="00664728" w:rsidP="00664728">
      <w:pPr>
        <w:pStyle w:val="Code"/>
        <w:rPr>
          <w:ins w:id="735" w:author="Matthew T. Munson" w:date="2021-04-25T16:42:00Z"/>
        </w:rPr>
      </w:pPr>
      <w:ins w:id="736" w:author="Matthew T. Munson" w:date="2021-04-25T16:42:00Z">
        <w:r>
          <w:t xml:space="preserve">            break;</w:t>
        </w:r>
      </w:ins>
    </w:p>
    <w:p w14:paraId="2F09FD7B" w14:textId="77777777" w:rsidR="00664728" w:rsidRDefault="00664728" w:rsidP="00664728">
      <w:pPr>
        <w:pStyle w:val="Code"/>
        <w:rPr>
          <w:ins w:id="737" w:author="Matthew T. Munson" w:date="2021-04-25T16:42:00Z"/>
        </w:rPr>
      </w:pPr>
      <w:ins w:id="738" w:author="Matthew T. Munson" w:date="2021-04-25T16:42:00Z">
        <w:r>
          <w:t xml:space="preserve">        }</w:t>
        </w:r>
      </w:ins>
    </w:p>
    <w:p w14:paraId="2D4E126E" w14:textId="77777777" w:rsidR="00664728" w:rsidRDefault="00664728" w:rsidP="00664728">
      <w:pPr>
        <w:pStyle w:val="Code"/>
        <w:rPr>
          <w:ins w:id="739" w:author="Matthew T. Munson" w:date="2021-04-25T16:42:00Z"/>
        </w:rPr>
      </w:pPr>
      <w:ins w:id="740" w:author="Matthew T. Munson" w:date="2021-04-25T16:42:00Z">
        <w:r>
          <w:t xml:space="preserve">        this._setSpriteElement();</w:t>
        </w:r>
      </w:ins>
    </w:p>
    <w:p w14:paraId="2725C906" w14:textId="77777777" w:rsidR="00664728" w:rsidRPr="006A27C6" w:rsidRDefault="00664728" w:rsidP="00664728">
      <w:pPr>
        <w:pStyle w:val="Code"/>
        <w:rPr>
          <w:ins w:id="741" w:author="Matthew T. Munson" w:date="2021-04-25T16:42:00Z"/>
        </w:rPr>
      </w:pPr>
      <w:ins w:id="742" w:author="Matthew T. Munson" w:date="2021-04-25T16:42:00Z">
        <w:r>
          <w:t xml:space="preserve">    }</w:t>
        </w:r>
      </w:ins>
    </w:p>
    <w:p w14:paraId="6F9DB475" w14:textId="77777777" w:rsidR="00664728" w:rsidRPr="006A27C6" w:rsidRDefault="00664728" w:rsidP="00664728">
      <w:pPr>
        <w:pStyle w:val="NumList"/>
        <w:numPr>
          <w:ilvl w:val="0"/>
          <w:numId w:val="0"/>
        </w:numPr>
        <w:ind w:left="936"/>
        <w:rPr>
          <w:ins w:id="743" w:author="Matthew T. Munson" w:date="2021-04-25T16:42:00Z"/>
        </w:rPr>
      </w:pPr>
      <w:ins w:id="744" w:author="Matthew T. Munson" w:date="2021-04-25T16:42:00Z">
        <w:r>
          <w:lastRenderedPageBreak/>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ins>
    </w:p>
    <w:p w14:paraId="1020DF13" w14:textId="77777777" w:rsidR="00664728" w:rsidRPr="006A27C6" w:rsidRDefault="00664728" w:rsidP="00664728">
      <w:pPr>
        <w:pStyle w:val="NumList"/>
        <w:numPr>
          <w:ilvl w:val="0"/>
          <w:numId w:val="11"/>
        </w:numPr>
        <w:rPr>
          <w:ins w:id="745" w:author="Matthew T. Munson" w:date="2021-04-25T16:42:00Z"/>
        </w:rPr>
      </w:pPr>
      <w:ins w:id="746" w:author="Matthew T. Munson" w:date="2021-04-25T16:42:00Z">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ins>
    </w:p>
    <w:p w14:paraId="581A8509" w14:textId="77777777" w:rsidR="00664728" w:rsidRDefault="00664728" w:rsidP="00664728">
      <w:pPr>
        <w:pStyle w:val="Code"/>
        <w:rPr>
          <w:ins w:id="747" w:author="Matthew T. Munson" w:date="2021-04-25T16:42:00Z"/>
        </w:rPr>
      </w:pPr>
      <w:ins w:id="748" w:author="Matthew T. Munson" w:date="2021-04-25T16:42:00Z">
        <w:r>
          <w:t>_setSpriteElement() {</w:t>
        </w:r>
      </w:ins>
    </w:p>
    <w:p w14:paraId="0C6E9FC3" w14:textId="77777777" w:rsidR="00664728" w:rsidRDefault="00664728" w:rsidP="00664728">
      <w:pPr>
        <w:pStyle w:val="Code"/>
        <w:rPr>
          <w:ins w:id="749" w:author="Matthew T. Munson" w:date="2021-04-25T16:42:00Z"/>
        </w:rPr>
      </w:pPr>
      <w:ins w:id="750" w:author="Matthew T. Munson" w:date="2021-04-25T16:42:00Z">
        <w:r>
          <w:t xml:space="preserve">    let left = this.mFirstElmLeft + (this.mCurrentElm * (this.mElmWidth + this.mWidthPadding));</w:t>
        </w:r>
      </w:ins>
    </w:p>
    <w:p w14:paraId="0AF3A820" w14:textId="77777777" w:rsidR="00664728" w:rsidRDefault="00664728" w:rsidP="00664728">
      <w:pPr>
        <w:pStyle w:val="Code"/>
        <w:rPr>
          <w:ins w:id="751" w:author="Matthew T. Munson" w:date="2021-04-25T16:42:00Z"/>
        </w:rPr>
      </w:pPr>
      <w:ins w:id="752" w:author="Matthew T. Munson" w:date="2021-04-25T16:42:00Z">
        <w:r>
          <w:t xml:space="preserve">    super.setElementUVCoordinate(left, left + this.mElmWidth,</w:t>
        </w:r>
      </w:ins>
    </w:p>
    <w:p w14:paraId="40859483" w14:textId="77777777" w:rsidR="00664728" w:rsidRDefault="00664728" w:rsidP="00664728">
      <w:pPr>
        <w:pStyle w:val="Code"/>
        <w:rPr>
          <w:ins w:id="753" w:author="Matthew T. Munson" w:date="2021-04-25T16:42:00Z"/>
        </w:rPr>
      </w:pPr>
      <w:ins w:id="754" w:author="Matthew T. Munson" w:date="2021-04-25T16:42:00Z">
        <w:r>
          <w:t xml:space="preserve">                           this.mElmTop - this.mElmHeight, this.mElmTop);</w:t>
        </w:r>
      </w:ins>
    </w:p>
    <w:p w14:paraId="5F9F4AF7" w14:textId="77777777" w:rsidR="00664728" w:rsidRPr="006A27C6" w:rsidRDefault="00664728" w:rsidP="00664728">
      <w:pPr>
        <w:pStyle w:val="Code"/>
        <w:rPr>
          <w:ins w:id="755" w:author="Matthew T. Munson" w:date="2021-04-25T16:42:00Z"/>
        </w:rPr>
      </w:pPr>
      <w:ins w:id="756" w:author="Matthew T. Munson" w:date="2021-04-25T16:42:00Z">
        <w:r>
          <w:t>}</w:t>
        </w:r>
      </w:ins>
    </w:p>
    <w:p w14:paraId="7D0BDCB7" w14:textId="77777777" w:rsidR="00664728" w:rsidRPr="006A27C6" w:rsidRDefault="00664728" w:rsidP="00664728">
      <w:pPr>
        <w:pStyle w:val="NumList"/>
        <w:numPr>
          <w:ilvl w:val="0"/>
          <w:numId w:val="0"/>
        </w:numPr>
        <w:ind w:left="936"/>
        <w:rPr>
          <w:ins w:id="757" w:author="Matthew T. Munson" w:date="2021-04-25T16:42:00Z"/>
        </w:rPr>
      </w:pPr>
      <w:ins w:id="758" w:author="Matthew T. Munson" w:date="2021-04-25T16:42:00Z">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and do not change over a given animation sequence. These </w:t>
        </w:r>
        <w:proofErr w:type="spellStart"/>
        <w:r>
          <w:t>uv</w:t>
        </w:r>
        <w:proofErr w:type="spellEnd"/>
        <w:r>
          <w:t xml:space="preserve"> values are </w:t>
        </w:r>
        <w:commentRangeStart w:id="759"/>
        <w:r>
          <w:t>set</w:t>
        </w:r>
        <w:commentRangeEnd w:id="759"/>
        <w:r>
          <w:rPr>
            <w:rStyle w:val="CommentReference"/>
            <w:rFonts w:asciiTheme="minorHAnsi" w:hAnsiTheme="minorHAnsi"/>
          </w:rPr>
          <w:commentReference w:id="759"/>
        </w:r>
        <w:r>
          <w:t xml:space="preserve"> to </w:t>
        </w:r>
        <w:proofErr w:type="spellStart"/>
        <w:r w:rsidRPr="00B13EF7">
          <w:rPr>
            <w:rStyle w:val="CodeInline"/>
          </w:rPr>
          <w:t>SpriteRenderable</w:t>
        </w:r>
        <w:proofErr w:type="spellEnd"/>
        <w:r>
          <w:t xml:space="preserve"> for drawing.</w:t>
        </w:r>
      </w:ins>
    </w:p>
    <w:p w14:paraId="4B1F4367" w14:textId="77777777" w:rsidR="00664728" w:rsidRPr="006A27C6" w:rsidRDefault="00664728" w:rsidP="00664728">
      <w:pPr>
        <w:pStyle w:val="NumList"/>
        <w:numPr>
          <w:ilvl w:val="0"/>
          <w:numId w:val="11"/>
        </w:numPr>
        <w:rPr>
          <w:ins w:id="760" w:author="Matthew T. Munson" w:date="2021-04-25T16:42:00Z"/>
        </w:rPr>
      </w:pPr>
      <w:ins w:id="761" w:author="Matthew T. Munson" w:date="2021-04-25T16:42:00Z">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ins>
    </w:p>
    <w:p w14:paraId="0969A80E" w14:textId="77777777" w:rsidR="00664728" w:rsidRDefault="00664728" w:rsidP="00664728">
      <w:pPr>
        <w:pStyle w:val="Code"/>
        <w:rPr>
          <w:ins w:id="762" w:author="Matthew T. Munson" w:date="2021-04-25T16:42:00Z"/>
        </w:rPr>
      </w:pPr>
      <w:ins w:id="763" w:author="Matthew T. Munson" w:date="2021-04-25T16:42:00Z">
        <w:r>
          <w:t>setAnimationType(animationType) {</w:t>
        </w:r>
      </w:ins>
    </w:p>
    <w:p w14:paraId="3560C833" w14:textId="77777777" w:rsidR="00664728" w:rsidRDefault="00664728" w:rsidP="00664728">
      <w:pPr>
        <w:pStyle w:val="Code"/>
        <w:rPr>
          <w:ins w:id="764" w:author="Matthew T. Munson" w:date="2021-04-25T16:42:00Z"/>
        </w:rPr>
      </w:pPr>
      <w:ins w:id="765" w:author="Matthew T. Munson" w:date="2021-04-25T16:42:00Z">
        <w:r>
          <w:t xml:space="preserve">    this.mAnimationType = animationType;</w:t>
        </w:r>
      </w:ins>
    </w:p>
    <w:p w14:paraId="5CED1F52" w14:textId="77777777" w:rsidR="00664728" w:rsidRDefault="00664728" w:rsidP="00664728">
      <w:pPr>
        <w:pStyle w:val="Code"/>
        <w:rPr>
          <w:ins w:id="766" w:author="Matthew T. Munson" w:date="2021-04-25T16:42:00Z"/>
        </w:rPr>
      </w:pPr>
      <w:ins w:id="767" w:author="Matthew T. Munson" w:date="2021-04-25T16:42:00Z">
        <w:r>
          <w:t xml:space="preserve">    this.mCurrentAnimAdvance = -1;</w:t>
        </w:r>
      </w:ins>
    </w:p>
    <w:p w14:paraId="0FD781FB" w14:textId="77777777" w:rsidR="00664728" w:rsidRDefault="00664728" w:rsidP="00664728">
      <w:pPr>
        <w:pStyle w:val="Code"/>
        <w:rPr>
          <w:ins w:id="768" w:author="Matthew T. Munson" w:date="2021-04-25T16:42:00Z"/>
        </w:rPr>
      </w:pPr>
      <w:ins w:id="769" w:author="Matthew T. Munson" w:date="2021-04-25T16:42:00Z">
        <w:r>
          <w:t xml:space="preserve">    this.mCurrentElm = 0;</w:t>
        </w:r>
      </w:ins>
    </w:p>
    <w:p w14:paraId="59A230F4" w14:textId="77777777" w:rsidR="00664728" w:rsidRDefault="00664728" w:rsidP="00664728">
      <w:pPr>
        <w:pStyle w:val="Code"/>
        <w:rPr>
          <w:ins w:id="770" w:author="Matthew T. Munson" w:date="2021-04-25T16:42:00Z"/>
        </w:rPr>
      </w:pPr>
      <w:ins w:id="771" w:author="Matthew T. Munson" w:date="2021-04-25T16:42:00Z">
        <w:r>
          <w:t xml:space="preserve">    this._initAnimation();</w:t>
        </w:r>
      </w:ins>
    </w:p>
    <w:p w14:paraId="3E3CF860" w14:textId="77777777" w:rsidR="00664728" w:rsidRPr="006A27C6" w:rsidRDefault="00664728" w:rsidP="00664728">
      <w:pPr>
        <w:pStyle w:val="Code"/>
        <w:rPr>
          <w:ins w:id="772" w:author="Matthew T. Munson" w:date="2021-04-25T16:42:00Z"/>
        </w:rPr>
      </w:pPr>
      <w:ins w:id="773" w:author="Matthew T. Munson" w:date="2021-04-25T16:42:00Z">
        <w:r>
          <w:t>}</w:t>
        </w:r>
      </w:ins>
    </w:p>
    <w:p w14:paraId="44115EC1" w14:textId="77777777" w:rsidR="00664728" w:rsidRPr="006A27C6" w:rsidRDefault="00664728" w:rsidP="00664728">
      <w:pPr>
        <w:pStyle w:val="NumList"/>
        <w:numPr>
          <w:ilvl w:val="0"/>
          <w:numId w:val="11"/>
        </w:numPr>
        <w:rPr>
          <w:ins w:id="774" w:author="Matthew T. Munson" w:date="2021-04-25T16:42:00Z"/>
        </w:rPr>
      </w:pPr>
      <w:ins w:id="775" w:author="Matthew T. Munson" w:date="2021-04-25T16:42:00Z">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ins>
    </w:p>
    <w:p w14:paraId="696CF0D2" w14:textId="77777777" w:rsidR="00664728" w:rsidRDefault="00664728" w:rsidP="00664728">
      <w:pPr>
        <w:pStyle w:val="Code"/>
        <w:rPr>
          <w:ins w:id="776" w:author="Matthew T. Munson" w:date="2021-04-25T16:42:00Z"/>
        </w:rPr>
      </w:pPr>
      <w:ins w:id="777" w:author="Matthew T. Munson" w:date="2021-04-25T16:42:00Z">
        <w:r>
          <w:t>// Always set the leftmost element to be the first</w:t>
        </w:r>
      </w:ins>
    </w:p>
    <w:p w14:paraId="135F98E9" w14:textId="77777777" w:rsidR="00664728" w:rsidRDefault="00664728" w:rsidP="00664728">
      <w:pPr>
        <w:pStyle w:val="Code"/>
        <w:rPr>
          <w:ins w:id="778" w:author="Matthew T. Munson" w:date="2021-04-25T16:42:00Z"/>
        </w:rPr>
      </w:pPr>
      <w:ins w:id="779" w:author="Matthew T. Munson" w:date="2021-04-25T16:42:00Z">
        <w:r>
          <w:t>setSpriteSequence(</w:t>
        </w:r>
      </w:ins>
    </w:p>
    <w:p w14:paraId="5579D658" w14:textId="77777777" w:rsidR="00664728" w:rsidRDefault="00664728" w:rsidP="00664728">
      <w:pPr>
        <w:pStyle w:val="Code"/>
        <w:rPr>
          <w:ins w:id="780" w:author="Matthew T. Munson" w:date="2021-04-25T16:42:00Z"/>
        </w:rPr>
      </w:pPr>
      <w:ins w:id="781" w:author="Matthew T. Munson" w:date="2021-04-25T16:42:00Z">
        <w:r>
          <w:t xml:space="preserve">    topPixel,   // offset from top-left</w:t>
        </w:r>
      </w:ins>
    </w:p>
    <w:p w14:paraId="3E20D48C" w14:textId="77777777" w:rsidR="00664728" w:rsidRDefault="00664728" w:rsidP="00664728">
      <w:pPr>
        <w:pStyle w:val="Code"/>
        <w:rPr>
          <w:ins w:id="782" w:author="Matthew T. Munson" w:date="2021-04-25T16:42:00Z"/>
        </w:rPr>
      </w:pPr>
      <w:ins w:id="783" w:author="Matthew T. Munson" w:date="2021-04-25T16:42:00Z">
        <w:r>
          <w:t xml:space="preserve">    leftPixel, // offset from top-left</w:t>
        </w:r>
      </w:ins>
    </w:p>
    <w:p w14:paraId="0C86CBE4" w14:textId="77777777" w:rsidR="00664728" w:rsidRDefault="00664728" w:rsidP="00664728">
      <w:pPr>
        <w:pStyle w:val="Code"/>
        <w:rPr>
          <w:ins w:id="784" w:author="Matthew T. Munson" w:date="2021-04-25T16:42:00Z"/>
        </w:rPr>
      </w:pPr>
      <w:ins w:id="785" w:author="Matthew T. Munson" w:date="2021-04-25T16:42:00Z">
        <w:r>
          <w:lastRenderedPageBreak/>
          <w:t xml:space="preserve">    elmWidthInPixel,</w:t>
        </w:r>
      </w:ins>
    </w:p>
    <w:p w14:paraId="2A4892D1" w14:textId="77777777" w:rsidR="00664728" w:rsidRDefault="00664728" w:rsidP="00664728">
      <w:pPr>
        <w:pStyle w:val="Code"/>
        <w:rPr>
          <w:ins w:id="786" w:author="Matthew T. Munson" w:date="2021-04-25T16:42:00Z"/>
        </w:rPr>
      </w:pPr>
      <w:ins w:id="787" w:author="Matthew T. Munson" w:date="2021-04-25T16:42:00Z">
        <w:r>
          <w:t xml:space="preserve">    elmHeightInPixel,</w:t>
        </w:r>
      </w:ins>
    </w:p>
    <w:p w14:paraId="3D351D1D" w14:textId="77777777" w:rsidR="00664728" w:rsidRDefault="00664728" w:rsidP="00664728">
      <w:pPr>
        <w:pStyle w:val="Code"/>
        <w:rPr>
          <w:ins w:id="788" w:author="Matthew T. Munson" w:date="2021-04-25T16:42:00Z"/>
        </w:rPr>
      </w:pPr>
      <w:ins w:id="789" w:author="Matthew T. Munson" w:date="2021-04-25T16:42:00Z">
        <w:r>
          <w:t xml:space="preserve">    numElements,      // number of elements in sequence</w:t>
        </w:r>
      </w:ins>
    </w:p>
    <w:p w14:paraId="39AABC6D" w14:textId="77777777" w:rsidR="00664728" w:rsidRDefault="00664728" w:rsidP="00664728">
      <w:pPr>
        <w:pStyle w:val="Code"/>
        <w:rPr>
          <w:ins w:id="790" w:author="Matthew T. Munson" w:date="2021-04-25T16:42:00Z"/>
        </w:rPr>
      </w:pPr>
      <w:ins w:id="791" w:author="Matthew T. Munson" w:date="2021-04-25T16:42:00Z">
        <w:r>
          <w:t xml:space="preserve">    wPaddingInPixel  // left/right padding</w:t>
        </w:r>
      </w:ins>
    </w:p>
    <w:p w14:paraId="660B61BC" w14:textId="77777777" w:rsidR="00664728" w:rsidRDefault="00664728" w:rsidP="00664728">
      <w:pPr>
        <w:pStyle w:val="Code"/>
        <w:rPr>
          <w:ins w:id="792" w:author="Matthew T. Munson" w:date="2021-04-25T16:42:00Z"/>
        </w:rPr>
      </w:pPr>
      <w:ins w:id="793" w:author="Matthew T. Munson" w:date="2021-04-25T16:42:00Z">
        <w:r>
          <w:t>) {</w:t>
        </w:r>
      </w:ins>
    </w:p>
    <w:p w14:paraId="5DB155B7" w14:textId="77777777" w:rsidR="00664728" w:rsidRDefault="00664728" w:rsidP="00664728">
      <w:pPr>
        <w:pStyle w:val="Code"/>
        <w:rPr>
          <w:ins w:id="794" w:author="Matthew T. Munson" w:date="2021-04-25T16:42:00Z"/>
        </w:rPr>
      </w:pPr>
      <w:ins w:id="795" w:author="Matthew T. Munson" w:date="2021-04-25T16:42:00Z">
        <w:r>
          <w:t xml:space="preserve">    let texInfo = texture.get(this.mTexture);</w:t>
        </w:r>
      </w:ins>
    </w:p>
    <w:p w14:paraId="77324750" w14:textId="77777777" w:rsidR="00664728" w:rsidRDefault="00664728" w:rsidP="00664728">
      <w:pPr>
        <w:pStyle w:val="Code"/>
        <w:rPr>
          <w:ins w:id="796" w:author="Matthew T. Munson" w:date="2021-04-25T16:42:00Z"/>
        </w:rPr>
      </w:pPr>
      <w:ins w:id="797" w:author="Matthew T. Munson" w:date="2021-04-25T16:42:00Z">
        <w:r>
          <w:t xml:space="preserve">    // entire image width, height</w:t>
        </w:r>
      </w:ins>
    </w:p>
    <w:p w14:paraId="5EE6AF3D" w14:textId="77777777" w:rsidR="00664728" w:rsidRDefault="00664728" w:rsidP="00664728">
      <w:pPr>
        <w:pStyle w:val="Code"/>
        <w:rPr>
          <w:ins w:id="798" w:author="Matthew T. Munson" w:date="2021-04-25T16:42:00Z"/>
        </w:rPr>
      </w:pPr>
      <w:ins w:id="799" w:author="Matthew T. Munson" w:date="2021-04-25T16:42:00Z">
        <w:r>
          <w:t xml:space="preserve">    let imageW = texInfo.mWidth;</w:t>
        </w:r>
      </w:ins>
    </w:p>
    <w:p w14:paraId="52DD95A5" w14:textId="77777777" w:rsidR="00664728" w:rsidRDefault="00664728" w:rsidP="00664728">
      <w:pPr>
        <w:pStyle w:val="Code"/>
        <w:rPr>
          <w:ins w:id="800" w:author="Matthew T. Munson" w:date="2021-04-25T16:42:00Z"/>
        </w:rPr>
      </w:pPr>
      <w:ins w:id="801" w:author="Matthew T. Munson" w:date="2021-04-25T16:42:00Z">
        <w:r>
          <w:t xml:space="preserve">    let imageH = texInfo.mHeight;</w:t>
        </w:r>
      </w:ins>
    </w:p>
    <w:p w14:paraId="19C2B6A8" w14:textId="77777777" w:rsidR="00664728" w:rsidRDefault="00664728" w:rsidP="00664728">
      <w:pPr>
        <w:pStyle w:val="Code"/>
        <w:rPr>
          <w:ins w:id="802" w:author="Matthew T. Munson" w:date="2021-04-25T16:42:00Z"/>
        </w:rPr>
      </w:pPr>
    </w:p>
    <w:p w14:paraId="5DE60B18" w14:textId="77777777" w:rsidR="00664728" w:rsidRDefault="00664728" w:rsidP="00664728">
      <w:pPr>
        <w:pStyle w:val="Code"/>
        <w:rPr>
          <w:ins w:id="803" w:author="Matthew T. Munson" w:date="2021-04-25T16:42:00Z"/>
        </w:rPr>
      </w:pPr>
      <w:ins w:id="804" w:author="Matthew T. Munson" w:date="2021-04-25T16:42:00Z">
        <w:r>
          <w:t xml:space="preserve">    this.mNumElems = numElements;   // number of elements in animation</w:t>
        </w:r>
      </w:ins>
    </w:p>
    <w:p w14:paraId="5D447D2C" w14:textId="77777777" w:rsidR="00664728" w:rsidRDefault="00664728" w:rsidP="00664728">
      <w:pPr>
        <w:pStyle w:val="Code"/>
        <w:rPr>
          <w:ins w:id="805" w:author="Matthew T. Munson" w:date="2021-04-25T16:42:00Z"/>
        </w:rPr>
      </w:pPr>
      <w:ins w:id="806" w:author="Matthew T. Munson" w:date="2021-04-25T16:42:00Z">
        <w:r>
          <w:t xml:space="preserve">    this.mFirstElmLeft = leftPixel / imageW;</w:t>
        </w:r>
      </w:ins>
    </w:p>
    <w:p w14:paraId="2782D894" w14:textId="77777777" w:rsidR="00664728" w:rsidRDefault="00664728" w:rsidP="00664728">
      <w:pPr>
        <w:pStyle w:val="Code"/>
        <w:rPr>
          <w:ins w:id="807" w:author="Matthew T. Munson" w:date="2021-04-25T16:42:00Z"/>
        </w:rPr>
      </w:pPr>
      <w:ins w:id="808" w:author="Matthew T. Munson" w:date="2021-04-25T16:42:00Z">
        <w:r>
          <w:t xml:space="preserve">    this.mElmTop = topPixel / imageH;</w:t>
        </w:r>
      </w:ins>
    </w:p>
    <w:p w14:paraId="61BB6634" w14:textId="77777777" w:rsidR="00664728" w:rsidRDefault="00664728" w:rsidP="00664728">
      <w:pPr>
        <w:pStyle w:val="Code"/>
        <w:rPr>
          <w:ins w:id="809" w:author="Matthew T. Munson" w:date="2021-04-25T16:42:00Z"/>
        </w:rPr>
      </w:pPr>
      <w:ins w:id="810" w:author="Matthew T. Munson" w:date="2021-04-25T16:42:00Z">
        <w:r>
          <w:t xml:space="preserve">    this.mElmWidth = elmWidthInPixel / imageW;</w:t>
        </w:r>
      </w:ins>
    </w:p>
    <w:p w14:paraId="6D4CBAD2" w14:textId="77777777" w:rsidR="00664728" w:rsidRDefault="00664728" w:rsidP="00664728">
      <w:pPr>
        <w:pStyle w:val="Code"/>
        <w:rPr>
          <w:ins w:id="811" w:author="Matthew T. Munson" w:date="2021-04-25T16:42:00Z"/>
        </w:rPr>
      </w:pPr>
      <w:ins w:id="812" w:author="Matthew T. Munson" w:date="2021-04-25T16:42:00Z">
        <w:r>
          <w:t xml:space="preserve">    this.mElmHeight = elmHeightInPixel / imageH;</w:t>
        </w:r>
      </w:ins>
    </w:p>
    <w:p w14:paraId="33A7F3A4" w14:textId="77777777" w:rsidR="00664728" w:rsidRDefault="00664728" w:rsidP="00664728">
      <w:pPr>
        <w:pStyle w:val="Code"/>
        <w:rPr>
          <w:ins w:id="813" w:author="Matthew T. Munson" w:date="2021-04-25T16:42:00Z"/>
        </w:rPr>
      </w:pPr>
      <w:ins w:id="814" w:author="Matthew T. Munson" w:date="2021-04-25T16:42:00Z">
        <w:r>
          <w:t xml:space="preserve">    this.mWidthPadding = wPaddingInPixel / imageW;</w:t>
        </w:r>
      </w:ins>
    </w:p>
    <w:p w14:paraId="4D3A9D0A" w14:textId="77777777" w:rsidR="00664728" w:rsidRDefault="00664728" w:rsidP="00664728">
      <w:pPr>
        <w:pStyle w:val="Code"/>
        <w:rPr>
          <w:ins w:id="815" w:author="Matthew T. Munson" w:date="2021-04-25T16:42:00Z"/>
        </w:rPr>
      </w:pPr>
      <w:ins w:id="816" w:author="Matthew T. Munson" w:date="2021-04-25T16:42:00Z">
        <w:r>
          <w:t xml:space="preserve">    this._initAnimation();</w:t>
        </w:r>
      </w:ins>
    </w:p>
    <w:p w14:paraId="5CA766E4" w14:textId="77777777" w:rsidR="00664728" w:rsidRPr="006A27C6" w:rsidRDefault="00664728" w:rsidP="00664728">
      <w:pPr>
        <w:pStyle w:val="Code"/>
        <w:rPr>
          <w:ins w:id="817" w:author="Matthew T. Munson" w:date="2021-04-25T16:42:00Z"/>
        </w:rPr>
      </w:pPr>
      <w:ins w:id="818" w:author="Matthew T. Munson" w:date="2021-04-25T16:42:00Z">
        <w:r>
          <w:t>}</w:t>
        </w:r>
      </w:ins>
    </w:p>
    <w:p w14:paraId="1D232600" w14:textId="77777777" w:rsidR="00664728" w:rsidRPr="006A27C6" w:rsidRDefault="00664728" w:rsidP="00664728">
      <w:pPr>
        <w:pStyle w:val="NumList"/>
        <w:numPr>
          <w:ilvl w:val="0"/>
          <w:numId w:val="11"/>
        </w:numPr>
        <w:rPr>
          <w:ins w:id="819" w:author="Matthew T. Munson" w:date="2021-04-25T16:42:00Z"/>
        </w:rPr>
      </w:pPr>
      <w:ins w:id="820" w:author="Matthew T. Munson" w:date="2021-04-25T16:42:00Z">
        <w:r>
          <w:t xml:space="preserve">Define </w:t>
        </w:r>
        <w:r w:rsidRPr="006A27C6">
          <w:t>functions to change animation</w:t>
        </w:r>
        <w:r>
          <w:t xml:space="preserve"> speed, either directly or by an offset.</w:t>
        </w:r>
      </w:ins>
    </w:p>
    <w:p w14:paraId="68759A6D" w14:textId="77777777" w:rsidR="00664728" w:rsidRPr="006A27C6" w:rsidRDefault="00664728" w:rsidP="00664728">
      <w:pPr>
        <w:pStyle w:val="Code"/>
        <w:rPr>
          <w:ins w:id="821" w:author="Matthew T. Munson" w:date="2021-04-25T16:42:00Z"/>
        </w:rPr>
      </w:pPr>
      <w:ins w:id="822" w:author="Matthew T. Munson" w:date="2021-04-25T16:42:00Z">
        <w:r>
          <w:t>setAnimationSpeed(tickInterval) { this.mUpdateInterval = tickInterval; }</w:t>
        </w:r>
      </w:ins>
    </w:p>
    <w:p w14:paraId="02B22BEE" w14:textId="77777777" w:rsidR="00664728" w:rsidRPr="006A27C6" w:rsidRDefault="00664728" w:rsidP="00664728">
      <w:pPr>
        <w:pStyle w:val="Code"/>
        <w:rPr>
          <w:ins w:id="823" w:author="Matthew T. Munson" w:date="2021-04-25T16:42:00Z"/>
        </w:rPr>
      </w:pPr>
      <w:ins w:id="824" w:author="Matthew T. Munson" w:date="2021-04-25T16:42:00Z">
        <w:r>
          <w:t>incAnimationSpeed(deltaInterval) { this.mUpdateInterval += deltaInterval; }</w:t>
        </w:r>
      </w:ins>
    </w:p>
    <w:p w14:paraId="084C0542" w14:textId="77777777" w:rsidR="00664728" w:rsidRPr="006A27C6" w:rsidRDefault="00664728" w:rsidP="00664728">
      <w:pPr>
        <w:pStyle w:val="NumList"/>
        <w:numPr>
          <w:ilvl w:val="0"/>
          <w:numId w:val="11"/>
        </w:numPr>
        <w:rPr>
          <w:ins w:id="825" w:author="Matthew T. Munson" w:date="2021-04-25T16:42:00Z"/>
        </w:rPr>
      </w:pPr>
      <w:ins w:id="826" w:author="Matthew T. Munson" w:date="2021-04-25T16:42:00Z">
        <w:r w:rsidRPr="000635BF">
          <w:t>Finally</w:t>
        </w:r>
        <w:r w:rsidRPr="006A27C6">
          <w:t xml:space="preserve">, define a function to </w:t>
        </w:r>
        <w:r>
          <w:t>advance the animation for each game loop update.</w:t>
        </w:r>
      </w:ins>
    </w:p>
    <w:p w14:paraId="67726681" w14:textId="77777777" w:rsidR="00664728" w:rsidRDefault="00664728" w:rsidP="00664728">
      <w:pPr>
        <w:pStyle w:val="Code"/>
        <w:rPr>
          <w:ins w:id="827" w:author="Matthew T. Munson" w:date="2021-04-25T16:42:00Z"/>
        </w:rPr>
      </w:pPr>
      <w:ins w:id="828" w:author="Matthew T. Munson" w:date="2021-04-25T16:42:00Z">
        <w:r>
          <w:t>updateAnimation() {</w:t>
        </w:r>
      </w:ins>
    </w:p>
    <w:p w14:paraId="2AD3562C" w14:textId="77777777" w:rsidR="00664728" w:rsidRDefault="00664728" w:rsidP="00664728">
      <w:pPr>
        <w:pStyle w:val="Code"/>
        <w:rPr>
          <w:ins w:id="829" w:author="Matthew T. Munson" w:date="2021-04-25T16:42:00Z"/>
        </w:rPr>
      </w:pPr>
      <w:ins w:id="830" w:author="Matthew T. Munson" w:date="2021-04-25T16:42:00Z">
        <w:r>
          <w:t xml:space="preserve">    this.mCurrentTick++;</w:t>
        </w:r>
      </w:ins>
    </w:p>
    <w:p w14:paraId="089D8F15" w14:textId="77777777" w:rsidR="00664728" w:rsidRDefault="00664728" w:rsidP="00664728">
      <w:pPr>
        <w:pStyle w:val="Code"/>
        <w:rPr>
          <w:ins w:id="831" w:author="Matthew T. Munson" w:date="2021-04-25T16:42:00Z"/>
        </w:rPr>
      </w:pPr>
      <w:ins w:id="832" w:author="Matthew T. Munson" w:date="2021-04-25T16:42:00Z">
        <w:r>
          <w:t xml:space="preserve">    if (this.mCurrentTick &gt;= this.mUpdateInterval) {</w:t>
        </w:r>
      </w:ins>
    </w:p>
    <w:p w14:paraId="1F86DBD8" w14:textId="77777777" w:rsidR="00664728" w:rsidRDefault="00664728" w:rsidP="00664728">
      <w:pPr>
        <w:pStyle w:val="Code"/>
        <w:rPr>
          <w:ins w:id="833" w:author="Matthew T. Munson" w:date="2021-04-25T16:42:00Z"/>
        </w:rPr>
      </w:pPr>
      <w:ins w:id="834" w:author="Matthew T. Munson" w:date="2021-04-25T16:42:00Z">
        <w:r>
          <w:t xml:space="preserve">        this.mCurrentTick = 0;</w:t>
        </w:r>
      </w:ins>
    </w:p>
    <w:p w14:paraId="13AC9E53" w14:textId="77777777" w:rsidR="00664728" w:rsidRDefault="00664728" w:rsidP="00664728">
      <w:pPr>
        <w:pStyle w:val="Code"/>
        <w:rPr>
          <w:ins w:id="835" w:author="Matthew T. Munson" w:date="2021-04-25T16:42:00Z"/>
        </w:rPr>
      </w:pPr>
      <w:ins w:id="836" w:author="Matthew T. Munson" w:date="2021-04-25T16:42:00Z">
        <w:r>
          <w:t xml:space="preserve">        this.mCurrentElm += this.mCurrentAnimAdvance;</w:t>
        </w:r>
      </w:ins>
    </w:p>
    <w:p w14:paraId="60429A1C" w14:textId="77777777" w:rsidR="00664728" w:rsidRDefault="00664728" w:rsidP="00664728">
      <w:pPr>
        <w:pStyle w:val="Code"/>
        <w:rPr>
          <w:ins w:id="837" w:author="Matthew T. Munson" w:date="2021-04-25T16:42:00Z"/>
        </w:rPr>
      </w:pPr>
      <w:ins w:id="838" w:author="Matthew T. Munson" w:date="2021-04-25T16:42:00Z">
        <w:r>
          <w:t xml:space="preserve">        if ((this.mCurrentElm &gt;= 0) &amp;&amp; (this.mCurrentElm &lt; this.mNumElems)) {</w:t>
        </w:r>
      </w:ins>
    </w:p>
    <w:p w14:paraId="761F1AB5" w14:textId="77777777" w:rsidR="00664728" w:rsidRDefault="00664728" w:rsidP="00664728">
      <w:pPr>
        <w:pStyle w:val="Code"/>
        <w:rPr>
          <w:ins w:id="839" w:author="Matthew T. Munson" w:date="2021-04-25T16:42:00Z"/>
        </w:rPr>
      </w:pPr>
      <w:ins w:id="840" w:author="Matthew T. Munson" w:date="2021-04-25T16:42:00Z">
        <w:r>
          <w:t xml:space="preserve">            this._setSpriteElement();</w:t>
        </w:r>
      </w:ins>
    </w:p>
    <w:p w14:paraId="2250793B" w14:textId="77777777" w:rsidR="00664728" w:rsidRDefault="00664728" w:rsidP="00664728">
      <w:pPr>
        <w:pStyle w:val="Code"/>
        <w:rPr>
          <w:ins w:id="841" w:author="Matthew T. Munson" w:date="2021-04-25T16:42:00Z"/>
        </w:rPr>
      </w:pPr>
      <w:ins w:id="842" w:author="Matthew T. Munson" w:date="2021-04-25T16:42:00Z">
        <w:r>
          <w:t xml:space="preserve">        } else {</w:t>
        </w:r>
      </w:ins>
    </w:p>
    <w:p w14:paraId="0447A06F" w14:textId="77777777" w:rsidR="00664728" w:rsidRDefault="00664728" w:rsidP="00664728">
      <w:pPr>
        <w:pStyle w:val="Code"/>
        <w:rPr>
          <w:ins w:id="843" w:author="Matthew T. Munson" w:date="2021-04-25T16:42:00Z"/>
        </w:rPr>
      </w:pPr>
      <w:ins w:id="844" w:author="Matthew T. Munson" w:date="2021-04-25T16:42:00Z">
        <w:r>
          <w:t xml:space="preserve">            this._initAnimation();</w:t>
        </w:r>
      </w:ins>
    </w:p>
    <w:p w14:paraId="4AE26730" w14:textId="77777777" w:rsidR="00664728" w:rsidRDefault="00664728" w:rsidP="00664728">
      <w:pPr>
        <w:pStyle w:val="Code"/>
        <w:rPr>
          <w:ins w:id="845" w:author="Matthew T. Munson" w:date="2021-04-25T16:42:00Z"/>
        </w:rPr>
      </w:pPr>
      <w:ins w:id="846" w:author="Matthew T. Munson" w:date="2021-04-25T16:42:00Z">
        <w:r>
          <w:t xml:space="preserve">        }</w:t>
        </w:r>
      </w:ins>
    </w:p>
    <w:p w14:paraId="6A9D845C" w14:textId="77777777" w:rsidR="00664728" w:rsidRDefault="00664728" w:rsidP="00664728">
      <w:pPr>
        <w:pStyle w:val="Code"/>
        <w:rPr>
          <w:ins w:id="847" w:author="Matthew T. Munson" w:date="2021-04-25T16:42:00Z"/>
        </w:rPr>
      </w:pPr>
      <w:ins w:id="848" w:author="Matthew T. Munson" w:date="2021-04-25T16:42:00Z">
        <w:r>
          <w:t xml:space="preserve">    }</w:t>
        </w:r>
      </w:ins>
    </w:p>
    <w:p w14:paraId="37EBBB27" w14:textId="77777777" w:rsidR="00664728" w:rsidRPr="006A27C6" w:rsidRDefault="00664728" w:rsidP="00664728">
      <w:pPr>
        <w:pStyle w:val="Code"/>
        <w:rPr>
          <w:ins w:id="849" w:author="Matthew T. Munson" w:date="2021-04-25T16:42:00Z"/>
        </w:rPr>
      </w:pPr>
      <w:ins w:id="850" w:author="Matthew T. Munson" w:date="2021-04-25T16:42:00Z">
        <w:r>
          <w:t>}</w:t>
        </w:r>
      </w:ins>
    </w:p>
    <w:p w14:paraId="69779910" w14:textId="77777777" w:rsidR="00664728" w:rsidRPr="006A27C6" w:rsidRDefault="00664728" w:rsidP="00664728">
      <w:pPr>
        <w:pStyle w:val="NumList"/>
        <w:numPr>
          <w:ilvl w:val="0"/>
          <w:numId w:val="0"/>
        </w:numPr>
        <w:ind w:left="936"/>
        <w:rPr>
          <w:ins w:id="851" w:author="Matthew T. Munson" w:date="2021-04-25T16:42:00Z"/>
        </w:rPr>
      </w:pPr>
      <w:ins w:id="852" w:author="Matthew T. Munson" w:date="2021-04-25T16:42:00Z">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ins>
    </w:p>
    <w:p w14:paraId="2C37E91C" w14:textId="77777777" w:rsidR="00664728" w:rsidRDefault="00664728" w:rsidP="00664728">
      <w:pPr>
        <w:pStyle w:val="Heading3"/>
        <w:rPr>
          <w:ins w:id="853" w:author="Matthew T. Munson" w:date="2021-04-25T16:42:00Z"/>
        </w:rPr>
      </w:pPr>
      <w:ins w:id="854" w:author="Matthew T. Munson" w:date="2021-04-25T16:42:00Z">
        <w:r>
          <w:t>Export New Functionality to the Client</w:t>
        </w:r>
      </w:ins>
    </w:p>
    <w:p w14:paraId="77F69908" w14:textId="77777777" w:rsidR="00664728" w:rsidRDefault="00664728" w:rsidP="00664728">
      <w:pPr>
        <w:pStyle w:val="BodyTextFirst"/>
        <w:rPr>
          <w:ins w:id="855" w:author="Matthew T. Munson" w:date="2021-04-25T16:42:00Z"/>
        </w:rPr>
      </w:pPr>
      <w:ins w:id="856" w:author="Matthew T. Munson" w:date="2021-04-25T16:42:00Z">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ins>
    </w:p>
    <w:p w14:paraId="4A59BB25" w14:textId="77777777" w:rsidR="00664728" w:rsidRDefault="00664728" w:rsidP="00664728">
      <w:pPr>
        <w:pStyle w:val="Code"/>
        <w:rPr>
          <w:ins w:id="857" w:author="Matthew T. Munson" w:date="2021-04-25T16:42:00Z"/>
        </w:rPr>
      </w:pPr>
      <w:ins w:id="858" w:author="Matthew T. Munson" w:date="2021-04-25T16:42:00Z">
        <w:r>
          <w:t xml:space="preserve">// renderables </w:t>
        </w:r>
      </w:ins>
    </w:p>
    <w:p w14:paraId="6F6D625D" w14:textId="77777777" w:rsidR="00664728" w:rsidRDefault="00664728" w:rsidP="00664728">
      <w:pPr>
        <w:pStyle w:val="Code"/>
        <w:rPr>
          <w:ins w:id="859" w:author="Matthew T. Munson" w:date="2021-04-25T16:42:00Z"/>
        </w:rPr>
      </w:pPr>
      <w:ins w:id="860" w:author="Matthew T. Munson" w:date="2021-04-25T16:42:00Z">
        <w:r>
          <w:t>import Renderable from "./renderables/renderable.js";</w:t>
        </w:r>
      </w:ins>
    </w:p>
    <w:p w14:paraId="52638784" w14:textId="77777777" w:rsidR="00664728" w:rsidRPr="004748EC" w:rsidRDefault="00664728" w:rsidP="00664728">
      <w:pPr>
        <w:pStyle w:val="Code"/>
        <w:rPr>
          <w:ins w:id="861" w:author="Matthew T. Munson" w:date="2021-04-25T16:42:00Z"/>
          <w:rStyle w:val="CodeBold"/>
          <w:rFonts w:ascii="TheSansMonoConNormal" w:hAnsi="TheSansMonoConNormal"/>
        </w:rPr>
      </w:pPr>
      <w:ins w:id="862" w:author="Matthew T. Munson" w:date="2021-04-25T16:42:00Z">
        <w:r w:rsidRPr="004748EC">
          <w:rPr>
            <w:rStyle w:val="CodeBold"/>
            <w:rFonts w:ascii="TheSansMonoConNormal" w:hAnsi="TheSansMonoConNormal"/>
          </w:rPr>
          <w:t>import SpriteRenderable from "./renderables/sprite_renderable.js";</w:t>
        </w:r>
      </w:ins>
    </w:p>
    <w:p w14:paraId="4F52A500" w14:textId="77777777" w:rsidR="00664728" w:rsidRPr="004748EC" w:rsidRDefault="00664728" w:rsidP="00664728">
      <w:pPr>
        <w:pStyle w:val="Code"/>
        <w:rPr>
          <w:ins w:id="863" w:author="Matthew T. Munson" w:date="2021-04-25T16:42:00Z"/>
          <w:rStyle w:val="CodeBold"/>
          <w:rFonts w:ascii="TheSansMonoConNormal" w:hAnsi="TheSansMonoConNormal"/>
        </w:rPr>
      </w:pPr>
      <w:ins w:id="864" w:author="Matthew T. Munson" w:date="2021-04-25T16:42:00Z">
        <w:r w:rsidRPr="004748EC">
          <w:rPr>
            <w:rStyle w:val="CodeBold"/>
            <w:rFonts w:ascii="TheSansMonoConNormal" w:hAnsi="TheSansMonoConNormal"/>
          </w:rPr>
          <w:t>import SpriteAnimateRenderable from "./renderables/sprite_animate_renderable.js";</w:t>
        </w:r>
      </w:ins>
    </w:p>
    <w:p w14:paraId="3090C6DE" w14:textId="77777777" w:rsidR="00664728" w:rsidRPr="004748EC" w:rsidRDefault="00664728" w:rsidP="00664728">
      <w:pPr>
        <w:pStyle w:val="Code"/>
        <w:rPr>
          <w:ins w:id="865" w:author="Matthew T. Munson" w:date="2021-04-25T16:42:00Z"/>
          <w:rStyle w:val="CodeBold"/>
          <w:rFonts w:ascii="TheSansMonoConNormal" w:hAnsi="TheSansMonoConNormal"/>
        </w:rPr>
      </w:pPr>
      <w:ins w:id="866" w:author="Matthew T. Munson" w:date="2021-04-25T16:42:00Z">
        <w:r w:rsidRPr="004748EC">
          <w:rPr>
            <w:rStyle w:val="CodeBold"/>
            <w:rFonts w:ascii="TheSansMonoConNormal" w:hAnsi="TheSansMonoConNormal"/>
          </w:rPr>
          <w:t>import { eTexCoordArrayIndex } from "./renderables/sprite_renderable.js";</w:t>
        </w:r>
      </w:ins>
    </w:p>
    <w:p w14:paraId="3D2A12A2" w14:textId="77777777" w:rsidR="00664728" w:rsidRPr="008C2DF4" w:rsidRDefault="00664728" w:rsidP="00664728">
      <w:pPr>
        <w:pStyle w:val="Code"/>
        <w:rPr>
          <w:ins w:id="867" w:author="Matthew T. Munson" w:date="2021-04-25T16:42:00Z"/>
          <w:rStyle w:val="CodeBold"/>
        </w:rPr>
      </w:pPr>
      <w:ins w:id="868" w:author="Matthew T. Munson" w:date="2021-04-25T16:42:00Z">
        <w:r w:rsidRPr="004748EC">
          <w:rPr>
            <w:rStyle w:val="CodeBold"/>
            <w:rFonts w:ascii="TheSansMonoConNormal" w:hAnsi="TheSansMonoConNormal"/>
          </w:rPr>
          <w:t>import { eAnimationType } from "./renderables/sprite_animate_renderable.js";</w:t>
        </w:r>
      </w:ins>
    </w:p>
    <w:p w14:paraId="12199E7B" w14:textId="77777777" w:rsidR="00664728" w:rsidRPr="00154F11" w:rsidRDefault="00664728" w:rsidP="00664728">
      <w:pPr>
        <w:pStyle w:val="Code"/>
        <w:rPr>
          <w:ins w:id="869" w:author="Matthew T. Munson" w:date="2021-04-25T16:42:00Z"/>
        </w:rPr>
      </w:pPr>
      <w:ins w:id="870" w:author="Matthew T. Munson" w:date="2021-04-25T16:42:00Z">
        <w:r w:rsidRPr="00154F11">
          <w:t>// … identical to previous code</w:t>
        </w:r>
        <w:r>
          <w:br/>
        </w:r>
      </w:ins>
    </w:p>
    <w:p w14:paraId="7BE18F0D" w14:textId="77777777" w:rsidR="00664728" w:rsidRDefault="00664728" w:rsidP="00664728">
      <w:pPr>
        <w:pStyle w:val="Code"/>
        <w:rPr>
          <w:ins w:id="871" w:author="Matthew T. Munson" w:date="2021-04-25T16:42:00Z"/>
        </w:rPr>
      </w:pPr>
      <w:ins w:id="872" w:author="Matthew T. Munson" w:date="2021-04-25T16:42:00Z">
        <w:r>
          <w:t>export default {</w:t>
        </w:r>
      </w:ins>
    </w:p>
    <w:p w14:paraId="1739D2AC" w14:textId="77777777" w:rsidR="00664728" w:rsidRDefault="00664728" w:rsidP="00664728">
      <w:pPr>
        <w:pStyle w:val="Code"/>
        <w:ind w:firstLine="435"/>
        <w:rPr>
          <w:ins w:id="873" w:author="Matthew T. Munson" w:date="2021-04-25T16:42:00Z"/>
        </w:rPr>
      </w:pPr>
      <w:ins w:id="874" w:author="Matthew T. Munson" w:date="2021-04-25T16:42:00Z">
        <w:r w:rsidRPr="00722D89">
          <w:t>// … identical to previous code</w:t>
        </w:r>
      </w:ins>
    </w:p>
    <w:p w14:paraId="2053C829" w14:textId="77777777" w:rsidR="00664728" w:rsidRDefault="00664728" w:rsidP="00664728">
      <w:pPr>
        <w:pStyle w:val="Code"/>
        <w:rPr>
          <w:ins w:id="875" w:author="Matthew T. Munson" w:date="2021-04-25T16:42:00Z"/>
        </w:rPr>
      </w:pPr>
      <w:ins w:id="876" w:author="Matthew T. Munson" w:date="2021-04-25T16:42:00Z">
        <w:r>
          <w:t xml:space="preserve">        </w:t>
        </w:r>
      </w:ins>
    </w:p>
    <w:p w14:paraId="49327ECC" w14:textId="77777777" w:rsidR="00664728" w:rsidRDefault="00664728" w:rsidP="00664728">
      <w:pPr>
        <w:pStyle w:val="Code"/>
        <w:rPr>
          <w:ins w:id="877" w:author="Matthew T. Munson" w:date="2021-04-25T16:42:00Z"/>
        </w:rPr>
      </w:pPr>
      <w:ins w:id="878" w:author="Matthew T. Munson" w:date="2021-04-25T16:42:00Z">
        <w:r>
          <w:t xml:space="preserve">    // Renderables</w:t>
        </w:r>
      </w:ins>
    </w:p>
    <w:p w14:paraId="313730E7" w14:textId="77777777" w:rsidR="00664728" w:rsidRDefault="00664728" w:rsidP="00664728">
      <w:pPr>
        <w:pStyle w:val="Code"/>
        <w:rPr>
          <w:ins w:id="879" w:author="Matthew T. Munson" w:date="2021-04-25T16:42:00Z"/>
        </w:rPr>
      </w:pPr>
      <w:ins w:id="880" w:author="Matthew T. Munson" w:date="2021-04-25T16:42:00Z">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ins>
    </w:p>
    <w:p w14:paraId="2D5BCAC3" w14:textId="77777777" w:rsidR="00664728" w:rsidRDefault="00664728" w:rsidP="00664728">
      <w:pPr>
        <w:pStyle w:val="Code"/>
        <w:rPr>
          <w:ins w:id="881" w:author="Matthew T. Munson" w:date="2021-04-25T16:42:00Z"/>
        </w:rPr>
      </w:pPr>
      <w:ins w:id="882" w:author="Matthew T. Munson" w:date="2021-04-25T16:42:00Z">
        <w:r>
          <w:t xml:space="preserve">    // constants</w:t>
        </w:r>
      </w:ins>
    </w:p>
    <w:p w14:paraId="357E6133" w14:textId="77777777" w:rsidR="00664728" w:rsidRDefault="00664728" w:rsidP="00664728">
      <w:pPr>
        <w:pStyle w:val="Code"/>
        <w:rPr>
          <w:ins w:id="883" w:author="Matthew T. Munson" w:date="2021-04-25T16:42:00Z"/>
        </w:rPr>
      </w:pPr>
      <w:ins w:id="884" w:author="Matthew T. Munson" w:date="2021-04-25T16:42:00Z">
        <w:r>
          <w:t xml:space="preserve">    </w:t>
        </w:r>
        <w:r w:rsidRPr="00CD6916">
          <w:t>eTexCoordArrayIndex</w:t>
        </w:r>
        <w:r>
          <w:t xml:space="preserve">, </w:t>
        </w:r>
        <w:r w:rsidRPr="00CD6916">
          <w:rPr>
            <w:rStyle w:val="CodeBold"/>
          </w:rPr>
          <w:t>eAnimationType</w:t>
        </w:r>
        <w:r w:rsidRPr="004748EC">
          <w:t>,</w:t>
        </w:r>
      </w:ins>
    </w:p>
    <w:p w14:paraId="4C63AA82" w14:textId="77777777" w:rsidR="00664728" w:rsidRDefault="00664728" w:rsidP="00664728">
      <w:pPr>
        <w:pStyle w:val="Code"/>
        <w:rPr>
          <w:ins w:id="885" w:author="Matthew T. Munson" w:date="2021-04-25T16:42:00Z"/>
        </w:rPr>
      </w:pPr>
    </w:p>
    <w:p w14:paraId="269113EC" w14:textId="77777777" w:rsidR="00664728" w:rsidRDefault="00664728" w:rsidP="00664728">
      <w:pPr>
        <w:pStyle w:val="Code"/>
        <w:rPr>
          <w:ins w:id="886" w:author="Matthew T. Munson" w:date="2021-04-25T16:42:00Z"/>
        </w:rPr>
      </w:pPr>
      <w:ins w:id="887" w:author="Matthew T. Munson" w:date="2021-04-25T16:42:00Z">
        <w:r>
          <w:t xml:space="preserve">    // functions</w:t>
        </w:r>
      </w:ins>
    </w:p>
    <w:p w14:paraId="26B5FE48" w14:textId="77777777" w:rsidR="00664728" w:rsidRDefault="00664728" w:rsidP="00664728">
      <w:pPr>
        <w:pStyle w:val="Code"/>
        <w:rPr>
          <w:ins w:id="888" w:author="Matthew T. Munson" w:date="2021-04-25T16:42:00Z"/>
        </w:rPr>
      </w:pPr>
      <w:ins w:id="889" w:author="Matthew T. Munson" w:date="2021-04-25T16:42:00Z">
        <w:r>
          <w:t xml:space="preserve">    init, cleanUp, clearCanvas</w:t>
        </w:r>
      </w:ins>
    </w:p>
    <w:p w14:paraId="2EE8D6D1" w14:textId="77777777" w:rsidR="00664728" w:rsidRDefault="00664728" w:rsidP="00664728">
      <w:pPr>
        <w:pStyle w:val="Code"/>
        <w:rPr>
          <w:ins w:id="890" w:author="Matthew T. Munson" w:date="2021-04-25T16:42:00Z"/>
        </w:rPr>
      </w:pPr>
      <w:ins w:id="891" w:author="Matthew T. Munson" w:date="2021-04-25T16:42:00Z">
        <w:r>
          <w:t>}</w:t>
        </w:r>
      </w:ins>
    </w:p>
    <w:p w14:paraId="3585CE6B" w14:textId="77777777" w:rsidR="00664728" w:rsidRPr="006A27C6" w:rsidRDefault="00664728" w:rsidP="00664728">
      <w:pPr>
        <w:pStyle w:val="Heading3"/>
        <w:rPr>
          <w:ins w:id="892" w:author="Matthew T. Munson" w:date="2021-04-25T16:42:00Z"/>
        </w:rPr>
      </w:pPr>
      <w:ins w:id="893" w:author="Matthew T. Munson" w:date="2021-04-25T16:42:00Z">
        <w:r>
          <w:lastRenderedPageBreak/>
          <w:t>Testing Sprite A</w:t>
        </w:r>
        <w:r w:rsidRPr="006A27C6">
          <w:t>nimation</w:t>
        </w:r>
      </w:ins>
    </w:p>
    <w:p w14:paraId="694CA514" w14:textId="77777777" w:rsidR="00664728" w:rsidRDefault="00664728" w:rsidP="00664728">
      <w:pPr>
        <w:pStyle w:val="BodyTextFirst"/>
        <w:rPr>
          <w:ins w:id="894" w:author="Matthew T. Munson" w:date="2021-04-25T16:42:00Z"/>
        </w:rPr>
      </w:pPr>
      <w:ins w:id="895" w:author="Matthew T. Munson" w:date="2021-04-25T16:42:00Z">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ins>
    </w:p>
    <w:p w14:paraId="3C65D1AC" w14:textId="77777777" w:rsidR="00664728" w:rsidRPr="006A27C6" w:rsidRDefault="00664728" w:rsidP="00664728">
      <w:pPr>
        <w:pStyle w:val="NumList"/>
        <w:numPr>
          <w:ilvl w:val="0"/>
          <w:numId w:val="14"/>
        </w:numPr>
        <w:rPr>
          <w:ins w:id="896" w:author="Matthew T. Munson" w:date="2021-04-25T16:42:00Z"/>
        </w:rPr>
      </w:pPr>
      <w:ins w:id="897" w:author="Matthew T. Munson" w:date="2021-04-25T16:42:00Z">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ins>
    </w:p>
    <w:p w14:paraId="2929926C" w14:textId="77777777" w:rsidR="00664728" w:rsidRPr="006A27C6" w:rsidRDefault="00664728" w:rsidP="00664728">
      <w:pPr>
        <w:pStyle w:val="NumList"/>
        <w:numPr>
          <w:ilvl w:val="0"/>
          <w:numId w:val="11"/>
        </w:numPr>
        <w:rPr>
          <w:ins w:id="898" w:author="Matthew T. Munson" w:date="2021-04-25T16:42:00Z"/>
        </w:rPr>
      </w:pPr>
      <w:ins w:id="899" w:author="Matthew T. Munson" w:date="2021-04-25T16:42:00Z">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ins>
    </w:p>
    <w:p w14:paraId="3AE2F208" w14:textId="77777777" w:rsidR="00664728" w:rsidRDefault="00664728" w:rsidP="00664728">
      <w:pPr>
        <w:pStyle w:val="Code"/>
        <w:rPr>
          <w:ins w:id="900" w:author="Matthew T. Munson" w:date="2021-04-25T16:42:00Z"/>
        </w:rPr>
      </w:pPr>
      <w:ins w:id="901" w:author="Matthew T. Munson" w:date="2021-04-25T16:42:00Z">
        <w:r w:rsidRPr="008B2094">
          <w:t>init() {</w:t>
        </w:r>
      </w:ins>
    </w:p>
    <w:p w14:paraId="2F6BEA9C" w14:textId="77777777" w:rsidR="00664728" w:rsidRDefault="00664728" w:rsidP="00664728">
      <w:pPr>
        <w:pStyle w:val="Code"/>
        <w:rPr>
          <w:ins w:id="902" w:author="Matthew T. Munson" w:date="2021-04-25T16:42:00Z"/>
        </w:rPr>
      </w:pPr>
      <w:ins w:id="903" w:author="Matthew T. Munson" w:date="2021-04-25T16:42:00Z">
        <w:r>
          <w:t xml:space="preserve">    // … Identical to previous code …</w:t>
        </w:r>
      </w:ins>
    </w:p>
    <w:p w14:paraId="5A142402" w14:textId="77777777" w:rsidR="00664728" w:rsidRPr="006A27C6" w:rsidRDefault="00664728" w:rsidP="00664728">
      <w:pPr>
        <w:pStyle w:val="Code"/>
        <w:rPr>
          <w:ins w:id="904" w:author="Matthew T. Munson" w:date="2021-04-25T16:42:00Z"/>
        </w:rPr>
      </w:pPr>
    </w:p>
    <w:p w14:paraId="51B6498D" w14:textId="77777777" w:rsidR="00664728" w:rsidRDefault="00664728" w:rsidP="00664728">
      <w:pPr>
        <w:pStyle w:val="Code"/>
        <w:rPr>
          <w:ins w:id="905" w:author="Matthew T. Munson" w:date="2021-04-25T16:42:00Z"/>
        </w:rPr>
      </w:pPr>
      <w:ins w:id="906" w:author="Matthew T. Munson" w:date="2021-04-25T16:42:00Z">
        <w:r>
          <w:t xml:space="preserve">    // The right minion</w:t>
        </w:r>
      </w:ins>
    </w:p>
    <w:p w14:paraId="5930847B" w14:textId="77777777" w:rsidR="00664728" w:rsidRDefault="00664728" w:rsidP="00664728">
      <w:pPr>
        <w:pStyle w:val="Code"/>
        <w:rPr>
          <w:ins w:id="907" w:author="Matthew T. Munson" w:date="2021-04-25T16:42:00Z"/>
        </w:rPr>
      </w:pPr>
      <w:ins w:id="908" w:author="Matthew T. Munson" w:date="2021-04-25T16:42:00Z">
        <w:r>
          <w:t xml:space="preserve">    this.mRightMinion = new engine.SpriteAnimateRenderable(this.kMinionSprite);</w:t>
        </w:r>
      </w:ins>
    </w:p>
    <w:p w14:paraId="35574FDB" w14:textId="77777777" w:rsidR="00664728" w:rsidRDefault="00664728" w:rsidP="00664728">
      <w:pPr>
        <w:pStyle w:val="Code"/>
        <w:rPr>
          <w:ins w:id="909" w:author="Matthew T. Munson" w:date="2021-04-25T16:42:00Z"/>
        </w:rPr>
      </w:pPr>
      <w:ins w:id="910" w:author="Matthew T. Munson" w:date="2021-04-25T16:42:00Z">
        <w:r>
          <w:t xml:space="preserve">    this.mRightMinion.setColor([1, 1, 1, 0]);</w:t>
        </w:r>
      </w:ins>
    </w:p>
    <w:p w14:paraId="719F50FC" w14:textId="77777777" w:rsidR="00664728" w:rsidRDefault="00664728" w:rsidP="00664728">
      <w:pPr>
        <w:pStyle w:val="Code"/>
        <w:rPr>
          <w:ins w:id="911" w:author="Matthew T. Munson" w:date="2021-04-25T16:42:00Z"/>
        </w:rPr>
      </w:pPr>
      <w:ins w:id="912" w:author="Matthew T. Munson" w:date="2021-04-25T16:42:00Z">
        <w:r>
          <w:t xml:space="preserve">    this.mRightMinion.getXform().setPosition(26, 56.5);</w:t>
        </w:r>
      </w:ins>
    </w:p>
    <w:p w14:paraId="07F2B7E1" w14:textId="77777777" w:rsidR="00664728" w:rsidRDefault="00664728" w:rsidP="00664728">
      <w:pPr>
        <w:pStyle w:val="Code"/>
        <w:rPr>
          <w:ins w:id="913" w:author="Matthew T. Munson" w:date="2021-04-25T16:42:00Z"/>
        </w:rPr>
      </w:pPr>
      <w:ins w:id="914" w:author="Matthew T. Munson" w:date="2021-04-25T16:42:00Z">
        <w:r>
          <w:t xml:space="preserve">    this.mRightMinion.getXform().setSize(4, 3.2);</w:t>
        </w:r>
      </w:ins>
    </w:p>
    <w:p w14:paraId="0584EE9C" w14:textId="77777777" w:rsidR="00664728" w:rsidRDefault="00664728" w:rsidP="00664728">
      <w:pPr>
        <w:pStyle w:val="Code"/>
        <w:ind w:firstLine="435"/>
        <w:rPr>
          <w:ins w:id="915" w:author="Matthew T. Munson" w:date="2021-04-25T16:42:00Z"/>
        </w:rPr>
      </w:pPr>
      <w:ins w:id="916" w:author="Matthew T. Munson" w:date="2021-04-25T16:42:00Z">
        <w:r>
          <w:t>this.mRightMinion.setSpriteSequence(</w:t>
        </w:r>
      </w:ins>
    </w:p>
    <w:p w14:paraId="57C28F2B" w14:textId="77777777" w:rsidR="00664728" w:rsidRDefault="00664728" w:rsidP="00664728">
      <w:pPr>
        <w:pStyle w:val="Code"/>
        <w:ind w:firstLine="435"/>
        <w:rPr>
          <w:ins w:id="917" w:author="Matthew T. Munson" w:date="2021-04-25T16:42:00Z"/>
        </w:rPr>
      </w:pPr>
      <w:ins w:id="918" w:author="Matthew T. Munson" w:date="2021-04-25T16:42:00Z">
        <w:r>
          <w:t xml:space="preserve">    512, 0,   // first element pixel positions: top: 512 left: 0</w:t>
        </w:r>
      </w:ins>
    </w:p>
    <w:p w14:paraId="5DFB3CCF" w14:textId="77777777" w:rsidR="00664728" w:rsidRDefault="00664728" w:rsidP="00664728">
      <w:pPr>
        <w:pStyle w:val="Code"/>
        <w:rPr>
          <w:ins w:id="919" w:author="Matthew T. Munson" w:date="2021-04-25T16:42:00Z"/>
        </w:rPr>
      </w:pPr>
      <w:ins w:id="920" w:author="Matthew T. Munson" w:date="2021-04-25T16:42:00Z">
        <w:r>
          <w:t xml:space="preserve">        204, 164, // widthxheight in pixels</w:t>
        </w:r>
      </w:ins>
    </w:p>
    <w:p w14:paraId="0A58C963" w14:textId="77777777" w:rsidR="00664728" w:rsidRDefault="00664728" w:rsidP="00664728">
      <w:pPr>
        <w:pStyle w:val="Code"/>
        <w:rPr>
          <w:ins w:id="921" w:author="Matthew T. Munson" w:date="2021-04-25T16:42:00Z"/>
        </w:rPr>
      </w:pPr>
      <w:ins w:id="922" w:author="Matthew T. Munson" w:date="2021-04-25T16:42:00Z">
        <w:r>
          <w:t xml:space="preserve">        5,       // number of elements in this sequence</w:t>
        </w:r>
      </w:ins>
    </w:p>
    <w:p w14:paraId="0B329BEE" w14:textId="77777777" w:rsidR="00664728" w:rsidRDefault="00664728" w:rsidP="00664728">
      <w:pPr>
        <w:pStyle w:val="Code"/>
        <w:rPr>
          <w:ins w:id="923" w:author="Matthew T. Munson" w:date="2021-04-25T16:42:00Z"/>
        </w:rPr>
      </w:pPr>
      <w:ins w:id="924" w:author="Matthew T. Munson" w:date="2021-04-25T16:42:00Z">
        <w:r>
          <w:t xml:space="preserve">        0);      // horizontal padding in between</w:t>
        </w:r>
      </w:ins>
    </w:p>
    <w:p w14:paraId="2F94BF72" w14:textId="77777777" w:rsidR="00664728" w:rsidRDefault="00664728" w:rsidP="00664728">
      <w:pPr>
        <w:pStyle w:val="Code"/>
        <w:rPr>
          <w:ins w:id="925" w:author="Matthew T. Munson" w:date="2021-04-25T16:42:00Z"/>
        </w:rPr>
      </w:pPr>
      <w:ins w:id="926" w:author="Matthew T. Munson" w:date="2021-04-25T16:42:00Z">
        <w:r>
          <w:t xml:space="preserve">    this.mRightMinion.setAnimationType(engine.eAnimationType.eRight);</w:t>
        </w:r>
      </w:ins>
    </w:p>
    <w:p w14:paraId="788144EA" w14:textId="77777777" w:rsidR="00664728" w:rsidRDefault="00664728" w:rsidP="00664728">
      <w:pPr>
        <w:pStyle w:val="Code"/>
        <w:rPr>
          <w:ins w:id="927" w:author="Matthew T. Munson" w:date="2021-04-25T16:42:00Z"/>
        </w:rPr>
      </w:pPr>
      <w:ins w:id="928" w:author="Matthew T. Munson" w:date="2021-04-25T16:42:00Z">
        <w:r>
          <w:t xml:space="preserve">    this.mRightMinion.setAnimationSpeed(50);</w:t>
        </w:r>
      </w:ins>
    </w:p>
    <w:p w14:paraId="123DB04F" w14:textId="77777777" w:rsidR="00664728" w:rsidRDefault="00664728" w:rsidP="00664728">
      <w:pPr>
        <w:pStyle w:val="Code"/>
        <w:rPr>
          <w:ins w:id="929" w:author="Matthew T. Munson" w:date="2021-04-25T16:42:00Z"/>
        </w:rPr>
      </w:pPr>
      <w:ins w:id="930" w:author="Matthew T. Munson" w:date="2021-04-25T16:42:00Z">
        <w:r>
          <w:t xml:space="preserve">    // the left minion</w:t>
        </w:r>
      </w:ins>
    </w:p>
    <w:p w14:paraId="63A17E5E" w14:textId="77777777" w:rsidR="00664728" w:rsidRDefault="00664728" w:rsidP="00664728">
      <w:pPr>
        <w:pStyle w:val="Code"/>
        <w:rPr>
          <w:ins w:id="931" w:author="Matthew T. Munson" w:date="2021-04-25T16:42:00Z"/>
        </w:rPr>
      </w:pPr>
      <w:ins w:id="932" w:author="Matthew T. Munson" w:date="2021-04-25T16:42:00Z">
        <w:r>
          <w:t xml:space="preserve">    this.mLeftMinion = new engine.SpriteAnimateRenderable(this.kMinionSprite);</w:t>
        </w:r>
      </w:ins>
    </w:p>
    <w:p w14:paraId="4579DAC7" w14:textId="77777777" w:rsidR="00664728" w:rsidRDefault="00664728" w:rsidP="00664728">
      <w:pPr>
        <w:pStyle w:val="Code"/>
        <w:rPr>
          <w:ins w:id="933" w:author="Matthew T. Munson" w:date="2021-04-25T16:42:00Z"/>
        </w:rPr>
      </w:pPr>
      <w:ins w:id="934" w:author="Matthew T. Munson" w:date="2021-04-25T16:42:00Z">
        <w:r>
          <w:t xml:space="preserve">    this.mLeftMinion.setColor([1, 1, 1, 0]);</w:t>
        </w:r>
      </w:ins>
    </w:p>
    <w:p w14:paraId="6ECADD15" w14:textId="77777777" w:rsidR="00664728" w:rsidRDefault="00664728" w:rsidP="00664728">
      <w:pPr>
        <w:pStyle w:val="Code"/>
        <w:rPr>
          <w:ins w:id="935" w:author="Matthew T. Munson" w:date="2021-04-25T16:42:00Z"/>
        </w:rPr>
      </w:pPr>
      <w:ins w:id="936" w:author="Matthew T. Munson" w:date="2021-04-25T16:42:00Z">
        <w:r>
          <w:t xml:space="preserve">    this.mLeftMinion.getXform().setPosition(15, 56.5);</w:t>
        </w:r>
      </w:ins>
    </w:p>
    <w:p w14:paraId="779051D5" w14:textId="77777777" w:rsidR="00664728" w:rsidRDefault="00664728" w:rsidP="00664728">
      <w:pPr>
        <w:pStyle w:val="Code"/>
        <w:rPr>
          <w:ins w:id="937" w:author="Matthew T. Munson" w:date="2021-04-25T16:42:00Z"/>
        </w:rPr>
      </w:pPr>
      <w:ins w:id="938" w:author="Matthew T. Munson" w:date="2021-04-25T16:42:00Z">
        <w:r>
          <w:t xml:space="preserve">    this.mLeftMinion.getXform().setSize(4, 3.2);</w:t>
        </w:r>
      </w:ins>
    </w:p>
    <w:p w14:paraId="76A04519" w14:textId="77777777" w:rsidR="00664728" w:rsidRDefault="00664728" w:rsidP="00664728">
      <w:pPr>
        <w:pStyle w:val="Code"/>
        <w:ind w:firstLine="435"/>
        <w:rPr>
          <w:ins w:id="939" w:author="Matthew T. Munson" w:date="2021-04-25T16:42:00Z"/>
        </w:rPr>
      </w:pPr>
      <w:ins w:id="940" w:author="Matthew T. Munson" w:date="2021-04-25T16:42:00Z">
        <w:r>
          <w:t>this.mLeftMinion.setSpriteSequence(</w:t>
        </w:r>
      </w:ins>
    </w:p>
    <w:p w14:paraId="7D87BF7F" w14:textId="77777777" w:rsidR="00664728" w:rsidRDefault="00664728" w:rsidP="00664728">
      <w:pPr>
        <w:pStyle w:val="Code"/>
        <w:ind w:firstLine="435"/>
        <w:rPr>
          <w:ins w:id="941" w:author="Matthew T. Munson" w:date="2021-04-25T16:42:00Z"/>
        </w:rPr>
      </w:pPr>
      <w:ins w:id="942" w:author="Matthew T. Munson" w:date="2021-04-25T16:42:00Z">
        <w:r>
          <w:t xml:space="preserve">    348, 0,   // first element pixel positions: top: 164 left: 0</w:t>
        </w:r>
      </w:ins>
    </w:p>
    <w:p w14:paraId="5BCA6F3C" w14:textId="77777777" w:rsidR="00664728" w:rsidRDefault="00664728" w:rsidP="00664728">
      <w:pPr>
        <w:pStyle w:val="Code"/>
        <w:rPr>
          <w:ins w:id="943" w:author="Matthew T. Munson" w:date="2021-04-25T16:42:00Z"/>
        </w:rPr>
      </w:pPr>
      <w:ins w:id="944" w:author="Matthew T. Munson" w:date="2021-04-25T16:42:00Z">
        <w:r>
          <w:t xml:space="preserve">        204, 164, // widthxheight in pixels</w:t>
        </w:r>
      </w:ins>
    </w:p>
    <w:p w14:paraId="001A33A2" w14:textId="77777777" w:rsidR="00664728" w:rsidRDefault="00664728" w:rsidP="00664728">
      <w:pPr>
        <w:pStyle w:val="Code"/>
        <w:rPr>
          <w:ins w:id="945" w:author="Matthew T. Munson" w:date="2021-04-25T16:42:00Z"/>
        </w:rPr>
      </w:pPr>
      <w:ins w:id="946" w:author="Matthew T. Munson" w:date="2021-04-25T16:42:00Z">
        <w:r>
          <w:t xml:space="preserve">        5,       // number of elements in this sequence</w:t>
        </w:r>
      </w:ins>
    </w:p>
    <w:p w14:paraId="083B715F" w14:textId="77777777" w:rsidR="00664728" w:rsidRDefault="00664728" w:rsidP="00664728">
      <w:pPr>
        <w:pStyle w:val="Code"/>
        <w:rPr>
          <w:ins w:id="947" w:author="Matthew T. Munson" w:date="2021-04-25T16:42:00Z"/>
        </w:rPr>
      </w:pPr>
      <w:ins w:id="948" w:author="Matthew T. Munson" w:date="2021-04-25T16:42:00Z">
        <w:r>
          <w:t xml:space="preserve">        0);      // horizontal padding in between</w:t>
        </w:r>
      </w:ins>
    </w:p>
    <w:p w14:paraId="6B7900BC" w14:textId="77777777" w:rsidR="00664728" w:rsidRDefault="00664728" w:rsidP="00664728">
      <w:pPr>
        <w:pStyle w:val="Code"/>
        <w:rPr>
          <w:ins w:id="949" w:author="Matthew T. Munson" w:date="2021-04-25T16:42:00Z"/>
        </w:rPr>
      </w:pPr>
      <w:ins w:id="950" w:author="Matthew T. Munson" w:date="2021-04-25T16:42:00Z">
        <w:r>
          <w:t xml:space="preserve">    this.mLeftMinion.setAnimationType(engine.eAnimationType.eRight);</w:t>
        </w:r>
      </w:ins>
    </w:p>
    <w:p w14:paraId="1C1E0F7F" w14:textId="77777777" w:rsidR="00664728" w:rsidRDefault="00664728" w:rsidP="00664728">
      <w:pPr>
        <w:pStyle w:val="Code"/>
        <w:rPr>
          <w:ins w:id="951" w:author="Matthew T. Munson" w:date="2021-04-25T16:42:00Z"/>
        </w:rPr>
      </w:pPr>
      <w:ins w:id="952" w:author="Matthew T. Munson" w:date="2021-04-25T16:42:00Z">
        <w:r>
          <w:t xml:space="preserve">    this.mLeftMinion.setAnimationSpeed(50);</w:t>
        </w:r>
        <w:r>
          <w:br/>
        </w:r>
      </w:ins>
    </w:p>
    <w:p w14:paraId="4845325C" w14:textId="77777777" w:rsidR="00664728" w:rsidRDefault="00664728" w:rsidP="00664728">
      <w:pPr>
        <w:pStyle w:val="Code"/>
        <w:rPr>
          <w:ins w:id="953" w:author="Matthew T. Munson" w:date="2021-04-25T16:42:00Z"/>
        </w:rPr>
      </w:pPr>
      <w:ins w:id="954" w:author="Matthew T. Munson" w:date="2021-04-25T16:42:00Z">
        <w:r>
          <w:t xml:space="preserve">    // … Identical to previous code …</w:t>
        </w:r>
      </w:ins>
    </w:p>
    <w:p w14:paraId="21A9C83E" w14:textId="77777777" w:rsidR="00664728" w:rsidRDefault="00664728" w:rsidP="00664728">
      <w:pPr>
        <w:pStyle w:val="Code"/>
        <w:rPr>
          <w:ins w:id="955" w:author="Matthew T. Munson" w:date="2021-04-25T16:42:00Z"/>
        </w:rPr>
      </w:pPr>
      <w:ins w:id="956" w:author="Matthew T. Munson" w:date="2021-04-25T16:42:00Z">
        <w:r>
          <w:t>}</w:t>
        </w:r>
      </w:ins>
    </w:p>
    <w:p w14:paraId="0973BDAE" w14:textId="77777777" w:rsidR="00664728" w:rsidRPr="006A27C6" w:rsidRDefault="00664728" w:rsidP="00664728">
      <w:pPr>
        <w:pStyle w:val="NumList"/>
        <w:numPr>
          <w:ilvl w:val="0"/>
          <w:numId w:val="0"/>
        </w:numPr>
        <w:ind w:left="936"/>
        <w:rPr>
          <w:ins w:id="957" w:author="Matthew T. Munson" w:date="2021-04-25T16:42:00Z"/>
        </w:rPr>
      </w:pPr>
      <w:ins w:id="958" w:author="Matthew T. Munson" w:date="2021-04-25T16:42:00Z">
        <w:r w:rsidRPr="006A27C6">
          <w:lastRenderedPageBreak/>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ins>
    </w:p>
    <w:p w14:paraId="384076CE" w14:textId="77777777" w:rsidR="00664728" w:rsidRPr="006A27C6" w:rsidRDefault="00664728" w:rsidP="00664728">
      <w:pPr>
        <w:pStyle w:val="NumList"/>
        <w:numPr>
          <w:ilvl w:val="0"/>
          <w:numId w:val="11"/>
        </w:numPr>
        <w:rPr>
          <w:ins w:id="959" w:author="Matthew T. Munson" w:date="2021-04-25T16:42:00Z"/>
        </w:rPr>
      </w:pPr>
      <w:ins w:id="960" w:author="Matthew T. Munson" w:date="2021-04-25T16:42:00Z">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ins>
    </w:p>
    <w:p w14:paraId="1C1A9853" w14:textId="77777777" w:rsidR="00664728" w:rsidRPr="006A27C6" w:rsidRDefault="00664728" w:rsidP="00664728">
      <w:pPr>
        <w:pStyle w:val="Code"/>
        <w:rPr>
          <w:ins w:id="961" w:author="Matthew T. Munson" w:date="2021-04-25T16:42:00Z"/>
        </w:rPr>
      </w:pPr>
      <w:ins w:id="962" w:author="Matthew T. Munson" w:date="2021-04-25T16:42:00Z">
        <w:r w:rsidRPr="008B2094">
          <w:t>update() {</w:t>
        </w:r>
      </w:ins>
    </w:p>
    <w:p w14:paraId="435279AD" w14:textId="77777777" w:rsidR="00664728" w:rsidRDefault="00664728" w:rsidP="00664728">
      <w:pPr>
        <w:pStyle w:val="Code"/>
        <w:rPr>
          <w:ins w:id="963" w:author="Matthew T. Munson" w:date="2021-04-25T16:42:00Z"/>
        </w:rPr>
      </w:pPr>
      <w:ins w:id="964" w:author="Matthew T. Munson" w:date="2021-04-25T16:42:00Z">
        <w:r w:rsidRPr="006A27C6">
          <w:t xml:space="preserve">    </w:t>
        </w:r>
        <w:r>
          <w:t>// … Identical to previous code …</w:t>
        </w:r>
      </w:ins>
    </w:p>
    <w:p w14:paraId="4E12AD4D" w14:textId="77777777" w:rsidR="00664728" w:rsidRDefault="00664728" w:rsidP="00664728">
      <w:pPr>
        <w:pStyle w:val="Code"/>
        <w:rPr>
          <w:ins w:id="965" w:author="Matthew T. Munson" w:date="2021-04-25T16:42:00Z"/>
        </w:rPr>
      </w:pPr>
      <w:ins w:id="966" w:author="Matthew T. Munson" w:date="2021-04-25T16:42:00Z">
        <w:r w:rsidRPr="006A27C6">
          <w:t xml:space="preserve">    </w:t>
        </w:r>
      </w:ins>
    </w:p>
    <w:p w14:paraId="3D8F3971" w14:textId="77777777" w:rsidR="00664728" w:rsidRDefault="00664728" w:rsidP="00664728">
      <w:pPr>
        <w:pStyle w:val="Code"/>
        <w:rPr>
          <w:ins w:id="967" w:author="Matthew T. Munson" w:date="2021-04-25T16:42:00Z"/>
        </w:rPr>
      </w:pPr>
      <w:ins w:id="968" w:author="Matthew T. Munson" w:date="2021-04-25T16:42:00Z">
        <w:r>
          <w:t xml:space="preserve">    // remember to update the minion's animation</w:t>
        </w:r>
      </w:ins>
    </w:p>
    <w:p w14:paraId="3A9B6F0E" w14:textId="77777777" w:rsidR="00664728" w:rsidRDefault="00664728" w:rsidP="00664728">
      <w:pPr>
        <w:pStyle w:val="Code"/>
        <w:rPr>
          <w:ins w:id="969" w:author="Matthew T. Munson" w:date="2021-04-25T16:42:00Z"/>
        </w:rPr>
      </w:pPr>
      <w:ins w:id="970" w:author="Matthew T. Munson" w:date="2021-04-25T16:42:00Z">
        <w:r>
          <w:t xml:space="preserve">    this.mRightMinion.updateAnimation();</w:t>
        </w:r>
      </w:ins>
    </w:p>
    <w:p w14:paraId="78003F1A" w14:textId="77777777" w:rsidR="00664728" w:rsidRDefault="00664728" w:rsidP="00664728">
      <w:pPr>
        <w:pStyle w:val="Code"/>
        <w:rPr>
          <w:ins w:id="971" w:author="Matthew T. Munson" w:date="2021-04-25T16:42:00Z"/>
        </w:rPr>
      </w:pPr>
      <w:ins w:id="972" w:author="Matthew T. Munson" w:date="2021-04-25T16:42:00Z">
        <w:r>
          <w:t xml:space="preserve">    this.mLeftMinion.updateAnimation();</w:t>
        </w:r>
      </w:ins>
    </w:p>
    <w:p w14:paraId="3C81D28A" w14:textId="77777777" w:rsidR="00664728" w:rsidRDefault="00664728" w:rsidP="00664728">
      <w:pPr>
        <w:pStyle w:val="Code"/>
        <w:rPr>
          <w:ins w:id="973" w:author="Matthew T. Munson" w:date="2021-04-25T16:42:00Z"/>
        </w:rPr>
      </w:pPr>
    </w:p>
    <w:p w14:paraId="5B76C8FB" w14:textId="77777777" w:rsidR="00664728" w:rsidRDefault="00664728" w:rsidP="00664728">
      <w:pPr>
        <w:pStyle w:val="Code"/>
        <w:rPr>
          <w:ins w:id="974" w:author="Matthew T. Munson" w:date="2021-04-25T16:42:00Z"/>
        </w:rPr>
      </w:pPr>
      <w:ins w:id="975" w:author="Matthew T. Munson" w:date="2021-04-25T16:42:00Z">
        <w:r>
          <w:t xml:space="preserve">    // Animate left on the sprite sheet</w:t>
        </w:r>
      </w:ins>
    </w:p>
    <w:p w14:paraId="77091EA5" w14:textId="77777777" w:rsidR="00664728" w:rsidRDefault="00664728" w:rsidP="00664728">
      <w:pPr>
        <w:pStyle w:val="Code"/>
        <w:rPr>
          <w:ins w:id="976" w:author="Matthew T. Munson" w:date="2021-04-25T16:42:00Z"/>
        </w:rPr>
      </w:pPr>
      <w:ins w:id="977" w:author="Matthew T. Munson" w:date="2021-04-25T16:42:00Z">
        <w:r>
          <w:t xml:space="preserve">    if (engine.input.isKeyClicked(engine.input.keys.One)) {</w:t>
        </w:r>
      </w:ins>
    </w:p>
    <w:p w14:paraId="33E99B80" w14:textId="77777777" w:rsidR="00664728" w:rsidRDefault="00664728" w:rsidP="00664728">
      <w:pPr>
        <w:pStyle w:val="Code"/>
        <w:rPr>
          <w:ins w:id="978" w:author="Matthew T. Munson" w:date="2021-04-25T16:42:00Z"/>
        </w:rPr>
      </w:pPr>
      <w:ins w:id="979" w:author="Matthew T. Munson" w:date="2021-04-25T16:42:00Z">
        <w:r>
          <w:t xml:space="preserve">        this.mRightMinion.setAnimationType(engine.eAnimationType.eLeft);</w:t>
        </w:r>
      </w:ins>
    </w:p>
    <w:p w14:paraId="23FF4535" w14:textId="77777777" w:rsidR="00664728" w:rsidRDefault="00664728" w:rsidP="00664728">
      <w:pPr>
        <w:pStyle w:val="Code"/>
        <w:rPr>
          <w:ins w:id="980" w:author="Matthew T. Munson" w:date="2021-04-25T16:42:00Z"/>
        </w:rPr>
      </w:pPr>
      <w:ins w:id="981" w:author="Matthew T. Munson" w:date="2021-04-25T16:42:00Z">
        <w:r>
          <w:t xml:space="preserve">        this.mLeftMinion.setAnimationType(engine.eAnimationType.eLeft);</w:t>
        </w:r>
      </w:ins>
    </w:p>
    <w:p w14:paraId="130ED594" w14:textId="77777777" w:rsidR="00664728" w:rsidRDefault="00664728" w:rsidP="00664728">
      <w:pPr>
        <w:pStyle w:val="Code"/>
        <w:rPr>
          <w:ins w:id="982" w:author="Matthew T. Munson" w:date="2021-04-25T16:42:00Z"/>
        </w:rPr>
      </w:pPr>
      <w:ins w:id="983" w:author="Matthew T. Munson" w:date="2021-04-25T16:42:00Z">
        <w:r>
          <w:t xml:space="preserve">    }</w:t>
        </w:r>
      </w:ins>
    </w:p>
    <w:p w14:paraId="3B2441A4" w14:textId="77777777" w:rsidR="00664728" w:rsidRDefault="00664728" w:rsidP="00664728">
      <w:pPr>
        <w:pStyle w:val="Code"/>
        <w:rPr>
          <w:ins w:id="984" w:author="Matthew T. Munson" w:date="2021-04-25T16:42:00Z"/>
        </w:rPr>
      </w:pPr>
    </w:p>
    <w:p w14:paraId="78F7173A" w14:textId="77777777" w:rsidR="00664728" w:rsidRDefault="00664728" w:rsidP="00664728">
      <w:pPr>
        <w:pStyle w:val="Code"/>
        <w:rPr>
          <w:ins w:id="985" w:author="Matthew T. Munson" w:date="2021-04-25T16:42:00Z"/>
        </w:rPr>
      </w:pPr>
      <w:ins w:id="986" w:author="Matthew T. Munson" w:date="2021-04-25T16:42:00Z">
        <w:r>
          <w:t xml:space="preserve">    // swing animation </w:t>
        </w:r>
      </w:ins>
    </w:p>
    <w:p w14:paraId="3A43066E" w14:textId="77777777" w:rsidR="00664728" w:rsidRDefault="00664728" w:rsidP="00664728">
      <w:pPr>
        <w:pStyle w:val="Code"/>
        <w:rPr>
          <w:ins w:id="987" w:author="Matthew T. Munson" w:date="2021-04-25T16:42:00Z"/>
        </w:rPr>
      </w:pPr>
      <w:ins w:id="988" w:author="Matthew T. Munson" w:date="2021-04-25T16:42:00Z">
        <w:r>
          <w:t xml:space="preserve">    if (engine.input.isKeyClicked(engine.input.keys.Two)) {</w:t>
        </w:r>
      </w:ins>
    </w:p>
    <w:p w14:paraId="385A7544" w14:textId="77777777" w:rsidR="00664728" w:rsidRDefault="00664728" w:rsidP="00664728">
      <w:pPr>
        <w:pStyle w:val="Code"/>
        <w:rPr>
          <w:ins w:id="989" w:author="Matthew T. Munson" w:date="2021-04-25T16:42:00Z"/>
        </w:rPr>
      </w:pPr>
      <w:ins w:id="990" w:author="Matthew T. Munson" w:date="2021-04-25T16:42:00Z">
        <w:r>
          <w:t xml:space="preserve">        this.mRightMinion.setAnimationType(engine.eAnimationType.eSwing);</w:t>
        </w:r>
      </w:ins>
    </w:p>
    <w:p w14:paraId="01517A3D" w14:textId="77777777" w:rsidR="00664728" w:rsidRDefault="00664728" w:rsidP="00664728">
      <w:pPr>
        <w:pStyle w:val="Code"/>
        <w:rPr>
          <w:ins w:id="991" w:author="Matthew T. Munson" w:date="2021-04-25T16:42:00Z"/>
        </w:rPr>
      </w:pPr>
      <w:ins w:id="992" w:author="Matthew T. Munson" w:date="2021-04-25T16:42:00Z">
        <w:r>
          <w:t xml:space="preserve">        this.mLeftMinion.setAnimationType(engine.eAnimationType.eSwing);</w:t>
        </w:r>
      </w:ins>
    </w:p>
    <w:p w14:paraId="2DCB230B" w14:textId="77777777" w:rsidR="00664728" w:rsidRDefault="00664728" w:rsidP="00664728">
      <w:pPr>
        <w:pStyle w:val="Code"/>
        <w:rPr>
          <w:ins w:id="993" w:author="Matthew T. Munson" w:date="2021-04-25T16:42:00Z"/>
        </w:rPr>
      </w:pPr>
      <w:ins w:id="994" w:author="Matthew T. Munson" w:date="2021-04-25T16:42:00Z">
        <w:r>
          <w:t xml:space="preserve">    }</w:t>
        </w:r>
      </w:ins>
    </w:p>
    <w:p w14:paraId="650C2F44" w14:textId="77777777" w:rsidR="00664728" w:rsidRDefault="00664728" w:rsidP="00664728">
      <w:pPr>
        <w:pStyle w:val="Code"/>
        <w:rPr>
          <w:ins w:id="995" w:author="Matthew T. Munson" w:date="2021-04-25T16:42:00Z"/>
        </w:rPr>
      </w:pPr>
    </w:p>
    <w:p w14:paraId="1F7E39FB" w14:textId="77777777" w:rsidR="00664728" w:rsidRDefault="00664728" w:rsidP="00664728">
      <w:pPr>
        <w:pStyle w:val="Code"/>
        <w:rPr>
          <w:ins w:id="996" w:author="Matthew T. Munson" w:date="2021-04-25T16:42:00Z"/>
        </w:rPr>
      </w:pPr>
      <w:ins w:id="997" w:author="Matthew T. Munson" w:date="2021-04-25T16:42:00Z">
        <w:r>
          <w:t xml:space="preserve">    // Animate right on the sprite sheet</w:t>
        </w:r>
      </w:ins>
    </w:p>
    <w:p w14:paraId="48830E20" w14:textId="77777777" w:rsidR="00664728" w:rsidRDefault="00664728" w:rsidP="00664728">
      <w:pPr>
        <w:pStyle w:val="Code"/>
        <w:rPr>
          <w:ins w:id="998" w:author="Matthew T. Munson" w:date="2021-04-25T16:42:00Z"/>
        </w:rPr>
      </w:pPr>
      <w:ins w:id="999" w:author="Matthew T. Munson" w:date="2021-04-25T16:42:00Z">
        <w:r>
          <w:t xml:space="preserve">    if (engine.input.isKeyClicked(engine.input.keys.Three)) {</w:t>
        </w:r>
      </w:ins>
    </w:p>
    <w:p w14:paraId="66C1C773" w14:textId="77777777" w:rsidR="00664728" w:rsidRDefault="00664728" w:rsidP="00664728">
      <w:pPr>
        <w:pStyle w:val="Code"/>
        <w:rPr>
          <w:ins w:id="1000" w:author="Matthew T. Munson" w:date="2021-04-25T16:42:00Z"/>
        </w:rPr>
      </w:pPr>
      <w:ins w:id="1001" w:author="Matthew T. Munson" w:date="2021-04-25T16:42:00Z">
        <w:r>
          <w:t xml:space="preserve">        this.mRightMinion.setAnimationType(engine.eAnimationType.eRight);</w:t>
        </w:r>
      </w:ins>
    </w:p>
    <w:p w14:paraId="330D8136" w14:textId="77777777" w:rsidR="00664728" w:rsidRDefault="00664728" w:rsidP="00664728">
      <w:pPr>
        <w:pStyle w:val="Code"/>
        <w:rPr>
          <w:ins w:id="1002" w:author="Matthew T. Munson" w:date="2021-04-25T16:42:00Z"/>
        </w:rPr>
      </w:pPr>
      <w:ins w:id="1003" w:author="Matthew T. Munson" w:date="2021-04-25T16:42:00Z">
        <w:r>
          <w:t xml:space="preserve">        this.mLeftMinion.setAnimationType(engine.eAnimationType.eRight);</w:t>
        </w:r>
      </w:ins>
    </w:p>
    <w:p w14:paraId="2822C6D1" w14:textId="77777777" w:rsidR="00664728" w:rsidRDefault="00664728" w:rsidP="00664728">
      <w:pPr>
        <w:pStyle w:val="Code"/>
        <w:rPr>
          <w:ins w:id="1004" w:author="Matthew T. Munson" w:date="2021-04-25T16:42:00Z"/>
        </w:rPr>
      </w:pPr>
      <w:ins w:id="1005" w:author="Matthew T. Munson" w:date="2021-04-25T16:42:00Z">
        <w:r>
          <w:t xml:space="preserve">    }</w:t>
        </w:r>
      </w:ins>
    </w:p>
    <w:p w14:paraId="5931FD5E" w14:textId="77777777" w:rsidR="00664728" w:rsidRDefault="00664728" w:rsidP="00664728">
      <w:pPr>
        <w:pStyle w:val="Code"/>
        <w:rPr>
          <w:ins w:id="1006" w:author="Matthew T. Munson" w:date="2021-04-25T16:42:00Z"/>
        </w:rPr>
      </w:pPr>
    </w:p>
    <w:p w14:paraId="6DD1D6E3" w14:textId="77777777" w:rsidR="00664728" w:rsidRDefault="00664728" w:rsidP="00664728">
      <w:pPr>
        <w:pStyle w:val="Code"/>
        <w:rPr>
          <w:ins w:id="1007" w:author="Matthew T. Munson" w:date="2021-04-25T16:42:00Z"/>
        </w:rPr>
      </w:pPr>
      <w:ins w:id="1008" w:author="Matthew T. Munson" w:date="2021-04-25T16:42:00Z">
        <w:r>
          <w:t xml:space="preserve">    // decrease the duration of showing each sprite element, thereby speeding up the animation</w:t>
        </w:r>
      </w:ins>
    </w:p>
    <w:p w14:paraId="262DB734" w14:textId="77777777" w:rsidR="00664728" w:rsidRDefault="00664728" w:rsidP="00664728">
      <w:pPr>
        <w:pStyle w:val="Code"/>
        <w:rPr>
          <w:ins w:id="1009" w:author="Matthew T. Munson" w:date="2021-04-25T16:42:00Z"/>
        </w:rPr>
      </w:pPr>
      <w:ins w:id="1010" w:author="Matthew T. Munson" w:date="2021-04-25T16:42:00Z">
        <w:r>
          <w:t xml:space="preserve">    if (engine.input.isKeyClicked(engine.input.keys.Four)) {</w:t>
        </w:r>
      </w:ins>
    </w:p>
    <w:p w14:paraId="42DA1FBB" w14:textId="77777777" w:rsidR="00664728" w:rsidRDefault="00664728" w:rsidP="00664728">
      <w:pPr>
        <w:pStyle w:val="Code"/>
        <w:rPr>
          <w:ins w:id="1011" w:author="Matthew T. Munson" w:date="2021-04-25T16:42:00Z"/>
        </w:rPr>
      </w:pPr>
      <w:ins w:id="1012" w:author="Matthew T. Munson" w:date="2021-04-25T16:42:00Z">
        <w:r>
          <w:t xml:space="preserve">        this.mRightMinion.incAnimationSpeed(-2);</w:t>
        </w:r>
      </w:ins>
    </w:p>
    <w:p w14:paraId="45001A9B" w14:textId="77777777" w:rsidR="00664728" w:rsidRDefault="00664728" w:rsidP="00664728">
      <w:pPr>
        <w:pStyle w:val="Code"/>
        <w:rPr>
          <w:ins w:id="1013" w:author="Matthew T. Munson" w:date="2021-04-25T16:42:00Z"/>
        </w:rPr>
      </w:pPr>
      <w:ins w:id="1014" w:author="Matthew T. Munson" w:date="2021-04-25T16:42:00Z">
        <w:r>
          <w:t xml:space="preserve">        this.mLeftMinion.incAnimationSpeed(-2);</w:t>
        </w:r>
      </w:ins>
    </w:p>
    <w:p w14:paraId="300985B3" w14:textId="77777777" w:rsidR="00664728" w:rsidRDefault="00664728" w:rsidP="00664728">
      <w:pPr>
        <w:pStyle w:val="Code"/>
        <w:rPr>
          <w:ins w:id="1015" w:author="Matthew T. Munson" w:date="2021-04-25T16:42:00Z"/>
        </w:rPr>
      </w:pPr>
      <w:ins w:id="1016" w:author="Matthew T. Munson" w:date="2021-04-25T16:42:00Z">
        <w:r>
          <w:t xml:space="preserve">    }</w:t>
        </w:r>
      </w:ins>
    </w:p>
    <w:p w14:paraId="785AF240" w14:textId="77777777" w:rsidR="00664728" w:rsidRDefault="00664728" w:rsidP="00664728">
      <w:pPr>
        <w:pStyle w:val="Code"/>
        <w:rPr>
          <w:ins w:id="1017" w:author="Matthew T. Munson" w:date="2021-04-25T16:42:00Z"/>
        </w:rPr>
      </w:pPr>
    </w:p>
    <w:p w14:paraId="540C735D" w14:textId="77777777" w:rsidR="00664728" w:rsidRDefault="00664728" w:rsidP="00664728">
      <w:pPr>
        <w:pStyle w:val="Code"/>
        <w:rPr>
          <w:ins w:id="1018" w:author="Matthew T. Munson" w:date="2021-04-25T16:42:00Z"/>
        </w:rPr>
      </w:pPr>
      <w:ins w:id="1019" w:author="Matthew T. Munson" w:date="2021-04-25T16:42:00Z">
        <w:r>
          <w:t xml:space="preserve">    // increase the duration of showing each sprite element, thereby slowing down the animation</w:t>
        </w:r>
      </w:ins>
    </w:p>
    <w:p w14:paraId="7CB2A933" w14:textId="77777777" w:rsidR="00664728" w:rsidRDefault="00664728" w:rsidP="00664728">
      <w:pPr>
        <w:pStyle w:val="Code"/>
        <w:rPr>
          <w:ins w:id="1020" w:author="Matthew T. Munson" w:date="2021-04-25T16:42:00Z"/>
        </w:rPr>
      </w:pPr>
      <w:ins w:id="1021" w:author="Matthew T. Munson" w:date="2021-04-25T16:42:00Z">
        <w:r>
          <w:lastRenderedPageBreak/>
          <w:t xml:space="preserve">    if (engine.input.isKeyClicked(engine.input.keys.Five)) {</w:t>
        </w:r>
      </w:ins>
    </w:p>
    <w:p w14:paraId="6D11F160" w14:textId="77777777" w:rsidR="00664728" w:rsidRDefault="00664728" w:rsidP="00664728">
      <w:pPr>
        <w:pStyle w:val="Code"/>
        <w:rPr>
          <w:ins w:id="1022" w:author="Matthew T. Munson" w:date="2021-04-25T16:42:00Z"/>
        </w:rPr>
      </w:pPr>
      <w:ins w:id="1023" w:author="Matthew T. Munson" w:date="2021-04-25T16:42:00Z">
        <w:r>
          <w:t xml:space="preserve">        this.mRightMinion.incAnimationSpeed(2);</w:t>
        </w:r>
      </w:ins>
    </w:p>
    <w:p w14:paraId="6465E6C9" w14:textId="77777777" w:rsidR="00664728" w:rsidRDefault="00664728" w:rsidP="00664728">
      <w:pPr>
        <w:pStyle w:val="Code"/>
        <w:rPr>
          <w:ins w:id="1024" w:author="Matthew T. Munson" w:date="2021-04-25T16:42:00Z"/>
        </w:rPr>
      </w:pPr>
      <w:ins w:id="1025" w:author="Matthew T. Munson" w:date="2021-04-25T16:42:00Z">
        <w:r>
          <w:t xml:space="preserve">        this.mLeftMinion.incAnimationSpeed(2);</w:t>
        </w:r>
      </w:ins>
    </w:p>
    <w:p w14:paraId="3453910D" w14:textId="77777777" w:rsidR="00664728" w:rsidRDefault="00664728" w:rsidP="00664728">
      <w:pPr>
        <w:pStyle w:val="Code"/>
        <w:rPr>
          <w:ins w:id="1026" w:author="Matthew T. Munson" w:date="2021-04-25T16:42:00Z"/>
        </w:rPr>
      </w:pPr>
      <w:ins w:id="1027" w:author="Matthew T. Munson" w:date="2021-04-25T16:42:00Z">
        <w:r>
          <w:t xml:space="preserve">    }</w:t>
        </w:r>
      </w:ins>
    </w:p>
    <w:p w14:paraId="04F06602" w14:textId="77777777" w:rsidR="00664728" w:rsidRDefault="00664728" w:rsidP="00664728">
      <w:pPr>
        <w:pStyle w:val="Code"/>
        <w:rPr>
          <w:ins w:id="1028" w:author="Matthew T. Munson" w:date="2021-04-25T16:42:00Z"/>
        </w:rPr>
      </w:pPr>
    </w:p>
    <w:p w14:paraId="15861CBE" w14:textId="77777777" w:rsidR="00664728" w:rsidRDefault="00664728" w:rsidP="00664728">
      <w:pPr>
        <w:pStyle w:val="Code"/>
        <w:rPr>
          <w:ins w:id="1029" w:author="Matthew T. Munson" w:date="2021-04-25T16:42:00Z"/>
        </w:rPr>
      </w:pPr>
      <w:ins w:id="1030" w:author="Matthew T. Munson" w:date="2021-04-25T16:42:00Z">
        <w:r w:rsidRPr="006A27C6">
          <w:t xml:space="preserve">    </w:t>
        </w:r>
        <w:r>
          <w:t>// … Identical to previous code …</w:t>
        </w:r>
      </w:ins>
    </w:p>
    <w:p w14:paraId="55095979" w14:textId="77777777" w:rsidR="00664728" w:rsidRPr="006A27C6" w:rsidRDefault="00664728" w:rsidP="00664728">
      <w:pPr>
        <w:pStyle w:val="Code"/>
        <w:rPr>
          <w:ins w:id="1031" w:author="Matthew T. Munson" w:date="2021-04-25T16:42:00Z"/>
        </w:rPr>
      </w:pPr>
      <w:ins w:id="1032" w:author="Matthew T. Munson" w:date="2021-04-25T16:42:00Z">
        <w:r>
          <w:t>}</w:t>
        </w:r>
      </w:ins>
    </w:p>
    <w:p w14:paraId="62BA567D" w14:textId="77777777" w:rsidR="00664728" w:rsidRPr="006A27C6" w:rsidRDefault="00664728" w:rsidP="00664728">
      <w:pPr>
        <w:pStyle w:val="NumList"/>
        <w:numPr>
          <w:ilvl w:val="0"/>
          <w:numId w:val="0"/>
        </w:numPr>
        <w:ind w:left="936"/>
        <w:rPr>
          <w:ins w:id="1033" w:author="Matthew T. Munson" w:date="2021-04-25T16:42:00Z"/>
        </w:rPr>
      </w:pPr>
      <w:ins w:id="1034" w:author="Matthew T. Munson" w:date="2021-04-25T16:42:00Z">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ins>
    </w:p>
    <w:p w14:paraId="2194E9F4" w14:textId="77777777" w:rsidR="00664728" w:rsidRDefault="00664728" w:rsidP="00664728">
      <w:pPr>
        <w:pStyle w:val="Heading1"/>
        <w:rPr>
          <w:ins w:id="1035" w:author="Matthew T. Munson" w:date="2021-04-25T16:42:00Z"/>
        </w:rPr>
      </w:pPr>
      <w:ins w:id="1036" w:author="Matthew T. Munson" w:date="2021-04-25T16:42:00Z">
        <w:r>
          <w:t>Fonts and Drawing of Text</w:t>
        </w:r>
      </w:ins>
    </w:p>
    <w:p w14:paraId="68E008BC" w14:textId="77777777" w:rsidR="00664728" w:rsidRDefault="00664728" w:rsidP="00664728">
      <w:pPr>
        <w:pStyle w:val="BodyTextFirst"/>
        <w:rPr>
          <w:ins w:id="1037" w:author="Matthew T. Munson" w:date="2021-04-25T16:42:00Z"/>
        </w:rPr>
      </w:pPr>
      <w:ins w:id="1038" w:author="Matthew T. Munson" w:date="2021-04-25T16:42:00Z">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ins>
    </w:p>
    <w:p w14:paraId="75BBFEFE" w14:textId="77777777" w:rsidR="00664728" w:rsidRDefault="00664728" w:rsidP="00664728">
      <w:pPr>
        <w:pStyle w:val="Heading2"/>
        <w:rPr>
          <w:ins w:id="1039" w:author="Matthew T. Munson" w:date="2021-04-25T16:42:00Z"/>
        </w:rPr>
      </w:pPr>
      <w:ins w:id="1040" w:author="Matthew T. Munson" w:date="2021-04-25T16:42:00Z">
        <w:r>
          <w:t>Bitmap Fonts</w:t>
        </w:r>
      </w:ins>
    </w:p>
    <w:p w14:paraId="4832494A" w14:textId="77777777" w:rsidR="00664728" w:rsidRDefault="00664728" w:rsidP="00664728">
      <w:pPr>
        <w:pStyle w:val="BodyTextFirst"/>
        <w:rPr>
          <w:ins w:id="1041" w:author="Matthew T. Munson" w:date="2021-04-25T16:42:00Z"/>
        </w:rPr>
      </w:pPr>
      <w:ins w:id="1042" w:author="Matthew T. Munson" w:date="2021-04-25T16:42:00Z">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ins>
    </w:p>
    <w:p w14:paraId="4C326ED4" w14:textId="77777777" w:rsidR="00664728" w:rsidRDefault="00664728" w:rsidP="00664728">
      <w:pPr>
        <w:pStyle w:val="Figure"/>
        <w:rPr>
          <w:ins w:id="1043" w:author="Matthew T. Munson" w:date="2021-04-25T16:42:00Z"/>
        </w:rPr>
      </w:pPr>
      <w:ins w:id="1044" w:author="Matthew T. Munson" w:date="2021-04-25T16:42:00Z">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ins>
    </w:p>
    <w:p w14:paraId="45D297C7" w14:textId="77777777" w:rsidR="00664728" w:rsidRDefault="00664728" w:rsidP="00664728">
      <w:pPr>
        <w:pStyle w:val="FigureCaption"/>
        <w:rPr>
          <w:ins w:id="1045" w:author="Matthew T. Munson" w:date="2021-04-25T16:42:00Z"/>
        </w:rPr>
      </w:pPr>
      <w:ins w:id="1046" w:author="Matthew T. Munson" w:date="2021-04-25T16:42:00Z">
        <w:r>
          <w:t>Figure 5-14. An example bitmap font sprite image</w:t>
        </w:r>
      </w:ins>
    </w:p>
    <w:p w14:paraId="3B158230" w14:textId="77777777" w:rsidR="00664728" w:rsidRPr="00594EC8" w:rsidRDefault="00664728" w:rsidP="00664728">
      <w:pPr>
        <w:pStyle w:val="Figure"/>
        <w:rPr>
          <w:ins w:id="1047" w:author="Matthew T. Munson" w:date="2021-04-25T16:42:00Z"/>
        </w:rPr>
      </w:pPr>
      <w:ins w:id="1048" w:author="Matthew T. Munson" w:date="2021-04-25T16:42:00Z">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ins>
    </w:p>
    <w:p w14:paraId="43303D8F" w14:textId="77777777" w:rsidR="00664728" w:rsidRPr="00D640DD" w:rsidRDefault="00664728" w:rsidP="00664728">
      <w:pPr>
        <w:pStyle w:val="FigureCaption"/>
        <w:rPr>
          <w:ins w:id="1049" w:author="Matthew T. Munson" w:date="2021-04-25T16:42:00Z"/>
        </w:rPr>
      </w:pPr>
      <w:ins w:id="1050" w:author="Matthew T. Munson" w:date="2021-04-25T16:42:00Z">
        <w:r>
          <w:t>Figure 5-15. A snippet of the XML file with the decoding information for the bitmap font image shown in Figure 5-14</w:t>
        </w:r>
      </w:ins>
    </w:p>
    <w:p w14:paraId="2CB673C9" w14:textId="77777777" w:rsidR="00664728" w:rsidRDefault="00664728" w:rsidP="00664728">
      <w:pPr>
        <w:pStyle w:val="BodyTextFirst"/>
        <w:rPr>
          <w:ins w:id="1051" w:author="Matthew T. Munson" w:date="2021-04-25T16:42:00Z"/>
        </w:rPr>
      </w:pPr>
      <w:ins w:id="1052" w:author="Matthew T. Munson" w:date="2021-04-25T16:42:00Z">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ins>
    </w:p>
    <w:p w14:paraId="6E84C1E1" w14:textId="77777777" w:rsidR="00664728" w:rsidRPr="00967FFA" w:rsidRDefault="00664728" w:rsidP="00664728">
      <w:pPr>
        <w:pStyle w:val="NoteTipCaution"/>
        <w:rPr>
          <w:ins w:id="1053" w:author="Matthew T. Munson" w:date="2021-04-25T16:42:00Z"/>
        </w:rPr>
      </w:pPr>
      <w:ins w:id="1054" w:author="Matthew T. Munson" w:date="2021-04-25T16:42:00Z">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ins>
    </w:p>
    <w:p w14:paraId="760EC919" w14:textId="77777777" w:rsidR="00664728" w:rsidRDefault="00664728" w:rsidP="00664728">
      <w:pPr>
        <w:pStyle w:val="Heading2"/>
        <w:rPr>
          <w:ins w:id="1055" w:author="Matthew T. Munson" w:date="2021-04-25T16:42:00Z"/>
        </w:rPr>
      </w:pPr>
      <w:ins w:id="1056" w:author="Matthew T. Munson" w:date="2021-04-25T16:42:00Z">
        <w:r>
          <w:t>The Font Support Project</w:t>
        </w:r>
      </w:ins>
    </w:p>
    <w:p w14:paraId="3045C7BB" w14:textId="77777777" w:rsidR="00664728" w:rsidRPr="006A27C6" w:rsidRDefault="00664728" w:rsidP="00664728">
      <w:pPr>
        <w:pStyle w:val="BodyTextFirst"/>
        <w:rPr>
          <w:ins w:id="1057" w:author="Matthew T. Munson" w:date="2021-04-25T16:42:00Z"/>
        </w:rPr>
      </w:pPr>
      <w:ins w:id="1058" w:author="Matthew T. Munson" w:date="2021-04-25T16:42:00Z">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ins>
    </w:p>
    <w:p w14:paraId="000C3052" w14:textId="77777777" w:rsidR="00664728" w:rsidRDefault="00664728" w:rsidP="00664728">
      <w:pPr>
        <w:pStyle w:val="Figure"/>
        <w:rPr>
          <w:ins w:id="1059" w:author="Matthew T. Munson" w:date="2021-04-25T16:42:00Z"/>
        </w:rPr>
      </w:pPr>
      <w:commentRangeStart w:id="1060"/>
      <w:commentRangeStart w:id="1061"/>
      <w:ins w:id="1062" w:author="Matthew T. Munson" w:date="2021-04-25T16:42:00Z">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commentRangeEnd w:id="1060"/>
        <w:r>
          <w:rPr>
            <w:rStyle w:val="CommentReference"/>
            <w:rFonts w:asciiTheme="minorHAnsi" w:eastAsiaTheme="minorHAnsi" w:hAnsiTheme="minorHAnsi" w:cstheme="minorBidi"/>
          </w:rPr>
          <w:commentReference w:id="1060"/>
        </w:r>
        <w:commentRangeEnd w:id="1061"/>
        <w:r>
          <w:rPr>
            <w:rStyle w:val="CommentReference"/>
            <w:rFonts w:asciiTheme="minorHAnsi" w:eastAsiaTheme="minorHAnsi" w:hAnsiTheme="minorHAnsi" w:cstheme="minorBidi"/>
          </w:rPr>
          <w:commentReference w:id="1061"/>
        </w:r>
      </w:ins>
    </w:p>
    <w:p w14:paraId="6EA67607" w14:textId="77777777" w:rsidR="00664728" w:rsidRDefault="00664728" w:rsidP="00664728">
      <w:pPr>
        <w:pStyle w:val="FigureCaption"/>
        <w:rPr>
          <w:ins w:id="1063" w:author="Matthew T. Munson" w:date="2021-04-25T16:42:00Z"/>
        </w:rPr>
      </w:pPr>
      <w:ins w:id="1064" w:author="Matthew T. Munson" w:date="2021-04-25T16:42:00Z">
        <w:r w:rsidRPr="004C36E3">
          <w:t xml:space="preserve">Figure </w:t>
        </w:r>
        <w:r>
          <w:t>5-16.</w:t>
        </w:r>
        <w:r w:rsidRPr="004C36E3">
          <w:t xml:space="preserve"> Runn</w:t>
        </w:r>
        <w:r>
          <w:t>ing the Font Support project</w:t>
        </w:r>
      </w:ins>
    </w:p>
    <w:p w14:paraId="030AEC40" w14:textId="77777777" w:rsidR="00664728" w:rsidRDefault="00664728" w:rsidP="00664728">
      <w:pPr>
        <w:pStyle w:val="BodyTextFirst"/>
        <w:rPr>
          <w:ins w:id="1065" w:author="Matthew T. Munson" w:date="2021-04-25T16:42:00Z"/>
        </w:rPr>
      </w:pPr>
      <w:ins w:id="1066" w:author="Matthew T. Munson" w:date="2021-04-25T16:42:00Z">
        <w:r>
          <w:t>The controls of the project are as follows:</w:t>
        </w:r>
      </w:ins>
    </w:p>
    <w:p w14:paraId="5515FE2F" w14:textId="77777777" w:rsidR="00664728" w:rsidRDefault="00664728" w:rsidP="00664728">
      <w:pPr>
        <w:pStyle w:val="Bullet"/>
        <w:rPr>
          <w:ins w:id="1067" w:author="Matthew T. Munson" w:date="2021-04-25T16:42:00Z"/>
        </w:rPr>
      </w:pPr>
      <w:ins w:id="1068" w:author="Matthew T. Munson" w:date="2021-04-25T16:42:00Z">
        <w:r w:rsidRPr="00CD6916">
          <w:t>Number keys 0, 1, 2, and 3:</w:t>
        </w:r>
        <w:r w:rsidRPr="00F67992">
          <w:t xml:space="preserve"> Selects</w:t>
        </w:r>
        <w:r>
          <w:t xml:space="preserve"> the Consolas, 16, 24, 32, or 72 fonts, respectively, for size </w:t>
        </w:r>
        <w:r w:rsidRPr="000635BF">
          <w:t>modification</w:t>
        </w:r>
      </w:ins>
    </w:p>
    <w:p w14:paraId="47C52DFD" w14:textId="77777777" w:rsidR="00664728" w:rsidRDefault="00664728" w:rsidP="00664728">
      <w:pPr>
        <w:pStyle w:val="Bullet"/>
        <w:rPr>
          <w:ins w:id="1069" w:author="Matthew T. Munson" w:date="2021-04-25T16:42:00Z"/>
        </w:rPr>
      </w:pPr>
      <w:ins w:id="1070" w:author="Matthew T. Munson" w:date="2021-04-25T16:42:00Z">
        <w:r w:rsidRPr="00CD6916">
          <w:t>Up/down key while holding down X/Y key:</w:t>
        </w:r>
        <w:r w:rsidRPr="00F67992">
          <w:t xml:space="preserve"> Increases or decreases (arrow keys) the width (X key) or the height</w:t>
        </w:r>
        <w:r>
          <w:t xml:space="preserve"> (Y key) of the selected font</w:t>
        </w:r>
      </w:ins>
    </w:p>
    <w:p w14:paraId="72821661" w14:textId="77777777" w:rsidR="00664728" w:rsidRPr="006A27C6" w:rsidRDefault="00664728" w:rsidP="00664728">
      <w:pPr>
        <w:pStyle w:val="Bullet"/>
        <w:rPr>
          <w:ins w:id="1071" w:author="Matthew T. Munson" w:date="2021-04-25T16:42:00Z"/>
        </w:rPr>
      </w:pPr>
      <w:ins w:id="1072" w:author="Matthew T. Munson" w:date="2021-04-25T16:42:00Z">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ins>
    </w:p>
    <w:p w14:paraId="03A16E6B" w14:textId="77777777" w:rsidR="00664728" w:rsidRDefault="00664728" w:rsidP="00664728">
      <w:pPr>
        <w:pStyle w:val="BodyTextFirst"/>
        <w:rPr>
          <w:ins w:id="1073" w:author="Matthew T. Munson" w:date="2021-04-25T16:42:00Z"/>
        </w:rPr>
      </w:pPr>
      <w:ins w:id="1074" w:author="Matthew T. Munson" w:date="2021-04-25T16:42:00Z">
        <w:r w:rsidRPr="00E67471">
          <w:t>The goals of the project are as follows</w:t>
        </w:r>
        <w:r>
          <w:t>:</w:t>
        </w:r>
      </w:ins>
    </w:p>
    <w:p w14:paraId="6315B6FE" w14:textId="77777777" w:rsidR="00664728" w:rsidRPr="000635BF" w:rsidRDefault="00664728" w:rsidP="00664728">
      <w:pPr>
        <w:pStyle w:val="Bullet"/>
        <w:rPr>
          <w:ins w:id="1075" w:author="Matthew T. Munson" w:date="2021-04-25T16:42:00Z"/>
        </w:rPr>
      </w:pPr>
      <w:ins w:id="1076" w:author="Matthew T. Munson" w:date="2021-04-25T16:42:00Z">
        <w:r w:rsidRPr="000635BF">
          <w:t xml:space="preserve">To understand bitmap fonts </w:t>
        </w:r>
      </w:ins>
    </w:p>
    <w:p w14:paraId="531A09FC" w14:textId="77777777" w:rsidR="00664728" w:rsidRPr="000635BF" w:rsidRDefault="00664728" w:rsidP="00664728">
      <w:pPr>
        <w:pStyle w:val="Bullet"/>
        <w:rPr>
          <w:ins w:id="1077" w:author="Matthew T. Munson" w:date="2021-04-25T16:42:00Z"/>
        </w:rPr>
      </w:pPr>
      <w:ins w:id="1078" w:author="Matthew T. Munson" w:date="2021-04-25T16:42:00Z">
        <w:r w:rsidRPr="000635BF">
          <w:t xml:space="preserve">To gain a basic understanding of drawing text strings in a game </w:t>
        </w:r>
      </w:ins>
    </w:p>
    <w:p w14:paraId="28FDEEFA" w14:textId="77777777" w:rsidR="00664728" w:rsidRPr="000635BF" w:rsidRDefault="00664728" w:rsidP="00664728">
      <w:pPr>
        <w:pStyle w:val="Bullet"/>
        <w:rPr>
          <w:ins w:id="1079" w:author="Matthew T. Munson" w:date="2021-04-25T16:42:00Z"/>
        </w:rPr>
      </w:pPr>
      <w:ins w:id="1080" w:author="Matthew T. Munson" w:date="2021-04-25T16:42:00Z">
        <w:r w:rsidRPr="000635BF">
          <w:lastRenderedPageBreak/>
          <w:t>To implement text drawing support in your game engine</w:t>
        </w:r>
      </w:ins>
    </w:p>
    <w:p w14:paraId="30C5ABE9" w14:textId="77777777" w:rsidR="00664728" w:rsidRDefault="00664728" w:rsidP="00664728">
      <w:pPr>
        <w:pStyle w:val="BodyTextFirst"/>
        <w:rPr>
          <w:ins w:id="1081" w:author="Matthew T. Munson" w:date="2021-04-25T16:42:00Z"/>
        </w:rPr>
      </w:pPr>
      <w:ins w:id="1082" w:author="Matthew T. Munson" w:date="2021-04-25T16:42:00Z">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ins>
    </w:p>
    <w:p w14:paraId="2A60E13D" w14:textId="77777777" w:rsidR="00664728" w:rsidRDefault="00664728" w:rsidP="00664728">
      <w:pPr>
        <w:pStyle w:val="BodyTextCont"/>
        <w:rPr>
          <w:ins w:id="1083" w:author="Matthew T. Munson" w:date="2021-04-25T16:42:00Z"/>
        </w:rPr>
      </w:pPr>
      <w:ins w:id="1084" w:author="Matthew T. Munson" w:date="2021-04-25T16:42:00Z">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ins>
    </w:p>
    <w:p w14:paraId="61ADA199" w14:textId="77777777" w:rsidR="00664728" w:rsidRDefault="00664728" w:rsidP="00664728">
      <w:pPr>
        <w:pStyle w:val="NoteTipCaution"/>
        <w:rPr>
          <w:ins w:id="1085" w:author="Matthew T. Munson" w:date="2021-04-25T16:42:00Z"/>
        </w:rPr>
      </w:pPr>
      <w:ins w:id="1086" w:author="Matthew T. Munson" w:date="2021-04-25T16:42:00Z">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ins>
    </w:p>
    <w:p w14:paraId="5D1D4C83" w14:textId="77777777" w:rsidR="00664728" w:rsidRPr="007D345D" w:rsidRDefault="00664728" w:rsidP="00664728">
      <w:pPr>
        <w:pStyle w:val="Heading3"/>
        <w:rPr>
          <w:ins w:id="1087" w:author="Matthew T. Munson" w:date="2021-04-25T16:42:00Z"/>
        </w:rPr>
      </w:pPr>
      <w:ins w:id="1088" w:author="Matthew T. Munson" w:date="2021-04-25T16:42:00Z">
        <w:r>
          <w:t>Loading and Storing Fonts in the Engine</w:t>
        </w:r>
      </w:ins>
    </w:p>
    <w:p w14:paraId="480D26F0" w14:textId="77777777" w:rsidR="00664728" w:rsidRDefault="00664728" w:rsidP="00664728">
      <w:pPr>
        <w:pStyle w:val="BodyTextFirst"/>
        <w:rPr>
          <w:ins w:id="1089" w:author="Matthew T. Munson" w:date="2021-04-25T16:42:00Z"/>
        </w:rPr>
      </w:pPr>
      <w:ins w:id="1090" w:author="Matthew T. Munson" w:date="2021-04-25T16:42:00Z">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ins>
    </w:p>
    <w:p w14:paraId="3B9BADDD" w14:textId="77777777" w:rsidR="00664728" w:rsidRPr="007D345D" w:rsidRDefault="00664728" w:rsidP="00664728">
      <w:pPr>
        <w:pStyle w:val="NumList"/>
        <w:numPr>
          <w:ilvl w:val="0"/>
          <w:numId w:val="14"/>
        </w:numPr>
        <w:rPr>
          <w:ins w:id="1091" w:author="Matthew T. Munson" w:date="2021-04-25T16:42:00Z"/>
        </w:rPr>
      </w:pPr>
      <w:ins w:id="1092" w:author="Matthew T. Munson" w:date="2021-04-25T16:42:00Z">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ins>
    </w:p>
    <w:p w14:paraId="5E69C79B" w14:textId="77777777" w:rsidR="00664728" w:rsidRDefault="00664728" w:rsidP="00664728">
      <w:pPr>
        <w:pStyle w:val="NumList"/>
        <w:numPr>
          <w:ilvl w:val="0"/>
          <w:numId w:val="14"/>
        </w:numPr>
        <w:rPr>
          <w:ins w:id="1093" w:author="Matthew T. Munson" w:date="2021-04-25T16:42:00Z"/>
        </w:rPr>
      </w:pPr>
      <w:ins w:id="1094" w:author="Matthew T. Munson" w:date="2021-04-25T16:42:00Z">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ins>
    </w:p>
    <w:p w14:paraId="1B1B7AB9" w14:textId="77777777" w:rsidR="00664728" w:rsidRDefault="00664728" w:rsidP="00664728">
      <w:pPr>
        <w:pStyle w:val="Code"/>
        <w:rPr>
          <w:ins w:id="1095" w:author="Matthew T. Munson" w:date="2021-04-25T16:42:00Z"/>
        </w:rPr>
      </w:pPr>
      <w:ins w:id="1096" w:author="Matthew T. Munson" w:date="2021-04-25T16:42:00Z">
        <w:r>
          <w:t>import * as xml from "./xml.js";</w:t>
        </w:r>
      </w:ins>
    </w:p>
    <w:p w14:paraId="083FD6E3" w14:textId="77777777" w:rsidR="00664728" w:rsidRDefault="00664728" w:rsidP="00664728">
      <w:pPr>
        <w:pStyle w:val="Code"/>
        <w:rPr>
          <w:ins w:id="1097" w:author="Matthew T. Munson" w:date="2021-04-25T16:42:00Z"/>
        </w:rPr>
      </w:pPr>
      <w:ins w:id="1098" w:author="Matthew T. Munson" w:date="2021-04-25T16:42:00Z">
        <w:r>
          <w:t>import * as texture from "./texture.js";</w:t>
        </w:r>
      </w:ins>
    </w:p>
    <w:p w14:paraId="1423877A" w14:textId="77777777" w:rsidR="00664728" w:rsidRDefault="00664728" w:rsidP="00664728">
      <w:pPr>
        <w:pStyle w:val="Code"/>
        <w:rPr>
          <w:ins w:id="1099" w:author="Matthew T. Munson" w:date="2021-04-25T16:42:00Z"/>
        </w:rPr>
      </w:pPr>
    </w:p>
    <w:p w14:paraId="321111F6" w14:textId="77777777" w:rsidR="00664728" w:rsidRDefault="00664728" w:rsidP="00664728">
      <w:pPr>
        <w:pStyle w:val="Code"/>
        <w:rPr>
          <w:ins w:id="1100" w:author="Matthew T. Munson" w:date="2021-04-25T16:42:00Z"/>
        </w:rPr>
      </w:pPr>
      <w:ins w:id="1101" w:author="Matthew T. Munson" w:date="2021-04-25T16:42:00Z">
        <w:r>
          <w:lastRenderedPageBreak/>
          <w:t>let kDescExt = ".fnt";   // extension for the bitmap font description</w:t>
        </w:r>
      </w:ins>
    </w:p>
    <w:p w14:paraId="53EADE83" w14:textId="77777777" w:rsidR="00664728" w:rsidRDefault="00664728" w:rsidP="00664728">
      <w:pPr>
        <w:pStyle w:val="Code"/>
        <w:rPr>
          <w:ins w:id="1102" w:author="Matthew T. Munson" w:date="2021-04-25T16:42:00Z"/>
        </w:rPr>
      </w:pPr>
      <w:ins w:id="1103" w:author="Matthew T. Munson" w:date="2021-04-25T16:42:00Z">
        <w:r>
          <w:t>let kImageExt = ".png";  // extension for the bitmap font image</w:t>
        </w:r>
      </w:ins>
    </w:p>
    <w:p w14:paraId="746720C0" w14:textId="77777777" w:rsidR="00664728" w:rsidRPr="007D345D" w:rsidRDefault="00664728" w:rsidP="00664728">
      <w:pPr>
        <w:pStyle w:val="NumList"/>
        <w:numPr>
          <w:ilvl w:val="0"/>
          <w:numId w:val="11"/>
        </w:numPr>
        <w:rPr>
          <w:ins w:id="1104" w:author="Matthew T. Munson" w:date="2021-04-25T16:42:00Z"/>
        </w:rPr>
      </w:pPr>
      <w:ins w:id="1105" w:author="Matthew T. Munson" w:date="2021-04-25T16:42:00Z">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ins>
    </w:p>
    <w:p w14:paraId="33606BCC" w14:textId="77777777" w:rsidR="00664728" w:rsidRDefault="00664728" w:rsidP="00664728">
      <w:pPr>
        <w:pStyle w:val="Code"/>
        <w:rPr>
          <w:ins w:id="1106" w:author="Matthew T. Munson" w:date="2021-04-25T16:42:00Z"/>
        </w:rPr>
      </w:pPr>
      <w:ins w:id="1107" w:author="Matthew T. Munson" w:date="2021-04-25T16:42:00Z">
        <w:r>
          <w:t>class CharacterInfo {</w:t>
        </w:r>
      </w:ins>
    </w:p>
    <w:p w14:paraId="1514494E" w14:textId="77777777" w:rsidR="00664728" w:rsidRDefault="00664728" w:rsidP="00664728">
      <w:pPr>
        <w:pStyle w:val="Code"/>
        <w:rPr>
          <w:ins w:id="1108" w:author="Matthew T. Munson" w:date="2021-04-25T16:42:00Z"/>
        </w:rPr>
      </w:pPr>
      <w:ins w:id="1109" w:author="Matthew T. Munson" w:date="2021-04-25T16:42:00Z">
        <w:r>
          <w:t xml:space="preserve">    constructor() {</w:t>
        </w:r>
      </w:ins>
    </w:p>
    <w:p w14:paraId="464CE0CB" w14:textId="77777777" w:rsidR="00664728" w:rsidRDefault="00664728" w:rsidP="00664728">
      <w:pPr>
        <w:pStyle w:val="Code"/>
        <w:rPr>
          <w:ins w:id="1110" w:author="Matthew T. Munson" w:date="2021-04-25T16:42:00Z"/>
        </w:rPr>
      </w:pPr>
      <w:ins w:id="1111" w:author="Matthew T. Munson" w:date="2021-04-25T16:42:00Z">
        <w:r>
          <w:t xml:space="preserve">        // in texture coordinate (0 to 1) maps to the entire image</w:t>
        </w:r>
      </w:ins>
    </w:p>
    <w:p w14:paraId="0E58B313" w14:textId="77777777" w:rsidR="00664728" w:rsidRDefault="00664728" w:rsidP="00664728">
      <w:pPr>
        <w:pStyle w:val="Code"/>
        <w:rPr>
          <w:ins w:id="1112" w:author="Matthew T. Munson" w:date="2021-04-25T16:42:00Z"/>
        </w:rPr>
      </w:pPr>
      <w:ins w:id="1113" w:author="Matthew T. Munson" w:date="2021-04-25T16:42:00Z">
        <w:r>
          <w:t xml:space="preserve">        this.mTexCoordLeft = 0;</w:t>
        </w:r>
      </w:ins>
    </w:p>
    <w:p w14:paraId="7BDAA5E2" w14:textId="77777777" w:rsidR="00664728" w:rsidRDefault="00664728" w:rsidP="00664728">
      <w:pPr>
        <w:pStyle w:val="Code"/>
        <w:rPr>
          <w:ins w:id="1114" w:author="Matthew T. Munson" w:date="2021-04-25T16:42:00Z"/>
        </w:rPr>
      </w:pPr>
      <w:ins w:id="1115" w:author="Matthew T. Munson" w:date="2021-04-25T16:42:00Z">
        <w:r>
          <w:t xml:space="preserve">        this.mTexCoordRight = 1;</w:t>
        </w:r>
      </w:ins>
    </w:p>
    <w:p w14:paraId="0E1AC1F8" w14:textId="77777777" w:rsidR="00664728" w:rsidRDefault="00664728" w:rsidP="00664728">
      <w:pPr>
        <w:pStyle w:val="Code"/>
        <w:rPr>
          <w:ins w:id="1116" w:author="Matthew T. Munson" w:date="2021-04-25T16:42:00Z"/>
        </w:rPr>
      </w:pPr>
      <w:ins w:id="1117" w:author="Matthew T. Munson" w:date="2021-04-25T16:42:00Z">
        <w:r>
          <w:t xml:space="preserve">        this.mTexCoordBottom = 0;</w:t>
        </w:r>
      </w:ins>
    </w:p>
    <w:p w14:paraId="33900C1B" w14:textId="77777777" w:rsidR="00664728" w:rsidRDefault="00664728" w:rsidP="00664728">
      <w:pPr>
        <w:pStyle w:val="Code"/>
        <w:rPr>
          <w:ins w:id="1118" w:author="Matthew T. Munson" w:date="2021-04-25T16:42:00Z"/>
        </w:rPr>
      </w:pPr>
      <w:ins w:id="1119" w:author="Matthew T. Munson" w:date="2021-04-25T16:42:00Z">
        <w:r>
          <w:t xml:space="preserve">        this.mTexCoordTop = 0;</w:t>
        </w:r>
      </w:ins>
    </w:p>
    <w:p w14:paraId="382D2673" w14:textId="77777777" w:rsidR="00664728" w:rsidRDefault="00664728" w:rsidP="00664728">
      <w:pPr>
        <w:pStyle w:val="Code"/>
        <w:rPr>
          <w:ins w:id="1120" w:author="Matthew T. Munson" w:date="2021-04-25T16:42:00Z"/>
        </w:rPr>
      </w:pPr>
    </w:p>
    <w:p w14:paraId="3728DDEC" w14:textId="77777777" w:rsidR="00664728" w:rsidRDefault="00664728" w:rsidP="00664728">
      <w:pPr>
        <w:pStyle w:val="Code"/>
        <w:rPr>
          <w:ins w:id="1121" w:author="Matthew T. Munson" w:date="2021-04-25T16:42:00Z"/>
        </w:rPr>
      </w:pPr>
      <w:ins w:id="1122" w:author="Matthew T. Munson" w:date="2021-04-25T16:42:00Z">
        <w:r>
          <w:t xml:space="preserve">        // reference to nominal character size, 1 is "standard width/height" of a char</w:t>
        </w:r>
      </w:ins>
    </w:p>
    <w:p w14:paraId="35D67FE6" w14:textId="77777777" w:rsidR="00664728" w:rsidRDefault="00664728" w:rsidP="00664728">
      <w:pPr>
        <w:pStyle w:val="Code"/>
        <w:rPr>
          <w:ins w:id="1123" w:author="Matthew T. Munson" w:date="2021-04-25T16:42:00Z"/>
        </w:rPr>
      </w:pPr>
      <w:ins w:id="1124" w:author="Matthew T. Munson" w:date="2021-04-25T16:42:00Z">
        <w:r>
          <w:t xml:space="preserve">        this.mCharWidth = 1;</w:t>
        </w:r>
      </w:ins>
    </w:p>
    <w:p w14:paraId="00F57A3E" w14:textId="77777777" w:rsidR="00664728" w:rsidRDefault="00664728" w:rsidP="00664728">
      <w:pPr>
        <w:pStyle w:val="Code"/>
        <w:rPr>
          <w:ins w:id="1125" w:author="Matthew T. Munson" w:date="2021-04-25T16:42:00Z"/>
        </w:rPr>
      </w:pPr>
      <w:ins w:id="1126" w:author="Matthew T. Munson" w:date="2021-04-25T16:42:00Z">
        <w:r>
          <w:t xml:space="preserve">        this.mCharHeight = 1;</w:t>
        </w:r>
      </w:ins>
    </w:p>
    <w:p w14:paraId="645F4E46" w14:textId="77777777" w:rsidR="00664728" w:rsidRDefault="00664728" w:rsidP="00664728">
      <w:pPr>
        <w:pStyle w:val="Code"/>
        <w:rPr>
          <w:ins w:id="1127" w:author="Matthew T. Munson" w:date="2021-04-25T16:42:00Z"/>
        </w:rPr>
      </w:pPr>
      <w:ins w:id="1128" w:author="Matthew T. Munson" w:date="2021-04-25T16:42:00Z">
        <w:r>
          <w:t xml:space="preserve">        this.mCharWidthOffset = 0;</w:t>
        </w:r>
      </w:ins>
    </w:p>
    <w:p w14:paraId="374AC4A6" w14:textId="77777777" w:rsidR="00664728" w:rsidRDefault="00664728" w:rsidP="00664728">
      <w:pPr>
        <w:pStyle w:val="Code"/>
        <w:rPr>
          <w:ins w:id="1129" w:author="Matthew T. Munson" w:date="2021-04-25T16:42:00Z"/>
        </w:rPr>
      </w:pPr>
      <w:ins w:id="1130" w:author="Matthew T. Munson" w:date="2021-04-25T16:42:00Z">
        <w:r>
          <w:t xml:space="preserve">        this.mCharHeightOffset = 0;</w:t>
        </w:r>
      </w:ins>
    </w:p>
    <w:p w14:paraId="4A66E4DA" w14:textId="77777777" w:rsidR="00664728" w:rsidRDefault="00664728" w:rsidP="00664728">
      <w:pPr>
        <w:pStyle w:val="Code"/>
        <w:rPr>
          <w:ins w:id="1131" w:author="Matthew T. Munson" w:date="2021-04-25T16:42:00Z"/>
        </w:rPr>
      </w:pPr>
    </w:p>
    <w:p w14:paraId="68666326" w14:textId="77777777" w:rsidR="00664728" w:rsidRDefault="00664728" w:rsidP="00664728">
      <w:pPr>
        <w:pStyle w:val="Code"/>
        <w:rPr>
          <w:ins w:id="1132" w:author="Matthew T. Munson" w:date="2021-04-25T16:42:00Z"/>
        </w:rPr>
      </w:pPr>
      <w:ins w:id="1133" w:author="Matthew T. Munson" w:date="2021-04-25T16:42:00Z">
        <w:r>
          <w:t xml:space="preserve">        // reference of char width/height ratio</w:t>
        </w:r>
      </w:ins>
    </w:p>
    <w:p w14:paraId="3AF68E7C" w14:textId="77777777" w:rsidR="00664728" w:rsidRDefault="00664728" w:rsidP="00664728">
      <w:pPr>
        <w:pStyle w:val="Code"/>
        <w:rPr>
          <w:ins w:id="1134" w:author="Matthew T. Munson" w:date="2021-04-25T16:42:00Z"/>
        </w:rPr>
      </w:pPr>
      <w:ins w:id="1135" w:author="Matthew T. Munson" w:date="2021-04-25T16:42:00Z">
        <w:r>
          <w:t xml:space="preserve">        this.mCharAspectRatio = 1;</w:t>
        </w:r>
      </w:ins>
    </w:p>
    <w:p w14:paraId="1FC4F12F" w14:textId="77777777" w:rsidR="00664728" w:rsidRDefault="00664728" w:rsidP="00664728">
      <w:pPr>
        <w:pStyle w:val="Code"/>
        <w:rPr>
          <w:ins w:id="1136" w:author="Matthew T. Munson" w:date="2021-04-25T16:42:00Z"/>
        </w:rPr>
      </w:pPr>
      <w:ins w:id="1137" w:author="Matthew T. Munson" w:date="2021-04-25T16:42:00Z">
        <w:r>
          <w:t xml:space="preserve">    }</w:t>
        </w:r>
      </w:ins>
    </w:p>
    <w:p w14:paraId="61654C26" w14:textId="77777777" w:rsidR="00664728" w:rsidRPr="007D345D" w:rsidRDefault="00664728" w:rsidP="00664728">
      <w:pPr>
        <w:pStyle w:val="Code"/>
        <w:rPr>
          <w:ins w:id="1138" w:author="Matthew T. Munson" w:date="2021-04-25T16:42:00Z"/>
        </w:rPr>
      </w:pPr>
      <w:ins w:id="1139" w:author="Matthew T. Munson" w:date="2021-04-25T16:42:00Z">
        <w:r>
          <w:t>}</w:t>
        </w:r>
      </w:ins>
    </w:p>
    <w:p w14:paraId="062730DD" w14:textId="77777777" w:rsidR="00664728" w:rsidRPr="009B4CCD" w:rsidRDefault="00664728" w:rsidP="00664728">
      <w:pPr>
        <w:pStyle w:val="NumList"/>
        <w:numPr>
          <w:ilvl w:val="0"/>
          <w:numId w:val="11"/>
        </w:numPr>
        <w:rPr>
          <w:ins w:id="1140" w:author="Matthew T. Munson" w:date="2021-04-25T16:42:00Z"/>
        </w:rPr>
      </w:pPr>
      <w:ins w:id="1141" w:author="Matthew T. Munson" w:date="2021-04-25T16:42:00Z">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ins>
    </w:p>
    <w:p w14:paraId="288A46B5" w14:textId="77777777" w:rsidR="00664728" w:rsidRDefault="00664728" w:rsidP="00664728">
      <w:pPr>
        <w:pStyle w:val="Code"/>
        <w:rPr>
          <w:ins w:id="1142" w:author="Matthew T. Munson" w:date="2021-04-25T16:42:00Z"/>
        </w:rPr>
      </w:pPr>
      <w:ins w:id="1143" w:author="Matthew T. Munson" w:date="2021-04-25T16:42:00Z">
        <w:r>
          <w:t>function descName(fontName) { return fontName+kDescExt;}</w:t>
        </w:r>
      </w:ins>
    </w:p>
    <w:p w14:paraId="5BC75EFA" w14:textId="77777777" w:rsidR="00664728" w:rsidRDefault="00664728" w:rsidP="00664728">
      <w:pPr>
        <w:pStyle w:val="Code"/>
        <w:rPr>
          <w:ins w:id="1144" w:author="Matthew T. Munson" w:date="2021-04-25T16:42:00Z"/>
        </w:rPr>
      </w:pPr>
      <w:ins w:id="1145" w:author="Matthew T. Munson" w:date="2021-04-25T16:42:00Z">
        <w:r>
          <w:t>function imageName(fontName) { return fontName+kImageExt;}</w:t>
        </w:r>
      </w:ins>
    </w:p>
    <w:p w14:paraId="0A9372C4" w14:textId="77777777" w:rsidR="00664728" w:rsidRPr="007D345D" w:rsidRDefault="00664728" w:rsidP="00664728">
      <w:pPr>
        <w:pStyle w:val="NumList"/>
        <w:numPr>
          <w:ilvl w:val="0"/>
          <w:numId w:val="11"/>
        </w:numPr>
        <w:rPr>
          <w:ins w:id="1146" w:author="Matthew T. Munson" w:date="2021-04-25T16:42:00Z"/>
        </w:rPr>
      </w:pPr>
      <w:ins w:id="1147" w:author="Matthew T. Munson" w:date="2021-04-25T16:42:00Z">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ins>
    </w:p>
    <w:p w14:paraId="55A689CA" w14:textId="77777777" w:rsidR="00664728" w:rsidRDefault="00664728" w:rsidP="00664728">
      <w:pPr>
        <w:pStyle w:val="Code"/>
        <w:rPr>
          <w:ins w:id="1148" w:author="Matthew T. Munson" w:date="2021-04-25T16:42:00Z"/>
        </w:rPr>
      </w:pPr>
      <w:ins w:id="1149" w:author="Matthew T. Munson" w:date="2021-04-25T16:42:00Z">
        <w:r>
          <w:t>function load(fontName) {</w:t>
        </w:r>
      </w:ins>
    </w:p>
    <w:p w14:paraId="7100FA40" w14:textId="77777777" w:rsidR="00664728" w:rsidRDefault="00664728" w:rsidP="00664728">
      <w:pPr>
        <w:pStyle w:val="Code"/>
        <w:rPr>
          <w:ins w:id="1150" w:author="Matthew T. Munson" w:date="2021-04-25T16:42:00Z"/>
        </w:rPr>
      </w:pPr>
      <w:ins w:id="1151" w:author="Matthew T. Munson" w:date="2021-04-25T16:42:00Z">
        <w:r>
          <w:t xml:space="preserve">    xml.load(descName(fontName));</w:t>
        </w:r>
      </w:ins>
    </w:p>
    <w:p w14:paraId="4D8D4A5B" w14:textId="77777777" w:rsidR="00664728" w:rsidRDefault="00664728" w:rsidP="00664728">
      <w:pPr>
        <w:pStyle w:val="Code"/>
        <w:rPr>
          <w:ins w:id="1152" w:author="Matthew T. Munson" w:date="2021-04-25T16:42:00Z"/>
        </w:rPr>
      </w:pPr>
      <w:ins w:id="1153" w:author="Matthew T. Munson" w:date="2021-04-25T16:42:00Z">
        <w:r>
          <w:t xml:space="preserve">    texture.load(imageName(fontName));</w:t>
        </w:r>
      </w:ins>
    </w:p>
    <w:p w14:paraId="406A6E7C" w14:textId="77777777" w:rsidR="00664728" w:rsidRDefault="00664728" w:rsidP="00664728">
      <w:pPr>
        <w:pStyle w:val="Code"/>
        <w:rPr>
          <w:ins w:id="1154" w:author="Matthew T. Munson" w:date="2021-04-25T16:42:00Z"/>
        </w:rPr>
      </w:pPr>
      <w:ins w:id="1155" w:author="Matthew T. Munson" w:date="2021-04-25T16:42:00Z">
        <w:r>
          <w:t xml:space="preserve">    </w:t>
        </w:r>
        <w:commentRangeStart w:id="1156"/>
        <w:r>
          <w:t>return null;</w:t>
        </w:r>
        <w:commentRangeEnd w:id="1156"/>
        <w:r>
          <w:rPr>
            <w:rStyle w:val="CommentReference"/>
            <w:rFonts w:asciiTheme="minorHAnsi" w:hAnsiTheme="minorHAnsi"/>
            <w:noProof w:val="0"/>
          </w:rPr>
          <w:commentReference w:id="1156"/>
        </w:r>
      </w:ins>
    </w:p>
    <w:p w14:paraId="4E1D5454" w14:textId="77777777" w:rsidR="00664728" w:rsidRPr="007D345D" w:rsidRDefault="00664728" w:rsidP="00664728">
      <w:pPr>
        <w:pStyle w:val="Code"/>
        <w:rPr>
          <w:ins w:id="1157" w:author="Matthew T. Munson" w:date="2021-04-25T16:42:00Z"/>
        </w:rPr>
      </w:pPr>
      <w:ins w:id="1158" w:author="Matthew T. Munson" w:date="2021-04-25T16:42:00Z">
        <w:r>
          <w:lastRenderedPageBreak/>
          <w:t>}</w:t>
        </w:r>
        <w:r>
          <w:br/>
        </w:r>
      </w:ins>
    </w:p>
    <w:p w14:paraId="5638E6B7" w14:textId="77777777" w:rsidR="00664728" w:rsidRDefault="00664728" w:rsidP="00664728">
      <w:pPr>
        <w:pStyle w:val="Code"/>
        <w:rPr>
          <w:ins w:id="1159" w:author="Matthew T. Munson" w:date="2021-04-25T16:42:00Z"/>
        </w:rPr>
      </w:pPr>
      <w:ins w:id="1160" w:author="Matthew T. Munson" w:date="2021-04-25T16:42:00Z">
        <w:r>
          <w:t>function unload(fontName) {</w:t>
        </w:r>
      </w:ins>
    </w:p>
    <w:p w14:paraId="5FF7F044" w14:textId="77777777" w:rsidR="00664728" w:rsidRDefault="00664728" w:rsidP="00664728">
      <w:pPr>
        <w:pStyle w:val="Code"/>
        <w:rPr>
          <w:ins w:id="1161" w:author="Matthew T. Munson" w:date="2021-04-25T16:42:00Z"/>
        </w:rPr>
      </w:pPr>
      <w:ins w:id="1162" w:author="Matthew T. Munson" w:date="2021-04-25T16:42:00Z">
        <w:r>
          <w:t xml:space="preserve">    xml.unload(descName(fontName));</w:t>
        </w:r>
      </w:ins>
    </w:p>
    <w:p w14:paraId="45C94F39" w14:textId="77777777" w:rsidR="00664728" w:rsidRDefault="00664728" w:rsidP="00664728">
      <w:pPr>
        <w:pStyle w:val="Code"/>
        <w:rPr>
          <w:ins w:id="1163" w:author="Matthew T. Munson" w:date="2021-04-25T16:42:00Z"/>
        </w:rPr>
      </w:pPr>
      <w:ins w:id="1164" w:author="Matthew T. Munson" w:date="2021-04-25T16:42:00Z">
        <w:r>
          <w:t xml:space="preserve">    texture.unload(imageName(fontName));</w:t>
        </w:r>
      </w:ins>
    </w:p>
    <w:p w14:paraId="56F11479" w14:textId="77777777" w:rsidR="00664728" w:rsidRPr="007D345D" w:rsidRDefault="00664728" w:rsidP="00664728">
      <w:pPr>
        <w:pStyle w:val="Code"/>
        <w:rPr>
          <w:ins w:id="1165" w:author="Matthew T. Munson" w:date="2021-04-25T16:42:00Z"/>
        </w:rPr>
      </w:pPr>
      <w:ins w:id="1166" w:author="Matthew T. Munson" w:date="2021-04-25T16:42:00Z">
        <w:r>
          <w:t>}</w:t>
        </w:r>
      </w:ins>
    </w:p>
    <w:p w14:paraId="79AB4CD5" w14:textId="77777777" w:rsidR="00664728" w:rsidRDefault="00664728" w:rsidP="00664728">
      <w:pPr>
        <w:pStyle w:val="NumList"/>
        <w:numPr>
          <w:ilvl w:val="0"/>
          <w:numId w:val="11"/>
        </w:numPr>
        <w:rPr>
          <w:ins w:id="1167" w:author="Matthew T. Munson" w:date="2021-04-25T16:42:00Z"/>
        </w:rPr>
      </w:pPr>
      <w:ins w:id="1168" w:author="Matthew T. Munson" w:date="2021-04-25T16:42:00Z">
        <w:r>
          <w:t xml:space="preserve">Define a function to inquire the loading status of a given font. </w:t>
        </w:r>
        <w:commentRangeStart w:id="1169"/>
        <w:commentRangeStart w:id="1170"/>
      </w:ins>
    </w:p>
    <w:p w14:paraId="3BAF7047" w14:textId="77777777" w:rsidR="00664728" w:rsidRDefault="00664728" w:rsidP="00664728">
      <w:pPr>
        <w:pStyle w:val="Code"/>
        <w:rPr>
          <w:ins w:id="1171" w:author="Matthew T. Munson" w:date="2021-04-25T16:42:00Z"/>
        </w:rPr>
      </w:pPr>
      <w:ins w:id="1172" w:author="Matthew T. Munson" w:date="2021-04-25T16:42:00Z">
        <w:r>
          <w:t>function has(fontName) {</w:t>
        </w:r>
      </w:ins>
    </w:p>
    <w:p w14:paraId="54733905" w14:textId="77777777" w:rsidR="00664728" w:rsidRDefault="00664728" w:rsidP="00664728">
      <w:pPr>
        <w:pStyle w:val="Code"/>
        <w:rPr>
          <w:ins w:id="1173" w:author="Matthew T. Munson" w:date="2021-04-25T16:42:00Z"/>
        </w:rPr>
      </w:pPr>
      <w:ins w:id="1174" w:author="Matthew T. Munson" w:date="2021-04-25T16:42:00Z">
        <w:r>
          <w:t xml:space="preserve">    return texture.has(imageName(fontName)) &amp;&amp; xml.has(descName(fontName));</w:t>
        </w:r>
      </w:ins>
    </w:p>
    <w:p w14:paraId="635F5DDD" w14:textId="77777777" w:rsidR="00664728" w:rsidRPr="007D345D" w:rsidRDefault="00664728" w:rsidP="00664728">
      <w:pPr>
        <w:pStyle w:val="Code"/>
        <w:rPr>
          <w:ins w:id="1175" w:author="Matthew T. Munson" w:date="2021-04-25T16:42:00Z"/>
        </w:rPr>
      </w:pPr>
      <w:ins w:id="1176" w:author="Matthew T. Munson" w:date="2021-04-25T16:42:00Z">
        <w:r>
          <w:t>}</w:t>
        </w:r>
        <w:commentRangeEnd w:id="1169"/>
        <w:r>
          <w:rPr>
            <w:rStyle w:val="CommentReference"/>
            <w:rFonts w:asciiTheme="minorHAnsi" w:hAnsiTheme="minorHAnsi"/>
            <w:noProof w:val="0"/>
          </w:rPr>
          <w:commentReference w:id="1169"/>
        </w:r>
        <w:commentRangeEnd w:id="1170"/>
        <w:r>
          <w:rPr>
            <w:rStyle w:val="CommentReference"/>
            <w:rFonts w:asciiTheme="minorHAnsi" w:hAnsiTheme="minorHAnsi"/>
            <w:noProof w:val="0"/>
          </w:rPr>
          <w:commentReference w:id="1170"/>
        </w:r>
      </w:ins>
    </w:p>
    <w:p w14:paraId="5CA0DA73" w14:textId="77777777" w:rsidR="00664728" w:rsidRPr="007D345D" w:rsidRDefault="00664728" w:rsidP="00664728">
      <w:pPr>
        <w:pStyle w:val="NumList"/>
        <w:numPr>
          <w:ilvl w:val="0"/>
          <w:numId w:val="11"/>
        </w:numPr>
        <w:rPr>
          <w:ins w:id="1177" w:author="Matthew T. Munson" w:date="2021-04-25T16:42:00Z"/>
        </w:rPr>
      </w:pPr>
      <w:ins w:id="1178" w:author="Matthew T. Munson" w:date="2021-04-25T16:42:00Z">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ins>
    </w:p>
    <w:p w14:paraId="21E94E96" w14:textId="77777777" w:rsidR="00664728" w:rsidRPr="007D345D" w:rsidRDefault="00664728" w:rsidP="00664728">
      <w:pPr>
        <w:pStyle w:val="Code"/>
        <w:rPr>
          <w:ins w:id="1179" w:author="Matthew T. Munson" w:date="2021-04-25T16:42:00Z"/>
        </w:rPr>
      </w:pPr>
      <w:ins w:id="1180" w:author="Matthew T. Munson" w:date="2021-04-25T16:42:00Z">
        <w:r>
          <w:t>function</w:t>
        </w:r>
        <w:r w:rsidRPr="008C1482">
          <w:t xml:space="preserve"> getCharInfo(fontName, aChar) {</w:t>
        </w:r>
      </w:ins>
    </w:p>
    <w:p w14:paraId="0E789E0C" w14:textId="77777777" w:rsidR="00664728" w:rsidRPr="007D345D" w:rsidRDefault="00664728" w:rsidP="00664728">
      <w:pPr>
        <w:pStyle w:val="Code"/>
        <w:rPr>
          <w:ins w:id="1181" w:author="Matthew T. Munson" w:date="2021-04-25T16:42:00Z"/>
        </w:rPr>
      </w:pPr>
      <w:ins w:id="1182" w:author="Matthew T. Munson" w:date="2021-04-25T16:42:00Z">
        <w:r w:rsidRPr="007D345D">
          <w:t xml:space="preserve">    </w:t>
        </w:r>
        <w:r>
          <w:t>// … details omitted for lack of relevancy</w:t>
        </w:r>
      </w:ins>
    </w:p>
    <w:p w14:paraId="4453E5C3" w14:textId="77777777" w:rsidR="00664728" w:rsidRDefault="00664728" w:rsidP="00664728">
      <w:pPr>
        <w:pStyle w:val="Code"/>
        <w:rPr>
          <w:ins w:id="1183" w:author="Matthew T. Munson" w:date="2021-04-25T16:42:00Z"/>
        </w:rPr>
      </w:pPr>
    </w:p>
    <w:p w14:paraId="61A2348B" w14:textId="77777777" w:rsidR="00664728" w:rsidRDefault="00664728" w:rsidP="00664728">
      <w:pPr>
        <w:pStyle w:val="Code"/>
        <w:rPr>
          <w:ins w:id="1184" w:author="Matthew T. Munson" w:date="2021-04-25T16:42:00Z"/>
        </w:rPr>
      </w:pPr>
      <w:ins w:id="1185" w:author="Matthew T. Munson" w:date="2021-04-25T16:42:00Z">
        <w:r w:rsidRPr="007D345D">
          <w:t xml:space="preserve">    returnInfo = new CharacterInfo();</w:t>
        </w:r>
      </w:ins>
    </w:p>
    <w:p w14:paraId="26C69602" w14:textId="77777777" w:rsidR="00664728" w:rsidRDefault="00664728" w:rsidP="00664728">
      <w:pPr>
        <w:pStyle w:val="Code"/>
        <w:rPr>
          <w:ins w:id="1186" w:author="Matthew T. Munson" w:date="2021-04-25T16:42:00Z"/>
        </w:rPr>
      </w:pPr>
    </w:p>
    <w:p w14:paraId="2B759894" w14:textId="77777777" w:rsidR="00664728" w:rsidRDefault="00664728" w:rsidP="00664728">
      <w:pPr>
        <w:pStyle w:val="Code"/>
        <w:rPr>
          <w:ins w:id="1187" w:author="Matthew T. Munson" w:date="2021-04-25T16:42:00Z"/>
        </w:rPr>
      </w:pPr>
      <w:ins w:id="1188" w:author="Matthew T. Munson" w:date="2021-04-25T16:42:00Z">
        <w:r>
          <w:t xml:space="preserve">    // computes and fills in the contents of CharacterInfo</w:t>
        </w:r>
      </w:ins>
    </w:p>
    <w:p w14:paraId="596B350A" w14:textId="77777777" w:rsidR="00664728" w:rsidRDefault="00664728" w:rsidP="00664728">
      <w:pPr>
        <w:pStyle w:val="Code"/>
        <w:rPr>
          <w:ins w:id="1189" w:author="Matthew T. Munson" w:date="2021-04-25T16:42:00Z"/>
        </w:rPr>
      </w:pPr>
      <w:ins w:id="1190" w:author="Matthew T. Munson" w:date="2021-04-25T16:42:00Z">
        <w:r w:rsidRPr="007D345D">
          <w:t xml:space="preserve">    </w:t>
        </w:r>
        <w:r>
          <w:t>// … details omitted for lack of relevancy</w:t>
        </w:r>
      </w:ins>
    </w:p>
    <w:p w14:paraId="00DEA138" w14:textId="77777777" w:rsidR="00664728" w:rsidRPr="007D345D" w:rsidRDefault="00664728" w:rsidP="00664728">
      <w:pPr>
        <w:pStyle w:val="Code"/>
        <w:rPr>
          <w:ins w:id="1191" w:author="Matthew T. Munson" w:date="2021-04-25T16:42:00Z"/>
        </w:rPr>
      </w:pPr>
    </w:p>
    <w:p w14:paraId="77DB99FD" w14:textId="77777777" w:rsidR="00664728" w:rsidRPr="007D345D" w:rsidRDefault="00664728" w:rsidP="00664728">
      <w:pPr>
        <w:pStyle w:val="Code"/>
        <w:rPr>
          <w:ins w:id="1192" w:author="Matthew T. Munson" w:date="2021-04-25T16:42:00Z"/>
        </w:rPr>
      </w:pPr>
      <w:ins w:id="1193" w:author="Matthew T. Munson" w:date="2021-04-25T16:42:00Z">
        <w:r w:rsidRPr="007D345D">
          <w:t xml:space="preserve">    return returnInfo;</w:t>
        </w:r>
      </w:ins>
    </w:p>
    <w:p w14:paraId="3EAF650A" w14:textId="77777777" w:rsidR="00664728" w:rsidRDefault="00664728" w:rsidP="00664728">
      <w:pPr>
        <w:pStyle w:val="Code"/>
        <w:rPr>
          <w:ins w:id="1194" w:author="Matthew T. Munson" w:date="2021-04-25T16:42:00Z"/>
        </w:rPr>
      </w:pPr>
      <w:ins w:id="1195" w:author="Matthew T. Munson" w:date="2021-04-25T16:42:00Z">
        <w:r w:rsidRPr="007D345D">
          <w:t>};</w:t>
        </w:r>
      </w:ins>
    </w:p>
    <w:p w14:paraId="69C405D3" w14:textId="77777777" w:rsidR="00664728" w:rsidRPr="007D345D" w:rsidRDefault="00664728" w:rsidP="00664728">
      <w:pPr>
        <w:pStyle w:val="NumList"/>
        <w:numPr>
          <w:ilvl w:val="0"/>
          <w:numId w:val="0"/>
        </w:numPr>
        <w:ind w:left="936"/>
        <w:rPr>
          <w:ins w:id="1196" w:author="Matthew T. Munson" w:date="2021-04-25T16:42:00Z"/>
        </w:rPr>
      </w:pPr>
      <w:ins w:id="1197" w:author="Matthew T. Munson" w:date="2021-04-25T16:42:00Z">
        <w:r>
          <w:t xml:space="preserve">Details of decoding and extracting information for a given character are omitted because they are unrelated to the rest of the game engine implementation. </w:t>
        </w:r>
      </w:ins>
    </w:p>
    <w:p w14:paraId="20205DA6" w14:textId="77777777" w:rsidR="00664728" w:rsidRPr="007D345D" w:rsidRDefault="00664728" w:rsidP="00664728">
      <w:pPr>
        <w:pStyle w:val="NoteTipCaution"/>
        <w:rPr>
          <w:ins w:id="1198" w:author="Matthew T. Munson" w:date="2021-04-25T16:42:00Z"/>
        </w:rPr>
      </w:pPr>
      <w:ins w:id="1199" w:author="Matthew T. Munson" w:date="2021-04-25T16:42:00Z">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ins>
    </w:p>
    <w:p w14:paraId="14B575A9" w14:textId="77777777" w:rsidR="00664728" w:rsidRPr="007D345D" w:rsidRDefault="00664728" w:rsidP="00664728">
      <w:pPr>
        <w:pStyle w:val="NumList"/>
        <w:numPr>
          <w:ilvl w:val="0"/>
          <w:numId w:val="11"/>
        </w:numPr>
        <w:rPr>
          <w:ins w:id="1200" w:author="Matthew T. Munson" w:date="2021-04-25T16:42:00Z"/>
        </w:rPr>
      </w:pPr>
      <w:ins w:id="1201" w:author="Matthew T. Munson" w:date="2021-04-25T16:42:00Z">
        <w:r w:rsidRPr="000635BF">
          <w:t>Finally</w:t>
        </w:r>
        <w:r w:rsidRPr="007D345D">
          <w:t xml:space="preserve">, remember to </w:t>
        </w:r>
        <w:commentRangeStart w:id="1202"/>
        <w:commentRangeStart w:id="1203"/>
        <w:r>
          <w:t>export the functions from this module.</w:t>
        </w:r>
        <w:commentRangeEnd w:id="1202"/>
        <w:r>
          <w:rPr>
            <w:rStyle w:val="CommentReference"/>
            <w:rFonts w:asciiTheme="minorHAnsi" w:hAnsiTheme="minorHAnsi"/>
          </w:rPr>
          <w:commentReference w:id="1202"/>
        </w:r>
        <w:commentRangeEnd w:id="1203"/>
        <w:r>
          <w:rPr>
            <w:rStyle w:val="CommentReference"/>
            <w:rFonts w:asciiTheme="minorHAnsi" w:hAnsiTheme="minorHAnsi"/>
          </w:rPr>
          <w:commentReference w:id="1203"/>
        </w:r>
      </w:ins>
    </w:p>
    <w:p w14:paraId="106F8B65" w14:textId="77777777" w:rsidR="00664728" w:rsidRDefault="00664728" w:rsidP="00664728">
      <w:pPr>
        <w:pStyle w:val="Code"/>
        <w:rPr>
          <w:ins w:id="1204" w:author="Matthew T. Munson" w:date="2021-04-25T16:42:00Z"/>
        </w:rPr>
      </w:pPr>
      <w:ins w:id="1205" w:author="Matthew T. Munson" w:date="2021-04-25T16:42:00Z">
        <w:r>
          <w:t>export {has, load, unload,</w:t>
        </w:r>
      </w:ins>
    </w:p>
    <w:p w14:paraId="2243619B" w14:textId="77777777" w:rsidR="00664728" w:rsidRDefault="00664728" w:rsidP="00664728">
      <w:pPr>
        <w:pStyle w:val="Code"/>
        <w:rPr>
          <w:ins w:id="1206" w:author="Matthew T. Munson" w:date="2021-04-25T16:42:00Z"/>
        </w:rPr>
      </w:pPr>
      <w:ins w:id="1207" w:author="Matthew T. Munson" w:date="2021-04-25T16:42:00Z">
        <w:r>
          <w:t xml:space="preserve">      imageName, descName,</w:t>
        </w:r>
      </w:ins>
    </w:p>
    <w:p w14:paraId="0E044ED4" w14:textId="77777777" w:rsidR="00664728" w:rsidRDefault="00664728" w:rsidP="00664728">
      <w:pPr>
        <w:pStyle w:val="Code"/>
        <w:rPr>
          <w:ins w:id="1208" w:author="Matthew T. Munson" w:date="2021-04-25T16:42:00Z"/>
        </w:rPr>
      </w:pPr>
      <w:ins w:id="1209" w:author="Matthew T. Munson" w:date="2021-04-25T16:42:00Z">
        <w:r>
          <w:t xml:space="preserve">      CharacterInfo,</w:t>
        </w:r>
      </w:ins>
    </w:p>
    <w:p w14:paraId="5650D47C" w14:textId="77777777" w:rsidR="00664728" w:rsidRDefault="00664728" w:rsidP="00664728">
      <w:pPr>
        <w:pStyle w:val="Code"/>
        <w:rPr>
          <w:ins w:id="1210" w:author="Matthew T. Munson" w:date="2021-04-25T16:42:00Z"/>
        </w:rPr>
      </w:pPr>
      <w:ins w:id="1211" w:author="Matthew T. Munson" w:date="2021-04-25T16:42:00Z">
        <w:r>
          <w:t xml:space="preserve">      getCharInfo</w:t>
        </w:r>
      </w:ins>
    </w:p>
    <w:p w14:paraId="75F47F19" w14:textId="77777777" w:rsidR="00664728" w:rsidRDefault="00664728" w:rsidP="00664728">
      <w:pPr>
        <w:pStyle w:val="Code"/>
        <w:rPr>
          <w:ins w:id="1212" w:author="Matthew T. Munson" w:date="2021-04-25T16:42:00Z"/>
        </w:rPr>
      </w:pPr>
      <w:ins w:id="1213" w:author="Matthew T. Munson" w:date="2021-04-25T16:42:00Z">
        <w:r>
          <w:t>}</w:t>
        </w:r>
      </w:ins>
    </w:p>
    <w:p w14:paraId="3FBCCB0F" w14:textId="77777777" w:rsidR="00664728" w:rsidRDefault="00664728" w:rsidP="00664728">
      <w:pPr>
        <w:pStyle w:val="Heading3"/>
        <w:rPr>
          <w:ins w:id="1214" w:author="Matthew T. Munson" w:date="2021-04-25T16:42:00Z"/>
        </w:rPr>
      </w:pPr>
      <w:ins w:id="1215" w:author="Matthew T. Munson" w:date="2021-04-25T16:42:00Z">
        <w:r>
          <w:lastRenderedPageBreak/>
          <w:t>Adding a Default Font to the Engine</w:t>
        </w:r>
      </w:ins>
    </w:p>
    <w:p w14:paraId="48C6C45B" w14:textId="77777777" w:rsidR="00664728" w:rsidRPr="0055667D" w:rsidRDefault="00664728" w:rsidP="00664728">
      <w:pPr>
        <w:pStyle w:val="BodyTextFirst"/>
        <w:rPr>
          <w:ins w:id="1216" w:author="Matthew T. Munson" w:date="2021-04-25T16:42:00Z"/>
        </w:rPr>
      </w:pPr>
      <w:ins w:id="1217" w:author="Matthew T. Munson" w:date="2021-04-25T16:42:00Z">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ins>
    </w:p>
    <w:p w14:paraId="0C67C2F5" w14:textId="77777777" w:rsidR="00664728" w:rsidRDefault="00664728" w:rsidP="00664728">
      <w:pPr>
        <w:pStyle w:val="NumList"/>
        <w:numPr>
          <w:ilvl w:val="0"/>
          <w:numId w:val="14"/>
        </w:numPr>
        <w:rPr>
          <w:ins w:id="1218" w:author="Matthew T. Munson" w:date="2021-04-25T16:42:00Z"/>
        </w:rPr>
      </w:pPr>
      <w:ins w:id="1219" w:author="Matthew T. Munson" w:date="2021-04-25T16:42:00Z">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ins>
    </w:p>
    <w:p w14:paraId="03AEFA10" w14:textId="77777777" w:rsidR="00664728" w:rsidRDefault="00664728" w:rsidP="00664728">
      <w:pPr>
        <w:pStyle w:val="Code"/>
        <w:rPr>
          <w:ins w:id="1220" w:author="Matthew T. Munson" w:date="2021-04-25T16:42:00Z"/>
        </w:rPr>
      </w:pPr>
      <w:ins w:id="1221" w:author="Matthew T. Munson" w:date="2021-04-25T16:42:00Z">
        <w:r>
          <w:t>import * as font from "./font.js";</w:t>
        </w:r>
      </w:ins>
    </w:p>
    <w:p w14:paraId="6ABBEF1B" w14:textId="77777777" w:rsidR="00664728" w:rsidRDefault="00664728" w:rsidP="00664728">
      <w:pPr>
        <w:pStyle w:val="Code"/>
        <w:rPr>
          <w:ins w:id="1222" w:author="Matthew T. Munson" w:date="2021-04-25T16:42:00Z"/>
        </w:rPr>
      </w:pPr>
      <w:ins w:id="1223" w:author="Matthew T. Munson" w:date="2021-04-25T16:42:00Z">
        <w:r>
          <w:t>import * as map from "../core/resource_map.js";</w:t>
        </w:r>
      </w:ins>
    </w:p>
    <w:p w14:paraId="46D0E0F5" w14:textId="77777777" w:rsidR="00664728" w:rsidRDefault="00664728" w:rsidP="00664728">
      <w:pPr>
        <w:pStyle w:val="Code"/>
        <w:rPr>
          <w:ins w:id="1224" w:author="Matthew T. Munson" w:date="2021-04-25T16:42:00Z"/>
        </w:rPr>
      </w:pPr>
    </w:p>
    <w:p w14:paraId="56530466" w14:textId="77777777" w:rsidR="00664728" w:rsidRDefault="00664728" w:rsidP="00664728">
      <w:pPr>
        <w:pStyle w:val="Code"/>
        <w:rPr>
          <w:ins w:id="1225" w:author="Matthew T. Munson" w:date="2021-04-25T16:42:00Z"/>
        </w:rPr>
      </w:pPr>
      <w:ins w:id="1226" w:author="Matthew T. Munson" w:date="2021-04-25T16:42:00Z">
        <w:r>
          <w:t>// Default font</w:t>
        </w:r>
      </w:ins>
    </w:p>
    <w:p w14:paraId="49DC9E63" w14:textId="77777777" w:rsidR="00664728" w:rsidRPr="006645FC" w:rsidRDefault="00664728" w:rsidP="00664728">
      <w:pPr>
        <w:pStyle w:val="Code"/>
        <w:rPr>
          <w:ins w:id="1227" w:author="Matthew T. Munson" w:date="2021-04-25T16:42:00Z"/>
        </w:rPr>
      </w:pPr>
      <w:ins w:id="1228" w:author="Matthew T. Munson" w:date="2021-04-25T16:42:00Z">
        <w:r>
          <w:t>let kDefaultFont = "assets/fonts/system_default_font";</w:t>
        </w:r>
      </w:ins>
    </w:p>
    <w:p w14:paraId="2FB513EF" w14:textId="77777777" w:rsidR="00664728" w:rsidRPr="006645FC" w:rsidRDefault="00664728" w:rsidP="00664728">
      <w:pPr>
        <w:pStyle w:val="Code"/>
        <w:rPr>
          <w:ins w:id="1229" w:author="Matthew T. Munson" w:date="2021-04-25T16:42:00Z"/>
        </w:rPr>
      </w:pPr>
      <w:ins w:id="1230" w:author="Matthew T. Munson" w:date="2021-04-25T16:42:00Z">
        <w:r w:rsidRPr="006645FC">
          <w:t xml:space="preserve">var </w:t>
        </w:r>
        <w:r>
          <w:t>get</w:t>
        </w:r>
        <w:r w:rsidRPr="006645FC">
          <w:t xml:space="preserve">DefaultFont = function() { return </w:t>
        </w:r>
        <w:r>
          <w:t>k</w:t>
        </w:r>
        <w:r w:rsidRPr="006645FC">
          <w:t>DefaultFont; }</w:t>
        </w:r>
      </w:ins>
    </w:p>
    <w:p w14:paraId="50CA74BD" w14:textId="77777777" w:rsidR="00664728" w:rsidRPr="006645FC" w:rsidRDefault="00664728" w:rsidP="00664728">
      <w:pPr>
        <w:pStyle w:val="NumList"/>
        <w:numPr>
          <w:ilvl w:val="0"/>
          <w:numId w:val="11"/>
        </w:numPr>
        <w:rPr>
          <w:ins w:id="1231" w:author="Matthew T. Munson" w:date="2021-04-25T16:42:00Z"/>
        </w:rPr>
      </w:pPr>
      <w:ins w:id="1232" w:author="Matthew T. Munson" w:date="2021-04-25T16:42:00Z">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ins>
    </w:p>
    <w:p w14:paraId="01ED6A5B" w14:textId="77777777" w:rsidR="00664728" w:rsidRPr="006645FC" w:rsidRDefault="00664728" w:rsidP="00664728">
      <w:pPr>
        <w:pStyle w:val="Code"/>
        <w:rPr>
          <w:ins w:id="1233" w:author="Matthew T. Munson" w:date="2021-04-25T16:42:00Z"/>
        </w:rPr>
      </w:pPr>
      <w:ins w:id="1234" w:author="Matthew T. Munson" w:date="2021-04-25T16:42:00Z">
        <w:r>
          <w:t>function init() {</w:t>
        </w:r>
      </w:ins>
    </w:p>
    <w:p w14:paraId="0C15C38F" w14:textId="77777777" w:rsidR="00664728" w:rsidRDefault="00664728" w:rsidP="00664728">
      <w:pPr>
        <w:pStyle w:val="Code"/>
        <w:rPr>
          <w:ins w:id="1235" w:author="Matthew T. Munson" w:date="2021-04-25T16:42:00Z"/>
        </w:rPr>
      </w:pPr>
      <w:ins w:id="1236" w:author="Matthew T. Munson" w:date="2021-04-25T16:42:00Z">
        <w:r>
          <w:t xml:space="preserve">    let loadPromise = new Promise(</w:t>
        </w:r>
      </w:ins>
    </w:p>
    <w:p w14:paraId="39FBF5A8" w14:textId="77777777" w:rsidR="00664728" w:rsidRDefault="00664728" w:rsidP="00664728">
      <w:pPr>
        <w:pStyle w:val="Code"/>
        <w:rPr>
          <w:ins w:id="1237" w:author="Matthew T. Munson" w:date="2021-04-25T16:42:00Z"/>
        </w:rPr>
      </w:pPr>
      <w:ins w:id="1238" w:author="Matthew T. Munson" w:date="2021-04-25T16:42:00Z">
        <w:r>
          <w:t xml:space="preserve">      async function (resolve) {</w:t>
        </w:r>
      </w:ins>
    </w:p>
    <w:p w14:paraId="120BFB0D" w14:textId="77777777" w:rsidR="00664728" w:rsidRDefault="00664728" w:rsidP="00664728">
      <w:pPr>
        <w:pStyle w:val="Code"/>
        <w:rPr>
          <w:ins w:id="1239" w:author="Matthew T. Munson" w:date="2021-04-25T16:42:00Z"/>
        </w:rPr>
      </w:pPr>
      <w:ins w:id="1240" w:author="Matthew T. Munson" w:date="2021-04-25T16:42:00Z">
        <w:r>
          <w:t xml:space="preserve">           await Promise.all([</w:t>
        </w:r>
      </w:ins>
    </w:p>
    <w:p w14:paraId="70AAE1C9" w14:textId="77777777" w:rsidR="00664728" w:rsidRDefault="00664728" w:rsidP="00664728">
      <w:pPr>
        <w:pStyle w:val="Code"/>
        <w:rPr>
          <w:ins w:id="1241" w:author="Matthew T. Munson" w:date="2021-04-25T16:42:00Z"/>
        </w:rPr>
      </w:pPr>
      <w:ins w:id="1242" w:author="Matthew T. Munson" w:date="2021-04-25T16:42:00Z">
        <w:r>
          <w:t xml:space="preserve">               font.load(kDefaultFont)</w:t>
        </w:r>
      </w:ins>
    </w:p>
    <w:p w14:paraId="66A4C178" w14:textId="77777777" w:rsidR="00664728" w:rsidRDefault="00664728" w:rsidP="00664728">
      <w:pPr>
        <w:pStyle w:val="Code"/>
        <w:rPr>
          <w:ins w:id="1243" w:author="Matthew T. Munson" w:date="2021-04-25T16:42:00Z"/>
        </w:rPr>
      </w:pPr>
      <w:ins w:id="1244" w:author="Matthew T. Munson" w:date="2021-04-25T16:42:00Z">
        <w:r>
          <w:t xml:space="preserve">           ]);</w:t>
        </w:r>
      </w:ins>
    </w:p>
    <w:p w14:paraId="599F16B2" w14:textId="77777777" w:rsidR="00664728" w:rsidRDefault="00664728" w:rsidP="00664728">
      <w:pPr>
        <w:pStyle w:val="Code"/>
        <w:rPr>
          <w:ins w:id="1245" w:author="Matthew T. Munson" w:date="2021-04-25T16:42:00Z"/>
        </w:rPr>
      </w:pPr>
      <w:ins w:id="1246" w:author="Matthew T. Munson" w:date="2021-04-25T16:42:00Z">
        <w:r>
          <w:t xml:space="preserve">           resolve();</w:t>
        </w:r>
      </w:ins>
    </w:p>
    <w:p w14:paraId="47369F67" w14:textId="77777777" w:rsidR="00664728" w:rsidRDefault="00664728" w:rsidP="00664728">
      <w:pPr>
        <w:pStyle w:val="Code"/>
        <w:rPr>
          <w:ins w:id="1247" w:author="Matthew T. Munson" w:date="2021-04-25T16:42:00Z"/>
        </w:rPr>
      </w:pPr>
      <w:ins w:id="1248" w:author="Matthew T. Munson" w:date="2021-04-25T16:42:00Z">
        <w:r>
          <w:t xml:space="preserve">      }).then(</w:t>
        </w:r>
      </w:ins>
    </w:p>
    <w:p w14:paraId="158E0C1C" w14:textId="77777777" w:rsidR="00664728" w:rsidRDefault="00664728" w:rsidP="00664728">
      <w:pPr>
        <w:pStyle w:val="Code"/>
        <w:rPr>
          <w:ins w:id="1249" w:author="Matthew T. Munson" w:date="2021-04-25T16:42:00Z"/>
        </w:rPr>
      </w:pPr>
      <w:ins w:id="1250" w:author="Matthew T. Munson" w:date="2021-04-25T16:42:00Z">
        <w:r>
          <w:t xml:space="preserve">           function resolve() { /* nothing to do for font */ }</w:t>
        </w:r>
      </w:ins>
    </w:p>
    <w:p w14:paraId="057351E9" w14:textId="77777777" w:rsidR="00664728" w:rsidRDefault="00664728" w:rsidP="00664728">
      <w:pPr>
        <w:pStyle w:val="Code"/>
        <w:rPr>
          <w:ins w:id="1251" w:author="Matthew T. Munson" w:date="2021-04-25T16:42:00Z"/>
        </w:rPr>
      </w:pPr>
      <w:ins w:id="1252" w:author="Matthew T. Munson" w:date="2021-04-25T16:42:00Z">
        <w:r>
          <w:t xml:space="preserve">      );</w:t>
        </w:r>
      </w:ins>
    </w:p>
    <w:p w14:paraId="341A12EA" w14:textId="77777777" w:rsidR="00664728" w:rsidRDefault="00664728" w:rsidP="00664728">
      <w:pPr>
        <w:pStyle w:val="Code"/>
        <w:rPr>
          <w:ins w:id="1253" w:author="Matthew T. Munson" w:date="2021-04-25T16:42:00Z"/>
        </w:rPr>
      </w:pPr>
      <w:ins w:id="1254" w:author="Matthew T. Munson" w:date="2021-04-25T16:42:00Z">
        <w:r>
          <w:t xml:space="preserve">    map.pushPromise(loadPromise);</w:t>
        </w:r>
      </w:ins>
    </w:p>
    <w:p w14:paraId="6754687B" w14:textId="77777777" w:rsidR="00664728" w:rsidRDefault="00664728" w:rsidP="00664728">
      <w:pPr>
        <w:pStyle w:val="Code"/>
        <w:rPr>
          <w:ins w:id="1255" w:author="Matthew T. Munson" w:date="2021-04-25T16:42:00Z"/>
        </w:rPr>
      </w:pPr>
      <w:ins w:id="1256" w:author="Matthew T. Munson" w:date="2021-04-25T16:42:00Z">
        <w:r w:rsidRPr="006645FC">
          <w:t>}</w:t>
        </w:r>
      </w:ins>
    </w:p>
    <w:p w14:paraId="2C392FD8" w14:textId="77777777" w:rsidR="00664728" w:rsidRDefault="00664728" w:rsidP="00664728">
      <w:pPr>
        <w:pStyle w:val="NumList"/>
        <w:numPr>
          <w:ilvl w:val="0"/>
          <w:numId w:val="11"/>
        </w:numPr>
        <w:rPr>
          <w:ins w:id="1257" w:author="Matthew T. Munson" w:date="2021-04-25T16:42:00Z"/>
        </w:rPr>
      </w:pPr>
      <w:ins w:id="1258" w:author="Matthew T. Munson" w:date="2021-04-25T16:42:00Z">
        <w:r>
          <w:lastRenderedPageBreak/>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ins>
    </w:p>
    <w:p w14:paraId="28ED404C" w14:textId="77777777" w:rsidR="00664728" w:rsidRDefault="00664728" w:rsidP="00664728">
      <w:pPr>
        <w:pStyle w:val="Code"/>
        <w:rPr>
          <w:ins w:id="1259" w:author="Matthew T. Munson" w:date="2021-04-25T16:42:00Z"/>
        </w:rPr>
      </w:pPr>
      <w:ins w:id="1260" w:author="Matthew T. Munson" w:date="2021-04-25T16:42:00Z">
        <w:r>
          <w:t>// unload all resources</w:t>
        </w:r>
      </w:ins>
    </w:p>
    <w:p w14:paraId="30C85A62" w14:textId="77777777" w:rsidR="00664728" w:rsidRDefault="00664728" w:rsidP="00664728">
      <w:pPr>
        <w:pStyle w:val="Code"/>
        <w:rPr>
          <w:ins w:id="1261" w:author="Matthew T. Munson" w:date="2021-04-25T16:42:00Z"/>
        </w:rPr>
      </w:pPr>
      <w:ins w:id="1262" w:author="Matthew T. Munson" w:date="2021-04-25T16:42:00Z">
        <w:r>
          <w:t>function cleanUp() {</w:t>
        </w:r>
      </w:ins>
    </w:p>
    <w:p w14:paraId="114032FA" w14:textId="77777777" w:rsidR="00664728" w:rsidRDefault="00664728" w:rsidP="00664728">
      <w:pPr>
        <w:pStyle w:val="Code"/>
        <w:rPr>
          <w:ins w:id="1263" w:author="Matthew T. Munson" w:date="2021-04-25T16:42:00Z"/>
        </w:rPr>
      </w:pPr>
      <w:ins w:id="1264" w:author="Matthew T. Munson" w:date="2021-04-25T16:42:00Z">
        <w:r>
          <w:t xml:space="preserve">    font.unload(kDefaultFont);</w:t>
        </w:r>
      </w:ins>
    </w:p>
    <w:p w14:paraId="66F05E56" w14:textId="77777777" w:rsidR="00664728" w:rsidRDefault="00664728" w:rsidP="00664728">
      <w:pPr>
        <w:pStyle w:val="Code"/>
        <w:rPr>
          <w:ins w:id="1265" w:author="Matthew T. Munson" w:date="2021-04-25T16:42:00Z"/>
        </w:rPr>
      </w:pPr>
      <w:ins w:id="1266" w:author="Matthew T. Munson" w:date="2021-04-25T16:42:00Z">
        <w:r>
          <w:t>}</w:t>
        </w:r>
      </w:ins>
    </w:p>
    <w:p w14:paraId="2E5FE7F4" w14:textId="77777777" w:rsidR="00664728" w:rsidRDefault="00664728" w:rsidP="00664728">
      <w:pPr>
        <w:pStyle w:val="NumList"/>
        <w:numPr>
          <w:ilvl w:val="0"/>
          <w:numId w:val="11"/>
        </w:numPr>
        <w:rPr>
          <w:ins w:id="1267" w:author="Matthew T. Munson" w:date="2021-04-25T16:42:00Z"/>
        </w:rPr>
      </w:pPr>
      <w:ins w:id="1268" w:author="Matthew T. Munson" w:date="2021-04-25T16:42:00Z">
        <w:r>
          <w:t xml:space="preserve">Lastly, remember to export all defined functionality. </w:t>
        </w:r>
      </w:ins>
    </w:p>
    <w:p w14:paraId="305245E5" w14:textId="77777777" w:rsidR="00664728" w:rsidRDefault="00664728" w:rsidP="00664728">
      <w:pPr>
        <w:pStyle w:val="Code"/>
        <w:rPr>
          <w:ins w:id="1269" w:author="Matthew T. Munson" w:date="2021-04-25T16:42:00Z"/>
        </w:rPr>
      </w:pPr>
      <w:ins w:id="1270" w:author="Matthew T. Munson" w:date="2021-04-25T16:42:00Z">
        <w:r>
          <w:t>export {</w:t>
        </w:r>
      </w:ins>
    </w:p>
    <w:p w14:paraId="5F503C41" w14:textId="77777777" w:rsidR="00664728" w:rsidRDefault="00664728" w:rsidP="00664728">
      <w:pPr>
        <w:pStyle w:val="Code"/>
        <w:rPr>
          <w:ins w:id="1271" w:author="Matthew T. Munson" w:date="2021-04-25T16:42:00Z"/>
        </w:rPr>
      </w:pPr>
      <w:ins w:id="1272" w:author="Matthew T. Munson" w:date="2021-04-25T16:42:00Z">
        <w:r>
          <w:t xml:space="preserve">    init, cleanUp,</w:t>
        </w:r>
      </w:ins>
    </w:p>
    <w:p w14:paraId="24247031" w14:textId="77777777" w:rsidR="00664728" w:rsidRDefault="00664728" w:rsidP="00664728">
      <w:pPr>
        <w:pStyle w:val="Code"/>
        <w:rPr>
          <w:ins w:id="1273" w:author="Matthew T. Munson" w:date="2021-04-25T16:42:00Z"/>
        </w:rPr>
      </w:pPr>
    </w:p>
    <w:p w14:paraId="24F0D4D4" w14:textId="77777777" w:rsidR="00664728" w:rsidRDefault="00664728" w:rsidP="00664728">
      <w:pPr>
        <w:pStyle w:val="Code"/>
        <w:rPr>
          <w:ins w:id="1274" w:author="Matthew T. Munson" w:date="2021-04-25T16:42:00Z"/>
        </w:rPr>
      </w:pPr>
      <w:ins w:id="1275" w:author="Matthew T. Munson" w:date="2021-04-25T16:42:00Z">
        <w:r>
          <w:t xml:space="preserve">    // default system font name: this is guaranteed to be loaded</w:t>
        </w:r>
      </w:ins>
    </w:p>
    <w:p w14:paraId="4621985D" w14:textId="77777777" w:rsidR="00664728" w:rsidRDefault="00664728" w:rsidP="00664728">
      <w:pPr>
        <w:pStyle w:val="Code"/>
        <w:rPr>
          <w:ins w:id="1276" w:author="Matthew T. Munson" w:date="2021-04-25T16:42:00Z"/>
        </w:rPr>
      </w:pPr>
      <w:ins w:id="1277" w:author="Matthew T. Munson" w:date="2021-04-25T16:42:00Z">
        <w:r>
          <w:t xml:space="preserve">    getDefaultFontName</w:t>
        </w:r>
      </w:ins>
    </w:p>
    <w:p w14:paraId="11DF0F57" w14:textId="77777777" w:rsidR="00664728" w:rsidRPr="006645FC" w:rsidRDefault="00664728" w:rsidP="00664728">
      <w:pPr>
        <w:pStyle w:val="Code"/>
        <w:rPr>
          <w:ins w:id="1278" w:author="Matthew T. Munson" w:date="2021-04-25T16:42:00Z"/>
        </w:rPr>
      </w:pPr>
      <w:ins w:id="1279" w:author="Matthew T. Munson" w:date="2021-04-25T16:42:00Z">
        <w:r>
          <w:t>}</w:t>
        </w:r>
      </w:ins>
    </w:p>
    <w:p w14:paraId="355C3122" w14:textId="77777777" w:rsidR="00664728" w:rsidRDefault="00664728" w:rsidP="00664728">
      <w:pPr>
        <w:pStyle w:val="Heading3"/>
        <w:rPr>
          <w:ins w:id="1280" w:author="Matthew T. Munson" w:date="2021-04-25T16:42:00Z"/>
        </w:rPr>
      </w:pPr>
      <w:ins w:id="1281" w:author="Matthew T. Munson" w:date="2021-04-25T16:42:00Z">
        <w:r>
          <w:t xml:space="preserve">Defining a </w:t>
        </w:r>
        <w:proofErr w:type="spellStart"/>
        <w:r>
          <w:t>FontRenderable</w:t>
        </w:r>
        <w:proofErr w:type="spellEnd"/>
        <w:r>
          <w:t xml:space="preserve"> Object to Draw Texts</w:t>
        </w:r>
      </w:ins>
    </w:p>
    <w:p w14:paraId="2CD5A57E" w14:textId="77777777" w:rsidR="00664728" w:rsidRDefault="00664728" w:rsidP="00664728">
      <w:pPr>
        <w:pStyle w:val="BodyTextFirst"/>
        <w:rPr>
          <w:ins w:id="1282" w:author="Matthew T. Munson" w:date="2021-04-25T16:42:00Z"/>
        </w:rPr>
      </w:pPr>
      <w:ins w:id="1283" w:author="Matthew T. Munson" w:date="2021-04-25T16:42:00Z">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ins>
    </w:p>
    <w:p w14:paraId="1B3A98D5" w14:textId="77777777" w:rsidR="00664728" w:rsidRDefault="00664728" w:rsidP="00664728">
      <w:pPr>
        <w:pStyle w:val="NumList"/>
        <w:numPr>
          <w:ilvl w:val="0"/>
          <w:numId w:val="14"/>
        </w:numPr>
        <w:rPr>
          <w:ins w:id="1284" w:author="Matthew T. Munson" w:date="2021-04-25T16:42:00Z"/>
        </w:rPr>
      </w:pPr>
      <w:ins w:id="1285" w:author="Matthew T. Munson" w:date="2021-04-25T16:42:00Z">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ins>
    </w:p>
    <w:p w14:paraId="3205F6DA" w14:textId="77777777" w:rsidR="00664728" w:rsidRDefault="00664728" w:rsidP="00664728">
      <w:pPr>
        <w:pStyle w:val="NumList"/>
        <w:numPr>
          <w:ilvl w:val="0"/>
          <w:numId w:val="11"/>
        </w:numPr>
        <w:rPr>
          <w:ins w:id="1286" w:author="Matthew T. Munson" w:date="2021-04-25T16:42:00Z"/>
        </w:rPr>
      </w:pPr>
      <w:ins w:id="1287" w:author="Matthew T. Munson" w:date="2021-04-25T16:42:00Z">
        <w:r>
          <w:t xml:space="preserve">Define the </w:t>
        </w:r>
        <w:proofErr w:type="spellStart"/>
        <w:r w:rsidRPr="00987A2F">
          <w:rPr>
            <w:rStyle w:val="CodeInline"/>
          </w:rPr>
          <w:t>FontRenderable</w:t>
        </w:r>
        <w:proofErr w:type="spellEnd"/>
        <w:r>
          <w:t xml:space="preserve"> class and its constructor to accept a string as its parameter.</w:t>
        </w:r>
      </w:ins>
    </w:p>
    <w:p w14:paraId="29DBCA03" w14:textId="77777777" w:rsidR="00664728" w:rsidRDefault="00664728" w:rsidP="00664728">
      <w:pPr>
        <w:pStyle w:val="Code"/>
        <w:rPr>
          <w:ins w:id="1288" w:author="Matthew T. Munson" w:date="2021-04-25T16:42:00Z"/>
        </w:rPr>
      </w:pPr>
      <w:ins w:id="1289" w:author="Matthew T. Munson" w:date="2021-04-25T16:42:00Z">
        <w:r>
          <w:t>class FontRenderable {</w:t>
        </w:r>
      </w:ins>
    </w:p>
    <w:p w14:paraId="6FE18D22" w14:textId="77777777" w:rsidR="00664728" w:rsidRDefault="00664728" w:rsidP="00664728">
      <w:pPr>
        <w:pStyle w:val="Code"/>
        <w:rPr>
          <w:ins w:id="1290" w:author="Matthew T. Munson" w:date="2021-04-25T16:42:00Z"/>
        </w:rPr>
      </w:pPr>
      <w:ins w:id="1291" w:author="Matthew T. Munson" w:date="2021-04-25T16:42:00Z">
        <w:r>
          <w:t xml:space="preserve">    constructor(aString) {</w:t>
        </w:r>
      </w:ins>
    </w:p>
    <w:p w14:paraId="3AF04C76" w14:textId="77777777" w:rsidR="00664728" w:rsidRDefault="00664728" w:rsidP="00664728">
      <w:pPr>
        <w:pStyle w:val="Code"/>
        <w:rPr>
          <w:ins w:id="1292" w:author="Matthew T. Munson" w:date="2021-04-25T16:42:00Z"/>
        </w:rPr>
      </w:pPr>
      <w:ins w:id="1293" w:author="Matthew T. Munson" w:date="2021-04-25T16:42:00Z">
        <w:r>
          <w:t xml:space="preserve">        this.mFontName = defaultResources.getDefaultFontName();</w:t>
        </w:r>
      </w:ins>
    </w:p>
    <w:p w14:paraId="2FB20F21" w14:textId="77777777" w:rsidR="00664728" w:rsidRDefault="00664728" w:rsidP="00664728">
      <w:pPr>
        <w:pStyle w:val="Code"/>
        <w:rPr>
          <w:ins w:id="1294" w:author="Matthew T. Munson" w:date="2021-04-25T16:42:00Z"/>
        </w:rPr>
      </w:pPr>
      <w:ins w:id="1295" w:author="Matthew T. Munson" w:date="2021-04-25T16:42:00Z">
        <w:r>
          <w:t xml:space="preserve">        this.mOneChar = new SpriteRenderable(font.imageName(this.mFontName));</w:t>
        </w:r>
      </w:ins>
    </w:p>
    <w:p w14:paraId="5CFB2AAC" w14:textId="77777777" w:rsidR="00664728" w:rsidRDefault="00664728" w:rsidP="00664728">
      <w:pPr>
        <w:pStyle w:val="Code"/>
        <w:rPr>
          <w:ins w:id="1296" w:author="Matthew T. Munson" w:date="2021-04-25T16:42:00Z"/>
        </w:rPr>
      </w:pPr>
      <w:ins w:id="1297" w:author="Matthew T. Munson" w:date="2021-04-25T16:42:00Z">
        <w:r>
          <w:t xml:space="preserve">        this.mXform = new Transform(); // transform that moves this object around</w:t>
        </w:r>
      </w:ins>
    </w:p>
    <w:p w14:paraId="2AA0DF7A" w14:textId="77777777" w:rsidR="00664728" w:rsidRDefault="00664728" w:rsidP="00664728">
      <w:pPr>
        <w:pStyle w:val="Code"/>
        <w:rPr>
          <w:ins w:id="1298" w:author="Matthew T. Munson" w:date="2021-04-25T16:42:00Z"/>
        </w:rPr>
      </w:pPr>
      <w:ins w:id="1299" w:author="Matthew T. Munson" w:date="2021-04-25T16:42:00Z">
        <w:r>
          <w:t xml:space="preserve">        this.mText = aString;</w:t>
        </w:r>
      </w:ins>
    </w:p>
    <w:p w14:paraId="78AA20BC" w14:textId="77777777" w:rsidR="00664728" w:rsidRDefault="00664728" w:rsidP="00664728">
      <w:pPr>
        <w:pStyle w:val="Code"/>
        <w:rPr>
          <w:ins w:id="1300" w:author="Matthew T. Munson" w:date="2021-04-25T16:42:00Z"/>
        </w:rPr>
      </w:pPr>
      <w:ins w:id="1301" w:author="Matthew T. Munson" w:date="2021-04-25T16:42:00Z">
        <w:r>
          <w:t xml:space="preserve">    }</w:t>
        </w:r>
      </w:ins>
    </w:p>
    <w:p w14:paraId="31B6CF33" w14:textId="77777777" w:rsidR="00664728" w:rsidRPr="00472EC6" w:rsidRDefault="00664728" w:rsidP="00664728">
      <w:pPr>
        <w:pStyle w:val="Code"/>
        <w:rPr>
          <w:ins w:id="1302" w:author="Matthew T. Munson" w:date="2021-04-25T16:42:00Z"/>
        </w:rPr>
      </w:pPr>
      <w:ins w:id="1303" w:author="Matthew T. Munson" w:date="2021-04-25T16:42:00Z">
        <w:r>
          <w:t>…</w:t>
        </w:r>
      </w:ins>
    </w:p>
    <w:p w14:paraId="4D379797" w14:textId="77777777" w:rsidR="00664728" w:rsidRDefault="00664728" w:rsidP="00664728">
      <w:pPr>
        <w:pStyle w:val="NumSubList"/>
        <w:numPr>
          <w:ilvl w:val="0"/>
          <w:numId w:val="49"/>
        </w:numPr>
        <w:rPr>
          <w:ins w:id="1304" w:author="Matthew T. Munson" w:date="2021-04-25T16:42:00Z"/>
        </w:rPr>
      </w:pPr>
      <w:ins w:id="1305" w:author="Matthew T. Munson" w:date="2021-04-25T16:42:00Z">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ins>
    </w:p>
    <w:p w14:paraId="68BF614E" w14:textId="77777777" w:rsidR="00664728" w:rsidRDefault="00664728" w:rsidP="00664728">
      <w:pPr>
        <w:pStyle w:val="NumSubList"/>
        <w:numPr>
          <w:ilvl w:val="0"/>
          <w:numId w:val="49"/>
        </w:numPr>
        <w:rPr>
          <w:ins w:id="1306" w:author="Matthew T. Munson" w:date="2021-04-25T16:42:00Z"/>
        </w:rPr>
      </w:pPr>
      <w:ins w:id="1307" w:author="Matthew T. Munson" w:date="2021-04-25T16:42:00Z">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lastRenderedPageBreak/>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ins>
    </w:p>
    <w:p w14:paraId="1104EB4B" w14:textId="77777777" w:rsidR="00664728" w:rsidRDefault="00664728" w:rsidP="00664728">
      <w:pPr>
        <w:pStyle w:val="NumList"/>
        <w:numPr>
          <w:ilvl w:val="0"/>
          <w:numId w:val="11"/>
        </w:numPr>
        <w:rPr>
          <w:ins w:id="1308" w:author="Matthew T. Munson" w:date="2021-04-25T16:42:00Z"/>
        </w:rPr>
      </w:pPr>
      <w:ins w:id="1309" w:author="Matthew T. Munson" w:date="2021-04-25T16:42:00Z">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ins>
    </w:p>
    <w:p w14:paraId="04C35CB0" w14:textId="77777777" w:rsidR="00664728" w:rsidRDefault="00664728" w:rsidP="00664728">
      <w:pPr>
        <w:pStyle w:val="Code"/>
        <w:rPr>
          <w:ins w:id="1310" w:author="Matthew T. Munson" w:date="2021-04-25T16:42:00Z"/>
        </w:rPr>
      </w:pPr>
      <w:ins w:id="1311" w:author="Matthew T. Munson" w:date="2021-04-25T16:42:00Z">
        <w:r>
          <w:t>draw(camera) {</w:t>
        </w:r>
      </w:ins>
    </w:p>
    <w:p w14:paraId="55C78781" w14:textId="77777777" w:rsidR="00664728" w:rsidRDefault="00664728" w:rsidP="00664728">
      <w:pPr>
        <w:pStyle w:val="Code"/>
        <w:rPr>
          <w:ins w:id="1312" w:author="Matthew T. Munson" w:date="2021-04-25T16:42:00Z"/>
        </w:rPr>
      </w:pPr>
      <w:ins w:id="1313" w:author="Matthew T. Munson" w:date="2021-04-25T16:42:00Z">
        <w:r>
          <w:t xml:space="preserve">    // we will draw the text string by calling mOneChar for each of the</w:t>
        </w:r>
      </w:ins>
    </w:p>
    <w:p w14:paraId="62A64936" w14:textId="77777777" w:rsidR="00664728" w:rsidRDefault="00664728" w:rsidP="00664728">
      <w:pPr>
        <w:pStyle w:val="Code"/>
        <w:rPr>
          <w:ins w:id="1314" w:author="Matthew T. Munson" w:date="2021-04-25T16:42:00Z"/>
        </w:rPr>
      </w:pPr>
      <w:ins w:id="1315" w:author="Matthew T. Munson" w:date="2021-04-25T16:42:00Z">
        <w:r>
          <w:t xml:space="preserve">    // chars in the mText string.</w:t>
        </w:r>
      </w:ins>
    </w:p>
    <w:p w14:paraId="2053854B" w14:textId="77777777" w:rsidR="00664728" w:rsidRDefault="00664728" w:rsidP="00664728">
      <w:pPr>
        <w:pStyle w:val="Code"/>
        <w:rPr>
          <w:ins w:id="1316" w:author="Matthew T. Munson" w:date="2021-04-25T16:42:00Z"/>
        </w:rPr>
      </w:pPr>
      <w:ins w:id="1317" w:author="Matthew T. Munson" w:date="2021-04-25T16:42:00Z">
        <w:r>
          <w:t xml:space="preserve">    let widthOfOneChar = this.mXform.getWidth() / this.mText.length;</w:t>
        </w:r>
      </w:ins>
    </w:p>
    <w:p w14:paraId="3F2D5E92" w14:textId="77777777" w:rsidR="00664728" w:rsidRDefault="00664728" w:rsidP="00664728">
      <w:pPr>
        <w:pStyle w:val="Code"/>
        <w:rPr>
          <w:ins w:id="1318" w:author="Matthew T. Munson" w:date="2021-04-25T16:42:00Z"/>
        </w:rPr>
      </w:pPr>
      <w:ins w:id="1319" w:author="Matthew T. Munson" w:date="2021-04-25T16:42:00Z">
        <w:r>
          <w:t xml:space="preserve">    let heightOfOneChar = this.mXform.getHeight();</w:t>
        </w:r>
      </w:ins>
    </w:p>
    <w:p w14:paraId="4A91D617" w14:textId="77777777" w:rsidR="00664728" w:rsidRDefault="00664728" w:rsidP="00664728">
      <w:pPr>
        <w:pStyle w:val="Code"/>
        <w:rPr>
          <w:ins w:id="1320" w:author="Matthew T. Munson" w:date="2021-04-25T16:42:00Z"/>
        </w:rPr>
      </w:pPr>
      <w:ins w:id="1321" w:author="Matthew T. Munson" w:date="2021-04-25T16:42:00Z">
        <w:r>
          <w:t xml:space="preserve">    // this.mOneChar.getXform().SetRotationInRad(this.mXform.getRotationInRad());</w:t>
        </w:r>
      </w:ins>
    </w:p>
    <w:p w14:paraId="57CEFC08" w14:textId="77777777" w:rsidR="00664728" w:rsidRDefault="00664728" w:rsidP="00664728">
      <w:pPr>
        <w:pStyle w:val="Code"/>
        <w:rPr>
          <w:ins w:id="1322" w:author="Matthew T. Munson" w:date="2021-04-25T16:42:00Z"/>
        </w:rPr>
      </w:pPr>
      <w:ins w:id="1323" w:author="Matthew T. Munson" w:date="2021-04-25T16:42:00Z">
        <w:r>
          <w:t xml:space="preserve">    let yPos = this.mXform.getYPos();</w:t>
        </w:r>
      </w:ins>
    </w:p>
    <w:p w14:paraId="3AA7AA47" w14:textId="77777777" w:rsidR="00664728" w:rsidRDefault="00664728" w:rsidP="00664728">
      <w:pPr>
        <w:pStyle w:val="Code"/>
        <w:rPr>
          <w:ins w:id="1324" w:author="Matthew T. Munson" w:date="2021-04-25T16:42:00Z"/>
        </w:rPr>
      </w:pPr>
    </w:p>
    <w:p w14:paraId="4D3C4ACC" w14:textId="77777777" w:rsidR="00664728" w:rsidRDefault="00664728" w:rsidP="00664728">
      <w:pPr>
        <w:pStyle w:val="Code"/>
        <w:rPr>
          <w:ins w:id="1325" w:author="Matthew T. Munson" w:date="2021-04-25T16:42:00Z"/>
        </w:rPr>
      </w:pPr>
      <w:ins w:id="1326" w:author="Matthew T. Munson" w:date="2021-04-25T16:42:00Z">
        <w:r>
          <w:t xml:space="preserve">    // center position of the first char</w:t>
        </w:r>
      </w:ins>
    </w:p>
    <w:p w14:paraId="1D0E4842" w14:textId="77777777" w:rsidR="00664728" w:rsidRDefault="00664728" w:rsidP="00664728">
      <w:pPr>
        <w:pStyle w:val="Code"/>
        <w:rPr>
          <w:ins w:id="1327" w:author="Matthew T. Munson" w:date="2021-04-25T16:42:00Z"/>
        </w:rPr>
      </w:pPr>
      <w:ins w:id="1328" w:author="Matthew T. Munson" w:date="2021-04-25T16:42:00Z">
        <w:r>
          <w:t xml:space="preserve">    let xPos = this.mXform.getXPos() - (widthOfOneChar / 2) + (widthOfOneChar * 0.5);</w:t>
        </w:r>
      </w:ins>
    </w:p>
    <w:p w14:paraId="47F6BEC7" w14:textId="77777777" w:rsidR="00664728" w:rsidRDefault="00664728" w:rsidP="00664728">
      <w:pPr>
        <w:pStyle w:val="Code"/>
        <w:rPr>
          <w:ins w:id="1329" w:author="Matthew T. Munson" w:date="2021-04-25T16:42:00Z"/>
        </w:rPr>
      </w:pPr>
      <w:ins w:id="1330" w:author="Matthew T. Munson" w:date="2021-04-25T16:42:00Z">
        <w:r>
          <w:t xml:space="preserve">    let charIndex, aChar, charInfo, xSize, ySize, xOffset, yOffset;</w:t>
        </w:r>
      </w:ins>
    </w:p>
    <w:p w14:paraId="6001B7FA" w14:textId="77777777" w:rsidR="00664728" w:rsidRDefault="00664728" w:rsidP="00664728">
      <w:pPr>
        <w:pStyle w:val="Code"/>
        <w:rPr>
          <w:ins w:id="1331" w:author="Matthew T. Munson" w:date="2021-04-25T16:42:00Z"/>
        </w:rPr>
      </w:pPr>
      <w:ins w:id="1332" w:author="Matthew T. Munson" w:date="2021-04-25T16:42:00Z">
        <w:r>
          <w:t xml:space="preserve">    for (charIndex = 0; charIndex &lt; this.mText.length; charIndex++) {</w:t>
        </w:r>
      </w:ins>
    </w:p>
    <w:p w14:paraId="3CFBC9F0" w14:textId="77777777" w:rsidR="00664728" w:rsidRDefault="00664728" w:rsidP="00664728">
      <w:pPr>
        <w:pStyle w:val="Code"/>
        <w:rPr>
          <w:ins w:id="1333" w:author="Matthew T. Munson" w:date="2021-04-25T16:42:00Z"/>
        </w:rPr>
      </w:pPr>
      <w:ins w:id="1334" w:author="Matthew T. Munson" w:date="2021-04-25T16:42:00Z">
        <w:r>
          <w:t xml:space="preserve">        aChar = this.mText.charCodeAt(charIndex);</w:t>
        </w:r>
      </w:ins>
    </w:p>
    <w:p w14:paraId="227EC70B" w14:textId="77777777" w:rsidR="00664728" w:rsidRDefault="00664728" w:rsidP="00664728">
      <w:pPr>
        <w:pStyle w:val="Code"/>
        <w:rPr>
          <w:ins w:id="1335" w:author="Matthew T. Munson" w:date="2021-04-25T16:42:00Z"/>
        </w:rPr>
      </w:pPr>
      <w:ins w:id="1336" w:author="Matthew T. Munson" w:date="2021-04-25T16:42:00Z">
        <w:r>
          <w:t xml:space="preserve">        charInfo = font.getCharInfo(this.mFontName, aChar);</w:t>
        </w:r>
      </w:ins>
    </w:p>
    <w:p w14:paraId="74A6B614" w14:textId="77777777" w:rsidR="00664728" w:rsidRDefault="00664728" w:rsidP="00664728">
      <w:pPr>
        <w:pStyle w:val="Code"/>
        <w:rPr>
          <w:ins w:id="1337" w:author="Matthew T. Munson" w:date="2021-04-25T16:42:00Z"/>
        </w:rPr>
      </w:pPr>
      <w:ins w:id="1338" w:author="Matthew T. Munson" w:date="2021-04-25T16:42:00Z">
        <w:r>
          <w:t xml:space="preserve">            </w:t>
        </w:r>
      </w:ins>
    </w:p>
    <w:p w14:paraId="3AA4093D" w14:textId="77777777" w:rsidR="00664728" w:rsidRDefault="00664728" w:rsidP="00664728">
      <w:pPr>
        <w:pStyle w:val="Code"/>
        <w:rPr>
          <w:ins w:id="1339" w:author="Matthew T. Munson" w:date="2021-04-25T16:42:00Z"/>
        </w:rPr>
      </w:pPr>
      <w:ins w:id="1340" w:author="Matthew T. Munson" w:date="2021-04-25T16:42:00Z">
        <w:r>
          <w:t xml:space="preserve">        // set the texture coordinate</w:t>
        </w:r>
      </w:ins>
    </w:p>
    <w:p w14:paraId="42033942" w14:textId="77777777" w:rsidR="00664728" w:rsidRDefault="00664728" w:rsidP="00664728">
      <w:pPr>
        <w:pStyle w:val="Code"/>
        <w:rPr>
          <w:ins w:id="1341" w:author="Matthew T. Munson" w:date="2021-04-25T16:42:00Z"/>
        </w:rPr>
      </w:pPr>
      <w:ins w:id="1342" w:author="Matthew T. Munson" w:date="2021-04-25T16:42:00Z">
        <w:r>
          <w:t xml:space="preserve">        this.mOneChar.setElementUVCoordinate(charInfo.mTexCoordLeft, charInfo.mTexCoordRight,</w:t>
        </w:r>
      </w:ins>
    </w:p>
    <w:p w14:paraId="10B8797D" w14:textId="77777777" w:rsidR="00664728" w:rsidRDefault="00664728" w:rsidP="00664728">
      <w:pPr>
        <w:pStyle w:val="Code"/>
        <w:rPr>
          <w:ins w:id="1343" w:author="Matthew T. Munson" w:date="2021-04-25T16:42:00Z"/>
        </w:rPr>
      </w:pPr>
      <w:ins w:id="1344" w:author="Matthew T. Munson" w:date="2021-04-25T16:42:00Z">
        <w:r>
          <w:t xml:space="preserve">            charInfo.mTexCoordBottom, charInfo.mTexCoordTop);</w:t>
        </w:r>
      </w:ins>
    </w:p>
    <w:p w14:paraId="10196217" w14:textId="77777777" w:rsidR="00664728" w:rsidRDefault="00664728" w:rsidP="00664728">
      <w:pPr>
        <w:pStyle w:val="Code"/>
        <w:rPr>
          <w:ins w:id="1345" w:author="Matthew T. Munson" w:date="2021-04-25T16:42:00Z"/>
        </w:rPr>
      </w:pPr>
    </w:p>
    <w:p w14:paraId="38D4D03E" w14:textId="77777777" w:rsidR="00664728" w:rsidRDefault="00664728" w:rsidP="00664728">
      <w:pPr>
        <w:pStyle w:val="Code"/>
        <w:rPr>
          <w:ins w:id="1346" w:author="Matthew T. Munson" w:date="2021-04-25T16:42:00Z"/>
        </w:rPr>
      </w:pPr>
      <w:ins w:id="1347" w:author="Matthew T. Munson" w:date="2021-04-25T16:42:00Z">
        <w:r>
          <w:t xml:space="preserve">        // now the size of the char</w:t>
        </w:r>
      </w:ins>
    </w:p>
    <w:p w14:paraId="5745A3BA" w14:textId="77777777" w:rsidR="00664728" w:rsidRDefault="00664728" w:rsidP="00664728">
      <w:pPr>
        <w:pStyle w:val="Code"/>
        <w:rPr>
          <w:ins w:id="1348" w:author="Matthew T. Munson" w:date="2021-04-25T16:42:00Z"/>
        </w:rPr>
      </w:pPr>
      <w:ins w:id="1349" w:author="Matthew T. Munson" w:date="2021-04-25T16:42:00Z">
        <w:r>
          <w:t xml:space="preserve">        xSize = widthOfOneChar * charInfo.mCharWidth;</w:t>
        </w:r>
      </w:ins>
    </w:p>
    <w:p w14:paraId="25A7022B" w14:textId="77777777" w:rsidR="00664728" w:rsidRDefault="00664728" w:rsidP="00664728">
      <w:pPr>
        <w:pStyle w:val="Code"/>
        <w:rPr>
          <w:ins w:id="1350" w:author="Matthew T. Munson" w:date="2021-04-25T16:42:00Z"/>
        </w:rPr>
      </w:pPr>
      <w:ins w:id="1351" w:author="Matthew T. Munson" w:date="2021-04-25T16:42:00Z">
        <w:r>
          <w:t xml:space="preserve">        ySize = heightOfOneChar * charInfo.mCharHeight;</w:t>
        </w:r>
      </w:ins>
    </w:p>
    <w:p w14:paraId="130AFF2B" w14:textId="77777777" w:rsidR="00664728" w:rsidRDefault="00664728" w:rsidP="00664728">
      <w:pPr>
        <w:pStyle w:val="Code"/>
        <w:rPr>
          <w:ins w:id="1352" w:author="Matthew T. Munson" w:date="2021-04-25T16:42:00Z"/>
        </w:rPr>
      </w:pPr>
      <w:ins w:id="1353" w:author="Matthew T. Munson" w:date="2021-04-25T16:42:00Z">
        <w:r>
          <w:t xml:space="preserve">        this.mOneChar.getXform().setSize(xSize, ySize);</w:t>
        </w:r>
      </w:ins>
    </w:p>
    <w:p w14:paraId="27EBDC67" w14:textId="77777777" w:rsidR="00664728" w:rsidRDefault="00664728" w:rsidP="00664728">
      <w:pPr>
        <w:pStyle w:val="Code"/>
        <w:rPr>
          <w:ins w:id="1354" w:author="Matthew T. Munson" w:date="2021-04-25T16:42:00Z"/>
        </w:rPr>
      </w:pPr>
    </w:p>
    <w:p w14:paraId="1E7335B5" w14:textId="77777777" w:rsidR="00664728" w:rsidRDefault="00664728" w:rsidP="00664728">
      <w:pPr>
        <w:pStyle w:val="Code"/>
        <w:rPr>
          <w:ins w:id="1355" w:author="Matthew T. Munson" w:date="2021-04-25T16:42:00Z"/>
        </w:rPr>
      </w:pPr>
      <w:ins w:id="1356" w:author="Matthew T. Munson" w:date="2021-04-25T16:42:00Z">
        <w:r>
          <w:t xml:space="preserve">        // how much to offset from the center</w:t>
        </w:r>
      </w:ins>
    </w:p>
    <w:p w14:paraId="44E035DF" w14:textId="77777777" w:rsidR="00664728" w:rsidRDefault="00664728" w:rsidP="00664728">
      <w:pPr>
        <w:pStyle w:val="Code"/>
        <w:rPr>
          <w:ins w:id="1357" w:author="Matthew T. Munson" w:date="2021-04-25T16:42:00Z"/>
        </w:rPr>
      </w:pPr>
      <w:ins w:id="1358" w:author="Matthew T. Munson" w:date="2021-04-25T16:42:00Z">
        <w:r>
          <w:t xml:space="preserve">        xOffset = widthOfOneChar * charInfo.mCharWidthOffset * 0.5;</w:t>
        </w:r>
      </w:ins>
    </w:p>
    <w:p w14:paraId="687F9309" w14:textId="77777777" w:rsidR="00664728" w:rsidRDefault="00664728" w:rsidP="00664728">
      <w:pPr>
        <w:pStyle w:val="Code"/>
        <w:rPr>
          <w:ins w:id="1359" w:author="Matthew T. Munson" w:date="2021-04-25T16:42:00Z"/>
        </w:rPr>
      </w:pPr>
      <w:ins w:id="1360" w:author="Matthew T. Munson" w:date="2021-04-25T16:42:00Z">
        <w:r>
          <w:t xml:space="preserve">        yOffset = heightOfOneChar * charInfo.mCharHeightOffset * 0.5;</w:t>
        </w:r>
      </w:ins>
    </w:p>
    <w:p w14:paraId="0138B71C" w14:textId="77777777" w:rsidR="00664728" w:rsidRDefault="00664728" w:rsidP="00664728">
      <w:pPr>
        <w:pStyle w:val="Code"/>
        <w:rPr>
          <w:ins w:id="1361" w:author="Matthew T. Munson" w:date="2021-04-25T16:42:00Z"/>
        </w:rPr>
      </w:pPr>
    </w:p>
    <w:p w14:paraId="77D563CB" w14:textId="77777777" w:rsidR="00664728" w:rsidRDefault="00664728" w:rsidP="00664728">
      <w:pPr>
        <w:pStyle w:val="Code"/>
        <w:rPr>
          <w:ins w:id="1362" w:author="Matthew T. Munson" w:date="2021-04-25T16:42:00Z"/>
        </w:rPr>
      </w:pPr>
      <w:ins w:id="1363" w:author="Matthew T. Munson" w:date="2021-04-25T16:42:00Z">
        <w:r>
          <w:t xml:space="preserve">        this.mOneChar.getXform().setPosition(xPos - xOffset, yPos - yOffset);</w:t>
        </w:r>
      </w:ins>
    </w:p>
    <w:p w14:paraId="50624C8C" w14:textId="77777777" w:rsidR="00664728" w:rsidRDefault="00664728" w:rsidP="00664728">
      <w:pPr>
        <w:pStyle w:val="Code"/>
        <w:rPr>
          <w:ins w:id="1364" w:author="Matthew T. Munson" w:date="2021-04-25T16:42:00Z"/>
        </w:rPr>
      </w:pPr>
    </w:p>
    <w:p w14:paraId="661F6828" w14:textId="77777777" w:rsidR="00664728" w:rsidRDefault="00664728" w:rsidP="00664728">
      <w:pPr>
        <w:pStyle w:val="Code"/>
        <w:rPr>
          <w:ins w:id="1365" w:author="Matthew T. Munson" w:date="2021-04-25T16:42:00Z"/>
        </w:rPr>
      </w:pPr>
      <w:ins w:id="1366" w:author="Matthew T. Munson" w:date="2021-04-25T16:42:00Z">
        <w:r>
          <w:t xml:space="preserve">        this.mOneChar.draw(camera);</w:t>
        </w:r>
      </w:ins>
    </w:p>
    <w:p w14:paraId="5DEBA371" w14:textId="77777777" w:rsidR="00664728" w:rsidRDefault="00664728" w:rsidP="00664728">
      <w:pPr>
        <w:pStyle w:val="Code"/>
        <w:rPr>
          <w:ins w:id="1367" w:author="Matthew T. Munson" w:date="2021-04-25T16:42:00Z"/>
        </w:rPr>
      </w:pPr>
    </w:p>
    <w:p w14:paraId="33EA08E2" w14:textId="77777777" w:rsidR="00664728" w:rsidRDefault="00664728" w:rsidP="00664728">
      <w:pPr>
        <w:pStyle w:val="Code"/>
        <w:rPr>
          <w:ins w:id="1368" w:author="Matthew T. Munson" w:date="2021-04-25T16:42:00Z"/>
        </w:rPr>
      </w:pPr>
      <w:ins w:id="1369" w:author="Matthew T. Munson" w:date="2021-04-25T16:42:00Z">
        <w:r>
          <w:t xml:space="preserve">        xPos += widthOfOneChar;</w:t>
        </w:r>
      </w:ins>
    </w:p>
    <w:p w14:paraId="34638FFB" w14:textId="77777777" w:rsidR="00664728" w:rsidRDefault="00664728" w:rsidP="00664728">
      <w:pPr>
        <w:pStyle w:val="Code"/>
        <w:rPr>
          <w:ins w:id="1370" w:author="Matthew T. Munson" w:date="2021-04-25T16:42:00Z"/>
        </w:rPr>
      </w:pPr>
      <w:ins w:id="1371" w:author="Matthew T. Munson" w:date="2021-04-25T16:42:00Z">
        <w:r>
          <w:t xml:space="preserve">    }</w:t>
        </w:r>
      </w:ins>
    </w:p>
    <w:p w14:paraId="6A976DC4" w14:textId="77777777" w:rsidR="00664728" w:rsidRDefault="00664728" w:rsidP="00664728">
      <w:pPr>
        <w:pStyle w:val="Code"/>
        <w:rPr>
          <w:ins w:id="1372" w:author="Matthew T. Munson" w:date="2021-04-25T16:42:00Z"/>
        </w:rPr>
      </w:pPr>
      <w:ins w:id="1373" w:author="Matthew T. Munson" w:date="2021-04-25T16:42:00Z">
        <w:r>
          <w:t>}</w:t>
        </w:r>
      </w:ins>
    </w:p>
    <w:p w14:paraId="4E5AF362" w14:textId="77777777" w:rsidR="00664728" w:rsidRDefault="00664728" w:rsidP="00664728">
      <w:pPr>
        <w:pStyle w:val="NumList"/>
        <w:numPr>
          <w:ilvl w:val="0"/>
          <w:numId w:val="0"/>
        </w:numPr>
        <w:ind w:left="936"/>
        <w:rPr>
          <w:ins w:id="1374" w:author="Matthew T. Munson" w:date="2021-04-25T16:42:00Z"/>
        </w:rPr>
      </w:pPr>
      <w:ins w:id="1375" w:author="Matthew T. Munson" w:date="2021-04-25T16:42:00Z">
        <w:r>
          <w:lastRenderedPageBreak/>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ins>
    </w:p>
    <w:p w14:paraId="1237E81F" w14:textId="77777777" w:rsidR="00664728" w:rsidRDefault="00664728" w:rsidP="00664728">
      <w:pPr>
        <w:pStyle w:val="NumSubList"/>
        <w:numPr>
          <w:ilvl w:val="0"/>
          <w:numId w:val="50"/>
        </w:numPr>
        <w:rPr>
          <w:ins w:id="1376" w:author="Matthew T. Munson" w:date="2021-04-25T16:42:00Z"/>
        </w:rPr>
      </w:pPr>
      <w:ins w:id="1377" w:author="Matthew T. Munson" w:date="2021-04-25T16:42:00Z">
        <w:r>
          <w:t>Extracts each character in the string</w:t>
        </w:r>
      </w:ins>
    </w:p>
    <w:p w14:paraId="05D0A7DC" w14:textId="77777777" w:rsidR="00664728" w:rsidRDefault="00664728" w:rsidP="00664728">
      <w:pPr>
        <w:pStyle w:val="NumSubList"/>
        <w:numPr>
          <w:ilvl w:val="0"/>
          <w:numId w:val="50"/>
        </w:numPr>
        <w:rPr>
          <w:ins w:id="1378" w:author="Matthew T. Munson" w:date="2021-04-25T16:42:00Z"/>
        </w:rPr>
      </w:pPr>
      <w:ins w:id="1379" w:author="Matthew T. Munson" w:date="2021-04-25T16:42:00Z">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ins>
    </w:p>
    <w:p w14:paraId="30C4580C" w14:textId="77777777" w:rsidR="00664728" w:rsidRDefault="00664728" w:rsidP="00664728">
      <w:pPr>
        <w:pStyle w:val="NumSubList"/>
        <w:numPr>
          <w:ilvl w:val="0"/>
          <w:numId w:val="50"/>
        </w:numPr>
        <w:rPr>
          <w:ins w:id="1380" w:author="Matthew T. Munson" w:date="2021-04-25T16:42:00Z"/>
        </w:rPr>
      </w:pPr>
      <w:ins w:id="1381" w:author="Matthew T. Munson" w:date="2021-04-25T16:42:00Z">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ins>
    </w:p>
    <w:p w14:paraId="777295E1" w14:textId="77777777" w:rsidR="00664728" w:rsidRDefault="00664728" w:rsidP="00664728">
      <w:pPr>
        <w:pStyle w:val="NumSubList"/>
        <w:numPr>
          <w:ilvl w:val="0"/>
          <w:numId w:val="50"/>
        </w:numPr>
        <w:rPr>
          <w:ins w:id="1382" w:author="Matthew T. Munson" w:date="2021-04-25T16:42:00Z"/>
        </w:rPr>
      </w:pPr>
      <w:ins w:id="1383" w:author="Matthew T. Munson" w:date="2021-04-25T16:42:00Z">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ins>
    </w:p>
    <w:p w14:paraId="01ECCA8F" w14:textId="77777777" w:rsidR="00664728" w:rsidRDefault="00664728" w:rsidP="00664728">
      <w:pPr>
        <w:pStyle w:val="NumList"/>
        <w:numPr>
          <w:ilvl w:val="0"/>
          <w:numId w:val="11"/>
        </w:numPr>
        <w:rPr>
          <w:ins w:id="1384" w:author="Matthew T. Munson" w:date="2021-04-25T16:42:00Z"/>
        </w:rPr>
      </w:pPr>
      <w:ins w:id="1385" w:author="Matthew T. Munson" w:date="2021-04-25T16:42:00Z">
        <w:r w:rsidRPr="000635BF">
          <w:t>Implement</w:t>
        </w:r>
        <w:r>
          <w:t xml:space="preserve"> the getters and setters for the transform, the text message to be drawn, the font to use for drawing, and the color.</w:t>
        </w:r>
      </w:ins>
    </w:p>
    <w:p w14:paraId="74238020" w14:textId="77777777" w:rsidR="00664728" w:rsidRDefault="00664728" w:rsidP="00664728">
      <w:pPr>
        <w:pStyle w:val="Code"/>
        <w:rPr>
          <w:ins w:id="1386" w:author="Matthew T. Munson" w:date="2021-04-25T16:42:00Z"/>
        </w:rPr>
      </w:pPr>
      <w:ins w:id="1387" w:author="Matthew T. Munson" w:date="2021-04-25T16:42:00Z">
        <w:r>
          <w:t>getXform() { return this.mXform; }</w:t>
        </w:r>
      </w:ins>
    </w:p>
    <w:p w14:paraId="10F743F7" w14:textId="77777777" w:rsidR="00664728" w:rsidRDefault="00664728" w:rsidP="00664728">
      <w:pPr>
        <w:pStyle w:val="Code"/>
        <w:rPr>
          <w:ins w:id="1388" w:author="Matthew T. Munson" w:date="2021-04-25T16:42:00Z"/>
        </w:rPr>
      </w:pPr>
      <w:ins w:id="1389" w:author="Matthew T. Munson" w:date="2021-04-25T16:42:00Z">
        <w:r>
          <w:t>getText() { return this.mText; }</w:t>
        </w:r>
      </w:ins>
    </w:p>
    <w:p w14:paraId="78F71A57" w14:textId="77777777" w:rsidR="00664728" w:rsidRDefault="00664728" w:rsidP="00664728">
      <w:pPr>
        <w:pStyle w:val="Code"/>
        <w:rPr>
          <w:ins w:id="1390" w:author="Matthew T. Munson" w:date="2021-04-25T16:42:00Z"/>
        </w:rPr>
      </w:pPr>
      <w:ins w:id="1391" w:author="Matthew T. Munson" w:date="2021-04-25T16:42:00Z">
        <w:r>
          <w:br/>
          <w:t>setText(t) {</w:t>
        </w:r>
      </w:ins>
    </w:p>
    <w:p w14:paraId="3ABA83FA" w14:textId="77777777" w:rsidR="00664728" w:rsidRDefault="00664728" w:rsidP="00664728">
      <w:pPr>
        <w:pStyle w:val="Code"/>
        <w:rPr>
          <w:ins w:id="1392" w:author="Matthew T. Munson" w:date="2021-04-25T16:42:00Z"/>
        </w:rPr>
      </w:pPr>
      <w:ins w:id="1393" w:author="Matthew T. Munson" w:date="2021-04-25T16:42:00Z">
        <w:r>
          <w:t xml:space="preserve">    this.mText = t;</w:t>
        </w:r>
      </w:ins>
    </w:p>
    <w:p w14:paraId="2065D7C7" w14:textId="77777777" w:rsidR="00664728" w:rsidRDefault="00664728" w:rsidP="00664728">
      <w:pPr>
        <w:pStyle w:val="Code"/>
        <w:rPr>
          <w:ins w:id="1394" w:author="Matthew T. Munson" w:date="2021-04-25T16:42:00Z"/>
        </w:rPr>
      </w:pPr>
      <w:ins w:id="1395" w:author="Matthew T. Munson" w:date="2021-04-25T16:42:00Z">
        <w:r>
          <w:t xml:space="preserve">    this.setTextHeight(this.getXform().getHeight());</w:t>
        </w:r>
      </w:ins>
    </w:p>
    <w:p w14:paraId="7E13AB7B" w14:textId="77777777" w:rsidR="00664728" w:rsidRDefault="00664728" w:rsidP="00664728">
      <w:pPr>
        <w:pStyle w:val="Code"/>
        <w:rPr>
          <w:ins w:id="1396" w:author="Matthew T. Munson" w:date="2021-04-25T16:42:00Z"/>
        </w:rPr>
      </w:pPr>
      <w:ins w:id="1397" w:author="Matthew T. Munson" w:date="2021-04-25T16:42:00Z">
        <w:r>
          <w:t>}</w:t>
        </w:r>
      </w:ins>
    </w:p>
    <w:p w14:paraId="53A684BE" w14:textId="77777777" w:rsidR="00664728" w:rsidRDefault="00664728" w:rsidP="00664728">
      <w:pPr>
        <w:pStyle w:val="Code"/>
        <w:rPr>
          <w:ins w:id="1398" w:author="Matthew T. Munson" w:date="2021-04-25T16:42:00Z"/>
        </w:rPr>
      </w:pPr>
    </w:p>
    <w:p w14:paraId="363F5EFE" w14:textId="77777777" w:rsidR="00664728" w:rsidRDefault="00664728" w:rsidP="00664728">
      <w:pPr>
        <w:pStyle w:val="Code"/>
        <w:rPr>
          <w:ins w:id="1399" w:author="Matthew T. Munson" w:date="2021-04-25T16:42:00Z"/>
        </w:rPr>
      </w:pPr>
      <w:ins w:id="1400" w:author="Matthew T. Munson" w:date="2021-04-25T16:42:00Z">
        <w:r>
          <w:t>getFontName() { return this.mFontName; }</w:t>
        </w:r>
      </w:ins>
    </w:p>
    <w:p w14:paraId="382BF451" w14:textId="77777777" w:rsidR="00664728" w:rsidRDefault="00664728" w:rsidP="00664728">
      <w:pPr>
        <w:pStyle w:val="Code"/>
        <w:rPr>
          <w:ins w:id="1401" w:author="Matthew T. Munson" w:date="2021-04-25T16:42:00Z"/>
        </w:rPr>
      </w:pPr>
      <w:ins w:id="1402" w:author="Matthew T. Munson" w:date="2021-04-25T16:42:00Z">
        <w:r>
          <w:t>setFontName(f) {</w:t>
        </w:r>
      </w:ins>
    </w:p>
    <w:p w14:paraId="09488A31" w14:textId="77777777" w:rsidR="00664728" w:rsidRDefault="00664728" w:rsidP="00664728">
      <w:pPr>
        <w:pStyle w:val="Code"/>
        <w:rPr>
          <w:ins w:id="1403" w:author="Matthew T. Munson" w:date="2021-04-25T16:42:00Z"/>
        </w:rPr>
      </w:pPr>
      <w:ins w:id="1404" w:author="Matthew T. Munson" w:date="2021-04-25T16:42:00Z">
        <w:r>
          <w:t xml:space="preserve">    this.mFontName = f;</w:t>
        </w:r>
      </w:ins>
    </w:p>
    <w:p w14:paraId="3EEA2735" w14:textId="77777777" w:rsidR="00664728" w:rsidRDefault="00664728" w:rsidP="00664728">
      <w:pPr>
        <w:pStyle w:val="Code"/>
        <w:rPr>
          <w:ins w:id="1405" w:author="Matthew T. Munson" w:date="2021-04-25T16:42:00Z"/>
        </w:rPr>
      </w:pPr>
      <w:ins w:id="1406" w:author="Matthew T. Munson" w:date="2021-04-25T16:42:00Z">
        <w:r>
          <w:t xml:space="preserve">    this.mOneChar.setTexture(font.imageName(this.mFontName));</w:t>
        </w:r>
      </w:ins>
    </w:p>
    <w:p w14:paraId="37EEF8F1" w14:textId="77777777" w:rsidR="00664728" w:rsidRDefault="00664728" w:rsidP="00664728">
      <w:pPr>
        <w:pStyle w:val="Code"/>
        <w:rPr>
          <w:ins w:id="1407" w:author="Matthew T. Munson" w:date="2021-04-25T16:42:00Z"/>
        </w:rPr>
      </w:pPr>
      <w:ins w:id="1408" w:author="Matthew T. Munson" w:date="2021-04-25T16:42:00Z">
        <w:r>
          <w:t>}</w:t>
        </w:r>
      </w:ins>
    </w:p>
    <w:p w14:paraId="65D10379" w14:textId="77777777" w:rsidR="00664728" w:rsidRDefault="00664728" w:rsidP="00664728">
      <w:pPr>
        <w:pStyle w:val="Code"/>
        <w:rPr>
          <w:ins w:id="1409" w:author="Matthew T. Munson" w:date="2021-04-25T16:42:00Z"/>
        </w:rPr>
      </w:pPr>
    </w:p>
    <w:p w14:paraId="1E7F3591" w14:textId="77777777" w:rsidR="00664728" w:rsidRDefault="00664728" w:rsidP="00664728">
      <w:pPr>
        <w:pStyle w:val="Code"/>
        <w:rPr>
          <w:ins w:id="1410" w:author="Matthew T. Munson" w:date="2021-04-25T16:42:00Z"/>
        </w:rPr>
      </w:pPr>
      <w:ins w:id="1411" w:author="Matthew T. Munson" w:date="2021-04-25T16:42:00Z">
        <w:r>
          <w:t>setColor(c) { this.mOneChar.setColor(c); }</w:t>
        </w:r>
      </w:ins>
    </w:p>
    <w:p w14:paraId="1136B1C7" w14:textId="77777777" w:rsidR="00664728" w:rsidRDefault="00664728" w:rsidP="00664728">
      <w:pPr>
        <w:pStyle w:val="Code"/>
        <w:rPr>
          <w:ins w:id="1412" w:author="Matthew T. Munson" w:date="2021-04-25T16:42:00Z"/>
        </w:rPr>
      </w:pPr>
      <w:ins w:id="1413" w:author="Matthew T. Munson" w:date="2021-04-25T16:42:00Z">
        <w:r>
          <w:t>getColor() { return this.mOneChar.getColor(); }</w:t>
        </w:r>
      </w:ins>
    </w:p>
    <w:p w14:paraId="7A4ED84F" w14:textId="77777777" w:rsidR="00664728" w:rsidRDefault="00664728" w:rsidP="00664728">
      <w:pPr>
        <w:pStyle w:val="NumList"/>
        <w:numPr>
          <w:ilvl w:val="0"/>
          <w:numId w:val="11"/>
        </w:numPr>
        <w:rPr>
          <w:ins w:id="1414" w:author="Matthew T. Munson" w:date="2021-04-25T16:42:00Z"/>
        </w:rPr>
      </w:pPr>
      <w:ins w:id="1415" w:author="Matthew T. Munson" w:date="2021-04-25T16:42:00Z">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ins>
    </w:p>
    <w:p w14:paraId="3DCD57AB" w14:textId="77777777" w:rsidR="00664728" w:rsidRDefault="00664728" w:rsidP="00664728">
      <w:pPr>
        <w:pStyle w:val="Code"/>
        <w:rPr>
          <w:ins w:id="1416" w:author="Matthew T. Munson" w:date="2021-04-25T16:42:00Z"/>
        </w:rPr>
      </w:pPr>
      <w:ins w:id="1417" w:author="Matthew T. Munson" w:date="2021-04-25T16:42:00Z">
        <w:r>
          <w:t>setTextHeight(h) {</w:t>
        </w:r>
      </w:ins>
    </w:p>
    <w:p w14:paraId="09A91676" w14:textId="77777777" w:rsidR="00664728" w:rsidRDefault="00664728" w:rsidP="00664728">
      <w:pPr>
        <w:pStyle w:val="Code"/>
        <w:rPr>
          <w:ins w:id="1418" w:author="Matthew T. Munson" w:date="2021-04-25T16:42:00Z"/>
        </w:rPr>
      </w:pPr>
      <w:ins w:id="1419" w:author="Matthew T. Munson" w:date="2021-04-25T16:42:00Z">
        <w:r>
          <w:t xml:space="preserve">    let charInfo = font.getCharInfo(this.mFontName, "A".charCodeAt(0)); // this is for "A"</w:t>
        </w:r>
      </w:ins>
    </w:p>
    <w:p w14:paraId="36CF7074" w14:textId="77777777" w:rsidR="00664728" w:rsidRDefault="00664728" w:rsidP="00664728">
      <w:pPr>
        <w:pStyle w:val="Code"/>
        <w:rPr>
          <w:ins w:id="1420" w:author="Matthew T. Munson" w:date="2021-04-25T16:42:00Z"/>
        </w:rPr>
      </w:pPr>
      <w:ins w:id="1421" w:author="Matthew T. Munson" w:date="2021-04-25T16:42:00Z">
        <w:r>
          <w:lastRenderedPageBreak/>
          <w:t xml:space="preserve">    let w = h * charInfo.mCharAspectRatio;</w:t>
        </w:r>
      </w:ins>
    </w:p>
    <w:p w14:paraId="4F19E5D6" w14:textId="77777777" w:rsidR="00664728" w:rsidRDefault="00664728" w:rsidP="00664728">
      <w:pPr>
        <w:pStyle w:val="Code"/>
        <w:rPr>
          <w:ins w:id="1422" w:author="Matthew T. Munson" w:date="2021-04-25T16:42:00Z"/>
        </w:rPr>
      </w:pPr>
      <w:ins w:id="1423" w:author="Matthew T. Munson" w:date="2021-04-25T16:42:00Z">
        <w:r>
          <w:t xml:space="preserve">    this.getXform().setSize(w * this.mText.length, h);</w:t>
        </w:r>
      </w:ins>
    </w:p>
    <w:p w14:paraId="2F931876" w14:textId="77777777" w:rsidR="00664728" w:rsidRDefault="00664728" w:rsidP="00664728">
      <w:pPr>
        <w:pStyle w:val="Code"/>
        <w:rPr>
          <w:ins w:id="1424" w:author="Matthew T. Munson" w:date="2021-04-25T16:42:00Z"/>
        </w:rPr>
      </w:pPr>
      <w:ins w:id="1425" w:author="Matthew T. Munson" w:date="2021-04-25T16:42:00Z">
        <w:r>
          <w:t>}</w:t>
        </w:r>
      </w:ins>
    </w:p>
    <w:p w14:paraId="391E38EA" w14:textId="77777777" w:rsidR="00664728" w:rsidRDefault="00664728" w:rsidP="00664728">
      <w:pPr>
        <w:pStyle w:val="NumList"/>
        <w:numPr>
          <w:ilvl w:val="0"/>
          <w:numId w:val="0"/>
        </w:numPr>
        <w:ind w:left="936"/>
        <w:rPr>
          <w:ins w:id="1426" w:author="Matthew T. Munson" w:date="2021-04-25T16:42:00Z"/>
        </w:rPr>
      </w:pPr>
      <w:ins w:id="1427" w:author="Matthew T. Munson" w:date="2021-04-25T16:42:00Z">
        <w:r>
          <w:t xml:space="preserve">Notice that the width of the entire message to be drawn is automatically computed based on the message string length and maintaining the character width to height aspect ratio. </w:t>
        </w:r>
      </w:ins>
    </w:p>
    <w:p w14:paraId="577A3EE0" w14:textId="77777777" w:rsidR="00664728" w:rsidRPr="005152AE" w:rsidRDefault="00664728" w:rsidP="00664728">
      <w:pPr>
        <w:pStyle w:val="NoteTipCaution"/>
        <w:rPr>
          <w:ins w:id="1428" w:author="Matthew T. Munson" w:date="2021-04-25T16:42:00Z"/>
        </w:rPr>
      </w:pPr>
      <w:ins w:id="1429" w:author="Matthew T. Munson" w:date="2021-04-25T16:42:00Z">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ins>
    </w:p>
    <w:p w14:paraId="07CAF75D" w14:textId="77777777" w:rsidR="00664728" w:rsidRDefault="00664728" w:rsidP="00664728">
      <w:pPr>
        <w:pStyle w:val="Heading3"/>
        <w:rPr>
          <w:ins w:id="1430" w:author="Matthew T. Munson" w:date="2021-04-25T16:42:00Z"/>
        </w:rPr>
      </w:pPr>
      <w:ins w:id="1431" w:author="Matthew T. Munson" w:date="2021-04-25T16:42:00Z">
        <w:r>
          <w:t>Initialize, Cleaning, and Export Font Functionality</w:t>
        </w:r>
      </w:ins>
    </w:p>
    <w:p w14:paraId="1080520D" w14:textId="77777777" w:rsidR="00664728" w:rsidRDefault="00664728" w:rsidP="00664728">
      <w:pPr>
        <w:pStyle w:val="BodyTextFirst"/>
        <w:rPr>
          <w:ins w:id="1432" w:author="Matthew T. Munson" w:date="2021-04-25T16:42:00Z"/>
        </w:rPr>
      </w:pPr>
      <w:ins w:id="1433" w:author="Matthew T. Munson" w:date="2021-04-25T16:42:00Z">
        <w:r>
          <w:t>As in all engine functionality, it is important to update the engine access file, index.js, to grant access to the game developer. In this case, it is also essential to initialize and cleanup resources associated with the default system font appropriately.</w:t>
        </w:r>
      </w:ins>
    </w:p>
    <w:p w14:paraId="25D87718" w14:textId="77777777" w:rsidR="00664728" w:rsidRDefault="00664728" w:rsidP="00664728">
      <w:pPr>
        <w:pStyle w:val="NumList"/>
        <w:numPr>
          <w:ilvl w:val="0"/>
          <w:numId w:val="76"/>
        </w:numPr>
        <w:rPr>
          <w:ins w:id="1434" w:author="Matthew T. Munson" w:date="2021-04-25T16:42:00Z"/>
        </w:rPr>
      </w:pPr>
      <w:ins w:id="1435" w:author="Matthew T. Munson" w:date="2021-04-25T16:42:00Z">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ins>
    </w:p>
    <w:p w14:paraId="7C5D9A4C" w14:textId="77777777" w:rsidR="00664728" w:rsidRDefault="00664728" w:rsidP="00664728">
      <w:pPr>
        <w:pStyle w:val="Code"/>
        <w:rPr>
          <w:ins w:id="1436" w:author="Matthew T. Munson" w:date="2021-04-25T16:42:00Z"/>
        </w:rPr>
      </w:pPr>
      <w:ins w:id="1437" w:author="Matthew T. Munson" w:date="2021-04-25T16:42:00Z">
        <w:r>
          <w:t xml:space="preserve">// resources </w:t>
        </w:r>
      </w:ins>
    </w:p>
    <w:p w14:paraId="2DF559DC" w14:textId="77777777" w:rsidR="00664728" w:rsidRDefault="00664728" w:rsidP="00664728">
      <w:pPr>
        <w:pStyle w:val="Code"/>
        <w:rPr>
          <w:ins w:id="1438" w:author="Matthew T. Munson" w:date="2021-04-25T16:42:00Z"/>
        </w:rPr>
      </w:pPr>
      <w:ins w:id="1439" w:author="Matthew T. Munson" w:date="2021-04-25T16:42:00Z">
        <w:r>
          <w:t>import * as audio from "./resources/audio.js";</w:t>
        </w:r>
      </w:ins>
    </w:p>
    <w:p w14:paraId="38851754" w14:textId="77777777" w:rsidR="00664728" w:rsidRDefault="00664728" w:rsidP="00664728">
      <w:pPr>
        <w:pStyle w:val="Code"/>
        <w:rPr>
          <w:ins w:id="1440" w:author="Matthew T. Munson" w:date="2021-04-25T16:42:00Z"/>
        </w:rPr>
      </w:pPr>
      <w:ins w:id="1441" w:author="Matthew T. Munson" w:date="2021-04-25T16:42:00Z">
        <w:r>
          <w:t>import * as text from "./resources/text.js";</w:t>
        </w:r>
      </w:ins>
    </w:p>
    <w:p w14:paraId="64DCB327" w14:textId="77777777" w:rsidR="00664728" w:rsidRDefault="00664728" w:rsidP="00664728">
      <w:pPr>
        <w:pStyle w:val="Code"/>
        <w:rPr>
          <w:ins w:id="1442" w:author="Matthew T. Munson" w:date="2021-04-25T16:42:00Z"/>
        </w:rPr>
      </w:pPr>
      <w:ins w:id="1443" w:author="Matthew T. Munson" w:date="2021-04-25T16:42:00Z">
        <w:r>
          <w:t>import * as xml from "./resources/xml.js";</w:t>
        </w:r>
      </w:ins>
    </w:p>
    <w:p w14:paraId="01D1BD82" w14:textId="77777777" w:rsidR="00664728" w:rsidRDefault="00664728" w:rsidP="00664728">
      <w:pPr>
        <w:pStyle w:val="Code"/>
        <w:rPr>
          <w:ins w:id="1444" w:author="Matthew T. Munson" w:date="2021-04-25T16:42:00Z"/>
        </w:rPr>
      </w:pPr>
      <w:ins w:id="1445" w:author="Matthew T. Munson" w:date="2021-04-25T16:42:00Z">
        <w:r>
          <w:t>import * as texture from "./resources/texture.js";</w:t>
        </w:r>
      </w:ins>
    </w:p>
    <w:p w14:paraId="665FCBA3" w14:textId="77777777" w:rsidR="00664728" w:rsidRPr="00CD6916" w:rsidRDefault="00664728" w:rsidP="00664728">
      <w:pPr>
        <w:pStyle w:val="Code"/>
        <w:rPr>
          <w:ins w:id="1446" w:author="Matthew T. Munson" w:date="2021-04-25T16:42:00Z"/>
          <w:rStyle w:val="CodeBold"/>
        </w:rPr>
      </w:pPr>
      <w:ins w:id="1447" w:author="Matthew T. Munson" w:date="2021-04-25T16:42:00Z">
        <w:r w:rsidRPr="00CD6916">
          <w:rPr>
            <w:rStyle w:val="CodeBold"/>
          </w:rPr>
          <w:t>import * as font from "./resources/font.js";</w:t>
        </w:r>
      </w:ins>
    </w:p>
    <w:p w14:paraId="04141AE4" w14:textId="77777777" w:rsidR="00664728" w:rsidRPr="00CD6916" w:rsidRDefault="00664728" w:rsidP="00664728">
      <w:pPr>
        <w:pStyle w:val="Code"/>
        <w:rPr>
          <w:ins w:id="1448" w:author="Matthew T. Munson" w:date="2021-04-25T16:42:00Z"/>
          <w:rStyle w:val="CodeBold"/>
        </w:rPr>
      </w:pPr>
      <w:ins w:id="1449" w:author="Matthew T. Munson" w:date="2021-04-25T16:42:00Z">
        <w:r w:rsidRPr="00CD6916">
          <w:rPr>
            <w:rStyle w:val="CodeBold"/>
          </w:rPr>
          <w:t>import * as defaultResources from "./resources/default_resources.js";</w:t>
        </w:r>
        <w:r w:rsidRPr="00CD6916">
          <w:rPr>
            <w:rStyle w:val="CodeBold"/>
          </w:rPr>
          <w:br/>
        </w:r>
      </w:ins>
    </w:p>
    <w:p w14:paraId="12584BD0" w14:textId="77777777" w:rsidR="00664728" w:rsidRDefault="00664728" w:rsidP="00664728">
      <w:pPr>
        <w:pStyle w:val="Code"/>
        <w:rPr>
          <w:ins w:id="1450" w:author="Matthew T. Munson" w:date="2021-04-25T16:42:00Z"/>
        </w:rPr>
      </w:pPr>
      <w:ins w:id="1451" w:author="Matthew T. Munson" w:date="2021-04-25T16:42:00Z">
        <w:r>
          <w:t>// … identical to previous code</w:t>
        </w:r>
      </w:ins>
    </w:p>
    <w:p w14:paraId="606119C4" w14:textId="77777777" w:rsidR="00664728" w:rsidRDefault="00664728" w:rsidP="00664728">
      <w:pPr>
        <w:pStyle w:val="Code"/>
        <w:rPr>
          <w:ins w:id="1452" w:author="Matthew T. Munson" w:date="2021-04-25T16:42:00Z"/>
        </w:rPr>
      </w:pPr>
      <w:ins w:id="1453" w:author="Matthew T. Munson" w:date="2021-04-25T16:42:00Z">
        <w:r>
          <w:br/>
          <w:t>// renderables</w:t>
        </w:r>
      </w:ins>
    </w:p>
    <w:p w14:paraId="08265EAE" w14:textId="77777777" w:rsidR="00664728" w:rsidRDefault="00664728" w:rsidP="00664728">
      <w:pPr>
        <w:pStyle w:val="Code"/>
        <w:rPr>
          <w:ins w:id="1454" w:author="Matthew T. Munson" w:date="2021-04-25T16:42:00Z"/>
        </w:rPr>
      </w:pPr>
      <w:ins w:id="1455" w:author="Matthew T. Munson" w:date="2021-04-25T16:42:00Z">
        <w:r>
          <w:t>import Renderable from "./renderables/renderable.js";</w:t>
        </w:r>
      </w:ins>
    </w:p>
    <w:p w14:paraId="430AF0F5" w14:textId="77777777" w:rsidR="00664728" w:rsidRDefault="00664728" w:rsidP="00664728">
      <w:pPr>
        <w:pStyle w:val="Code"/>
        <w:rPr>
          <w:ins w:id="1456" w:author="Matthew T. Munson" w:date="2021-04-25T16:42:00Z"/>
        </w:rPr>
      </w:pPr>
      <w:ins w:id="1457" w:author="Matthew T. Munson" w:date="2021-04-25T16:42:00Z">
        <w:r>
          <w:t>import SpriteRenderable from "./renderables/sprite_renderable.js";</w:t>
        </w:r>
      </w:ins>
    </w:p>
    <w:p w14:paraId="15CAC63E" w14:textId="77777777" w:rsidR="00664728" w:rsidRDefault="00664728" w:rsidP="00664728">
      <w:pPr>
        <w:pStyle w:val="Code"/>
        <w:rPr>
          <w:ins w:id="1458" w:author="Matthew T. Munson" w:date="2021-04-25T16:42:00Z"/>
        </w:rPr>
      </w:pPr>
      <w:ins w:id="1459" w:author="Matthew T. Munson" w:date="2021-04-25T16:42:00Z">
        <w:r>
          <w:t>import SpriteAnimateRenderable from "./renderables/sprite_animate_renderable.js";</w:t>
        </w:r>
      </w:ins>
    </w:p>
    <w:p w14:paraId="1F23E6D5" w14:textId="77777777" w:rsidR="00664728" w:rsidRPr="00CD6916" w:rsidRDefault="00664728" w:rsidP="00664728">
      <w:pPr>
        <w:pStyle w:val="Code"/>
        <w:rPr>
          <w:ins w:id="1460" w:author="Matthew T. Munson" w:date="2021-04-25T16:42:00Z"/>
          <w:rStyle w:val="CodeBold"/>
        </w:rPr>
      </w:pPr>
      <w:ins w:id="1461" w:author="Matthew T. Munson" w:date="2021-04-25T16:42:00Z">
        <w:r w:rsidRPr="00CD6916">
          <w:rPr>
            <w:rStyle w:val="CodeBold"/>
          </w:rPr>
          <w:t>import FontRenderable from "./renderables/font_renderable.js";</w:t>
        </w:r>
      </w:ins>
    </w:p>
    <w:p w14:paraId="3F5B3698" w14:textId="77777777" w:rsidR="00664728" w:rsidRDefault="00664728" w:rsidP="00664728">
      <w:pPr>
        <w:pStyle w:val="Code"/>
        <w:rPr>
          <w:ins w:id="1462" w:author="Matthew T. Munson" w:date="2021-04-25T16:42:00Z"/>
        </w:rPr>
      </w:pPr>
      <w:ins w:id="1463" w:author="Matthew T. Munson" w:date="2021-04-25T16:42:00Z">
        <w:r>
          <w:t>// … identical to previous code</w:t>
        </w:r>
      </w:ins>
    </w:p>
    <w:p w14:paraId="294A4E6B" w14:textId="77777777" w:rsidR="00664728" w:rsidRDefault="00664728" w:rsidP="00664728">
      <w:pPr>
        <w:pStyle w:val="Code"/>
        <w:rPr>
          <w:ins w:id="1464" w:author="Matthew T. Munson" w:date="2021-04-25T16:42:00Z"/>
        </w:rPr>
      </w:pPr>
    </w:p>
    <w:p w14:paraId="22AF399D" w14:textId="77777777" w:rsidR="00664728" w:rsidRDefault="00664728" w:rsidP="00664728">
      <w:pPr>
        <w:pStyle w:val="NumList"/>
        <w:numPr>
          <w:ilvl w:val="0"/>
          <w:numId w:val="11"/>
        </w:numPr>
        <w:rPr>
          <w:ins w:id="1465" w:author="Matthew T. Munson" w:date="2021-04-25T16:42:00Z"/>
        </w:rPr>
      </w:pPr>
      <w:ins w:id="1466" w:author="Matthew T. Munson" w:date="2021-04-25T16:42:00Z">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ins>
    </w:p>
    <w:p w14:paraId="3741EE3D" w14:textId="77777777" w:rsidR="00664728" w:rsidRDefault="00664728" w:rsidP="00664728">
      <w:pPr>
        <w:pStyle w:val="Code"/>
        <w:rPr>
          <w:ins w:id="1467" w:author="Matthew T. Munson" w:date="2021-04-25T16:42:00Z"/>
        </w:rPr>
      </w:pPr>
      <w:ins w:id="1468" w:author="Matthew T. Munson" w:date="2021-04-25T16:42:00Z">
        <w:r>
          <w:t>function init(htmlCanvasID) {</w:t>
        </w:r>
      </w:ins>
    </w:p>
    <w:p w14:paraId="775D6875" w14:textId="77777777" w:rsidR="00664728" w:rsidRDefault="00664728" w:rsidP="00664728">
      <w:pPr>
        <w:pStyle w:val="Code"/>
        <w:rPr>
          <w:ins w:id="1469" w:author="Matthew T. Munson" w:date="2021-04-25T16:42:00Z"/>
        </w:rPr>
      </w:pPr>
      <w:ins w:id="1470" w:author="Matthew T. Munson" w:date="2021-04-25T16:42:00Z">
        <w:r>
          <w:lastRenderedPageBreak/>
          <w:t xml:space="preserve">    glSys.init(htmlCanvasID);</w:t>
        </w:r>
      </w:ins>
    </w:p>
    <w:p w14:paraId="557D4996" w14:textId="77777777" w:rsidR="00664728" w:rsidRDefault="00664728" w:rsidP="00664728">
      <w:pPr>
        <w:pStyle w:val="Code"/>
        <w:rPr>
          <w:ins w:id="1471" w:author="Matthew T. Munson" w:date="2021-04-25T16:42:00Z"/>
        </w:rPr>
      </w:pPr>
      <w:ins w:id="1472" w:author="Matthew T. Munson" w:date="2021-04-25T16:42:00Z">
        <w:r>
          <w:t xml:space="preserve">    vertexBuffer.init();</w:t>
        </w:r>
      </w:ins>
    </w:p>
    <w:p w14:paraId="427CEDB6" w14:textId="77777777" w:rsidR="00664728" w:rsidRDefault="00664728" w:rsidP="00664728">
      <w:pPr>
        <w:pStyle w:val="Code"/>
        <w:rPr>
          <w:ins w:id="1473" w:author="Matthew T. Munson" w:date="2021-04-25T16:42:00Z"/>
        </w:rPr>
      </w:pPr>
      <w:ins w:id="1474" w:author="Matthew T. Munson" w:date="2021-04-25T16:42:00Z">
        <w:r>
          <w:t xml:space="preserve">    input.init();</w:t>
        </w:r>
      </w:ins>
    </w:p>
    <w:p w14:paraId="4DB84060" w14:textId="77777777" w:rsidR="00664728" w:rsidRDefault="00664728" w:rsidP="00664728">
      <w:pPr>
        <w:pStyle w:val="Code"/>
        <w:rPr>
          <w:ins w:id="1475" w:author="Matthew T. Munson" w:date="2021-04-25T16:42:00Z"/>
        </w:rPr>
      </w:pPr>
      <w:ins w:id="1476" w:author="Matthew T. Munson" w:date="2021-04-25T16:42:00Z">
        <w:r>
          <w:t xml:space="preserve">    audio.init();</w:t>
        </w:r>
      </w:ins>
    </w:p>
    <w:p w14:paraId="308A73E0" w14:textId="77777777" w:rsidR="00664728" w:rsidRDefault="00664728" w:rsidP="00664728">
      <w:pPr>
        <w:pStyle w:val="Code"/>
        <w:rPr>
          <w:ins w:id="1477" w:author="Matthew T. Munson" w:date="2021-04-25T16:42:00Z"/>
        </w:rPr>
      </w:pPr>
      <w:ins w:id="1478" w:author="Matthew T. Munson" w:date="2021-04-25T16:42:00Z">
        <w:r>
          <w:t xml:space="preserve">    shaderResources.init();</w:t>
        </w:r>
      </w:ins>
    </w:p>
    <w:p w14:paraId="4A8C196A" w14:textId="77777777" w:rsidR="00664728" w:rsidRPr="00CD6916" w:rsidRDefault="00664728" w:rsidP="00664728">
      <w:pPr>
        <w:pStyle w:val="Code"/>
        <w:rPr>
          <w:ins w:id="1479" w:author="Matthew T. Munson" w:date="2021-04-25T16:42:00Z"/>
          <w:rStyle w:val="CodeBold"/>
        </w:rPr>
      </w:pPr>
      <w:ins w:id="1480" w:author="Matthew T. Munson" w:date="2021-04-25T16:42:00Z">
        <w:r>
          <w:t xml:space="preserve">    </w:t>
        </w:r>
        <w:r w:rsidRPr="00CD6916">
          <w:rPr>
            <w:rStyle w:val="CodeBold"/>
          </w:rPr>
          <w:t>defaultResources.init();</w:t>
        </w:r>
      </w:ins>
    </w:p>
    <w:p w14:paraId="7BB7C475" w14:textId="77777777" w:rsidR="00664728" w:rsidRDefault="00664728" w:rsidP="00664728">
      <w:pPr>
        <w:pStyle w:val="Code"/>
        <w:rPr>
          <w:ins w:id="1481" w:author="Matthew T. Munson" w:date="2021-04-25T16:42:00Z"/>
        </w:rPr>
      </w:pPr>
      <w:ins w:id="1482" w:author="Matthew T. Munson" w:date="2021-04-25T16:42:00Z">
        <w:r>
          <w:t>}</w:t>
        </w:r>
      </w:ins>
    </w:p>
    <w:p w14:paraId="53F8AB3F" w14:textId="77777777" w:rsidR="00664728" w:rsidRDefault="00664728" w:rsidP="00664728">
      <w:pPr>
        <w:pStyle w:val="Code"/>
        <w:rPr>
          <w:ins w:id="1483" w:author="Matthew T. Munson" w:date="2021-04-25T16:42:00Z"/>
        </w:rPr>
      </w:pPr>
    </w:p>
    <w:p w14:paraId="05CE7BB6" w14:textId="77777777" w:rsidR="00664728" w:rsidRDefault="00664728" w:rsidP="00664728">
      <w:pPr>
        <w:pStyle w:val="Code"/>
        <w:rPr>
          <w:ins w:id="1484" w:author="Matthew T. Munson" w:date="2021-04-25T16:42:00Z"/>
        </w:rPr>
      </w:pPr>
      <w:ins w:id="1485" w:author="Matthew T. Munson" w:date="2021-04-25T16:42:00Z">
        <w:r>
          <w:t>function cleanUp() {</w:t>
        </w:r>
      </w:ins>
    </w:p>
    <w:p w14:paraId="5D6CB734" w14:textId="77777777" w:rsidR="00664728" w:rsidRDefault="00664728" w:rsidP="00664728">
      <w:pPr>
        <w:pStyle w:val="Code"/>
        <w:rPr>
          <w:ins w:id="1486" w:author="Matthew T. Munson" w:date="2021-04-25T16:42:00Z"/>
        </w:rPr>
      </w:pPr>
      <w:ins w:id="1487" w:author="Matthew T. Munson" w:date="2021-04-25T16:42:00Z">
        <w:r>
          <w:t xml:space="preserve">    loop.cleanUp();</w:t>
        </w:r>
      </w:ins>
    </w:p>
    <w:p w14:paraId="2EBD27AC" w14:textId="77777777" w:rsidR="00664728" w:rsidRPr="00CD6916" w:rsidRDefault="00664728" w:rsidP="00664728">
      <w:pPr>
        <w:pStyle w:val="Code"/>
        <w:rPr>
          <w:ins w:id="1488" w:author="Matthew T. Munson" w:date="2021-04-25T16:42:00Z"/>
          <w:rStyle w:val="CodeBold"/>
        </w:rPr>
      </w:pPr>
      <w:ins w:id="1489" w:author="Matthew T. Munson" w:date="2021-04-25T16:42:00Z">
        <w:r>
          <w:t xml:space="preserve">    </w:t>
        </w:r>
        <w:r w:rsidRPr="00CD6916">
          <w:rPr>
            <w:rStyle w:val="CodeBold"/>
          </w:rPr>
          <w:t>shaderResources.cleanUp();</w:t>
        </w:r>
      </w:ins>
    </w:p>
    <w:p w14:paraId="29A7CCE6" w14:textId="77777777" w:rsidR="00664728" w:rsidRDefault="00664728" w:rsidP="00664728">
      <w:pPr>
        <w:pStyle w:val="Code"/>
        <w:rPr>
          <w:ins w:id="1490" w:author="Matthew T. Munson" w:date="2021-04-25T16:42:00Z"/>
        </w:rPr>
      </w:pPr>
      <w:ins w:id="1491" w:author="Matthew T. Munson" w:date="2021-04-25T16:42:00Z">
        <w:r>
          <w:t xml:space="preserve">    defaultResources.cleanUp();</w:t>
        </w:r>
      </w:ins>
    </w:p>
    <w:p w14:paraId="256C5E1C" w14:textId="77777777" w:rsidR="00664728" w:rsidRDefault="00664728" w:rsidP="00664728">
      <w:pPr>
        <w:pStyle w:val="Code"/>
        <w:rPr>
          <w:ins w:id="1492" w:author="Matthew T. Munson" w:date="2021-04-25T16:42:00Z"/>
        </w:rPr>
      </w:pPr>
      <w:ins w:id="1493" w:author="Matthew T. Munson" w:date="2021-04-25T16:42:00Z">
        <w:r>
          <w:t xml:space="preserve">    audio.cleanUp();</w:t>
        </w:r>
      </w:ins>
    </w:p>
    <w:p w14:paraId="496327BF" w14:textId="77777777" w:rsidR="00664728" w:rsidRDefault="00664728" w:rsidP="00664728">
      <w:pPr>
        <w:pStyle w:val="Code"/>
        <w:rPr>
          <w:ins w:id="1494" w:author="Matthew T. Munson" w:date="2021-04-25T16:42:00Z"/>
        </w:rPr>
      </w:pPr>
      <w:ins w:id="1495" w:author="Matthew T. Munson" w:date="2021-04-25T16:42:00Z">
        <w:r>
          <w:t xml:space="preserve">    input.cleanUp();</w:t>
        </w:r>
      </w:ins>
    </w:p>
    <w:p w14:paraId="7BF8A07A" w14:textId="77777777" w:rsidR="00664728" w:rsidRDefault="00664728" w:rsidP="00664728">
      <w:pPr>
        <w:pStyle w:val="Code"/>
        <w:rPr>
          <w:ins w:id="1496" w:author="Matthew T. Munson" w:date="2021-04-25T16:42:00Z"/>
        </w:rPr>
      </w:pPr>
      <w:ins w:id="1497" w:author="Matthew T. Munson" w:date="2021-04-25T16:42:00Z">
        <w:r>
          <w:t xml:space="preserve">    vertexBuffer.cleanUp();</w:t>
        </w:r>
      </w:ins>
    </w:p>
    <w:p w14:paraId="0C315D36" w14:textId="77777777" w:rsidR="00664728" w:rsidRDefault="00664728" w:rsidP="00664728">
      <w:pPr>
        <w:pStyle w:val="Code"/>
        <w:rPr>
          <w:ins w:id="1498" w:author="Matthew T. Munson" w:date="2021-04-25T16:42:00Z"/>
        </w:rPr>
      </w:pPr>
      <w:ins w:id="1499" w:author="Matthew T. Munson" w:date="2021-04-25T16:42:00Z">
        <w:r>
          <w:t xml:space="preserve">    glSys.cleanUp();</w:t>
        </w:r>
      </w:ins>
    </w:p>
    <w:p w14:paraId="5CD1A1E1" w14:textId="77777777" w:rsidR="00664728" w:rsidRDefault="00664728" w:rsidP="00664728">
      <w:pPr>
        <w:pStyle w:val="Code"/>
        <w:rPr>
          <w:ins w:id="1500" w:author="Matthew T. Munson" w:date="2021-04-25T16:42:00Z"/>
        </w:rPr>
      </w:pPr>
      <w:ins w:id="1501" w:author="Matthew T. Munson" w:date="2021-04-25T16:42:00Z">
        <w:r>
          <w:t xml:space="preserve">} </w:t>
        </w:r>
      </w:ins>
    </w:p>
    <w:p w14:paraId="713C1698" w14:textId="77777777" w:rsidR="00664728" w:rsidRDefault="00664728" w:rsidP="00664728">
      <w:pPr>
        <w:pStyle w:val="NumList"/>
        <w:numPr>
          <w:ilvl w:val="0"/>
          <w:numId w:val="11"/>
        </w:numPr>
        <w:rPr>
          <w:ins w:id="1502" w:author="Matthew T. Munson" w:date="2021-04-25T16:42:00Z"/>
        </w:rPr>
      </w:pPr>
      <w:ins w:id="1503" w:author="Matthew T. Munson" w:date="2021-04-25T16:42:00Z">
        <w:r>
          <w:t xml:space="preserve">Remember to export the newly defined functionality. </w:t>
        </w:r>
      </w:ins>
    </w:p>
    <w:p w14:paraId="293BA79A" w14:textId="77777777" w:rsidR="00664728" w:rsidRDefault="00664728" w:rsidP="00664728">
      <w:pPr>
        <w:pStyle w:val="Code"/>
        <w:rPr>
          <w:ins w:id="1504" w:author="Matthew T. Munson" w:date="2021-04-25T16:42:00Z"/>
        </w:rPr>
      </w:pPr>
      <w:ins w:id="1505" w:author="Matthew T. Munson" w:date="2021-04-25T16:42:00Z">
        <w:r>
          <w:t xml:space="preserve">export default {   </w:t>
        </w:r>
      </w:ins>
    </w:p>
    <w:p w14:paraId="70998573" w14:textId="77777777" w:rsidR="00664728" w:rsidRDefault="00664728" w:rsidP="00664728">
      <w:pPr>
        <w:pStyle w:val="Code"/>
        <w:rPr>
          <w:ins w:id="1506" w:author="Matthew T. Munson" w:date="2021-04-25T16:42:00Z"/>
        </w:rPr>
      </w:pPr>
      <w:ins w:id="1507" w:author="Matthew T. Munson" w:date="2021-04-25T16:42:00Z">
        <w:r>
          <w:t xml:space="preserve">    // resource support</w:t>
        </w:r>
      </w:ins>
    </w:p>
    <w:p w14:paraId="4CA18A0F" w14:textId="77777777" w:rsidR="00664728" w:rsidRDefault="00664728" w:rsidP="00664728">
      <w:pPr>
        <w:pStyle w:val="Code"/>
        <w:rPr>
          <w:ins w:id="1508" w:author="Matthew T. Munson" w:date="2021-04-25T16:42:00Z"/>
        </w:rPr>
      </w:pPr>
      <w:ins w:id="1509" w:author="Matthew T. Munson" w:date="2021-04-25T16:42:00Z">
        <w:r>
          <w:t xml:space="preserve">    audio, text, xml, texture, font, </w:t>
        </w:r>
        <w:r w:rsidRPr="00CD6916">
          <w:rPr>
            <w:rStyle w:val="CodeBold"/>
          </w:rPr>
          <w:t>defaultResources</w:t>
        </w:r>
        <w:r>
          <w:t>,</w:t>
        </w:r>
      </w:ins>
    </w:p>
    <w:p w14:paraId="6C3A2FE6" w14:textId="77777777" w:rsidR="00664728" w:rsidRDefault="00664728" w:rsidP="00664728">
      <w:pPr>
        <w:pStyle w:val="Code"/>
        <w:rPr>
          <w:ins w:id="1510" w:author="Matthew T. Munson" w:date="2021-04-25T16:42:00Z"/>
        </w:rPr>
      </w:pPr>
    </w:p>
    <w:p w14:paraId="0F4C6B37" w14:textId="77777777" w:rsidR="00664728" w:rsidRDefault="00664728" w:rsidP="00664728">
      <w:pPr>
        <w:pStyle w:val="Code"/>
        <w:rPr>
          <w:ins w:id="1511" w:author="Matthew T. Munson" w:date="2021-04-25T16:42:00Z"/>
        </w:rPr>
      </w:pPr>
      <w:ins w:id="1512" w:author="Matthew T. Munson" w:date="2021-04-25T16:42:00Z">
        <w:r>
          <w:t xml:space="preserve">    // … identical to previous code</w:t>
        </w:r>
      </w:ins>
    </w:p>
    <w:p w14:paraId="01B9DCC0" w14:textId="77777777" w:rsidR="00664728" w:rsidRDefault="00664728" w:rsidP="00664728">
      <w:pPr>
        <w:pStyle w:val="Code"/>
        <w:rPr>
          <w:ins w:id="1513" w:author="Matthew T. Munson" w:date="2021-04-25T16:42:00Z"/>
        </w:rPr>
      </w:pPr>
      <w:ins w:id="1514" w:author="Matthew T. Munson" w:date="2021-04-25T16:42:00Z">
        <w:r>
          <w:t xml:space="preserve">    </w:t>
        </w:r>
      </w:ins>
    </w:p>
    <w:p w14:paraId="525654F7" w14:textId="77777777" w:rsidR="00664728" w:rsidRDefault="00664728" w:rsidP="00664728">
      <w:pPr>
        <w:pStyle w:val="Code"/>
        <w:rPr>
          <w:ins w:id="1515" w:author="Matthew T. Munson" w:date="2021-04-25T16:42:00Z"/>
        </w:rPr>
      </w:pPr>
      <w:ins w:id="1516" w:author="Matthew T. Munson" w:date="2021-04-25T16:42:00Z">
        <w:r>
          <w:t xml:space="preserve">    // Renderables</w:t>
        </w:r>
      </w:ins>
    </w:p>
    <w:p w14:paraId="55066FCF" w14:textId="77777777" w:rsidR="00664728" w:rsidRDefault="00664728" w:rsidP="00664728">
      <w:pPr>
        <w:pStyle w:val="Code"/>
        <w:rPr>
          <w:ins w:id="1517" w:author="Matthew T. Munson" w:date="2021-04-25T16:42:00Z"/>
        </w:rPr>
      </w:pPr>
      <w:ins w:id="1518" w:author="Matthew T. Munson" w:date="2021-04-25T16:42:00Z">
        <w:r>
          <w:t xml:space="preserve">    Renderable, TextureRenderable, SpriteRenderable, SpriteAnimateRenderable, </w:t>
        </w:r>
        <w:r w:rsidRPr="00CD6916">
          <w:rPr>
            <w:rStyle w:val="CodeBold"/>
          </w:rPr>
          <w:t>FontRenderable</w:t>
        </w:r>
        <w:r>
          <w:t>,</w:t>
        </w:r>
      </w:ins>
    </w:p>
    <w:p w14:paraId="72FC2E24" w14:textId="77777777" w:rsidR="00664728" w:rsidRDefault="00664728" w:rsidP="00664728">
      <w:pPr>
        <w:pStyle w:val="Code"/>
        <w:rPr>
          <w:ins w:id="1519" w:author="Matthew T. Munson" w:date="2021-04-25T16:42:00Z"/>
        </w:rPr>
      </w:pPr>
    </w:p>
    <w:p w14:paraId="4F830207" w14:textId="77777777" w:rsidR="00664728" w:rsidRDefault="00664728" w:rsidP="00664728">
      <w:pPr>
        <w:pStyle w:val="Code"/>
        <w:rPr>
          <w:ins w:id="1520" w:author="Matthew T. Munson" w:date="2021-04-25T16:42:00Z"/>
        </w:rPr>
      </w:pPr>
      <w:ins w:id="1521" w:author="Matthew T. Munson" w:date="2021-04-25T16:42:00Z">
        <w:r>
          <w:t xml:space="preserve">    // … identical to previous code</w:t>
        </w:r>
      </w:ins>
    </w:p>
    <w:p w14:paraId="6FF1B68F" w14:textId="77777777" w:rsidR="00664728" w:rsidRDefault="00664728" w:rsidP="00664728">
      <w:pPr>
        <w:pStyle w:val="Heading3"/>
        <w:rPr>
          <w:ins w:id="1522" w:author="Matthew T. Munson" w:date="2021-04-25T16:42:00Z"/>
        </w:rPr>
      </w:pPr>
      <w:ins w:id="1523" w:author="Matthew T. Munson" w:date="2021-04-25T16:42:00Z">
        <w:r>
          <w:t>Testing Fonts</w:t>
        </w:r>
      </w:ins>
    </w:p>
    <w:p w14:paraId="26F57AFF" w14:textId="77777777" w:rsidR="00664728" w:rsidRPr="009804BE" w:rsidRDefault="00664728" w:rsidP="00664728">
      <w:pPr>
        <w:pStyle w:val="BodyTextFirst"/>
        <w:rPr>
          <w:ins w:id="1524" w:author="Matthew T. Munson" w:date="2021-04-25T16:42:00Z"/>
        </w:rPr>
      </w:pPr>
      <w:ins w:id="1525" w:author="Matthew T. Munson" w:date="2021-04-25T16:42:00Z">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ins>
    </w:p>
    <w:p w14:paraId="327C439B" w14:textId="77777777" w:rsidR="00664728" w:rsidRPr="00D71B6D" w:rsidRDefault="00664728" w:rsidP="00664728">
      <w:pPr>
        <w:pStyle w:val="NumList"/>
        <w:numPr>
          <w:ilvl w:val="0"/>
          <w:numId w:val="14"/>
        </w:numPr>
        <w:rPr>
          <w:ins w:id="1526" w:author="Matthew T. Munson" w:date="2021-04-25T16:42:00Z"/>
        </w:rPr>
      </w:pPr>
      <w:ins w:id="1527" w:author="Matthew T. Munson" w:date="2021-04-25T16:42:00Z">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ins>
    </w:p>
    <w:p w14:paraId="643A6946" w14:textId="77777777" w:rsidR="00664728" w:rsidRPr="00D71B6D" w:rsidRDefault="00664728" w:rsidP="00664728">
      <w:pPr>
        <w:pStyle w:val="NumList"/>
        <w:numPr>
          <w:ilvl w:val="0"/>
          <w:numId w:val="11"/>
        </w:numPr>
        <w:rPr>
          <w:ins w:id="1528" w:author="Matthew T. Munson" w:date="2021-04-25T16:42:00Z"/>
        </w:rPr>
      </w:pPr>
      <w:ins w:id="1529" w:author="Matthew T. Munson" w:date="2021-04-25T16:42:00Z">
        <w:r w:rsidRPr="000635BF">
          <w:lastRenderedPageBreak/>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ins>
    </w:p>
    <w:p w14:paraId="2FE585B6" w14:textId="77777777" w:rsidR="00664728" w:rsidRDefault="00664728" w:rsidP="00664728">
      <w:pPr>
        <w:pStyle w:val="Code"/>
        <w:rPr>
          <w:ins w:id="1530" w:author="Matthew T. Munson" w:date="2021-04-25T16:42:00Z"/>
        </w:rPr>
      </w:pPr>
      <w:ins w:id="1531" w:author="Matthew T. Munson" w:date="2021-04-25T16:42:00Z">
        <w:r>
          <w:t>load() {</w:t>
        </w:r>
      </w:ins>
    </w:p>
    <w:p w14:paraId="13476472" w14:textId="77777777" w:rsidR="00664728" w:rsidRDefault="00664728" w:rsidP="00664728">
      <w:pPr>
        <w:pStyle w:val="Code"/>
        <w:rPr>
          <w:ins w:id="1532" w:author="Matthew T. Munson" w:date="2021-04-25T16:42:00Z"/>
        </w:rPr>
      </w:pPr>
      <w:ins w:id="1533" w:author="Matthew T. Munson" w:date="2021-04-25T16:42:00Z">
        <w:r>
          <w:t xml:space="preserve">    // Step A: loads the textures    </w:t>
        </w:r>
      </w:ins>
    </w:p>
    <w:p w14:paraId="34E52E46" w14:textId="77777777" w:rsidR="00664728" w:rsidRDefault="00664728" w:rsidP="00664728">
      <w:pPr>
        <w:pStyle w:val="Code"/>
        <w:rPr>
          <w:ins w:id="1534" w:author="Matthew T. Munson" w:date="2021-04-25T16:42:00Z"/>
        </w:rPr>
      </w:pPr>
      <w:ins w:id="1535" w:author="Matthew T. Munson" w:date="2021-04-25T16:42:00Z">
        <w:r>
          <w:t xml:space="preserve">    engine.texture.load(this.kFontImage);</w:t>
        </w:r>
      </w:ins>
    </w:p>
    <w:p w14:paraId="572D0A7F" w14:textId="77777777" w:rsidR="00664728" w:rsidRDefault="00664728" w:rsidP="00664728">
      <w:pPr>
        <w:pStyle w:val="Code"/>
        <w:rPr>
          <w:ins w:id="1536" w:author="Matthew T. Munson" w:date="2021-04-25T16:42:00Z"/>
        </w:rPr>
      </w:pPr>
      <w:ins w:id="1537" w:author="Matthew T. Munson" w:date="2021-04-25T16:42:00Z">
        <w:r>
          <w:t xml:space="preserve">    engine.texture.load(this.kMinionSprite);</w:t>
        </w:r>
      </w:ins>
    </w:p>
    <w:p w14:paraId="75F88685" w14:textId="77777777" w:rsidR="00664728" w:rsidRDefault="00664728" w:rsidP="00664728">
      <w:pPr>
        <w:pStyle w:val="Code"/>
        <w:rPr>
          <w:ins w:id="1538" w:author="Matthew T. Munson" w:date="2021-04-25T16:42:00Z"/>
        </w:rPr>
      </w:pPr>
    </w:p>
    <w:p w14:paraId="5A4D9B18" w14:textId="77777777" w:rsidR="00664728" w:rsidRDefault="00664728" w:rsidP="00664728">
      <w:pPr>
        <w:pStyle w:val="Code"/>
        <w:rPr>
          <w:ins w:id="1539" w:author="Matthew T. Munson" w:date="2021-04-25T16:42:00Z"/>
        </w:rPr>
      </w:pPr>
      <w:ins w:id="1540" w:author="Matthew T. Munson" w:date="2021-04-25T16:42:00Z">
        <w:r>
          <w:t xml:space="preserve">    // Step B: loads all the fonts</w:t>
        </w:r>
      </w:ins>
    </w:p>
    <w:p w14:paraId="6E43CE71" w14:textId="77777777" w:rsidR="00664728" w:rsidRDefault="00664728" w:rsidP="00664728">
      <w:pPr>
        <w:pStyle w:val="Code"/>
        <w:rPr>
          <w:ins w:id="1541" w:author="Matthew T. Munson" w:date="2021-04-25T16:42:00Z"/>
        </w:rPr>
      </w:pPr>
      <w:ins w:id="1542" w:author="Matthew T. Munson" w:date="2021-04-25T16:42:00Z">
        <w:r>
          <w:t xml:space="preserve">    engine.font.load(this.kFontCon16);</w:t>
        </w:r>
      </w:ins>
    </w:p>
    <w:p w14:paraId="3A53C661" w14:textId="77777777" w:rsidR="00664728" w:rsidRDefault="00664728" w:rsidP="00664728">
      <w:pPr>
        <w:pStyle w:val="Code"/>
        <w:rPr>
          <w:ins w:id="1543" w:author="Matthew T. Munson" w:date="2021-04-25T16:42:00Z"/>
        </w:rPr>
      </w:pPr>
      <w:ins w:id="1544" w:author="Matthew T. Munson" w:date="2021-04-25T16:42:00Z">
        <w:r>
          <w:t xml:space="preserve">    engine.font.load(this.kFontCon24);</w:t>
        </w:r>
      </w:ins>
    </w:p>
    <w:p w14:paraId="3AEE3E7F" w14:textId="77777777" w:rsidR="00664728" w:rsidRDefault="00664728" w:rsidP="00664728">
      <w:pPr>
        <w:pStyle w:val="Code"/>
        <w:rPr>
          <w:ins w:id="1545" w:author="Matthew T. Munson" w:date="2021-04-25T16:42:00Z"/>
        </w:rPr>
      </w:pPr>
      <w:ins w:id="1546" w:author="Matthew T. Munson" w:date="2021-04-25T16:42:00Z">
        <w:r>
          <w:t xml:space="preserve">    engine.font.load(this.kFontCon32);</w:t>
        </w:r>
      </w:ins>
    </w:p>
    <w:p w14:paraId="60E05E02" w14:textId="77777777" w:rsidR="00664728" w:rsidRDefault="00664728" w:rsidP="00664728">
      <w:pPr>
        <w:pStyle w:val="Code"/>
        <w:rPr>
          <w:ins w:id="1547" w:author="Matthew T. Munson" w:date="2021-04-25T16:42:00Z"/>
        </w:rPr>
      </w:pPr>
      <w:ins w:id="1548" w:author="Matthew T. Munson" w:date="2021-04-25T16:42:00Z">
        <w:r>
          <w:t xml:space="preserve">    engine.font.load(this.kFontCon72);</w:t>
        </w:r>
      </w:ins>
    </w:p>
    <w:p w14:paraId="1A8364B2" w14:textId="77777777" w:rsidR="00664728" w:rsidRDefault="00664728" w:rsidP="00664728">
      <w:pPr>
        <w:pStyle w:val="Code"/>
        <w:rPr>
          <w:ins w:id="1549" w:author="Matthew T. Munson" w:date="2021-04-25T16:42:00Z"/>
        </w:rPr>
      </w:pPr>
      <w:ins w:id="1550" w:author="Matthew T. Munson" w:date="2021-04-25T16:42:00Z">
        <w:r>
          <w:t xml:space="preserve">    engine.font.load(this.kFontSeg96);</w:t>
        </w:r>
      </w:ins>
    </w:p>
    <w:p w14:paraId="3DBABEB5" w14:textId="77777777" w:rsidR="00664728" w:rsidRPr="00D71B6D" w:rsidRDefault="00664728" w:rsidP="00664728">
      <w:pPr>
        <w:pStyle w:val="Code"/>
        <w:rPr>
          <w:ins w:id="1551" w:author="Matthew T. Munson" w:date="2021-04-25T16:42:00Z"/>
        </w:rPr>
      </w:pPr>
      <w:ins w:id="1552" w:author="Matthew T. Munson" w:date="2021-04-25T16:42:00Z">
        <w:r>
          <w:t>}</w:t>
        </w:r>
      </w:ins>
    </w:p>
    <w:p w14:paraId="4032E884" w14:textId="77777777" w:rsidR="00664728" w:rsidRPr="00D71B6D" w:rsidRDefault="00664728" w:rsidP="00664728">
      <w:pPr>
        <w:pStyle w:val="NumList"/>
        <w:numPr>
          <w:ilvl w:val="0"/>
          <w:numId w:val="11"/>
        </w:numPr>
        <w:rPr>
          <w:ins w:id="1553" w:author="Matthew T. Munson" w:date="2021-04-25T16:42:00Z"/>
        </w:rPr>
      </w:pPr>
      <w:ins w:id="1554" w:author="Matthew T. Munson" w:date="2021-04-25T16:42:00Z">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ins>
    </w:p>
    <w:p w14:paraId="7C0EE3B8" w14:textId="77777777" w:rsidR="00664728" w:rsidRDefault="00664728" w:rsidP="00664728">
      <w:pPr>
        <w:pStyle w:val="Code"/>
        <w:rPr>
          <w:ins w:id="1555" w:author="Matthew T. Munson" w:date="2021-04-25T16:42:00Z"/>
        </w:rPr>
      </w:pPr>
      <w:ins w:id="1556" w:author="Matthew T. Munson" w:date="2021-04-25T16:42:00Z">
        <w:r>
          <w:t>unload() {</w:t>
        </w:r>
      </w:ins>
    </w:p>
    <w:p w14:paraId="62430CE4" w14:textId="77777777" w:rsidR="00664728" w:rsidRDefault="00664728" w:rsidP="00664728">
      <w:pPr>
        <w:pStyle w:val="Code"/>
        <w:rPr>
          <w:ins w:id="1557" w:author="Matthew T. Munson" w:date="2021-04-25T16:42:00Z"/>
        </w:rPr>
      </w:pPr>
      <w:ins w:id="1558" w:author="Matthew T. Munson" w:date="2021-04-25T16:42:00Z">
        <w:r>
          <w:t xml:space="preserve">    engine.texture.unload(this.kFontImage);</w:t>
        </w:r>
      </w:ins>
    </w:p>
    <w:p w14:paraId="41527B31" w14:textId="77777777" w:rsidR="00664728" w:rsidRDefault="00664728" w:rsidP="00664728">
      <w:pPr>
        <w:pStyle w:val="Code"/>
        <w:rPr>
          <w:ins w:id="1559" w:author="Matthew T. Munson" w:date="2021-04-25T16:42:00Z"/>
        </w:rPr>
      </w:pPr>
      <w:ins w:id="1560" w:author="Matthew T. Munson" w:date="2021-04-25T16:42:00Z">
        <w:r>
          <w:t xml:space="preserve">    engine.texture.unload(this.kMinionSprite);</w:t>
        </w:r>
      </w:ins>
    </w:p>
    <w:p w14:paraId="144CE404" w14:textId="77777777" w:rsidR="00664728" w:rsidRDefault="00664728" w:rsidP="00664728">
      <w:pPr>
        <w:pStyle w:val="Code"/>
        <w:rPr>
          <w:ins w:id="1561" w:author="Matthew T. Munson" w:date="2021-04-25T16:42:00Z"/>
        </w:rPr>
      </w:pPr>
    </w:p>
    <w:p w14:paraId="64D41F6E" w14:textId="77777777" w:rsidR="00664728" w:rsidRDefault="00664728" w:rsidP="00664728">
      <w:pPr>
        <w:pStyle w:val="Code"/>
        <w:rPr>
          <w:ins w:id="1562" w:author="Matthew T. Munson" w:date="2021-04-25T16:42:00Z"/>
        </w:rPr>
      </w:pPr>
      <w:ins w:id="1563" w:author="Matthew T. Munson" w:date="2021-04-25T16:42:00Z">
        <w:r>
          <w:t xml:space="preserve">    // unload the fonts</w:t>
        </w:r>
      </w:ins>
    </w:p>
    <w:p w14:paraId="38C69EB8" w14:textId="77777777" w:rsidR="00664728" w:rsidRDefault="00664728" w:rsidP="00664728">
      <w:pPr>
        <w:pStyle w:val="Code"/>
        <w:rPr>
          <w:ins w:id="1564" w:author="Matthew T. Munson" w:date="2021-04-25T16:42:00Z"/>
        </w:rPr>
      </w:pPr>
      <w:ins w:id="1565" w:author="Matthew T. Munson" w:date="2021-04-25T16:42:00Z">
        <w:r>
          <w:t xml:space="preserve">    engine.font.unload(this.kFontCon16);</w:t>
        </w:r>
      </w:ins>
    </w:p>
    <w:p w14:paraId="36C3D7EE" w14:textId="77777777" w:rsidR="00664728" w:rsidRDefault="00664728" w:rsidP="00664728">
      <w:pPr>
        <w:pStyle w:val="Code"/>
        <w:rPr>
          <w:ins w:id="1566" w:author="Matthew T. Munson" w:date="2021-04-25T16:42:00Z"/>
        </w:rPr>
      </w:pPr>
      <w:ins w:id="1567" w:author="Matthew T. Munson" w:date="2021-04-25T16:42:00Z">
        <w:r>
          <w:t xml:space="preserve">    engine.font.unload(this.kFontCon24);</w:t>
        </w:r>
      </w:ins>
    </w:p>
    <w:p w14:paraId="123F8C32" w14:textId="77777777" w:rsidR="00664728" w:rsidRDefault="00664728" w:rsidP="00664728">
      <w:pPr>
        <w:pStyle w:val="Code"/>
        <w:rPr>
          <w:ins w:id="1568" w:author="Matthew T. Munson" w:date="2021-04-25T16:42:00Z"/>
        </w:rPr>
      </w:pPr>
      <w:ins w:id="1569" w:author="Matthew T. Munson" w:date="2021-04-25T16:42:00Z">
        <w:r>
          <w:t xml:space="preserve">    engine.font.unload(this.kFontCon32);</w:t>
        </w:r>
      </w:ins>
    </w:p>
    <w:p w14:paraId="2AF21FA0" w14:textId="77777777" w:rsidR="00664728" w:rsidRDefault="00664728" w:rsidP="00664728">
      <w:pPr>
        <w:pStyle w:val="Code"/>
        <w:rPr>
          <w:ins w:id="1570" w:author="Matthew T. Munson" w:date="2021-04-25T16:42:00Z"/>
        </w:rPr>
      </w:pPr>
      <w:ins w:id="1571" w:author="Matthew T. Munson" w:date="2021-04-25T16:42:00Z">
        <w:r>
          <w:t xml:space="preserve">    engine.font.unload(this.kFontCon72);</w:t>
        </w:r>
      </w:ins>
    </w:p>
    <w:p w14:paraId="25B3FF37" w14:textId="77777777" w:rsidR="00664728" w:rsidRDefault="00664728" w:rsidP="00664728">
      <w:pPr>
        <w:pStyle w:val="Code"/>
        <w:rPr>
          <w:ins w:id="1572" w:author="Matthew T. Munson" w:date="2021-04-25T16:42:00Z"/>
        </w:rPr>
      </w:pPr>
      <w:ins w:id="1573" w:author="Matthew T. Munson" w:date="2021-04-25T16:42:00Z">
        <w:r>
          <w:t xml:space="preserve">    engine.font.unload(this.kFontSeg96);</w:t>
        </w:r>
      </w:ins>
    </w:p>
    <w:p w14:paraId="05529C67" w14:textId="77777777" w:rsidR="00664728" w:rsidRPr="00D71B6D" w:rsidRDefault="00664728" w:rsidP="00664728">
      <w:pPr>
        <w:pStyle w:val="Code"/>
        <w:rPr>
          <w:ins w:id="1574" w:author="Matthew T. Munson" w:date="2021-04-25T16:42:00Z"/>
        </w:rPr>
      </w:pPr>
      <w:ins w:id="1575" w:author="Matthew T. Munson" w:date="2021-04-25T16:42:00Z">
        <w:r>
          <w:t>}</w:t>
        </w:r>
      </w:ins>
    </w:p>
    <w:p w14:paraId="4D46D077" w14:textId="77777777" w:rsidR="00664728" w:rsidRPr="00D71B6D" w:rsidRDefault="00664728" w:rsidP="00664728">
      <w:pPr>
        <w:pStyle w:val="NumList"/>
        <w:numPr>
          <w:ilvl w:val="0"/>
          <w:numId w:val="11"/>
        </w:numPr>
        <w:rPr>
          <w:ins w:id="1576" w:author="Matthew T. Munson" w:date="2021-04-25T16:42:00Z"/>
        </w:rPr>
      </w:pPr>
      <w:ins w:id="1577" w:author="Matthew T. Munson" w:date="2021-04-25T16:42:00Z">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ins>
    </w:p>
    <w:p w14:paraId="30B85626" w14:textId="77777777" w:rsidR="00664728" w:rsidRDefault="00664728" w:rsidP="00664728">
      <w:pPr>
        <w:pStyle w:val="Code"/>
        <w:rPr>
          <w:ins w:id="1578" w:author="Matthew T. Munson" w:date="2021-04-25T16:42:00Z"/>
        </w:rPr>
      </w:pPr>
      <w:ins w:id="1579" w:author="Matthew T. Munson" w:date="2021-04-25T16:42:00Z">
        <w:r>
          <w:t>_initText(font, posX, posY, color, textH) {</w:t>
        </w:r>
      </w:ins>
    </w:p>
    <w:p w14:paraId="2ACDBF61" w14:textId="77777777" w:rsidR="00664728" w:rsidRDefault="00664728" w:rsidP="00664728">
      <w:pPr>
        <w:pStyle w:val="Code"/>
        <w:rPr>
          <w:ins w:id="1580" w:author="Matthew T. Munson" w:date="2021-04-25T16:42:00Z"/>
        </w:rPr>
      </w:pPr>
      <w:ins w:id="1581" w:author="Matthew T. Munson" w:date="2021-04-25T16:42:00Z">
        <w:r>
          <w:t xml:space="preserve">    font.setColor(color);</w:t>
        </w:r>
      </w:ins>
    </w:p>
    <w:p w14:paraId="3233C255" w14:textId="77777777" w:rsidR="00664728" w:rsidRDefault="00664728" w:rsidP="00664728">
      <w:pPr>
        <w:pStyle w:val="Code"/>
        <w:rPr>
          <w:ins w:id="1582" w:author="Matthew T. Munson" w:date="2021-04-25T16:42:00Z"/>
        </w:rPr>
      </w:pPr>
      <w:ins w:id="1583" w:author="Matthew T. Munson" w:date="2021-04-25T16:42:00Z">
        <w:r>
          <w:t xml:space="preserve">    font.getXform().setPosition(posX, posY);</w:t>
        </w:r>
      </w:ins>
    </w:p>
    <w:p w14:paraId="06B30568" w14:textId="77777777" w:rsidR="00664728" w:rsidRDefault="00664728" w:rsidP="00664728">
      <w:pPr>
        <w:pStyle w:val="Code"/>
        <w:rPr>
          <w:ins w:id="1584" w:author="Matthew T. Munson" w:date="2021-04-25T16:42:00Z"/>
        </w:rPr>
      </w:pPr>
      <w:ins w:id="1585" w:author="Matthew T. Munson" w:date="2021-04-25T16:42:00Z">
        <w:r>
          <w:lastRenderedPageBreak/>
          <w:t xml:space="preserve">    font.setTextHeight(textH);</w:t>
        </w:r>
      </w:ins>
    </w:p>
    <w:p w14:paraId="1CE3280C" w14:textId="77777777" w:rsidR="00664728" w:rsidRPr="001C5079" w:rsidRDefault="00664728" w:rsidP="00664728">
      <w:pPr>
        <w:pStyle w:val="Code"/>
        <w:rPr>
          <w:ins w:id="1586" w:author="Matthew T. Munson" w:date="2021-04-25T16:42:00Z"/>
        </w:rPr>
      </w:pPr>
      <w:ins w:id="1587" w:author="Matthew T. Munson" w:date="2021-04-25T16:42:00Z">
        <w:r>
          <w:t>}</w:t>
        </w:r>
      </w:ins>
    </w:p>
    <w:p w14:paraId="51840FDA" w14:textId="77777777" w:rsidR="00664728" w:rsidRDefault="00664728" w:rsidP="00664728">
      <w:pPr>
        <w:pStyle w:val="Code"/>
        <w:rPr>
          <w:ins w:id="1588" w:author="Matthew T. Munson" w:date="2021-04-25T16:42:00Z"/>
        </w:rPr>
      </w:pPr>
    </w:p>
    <w:p w14:paraId="52610093" w14:textId="77777777" w:rsidR="00664728" w:rsidRDefault="00664728" w:rsidP="00664728">
      <w:pPr>
        <w:pStyle w:val="Code"/>
        <w:rPr>
          <w:ins w:id="1589" w:author="Matthew T. Munson" w:date="2021-04-25T16:42:00Z"/>
        </w:rPr>
      </w:pPr>
      <w:ins w:id="1590" w:author="Matthew T. Munson" w:date="2021-04-25T16:42:00Z">
        <w:r>
          <w:t>init() {</w:t>
        </w:r>
      </w:ins>
    </w:p>
    <w:p w14:paraId="6E5FF432" w14:textId="77777777" w:rsidR="00664728" w:rsidRDefault="00664728" w:rsidP="00664728">
      <w:pPr>
        <w:pStyle w:val="Code"/>
        <w:rPr>
          <w:ins w:id="1591" w:author="Matthew T. Munson" w:date="2021-04-25T16:42:00Z"/>
        </w:rPr>
      </w:pPr>
      <w:ins w:id="1592" w:author="Matthew T. Munson" w:date="2021-04-25T16:42:00Z">
        <w:r>
          <w:t xml:space="preserve">    // Step A: set up the cameras</w:t>
        </w:r>
      </w:ins>
    </w:p>
    <w:p w14:paraId="72281879" w14:textId="77777777" w:rsidR="00664728" w:rsidRDefault="00664728" w:rsidP="00664728">
      <w:pPr>
        <w:pStyle w:val="Code"/>
        <w:rPr>
          <w:ins w:id="1593" w:author="Matthew T. Munson" w:date="2021-04-25T16:42:00Z"/>
        </w:rPr>
      </w:pPr>
      <w:ins w:id="1594" w:author="Matthew T. Munson" w:date="2021-04-25T16:42:00Z">
        <w:r>
          <w:t xml:space="preserve">    this.mCamera = new engine.Camera(</w:t>
        </w:r>
      </w:ins>
    </w:p>
    <w:p w14:paraId="073FD2F8" w14:textId="77777777" w:rsidR="00664728" w:rsidRDefault="00664728" w:rsidP="00664728">
      <w:pPr>
        <w:pStyle w:val="Code"/>
        <w:rPr>
          <w:ins w:id="1595" w:author="Matthew T. Munson" w:date="2021-04-25T16:42:00Z"/>
        </w:rPr>
      </w:pPr>
      <w:ins w:id="1596" w:author="Matthew T. Munson" w:date="2021-04-25T16:42:00Z">
        <w:r>
          <w:t xml:space="preserve">        vec2.fromValues(50, 33),     // position of the camera</w:t>
        </w:r>
      </w:ins>
    </w:p>
    <w:p w14:paraId="368D350F" w14:textId="77777777" w:rsidR="00664728" w:rsidRDefault="00664728" w:rsidP="00664728">
      <w:pPr>
        <w:pStyle w:val="Code"/>
        <w:rPr>
          <w:ins w:id="1597" w:author="Matthew T. Munson" w:date="2021-04-25T16:42:00Z"/>
        </w:rPr>
      </w:pPr>
      <w:ins w:id="1598" w:author="Matthew T. Munson" w:date="2021-04-25T16:42:00Z">
        <w:r>
          <w:t xml:space="preserve">        100,                      // width of camera</w:t>
        </w:r>
      </w:ins>
    </w:p>
    <w:p w14:paraId="6239466E" w14:textId="77777777" w:rsidR="00664728" w:rsidRDefault="00664728" w:rsidP="00664728">
      <w:pPr>
        <w:pStyle w:val="Code"/>
        <w:rPr>
          <w:ins w:id="1599" w:author="Matthew T. Munson" w:date="2021-04-25T16:42:00Z"/>
        </w:rPr>
      </w:pPr>
      <w:ins w:id="1600" w:author="Matthew T. Munson" w:date="2021-04-25T16:42:00Z">
        <w:r>
          <w:t xml:space="preserve">        [0, 0, 600, 400]           // viewport (orgX, orgY, width, height)</w:t>
        </w:r>
      </w:ins>
    </w:p>
    <w:p w14:paraId="4A4FDCD3" w14:textId="77777777" w:rsidR="00664728" w:rsidRDefault="00664728" w:rsidP="00664728">
      <w:pPr>
        <w:pStyle w:val="Code"/>
        <w:rPr>
          <w:ins w:id="1601" w:author="Matthew T. Munson" w:date="2021-04-25T16:42:00Z"/>
        </w:rPr>
      </w:pPr>
      <w:ins w:id="1602" w:author="Matthew T. Munson" w:date="2021-04-25T16:42:00Z">
        <w:r>
          <w:t xml:space="preserve">    );</w:t>
        </w:r>
      </w:ins>
    </w:p>
    <w:p w14:paraId="74D775F2" w14:textId="77777777" w:rsidR="00664728" w:rsidRDefault="00664728" w:rsidP="00664728">
      <w:pPr>
        <w:pStyle w:val="Code"/>
        <w:rPr>
          <w:ins w:id="1603" w:author="Matthew T. Munson" w:date="2021-04-25T16:42:00Z"/>
        </w:rPr>
      </w:pPr>
      <w:ins w:id="1604" w:author="Matthew T. Munson" w:date="2021-04-25T16:42:00Z">
        <w:r>
          <w:t xml:space="preserve">    this.mCamera.setBackgroundColor([0.8, 0.8, 0.8, 1]);</w:t>
        </w:r>
      </w:ins>
    </w:p>
    <w:p w14:paraId="08D4C951" w14:textId="77777777" w:rsidR="00664728" w:rsidRDefault="00664728" w:rsidP="00664728">
      <w:pPr>
        <w:pStyle w:val="Code"/>
        <w:rPr>
          <w:ins w:id="1605" w:author="Matthew T. Munson" w:date="2021-04-25T16:42:00Z"/>
        </w:rPr>
      </w:pPr>
      <w:ins w:id="1606" w:author="Matthew T. Munson" w:date="2021-04-25T16:42:00Z">
        <w:r>
          <w:t xml:space="preserve">    // sets the background to gray</w:t>
        </w:r>
      </w:ins>
    </w:p>
    <w:p w14:paraId="663BDA67" w14:textId="77777777" w:rsidR="00664728" w:rsidRDefault="00664728" w:rsidP="00664728">
      <w:pPr>
        <w:pStyle w:val="Code"/>
        <w:rPr>
          <w:ins w:id="1607" w:author="Matthew T. Munson" w:date="2021-04-25T16:42:00Z"/>
        </w:rPr>
      </w:pPr>
    </w:p>
    <w:p w14:paraId="2136812E" w14:textId="77777777" w:rsidR="00664728" w:rsidRDefault="00664728" w:rsidP="00664728">
      <w:pPr>
        <w:pStyle w:val="Code"/>
        <w:rPr>
          <w:ins w:id="1608" w:author="Matthew T. Munson" w:date="2021-04-25T16:42:00Z"/>
        </w:rPr>
      </w:pPr>
      <w:ins w:id="1609" w:author="Matthew T. Munson" w:date="2021-04-25T16:42:00Z">
        <w:r>
          <w:t xml:space="preserve">    // Step B: Create the font and minion images using sprite</w:t>
        </w:r>
      </w:ins>
    </w:p>
    <w:p w14:paraId="43067A6F" w14:textId="77777777" w:rsidR="00664728" w:rsidRDefault="00664728" w:rsidP="00664728">
      <w:pPr>
        <w:pStyle w:val="Code"/>
        <w:rPr>
          <w:ins w:id="1610" w:author="Matthew T. Munson" w:date="2021-04-25T16:42:00Z"/>
        </w:rPr>
      </w:pPr>
      <w:ins w:id="1611" w:author="Matthew T. Munson" w:date="2021-04-25T16:42:00Z">
        <w:r>
          <w:t xml:space="preserve">    this.mFontImage = new engine.SpriteRenderable(this.kFontImage);</w:t>
        </w:r>
      </w:ins>
    </w:p>
    <w:p w14:paraId="6A93BB0E" w14:textId="77777777" w:rsidR="00664728" w:rsidRDefault="00664728" w:rsidP="00664728">
      <w:pPr>
        <w:pStyle w:val="Code"/>
        <w:rPr>
          <w:ins w:id="1612" w:author="Matthew T. Munson" w:date="2021-04-25T16:42:00Z"/>
        </w:rPr>
      </w:pPr>
      <w:ins w:id="1613" w:author="Matthew T. Munson" w:date="2021-04-25T16:42:00Z">
        <w:r>
          <w:t xml:space="preserve">    this.mFontImage.setColor([1, 1, 1, 0]);</w:t>
        </w:r>
      </w:ins>
    </w:p>
    <w:p w14:paraId="407BF3E8" w14:textId="77777777" w:rsidR="00664728" w:rsidRDefault="00664728" w:rsidP="00664728">
      <w:pPr>
        <w:pStyle w:val="Code"/>
        <w:rPr>
          <w:ins w:id="1614" w:author="Matthew T. Munson" w:date="2021-04-25T16:42:00Z"/>
        </w:rPr>
      </w:pPr>
      <w:ins w:id="1615" w:author="Matthew T. Munson" w:date="2021-04-25T16:42:00Z">
        <w:r>
          <w:t xml:space="preserve">    this.mFontImage.getXform().setPosition(15, 50);</w:t>
        </w:r>
      </w:ins>
    </w:p>
    <w:p w14:paraId="6E48F3BB" w14:textId="77777777" w:rsidR="00664728" w:rsidRDefault="00664728" w:rsidP="00664728">
      <w:pPr>
        <w:pStyle w:val="Code"/>
        <w:rPr>
          <w:ins w:id="1616" w:author="Matthew T. Munson" w:date="2021-04-25T16:42:00Z"/>
        </w:rPr>
      </w:pPr>
      <w:ins w:id="1617" w:author="Matthew T. Munson" w:date="2021-04-25T16:42:00Z">
        <w:r>
          <w:t xml:space="preserve">    this.mFontImage.getXform().setSize(20, 20);</w:t>
        </w:r>
      </w:ins>
    </w:p>
    <w:p w14:paraId="7FBB2EB6" w14:textId="77777777" w:rsidR="00664728" w:rsidRDefault="00664728" w:rsidP="00664728">
      <w:pPr>
        <w:pStyle w:val="Code"/>
        <w:rPr>
          <w:ins w:id="1618" w:author="Matthew T. Munson" w:date="2021-04-25T16:42:00Z"/>
        </w:rPr>
      </w:pPr>
    </w:p>
    <w:p w14:paraId="4AFBFDF8" w14:textId="77777777" w:rsidR="00664728" w:rsidRDefault="00664728" w:rsidP="00664728">
      <w:pPr>
        <w:pStyle w:val="Code"/>
        <w:rPr>
          <w:ins w:id="1619" w:author="Matthew T. Munson" w:date="2021-04-25T16:42:00Z"/>
        </w:rPr>
      </w:pPr>
      <w:ins w:id="1620" w:author="Matthew T. Munson" w:date="2021-04-25T16:42:00Z">
        <w:r>
          <w:t xml:space="preserve">    // The right minion</w:t>
        </w:r>
      </w:ins>
    </w:p>
    <w:p w14:paraId="404AE4B1" w14:textId="77777777" w:rsidR="00664728" w:rsidRDefault="00664728" w:rsidP="00664728">
      <w:pPr>
        <w:pStyle w:val="Code"/>
        <w:rPr>
          <w:ins w:id="1621" w:author="Matthew T. Munson" w:date="2021-04-25T16:42:00Z"/>
        </w:rPr>
      </w:pPr>
      <w:ins w:id="1622" w:author="Matthew T. Munson" w:date="2021-04-25T16:42:00Z">
        <w:r>
          <w:t xml:space="preserve">    this.mMinion = new engine.SpriteAnimateRenderable(this.kMinionSprite);</w:t>
        </w:r>
      </w:ins>
    </w:p>
    <w:p w14:paraId="14342CBA" w14:textId="77777777" w:rsidR="00664728" w:rsidRDefault="00664728" w:rsidP="00664728">
      <w:pPr>
        <w:pStyle w:val="Code"/>
        <w:rPr>
          <w:ins w:id="1623" w:author="Matthew T. Munson" w:date="2021-04-25T16:42:00Z"/>
        </w:rPr>
      </w:pPr>
      <w:ins w:id="1624" w:author="Matthew T. Munson" w:date="2021-04-25T16:42:00Z">
        <w:r>
          <w:t xml:space="preserve">    this.mMinion.setColor([1, 1, 1, 0]);</w:t>
        </w:r>
      </w:ins>
    </w:p>
    <w:p w14:paraId="30A4878E" w14:textId="77777777" w:rsidR="00664728" w:rsidRDefault="00664728" w:rsidP="00664728">
      <w:pPr>
        <w:pStyle w:val="Code"/>
        <w:rPr>
          <w:ins w:id="1625" w:author="Matthew T. Munson" w:date="2021-04-25T16:42:00Z"/>
        </w:rPr>
      </w:pPr>
      <w:ins w:id="1626" w:author="Matthew T. Munson" w:date="2021-04-25T16:42:00Z">
        <w:r>
          <w:t xml:space="preserve">    this.mMinion.getXform().setPosition(15, 25);</w:t>
        </w:r>
      </w:ins>
    </w:p>
    <w:p w14:paraId="32F11DF7" w14:textId="77777777" w:rsidR="00664728" w:rsidRDefault="00664728" w:rsidP="00664728">
      <w:pPr>
        <w:pStyle w:val="Code"/>
        <w:rPr>
          <w:ins w:id="1627" w:author="Matthew T. Munson" w:date="2021-04-25T16:42:00Z"/>
        </w:rPr>
      </w:pPr>
      <w:ins w:id="1628" w:author="Matthew T. Munson" w:date="2021-04-25T16:42:00Z">
        <w:r>
          <w:t xml:space="preserve">    this.mMinion.getXform().setSize(24, 19.2);</w:t>
        </w:r>
      </w:ins>
    </w:p>
    <w:p w14:paraId="67175C3A" w14:textId="77777777" w:rsidR="00664728" w:rsidRDefault="00664728" w:rsidP="00664728">
      <w:pPr>
        <w:pStyle w:val="Code"/>
        <w:rPr>
          <w:ins w:id="1629" w:author="Matthew T. Munson" w:date="2021-04-25T16:42:00Z"/>
        </w:rPr>
      </w:pPr>
      <w:ins w:id="1630" w:author="Matthew T. Munson" w:date="2021-04-25T16:42:00Z">
        <w:r>
          <w:t xml:space="preserve">    this.mMinion.setSpriteSequence(512, 0,  // first element pixel position: top and left</w:t>
        </w:r>
      </w:ins>
    </w:p>
    <w:p w14:paraId="063A1290" w14:textId="77777777" w:rsidR="00664728" w:rsidRDefault="00664728" w:rsidP="00664728">
      <w:pPr>
        <w:pStyle w:val="Code"/>
        <w:rPr>
          <w:ins w:id="1631" w:author="Matthew T. Munson" w:date="2021-04-25T16:42:00Z"/>
        </w:rPr>
      </w:pPr>
      <w:ins w:id="1632" w:author="Matthew T. Munson" w:date="2021-04-25T16:42:00Z">
        <w:r>
          <w:t xml:space="preserve">        204, 164,    // widthxheight in pixels</w:t>
        </w:r>
      </w:ins>
    </w:p>
    <w:p w14:paraId="7CE6CA97" w14:textId="77777777" w:rsidR="00664728" w:rsidRDefault="00664728" w:rsidP="00664728">
      <w:pPr>
        <w:pStyle w:val="Code"/>
        <w:rPr>
          <w:ins w:id="1633" w:author="Matthew T. Munson" w:date="2021-04-25T16:42:00Z"/>
        </w:rPr>
      </w:pPr>
      <w:ins w:id="1634" w:author="Matthew T. Munson" w:date="2021-04-25T16:42:00Z">
        <w:r>
          <w:t xml:space="preserve">        5,          // number of elements in this sequence</w:t>
        </w:r>
      </w:ins>
    </w:p>
    <w:p w14:paraId="3CF71078" w14:textId="77777777" w:rsidR="00664728" w:rsidRDefault="00664728" w:rsidP="00664728">
      <w:pPr>
        <w:pStyle w:val="Code"/>
        <w:rPr>
          <w:ins w:id="1635" w:author="Matthew T. Munson" w:date="2021-04-25T16:42:00Z"/>
        </w:rPr>
      </w:pPr>
      <w:ins w:id="1636" w:author="Matthew T. Munson" w:date="2021-04-25T16:42:00Z">
        <w:r>
          <w:t xml:space="preserve">        0);         // horizontal padding in between</w:t>
        </w:r>
      </w:ins>
    </w:p>
    <w:p w14:paraId="6D3FB11F" w14:textId="77777777" w:rsidR="00664728" w:rsidRDefault="00664728" w:rsidP="00664728">
      <w:pPr>
        <w:pStyle w:val="Code"/>
        <w:rPr>
          <w:ins w:id="1637" w:author="Matthew T. Munson" w:date="2021-04-25T16:42:00Z"/>
        </w:rPr>
      </w:pPr>
      <w:ins w:id="1638" w:author="Matthew T. Munson" w:date="2021-04-25T16:42:00Z">
        <w:r>
          <w:t xml:space="preserve">    this.mMinion.setAnimationType(engine.eAnimationType.eSwing);</w:t>
        </w:r>
      </w:ins>
    </w:p>
    <w:p w14:paraId="3F7AD0D2" w14:textId="77777777" w:rsidR="00664728" w:rsidRDefault="00664728" w:rsidP="00664728">
      <w:pPr>
        <w:pStyle w:val="Code"/>
        <w:rPr>
          <w:ins w:id="1639" w:author="Matthew T. Munson" w:date="2021-04-25T16:42:00Z"/>
        </w:rPr>
      </w:pPr>
      <w:ins w:id="1640" w:author="Matthew T. Munson" w:date="2021-04-25T16:42:00Z">
        <w:r>
          <w:t xml:space="preserve">    this.mMinion.setAnimationSpeed(15);</w:t>
        </w:r>
      </w:ins>
    </w:p>
    <w:p w14:paraId="65A9EB1E" w14:textId="77777777" w:rsidR="00664728" w:rsidRDefault="00664728" w:rsidP="00664728">
      <w:pPr>
        <w:pStyle w:val="Code"/>
        <w:rPr>
          <w:ins w:id="1641" w:author="Matthew T. Munson" w:date="2021-04-25T16:42:00Z"/>
        </w:rPr>
      </w:pPr>
      <w:ins w:id="1642" w:author="Matthew T. Munson" w:date="2021-04-25T16:42:00Z">
        <w:r>
          <w:t xml:space="preserve">    // show each element for mAnimSpeed updates</w:t>
        </w:r>
      </w:ins>
    </w:p>
    <w:p w14:paraId="42ADCE24" w14:textId="77777777" w:rsidR="00664728" w:rsidRDefault="00664728" w:rsidP="00664728">
      <w:pPr>
        <w:pStyle w:val="Code"/>
        <w:rPr>
          <w:ins w:id="1643" w:author="Matthew T. Munson" w:date="2021-04-25T16:42:00Z"/>
        </w:rPr>
      </w:pPr>
    </w:p>
    <w:p w14:paraId="20CA18AA" w14:textId="77777777" w:rsidR="00664728" w:rsidRDefault="00664728" w:rsidP="00664728">
      <w:pPr>
        <w:pStyle w:val="Code"/>
        <w:rPr>
          <w:ins w:id="1644" w:author="Matthew T. Munson" w:date="2021-04-25T16:42:00Z"/>
        </w:rPr>
      </w:pPr>
      <w:ins w:id="1645" w:author="Matthew T. Munson" w:date="2021-04-25T16:42:00Z">
        <w:r>
          <w:t xml:space="preserve">    // Step D: Create the hero object with texture from the lower-left corner </w:t>
        </w:r>
      </w:ins>
    </w:p>
    <w:p w14:paraId="04210695" w14:textId="77777777" w:rsidR="00664728" w:rsidRDefault="00664728" w:rsidP="00664728">
      <w:pPr>
        <w:pStyle w:val="Code"/>
        <w:rPr>
          <w:ins w:id="1646" w:author="Matthew T. Munson" w:date="2021-04-25T16:42:00Z"/>
        </w:rPr>
      </w:pPr>
      <w:ins w:id="1647" w:author="Matthew T. Munson" w:date="2021-04-25T16:42:00Z">
        <w:r>
          <w:t xml:space="preserve">    this.mHero = new engine.SpriteRenderable(this.kMinionSprite);</w:t>
        </w:r>
      </w:ins>
    </w:p>
    <w:p w14:paraId="020626EC" w14:textId="77777777" w:rsidR="00664728" w:rsidRDefault="00664728" w:rsidP="00664728">
      <w:pPr>
        <w:pStyle w:val="Code"/>
        <w:rPr>
          <w:ins w:id="1648" w:author="Matthew T. Munson" w:date="2021-04-25T16:42:00Z"/>
        </w:rPr>
      </w:pPr>
      <w:ins w:id="1649" w:author="Matthew T. Munson" w:date="2021-04-25T16:42:00Z">
        <w:r>
          <w:t xml:space="preserve">    this.mHero.setColor([1, 1, 1, 0]);</w:t>
        </w:r>
      </w:ins>
    </w:p>
    <w:p w14:paraId="410FE654" w14:textId="77777777" w:rsidR="00664728" w:rsidRDefault="00664728" w:rsidP="00664728">
      <w:pPr>
        <w:pStyle w:val="Code"/>
        <w:rPr>
          <w:ins w:id="1650" w:author="Matthew T. Munson" w:date="2021-04-25T16:42:00Z"/>
        </w:rPr>
      </w:pPr>
      <w:ins w:id="1651" w:author="Matthew T. Munson" w:date="2021-04-25T16:42:00Z">
        <w:r>
          <w:t xml:space="preserve">    this.mHero.getXform().setPosition(35, 50);</w:t>
        </w:r>
      </w:ins>
    </w:p>
    <w:p w14:paraId="1A040002" w14:textId="77777777" w:rsidR="00664728" w:rsidRDefault="00664728" w:rsidP="00664728">
      <w:pPr>
        <w:pStyle w:val="Code"/>
        <w:rPr>
          <w:ins w:id="1652" w:author="Matthew T. Munson" w:date="2021-04-25T16:42:00Z"/>
        </w:rPr>
      </w:pPr>
      <w:ins w:id="1653" w:author="Matthew T. Munson" w:date="2021-04-25T16:42:00Z">
        <w:r>
          <w:t xml:space="preserve">    this.mHero.getXform().setSize(12, 18);</w:t>
        </w:r>
      </w:ins>
    </w:p>
    <w:p w14:paraId="26810EE4" w14:textId="77777777" w:rsidR="00664728" w:rsidRDefault="00664728" w:rsidP="00664728">
      <w:pPr>
        <w:pStyle w:val="Code"/>
        <w:rPr>
          <w:ins w:id="1654" w:author="Matthew T. Munson" w:date="2021-04-25T16:42:00Z"/>
        </w:rPr>
      </w:pPr>
      <w:ins w:id="1655" w:author="Matthew T. Munson" w:date="2021-04-25T16:42:00Z">
        <w:r>
          <w:t xml:space="preserve">    this.mHero.setElementPixelPositions(0, 120, 0, 180);</w:t>
        </w:r>
      </w:ins>
    </w:p>
    <w:p w14:paraId="40250337" w14:textId="77777777" w:rsidR="00664728" w:rsidRDefault="00664728" w:rsidP="00664728">
      <w:pPr>
        <w:pStyle w:val="Code"/>
        <w:rPr>
          <w:ins w:id="1656" w:author="Matthew T. Munson" w:date="2021-04-25T16:42:00Z"/>
        </w:rPr>
      </w:pPr>
    </w:p>
    <w:p w14:paraId="66F92C45" w14:textId="77777777" w:rsidR="00664728" w:rsidRDefault="00664728" w:rsidP="00664728">
      <w:pPr>
        <w:pStyle w:val="Code"/>
        <w:rPr>
          <w:ins w:id="1657" w:author="Matthew T. Munson" w:date="2021-04-25T16:42:00Z"/>
        </w:rPr>
      </w:pPr>
      <w:ins w:id="1658" w:author="Matthew T. Munson" w:date="2021-04-25T16:42:00Z">
        <w:r>
          <w:t xml:space="preserve">    // Create the fonts</w:t>
        </w:r>
      </w:ins>
    </w:p>
    <w:p w14:paraId="0024445D" w14:textId="77777777" w:rsidR="00664728" w:rsidRDefault="00664728" w:rsidP="00664728">
      <w:pPr>
        <w:pStyle w:val="Code"/>
        <w:rPr>
          <w:ins w:id="1659" w:author="Matthew T. Munson" w:date="2021-04-25T16:42:00Z"/>
        </w:rPr>
      </w:pPr>
      <w:ins w:id="1660" w:author="Matthew T. Munson" w:date="2021-04-25T16:42:00Z">
        <w:r>
          <w:t xml:space="preserve">    this.mTextSysFont = new engine.FontRenderable("System Font: in Red");</w:t>
        </w:r>
      </w:ins>
    </w:p>
    <w:p w14:paraId="0A5F497A" w14:textId="77777777" w:rsidR="00664728" w:rsidRDefault="00664728" w:rsidP="00664728">
      <w:pPr>
        <w:pStyle w:val="Code"/>
        <w:rPr>
          <w:ins w:id="1661" w:author="Matthew T. Munson" w:date="2021-04-25T16:42:00Z"/>
        </w:rPr>
      </w:pPr>
      <w:ins w:id="1662" w:author="Matthew T. Munson" w:date="2021-04-25T16:42:00Z">
        <w:r>
          <w:t xml:space="preserve">    this._initText(this.mTextSysFont, 50, 60, [1, 0, 0, 1], 3);</w:t>
        </w:r>
      </w:ins>
    </w:p>
    <w:p w14:paraId="04928ED0" w14:textId="77777777" w:rsidR="00664728" w:rsidRDefault="00664728" w:rsidP="00664728">
      <w:pPr>
        <w:pStyle w:val="Code"/>
        <w:rPr>
          <w:ins w:id="1663" w:author="Matthew T. Munson" w:date="2021-04-25T16:42:00Z"/>
        </w:rPr>
      </w:pPr>
    </w:p>
    <w:p w14:paraId="057D79FA" w14:textId="77777777" w:rsidR="00664728" w:rsidRDefault="00664728" w:rsidP="00664728">
      <w:pPr>
        <w:pStyle w:val="Code"/>
        <w:rPr>
          <w:ins w:id="1664" w:author="Matthew T. Munson" w:date="2021-04-25T16:42:00Z"/>
        </w:rPr>
      </w:pPr>
      <w:ins w:id="1665" w:author="Matthew T. Munson" w:date="2021-04-25T16:42:00Z">
        <w:r>
          <w:lastRenderedPageBreak/>
          <w:t xml:space="preserve">    this.mTextCon16 = new engine.FontRenderable("Consolas 16: in black");</w:t>
        </w:r>
      </w:ins>
    </w:p>
    <w:p w14:paraId="39BD2DC9" w14:textId="77777777" w:rsidR="00664728" w:rsidRDefault="00664728" w:rsidP="00664728">
      <w:pPr>
        <w:pStyle w:val="Code"/>
        <w:rPr>
          <w:ins w:id="1666" w:author="Matthew T. Munson" w:date="2021-04-25T16:42:00Z"/>
        </w:rPr>
      </w:pPr>
      <w:ins w:id="1667" w:author="Matthew T. Munson" w:date="2021-04-25T16:42:00Z">
        <w:r>
          <w:t xml:space="preserve">    this.mTextCon16.setFontName(this.kFontCon16);</w:t>
        </w:r>
      </w:ins>
    </w:p>
    <w:p w14:paraId="29925346" w14:textId="77777777" w:rsidR="00664728" w:rsidRDefault="00664728" w:rsidP="00664728">
      <w:pPr>
        <w:pStyle w:val="Code"/>
        <w:rPr>
          <w:ins w:id="1668" w:author="Matthew T. Munson" w:date="2021-04-25T16:42:00Z"/>
        </w:rPr>
      </w:pPr>
      <w:ins w:id="1669" w:author="Matthew T. Munson" w:date="2021-04-25T16:42:00Z">
        <w:r>
          <w:t xml:space="preserve">    this._initText(this.mTextCon16, 50, 55, [0, 0, 0, 1], 2);</w:t>
        </w:r>
      </w:ins>
    </w:p>
    <w:p w14:paraId="6D91781F" w14:textId="77777777" w:rsidR="00664728" w:rsidRDefault="00664728" w:rsidP="00664728">
      <w:pPr>
        <w:pStyle w:val="Code"/>
        <w:rPr>
          <w:ins w:id="1670" w:author="Matthew T. Munson" w:date="2021-04-25T16:42:00Z"/>
        </w:rPr>
      </w:pPr>
    </w:p>
    <w:p w14:paraId="00BA3959" w14:textId="77777777" w:rsidR="00664728" w:rsidRDefault="00664728" w:rsidP="00664728">
      <w:pPr>
        <w:pStyle w:val="Code"/>
        <w:rPr>
          <w:ins w:id="1671" w:author="Matthew T. Munson" w:date="2021-04-25T16:42:00Z"/>
        </w:rPr>
      </w:pPr>
      <w:ins w:id="1672" w:author="Matthew T. Munson" w:date="2021-04-25T16:42:00Z">
        <w:r>
          <w:t xml:space="preserve">    this.mTextCon24 = new  engine.FontRenderable("Consolas 24: in black");</w:t>
        </w:r>
      </w:ins>
    </w:p>
    <w:p w14:paraId="0336B705" w14:textId="77777777" w:rsidR="00664728" w:rsidRDefault="00664728" w:rsidP="00664728">
      <w:pPr>
        <w:pStyle w:val="Code"/>
        <w:rPr>
          <w:ins w:id="1673" w:author="Matthew T. Munson" w:date="2021-04-25T16:42:00Z"/>
        </w:rPr>
      </w:pPr>
      <w:ins w:id="1674" w:author="Matthew T. Munson" w:date="2021-04-25T16:42:00Z">
        <w:r>
          <w:t xml:space="preserve">    this.mTextCon24.setFontName(this.kFontCon24);</w:t>
        </w:r>
      </w:ins>
    </w:p>
    <w:p w14:paraId="6517EA52" w14:textId="77777777" w:rsidR="00664728" w:rsidRDefault="00664728" w:rsidP="00664728">
      <w:pPr>
        <w:pStyle w:val="Code"/>
        <w:rPr>
          <w:ins w:id="1675" w:author="Matthew T. Munson" w:date="2021-04-25T16:42:00Z"/>
        </w:rPr>
      </w:pPr>
      <w:ins w:id="1676" w:author="Matthew T. Munson" w:date="2021-04-25T16:42:00Z">
        <w:r>
          <w:t xml:space="preserve">    this._initText(this.mTextCon24, 50, 50, [0, 0, 0, 1], 3);</w:t>
        </w:r>
      </w:ins>
    </w:p>
    <w:p w14:paraId="61853745" w14:textId="77777777" w:rsidR="00664728" w:rsidRDefault="00664728" w:rsidP="00664728">
      <w:pPr>
        <w:pStyle w:val="Code"/>
        <w:rPr>
          <w:ins w:id="1677" w:author="Matthew T. Munson" w:date="2021-04-25T16:42:00Z"/>
        </w:rPr>
      </w:pPr>
    </w:p>
    <w:p w14:paraId="4EA63DBD" w14:textId="77777777" w:rsidR="00664728" w:rsidRDefault="00664728" w:rsidP="00664728">
      <w:pPr>
        <w:pStyle w:val="Code"/>
        <w:rPr>
          <w:ins w:id="1678" w:author="Matthew T. Munson" w:date="2021-04-25T16:42:00Z"/>
        </w:rPr>
      </w:pPr>
      <w:ins w:id="1679" w:author="Matthew T. Munson" w:date="2021-04-25T16:42:00Z">
        <w:r>
          <w:t xml:space="preserve">    this.mTextCon32 = new  engine.FontRenderable("Consolas 32: in white");</w:t>
        </w:r>
      </w:ins>
    </w:p>
    <w:p w14:paraId="5A9B562C" w14:textId="77777777" w:rsidR="00664728" w:rsidRDefault="00664728" w:rsidP="00664728">
      <w:pPr>
        <w:pStyle w:val="Code"/>
        <w:rPr>
          <w:ins w:id="1680" w:author="Matthew T. Munson" w:date="2021-04-25T16:42:00Z"/>
        </w:rPr>
      </w:pPr>
      <w:ins w:id="1681" w:author="Matthew T. Munson" w:date="2021-04-25T16:42:00Z">
        <w:r>
          <w:t xml:space="preserve">    this.mTextCon32.setFontName(this.kFontCon32);</w:t>
        </w:r>
      </w:ins>
    </w:p>
    <w:p w14:paraId="1445C003" w14:textId="77777777" w:rsidR="00664728" w:rsidRDefault="00664728" w:rsidP="00664728">
      <w:pPr>
        <w:pStyle w:val="Code"/>
        <w:rPr>
          <w:ins w:id="1682" w:author="Matthew T. Munson" w:date="2021-04-25T16:42:00Z"/>
        </w:rPr>
      </w:pPr>
      <w:ins w:id="1683" w:author="Matthew T. Munson" w:date="2021-04-25T16:42:00Z">
        <w:r>
          <w:t xml:space="preserve">    this._initText(this.mTextCon32, 40, 40, [1, 1, 1, 1], 4);</w:t>
        </w:r>
      </w:ins>
    </w:p>
    <w:p w14:paraId="52E3E764" w14:textId="77777777" w:rsidR="00664728" w:rsidRDefault="00664728" w:rsidP="00664728">
      <w:pPr>
        <w:pStyle w:val="Code"/>
        <w:rPr>
          <w:ins w:id="1684" w:author="Matthew T. Munson" w:date="2021-04-25T16:42:00Z"/>
        </w:rPr>
      </w:pPr>
    </w:p>
    <w:p w14:paraId="0C30B8EE" w14:textId="77777777" w:rsidR="00664728" w:rsidRDefault="00664728" w:rsidP="00664728">
      <w:pPr>
        <w:pStyle w:val="Code"/>
        <w:rPr>
          <w:ins w:id="1685" w:author="Matthew T. Munson" w:date="2021-04-25T16:42:00Z"/>
        </w:rPr>
      </w:pPr>
      <w:ins w:id="1686" w:author="Matthew T. Munson" w:date="2021-04-25T16:42:00Z">
        <w:r>
          <w:t xml:space="preserve">    this.mTextCon72 = new  engine.FontRenderable("Consolas 72: in blue");</w:t>
        </w:r>
      </w:ins>
    </w:p>
    <w:p w14:paraId="44332E85" w14:textId="77777777" w:rsidR="00664728" w:rsidRDefault="00664728" w:rsidP="00664728">
      <w:pPr>
        <w:pStyle w:val="Code"/>
        <w:rPr>
          <w:ins w:id="1687" w:author="Matthew T. Munson" w:date="2021-04-25T16:42:00Z"/>
        </w:rPr>
      </w:pPr>
      <w:ins w:id="1688" w:author="Matthew T. Munson" w:date="2021-04-25T16:42:00Z">
        <w:r>
          <w:t xml:space="preserve">    this.mTextCon72.setFontName(this.kFontCon72);</w:t>
        </w:r>
      </w:ins>
    </w:p>
    <w:p w14:paraId="7A8C76A9" w14:textId="77777777" w:rsidR="00664728" w:rsidRDefault="00664728" w:rsidP="00664728">
      <w:pPr>
        <w:pStyle w:val="Code"/>
        <w:rPr>
          <w:ins w:id="1689" w:author="Matthew T. Munson" w:date="2021-04-25T16:42:00Z"/>
        </w:rPr>
      </w:pPr>
      <w:ins w:id="1690" w:author="Matthew T. Munson" w:date="2021-04-25T16:42:00Z">
        <w:r>
          <w:t xml:space="preserve">    this._initText(this.mTextCon72, 30, 30, [0, 0, 1, 1], 6);</w:t>
        </w:r>
      </w:ins>
    </w:p>
    <w:p w14:paraId="79B12322" w14:textId="77777777" w:rsidR="00664728" w:rsidRDefault="00664728" w:rsidP="00664728">
      <w:pPr>
        <w:pStyle w:val="Code"/>
        <w:rPr>
          <w:ins w:id="1691" w:author="Matthew T. Munson" w:date="2021-04-25T16:42:00Z"/>
        </w:rPr>
      </w:pPr>
    </w:p>
    <w:p w14:paraId="1B9DC55E" w14:textId="77777777" w:rsidR="00664728" w:rsidRDefault="00664728" w:rsidP="00664728">
      <w:pPr>
        <w:pStyle w:val="Code"/>
        <w:rPr>
          <w:ins w:id="1692" w:author="Matthew T. Munson" w:date="2021-04-25T16:42:00Z"/>
        </w:rPr>
      </w:pPr>
      <w:ins w:id="1693" w:author="Matthew T. Munson" w:date="2021-04-25T16:42:00Z">
        <w:r>
          <w:t xml:space="preserve">    this.mTextSeg96 = new  engine.FontRenderable("Segment7-92");</w:t>
        </w:r>
      </w:ins>
    </w:p>
    <w:p w14:paraId="0EA95DED" w14:textId="77777777" w:rsidR="00664728" w:rsidRDefault="00664728" w:rsidP="00664728">
      <w:pPr>
        <w:pStyle w:val="Code"/>
        <w:rPr>
          <w:ins w:id="1694" w:author="Matthew T. Munson" w:date="2021-04-25T16:42:00Z"/>
        </w:rPr>
      </w:pPr>
      <w:ins w:id="1695" w:author="Matthew T. Munson" w:date="2021-04-25T16:42:00Z">
        <w:r>
          <w:t xml:space="preserve">    this.mTextSeg96.setFontName(this.kFontSeg96);</w:t>
        </w:r>
      </w:ins>
    </w:p>
    <w:p w14:paraId="1284F81C" w14:textId="77777777" w:rsidR="00664728" w:rsidRDefault="00664728" w:rsidP="00664728">
      <w:pPr>
        <w:pStyle w:val="Code"/>
        <w:rPr>
          <w:ins w:id="1696" w:author="Matthew T. Munson" w:date="2021-04-25T16:42:00Z"/>
        </w:rPr>
      </w:pPr>
      <w:ins w:id="1697" w:author="Matthew T. Munson" w:date="2021-04-25T16:42:00Z">
        <w:r>
          <w:t xml:space="preserve">    this._initText(this.mTextSeg96, 30, 15, [1, 1, 0, 1], 7);</w:t>
        </w:r>
      </w:ins>
    </w:p>
    <w:p w14:paraId="122F07B1" w14:textId="77777777" w:rsidR="00664728" w:rsidRDefault="00664728" w:rsidP="00664728">
      <w:pPr>
        <w:pStyle w:val="Code"/>
        <w:rPr>
          <w:ins w:id="1698" w:author="Matthew T. Munson" w:date="2021-04-25T16:42:00Z"/>
        </w:rPr>
      </w:pPr>
    </w:p>
    <w:p w14:paraId="3146C9A6" w14:textId="77777777" w:rsidR="00664728" w:rsidRDefault="00664728" w:rsidP="00664728">
      <w:pPr>
        <w:pStyle w:val="Code"/>
        <w:rPr>
          <w:ins w:id="1699" w:author="Matthew T. Munson" w:date="2021-04-25T16:42:00Z"/>
        </w:rPr>
      </w:pPr>
      <w:ins w:id="1700" w:author="Matthew T. Munson" w:date="2021-04-25T16:42:00Z">
        <w:r>
          <w:t xml:space="preserve">    this.mTextToWork = this.mTextCon16;</w:t>
        </w:r>
      </w:ins>
    </w:p>
    <w:p w14:paraId="03B2AF90" w14:textId="77777777" w:rsidR="00664728" w:rsidRPr="00D71B6D" w:rsidRDefault="00664728" w:rsidP="00664728">
      <w:pPr>
        <w:pStyle w:val="Code"/>
        <w:rPr>
          <w:ins w:id="1701" w:author="Matthew T. Munson" w:date="2021-04-25T16:42:00Z"/>
        </w:rPr>
      </w:pPr>
      <w:ins w:id="1702" w:author="Matthew T. Munson" w:date="2021-04-25T16:42:00Z">
        <w:r>
          <w:t>}</w:t>
        </w:r>
      </w:ins>
    </w:p>
    <w:p w14:paraId="7905DB03" w14:textId="77777777" w:rsidR="00664728" w:rsidRPr="00D71B6D" w:rsidRDefault="00664728" w:rsidP="00664728">
      <w:pPr>
        <w:pStyle w:val="NumList"/>
        <w:numPr>
          <w:ilvl w:val="0"/>
          <w:numId w:val="11"/>
        </w:numPr>
        <w:rPr>
          <w:ins w:id="1703" w:author="Matthew T. Munson" w:date="2021-04-25T16:42:00Z"/>
        </w:rPr>
      </w:pPr>
      <w:ins w:id="1704" w:author="Matthew T. Munson" w:date="2021-04-25T16:42:00Z">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ins>
    </w:p>
    <w:p w14:paraId="70AFE8AA" w14:textId="77777777" w:rsidR="00664728" w:rsidRDefault="00664728" w:rsidP="00664728">
      <w:pPr>
        <w:pStyle w:val="Code"/>
        <w:rPr>
          <w:ins w:id="1705" w:author="Matthew T. Munson" w:date="2021-04-25T16:42:00Z"/>
        </w:rPr>
      </w:pPr>
      <w:ins w:id="1706" w:author="Matthew T. Munson" w:date="2021-04-25T16:42:00Z">
        <w:r w:rsidRPr="00BB4ED3">
          <w:t>update() {</w:t>
        </w:r>
      </w:ins>
    </w:p>
    <w:p w14:paraId="277DB539" w14:textId="77777777" w:rsidR="00664728" w:rsidRDefault="00664728" w:rsidP="00664728">
      <w:pPr>
        <w:pStyle w:val="Code"/>
        <w:rPr>
          <w:ins w:id="1707" w:author="Matthew T. Munson" w:date="2021-04-25T16:42:00Z"/>
        </w:rPr>
      </w:pPr>
      <w:ins w:id="1708" w:author="Matthew T. Munson" w:date="2021-04-25T16:42:00Z">
        <w:r>
          <w:t xml:space="preserve">    // … Identical to previous code …</w:t>
        </w:r>
      </w:ins>
    </w:p>
    <w:p w14:paraId="1C9E221A" w14:textId="77777777" w:rsidR="00664728" w:rsidRDefault="00664728" w:rsidP="00664728">
      <w:pPr>
        <w:pStyle w:val="Code"/>
        <w:rPr>
          <w:ins w:id="1709" w:author="Matthew T. Munson" w:date="2021-04-25T16:42:00Z"/>
        </w:rPr>
      </w:pPr>
    </w:p>
    <w:p w14:paraId="798F037A" w14:textId="77777777" w:rsidR="00664728" w:rsidRDefault="00664728" w:rsidP="00664728">
      <w:pPr>
        <w:pStyle w:val="Code"/>
        <w:rPr>
          <w:ins w:id="1710" w:author="Matthew T. Munson" w:date="2021-04-25T16:42:00Z"/>
        </w:rPr>
      </w:pPr>
      <w:ins w:id="1711" w:author="Matthew T. Munson" w:date="2021-04-25T16:42:00Z">
        <w:r>
          <w:t xml:space="preserve">    // choose which text to work on</w:t>
        </w:r>
      </w:ins>
    </w:p>
    <w:p w14:paraId="7E855CD2" w14:textId="77777777" w:rsidR="00664728" w:rsidRDefault="00664728" w:rsidP="00664728">
      <w:pPr>
        <w:pStyle w:val="Code"/>
        <w:rPr>
          <w:ins w:id="1712" w:author="Matthew T. Munson" w:date="2021-04-25T16:42:00Z"/>
        </w:rPr>
      </w:pPr>
      <w:ins w:id="1713" w:author="Matthew T. Munson" w:date="2021-04-25T16:42:00Z">
        <w:r>
          <w:t xml:space="preserve">    if (engine.input.isKeyClicked(engine.input.keys.Zero)) {</w:t>
        </w:r>
      </w:ins>
    </w:p>
    <w:p w14:paraId="5D46EE15" w14:textId="77777777" w:rsidR="00664728" w:rsidRDefault="00664728" w:rsidP="00664728">
      <w:pPr>
        <w:pStyle w:val="Code"/>
        <w:rPr>
          <w:ins w:id="1714" w:author="Matthew T. Munson" w:date="2021-04-25T16:42:00Z"/>
        </w:rPr>
      </w:pPr>
      <w:ins w:id="1715" w:author="Matthew T. Munson" w:date="2021-04-25T16:42:00Z">
        <w:r>
          <w:t xml:space="preserve">        this.mTextToWork = this.mTextCon16;</w:t>
        </w:r>
      </w:ins>
    </w:p>
    <w:p w14:paraId="052876F8" w14:textId="77777777" w:rsidR="00664728" w:rsidRDefault="00664728" w:rsidP="00664728">
      <w:pPr>
        <w:pStyle w:val="Code"/>
        <w:rPr>
          <w:ins w:id="1716" w:author="Matthew T. Munson" w:date="2021-04-25T16:42:00Z"/>
        </w:rPr>
      </w:pPr>
      <w:ins w:id="1717" w:author="Matthew T. Munson" w:date="2021-04-25T16:42:00Z">
        <w:r>
          <w:t xml:space="preserve">    }</w:t>
        </w:r>
      </w:ins>
    </w:p>
    <w:p w14:paraId="7C68CBAD" w14:textId="77777777" w:rsidR="00664728" w:rsidRDefault="00664728" w:rsidP="00664728">
      <w:pPr>
        <w:pStyle w:val="Code"/>
        <w:rPr>
          <w:ins w:id="1718" w:author="Matthew T. Munson" w:date="2021-04-25T16:42:00Z"/>
        </w:rPr>
      </w:pPr>
      <w:ins w:id="1719" w:author="Matthew T. Munson" w:date="2021-04-25T16:42:00Z">
        <w:r>
          <w:t xml:space="preserve">    if (engine.input.isKeyClicked(engine.input.keys.One)) {</w:t>
        </w:r>
      </w:ins>
    </w:p>
    <w:p w14:paraId="5B5AA5E8" w14:textId="77777777" w:rsidR="00664728" w:rsidRDefault="00664728" w:rsidP="00664728">
      <w:pPr>
        <w:pStyle w:val="Code"/>
        <w:rPr>
          <w:ins w:id="1720" w:author="Matthew T. Munson" w:date="2021-04-25T16:42:00Z"/>
        </w:rPr>
      </w:pPr>
      <w:ins w:id="1721" w:author="Matthew T. Munson" w:date="2021-04-25T16:42:00Z">
        <w:r>
          <w:t xml:space="preserve">        this.mTextToWork = this.mTextCon24;</w:t>
        </w:r>
      </w:ins>
    </w:p>
    <w:p w14:paraId="3F9B8B13" w14:textId="77777777" w:rsidR="00664728" w:rsidRDefault="00664728" w:rsidP="00664728">
      <w:pPr>
        <w:pStyle w:val="Code"/>
        <w:rPr>
          <w:ins w:id="1722" w:author="Matthew T. Munson" w:date="2021-04-25T16:42:00Z"/>
        </w:rPr>
      </w:pPr>
      <w:ins w:id="1723" w:author="Matthew T. Munson" w:date="2021-04-25T16:42:00Z">
        <w:r>
          <w:t xml:space="preserve">    }</w:t>
        </w:r>
      </w:ins>
    </w:p>
    <w:p w14:paraId="4D3330EB" w14:textId="77777777" w:rsidR="00664728" w:rsidRDefault="00664728" w:rsidP="00664728">
      <w:pPr>
        <w:pStyle w:val="Code"/>
        <w:rPr>
          <w:ins w:id="1724" w:author="Matthew T. Munson" w:date="2021-04-25T16:42:00Z"/>
        </w:rPr>
      </w:pPr>
      <w:ins w:id="1725" w:author="Matthew T. Munson" w:date="2021-04-25T16:42:00Z">
        <w:r>
          <w:t xml:space="preserve">    if (engine.input.isKeyClicked(engine.input.keys.Three)) {</w:t>
        </w:r>
      </w:ins>
    </w:p>
    <w:p w14:paraId="3FE8791E" w14:textId="77777777" w:rsidR="00664728" w:rsidRDefault="00664728" w:rsidP="00664728">
      <w:pPr>
        <w:pStyle w:val="Code"/>
        <w:rPr>
          <w:ins w:id="1726" w:author="Matthew T. Munson" w:date="2021-04-25T16:42:00Z"/>
        </w:rPr>
      </w:pPr>
      <w:ins w:id="1727" w:author="Matthew T. Munson" w:date="2021-04-25T16:42:00Z">
        <w:r>
          <w:t xml:space="preserve">        this.mTextToWork = this.mTextCon32;</w:t>
        </w:r>
      </w:ins>
    </w:p>
    <w:p w14:paraId="547B5441" w14:textId="77777777" w:rsidR="00664728" w:rsidRDefault="00664728" w:rsidP="00664728">
      <w:pPr>
        <w:pStyle w:val="Code"/>
        <w:rPr>
          <w:ins w:id="1728" w:author="Matthew T. Munson" w:date="2021-04-25T16:42:00Z"/>
        </w:rPr>
      </w:pPr>
      <w:ins w:id="1729" w:author="Matthew T. Munson" w:date="2021-04-25T16:42:00Z">
        <w:r>
          <w:t xml:space="preserve">    }</w:t>
        </w:r>
      </w:ins>
    </w:p>
    <w:p w14:paraId="1A5C3215" w14:textId="77777777" w:rsidR="00664728" w:rsidRDefault="00664728" w:rsidP="00664728">
      <w:pPr>
        <w:pStyle w:val="Code"/>
        <w:rPr>
          <w:ins w:id="1730" w:author="Matthew T. Munson" w:date="2021-04-25T16:42:00Z"/>
        </w:rPr>
      </w:pPr>
      <w:ins w:id="1731" w:author="Matthew T. Munson" w:date="2021-04-25T16:42:00Z">
        <w:r>
          <w:t xml:space="preserve">    if (engine.input.isKeyClicked(engine.input.keys.Four)) {</w:t>
        </w:r>
      </w:ins>
    </w:p>
    <w:p w14:paraId="5DFA1BC1" w14:textId="77777777" w:rsidR="00664728" w:rsidRDefault="00664728" w:rsidP="00664728">
      <w:pPr>
        <w:pStyle w:val="Code"/>
        <w:rPr>
          <w:ins w:id="1732" w:author="Matthew T. Munson" w:date="2021-04-25T16:42:00Z"/>
        </w:rPr>
      </w:pPr>
      <w:ins w:id="1733" w:author="Matthew T. Munson" w:date="2021-04-25T16:42:00Z">
        <w:r>
          <w:t xml:space="preserve">        this.mTextToWork = this.mTextCon72;</w:t>
        </w:r>
      </w:ins>
    </w:p>
    <w:p w14:paraId="5F07A9EE" w14:textId="77777777" w:rsidR="00664728" w:rsidRDefault="00664728" w:rsidP="00664728">
      <w:pPr>
        <w:pStyle w:val="Code"/>
        <w:rPr>
          <w:ins w:id="1734" w:author="Matthew T. Munson" w:date="2021-04-25T16:42:00Z"/>
        </w:rPr>
      </w:pPr>
      <w:ins w:id="1735" w:author="Matthew T. Munson" w:date="2021-04-25T16:42:00Z">
        <w:r>
          <w:t xml:space="preserve">    }</w:t>
        </w:r>
      </w:ins>
    </w:p>
    <w:p w14:paraId="440F021A" w14:textId="77777777" w:rsidR="00664728" w:rsidRDefault="00664728" w:rsidP="00664728">
      <w:pPr>
        <w:pStyle w:val="Code"/>
        <w:rPr>
          <w:ins w:id="1736" w:author="Matthew T. Munson" w:date="2021-04-25T16:42:00Z"/>
        </w:rPr>
      </w:pPr>
    </w:p>
    <w:p w14:paraId="0ED075D7" w14:textId="77777777" w:rsidR="00664728" w:rsidRDefault="00664728" w:rsidP="00664728">
      <w:pPr>
        <w:pStyle w:val="Code"/>
        <w:rPr>
          <w:ins w:id="1737" w:author="Matthew T. Munson" w:date="2021-04-25T16:42:00Z"/>
        </w:rPr>
      </w:pPr>
      <w:ins w:id="1738" w:author="Matthew T. Munson" w:date="2021-04-25T16:42:00Z">
        <w:r>
          <w:t xml:space="preserve">    let deltaF = 0.005;</w:t>
        </w:r>
      </w:ins>
    </w:p>
    <w:p w14:paraId="6E457D23" w14:textId="77777777" w:rsidR="00664728" w:rsidRDefault="00664728" w:rsidP="00664728">
      <w:pPr>
        <w:pStyle w:val="Code"/>
        <w:rPr>
          <w:ins w:id="1739" w:author="Matthew T. Munson" w:date="2021-04-25T16:42:00Z"/>
        </w:rPr>
      </w:pPr>
      <w:ins w:id="1740" w:author="Matthew T. Munson" w:date="2021-04-25T16:42:00Z">
        <w:r>
          <w:lastRenderedPageBreak/>
          <w:t xml:space="preserve">    if (engine.input.isKeyPressed(engine.input.keys.Up)) {</w:t>
        </w:r>
      </w:ins>
    </w:p>
    <w:p w14:paraId="7ADEA537" w14:textId="77777777" w:rsidR="00664728" w:rsidRDefault="00664728" w:rsidP="00664728">
      <w:pPr>
        <w:pStyle w:val="Code"/>
        <w:rPr>
          <w:ins w:id="1741" w:author="Matthew T. Munson" w:date="2021-04-25T16:42:00Z"/>
        </w:rPr>
      </w:pPr>
      <w:ins w:id="1742" w:author="Matthew T. Munson" w:date="2021-04-25T16:42:00Z">
        <w:r>
          <w:t xml:space="preserve">        if (engine.input.isKeyPressed(engine.input.keys.X)) {</w:t>
        </w:r>
      </w:ins>
    </w:p>
    <w:p w14:paraId="4A7538C6" w14:textId="77777777" w:rsidR="00664728" w:rsidRDefault="00664728" w:rsidP="00664728">
      <w:pPr>
        <w:pStyle w:val="Code"/>
        <w:rPr>
          <w:ins w:id="1743" w:author="Matthew T. Munson" w:date="2021-04-25T16:42:00Z"/>
        </w:rPr>
      </w:pPr>
      <w:ins w:id="1744" w:author="Matthew T. Munson" w:date="2021-04-25T16:42:00Z">
        <w:r>
          <w:t xml:space="preserve">            this.mTextToWork.getXform().incWidthBy(deltaF);</w:t>
        </w:r>
      </w:ins>
    </w:p>
    <w:p w14:paraId="0E0FDF45" w14:textId="77777777" w:rsidR="00664728" w:rsidRDefault="00664728" w:rsidP="00664728">
      <w:pPr>
        <w:pStyle w:val="Code"/>
        <w:rPr>
          <w:ins w:id="1745" w:author="Matthew T. Munson" w:date="2021-04-25T16:42:00Z"/>
        </w:rPr>
      </w:pPr>
      <w:ins w:id="1746" w:author="Matthew T. Munson" w:date="2021-04-25T16:42:00Z">
        <w:r>
          <w:t xml:space="preserve">        }</w:t>
        </w:r>
      </w:ins>
    </w:p>
    <w:p w14:paraId="11F51DA8" w14:textId="77777777" w:rsidR="00664728" w:rsidRDefault="00664728" w:rsidP="00664728">
      <w:pPr>
        <w:pStyle w:val="Code"/>
        <w:rPr>
          <w:ins w:id="1747" w:author="Matthew T. Munson" w:date="2021-04-25T16:42:00Z"/>
        </w:rPr>
      </w:pPr>
      <w:ins w:id="1748" w:author="Matthew T. Munson" w:date="2021-04-25T16:42:00Z">
        <w:r>
          <w:t xml:space="preserve">        if (engine.input.isKeyPressed(engine.input.keys.Y)) {</w:t>
        </w:r>
      </w:ins>
    </w:p>
    <w:p w14:paraId="037F635E" w14:textId="77777777" w:rsidR="00664728" w:rsidRDefault="00664728" w:rsidP="00664728">
      <w:pPr>
        <w:pStyle w:val="Code"/>
        <w:rPr>
          <w:ins w:id="1749" w:author="Matthew T. Munson" w:date="2021-04-25T16:42:00Z"/>
        </w:rPr>
      </w:pPr>
      <w:ins w:id="1750" w:author="Matthew T. Munson" w:date="2021-04-25T16:42:00Z">
        <w:r>
          <w:t xml:space="preserve">            this.mTextToWork.getXform().incHeightBy(deltaF);</w:t>
        </w:r>
      </w:ins>
    </w:p>
    <w:p w14:paraId="4913BC81" w14:textId="77777777" w:rsidR="00664728" w:rsidRDefault="00664728" w:rsidP="00664728">
      <w:pPr>
        <w:pStyle w:val="Code"/>
        <w:rPr>
          <w:ins w:id="1751" w:author="Matthew T. Munson" w:date="2021-04-25T16:42:00Z"/>
        </w:rPr>
      </w:pPr>
      <w:ins w:id="1752" w:author="Matthew T. Munson" w:date="2021-04-25T16:42:00Z">
        <w:r>
          <w:t xml:space="preserve">        }</w:t>
        </w:r>
      </w:ins>
    </w:p>
    <w:p w14:paraId="153372EA" w14:textId="77777777" w:rsidR="00664728" w:rsidRDefault="00664728" w:rsidP="00664728">
      <w:pPr>
        <w:pStyle w:val="Code"/>
        <w:rPr>
          <w:ins w:id="1753" w:author="Matthew T. Munson" w:date="2021-04-25T16:42:00Z"/>
        </w:rPr>
      </w:pPr>
      <w:ins w:id="1754" w:author="Matthew T. Munson" w:date="2021-04-25T16:42:00Z">
        <w:r>
          <w:t xml:space="preserve">        this.mTextSysFont.setText(this.mTextToWork.getXform().getWidth().toFixed(2) + "x" + </w:t>
        </w:r>
      </w:ins>
    </w:p>
    <w:p w14:paraId="71CC2A82" w14:textId="77777777" w:rsidR="00664728" w:rsidRDefault="00664728" w:rsidP="00664728">
      <w:pPr>
        <w:pStyle w:val="Code"/>
        <w:rPr>
          <w:ins w:id="1755" w:author="Matthew T. Munson" w:date="2021-04-25T16:42:00Z"/>
        </w:rPr>
      </w:pPr>
      <w:ins w:id="1756" w:author="Matthew T. Munson" w:date="2021-04-25T16:42:00Z">
        <w:r>
          <w:t xml:space="preserve">                           this.mTextToWork.getXform().getHeight().toFixed(2));</w:t>
        </w:r>
      </w:ins>
    </w:p>
    <w:p w14:paraId="4087C393" w14:textId="77777777" w:rsidR="00664728" w:rsidRDefault="00664728" w:rsidP="00664728">
      <w:pPr>
        <w:pStyle w:val="Code"/>
        <w:rPr>
          <w:ins w:id="1757" w:author="Matthew T. Munson" w:date="2021-04-25T16:42:00Z"/>
        </w:rPr>
      </w:pPr>
      <w:ins w:id="1758" w:author="Matthew T. Munson" w:date="2021-04-25T16:42:00Z">
        <w:r>
          <w:t xml:space="preserve">    }</w:t>
        </w:r>
      </w:ins>
    </w:p>
    <w:p w14:paraId="3366AC1B" w14:textId="77777777" w:rsidR="00664728" w:rsidRDefault="00664728" w:rsidP="00664728">
      <w:pPr>
        <w:pStyle w:val="Code"/>
        <w:rPr>
          <w:ins w:id="1759" w:author="Matthew T. Munson" w:date="2021-04-25T16:42:00Z"/>
        </w:rPr>
      </w:pPr>
    </w:p>
    <w:p w14:paraId="04E54926" w14:textId="77777777" w:rsidR="00664728" w:rsidRDefault="00664728" w:rsidP="00664728">
      <w:pPr>
        <w:pStyle w:val="Code"/>
        <w:rPr>
          <w:ins w:id="1760" w:author="Matthew T. Munson" w:date="2021-04-25T16:42:00Z"/>
        </w:rPr>
      </w:pPr>
      <w:ins w:id="1761" w:author="Matthew T. Munson" w:date="2021-04-25T16:42:00Z">
        <w:r>
          <w:t xml:space="preserve">    if (engine.input.isKeyPressed(engine.input.keys.Down)) {</w:t>
        </w:r>
      </w:ins>
    </w:p>
    <w:p w14:paraId="6B33F944" w14:textId="77777777" w:rsidR="00664728" w:rsidRDefault="00664728" w:rsidP="00664728">
      <w:pPr>
        <w:pStyle w:val="Code"/>
        <w:rPr>
          <w:ins w:id="1762" w:author="Matthew T. Munson" w:date="2021-04-25T16:42:00Z"/>
        </w:rPr>
      </w:pPr>
      <w:ins w:id="1763" w:author="Matthew T. Munson" w:date="2021-04-25T16:42:00Z">
        <w:r>
          <w:t xml:space="preserve">        if (engine.input.isKeyPressed(engine.input.keys.X)) {</w:t>
        </w:r>
      </w:ins>
    </w:p>
    <w:p w14:paraId="43EE83F7" w14:textId="77777777" w:rsidR="00664728" w:rsidRDefault="00664728" w:rsidP="00664728">
      <w:pPr>
        <w:pStyle w:val="Code"/>
        <w:rPr>
          <w:ins w:id="1764" w:author="Matthew T. Munson" w:date="2021-04-25T16:42:00Z"/>
        </w:rPr>
      </w:pPr>
      <w:ins w:id="1765" w:author="Matthew T. Munson" w:date="2021-04-25T16:42:00Z">
        <w:r>
          <w:t xml:space="preserve">            this.mTextToWork.getXform().incWidthBy(-deltaF);</w:t>
        </w:r>
      </w:ins>
    </w:p>
    <w:p w14:paraId="304961B0" w14:textId="77777777" w:rsidR="00664728" w:rsidRDefault="00664728" w:rsidP="00664728">
      <w:pPr>
        <w:pStyle w:val="Code"/>
        <w:rPr>
          <w:ins w:id="1766" w:author="Matthew T. Munson" w:date="2021-04-25T16:42:00Z"/>
        </w:rPr>
      </w:pPr>
      <w:ins w:id="1767" w:author="Matthew T. Munson" w:date="2021-04-25T16:42:00Z">
        <w:r>
          <w:t xml:space="preserve">        }</w:t>
        </w:r>
      </w:ins>
    </w:p>
    <w:p w14:paraId="0A35774E" w14:textId="77777777" w:rsidR="00664728" w:rsidRDefault="00664728" w:rsidP="00664728">
      <w:pPr>
        <w:pStyle w:val="Code"/>
        <w:rPr>
          <w:ins w:id="1768" w:author="Matthew T. Munson" w:date="2021-04-25T16:42:00Z"/>
        </w:rPr>
      </w:pPr>
      <w:ins w:id="1769" w:author="Matthew T. Munson" w:date="2021-04-25T16:42:00Z">
        <w:r>
          <w:t xml:space="preserve">        if (engine.input.isKeyPressed(engine.input.keys.Y)) {</w:t>
        </w:r>
      </w:ins>
    </w:p>
    <w:p w14:paraId="402EA10F" w14:textId="77777777" w:rsidR="00664728" w:rsidRDefault="00664728" w:rsidP="00664728">
      <w:pPr>
        <w:pStyle w:val="Code"/>
        <w:rPr>
          <w:ins w:id="1770" w:author="Matthew T. Munson" w:date="2021-04-25T16:42:00Z"/>
        </w:rPr>
      </w:pPr>
      <w:ins w:id="1771" w:author="Matthew T. Munson" w:date="2021-04-25T16:42:00Z">
        <w:r>
          <w:t xml:space="preserve">            this.mTextToWork.getXform().incHeightBy(-deltaF);</w:t>
        </w:r>
      </w:ins>
    </w:p>
    <w:p w14:paraId="57E59F5A" w14:textId="77777777" w:rsidR="00664728" w:rsidRDefault="00664728" w:rsidP="00664728">
      <w:pPr>
        <w:pStyle w:val="Code"/>
        <w:rPr>
          <w:ins w:id="1772" w:author="Matthew T. Munson" w:date="2021-04-25T16:42:00Z"/>
        </w:rPr>
      </w:pPr>
      <w:ins w:id="1773" w:author="Matthew T. Munson" w:date="2021-04-25T16:42:00Z">
        <w:r>
          <w:t xml:space="preserve">        }</w:t>
        </w:r>
      </w:ins>
    </w:p>
    <w:p w14:paraId="1F1F36E9" w14:textId="77777777" w:rsidR="00664728" w:rsidRDefault="00664728" w:rsidP="00664728">
      <w:pPr>
        <w:pStyle w:val="Code"/>
        <w:rPr>
          <w:ins w:id="1774" w:author="Matthew T. Munson" w:date="2021-04-25T16:42:00Z"/>
        </w:rPr>
      </w:pPr>
      <w:ins w:id="1775" w:author="Matthew T. Munson" w:date="2021-04-25T16:42:00Z">
        <w:r>
          <w:t xml:space="preserve">        this.mTextSysFont.setText(this.mTextToWork.getXform().getWidth().toFixed(2) + "x" + </w:t>
        </w:r>
      </w:ins>
    </w:p>
    <w:p w14:paraId="0B8A3BC0" w14:textId="77777777" w:rsidR="00664728" w:rsidRDefault="00664728" w:rsidP="00664728">
      <w:pPr>
        <w:pStyle w:val="Code"/>
        <w:rPr>
          <w:ins w:id="1776" w:author="Matthew T. Munson" w:date="2021-04-25T16:42:00Z"/>
        </w:rPr>
      </w:pPr>
      <w:ins w:id="1777" w:author="Matthew T. Munson" w:date="2021-04-25T16:42:00Z">
        <w:r>
          <w:t xml:space="preserve">                            this.mTextToWork.getXform().getHeight().toFixed(2));</w:t>
        </w:r>
      </w:ins>
    </w:p>
    <w:p w14:paraId="5122E394" w14:textId="77777777" w:rsidR="00664728" w:rsidRDefault="00664728" w:rsidP="00664728">
      <w:pPr>
        <w:pStyle w:val="Code"/>
        <w:rPr>
          <w:ins w:id="1778" w:author="Matthew T. Munson" w:date="2021-04-25T16:42:00Z"/>
        </w:rPr>
      </w:pPr>
      <w:ins w:id="1779" w:author="Matthew T. Munson" w:date="2021-04-25T16:42:00Z">
        <w:r>
          <w:t xml:space="preserve">    }</w:t>
        </w:r>
      </w:ins>
    </w:p>
    <w:p w14:paraId="428192C3" w14:textId="77777777" w:rsidR="00664728" w:rsidRDefault="00664728" w:rsidP="00664728">
      <w:pPr>
        <w:pStyle w:val="Code"/>
        <w:rPr>
          <w:ins w:id="1780" w:author="Matthew T. Munson" w:date="2021-04-25T16:42:00Z"/>
        </w:rPr>
      </w:pPr>
      <w:ins w:id="1781" w:author="Matthew T. Munson" w:date="2021-04-25T16:42:00Z">
        <w:r>
          <w:t>}</w:t>
        </w:r>
      </w:ins>
    </w:p>
    <w:p w14:paraId="7FE80F30" w14:textId="77777777" w:rsidR="00664728" w:rsidRDefault="00664728" w:rsidP="00664728">
      <w:pPr>
        <w:pStyle w:val="NumList"/>
        <w:numPr>
          <w:ilvl w:val="0"/>
          <w:numId w:val="0"/>
        </w:numPr>
        <w:ind w:left="936"/>
        <w:rPr>
          <w:ins w:id="1782" w:author="Matthew T. Munson" w:date="2021-04-25T16:42:00Z"/>
        </w:rPr>
      </w:pPr>
      <w:ins w:id="1783" w:author="Matthew T. Munson" w:date="2021-04-25T16:42:00Z">
        <w:r>
          <w:t>The listed code shows that you can perform the following operations during runtime.</w:t>
        </w:r>
      </w:ins>
    </w:p>
    <w:p w14:paraId="049BA82A" w14:textId="77777777" w:rsidR="00664728" w:rsidRDefault="00664728" w:rsidP="00664728">
      <w:pPr>
        <w:pStyle w:val="NumSubList"/>
        <w:numPr>
          <w:ilvl w:val="0"/>
          <w:numId w:val="52"/>
        </w:numPr>
        <w:rPr>
          <w:ins w:id="1784" w:author="Matthew T. Munson" w:date="2021-04-25T16:42:00Z"/>
        </w:rPr>
      </w:pPr>
      <w:ins w:id="1785" w:author="Matthew T. Munson" w:date="2021-04-25T16:42:00Z">
        <w:r>
          <w:t xml:space="preserve">Select which </w:t>
        </w:r>
        <w:proofErr w:type="spellStart"/>
        <w:r w:rsidRPr="00F049D2">
          <w:rPr>
            <w:rStyle w:val="CodeInline"/>
          </w:rPr>
          <w:t>FontRenderable</w:t>
        </w:r>
        <w:proofErr w:type="spellEnd"/>
        <w:r>
          <w:t xml:space="preserve"> object to work with based on keyboard 0 to 4 input.</w:t>
        </w:r>
      </w:ins>
    </w:p>
    <w:p w14:paraId="628F1352" w14:textId="77777777" w:rsidR="00664728" w:rsidRDefault="00664728" w:rsidP="00664728">
      <w:pPr>
        <w:pStyle w:val="NumSubList"/>
        <w:numPr>
          <w:ilvl w:val="0"/>
          <w:numId w:val="52"/>
        </w:numPr>
        <w:rPr>
          <w:ins w:id="1786" w:author="Matthew T. Munson" w:date="2021-04-25T16:42:00Z"/>
        </w:rPr>
      </w:pPr>
      <w:ins w:id="1787" w:author="Matthew T. Munson" w:date="2021-04-25T16:42:00Z">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ins>
    </w:p>
    <w:p w14:paraId="25E5163E" w14:textId="77777777" w:rsidR="00664728" w:rsidRPr="00D71B6D" w:rsidRDefault="00664728" w:rsidP="00664728">
      <w:pPr>
        <w:pStyle w:val="BodyTextFirst"/>
        <w:rPr>
          <w:ins w:id="1788" w:author="Matthew T. Munson" w:date="2021-04-25T16:42:00Z"/>
        </w:rPr>
      </w:pPr>
      <w:ins w:id="1789" w:author="Matthew T. Munson" w:date="2021-04-25T16:42:00Z">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ins>
    </w:p>
    <w:p w14:paraId="6093201D" w14:textId="77777777" w:rsidR="00664728" w:rsidRDefault="00664728" w:rsidP="00664728">
      <w:pPr>
        <w:pStyle w:val="Heading1"/>
        <w:rPr>
          <w:ins w:id="1790" w:author="Matthew T. Munson" w:date="2021-04-25T16:42:00Z"/>
        </w:rPr>
      </w:pPr>
      <w:ins w:id="1791" w:author="Matthew T. Munson" w:date="2021-04-25T16:42:00Z">
        <w:r>
          <w:t>Summary</w:t>
        </w:r>
      </w:ins>
    </w:p>
    <w:p w14:paraId="0743DF57" w14:textId="77777777" w:rsidR="00664728" w:rsidRDefault="00664728" w:rsidP="00664728">
      <w:pPr>
        <w:pStyle w:val="BodyTextFirst"/>
        <w:rPr>
          <w:ins w:id="1792" w:author="Matthew T. Munson" w:date="2021-04-25T16:42:00Z"/>
        </w:rPr>
      </w:pPr>
      <w:ins w:id="1793" w:author="Matthew T. Munson" w:date="2021-04-25T16:42:00Z">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ins>
    </w:p>
    <w:p w14:paraId="51DBC82C" w14:textId="77777777" w:rsidR="00664728" w:rsidRDefault="00664728" w:rsidP="00664728">
      <w:pPr>
        <w:pStyle w:val="BodyTextCont"/>
        <w:rPr>
          <w:ins w:id="1794" w:author="Matthew T. Munson" w:date="2021-04-25T16:42:00Z"/>
        </w:rPr>
      </w:pPr>
      <w:ins w:id="1795" w:author="Matthew T. Munson" w:date="2021-04-25T16:42:00Z">
        <w:r>
          <w:lastRenderedPageBreak/>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ins>
    </w:p>
    <w:p w14:paraId="779B2955" w14:textId="77777777" w:rsidR="00664728" w:rsidRDefault="00664728" w:rsidP="00664728">
      <w:pPr>
        <w:pStyle w:val="BodyTextCont"/>
        <w:rPr>
          <w:ins w:id="1796" w:author="Matthew T. Munson" w:date="2021-04-25T16:42:00Z"/>
        </w:rPr>
      </w:pPr>
      <w:ins w:id="1797" w:author="Matthew T. Munson" w:date="2021-04-25T16:42:00Z">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ins>
    </w:p>
    <w:p w14:paraId="168D8A8E" w14:textId="77777777" w:rsidR="00664728" w:rsidRDefault="00664728" w:rsidP="00664728">
      <w:pPr>
        <w:pStyle w:val="Heading2"/>
        <w:rPr>
          <w:ins w:id="1798" w:author="Matthew T. Munson" w:date="2021-04-25T16:42:00Z"/>
        </w:rPr>
      </w:pPr>
      <w:ins w:id="1799" w:author="Matthew T. Munson" w:date="2021-04-25T16:42:00Z">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ins>
    </w:p>
    <w:p w14:paraId="4F0939FC" w14:textId="77777777" w:rsidR="00664728" w:rsidRPr="00D71752" w:rsidRDefault="00664728" w:rsidP="00664728">
      <w:pPr>
        <w:pStyle w:val="BodyTextFirst"/>
        <w:rPr>
          <w:ins w:id="1800" w:author="Matthew T. Munson" w:date="2021-04-25T16:42:00Z"/>
        </w:rPr>
      </w:pPr>
      <w:ins w:id="1801" w:author="Matthew T. Munson" w:date="2021-04-25T16:42:00Z">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ins>
    </w:p>
    <w:p w14:paraId="30024E91" w14:textId="77777777" w:rsidR="00664728" w:rsidRDefault="00664728" w:rsidP="00664728">
      <w:pPr>
        <w:pStyle w:val="BodyTextCont"/>
        <w:rPr>
          <w:ins w:id="1802" w:author="Matthew T. Munson" w:date="2021-04-25T16:42:00Z"/>
        </w:rPr>
      </w:pPr>
      <w:ins w:id="1803" w:author="Matthew T. Munson" w:date="2021-04-25T16:42:00Z">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w:t>
        </w:r>
        <w:r w:rsidRPr="00D71752">
          <w:lastRenderedPageBreak/>
          <w:t>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ins>
    </w:p>
    <w:p w14:paraId="638CD83B" w14:textId="77777777" w:rsidR="00664728" w:rsidRPr="00D71752" w:rsidRDefault="00664728" w:rsidP="00664728">
      <w:pPr>
        <w:pStyle w:val="BodyTextCont"/>
        <w:rPr>
          <w:ins w:id="1804" w:author="Matthew T. Munson" w:date="2021-04-25T16:42:00Z"/>
        </w:rPr>
      </w:pPr>
      <w:ins w:id="1805" w:author="Matthew T. Munson" w:date="2021-04-25T16:42:00Z">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ins>
    </w:p>
    <w:p w14:paraId="2D503B2F" w14:textId="77777777" w:rsidR="00664728" w:rsidRPr="00D71752" w:rsidRDefault="00664728" w:rsidP="00664728">
      <w:pPr>
        <w:pStyle w:val="BodyTextCont"/>
        <w:rPr>
          <w:ins w:id="1806" w:author="Matthew T. Munson" w:date="2021-04-25T16:42:00Z"/>
        </w:rPr>
      </w:pPr>
      <w:ins w:id="1807" w:author="Matthew T. Munson" w:date="2021-04-25T16:42:00Z">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ins>
    </w:p>
    <w:p w14:paraId="79FB3530" w14:textId="77777777" w:rsidR="00664728" w:rsidRPr="00D71752" w:rsidRDefault="00664728" w:rsidP="00664728">
      <w:pPr>
        <w:pStyle w:val="BodyTextCont"/>
        <w:rPr>
          <w:ins w:id="1808" w:author="Matthew T. Munson" w:date="2021-04-25T16:42:00Z"/>
        </w:rPr>
      </w:pPr>
      <w:ins w:id="1809" w:author="Matthew T. Munson" w:date="2021-04-25T16:42:00Z">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 xml:space="preserve">have the game mechanic and </w:t>
        </w:r>
        <w:r w:rsidRPr="00D71752">
          <w:lastRenderedPageBreak/>
          <w:t>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ins>
    </w:p>
    <w:p w14:paraId="35347EB4" w14:textId="77777777" w:rsidR="00664728" w:rsidRPr="00B45EB0" w:rsidRDefault="00664728" w:rsidP="00664728">
      <w:pPr>
        <w:pStyle w:val="BodyTextCont"/>
        <w:rPr>
          <w:ins w:id="1810" w:author="Matthew T. Munson" w:date="2021-04-25T16:42:00Z"/>
        </w:rPr>
      </w:pPr>
      <w:ins w:id="1811" w:author="Matthew T. Munson" w:date="2021-04-25T16:42:00Z">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ins>
    </w:p>
    <w:p w14:paraId="39ED9A6E" w14:textId="77777777" w:rsidR="00664728" w:rsidRPr="00D71752" w:rsidRDefault="00664728" w:rsidP="00664728">
      <w:pPr>
        <w:pStyle w:val="BodyTextCont"/>
        <w:rPr>
          <w:ins w:id="1812" w:author="Matthew T. Munson" w:date="2021-04-25T16:42:00Z"/>
        </w:rPr>
      </w:pPr>
      <w:ins w:id="1813" w:author="Matthew T. Munson" w:date="2021-04-25T16:42:00Z">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ins>
    </w:p>
    <w:p w14:paraId="6B4A3C09" w14:textId="77777777" w:rsidR="00664728" w:rsidRPr="00D71752" w:rsidRDefault="00664728" w:rsidP="00664728">
      <w:pPr>
        <w:pStyle w:val="BodyTextCont"/>
        <w:rPr>
          <w:ins w:id="1814" w:author="Matthew T. Munson" w:date="2021-04-25T16:42:00Z"/>
        </w:rPr>
      </w:pPr>
      <w:ins w:id="1815" w:author="Matthew T. Munson" w:date="2021-04-25T16:42:00Z">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ins>
    </w:p>
    <w:p w14:paraId="684ECA77" w14:textId="77777777" w:rsidR="00664728" w:rsidRPr="006A27C6" w:rsidRDefault="00664728">
      <w:pPr>
        <w:pStyle w:val="BodyTextFirst"/>
        <w:rPr>
          <w:ins w:id="1816" w:author="Matthew T. Munson" w:date="2021-04-25T16:42:00Z"/>
        </w:rPr>
        <w:pPrChange w:id="1817" w:author="Kelvin Sung" w:date="2021-04-22T15:00:00Z">
          <w:pPr>
            <w:pStyle w:val="Heading1"/>
          </w:pPr>
        </w:pPrChange>
      </w:pPr>
    </w:p>
    <w:p w14:paraId="44B448F3" w14:textId="0770B237" w:rsidR="006D40CB" w:rsidDel="004C1133" w:rsidRDefault="006D40CB">
      <w:pPr>
        <w:pStyle w:val="BodyTextFirst"/>
        <w:rPr>
          <w:del w:id="1818" w:author="Kelvin Sung" w:date="2021-04-22T15:00:00Z"/>
        </w:rPr>
      </w:pPr>
      <w:del w:id="1819" w:author="Kelvin Sung" w:date="2021-04-22T15:00:00Z">
        <w:r w:rsidDel="004C1133">
          <w:delText xml:space="preserve">As described earlier, a sprite sheet is an image that is composed of multiple lower-resolution images that individually represent different objects. </w:delText>
        </w:r>
        <w:r w:rsidRPr="002B60A0" w:rsidDel="004C1133">
          <w:delText>Each</w:delText>
        </w:r>
        <w:r w:rsidDel="004C1133">
          <w:delText xml:space="preserve"> of these</w:delText>
        </w:r>
        <w:r w:rsidRPr="002B60A0" w:rsidDel="004C1133">
          <w:delText xml:space="preserve"> individual image</w:delText>
        </w:r>
        <w:r w:rsidDel="004C1133">
          <w:delText>s</w:delText>
        </w:r>
        <w:r w:rsidRPr="002B60A0" w:rsidDel="004C1133">
          <w:delText xml:space="preserve"> is referred to as a </w:delText>
        </w:r>
        <w:r w:rsidRPr="001B387E" w:rsidDel="004C1133">
          <w:rPr>
            <w:i/>
          </w:rPr>
          <w:delText>sprite sheet element</w:delText>
        </w:r>
        <w:r w:rsidRPr="002B60A0" w:rsidDel="004C1133">
          <w:delText xml:space="preserve">. </w:delText>
        </w:r>
        <w:r w:rsidDel="004C1133">
          <w:delText>For example, Figure 5-7 shows a sprite sheet with 13 elements showing four different objects. E</w:delText>
        </w:r>
        <w:r w:rsidRPr="002B60A0" w:rsidDel="004C1133">
          <w:delText>ach of the top two rows contain</w:delText>
        </w:r>
        <w:r w:rsidDel="004C1133">
          <w:delText>s</w:delText>
        </w:r>
        <w:r w:rsidRPr="002B60A0" w:rsidDel="004C1133">
          <w:delText xml:space="preserve"> five elements of the same object in different animated positions, and </w:delText>
        </w:r>
        <w:r w:rsidDel="004C1133">
          <w:delText xml:space="preserve">in the last row </w:delText>
        </w:r>
        <w:r w:rsidRPr="002B60A0" w:rsidDel="004C1133">
          <w:delText xml:space="preserve">there are three elements </w:delText>
        </w:r>
        <w:r w:rsidDel="004C1133">
          <w:delText>of different objects: the character Dye, the portal minion, and the collector minion. T</w:delText>
        </w:r>
        <w:r w:rsidRPr="00AC553F" w:rsidDel="004C1133">
          <w:delText xml:space="preserve">he artist </w:delText>
        </w:r>
        <w:r w:rsidDel="004C1133">
          <w:delText xml:space="preserve">or software program </w:delText>
        </w:r>
        <w:r w:rsidRPr="00AC553F" w:rsidDel="004C1133">
          <w:delText xml:space="preserve">that created </w:delText>
        </w:r>
        <w:r w:rsidDel="004C1133">
          <w:delText xml:space="preserve">the </w:delText>
        </w:r>
        <w:r w:rsidRPr="00AC553F" w:rsidDel="004C1133">
          <w:delText xml:space="preserve">sprite sheet </w:delText>
        </w:r>
        <w:r w:rsidDel="004C1133">
          <w:delText xml:space="preserve">must </w:delText>
        </w:r>
        <w:r w:rsidRPr="00AC553F" w:rsidDel="004C1133">
          <w:delText>communicate the pixel locations</w:delText>
        </w:r>
        <w:r w:rsidDel="004C1133">
          <w:fldChar w:fldCharType="begin"/>
        </w:r>
        <w:r w:rsidDel="004C1133">
          <w:delInstrText xml:space="preserve"> XE "</w:delInstrText>
        </w:r>
        <w:r w:rsidRPr="0067748E" w:rsidDel="004C1133">
          <w:delInstrText>Sprite sheets:pixel locations</w:delInstrText>
        </w:r>
        <w:r w:rsidDel="004C1133">
          <w:delInstrText xml:space="preserve">" </w:delInstrText>
        </w:r>
        <w:r w:rsidDel="004C1133">
          <w:fldChar w:fldCharType="end"/>
        </w:r>
        <w:r w:rsidRPr="00AC553F" w:rsidDel="004C1133">
          <w:delText xml:space="preserve"> of each sprite element to the game developer</w:delText>
        </w:r>
        <w:r w:rsidDel="004C1133">
          <w:delText>, in much the same way as illustrated in Figure 5-7.</w:delText>
        </w:r>
      </w:del>
    </w:p>
    <w:p w14:paraId="535F721C" w14:textId="73CD6210" w:rsidR="006D40CB" w:rsidDel="004C1133" w:rsidRDefault="006D40CB">
      <w:pPr>
        <w:pStyle w:val="BodyTextFirst"/>
        <w:rPr>
          <w:del w:id="1820" w:author="Kelvin Sung" w:date="2021-04-22T15:00:00Z"/>
        </w:rPr>
        <w:pPrChange w:id="1821" w:author="Kelvin Sung" w:date="2021-04-22T15:00:00Z">
          <w:pPr>
            <w:pStyle w:val="Figure"/>
          </w:pPr>
        </w:pPrChange>
      </w:pPr>
      <w:del w:id="1822" w:author="Kelvin Sung" w:date="2021-04-22T15:00:00Z">
        <w:r w:rsidDel="004C1133">
          <w:rPr>
            <w:noProof/>
          </w:rPr>
          <w:lastRenderedPageBreak/>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del>
    </w:p>
    <w:p w14:paraId="0FA9823A" w14:textId="67B40976" w:rsidR="006D40CB" w:rsidRPr="005F1C14" w:rsidDel="004C1133" w:rsidRDefault="006D40CB">
      <w:pPr>
        <w:pStyle w:val="BodyTextFirst"/>
        <w:rPr>
          <w:del w:id="1823" w:author="Kelvin Sung" w:date="2021-04-22T15:00:00Z"/>
        </w:rPr>
        <w:pPrChange w:id="1824" w:author="Kelvin Sung" w:date="2021-04-22T15:00:00Z">
          <w:pPr>
            <w:pStyle w:val="FigureCaption"/>
          </w:pPr>
        </w:pPrChange>
      </w:pPr>
      <w:del w:id="1825" w:author="Kelvin Sung" w:date="2021-04-22T15:00:00Z">
        <w:r w:rsidRPr="005F1C14" w:rsidDel="004C1133">
          <w:delText>F</w:delText>
        </w:r>
        <w:r w:rsidDel="004C1133">
          <w:delText xml:space="preserve">igure 5-7. Example sprite sheet: </w:delText>
        </w:r>
        <w:r w:rsidRPr="005F1C14" w:rsidDel="004C1133">
          <w:delText>minion_sprite.png</w:delText>
        </w:r>
        <w:r w:rsidDel="004C1133">
          <w:fldChar w:fldCharType="begin"/>
        </w:r>
        <w:r w:rsidDel="004C1133">
          <w:delInstrText xml:space="preserve"> XE "</w:delInstrText>
        </w:r>
        <w:r w:rsidRPr="007227D8" w:rsidDel="004C1133">
          <w:delInstrText>Sprite sheets:minion_sprite.png</w:delInstrText>
        </w:r>
        <w:r w:rsidDel="004C1133">
          <w:delInstrText xml:space="preserve">" </w:delInstrText>
        </w:r>
        <w:r w:rsidDel="004C1133">
          <w:fldChar w:fldCharType="end"/>
        </w:r>
        <w:r w:rsidRPr="005F1C14" w:rsidDel="004C1133">
          <w:delText xml:space="preserve"> composed of </w:delText>
        </w:r>
        <w:r w:rsidDel="004C1133">
          <w:delText>lower-resolution images of different objects</w:delText>
        </w:r>
      </w:del>
    </w:p>
    <w:p w14:paraId="74F5ADAE" w14:textId="534BE9D7" w:rsidR="006D40CB" w:rsidDel="004C1133" w:rsidRDefault="006D40CB">
      <w:pPr>
        <w:pStyle w:val="BodyTextFirst"/>
        <w:rPr>
          <w:del w:id="1826" w:author="Kelvin Sung" w:date="2021-04-22T15:00:00Z"/>
        </w:rPr>
        <w:pPrChange w:id="1827" w:author="Kelvin Sung" w:date="2021-04-22T15:00:00Z">
          <w:pPr>
            <w:pStyle w:val="BodyTextCont"/>
          </w:pPr>
        </w:pPrChange>
      </w:pPr>
      <w:del w:id="1828" w:author="Kelvin Sung" w:date="2021-04-22T15:00:00Z">
        <w:r w:rsidDel="004C1133">
          <w:delText>S</w:delText>
        </w:r>
        <w:r w:rsidRPr="006A27C6" w:rsidDel="004C1133">
          <w:delText xml:space="preserve">prite </w:delText>
        </w:r>
        <w:r w:rsidDel="004C1133">
          <w:delText>sheets are defined to optimize both memory and processing requirements. For example, recall that WebGL supports</w:delText>
        </w:r>
        <w:r w:rsidRPr="00346EA3" w:rsidDel="004C1133">
          <w:delText xml:space="preserve"> </w:delText>
        </w:r>
        <w:r w:rsidDel="004C1133">
          <w:delText xml:space="preserve">only textures that are defined by images with </w:delTex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rsidDel="004C1133">
          <w:delText xml:space="preserve"> resolutions; this means a 256x128 (</w:delTex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rsidDel="004C1133">
          <w:delText>) image would be required in order to create a WebGL texture for the Dye character</w:delText>
        </w:r>
        <w:r w:rsidDel="004C1133">
          <w:fldChar w:fldCharType="begin"/>
        </w:r>
        <w:r w:rsidDel="004C1133">
          <w:delInstrText xml:space="preserve"> XE "</w:delInstrText>
        </w:r>
        <w:r w:rsidRPr="00C66FEF" w:rsidDel="004C1133">
          <w:delInstrText>Sprite sheets:dye character</w:delInstrText>
        </w:r>
        <w:r w:rsidDel="004C1133">
          <w:delInstrText xml:space="preserve">" </w:delInstrText>
        </w:r>
        <w:r w:rsidDel="004C1133">
          <w:fldChar w:fldCharType="end"/>
        </w:r>
        <w:r w:rsidDel="004C1133">
          <w:delText>. In addition, if the 13 elements of Figure 5-7 were stored as separate images, 13 slow file system accesses would be required to load all the images, instead of one single system access to load the sprite sheet.</w:delText>
        </w:r>
      </w:del>
    </w:p>
    <w:p w14:paraId="1014D869" w14:textId="4F5CA649" w:rsidR="006D40CB" w:rsidDel="004C1133" w:rsidRDefault="006D40CB">
      <w:pPr>
        <w:pStyle w:val="BodyTextFirst"/>
        <w:rPr>
          <w:del w:id="1829" w:author="Kelvin Sung" w:date="2021-04-22T15:00:00Z"/>
        </w:rPr>
        <w:pPrChange w:id="1830" w:author="Kelvin Sung" w:date="2021-04-22T15:00:00Z">
          <w:pPr>
            <w:pStyle w:val="BodyTextCont"/>
          </w:pPr>
        </w:pPrChange>
      </w:pPr>
      <w:del w:id="1831" w:author="Kelvin Sung" w:date="2021-04-22T15:00:00Z">
        <w:r w:rsidDel="004C1133">
          <w:delText>The key to working with a sprite sheet and the associated elements is to remembe</w:delText>
        </w:r>
        <w:r w:rsidDel="004C1133">
          <w:softHyphen/>
        </w:r>
        <w:r w:rsidDel="004C1133">
          <w:softHyphen/>
          <w:delText>r that the texture coordinate uv values</w:delText>
        </w:r>
        <w:r w:rsidDel="004C1133">
          <w:fldChar w:fldCharType="begin"/>
        </w:r>
        <w:r w:rsidDel="004C1133">
          <w:delInstrText xml:space="preserve"> XE "</w:delInstrText>
        </w:r>
        <w:r w:rsidRPr="00D74996" w:rsidDel="004C1133">
          <w:delInstrText>Sprite sheets:uv values</w:delInstrText>
        </w:r>
        <w:r w:rsidDel="004C1133">
          <w:delInstrText xml:space="preserve">" </w:delInstrText>
        </w:r>
        <w:r w:rsidDel="004C1133">
          <w:fldChar w:fldCharType="end"/>
        </w:r>
        <w:r w:rsidDel="004C1133">
          <w:delText xml:space="preserve"> are defined over the 0 to 1 normalized range regardless of the actual image resolution. For example, Figure 5-8 focuses on the uv values of the collector minion in Figure 5-7, the third row’s rightmost element. The top, center, and bottom rows of Figure 5-8 show coordinate values of the portal element.</w:delText>
        </w:r>
      </w:del>
    </w:p>
    <w:p w14:paraId="0ABEF2B7" w14:textId="63AAD7E0" w:rsidR="006D40CB" w:rsidDel="004C1133" w:rsidRDefault="006D40CB">
      <w:pPr>
        <w:pStyle w:val="BodyTextFirst"/>
        <w:rPr>
          <w:del w:id="1832" w:author="Kelvin Sung" w:date="2021-04-22T15:00:00Z"/>
        </w:rPr>
        <w:pPrChange w:id="1833" w:author="Kelvin Sung" w:date="2021-04-22T15:00:00Z">
          <w:pPr>
            <w:pStyle w:val="Bullet"/>
          </w:pPr>
        </w:pPrChange>
      </w:pPr>
      <w:del w:id="1834" w:author="Kelvin Sung" w:date="2021-04-22T15:00:00Z">
        <w:r w:rsidRPr="001B387E" w:rsidDel="004C1133">
          <w:rPr>
            <w:i/>
          </w:rPr>
          <w:delText xml:space="preserve">Pixel </w:delText>
        </w:r>
        <w:r w:rsidDel="004C1133">
          <w:rPr>
            <w:i/>
          </w:rPr>
          <w:delText>p</w:delText>
        </w:r>
        <w:r w:rsidRPr="001B387E" w:rsidDel="004C1133">
          <w:rPr>
            <w:i/>
          </w:rPr>
          <w:delText>ositions</w:delText>
        </w:r>
        <w:r w:rsidDel="004C1133">
          <w:delText xml:space="preserve">: </w:delText>
        </w:r>
        <w:r w:rsidRPr="006D40CB" w:rsidDel="004C1133">
          <w:delText>The</w:delText>
        </w:r>
        <w:r w:rsidDel="004C1133">
          <w:delText xml:space="preserve"> lower-left corner is (315, 0), and the upper-right corner is (495, 180).</w:delText>
        </w:r>
      </w:del>
    </w:p>
    <w:p w14:paraId="5A71FD4B" w14:textId="2ABD89E0" w:rsidR="006D40CB" w:rsidDel="004C1133" w:rsidRDefault="006D40CB">
      <w:pPr>
        <w:pStyle w:val="BodyTextFirst"/>
        <w:rPr>
          <w:del w:id="1835" w:author="Kelvin Sung" w:date="2021-04-22T15:00:00Z"/>
        </w:rPr>
        <w:pPrChange w:id="1836" w:author="Kelvin Sung" w:date="2021-04-22T15:00:00Z">
          <w:pPr>
            <w:pStyle w:val="Bullet"/>
          </w:pPr>
        </w:pPrChange>
      </w:pPr>
      <w:del w:id="1837" w:author="Kelvin Sung" w:date="2021-04-22T15:00:00Z">
        <w:r w:rsidRPr="001B387E" w:rsidDel="004C1133">
          <w:rPr>
            <w:i/>
          </w:rPr>
          <w:delText xml:space="preserve">UV </w:delText>
        </w:r>
        <w:r w:rsidDel="004C1133">
          <w:rPr>
            <w:i/>
          </w:rPr>
          <w:delText>v</w:delText>
        </w:r>
        <w:r w:rsidRPr="001B387E" w:rsidDel="004C1133">
          <w:rPr>
            <w:i/>
          </w:rPr>
          <w:delText>alues</w:delText>
        </w:r>
        <w:r w:rsidRPr="00346EA3" w:rsidDel="004C1133">
          <w:delText xml:space="preserve">: </w:delText>
        </w:r>
        <w:r w:rsidDel="004C1133">
          <w:delText xml:space="preserve">The </w:delText>
        </w:r>
        <w:r w:rsidRPr="006D40CB" w:rsidDel="004C1133">
          <w:delText>lower</w:delText>
        </w:r>
        <w:r w:rsidDel="004C1133">
          <w:delText xml:space="preserve">-left </w:delText>
        </w:r>
        <w:r w:rsidRPr="00346EA3" w:rsidDel="004C1133">
          <w:delText>corner is (0.308, 0.0)</w:delText>
        </w:r>
        <w:r w:rsidDel="004C1133">
          <w:delText>,</w:delText>
        </w:r>
        <w:r w:rsidRPr="00346EA3" w:rsidDel="004C1133">
          <w:delText xml:space="preserve"> and</w:delText>
        </w:r>
        <w:r w:rsidDel="004C1133">
          <w:delText xml:space="preserve"> the</w:delText>
        </w:r>
        <w:r w:rsidRPr="00346EA3" w:rsidDel="004C1133">
          <w:delText xml:space="preserve"> upper</w:delText>
        </w:r>
        <w:r w:rsidDel="004C1133">
          <w:delText>-</w:delText>
        </w:r>
        <w:r w:rsidRPr="00346EA3" w:rsidDel="004C1133">
          <w:delText>right corner is (0.483, 0</w:delText>
        </w:r>
        <w:r w:rsidDel="004C1133">
          <w:delText>.352).</w:delText>
        </w:r>
      </w:del>
    </w:p>
    <w:p w14:paraId="620F0388" w14:textId="07215FC8" w:rsidR="006D40CB" w:rsidDel="004C1133" w:rsidRDefault="006D40CB">
      <w:pPr>
        <w:pStyle w:val="BodyTextFirst"/>
        <w:rPr>
          <w:del w:id="1838" w:author="Kelvin Sung" w:date="2021-04-22T15:00:00Z"/>
        </w:rPr>
        <w:pPrChange w:id="1839" w:author="Kelvin Sung" w:date="2021-04-22T15:00:00Z">
          <w:pPr>
            <w:pStyle w:val="Bullet"/>
          </w:pPr>
        </w:pPrChange>
      </w:pPr>
      <w:del w:id="1840" w:author="Kelvin Sung" w:date="2021-04-22T15:00:00Z">
        <w:r w:rsidRPr="001B387E" w:rsidDel="004C1133">
          <w:rPr>
            <w:i/>
          </w:rPr>
          <w:delText>Use in Model Space</w:delText>
        </w:r>
        <w:r w:rsidDel="004C1133">
          <w:rPr>
            <w:i/>
          </w:rPr>
          <w:fldChar w:fldCharType="begin"/>
        </w:r>
        <w:r w:rsidDel="004C1133">
          <w:delInstrText xml:space="preserve"> XE "</w:delInstrText>
        </w:r>
        <w:r w:rsidRPr="00E83780" w:rsidDel="004C1133">
          <w:delInstrText>Sprite sheets:model space</w:delInstrText>
        </w:r>
        <w:r w:rsidDel="004C1133">
          <w:delInstrText xml:space="preserve">" </w:delInstrText>
        </w:r>
        <w:r w:rsidDel="004C1133">
          <w:rPr>
            <w:i/>
          </w:rPr>
          <w:fldChar w:fldCharType="end"/>
        </w:r>
        <w:r w:rsidDel="004C1133">
          <w:delText xml:space="preserve">: </w:delText>
        </w:r>
        <w:r w:rsidRPr="006D40CB" w:rsidDel="004C1133">
          <w:delText>Texture</w:delText>
        </w:r>
        <w:r w:rsidDel="004C1133">
          <w:delText xml:space="preserve"> mapping of the element is accomplished by associating the corresponding uv values with the xy values at each vertex position.</w:delText>
        </w:r>
      </w:del>
    </w:p>
    <w:p w14:paraId="750757B6" w14:textId="0EDE3036" w:rsidR="006D40CB" w:rsidDel="004C1133" w:rsidRDefault="006D40CB">
      <w:pPr>
        <w:pStyle w:val="BodyTextFirst"/>
        <w:rPr>
          <w:del w:id="1841" w:author="Kelvin Sung" w:date="2021-04-22T15:00:00Z"/>
        </w:rPr>
        <w:pPrChange w:id="1842" w:author="Kelvin Sung" w:date="2021-04-22T15:00:00Z">
          <w:pPr>
            <w:pStyle w:val="Figure"/>
          </w:pPr>
        </w:pPrChange>
      </w:pPr>
      <w:del w:id="1843" w:author="Kelvin Sung" w:date="2021-04-22T15:00:00Z">
        <w:r w:rsidRPr="00314987" w:rsidDel="004C1133">
          <w:rPr>
            <w:rFonts w:ascii="Times New Roman" w:hAnsi="Times New Roman"/>
            <w:snapToGrid w:val="0"/>
            <w:color w:val="000000"/>
            <w:w w:val="0"/>
            <w:sz w:val="0"/>
            <w:szCs w:val="0"/>
            <w:u w:color="000000"/>
            <w:bdr w:val="none" w:sz="0" w:space="0" w:color="000000"/>
            <w:shd w:val="clear" w:color="000000" w:fill="000000"/>
          </w:rPr>
          <w:lastRenderedPageBreak/>
          <w:delText xml:space="preserve"> </w:delText>
        </w:r>
        <w:r w:rsidDel="004C1133">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del>
    </w:p>
    <w:p w14:paraId="35BCE31E" w14:textId="759C33AC" w:rsidR="006D40CB" w:rsidDel="004C1133" w:rsidRDefault="006D40CB">
      <w:pPr>
        <w:pStyle w:val="BodyTextFirst"/>
        <w:rPr>
          <w:del w:id="1844" w:author="Kelvin Sung" w:date="2021-04-22T15:00:00Z"/>
        </w:rPr>
        <w:pPrChange w:id="1845" w:author="Kelvin Sung" w:date="2021-04-22T15:00:00Z">
          <w:pPr>
            <w:pStyle w:val="FigureCaption"/>
          </w:pPr>
        </w:pPrChange>
      </w:pPr>
      <w:del w:id="1846" w:author="Kelvin Sung" w:date="2021-04-22T15:00:00Z">
        <w:r w:rsidDel="004C1133">
          <w:delText>Figure 5-8.</w:delText>
        </w:r>
        <w:r w:rsidRPr="005846D1" w:rsidDel="004C1133">
          <w:delText xml:space="preserve"> A conversion of coordinates from pixel </w:delText>
        </w:r>
        <w:r w:rsidDel="004C1133">
          <w:delText xml:space="preserve">position to uv values and </w:delText>
        </w:r>
        <w:r w:rsidRPr="005846D1" w:rsidDel="004C1133">
          <w:delText xml:space="preserve">used </w:delText>
        </w:r>
        <w:r w:rsidDel="004C1133">
          <w:delText xml:space="preserve">for </w:delText>
        </w:r>
        <w:r w:rsidRPr="005846D1" w:rsidDel="004C1133">
          <w:delText>map</w:delText>
        </w:r>
        <w:r w:rsidDel="004C1133">
          <w:delText>ping</w:delText>
        </w:r>
        <w:r w:rsidRPr="005846D1" w:rsidDel="004C1133">
          <w:delText xml:space="preserve"> </w:delText>
        </w:r>
        <w:r w:rsidDel="004C1133">
          <w:delText xml:space="preserve">on </w:delText>
        </w:r>
        <w:r w:rsidRPr="005846D1" w:rsidDel="004C1133">
          <w:delText>geometry</w:delText>
        </w:r>
      </w:del>
    </w:p>
    <w:p w14:paraId="2A61D56F" w14:textId="237CFE29" w:rsidR="006D40CB" w:rsidRPr="006A27C6" w:rsidDel="004C1133" w:rsidRDefault="006D40CB">
      <w:pPr>
        <w:pStyle w:val="BodyTextFirst"/>
        <w:rPr>
          <w:del w:id="1847" w:author="Kelvin Sung" w:date="2021-04-22T15:00:00Z"/>
        </w:rPr>
        <w:pPrChange w:id="1848" w:author="Kelvin Sung" w:date="2021-04-22T15:00:00Z">
          <w:pPr>
            <w:pStyle w:val="Heading2"/>
          </w:pPr>
        </w:pPrChange>
      </w:pPr>
      <w:del w:id="1849" w:author="Kelvin Sung" w:date="2021-04-22T15:00:00Z">
        <w:r w:rsidRPr="006A27C6" w:rsidDel="004C1133">
          <w:delText>The Sprite</w:delText>
        </w:r>
        <w:r w:rsidDel="004C1133">
          <w:delText xml:space="preserve"> </w:delText>
        </w:r>
        <w:r w:rsidRPr="006A27C6" w:rsidDel="004C1133">
          <w:delText>Shader</w:delText>
        </w:r>
        <w:r w:rsidDel="004C1133">
          <w:delText>s P</w:delText>
        </w:r>
        <w:r w:rsidRPr="006A27C6" w:rsidDel="004C1133">
          <w:delText>roject</w:delText>
        </w:r>
      </w:del>
    </w:p>
    <w:p w14:paraId="0645CD82" w14:textId="74D6A3FD" w:rsidR="006D40CB" w:rsidRPr="006A27C6" w:rsidDel="004C1133" w:rsidRDefault="006D40CB">
      <w:pPr>
        <w:pStyle w:val="BodyTextFirst"/>
        <w:rPr>
          <w:del w:id="1850" w:author="Kelvin Sung" w:date="2021-04-22T15:00:00Z"/>
        </w:rPr>
      </w:pPr>
      <w:del w:id="1851" w:author="Kelvin Sung" w:date="2021-04-22T15:00:00Z">
        <w:r w:rsidRPr="006A27C6" w:rsidDel="004C1133">
          <w:delText xml:space="preserve">This project demonstrates how to draw </w:delText>
        </w:r>
        <w:r w:rsidDel="004C1133">
          <w:delText xml:space="preserve">objects with sprite sheet elements by defining appropriate abstractions and classes. </w:delText>
        </w:r>
        <w:r w:rsidRPr="006A27C6" w:rsidDel="004C1133">
          <w:delText xml:space="preserve">You can see an example of this project running in Figure </w:delText>
        </w:r>
        <w:r w:rsidDel="004C1133">
          <w:delText>5-9</w:delText>
        </w:r>
        <w:r w:rsidRPr="006A27C6" w:rsidDel="004C1133">
          <w:delText>.</w:delText>
        </w:r>
        <w:r w:rsidDel="004C1133">
          <w:delText xml:space="preserve"> The source code</w:delText>
        </w:r>
        <w:r w:rsidDel="004C1133">
          <w:fldChar w:fldCharType="begin"/>
        </w:r>
        <w:r w:rsidDel="004C1133">
          <w:delInstrText xml:space="preserve"> XE "</w:delInstrText>
        </w:r>
        <w:r w:rsidRPr="000B2C18" w:rsidDel="004C1133">
          <w:delInstrText>Sprite sheets:source code</w:delInstrText>
        </w:r>
        <w:r w:rsidDel="004C1133">
          <w:delInstrText xml:space="preserve">" </w:delInstrText>
        </w:r>
        <w:r w:rsidDel="004C1133">
          <w:fldChar w:fldCharType="end"/>
        </w:r>
        <w:r w:rsidDel="004C1133">
          <w:delText xml:space="preserve"> to this project is defined in the </w:delText>
        </w:r>
      </w:del>
      <w:ins w:id="1852" w:author="Matthew T. Munson" w:date="2021-04-18T23:58:00Z">
        <w:del w:id="1853" w:author="Kelvin Sung" w:date="2021-04-22T15:00:00Z">
          <w:r w:rsidR="00442C42" w:rsidDel="004C1133">
            <w:rPr>
              <w:rStyle w:val="CodeInline"/>
            </w:rPr>
            <w:delText>c</w:delText>
          </w:r>
        </w:del>
      </w:ins>
      <w:del w:id="1854" w:author="Kelvin Sung" w:date="2021-04-22T15:00:00Z">
        <w:r w:rsidRPr="00EE0655" w:rsidDel="004C1133">
          <w:rPr>
            <w:rStyle w:val="CodeInline"/>
          </w:rPr>
          <w:delText>C</w:delText>
        </w:r>
        <w:r w:rsidDel="004C1133">
          <w:rPr>
            <w:rStyle w:val="CodeInline"/>
          </w:rPr>
          <w:delText>hapter5/5.2</w:delText>
        </w:r>
        <w:r w:rsidRPr="00EE0655" w:rsidDel="004C1133">
          <w:rPr>
            <w:rStyle w:val="CodeInline"/>
          </w:rPr>
          <w:delText>.</w:delText>
        </w:r>
      </w:del>
      <w:ins w:id="1855" w:author="Matthew T. Munson" w:date="2021-04-18T23:58:00Z">
        <w:del w:id="1856" w:author="Kelvin Sung" w:date="2021-04-22T15:00:00Z">
          <w:r w:rsidR="00442C42" w:rsidDel="004C1133">
            <w:rPr>
              <w:rStyle w:val="CodeInline"/>
            </w:rPr>
            <w:delText>s</w:delText>
          </w:r>
        </w:del>
      </w:ins>
      <w:del w:id="1857" w:author="Kelvin Sung" w:date="2021-04-22T15:00:00Z">
        <w:r w:rsidDel="004C1133">
          <w:rPr>
            <w:rStyle w:val="CodeInline"/>
          </w:rPr>
          <w:delText>Sprite</w:delText>
        </w:r>
      </w:del>
      <w:ins w:id="1858" w:author="Matthew T. Munson" w:date="2021-04-18T23:59:00Z">
        <w:del w:id="1859" w:author="Kelvin Sung" w:date="2021-04-22T15:00:00Z">
          <w:r w:rsidR="00442C42" w:rsidDel="004C1133">
            <w:rPr>
              <w:rStyle w:val="CodeInline"/>
            </w:rPr>
            <w:delText>_s</w:delText>
          </w:r>
        </w:del>
      </w:ins>
      <w:del w:id="1860" w:author="Kelvin Sung" w:date="2021-04-22T15:00:00Z">
        <w:r w:rsidDel="004C1133">
          <w:rPr>
            <w:rStyle w:val="CodeInline"/>
          </w:rPr>
          <w:delText>Shaders</w:delText>
        </w:r>
        <w:r w:rsidDel="004C1133">
          <w:delText xml:space="preserve"> fo</w:delText>
        </w:r>
        <w:r w:rsidRPr="009B6F1C" w:rsidDel="004C1133">
          <w:delText>lder</w:delText>
        </w:r>
        <w:r w:rsidRPr="004E33BF" w:rsidDel="004C1133">
          <w:delText>.</w:delText>
        </w:r>
      </w:del>
    </w:p>
    <w:p w14:paraId="3EE9A0F6" w14:textId="5722A9CC" w:rsidR="006D40CB" w:rsidRPr="006A27C6" w:rsidDel="004C1133" w:rsidRDefault="006D40CB">
      <w:pPr>
        <w:pStyle w:val="BodyTextFirst"/>
        <w:rPr>
          <w:del w:id="1861" w:author="Kelvin Sung" w:date="2021-04-22T15:00:00Z"/>
        </w:rPr>
        <w:pPrChange w:id="1862" w:author="Kelvin Sung" w:date="2021-04-22T15:00:00Z">
          <w:pPr>
            <w:pStyle w:val="Figure"/>
          </w:pPr>
        </w:pPrChange>
      </w:pPr>
      <w:del w:id="1863" w:author="Kelvin Sung" w:date="2021-04-22T15:00:00Z">
        <w:r w:rsidDel="004C1133">
          <w:rPr>
            <w:noProof/>
          </w:rPr>
          <w:lastRenderedPageBreak/>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del>
    </w:p>
    <w:p w14:paraId="23D0C1B4" w14:textId="4B22B980" w:rsidR="006D40CB" w:rsidRPr="006A27C6" w:rsidDel="004C1133" w:rsidRDefault="006D40CB">
      <w:pPr>
        <w:pStyle w:val="BodyTextFirst"/>
        <w:rPr>
          <w:del w:id="1864" w:author="Kelvin Sung" w:date="2021-04-22T15:00:00Z"/>
        </w:rPr>
        <w:pPrChange w:id="1865" w:author="Kelvin Sung" w:date="2021-04-22T15:00:00Z">
          <w:pPr>
            <w:pStyle w:val="FigureCaption"/>
          </w:pPr>
        </w:pPrChange>
      </w:pPr>
      <w:del w:id="1866" w:author="Kelvin Sung" w:date="2021-04-22T15:00:00Z">
        <w:r w:rsidRPr="006A27C6" w:rsidDel="004C1133">
          <w:delText xml:space="preserve">Figure </w:delText>
        </w:r>
        <w:r w:rsidDel="004C1133">
          <w:delText>5-9.</w:delText>
        </w:r>
        <w:r w:rsidRPr="006A27C6" w:rsidDel="004C1133">
          <w:delText xml:space="preserve"> Running the Sprite</w:delText>
        </w:r>
        <w:r w:rsidDel="004C1133">
          <w:delText xml:space="preserve"> </w:delText>
        </w:r>
        <w:r w:rsidRPr="006A27C6" w:rsidDel="004C1133">
          <w:delText xml:space="preserve">Shaders </w:delText>
        </w:r>
        <w:r w:rsidDel="004C1133">
          <w:delText>p</w:delText>
        </w:r>
        <w:r w:rsidRPr="006A27C6" w:rsidDel="004C1133">
          <w:delText>roject</w:delText>
        </w:r>
      </w:del>
    </w:p>
    <w:p w14:paraId="1AA3E30B" w14:textId="1460C03F" w:rsidR="006D40CB" w:rsidRPr="006A27C6" w:rsidDel="004C1133" w:rsidRDefault="006D40CB">
      <w:pPr>
        <w:pStyle w:val="BodyTextFirst"/>
        <w:rPr>
          <w:del w:id="1867" w:author="Kelvin Sung" w:date="2021-04-22T15:00:00Z"/>
        </w:rPr>
        <w:pPrChange w:id="1868" w:author="Kelvin Sung" w:date="2021-04-22T15:00:00Z">
          <w:pPr>
            <w:pStyle w:val="BodyText"/>
          </w:pPr>
        </w:pPrChange>
      </w:pPr>
      <w:commentRangeStart w:id="1869"/>
      <w:del w:id="1870" w:author="Kelvin Sung" w:date="2021-04-22T15:00:00Z">
        <w:r w:rsidRPr="006A27C6" w:rsidDel="004C1133">
          <w:delText xml:space="preserve">The </w:delText>
        </w:r>
        <w:r w:rsidDel="004C1133">
          <w:delText xml:space="preserve">controls of the </w:delText>
        </w:r>
        <w:r w:rsidRPr="006D40CB" w:rsidDel="004C1133">
          <w:delText>project</w:delText>
        </w:r>
        <w:r w:rsidDel="004C1133">
          <w:delText xml:space="preserve"> </w:delText>
        </w:r>
        <w:r w:rsidRPr="006A27C6" w:rsidDel="004C1133">
          <w:delText>are as follows:</w:delText>
        </w:r>
        <w:commentRangeEnd w:id="1869"/>
        <w:r w:rsidDel="004C1133">
          <w:rPr>
            <w:rStyle w:val="CommentReference"/>
          </w:rPr>
          <w:commentReference w:id="1869"/>
        </w:r>
      </w:del>
    </w:p>
    <w:p w14:paraId="1C49EFDF" w14:textId="3B3BCDFC" w:rsidR="006D40CB" w:rsidRPr="006A27C6" w:rsidDel="004C1133" w:rsidRDefault="006D40CB">
      <w:pPr>
        <w:pStyle w:val="BodyTextFirst"/>
        <w:rPr>
          <w:del w:id="1871" w:author="Kelvin Sung" w:date="2021-04-22T15:00:00Z"/>
        </w:rPr>
        <w:pPrChange w:id="1872" w:author="Kelvin Sung" w:date="2021-04-22T15:00:00Z">
          <w:pPr>
            <w:pStyle w:val="Bullet"/>
          </w:pPr>
        </w:pPrChange>
      </w:pPr>
      <w:del w:id="1873" w:author="Kelvin Sung" w:date="2021-04-22T15:00:00Z">
        <w:r w:rsidRPr="001B387E" w:rsidDel="004C1133">
          <w:rPr>
            <w:rStyle w:val="Strong"/>
            <w:i/>
          </w:rPr>
          <w:delText>Right</w:delText>
        </w:r>
      </w:del>
      <w:ins w:id="1874" w:author="Matthew T. Munson" w:date="2021-04-18T23:59:00Z">
        <w:del w:id="1875" w:author="Kelvin Sung" w:date="2021-04-22T15:00:00Z">
          <w:r w:rsidR="00442C42" w:rsidDel="004C1133">
            <w:rPr>
              <w:rStyle w:val="Strong"/>
              <w:i/>
            </w:rPr>
            <w:delText>-</w:delText>
          </w:r>
        </w:del>
      </w:ins>
      <w:del w:id="1876" w:author="Kelvin Sung" w:date="2021-04-22T15:00:00Z">
        <w:r w:rsidRPr="001B387E" w:rsidDel="004C1133">
          <w:rPr>
            <w:rStyle w:val="Strong"/>
            <w:i/>
          </w:rPr>
          <w:delText xml:space="preserve"> arrow key</w:delText>
        </w:r>
        <w:r w:rsidRPr="00A10F3A" w:rsidDel="004C1133">
          <w:rPr>
            <w:rStyle w:val="Strong"/>
          </w:rPr>
          <w:delText>:</w:delText>
        </w:r>
        <w:r w:rsidRPr="006A27C6" w:rsidDel="004C1133">
          <w:delText xml:space="preserve"> Moves the </w:delText>
        </w:r>
        <w:r w:rsidDel="004C1133">
          <w:delText xml:space="preserve">Dye character (the </w:delText>
        </w:r>
        <w:r w:rsidRPr="006A27C6" w:rsidDel="004C1133">
          <w:delText>hero</w:delText>
        </w:r>
        <w:r w:rsidDel="004C1133">
          <w:delText xml:space="preserve">) </w:delText>
        </w:r>
        <w:r w:rsidRPr="006A27C6" w:rsidDel="004C1133">
          <w:delText xml:space="preserve">right </w:delText>
        </w:r>
        <w:r w:rsidDel="004C1133">
          <w:delText>and loops to the left boundary when the right boundary is reached</w:delText>
        </w:r>
      </w:del>
    </w:p>
    <w:p w14:paraId="5B83ED71" w14:textId="1D895080" w:rsidR="006D40CB" w:rsidRPr="006A27C6" w:rsidDel="004C1133" w:rsidRDefault="006D40CB">
      <w:pPr>
        <w:pStyle w:val="BodyTextFirst"/>
        <w:rPr>
          <w:del w:id="1877" w:author="Kelvin Sung" w:date="2021-04-22T15:00:00Z"/>
        </w:rPr>
        <w:pPrChange w:id="1878" w:author="Kelvin Sung" w:date="2021-04-22T15:00:00Z">
          <w:pPr>
            <w:pStyle w:val="Bullet"/>
          </w:pPr>
        </w:pPrChange>
      </w:pPr>
      <w:del w:id="1879" w:author="Kelvin Sung" w:date="2021-04-22T15:00:00Z">
        <w:r w:rsidRPr="001B387E" w:rsidDel="004C1133">
          <w:rPr>
            <w:rStyle w:val="Strong"/>
            <w:i/>
          </w:rPr>
          <w:delText>Left</w:delText>
        </w:r>
      </w:del>
      <w:ins w:id="1880" w:author="Matthew T. Munson" w:date="2021-04-18T23:59:00Z">
        <w:del w:id="1881" w:author="Kelvin Sung" w:date="2021-04-22T15:00:00Z">
          <w:r w:rsidR="00442C42" w:rsidDel="004C1133">
            <w:rPr>
              <w:rStyle w:val="Strong"/>
              <w:i/>
            </w:rPr>
            <w:delText>-</w:delText>
          </w:r>
        </w:del>
      </w:ins>
      <w:del w:id="1882" w:author="Kelvin Sung" w:date="2021-04-22T15:00:00Z">
        <w:r w:rsidRPr="001B387E" w:rsidDel="004C1133">
          <w:rPr>
            <w:rStyle w:val="Strong"/>
            <w:i/>
          </w:rPr>
          <w:delText xml:space="preserve"> arrow key</w:delText>
        </w:r>
        <w:r w:rsidRPr="00A10F3A" w:rsidDel="004C1133">
          <w:rPr>
            <w:rStyle w:val="Strong"/>
          </w:rPr>
          <w:delText>:</w:delText>
        </w:r>
        <w:r w:rsidDel="004C1133">
          <w:delText xml:space="preserve"> Moves </w:delText>
        </w:r>
        <w:r w:rsidRPr="006D40CB" w:rsidDel="004C1133">
          <w:delText>the</w:delText>
        </w:r>
        <w:r w:rsidDel="004C1133">
          <w:delText xml:space="preserve"> hero left and </w:delText>
        </w:r>
        <w:r w:rsidRPr="006A27C6" w:rsidDel="004C1133">
          <w:delText xml:space="preserve">resets </w:delText>
        </w:r>
        <w:r w:rsidDel="004C1133">
          <w:delText xml:space="preserve">the </w:delText>
        </w:r>
        <w:r w:rsidRPr="006A27C6" w:rsidDel="004C1133">
          <w:delText xml:space="preserve">position </w:delText>
        </w:r>
        <w:r w:rsidDel="004C1133">
          <w:delText xml:space="preserve">to the middle of the window when the </w:delText>
        </w:r>
        <w:r w:rsidRPr="006A27C6" w:rsidDel="004C1133">
          <w:delText>left boundary</w:delText>
        </w:r>
        <w:r w:rsidDel="004C1133">
          <w:delText xml:space="preserve"> is reached</w:delText>
        </w:r>
      </w:del>
    </w:p>
    <w:p w14:paraId="6F38E110" w14:textId="4F20255E" w:rsidR="006D40CB" w:rsidRPr="006A27C6" w:rsidDel="004C1133" w:rsidRDefault="006D40CB">
      <w:pPr>
        <w:pStyle w:val="BodyTextFirst"/>
        <w:rPr>
          <w:del w:id="1883" w:author="Kelvin Sung" w:date="2021-04-22T15:00:00Z"/>
        </w:rPr>
        <w:pPrChange w:id="1884" w:author="Kelvin Sung" w:date="2021-04-22T15:00:00Z">
          <w:pPr>
            <w:pStyle w:val="BodyText"/>
          </w:pPr>
        </w:pPrChange>
      </w:pPr>
      <w:del w:id="1885" w:author="Kelvin Sung" w:date="2021-04-22T15:00:00Z">
        <w:r w:rsidRPr="006A27C6" w:rsidDel="004C1133">
          <w:delText>The goals of the project are as follows:</w:delText>
        </w:r>
      </w:del>
    </w:p>
    <w:p w14:paraId="741F1AEB" w14:textId="7266D74B" w:rsidR="006D40CB" w:rsidRPr="006D40CB" w:rsidDel="004C1133" w:rsidRDefault="006D40CB">
      <w:pPr>
        <w:pStyle w:val="BodyTextFirst"/>
        <w:rPr>
          <w:del w:id="1886" w:author="Kelvin Sung" w:date="2021-04-22T15:00:00Z"/>
        </w:rPr>
        <w:pPrChange w:id="1887" w:author="Kelvin Sung" w:date="2021-04-22T15:00:00Z">
          <w:pPr>
            <w:pStyle w:val="Bullet"/>
          </w:pPr>
        </w:pPrChange>
      </w:pPr>
      <w:del w:id="1888" w:author="Kelvin Sung" w:date="2021-04-22T15:00:00Z">
        <w:r w:rsidRPr="006D40CB" w:rsidDel="004C1133">
          <w:delText>To gain a deeper understanding for texture coordinate</w:delText>
        </w:r>
      </w:del>
      <w:ins w:id="1889" w:author="Matthew T. Munson" w:date="2021-04-18T23:59:00Z">
        <w:del w:id="1890" w:author="Kelvin Sung" w:date="2021-04-22T15:00:00Z">
          <w:r w:rsidR="00442C42" w:rsidDel="004C1133">
            <w:delText>s</w:delText>
          </w:r>
        </w:del>
      </w:ins>
    </w:p>
    <w:p w14:paraId="6858B02A" w14:textId="34FB1F86" w:rsidR="006D40CB" w:rsidRPr="006D40CB" w:rsidDel="004C1133" w:rsidRDefault="006D40CB">
      <w:pPr>
        <w:pStyle w:val="BodyTextFirst"/>
        <w:rPr>
          <w:del w:id="1891" w:author="Kelvin Sung" w:date="2021-04-22T15:00:00Z"/>
        </w:rPr>
        <w:pPrChange w:id="1892" w:author="Kelvin Sung" w:date="2021-04-22T15:00:00Z">
          <w:pPr>
            <w:pStyle w:val="Bullet"/>
          </w:pPr>
        </w:pPrChange>
      </w:pPr>
      <w:del w:id="1893" w:author="Kelvin Sung" w:date="2021-04-22T15:00:00Z">
        <w:r w:rsidRPr="006D40CB" w:rsidDel="004C1133">
          <w:delText>To experience defining subregions within an image for texture mapping</w:delText>
        </w:r>
      </w:del>
    </w:p>
    <w:p w14:paraId="2D6B32C5" w14:textId="757A3B06" w:rsidR="006D40CB" w:rsidRPr="006D40CB" w:rsidDel="004C1133" w:rsidRDefault="006D40CB">
      <w:pPr>
        <w:pStyle w:val="BodyTextFirst"/>
        <w:rPr>
          <w:del w:id="1894" w:author="Kelvin Sung" w:date="2021-04-22T15:00:00Z"/>
        </w:rPr>
        <w:pPrChange w:id="1895" w:author="Kelvin Sung" w:date="2021-04-22T15:00:00Z">
          <w:pPr>
            <w:pStyle w:val="Bullet"/>
          </w:pPr>
        </w:pPrChange>
      </w:pPr>
      <w:del w:id="1896" w:author="Kelvin Sung" w:date="2021-04-22T15:00:00Z">
        <w:r w:rsidRPr="006D40CB" w:rsidDel="004C1133">
          <w:delText xml:space="preserve">To draw squares by mapping from sprite sheet elements </w:delText>
        </w:r>
      </w:del>
    </w:p>
    <w:p w14:paraId="04877E8B" w14:textId="00269318" w:rsidR="006D40CB" w:rsidRPr="006D40CB" w:rsidDel="004C1133" w:rsidRDefault="006D40CB">
      <w:pPr>
        <w:pStyle w:val="BodyTextFirst"/>
        <w:rPr>
          <w:del w:id="1897" w:author="Kelvin Sung" w:date="2021-04-22T15:00:00Z"/>
        </w:rPr>
        <w:pPrChange w:id="1898" w:author="Kelvin Sung" w:date="2021-04-22T15:00:00Z">
          <w:pPr>
            <w:pStyle w:val="Bullet"/>
          </w:pPr>
        </w:pPrChange>
      </w:pPr>
      <w:del w:id="1899" w:author="Kelvin Sung" w:date="2021-04-22T15:00:00Z">
        <w:r w:rsidRPr="006D40CB" w:rsidDel="004C1133">
          <w:delText>To prepare for working with sprite animation and bitmap fonts</w:delText>
        </w:r>
      </w:del>
    </w:p>
    <w:p w14:paraId="5D0E5F34" w14:textId="4D4CCECB" w:rsidR="006D40CB" w:rsidRPr="006A27C6" w:rsidDel="004C1133" w:rsidRDefault="006D40CB">
      <w:pPr>
        <w:pStyle w:val="BodyTextFirst"/>
        <w:rPr>
          <w:del w:id="1900" w:author="Kelvin Sung" w:date="2021-04-22T15:00:00Z"/>
        </w:rPr>
        <w:pPrChange w:id="1901" w:author="Kelvin Sung" w:date="2021-04-22T15:00:00Z">
          <w:pPr>
            <w:pStyle w:val="BodyTextCont"/>
          </w:pPr>
        </w:pPrChange>
      </w:pPr>
      <w:del w:id="1902" w:author="Kelvin Sung" w:date="2021-04-22T15:00:00Z">
        <w:r w:rsidRPr="00935B8D" w:rsidDel="004C1133">
          <w:delText xml:space="preserve">You can find the following </w:delText>
        </w:r>
        <w:r w:rsidDel="004C1133">
          <w:delText xml:space="preserve">external resource </w:delText>
        </w:r>
        <w:r w:rsidRPr="00935B8D" w:rsidDel="004C1133">
          <w:delText xml:space="preserve">files in the </w:delText>
        </w:r>
        <w:r w:rsidRPr="00935B8D" w:rsidDel="004C1133">
          <w:rPr>
            <w:rStyle w:val="CodeInline"/>
          </w:rPr>
          <w:delText>assets</w:delText>
        </w:r>
        <w:r w:rsidRPr="00935B8D" w:rsidDel="004C1133">
          <w:delText xml:space="preserve"> folder:</w:delText>
        </w:r>
        <w:r w:rsidDel="004C1133">
          <w:delText xml:space="preserve"> </w:delText>
        </w:r>
      </w:del>
      <w:ins w:id="1903" w:author="Matthew T. Munson" w:date="2021-04-19T00:04:00Z">
        <w:del w:id="1904" w:author="Kelvin Sung" w:date="2021-04-22T15:00:00Z">
          <w:r w:rsidR="00442C42" w:rsidDel="004C1133">
            <w:rPr>
              <w:rStyle w:val="CodeInline"/>
            </w:rPr>
            <w:delText>c</w:delText>
          </w:r>
        </w:del>
      </w:ins>
      <w:del w:id="1905" w:author="Kelvin Sung" w:date="2021-04-22T15:00:00Z">
        <w:r w:rsidRPr="00CA6151" w:rsidDel="004C1133">
          <w:rPr>
            <w:rStyle w:val="CodeInline"/>
          </w:rPr>
          <w:delText>Consolas-72.png</w:delText>
        </w:r>
        <w:r w:rsidDel="004C1133">
          <w:delText xml:space="preserve"> and </w:delText>
        </w:r>
        <w:r w:rsidRPr="00CA6151" w:rsidDel="004C1133">
          <w:rPr>
            <w:rStyle w:val="CodeInline"/>
          </w:rPr>
          <w:delText>minion_sprite.png</w:delText>
        </w:r>
        <w:r w:rsidDel="004C1133">
          <w:rPr>
            <w:rStyle w:val="CodeInline"/>
          </w:rPr>
          <w:fldChar w:fldCharType="begin"/>
        </w:r>
        <w:r w:rsidDel="004C1133">
          <w:delInstrText xml:space="preserve"> XE "</w:delInstrText>
        </w:r>
        <w:r w:rsidRPr="00D13B00" w:rsidDel="004C1133">
          <w:rPr>
            <w:rStyle w:val="CodeInline"/>
          </w:rPr>
          <w:delInstrText>Sprite sheets:minion_sprite.png</w:delInstrText>
        </w:r>
        <w:r w:rsidDel="004C1133">
          <w:delInstrText xml:space="preserve">" </w:delInstrText>
        </w:r>
        <w:r w:rsidDel="004C1133">
          <w:rPr>
            <w:rStyle w:val="CodeInline"/>
          </w:rPr>
          <w:fldChar w:fldCharType="end"/>
        </w:r>
        <w:r w:rsidDel="004C1133">
          <w:delText xml:space="preserve">. Notice that </w:delText>
        </w:r>
        <w:r w:rsidRPr="00571D52" w:rsidDel="004C1133">
          <w:rPr>
            <w:rStyle w:val="CodeInline"/>
          </w:rPr>
          <w:delText>minion_sprite.png</w:delText>
        </w:r>
        <w:r w:rsidDel="004C1133">
          <w:delText xml:space="preserve"> is the image shown in Figure 5-7. </w:delText>
        </w:r>
      </w:del>
    </w:p>
    <w:p w14:paraId="0B673D63" w14:textId="1774DE20" w:rsidR="006D40CB" w:rsidDel="004C1133" w:rsidRDefault="006D40CB">
      <w:pPr>
        <w:pStyle w:val="BodyTextFirst"/>
        <w:rPr>
          <w:del w:id="1906" w:author="Kelvin Sung" w:date="2021-04-22T15:00:00Z"/>
        </w:rPr>
        <w:pPrChange w:id="1907" w:author="Kelvin Sung" w:date="2021-04-22T15:00:00Z">
          <w:pPr>
            <w:pStyle w:val="BodyTextCont"/>
          </w:pPr>
        </w:pPrChange>
      </w:pPr>
      <w:del w:id="1908" w:author="Kelvin Sung" w:date="2021-04-22T15:00:00Z">
        <w:r w:rsidDel="004C1133">
          <w:lastRenderedPageBreak/>
          <w:delText xml:space="preserve">As depicted in Figure 5-5, one of the main advantages and shortcomings of the texture support defined in the previous section is that the texture coordinate accessed via the </w:delText>
        </w:r>
        <w:r w:rsidRPr="00BB2D12" w:rsidDel="004C1133">
          <w:rPr>
            <w:rStyle w:val="CodeInline"/>
          </w:rPr>
          <w:delText>getGLTexCoordRef</w:delText>
        </w:r>
      </w:del>
      <w:ins w:id="1909" w:author="Matthew T. Munson" w:date="2021-04-19T00:14:00Z">
        <w:del w:id="1910" w:author="Kelvin Sung" w:date="2021-04-22T15:00:00Z">
          <w:r w:rsidR="00CF001F" w:rsidRPr="00BB2D12" w:rsidDel="004C1133">
            <w:rPr>
              <w:rStyle w:val="CodeInline"/>
            </w:rPr>
            <w:delText>get</w:delText>
          </w:r>
          <w:r w:rsidR="00CF001F" w:rsidDel="004C1133">
            <w:rPr>
              <w:rStyle w:val="CodeInline"/>
            </w:rPr>
            <w:delText>TexCoord</w:delText>
          </w:r>
        </w:del>
      </w:ins>
      <w:del w:id="1911" w:author="Kelvin Sung" w:date="2021-04-22T15:00:00Z">
        <w:r w:rsidRPr="00BB2D12" w:rsidDel="004C1133">
          <w:rPr>
            <w:rStyle w:val="CodeInline"/>
          </w:rPr>
          <w:delText>()</w:delText>
        </w:r>
        <w:r w:rsidDel="004C1133">
          <w:delText xml:space="preserve"> function</w:delText>
        </w:r>
        <w:r w:rsidDel="004C1133">
          <w:fldChar w:fldCharType="begin"/>
        </w:r>
        <w:r w:rsidDel="004C1133">
          <w:delInstrText xml:space="preserve"> XE "</w:delInstrText>
        </w:r>
        <w:r w:rsidRPr="00F945F3" w:rsidDel="004C1133">
          <w:rPr>
            <w:rStyle w:val="CodeInline"/>
          </w:rPr>
          <w:delInstrText>Sprite sheets:getGLTexCoordRef()</w:delInstrText>
        </w:r>
        <w:r w:rsidRPr="00F945F3" w:rsidDel="004C1133">
          <w:delInstrText xml:space="preserve"> function</w:delInstrText>
        </w:r>
        <w:r w:rsidDel="004C1133">
          <w:delInstrText xml:space="preserve">" </w:delInstrText>
        </w:r>
        <w:r w:rsidDel="004C1133">
          <w:fldChar w:fldCharType="end"/>
        </w:r>
        <w:r w:rsidDel="004C1133">
          <w:delText xml:space="preserve"> is statically defined in the </w:delText>
        </w:r>
        <w:r w:rsidRPr="00B822CB" w:rsidDel="004C1133">
          <w:rPr>
            <w:rStyle w:val="CodeInline"/>
          </w:rPr>
          <w:delText>Engine_VertexBuffer.js</w:delText>
        </w:r>
        <w:r w:rsidDel="004C1133">
          <w:rPr>
            <w:rStyle w:val="CodeInline"/>
          </w:rPr>
          <w:fldChar w:fldCharType="begin"/>
        </w:r>
        <w:r w:rsidDel="004C1133">
          <w:delInstrText xml:space="preserve"> XE "</w:delInstrText>
        </w:r>
        <w:r w:rsidRPr="002F0C35" w:rsidDel="004C1133">
          <w:rPr>
            <w:rStyle w:val="CodeInline"/>
          </w:rPr>
          <w:delInstrText>Sprite sheets:Engine_VertexBuffer.js</w:delInstrText>
        </w:r>
        <w:r w:rsidDel="004C1133">
          <w:delInstrText xml:space="preserve">" </w:delInstrText>
        </w:r>
        <w:r w:rsidDel="004C1133">
          <w:rPr>
            <w:rStyle w:val="CodeInline"/>
          </w:rPr>
          <w:fldChar w:fldCharType="end"/>
        </w:r>
        <w:r w:rsidDel="004C1133">
          <w:delText xml:space="preserve"> file. This is an advantage because in those cases where an entire image is mapped onto a square, all instances of </w:delText>
        </w:r>
        <w:r w:rsidRPr="00DE35A0" w:rsidDel="004C1133">
          <w:rPr>
            <w:rStyle w:val="CodeInline"/>
          </w:rPr>
          <w:delText>Texture</w:delText>
        </w:r>
        <w:r w:rsidDel="004C1133">
          <w:rPr>
            <w:rStyle w:val="CodeInline"/>
          </w:rPr>
          <w:delText>Shader</w:delText>
        </w:r>
        <w:r w:rsidDel="004C1133">
          <w:delText xml:space="preserve"> objects can share the same default uv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delText>
        </w:r>
        <w:r w:rsidRPr="001F1006" w:rsidDel="004C1133">
          <w:rPr>
            <w:rStyle w:val="CodeInline"/>
          </w:rPr>
          <w:delText>SpriteShader</w:delText>
        </w:r>
        <w:r w:rsidDel="004C1133">
          <w:delText xml:space="preserve"> and </w:delText>
        </w:r>
        <w:r w:rsidRPr="001F1006" w:rsidDel="004C1133">
          <w:rPr>
            <w:rStyle w:val="CodeInline"/>
          </w:rPr>
          <w:delText>SpriteRenderable</w:delText>
        </w:r>
        <w:r w:rsidDel="004C1133">
          <w:delText xml:space="preserve"> objects</w:delText>
        </w:r>
        <w:r w:rsidDel="004C1133">
          <w:fldChar w:fldCharType="begin"/>
        </w:r>
        <w:r w:rsidDel="004C1133">
          <w:delInstrText xml:space="preserve"> XE "</w:delInstrText>
        </w:r>
        <w:r w:rsidRPr="00C719FE" w:rsidDel="004C1133">
          <w:rPr>
            <w:rStyle w:val="CodeInline"/>
          </w:rPr>
          <w:delInstrText>Sprite sheets:SpriteRenderable</w:delInstrText>
        </w:r>
        <w:r w:rsidRPr="00C719FE" w:rsidDel="004C1133">
          <w:delInstrText xml:space="preserve"> objects</w:delInstrText>
        </w:r>
        <w:r w:rsidDel="004C1133">
          <w:delInstrText xml:space="preserve">" </w:delInstrText>
        </w:r>
        <w:r w:rsidDel="004C1133">
          <w:fldChar w:fldCharType="end"/>
        </w:r>
        <w:r w:rsidDel="004C1133">
          <w:delText>. Notice that there are no new GLSL shaders defined since their functionality remains the same.</w:delText>
        </w:r>
      </w:del>
    </w:p>
    <w:p w14:paraId="12AABD3C" w14:textId="67A5ECF0" w:rsidR="006D40CB" w:rsidDel="004C1133" w:rsidRDefault="006D40CB">
      <w:pPr>
        <w:pStyle w:val="BodyTextFirst"/>
        <w:rPr>
          <w:del w:id="1912" w:author="Kelvin Sung" w:date="2021-04-22T15:00:00Z"/>
        </w:rPr>
        <w:pPrChange w:id="1913" w:author="Kelvin Sung" w:date="2021-04-22T15:00:00Z">
          <w:pPr>
            <w:pStyle w:val="Figure"/>
          </w:pPr>
        </w:pPrChange>
      </w:pPr>
      <w:del w:id="1914" w:author="Kelvin Sung" w:date="2021-04-22T15:00:00Z">
        <w:r w:rsidDel="004C1133">
          <w:delText xml:space="preserve"> </w:delText>
        </w:r>
        <w:commentRangeStart w:id="1915"/>
        <w:r w:rsidDel="004C1133">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1915"/>
        <w:r w:rsidR="00CF001F" w:rsidDel="004C1133">
          <w:rPr>
            <w:rStyle w:val="CommentReference"/>
            <w:rFonts w:asciiTheme="minorHAnsi" w:hAnsiTheme="minorHAnsi"/>
          </w:rPr>
          <w:commentReference w:id="1915"/>
        </w:r>
      </w:del>
    </w:p>
    <w:p w14:paraId="3B2A581A" w14:textId="55A1A261" w:rsidR="006D40CB" w:rsidRPr="006A27C6" w:rsidDel="004C1133" w:rsidRDefault="006D40CB">
      <w:pPr>
        <w:pStyle w:val="BodyTextFirst"/>
        <w:rPr>
          <w:del w:id="1916" w:author="Kelvin Sung" w:date="2021-04-22T15:00:00Z"/>
        </w:rPr>
        <w:pPrChange w:id="1917" w:author="Kelvin Sung" w:date="2021-04-22T15:00:00Z">
          <w:pPr>
            <w:pStyle w:val="FigureCaption"/>
          </w:pPr>
        </w:pPrChange>
      </w:pPr>
      <w:del w:id="1918" w:author="Kelvin Sung" w:date="2021-04-22T15:00:00Z">
        <w:r w:rsidRPr="006A27C6" w:rsidDel="004C1133">
          <w:delText>Figure 5-</w:delText>
        </w:r>
        <w:r w:rsidDel="004C1133">
          <w:delText>10.</w:delText>
        </w:r>
        <w:r w:rsidRPr="006A27C6" w:rsidDel="004C1133">
          <w:delText xml:space="preserve"> </w:delText>
        </w:r>
        <w:r w:rsidDel="004C1133">
          <w:delText xml:space="preserve">Defining a texture coordinate buffer in the </w:delText>
        </w:r>
        <w:r w:rsidRPr="001B387E" w:rsidDel="004C1133">
          <w:rPr>
            <w:rStyle w:val="CodeInline"/>
          </w:rPr>
          <w:delText>SpriteShader</w:delText>
        </w:r>
        <w:r w:rsidDel="004C1133">
          <w:delText xml:space="preserve"> </w:delText>
        </w:r>
      </w:del>
    </w:p>
    <w:p w14:paraId="6282A4DA" w14:textId="79A30A58" w:rsidR="006D40CB" w:rsidRPr="006A27C6" w:rsidDel="004C1133" w:rsidRDefault="006D40CB">
      <w:pPr>
        <w:pStyle w:val="BodyTextFirst"/>
        <w:rPr>
          <w:del w:id="1919" w:author="Kelvin Sung" w:date="2021-04-22T15:00:00Z"/>
        </w:rPr>
        <w:pPrChange w:id="1920" w:author="Kelvin Sung" w:date="2021-04-22T15:00:00Z">
          <w:pPr>
            <w:pStyle w:val="Heading4"/>
          </w:pPr>
        </w:pPrChange>
      </w:pPr>
      <w:del w:id="1921" w:author="Kelvin Sung" w:date="2021-04-22T15:00:00Z">
        <w:r w:rsidDel="004C1133">
          <w:delText>Interface GLSL Texture Shaders</w:delText>
        </w:r>
        <w:r w:rsidDel="004C1133">
          <w:fldChar w:fldCharType="begin"/>
        </w:r>
        <w:r w:rsidDel="004C1133">
          <w:delInstrText xml:space="preserve"> XE "</w:delInstrText>
        </w:r>
        <w:r w:rsidRPr="00B63296" w:rsidDel="004C1133">
          <w:delInstrText>Sprite sheets:GLSL texture shaders</w:delInstrText>
        </w:r>
        <w:r w:rsidDel="004C1133">
          <w:delInstrText xml:space="preserve">" </w:delInstrText>
        </w:r>
        <w:r w:rsidDel="004C1133">
          <w:fldChar w:fldCharType="end"/>
        </w:r>
        <w:r w:rsidDel="004C1133">
          <w:delText xml:space="preserve"> to the Engine with </w:delText>
        </w:r>
        <w:r w:rsidRPr="006A27C6" w:rsidDel="004C1133">
          <w:delText>SpriteShader</w:delText>
        </w:r>
        <w:r w:rsidDel="004C1133">
          <w:delText xml:space="preserve"> </w:delText>
        </w:r>
      </w:del>
    </w:p>
    <w:p w14:paraId="48FB1D01" w14:textId="47B29C84" w:rsidR="006D40CB" w:rsidDel="004C1133" w:rsidRDefault="006D40CB">
      <w:pPr>
        <w:pStyle w:val="BodyTextFirst"/>
        <w:rPr>
          <w:del w:id="1922" w:author="Kelvin Sung" w:date="2021-04-22T15:00:00Z"/>
        </w:rPr>
      </w:pPr>
      <w:del w:id="1923" w:author="Kelvin Sung" w:date="2021-04-22T15:00:00Z">
        <w:r w:rsidDel="004C1133">
          <w:delText xml:space="preserve">Shaders supporting texture mapping with sprite sheet elements must be able to identify different unique subregions of an image. To support this functionality, you will implement the </w:delText>
        </w:r>
        <w:r w:rsidRPr="007F2269" w:rsidDel="004C1133">
          <w:rPr>
            <w:rStyle w:val="CodeInline"/>
          </w:rPr>
          <w:delText>SpriteShader</w:delText>
        </w:r>
        <w:r w:rsidDel="004C1133">
          <w:delText xml:space="preserve"> to define its own texture coordinates. Since this new shader extends the functionality of </w:delText>
        </w:r>
        <w:r w:rsidRPr="00BD720C" w:rsidDel="004C1133">
          <w:rPr>
            <w:rStyle w:val="CodeInline"/>
          </w:rPr>
          <w:delText>TextureShader</w:delText>
        </w:r>
        <w:r w:rsidDel="004C1133">
          <w:delText>, it is convenient to implement it as a subclass.</w:delText>
        </w:r>
      </w:del>
    </w:p>
    <w:p w14:paraId="64949916" w14:textId="4484147A" w:rsidR="006D40CB" w:rsidRPr="006A27C6" w:rsidDel="004C1133" w:rsidRDefault="006D40CB">
      <w:pPr>
        <w:pStyle w:val="BodyTextFirst"/>
        <w:rPr>
          <w:del w:id="1924" w:author="Kelvin Sung" w:date="2021-04-22T15:00:00Z"/>
        </w:rPr>
        <w:pPrChange w:id="1925" w:author="Kelvin Sung" w:date="2021-04-22T15:00:00Z">
          <w:pPr>
            <w:pStyle w:val="NumList"/>
            <w:numPr>
              <w:numId w:val="60"/>
            </w:numPr>
          </w:pPr>
        </w:pPrChange>
      </w:pPr>
      <w:del w:id="1926" w:author="Kelvin Sung" w:date="2021-04-22T15:00:00Z">
        <w:r w:rsidRPr="006A27C6" w:rsidDel="004C1133">
          <w:delText xml:space="preserve">Create a </w:delText>
        </w:r>
        <w:r w:rsidRPr="006D40CB" w:rsidDel="004C1133">
          <w:delText>new</w:delText>
        </w:r>
        <w:r w:rsidRPr="006A27C6" w:rsidDel="004C1133">
          <w:delText xml:space="preserve"> file in the </w:delText>
        </w:r>
        <w:r w:rsidRPr="006A27C6" w:rsidDel="004C1133">
          <w:rPr>
            <w:rStyle w:val="CodeInline"/>
          </w:rPr>
          <w:delText>src/</w:delText>
        </w:r>
      </w:del>
      <w:ins w:id="1927" w:author="Matthew T. Munson" w:date="2021-04-19T00:20:00Z">
        <w:del w:id="1928" w:author="Kelvin Sung" w:date="2021-04-22T15:00:00Z">
          <w:r w:rsidR="00CF001F" w:rsidDel="004C1133">
            <w:rPr>
              <w:rStyle w:val="CodeInline"/>
            </w:rPr>
            <w:delText>e</w:delText>
          </w:r>
        </w:del>
      </w:ins>
      <w:del w:id="1929" w:author="Kelvin Sung" w:date="2021-04-22T15:00:00Z">
        <w:r w:rsidRPr="006A27C6" w:rsidDel="004C1133">
          <w:rPr>
            <w:rStyle w:val="CodeInline"/>
          </w:rPr>
          <w:delText>Engine/</w:delText>
        </w:r>
      </w:del>
      <w:ins w:id="1930" w:author="Matthew T. Munson" w:date="2021-04-19T00:20:00Z">
        <w:del w:id="1931" w:author="Kelvin Sung" w:date="2021-04-22T15:00:00Z">
          <w:r w:rsidR="00CF001F" w:rsidDel="004C1133">
            <w:rPr>
              <w:rStyle w:val="CodeInline"/>
            </w:rPr>
            <w:delText>s</w:delText>
          </w:r>
        </w:del>
      </w:ins>
      <w:del w:id="1932" w:author="Kelvin Sung" w:date="2021-04-22T15:00:00Z">
        <w:r w:rsidRPr="006A27C6" w:rsidDel="004C1133">
          <w:rPr>
            <w:rStyle w:val="CodeInline"/>
          </w:rPr>
          <w:delText>Shaders</w:delText>
        </w:r>
        <w:r w:rsidRPr="006A27C6" w:rsidDel="004C1133">
          <w:delText xml:space="preserve"> folder and name it </w:delText>
        </w:r>
      </w:del>
      <w:ins w:id="1933" w:author="Matthew T. Munson" w:date="2021-04-19T00:20:00Z">
        <w:del w:id="1934" w:author="Kelvin Sung" w:date="2021-04-22T15:00:00Z">
          <w:r w:rsidR="00CF001F" w:rsidDel="004C1133">
            <w:rPr>
              <w:rStyle w:val="CodeInline"/>
            </w:rPr>
            <w:delText>s</w:delText>
          </w:r>
        </w:del>
      </w:ins>
      <w:del w:id="1935" w:author="Kelvin Sung" w:date="2021-04-22T15:00:00Z">
        <w:r w:rsidRPr="006A27C6" w:rsidDel="004C1133">
          <w:rPr>
            <w:rStyle w:val="CodeInline"/>
          </w:rPr>
          <w:delText>Sprite</w:delText>
        </w:r>
      </w:del>
      <w:ins w:id="1936" w:author="Matthew T. Munson" w:date="2021-04-19T00:20:00Z">
        <w:del w:id="1937" w:author="Kelvin Sung" w:date="2021-04-22T15:00:00Z">
          <w:r w:rsidR="00CF001F" w:rsidDel="004C1133">
            <w:rPr>
              <w:rStyle w:val="CodeInline"/>
            </w:rPr>
            <w:delText>_s</w:delText>
          </w:r>
        </w:del>
      </w:ins>
      <w:del w:id="1938" w:author="Kelvin Sung" w:date="2021-04-22T15:00:00Z">
        <w:r w:rsidRPr="006A27C6" w:rsidDel="004C1133">
          <w:rPr>
            <w:rStyle w:val="CodeInline"/>
          </w:rPr>
          <w:delText>Shader.js</w:delText>
        </w:r>
        <w:r w:rsidRPr="006A27C6" w:rsidDel="004C1133">
          <w:delText>.</w:delText>
        </w:r>
      </w:del>
    </w:p>
    <w:p w14:paraId="33C1C625" w14:textId="132689D4" w:rsidR="006D40CB" w:rsidRPr="006A27C6" w:rsidDel="004C1133" w:rsidRDefault="006D40CB">
      <w:pPr>
        <w:pStyle w:val="BodyTextFirst"/>
        <w:rPr>
          <w:del w:id="1939" w:author="Kelvin Sung" w:date="2021-04-22T15:00:00Z"/>
        </w:rPr>
        <w:pPrChange w:id="1940" w:author="Kelvin Sung" w:date="2021-04-22T15:00:00Z">
          <w:pPr>
            <w:pStyle w:val="NumList"/>
            <w:numPr>
              <w:numId w:val="14"/>
            </w:numPr>
          </w:pPr>
        </w:pPrChange>
      </w:pPr>
      <w:del w:id="1941" w:author="Kelvin Sung" w:date="2021-04-22T15:00:00Z">
        <w:r w:rsidRPr="006D40CB" w:rsidDel="004C1133">
          <w:delText>Define</w:delText>
        </w:r>
        <w:r w:rsidRPr="006A27C6" w:rsidDel="004C1133">
          <w:delText xml:space="preserve"> the </w:delText>
        </w:r>
        <w:r w:rsidRPr="006A27C6" w:rsidDel="004C1133">
          <w:rPr>
            <w:rStyle w:val="CodeInline"/>
          </w:rPr>
          <w:delText>SpriteShader</w:delText>
        </w:r>
        <w:r w:rsidRPr="006A27C6" w:rsidDel="004C1133">
          <w:delText xml:space="preserve"> constructor </w:delText>
        </w:r>
        <w:r w:rsidDel="004C1133">
          <w:delText xml:space="preserve">to derive it </w:delText>
        </w:r>
        <w:r w:rsidRPr="006A27C6" w:rsidDel="004C1133">
          <w:delText xml:space="preserve">from </w:delText>
        </w:r>
        <w:r w:rsidRPr="006A27C6" w:rsidDel="004C1133">
          <w:rPr>
            <w:rStyle w:val="CodeInline"/>
          </w:rPr>
          <w:delText>TextureShader</w:delText>
        </w:r>
        <w:r w:rsidDel="004C1133">
          <w:delText>.</w:delText>
        </w:r>
      </w:del>
    </w:p>
    <w:p w14:paraId="204EFF00" w14:textId="322FB455" w:rsidR="00CF001F" w:rsidDel="004C1133" w:rsidRDefault="006D40CB">
      <w:pPr>
        <w:pStyle w:val="BodyTextFirst"/>
        <w:rPr>
          <w:ins w:id="1942" w:author="Matthew T. Munson" w:date="2021-04-19T00:21:00Z"/>
          <w:del w:id="1943" w:author="Kelvin Sung" w:date="2021-04-22T15:00:00Z"/>
        </w:rPr>
        <w:pPrChange w:id="1944" w:author="Kelvin Sung" w:date="2021-04-22T15:00:00Z">
          <w:pPr>
            <w:pStyle w:val="Code"/>
          </w:pPr>
        </w:pPrChange>
      </w:pPr>
      <w:del w:id="1945" w:author="Kelvin Sung" w:date="2021-04-22T15:00:00Z">
        <w:r w:rsidRPr="006A27C6" w:rsidDel="004C1133">
          <w:delText xml:space="preserve">function </w:delText>
        </w:r>
      </w:del>
      <w:ins w:id="1946" w:author="Matthew T. Munson" w:date="2021-04-19T00:21:00Z">
        <w:del w:id="1947" w:author="Kelvin Sung" w:date="2021-04-22T15:00:00Z">
          <w:r w:rsidR="00CF001F" w:rsidDel="004C1133">
            <w:delText>class SpriteShader extends TextureShader {</w:delText>
          </w:r>
        </w:del>
      </w:ins>
    </w:p>
    <w:p w14:paraId="1199574E" w14:textId="28C01129" w:rsidR="00CF001F" w:rsidDel="004C1133" w:rsidRDefault="00CF001F">
      <w:pPr>
        <w:pStyle w:val="BodyTextFirst"/>
        <w:rPr>
          <w:ins w:id="1948" w:author="Matthew T. Munson" w:date="2021-04-19T00:21:00Z"/>
          <w:del w:id="1949" w:author="Kelvin Sung" w:date="2021-04-22T15:00:00Z"/>
        </w:rPr>
        <w:pPrChange w:id="1950" w:author="Kelvin Sung" w:date="2021-04-22T15:00:00Z">
          <w:pPr>
            <w:pStyle w:val="Code"/>
          </w:pPr>
        </w:pPrChange>
      </w:pPr>
      <w:ins w:id="1951" w:author="Matthew T. Munson" w:date="2021-04-19T00:21:00Z">
        <w:del w:id="1952" w:author="Kelvin Sung" w:date="2021-04-22T15:00:00Z">
          <w:r w:rsidDel="004C1133">
            <w:delText xml:space="preserve">    constructor(vertexShaderPath, fragmentShaderPath) {</w:delText>
          </w:r>
        </w:del>
      </w:ins>
    </w:p>
    <w:p w14:paraId="42B6F692" w14:textId="380A576D" w:rsidR="00CF001F" w:rsidDel="004C1133" w:rsidRDefault="00CF001F">
      <w:pPr>
        <w:pStyle w:val="BodyTextFirst"/>
        <w:rPr>
          <w:ins w:id="1953" w:author="Matthew T. Munson" w:date="2021-04-19T00:21:00Z"/>
          <w:del w:id="1954" w:author="Kelvin Sung" w:date="2021-04-22T15:00:00Z"/>
        </w:rPr>
        <w:pPrChange w:id="1955" w:author="Kelvin Sung" w:date="2021-04-22T15:00:00Z">
          <w:pPr>
            <w:pStyle w:val="Code"/>
          </w:pPr>
        </w:pPrChange>
      </w:pPr>
      <w:ins w:id="1956" w:author="Matthew T. Munson" w:date="2021-04-19T00:21:00Z">
        <w:del w:id="1957" w:author="Kelvin Sung" w:date="2021-04-22T15:00:00Z">
          <w:r w:rsidDel="004C1133">
            <w:delText xml:space="preserve">        // Call super class constructor</w:delText>
          </w:r>
        </w:del>
      </w:ins>
    </w:p>
    <w:p w14:paraId="001E1177" w14:textId="52701A5D" w:rsidR="00CF001F" w:rsidDel="004C1133" w:rsidRDefault="00CF001F">
      <w:pPr>
        <w:pStyle w:val="BodyTextFirst"/>
        <w:rPr>
          <w:ins w:id="1958" w:author="Matthew T. Munson" w:date="2021-04-19T00:21:00Z"/>
          <w:del w:id="1959" w:author="Kelvin Sung" w:date="2021-04-22T15:00:00Z"/>
        </w:rPr>
        <w:pPrChange w:id="1960" w:author="Kelvin Sung" w:date="2021-04-22T15:00:00Z">
          <w:pPr>
            <w:pStyle w:val="Code"/>
          </w:pPr>
        </w:pPrChange>
      </w:pPr>
      <w:ins w:id="1961" w:author="Matthew T. Munson" w:date="2021-04-19T00:21:00Z">
        <w:del w:id="1962" w:author="Kelvin Sung" w:date="2021-04-22T15:00:00Z">
          <w:r w:rsidDel="004C1133">
            <w:delText xml:space="preserve">        super(vertexShaderPath, fragmentShaderPath);  // call TextureShader constructor</w:delText>
          </w:r>
        </w:del>
      </w:ins>
    </w:p>
    <w:p w14:paraId="1C90AE37" w14:textId="31B03854" w:rsidR="00CF001F" w:rsidDel="004C1133" w:rsidRDefault="00CF001F">
      <w:pPr>
        <w:pStyle w:val="BodyTextFirst"/>
        <w:rPr>
          <w:ins w:id="1963" w:author="Matthew T. Munson" w:date="2021-04-19T00:21:00Z"/>
          <w:del w:id="1964" w:author="Kelvin Sung" w:date="2021-04-22T15:00:00Z"/>
        </w:rPr>
        <w:pPrChange w:id="1965" w:author="Kelvin Sung" w:date="2021-04-22T15:00:00Z">
          <w:pPr>
            <w:pStyle w:val="Code"/>
          </w:pPr>
        </w:pPrChange>
      </w:pPr>
    </w:p>
    <w:p w14:paraId="75783F5B" w14:textId="1D7E4A50" w:rsidR="00CF001F" w:rsidDel="004C1133" w:rsidRDefault="00CF001F">
      <w:pPr>
        <w:pStyle w:val="BodyTextFirst"/>
        <w:rPr>
          <w:ins w:id="1966" w:author="Matthew T. Munson" w:date="2021-04-19T00:21:00Z"/>
          <w:del w:id="1967" w:author="Kelvin Sung" w:date="2021-04-22T15:00:00Z"/>
        </w:rPr>
        <w:pPrChange w:id="1968" w:author="Kelvin Sung" w:date="2021-04-22T15:00:00Z">
          <w:pPr>
            <w:pStyle w:val="Code"/>
          </w:pPr>
        </w:pPrChange>
      </w:pPr>
      <w:ins w:id="1969" w:author="Matthew T. Munson" w:date="2021-04-19T00:21:00Z">
        <w:del w:id="1970" w:author="Kelvin Sung" w:date="2021-04-22T15:00:00Z">
          <w:r w:rsidDel="004C1133">
            <w:lastRenderedPageBreak/>
            <w:delText xml:space="preserve">        this.mTexCoordBuffer = null; // this is the reference to gl buffer that contains the actual texture coordinate</w:delText>
          </w:r>
        </w:del>
      </w:ins>
    </w:p>
    <w:p w14:paraId="21238A4F" w14:textId="10F59CCE" w:rsidR="00CF001F" w:rsidDel="004C1133" w:rsidRDefault="00CF001F">
      <w:pPr>
        <w:pStyle w:val="BodyTextFirst"/>
        <w:rPr>
          <w:ins w:id="1971" w:author="Matthew T. Munson" w:date="2021-04-19T00:21:00Z"/>
          <w:del w:id="1972" w:author="Kelvin Sung" w:date="2021-04-22T15:00:00Z"/>
        </w:rPr>
        <w:pPrChange w:id="1973" w:author="Kelvin Sung" w:date="2021-04-22T15:00:00Z">
          <w:pPr>
            <w:pStyle w:val="Code"/>
          </w:pPr>
        </w:pPrChange>
      </w:pPr>
    </w:p>
    <w:p w14:paraId="6B7DC31A" w14:textId="7E79283E" w:rsidR="00CF001F" w:rsidDel="004C1133" w:rsidRDefault="00CF001F">
      <w:pPr>
        <w:pStyle w:val="BodyTextFirst"/>
        <w:rPr>
          <w:ins w:id="1974" w:author="Matthew T. Munson" w:date="2021-04-19T00:21:00Z"/>
          <w:del w:id="1975" w:author="Kelvin Sung" w:date="2021-04-22T15:00:00Z"/>
        </w:rPr>
        <w:pPrChange w:id="1976" w:author="Kelvin Sung" w:date="2021-04-22T15:00:00Z">
          <w:pPr>
            <w:pStyle w:val="Code"/>
          </w:pPr>
        </w:pPrChange>
      </w:pPr>
      <w:ins w:id="1977" w:author="Matthew T. Munson" w:date="2021-04-19T00:21:00Z">
        <w:del w:id="1978" w:author="Kelvin Sung" w:date="2021-04-22T15:00:00Z">
          <w:r w:rsidDel="004C1133">
            <w:delText xml:space="preserve">        let initTexCoord = [</w:delText>
          </w:r>
        </w:del>
      </w:ins>
    </w:p>
    <w:p w14:paraId="52B2A472" w14:textId="5919B8FD" w:rsidR="00CF001F" w:rsidDel="004C1133" w:rsidRDefault="00CF001F">
      <w:pPr>
        <w:pStyle w:val="BodyTextFirst"/>
        <w:rPr>
          <w:ins w:id="1979" w:author="Matthew T. Munson" w:date="2021-04-19T00:21:00Z"/>
          <w:del w:id="1980" w:author="Kelvin Sung" w:date="2021-04-22T15:00:00Z"/>
        </w:rPr>
        <w:pPrChange w:id="1981" w:author="Kelvin Sung" w:date="2021-04-22T15:00:00Z">
          <w:pPr>
            <w:pStyle w:val="Code"/>
          </w:pPr>
        </w:pPrChange>
      </w:pPr>
      <w:ins w:id="1982" w:author="Matthew T. Munson" w:date="2021-04-19T00:21:00Z">
        <w:del w:id="1983" w:author="Kelvin Sung" w:date="2021-04-22T15:00:00Z">
          <w:r w:rsidDel="004C1133">
            <w:delText xml:space="preserve">            1.0, 1.0,</w:delText>
          </w:r>
        </w:del>
      </w:ins>
    </w:p>
    <w:p w14:paraId="2A5B87C0" w14:textId="40F1B6C6" w:rsidR="00CF001F" w:rsidDel="004C1133" w:rsidRDefault="00CF001F">
      <w:pPr>
        <w:pStyle w:val="BodyTextFirst"/>
        <w:rPr>
          <w:ins w:id="1984" w:author="Matthew T. Munson" w:date="2021-04-19T00:21:00Z"/>
          <w:del w:id="1985" w:author="Kelvin Sung" w:date="2021-04-22T15:00:00Z"/>
        </w:rPr>
        <w:pPrChange w:id="1986" w:author="Kelvin Sung" w:date="2021-04-22T15:00:00Z">
          <w:pPr>
            <w:pStyle w:val="Code"/>
          </w:pPr>
        </w:pPrChange>
      </w:pPr>
      <w:ins w:id="1987" w:author="Matthew T. Munson" w:date="2021-04-19T00:21:00Z">
        <w:del w:id="1988" w:author="Kelvin Sung" w:date="2021-04-22T15:00:00Z">
          <w:r w:rsidDel="004C1133">
            <w:delText xml:space="preserve">            0.0, 1.0,</w:delText>
          </w:r>
        </w:del>
      </w:ins>
    </w:p>
    <w:p w14:paraId="14739E87" w14:textId="04722EE4" w:rsidR="00CF001F" w:rsidDel="004C1133" w:rsidRDefault="00CF001F">
      <w:pPr>
        <w:pStyle w:val="BodyTextFirst"/>
        <w:rPr>
          <w:ins w:id="1989" w:author="Matthew T. Munson" w:date="2021-04-19T00:21:00Z"/>
          <w:del w:id="1990" w:author="Kelvin Sung" w:date="2021-04-22T15:00:00Z"/>
        </w:rPr>
        <w:pPrChange w:id="1991" w:author="Kelvin Sung" w:date="2021-04-22T15:00:00Z">
          <w:pPr>
            <w:pStyle w:val="Code"/>
          </w:pPr>
        </w:pPrChange>
      </w:pPr>
      <w:ins w:id="1992" w:author="Matthew T. Munson" w:date="2021-04-19T00:21:00Z">
        <w:del w:id="1993" w:author="Kelvin Sung" w:date="2021-04-22T15:00:00Z">
          <w:r w:rsidDel="004C1133">
            <w:delText xml:space="preserve">            1.0, 0.0,</w:delText>
          </w:r>
        </w:del>
      </w:ins>
    </w:p>
    <w:p w14:paraId="3295695A" w14:textId="08F4C570" w:rsidR="00CF001F" w:rsidDel="004C1133" w:rsidRDefault="00CF001F">
      <w:pPr>
        <w:pStyle w:val="BodyTextFirst"/>
        <w:rPr>
          <w:ins w:id="1994" w:author="Matthew T. Munson" w:date="2021-04-19T00:21:00Z"/>
          <w:del w:id="1995" w:author="Kelvin Sung" w:date="2021-04-22T15:00:00Z"/>
        </w:rPr>
        <w:pPrChange w:id="1996" w:author="Kelvin Sung" w:date="2021-04-22T15:00:00Z">
          <w:pPr>
            <w:pStyle w:val="Code"/>
          </w:pPr>
        </w:pPrChange>
      </w:pPr>
      <w:ins w:id="1997" w:author="Matthew T. Munson" w:date="2021-04-19T00:21:00Z">
        <w:del w:id="1998" w:author="Kelvin Sung" w:date="2021-04-22T15:00:00Z">
          <w:r w:rsidDel="004C1133">
            <w:delText xml:space="preserve">            0.0, 0.0</w:delText>
          </w:r>
        </w:del>
      </w:ins>
    </w:p>
    <w:p w14:paraId="28F7600A" w14:textId="0E57EFDB" w:rsidR="00CF001F" w:rsidDel="004C1133" w:rsidRDefault="00CF001F">
      <w:pPr>
        <w:pStyle w:val="BodyTextFirst"/>
        <w:rPr>
          <w:ins w:id="1999" w:author="Matthew T. Munson" w:date="2021-04-19T00:21:00Z"/>
          <w:del w:id="2000" w:author="Kelvin Sung" w:date="2021-04-22T15:00:00Z"/>
        </w:rPr>
        <w:pPrChange w:id="2001" w:author="Kelvin Sung" w:date="2021-04-22T15:00:00Z">
          <w:pPr>
            <w:pStyle w:val="Code"/>
          </w:pPr>
        </w:pPrChange>
      </w:pPr>
      <w:ins w:id="2002" w:author="Matthew T. Munson" w:date="2021-04-19T00:21:00Z">
        <w:del w:id="2003" w:author="Kelvin Sung" w:date="2021-04-22T15:00:00Z">
          <w:r w:rsidDel="004C1133">
            <w:delText xml:space="preserve">        ];</w:delText>
          </w:r>
        </w:del>
      </w:ins>
    </w:p>
    <w:p w14:paraId="352C17E8" w14:textId="5E9955B6" w:rsidR="00CF001F" w:rsidDel="004C1133" w:rsidRDefault="00CF001F">
      <w:pPr>
        <w:pStyle w:val="BodyTextFirst"/>
        <w:rPr>
          <w:ins w:id="2004" w:author="Matthew T. Munson" w:date="2021-04-19T00:21:00Z"/>
          <w:del w:id="2005" w:author="Kelvin Sung" w:date="2021-04-22T15:00:00Z"/>
        </w:rPr>
        <w:pPrChange w:id="2006" w:author="Kelvin Sung" w:date="2021-04-22T15:00:00Z">
          <w:pPr>
            <w:pStyle w:val="Code"/>
          </w:pPr>
        </w:pPrChange>
      </w:pPr>
    </w:p>
    <w:p w14:paraId="779DE290" w14:textId="53697E54" w:rsidR="00CF001F" w:rsidDel="004C1133" w:rsidRDefault="00CF001F">
      <w:pPr>
        <w:pStyle w:val="BodyTextFirst"/>
        <w:rPr>
          <w:ins w:id="2007" w:author="Matthew T. Munson" w:date="2021-04-19T00:21:00Z"/>
          <w:del w:id="2008" w:author="Kelvin Sung" w:date="2021-04-22T15:00:00Z"/>
        </w:rPr>
        <w:pPrChange w:id="2009" w:author="Kelvin Sung" w:date="2021-04-22T15:00:00Z">
          <w:pPr>
            <w:pStyle w:val="Code"/>
          </w:pPr>
        </w:pPrChange>
      </w:pPr>
      <w:ins w:id="2010" w:author="Matthew T. Munson" w:date="2021-04-19T00:21:00Z">
        <w:del w:id="2011" w:author="Kelvin Sung" w:date="2021-04-22T15:00:00Z">
          <w:r w:rsidDel="004C1133">
            <w:delText xml:space="preserve">        let gl = glSys.get();</w:delText>
          </w:r>
        </w:del>
      </w:ins>
    </w:p>
    <w:p w14:paraId="7F09B2DB" w14:textId="1E16B89C" w:rsidR="00CF001F" w:rsidDel="004C1133" w:rsidRDefault="00CF001F">
      <w:pPr>
        <w:pStyle w:val="BodyTextFirst"/>
        <w:rPr>
          <w:ins w:id="2012" w:author="Matthew T. Munson" w:date="2021-04-19T00:21:00Z"/>
          <w:del w:id="2013" w:author="Kelvin Sung" w:date="2021-04-22T15:00:00Z"/>
        </w:rPr>
        <w:pPrChange w:id="2014" w:author="Kelvin Sung" w:date="2021-04-22T15:00:00Z">
          <w:pPr>
            <w:pStyle w:val="Code"/>
          </w:pPr>
        </w:pPrChange>
      </w:pPr>
      <w:ins w:id="2015" w:author="Matthew T. Munson" w:date="2021-04-19T00:21:00Z">
        <w:del w:id="2016" w:author="Kelvin Sung" w:date="2021-04-22T15:00:00Z">
          <w:r w:rsidDel="004C1133">
            <w:delText xml:space="preserve">        this.mTexCoordBuffer = gl.createBuffer();</w:delText>
          </w:r>
        </w:del>
      </w:ins>
    </w:p>
    <w:p w14:paraId="321F8833" w14:textId="68B4F73C" w:rsidR="00CF001F" w:rsidDel="004C1133" w:rsidRDefault="00CF001F">
      <w:pPr>
        <w:pStyle w:val="BodyTextFirst"/>
        <w:rPr>
          <w:ins w:id="2017" w:author="Matthew T. Munson" w:date="2021-04-19T00:21:00Z"/>
          <w:del w:id="2018" w:author="Kelvin Sung" w:date="2021-04-22T15:00:00Z"/>
        </w:rPr>
        <w:pPrChange w:id="2019" w:author="Kelvin Sung" w:date="2021-04-22T15:00:00Z">
          <w:pPr>
            <w:pStyle w:val="Code"/>
          </w:pPr>
        </w:pPrChange>
      </w:pPr>
    </w:p>
    <w:p w14:paraId="7EB8E41D" w14:textId="4D493C87" w:rsidR="00CF001F" w:rsidDel="004C1133" w:rsidRDefault="00CF001F">
      <w:pPr>
        <w:pStyle w:val="BodyTextFirst"/>
        <w:rPr>
          <w:ins w:id="2020" w:author="Matthew T. Munson" w:date="2021-04-19T00:21:00Z"/>
          <w:del w:id="2021" w:author="Kelvin Sung" w:date="2021-04-22T15:00:00Z"/>
        </w:rPr>
        <w:pPrChange w:id="2022" w:author="Kelvin Sung" w:date="2021-04-22T15:00:00Z">
          <w:pPr>
            <w:pStyle w:val="Code"/>
          </w:pPr>
        </w:pPrChange>
      </w:pPr>
      <w:ins w:id="2023" w:author="Matthew T. Munson" w:date="2021-04-19T00:21:00Z">
        <w:del w:id="2024" w:author="Kelvin Sung" w:date="2021-04-22T15:00:00Z">
          <w:r w:rsidDel="004C1133">
            <w:delText xml:space="preserve">        gl.bindBuffer(gl.ARRAY_BUFFER, this.mTexCoordBuffer);</w:delText>
          </w:r>
        </w:del>
      </w:ins>
    </w:p>
    <w:p w14:paraId="161439B4" w14:textId="2EF0F68D" w:rsidR="00CF001F" w:rsidDel="004C1133" w:rsidRDefault="00CF001F">
      <w:pPr>
        <w:pStyle w:val="BodyTextFirst"/>
        <w:rPr>
          <w:ins w:id="2025" w:author="Matthew T. Munson" w:date="2021-04-19T00:21:00Z"/>
          <w:del w:id="2026" w:author="Kelvin Sung" w:date="2021-04-22T15:00:00Z"/>
        </w:rPr>
        <w:pPrChange w:id="2027" w:author="Kelvin Sung" w:date="2021-04-22T15:00:00Z">
          <w:pPr>
            <w:pStyle w:val="Code"/>
          </w:pPr>
        </w:pPrChange>
      </w:pPr>
      <w:ins w:id="2028" w:author="Matthew T. Munson" w:date="2021-04-19T00:21:00Z">
        <w:del w:id="2029" w:author="Kelvin Sung" w:date="2021-04-22T15:00:00Z">
          <w:r w:rsidDel="004C1133">
            <w:delText xml:space="preserve">        gl.bufferData(gl.ARRAY_BUFFER, new Float32Array(initTexCoord), gl.DYNAMIC_DRAW);</w:delText>
          </w:r>
        </w:del>
      </w:ins>
    </w:p>
    <w:p w14:paraId="20F669F6" w14:textId="4C532E2A" w:rsidR="00CF001F" w:rsidDel="004C1133" w:rsidRDefault="00CF001F">
      <w:pPr>
        <w:pStyle w:val="BodyTextFirst"/>
        <w:rPr>
          <w:ins w:id="2030" w:author="Matthew T. Munson" w:date="2021-04-19T00:21:00Z"/>
          <w:del w:id="2031" w:author="Kelvin Sung" w:date="2021-04-22T15:00:00Z"/>
        </w:rPr>
        <w:pPrChange w:id="2032" w:author="Kelvin Sung" w:date="2021-04-22T15:00:00Z">
          <w:pPr>
            <w:pStyle w:val="Code"/>
          </w:pPr>
        </w:pPrChange>
      </w:pPr>
      <w:ins w:id="2033" w:author="Matthew T. Munson" w:date="2021-04-19T00:21:00Z">
        <w:del w:id="2034" w:author="Kelvin Sung" w:date="2021-04-22T15:00:00Z">
          <w:r w:rsidDel="004C1133">
            <w:delText xml:space="preserve">                // DYNAMIC_DRAW: says buffer content may change!</w:delText>
          </w:r>
        </w:del>
      </w:ins>
    </w:p>
    <w:p w14:paraId="2BDB5B86" w14:textId="19B5B00B" w:rsidR="006D40CB" w:rsidDel="004C1133" w:rsidRDefault="00CF001F">
      <w:pPr>
        <w:pStyle w:val="BodyTextFirst"/>
        <w:rPr>
          <w:del w:id="2035" w:author="Kelvin Sung" w:date="2021-04-22T15:00:00Z"/>
        </w:rPr>
        <w:pPrChange w:id="2036" w:author="Kelvin Sung" w:date="2021-04-22T15:00:00Z">
          <w:pPr>
            <w:pStyle w:val="Code"/>
          </w:pPr>
        </w:pPrChange>
      </w:pPr>
      <w:ins w:id="2037" w:author="Matthew T. Munson" w:date="2021-04-19T00:21:00Z">
        <w:del w:id="2038" w:author="Kelvin Sung" w:date="2021-04-22T15:00:00Z">
          <w:r w:rsidDel="004C1133">
            <w:delText xml:space="preserve">    }</w:delText>
          </w:r>
        </w:del>
      </w:ins>
      <w:del w:id="2039" w:author="Kelvin Sung" w:date="2021-04-22T15:00:00Z">
        <w:r w:rsidR="006D40CB" w:rsidRPr="006A27C6" w:rsidDel="004C1133">
          <w:delText>SpriteShader(vertexShaderPath, fragmentShaderPath)</w:delText>
        </w:r>
        <w:r w:rsidR="006D40CB" w:rsidDel="004C1133">
          <w:delText xml:space="preserve"> </w:delText>
        </w:r>
        <w:r w:rsidR="006D40CB" w:rsidRPr="006A27C6" w:rsidDel="004C1133">
          <w:delText>{</w:delText>
        </w:r>
      </w:del>
    </w:p>
    <w:p w14:paraId="7CD2A72F" w14:textId="6A2F5083" w:rsidR="00CF001F" w:rsidDel="004C1133" w:rsidRDefault="00CF001F">
      <w:pPr>
        <w:pStyle w:val="BodyTextFirst"/>
        <w:rPr>
          <w:ins w:id="2040" w:author="Matthew T. Munson" w:date="2021-04-19T00:21:00Z"/>
          <w:del w:id="2041" w:author="Kelvin Sung" w:date="2021-04-22T15:00:00Z"/>
        </w:rPr>
        <w:pPrChange w:id="2042" w:author="Kelvin Sung" w:date="2021-04-22T15:00:00Z">
          <w:pPr>
            <w:pStyle w:val="Code"/>
          </w:pPr>
        </w:pPrChange>
      </w:pPr>
    </w:p>
    <w:p w14:paraId="6723E47C" w14:textId="4A55739A" w:rsidR="00CF001F" w:rsidRPr="006A27C6" w:rsidDel="004C1133" w:rsidRDefault="00CF001F">
      <w:pPr>
        <w:pStyle w:val="BodyTextFirst"/>
        <w:rPr>
          <w:ins w:id="2043" w:author="Matthew T. Munson" w:date="2021-04-19T00:21:00Z"/>
          <w:del w:id="2044" w:author="Kelvin Sung" w:date="2021-04-22T15:00:00Z"/>
        </w:rPr>
        <w:pPrChange w:id="2045" w:author="Kelvin Sung" w:date="2021-04-22T15:00:00Z">
          <w:pPr>
            <w:pStyle w:val="Code"/>
          </w:pPr>
        </w:pPrChange>
      </w:pPr>
      <w:ins w:id="2046" w:author="Matthew T. Munson" w:date="2021-04-19T00:21:00Z">
        <w:del w:id="2047" w:author="Kelvin Sung" w:date="2021-04-22T15:00:00Z">
          <w:r w:rsidDel="004C1133">
            <w:delText>…</w:delText>
          </w:r>
        </w:del>
      </w:ins>
    </w:p>
    <w:p w14:paraId="1952F49B" w14:textId="3F9F1395" w:rsidR="006D40CB" w:rsidRPr="006A27C6" w:rsidDel="004C1133" w:rsidRDefault="006D40CB">
      <w:pPr>
        <w:pStyle w:val="BodyTextFirst"/>
        <w:rPr>
          <w:del w:id="2048" w:author="Kelvin Sung" w:date="2021-04-22T15:00:00Z"/>
        </w:rPr>
        <w:pPrChange w:id="2049" w:author="Kelvin Sung" w:date="2021-04-22T15:00:00Z">
          <w:pPr>
            <w:pStyle w:val="Code"/>
          </w:pPr>
        </w:pPrChange>
      </w:pPr>
      <w:del w:id="2050" w:author="Kelvin Sung" w:date="2021-04-22T15:00:00Z">
        <w:r w:rsidRPr="006A27C6" w:rsidDel="004C1133">
          <w:delText xml:space="preserve">    // Call s</w:delText>
        </w:r>
        <w:r w:rsidDel="004C1133">
          <w:delText>u</w:delText>
        </w:r>
        <w:r w:rsidRPr="006A27C6" w:rsidDel="004C1133">
          <w:delText>per class constructor</w:delText>
        </w:r>
      </w:del>
    </w:p>
    <w:p w14:paraId="1E7E9861" w14:textId="797D2171" w:rsidR="006D40CB" w:rsidRPr="006A27C6" w:rsidDel="004C1133" w:rsidRDefault="006D40CB">
      <w:pPr>
        <w:pStyle w:val="BodyTextFirst"/>
        <w:rPr>
          <w:del w:id="2051" w:author="Kelvin Sung" w:date="2021-04-22T15:00:00Z"/>
        </w:rPr>
        <w:pPrChange w:id="2052" w:author="Kelvin Sung" w:date="2021-04-22T15:00:00Z">
          <w:pPr>
            <w:pStyle w:val="Code"/>
          </w:pPr>
        </w:pPrChange>
      </w:pPr>
      <w:del w:id="2053" w:author="Kelvin Sung" w:date="2021-04-22T15:00:00Z">
        <w:r w:rsidRPr="006A27C6" w:rsidDel="004C1133">
          <w:delText xml:space="preserve">    TextureShader.call(this, vertexShaderPath, fragmentShaderPath); </w:delText>
        </w:r>
      </w:del>
    </w:p>
    <w:p w14:paraId="79A8924F" w14:textId="4BAA38BD" w:rsidR="006D40CB" w:rsidRPr="006A27C6" w:rsidDel="004C1133" w:rsidRDefault="006D40CB">
      <w:pPr>
        <w:pStyle w:val="BodyTextFirst"/>
        <w:rPr>
          <w:del w:id="2054" w:author="Kelvin Sung" w:date="2021-04-22T15:00:00Z"/>
        </w:rPr>
        <w:pPrChange w:id="2055" w:author="Kelvin Sung" w:date="2021-04-22T15:00:00Z">
          <w:pPr>
            <w:pStyle w:val="Code"/>
          </w:pPr>
        </w:pPrChange>
      </w:pPr>
      <w:del w:id="2056" w:author="Kelvin Sung" w:date="2021-04-22T15:00:00Z">
        <w:r w:rsidRPr="006A27C6" w:rsidDel="004C1133">
          <w:delText xml:space="preserve">    </w:delText>
        </w:r>
      </w:del>
    </w:p>
    <w:p w14:paraId="5301CF11" w14:textId="0022E315" w:rsidR="006D40CB" w:rsidRPr="006A27C6" w:rsidDel="004C1133" w:rsidRDefault="006D40CB">
      <w:pPr>
        <w:pStyle w:val="BodyTextFirst"/>
        <w:rPr>
          <w:del w:id="2057" w:author="Kelvin Sung" w:date="2021-04-22T15:00:00Z"/>
        </w:rPr>
        <w:pPrChange w:id="2058" w:author="Kelvin Sung" w:date="2021-04-22T15:00:00Z">
          <w:pPr>
            <w:pStyle w:val="Code"/>
          </w:pPr>
        </w:pPrChange>
      </w:pPr>
      <w:del w:id="2059" w:author="Kelvin Sung" w:date="2021-04-22T15:00:00Z">
        <w:r w:rsidRPr="006A27C6" w:rsidDel="004C1133">
          <w:delText xml:space="preserve">    this.</w:delText>
        </w:r>
        <w:r w:rsidDel="004C1133">
          <w:delText>m</w:delText>
        </w:r>
        <w:r w:rsidRPr="006A27C6" w:rsidDel="004C1133">
          <w:delText>TexCoordBuffer = null; // gl buffer containing texture coordinate</w:delText>
        </w:r>
      </w:del>
    </w:p>
    <w:p w14:paraId="0771AE73" w14:textId="022C82B2" w:rsidR="006D40CB" w:rsidRPr="006A27C6" w:rsidDel="004C1133" w:rsidRDefault="006D40CB">
      <w:pPr>
        <w:pStyle w:val="BodyTextFirst"/>
        <w:rPr>
          <w:del w:id="2060" w:author="Kelvin Sung" w:date="2021-04-22T15:00:00Z"/>
        </w:rPr>
        <w:pPrChange w:id="2061" w:author="Kelvin Sung" w:date="2021-04-22T15:00:00Z">
          <w:pPr>
            <w:pStyle w:val="Code"/>
          </w:pPr>
        </w:pPrChange>
      </w:pPr>
      <w:del w:id="2062" w:author="Kelvin Sung" w:date="2021-04-22T15:00:00Z">
        <w:r w:rsidRPr="006A27C6" w:rsidDel="004C1133">
          <w:delText xml:space="preserve">    var initTexCoord = [</w:delText>
        </w:r>
      </w:del>
    </w:p>
    <w:p w14:paraId="2F3E1B24" w14:textId="5F6F6A0B" w:rsidR="006D40CB" w:rsidRPr="006A27C6" w:rsidDel="004C1133" w:rsidRDefault="006D40CB">
      <w:pPr>
        <w:pStyle w:val="BodyTextFirst"/>
        <w:rPr>
          <w:del w:id="2063" w:author="Kelvin Sung" w:date="2021-04-22T15:00:00Z"/>
        </w:rPr>
        <w:pPrChange w:id="2064" w:author="Kelvin Sung" w:date="2021-04-22T15:00:00Z">
          <w:pPr>
            <w:pStyle w:val="Code"/>
          </w:pPr>
        </w:pPrChange>
      </w:pPr>
      <w:del w:id="2065" w:author="Kelvin Sung" w:date="2021-04-22T15:00:00Z">
        <w:r w:rsidRPr="006A27C6" w:rsidDel="004C1133">
          <w:delText xml:space="preserve">      1.0, 1.0,</w:delText>
        </w:r>
      </w:del>
    </w:p>
    <w:p w14:paraId="7CA3F1BE" w14:textId="5FD57B1A" w:rsidR="006D40CB" w:rsidRPr="006A27C6" w:rsidDel="004C1133" w:rsidRDefault="006D40CB">
      <w:pPr>
        <w:pStyle w:val="BodyTextFirst"/>
        <w:rPr>
          <w:del w:id="2066" w:author="Kelvin Sung" w:date="2021-04-22T15:00:00Z"/>
        </w:rPr>
        <w:pPrChange w:id="2067" w:author="Kelvin Sung" w:date="2021-04-22T15:00:00Z">
          <w:pPr>
            <w:pStyle w:val="Code"/>
          </w:pPr>
        </w:pPrChange>
      </w:pPr>
      <w:del w:id="2068" w:author="Kelvin Sung" w:date="2021-04-22T15:00:00Z">
        <w:r w:rsidRPr="006A27C6" w:rsidDel="004C1133">
          <w:delText xml:space="preserve">      0.0, 1.0,</w:delText>
        </w:r>
      </w:del>
    </w:p>
    <w:p w14:paraId="387DF2AC" w14:textId="0D696762" w:rsidR="006D40CB" w:rsidRPr="006A27C6" w:rsidDel="004C1133" w:rsidRDefault="006D40CB">
      <w:pPr>
        <w:pStyle w:val="BodyTextFirst"/>
        <w:rPr>
          <w:del w:id="2069" w:author="Kelvin Sung" w:date="2021-04-22T15:00:00Z"/>
        </w:rPr>
        <w:pPrChange w:id="2070" w:author="Kelvin Sung" w:date="2021-04-22T15:00:00Z">
          <w:pPr>
            <w:pStyle w:val="Code"/>
          </w:pPr>
        </w:pPrChange>
      </w:pPr>
      <w:del w:id="2071" w:author="Kelvin Sung" w:date="2021-04-22T15:00:00Z">
        <w:r w:rsidRPr="006A27C6" w:rsidDel="004C1133">
          <w:delText xml:space="preserve">      1.0, 0.0,</w:delText>
        </w:r>
      </w:del>
    </w:p>
    <w:p w14:paraId="52D372A5" w14:textId="3FABA46D" w:rsidR="006D40CB" w:rsidRPr="006A27C6" w:rsidDel="004C1133" w:rsidRDefault="006D40CB">
      <w:pPr>
        <w:pStyle w:val="BodyTextFirst"/>
        <w:rPr>
          <w:del w:id="2072" w:author="Kelvin Sung" w:date="2021-04-22T15:00:00Z"/>
        </w:rPr>
        <w:pPrChange w:id="2073" w:author="Kelvin Sung" w:date="2021-04-22T15:00:00Z">
          <w:pPr>
            <w:pStyle w:val="Code"/>
          </w:pPr>
        </w:pPrChange>
      </w:pPr>
      <w:del w:id="2074" w:author="Kelvin Sung" w:date="2021-04-22T15:00:00Z">
        <w:r w:rsidRPr="006A27C6" w:rsidDel="004C1133">
          <w:delText xml:space="preserve">      </w:delText>
        </w:r>
        <w:r w:rsidDel="004C1133">
          <w:delText>0.</w:delText>
        </w:r>
        <w:r w:rsidRPr="006A27C6" w:rsidDel="004C1133">
          <w:delText xml:space="preserve">0, 0.0  </w:delText>
        </w:r>
      </w:del>
    </w:p>
    <w:p w14:paraId="14E20CB2" w14:textId="58D79065" w:rsidR="006D40CB" w:rsidRPr="006A27C6" w:rsidDel="004C1133" w:rsidRDefault="006D40CB">
      <w:pPr>
        <w:pStyle w:val="BodyTextFirst"/>
        <w:rPr>
          <w:del w:id="2075" w:author="Kelvin Sung" w:date="2021-04-22T15:00:00Z"/>
        </w:rPr>
        <w:pPrChange w:id="2076" w:author="Kelvin Sung" w:date="2021-04-22T15:00:00Z">
          <w:pPr>
            <w:pStyle w:val="Code"/>
          </w:pPr>
        </w:pPrChange>
      </w:pPr>
      <w:del w:id="2077" w:author="Kelvin Sung" w:date="2021-04-22T15:00:00Z">
        <w:r w:rsidRPr="006A27C6" w:rsidDel="004C1133">
          <w:delText xml:space="preserve">    ];</w:delText>
        </w:r>
      </w:del>
    </w:p>
    <w:p w14:paraId="3F0DB998" w14:textId="76B05C1F" w:rsidR="006D40CB" w:rsidRPr="006A27C6" w:rsidDel="004C1133" w:rsidRDefault="006D40CB">
      <w:pPr>
        <w:pStyle w:val="BodyTextFirst"/>
        <w:rPr>
          <w:del w:id="2078" w:author="Kelvin Sung" w:date="2021-04-22T15:00:00Z"/>
        </w:rPr>
        <w:pPrChange w:id="2079" w:author="Kelvin Sung" w:date="2021-04-22T15:00:00Z">
          <w:pPr>
            <w:pStyle w:val="Code"/>
          </w:pPr>
        </w:pPrChange>
      </w:pPr>
      <w:del w:id="2080" w:author="Kelvin Sung" w:date="2021-04-22T15:00:00Z">
        <w:r w:rsidRPr="006A27C6" w:rsidDel="004C1133">
          <w:delText xml:space="preserve">    </w:delText>
        </w:r>
      </w:del>
    </w:p>
    <w:p w14:paraId="0C95C727" w14:textId="2DDF11F1" w:rsidR="006D40CB" w:rsidRPr="006A27C6" w:rsidDel="004C1133" w:rsidRDefault="006D40CB">
      <w:pPr>
        <w:pStyle w:val="BodyTextFirst"/>
        <w:rPr>
          <w:del w:id="2081" w:author="Kelvin Sung" w:date="2021-04-22T15:00:00Z"/>
        </w:rPr>
        <w:pPrChange w:id="2082" w:author="Kelvin Sung" w:date="2021-04-22T15:00:00Z">
          <w:pPr>
            <w:pStyle w:val="Code"/>
          </w:pPr>
        </w:pPrChange>
      </w:pPr>
      <w:del w:id="2083" w:author="Kelvin Sung" w:date="2021-04-22T15:00:00Z">
        <w:r w:rsidRPr="006A27C6" w:rsidDel="004C1133">
          <w:delText xml:space="preserve">    var gl = gEngine.Core.</w:delText>
        </w:r>
        <w:r w:rsidDel="004C1133">
          <w:delText>get</w:delText>
        </w:r>
        <w:r w:rsidRPr="006A27C6" w:rsidDel="004C1133">
          <w:delText>GL();</w:delText>
        </w:r>
      </w:del>
    </w:p>
    <w:p w14:paraId="6905C8DB" w14:textId="4A08E68C" w:rsidR="006D40CB" w:rsidRPr="006A27C6" w:rsidDel="004C1133" w:rsidRDefault="006D40CB">
      <w:pPr>
        <w:pStyle w:val="BodyTextFirst"/>
        <w:rPr>
          <w:del w:id="2084" w:author="Kelvin Sung" w:date="2021-04-22T15:00:00Z"/>
        </w:rPr>
        <w:pPrChange w:id="2085" w:author="Kelvin Sung" w:date="2021-04-22T15:00:00Z">
          <w:pPr>
            <w:pStyle w:val="Code"/>
          </w:pPr>
        </w:pPrChange>
      </w:pPr>
      <w:del w:id="2086" w:author="Kelvin Sung" w:date="2021-04-22T15:00:00Z">
        <w:r w:rsidRPr="006A27C6" w:rsidDel="004C1133">
          <w:delText xml:space="preserve">    this.</w:delText>
        </w:r>
        <w:r w:rsidDel="004C1133">
          <w:delText>m</w:delText>
        </w:r>
        <w:r w:rsidRPr="006A27C6" w:rsidDel="004C1133">
          <w:delText>TexCoordBuffer = gl.createBuffer();</w:delText>
        </w:r>
      </w:del>
    </w:p>
    <w:p w14:paraId="1DF76169" w14:textId="0D1C74FD" w:rsidR="006D40CB" w:rsidRPr="006A27C6" w:rsidDel="004C1133" w:rsidRDefault="006D40CB">
      <w:pPr>
        <w:pStyle w:val="BodyTextFirst"/>
        <w:rPr>
          <w:del w:id="2087" w:author="Kelvin Sung" w:date="2021-04-22T15:00:00Z"/>
        </w:rPr>
        <w:pPrChange w:id="2088" w:author="Kelvin Sung" w:date="2021-04-22T15:00:00Z">
          <w:pPr>
            <w:pStyle w:val="Code"/>
          </w:pPr>
        </w:pPrChange>
      </w:pPr>
      <w:del w:id="2089"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660C98B" w14:textId="5AFE0B28" w:rsidR="006D40CB" w:rsidRPr="006A27C6" w:rsidDel="004C1133" w:rsidRDefault="006D40CB">
      <w:pPr>
        <w:pStyle w:val="BodyTextFirst"/>
        <w:rPr>
          <w:del w:id="2090" w:author="Kelvin Sung" w:date="2021-04-22T15:00:00Z"/>
        </w:rPr>
        <w:pPrChange w:id="2091" w:author="Kelvin Sung" w:date="2021-04-22T15:00:00Z">
          <w:pPr>
            <w:pStyle w:val="Code"/>
          </w:pPr>
        </w:pPrChange>
      </w:pPr>
      <w:del w:id="2092" w:author="Kelvin Sung" w:date="2021-04-22T15:00:00Z">
        <w:r w:rsidRPr="006A27C6" w:rsidDel="004C1133">
          <w:lastRenderedPageBreak/>
          <w:delText xml:space="preserve">    gl.bufferData(gl.ARRAY_BUFFER, new Float32Array(initTexCoord), gl.DYNAMIC_DRAW);</w:delText>
        </w:r>
      </w:del>
    </w:p>
    <w:p w14:paraId="3A20AF84" w14:textId="7659127A" w:rsidR="006D40CB" w:rsidRPr="006A27C6" w:rsidDel="004C1133" w:rsidRDefault="006D40CB">
      <w:pPr>
        <w:pStyle w:val="BodyTextFirst"/>
        <w:rPr>
          <w:del w:id="2093" w:author="Kelvin Sung" w:date="2021-04-22T15:00:00Z"/>
        </w:rPr>
        <w:pPrChange w:id="2094" w:author="Kelvin Sung" w:date="2021-04-22T15:00:00Z">
          <w:pPr>
            <w:pStyle w:val="Code"/>
          </w:pPr>
        </w:pPrChange>
      </w:pPr>
      <w:del w:id="2095" w:author="Kelvin Sung" w:date="2021-04-22T15:00:00Z">
        <w:r w:rsidRPr="006A27C6" w:rsidDel="004C1133">
          <w:delText>}</w:delText>
        </w:r>
      </w:del>
    </w:p>
    <w:p w14:paraId="12FA2283" w14:textId="2E2D3958" w:rsidR="006D40CB" w:rsidRPr="006A27C6" w:rsidDel="004C1133" w:rsidRDefault="006D40CB">
      <w:pPr>
        <w:pStyle w:val="BodyTextFirst"/>
        <w:rPr>
          <w:del w:id="2096" w:author="Kelvin Sung" w:date="2021-04-22T15:00:00Z"/>
        </w:rPr>
        <w:pPrChange w:id="2097" w:author="Kelvin Sung" w:date="2021-04-22T15:00:00Z">
          <w:pPr>
            <w:pStyle w:val="Code"/>
          </w:pPr>
        </w:pPrChange>
      </w:pPr>
      <w:del w:id="2098" w:author="Kelvin Sung" w:date="2021-04-22T15:00:00Z">
        <w:r w:rsidRPr="006A27C6" w:rsidDel="004C1133">
          <w:delText>// get all the prototype functions from SimpleShader</w:delText>
        </w:r>
      </w:del>
    </w:p>
    <w:p w14:paraId="42F429BE" w14:textId="548F13BA" w:rsidR="00CF001F" w:rsidRPr="006A27C6" w:rsidDel="004C1133" w:rsidRDefault="006D40CB">
      <w:pPr>
        <w:pStyle w:val="BodyTextFirst"/>
        <w:rPr>
          <w:del w:id="2099" w:author="Kelvin Sung" w:date="2021-04-22T15:00:00Z"/>
        </w:rPr>
        <w:pPrChange w:id="2100" w:author="Kelvin Sung" w:date="2021-04-22T15:00:00Z">
          <w:pPr>
            <w:pStyle w:val="Code"/>
          </w:pPr>
        </w:pPrChange>
      </w:pPr>
      <w:del w:id="2101" w:author="Kelvin Sung" w:date="2021-04-22T15:00:00Z">
        <w:r w:rsidRPr="006A27C6" w:rsidDel="004C1133">
          <w:delText>gEngine.Core.</w:delText>
        </w:r>
        <w:r w:rsidDel="004C1133">
          <w:delText>inheritPrototype</w:delText>
        </w:r>
        <w:r w:rsidRPr="006A27C6" w:rsidDel="004C1133">
          <w:delText>(SpriteShader, TextureShader);</w:delText>
        </w:r>
      </w:del>
    </w:p>
    <w:p w14:paraId="3499F1F1" w14:textId="302CE29C" w:rsidR="006D40CB" w:rsidRPr="006A27C6" w:rsidDel="004C1133" w:rsidRDefault="006D40CB">
      <w:pPr>
        <w:pStyle w:val="BodyTextFirst"/>
        <w:rPr>
          <w:del w:id="2102" w:author="Kelvin Sung" w:date="2021-04-22T15:00:00Z"/>
        </w:rPr>
        <w:pPrChange w:id="2103" w:author="Kelvin Sung" w:date="2021-04-22T15:00:00Z">
          <w:pPr>
            <w:pStyle w:val="BodyTextCont"/>
          </w:pPr>
        </w:pPrChange>
      </w:pPr>
      <w:del w:id="2104" w:author="Kelvin Sung" w:date="2021-04-22T15:00:00Z">
        <w:r w:rsidRPr="006A27C6" w:rsidDel="004C1133">
          <w:rPr>
            <w:rStyle w:val="CodeInline"/>
          </w:rPr>
          <w:delText>SpriteShader</w:delText>
        </w:r>
        <w:r w:rsidRPr="006A27C6" w:rsidDel="004C1133">
          <w:delText xml:space="preserve"> </w:delText>
        </w:r>
        <w:r w:rsidDel="004C1133">
          <w:delText xml:space="preserve">defines </w:delText>
        </w:r>
        <w:r w:rsidRPr="006A27C6" w:rsidDel="004C1133">
          <w:delText xml:space="preserve">its own texture coordinate buffer in </w:delText>
        </w:r>
        <w:r w:rsidDel="004C1133">
          <w:delText xml:space="preserve">WebGL, and the reference to this buffer is kept by </w:delText>
        </w:r>
        <w:r w:rsidRPr="00FD40C8" w:rsidDel="004C1133">
          <w:rPr>
            <w:rStyle w:val="CodeInline"/>
          </w:rPr>
          <w:delText>mTexCoordBuffer</w:delText>
        </w:r>
        <w:r w:rsidDel="004C1133">
          <w:delText>.</w:delText>
        </w:r>
        <w:r w:rsidRPr="006A27C6" w:rsidDel="004C1133">
          <w:delText xml:space="preserve"> Notice that </w:delText>
        </w:r>
        <w:r w:rsidDel="004C1133">
          <w:delText xml:space="preserve">in the previous code </w:delText>
        </w:r>
        <w:commentRangeStart w:id="2105"/>
        <w:r w:rsidDel="004C1133">
          <w:delText xml:space="preserve">when creating this buffer in the </w:delText>
        </w:r>
        <w:r w:rsidRPr="00641138" w:rsidDel="004C1133">
          <w:rPr>
            <w:rStyle w:val="CodeInline"/>
          </w:rPr>
          <w:delText>gl.bufferData()</w:delText>
        </w:r>
        <w:r w:rsidDel="004C1133">
          <w:delText xml:space="preserve"> </w:delText>
        </w:r>
        <w:commentRangeEnd w:id="2105"/>
        <w:r w:rsidR="006B3BB7" w:rsidDel="004C1133">
          <w:rPr>
            <w:rStyle w:val="CommentReference"/>
            <w:rFonts w:asciiTheme="minorHAnsi" w:hAnsiTheme="minorHAnsi"/>
          </w:rPr>
          <w:commentReference w:id="2105"/>
        </w:r>
        <w:r w:rsidDel="004C1133">
          <w:delText xml:space="preserve">function, the </w:delText>
        </w:r>
        <w:r w:rsidRPr="006A27C6" w:rsidDel="004C1133">
          <w:rPr>
            <w:rStyle w:val="CodeInline"/>
          </w:rPr>
          <w:delText>DYNAMIC_DRAW</w:delText>
        </w:r>
        <w:r w:rsidDel="004C1133">
          <w:delText xml:space="preserve"> option is specified. This is compared with the </w:delText>
        </w:r>
        <w:r w:rsidDel="004C1133">
          <w:rPr>
            <w:rStyle w:val="CodeInline"/>
          </w:rPr>
          <w:delText>STATIC</w:delText>
        </w:r>
        <w:r w:rsidRPr="006A27C6" w:rsidDel="004C1133">
          <w:rPr>
            <w:rStyle w:val="CodeInline"/>
          </w:rPr>
          <w:delText>_DRAW</w:delText>
        </w:r>
        <w:r w:rsidDel="004C1133">
          <w:delText xml:space="preserve"> option used in </w:delText>
        </w:r>
        <w:r w:rsidRPr="00AA4B49" w:rsidDel="004C1133">
          <w:rPr>
            <w:rStyle w:val="CodeInline"/>
          </w:rPr>
          <w:delText>Engine_</w:delText>
        </w:r>
      </w:del>
      <w:ins w:id="2106" w:author="Matthew T. Munson" w:date="2021-04-19T00:28:00Z">
        <w:del w:id="2107" w:author="Kelvin Sung" w:date="2021-04-22T15:00:00Z">
          <w:r w:rsidR="006B3BB7" w:rsidDel="004C1133">
            <w:rPr>
              <w:rStyle w:val="CodeInline"/>
            </w:rPr>
            <w:delText>v</w:delText>
          </w:r>
        </w:del>
      </w:ins>
      <w:del w:id="2108" w:author="Kelvin Sung" w:date="2021-04-22T15:00:00Z">
        <w:r w:rsidRPr="00AA4B49" w:rsidDel="004C1133">
          <w:rPr>
            <w:rStyle w:val="CodeInline"/>
          </w:rPr>
          <w:delText>Vertex</w:delText>
        </w:r>
      </w:del>
      <w:ins w:id="2109" w:author="Matthew T. Munson" w:date="2021-04-19T00:28:00Z">
        <w:del w:id="2110" w:author="Kelvin Sung" w:date="2021-04-22T15:00:00Z">
          <w:r w:rsidR="006B3BB7" w:rsidDel="004C1133">
            <w:rPr>
              <w:rStyle w:val="CodeInline"/>
            </w:rPr>
            <w:delText>_b</w:delText>
          </w:r>
        </w:del>
      </w:ins>
      <w:del w:id="2111" w:author="Kelvin Sung" w:date="2021-04-22T15:00:00Z">
        <w:r w:rsidRPr="00AA4B49" w:rsidDel="004C1133">
          <w:rPr>
            <w:rStyle w:val="CodeInline"/>
          </w:rPr>
          <w:delText>Buffer.js</w:delText>
        </w:r>
        <w:r w:rsidDel="004C1133">
          <w:delText xml:space="preserve"> when defining the system default texture coordinate buffer. In this case, the dynamic option informs the WebGL graphics system that the content to this buffer will be subject to changes.</w:delText>
        </w:r>
      </w:del>
    </w:p>
    <w:p w14:paraId="10E36A18" w14:textId="2D57D5FD" w:rsidR="006D40CB" w:rsidRPr="006A27C6" w:rsidDel="004C1133" w:rsidRDefault="006D40CB">
      <w:pPr>
        <w:pStyle w:val="BodyTextFirst"/>
        <w:rPr>
          <w:del w:id="2112" w:author="Kelvin Sung" w:date="2021-04-22T15:00:00Z"/>
        </w:rPr>
        <w:pPrChange w:id="2113" w:author="Kelvin Sung" w:date="2021-04-22T15:00:00Z">
          <w:pPr>
            <w:pStyle w:val="NumList"/>
            <w:numPr>
              <w:numId w:val="14"/>
            </w:numPr>
          </w:pPr>
        </w:pPrChange>
      </w:pPr>
      <w:commentRangeStart w:id="2114"/>
      <w:del w:id="2115" w:author="Kelvin Sung" w:date="2021-04-22T15:00:00Z">
        <w:r w:rsidRPr="006D40CB" w:rsidDel="004C1133">
          <w:delText>Define</w:delText>
        </w:r>
        <w:r w:rsidRPr="006A27C6" w:rsidDel="004C1133">
          <w:delText xml:space="preserve"> a function to </w:delText>
        </w:r>
        <w:r w:rsidDel="004C1133">
          <w:delText>set</w:delText>
        </w:r>
        <w:r w:rsidDel="004C1133">
          <w:fldChar w:fldCharType="begin"/>
        </w:r>
        <w:r w:rsidDel="004C1133">
          <w:delInstrText xml:space="preserve"> XE "</w:delInstrText>
        </w:r>
        <w:r w:rsidRPr="004F046C" w:rsidDel="004C1133">
          <w:delInstrText>Sprite sheets:GLSL texture shaders</w:delInstrText>
        </w:r>
        <w:r w:rsidDel="004C1133">
          <w:delInstrText xml:space="preserve">" </w:delInstrText>
        </w:r>
        <w:r w:rsidDel="004C1133">
          <w:fldChar w:fldCharType="end"/>
        </w:r>
        <w:r w:rsidDel="004C1133">
          <w:delText xml:space="preserve"> the WebGL texture coordinate buffer.</w:delText>
        </w:r>
        <w:commentRangeEnd w:id="2114"/>
        <w:r w:rsidR="006B3BB7" w:rsidDel="004C1133">
          <w:rPr>
            <w:rStyle w:val="CommentReference"/>
            <w:rFonts w:asciiTheme="minorHAnsi" w:hAnsiTheme="minorHAnsi"/>
          </w:rPr>
          <w:commentReference w:id="2114"/>
        </w:r>
      </w:del>
    </w:p>
    <w:p w14:paraId="7F69CF64" w14:textId="47FBDD32" w:rsidR="006D40CB" w:rsidRPr="006A27C6" w:rsidDel="004C1133" w:rsidRDefault="006D40CB">
      <w:pPr>
        <w:pStyle w:val="BodyTextFirst"/>
        <w:rPr>
          <w:del w:id="2116" w:author="Kelvin Sung" w:date="2021-04-22T15:00:00Z"/>
        </w:rPr>
        <w:pPrChange w:id="2117" w:author="Kelvin Sung" w:date="2021-04-22T15:00:00Z">
          <w:pPr>
            <w:pStyle w:val="Code"/>
          </w:pPr>
        </w:pPrChange>
      </w:pPr>
      <w:commentRangeStart w:id="2118"/>
      <w:del w:id="2119" w:author="Kelvin Sung" w:date="2021-04-22T15:00:00Z">
        <w:r w:rsidRPr="006A27C6" w:rsidDel="004C1133">
          <w:delText>SpriteShader.prototype.</w:delText>
        </w:r>
        <w:r w:rsidDel="004C1133">
          <w:delText>set</w:delText>
        </w:r>
        <w:r w:rsidRPr="006A27C6" w:rsidDel="004C1133">
          <w:delText>TextureCoordinate = function(texCoord)</w:delText>
        </w:r>
        <w:r w:rsidDel="004C1133">
          <w:delText xml:space="preserve"> </w:delText>
        </w:r>
        <w:r w:rsidRPr="006A27C6" w:rsidDel="004C1133">
          <w:delText>{</w:delText>
        </w:r>
      </w:del>
    </w:p>
    <w:p w14:paraId="194623C5" w14:textId="220380F9" w:rsidR="006D40CB" w:rsidRPr="006A27C6" w:rsidDel="004C1133" w:rsidRDefault="006D40CB">
      <w:pPr>
        <w:pStyle w:val="BodyTextFirst"/>
        <w:rPr>
          <w:del w:id="2120" w:author="Kelvin Sung" w:date="2021-04-22T15:00:00Z"/>
        </w:rPr>
        <w:pPrChange w:id="2121" w:author="Kelvin Sung" w:date="2021-04-22T15:00:00Z">
          <w:pPr>
            <w:pStyle w:val="Code"/>
          </w:pPr>
        </w:pPrChange>
      </w:pPr>
      <w:del w:id="2122" w:author="Kelvin Sung" w:date="2021-04-22T15:00:00Z">
        <w:r w:rsidRPr="006A27C6" w:rsidDel="004C1133">
          <w:delText xml:space="preserve">    var gl = gEngine.Core.</w:delText>
        </w:r>
        <w:r w:rsidDel="004C1133">
          <w:delText>get</w:delText>
        </w:r>
        <w:r w:rsidRPr="006A27C6" w:rsidDel="004C1133">
          <w:delText>GL();</w:delText>
        </w:r>
      </w:del>
    </w:p>
    <w:p w14:paraId="32D6FA89" w14:textId="7953FD0E" w:rsidR="006D40CB" w:rsidRPr="006A27C6" w:rsidDel="004C1133" w:rsidRDefault="006D40CB">
      <w:pPr>
        <w:pStyle w:val="BodyTextFirst"/>
        <w:rPr>
          <w:del w:id="2123" w:author="Kelvin Sung" w:date="2021-04-22T15:00:00Z"/>
        </w:rPr>
        <w:pPrChange w:id="2124" w:author="Kelvin Sung" w:date="2021-04-22T15:00:00Z">
          <w:pPr>
            <w:pStyle w:val="Code"/>
          </w:pPr>
        </w:pPrChange>
      </w:pPr>
      <w:del w:id="2125"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7C56158F" w14:textId="3155CD0D" w:rsidR="006D40CB" w:rsidRPr="006A27C6" w:rsidDel="004C1133" w:rsidRDefault="006D40CB">
      <w:pPr>
        <w:pStyle w:val="BodyTextFirst"/>
        <w:rPr>
          <w:del w:id="2126" w:author="Kelvin Sung" w:date="2021-04-22T15:00:00Z"/>
        </w:rPr>
        <w:pPrChange w:id="2127" w:author="Kelvin Sung" w:date="2021-04-22T15:00:00Z">
          <w:pPr>
            <w:pStyle w:val="Code"/>
          </w:pPr>
        </w:pPrChange>
      </w:pPr>
      <w:del w:id="2128" w:author="Kelvin Sung" w:date="2021-04-22T15:00:00Z">
        <w:r w:rsidRPr="006A27C6" w:rsidDel="004C1133">
          <w:delText xml:space="preserve">    gl.bufferSubData(gl.ARRAY_BUFFER, 0, new Float32Array(texCoord));</w:delText>
        </w:r>
      </w:del>
    </w:p>
    <w:p w14:paraId="0D860D35" w14:textId="04DA524A" w:rsidR="006D40CB" w:rsidRPr="006A27C6" w:rsidDel="004C1133" w:rsidRDefault="006D40CB">
      <w:pPr>
        <w:pStyle w:val="BodyTextFirst"/>
        <w:rPr>
          <w:del w:id="2129" w:author="Kelvin Sung" w:date="2021-04-22T15:00:00Z"/>
        </w:rPr>
        <w:pPrChange w:id="2130" w:author="Kelvin Sung" w:date="2021-04-22T15:00:00Z">
          <w:pPr>
            <w:pStyle w:val="Code"/>
          </w:pPr>
        </w:pPrChange>
      </w:pPr>
      <w:del w:id="2131" w:author="Kelvin Sung" w:date="2021-04-22T15:00:00Z">
        <w:r w:rsidRPr="006A27C6" w:rsidDel="004C1133">
          <w:delText>};</w:delText>
        </w:r>
        <w:commentRangeEnd w:id="2118"/>
        <w:r w:rsidR="00C842A9" w:rsidDel="004C1133">
          <w:rPr>
            <w:rStyle w:val="CommentReference"/>
            <w:rFonts w:asciiTheme="minorHAnsi" w:hAnsiTheme="minorHAnsi"/>
          </w:rPr>
          <w:commentReference w:id="2118"/>
        </w:r>
      </w:del>
    </w:p>
    <w:p w14:paraId="6AB56046" w14:textId="4B73ED03" w:rsidR="006D40CB" w:rsidRPr="005471C1" w:rsidDel="004C1133" w:rsidRDefault="006D40CB">
      <w:pPr>
        <w:pStyle w:val="BodyTextFirst"/>
        <w:rPr>
          <w:del w:id="2132" w:author="Kelvin Sung" w:date="2021-04-22T15:00:00Z"/>
        </w:rPr>
        <w:pPrChange w:id="2133" w:author="Kelvin Sung" w:date="2021-04-22T15:00:00Z">
          <w:pPr>
            <w:pStyle w:val="BodyTextCont"/>
          </w:pPr>
        </w:pPrChange>
      </w:pPr>
      <w:del w:id="2134" w:author="Kelvin Sung" w:date="2021-04-22T15:00:00Z">
        <w:r w:rsidRPr="006A27C6" w:rsidDel="004C1133">
          <w:delText xml:space="preserve">Note </w:delText>
        </w:r>
        <w:r w:rsidDel="004C1133">
          <w:delText xml:space="preserve">that </w:delText>
        </w:r>
        <w:r w:rsidRPr="00130B7F" w:rsidDel="004C1133">
          <w:rPr>
            <w:rStyle w:val="CodeInline"/>
          </w:rPr>
          <w:delText>texCoord</w:delText>
        </w:r>
        <w:r w:rsidDel="004C1133">
          <w:rPr>
            <w:rStyle w:val="CodeInline"/>
          </w:rPr>
          <w:fldChar w:fldCharType="begin"/>
        </w:r>
        <w:r w:rsidDel="004C1133">
          <w:delInstrText xml:space="preserve"> XE "</w:delInstrText>
        </w:r>
        <w:r w:rsidRPr="006B7782" w:rsidDel="004C1133">
          <w:rPr>
            <w:rStyle w:val="CodeInline"/>
          </w:rPr>
          <w:delInstrText>Sprite sheets:texCoord</w:delInstrText>
        </w:r>
        <w:r w:rsidDel="004C1133">
          <w:delInstrText xml:space="preserve">" </w:delInstrText>
        </w:r>
        <w:r w:rsidDel="004C1133">
          <w:rPr>
            <w:rStyle w:val="CodeInline"/>
          </w:rPr>
          <w:fldChar w:fldCharType="end"/>
        </w:r>
        <w:r w:rsidRPr="006A27C6" w:rsidDel="004C1133">
          <w:delText xml:space="preserve"> </w:delText>
        </w:r>
        <w:r w:rsidDel="004C1133">
          <w:delText xml:space="preserve">is an array of eight floating-point numbers that specifies texture coordinate locations to the WebGL context. The format and content of this array are defined by the WebGL interface. </w:delText>
        </w:r>
        <w:r w:rsidRPr="00130B7F" w:rsidDel="004C1133">
          <w:rPr>
            <w:rStyle w:val="CodeInline"/>
          </w:rPr>
          <w:delText>texCoord</w:delText>
        </w:r>
        <w:r w:rsidDel="004C1133">
          <w:rPr>
            <w:rStyle w:val="CodeInline"/>
          </w:rPr>
          <w:delText xml:space="preserve"> </w:delText>
        </w:r>
        <w:r w:rsidDel="004C1133">
          <w:delText xml:space="preserve">must be a float array with eight floating-point numbers that identify four corners of a subregion in a Texture Space: top-right, top-left, bottom-right, and bottom-left corners. In your case, these should be the four corners of a sprite sheet element. </w:delText>
        </w:r>
      </w:del>
    </w:p>
    <w:p w14:paraId="4B3B5C35" w14:textId="20633CFB" w:rsidR="006D40CB" w:rsidRPr="006A27C6" w:rsidDel="004C1133" w:rsidRDefault="006D40CB">
      <w:pPr>
        <w:pStyle w:val="BodyTextFirst"/>
        <w:rPr>
          <w:del w:id="2135" w:author="Kelvin Sung" w:date="2021-04-22T15:00:00Z"/>
        </w:rPr>
        <w:pPrChange w:id="2136" w:author="Kelvin Sung" w:date="2021-04-22T15:00:00Z">
          <w:pPr>
            <w:pStyle w:val="NumList"/>
            <w:numPr>
              <w:numId w:val="14"/>
            </w:numPr>
          </w:pPr>
        </w:pPrChange>
      </w:pPr>
      <w:del w:id="2137" w:author="Kelvin Sung" w:date="2021-04-22T15:00:00Z">
        <w:r w:rsidRPr="006A27C6" w:rsidDel="004C1133">
          <w:delText xml:space="preserve">Override the </w:delText>
        </w:r>
        <w:r w:rsidDel="004C1133">
          <w:delText xml:space="preserve">shader </w:delText>
        </w:r>
        <w:r w:rsidRPr="006A27C6" w:rsidDel="004C1133">
          <w:delText xml:space="preserve">activation </w:delText>
        </w:r>
        <w:r w:rsidDel="004C1133">
          <w:delText xml:space="preserve">function to enable the custom </w:delText>
        </w:r>
        <w:r w:rsidRPr="006D40CB" w:rsidDel="004C1133">
          <w:delText>texture</w:delText>
        </w:r>
        <w:r w:rsidDel="004C1133">
          <w:delText xml:space="preserve"> coordinate buffer for rendering.</w:delText>
        </w:r>
      </w:del>
    </w:p>
    <w:p w14:paraId="3F4D43FB" w14:textId="350B165A" w:rsidR="006D40CB" w:rsidRPr="006A27C6" w:rsidDel="004C1133" w:rsidRDefault="006D40CB">
      <w:pPr>
        <w:pStyle w:val="BodyTextFirst"/>
        <w:rPr>
          <w:del w:id="2138" w:author="Kelvin Sung" w:date="2021-04-22T15:00:00Z"/>
        </w:rPr>
        <w:pPrChange w:id="2139" w:author="Kelvin Sung" w:date="2021-04-22T15:00:00Z">
          <w:pPr>
            <w:pStyle w:val="Code"/>
          </w:pPr>
        </w:pPrChange>
      </w:pPr>
      <w:del w:id="2140" w:author="Kelvin Sung" w:date="2021-04-22T15:00:00Z">
        <w:r w:rsidRPr="006A27C6" w:rsidDel="004C1133">
          <w:delText>SpriteShader.prototype.</w:delText>
        </w:r>
        <w:r w:rsidDel="004C1133">
          <w:delText>activateShader</w:delText>
        </w:r>
        <w:r w:rsidRPr="006A27C6" w:rsidDel="004C1133">
          <w:delText xml:space="preserve"> = function(pixelColor, vpMatrix) {</w:delText>
        </w:r>
      </w:del>
    </w:p>
    <w:p w14:paraId="1235CF26" w14:textId="323D428E" w:rsidR="006D40CB" w:rsidRPr="006A27C6" w:rsidDel="004C1133" w:rsidRDefault="006D40CB">
      <w:pPr>
        <w:pStyle w:val="BodyTextFirst"/>
        <w:rPr>
          <w:del w:id="2141" w:author="Kelvin Sung" w:date="2021-04-22T15:00:00Z"/>
        </w:rPr>
        <w:pPrChange w:id="2142" w:author="Kelvin Sung" w:date="2021-04-22T15:00:00Z">
          <w:pPr>
            <w:pStyle w:val="Code"/>
          </w:pPr>
        </w:pPrChange>
      </w:pPr>
      <w:del w:id="2143" w:author="Kelvin Sung" w:date="2021-04-22T15:00:00Z">
        <w:r w:rsidRPr="006A27C6" w:rsidDel="004C1133">
          <w:delText xml:space="preserve">    // fi</w:delText>
        </w:r>
        <w:r w:rsidDel="004C1133">
          <w:delText>r</w:delText>
        </w:r>
        <w:r w:rsidRPr="006A27C6" w:rsidDel="004C1133">
          <w:delText>st call the super class's activate</w:delText>
        </w:r>
      </w:del>
    </w:p>
    <w:p w14:paraId="3558ABEA" w14:textId="77AF3B95" w:rsidR="006D40CB" w:rsidRPr="006A27C6" w:rsidDel="004C1133" w:rsidRDefault="006D40CB">
      <w:pPr>
        <w:pStyle w:val="BodyTextFirst"/>
        <w:rPr>
          <w:del w:id="2144" w:author="Kelvin Sung" w:date="2021-04-22T15:00:00Z"/>
        </w:rPr>
        <w:pPrChange w:id="2145" w:author="Kelvin Sung" w:date="2021-04-22T15:00:00Z">
          <w:pPr>
            <w:pStyle w:val="Code"/>
          </w:pPr>
        </w:pPrChange>
      </w:pPr>
      <w:del w:id="2146" w:author="Kelvin Sung" w:date="2021-04-22T15:00:00Z">
        <w:r w:rsidRPr="006A27C6" w:rsidDel="004C1133">
          <w:delText xml:space="preserve">    SimpleShader.prototype.</w:delText>
        </w:r>
        <w:r w:rsidDel="004C1133">
          <w:delText>activateShader</w:delText>
        </w:r>
        <w:r w:rsidRPr="006A27C6" w:rsidDel="004C1133">
          <w:delText>.call(this, pixelColor, vpMatrix);</w:delText>
        </w:r>
      </w:del>
    </w:p>
    <w:p w14:paraId="25C7F1F2" w14:textId="128B3A0B" w:rsidR="006D40CB" w:rsidRPr="006A27C6" w:rsidDel="004C1133" w:rsidRDefault="006D40CB">
      <w:pPr>
        <w:pStyle w:val="BodyTextFirst"/>
        <w:rPr>
          <w:del w:id="2147" w:author="Kelvin Sung" w:date="2021-04-22T15:00:00Z"/>
        </w:rPr>
        <w:pPrChange w:id="2148" w:author="Kelvin Sung" w:date="2021-04-22T15:00:00Z">
          <w:pPr>
            <w:pStyle w:val="Code"/>
          </w:pPr>
        </w:pPrChange>
      </w:pPr>
      <w:del w:id="2149" w:author="Kelvin Sung" w:date="2021-04-22T15:00:00Z">
        <w:r w:rsidRPr="006A27C6" w:rsidDel="004C1133">
          <w:delText xml:space="preserve">    </w:delText>
        </w:r>
      </w:del>
    </w:p>
    <w:p w14:paraId="0299A4C3" w14:textId="10B2D9F0" w:rsidR="006D40CB" w:rsidRPr="006A27C6" w:rsidDel="004C1133" w:rsidRDefault="006D40CB">
      <w:pPr>
        <w:pStyle w:val="BodyTextFirst"/>
        <w:rPr>
          <w:del w:id="2150" w:author="Kelvin Sung" w:date="2021-04-22T15:00:00Z"/>
        </w:rPr>
        <w:pPrChange w:id="2151" w:author="Kelvin Sung" w:date="2021-04-22T15:00:00Z">
          <w:pPr>
            <w:pStyle w:val="Code"/>
          </w:pPr>
        </w:pPrChange>
      </w:pPr>
      <w:del w:id="2152" w:author="Kelvin Sung" w:date="2021-04-22T15:00:00Z">
        <w:r w:rsidRPr="006A27C6" w:rsidDel="004C1133">
          <w:delText xml:space="preserve">    // now binds the proper texture coordinate buffer</w:delText>
        </w:r>
      </w:del>
    </w:p>
    <w:p w14:paraId="5B528A21" w14:textId="1C5F6724" w:rsidR="006D40CB" w:rsidRPr="006A27C6" w:rsidDel="004C1133" w:rsidRDefault="006D40CB">
      <w:pPr>
        <w:pStyle w:val="BodyTextFirst"/>
        <w:rPr>
          <w:del w:id="2153" w:author="Kelvin Sung" w:date="2021-04-22T15:00:00Z"/>
        </w:rPr>
        <w:pPrChange w:id="2154" w:author="Kelvin Sung" w:date="2021-04-22T15:00:00Z">
          <w:pPr>
            <w:pStyle w:val="Code"/>
          </w:pPr>
        </w:pPrChange>
      </w:pPr>
      <w:del w:id="2155" w:author="Kelvin Sung" w:date="2021-04-22T15:00:00Z">
        <w:r w:rsidRPr="006A27C6" w:rsidDel="004C1133">
          <w:delText xml:space="preserve">    var gl = gEngine.Core.</w:delText>
        </w:r>
        <w:r w:rsidDel="004C1133">
          <w:delText>get</w:delText>
        </w:r>
        <w:r w:rsidRPr="006A27C6" w:rsidDel="004C1133">
          <w:delText>GL();</w:delText>
        </w:r>
      </w:del>
    </w:p>
    <w:p w14:paraId="088A0429" w14:textId="63D2BE34" w:rsidR="006D40CB" w:rsidRPr="006A27C6" w:rsidDel="004C1133" w:rsidRDefault="006D40CB">
      <w:pPr>
        <w:pStyle w:val="BodyTextFirst"/>
        <w:rPr>
          <w:del w:id="2156" w:author="Kelvin Sung" w:date="2021-04-22T15:00:00Z"/>
        </w:rPr>
        <w:pPrChange w:id="2157" w:author="Kelvin Sung" w:date="2021-04-22T15:00:00Z">
          <w:pPr>
            <w:pStyle w:val="Code"/>
          </w:pPr>
        </w:pPrChange>
      </w:pPr>
      <w:del w:id="2158"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1CE6027" w14:textId="753E9E34" w:rsidR="006D40CB" w:rsidRPr="006A27C6" w:rsidDel="004C1133" w:rsidRDefault="006D40CB">
      <w:pPr>
        <w:pStyle w:val="BodyTextFirst"/>
        <w:rPr>
          <w:del w:id="2159" w:author="Kelvin Sung" w:date="2021-04-22T15:00:00Z"/>
        </w:rPr>
        <w:pPrChange w:id="2160" w:author="Kelvin Sung" w:date="2021-04-22T15:00:00Z">
          <w:pPr>
            <w:pStyle w:val="Code"/>
          </w:pPr>
        </w:pPrChange>
      </w:pPr>
      <w:del w:id="2161" w:author="Kelvin Sung" w:date="2021-04-22T15:00:00Z">
        <w:r w:rsidRPr="006A27C6" w:rsidDel="004C1133">
          <w:delText xml:space="preserve">    gl.vertexAttribPointer(this.</w:delText>
        </w:r>
        <w:r w:rsidDel="004C1133">
          <w:delText>m</w:delText>
        </w:r>
        <w:r w:rsidRPr="006A27C6" w:rsidDel="004C1133">
          <w:delText xml:space="preserve">ShaderTextureCoordAttribute, </w:delText>
        </w:r>
        <w:r w:rsidDel="004C1133">
          <w:delText xml:space="preserve">2, </w:delText>
        </w:r>
        <w:r w:rsidRPr="006A27C6" w:rsidDel="004C1133">
          <w:delText>gl.FLOAT, false, 0</w:delText>
        </w:r>
        <w:r w:rsidDel="004C1133">
          <w:delText>, 0);</w:delText>
        </w:r>
        <w:r w:rsidRPr="006A27C6" w:rsidDel="004C1133">
          <w:delText xml:space="preserve"> </w:delText>
        </w:r>
      </w:del>
    </w:p>
    <w:p w14:paraId="554B880A" w14:textId="606B9FEE" w:rsidR="006D40CB" w:rsidRPr="006A27C6" w:rsidDel="004C1133" w:rsidRDefault="006D40CB">
      <w:pPr>
        <w:pStyle w:val="BodyTextFirst"/>
        <w:rPr>
          <w:del w:id="2162" w:author="Kelvin Sung" w:date="2021-04-22T15:00:00Z"/>
        </w:rPr>
        <w:pPrChange w:id="2163" w:author="Kelvin Sung" w:date="2021-04-22T15:00:00Z">
          <w:pPr>
            <w:pStyle w:val="Code"/>
          </w:pPr>
        </w:pPrChange>
      </w:pPr>
      <w:del w:id="2164" w:author="Kelvin Sung" w:date="2021-04-22T15:00:00Z">
        <w:r w:rsidRPr="006A27C6" w:rsidDel="004C1133">
          <w:delText xml:space="preserve">    gl.enableVertexAttribArray(this.</w:delText>
        </w:r>
        <w:r w:rsidDel="004C1133">
          <w:delText>m</w:delText>
        </w:r>
        <w:r w:rsidRPr="006A27C6" w:rsidDel="004C1133">
          <w:delText>ShaderTextureCoordAttribute);</w:delText>
        </w:r>
      </w:del>
    </w:p>
    <w:p w14:paraId="4DAED999" w14:textId="7A77F807" w:rsidR="006D40CB" w:rsidRPr="006A27C6" w:rsidDel="004C1133" w:rsidRDefault="006D40CB">
      <w:pPr>
        <w:pStyle w:val="BodyTextFirst"/>
        <w:rPr>
          <w:del w:id="2165" w:author="Kelvin Sung" w:date="2021-04-22T15:00:00Z"/>
        </w:rPr>
        <w:pPrChange w:id="2166" w:author="Kelvin Sung" w:date="2021-04-22T15:00:00Z">
          <w:pPr>
            <w:pStyle w:val="Code"/>
          </w:pPr>
        </w:pPrChange>
      </w:pPr>
      <w:del w:id="2167" w:author="Kelvin Sung" w:date="2021-04-22T15:00:00Z">
        <w:r w:rsidRPr="006A27C6" w:rsidDel="004C1133">
          <w:delText>};</w:delText>
        </w:r>
      </w:del>
    </w:p>
    <w:p w14:paraId="47DEA6FC" w14:textId="019CDBFD" w:rsidR="006D40CB" w:rsidRPr="006A27C6" w:rsidDel="004C1133" w:rsidRDefault="006D40CB">
      <w:pPr>
        <w:pStyle w:val="BodyTextFirst"/>
        <w:rPr>
          <w:del w:id="2168" w:author="Kelvin Sung" w:date="2021-04-22T15:00:00Z"/>
        </w:rPr>
        <w:pPrChange w:id="2169" w:author="Kelvin Sung" w:date="2021-04-22T15:00:00Z">
          <w:pPr>
            <w:pStyle w:val="BodyTextCont"/>
          </w:pPr>
        </w:pPrChange>
      </w:pPr>
      <w:del w:id="2170" w:author="Kelvin Sung" w:date="2021-04-22T15:00:00Z">
        <w:r w:rsidDel="004C1133">
          <w:lastRenderedPageBreak/>
          <w:delText xml:space="preserve">Notice that the superclass </w:delText>
        </w:r>
        <w:r w:rsidDel="004C1133">
          <w:rPr>
            <w:rStyle w:val="CodeInline"/>
          </w:rPr>
          <w:delText>activateShader()</w:delText>
        </w:r>
        <w:r w:rsidRPr="006A27C6" w:rsidDel="004C1133">
          <w:delText xml:space="preserve"> function</w:delText>
        </w:r>
        <w:r w:rsidDel="004C1133">
          <w:fldChar w:fldCharType="begin"/>
        </w:r>
        <w:r w:rsidDel="004C1133">
          <w:delInstrText xml:space="preserve"> XE "</w:delInstrText>
        </w:r>
        <w:r w:rsidRPr="00A73BBA" w:rsidDel="004C1133">
          <w:rPr>
            <w:rStyle w:val="CodeInline"/>
          </w:rPr>
          <w:delInstrText>Sprite sheets:activateShader()</w:delInstrText>
        </w:r>
        <w:r w:rsidRPr="00A73BBA" w:rsidDel="004C1133">
          <w:delInstrText xml:space="preserve"> function</w:delInstrText>
        </w:r>
        <w:r w:rsidDel="004C1133">
          <w:delInstrText xml:space="preserve">" </w:delInstrText>
        </w:r>
        <w:r w:rsidDel="004C1133">
          <w:fldChar w:fldCharType="end"/>
        </w:r>
        <w:r w:rsidRPr="006A27C6" w:rsidDel="004C1133">
          <w:delText xml:space="preserve"> </w:delText>
        </w:r>
        <w:r w:rsidDel="004C1133">
          <w:delText xml:space="preserve">is called to </w:delText>
        </w:r>
        <w:r w:rsidRPr="00174AAF" w:rsidDel="004C1133">
          <w:rPr>
            <w:rStyle w:val="CodeInline"/>
          </w:rPr>
          <w:delText>SimpleShader</w:delText>
        </w:r>
        <w:r w:rsidDel="004C1133">
          <w:delText xml:space="preserve"> instead of </w:delText>
        </w:r>
        <w:r w:rsidRPr="00174AAF" w:rsidDel="004C1133">
          <w:rPr>
            <w:rStyle w:val="CodeInline"/>
          </w:rPr>
          <w:delText>TextureShader</w:delText>
        </w:r>
        <w:r w:rsidDel="004C1133">
          <w:delText xml:space="preserve">. This is to avoid </w:delText>
        </w:r>
        <w:r w:rsidRPr="00174AAF" w:rsidDel="004C1133">
          <w:rPr>
            <w:rStyle w:val="CodeInline"/>
          </w:rPr>
          <w:delText>TextureShader</w:delText>
        </w:r>
        <w:r w:rsidDel="004C1133">
          <w:delText xml:space="preserve"> activating the system default texture coordinate buffer for rendering.</w:delText>
        </w:r>
      </w:del>
    </w:p>
    <w:p w14:paraId="43B8FAAC" w14:textId="462C5602" w:rsidR="006D40CB" w:rsidRPr="006A27C6" w:rsidDel="004C1133" w:rsidRDefault="006D40CB">
      <w:pPr>
        <w:pStyle w:val="BodyTextFirst"/>
        <w:rPr>
          <w:del w:id="2171" w:author="Kelvin Sung" w:date="2021-04-22T15:00:00Z"/>
        </w:rPr>
        <w:pPrChange w:id="2172" w:author="Kelvin Sung" w:date="2021-04-22T15:00:00Z">
          <w:pPr>
            <w:pStyle w:val="Heading4"/>
          </w:pPr>
        </w:pPrChange>
      </w:pPr>
      <w:del w:id="2173" w:author="Kelvin Sung" w:date="2021-04-22T15:00:00Z">
        <w:r w:rsidRPr="006A27C6" w:rsidDel="004C1133">
          <w:delText>SpriteRenderable</w:delText>
        </w:r>
        <w:r w:rsidDel="004C1133">
          <w:delText xml:space="preserve"> Object</w:delText>
        </w:r>
      </w:del>
    </w:p>
    <w:p w14:paraId="2A756C41" w14:textId="55798D1F" w:rsidR="006D40CB" w:rsidRPr="006A27C6" w:rsidDel="004C1133" w:rsidRDefault="006D40CB">
      <w:pPr>
        <w:pStyle w:val="BodyTextFirst"/>
        <w:rPr>
          <w:del w:id="2174" w:author="Kelvin Sung" w:date="2021-04-22T15:00:00Z"/>
        </w:rPr>
      </w:pPr>
      <w:del w:id="2175" w:author="Kelvin Sung" w:date="2021-04-22T15:00:00Z">
        <w:r w:rsidDel="004C1133">
          <w:delText xml:space="preserve">Similar to </w:delText>
        </w:r>
        <w:r w:rsidRPr="00AC7441" w:rsidDel="004C1133">
          <w:rPr>
            <w:rStyle w:val="CodeInline"/>
          </w:rPr>
          <w:delText>Renderable</w:delText>
        </w:r>
        <w:r w:rsidDel="004C1133">
          <w:delText xml:space="preserve"> objects (which are shaded with </w:delText>
        </w:r>
        <w:r w:rsidRPr="00AC7441" w:rsidDel="004C1133">
          <w:rPr>
            <w:rStyle w:val="CodeInline"/>
          </w:rPr>
          <w:delText>SimpleShader</w:delText>
        </w:r>
        <w:r w:rsidDel="004C1133">
          <w:delText xml:space="preserve">) and </w:delText>
        </w:r>
        <w:r w:rsidRPr="00AC7441" w:rsidDel="004C1133">
          <w:rPr>
            <w:rStyle w:val="CodeInline"/>
          </w:rPr>
          <w:delText>TextureRenderable</w:delText>
        </w:r>
        <w:r w:rsidDel="004C1133">
          <w:delText xml:space="preserve"> objects (which are shaded with </w:delText>
        </w:r>
        <w:r w:rsidRPr="00AC7441" w:rsidDel="004C1133">
          <w:rPr>
            <w:rStyle w:val="CodeInline"/>
          </w:rPr>
          <w:delText>TextureShader</w:delText>
        </w:r>
        <w:r w:rsidDel="004C1133">
          <w:delText xml:space="preserve">), a corresponding </w:delText>
        </w:r>
        <w:r w:rsidRPr="00AC7441" w:rsidDel="004C1133">
          <w:rPr>
            <w:rStyle w:val="CodeInline"/>
          </w:rPr>
          <w:delText>SpriteRenderable</w:delText>
        </w:r>
        <w:r w:rsidDel="004C1133">
          <w:delText xml:space="preserve"> object</w:delText>
        </w:r>
        <w:r w:rsidDel="004C1133">
          <w:fldChar w:fldCharType="begin"/>
        </w:r>
        <w:r w:rsidDel="004C1133">
          <w:delInstrText xml:space="preserve"> XE "</w:delInstrText>
        </w:r>
        <w:r w:rsidRPr="00DE0C37" w:rsidDel="004C1133">
          <w:rPr>
            <w:rStyle w:val="CodeInline"/>
          </w:rPr>
          <w:delInstrText>Sprite sheets:SpriteRenderable</w:delInstrText>
        </w:r>
        <w:r w:rsidRPr="00DE0C37" w:rsidDel="004C1133">
          <w:delInstrText xml:space="preserve"> object</w:delInstrText>
        </w:r>
        <w:r w:rsidDel="004C1133">
          <w:delInstrText xml:space="preserve">s" </w:delInstrText>
        </w:r>
        <w:r w:rsidDel="004C1133">
          <w:fldChar w:fldCharType="end"/>
        </w:r>
        <w:r w:rsidDel="004C1133">
          <w:delText xml:space="preserve"> should be defined to represent objects that will be shaded with </w:delText>
        </w:r>
        <w:r w:rsidRPr="006A27C6" w:rsidDel="004C1133">
          <w:rPr>
            <w:rStyle w:val="CodeInline"/>
          </w:rPr>
          <w:delText>SpriteShader</w:delText>
        </w:r>
        <w:r w:rsidDel="004C1133">
          <w:delText>.</w:delText>
        </w:r>
      </w:del>
    </w:p>
    <w:p w14:paraId="75C6D64C" w14:textId="1DA07762" w:rsidR="006D40CB" w:rsidRPr="006A27C6" w:rsidDel="004C1133" w:rsidRDefault="006D40CB">
      <w:pPr>
        <w:pStyle w:val="BodyTextFirst"/>
        <w:rPr>
          <w:del w:id="2176" w:author="Kelvin Sung" w:date="2021-04-22T15:00:00Z"/>
        </w:rPr>
        <w:pPrChange w:id="2177" w:author="Kelvin Sung" w:date="2021-04-22T15:00:00Z">
          <w:pPr>
            <w:pStyle w:val="NumList"/>
            <w:numPr>
              <w:numId w:val="61"/>
            </w:numPr>
          </w:pPr>
        </w:pPrChange>
      </w:pPr>
      <w:del w:id="2178"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SpriteRenderable.js</w:delText>
        </w:r>
        <w:r w:rsidRPr="006A27C6" w:rsidDel="004C1133">
          <w:delText>.</w:delText>
        </w:r>
      </w:del>
    </w:p>
    <w:p w14:paraId="681815E5" w14:textId="481FB382" w:rsidR="006D40CB" w:rsidRPr="006A27C6" w:rsidDel="004C1133" w:rsidRDefault="006D40CB">
      <w:pPr>
        <w:pStyle w:val="BodyTextFirst"/>
        <w:rPr>
          <w:del w:id="2179" w:author="Kelvin Sung" w:date="2021-04-22T15:00:00Z"/>
        </w:rPr>
        <w:pPrChange w:id="2180" w:author="Kelvin Sung" w:date="2021-04-22T15:00:00Z">
          <w:pPr>
            <w:pStyle w:val="NumList"/>
            <w:numPr>
              <w:numId w:val="14"/>
            </w:numPr>
          </w:pPr>
        </w:pPrChange>
      </w:pPr>
      <w:del w:id="2181" w:author="Kelvin Sung" w:date="2021-04-22T15:00:00Z">
        <w:r w:rsidDel="004C1133">
          <w:delText xml:space="preserve">Define </w:delText>
        </w:r>
        <w:r w:rsidRPr="006A27C6" w:rsidDel="004C1133">
          <w:delText xml:space="preserve">the </w:delText>
        </w:r>
        <w:r w:rsidRPr="006A27C6" w:rsidDel="004C1133">
          <w:rPr>
            <w:rStyle w:val="CodeInline"/>
          </w:rPr>
          <w:delText>SpriteRenderable</w:delText>
        </w:r>
        <w:r w:rsidRPr="006A27C6" w:rsidDel="004C1133">
          <w:delText xml:space="preserve"> constructor </w:delText>
        </w:r>
        <w:r w:rsidDel="004C1133">
          <w:delText xml:space="preserve">to derive it from </w:delText>
        </w:r>
        <w:r w:rsidRPr="006A27C6" w:rsidDel="004C1133">
          <w:rPr>
            <w:rStyle w:val="CodeInline"/>
          </w:rPr>
          <w:delText>TextureRenderable</w:delText>
        </w:r>
        <w:r w:rsidDel="004C1133">
          <w:delText>.</w:delText>
        </w:r>
      </w:del>
    </w:p>
    <w:p w14:paraId="7F0CEECB" w14:textId="69F1D517" w:rsidR="006D40CB" w:rsidRPr="006A27C6" w:rsidDel="004C1133" w:rsidRDefault="006D40CB">
      <w:pPr>
        <w:pStyle w:val="BodyTextFirst"/>
        <w:rPr>
          <w:del w:id="2182" w:author="Kelvin Sung" w:date="2021-04-22T15:00:00Z"/>
        </w:rPr>
        <w:pPrChange w:id="2183" w:author="Kelvin Sung" w:date="2021-04-22T15:00:00Z">
          <w:pPr>
            <w:pStyle w:val="Code"/>
          </w:pPr>
        </w:pPrChange>
      </w:pPr>
      <w:del w:id="2184" w:author="Kelvin Sung" w:date="2021-04-22T15:00:00Z">
        <w:r w:rsidRPr="006A27C6" w:rsidDel="004C1133">
          <w:delText>function SpriteRenderable(myTexture)</w:delText>
        </w:r>
        <w:r w:rsidDel="004C1133">
          <w:delText xml:space="preserve"> </w:delText>
        </w:r>
        <w:r w:rsidRPr="006A27C6" w:rsidDel="004C1133">
          <w:delText>{</w:delText>
        </w:r>
      </w:del>
    </w:p>
    <w:p w14:paraId="2E31E493" w14:textId="0223A96A" w:rsidR="006D40CB" w:rsidRPr="006A27C6" w:rsidDel="004C1133" w:rsidRDefault="006D40CB">
      <w:pPr>
        <w:pStyle w:val="BodyTextFirst"/>
        <w:rPr>
          <w:del w:id="2185" w:author="Kelvin Sung" w:date="2021-04-22T15:00:00Z"/>
        </w:rPr>
        <w:pPrChange w:id="2186" w:author="Kelvin Sung" w:date="2021-04-22T15:00:00Z">
          <w:pPr>
            <w:pStyle w:val="Code"/>
          </w:pPr>
        </w:pPrChange>
      </w:pPr>
      <w:del w:id="2187" w:author="Kelvin Sung" w:date="2021-04-22T15:00:00Z">
        <w:r w:rsidRPr="006A27C6" w:rsidDel="004C1133">
          <w:delText xml:space="preserve">    TextureRenderable.call(this, myTexture);</w:delText>
        </w:r>
      </w:del>
    </w:p>
    <w:p w14:paraId="4B1A9493" w14:textId="40AB96F7" w:rsidR="006D40CB" w:rsidRPr="006A27C6" w:rsidDel="004C1133" w:rsidRDefault="006D40CB">
      <w:pPr>
        <w:pStyle w:val="BodyTextFirst"/>
        <w:rPr>
          <w:del w:id="2188" w:author="Kelvin Sung" w:date="2021-04-22T15:00:00Z"/>
        </w:rPr>
        <w:pPrChange w:id="2189" w:author="Kelvin Sung" w:date="2021-04-22T15:00:00Z">
          <w:pPr>
            <w:pStyle w:val="Code"/>
          </w:pPr>
        </w:pPrChange>
      </w:pPr>
      <w:del w:id="2190"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55C29595" w14:textId="11CB5BCC" w:rsidR="006D40CB" w:rsidRPr="006A27C6" w:rsidDel="004C1133" w:rsidRDefault="006D40CB">
      <w:pPr>
        <w:pStyle w:val="BodyTextFirst"/>
        <w:rPr>
          <w:del w:id="2191" w:author="Kelvin Sung" w:date="2021-04-22T15:00:00Z"/>
        </w:rPr>
        <w:pPrChange w:id="2192" w:author="Kelvin Sung" w:date="2021-04-22T15:00:00Z">
          <w:pPr>
            <w:pStyle w:val="Code"/>
          </w:pPr>
        </w:pPrChange>
      </w:pPr>
    </w:p>
    <w:p w14:paraId="24F1483A" w14:textId="564DBBE3" w:rsidR="006D40CB" w:rsidRPr="006A27C6" w:rsidDel="004C1133" w:rsidRDefault="006D40CB">
      <w:pPr>
        <w:pStyle w:val="BodyTextFirst"/>
        <w:rPr>
          <w:del w:id="2193" w:author="Kelvin Sung" w:date="2021-04-22T15:00:00Z"/>
        </w:rPr>
        <w:pPrChange w:id="2194" w:author="Kelvin Sung" w:date="2021-04-22T15:00:00Z">
          <w:pPr>
            <w:pStyle w:val="Code"/>
          </w:pPr>
        </w:pPrChange>
      </w:pPr>
      <w:del w:id="2195" w:author="Kelvin Sung" w:date="2021-04-22T15:00:00Z">
        <w:r w:rsidRPr="006A27C6" w:rsidDel="004C1133">
          <w:delText xml:space="preserve">    this.</w:delText>
        </w:r>
        <w:r w:rsidDel="004C1133">
          <w:delText>m</w:delText>
        </w:r>
        <w:r w:rsidRPr="006A27C6" w:rsidDel="004C1133">
          <w:delText>TexLeft = 0.0;   // bounds of texture coord (0 is left, 1 is right)</w:delText>
        </w:r>
      </w:del>
    </w:p>
    <w:p w14:paraId="576C9D67" w14:textId="2A6E7098" w:rsidR="006D40CB" w:rsidRPr="006A27C6" w:rsidDel="004C1133" w:rsidRDefault="006D40CB">
      <w:pPr>
        <w:pStyle w:val="BodyTextFirst"/>
        <w:rPr>
          <w:del w:id="2196" w:author="Kelvin Sung" w:date="2021-04-22T15:00:00Z"/>
        </w:rPr>
        <w:pPrChange w:id="2197" w:author="Kelvin Sung" w:date="2021-04-22T15:00:00Z">
          <w:pPr>
            <w:pStyle w:val="Code"/>
          </w:pPr>
        </w:pPrChange>
      </w:pPr>
      <w:del w:id="2198" w:author="Kelvin Sung" w:date="2021-04-22T15:00:00Z">
        <w:r w:rsidRPr="006A27C6" w:rsidDel="004C1133">
          <w:delText xml:space="preserve">    this.</w:delText>
        </w:r>
        <w:r w:rsidDel="004C1133">
          <w:delText>m</w:delText>
        </w:r>
        <w:r w:rsidRPr="006A27C6" w:rsidDel="004C1133">
          <w:delText xml:space="preserve">TexRight = 1.0;  // </w:delText>
        </w:r>
      </w:del>
    </w:p>
    <w:p w14:paraId="7CDF6B6E" w14:textId="04FE3279" w:rsidR="006D40CB" w:rsidRPr="006A27C6" w:rsidDel="004C1133" w:rsidRDefault="006D40CB">
      <w:pPr>
        <w:pStyle w:val="BodyTextFirst"/>
        <w:rPr>
          <w:del w:id="2199" w:author="Kelvin Sung" w:date="2021-04-22T15:00:00Z"/>
        </w:rPr>
        <w:pPrChange w:id="2200" w:author="Kelvin Sung" w:date="2021-04-22T15:00:00Z">
          <w:pPr>
            <w:pStyle w:val="Code"/>
          </w:pPr>
        </w:pPrChange>
      </w:pPr>
      <w:del w:id="2201" w:author="Kelvin Sung" w:date="2021-04-22T15:00:00Z">
        <w:r w:rsidRPr="006A27C6" w:rsidDel="004C1133">
          <w:delText xml:space="preserve">    this.</w:delText>
        </w:r>
        <w:r w:rsidDel="004C1133">
          <w:delText>m</w:delText>
        </w:r>
        <w:r w:rsidRPr="006A27C6" w:rsidDel="004C1133">
          <w:delText xml:space="preserve">TexTop = 1.0;  </w:delText>
        </w:r>
        <w:r w:rsidDel="004C1133">
          <w:delText xml:space="preserve"> </w:delText>
        </w:r>
        <w:r w:rsidRPr="006A27C6" w:rsidDel="004C1133">
          <w:delText xml:space="preserve"> // 1 is top and 0 is bottom of image</w:delText>
        </w:r>
      </w:del>
    </w:p>
    <w:p w14:paraId="22295432" w14:textId="24036FFA" w:rsidR="006D40CB" w:rsidRPr="006A27C6" w:rsidDel="004C1133" w:rsidRDefault="006D40CB">
      <w:pPr>
        <w:pStyle w:val="BodyTextFirst"/>
        <w:rPr>
          <w:del w:id="2202" w:author="Kelvin Sung" w:date="2021-04-22T15:00:00Z"/>
        </w:rPr>
        <w:pPrChange w:id="2203" w:author="Kelvin Sung" w:date="2021-04-22T15:00:00Z">
          <w:pPr>
            <w:pStyle w:val="Code"/>
          </w:pPr>
        </w:pPrChange>
      </w:pPr>
      <w:del w:id="2204" w:author="Kelvin Sung" w:date="2021-04-22T15:00:00Z">
        <w:r w:rsidRPr="006A27C6" w:rsidDel="004C1133">
          <w:delText xml:space="preserve">    this.</w:delText>
        </w:r>
        <w:r w:rsidDel="004C1133">
          <w:delText>m</w:delText>
        </w:r>
        <w:r w:rsidRPr="006A27C6" w:rsidDel="004C1133">
          <w:delText xml:space="preserve">TexBottom = 0.0; // </w:delText>
        </w:r>
      </w:del>
    </w:p>
    <w:p w14:paraId="268FD81C" w14:textId="137FA3C1" w:rsidR="006D40CB" w:rsidRPr="006A27C6" w:rsidDel="004C1133" w:rsidRDefault="006D40CB">
      <w:pPr>
        <w:pStyle w:val="BodyTextFirst"/>
        <w:rPr>
          <w:del w:id="2205" w:author="Kelvin Sung" w:date="2021-04-22T15:00:00Z"/>
        </w:rPr>
        <w:pPrChange w:id="2206" w:author="Kelvin Sung" w:date="2021-04-22T15:00:00Z">
          <w:pPr>
            <w:pStyle w:val="Code"/>
          </w:pPr>
        </w:pPrChange>
      </w:pPr>
      <w:del w:id="2207" w:author="Kelvin Sung" w:date="2021-04-22T15:00:00Z">
        <w:r w:rsidRPr="006A27C6" w:rsidDel="004C1133">
          <w:delText>}</w:delText>
        </w:r>
      </w:del>
    </w:p>
    <w:p w14:paraId="77626AC2" w14:textId="2AEB23D0" w:rsidR="006D40CB" w:rsidRPr="006A27C6" w:rsidDel="004C1133" w:rsidRDefault="006D40CB">
      <w:pPr>
        <w:pStyle w:val="BodyTextFirst"/>
        <w:rPr>
          <w:del w:id="2208" w:author="Kelvin Sung" w:date="2021-04-22T15:00:00Z"/>
        </w:rPr>
        <w:pPrChange w:id="2209" w:author="Kelvin Sung" w:date="2021-04-22T15:00:00Z">
          <w:pPr>
            <w:pStyle w:val="Code"/>
          </w:pPr>
        </w:pPrChange>
      </w:pPr>
      <w:del w:id="2210" w:author="Kelvin Sung" w:date="2021-04-22T15:00:00Z">
        <w:r w:rsidRPr="006A27C6" w:rsidDel="004C1133">
          <w:delText>gEngine.Core.</w:delText>
        </w:r>
        <w:r w:rsidDel="004C1133">
          <w:delText>inheritPrototype</w:delText>
        </w:r>
        <w:r w:rsidRPr="006A27C6" w:rsidDel="004C1133">
          <w:delText>(SpriteRenderable, TextureRenderable);</w:delText>
        </w:r>
      </w:del>
    </w:p>
    <w:p w14:paraId="15A68459" w14:textId="387E313B" w:rsidR="006D40CB" w:rsidRPr="006A27C6" w:rsidDel="004C1133" w:rsidRDefault="006D40CB">
      <w:pPr>
        <w:pStyle w:val="BodyTextFirst"/>
        <w:rPr>
          <w:del w:id="2211" w:author="Kelvin Sung" w:date="2021-04-22T15:00:00Z"/>
        </w:rPr>
        <w:pPrChange w:id="2212" w:author="Kelvin Sung" w:date="2021-04-22T15:00:00Z">
          <w:pPr>
            <w:pStyle w:val="BodyTextCont"/>
          </w:pPr>
        </w:pPrChange>
      </w:pPr>
      <w:del w:id="2213" w:author="Kelvin Sung" w:date="2021-04-22T15:00:00Z">
        <w:r w:rsidDel="004C1133">
          <w:delText xml:space="preserve">A </w:delText>
        </w:r>
        <w:r w:rsidRPr="006A27C6" w:rsidDel="004C1133">
          <w:rPr>
            <w:rStyle w:val="CodeInline"/>
          </w:rPr>
          <w:delText>SpriteRenderable</w:delText>
        </w:r>
        <w:r w:rsidRPr="006A27C6" w:rsidDel="004C1133">
          <w:delText xml:space="preserve"> </w:delText>
        </w:r>
        <w:r w:rsidDel="004C1133">
          <w:delText xml:space="preserve">object extends the </w:delText>
        </w:r>
        <w:r w:rsidRPr="006A27C6" w:rsidDel="004C1133">
          <w:rPr>
            <w:rStyle w:val="CodeInline"/>
          </w:rPr>
          <w:delText>TextureRenderable</w:delText>
        </w:r>
        <w:r w:rsidDel="004C1133">
          <w:delText xml:space="preserve"> object</w:delText>
        </w:r>
        <w:r w:rsidDel="004C1133">
          <w:fldChar w:fldCharType="begin"/>
        </w:r>
        <w:r w:rsidDel="004C1133">
          <w:delInstrText xml:space="preserve"> XE "</w:delInstrText>
        </w:r>
        <w:r w:rsidRPr="002103E4" w:rsidDel="004C1133">
          <w:rPr>
            <w:rStyle w:val="CodeInline"/>
          </w:rPr>
          <w:delInstrText>Sprite sheets:TextureRenderable</w:delInstrText>
        </w:r>
        <w:r w:rsidRPr="002103E4" w:rsidDel="004C1133">
          <w:delInstrText xml:space="preserve"> object</w:delInstrText>
        </w:r>
        <w:r w:rsidDel="004C1133">
          <w:delInstrText xml:space="preserve">s" </w:delInstrText>
        </w:r>
        <w:r w:rsidDel="004C1133">
          <w:fldChar w:fldCharType="end"/>
        </w:r>
        <w:r w:rsidDel="004C1133">
          <w:delText xml:space="preserve"> by defining the </w:delText>
        </w:r>
        <w:r w:rsidRPr="006A27C6" w:rsidDel="004C1133">
          <w:delText xml:space="preserve">set of variables </w:delText>
        </w:r>
        <w:r w:rsidDel="004C1133">
          <w:delText>that identifies the texture coordinate bounds</w:delText>
        </w:r>
        <w:r w:rsidRPr="006A27C6" w:rsidDel="004C1133">
          <w:delText xml:space="preserve"> of a </w:delText>
        </w:r>
        <w:r w:rsidDel="004C1133">
          <w:delText xml:space="preserve">subregion </w:delText>
        </w:r>
        <w:r w:rsidRPr="006A27C6" w:rsidDel="004C1133">
          <w:delText xml:space="preserve">within </w:delText>
        </w:r>
        <w:r w:rsidDel="004C1133">
          <w:delText>the Texture Space, the bounds of a sprite sheet element.</w:delText>
        </w:r>
      </w:del>
    </w:p>
    <w:p w14:paraId="30300527" w14:textId="604F69B0" w:rsidR="006D40CB" w:rsidRPr="006A27C6" w:rsidDel="004C1133" w:rsidRDefault="006D40CB">
      <w:pPr>
        <w:pStyle w:val="BodyTextFirst"/>
        <w:rPr>
          <w:del w:id="2214" w:author="Kelvin Sung" w:date="2021-04-22T15:00:00Z"/>
        </w:rPr>
        <w:pPrChange w:id="2215" w:author="Kelvin Sung" w:date="2021-04-22T15:00:00Z">
          <w:pPr>
            <w:pStyle w:val="NumList"/>
            <w:numPr>
              <w:numId w:val="14"/>
            </w:numPr>
          </w:pPr>
        </w:pPrChange>
      </w:pPr>
      <w:del w:id="2216" w:author="Kelvin Sung" w:date="2021-04-22T15:00:00Z">
        <w:r w:rsidRPr="006A27C6" w:rsidDel="004C1133">
          <w:delText xml:space="preserve">Define </w:delText>
        </w:r>
        <w:r w:rsidDel="004C1133">
          <w:delText xml:space="preserve">an enumerated data type with values that identify </w:delText>
        </w:r>
        <w:r w:rsidRPr="006D40CB" w:rsidDel="004C1133">
          <w:delText>corresponding</w:delText>
        </w:r>
        <w:r w:rsidDel="004C1133">
          <w:delText xml:space="preserve"> offset positions of a WebGL texture coordinate specification array.</w:delText>
        </w:r>
      </w:del>
    </w:p>
    <w:p w14:paraId="3D427333" w14:textId="651A17C9" w:rsidR="006D40CB" w:rsidRPr="006A27C6" w:rsidDel="004C1133" w:rsidRDefault="006D40CB">
      <w:pPr>
        <w:pStyle w:val="BodyTextFirst"/>
        <w:rPr>
          <w:del w:id="2217" w:author="Kelvin Sung" w:date="2021-04-22T15:00:00Z"/>
        </w:rPr>
        <w:pPrChange w:id="2218" w:author="Kelvin Sung" w:date="2021-04-22T15:00:00Z">
          <w:pPr>
            <w:pStyle w:val="Code"/>
          </w:pPr>
        </w:pPrChange>
      </w:pPr>
      <w:del w:id="2219" w:author="Kelvin Sung" w:date="2021-04-22T15:00:00Z">
        <w:r w:rsidRPr="006A27C6" w:rsidDel="004C1133">
          <w:delText>// the expected texture cooridnate array is an array of 8 floats where:</w:delText>
        </w:r>
      </w:del>
    </w:p>
    <w:p w14:paraId="394A30B0" w14:textId="506B3EEF" w:rsidR="006D40CB" w:rsidRPr="006A27C6" w:rsidDel="004C1133" w:rsidRDefault="006D40CB">
      <w:pPr>
        <w:pStyle w:val="BodyTextFirst"/>
        <w:rPr>
          <w:del w:id="2220" w:author="Kelvin Sung" w:date="2021-04-22T15:00:00Z"/>
        </w:rPr>
        <w:pPrChange w:id="2221" w:author="Kelvin Sung" w:date="2021-04-22T15:00:00Z">
          <w:pPr>
            <w:pStyle w:val="Code"/>
          </w:pPr>
        </w:pPrChange>
      </w:pPr>
      <w:del w:id="2222" w:author="Kelvin Sung" w:date="2021-04-22T15:00:00Z">
        <w:r w:rsidDel="004C1133">
          <w:delText>//  [0] [1]: is u/v</w:delText>
        </w:r>
        <w:r w:rsidRPr="006A27C6" w:rsidDel="004C1133">
          <w:delText xml:space="preserve"> cooridnate of Top-Right </w:delText>
        </w:r>
      </w:del>
    </w:p>
    <w:p w14:paraId="6E3A9C83" w14:textId="268F9123" w:rsidR="006D40CB" w:rsidRPr="006A27C6" w:rsidDel="004C1133" w:rsidRDefault="006D40CB">
      <w:pPr>
        <w:pStyle w:val="BodyTextFirst"/>
        <w:rPr>
          <w:del w:id="2223" w:author="Kelvin Sung" w:date="2021-04-22T15:00:00Z"/>
        </w:rPr>
        <w:pPrChange w:id="2224" w:author="Kelvin Sung" w:date="2021-04-22T15:00:00Z">
          <w:pPr>
            <w:pStyle w:val="Code"/>
          </w:pPr>
        </w:pPrChange>
      </w:pPr>
      <w:del w:id="2225" w:author="Kelvin Sung" w:date="2021-04-22T15:00:00Z">
        <w:r w:rsidDel="004C1133">
          <w:delText>//  [2] [3]: is u/v</w:delText>
        </w:r>
        <w:r w:rsidRPr="006A27C6" w:rsidDel="004C1133">
          <w:delText xml:space="preserve"> coordinate of Top-Left</w:delText>
        </w:r>
      </w:del>
    </w:p>
    <w:p w14:paraId="59933FDB" w14:textId="4D811A49" w:rsidR="006D40CB" w:rsidRPr="006A27C6" w:rsidDel="004C1133" w:rsidRDefault="006D40CB">
      <w:pPr>
        <w:pStyle w:val="BodyTextFirst"/>
        <w:rPr>
          <w:del w:id="2226" w:author="Kelvin Sung" w:date="2021-04-22T15:00:00Z"/>
        </w:rPr>
        <w:pPrChange w:id="2227" w:author="Kelvin Sung" w:date="2021-04-22T15:00:00Z">
          <w:pPr>
            <w:pStyle w:val="Code"/>
          </w:pPr>
        </w:pPrChange>
      </w:pPr>
      <w:del w:id="2228" w:author="Kelvin Sung" w:date="2021-04-22T15:00:00Z">
        <w:r w:rsidDel="004C1133">
          <w:delText>//  [4] [5]: is u/v</w:delText>
        </w:r>
        <w:r w:rsidRPr="006A27C6" w:rsidDel="004C1133">
          <w:delText xml:space="preserve"> coordinate of Bottom-Right</w:delText>
        </w:r>
      </w:del>
    </w:p>
    <w:p w14:paraId="01058E8D" w14:textId="692C5E45" w:rsidR="006D40CB" w:rsidRPr="006A27C6" w:rsidDel="004C1133" w:rsidRDefault="006D40CB">
      <w:pPr>
        <w:pStyle w:val="BodyTextFirst"/>
        <w:rPr>
          <w:del w:id="2229" w:author="Kelvin Sung" w:date="2021-04-22T15:00:00Z"/>
        </w:rPr>
        <w:pPrChange w:id="2230" w:author="Kelvin Sung" w:date="2021-04-22T15:00:00Z">
          <w:pPr>
            <w:pStyle w:val="Code"/>
          </w:pPr>
        </w:pPrChange>
      </w:pPr>
      <w:del w:id="2231" w:author="Kelvin Sung" w:date="2021-04-22T15:00:00Z">
        <w:r w:rsidDel="004C1133">
          <w:delText>//  [6] [7]: is u/v</w:delText>
        </w:r>
        <w:r w:rsidRPr="006A27C6" w:rsidDel="004C1133">
          <w:delText xml:space="preserve"> coordinate of Bottom-Left</w:delText>
        </w:r>
      </w:del>
    </w:p>
    <w:p w14:paraId="4D3A7078" w14:textId="5FAC3DC4" w:rsidR="006D40CB" w:rsidRPr="006A27C6" w:rsidDel="004C1133" w:rsidRDefault="006D40CB">
      <w:pPr>
        <w:pStyle w:val="BodyTextFirst"/>
        <w:rPr>
          <w:del w:id="2232" w:author="Kelvin Sung" w:date="2021-04-22T15:00:00Z"/>
        </w:rPr>
        <w:pPrChange w:id="2233" w:author="Kelvin Sung" w:date="2021-04-22T15:00:00Z">
          <w:pPr>
            <w:pStyle w:val="Code"/>
          </w:pPr>
        </w:pPrChange>
      </w:pPr>
      <w:del w:id="2234" w:author="Kelvin Sung" w:date="2021-04-22T15:00:00Z">
        <w:r w:rsidRPr="006A27C6" w:rsidDel="004C1133">
          <w:delText>SpriteRenderable.eTexCoordArray = Object.freeze({</w:delText>
        </w:r>
      </w:del>
    </w:p>
    <w:p w14:paraId="55F97CBE" w14:textId="08007318" w:rsidR="006D40CB" w:rsidRPr="006A27C6" w:rsidDel="004C1133" w:rsidRDefault="006D40CB">
      <w:pPr>
        <w:pStyle w:val="BodyTextFirst"/>
        <w:rPr>
          <w:del w:id="2235" w:author="Kelvin Sung" w:date="2021-04-22T15:00:00Z"/>
        </w:rPr>
        <w:pPrChange w:id="2236" w:author="Kelvin Sung" w:date="2021-04-22T15:00:00Z">
          <w:pPr>
            <w:pStyle w:val="Code"/>
          </w:pPr>
        </w:pPrChange>
      </w:pPr>
      <w:del w:id="2237" w:author="Kelvin Sung" w:date="2021-04-22T15:00:00Z">
        <w:r w:rsidRPr="006A27C6" w:rsidDel="004C1133">
          <w:delText xml:space="preserve">            eLeft: 2,</w:delText>
        </w:r>
      </w:del>
    </w:p>
    <w:p w14:paraId="5F335F76" w14:textId="46862B75" w:rsidR="006D40CB" w:rsidRPr="006A27C6" w:rsidDel="004C1133" w:rsidRDefault="006D40CB">
      <w:pPr>
        <w:pStyle w:val="BodyTextFirst"/>
        <w:rPr>
          <w:del w:id="2238" w:author="Kelvin Sung" w:date="2021-04-22T15:00:00Z"/>
        </w:rPr>
        <w:pPrChange w:id="2239" w:author="Kelvin Sung" w:date="2021-04-22T15:00:00Z">
          <w:pPr>
            <w:pStyle w:val="Code"/>
          </w:pPr>
        </w:pPrChange>
      </w:pPr>
      <w:del w:id="2240" w:author="Kelvin Sung" w:date="2021-04-22T15:00:00Z">
        <w:r w:rsidRPr="006A27C6" w:rsidDel="004C1133">
          <w:delText xml:space="preserve">            eRight: 0,</w:delText>
        </w:r>
      </w:del>
    </w:p>
    <w:p w14:paraId="50E214EC" w14:textId="771A3D6B" w:rsidR="006D40CB" w:rsidRPr="006A27C6" w:rsidDel="004C1133" w:rsidRDefault="006D40CB">
      <w:pPr>
        <w:pStyle w:val="BodyTextFirst"/>
        <w:rPr>
          <w:del w:id="2241" w:author="Kelvin Sung" w:date="2021-04-22T15:00:00Z"/>
        </w:rPr>
        <w:pPrChange w:id="2242" w:author="Kelvin Sung" w:date="2021-04-22T15:00:00Z">
          <w:pPr>
            <w:pStyle w:val="Code"/>
          </w:pPr>
        </w:pPrChange>
      </w:pPr>
      <w:del w:id="2243" w:author="Kelvin Sung" w:date="2021-04-22T15:00:00Z">
        <w:r w:rsidRPr="006A27C6" w:rsidDel="004C1133">
          <w:delText xml:space="preserve">            eTop: 1,</w:delText>
        </w:r>
      </w:del>
    </w:p>
    <w:p w14:paraId="0C498086" w14:textId="27057223" w:rsidR="006D40CB" w:rsidRPr="006A27C6" w:rsidDel="004C1133" w:rsidRDefault="006D40CB">
      <w:pPr>
        <w:pStyle w:val="BodyTextFirst"/>
        <w:rPr>
          <w:del w:id="2244" w:author="Kelvin Sung" w:date="2021-04-22T15:00:00Z"/>
        </w:rPr>
        <w:pPrChange w:id="2245" w:author="Kelvin Sung" w:date="2021-04-22T15:00:00Z">
          <w:pPr>
            <w:pStyle w:val="Code"/>
          </w:pPr>
        </w:pPrChange>
      </w:pPr>
      <w:del w:id="2246" w:author="Kelvin Sung" w:date="2021-04-22T15:00:00Z">
        <w:r w:rsidRPr="006A27C6" w:rsidDel="004C1133">
          <w:lastRenderedPageBreak/>
          <w:delText xml:space="preserve">            eBottom: 5</w:delText>
        </w:r>
      </w:del>
    </w:p>
    <w:p w14:paraId="7AD43F89" w14:textId="54C409A1" w:rsidR="006D40CB" w:rsidRPr="006A27C6" w:rsidDel="004C1133" w:rsidRDefault="006D40CB">
      <w:pPr>
        <w:pStyle w:val="BodyTextFirst"/>
        <w:rPr>
          <w:del w:id="2247" w:author="Kelvin Sung" w:date="2021-04-22T15:00:00Z"/>
        </w:rPr>
        <w:pPrChange w:id="2248" w:author="Kelvin Sung" w:date="2021-04-22T15:00:00Z">
          <w:pPr>
            <w:pStyle w:val="Code"/>
          </w:pPr>
        </w:pPrChange>
      </w:pPr>
      <w:del w:id="2249" w:author="Kelvin Sung" w:date="2021-04-22T15:00:00Z">
        <w:r w:rsidRPr="006A27C6" w:rsidDel="004C1133">
          <w:delText>});</w:delText>
        </w:r>
      </w:del>
    </w:p>
    <w:p w14:paraId="3B966713" w14:textId="2997939A" w:rsidR="006D40CB" w:rsidRPr="006A27C6" w:rsidDel="004C1133" w:rsidRDefault="006D40CB">
      <w:pPr>
        <w:pStyle w:val="BodyTextFirst"/>
        <w:rPr>
          <w:del w:id="2250" w:author="Kelvin Sung" w:date="2021-04-22T15:00:00Z"/>
        </w:rPr>
        <w:pPrChange w:id="2251" w:author="Kelvin Sung" w:date="2021-04-22T15:00:00Z">
          <w:pPr>
            <w:pStyle w:val="NoteTipCaution"/>
          </w:pPr>
        </w:pPrChange>
      </w:pPr>
      <w:del w:id="2252" w:author="Kelvin Sung" w:date="2021-04-22T15:00:00Z">
        <w:r w:rsidRPr="00DA3970" w:rsidDel="004C1133">
          <w:rPr>
            <w:rStyle w:val="Strong"/>
          </w:rPr>
          <w:delText>Note</w:delText>
        </w:r>
        <w:r w:rsidRPr="00DA3970" w:rsidDel="004C1133">
          <w:rPr>
            <w:rStyle w:val="Strong"/>
          </w:rPr>
          <w:tab/>
        </w:r>
        <w:r w:rsidRPr="006A27C6" w:rsidDel="004C1133">
          <w:delText xml:space="preserve"> </w:delText>
        </w:r>
        <w:r w:rsidRPr="001B387E" w:rsidDel="004C1133">
          <w:rPr>
            <w:rStyle w:val="CodeInline"/>
          </w:rPr>
          <w:delText>e</w:delText>
        </w:r>
        <w:r w:rsidRPr="001B387E" w:rsidDel="004C1133">
          <w:rPr>
            <w:rStyle w:val="CodeInline"/>
            <w:i/>
          </w:rPr>
          <w:delText>Name</w:delText>
        </w:r>
        <w:r w:rsidRPr="006A27C6" w:rsidDel="004C1133">
          <w:delText xml:space="preserve"> is an enumerated data type.</w:delText>
        </w:r>
      </w:del>
    </w:p>
    <w:p w14:paraId="13FD2AEF" w14:textId="07605AE8" w:rsidR="006D40CB" w:rsidRPr="006A27C6" w:rsidDel="004C1133" w:rsidRDefault="006D40CB">
      <w:pPr>
        <w:pStyle w:val="BodyTextFirst"/>
        <w:rPr>
          <w:del w:id="2253" w:author="Kelvin Sung" w:date="2021-04-22T15:00:00Z"/>
        </w:rPr>
        <w:pPrChange w:id="2254" w:author="Kelvin Sung" w:date="2021-04-22T15:00:00Z">
          <w:pPr>
            <w:pStyle w:val="NumList"/>
            <w:numPr>
              <w:numId w:val="14"/>
            </w:numPr>
          </w:pPr>
        </w:pPrChange>
      </w:pPr>
      <w:del w:id="2255" w:author="Kelvin Sung" w:date="2021-04-22T15:00:00Z">
        <w:r w:rsidRPr="006A27C6" w:rsidDel="004C1133">
          <w:delText>Define function</w:delText>
        </w:r>
        <w:r w:rsidDel="004C1133">
          <w:delText>s</w:delText>
        </w:r>
        <w:r w:rsidRPr="006A27C6" w:rsidDel="004C1133">
          <w:delText xml:space="preserve"> to </w:delText>
        </w:r>
        <w:r w:rsidDel="004C1133">
          <w:delText>allow the specification of a sprite sheet element’s uv values in both texture coordinate space (normalized between 0 to 1) and with pixel positions (which will be converted to uv values).</w:delText>
        </w:r>
      </w:del>
    </w:p>
    <w:p w14:paraId="7264BCEE" w14:textId="69F1B234" w:rsidR="006D40CB" w:rsidRPr="006A27C6" w:rsidDel="004C1133" w:rsidRDefault="006D40CB">
      <w:pPr>
        <w:pStyle w:val="BodyTextFirst"/>
        <w:rPr>
          <w:del w:id="2256" w:author="Kelvin Sung" w:date="2021-04-22T15:00:00Z"/>
        </w:rPr>
        <w:pPrChange w:id="2257" w:author="Kelvin Sung" w:date="2021-04-22T15:00:00Z">
          <w:pPr>
            <w:pStyle w:val="Code"/>
          </w:pPr>
        </w:pPrChange>
      </w:pPr>
      <w:del w:id="2258" w:author="Kelvin Sung" w:date="2021-04-22T15:00:00Z">
        <w:r w:rsidRPr="006A27C6" w:rsidDel="004C1133">
          <w:delText>SpriteRenderable.prototype.</w:delText>
        </w:r>
        <w:r w:rsidDel="004C1133">
          <w:delText xml:space="preserve">setElementUVCoordinate </w:delText>
        </w:r>
        <w:r w:rsidRPr="006A27C6" w:rsidDel="004C1133">
          <w:delText>= function(left, right, bottom, top)</w:delText>
        </w:r>
        <w:r w:rsidDel="004C1133">
          <w:delText xml:space="preserve"> </w:delText>
        </w:r>
        <w:r w:rsidRPr="006A27C6" w:rsidDel="004C1133">
          <w:delText>{</w:delText>
        </w:r>
      </w:del>
    </w:p>
    <w:p w14:paraId="1DB0F9D0" w14:textId="45E838A5" w:rsidR="006D40CB" w:rsidRPr="006A27C6" w:rsidDel="004C1133" w:rsidRDefault="006D40CB">
      <w:pPr>
        <w:pStyle w:val="BodyTextFirst"/>
        <w:rPr>
          <w:del w:id="2259" w:author="Kelvin Sung" w:date="2021-04-22T15:00:00Z"/>
        </w:rPr>
        <w:pPrChange w:id="2260" w:author="Kelvin Sung" w:date="2021-04-22T15:00:00Z">
          <w:pPr>
            <w:pStyle w:val="Code"/>
          </w:pPr>
        </w:pPrChange>
      </w:pPr>
      <w:del w:id="2261" w:author="Kelvin Sung" w:date="2021-04-22T15:00:00Z">
        <w:r w:rsidRPr="006A27C6" w:rsidDel="004C1133">
          <w:delText xml:space="preserve">    this.</w:delText>
        </w:r>
        <w:r w:rsidDel="004C1133">
          <w:delText>m</w:delText>
        </w:r>
        <w:r w:rsidRPr="006A27C6" w:rsidDel="004C1133">
          <w:delText>TexLeft = left;</w:delText>
        </w:r>
      </w:del>
    </w:p>
    <w:p w14:paraId="296C6413" w14:textId="2AEC7258" w:rsidR="006D40CB" w:rsidRPr="006A27C6" w:rsidDel="004C1133" w:rsidRDefault="006D40CB">
      <w:pPr>
        <w:pStyle w:val="BodyTextFirst"/>
        <w:rPr>
          <w:del w:id="2262" w:author="Kelvin Sung" w:date="2021-04-22T15:00:00Z"/>
        </w:rPr>
        <w:pPrChange w:id="2263" w:author="Kelvin Sung" w:date="2021-04-22T15:00:00Z">
          <w:pPr>
            <w:pStyle w:val="Code"/>
          </w:pPr>
        </w:pPrChange>
      </w:pPr>
      <w:del w:id="2264" w:author="Kelvin Sung" w:date="2021-04-22T15:00:00Z">
        <w:r w:rsidRPr="006A27C6" w:rsidDel="004C1133">
          <w:delText xml:space="preserve">    this.</w:delText>
        </w:r>
        <w:r w:rsidDel="004C1133">
          <w:delText>m</w:delText>
        </w:r>
        <w:r w:rsidRPr="006A27C6" w:rsidDel="004C1133">
          <w:delText>TexRight = right;</w:delText>
        </w:r>
      </w:del>
    </w:p>
    <w:p w14:paraId="3E47F9A1" w14:textId="0BEE5A2F" w:rsidR="006D40CB" w:rsidRPr="006A27C6" w:rsidDel="004C1133" w:rsidRDefault="006D40CB">
      <w:pPr>
        <w:pStyle w:val="BodyTextFirst"/>
        <w:rPr>
          <w:del w:id="2265" w:author="Kelvin Sung" w:date="2021-04-22T15:00:00Z"/>
        </w:rPr>
        <w:pPrChange w:id="2266" w:author="Kelvin Sung" w:date="2021-04-22T15:00:00Z">
          <w:pPr>
            <w:pStyle w:val="Code"/>
          </w:pPr>
        </w:pPrChange>
      </w:pPr>
      <w:del w:id="2267" w:author="Kelvin Sung" w:date="2021-04-22T15:00:00Z">
        <w:r w:rsidRPr="006A27C6" w:rsidDel="004C1133">
          <w:delText xml:space="preserve">    this.</w:delText>
        </w:r>
        <w:r w:rsidDel="004C1133">
          <w:delText>m</w:delText>
        </w:r>
        <w:r w:rsidRPr="006A27C6" w:rsidDel="004C1133">
          <w:delText>TexBottom = bottom;</w:delText>
        </w:r>
      </w:del>
    </w:p>
    <w:p w14:paraId="6A406F53" w14:textId="17918974" w:rsidR="006D40CB" w:rsidRPr="006A27C6" w:rsidDel="004C1133" w:rsidRDefault="006D40CB">
      <w:pPr>
        <w:pStyle w:val="BodyTextFirst"/>
        <w:rPr>
          <w:del w:id="2268" w:author="Kelvin Sung" w:date="2021-04-22T15:00:00Z"/>
        </w:rPr>
        <w:pPrChange w:id="2269" w:author="Kelvin Sung" w:date="2021-04-22T15:00:00Z">
          <w:pPr>
            <w:pStyle w:val="Code"/>
          </w:pPr>
        </w:pPrChange>
      </w:pPr>
      <w:del w:id="2270" w:author="Kelvin Sung" w:date="2021-04-22T15:00:00Z">
        <w:r w:rsidRPr="006A27C6" w:rsidDel="004C1133">
          <w:delText xml:space="preserve">    this.</w:delText>
        </w:r>
        <w:r w:rsidDel="004C1133">
          <w:delText>m</w:delText>
        </w:r>
        <w:r w:rsidRPr="006A27C6" w:rsidDel="004C1133">
          <w:delText>TexTop = top;</w:delText>
        </w:r>
      </w:del>
    </w:p>
    <w:p w14:paraId="44FBBB30" w14:textId="19798FF7" w:rsidR="006D40CB" w:rsidRPr="006A27C6" w:rsidDel="004C1133" w:rsidRDefault="006D40CB">
      <w:pPr>
        <w:pStyle w:val="BodyTextFirst"/>
        <w:rPr>
          <w:del w:id="2271" w:author="Kelvin Sung" w:date="2021-04-22T15:00:00Z"/>
        </w:rPr>
        <w:pPrChange w:id="2272" w:author="Kelvin Sung" w:date="2021-04-22T15:00:00Z">
          <w:pPr>
            <w:pStyle w:val="Code"/>
          </w:pPr>
        </w:pPrChange>
      </w:pPr>
      <w:del w:id="2273" w:author="Kelvin Sung" w:date="2021-04-22T15:00:00Z">
        <w:r w:rsidRPr="006A27C6" w:rsidDel="004C1133">
          <w:delText>};</w:delText>
        </w:r>
      </w:del>
    </w:p>
    <w:p w14:paraId="0848F9D5" w14:textId="6794BCF0" w:rsidR="006D40CB" w:rsidDel="004C1133" w:rsidRDefault="006D40CB">
      <w:pPr>
        <w:pStyle w:val="BodyTextFirst"/>
        <w:rPr>
          <w:del w:id="2274" w:author="Kelvin Sung" w:date="2021-04-22T15:00:00Z"/>
        </w:rPr>
        <w:pPrChange w:id="2275" w:author="Kelvin Sung" w:date="2021-04-22T15:00:00Z">
          <w:pPr>
            <w:pStyle w:val="Code"/>
          </w:pPr>
        </w:pPrChange>
      </w:pPr>
    </w:p>
    <w:p w14:paraId="72A5083D" w14:textId="6F723DE7" w:rsidR="006D40CB" w:rsidRPr="006A27C6" w:rsidDel="004C1133" w:rsidRDefault="006D40CB">
      <w:pPr>
        <w:pStyle w:val="BodyTextFirst"/>
        <w:rPr>
          <w:del w:id="2276" w:author="Kelvin Sung" w:date="2021-04-22T15:00:00Z"/>
        </w:rPr>
        <w:pPrChange w:id="2277" w:author="Kelvin Sung" w:date="2021-04-22T15:00:00Z">
          <w:pPr>
            <w:pStyle w:val="Code"/>
          </w:pPr>
        </w:pPrChange>
      </w:pPr>
      <w:del w:id="2278" w:author="Kelvin Sung" w:date="2021-04-22T15:00:00Z">
        <w:r w:rsidRPr="006A27C6" w:rsidDel="004C1133">
          <w:delText>SpriteRenderable.prototype.</w:delText>
        </w:r>
        <w:r w:rsidDel="004C1133">
          <w:delText>setElementPixelPositions</w:delText>
        </w:r>
        <w:r w:rsidRPr="006A27C6" w:rsidDel="004C1133">
          <w:delText xml:space="preserve"> = function(left, right, bottom, top)</w:delText>
        </w:r>
        <w:r w:rsidDel="004C1133">
          <w:delText xml:space="preserve"> </w:delText>
        </w:r>
        <w:r w:rsidRPr="006A27C6" w:rsidDel="004C1133">
          <w:delText>{</w:delText>
        </w:r>
      </w:del>
    </w:p>
    <w:p w14:paraId="4039FE47" w14:textId="6593F3B2" w:rsidR="006D40CB" w:rsidRPr="006A27C6" w:rsidDel="004C1133" w:rsidRDefault="006D40CB">
      <w:pPr>
        <w:pStyle w:val="BodyTextFirst"/>
        <w:rPr>
          <w:del w:id="2279" w:author="Kelvin Sung" w:date="2021-04-22T15:00:00Z"/>
        </w:rPr>
        <w:pPrChange w:id="2280" w:author="Kelvin Sung" w:date="2021-04-22T15:00:00Z">
          <w:pPr>
            <w:pStyle w:val="Code"/>
          </w:pPr>
        </w:pPrChange>
      </w:pPr>
      <w:del w:id="2281"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0BDCB5D9" w14:textId="77F8EDCB" w:rsidR="006D40CB" w:rsidRPr="006A27C6" w:rsidDel="004C1133" w:rsidRDefault="006D40CB">
      <w:pPr>
        <w:pStyle w:val="BodyTextFirst"/>
        <w:rPr>
          <w:del w:id="2282" w:author="Kelvin Sung" w:date="2021-04-22T15:00:00Z"/>
        </w:rPr>
        <w:pPrChange w:id="2283" w:author="Kelvin Sung" w:date="2021-04-22T15:00:00Z">
          <w:pPr>
            <w:pStyle w:val="Code"/>
          </w:pPr>
        </w:pPrChange>
      </w:pPr>
    </w:p>
    <w:p w14:paraId="2D390752" w14:textId="38B16B1C" w:rsidR="006D40CB" w:rsidRPr="006A27C6" w:rsidDel="004C1133" w:rsidRDefault="006D40CB">
      <w:pPr>
        <w:pStyle w:val="BodyTextFirst"/>
        <w:rPr>
          <w:del w:id="2284" w:author="Kelvin Sung" w:date="2021-04-22T15:00:00Z"/>
        </w:rPr>
        <w:pPrChange w:id="2285" w:author="Kelvin Sung" w:date="2021-04-22T15:00:00Z">
          <w:pPr>
            <w:pStyle w:val="Code"/>
          </w:pPr>
        </w:pPrChange>
      </w:pPr>
      <w:del w:id="2286" w:author="Kelvin Sung" w:date="2021-04-22T15:00:00Z">
        <w:r w:rsidRPr="006A27C6" w:rsidDel="004C1133">
          <w:delText xml:space="preserve">    // entire image width, height</w:delText>
        </w:r>
      </w:del>
    </w:p>
    <w:p w14:paraId="7FDAA52F" w14:textId="4CD3FDF1" w:rsidR="006D40CB" w:rsidRPr="006A27C6" w:rsidDel="004C1133" w:rsidRDefault="006D40CB">
      <w:pPr>
        <w:pStyle w:val="BodyTextFirst"/>
        <w:rPr>
          <w:del w:id="2287" w:author="Kelvin Sung" w:date="2021-04-22T15:00:00Z"/>
        </w:rPr>
        <w:pPrChange w:id="2288" w:author="Kelvin Sung" w:date="2021-04-22T15:00:00Z">
          <w:pPr>
            <w:pStyle w:val="Code"/>
          </w:pPr>
        </w:pPrChange>
      </w:pPr>
      <w:del w:id="2289" w:author="Kelvin Sung" w:date="2021-04-22T15:00:00Z">
        <w:r w:rsidRPr="006A27C6" w:rsidDel="004C1133">
          <w:delText xml:space="preserve">    var imageW = texInfo.mWidth;</w:delText>
        </w:r>
      </w:del>
    </w:p>
    <w:p w14:paraId="01FFF876" w14:textId="58AD43C8" w:rsidR="006D40CB" w:rsidRPr="006A27C6" w:rsidDel="004C1133" w:rsidRDefault="006D40CB">
      <w:pPr>
        <w:pStyle w:val="BodyTextFirst"/>
        <w:rPr>
          <w:del w:id="2290" w:author="Kelvin Sung" w:date="2021-04-22T15:00:00Z"/>
        </w:rPr>
        <w:pPrChange w:id="2291" w:author="Kelvin Sung" w:date="2021-04-22T15:00:00Z">
          <w:pPr>
            <w:pStyle w:val="Code"/>
          </w:pPr>
        </w:pPrChange>
      </w:pPr>
      <w:del w:id="2292" w:author="Kelvin Sung" w:date="2021-04-22T15:00:00Z">
        <w:r w:rsidRPr="006A27C6" w:rsidDel="004C1133">
          <w:delText xml:space="preserve">    var imageH = texInfo.mHeight;</w:delText>
        </w:r>
      </w:del>
    </w:p>
    <w:p w14:paraId="53EB680F" w14:textId="5F405D71" w:rsidR="006D40CB" w:rsidRPr="006A27C6" w:rsidDel="004C1133" w:rsidRDefault="006D40CB">
      <w:pPr>
        <w:pStyle w:val="BodyTextFirst"/>
        <w:rPr>
          <w:del w:id="2293" w:author="Kelvin Sung" w:date="2021-04-22T15:00:00Z"/>
        </w:rPr>
        <w:pPrChange w:id="2294" w:author="Kelvin Sung" w:date="2021-04-22T15:00:00Z">
          <w:pPr>
            <w:pStyle w:val="Code"/>
          </w:pPr>
        </w:pPrChange>
      </w:pPr>
      <w:del w:id="2295" w:author="Kelvin Sung" w:date="2021-04-22T15:00:00Z">
        <w:r w:rsidRPr="006A27C6" w:rsidDel="004C1133">
          <w:delText xml:space="preserve">    </w:delText>
        </w:r>
      </w:del>
    </w:p>
    <w:p w14:paraId="0903F334" w14:textId="76D0ED7F" w:rsidR="006D40CB" w:rsidRPr="006A27C6" w:rsidDel="004C1133" w:rsidRDefault="006D40CB">
      <w:pPr>
        <w:pStyle w:val="BodyTextFirst"/>
        <w:rPr>
          <w:del w:id="2296" w:author="Kelvin Sung" w:date="2021-04-22T15:00:00Z"/>
        </w:rPr>
        <w:pPrChange w:id="2297" w:author="Kelvin Sung" w:date="2021-04-22T15:00:00Z">
          <w:pPr>
            <w:pStyle w:val="Code"/>
          </w:pPr>
        </w:pPrChange>
      </w:pPr>
      <w:del w:id="2298" w:author="Kelvin Sung" w:date="2021-04-22T15:00:00Z">
        <w:r w:rsidRPr="006A27C6" w:rsidDel="004C1133">
          <w:delText xml:space="preserve">    this.</w:delText>
        </w:r>
        <w:r w:rsidDel="004C1133">
          <w:delText>m</w:delText>
        </w:r>
        <w:r w:rsidRPr="006A27C6" w:rsidDel="004C1133">
          <w:delText>TexLeft = left / imageW;</w:delText>
        </w:r>
      </w:del>
    </w:p>
    <w:p w14:paraId="7795BDA5" w14:textId="4D904A9B" w:rsidR="006D40CB" w:rsidRPr="006A27C6" w:rsidDel="004C1133" w:rsidRDefault="006D40CB">
      <w:pPr>
        <w:pStyle w:val="BodyTextFirst"/>
        <w:rPr>
          <w:del w:id="2299" w:author="Kelvin Sung" w:date="2021-04-22T15:00:00Z"/>
        </w:rPr>
        <w:pPrChange w:id="2300" w:author="Kelvin Sung" w:date="2021-04-22T15:00:00Z">
          <w:pPr>
            <w:pStyle w:val="Code"/>
          </w:pPr>
        </w:pPrChange>
      </w:pPr>
      <w:del w:id="2301" w:author="Kelvin Sung" w:date="2021-04-22T15:00:00Z">
        <w:r w:rsidRPr="006A27C6" w:rsidDel="004C1133">
          <w:delText xml:space="preserve">    this.</w:delText>
        </w:r>
        <w:r w:rsidDel="004C1133">
          <w:delText>m</w:delText>
        </w:r>
        <w:r w:rsidRPr="006A27C6" w:rsidDel="004C1133">
          <w:delText>TexRight = right / imageW;</w:delText>
        </w:r>
      </w:del>
    </w:p>
    <w:p w14:paraId="46996624" w14:textId="2CB1ACB0" w:rsidR="006D40CB" w:rsidRPr="006A27C6" w:rsidDel="004C1133" w:rsidRDefault="006D40CB">
      <w:pPr>
        <w:pStyle w:val="BodyTextFirst"/>
        <w:rPr>
          <w:del w:id="2302" w:author="Kelvin Sung" w:date="2021-04-22T15:00:00Z"/>
        </w:rPr>
        <w:pPrChange w:id="2303" w:author="Kelvin Sung" w:date="2021-04-22T15:00:00Z">
          <w:pPr>
            <w:pStyle w:val="Code"/>
          </w:pPr>
        </w:pPrChange>
      </w:pPr>
      <w:del w:id="2304" w:author="Kelvin Sung" w:date="2021-04-22T15:00:00Z">
        <w:r w:rsidRPr="006A27C6" w:rsidDel="004C1133">
          <w:delText xml:space="preserve">    this.</w:delText>
        </w:r>
        <w:r w:rsidDel="004C1133">
          <w:delText>m</w:delText>
        </w:r>
        <w:r w:rsidRPr="006A27C6" w:rsidDel="004C1133">
          <w:delText>TexBottom = bottom / imageH;</w:delText>
        </w:r>
      </w:del>
    </w:p>
    <w:p w14:paraId="05F04F05" w14:textId="15D9CBC5" w:rsidR="006D40CB" w:rsidRPr="006A27C6" w:rsidDel="004C1133" w:rsidRDefault="006D40CB">
      <w:pPr>
        <w:pStyle w:val="BodyTextFirst"/>
        <w:rPr>
          <w:del w:id="2305" w:author="Kelvin Sung" w:date="2021-04-22T15:00:00Z"/>
        </w:rPr>
        <w:pPrChange w:id="2306" w:author="Kelvin Sung" w:date="2021-04-22T15:00:00Z">
          <w:pPr>
            <w:pStyle w:val="Code"/>
          </w:pPr>
        </w:pPrChange>
      </w:pPr>
      <w:del w:id="2307" w:author="Kelvin Sung" w:date="2021-04-22T15:00:00Z">
        <w:r w:rsidRPr="006A27C6" w:rsidDel="004C1133">
          <w:delText xml:space="preserve">    this.</w:delText>
        </w:r>
        <w:r w:rsidDel="004C1133">
          <w:delText>m</w:delText>
        </w:r>
        <w:r w:rsidRPr="006A27C6" w:rsidDel="004C1133">
          <w:delText>TexTop = top / imageH;</w:delText>
        </w:r>
      </w:del>
    </w:p>
    <w:p w14:paraId="6F14216B" w14:textId="289A6E90" w:rsidR="006D40CB" w:rsidRPr="006A27C6" w:rsidDel="004C1133" w:rsidRDefault="006D40CB">
      <w:pPr>
        <w:pStyle w:val="BodyTextFirst"/>
        <w:rPr>
          <w:del w:id="2308" w:author="Kelvin Sung" w:date="2021-04-22T15:00:00Z"/>
        </w:rPr>
        <w:pPrChange w:id="2309" w:author="Kelvin Sung" w:date="2021-04-22T15:00:00Z">
          <w:pPr>
            <w:pStyle w:val="Code"/>
          </w:pPr>
        </w:pPrChange>
      </w:pPr>
      <w:del w:id="2310" w:author="Kelvin Sung" w:date="2021-04-22T15:00:00Z">
        <w:r w:rsidRPr="006A27C6" w:rsidDel="004C1133">
          <w:delText>};</w:delText>
        </w:r>
      </w:del>
    </w:p>
    <w:p w14:paraId="72530552" w14:textId="161DDE54" w:rsidR="006D40CB" w:rsidDel="004C1133" w:rsidRDefault="006D40CB">
      <w:pPr>
        <w:pStyle w:val="BodyTextFirst"/>
        <w:rPr>
          <w:del w:id="2311" w:author="Kelvin Sung" w:date="2021-04-22T15:00:00Z"/>
        </w:rPr>
        <w:pPrChange w:id="2312" w:author="Kelvin Sung" w:date="2021-04-22T15:00:00Z">
          <w:pPr>
            <w:pStyle w:val="BodyTextCont"/>
          </w:pPr>
        </w:pPrChange>
      </w:pPr>
      <w:del w:id="2313" w:author="Kelvin Sung" w:date="2021-04-22T15:00:00Z">
        <w:r w:rsidDel="004C1133">
          <w:delText xml:space="preserve">Note that the </w:delText>
        </w:r>
        <w:r w:rsidRPr="00333F2C" w:rsidDel="004C1133">
          <w:rPr>
            <w:rStyle w:val="CodeInline"/>
          </w:rPr>
          <w:delText>setElementPixelPositions()</w:delText>
        </w:r>
        <w:r w:rsidRPr="00333F2C" w:rsidDel="004C1133">
          <w:delText xml:space="preserve"> </w:delText>
        </w:r>
        <w:r w:rsidDel="004C1133">
          <w:delText>function</w:delText>
        </w:r>
        <w:r w:rsidDel="004C1133">
          <w:fldChar w:fldCharType="begin"/>
        </w:r>
        <w:r w:rsidDel="004C1133">
          <w:delInstrText xml:space="preserve"> XE "</w:delInstrText>
        </w:r>
        <w:r w:rsidRPr="003F790D" w:rsidDel="004C1133">
          <w:rPr>
            <w:rStyle w:val="CodeInline"/>
          </w:rPr>
          <w:delInstrText>Sprite sheets:setElementPixelPositions()</w:delInstrText>
        </w:r>
        <w:r w:rsidRPr="003F790D" w:rsidDel="004C1133">
          <w:delInstrText xml:space="preserve"> function</w:delInstrText>
        </w:r>
        <w:r w:rsidDel="004C1133">
          <w:delInstrText xml:space="preserve">s" </w:delInstrText>
        </w:r>
        <w:r w:rsidDel="004C1133">
          <w:fldChar w:fldCharType="end"/>
        </w:r>
        <w:r w:rsidDel="004C1133">
          <w:delText xml:space="preserve"> converts from pixel to texture coordinates before storing the results with the corresponding instance variables. </w:delText>
        </w:r>
      </w:del>
    </w:p>
    <w:p w14:paraId="760019F0" w14:textId="091539F4" w:rsidR="006D40CB" w:rsidRPr="006A27C6" w:rsidDel="004C1133" w:rsidRDefault="006D40CB">
      <w:pPr>
        <w:pStyle w:val="BodyTextFirst"/>
        <w:rPr>
          <w:del w:id="2314" w:author="Kelvin Sung" w:date="2021-04-22T15:00:00Z"/>
        </w:rPr>
        <w:pPrChange w:id="2315" w:author="Kelvin Sung" w:date="2021-04-22T15:00:00Z">
          <w:pPr>
            <w:pStyle w:val="NumList"/>
            <w:numPr>
              <w:numId w:val="14"/>
            </w:numPr>
          </w:pPr>
        </w:pPrChange>
      </w:pPr>
      <w:del w:id="2316" w:author="Kelvin Sung" w:date="2021-04-22T15:00:00Z">
        <w:r w:rsidRPr="006A27C6" w:rsidDel="004C1133">
          <w:delText xml:space="preserve">Add a function to </w:delText>
        </w:r>
        <w:r w:rsidDel="004C1133">
          <w:delText xml:space="preserve">construct </w:delText>
        </w:r>
        <w:r w:rsidRPr="006A27C6" w:rsidDel="004C1133">
          <w:delText xml:space="preserve">the texture coordinate </w:delText>
        </w:r>
        <w:r w:rsidDel="004C1133">
          <w:delText>specification array</w:delText>
        </w:r>
        <w:r w:rsidRPr="006A27C6" w:rsidDel="004C1133">
          <w:delText xml:space="preserve"> </w:delText>
        </w:r>
        <w:r w:rsidDel="004C1133">
          <w:delText>that is appropriate for passing the corresponding values to the WebGL context.</w:delText>
        </w:r>
      </w:del>
    </w:p>
    <w:p w14:paraId="7CF015D4" w14:textId="12C04DF3" w:rsidR="006D40CB" w:rsidRPr="006A27C6" w:rsidDel="004C1133" w:rsidRDefault="006D40CB">
      <w:pPr>
        <w:pStyle w:val="BodyTextFirst"/>
        <w:rPr>
          <w:del w:id="2317" w:author="Kelvin Sung" w:date="2021-04-22T15:00:00Z"/>
        </w:rPr>
        <w:pPrChange w:id="2318" w:author="Kelvin Sung" w:date="2021-04-22T15:00:00Z">
          <w:pPr>
            <w:pStyle w:val="Code"/>
          </w:pPr>
        </w:pPrChange>
      </w:pPr>
      <w:del w:id="2319" w:author="Kelvin Sung" w:date="2021-04-22T15:00:00Z">
        <w:r w:rsidRPr="006A27C6" w:rsidDel="004C1133">
          <w:delText>SpriteRenderable.prototype.</w:delText>
        </w:r>
        <w:r w:rsidDel="004C1133">
          <w:delText xml:space="preserve">getElementUVCoordinateArray </w:delText>
        </w:r>
        <w:r w:rsidRPr="006A27C6" w:rsidDel="004C1133">
          <w:delText>= function() {</w:delText>
        </w:r>
      </w:del>
    </w:p>
    <w:p w14:paraId="218259C8" w14:textId="6DAA0EC0" w:rsidR="006D40CB" w:rsidRPr="006A27C6" w:rsidDel="004C1133" w:rsidRDefault="006D40CB">
      <w:pPr>
        <w:pStyle w:val="BodyTextFirst"/>
        <w:rPr>
          <w:del w:id="2320" w:author="Kelvin Sung" w:date="2021-04-22T15:00:00Z"/>
        </w:rPr>
        <w:pPrChange w:id="2321" w:author="Kelvin Sung" w:date="2021-04-22T15:00:00Z">
          <w:pPr>
            <w:pStyle w:val="Code"/>
          </w:pPr>
        </w:pPrChange>
      </w:pPr>
      <w:del w:id="2322" w:author="Kelvin Sung" w:date="2021-04-22T15:00:00Z">
        <w:r w:rsidRPr="006A27C6" w:rsidDel="004C1133">
          <w:delText xml:space="preserve">    return [</w:delText>
        </w:r>
      </w:del>
    </w:p>
    <w:p w14:paraId="20BB1990" w14:textId="5E07FB34" w:rsidR="006D40CB" w:rsidRPr="006A27C6" w:rsidDel="004C1133" w:rsidRDefault="006D40CB">
      <w:pPr>
        <w:pStyle w:val="BodyTextFirst"/>
        <w:rPr>
          <w:del w:id="2323" w:author="Kelvin Sung" w:date="2021-04-22T15:00:00Z"/>
        </w:rPr>
        <w:pPrChange w:id="2324" w:author="Kelvin Sung" w:date="2021-04-22T15:00:00Z">
          <w:pPr>
            <w:pStyle w:val="Code"/>
          </w:pPr>
        </w:pPrChange>
      </w:pPr>
      <w:del w:id="2325" w:author="Kelvin Sung" w:date="2021-04-22T15:00:00Z">
        <w:r w:rsidRPr="006A27C6" w:rsidDel="004C1133">
          <w:delText xml:space="preserve">      this.</w:delText>
        </w:r>
        <w:r w:rsidDel="004C1133">
          <w:delText>m</w:delText>
        </w:r>
        <w:r w:rsidRPr="006A27C6" w:rsidDel="004C1133">
          <w:delText>TexRight,  this.</w:delText>
        </w:r>
        <w:r w:rsidDel="004C1133">
          <w:delText>m</w:delText>
        </w:r>
        <w:r w:rsidRPr="006A27C6" w:rsidDel="004C1133">
          <w:delText>TexTop,          // x,y of top-right</w:delText>
        </w:r>
      </w:del>
    </w:p>
    <w:p w14:paraId="44D05CDD" w14:textId="2A3AE731" w:rsidR="006D40CB" w:rsidRPr="006A27C6" w:rsidDel="004C1133" w:rsidRDefault="006D40CB">
      <w:pPr>
        <w:pStyle w:val="BodyTextFirst"/>
        <w:rPr>
          <w:del w:id="2326" w:author="Kelvin Sung" w:date="2021-04-22T15:00:00Z"/>
        </w:rPr>
        <w:pPrChange w:id="2327" w:author="Kelvin Sung" w:date="2021-04-22T15:00:00Z">
          <w:pPr>
            <w:pStyle w:val="Code"/>
          </w:pPr>
        </w:pPrChange>
      </w:pPr>
      <w:del w:id="2328"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TexTop,</w:delText>
        </w:r>
      </w:del>
    </w:p>
    <w:p w14:paraId="088762EE" w14:textId="51848F24" w:rsidR="006D40CB" w:rsidRPr="006A27C6" w:rsidDel="004C1133" w:rsidRDefault="006D40CB">
      <w:pPr>
        <w:pStyle w:val="BodyTextFirst"/>
        <w:rPr>
          <w:del w:id="2329" w:author="Kelvin Sung" w:date="2021-04-22T15:00:00Z"/>
        </w:rPr>
        <w:pPrChange w:id="2330" w:author="Kelvin Sung" w:date="2021-04-22T15:00:00Z">
          <w:pPr>
            <w:pStyle w:val="Code"/>
          </w:pPr>
        </w:pPrChange>
      </w:pPr>
      <w:del w:id="2331" w:author="Kelvin Sung" w:date="2021-04-22T15:00:00Z">
        <w:r w:rsidRPr="006A27C6" w:rsidDel="004C1133">
          <w:lastRenderedPageBreak/>
          <w:delText xml:space="preserve">      this.</w:delText>
        </w:r>
        <w:r w:rsidDel="004C1133">
          <w:delText>m</w:delText>
        </w:r>
        <w:r w:rsidRPr="006A27C6" w:rsidDel="004C1133">
          <w:delText>TexRight,  this.</w:delText>
        </w:r>
        <w:r w:rsidDel="004C1133">
          <w:delText>m</w:delText>
        </w:r>
        <w:r w:rsidRPr="006A27C6" w:rsidDel="004C1133">
          <w:delText>TexBottom,</w:delText>
        </w:r>
      </w:del>
    </w:p>
    <w:p w14:paraId="4CEAF35E" w14:textId="350FA42A" w:rsidR="006D40CB" w:rsidRPr="006A27C6" w:rsidDel="004C1133" w:rsidRDefault="006D40CB">
      <w:pPr>
        <w:pStyle w:val="BodyTextFirst"/>
        <w:rPr>
          <w:del w:id="2332" w:author="Kelvin Sung" w:date="2021-04-22T15:00:00Z"/>
        </w:rPr>
        <w:pPrChange w:id="2333" w:author="Kelvin Sung" w:date="2021-04-22T15:00:00Z">
          <w:pPr>
            <w:pStyle w:val="Code"/>
          </w:pPr>
        </w:pPrChange>
      </w:pPr>
      <w:del w:id="2334"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TexBottom</w:delText>
        </w:r>
      </w:del>
    </w:p>
    <w:p w14:paraId="6C872BBF" w14:textId="5829D969" w:rsidR="006D40CB" w:rsidRPr="006A27C6" w:rsidDel="004C1133" w:rsidRDefault="006D40CB">
      <w:pPr>
        <w:pStyle w:val="BodyTextFirst"/>
        <w:rPr>
          <w:del w:id="2335" w:author="Kelvin Sung" w:date="2021-04-22T15:00:00Z"/>
        </w:rPr>
        <w:pPrChange w:id="2336" w:author="Kelvin Sung" w:date="2021-04-22T15:00:00Z">
          <w:pPr>
            <w:pStyle w:val="Code"/>
          </w:pPr>
        </w:pPrChange>
      </w:pPr>
      <w:del w:id="2337" w:author="Kelvin Sung" w:date="2021-04-22T15:00:00Z">
        <w:r w:rsidRPr="006A27C6" w:rsidDel="004C1133">
          <w:delText xml:space="preserve">    ];</w:delText>
        </w:r>
      </w:del>
    </w:p>
    <w:p w14:paraId="18A62CFC" w14:textId="3994C245" w:rsidR="006D40CB" w:rsidRPr="006A27C6" w:rsidDel="004C1133" w:rsidRDefault="006D40CB">
      <w:pPr>
        <w:pStyle w:val="BodyTextFirst"/>
        <w:rPr>
          <w:del w:id="2338" w:author="Kelvin Sung" w:date="2021-04-22T15:00:00Z"/>
        </w:rPr>
        <w:pPrChange w:id="2339" w:author="Kelvin Sung" w:date="2021-04-22T15:00:00Z">
          <w:pPr>
            <w:pStyle w:val="Code"/>
          </w:pPr>
        </w:pPrChange>
      </w:pPr>
      <w:del w:id="2340" w:author="Kelvin Sung" w:date="2021-04-22T15:00:00Z">
        <w:r w:rsidRPr="006A27C6" w:rsidDel="004C1133">
          <w:delText>};</w:delText>
        </w:r>
      </w:del>
    </w:p>
    <w:p w14:paraId="3A1876EB" w14:textId="4E4ADECE" w:rsidR="006D40CB" w:rsidRPr="006A27C6" w:rsidDel="004C1133" w:rsidRDefault="006D40CB">
      <w:pPr>
        <w:pStyle w:val="BodyTextFirst"/>
        <w:rPr>
          <w:del w:id="2341" w:author="Kelvin Sung" w:date="2021-04-22T15:00:00Z"/>
        </w:rPr>
        <w:pPrChange w:id="2342" w:author="Kelvin Sung" w:date="2021-04-22T15:00:00Z">
          <w:pPr>
            <w:pStyle w:val="NumList"/>
            <w:numPr>
              <w:numId w:val="14"/>
            </w:numPr>
          </w:pPr>
        </w:pPrChange>
      </w:pPr>
      <w:del w:id="2343" w:author="Kelvin Sung" w:date="2021-04-22T15:00:00Z">
        <w:r w:rsidRPr="006A27C6" w:rsidDel="004C1133">
          <w:delText xml:space="preserve">Override </w:delText>
        </w:r>
        <w:r w:rsidRPr="006D40CB" w:rsidDel="004C1133">
          <w:delText>the</w:delText>
        </w:r>
        <w:r w:rsidRPr="006A27C6" w:rsidDel="004C1133">
          <w:delText xml:space="preserve"> </w:delText>
        </w:r>
        <w:r w:rsidDel="004C1133">
          <w:rPr>
            <w:rStyle w:val="CodeInline"/>
          </w:rPr>
          <w:delText>draw()</w:delText>
        </w:r>
        <w:r w:rsidRPr="006A27C6" w:rsidDel="004C1133">
          <w:delText xml:space="preserve"> function</w:delText>
        </w:r>
        <w:r w:rsidDel="004C1133">
          <w:fldChar w:fldCharType="begin"/>
        </w:r>
        <w:r w:rsidDel="004C1133">
          <w:delInstrText xml:space="preserve"> XE "</w:delInstrText>
        </w:r>
        <w:r w:rsidRPr="003407BB" w:rsidDel="004C1133">
          <w:rPr>
            <w:rStyle w:val="CodeInline"/>
          </w:rPr>
          <w:delInstrText>Sprite sheets:draw()</w:delInstrText>
        </w:r>
        <w:r w:rsidRPr="003407BB" w:rsidDel="004C1133">
          <w:delInstrText xml:space="preserve"> function</w:delInstrText>
        </w:r>
        <w:r w:rsidDel="004C1133">
          <w:delInstrText xml:space="preserve">" </w:delInstrText>
        </w:r>
        <w:r w:rsidDel="004C1133">
          <w:fldChar w:fldCharType="end"/>
        </w:r>
        <w:r w:rsidRPr="006A27C6" w:rsidDel="004C1133">
          <w:delText xml:space="preserve"> to </w:delText>
        </w:r>
        <w:r w:rsidDel="004C1133">
          <w:delText>load the specific texture coordinates values into WebGL context before the actual drawing.</w:delText>
        </w:r>
      </w:del>
    </w:p>
    <w:p w14:paraId="5796F820" w14:textId="33A99555" w:rsidR="006D40CB" w:rsidRPr="006A27C6" w:rsidDel="004C1133" w:rsidRDefault="006D40CB">
      <w:pPr>
        <w:pStyle w:val="BodyTextFirst"/>
        <w:rPr>
          <w:del w:id="2344" w:author="Kelvin Sung" w:date="2021-04-22T15:00:00Z"/>
        </w:rPr>
        <w:pPrChange w:id="2345" w:author="Kelvin Sung" w:date="2021-04-22T15:00:00Z">
          <w:pPr>
            <w:pStyle w:val="Code"/>
          </w:pPr>
        </w:pPrChange>
      </w:pPr>
      <w:del w:id="2346" w:author="Kelvin Sung" w:date="2021-04-22T15:00:00Z">
        <w:r w:rsidRPr="006A27C6" w:rsidDel="004C1133">
          <w:delText>SpriteRenderable.prototype.</w:delText>
        </w:r>
        <w:r w:rsidDel="004C1133">
          <w:delText>draw</w:delText>
        </w:r>
        <w:r w:rsidRPr="006A27C6" w:rsidDel="004C1133">
          <w:delText xml:space="preserve"> = function(pixelColor, vpMatrix) {</w:delText>
        </w:r>
      </w:del>
    </w:p>
    <w:p w14:paraId="55B9CCE6" w14:textId="2A38A98C" w:rsidR="006D40CB" w:rsidRPr="006A27C6" w:rsidDel="004C1133" w:rsidRDefault="006D40CB">
      <w:pPr>
        <w:pStyle w:val="BodyTextFirst"/>
        <w:rPr>
          <w:del w:id="2347" w:author="Kelvin Sung" w:date="2021-04-22T15:00:00Z"/>
        </w:rPr>
        <w:pPrChange w:id="2348" w:author="Kelvin Sung" w:date="2021-04-22T15:00:00Z">
          <w:pPr>
            <w:pStyle w:val="Code"/>
          </w:pPr>
        </w:pPrChange>
      </w:pPr>
      <w:del w:id="2349" w:author="Kelvin Sung" w:date="2021-04-22T15:00:00Z">
        <w:r w:rsidRPr="006A27C6" w:rsidDel="004C1133">
          <w:delText xml:space="preserve">    // set the current texture coordinate</w:delText>
        </w:r>
      </w:del>
    </w:p>
    <w:p w14:paraId="53F67543" w14:textId="13844E50" w:rsidR="006D40CB" w:rsidRPr="006A27C6" w:rsidDel="004C1133" w:rsidRDefault="006D40CB">
      <w:pPr>
        <w:pStyle w:val="BodyTextFirst"/>
        <w:rPr>
          <w:del w:id="2350" w:author="Kelvin Sung" w:date="2021-04-22T15:00:00Z"/>
        </w:rPr>
        <w:pPrChange w:id="2351" w:author="Kelvin Sung" w:date="2021-04-22T15:00:00Z">
          <w:pPr>
            <w:pStyle w:val="Code"/>
          </w:pPr>
        </w:pPrChange>
      </w:pPr>
      <w:del w:id="2352" w:author="Kelvin Sung" w:date="2021-04-22T15:00:00Z">
        <w:r w:rsidRPr="006A27C6" w:rsidDel="004C1133">
          <w:delText xml:space="preserve">    this.</w:delText>
        </w:r>
        <w:r w:rsidDel="004C1133">
          <w:delText>m</w:delText>
        </w:r>
        <w:r w:rsidRPr="006A27C6" w:rsidDel="004C1133">
          <w:delText>Shader.</w:delText>
        </w:r>
        <w:r w:rsidDel="004C1133">
          <w:delText>set</w:delText>
        </w:r>
        <w:r w:rsidRPr="006A27C6" w:rsidDel="004C1133">
          <w:delText>TextureCoordinate(this.</w:delText>
        </w:r>
        <w:r w:rsidRPr="00117E51" w:rsidDel="004C1133">
          <w:delText>getElementUVCoordinateArray</w:delText>
        </w:r>
        <w:r w:rsidDel="004C1133">
          <w:delText>(</w:delText>
        </w:r>
        <w:r w:rsidRPr="006A27C6" w:rsidDel="004C1133">
          <w:delText>));</w:delText>
        </w:r>
      </w:del>
    </w:p>
    <w:p w14:paraId="30FD5FC9" w14:textId="20C27D54" w:rsidR="006D40CB" w:rsidRPr="006A27C6" w:rsidDel="004C1133" w:rsidRDefault="006D40CB">
      <w:pPr>
        <w:pStyle w:val="BodyTextFirst"/>
        <w:rPr>
          <w:del w:id="2353" w:author="Kelvin Sung" w:date="2021-04-22T15:00:00Z"/>
        </w:rPr>
        <w:pPrChange w:id="2354" w:author="Kelvin Sung" w:date="2021-04-22T15:00:00Z">
          <w:pPr>
            <w:pStyle w:val="Code"/>
          </w:pPr>
        </w:pPrChange>
      </w:pPr>
      <w:del w:id="2355" w:author="Kelvin Sung" w:date="2021-04-22T15:00:00Z">
        <w:r w:rsidRPr="006A27C6" w:rsidDel="004C1133">
          <w:delText xml:space="preserve">    TextureRenderable.prototype.</w:delText>
        </w:r>
        <w:r w:rsidDel="004C1133">
          <w:delText>draw</w:delText>
        </w:r>
        <w:r w:rsidRPr="006A27C6" w:rsidDel="004C1133">
          <w:delText>.call(this, pixelColor, vpMatrix);</w:delText>
        </w:r>
      </w:del>
    </w:p>
    <w:p w14:paraId="035070B3" w14:textId="4B824EE7" w:rsidR="006D40CB" w:rsidRPr="006A27C6" w:rsidDel="004C1133" w:rsidRDefault="006D40CB">
      <w:pPr>
        <w:pStyle w:val="BodyTextFirst"/>
        <w:rPr>
          <w:del w:id="2356" w:author="Kelvin Sung" w:date="2021-04-22T15:00:00Z"/>
        </w:rPr>
        <w:pPrChange w:id="2357" w:author="Kelvin Sung" w:date="2021-04-22T15:00:00Z">
          <w:pPr>
            <w:pStyle w:val="Code"/>
          </w:pPr>
        </w:pPrChange>
      </w:pPr>
      <w:del w:id="2358" w:author="Kelvin Sung" w:date="2021-04-22T15:00:00Z">
        <w:r w:rsidRPr="006A27C6" w:rsidDel="004C1133">
          <w:delText xml:space="preserve">}; </w:delText>
        </w:r>
      </w:del>
    </w:p>
    <w:p w14:paraId="40002BDD" w14:textId="51E5B83B" w:rsidR="006D40CB" w:rsidRPr="006A27C6" w:rsidDel="004C1133" w:rsidRDefault="006D40CB">
      <w:pPr>
        <w:pStyle w:val="BodyTextFirst"/>
        <w:rPr>
          <w:del w:id="2359" w:author="Kelvin Sung" w:date="2021-04-22T15:00:00Z"/>
        </w:rPr>
        <w:pPrChange w:id="2360" w:author="Kelvin Sung" w:date="2021-04-22T15:00:00Z">
          <w:pPr>
            <w:pStyle w:val="Heading4"/>
          </w:pPr>
        </w:pPrChange>
      </w:pPr>
      <w:del w:id="2361" w:author="Kelvin Sung" w:date="2021-04-22T15:00:00Z">
        <w:r w:rsidDel="004C1133">
          <w:delText>SpriteShader as a Default R</w:delText>
        </w:r>
        <w:r w:rsidRPr="006A27C6" w:rsidDel="004C1133">
          <w:delText>esource</w:delText>
        </w:r>
      </w:del>
    </w:p>
    <w:p w14:paraId="619F96E6" w14:textId="23F5A37A" w:rsidR="006D40CB" w:rsidRPr="006A27C6" w:rsidDel="004C1133" w:rsidRDefault="006D40CB">
      <w:pPr>
        <w:pStyle w:val="BodyTextFirst"/>
        <w:rPr>
          <w:del w:id="2362" w:author="Kelvin Sung" w:date="2021-04-22T15:00:00Z"/>
        </w:rPr>
      </w:pPr>
      <w:del w:id="2363" w:author="Kelvin Sung" w:date="2021-04-22T15:00:00Z">
        <w:r w:rsidDel="004C1133">
          <w:delText xml:space="preserve">Similar to </w:delText>
        </w:r>
        <w:r w:rsidRPr="003126E7" w:rsidDel="004C1133">
          <w:rPr>
            <w:rStyle w:val="CodeInline"/>
          </w:rPr>
          <w:delText>SimpleShader</w:delText>
        </w:r>
        <w:r w:rsidDel="004C1133">
          <w:delText xml:space="preserve"> and </w:delText>
        </w:r>
        <w:r w:rsidRPr="003126E7" w:rsidDel="004C1133">
          <w:rPr>
            <w:rStyle w:val="CodeInline"/>
          </w:rPr>
          <w:delText>TextureShader</w:delText>
        </w:r>
        <w:r w:rsidDel="004C1133">
          <w:delText>, t</w:delText>
        </w:r>
        <w:r w:rsidRPr="006A27C6" w:rsidDel="004C1133">
          <w:delText xml:space="preserve">he </w:delText>
        </w:r>
        <w:r w:rsidRPr="006A27C6" w:rsidDel="004C1133">
          <w:rPr>
            <w:rStyle w:val="CodeInline"/>
          </w:rPr>
          <w:delText>SpriteShader</w:delText>
        </w:r>
        <w:r w:rsidRPr="006A27C6" w:rsidDel="004C1133">
          <w:delText xml:space="preserve"> is a resource that can be </w:delText>
        </w:r>
        <w:r w:rsidDel="004C1133">
          <w:delText xml:space="preserve">shared. </w:delText>
        </w:r>
        <w:r w:rsidRPr="006A27C6" w:rsidDel="004C1133">
          <w:delText>Thus</w:delText>
        </w:r>
        <w:r w:rsidDel="004C1133">
          <w:delText>,</w:delText>
        </w:r>
        <w:r w:rsidRPr="006A27C6" w:rsidDel="004C1133">
          <w:delText xml:space="preserve"> it should be added to the engine</w:delText>
        </w:r>
        <w:r w:rsidDel="004C1133">
          <w:delText>’</w:delText>
        </w:r>
        <w:r w:rsidRPr="006A27C6" w:rsidDel="004C1133">
          <w:delText xml:space="preserve">s </w:delText>
        </w:r>
        <w:r w:rsidRPr="006A27C6" w:rsidDel="004C1133">
          <w:rPr>
            <w:rStyle w:val="CodeInline"/>
          </w:rPr>
          <w:delText>DefaultResources</w:delText>
        </w:r>
        <w:r w:rsidRPr="006A27C6" w:rsidDel="004C1133">
          <w:delText>.</w:delText>
        </w:r>
      </w:del>
    </w:p>
    <w:p w14:paraId="426CEFB0" w14:textId="5448B98C" w:rsidR="006D40CB" w:rsidRPr="006A27C6" w:rsidDel="004C1133" w:rsidRDefault="006D40CB">
      <w:pPr>
        <w:pStyle w:val="BodyTextFirst"/>
        <w:rPr>
          <w:del w:id="2364" w:author="Kelvin Sung" w:date="2021-04-22T15:00:00Z"/>
        </w:rPr>
        <w:pPrChange w:id="2365" w:author="Kelvin Sung" w:date="2021-04-22T15:00:00Z">
          <w:pPr>
            <w:pStyle w:val="NumList"/>
            <w:numPr>
              <w:numId w:val="62"/>
            </w:numPr>
          </w:pPr>
        </w:pPrChange>
      </w:pPr>
      <w:del w:id="2366" w:author="Kelvin Sung" w:date="2021-04-22T15:00:00Z">
        <w:r w:rsidRPr="006A27C6" w:rsidDel="004C1133">
          <w:delText>In</w:delText>
        </w:r>
        <w:r w:rsidDel="004C1133">
          <w:delText xml:space="preserve"> </w:delText>
        </w:r>
        <w:r w:rsidRPr="006D40CB" w:rsidDel="004C1133">
          <w:delText>the</w:delText>
        </w:r>
        <w:r w:rsidDel="004C1133">
          <w:delText xml:space="preserve"> </w:delText>
        </w:r>
        <w:r w:rsidRPr="00744D98" w:rsidDel="004C1133">
          <w:rPr>
            <w:rStyle w:val="CodeInline"/>
          </w:rPr>
          <w:delText>Engine_</w:delText>
        </w:r>
        <w:r w:rsidRPr="006A27C6" w:rsidDel="004C1133">
          <w:rPr>
            <w:rStyle w:val="CodeInline"/>
          </w:rPr>
          <w:delText>DefaultResources</w:delText>
        </w:r>
        <w:r w:rsidDel="004C1133">
          <w:rPr>
            <w:rStyle w:val="CodeInline"/>
          </w:rPr>
          <w:delText>.js</w:delText>
        </w:r>
        <w:r w:rsidDel="004C1133">
          <w:rPr>
            <w:rStyle w:val="CodeInline"/>
          </w:rPr>
          <w:fldChar w:fldCharType="begin"/>
        </w:r>
        <w:r w:rsidDel="004C1133">
          <w:delInstrText xml:space="preserve"> XE "</w:delInstrText>
        </w:r>
        <w:r w:rsidRPr="00323912" w:rsidDel="004C1133">
          <w:rPr>
            <w:rStyle w:val="CodeInline"/>
          </w:rPr>
          <w:delInstrText>Sprite sheets:Engine_DefaultResources.js</w:delInstrText>
        </w:r>
        <w:r w:rsidDel="004C1133">
          <w:delInstrText xml:space="preserve">" </w:delInstrText>
        </w:r>
        <w:r w:rsidDel="004C1133">
          <w:rPr>
            <w:rStyle w:val="CodeInline"/>
          </w:rPr>
          <w:fldChar w:fldCharType="end"/>
        </w:r>
        <w:r w:rsidDel="004C1133">
          <w:delText xml:space="preserve"> file,</w:delText>
        </w:r>
        <w:r w:rsidRPr="006A27C6" w:rsidDel="004C1133">
          <w:delText xml:space="preserve"> add a variable </w:delText>
        </w:r>
        <w:r w:rsidDel="004C1133">
          <w:delText xml:space="preserve">for storing a </w:delText>
        </w:r>
        <w:r w:rsidRPr="006A27C6" w:rsidDel="004C1133">
          <w:rPr>
            <w:rStyle w:val="CodeInline"/>
          </w:rPr>
          <w:delText>SpriteShader</w:delText>
        </w:r>
        <w:r w:rsidDel="004C1133">
          <w:delText>.</w:delText>
        </w:r>
      </w:del>
    </w:p>
    <w:p w14:paraId="68340F9F" w14:textId="22836364" w:rsidR="006D40CB" w:rsidRPr="006A27C6" w:rsidDel="004C1133" w:rsidRDefault="006D40CB">
      <w:pPr>
        <w:pStyle w:val="BodyTextFirst"/>
        <w:rPr>
          <w:del w:id="2367" w:author="Kelvin Sung" w:date="2021-04-22T15:00:00Z"/>
        </w:rPr>
        <w:pPrChange w:id="2368" w:author="Kelvin Sung" w:date="2021-04-22T15:00:00Z">
          <w:pPr>
            <w:pStyle w:val="Code"/>
          </w:pPr>
        </w:pPrChange>
      </w:pPr>
      <w:del w:id="2369" w:author="Kelvin Sung" w:date="2021-04-22T15:00:00Z">
        <w:r w:rsidRPr="006A27C6" w:rsidDel="004C1133">
          <w:delText xml:space="preserve">    var </w:delText>
        </w:r>
        <w:r w:rsidDel="004C1133">
          <w:delText>m</w:delText>
        </w:r>
        <w:r w:rsidRPr="006A27C6" w:rsidDel="004C1133">
          <w:delText>SpriteShader = null;</w:delText>
        </w:r>
      </w:del>
    </w:p>
    <w:p w14:paraId="30483B0D" w14:textId="0EE9C098" w:rsidR="006D40CB" w:rsidRPr="006A27C6" w:rsidDel="004C1133" w:rsidRDefault="006D40CB">
      <w:pPr>
        <w:pStyle w:val="BodyTextFirst"/>
        <w:rPr>
          <w:del w:id="2370" w:author="Kelvin Sung" w:date="2021-04-22T15:00:00Z"/>
        </w:rPr>
        <w:pPrChange w:id="2371" w:author="Kelvin Sung" w:date="2021-04-22T15:00:00Z">
          <w:pPr>
            <w:pStyle w:val="NumList"/>
            <w:numPr>
              <w:numId w:val="14"/>
            </w:numPr>
          </w:pPr>
        </w:pPrChange>
      </w:pPr>
      <w:del w:id="2372" w:author="Kelvin Sung" w:date="2021-04-22T15:00:00Z">
        <w:r w:rsidRPr="006D40CB" w:rsidDel="004C1133">
          <w:delText>Define</w:delText>
        </w:r>
        <w:r w:rsidRPr="006A27C6" w:rsidDel="004C1133">
          <w:delText xml:space="preserve"> a getter function for the </w:delText>
        </w:r>
        <w:r w:rsidRPr="006A27C6" w:rsidDel="004C1133">
          <w:rPr>
            <w:rStyle w:val="CodeInline"/>
          </w:rPr>
          <w:delText>SpriteShader</w:delText>
        </w:r>
        <w:r w:rsidDel="004C1133">
          <w:delText>.</w:delText>
        </w:r>
      </w:del>
    </w:p>
    <w:p w14:paraId="5E0E37F7" w14:textId="1DF5EFA0" w:rsidR="006D40CB" w:rsidRPr="006A27C6" w:rsidDel="004C1133" w:rsidRDefault="006D40CB">
      <w:pPr>
        <w:pStyle w:val="BodyTextFirst"/>
        <w:rPr>
          <w:del w:id="2373" w:author="Kelvin Sung" w:date="2021-04-22T15:00:00Z"/>
        </w:rPr>
        <w:pPrChange w:id="2374" w:author="Kelvin Sung" w:date="2021-04-22T15:00:00Z">
          <w:pPr>
            <w:pStyle w:val="Code"/>
          </w:pPr>
        </w:pPrChange>
      </w:pPr>
      <w:del w:id="2375" w:author="Kelvin Sung" w:date="2021-04-22T15:00:00Z">
        <w:r w:rsidRPr="006A27C6" w:rsidDel="004C1133">
          <w:delText xml:space="preserve">var </w:delText>
        </w:r>
        <w:r w:rsidDel="004C1133">
          <w:delText>get</w:delText>
        </w:r>
        <w:r w:rsidRPr="006A27C6" w:rsidDel="004C1133">
          <w:delText xml:space="preserve">SpriteShader = function() { return </w:delText>
        </w:r>
        <w:r w:rsidDel="004C1133">
          <w:delText>m</w:delText>
        </w:r>
        <w:r w:rsidRPr="006A27C6" w:rsidDel="004C1133">
          <w:delText>SpriteShader; };</w:delText>
        </w:r>
      </w:del>
    </w:p>
    <w:p w14:paraId="6285DB31" w14:textId="78CBFCBA" w:rsidR="006D40CB" w:rsidRPr="006A27C6" w:rsidDel="004C1133" w:rsidRDefault="006D40CB">
      <w:pPr>
        <w:pStyle w:val="BodyTextFirst"/>
        <w:rPr>
          <w:del w:id="2376" w:author="Kelvin Sung" w:date="2021-04-22T15:00:00Z"/>
        </w:rPr>
        <w:pPrChange w:id="2377" w:author="Kelvin Sung" w:date="2021-04-22T15:00:00Z">
          <w:pPr>
            <w:pStyle w:val="NumList"/>
            <w:numPr>
              <w:numId w:val="14"/>
            </w:numPr>
          </w:pPr>
        </w:pPrChange>
      </w:pPr>
      <w:del w:id="2378" w:author="Kelvin Sung" w:date="2021-04-22T15:00:00Z">
        <w:r w:rsidRPr="006D40CB" w:rsidDel="004C1133">
          <w:delText>Modify</w:delText>
        </w:r>
        <w:r w:rsidRPr="006A27C6" w:rsidDel="004C1133">
          <w:delText xml:space="preserve"> the </w:delText>
        </w:r>
        <w:r w:rsidRPr="006A27C6" w:rsidDel="004C1133">
          <w:rPr>
            <w:rStyle w:val="CodeInline"/>
          </w:rPr>
          <w:delText>_</w:delText>
        </w:r>
        <w:r w:rsidDel="004C1133">
          <w:rPr>
            <w:rStyle w:val="CodeInline"/>
          </w:rPr>
          <w:delText>createShaders</w:delText>
        </w:r>
        <w:r w:rsidRPr="006A27C6" w:rsidDel="004C1133">
          <w:delText xml:space="preserve"> function to also create the </w:delText>
        </w:r>
        <w:r w:rsidRPr="006A27C6" w:rsidDel="004C1133">
          <w:rPr>
            <w:rStyle w:val="CodeInline"/>
          </w:rPr>
          <w:delText>SpriteShader</w:delText>
        </w:r>
        <w:r w:rsidDel="004C1133">
          <w:delText>.</w:delText>
        </w:r>
      </w:del>
    </w:p>
    <w:p w14:paraId="4436C62F" w14:textId="6768243A" w:rsidR="006D40CB" w:rsidRPr="006A27C6" w:rsidDel="004C1133" w:rsidRDefault="006D40CB">
      <w:pPr>
        <w:pStyle w:val="BodyTextFirst"/>
        <w:rPr>
          <w:del w:id="2379" w:author="Kelvin Sung" w:date="2021-04-22T15:00:00Z"/>
        </w:rPr>
        <w:pPrChange w:id="2380" w:author="Kelvin Sung" w:date="2021-04-22T15:00:00Z">
          <w:pPr>
            <w:pStyle w:val="Code"/>
          </w:pPr>
        </w:pPrChange>
      </w:pPr>
      <w:del w:id="2381" w:author="Kelvin Sung" w:date="2021-04-22T15:00:00Z">
        <w:r w:rsidRPr="006A27C6" w:rsidDel="004C1133">
          <w:delText xml:space="preserve">    var _</w:delText>
        </w:r>
        <w:r w:rsidDel="004C1133">
          <w:delText>createShaders</w:delText>
        </w:r>
        <w:r w:rsidRPr="006A27C6" w:rsidDel="004C1133">
          <w:delText xml:space="preserve"> = function(callBackFunction) {</w:delText>
        </w:r>
      </w:del>
    </w:p>
    <w:p w14:paraId="045DDBAF" w14:textId="2AF3004B" w:rsidR="006D40CB" w:rsidRPr="006A27C6" w:rsidDel="004C1133" w:rsidRDefault="006D40CB">
      <w:pPr>
        <w:pStyle w:val="BodyTextFirst"/>
        <w:rPr>
          <w:del w:id="2382" w:author="Kelvin Sung" w:date="2021-04-22T15:00:00Z"/>
        </w:rPr>
        <w:pPrChange w:id="2383" w:author="Kelvin Sung" w:date="2021-04-22T15:00:00Z">
          <w:pPr>
            <w:pStyle w:val="Code"/>
          </w:pPr>
        </w:pPrChange>
      </w:pPr>
      <w:del w:id="2384" w:author="Kelvin Sung" w:date="2021-04-22T15:00:00Z">
        <w:r w:rsidRPr="006A27C6" w:rsidDel="004C1133">
          <w:delText xml:space="preserve">        gEngine.ResourceMap.</w:delText>
        </w:r>
        <w:r w:rsidDel="004C1133">
          <w:delText>set</w:delText>
        </w:r>
        <w:r w:rsidRPr="006A27C6" w:rsidDel="004C1133">
          <w:delText>LoadCompleteCallback(null);</w:delText>
        </w:r>
      </w:del>
    </w:p>
    <w:p w14:paraId="1FC17D8D" w14:textId="7CE14395" w:rsidR="006D40CB" w:rsidRPr="006A27C6" w:rsidDel="004C1133" w:rsidRDefault="006D40CB">
      <w:pPr>
        <w:pStyle w:val="BodyTextFirst"/>
        <w:rPr>
          <w:del w:id="2385" w:author="Kelvin Sung" w:date="2021-04-22T15:00:00Z"/>
        </w:rPr>
        <w:pPrChange w:id="2386" w:author="Kelvin Sung" w:date="2021-04-22T15:00:00Z">
          <w:pPr>
            <w:pStyle w:val="Code"/>
          </w:pPr>
        </w:pPrChange>
      </w:pPr>
      <w:del w:id="2387" w:author="Kelvin Sung" w:date="2021-04-22T15:00:00Z">
        <w:r w:rsidRPr="006A27C6" w:rsidDel="004C1133">
          <w:delText xml:space="preserve">        </w:delText>
        </w:r>
        <w:r w:rsidDel="004C1133">
          <w:delText>m</w:delText>
        </w:r>
        <w:r w:rsidRPr="006A27C6" w:rsidDel="004C1133">
          <w:delText>ConstColorShader = new SimpleShader(</w:delText>
        </w:r>
        <w:r w:rsidDel="004C1133">
          <w:delText>k</w:delText>
        </w:r>
        <w:r w:rsidRPr="006A27C6" w:rsidDel="004C1133">
          <w:delText xml:space="preserve">SimpleVS, </w:delText>
        </w:r>
        <w:r w:rsidDel="004C1133">
          <w:delText>k</w:delText>
        </w:r>
        <w:r w:rsidRPr="006A27C6" w:rsidDel="004C1133">
          <w:delText>SimpleFS);</w:delText>
        </w:r>
      </w:del>
    </w:p>
    <w:p w14:paraId="5CFA4DCE" w14:textId="25E7B688" w:rsidR="006D40CB" w:rsidRPr="006A27C6" w:rsidDel="004C1133" w:rsidRDefault="006D40CB">
      <w:pPr>
        <w:pStyle w:val="BodyTextFirst"/>
        <w:rPr>
          <w:del w:id="2388" w:author="Kelvin Sung" w:date="2021-04-22T15:00:00Z"/>
        </w:rPr>
        <w:pPrChange w:id="2389" w:author="Kelvin Sung" w:date="2021-04-22T15:00:00Z">
          <w:pPr>
            <w:pStyle w:val="Code"/>
          </w:pPr>
        </w:pPrChange>
      </w:pPr>
      <w:del w:id="2390" w:author="Kelvin Sung" w:date="2021-04-22T15:00:00Z">
        <w:r w:rsidRPr="006A27C6" w:rsidDel="004C1133">
          <w:delText xml:space="preserve">        </w:delText>
        </w:r>
        <w:r w:rsidDel="004C1133">
          <w:delText>m</w:delText>
        </w:r>
        <w:r w:rsidRPr="006A27C6" w:rsidDel="004C1133">
          <w:delText>TextureShader = new TextureShader(</w:delText>
        </w:r>
        <w:r w:rsidDel="004C1133">
          <w:delText>k</w:delText>
        </w:r>
        <w:r w:rsidRPr="006A27C6" w:rsidDel="004C1133">
          <w:delText xml:space="preserve">TextureVS, </w:delText>
        </w:r>
        <w:r w:rsidDel="004C1133">
          <w:delText>k</w:delText>
        </w:r>
        <w:r w:rsidRPr="006A27C6" w:rsidDel="004C1133">
          <w:delText>TextureFS);</w:delText>
        </w:r>
      </w:del>
    </w:p>
    <w:p w14:paraId="0987D1E6" w14:textId="44627D1C" w:rsidR="006D40CB" w:rsidRPr="006A27C6" w:rsidDel="004C1133" w:rsidRDefault="006D40CB">
      <w:pPr>
        <w:pStyle w:val="BodyTextFirst"/>
        <w:rPr>
          <w:del w:id="2391" w:author="Kelvin Sung" w:date="2021-04-22T15:00:00Z"/>
          <w:rStyle w:val="CodeBold"/>
        </w:rPr>
        <w:pPrChange w:id="2392" w:author="Kelvin Sung" w:date="2021-04-22T15:00:00Z">
          <w:pPr>
            <w:pStyle w:val="Code"/>
          </w:pPr>
        </w:pPrChange>
      </w:pPr>
      <w:del w:id="2393" w:author="Kelvin Sung" w:date="2021-04-22T15:00:00Z">
        <w:r w:rsidRPr="006A27C6" w:rsidDel="004C1133">
          <w:delText xml:space="preserve">        </w:delText>
        </w:r>
        <w:r w:rsidDel="004C1133">
          <w:rPr>
            <w:rStyle w:val="CodeBold"/>
          </w:rPr>
          <w:delText>m</w:delText>
        </w:r>
        <w:r w:rsidRPr="006A27C6" w:rsidDel="004C1133">
          <w:rPr>
            <w:rStyle w:val="CodeBold"/>
          </w:rPr>
          <w:delText>SpriteShader =  new SpriteShader(</w:delText>
        </w:r>
        <w:r w:rsidDel="004C1133">
          <w:rPr>
            <w:rStyle w:val="CodeBold"/>
          </w:rPr>
          <w:delText>k</w:delText>
        </w:r>
        <w:r w:rsidRPr="006A27C6" w:rsidDel="004C1133">
          <w:rPr>
            <w:rStyle w:val="CodeBold"/>
          </w:rPr>
          <w:delText xml:space="preserve">TextureVS, </w:delText>
        </w:r>
        <w:r w:rsidDel="004C1133">
          <w:rPr>
            <w:rStyle w:val="CodeBold"/>
          </w:rPr>
          <w:delText>k</w:delText>
        </w:r>
        <w:r w:rsidRPr="006A27C6" w:rsidDel="004C1133">
          <w:rPr>
            <w:rStyle w:val="CodeBold"/>
          </w:rPr>
          <w:delText>TextureFS);</w:delText>
        </w:r>
      </w:del>
    </w:p>
    <w:p w14:paraId="3A8C13E9" w14:textId="24A64E9D" w:rsidR="006D40CB" w:rsidRPr="006A27C6" w:rsidDel="004C1133" w:rsidRDefault="006D40CB">
      <w:pPr>
        <w:pStyle w:val="BodyTextFirst"/>
        <w:rPr>
          <w:del w:id="2394" w:author="Kelvin Sung" w:date="2021-04-22T15:00:00Z"/>
        </w:rPr>
        <w:pPrChange w:id="2395" w:author="Kelvin Sung" w:date="2021-04-22T15:00:00Z">
          <w:pPr>
            <w:pStyle w:val="Code"/>
          </w:pPr>
        </w:pPrChange>
      </w:pPr>
      <w:del w:id="2396" w:author="Kelvin Sung" w:date="2021-04-22T15:00:00Z">
        <w:r w:rsidRPr="006A27C6" w:rsidDel="004C1133">
          <w:delText xml:space="preserve">        callBackFunction();</w:delText>
        </w:r>
      </w:del>
    </w:p>
    <w:p w14:paraId="2AE4A3B1" w14:textId="1C6CF0F5" w:rsidR="006D40CB" w:rsidRPr="006A27C6" w:rsidDel="004C1133" w:rsidRDefault="006D40CB">
      <w:pPr>
        <w:pStyle w:val="BodyTextFirst"/>
        <w:rPr>
          <w:del w:id="2397" w:author="Kelvin Sung" w:date="2021-04-22T15:00:00Z"/>
        </w:rPr>
        <w:pPrChange w:id="2398" w:author="Kelvin Sung" w:date="2021-04-22T15:00:00Z">
          <w:pPr>
            <w:pStyle w:val="Code"/>
          </w:pPr>
        </w:pPrChange>
      </w:pPr>
      <w:del w:id="2399" w:author="Kelvin Sung" w:date="2021-04-22T15:00:00Z">
        <w:r w:rsidRPr="006A27C6" w:rsidDel="004C1133">
          <w:delText xml:space="preserve">    };</w:delText>
        </w:r>
      </w:del>
    </w:p>
    <w:p w14:paraId="2068932C" w14:textId="1CEF0FB4" w:rsidR="006D40CB" w:rsidDel="004C1133" w:rsidRDefault="006D40CB">
      <w:pPr>
        <w:pStyle w:val="BodyTextFirst"/>
        <w:rPr>
          <w:del w:id="2400" w:author="Kelvin Sung" w:date="2021-04-22T15:00:00Z"/>
        </w:rPr>
        <w:pPrChange w:id="2401" w:author="Kelvin Sung" w:date="2021-04-22T15:00:00Z">
          <w:pPr>
            <w:pStyle w:val="BodyTextCont"/>
          </w:pPr>
        </w:pPrChange>
      </w:pPr>
      <w:del w:id="2402" w:author="Kelvin Sung" w:date="2021-04-22T15:00:00Z">
        <w:r w:rsidDel="004C1133">
          <w:delText xml:space="preserve">Notice that the </w:delText>
        </w:r>
        <w:r w:rsidRPr="00C625A6" w:rsidDel="004C1133">
          <w:rPr>
            <w:rStyle w:val="CodeInline"/>
          </w:rPr>
          <w:delText>SpriteShader</w:delText>
        </w:r>
        <w:r w:rsidDel="004C1133">
          <w:delText xml:space="preserve"> actually wraps over the existing GLSL shaders defined in the </w:delText>
        </w:r>
        <w:r w:rsidRPr="00C625A6" w:rsidDel="004C1133">
          <w:rPr>
            <w:rStyle w:val="CodeInline"/>
          </w:rPr>
          <w:delText>TextureVS.glsl</w:delText>
        </w:r>
        <w:r w:rsidDel="004C1133">
          <w:delText xml:space="preserve"> and </w:delText>
        </w:r>
        <w:r w:rsidRPr="00C625A6" w:rsidDel="004C1133">
          <w:rPr>
            <w:rStyle w:val="CodeInline"/>
          </w:rPr>
          <w:delText>TextureFS.glsl</w:delText>
        </w:r>
        <w:r w:rsidDel="004C1133">
          <w:delText xml:space="preserve"> files. From the perspective of WebGL, the functionality of drawing with texture remains the same; the only difference with </w:delText>
        </w:r>
        <w:r w:rsidRPr="00C625A6" w:rsidDel="004C1133">
          <w:rPr>
            <w:rStyle w:val="CodeInline"/>
          </w:rPr>
          <w:delText>SpriteShader</w:delText>
        </w:r>
        <w:r w:rsidDel="004C1133">
          <w:delText xml:space="preserve"> is that the texture’s coordinate values are now programmable.</w:delText>
        </w:r>
      </w:del>
    </w:p>
    <w:p w14:paraId="66E2B89A" w14:textId="10DFDC07" w:rsidR="006D40CB" w:rsidRPr="006A27C6" w:rsidDel="004C1133" w:rsidRDefault="006D40CB">
      <w:pPr>
        <w:pStyle w:val="BodyTextFirst"/>
        <w:rPr>
          <w:del w:id="2403" w:author="Kelvin Sung" w:date="2021-04-22T15:00:00Z"/>
        </w:rPr>
        <w:pPrChange w:id="2404" w:author="Kelvin Sung" w:date="2021-04-22T15:00:00Z">
          <w:pPr>
            <w:pStyle w:val="NumList"/>
            <w:numPr>
              <w:numId w:val="14"/>
            </w:numPr>
          </w:pPr>
        </w:pPrChange>
      </w:pPr>
      <w:del w:id="2405" w:author="Kelvin Sung" w:date="2021-04-22T15:00:00Z">
        <w:r w:rsidRPr="006D40CB" w:rsidDel="004C1133">
          <w:delText>Remember</w:delText>
        </w:r>
        <w:r w:rsidRPr="006A27C6" w:rsidDel="004C1133">
          <w:delText xml:space="preserve"> to update the public interface</w:delText>
        </w:r>
        <w:r w:rsidDel="004C1133">
          <w:delText>.</w:delText>
        </w:r>
      </w:del>
    </w:p>
    <w:p w14:paraId="22D0DFF0" w14:textId="168D893C" w:rsidR="006D40CB" w:rsidRPr="006A27C6" w:rsidDel="004C1133" w:rsidRDefault="006D40CB">
      <w:pPr>
        <w:pStyle w:val="BodyTextFirst"/>
        <w:rPr>
          <w:del w:id="2406" w:author="Kelvin Sung" w:date="2021-04-22T15:00:00Z"/>
        </w:rPr>
        <w:pPrChange w:id="2407" w:author="Kelvin Sung" w:date="2021-04-22T15:00:00Z">
          <w:pPr>
            <w:pStyle w:val="Code"/>
          </w:pPr>
        </w:pPrChange>
      </w:pPr>
      <w:del w:id="2408" w:author="Kelvin Sung" w:date="2021-04-22T15:00:00Z">
        <w:r w:rsidRPr="006A27C6" w:rsidDel="004C1133">
          <w:delText xml:space="preserve">    var </w:delText>
        </w:r>
        <w:r w:rsidDel="004C1133">
          <w:delText>mPublic</w:delText>
        </w:r>
        <w:r w:rsidRPr="006A27C6" w:rsidDel="004C1133">
          <w:delText xml:space="preserve"> =</w:delText>
        </w:r>
        <w:r w:rsidDel="004C1133">
          <w:delText xml:space="preserve"> </w:delText>
        </w:r>
        <w:r w:rsidRPr="006A27C6" w:rsidDel="004C1133">
          <w:delText>{</w:delText>
        </w:r>
      </w:del>
    </w:p>
    <w:p w14:paraId="422BB48F" w14:textId="79DA69EE" w:rsidR="006D40CB" w:rsidRPr="006A27C6" w:rsidDel="004C1133" w:rsidRDefault="006D40CB">
      <w:pPr>
        <w:pStyle w:val="BodyTextFirst"/>
        <w:rPr>
          <w:del w:id="2409" w:author="Kelvin Sung" w:date="2021-04-22T15:00:00Z"/>
        </w:rPr>
        <w:pPrChange w:id="2410" w:author="Kelvin Sung" w:date="2021-04-22T15:00:00Z">
          <w:pPr>
            <w:pStyle w:val="Code"/>
          </w:pPr>
        </w:pPrChange>
      </w:pPr>
      <w:del w:id="2411" w:author="Kelvin Sung" w:date="2021-04-22T15:00:00Z">
        <w:r w:rsidRPr="006A27C6" w:rsidDel="004C1133">
          <w:delText xml:space="preserve">        </w:delText>
        </w:r>
        <w:r w:rsidDel="004C1133">
          <w:delText>i</w:delText>
        </w:r>
        <w:r w:rsidRPr="006A27C6" w:rsidDel="004C1133">
          <w:delText xml:space="preserve">nitialize: </w:delText>
        </w:r>
        <w:r w:rsidDel="004C1133">
          <w:delText>initialize</w:delText>
        </w:r>
        <w:r w:rsidRPr="006A27C6" w:rsidDel="004C1133">
          <w:delText>,</w:delText>
        </w:r>
      </w:del>
    </w:p>
    <w:p w14:paraId="21BA9889" w14:textId="12B2D2B3" w:rsidR="006D40CB" w:rsidRPr="006A27C6" w:rsidDel="004C1133" w:rsidRDefault="006D40CB">
      <w:pPr>
        <w:pStyle w:val="BodyTextFirst"/>
        <w:rPr>
          <w:del w:id="2412" w:author="Kelvin Sung" w:date="2021-04-22T15:00:00Z"/>
        </w:rPr>
        <w:pPrChange w:id="2413" w:author="Kelvin Sung" w:date="2021-04-22T15:00:00Z">
          <w:pPr>
            <w:pStyle w:val="Code"/>
          </w:pPr>
        </w:pPrChange>
      </w:pPr>
      <w:del w:id="2414" w:author="Kelvin Sung" w:date="2021-04-22T15:00:00Z">
        <w:r w:rsidRPr="006A27C6" w:rsidDel="004C1133">
          <w:delText xml:space="preserve">        </w:delText>
        </w:r>
        <w:r w:rsidDel="004C1133">
          <w:delText>get</w:delText>
        </w:r>
        <w:r w:rsidRPr="006A27C6" w:rsidDel="004C1133">
          <w:delText xml:space="preserve">ConstColorShader: </w:delText>
        </w:r>
        <w:r w:rsidDel="004C1133">
          <w:delText>get</w:delText>
        </w:r>
        <w:r w:rsidRPr="006A27C6" w:rsidDel="004C1133">
          <w:delText>ConstColorShader,</w:delText>
        </w:r>
      </w:del>
    </w:p>
    <w:p w14:paraId="0E7A774B" w14:textId="5B427A07" w:rsidR="006D40CB" w:rsidRPr="006A27C6" w:rsidDel="004C1133" w:rsidRDefault="006D40CB">
      <w:pPr>
        <w:pStyle w:val="BodyTextFirst"/>
        <w:rPr>
          <w:del w:id="2415" w:author="Kelvin Sung" w:date="2021-04-22T15:00:00Z"/>
        </w:rPr>
        <w:pPrChange w:id="2416" w:author="Kelvin Sung" w:date="2021-04-22T15:00:00Z">
          <w:pPr>
            <w:pStyle w:val="Code"/>
          </w:pPr>
        </w:pPrChange>
      </w:pPr>
      <w:del w:id="2417" w:author="Kelvin Sung" w:date="2021-04-22T15:00:00Z">
        <w:r w:rsidRPr="006A27C6" w:rsidDel="004C1133">
          <w:lastRenderedPageBreak/>
          <w:delText xml:space="preserve">        </w:delText>
        </w:r>
        <w:r w:rsidDel="004C1133">
          <w:delText>getTextureShader: get</w:delText>
        </w:r>
        <w:r w:rsidRPr="006A27C6" w:rsidDel="004C1133">
          <w:delText>TextureShader,</w:delText>
        </w:r>
      </w:del>
    </w:p>
    <w:p w14:paraId="0B3F4294" w14:textId="59DB96E1" w:rsidR="006D40CB" w:rsidRPr="00A404D2" w:rsidDel="004C1133" w:rsidRDefault="006D40CB">
      <w:pPr>
        <w:pStyle w:val="BodyTextFirst"/>
        <w:rPr>
          <w:del w:id="2418" w:author="Kelvin Sung" w:date="2021-04-22T15:00:00Z"/>
          <w:rStyle w:val="CodeBold"/>
        </w:rPr>
        <w:pPrChange w:id="2419" w:author="Kelvin Sung" w:date="2021-04-22T15:00:00Z">
          <w:pPr>
            <w:pStyle w:val="Code"/>
          </w:pPr>
        </w:pPrChange>
      </w:pPr>
      <w:del w:id="2420" w:author="Kelvin Sung" w:date="2021-04-22T15:00:00Z">
        <w:r w:rsidRPr="006A27C6" w:rsidDel="004C1133">
          <w:delText xml:space="preserve">        </w:delText>
        </w:r>
        <w:r w:rsidRPr="00A404D2" w:rsidDel="004C1133">
          <w:rPr>
            <w:rStyle w:val="CodeBold"/>
          </w:rPr>
          <w:delText>getSpriteShader: getSpriteShader</w:delText>
        </w:r>
      </w:del>
    </w:p>
    <w:p w14:paraId="14E9E270" w14:textId="7C2A365F" w:rsidR="006D40CB" w:rsidRPr="006A27C6" w:rsidDel="004C1133" w:rsidRDefault="006D40CB">
      <w:pPr>
        <w:pStyle w:val="BodyTextFirst"/>
        <w:rPr>
          <w:del w:id="2421" w:author="Kelvin Sung" w:date="2021-04-22T15:00:00Z"/>
        </w:rPr>
        <w:pPrChange w:id="2422" w:author="Kelvin Sung" w:date="2021-04-22T15:00:00Z">
          <w:pPr>
            <w:pStyle w:val="Code"/>
          </w:pPr>
        </w:pPrChange>
      </w:pPr>
      <w:del w:id="2423" w:author="Kelvin Sung" w:date="2021-04-22T15:00:00Z">
        <w:r w:rsidRPr="006A27C6" w:rsidDel="004C1133">
          <w:delText xml:space="preserve">    };</w:delText>
        </w:r>
      </w:del>
    </w:p>
    <w:p w14:paraId="6BA09EC7" w14:textId="1A897B73" w:rsidR="006D40CB" w:rsidRPr="006A27C6" w:rsidDel="004C1133" w:rsidRDefault="006D40CB">
      <w:pPr>
        <w:pStyle w:val="BodyTextFirst"/>
        <w:rPr>
          <w:del w:id="2424" w:author="Kelvin Sung" w:date="2021-04-22T15:00:00Z"/>
        </w:rPr>
        <w:pPrChange w:id="2425" w:author="Kelvin Sung" w:date="2021-04-22T15:00:00Z">
          <w:pPr>
            <w:pStyle w:val="Heading4"/>
          </w:pPr>
        </w:pPrChange>
      </w:pPr>
      <w:del w:id="2426" w:author="Kelvin Sung" w:date="2021-04-22T15:00:00Z">
        <w:r w:rsidRPr="006A27C6" w:rsidDel="004C1133">
          <w:delText>Test</w:delText>
        </w:r>
        <w:r w:rsidDel="004C1133">
          <w:delText>ing the</w:delText>
        </w:r>
        <w:r w:rsidRPr="006A27C6" w:rsidDel="004C1133">
          <w:delText xml:space="preserve"> SpriteRenderable</w:delText>
        </w:r>
      </w:del>
    </w:p>
    <w:p w14:paraId="0BF82C10" w14:textId="0FBB896F" w:rsidR="006D40CB" w:rsidRPr="006A27C6" w:rsidDel="004C1133" w:rsidRDefault="006D40CB">
      <w:pPr>
        <w:pStyle w:val="BodyTextFirst"/>
        <w:rPr>
          <w:del w:id="2427" w:author="Kelvin Sung" w:date="2021-04-22T15:00:00Z"/>
        </w:rPr>
      </w:pPr>
      <w:del w:id="2428" w:author="Kelvin Sung" w:date="2021-04-22T15:00:00Z">
        <w:r w:rsidDel="004C1133">
          <w:delText>T</w:delText>
        </w:r>
        <w:r w:rsidRPr="009751E7" w:rsidDel="004C1133">
          <w:delText>here are two important functionalities of working with sprite elements and texture coordinates that should be tested</w:delText>
        </w:r>
        <w:r w:rsidDel="004C1133">
          <w:delText>: t</w:delText>
        </w:r>
        <w:r w:rsidRPr="00D56436" w:rsidDel="004C1133">
          <w:delText>he proper extraction, drawing, and controlling of a sprite sheet element as an object</w:delText>
        </w:r>
        <w:r w:rsidDel="004C1133">
          <w:delText xml:space="preserve">; and the changing and controlling of uv coordinate on an object. For proper testing of the added functionality, you must modify the </w:delText>
        </w:r>
        <w:r w:rsidRPr="00847298" w:rsidDel="004C1133">
          <w:rPr>
            <w:rStyle w:val="CodeInline"/>
          </w:rPr>
          <w:delText>MyGame.js</w:delText>
        </w:r>
        <w:r w:rsidDel="004C1133">
          <w:delText xml:space="preserve"> file</w:delText>
        </w:r>
        <w:r w:rsidDel="004C1133">
          <w:fldChar w:fldCharType="begin"/>
        </w:r>
        <w:r w:rsidDel="004C1133">
          <w:delInstrText xml:space="preserve"> XE "</w:delInstrText>
        </w:r>
        <w:r w:rsidRPr="00D30D2C" w:rsidDel="004C1133">
          <w:rPr>
            <w:rStyle w:val="CodeInline"/>
          </w:rPr>
          <w:delInstrText>Sprite sheets:MyGame.js</w:delInstrText>
        </w:r>
        <w:r w:rsidRPr="00D30D2C" w:rsidDel="004C1133">
          <w:delInstrText xml:space="preserve"> file</w:delInstrText>
        </w:r>
        <w:r w:rsidDel="004C1133">
          <w:delInstrText xml:space="preserve">" </w:delInstrText>
        </w:r>
        <w:r w:rsidDel="004C1133">
          <w:fldChar w:fldCharType="end"/>
        </w:r>
        <w:r w:rsidDel="004C1133">
          <w:delText>.</w:delText>
        </w:r>
      </w:del>
    </w:p>
    <w:p w14:paraId="4ABF075A" w14:textId="7B29B823" w:rsidR="006D40CB" w:rsidDel="004C1133" w:rsidRDefault="006D40CB">
      <w:pPr>
        <w:pStyle w:val="BodyTextFirst"/>
        <w:rPr>
          <w:del w:id="2429" w:author="Kelvin Sung" w:date="2021-04-22T15:00:00Z"/>
        </w:rPr>
        <w:pPrChange w:id="2430" w:author="Kelvin Sung" w:date="2021-04-22T15:00:00Z">
          <w:pPr>
            <w:pStyle w:val="NumList"/>
            <w:numPr>
              <w:numId w:val="63"/>
            </w:numPr>
          </w:pPr>
        </w:pPrChange>
      </w:pPr>
      <w:del w:id="2431" w:author="Kelvin Sung" w:date="2021-04-22T15:00:00Z">
        <w:r w:rsidDel="004C1133">
          <w:delText xml:space="preserve">The constructing, loading, unloading, and drawing of </w:delText>
        </w:r>
        <w:r w:rsidRPr="00847298" w:rsidDel="004C1133">
          <w:rPr>
            <w:rStyle w:val="CodeInline"/>
          </w:rPr>
          <w:delText>MyGame</w:delText>
        </w:r>
        <w:r w:rsidDel="004C1133">
          <w:delText xml:space="preserve"> are </w:delText>
        </w:r>
        <w:r w:rsidRPr="006D40CB" w:rsidDel="004C1133">
          <w:delText>similar</w:delText>
        </w:r>
        <w:r w:rsidDel="004C1133">
          <w:delText xml:space="preserve"> to previous examples, so the details will not be repeated here. Please refer to the source code in the </w:delText>
        </w:r>
        <w:r w:rsidRPr="00015208" w:rsidDel="004C1133">
          <w:rPr>
            <w:rStyle w:val="CodeInline"/>
          </w:rPr>
          <w:delText>src/MyGame</w:delText>
        </w:r>
        <w:r w:rsidDel="004C1133">
          <w:delText xml:space="preserve"> folder for details.</w:delText>
        </w:r>
      </w:del>
    </w:p>
    <w:p w14:paraId="1D89E19D" w14:textId="0BA6BC77" w:rsidR="006D40CB" w:rsidRPr="006A27C6" w:rsidDel="004C1133" w:rsidRDefault="006D40CB">
      <w:pPr>
        <w:pStyle w:val="BodyTextFirst"/>
        <w:rPr>
          <w:del w:id="2432" w:author="Kelvin Sung" w:date="2021-04-22T15:00:00Z"/>
        </w:rPr>
        <w:pPrChange w:id="2433" w:author="Kelvin Sung" w:date="2021-04-22T15:00:00Z">
          <w:pPr>
            <w:pStyle w:val="NumList"/>
            <w:numPr>
              <w:numId w:val="14"/>
            </w:numPr>
          </w:pPr>
        </w:pPrChange>
      </w:pPr>
      <w:del w:id="2434" w:author="Kelvin Sung" w:date="2021-04-22T15:00:00Z">
        <w:r w:rsidRPr="006D40CB" w:rsidDel="004C1133">
          <w:delText>In</w:delText>
        </w:r>
        <w:r w:rsidDel="004C1133">
          <w:delText xml:space="preserve"> the </w:delText>
        </w:r>
        <w:r w:rsidRPr="00C0129F"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1B786C" w:rsidDel="004C1133">
          <w:rPr>
            <w:rStyle w:val="CodeInline"/>
          </w:rPr>
          <w:delInstrText>Sprite sheets:initialize()</w:delInstrText>
        </w:r>
        <w:r w:rsidRPr="001B786C" w:rsidDel="004C1133">
          <w:delInstrText xml:space="preserve"> function</w:delInstrText>
        </w:r>
        <w:r w:rsidDel="004C1133">
          <w:delInstrText xml:space="preserve">" </w:delInstrText>
        </w:r>
        <w:r w:rsidDel="004C1133">
          <w:fldChar w:fldCharType="end"/>
        </w:r>
        <w:r w:rsidDel="004C1133">
          <w:delText>, do the following:</w:delText>
        </w:r>
      </w:del>
    </w:p>
    <w:p w14:paraId="4DA0F650" w14:textId="274008C2" w:rsidR="006D40CB" w:rsidRPr="006A27C6" w:rsidDel="004C1133" w:rsidRDefault="006D40CB">
      <w:pPr>
        <w:pStyle w:val="BodyTextFirst"/>
        <w:rPr>
          <w:del w:id="2435" w:author="Kelvin Sung" w:date="2021-04-22T15:00:00Z"/>
        </w:rPr>
        <w:pPrChange w:id="2436" w:author="Kelvin Sung" w:date="2021-04-22T15:00:00Z">
          <w:pPr>
            <w:pStyle w:val="Code"/>
          </w:pPr>
        </w:pPrChange>
      </w:pPr>
      <w:del w:id="2437" w:author="Kelvin Sung" w:date="2021-04-22T15:00:00Z">
        <w:r w:rsidRPr="006A27C6" w:rsidDel="004C1133">
          <w:delText>MyGame.prototype.</w:delText>
        </w:r>
        <w:r w:rsidDel="004C1133">
          <w:delText>initialize</w:delText>
        </w:r>
        <w:r w:rsidRPr="006A27C6" w:rsidDel="004C1133">
          <w:delText xml:space="preserve"> = function() {</w:delText>
        </w:r>
      </w:del>
    </w:p>
    <w:p w14:paraId="33163055" w14:textId="40AF82ED" w:rsidR="006D40CB" w:rsidRPr="006A27C6" w:rsidDel="004C1133" w:rsidRDefault="006D40CB">
      <w:pPr>
        <w:pStyle w:val="BodyTextFirst"/>
        <w:rPr>
          <w:del w:id="2438" w:author="Kelvin Sung" w:date="2021-04-22T15:00:00Z"/>
        </w:rPr>
        <w:pPrChange w:id="2439" w:author="Kelvin Sung" w:date="2021-04-22T15:00:00Z">
          <w:pPr>
            <w:pStyle w:val="Code"/>
          </w:pPr>
        </w:pPrChange>
      </w:pPr>
      <w:del w:id="2440" w:author="Kelvin Sung" w:date="2021-04-22T15:00:00Z">
        <w:r w:rsidRPr="006A27C6" w:rsidDel="004C1133">
          <w:delText xml:space="preserve">    // Step A: set up the cameras</w:delText>
        </w:r>
      </w:del>
    </w:p>
    <w:p w14:paraId="7548FB7A" w14:textId="022A231C" w:rsidR="006D40CB" w:rsidRPr="006A27C6" w:rsidDel="004C1133" w:rsidRDefault="006D40CB">
      <w:pPr>
        <w:pStyle w:val="BodyTextFirst"/>
        <w:rPr>
          <w:del w:id="2441" w:author="Kelvin Sung" w:date="2021-04-22T15:00:00Z"/>
        </w:rPr>
        <w:pPrChange w:id="2442" w:author="Kelvin Sung" w:date="2021-04-22T15:00:00Z">
          <w:pPr>
            <w:pStyle w:val="Code"/>
          </w:pPr>
        </w:pPrChange>
      </w:pPr>
      <w:del w:id="2443" w:author="Kelvin Sung" w:date="2021-04-22T15:00:00Z">
        <w:r w:rsidRPr="006A27C6" w:rsidDel="004C1133">
          <w:delText xml:space="preserve">    this.</w:delText>
        </w:r>
        <w:r w:rsidDel="004C1133">
          <w:delText>m</w:delText>
        </w:r>
        <w:r w:rsidRPr="006A27C6" w:rsidDel="004C1133">
          <w:delText>Camera = new Camera(</w:delText>
        </w:r>
      </w:del>
    </w:p>
    <w:p w14:paraId="0BE465EB" w14:textId="5B2B40E5" w:rsidR="006D40CB" w:rsidRPr="006A27C6" w:rsidDel="004C1133" w:rsidRDefault="006D40CB">
      <w:pPr>
        <w:pStyle w:val="BodyTextFirst"/>
        <w:rPr>
          <w:del w:id="2444" w:author="Kelvin Sung" w:date="2021-04-22T15:00:00Z"/>
        </w:rPr>
        <w:pPrChange w:id="2445" w:author="Kelvin Sung" w:date="2021-04-22T15:00:00Z">
          <w:pPr>
            <w:pStyle w:val="Code"/>
          </w:pPr>
        </w:pPrChange>
      </w:pPr>
      <w:del w:id="2446" w:author="Kelvin Sung" w:date="2021-04-22T15:00:00Z">
        <w:r w:rsidRPr="006A27C6" w:rsidDel="004C1133">
          <w:delText xml:space="preserve">            vec2.fromValues(20, 60),   // position of the camera</w:delText>
        </w:r>
      </w:del>
    </w:p>
    <w:p w14:paraId="54269FBE" w14:textId="422EDC64" w:rsidR="006D40CB" w:rsidRPr="006A27C6" w:rsidDel="004C1133" w:rsidRDefault="006D40CB">
      <w:pPr>
        <w:pStyle w:val="BodyTextFirst"/>
        <w:rPr>
          <w:del w:id="2447" w:author="Kelvin Sung" w:date="2021-04-22T15:00:00Z"/>
        </w:rPr>
        <w:pPrChange w:id="2448" w:author="Kelvin Sung" w:date="2021-04-22T15:00:00Z">
          <w:pPr>
            <w:pStyle w:val="Code"/>
          </w:pPr>
        </w:pPrChange>
      </w:pPr>
      <w:del w:id="2449" w:author="Kelvin Sung" w:date="2021-04-22T15:00:00Z">
        <w:r w:rsidRPr="006A27C6" w:rsidDel="004C1133">
          <w:delText xml:space="preserve">            20,                        // width of camera</w:delText>
        </w:r>
      </w:del>
    </w:p>
    <w:p w14:paraId="68CB1EC7" w14:textId="738FD108" w:rsidR="006D40CB" w:rsidRPr="006A27C6" w:rsidDel="004C1133" w:rsidRDefault="006D40CB">
      <w:pPr>
        <w:pStyle w:val="BodyTextFirst"/>
        <w:rPr>
          <w:del w:id="2450" w:author="Kelvin Sung" w:date="2021-04-22T15:00:00Z"/>
        </w:rPr>
        <w:pPrChange w:id="2451" w:author="Kelvin Sung" w:date="2021-04-22T15:00:00Z">
          <w:pPr>
            <w:pStyle w:val="Code"/>
          </w:pPr>
        </w:pPrChange>
      </w:pPr>
      <w:del w:id="2452" w:author="Kelvin Sung" w:date="2021-04-22T15:00:00Z">
        <w:r w:rsidRPr="006A27C6" w:rsidDel="004C1133">
          <w:delText xml:space="preserve">            [20, 40, 600, 300]         // viewport (orgX, orgY, width, height)</w:delText>
        </w:r>
      </w:del>
    </w:p>
    <w:p w14:paraId="5368A191" w14:textId="62686AE7" w:rsidR="006D40CB" w:rsidRPr="006A27C6" w:rsidDel="004C1133" w:rsidRDefault="006D40CB">
      <w:pPr>
        <w:pStyle w:val="BodyTextFirst"/>
        <w:rPr>
          <w:del w:id="2453" w:author="Kelvin Sung" w:date="2021-04-22T15:00:00Z"/>
        </w:rPr>
        <w:pPrChange w:id="2454" w:author="Kelvin Sung" w:date="2021-04-22T15:00:00Z">
          <w:pPr>
            <w:pStyle w:val="Code"/>
          </w:pPr>
        </w:pPrChange>
      </w:pPr>
      <w:del w:id="2455" w:author="Kelvin Sung" w:date="2021-04-22T15:00:00Z">
        <w:r w:rsidRPr="006A27C6" w:rsidDel="004C1133">
          <w:delText xml:space="preserve">            );</w:delText>
        </w:r>
      </w:del>
    </w:p>
    <w:p w14:paraId="700B1961" w14:textId="091D66CF" w:rsidR="006D40CB" w:rsidRPr="006A27C6" w:rsidDel="004C1133" w:rsidRDefault="006D40CB">
      <w:pPr>
        <w:pStyle w:val="BodyTextFirst"/>
        <w:rPr>
          <w:del w:id="2456" w:author="Kelvin Sung" w:date="2021-04-22T15:00:00Z"/>
        </w:rPr>
        <w:pPrChange w:id="2457" w:author="Kelvin Sung" w:date="2021-04-22T15:00:00Z">
          <w:pPr>
            <w:pStyle w:val="Code"/>
          </w:pPr>
        </w:pPrChange>
      </w:pPr>
      <w:del w:id="2458" w:author="Kelvin Sung" w:date="2021-04-22T15:00:00Z">
        <w:r w:rsidRPr="006A27C6" w:rsidDel="004C1133">
          <w:delText xml:space="preserve">    this.</w:delText>
        </w:r>
        <w:r w:rsidDel="004C1133">
          <w:delText>m</w:delText>
        </w:r>
        <w:r w:rsidRPr="006A27C6" w:rsidDel="004C1133">
          <w:delText>Camera.</w:delText>
        </w:r>
        <w:r w:rsidDel="004C1133">
          <w:delText>set</w:delText>
        </w:r>
        <w:r w:rsidRPr="006A27C6" w:rsidDel="004C1133">
          <w:delText>BackgroundColor([0.8, 0.8, 0.8, 1]);</w:delText>
        </w:r>
      </w:del>
    </w:p>
    <w:p w14:paraId="74D9990B" w14:textId="70ACCAA2" w:rsidR="006D40CB" w:rsidRPr="006A27C6" w:rsidDel="004C1133" w:rsidRDefault="006D40CB">
      <w:pPr>
        <w:pStyle w:val="BodyTextFirst"/>
        <w:rPr>
          <w:del w:id="2459" w:author="Kelvin Sung" w:date="2021-04-22T15:00:00Z"/>
        </w:rPr>
        <w:pPrChange w:id="2460" w:author="Kelvin Sung" w:date="2021-04-22T15:00:00Z">
          <w:pPr>
            <w:pStyle w:val="Code"/>
          </w:pPr>
        </w:pPrChange>
      </w:pPr>
      <w:del w:id="2461" w:author="Kelvin Sung" w:date="2021-04-22T15:00:00Z">
        <w:r w:rsidRPr="006A27C6" w:rsidDel="004C1133">
          <w:delText xml:space="preserve">            // sets the background to gray</w:delText>
        </w:r>
      </w:del>
    </w:p>
    <w:p w14:paraId="5AD1301C" w14:textId="3E0A5A2E" w:rsidR="006D40CB" w:rsidRPr="006A27C6" w:rsidDel="004C1133" w:rsidRDefault="006D40CB">
      <w:pPr>
        <w:pStyle w:val="BodyTextFirst"/>
        <w:rPr>
          <w:del w:id="2462" w:author="Kelvin Sung" w:date="2021-04-22T15:00:00Z"/>
        </w:rPr>
        <w:pPrChange w:id="2463" w:author="Kelvin Sung" w:date="2021-04-22T15:00:00Z">
          <w:pPr>
            <w:pStyle w:val="Code"/>
          </w:pPr>
        </w:pPrChange>
      </w:pPr>
      <w:del w:id="2464" w:author="Kelvin Sung" w:date="2021-04-22T15:00:00Z">
        <w:r w:rsidRPr="006A27C6" w:rsidDel="004C1133">
          <w:delText xml:space="preserve">    </w:delText>
        </w:r>
      </w:del>
    </w:p>
    <w:p w14:paraId="262F786B" w14:textId="5EB8D28B" w:rsidR="006D40CB" w:rsidRPr="006A27C6" w:rsidDel="004C1133" w:rsidRDefault="006D40CB">
      <w:pPr>
        <w:pStyle w:val="BodyTextFirst"/>
        <w:rPr>
          <w:del w:id="2465" w:author="Kelvin Sung" w:date="2021-04-22T15:00:00Z"/>
        </w:rPr>
        <w:pPrChange w:id="2466" w:author="Kelvin Sung" w:date="2021-04-22T15:00:00Z">
          <w:pPr>
            <w:pStyle w:val="Code"/>
          </w:pPr>
        </w:pPrChange>
      </w:pPr>
      <w:del w:id="2467" w:author="Kelvin Sung" w:date="2021-04-22T15:00:00Z">
        <w:r w:rsidRPr="006A27C6" w:rsidDel="004C1133">
          <w:delText xml:space="preserve">    // Step B: Create the support objects</w:delText>
        </w:r>
      </w:del>
    </w:p>
    <w:p w14:paraId="062B56F9" w14:textId="0778EA60" w:rsidR="006D40CB" w:rsidRPr="006A27C6" w:rsidDel="004C1133" w:rsidRDefault="006D40CB">
      <w:pPr>
        <w:pStyle w:val="BodyTextFirst"/>
        <w:rPr>
          <w:del w:id="2468" w:author="Kelvin Sung" w:date="2021-04-22T15:00:00Z"/>
        </w:rPr>
        <w:pPrChange w:id="2469" w:author="Kelvin Sung" w:date="2021-04-22T15:00:00Z">
          <w:pPr>
            <w:pStyle w:val="Code"/>
          </w:pPr>
        </w:pPrChange>
      </w:pPr>
      <w:del w:id="2470" w:author="Kelvin Sung" w:date="2021-04-22T15:00:00Z">
        <w:r w:rsidRPr="006A27C6" w:rsidDel="004C1133">
          <w:delText xml:space="preserve">    this.</w:delText>
        </w:r>
        <w:r w:rsidDel="004C1133">
          <w:delText>m</w:delText>
        </w:r>
        <w:r w:rsidRPr="006A27C6" w:rsidDel="004C1133">
          <w:delText>Portal = new SpriteRenderable(this.</w:delText>
        </w:r>
        <w:r w:rsidDel="004C1133">
          <w:delText>k</w:delText>
        </w:r>
        <w:r w:rsidRPr="006A27C6" w:rsidDel="004C1133">
          <w:delText>MinionSprite);</w:delText>
        </w:r>
      </w:del>
    </w:p>
    <w:p w14:paraId="47B4477A" w14:textId="26D272D6" w:rsidR="006D40CB" w:rsidRPr="006A27C6" w:rsidDel="004C1133" w:rsidRDefault="006D40CB">
      <w:pPr>
        <w:pStyle w:val="BodyTextFirst"/>
        <w:rPr>
          <w:del w:id="2471" w:author="Kelvin Sung" w:date="2021-04-22T15:00:00Z"/>
        </w:rPr>
        <w:pPrChange w:id="2472" w:author="Kelvin Sung" w:date="2021-04-22T15:00:00Z">
          <w:pPr>
            <w:pStyle w:val="Code"/>
          </w:pPr>
        </w:pPrChange>
      </w:pPr>
      <w:del w:id="2473" w:author="Kelvin Sung" w:date="2021-04-22T15:00:00Z">
        <w:r w:rsidRPr="006A27C6" w:rsidDel="004C1133">
          <w:delText xml:space="preserve">    this.</w:delText>
        </w:r>
        <w:r w:rsidDel="004C1133">
          <w:delText>m</w:delText>
        </w:r>
        <w:r w:rsidRPr="006A27C6" w:rsidDel="004C1133">
          <w:delText>Portal.</w:delText>
        </w:r>
        <w:r w:rsidDel="004C1133">
          <w:delText>set</w:delText>
        </w:r>
        <w:r w:rsidRPr="006A27C6" w:rsidDel="004C1133">
          <w:delText>Color([1, 0, 0, 0.2]);  // tints red</w:delText>
        </w:r>
      </w:del>
    </w:p>
    <w:p w14:paraId="6A26F5EC" w14:textId="0CFB0FFD" w:rsidR="006D40CB" w:rsidRPr="006A27C6" w:rsidDel="004C1133" w:rsidRDefault="006D40CB">
      <w:pPr>
        <w:pStyle w:val="BodyTextFirst"/>
        <w:rPr>
          <w:del w:id="2474" w:author="Kelvin Sung" w:date="2021-04-22T15:00:00Z"/>
        </w:rPr>
        <w:pPrChange w:id="2475" w:author="Kelvin Sung" w:date="2021-04-22T15:00:00Z">
          <w:pPr>
            <w:pStyle w:val="Code"/>
          </w:pPr>
        </w:pPrChange>
      </w:pPr>
      <w:del w:id="2476"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Position(25, 60);</w:delText>
        </w:r>
      </w:del>
    </w:p>
    <w:p w14:paraId="73B5606F" w14:textId="6073C1C7" w:rsidR="006D40CB" w:rsidRPr="006A27C6" w:rsidDel="004C1133" w:rsidRDefault="006D40CB">
      <w:pPr>
        <w:pStyle w:val="BodyTextFirst"/>
        <w:rPr>
          <w:del w:id="2477" w:author="Kelvin Sung" w:date="2021-04-22T15:00:00Z"/>
        </w:rPr>
        <w:pPrChange w:id="2478" w:author="Kelvin Sung" w:date="2021-04-22T15:00:00Z">
          <w:pPr>
            <w:pStyle w:val="Code"/>
          </w:pPr>
        </w:pPrChange>
      </w:pPr>
      <w:del w:id="2479"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Size(3, 3);</w:delText>
        </w:r>
      </w:del>
    </w:p>
    <w:p w14:paraId="10416C47" w14:textId="4E9076BF" w:rsidR="006D40CB" w:rsidRPr="006A27C6" w:rsidDel="004C1133" w:rsidRDefault="006D40CB">
      <w:pPr>
        <w:pStyle w:val="BodyTextFirst"/>
        <w:rPr>
          <w:del w:id="2480" w:author="Kelvin Sung" w:date="2021-04-22T15:00:00Z"/>
        </w:rPr>
        <w:pPrChange w:id="2481" w:author="Kelvin Sung" w:date="2021-04-22T15:00:00Z">
          <w:pPr>
            <w:pStyle w:val="Code"/>
          </w:pPr>
        </w:pPrChange>
      </w:pPr>
      <w:del w:id="2482" w:author="Kelvin Sung" w:date="2021-04-22T15:00:00Z">
        <w:r w:rsidRPr="006A27C6" w:rsidDel="004C1133">
          <w:delText xml:space="preserve">    this.</w:delText>
        </w:r>
        <w:r w:rsidDel="004C1133">
          <w:delText>m</w:delText>
        </w:r>
        <w:r w:rsidRPr="006A27C6" w:rsidDel="004C1133">
          <w:delText>Portal.</w:delText>
        </w:r>
        <w:r w:rsidDel="004C1133">
          <w:delText>setElementPixelPositions</w:delText>
        </w:r>
        <w:r w:rsidRPr="006A27C6" w:rsidDel="004C1133">
          <w:delText>(130, 310, 0, 180);</w:delText>
        </w:r>
      </w:del>
    </w:p>
    <w:p w14:paraId="38E38D46" w14:textId="00D8270F" w:rsidR="006D40CB" w:rsidRPr="006A27C6" w:rsidDel="004C1133" w:rsidRDefault="006D40CB">
      <w:pPr>
        <w:pStyle w:val="BodyTextFirst"/>
        <w:rPr>
          <w:del w:id="2483" w:author="Kelvin Sung" w:date="2021-04-22T15:00:00Z"/>
        </w:rPr>
        <w:pPrChange w:id="2484" w:author="Kelvin Sung" w:date="2021-04-22T15:00:00Z">
          <w:pPr>
            <w:pStyle w:val="Code"/>
          </w:pPr>
        </w:pPrChange>
      </w:pPr>
      <w:del w:id="2485" w:author="Kelvin Sung" w:date="2021-04-22T15:00:00Z">
        <w:r w:rsidRPr="006A27C6" w:rsidDel="004C1133">
          <w:delText xml:space="preserve">    </w:delText>
        </w:r>
      </w:del>
    </w:p>
    <w:p w14:paraId="0CAF9A16" w14:textId="0719CD90" w:rsidR="006D40CB" w:rsidRPr="006A27C6" w:rsidDel="004C1133" w:rsidRDefault="006D40CB">
      <w:pPr>
        <w:pStyle w:val="BodyTextFirst"/>
        <w:rPr>
          <w:del w:id="2486" w:author="Kelvin Sung" w:date="2021-04-22T15:00:00Z"/>
        </w:rPr>
        <w:pPrChange w:id="2487" w:author="Kelvin Sung" w:date="2021-04-22T15:00:00Z">
          <w:pPr>
            <w:pStyle w:val="Code"/>
          </w:pPr>
        </w:pPrChange>
      </w:pPr>
      <w:del w:id="2488" w:author="Kelvin Sung" w:date="2021-04-22T15:00:00Z">
        <w:r w:rsidRPr="006A27C6" w:rsidDel="004C1133">
          <w:delText xml:space="preserve">    this.</w:delText>
        </w:r>
        <w:r w:rsidDel="004C1133">
          <w:delText>m</w:delText>
        </w:r>
        <w:r w:rsidRPr="006A27C6" w:rsidDel="004C1133">
          <w:delText>Collector = new SpriteRenderable(this.</w:delText>
        </w:r>
        <w:r w:rsidDel="004C1133">
          <w:delText>k</w:delText>
        </w:r>
        <w:r w:rsidRPr="006A27C6" w:rsidDel="004C1133">
          <w:delText>MinionSprite);</w:delText>
        </w:r>
      </w:del>
    </w:p>
    <w:p w14:paraId="47B707CC" w14:textId="137AED46" w:rsidR="006D40CB" w:rsidRPr="006A27C6" w:rsidDel="004C1133" w:rsidRDefault="006D40CB">
      <w:pPr>
        <w:pStyle w:val="BodyTextFirst"/>
        <w:rPr>
          <w:del w:id="2489" w:author="Kelvin Sung" w:date="2021-04-22T15:00:00Z"/>
        </w:rPr>
        <w:pPrChange w:id="2490" w:author="Kelvin Sung" w:date="2021-04-22T15:00:00Z">
          <w:pPr>
            <w:pStyle w:val="Code"/>
          </w:pPr>
        </w:pPrChange>
      </w:pPr>
      <w:del w:id="2491" w:author="Kelvin Sung" w:date="2021-04-22T15:00:00Z">
        <w:r w:rsidRPr="006A27C6" w:rsidDel="004C1133">
          <w:delText xml:space="preserve">    this.</w:delText>
        </w:r>
        <w:r w:rsidDel="004C1133">
          <w:delText>m</w:delText>
        </w:r>
        <w:r w:rsidRPr="006A27C6" w:rsidDel="004C1133">
          <w:delText>Collector.</w:delText>
        </w:r>
        <w:r w:rsidDel="004C1133">
          <w:delText>set</w:delText>
        </w:r>
        <w:r w:rsidRPr="006A27C6" w:rsidDel="004C1133">
          <w:delText>Color([0, 0, 0, 0]);  // No tinting</w:delText>
        </w:r>
      </w:del>
    </w:p>
    <w:p w14:paraId="53B2F3BA" w14:textId="7EDB4A45" w:rsidR="006D40CB" w:rsidRPr="006A27C6" w:rsidDel="004C1133" w:rsidRDefault="006D40CB">
      <w:pPr>
        <w:pStyle w:val="BodyTextFirst"/>
        <w:rPr>
          <w:del w:id="2492" w:author="Kelvin Sung" w:date="2021-04-22T15:00:00Z"/>
        </w:rPr>
        <w:pPrChange w:id="2493" w:author="Kelvin Sung" w:date="2021-04-22T15:00:00Z">
          <w:pPr>
            <w:pStyle w:val="Code"/>
          </w:pPr>
        </w:pPrChange>
      </w:pPr>
      <w:del w:id="2494"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Position(15, 60);</w:delText>
        </w:r>
      </w:del>
    </w:p>
    <w:p w14:paraId="133CFF83" w14:textId="5F9C0D5D" w:rsidR="006D40CB" w:rsidRPr="006A27C6" w:rsidDel="004C1133" w:rsidRDefault="006D40CB">
      <w:pPr>
        <w:pStyle w:val="BodyTextFirst"/>
        <w:rPr>
          <w:del w:id="2495" w:author="Kelvin Sung" w:date="2021-04-22T15:00:00Z"/>
        </w:rPr>
        <w:pPrChange w:id="2496" w:author="Kelvin Sung" w:date="2021-04-22T15:00:00Z">
          <w:pPr>
            <w:pStyle w:val="Code"/>
          </w:pPr>
        </w:pPrChange>
      </w:pPr>
      <w:del w:id="2497"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Size(3, 3);</w:delText>
        </w:r>
      </w:del>
    </w:p>
    <w:p w14:paraId="26230F5F" w14:textId="2AAD5B06" w:rsidR="006D40CB" w:rsidRPr="006A27C6" w:rsidDel="004C1133" w:rsidRDefault="006D40CB">
      <w:pPr>
        <w:pStyle w:val="BodyTextFirst"/>
        <w:rPr>
          <w:del w:id="2498" w:author="Kelvin Sung" w:date="2021-04-22T15:00:00Z"/>
        </w:rPr>
        <w:pPrChange w:id="2499" w:author="Kelvin Sung" w:date="2021-04-22T15:00:00Z">
          <w:pPr>
            <w:pStyle w:val="Code"/>
          </w:pPr>
        </w:pPrChange>
      </w:pPr>
      <w:del w:id="2500" w:author="Kelvin Sung" w:date="2021-04-22T15:00:00Z">
        <w:r w:rsidRPr="006A27C6" w:rsidDel="004C1133">
          <w:delText xml:space="preserve">    this.</w:delText>
        </w:r>
        <w:r w:rsidDel="004C1133">
          <w:delText>m</w:delText>
        </w:r>
        <w:r w:rsidRPr="006A27C6" w:rsidDel="004C1133">
          <w:delText>Collector.</w:delText>
        </w:r>
        <w:r w:rsidDel="004C1133">
          <w:delText>setElementPixelPositions</w:delText>
        </w:r>
        <w:r w:rsidRPr="006A27C6" w:rsidDel="004C1133">
          <w:delText>(315, 495, 0, 180);</w:delText>
        </w:r>
      </w:del>
    </w:p>
    <w:p w14:paraId="2A116DA1" w14:textId="58E11224" w:rsidR="006D40CB" w:rsidRPr="006A27C6" w:rsidDel="004C1133" w:rsidRDefault="006D40CB">
      <w:pPr>
        <w:pStyle w:val="BodyTextFirst"/>
        <w:rPr>
          <w:del w:id="2501" w:author="Kelvin Sung" w:date="2021-04-22T15:00:00Z"/>
        </w:rPr>
        <w:pPrChange w:id="2502" w:author="Kelvin Sung" w:date="2021-04-22T15:00:00Z">
          <w:pPr>
            <w:pStyle w:val="Code"/>
          </w:pPr>
        </w:pPrChange>
      </w:pPr>
      <w:del w:id="2503" w:author="Kelvin Sung" w:date="2021-04-22T15:00:00Z">
        <w:r w:rsidRPr="006A27C6" w:rsidDel="004C1133">
          <w:lastRenderedPageBreak/>
          <w:delText xml:space="preserve">    </w:delText>
        </w:r>
      </w:del>
    </w:p>
    <w:p w14:paraId="79A78337" w14:textId="067E9720" w:rsidR="006D40CB" w:rsidRPr="006A27C6" w:rsidDel="004C1133" w:rsidRDefault="006D40CB">
      <w:pPr>
        <w:pStyle w:val="BodyTextFirst"/>
        <w:rPr>
          <w:del w:id="2504" w:author="Kelvin Sung" w:date="2021-04-22T15:00:00Z"/>
        </w:rPr>
        <w:pPrChange w:id="2505" w:author="Kelvin Sung" w:date="2021-04-22T15:00:00Z">
          <w:pPr>
            <w:pStyle w:val="Code"/>
          </w:pPr>
        </w:pPrChange>
      </w:pPr>
      <w:del w:id="2506" w:author="Kelvin Sung" w:date="2021-04-22T15:00:00Z">
        <w:r w:rsidRPr="006A27C6" w:rsidDel="004C1133">
          <w:delText xml:space="preserve">    // Step C: Create the font and minion images using sprite</w:delText>
        </w:r>
      </w:del>
    </w:p>
    <w:p w14:paraId="2A61CAFF" w14:textId="1335854E" w:rsidR="006D40CB" w:rsidRPr="006A27C6" w:rsidDel="004C1133" w:rsidRDefault="006D40CB">
      <w:pPr>
        <w:pStyle w:val="BodyTextFirst"/>
        <w:rPr>
          <w:del w:id="2507" w:author="Kelvin Sung" w:date="2021-04-22T15:00:00Z"/>
        </w:rPr>
        <w:pPrChange w:id="2508" w:author="Kelvin Sung" w:date="2021-04-22T15:00:00Z">
          <w:pPr>
            <w:pStyle w:val="Code"/>
          </w:pPr>
        </w:pPrChange>
      </w:pPr>
      <w:del w:id="2509" w:author="Kelvin Sung" w:date="2021-04-22T15:00:00Z">
        <w:r w:rsidRPr="006A27C6" w:rsidDel="004C1133">
          <w:delText xml:space="preserve">    this.</w:delText>
        </w:r>
        <w:r w:rsidDel="004C1133">
          <w:delText>m</w:delText>
        </w:r>
        <w:r w:rsidRPr="006A27C6" w:rsidDel="004C1133">
          <w:delText>FontImage = new SpriteRenderable(this.</w:delText>
        </w:r>
        <w:r w:rsidDel="004C1133">
          <w:delText>k</w:delText>
        </w:r>
        <w:r w:rsidRPr="006A27C6" w:rsidDel="004C1133">
          <w:delText>FontImage);</w:delText>
        </w:r>
      </w:del>
    </w:p>
    <w:p w14:paraId="04B54F6A" w14:textId="5F565FA1" w:rsidR="006D40CB" w:rsidRPr="006A27C6" w:rsidDel="004C1133" w:rsidRDefault="006D40CB">
      <w:pPr>
        <w:pStyle w:val="BodyTextFirst"/>
        <w:rPr>
          <w:del w:id="2510" w:author="Kelvin Sung" w:date="2021-04-22T15:00:00Z"/>
        </w:rPr>
        <w:pPrChange w:id="2511" w:author="Kelvin Sung" w:date="2021-04-22T15:00:00Z">
          <w:pPr>
            <w:pStyle w:val="Code"/>
          </w:pPr>
        </w:pPrChange>
      </w:pPr>
      <w:del w:id="2512" w:author="Kelvin Sung" w:date="2021-04-22T15:00:00Z">
        <w:r w:rsidRPr="006A27C6" w:rsidDel="004C1133">
          <w:delText xml:space="preserve">    this.</w:delText>
        </w:r>
        <w:r w:rsidDel="004C1133">
          <w:delText>m</w:delText>
        </w:r>
        <w:r w:rsidRPr="006A27C6" w:rsidDel="004C1133">
          <w:delText>FontImage.</w:delText>
        </w:r>
        <w:r w:rsidDel="004C1133">
          <w:delText>set</w:delText>
        </w:r>
        <w:r w:rsidRPr="006A27C6" w:rsidDel="004C1133">
          <w:delText>Color([1, 1, 1, 0]);</w:delText>
        </w:r>
      </w:del>
    </w:p>
    <w:p w14:paraId="3AB44084" w14:textId="0B8C86C9" w:rsidR="006D40CB" w:rsidRPr="006A27C6" w:rsidDel="004C1133" w:rsidRDefault="006D40CB">
      <w:pPr>
        <w:pStyle w:val="BodyTextFirst"/>
        <w:rPr>
          <w:del w:id="2513" w:author="Kelvin Sung" w:date="2021-04-22T15:00:00Z"/>
        </w:rPr>
        <w:pPrChange w:id="2514" w:author="Kelvin Sung" w:date="2021-04-22T15:00:00Z">
          <w:pPr>
            <w:pStyle w:val="Code"/>
          </w:pPr>
        </w:pPrChange>
      </w:pPr>
      <w:del w:id="2515"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Position(13, 62);</w:delText>
        </w:r>
      </w:del>
    </w:p>
    <w:p w14:paraId="301BEBD5" w14:textId="345787BA" w:rsidR="006D40CB" w:rsidRPr="006A27C6" w:rsidDel="004C1133" w:rsidRDefault="006D40CB">
      <w:pPr>
        <w:pStyle w:val="BodyTextFirst"/>
        <w:rPr>
          <w:del w:id="2516" w:author="Kelvin Sung" w:date="2021-04-22T15:00:00Z"/>
        </w:rPr>
        <w:pPrChange w:id="2517" w:author="Kelvin Sung" w:date="2021-04-22T15:00:00Z">
          <w:pPr>
            <w:pStyle w:val="Code"/>
          </w:pPr>
        </w:pPrChange>
      </w:pPr>
      <w:del w:id="2518"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Size(4, 4);</w:delText>
        </w:r>
      </w:del>
    </w:p>
    <w:p w14:paraId="3A332917" w14:textId="709751CB" w:rsidR="006D40CB" w:rsidRPr="006A27C6" w:rsidDel="004C1133" w:rsidRDefault="006D40CB">
      <w:pPr>
        <w:pStyle w:val="BodyTextFirst"/>
        <w:rPr>
          <w:del w:id="2519" w:author="Kelvin Sung" w:date="2021-04-22T15:00:00Z"/>
        </w:rPr>
        <w:pPrChange w:id="2520" w:author="Kelvin Sung" w:date="2021-04-22T15:00:00Z">
          <w:pPr>
            <w:pStyle w:val="Code"/>
          </w:pPr>
        </w:pPrChange>
      </w:pPr>
      <w:del w:id="2521" w:author="Kelvin Sung" w:date="2021-04-22T15:00:00Z">
        <w:r w:rsidRPr="006A27C6" w:rsidDel="004C1133">
          <w:delText xml:space="preserve">    </w:delText>
        </w:r>
      </w:del>
    </w:p>
    <w:p w14:paraId="57BC219C" w14:textId="160F7F62" w:rsidR="006D40CB" w:rsidRPr="006A27C6" w:rsidDel="004C1133" w:rsidRDefault="006D40CB">
      <w:pPr>
        <w:pStyle w:val="BodyTextFirst"/>
        <w:rPr>
          <w:del w:id="2522" w:author="Kelvin Sung" w:date="2021-04-22T15:00:00Z"/>
        </w:rPr>
        <w:pPrChange w:id="2523" w:author="Kelvin Sung" w:date="2021-04-22T15:00:00Z">
          <w:pPr>
            <w:pStyle w:val="Code"/>
          </w:pPr>
        </w:pPrChange>
      </w:pPr>
      <w:del w:id="2524" w:author="Kelvin Sung" w:date="2021-04-22T15:00:00Z">
        <w:r w:rsidRPr="006A27C6" w:rsidDel="004C1133">
          <w:delText xml:space="preserve">    this.</w:delText>
        </w:r>
        <w:r w:rsidDel="004C1133">
          <w:delText>m</w:delText>
        </w:r>
        <w:r w:rsidRPr="006A27C6" w:rsidDel="004C1133">
          <w:delText>Minion= new SpriteRenderable(this.</w:delText>
        </w:r>
        <w:r w:rsidDel="004C1133">
          <w:delText>k</w:delText>
        </w:r>
        <w:r w:rsidRPr="006A27C6" w:rsidDel="004C1133">
          <w:delText>MinionSprite);</w:delText>
        </w:r>
      </w:del>
    </w:p>
    <w:p w14:paraId="676237BC" w14:textId="31D8C156" w:rsidR="006D40CB" w:rsidRPr="006A27C6" w:rsidDel="004C1133" w:rsidRDefault="006D40CB">
      <w:pPr>
        <w:pStyle w:val="BodyTextFirst"/>
        <w:rPr>
          <w:del w:id="2525" w:author="Kelvin Sung" w:date="2021-04-22T15:00:00Z"/>
        </w:rPr>
        <w:pPrChange w:id="2526" w:author="Kelvin Sung" w:date="2021-04-22T15:00:00Z">
          <w:pPr>
            <w:pStyle w:val="Code"/>
          </w:pPr>
        </w:pPrChange>
      </w:pPr>
      <w:del w:id="2527" w:author="Kelvin Sung" w:date="2021-04-22T15:00:00Z">
        <w:r w:rsidRPr="006A27C6" w:rsidDel="004C1133">
          <w:delText xml:space="preserve">    this.</w:delText>
        </w:r>
        <w:r w:rsidDel="004C1133">
          <w:delText>m</w:delText>
        </w:r>
        <w:r w:rsidRPr="006A27C6" w:rsidDel="004C1133">
          <w:delText>Minion.</w:delText>
        </w:r>
        <w:r w:rsidDel="004C1133">
          <w:delText>set</w:delText>
        </w:r>
        <w:r w:rsidRPr="006A27C6" w:rsidDel="004C1133">
          <w:delText>Color([1, 1, 1, 0]);</w:delText>
        </w:r>
      </w:del>
    </w:p>
    <w:p w14:paraId="3E010DE0" w14:textId="53D3ECB6" w:rsidR="006D40CB" w:rsidRPr="006A27C6" w:rsidDel="004C1133" w:rsidRDefault="006D40CB">
      <w:pPr>
        <w:pStyle w:val="BodyTextFirst"/>
        <w:rPr>
          <w:del w:id="2528" w:author="Kelvin Sung" w:date="2021-04-22T15:00:00Z"/>
        </w:rPr>
        <w:pPrChange w:id="2529" w:author="Kelvin Sung" w:date="2021-04-22T15:00:00Z">
          <w:pPr>
            <w:pStyle w:val="Code"/>
          </w:pPr>
        </w:pPrChange>
      </w:pPr>
      <w:del w:id="2530"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Position(26, 56);</w:delText>
        </w:r>
      </w:del>
    </w:p>
    <w:p w14:paraId="497E1767" w14:textId="21CEA08E" w:rsidR="006D40CB" w:rsidRPr="006A27C6" w:rsidDel="004C1133" w:rsidRDefault="006D40CB">
      <w:pPr>
        <w:pStyle w:val="BodyTextFirst"/>
        <w:rPr>
          <w:del w:id="2531" w:author="Kelvin Sung" w:date="2021-04-22T15:00:00Z"/>
        </w:rPr>
        <w:pPrChange w:id="2532" w:author="Kelvin Sung" w:date="2021-04-22T15:00:00Z">
          <w:pPr>
            <w:pStyle w:val="Code"/>
          </w:pPr>
        </w:pPrChange>
      </w:pPr>
      <w:del w:id="2533"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Size(5, 2.5);</w:delText>
        </w:r>
      </w:del>
    </w:p>
    <w:p w14:paraId="055499C5" w14:textId="7DEA4E18" w:rsidR="006D40CB" w:rsidRPr="006A27C6" w:rsidDel="004C1133" w:rsidRDefault="006D40CB">
      <w:pPr>
        <w:pStyle w:val="BodyTextFirst"/>
        <w:rPr>
          <w:del w:id="2534" w:author="Kelvin Sung" w:date="2021-04-22T15:00:00Z"/>
        </w:rPr>
        <w:pPrChange w:id="2535" w:author="Kelvin Sung" w:date="2021-04-22T15:00:00Z">
          <w:pPr>
            <w:pStyle w:val="Code"/>
          </w:pPr>
        </w:pPrChange>
      </w:pPr>
      <w:del w:id="2536" w:author="Kelvin Sung" w:date="2021-04-22T15:00:00Z">
        <w:r w:rsidRPr="006A27C6" w:rsidDel="004C1133">
          <w:delText xml:space="preserve">    </w:delText>
        </w:r>
      </w:del>
    </w:p>
    <w:p w14:paraId="199BDBC2" w14:textId="4968406E" w:rsidR="006D40CB" w:rsidRPr="006A27C6" w:rsidDel="004C1133" w:rsidRDefault="006D40CB">
      <w:pPr>
        <w:pStyle w:val="BodyTextFirst"/>
        <w:rPr>
          <w:del w:id="2537" w:author="Kelvin Sung" w:date="2021-04-22T15:00:00Z"/>
        </w:rPr>
        <w:pPrChange w:id="2538" w:author="Kelvin Sung" w:date="2021-04-22T15:00:00Z">
          <w:pPr>
            <w:pStyle w:val="Code"/>
          </w:pPr>
        </w:pPrChange>
      </w:pPr>
      <w:del w:id="2539" w:author="Kelvin Sung" w:date="2021-04-22T15:00:00Z">
        <w:r w:rsidRPr="006A27C6" w:rsidDel="004C1133">
          <w:delText xml:space="preserve">    // S</w:delText>
        </w:r>
        <w:r w:rsidDel="004C1133">
          <w:delText>te</w:delText>
        </w:r>
        <w:r w:rsidRPr="006A27C6" w:rsidDel="004C1133">
          <w:delText>p D: Create the hero object with</w:delText>
        </w:r>
        <w:r w:rsidDel="004C1133">
          <w:delText xml:space="preserve"> texture from lower-left corner</w:delText>
        </w:r>
      </w:del>
    </w:p>
    <w:p w14:paraId="0B4A5601" w14:textId="7616F8BD" w:rsidR="006D40CB" w:rsidRPr="006A27C6" w:rsidDel="004C1133" w:rsidRDefault="006D40CB">
      <w:pPr>
        <w:pStyle w:val="BodyTextFirst"/>
        <w:rPr>
          <w:del w:id="2540" w:author="Kelvin Sung" w:date="2021-04-22T15:00:00Z"/>
        </w:rPr>
        <w:pPrChange w:id="2541" w:author="Kelvin Sung" w:date="2021-04-22T15:00:00Z">
          <w:pPr>
            <w:pStyle w:val="Code"/>
          </w:pPr>
        </w:pPrChange>
      </w:pPr>
      <w:del w:id="2542" w:author="Kelvin Sung" w:date="2021-04-22T15:00:00Z">
        <w:r w:rsidRPr="006A27C6" w:rsidDel="004C1133">
          <w:delText xml:space="preserve">    this.</w:delText>
        </w:r>
        <w:r w:rsidDel="004C1133">
          <w:delText>m</w:delText>
        </w:r>
        <w:r w:rsidRPr="006A27C6" w:rsidDel="004C1133">
          <w:delText>Hero = new SpriteRenderable(this.</w:delText>
        </w:r>
        <w:r w:rsidDel="004C1133">
          <w:delText>k</w:delText>
        </w:r>
        <w:r w:rsidRPr="006A27C6" w:rsidDel="004C1133">
          <w:delText>MinionSprite);</w:delText>
        </w:r>
      </w:del>
    </w:p>
    <w:p w14:paraId="3DD22481" w14:textId="2336A104" w:rsidR="006D40CB" w:rsidRPr="006A27C6" w:rsidDel="004C1133" w:rsidRDefault="006D40CB">
      <w:pPr>
        <w:pStyle w:val="BodyTextFirst"/>
        <w:rPr>
          <w:del w:id="2543" w:author="Kelvin Sung" w:date="2021-04-22T15:00:00Z"/>
        </w:rPr>
        <w:pPrChange w:id="2544" w:author="Kelvin Sung" w:date="2021-04-22T15:00:00Z">
          <w:pPr>
            <w:pStyle w:val="Code"/>
          </w:pPr>
        </w:pPrChange>
      </w:pPr>
      <w:del w:id="2545" w:author="Kelvin Sung" w:date="2021-04-22T15:00:00Z">
        <w:r w:rsidRPr="006A27C6" w:rsidDel="004C1133">
          <w:delText xml:space="preserve">    this.</w:delText>
        </w:r>
        <w:r w:rsidDel="004C1133">
          <w:delText>m</w:delText>
        </w:r>
        <w:r w:rsidRPr="006A27C6" w:rsidDel="004C1133">
          <w:delText>Hero.</w:delText>
        </w:r>
        <w:r w:rsidDel="004C1133">
          <w:delText>set</w:delText>
        </w:r>
        <w:r w:rsidRPr="006A27C6" w:rsidDel="004C1133">
          <w:delText>Color([1, 1, 1, 0]);</w:delText>
        </w:r>
      </w:del>
    </w:p>
    <w:p w14:paraId="41CF2EEC" w14:textId="179F54E3" w:rsidR="006D40CB" w:rsidRPr="006A27C6" w:rsidDel="004C1133" w:rsidRDefault="006D40CB">
      <w:pPr>
        <w:pStyle w:val="BodyTextFirst"/>
        <w:rPr>
          <w:del w:id="2546" w:author="Kelvin Sung" w:date="2021-04-22T15:00:00Z"/>
        </w:rPr>
        <w:pPrChange w:id="2547" w:author="Kelvin Sung" w:date="2021-04-22T15:00:00Z">
          <w:pPr>
            <w:pStyle w:val="Code"/>
          </w:pPr>
        </w:pPrChange>
      </w:pPr>
      <w:del w:id="2548"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Position(20, 60);</w:delText>
        </w:r>
      </w:del>
    </w:p>
    <w:p w14:paraId="4447E734" w14:textId="471292E0" w:rsidR="006D40CB" w:rsidRPr="006A27C6" w:rsidDel="004C1133" w:rsidRDefault="006D40CB">
      <w:pPr>
        <w:pStyle w:val="BodyTextFirst"/>
        <w:rPr>
          <w:del w:id="2549" w:author="Kelvin Sung" w:date="2021-04-22T15:00:00Z"/>
        </w:rPr>
        <w:pPrChange w:id="2550" w:author="Kelvin Sung" w:date="2021-04-22T15:00:00Z">
          <w:pPr>
            <w:pStyle w:val="Code"/>
          </w:pPr>
        </w:pPrChange>
      </w:pPr>
      <w:del w:id="2551"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Size(2, 3);</w:delText>
        </w:r>
      </w:del>
    </w:p>
    <w:p w14:paraId="157D9D12" w14:textId="1EA7540C" w:rsidR="006D40CB" w:rsidRPr="006A27C6" w:rsidDel="004C1133" w:rsidRDefault="006D40CB">
      <w:pPr>
        <w:pStyle w:val="BodyTextFirst"/>
        <w:rPr>
          <w:del w:id="2552" w:author="Kelvin Sung" w:date="2021-04-22T15:00:00Z"/>
        </w:rPr>
        <w:pPrChange w:id="2553" w:author="Kelvin Sung" w:date="2021-04-22T15:00:00Z">
          <w:pPr>
            <w:pStyle w:val="Code"/>
          </w:pPr>
        </w:pPrChange>
      </w:pPr>
      <w:del w:id="2554" w:author="Kelvin Sung" w:date="2021-04-22T15:00:00Z">
        <w:r w:rsidRPr="006A27C6" w:rsidDel="004C1133">
          <w:delText xml:space="preserve">    this.</w:delText>
        </w:r>
        <w:r w:rsidDel="004C1133">
          <w:delText>m</w:delText>
        </w:r>
        <w:r w:rsidRPr="006A27C6" w:rsidDel="004C1133">
          <w:delText>Hero.</w:delText>
        </w:r>
        <w:r w:rsidDel="004C1133">
          <w:delText>setElementPixelPositions</w:delText>
        </w:r>
        <w:r w:rsidRPr="006A27C6" w:rsidDel="004C1133">
          <w:delText xml:space="preserve">(0, 120, 0, 180);    </w:delText>
        </w:r>
      </w:del>
    </w:p>
    <w:p w14:paraId="0EFF7397" w14:textId="5E1FE9DC" w:rsidR="006D40CB" w:rsidRPr="006A27C6" w:rsidDel="004C1133" w:rsidRDefault="006D40CB">
      <w:pPr>
        <w:pStyle w:val="BodyTextFirst"/>
        <w:rPr>
          <w:del w:id="2555" w:author="Kelvin Sung" w:date="2021-04-22T15:00:00Z"/>
        </w:rPr>
        <w:pPrChange w:id="2556" w:author="Kelvin Sung" w:date="2021-04-22T15:00:00Z">
          <w:pPr>
            <w:pStyle w:val="Code"/>
          </w:pPr>
        </w:pPrChange>
      </w:pPr>
      <w:del w:id="2557" w:author="Kelvin Sung" w:date="2021-04-22T15:00:00Z">
        <w:r w:rsidRPr="006A27C6" w:rsidDel="004C1133">
          <w:delText>};</w:delText>
        </w:r>
      </w:del>
    </w:p>
    <w:p w14:paraId="7902163C" w14:textId="679F421F" w:rsidR="006D40CB" w:rsidDel="004C1133" w:rsidRDefault="006D40CB">
      <w:pPr>
        <w:pStyle w:val="BodyTextFirst"/>
        <w:rPr>
          <w:del w:id="2558" w:author="Kelvin Sung" w:date="2021-04-22T15:00:00Z"/>
        </w:rPr>
        <w:pPrChange w:id="2559" w:author="Kelvin Sung" w:date="2021-04-22T15:00:00Z">
          <w:pPr>
            <w:pStyle w:val="NumSubList"/>
            <w:numPr>
              <w:numId w:val="44"/>
            </w:numPr>
            <w:tabs>
              <w:tab w:val="clear" w:pos="0"/>
            </w:tabs>
            <w:ind w:left="1800"/>
          </w:pPr>
        </w:pPrChange>
      </w:pPr>
      <w:del w:id="2560" w:author="Kelvin Sung" w:date="2021-04-22T15:00:00Z">
        <w:r w:rsidDel="004C1133">
          <w:delText xml:space="preserve">After the camera is set up, in step B, notice that both </w:delText>
        </w:r>
        <w:r w:rsidRPr="00BF7DB0" w:rsidDel="004C1133">
          <w:rPr>
            <w:rStyle w:val="CodeInline"/>
          </w:rPr>
          <w:delText>mPortal</w:delText>
        </w:r>
        <w:r w:rsidDel="004C1133">
          <w:delText xml:space="preserve"> and </w:delText>
        </w:r>
        <w:r w:rsidRPr="00BF7DB0" w:rsidDel="004C1133">
          <w:rPr>
            <w:rStyle w:val="CodeInline"/>
          </w:rPr>
          <w:delText>mCollector</w:delText>
        </w:r>
        <w:r w:rsidDel="004C1133">
          <w:delText xml:space="preserve"> are created based on the same image, </w:delText>
        </w:r>
        <w:r w:rsidRPr="00BF7DB0" w:rsidDel="004C1133">
          <w:rPr>
            <w:rStyle w:val="CodeInline"/>
          </w:rPr>
          <w:delText>kMinionSprite</w:delText>
        </w:r>
        <w:r w:rsidDel="004C1133">
          <w:rPr>
            <w:rStyle w:val="CodeInline"/>
          </w:rPr>
          <w:fldChar w:fldCharType="begin"/>
        </w:r>
        <w:r w:rsidDel="004C1133">
          <w:delInstrText xml:space="preserve"> XE "</w:delInstrText>
        </w:r>
        <w:r w:rsidRPr="00210B4B" w:rsidDel="004C1133">
          <w:rPr>
            <w:rStyle w:val="CodeInline"/>
          </w:rPr>
          <w:delInstrText>Sprite sheets:kMinionSprite</w:delInstrText>
        </w:r>
        <w:r w:rsidDel="004C1133">
          <w:delInstrText xml:space="preserve">" </w:delInstrText>
        </w:r>
        <w:r w:rsidDel="004C1133">
          <w:rPr>
            <w:rStyle w:val="CodeInline"/>
          </w:rPr>
          <w:fldChar w:fldCharType="end"/>
        </w:r>
        <w:r w:rsidDel="004C1133">
          <w:delText xml:space="preserve">, with the respective </w:delText>
        </w:r>
        <w:r w:rsidRPr="00BF7DB0" w:rsidDel="004C1133">
          <w:rPr>
            <w:rStyle w:val="CodeInline"/>
          </w:rPr>
          <w:delText>setElementPixelPositions()</w:delText>
        </w:r>
        <w:r w:rsidDel="004C1133">
          <w:rPr>
            <w:rStyle w:val="CodeInline"/>
          </w:rPr>
          <w:fldChar w:fldCharType="begin"/>
        </w:r>
        <w:r w:rsidDel="004C1133">
          <w:delInstrText xml:space="preserve"> XE "</w:delInstrText>
        </w:r>
        <w:r w:rsidRPr="00241ECB" w:rsidDel="004C1133">
          <w:rPr>
            <w:rStyle w:val="CodeInline"/>
          </w:rPr>
          <w:delInstrText>Sprite sheets:setElementPixelPositions()</w:delInstrText>
        </w:r>
        <w:r w:rsidDel="004C1133">
          <w:rPr>
            <w:rStyle w:val="CodeInline"/>
          </w:rPr>
          <w:delInstrText xml:space="preserve"> functions</w:delInstrText>
        </w:r>
        <w:r w:rsidDel="004C1133">
          <w:delInstrText xml:space="preserve">" </w:delInstrText>
        </w:r>
        <w:r w:rsidDel="004C1133">
          <w:rPr>
            <w:rStyle w:val="CodeInline"/>
          </w:rPr>
          <w:fldChar w:fldCharType="end"/>
        </w:r>
        <w:r w:rsidDel="004C1133">
          <w:delText xml:space="preserve"> calls to specify the actual sprite element to use for rendering. </w:delText>
        </w:r>
      </w:del>
    </w:p>
    <w:p w14:paraId="601BE658" w14:textId="7288D1BB" w:rsidR="006D40CB" w:rsidDel="004C1133" w:rsidRDefault="006D40CB">
      <w:pPr>
        <w:pStyle w:val="BodyTextFirst"/>
        <w:rPr>
          <w:del w:id="2561" w:author="Kelvin Sung" w:date="2021-04-22T15:00:00Z"/>
        </w:rPr>
        <w:pPrChange w:id="2562" w:author="Kelvin Sung" w:date="2021-04-22T15:00:00Z">
          <w:pPr>
            <w:pStyle w:val="NumSubList"/>
            <w:numPr>
              <w:numId w:val="44"/>
            </w:numPr>
            <w:tabs>
              <w:tab w:val="clear" w:pos="0"/>
            </w:tabs>
            <w:ind w:left="1800"/>
          </w:pPr>
        </w:pPrChange>
      </w:pPr>
      <w:del w:id="2563" w:author="Kelvin Sung" w:date="2021-04-22T15:00:00Z">
        <w:r w:rsidDel="004C1133">
          <w:delText xml:space="preserve">Step C creates two additional </w:delText>
        </w:r>
        <w:r w:rsidRPr="00B70380" w:rsidDel="004C1133">
          <w:rPr>
            <w:rStyle w:val="CodeInline"/>
          </w:rPr>
          <w:delText>SpriteRenderable</w:delText>
        </w:r>
        <w:r w:rsidDel="004C1133">
          <w:delText xml:space="preserve"> objects: </w:delText>
        </w:r>
        <w:r w:rsidRPr="00B70380" w:rsidDel="004C1133">
          <w:rPr>
            <w:rStyle w:val="CodeInline"/>
          </w:rPr>
          <w:delText>mFontImage</w:delText>
        </w:r>
        <w:r w:rsidDel="004C1133">
          <w:delText xml:space="preserve"> and </w:delText>
        </w:r>
        <w:r w:rsidRPr="00B70380" w:rsidDel="004C1133">
          <w:rPr>
            <w:rStyle w:val="CodeInline"/>
          </w:rPr>
          <w:delText>mMinion</w:delText>
        </w:r>
        <w:r w:rsidDel="004C1133">
          <w:delText>. The sprite element uv coordinate settings are left to the defaults where the texture image will cover the entire geometry.</w:delText>
        </w:r>
      </w:del>
    </w:p>
    <w:p w14:paraId="2960A333" w14:textId="0D47DA7E" w:rsidR="006D40CB" w:rsidDel="004C1133" w:rsidRDefault="006D40CB">
      <w:pPr>
        <w:pStyle w:val="BodyTextFirst"/>
        <w:rPr>
          <w:del w:id="2564" w:author="Kelvin Sung" w:date="2021-04-22T15:00:00Z"/>
        </w:rPr>
        <w:pPrChange w:id="2565" w:author="Kelvin Sung" w:date="2021-04-22T15:00:00Z">
          <w:pPr>
            <w:pStyle w:val="NumSubList"/>
            <w:numPr>
              <w:numId w:val="44"/>
            </w:numPr>
            <w:tabs>
              <w:tab w:val="clear" w:pos="0"/>
            </w:tabs>
            <w:ind w:left="1800"/>
          </w:pPr>
        </w:pPrChange>
      </w:pPr>
      <w:del w:id="2566" w:author="Kelvin Sung" w:date="2021-04-22T15:00:00Z">
        <w:r w:rsidDel="004C1133">
          <w:delText xml:space="preserve">Similar to step B, step C creates the hero character as a </w:delText>
        </w:r>
        <w:r w:rsidRPr="00800C2A" w:rsidDel="004C1133">
          <w:rPr>
            <w:rStyle w:val="CodeInline"/>
          </w:rPr>
          <w:delText>SpriteRenderable</w:delText>
        </w:r>
        <w:r w:rsidDel="004C1133">
          <w:delText xml:space="preserve"> object based on the same </w:delText>
        </w:r>
        <w:r w:rsidRPr="00800C2A" w:rsidDel="004C1133">
          <w:rPr>
            <w:rStyle w:val="CodeInline"/>
          </w:rPr>
          <w:delText>kMinionSprite</w:delText>
        </w:r>
        <w:r w:rsidDel="004C1133">
          <w:delText xml:space="preserve"> image. The sprite sheet element that corresponds to the hero is identified with the </w:delText>
        </w:r>
        <w:r w:rsidRPr="00800C2A" w:rsidDel="004C1133">
          <w:rPr>
            <w:rStyle w:val="CodeInline"/>
          </w:rPr>
          <w:delText>setElementPixelPositions()</w:delText>
        </w:r>
        <w:r w:rsidRPr="00800C2A" w:rsidDel="004C1133">
          <w:delText xml:space="preserve"> </w:delText>
        </w:r>
        <w:r w:rsidDel="004C1133">
          <w:delText>call.</w:delText>
        </w:r>
      </w:del>
    </w:p>
    <w:p w14:paraId="7B619E36" w14:textId="3F57D093" w:rsidR="006D40CB" w:rsidRPr="006A27C6" w:rsidDel="004C1133" w:rsidRDefault="006D40CB">
      <w:pPr>
        <w:pStyle w:val="BodyTextFirst"/>
        <w:rPr>
          <w:del w:id="2567" w:author="Kelvin Sung" w:date="2021-04-22T15:00:00Z"/>
        </w:rPr>
        <w:pPrChange w:id="2568" w:author="Kelvin Sung" w:date="2021-04-22T15:00:00Z">
          <w:pPr>
            <w:pStyle w:val="BodyTextCont"/>
          </w:pPr>
        </w:pPrChange>
      </w:pPr>
      <w:del w:id="2569" w:author="Kelvin Sung" w:date="2021-04-22T15:00:00Z">
        <w:r w:rsidDel="004C1133">
          <w:delText xml:space="preserve">Notice that in this example, four of the five </w:delText>
        </w:r>
        <w:r w:rsidRPr="001B387E" w:rsidDel="004C1133">
          <w:rPr>
            <w:rStyle w:val="CodeInline"/>
          </w:rPr>
          <w:delText>SpriteRenderable</w:delText>
        </w:r>
        <w:r w:rsidDel="004C1133">
          <w:delText xml:space="preserve"> objects created are based on the same </w:delText>
        </w:r>
        <w:r w:rsidRPr="0016232D" w:rsidDel="004C1133">
          <w:rPr>
            <w:rStyle w:val="CodeInline"/>
          </w:rPr>
          <w:delText>kMinionSprite</w:delText>
        </w:r>
        <w:r w:rsidDel="004C1133">
          <w:delText xml:space="preserve"> image. </w:delText>
        </w:r>
      </w:del>
    </w:p>
    <w:p w14:paraId="6AFF70C8" w14:textId="2A7188CF" w:rsidR="006D40CB" w:rsidRPr="006A27C6" w:rsidDel="004C1133" w:rsidRDefault="006D40CB">
      <w:pPr>
        <w:pStyle w:val="BodyTextFirst"/>
        <w:rPr>
          <w:del w:id="2570" w:author="Kelvin Sung" w:date="2021-04-22T15:00:00Z"/>
        </w:rPr>
        <w:pPrChange w:id="2571" w:author="Kelvin Sung" w:date="2021-04-22T15:00:00Z">
          <w:pPr>
            <w:pStyle w:val="NumList"/>
            <w:numPr>
              <w:numId w:val="14"/>
            </w:numPr>
          </w:pPr>
        </w:pPrChange>
      </w:pPr>
      <w:del w:id="2572" w:author="Kelvin Sung" w:date="2021-04-22T15:00:00Z">
        <w:r w:rsidDel="004C1133">
          <w:delText xml:space="preserve">The </w:delText>
        </w:r>
        <w:r w:rsidRPr="00AC0231" w:rsidDel="004C1133">
          <w:rPr>
            <w:rStyle w:val="CodeInline"/>
          </w:rPr>
          <w:delText>update()</w:delText>
        </w:r>
        <w:r w:rsidDel="004C1133">
          <w:delText xml:space="preserve"> </w:delText>
        </w:r>
        <w:r w:rsidRPr="006D40CB" w:rsidDel="004C1133">
          <w:delText>function</w:delText>
        </w:r>
        <w:r w:rsidDel="004C1133">
          <w:delText xml:space="preserve"> is modified to support the controlling of the hero object and changes to the uv values.</w:delText>
        </w:r>
      </w:del>
    </w:p>
    <w:p w14:paraId="64968989" w14:textId="2E592884" w:rsidR="006D40CB" w:rsidRPr="006A27C6" w:rsidDel="004C1133" w:rsidRDefault="006D40CB">
      <w:pPr>
        <w:pStyle w:val="BodyTextFirst"/>
        <w:rPr>
          <w:del w:id="2573" w:author="Kelvin Sung" w:date="2021-04-22T15:00:00Z"/>
        </w:rPr>
        <w:pPrChange w:id="2574" w:author="Kelvin Sung" w:date="2021-04-22T15:00:00Z">
          <w:pPr>
            <w:pStyle w:val="Code"/>
          </w:pPr>
        </w:pPrChange>
      </w:pPr>
      <w:del w:id="2575"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E2747B9" w14:textId="5A017E9C" w:rsidR="006D40CB" w:rsidRPr="006A27C6" w:rsidDel="004C1133" w:rsidRDefault="006D40CB">
      <w:pPr>
        <w:pStyle w:val="BodyTextFirst"/>
        <w:rPr>
          <w:del w:id="2576" w:author="Kelvin Sung" w:date="2021-04-22T15:00:00Z"/>
        </w:rPr>
        <w:pPrChange w:id="2577" w:author="Kelvin Sung" w:date="2021-04-22T15:00:00Z">
          <w:pPr>
            <w:pStyle w:val="Code"/>
          </w:pPr>
        </w:pPrChange>
      </w:pPr>
      <w:del w:id="2578" w:author="Kelvin Sung" w:date="2021-04-22T15:00:00Z">
        <w:r w:rsidRPr="006A27C6" w:rsidDel="004C1133">
          <w:delText xml:space="preserve">    // let's only allow the movement of hero, </w:delText>
        </w:r>
      </w:del>
    </w:p>
    <w:p w14:paraId="43F7872F" w14:textId="216D585D" w:rsidR="006D40CB" w:rsidRPr="006A27C6" w:rsidDel="004C1133" w:rsidRDefault="006D40CB">
      <w:pPr>
        <w:pStyle w:val="BodyTextFirst"/>
        <w:rPr>
          <w:del w:id="2579" w:author="Kelvin Sung" w:date="2021-04-22T15:00:00Z"/>
        </w:rPr>
        <w:pPrChange w:id="2580" w:author="Kelvin Sung" w:date="2021-04-22T15:00:00Z">
          <w:pPr>
            <w:pStyle w:val="Code"/>
          </w:pPr>
        </w:pPrChange>
      </w:pPr>
      <w:del w:id="2581" w:author="Kelvin Sung" w:date="2021-04-22T15:00:00Z">
        <w:r w:rsidRPr="006A27C6" w:rsidDel="004C1133">
          <w:lastRenderedPageBreak/>
          <w:delText xml:space="preserve">    // and if hero moves too far off, this level ends, we will</w:delText>
        </w:r>
      </w:del>
    </w:p>
    <w:p w14:paraId="0A09DD09" w14:textId="0C7CC056" w:rsidR="006D40CB" w:rsidRPr="006A27C6" w:rsidDel="004C1133" w:rsidRDefault="006D40CB">
      <w:pPr>
        <w:pStyle w:val="BodyTextFirst"/>
        <w:rPr>
          <w:del w:id="2582" w:author="Kelvin Sung" w:date="2021-04-22T15:00:00Z"/>
        </w:rPr>
        <w:pPrChange w:id="2583" w:author="Kelvin Sung" w:date="2021-04-22T15:00:00Z">
          <w:pPr>
            <w:pStyle w:val="Code"/>
          </w:pPr>
        </w:pPrChange>
      </w:pPr>
      <w:del w:id="2584" w:author="Kelvin Sung" w:date="2021-04-22T15:00:00Z">
        <w:r w:rsidRPr="006A27C6" w:rsidDel="004C1133">
          <w:delText xml:space="preserve">    // load the next level</w:delText>
        </w:r>
      </w:del>
    </w:p>
    <w:p w14:paraId="37715645" w14:textId="6A83FED2" w:rsidR="006D40CB" w:rsidRPr="006A27C6" w:rsidDel="004C1133" w:rsidRDefault="006D40CB">
      <w:pPr>
        <w:pStyle w:val="BodyTextFirst"/>
        <w:rPr>
          <w:del w:id="2585" w:author="Kelvin Sung" w:date="2021-04-22T15:00:00Z"/>
        </w:rPr>
        <w:pPrChange w:id="2586" w:author="Kelvin Sung" w:date="2021-04-22T15:00:00Z">
          <w:pPr>
            <w:pStyle w:val="Code"/>
          </w:pPr>
        </w:pPrChange>
      </w:pPr>
      <w:del w:id="2587" w:author="Kelvin Sung" w:date="2021-04-22T15:00:00Z">
        <w:r w:rsidRPr="006A27C6" w:rsidDel="004C1133">
          <w:delText xml:space="preserve">    var deltaX = 0.05;</w:delText>
        </w:r>
      </w:del>
    </w:p>
    <w:p w14:paraId="12077128" w14:textId="15E78147" w:rsidR="006D40CB" w:rsidRPr="006A27C6" w:rsidDel="004C1133" w:rsidRDefault="006D40CB">
      <w:pPr>
        <w:pStyle w:val="BodyTextFirst"/>
        <w:rPr>
          <w:del w:id="2588" w:author="Kelvin Sung" w:date="2021-04-22T15:00:00Z"/>
        </w:rPr>
        <w:pPrChange w:id="2589" w:author="Kelvin Sung" w:date="2021-04-22T15:00:00Z">
          <w:pPr>
            <w:pStyle w:val="Code"/>
          </w:pPr>
        </w:pPrChange>
      </w:pPr>
      <w:del w:id="2590" w:author="Kelvin Sung" w:date="2021-04-22T15:00:00Z">
        <w:r w:rsidRPr="006A27C6" w:rsidDel="004C1133">
          <w:delText xml:space="preserve">    var xform = this.</w:delText>
        </w:r>
        <w:r w:rsidDel="004C1133">
          <w:delText>m</w:delText>
        </w:r>
        <w:r w:rsidRPr="006A27C6" w:rsidDel="004C1133">
          <w:delText>Hero.</w:delText>
        </w:r>
        <w:r w:rsidDel="004C1133">
          <w:delText>get</w:delText>
        </w:r>
        <w:r w:rsidRPr="006A27C6" w:rsidDel="004C1133">
          <w:delText>Xform();</w:delText>
        </w:r>
      </w:del>
    </w:p>
    <w:p w14:paraId="428CC813" w14:textId="49655FBC" w:rsidR="006D40CB" w:rsidRPr="006A27C6" w:rsidDel="004C1133" w:rsidRDefault="006D40CB">
      <w:pPr>
        <w:pStyle w:val="BodyTextFirst"/>
        <w:rPr>
          <w:del w:id="2591" w:author="Kelvin Sung" w:date="2021-04-22T15:00:00Z"/>
        </w:rPr>
        <w:pPrChange w:id="2592" w:author="Kelvin Sung" w:date="2021-04-22T15:00:00Z">
          <w:pPr>
            <w:pStyle w:val="Code"/>
          </w:pPr>
        </w:pPrChange>
      </w:pPr>
      <w:del w:id="2593" w:author="Kelvin Sung" w:date="2021-04-22T15:00:00Z">
        <w:r w:rsidRPr="006A27C6" w:rsidDel="004C1133">
          <w:delText xml:space="preserve">    </w:delText>
        </w:r>
      </w:del>
    </w:p>
    <w:p w14:paraId="2DE451C0" w14:textId="6658EF40" w:rsidR="006D40CB" w:rsidRPr="006A27C6" w:rsidDel="004C1133" w:rsidRDefault="006D40CB">
      <w:pPr>
        <w:pStyle w:val="BodyTextFirst"/>
        <w:rPr>
          <w:del w:id="2594" w:author="Kelvin Sung" w:date="2021-04-22T15:00:00Z"/>
        </w:rPr>
        <w:pPrChange w:id="2595" w:author="Kelvin Sung" w:date="2021-04-22T15:00:00Z">
          <w:pPr>
            <w:pStyle w:val="Code"/>
          </w:pPr>
        </w:pPrChange>
      </w:pPr>
      <w:del w:id="2596" w:author="Kelvin Sung" w:date="2021-04-22T15:00:00Z">
        <w:r w:rsidRPr="006A27C6" w:rsidDel="004C1133">
          <w:delText xml:space="preserve">    // Support hero movements</w:delText>
        </w:r>
      </w:del>
    </w:p>
    <w:p w14:paraId="2B210C37" w14:textId="7D5C21A7" w:rsidR="006D40CB" w:rsidRPr="006A27C6" w:rsidDel="004C1133" w:rsidRDefault="006D40CB">
      <w:pPr>
        <w:pStyle w:val="BodyTextFirst"/>
        <w:rPr>
          <w:del w:id="2597" w:author="Kelvin Sung" w:date="2021-04-22T15:00:00Z"/>
        </w:rPr>
        <w:pPrChange w:id="2598" w:author="Kelvin Sung" w:date="2021-04-22T15:00:00Z">
          <w:pPr>
            <w:pStyle w:val="Code"/>
          </w:pPr>
        </w:pPrChange>
      </w:pPr>
      <w:del w:id="2599"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.Right)) {</w:delText>
        </w:r>
      </w:del>
    </w:p>
    <w:p w14:paraId="2DDE6F2D" w14:textId="28DAF0D9" w:rsidR="006D40CB" w:rsidRPr="006A27C6" w:rsidDel="004C1133" w:rsidRDefault="006D40CB">
      <w:pPr>
        <w:pStyle w:val="BodyTextFirst"/>
        <w:rPr>
          <w:del w:id="2600" w:author="Kelvin Sung" w:date="2021-04-22T15:00:00Z"/>
        </w:rPr>
        <w:pPrChange w:id="2601" w:author="Kelvin Sung" w:date="2021-04-22T15:00:00Z">
          <w:pPr>
            <w:pStyle w:val="Code"/>
          </w:pPr>
        </w:pPrChange>
      </w:pPr>
      <w:del w:id="2602" w:author="Kelvin Sung" w:date="2021-04-22T15:00:00Z">
        <w:r w:rsidRPr="006A27C6" w:rsidDel="004C1133">
          <w:delText xml:space="preserve">        xform.</w:delText>
        </w:r>
        <w:r w:rsidDel="004C1133">
          <w:delText>inc</w:delText>
        </w:r>
        <w:r w:rsidRPr="006A27C6" w:rsidDel="004C1133">
          <w:delText>XPosBy(deltaX);</w:delText>
        </w:r>
      </w:del>
    </w:p>
    <w:p w14:paraId="495BD8FB" w14:textId="7D8DEFCC" w:rsidR="006D40CB" w:rsidRPr="006A27C6" w:rsidDel="004C1133" w:rsidRDefault="006D40CB">
      <w:pPr>
        <w:pStyle w:val="BodyTextFirst"/>
        <w:rPr>
          <w:del w:id="2603" w:author="Kelvin Sung" w:date="2021-04-22T15:00:00Z"/>
        </w:rPr>
        <w:pPrChange w:id="2604" w:author="Kelvin Sung" w:date="2021-04-22T15:00:00Z">
          <w:pPr>
            <w:pStyle w:val="Code"/>
          </w:pPr>
        </w:pPrChange>
      </w:pPr>
      <w:del w:id="2605" w:author="Kelvin Sung" w:date="2021-04-22T15:00:00Z">
        <w:r w:rsidRPr="006A27C6" w:rsidDel="004C1133">
          <w:delText xml:space="preserve">        if (xform.</w:delText>
        </w:r>
        <w:r w:rsidDel="004C1133">
          <w:delText>get</w:delText>
        </w:r>
        <w:r w:rsidRPr="006A27C6" w:rsidDel="004C1133">
          <w:delText>XPos() &gt; 30)  // this is the right-bound of the window</w:delText>
        </w:r>
      </w:del>
    </w:p>
    <w:p w14:paraId="639FE189" w14:textId="6B762CF4" w:rsidR="006D40CB" w:rsidRPr="006A27C6" w:rsidDel="004C1133" w:rsidRDefault="006D40CB">
      <w:pPr>
        <w:pStyle w:val="BodyTextFirst"/>
        <w:rPr>
          <w:del w:id="2606" w:author="Kelvin Sung" w:date="2021-04-22T15:00:00Z"/>
        </w:rPr>
        <w:pPrChange w:id="2607" w:author="Kelvin Sung" w:date="2021-04-22T15:00:00Z">
          <w:pPr>
            <w:pStyle w:val="Code"/>
          </w:pPr>
        </w:pPrChange>
      </w:pPr>
      <w:del w:id="2608" w:author="Kelvin Sung" w:date="2021-04-22T15:00:00Z">
        <w:r w:rsidRPr="006A27C6" w:rsidDel="004C1133">
          <w:delText xml:space="preserve">            xform.</w:delText>
        </w:r>
        <w:r w:rsidDel="004C1133">
          <w:delText>set</w:delText>
        </w:r>
        <w:r w:rsidRPr="006A27C6" w:rsidDel="004C1133">
          <w:delText>Position(12, 60);</w:delText>
        </w:r>
      </w:del>
    </w:p>
    <w:p w14:paraId="079C2222" w14:textId="48887B03" w:rsidR="006D40CB" w:rsidRPr="006A27C6" w:rsidDel="004C1133" w:rsidRDefault="006D40CB">
      <w:pPr>
        <w:pStyle w:val="BodyTextFirst"/>
        <w:rPr>
          <w:del w:id="2609" w:author="Kelvin Sung" w:date="2021-04-22T15:00:00Z"/>
        </w:rPr>
        <w:pPrChange w:id="2610" w:author="Kelvin Sung" w:date="2021-04-22T15:00:00Z">
          <w:pPr>
            <w:pStyle w:val="Code"/>
          </w:pPr>
        </w:pPrChange>
      </w:pPr>
      <w:del w:id="2611" w:author="Kelvin Sung" w:date="2021-04-22T15:00:00Z">
        <w:r w:rsidRPr="006A27C6" w:rsidDel="004C1133">
          <w:delText xml:space="preserve">    }</w:delText>
        </w:r>
      </w:del>
    </w:p>
    <w:p w14:paraId="0BD63245" w14:textId="653BB480" w:rsidR="006D40CB" w:rsidRPr="006A27C6" w:rsidDel="004C1133" w:rsidRDefault="006D40CB">
      <w:pPr>
        <w:pStyle w:val="BodyTextFirst"/>
        <w:rPr>
          <w:del w:id="2612" w:author="Kelvin Sung" w:date="2021-04-22T15:00:00Z"/>
        </w:rPr>
        <w:pPrChange w:id="2613" w:author="Kelvin Sung" w:date="2021-04-22T15:00:00Z">
          <w:pPr>
            <w:pStyle w:val="Code"/>
          </w:pPr>
        </w:pPrChange>
      </w:pPr>
      <w:del w:id="2614" w:author="Kelvin Sung" w:date="2021-04-22T15:00:00Z">
        <w:r w:rsidRPr="006A27C6" w:rsidDel="004C1133">
          <w:delText xml:space="preserve">    </w:delText>
        </w:r>
      </w:del>
    </w:p>
    <w:p w14:paraId="33533238" w14:textId="4D82859D" w:rsidR="006D40CB" w:rsidRPr="006A27C6" w:rsidDel="004C1133" w:rsidRDefault="006D40CB">
      <w:pPr>
        <w:pStyle w:val="BodyTextFirst"/>
        <w:rPr>
          <w:del w:id="2615" w:author="Kelvin Sung" w:date="2021-04-22T15:00:00Z"/>
        </w:rPr>
        <w:pPrChange w:id="2616" w:author="Kelvin Sung" w:date="2021-04-22T15:00:00Z">
          <w:pPr>
            <w:pStyle w:val="Code"/>
          </w:pPr>
        </w:pPrChange>
      </w:pPr>
      <w:del w:id="2617"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.Left)) {</w:delText>
        </w:r>
      </w:del>
    </w:p>
    <w:p w14:paraId="19BA6E2E" w14:textId="5B9FC945" w:rsidR="006D40CB" w:rsidRPr="006A27C6" w:rsidDel="004C1133" w:rsidRDefault="006D40CB">
      <w:pPr>
        <w:pStyle w:val="BodyTextFirst"/>
        <w:rPr>
          <w:del w:id="2618" w:author="Kelvin Sung" w:date="2021-04-22T15:00:00Z"/>
        </w:rPr>
        <w:pPrChange w:id="2619" w:author="Kelvin Sung" w:date="2021-04-22T15:00:00Z">
          <w:pPr>
            <w:pStyle w:val="Code"/>
          </w:pPr>
        </w:pPrChange>
      </w:pPr>
      <w:del w:id="2620" w:author="Kelvin Sung" w:date="2021-04-22T15:00:00Z">
        <w:r w:rsidRPr="006A27C6" w:rsidDel="004C1133">
          <w:delText xml:space="preserve">        xform.</w:delText>
        </w:r>
        <w:r w:rsidDel="004C1133">
          <w:delText>inc</w:delText>
        </w:r>
        <w:r w:rsidRPr="006A27C6" w:rsidDel="004C1133">
          <w:delText>XPosBy(-deltaX);</w:delText>
        </w:r>
      </w:del>
    </w:p>
    <w:p w14:paraId="20219A67" w14:textId="3614CE04" w:rsidR="006D40CB" w:rsidRPr="006A27C6" w:rsidDel="004C1133" w:rsidRDefault="006D40CB">
      <w:pPr>
        <w:pStyle w:val="BodyTextFirst"/>
        <w:rPr>
          <w:del w:id="2621" w:author="Kelvin Sung" w:date="2021-04-22T15:00:00Z"/>
        </w:rPr>
        <w:pPrChange w:id="2622" w:author="Kelvin Sung" w:date="2021-04-22T15:00:00Z">
          <w:pPr>
            <w:pStyle w:val="Code"/>
          </w:pPr>
        </w:pPrChange>
      </w:pPr>
      <w:del w:id="2623" w:author="Kelvin Sung" w:date="2021-04-22T15:00:00Z">
        <w:r w:rsidRPr="006A27C6" w:rsidDel="004C1133">
          <w:delText xml:space="preserve">        if (xform.</w:delText>
        </w:r>
        <w:r w:rsidDel="004C1133">
          <w:delText>get</w:delText>
        </w:r>
        <w:r w:rsidRPr="006A27C6" w:rsidDel="004C1133">
          <w:delText>XPos() &lt; 11) {  // this is the left-bound of the window</w:delText>
        </w:r>
      </w:del>
    </w:p>
    <w:p w14:paraId="442D2407" w14:textId="5C52C484" w:rsidR="006D40CB" w:rsidRPr="006A27C6" w:rsidDel="004C1133" w:rsidRDefault="006D40CB">
      <w:pPr>
        <w:pStyle w:val="BodyTextFirst"/>
        <w:rPr>
          <w:del w:id="2624" w:author="Kelvin Sung" w:date="2021-04-22T15:00:00Z"/>
        </w:rPr>
        <w:pPrChange w:id="2625" w:author="Kelvin Sung" w:date="2021-04-22T15:00:00Z">
          <w:pPr>
            <w:pStyle w:val="Code"/>
          </w:pPr>
        </w:pPrChange>
      </w:pPr>
      <w:del w:id="2626" w:author="Kelvin Sung" w:date="2021-04-22T15:00:00Z">
        <w:r w:rsidRPr="006A27C6" w:rsidDel="004C1133">
          <w:delText xml:space="preserve">            xform.</w:delText>
        </w:r>
        <w:r w:rsidDel="004C1133">
          <w:delText>set</w:delText>
        </w:r>
        <w:r w:rsidRPr="006A27C6" w:rsidDel="004C1133">
          <w:delText>XPos(20);</w:delText>
        </w:r>
      </w:del>
    </w:p>
    <w:p w14:paraId="12CC0CBE" w14:textId="2336ABED" w:rsidR="006D40CB" w:rsidRPr="006A27C6" w:rsidDel="004C1133" w:rsidRDefault="006D40CB">
      <w:pPr>
        <w:pStyle w:val="BodyTextFirst"/>
        <w:rPr>
          <w:del w:id="2627" w:author="Kelvin Sung" w:date="2021-04-22T15:00:00Z"/>
        </w:rPr>
        <w:pPrChange w:id="2628" w:author="Kelvin Sung" w:date="2021-04-22T15:00:00Z">
          <w:pPr>
            <w:pStyle w:val="Code"/>
          </w:pPr>
        </w:pPrChange>
      </w:pPr>
      <w:del w:id="2629" w:author="Kelvin Sung" w:date="2021-04-22T15:00:00Z">
        <w:r w:rsidRPr="006A27C6" w:rsidDel="004C1133">
          <w:delText xml:space="preserve">        }</w:delText>
        </w:r>
      </w:del>
    </w:p>
    <w:p w14:paraId="39119397" w14:textId="3E99AD6F" w:rsidR="006D40CB" w:rsidRPr="006A27C6" w:rsidDel="004C1133" w:rsidRDefault="006D40CB">
      <w:pPr>
        <w:pStyle w:val="BodyTextFirst"/>
        <w:rPr>
          <w:del w:id="2630" w:author="Kelvin Sung" w:date="2021-04-22T15:00:00Z"/>
        </w:rPr>
        <w:pPrChange w:id="2631" w:author="Kelvin Sung" w:date="2021-04-22T15:00:00Z">
          <w:pPr>
            <w:pStyle w:val="Code"/>
          </w:pPr>
        </w:pPrChange>
      </w:pPr>
      <w:del w:id="2632" w:author="Kelvin Sung" w:date="2021-04-22T15:00:00Z">
        <w:r w:rsidRPr="006A27C6" w:rsidDel="004C1133">
          <w:delText xml:space="preserve">    }</w:delText>
        </w:r>
      </w:del>
    </w:p>
    <w:p w14:paraId="7257D507" w14:textId="001DA5C4" w:rsidR="006D40CB" w:rsidRPr="006A27C6" w:rsidDel="004C1133" w:rsidRDefault="006D40CB">
      <w:pPr>
        <w:pStyle w:val="BodyTextFirst"/>
        <w:rPr>
          <w:del w:id="2633" w:author="Kelvin Sung" w:date="2021-04-22T15:00:00Z"/>
        </w:rPr>
        <w:pPrChange w:id="2634" w:author="Kelvin Sung" w:date="2021-04-22T15:00:00Z">
          <w:pPr>
            <w:pStyle w:val="Code"/>
          </w:pPr>
        </w:pPrChange>
      </w:pPr>
      <w:del w:id="2635" w:author="Kelvin Sung" w:date="2021-04-22T15:00:00Z">
        <w:r w:rsidRPr="006A27C6" w:rsidDel="004C1133">
          <w:delText xml:space="preserve">    </w:delText>
        </w:r>
      </w:del>
    </w:p>
    <w:p w14:paraId="2E947132" w14:textId="4DA036F8" w:rsidR="006D40CB" w:rsidRPr="006A27C6" w:rsidDel="004C1133" w:rsidRDefault="006D40CB">
      <w:pPr>
        <w:pStyle w:val="BodyTextFirst"/>
        <w:rPr>
          <w:del w:id="2636" w:author="Kelvin Sung" w:date="2021-04-22T15:00:00Z"/>
        </w:rPr>
        <w:pPrChange w:id="2637" w:author="Kelvin Sung" w:date="2021-04-22T15:00:00Z">
          <w:pPr>
            <w:pStyle w:val="Code"/>
          </w:pPr>
        </w:pPrChange>
      </w:pPr>
      <w:del w:id="2638" w:author="Kelvin Sung" w:date="2021-04-22T15:00:00Z">
        <w:r w:rsidRPr="006A27C6" w:rsidDel="004C1133">
          <w:delText xml:space="preserve">    // continously change texture tinting</w:delText>
        </w:r>
      </w:del>
    </w:p>
    <w:p w14:paraId="0FC74430" w14:textId="6174D398" w:rsidR="006D40CB" w:rsidRPr="006D7D5D" w:rsidDel="004C1133" w:rsidRDefault="006D40CB">
      <w:pPr>
        <w:pStyle w:val="BodyTextFirst"/>
        <w:rPr>
          <w:del w:id="2639" w:author="Kelvin Sung" w:date="2021-04-22T15:00:00Z"/>
          <w:lang w:val="es-BO"/>
        </w:rPr>
        <w:pPrChange w:id="2640" w:author="Kelvin Sung" w:date="2021-04-22T15:00:00Z">
          <w:pPr>
            <w:pStyle w:val="Code"/>
          </w:pPr>
        </w:pPrChange>
      </w:pPr>
      <w:del w:id="2641" w:author="Kelvin Sung" w:date="2021-04-22T15:00:00Z">
        <w:r w:rsidRPr="006A27C6" w:rsidDel="004C1133">
          <w:delText xml:space="preserve">    </w:delText>
        </w:r>
        <w:r w:rsidRPr="006D7D5D" w:rsidDel="004C1133">
          <w:rPr>
            <w:lang w:val="es-BO"/>
          </w:rPr>
          <w:delText>var c = this.mPortal.getColor();</w:delText>
        </w:r>
      </w:del>
    </w:p>
    <w:p w14:paraId="6A8FA1AD" w14:textId="4BC7568F" w:rsidR="006D40CB" w:rsidRPr="006A27C6" w:rsidDel="004C1133" w:rsidRDefault="006D40CB">
      <w:pPr>
        <w:pStyle w:val="BodyTextFirst"/>
        <w:rPr>
          <w:del w:id="2642" w:author="Kelvin Sung" w:date="2021-04-22T15:00:00Z"/>
          <w:lang w:val="es-BO"/>
        </w:rPr>
        <w:pPrChange w:id="2643" w:author="Kelvin Sung" w:date="2021-04-22T15:00:00Z">
          <w:pPr>
            <w:pStyle w:val="Code"/>
          </w:pPr>
        </w:pPrChange>
      </w:pPr>
      <w:del w:id="2644" w:author="Kelvin Sung" w:date="2021-04-22T15:00:00Z">
        <w:r w:rsidRPr="006D7D5D" w:rsidDel="004C1133">
          <w:rPr>
            <w:lang w:val="es-BO"/>
          </w:rPr>
          <w:delText xml:space="preserve">    </w:delText>
        </w:r>
        <w:r w:rsidRPr="006A27C6" w:rsidDel="004C1133">
          <w:rPr>
            <w:lang w:val="es-BO"/>
          </w:rPr>
          <w:delText>var ca = c[3] + deltaX;</w:delText>
        </w:r>
      </w:del>
    </w:p>
    <w:p w14:paraId="233A6B8D" w14:textId="3FEEB5D9" w:rsidR="006D40CB" w:rsidRPr="006D7D5D" w:rsidDel="004C1133" w:rsidRDefault="006D40CB">
      <w:pPr>
        <w:pStyle w:val="BodyTextFirst"/>
        <w:rPr>
          <w:del w:id="2645" w:author="Kelvin Sung" w:date="2021-04-22T15:00:00Z"/>
        </w:rPr>
        <w:pPrChange w:id="2646" w:author="Kelvin Sung" w:date="2021-04-22T15:00:00Z">
          <w:pPr>
            <w:pStyle w:val="Code"/>
          </w:pPr>
        </w:pPrChange>
      </w:pPr>
      <w:del w:id="2647" w:author="Kelvin Sung" w:date="2021-04-22T15:00:00Z">
        <w:r w:rsidRPr="006A27C6" w:rsidDel="004C1133">
          <w:rPr>
            <w:lang w:val="es-BO"/>
          </w:rPr>
          <w:delText xml:space="preserve">    </w:delText>
        </w:r>
        <w:r w:rsidRPr="006D7D5D" w:rsidDel="004C1133">
          <w:delText>if (ca &gt; 1) ca = 0;</w:delText>
        </w:r>
      </w:del>
    </w:p>
    <w:p w14:paraId="133CC3D0" w14:textId="5EE8FABE" w:rsidR="006D40CB" w:rsidRPr="006A27C6" w:rsidDel="004C1133" w:rsidRDefault="006D40CB">
      <w:pPr>
        <w:pStyle w:val="BodyTextFirst"/>
        <w:rPr>
          <w:del w:id="2648" w:author="Kelvin Sung" w:date="2021-04-22T15:00:00Z"/>
        </w:rPr>
        <w:pPrChange w:id="2649" w:author="Kelvin Sung" w:date="2021-04-22T15:00:00Z">
          <w:pPr>
            <w:pStyle w:val="Code"/>
          </w:pPr>
        </w:pPrChange>
      </w:pPr>
      <w:del w:id="2650" w:author="Kelvin Sung" w:date="2021-04-22T15:00:00Z">
        <w:r w:rsidRPr="006D7D5D" w:rsidDel="004C1133">
          <w:delText xml:space="preserve">    </w:delText>
        </w:r>
        <w:r w:rsidRPr="006A27C6" w:rsidDel="004C1133">
          <w:delText>c[3] = ca;</w:delText>
        </w:r>
      </w:del>
    </w:p>
    <w:p w14:paraId="1D30AFE6" w14:textId="27763CFA" w:rsidR="006D40CB" w:rsidRPr="006A27C6" w:rsidDel="004C1133" w:rsidRDefault="006D40CB">
      <w:pPr>
        <w:pStyle w:val="BodyTextFirst"/>
        <w:rPr>
          <w:del w:id="2651" w:author="Kelvin Sung" w:date="2021-04-22T15:00:00Z"/>
        </w:rPr>
        <w:pPrChange w:id="2652" w:author="Kelvin Sung" w:date="2021-04-22T15:00:00Z">
          <w:pPr>
            <w:pStyle w:val="Code"/>
          </w:pPr>
        </w:pPrChange>
      </w:pPr>
      <w:del w:id="2653" w:author="Kelvin Sung" w:date="2021-04-22T15:00:00Z">
        <w:r w:rsidRPr="006A27C6" w:rsidDel="004C1133">
          <w:delText xml:space="preserve">    </w:delText>
        </w:r>
      </w:del>
    </w:p>
    <w:p w14:paraId="6FD8B9E8" w14:textId="79C286DD" w:rsidR="006D40CB" w:rsidRPr="006A27C6" w:rsidDel="004C1133" w:rsidRDefault="006D40CB">
      <w:pPr>
        <w:pStyle w:val="BodyTextFirst"/>
        <w:rPr>
          <w:del w:id="2654" w:author="Kelvin Sung" w:date="2021-04-22T15:00:00Z"/>
        </w:rPr>
        <w:pPrChange w:id="2655" w:author="Kelvin Sung" w:date="2021-04-22T15:00:00Z">
          <w:pPr>
            <w:pStyle w:val="Code"/>
          </w:pPr>
        </w:pPrChange>
      </w:pPr>
      <w:del w:id="2656" w:author="Kelvin Sung" w:date="2021-04-22T15:00:00Z">
        <w:r w:rsidRPr="006A27C6" w:rsidDel="004C1133">
          <w:delText xml:space="preserve">    </w:delText>
        </w:r>
      </w:del>
    </w:p>
    <w:p w14:paraId="6860F1B0" w14:textId="02263E5F" w:rsidR="006D40CB" w:rsidRPr="006A27C6" w:rsidDel="004C1133" w:rsidRDefault="006D40CB">
      <w:pPr>
        <w:pStyle w:val="BodyTextFirst"/>
        <w:rPr>
          <w:del w:id="2657" w:author="Kelvin Sung" w:date="2021-04-22T15:00:00Z"/>
        </w:rPr>
        <w:pPrChange w:id="2658" w:author="Kelvin Sung" w:date="2021-04-22T15:00:00Z">
          <w:pPr>
            <w:pStyle w:val="Code"/>
          </w:pPr>
        </w:pPrChange>
      </w:pPr>
      <w:del w:id="2659" w:author="Kelvin Sung" w:date="2021-04-22T15:00:00Z">
        <w:r w:rsidRPr="006A27C6" w:rsidDel="004C1133">
          <w:delText xml:space="preserve">    // New update code for changing the sub-texture regions being shown</w:delText>
        </w:r>
      </w:del>
    </w:p>
    <w:p w14:paraId="6A24E93E" w14:textId="2008EAAF" w:rsidR="006D40CB" w:rsidRPr="006A27C6" w:rsidDel="004C1133" w:rsidRDefault="006D40CB">
      <w:pPr>
        <w:pStyle w:val="BodyTextFirst"/>
        <w:rPr>
          <w:del w:id="2660" w:author="Kelvin Sung" w:date="2021-04-22T15:00:00Z"/>
        </w:rPr>
        <w:pPrChange w:id="2661" w:author="Kelvin Sung" w:date="2021-04-22T15:00:00Z">
          <w:pPr>
            <w:pStyle w:val="Code"/>
          </w:pPr>
        </w:pPrChange>
      </w:pPr>
      <w:del w:id="2662" w:author="Kelvin Sung" w:date="2021-04-22T15:00:00Z">
        <w:r w:rsidRPr="006A27C6" w:rsidDel="004C1133">
          <w:delText xml:space="preserve">    var deltaT = 0.001;</w:delText>
        </w:r>
      </w:del>
    </w:p>
    <w:p w14:paraId="2514D67A" w14:textId="12D783BD" w:rsidR="006D40CB" w:rsidRPr="006A27C6" w:rsidDel="004C1133" w:rsidRDefault="006D40CB">
      <w:pPr>
        <w:pStyle w:val="BodyTextFirst"/>
        <w:rPr>
          <w:del w:id="2663" w:author="Kelvin Sung" w:date="2021-04-22T15:00:00Z"/>
        </w:rPr>
        <w:pPrChange w:id="2664" w:author="Kelvin Sung" w:date="2021-04-22T15:00:00Z">
          <w:pPr>
            <w:pStyle w:val="Code"/>
          </w:pPr>
        </w:pPrChange>
      </w:pPr>
      <w:del w:id="2665" w:author="Kelvin Sung" w:date="2021-04-22T15:00:00Z">
        <w:r w:rsidRPr="006A27C6" w:rsidDel="004C1133">
          <w:delText xml:space="preserve">    </w:delText>
        </w:r>
      </w:del>
    </w:p>
    <w:p w14:paraId="2B74CFD4" w14:textId="3795ADAD" w:rsidR="006D40CB" w:rsidRPr="006A27C6" w:rsidDel="004C1133" w:rsidRDefault="006D40CB">
      <w:pPr>
        <w:pStyle w:val="BodyTextFirst"/>
        <w:rPr>
          <w:del w:id="2666" w:author="Kelvin Sung" w:date="2021-04-22T15:00:00Z"/>
        </w:rPr>
        <w:pPrChange w:id="2667" w:author="Kelvin Sung" w:date="2021-04-22T15:00:00Z">
          <w:pPr>
            <w:pStyle w:val="Code"/>
          </w:pPr>
        </w:pPrChange>
      </w:pPr>
      <w:del w:id="2668" w:author="Kelvin Sung" w:date="2021-04-22T15:00:00Z">
        <w:r w:rsidRPr="006A27C6" w:rsidDel="004C1133">
          <w:delText xml:space="preserve">    // The font image:</w:delText>
        </w:r>
      </w:del>
    </w:p>
    <w:p w14:paraId="3B55B2C3" w14:textId="700789D1" w:rsidR="006D40CB" w:rsidRPr="006A27C6" w:rsidDel="004C1133" w:rsidRDefault="006D40CB">
      <w:pPr>
        <w:pStyle w:val="BodyTextFirst"/>
        <w:rPr>
          <w:del w:id="2669" w:author="Kelvin Sung" w:date="2021-04-22T15:00:00Z"/>
        </w:rPr>
        <w:pPrChange w:id="2670" w:author="Kelvin Sung" w:date="2021-04-22T15:00:00Z">
          <w:pPr>
            <w:pStyle w:val="Code"/>
          </w:pPr>
        </w:pPrChange>
      </w:pPr>
      <w:del w:id="2671" w:author="Kelvin Sung" w:date="2021-04-22T15:00:00Z">
        <w:r w:rsidRPr="006A27C6" w:rsidDel="004C1133">
          <w:delText xml:space="preserve">    // zoom into the texture by updating texture coordinate</w:delText>
        </w:r>
      </w:del>
    </w:p>
    <w:p w14:paraId="61B7A5E6" w14:textId="492278DC" w:rsidR="006D40CB" w:rsidRPr="006A27C6" w:rsidDel="004C1133" w:rsidRDefault="006D40CB">
      <w:pPr>
        <w:pStyle w:val="BodyTextFirst"/>
        <w:rPr>
          <w:del w:id="2672" w:author="Kelvin Sung" w:date="2021-04-22T15:00:00Z"/>
        </w:rPr>
        <w:pPrChange w:id="2673" w:author="Kelvin Sung" w:date="2021-04-22T15:00:00Z">
          <w:pPr>
            <w:pStyle w:val="Code"/>
          </w:pPr>
        </w:pPrChange>
      </w:pPr>
      <w:del w:id="2674" w:author="Kelvin Sung" w:date="2021-04-22T15:00:00Z">
        <w:r w:rsidRPr="006A27C6" w:rsidDel="004C1133">
          <w:delText xml:space="preserve">    // For font: zoom to the upper left corner by changing bottom right</w:delText>
        </w:r>
      </w:del>
    </w:p>
    <w:p w14:paraId="5D645832" w14:textId="538F21F7" w:rsidR="006D40CB" w:rsidRPr="006A27C6" w:rsidDel="004C1133" w:rsidRDefault="006D40CB">
      <w:pPr>
        <w:pStyle w:val="BodyTextFirst"/>
        <w:rPr>
          <w:del w:id="2675" w:author="Kelvin Sung" w:date="2021-04-22T15:00:00Z"/>
          <w:rStyle w:val="CodeBold"/>
        </w:rPr>
        <w:pPrChange w:id="2676" w:author="Kelvin Sung" w:date="2021-04-22T15:00:00Z">
          <w:pPr>
            <w:pStyle w:val="Code"/>
          </w:pPr>
        </w:pPrChange>
      </w:pPr>
      <w:del w:id="2677"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FontImage.</w:delText>
        </w:r>
        <w:r w:rsidDel="004C1133">
          <w:rPr>
            <w:rStyle w:val="CodeBold"/>
          </w:rPr>
          <w:delText>getElementUVCoordinateArray</w:delText>
        </w:r>
        <w:r w:rsidRPr="006A27C6" w:rsidDel="004C1133">
          <w:rPr>
            <w:rStyle w:val="CodeBold"/>
          </w:rPr>
          <w:delText>();</w:delText>
        </w:r>
      </w:del>
    </w:p>
    <w:p w14:paraId="6D9868BA" w14:textId="4ACA1DCB" w:rsidR="006D40CB" w:rsidRPr="006A27C6" w:rsidDel="004C1133" w:rsidRDefault="006D40CB">
      <w:pPr>
        <w:pStyle w:val="BodyTextFirst"/>
        <w:rPr>
          <w:del w:id="2678" w:author="Kelvin Sung" w:date="2021-04-22T15:00:00Z"/>
        </w:rPr>
        <w:pPrChange w:id="2679" w:author="Kelvin Sung" w:date="2021-04-22T15:00:00Z">
          <w:pPr>
            <w:pStyle w:val="Code"/>
          </w:pPr>
        </w:pPrChange>
      </w:pPr>
      <w:del w:id="2680" w:author="Kelvin Sung" w:date="2021-04-22T15:00:00Z">
        <w:r w:rsidRPr="006A27C6" w:rsidDel="004C1133">
          <w:lastRenderedPageBreak/>
          <w:delText xml:space="preserve">            // The 8 elements:</w:delText>
        </w:r>
      </w:del>
    </w:p>
    <w:p w14:paraId="0AF69D5C" w14:textId="11D4E607" w:rsidR="006D40CB" w:rsidRPr="006A27C6" w:rsidDel="004C1133" w:rsidRDefault="006D40CB">
      <w:pPr>
        <w:pStyle w:val="BodyTextFirst"/>
        <w:rPr>
          <w:del w:id="2681" w:author="Kelvin Sung" w:date="2021-04-22T15:00:00Z"/>
        </w:rPr>
        <w:pPrChange w:id="2682" w:author="Kelvin Sung" w:date="2021-04-22T15:00:00Z">
          <w:pPr>
            <w:pStyle w:val="Code"/>
          </w:pPr>
        </w:pPrChange>
      </w:pPr>
      <w:del w:id="2683"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31FF9A94" w14:textId="445CF2E3" w:rsidR="006D40CB" w:rsidRPr="006A27C6" w:rsidDel="004C1133" w:rsidRDefault="006D40CB">
      <w:pPr>
        <w:pStyle w:val="BodyTextFirst"/>
        <w:rPr>
          <w:del w:id="2684" w:author="Kelvin Sung" w:date="2021-04-22T15:00:00Z"/>
        </w:rPr>
        <w:pPrChange w:id="2685" w:author="Kelvin Sung" w:date="2021-04-22T15:00:00Z">
          <w:pPr>
            <w:pStyle w:val="Code"/>
          </w:pPr>
        </w:pPrChange>
      </w:pPr>
      <w:del w:id="2686"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35D9F689" w14:textId="1EA3B39D" w:rsidR="006D40CB" w:rsidRPr="006A27C6" w:rsidDel="004C1133" w:rsidRDefault="006D40CB">
      <w:pPr>
        <w:pStyle w:val="BodyTextFirst"/>
        <w:rPr>
          <w:del w:id="2687" w:author="Kelvin Sung" w:date="2021-04-22T15:00:00Z"/>
        </w:rPr>
        <w:pPrChange w:id="2688" w:author="Kelvin Sung" w:date="2021-04-22T15:00:00Z">
          <w:pPr>
            <w:pStyle w:val="Code"/>
          </w:pPr>
        </w:pPrChange>
      </w:pPr>
      <w:del w:id="2689"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05D3A649" w14:textId="2D94F176" w:rsidR="006D40CB" w:rsidRPr="006A27C6" w:rsidDel="004C1133" w:rsidRDefault="006D40CB">
      <w:pPr>
        <w:pStyle w:val="BodyTextFirst"/>
        <w:rPr>
          <w:del w:id="2690" w:author="Kelvin Sung" w:date="2021-04-22T15:00:00Z"/>
        </w:rPr>
        <w:pPrChange w:id="2691" w:author="Kelvin Sung" w:date="2021-04-22T15:00:00Z">
          <w:pPr>
            <w:pStyle w:val="Code"/>
          </w:pPr>
        </w:pPrChange>
      </w:pPr>
      <w:del w:id="2692"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239F010F" w14:textId="67738CDA" w:rsidR="006D40CB" w:rsidRPr="006A27C6" w:rsidDel="004C1133" w:rsidRDefault="006D40CB">
      <w:pPr>
        <w:pStyle w:val="BodyTextFirst"/>
        <w:rPr>
          <w:del w:id="2693" w:author="Kelvin Sung" w:date="2021-04-22T15:00:00Z"/>
          <w:rStyle w:val="CodeBold"/>
        </w:rPr>
        <w:pPrChange w:id="2694" w:author="Kelvin Sung" w:date="2021-04-22T15:00:00Z">
          <w:pPr>
            <w:pStyle w:val="Code"/>
          </w:pPr>
        </w:pPrChange>
      </w:pPr>
      <w:del w:id="2695" w:author="Kelvin Sung" w:date="2021-04-22T15:00:00Z">
        <w:r w:rsidDel="004C1133">
          <w:delText xml:space="preserve">    </w:delText>
        </w:r>
        <w:r w:rsidRPr="006A27C6" w:rsidDel="004C1133">
          <w:rPr>
            <w:rStyle w:val="CodeBold"/>
          </w:rPr>
          <w:delText>var b = texCoord[SpriteRenderable.eTexCoordArray.eBottom] + deltaT;</w:delText>
        </w:r>
      </w:del>
    </w:p>
    <w:p w14:paraId="25F85B51" w14:textId="717D47A1" w:rsidR="006D40CB" w:rsidRPr="006A27C6" w:rsidDel="004C1133" w:rsidRDefault="006D40CB">
      <w:pPr>
        <w:pStyle w:val="BodyTextFirst"/>
        <w:rPr>
          <w:del w:id="2696" w:author="Kelvin Sung" w:date="2021-04-22T15:00:00Z"/>
          <w:rStyle w:val="CodeBold"/>
        </w:rPr>
        <w:pPrChange w:id="2697" w:author="Kelvin Sung" w:date="2021-04-22T15:00:00Z">
          <w:pPr>
            <w:pStyle w:val="Code"/>
          </w:pPr>
        </w:pPrChange>
      </w:pPr>
      <w:del w:id="2698" w:author="Kelvin Sung" w:date="2021-04-22T15:00:00Z">
        <w:r w:rsidDel="004C1133">
          <w:delText xml:space="preserve"> </w:delText>
        </w:r>
        <w:r w:rsidRPr="006A27C6" w:rsidDel="004C1133">
          <w:delText xml:space="preserve">   </w:delText>
        </w:r>
        <w:r w:rsidRPr="006A27C6" w:rsidDel="004C1133">
          <w:rPr>
            <w:rStyle w:val="CodeBold"/>
          </w:rPr>
          <w:delText>var r = texCoord[SpriteRenderable.eTexCoordArray.eRight] - deltaT;</w:delText>
        </w:r>
      </w:del>
    </w:p>
    <w:p w14:paraId="43D3F51D" w14:textId="6E31F295" w:rsidR="006D40CB" w:rsidRPr="006A27C6" w:rsidDel="004C1133" w:rsidRDefault="006D40CB">
      <w:pPr>
        <w:pStyle w:val="BodyTextFirst"/>
        <w:rPr>
          <w:del w:id="2699" w:author="Kelvin Sung" w:date="2021-04-22T15:00:00Z"/>
          <w:rStyle w:val="CodeBold"/>
        </w:rPr>
        <w:pPrChange w:id="2700" w:author="Kelvin Sung" w:date="2021-04-22T15:00:00Z">
          <w:pPr>
            <w:pStyle w:val="Code"/>
          </w:pPr>
        </w:pPrChange>
      </w:pPr>
    </w:p>
    <w:p w14:paraId="356F2656" w14:textId="3CA456D5" w:rsidR="006D40CB" w:rsidRPr="006A27C6" w:rsidDel="004C1133" w:rsidRDefault="006D40CB">
      <w:pPr>
        <w:pStyle w:val="BodyTextFirst"/>
        <w:rPr>
          <w:del w:id="2701" w:author="Kelvin Sung" w:date="2021-04-22T15:00:00Z"/>
          <w:rStyle w:val="CodeBold"/>
        </w:rPr>
        <w:pPrChange w:id="2702" w:author="Kelvin Sung" w:date="2021-04-22T15:00:00Z">
          <w:pPr>
            <w:pStyle w:val="Code"/>
          </w:pPr>
        </w:pPrChange>
      </w:pPr>
      <w:del w:id="2703"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(b &gt; 1.0)  b = 0;</w:delText>
        </w:r>
      </w:del>
    </w:p>
    <w:p w14:paraId="041E920E" w14:textId="3C9AA846" w:rsidR="006D40CB" w:rsidRPr="006A27C6" w:rsidDel="004C1133" w:rsidRDefault="006D40CB">
      <w:pPr>
        <w:pStyle w:val="BodyTextFirst"/>
        <w:rPr>
          <w:del w:id="2704" w:author="Kelvin Sung" w:date="2021-04-22T15:00:00Z"/>
          <w:rStyle w:val="CodeBold"/>
        </w:rPr>
        <w:pPrChange w:id="2705" w:author="Kelvin Sung" w:date="2021-04-22T15:00:00Z">
          <w:pPr>
            <w:pStyle w:val="Code"/>
          </w:pPr>
        </w:pPrChange>
      </w:pPr>
      <w:del w:id="2706"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(r &lt; 0)   r = 1.0;</w:delText>
        </w:r>
      </w:del>
    </w:p>
    <w:p w14:paraId="23D5CA47" w14:textId="266625FD" w:rsidR="006D40CB" w:rsidRPr="006A27C6" w:rsidDel="004C1133" w:rsidRDefault="006D40CB">
      <w:pPr>
        <w:pStyle w:val="BodyTextFirst"/>
        <w:rPr>
          <w:del w:id="2707" w:author="Kelvin Sung" w:date="2021-04-22T15:00:00Z"/>
          <w:rStyle w:val="CodeBold"/>
        </w:rPr>
        <w:pPrChange w:id="2708" w:author="Kelvin Sung" w:date="2021-04-22T15:00:00Z">
          <w:pPr>
            <w:pStyle w:val="Code"/>
          </w:pPr>
        </w:pPrChange>
      </w:pPr>
      <w:del w:id="2709" w:author="Kelvin Sung" w:date="2021-04-22T15:00:00Z">
        <w:r w:rsidRPr="006A27C6" w:rsidDel="004C1133">
          <w:delText xml:space="preserve">   </w:delText>
        </w:r>
        <w:r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FontImage.</w:delText>
        </w:r>
        <w:r w:rsidDel="004C1133">
          <w:rPr>
            <w:rStyle w:val="CodeBold"/>
          </w:rPr>
          <w:delText>setElementUVCoordinate</w:delText>
        </w:r>
        <w:r w:rsidRPr="006A27C6" w:rsidDel="004C1133">
          <w:rPr>
            <w:rStyle w:val="CodeBold"/>
          </w:rPr>
          <w:delText>(</w:delText>
        </w:r>
      </w:del>
    </w:p>
    <w:p w14:paraId="5BBDB931" w14:textId="66770358" w:rsidR="006D40CB" w:rsidRPr="006A27C6" w:rsidDel="004C1133" w:rsidRDefault="006D40CB">
      <w:pPr>
        <w:pStyle w:val="BodyTextFirst"/>
        <w:rPr>
          <w:del w:id="2710" w:author="Kelvin Sung" w:date="2021-04-22T15:00:00Z"/>
          <w:rStyle w:val="CodeBold"/>
        </w:rPr>
        <w:pPrChange w:id="2711" w:author="Kelvin Sung" w:date="2021-04-22T15:00:00Z">
          <w:pPr>
            <w:pStyle w:val="Code"/>
          </w:pPr>
        </w:pPrChange>
      </w:pPr>
      <w:del w:id="2712"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texCoord[SpriteRenderable.eTexCoordArray.eLeft], r,</w:delText>
        </w:r>
      </w:del>
    </w:p>
    <w:p w14:paraId="18767DDF" w14:textId="126EF974" w:rsidR="006D40CB" w:rsidRPr="006A27C6" w:rsidDel="004C1133" w:rsidRDefault="006D40CB">
      <w:pPr>
        <w:pStyle w:val="BodyTextFirst"/>
        <w:rPr>
          <w:del w:id="2713" w:author="Kelvin Sung" w:date="2021-04-22T15:00:00Z"/>
          <w:rStyle w:val="CodeBold"/>
        </w:rPr>
        <w:pPrChange w:id="2714" w:author="Kelvin Sung" w:date="2021-04-22T15:00:00Z">
          <w:pPr>
            <w:pStyle w:val="Code"/>
          </w:pPr>
        </w:pPrChange>
      </w:pPr>
      <w:del w:id="2715"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b, texCoord[SpriteRenderable.eTexCoordArray.eTop]);</w:delText>
        </w:r>
      </w:del>
    </w:p>
    <w:p w14:paraId="14C78B29" w14:textId="1A20E155" w:rsidR="006D40CB" w:rsidRPr="006A27C6" w:rsidDel="004C1133" w:rsidRDefault="006D40CB">
      <w:pPr>
        <w:pStyle w:val="BodyTextFirst"/>
        <w:rPr>
          <w:del w:id="2716" w:author="Kelvin Sung" w:date="2021-04-22T15:00:00Z"/>
        </w:rPr>
        <w:pPrChange w:id="2717" w:author="Kelvin Sung" w:date="2021-04-22T15:00:00Z">
          <w:pPr>
            <w:pStyle w:val="Code"/>
          </w:pPr>
        </w:pPrChange>
      </w:pPr>
      <w:del w:id="2718" w:author="Kelvin Sung" w:date="2021-04-22T15:00:00Z">
        <w:r w:rsidRPr="006A27C6" w:rsidDel="004C1133">
          <w:delText xml:space="preserve">           </w:delText>
        </w:r>
      </w:del>
    </w:p>
    <w:p w14:paraId="463271BF" w14:textId="6410C047" w:rsidR="006D40CB" w:rsidRPr="006A27C6" w:rsidDel="004C1133" w:rsidRDefault="006D40CB">
      <w:pPr>
        <w:pStyle w:val="BodyTextFirst"/>
        <w:rPr>
          <w:del w:id="2719" w:author="Kelvin Sung" w:date="2021-04-22T15:00:00Z"/>
        </w:rPr>
        <w:pPrChange w:id="2720" w:author="Kelvin Sung" w:date="2021-04-22T15:00:00Z">
          <w:pPr>
            <w:pStyle w:val="Code"/>
          </w:pPr>
        </w:pPrChange>
      </w:pPr>
      <w:del w:id="2721" w:author="Kelvin Sung" w:date="2021-04-22T15:00:00Z">
        <w:r w:rsidRPr="006A27C6" w:rsidDel="004C1133">
          <w:delText xml:space="preserve">    // The minion image:</w:delText>
        </w:r>
      </w:del>
    </w:p>
    <w:p w14:paraId="18427BAA" w14:textId="22D98B35" w:rsidR="006D40CB" w:rsidRPr="006A27C6" w:rsidDel="004C1133" w:rsidRDefault="006D40CB">
      <w:pPr>
        <w:pStyle w:val="BodyTextFirst"/>
        <w:rPr>
          <w:del w:id="2722" w:author="Kelvin Sung" w:date="2021-04-22T15:00:00Z"/>
        </w:rPr>
        <w:pPrChange w:id="2723" w:author="Kelvin Sung" w:date="2021-04-22T15:00:00Z">
          <w:pPr>
            <w:pStyle w:val="Code"/>
          </w:pPr>
        </w:pPrChange>
      </w:pPr>
      <w:del w:id="2724" w:author="Kelvin Sung" w:date="2021-04-22T15:00:00Z">
        <w:r w:rsidRPr="006A27C6" w:rsidDel="004C1133">
          <w:delText xml:space="preserve">    // For minion: zoom to the bottom right corner by changing top left</w:delText>
        </w:r>
      </w:del>
    </w:p>
    <w:p w14:paraId="498EE2FA" w14:textId="11E3BAB5" w:rsidR="006D40CB" w:rsidRPr="006A27C6" w:rsidDel="004C1133" w:rsidRDefault="006D40CB">
      <w:pPr>
        <w:pStyle w:val="BodyTextFirst"/>
        <w:rPr>
          <w:del w:id="2725" w:author="Kelvin Sung" w:date="2021-04-22T15:00:00Z"/>
          <w:rStyle w:val="CodeBold"/>
        </w:rPr>
        <w:pPrChange w:id="2726" w:author="Kelvin Sung" w:date="2021-04-22T15:00:00Z">
          <w:pPr>
            <w:pStyle w:val="Code"/>
          </w:pPr>
        </w:pPrChange>
      </w:pPr>
      <w:del w:id="2727"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Minion.</w:delText>
        </w:r>
        <w:r w:rsidDel="004C1133">
          <w:rPr>
            <w:rStyle w:val="CodeBold"/>
          </w:rPr>
          <w:delText>getElementUVCoordinateArray</w:delText>
        </w:r>
        <w:r w:rsidRPr="006A27C6" w:rsidDel="004C1133">
          <w:rPr>
            <w:rStyle w:val="CodeBold"/>
          </w:rPr>
          <w:delText>();</w:delText>
        </w:r>
      </w:del>
    </w:p>
    <w:p w14:paraId="09A66FD5" w14:textId="555A2A75" w:rsidR="006D40CB" w:rsidRPr="006A27C6" w:rsidDel="004C1133" w:rsidRDefault="006D40CB">
      <w:pPr>
        <w:pStyle w:val="BodyTextFirst"/>
        <w:rPr>
          <w:del w:id="2728" w:author="Kelvin Sung" w:date="2021-04-22T15:00:00Z"/>
        </w:rPr>
        <w:pPrChange w:id="2729" w:author="Kelvin Sung" w:date="2021-04-22T15:00:00Z">
          <w:pPr>
            <w:pStyle w:val="Code"/>
          </w:pPr>
        </w:pPrChange>
      </w:pPr>
      <w:del w:id="2730" w:author="Kelvin Sung" w:date="2021-04-22T15:00:00Z">
        <w:r w:rsidRPr="006A27C6" w:rsidDel="004C1133">
          <w:delText xml:space="preserve">            // The 8 elements:</w:delText>
        </w:r>
      </w:del>
    </w:p>
    <w:p w14:paraId="511CFE24" w14:textId="7BC0BC37" w:rsidR="006D40CB" w:rsidRPr="006A27C6" w:rsidDel="004C1133" w:rsidRDefault="006D40CB">
      <w:pPr>
        <w:pStyle w:val="BodyTextFirst"/>
        <w:rPr>
          <w:del w:id="2731" w:author="Kelvin Sung" w:date="2021-04-22T15:00:00Z"/>
        </w:rPr>
        <w:pPrChange w:id="2732" w:author="Kelvin Sung" w:date="2021-04-22T15:00:00Z">
          <w:pPr>
            <w:pStyle w:val="Code"/>
          </w:pPr>
        </w:pPrChange>
      </w:pPr>
      <w:del w:id="2733"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604E9B05" w14:textId="62750F3A" w:rsidR="006D40CB" w:rsidRPr="006A27C6" w:rsidDel="004C1133" w:rsidRDefault="006D40CB">
      <w:pPr>
        <w:pStyle w:val="BodyTextFirst"/>
        <w:rPr>
          <w:del w:id="2734" w:author="Kelvin Sung" w:date="2021-04-22T15:00:00Z"/>
        </w:rPr>
        <w:pPrChange w:id="2735" w:author="Kelvin Sung" w:date="2021-04-22T15:00:00Z">
          <w:pPr>
            <w:pStyle w:val="Code"/>
          </w:pPr>
        </w:pPrChange>
      </w:pPr>
      <w:del w:id="2736"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429DF6E4" w14:textId="7369BB75" w:rsidR="006D40CB" w:rsidRPr="006A27C6" w:rsidDel="004C1133" w:rsidRDefault="006D40CB">
      <w:pPr>
        <w:pStyle w:val="BodyTextFirst"/>
        <w:rPr>
          <w:del w:id="2737" w:author="Kelvin Sung" w:date="2021-04-22T15:00:00Z"/>
        </w:rPr>
        <w:pPrChange w:id="2738" w:author="Kelvin Sung" w:date="2021-04-22T15:00:00Z">
          <w:pPr>
            <w:pStyle w:val="Code"/>
          </w:pPr>
        </w:pPrChange>
      </w:pPr>
      <w:del w:id="2739"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41156E22" w14:textId="3E77C7BE" w:rsidR="006D40CB" w:rsidRPr="006A27C6" w:rsidDel="004C1133" w:rsidRDefault="006D40CB">
      <w:pPr>
        <w:pStyle w:val="BodyTextFirst"/>
        <w:rPr>
          <w:del w:id="2740" w:author="Kelvin Sung" w:date="2021-04-22T15:00:00Z"/>
        </w:rPr>
        <w:pPrChange w:id="2741" w:author="Kelvin Sung" w:date="2021-04-22T15:00:00Z">
          <w:pPr>
            <w:pStyle w:val="Code"/>
          </w:pPr>
        </w:pPrChange>
      </w:pPr>
      <w:del w:id="2742"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6E2ED801" w14:textId="3991DEF7" w:rsidR="006D40CB" w:rsidRPr="006A27C6" w:rsidDel="004C1133" w:rsidRDefault="006D40CB">
      <w:pPr>
        <w:pStyle w:val="BodyTextFirst"/>
        <w:rPr>
          <w:del w:id="2743" w:author="Kelvin Sung" w:date="2021-04-22T15:00:00Z"/>
          <w:rStyle w:val="CodeBold"/>
        </w:rPr>
        <w:pPrChange w:id="2744" w:author="Kelvin Sung" w:date="2021-04-22T15:00:00Z">
          <w:pPr>
            <w:pStyle w:val="Code"/>
          </w:pPr>
        </w:pPrChange>
      </w:pPr>
      <w:del w:id="2745" w:author="Kelvin Sung" w:date="2021-04-22T15:00:00Z">
        <w:r w:rsidRPr="006A27C6" w:rsidDel="004C1133">
          <w:delText xml:space="preserve">    </w:delText>
        </w:r>
        <w:r w:rsidRPr="006A27C6" w:rsidDel="004C1133">
          <w:rPr>
            <w:rStyle w:val="CodeBold"/>
          </w:rPr>
          <w:delText>var t = texCoord[SpriteRenderable.eTexCoordArray.eTop] - deltaT;</w:delText>
        </w:r>
      </w:del>
    </w:p>
    <w:p w14:paraId="16218D69" w14:textId="28CBDD61" w:rsidR="006D40CB" w:rsidRPr="006A27C6" w:rsidDel="004C1133" w:rsidRDefault="006D40CB">
      <w:pPr>
        <w:pStyle w:val="BodyTextFirst"/>
        <w:rPr>
          <w:del w:id="2746" w:author="Kelvin Sung" w:date="2021-04-22T15:00:00Z"/>
          <w:rStyle w:val="CodeBold"/>
        </w:rPr>
        <w:pPrChange w:id="2747" w:author="Kelvin Sung" w:date="2021-04-22T15:00:00Z">
          <w:pPr>
            <w:pStyle w:val="Code"/>
          </w:pPr>
        </w:pPrChange>
      </w:pPr>
      <w:del w:id="2748" w:author="Kelvin Sung" w:date="2021-04-22T15:00:00Z">
        <w:r w:rsidRPr="001B387E" w:rsidDel="004C1133">
          <w:delText xml:space="preserve">   </w:delText>
        </w:r>
        <w:r w:rsidDel="004C1133">
          <w:delText xml:space="preserve"> </w:delText>
        </w:r>
        <w:r w:rsidRPr="006A27C6" w:rsidDel="004C1133">
          <w:rPr>
            <w:rStyle w:val="CodeBold"/>
          </w:rPr>
          <w:delText>var l = texCoord[SpriteRenderable.eTexCoordArray.eLeft] + deltaT;</w:delText>
        </w:r>
      </w:del>
    </w:p>
    <w:p w14:paraId="203AB01E" w14:textId="6FDD64BB" w:rsidR="006D40CB" w:rsidRPr="006A27C6" w:rsidDel="004C1133" w:rsidRDefault="006D40CB">
      <w:pPr>
        <w:pStyle w:val="BodyTextFirst"/>
        <w:rPr>
          <w:del w:id="2749" w:author="Kelvin Sung" w:date="2021-04-22T15:00:00Z"/>
        </w:rPr>
        <w:pPrChange w:id="2750" w:author="Kelvin Sung" w:date="2021-04-22T15:00:00Z">
          <w:pPr>
            <w:pStyle w:val="Code"/>
          </w:pPr>
        </w:pPrChange>
      </w:pPr>
      <w:del w:id="2751" w:author="Kelvin Sung" w:date="2021-04-22T15:00:00Z">
        <w:r w:rsidRPr="006A27C6" w:rsidDel="004C1133">
          <w:delText xml:space="preserve">   </w:delText>
        </w:r>
      </w:del>
    </w:p>
    <w:p w14:paraId="06832081" w14:textId="535046A0" w:rsidR="006D40CB" w:rsidRPr="006A27C6" w:rsidDel="004C1133" w:rsidRDefault="006D40CB">
      <w:pPr>
        <w:pStyle w:val="BodyTextFirst"/>
        <w:rPr>
          <w:del w:id="2752" w:author="Kelvin Sung" w:date="2021-04-22T15:00:00Z"/>
          <w:rStyle w:val="CodeBold"/>
        </w:rPr>
        <w:pPrChange w:id="2753" w:author="Kelvin Sung" w:date="2021-04-22T15:00:00Z">
          <w:pPr>
            <w:pStyle w:val="Code"/>
          </w:pPr>
        </w:pPrChange>
      </w:pPr>
      <w:del w:id="2754" w:author="Kelvin Sung" w:date="2021-04-22T15:00:00Z">
        <w:r w:rsidRPr="001B387E" w:rsidDel="004C1133">
          <w:delText xml:space="preserve">   </w:delText>
        </w:r>
        <w:r w:rsidDel="004C1133">
          <w:delText xml:space="preserve"> </w:delText>
        </w:r>
        <w:r w:rsidRPr="006A27C6" w:rsidDel="004C1133">
          <w:rPr>
            <w:rStyle w:val="CodeBold"/>
          </w:rPr>
          <w:delText>if (l &gt; 0.5) l = 0;</w:delText>
        </w:r>
      </w:del>
    </w:p>
    <w:p w14:paraId="6F82B1C7" w14:textId="70ECC152" w:rsidR="006D40CB" w:rsidRPr="006A27C6" w:rsidDel="004C1133" w:rsidRDefault="006D40CB">
      <w:pPr>
        <w:pStyle w:val="BodyTextFirst"/>
        <w:rPr>
          <w:del w:id="2755" w:author="Kelvin Sung" w:date="2021-04-22T15:00:00Z"/>
          <w:rStyle w:val="CodeBold"/>
        </w:rPr>
        <w:pPrChange w:id="2756" w:author="Kelvin Sung" w:date="2021-04-22T15:00:00Z">
          <w:pPr>
            <w:pStyle w:val="Code"/>
          </w:pPr>
        </w:pPrChange>
      </w:pPr>
      <w:del w:id="2757"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if (t &lt; 0.5) t = 1.0;</w:delText>
        </w:r>
      </w:del>
    </w:p>
    <w:p w14:paraId="03EB12FC" w14:textId="239C7DDC" w:rsidR="006D40CB" w:rsidRPr="006A27C6" w:rsidDel="004C1133" w:rsidRDefault="006D40CB">
      <w:pPr>
        <w:pStyle w:val="BodyTextFirst"/>
        <w:rPr>
          <w:del w:id="2758" w:author="Kelvin Sung" w:date="2021-04-22T15:00:00Z"/>
        </w:rPr>
        <w:pPrChange w:id="2759" w:author="Kelvin Sung" w:date="2021-04-22T15:00:00Z">
          <w:pPr>
            <w:pStyle w:val="Code"/>
          </w:pPr>
        </w:pPrChange>
      </w:pPr>
      <w:del w:id="2760" w:author="Kelvin Sung" w:date="2021-04-22T15:00:00Z">
        <w:r w:rsidRPr="006A27C6" w:rsidDel="004C1133">
          <w:delText xml:space="preserve">   </w:delText>
        </w:r>
      </w:del>
    </w:p>
    <w:p w14:paraId="6C441267" w14:textId="430E2FF0" w:rsidR="006D40CB" w:rsidRPr="006A27C6" w:rsidDel="004C1133" w:rsidRDefault="006D40CB">
      <w:pPr>
        <w:pStyle w:val="BodyTextFirst"/>
        <w:rPr>
          <w:del w:id="2761" w:author="Kelvin Sung" w:date="2021-04-22T15:00:00Z"/>
          <w:rStyle w:val="CodeBold"/>
        </w:rPr>
        <w:pPrChange w:id="2762" w:author="Kelvin Sung" w:date="2021-04-22T15:00:00Z">
          <w:pPr>
            <w:pStyle w:val="Code"/>
          </w:pPr>
        </w:pPrChange>
      </w:pPr>
      <w:del w:id="2763" w:author="Kelvin Sung" w:date="2021-04-22T15:00:00Z">
        <w:r w:rsidRPr="006A27C6"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Minion.</w:delText>
        </w:r>
        <w:r w:rsidDel="004C1133">
          <w:rPr>
            <w:rStyle w:val="CodeBold"/>
          </w:rPr>
          <w:delText>setElementUVCoordinate</w:delText>
        </w:r>
        <w:r w:rsidRPr="006A27C6" w:rsidDel="004C1133">
          <w:rPr>
            <w:rStyle w:val="CodeBold"/>
          </w:rPr>
          <w:delText>(</w:delText>
        </w:r>
      </w:del>
    </w:p>
    <w:p w14:paraId="0A82F6DA" w14:textId="61FF2C6E" w:rsidR="006D40CB" w:rsidRPr="006A27C6" w:rsidDel="004C1133" w:rsidRDefault="006D40CB">
      <w:pPr>
        <w:pStyle w:val="BodyTextFirst"/>
        <w:rPr>
          <w:del w:id="2764" w:author="Kelvin Sung" w:date="2021-04-22T15:00:00Z"/>
          <w:rStyle w:val="CodeBold"/>
        </w:rPr>
        <w:pPrChange w:id="2765" w:author="Kelvin Sung" w:date="2021-04-22T15:00:00Z">
          <w:pPr>
            <w:pStyle w:val="Code"/>
          </w:pPr>
        </w:pPrChange>
      </w:pPr>
      <w:del w:id="2766"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l, texCoord[SpriteRenderable.eTexCoordArray.eRight],</w:delText>
        </w:r>
      </w:del>
    </w:p>
    <w:p w14:paraId="5D44BF5E" w14:textId="1475F8C2" w:rsidR="006D40CB" w:rsidRPr="006A27C6" w:rsidDel="004C1133" w:rsidRDefault="006D40CB">
      <w:pPr>
        <w:pStyle w:val="BodyTextFirst"/>
        <w:rPr>
          <w:del w:id="2767" w:author="Kelvin Sung" w:date="2021-04-22T15:00:00Z"/>
          <w:rStyle w:val="CodeBold"/>
        </w:rPr>
        <w:pPrChange w:id="2768" w:author="Kelvin Sung" w:date="2021-04-22T15:00:00Z">
          <w:pPr>
            <w:pStyle w:val="Code"/>
          </w:pPr>
        </w:pPrChange>
      </w:pPr>
      <w:del w:id="2769"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texCoord[SpriteRenderable.eTexCoordArray.eBottom], t);</w:delText>
        </w:r>
      </w:del>
    </w:p>
    <w:p w14:paraId="316E5F80" w14:textId="5DC3C644" w:rsidR="006D40CB" w:rsidRPr="006A27C6" w:rsidDel="004C1133" w:rsidRDefault="006D40CB">
      <w:pPr>
        <w:pStyle w:val="BodyTextFirst"/>
        <w:rPr>
          <w:del w:id="2770" w:author="Kelvin Sung" w:date="2021-04-22T15:00:00Z"/>
        </w:rPr>
        <w:pPrChange w:id="2771" w:author="Kelvin Sung" w:date="2021-04-22T15:00:00Z">
          <w:pPr>
            <w:pStyle w:val="Code"/>
          </w:pPr>
        </w:pPrChange>
      </w:pPr>
      <w:del w:id="2772" w:author="Kelvin Sung" w:date="2021-04-22T15:00:00Z">
        <w:r w:rsidRPr="006A27C6" w:rsidDel="004C1133">
          <w:delText>};</w:delText>
        </w:r>
      </w:del>
    </w:p>
    <w:p w14:paraId="72528FFB" w14:textId="44786946" w:rsidR="006D40CB" w:rsidDel="004C1133" w:rsidRDefault="006D40CB">
      <w:pPr>
        <w:pStyle w:val="BodyTextFirst"/>
        <w:rPr>
          <w:del w:id="2773" w:author="Kelvin Sung" w:date="2021-04-22T15:00:00Z"/>
        </w:rPr>
        <w:pPrChange w:id="2774" w:author="Kelvin Sung" w:date="2021-04-22T15:00:00Z">
          <w:pPr>
            <w:pStyle w:val="NumSubList"/>
            <w:numPr>
              <w:numId w:val="45"/>
            </w:numPr>
            <w:tabs>
              <w:tab w:val="clear" w:pos="0"/>
            </w:tabs>
            <w:ind w:left="1800"/>
          </w:pPr>
        </w:pPrChange>
      </w:pPr>
      <w:del w:id="2775" w:author="Kelvin Sung" w:date="2021-04-22T15:00:00Z">
        <w:r w:rsidDel="004C1133">
          <w:lastRenderedPageBreak/>
          <w:delText>Observe that the keyboard control and the drawing of the hero object are identical to previous projects.</w:delText>
        </w:r>
      </w:del>
    </w:p>
    <w:p w14:paraId="646A9242" w14:textId="45931A0A" w:rsidR="006D40CB" w:rsidDel="004C1133" w:rsidRDefault="006D40CB">
      <w:pPr>
        <w:pStyle w:val="BodyTextFirst"/>
        <w:rPr>
          <w:del w:id="2776" w:author="Kelvin Sung" w:date="2021-04-22T15:00:00Z"/>
        </w:rPr>
        <w:pPrChange w:id="2777" w:author="Kelvin Sung" w:date="2021-04-22T15:00:00Z">
          <w:pPr>
            <w:pStyle w:val="NumSubList"/>
            <w:numPr>
              <w:numId w:val="45"/>
            </w:numPr>
            <w:tabs>
              <w:tab w:val="clear" w:pos="0"/>
            </w:tabs>
            <w:ind w:left="1800"/>
          </w:pPr>
        </w:pPrChange>
      </w:pPr>
      <w:del w:id="2778" w:author="Kelvin Sung" w:date="2021-04-22T15:00:00Z">
        <w:r w:rsidDel="004C1133">
          <w:delText xml:space="preserve">Notice the calls to </w:delText>
        </w:r>
        <w:r w:rsidRPr="009B1D10" w:rsidDel="004C1133">
          <w:rPr>
            <w:rStyle w:val="CodeInline"/>
          </w:rPr>
          <w:delText>setElementUVCoordinate()</w:delText>
        </w:r>
        <w:r w:rsidDel="004C1133">
          <w:rPr>
            <w:rStyle w:val="CodeInline"/>
          </w:rPr>
          <w:fldChar w:fldCharType="begin"/>
        </w:r>
        <w:r w:rsidDel="004C1133">
          <w:delInstrText xml:space="preserve"> XE "</w:delInstrText>
        </w:r>
        <w:r w:rsidRPr="00264BE5" w:rsidDel="004C1133">
          <w:rPr>
            <w:rStyle w:val="CodeInline"/>
          </w:rPr>
          <w:delInstrText>Sprite sheets:setElementUVCoordinate()</w:delInstrText>
        </w:r>
        <w:r w:rsidDel="004C1133">
          <w:delInstrText xml:space="preserve">" </w:delInstrText>
        </w:r>
        <w:r w:rsidDel="004C1133">
          <w:rPr>
            <w:rStyle w:val="CodeInline"/>
          </w:rPr>
          <w:fldChar w:fldCharType="end"/>
        </w:r>
        <w:r w:rsidDel="004C1133">
          <w:delText xml:space="preserve"> for </w:delText>
        </w:r>
        <w:r w:rsidRPr="009B1D10" w:rsidDel="004C1133">
          <w:rPr>
            <w:rStyle w:val="CodeInline"/>
          </w:rPr>
          <w:delText>mFontImage</w:delText>
        </w:r>
        <w:r w:rsidDel="004C1133">
          <w:delText xml:space="preserve"> a</w:delText>
        </w:r>
        <w:r w:rsidRPr="009B1D10" w:rsidDel="004C1133">
          <w:delText>n</w:delText>
        </w:r>
        <w:r w:rsidDel="004C1133">
          <w:delText xml:space="preserve">d </w:delText>
        </w:r>
        <w:r w:rsidRPr="009B1D10" w:rsidDel="004C1133">
          <w:rPr>
            <w:rStyle w:val="CodeInline"/>
          </w:rPr>
          <w:delText>mMinion</w:delText>
        </w:r>
        <w:r w:rsidDel="004C1133">
          <w:delText xml:space="preserve">. These calls continuously decrease and reset the V values that correspond to the bottom, the U values that correspond to the right for </w:delText>
        </w:r>
        <w:r w:rsidRPr="009B1D10" w:rsidDel="004C1133">
          <w:rPr>
            <w:rStyle w:val="CodeInline"/>
          </w:rPr>
          <w:delText>mFontImage</w:delText>
        </w:r>
        <w:r w:rsidDel="004C1133">
          <w:delText xml:space="preserve">, the V values that correspond to the top, and the U values that correspond to the left for </w:delText>
        </w:r>
        <w:r w:rsidRPr="009B1D10" w:rsidDel="004C1133">
          <w:rPr>
            <w:rStyle w:val="CodeInline"/>
          </w:rPr>
          <w:delText>mMinion</w:delText>
        </w:r>
        <w:r w:rsidDel="004C1133">
          <w:delText>. The end results are the continuous changing of texture and the appearance of a zooming animation on these t</w:delText>
        </w:r>
        <w:r w:rsidRPr="00406286" w:rsidDel="004C1133">
          <w:delText>wo objects</w:delText>
        </w:r>
      </w:del>
    </w:p>
    <w:p w14:paraId="5F569141" w14:textId="081A1708" w:rsidR="000635BF" w:rsidRPr="006A27C6" w:rsidDel="004C1133" w:rsidRDefault="000635BF">
      <w:pPr>
        <w:pStyle w:val="BodyTextFirst"/>
        <w:rPr>
          <w:del w:id="2779" w:author="Kelvin Sung" w:date="2021-04-22T15:00:00Z"/>
        </w:rPr>
        <w:pPrChange w:id="2780" w:author="Kelvin Sung" w:date="2021-04-22T15:00:00Z">
          <w:pPr>
            <w:pStyle w:val="Heading1"/>
          </w:pPr>
        </w:pPrChange>
      </w:pPr>
      <w:del w:id="2781" w:author="Kelvin Sung" w:date="2021-04-22T15:00:00Z">
        <w:r w:rsidRPr="006A27C6" w:rsidDel="004C1133">
          <w:delText>Sprite Animation</w:delText>
        </w:r>
        <w:r w:rsidDel="004C1133">
          <w:delText>s</w:delText>
        </w:r>
      </w:del>
    </w:p>
    <w:p w14:paraId="170F4E0C" w14:textId="1ADCA0D2" w:rsidR="000635BF" w:rsidDel="004C1133" w:rsidRDefault="000635BF">
      <w:pPr>
        <w:pStyle w:val="BodyTextFirst"/>
        <w:rPr>
          <w:del w:id="2782" w:author="Kelvin Sung" w:date="2021-04-22T15:00:00Z"/>
        </w:rPr>
      </w:pPr>
      <w:del w:id="2783" w:author="Kelvin Sung" w:date="2021-04-22T15:00:00Z">
        <w:r w:rsidRPr="006A27C6" w:rsidDel="004C1133">
          <w:delText xml:space="preserve">In games, you often want to </w:delText>
        </w:r>
        <w:r w:rsidDel="004C1133">
          <w:delText xml:space="preserve">create animations that reflect the movements or actions of </w:delText>
        </w:r>
        <w:r w:rsidRPr="006A27C6" w:rsidDel="004C1133">
          <w:delText xml:space="preserve">your characters. </w:delText>
        </w:r>
        <w:r w:rsidDel="004C1133">
          <w:delText>In the previous chapter, you learned about moving the geometries of these objects with transformation operators</w:delText>
        </w:r>
        <w:r w:rsidDel="004C1133">
          <w:fldChar w:fldCharType="begin"/>
        </w:r>
        <w:r w:rsidDel="004C1133">
          <w:delInstrText xml:space="preserve"> XE "</w:delInstrText>
        </w:r>
        <w:r w:rsidRPr="006026E0" w:rsidDel="004C1133">
          <w:delInstrText>Sprite animations:transformation operators</w:delInstrText>
        </w:r>
        <w:r w:rsidDel="004C1133">
          <w:delInstrText xml:space="preserve">" </w:delInstrText>
        </w:r>
        <w:r w:rsidDel="004C1133">
          <w:fldChar w:fldCharType="end"/>
        </w:r>
        <w:r w:rsidDel="004C1133">
          <w:delText xml:space="preserve">. However, as you have observed when controlling the hero character in the previous example, if </w:delText>
        </w:r>
        <w:r w:rsidRPr="006A27C6" w:rsidDel="004C1133">
          <w:delText xml:space="preserve">the </w:delText>
        </w:r>
        <w:r w:rsidDel="004C1133">
          <w:delTex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delText>
        </w:r>
      </w:del>
    </w:p>
    <w:p w14:paraId="4131D742" w14:textId="31469454" w:rsidR="000635BF" w:rsidRPr="006A27C6" w:rsidDel="004C1133" w:rsidRDefault="000635BF">
      <w:pPr>
        <w:pStyle w:val="BodyTextFirst"/>
        <w:rPr>
          <w:del w:id="2784" w:author="Kelvin Sung" w:date="2021-04-22T15:00:00Z"/>
        </w:rPr>
        <w:pPrChange w:id="2785" w:author="Kelvin Sung" w:date="2021-04-22T15:00:00Z">
          <w:pPr>
            <w:pStyle w:val="BodyTextCont"/>
          </w:pPr>
        </w:pPrChange>
      </w:pPr>
      <w:del w:id="2786" w:author="Kelvin Sung" w:date="2021-04-22T15:00:00Z">
        <w:r w:rsidDel="004C1133">
          <w:delText xml:space="preserve">In the previous example, you observed from the </w:delText>
        </w:r>
        <w:r w:rsidRPr="00896267" w:rsidDel="004C1133">
          <w:rPr>
            <w:rStyle w:val="CodeInline"/>
          </w:rPr>
          <w:delText>mFontImage</w:delText>
        </w:r>
        <w:r w:rsidDel="004C1133">
          <w:rPr>
            <w:rStyle w:val="CodeInline"/>
          </w:rPr>
          <w:fldChar w:fldCharType="begin"/>
        </w:r>
        <w:r w:rsidDel="004C1133">
          <w:delInstrText xml:space="preserve"> XE "</w:delInstrText>
        </w:r>
        <w:r w:rsidRPr="00FD0A4A" w:rsidDel="004C1133">
          <w:rPr>
            <w:rStyle w:val="CodeInline"/>
          </w:rPr>
          <w:delInstrText>Sprite animations:mFontImage</w:delInstrText>
        </w:r>
        <w:r w:rsidDel="004C1133">
          <w:delInstrText xml:space="preserve">" </w:delInstrText>
        </w:r>
        <w:r w:rsidDel="004C1133">
          <w:rPr>
            <w:rStyle w:val="CodeInline"/>
          </w:rPr>
          <w:fldChar w:fldCharType="end"/>
        </w:r>
        <w:r w:rsidDel="004C1133">
          <w:delText xml:space="preserve"> and </w:delText>
        </w:r>
        <w:r w:rsidRPr="00896267" w:rsidDel="004C1133">
          <w:rPr>
            <w:rStyle w:val="CodeInline"/>
          </w:rPr>
          <w:delText>mMinion</w:delText>
        </w:r>
        <w:r w:rsidDel="004C1133">
          <w:delText xml:space="preserve"> objects that the appearance of an animation can be created by constantly changing the uv values on a texture-mapped</w:delText>
        </w:r>
        <w:r w:rsidDel="004C1133">
          <w:fldChar w:fldCharType="begin"/>
        </w:r>
        <w:r w:rsidDel="004C1133">
          <w:delInstrText xml:space="preserve"> XE "</w:delInstrText>
        </w:r>
        <w:r w:rsidRPr="004E5A20" w:rsidDel="004C1133">
          <w:delInstrText>Sprite animations:texture-mapping</w:delInstrText>
        </w:r>
        <w:r w:rsidDel="004C1133">
          <w:delInstrText xml:space="preserve">" </w:delInstrText>
        </w:r>
        <w:r w:rsidDel="004C1133">
          <w:fldChar w:fldCharType="end"/>
        </w:r>
        <w:r w:rsidDel="004C1133">
          <w:delText xml:space="preserve"> geometry. As discussed at the beginning of this chapter, one way to control this type of animation is by working with an animated sprite sheet. </w:delText>
        </w:r>
      </w:del>
    </w:p>
    <w:p w14:paraId="301BE1F5" w14:textId="6D9C169C" w:rsidR="000635BF" w:rsidRPr="006A27C6" w:rsidDel="004C1133" w:rsidRDefault="000635BF">
      <w:pPr>
        <w:pStyle w:val="BodyTextFirst"/>
        <w:rPr>
          <w:del w:id="2787" w:author="Kelvin Sung" w:date="2021-04-22T15:00:00Z"/>
        </w:rPr>
        <w:pPrChange w:id="2788" w:author="Kelvin Sung" w:date="2021-04-22T15:00:00Z">
          <w:pPr>
            <w:pStyle w:val="Heading2"/>
          </w:pPr>
        </w:pPrChange>
      </w:pPr>
      <w:del w:id="2789" w:author="Kelvin Sung" w:date="2021-04-22T15:00:00Z">
        <w:r w:rsidRPr="006A27C6" w:rsidDel="004C1133">
          <w:delText xml:space="preserve">Overview of </w:delText>
        </w:r>
        <w:r w:rsidDel="004C1133">
          <w:delText>Animated S</w:delText>
        </w:r>
        <w:r w:rsidRPr="006A27C6" w:rsidDel="004C1133">
          <w:delText xml:space="preserve">prite </w:delText>
        </w:r>
        <w:r w:rsidDel="004C1133">
          <w:delText>S</w:delText>
        </w:r>
        <w:r w:rsidRPr="006A27C6" w:rsidDel="004C1133">
          <w:delText>heets</w:delText>
        </w:r>
      </w:del>
    </w:p>
    <w:p w14:paraId="38B84BD2" w14:textId="3F963431" w:rsidR="000635BF" w:rsidRPr="006A27C6" w:rsidDel="004C1133" w:rsidRDefault="000635BF">
      <w:pPr>
        <w:pStyle w:val="BodyTextFirst"/>
        <w:rPr>
          <w:del w:id="2790" w:author="Kelvin Sung" w:date="2021-04-22T15:00:00Z"/>
        </w:rPr>
      </w:pPr>
      <w:del w:id="2791" w:author="Kelvin Sung" w:date="2021-04-22T15:00:00Z">
        <w:r w:rsidDel="004C1133">
          <w:delText xml:space="preserve">Recall that an animated sprite sheet is a sprite sheet that contains the sequence of images of an object in an animation, typically </w:delText>
        </w:r>
        <w:r w:rsidRPr="006A27C6" w:rsidDel="004C1133">
          <w:delText>in on</w:delText>
        </w:r>
        <w:r w:rsidDel="004C1133">
          <w:delText>e or more rows and columns</w:delText>
        </w:r>
        <w:r w:rsidRPr="006A27C6" w:rsidDel="004C1133">
          <w:delText xml:space="preserve">. For example, in Figure </w:delText>
        </w:r>
        <w:r w:rsidDel="004C1133">
          <w:delText xml:space="preserve">5-11 you can see a 2x5 animated </w:delText>
        </w:r>
        <w:r w:rsidRPr="006A27C6" w:rsidDel="004C1133">
          <w:delText>sprite sheet that contains two separate animations</w:delText>
        </w:r>
        <w:r w:rsidDel="004C1133">
          <w:delText xml:space="preserve"> organized in two rows</w:delText>
        </w:r>
        <w:r w:rsidRPr="006A27C6" w:rsidDel="004C1133">
          <w:delText>. The animations depict a</w:delText>
        </w:r>
        <w:r w:rsidDel="004C1133">
          <w:delText>n</w:delText>
        </w:r>
        <w:r w:rsidRPr="006A27C6" w:rsidDel="004C1133">
          <w:delText xml:space="preserve"> </w:delText>
        </w:r>
        <w:r w:rsidDel="004C1133">
          <w:delText xml:space="preserve">object retracting </w:delText>
        </w:r>
        <w:r w:rsidRPr="006A27C6" w:rsidDel="004C1133">
          <w:delText xml:space="preserve">its spikes </w:delText>
        </w:r>
        <w:r w:rsidDel="004C1133">
          <w:delText xml:space="preserve">toward the right in the top row </w:delText>
        </w:r>
        <w:r w:rsidRPr="006A27C6" w:rsidDel="004C1133">
          <w:delText xml:space="preserve">and </w:delText>
        </w:r>
        <w:r w:rsidDel="004C1133">
          <w:delText>extending them toward the left in the bottom row</w:delText>
        </w:r>
        <w:r w:rsidRPr="006A27C6" w:rsidDel="004C1133">
          <w:delText xml:space="preserve">. In this example, the animations are separated into separate rows; however, this is not always the case. The organization of a sprite sheet </w:delText>
        </w:r>
        <w:r w:rsidDel="004C1133">
          <w:delText xml:space="preserve">and the details of element pixel locations are </w:delText>
        </w:r>
        <w:r w:rsidRPr="006A27C6" w:rsidDel="004C1133">
          <w:delText>gene</w:delText>
        </w:r>
        <w:r w:rsidDel="004C1133">
          <w:delText>rally handled by its creator and must be explicitly communicated to the game developer</w:delText>
        </w:r>
        <w:r w:rsidDel="004C1133">
          <w:fldChar w:fldCharType="begin"/>
        </w:r>
        <w:r w:rsidDel="004C1133">
          <w:delInstrText xml:space="preserve"> XE "</w:delInstrText>
        </w:r>
        <w:r w:rsidRPr="00326661" w:rsidDel="004C1133">
          <w:delInstrText>Sprite animations:game developer</w:delInstrText>
        </w:r>
        <w:r w:rsidDel="004C1133">
          <w:delInstrText xml:space="preserve">" </w:delInstrText>
        </w:r>
        <w:r w:rsidDel="004C1133">
          <w:fldChar w:fldCharType="end"/>
        </w:r>
        <w:r w:rsidDel="004C1133">
          <w:delText xml:space="preserve"> for use in games.</w:delText>
        </w:r>
      </w:del>
    </w:p>
    <w:p w14:paraId="11418CA3" w14:textId="67A76EF0" w:rsidR="000635BF" w:rsidRPr="006A27C6" w:rsidDel="004C1133" w:rsidRDefault="000635BF">
      <w:pPr>
        <w:pStyle w:val="BodyTextFirst"/>
        <w:rPr>
          <w:del w:id="2792" w:author="Kelvin Sung" w:date="2021-04-22T15:00:00Z"/>
        </w:rPr>
        <w:pPrChange w:id="2793" w:author="Kelvin Sung" w:date="2021-04-22T15:00:00Z">
          <w:pPr>
            <w:pStyle w:val="Figure"/>
          </w:pPr>
        </w:pPrChange>
      </w:pPr>
      <w:del w:id="2794"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del>
    </w:p>
    <w:p w14:paraId="1ABCF86C" w14:textId="13D82218" w:rsidR="000635BF" w:rsidRPr="006A27C6" w:rsidDel="004C1133" w:rsidRDefault="000635BF">
      <w:pPr>
        <w:pStyle w:val="BodyTextFirst"/>
        <w:rPr>
          <w:del w:id="2795" w:author="Kelvin Sung" w:date="2021-04-22T15:00:00Z"/>
        </w:rPr>
        <w:pPrChange w:id="2796" w:author="Kelvin Sung" w:date="2021-04-22T15:00:00Z">
          <w:pPr>
            <w:pStyle w:val="FigureCaption"/>
          </w:pPr>
        </w:pPrChange>
      </w:pPr>
      <w:del w:id="2797" w:author="Kelvin Sung" w:date="2021-04-22T15:00:00Z">
        <w:r w:rsidRPr="006A27C6" w:rsidDel="004C1133">
          <w:delText xml:space="preserve">Figure </w:delText>
        </w:r>
        <w:r w:rsidDel="004C1133">
          <w:delText>5-11. An animated sprite sheet organized into two rows representing two animated sequences of the same object</w:delText>
        </w:r>
      </w:del>
    </w:p>
    <w:p w14:paraId="5E930B58" w14:textId="12C2C853" w:rsidR="000635BF" w:rsidDel="004C1133" w:rsidRDefault="000635BF">
      <w:pPr>
        <w:pStyle w:val="BodyTextFirst"/>
        <w:rPr>
          <w:del w:id="2798" w:author="Kelvin Sung" w:date="2021-04-22T15:00:00Z"/>
        </w:rPr>
        <w:pPrChange w:id="2799" w:author="Kelvin Sung" w:date="2021-04-22T15:00:00Z">
          <w:pPr>
            <w:pStyle w:val="BodyTextCont"/>
          </w:pPr>
        </w:pPrChange>
      </w:pPr>
      <w:del w:id="2800" w:author="Kelvin Sung" w:date="2021-04-22T15:00:00Z">
        <w:r w:rsidDel="004C1133">
          <w:delText>Figure 5-12 shows that to achieve the animated effect of an object retracting</w:delText>
        </w:r>
        <w:r w:rsidDel="004C1133">
          <w:fldChar w:fldCharType="begin"/>
        </w:r>
        <w:r w:rsidDel="004C1133">
          <w:delInstrText xml:space="preserve"> XE "</w:delInstrText>
        </w:r>
        <w:r w:rsidRPr="001A490B" w:rsidDel="004C1133">
          <w:delInstrText>Sprite animations:retraction</w:delInstrText>
        </w:r>
        <w:r w:rsidDel="004C1133">
          <w:delInstrText xml:space="preserve">" </w:delInstrText>
        </w:r>
        <w:r w:rsidDel="004C1133">
          <w:fldChar w:fldCharType="end"/>
        </w:r>
        <w:r w:rsidDel="004C1133">
          <w:delText xml:space="preserve"> its spikes toward the right, as depicted by the top row of Figure 5-11, you map the elements from the </w:delText>
        </w:r>
        <w:r w:rsidRPr="006A27C6" w:rsidDel="004C1133">
          <w:delText xml:space="preserve">left to </w:delText>
        </w:r>
        <w:r w:rsidDel="004C1133">
          <w:delText xml:space="preserve">the </w:delText>
        </w:r>
        <w:r w:rsidRPr="006A27C6" w:rsidDel="004C1133">
          <w:delText>right in the sequence 1, 2, 3, 4, 5.</w:delText>
        </w:r>
        <w:r w:rsidDel="004C1133">
          <w:delText xml:space="preserve"> When these images are mapped onto the same geometry, sequenced, and looped in an appropriate rate, it conveys the sense that the object is indeed repeating the action of </w:delText>
        </w:r>
        <w:r w:rsidDel="004C1133">
          <w:lastRenderedPageBreak/>
          <w:delText>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delText>
        </w:r>
      </w:del>
    </w:p>
    <w:p w14:paraId="4A270D14" w14:textId="2565309B" w:rsidR="000635BF" w:rsidRPr="006A27C6" w:rsidDel="004C1133" w:rsidRDefault="000635BF">
      <w:pPr>
        <w:pStyle w:val="BodyTextFirst"/>
        <w:rPr>
          <w:del w:id="2801" w:author="Kelvin Sung" w:date="2021-04-22T15:00:00Z"/>
        </w:rPr>
        <w:pPrChange w:id="2802" w:author="Kelvin Sung" w:date="2021-04-22T15:00:00Z">
          <w:pPr>
            <w:pStyle w:val="Figure"/>
          </w:pPr>
        </w:pPrChange>
      </w:pPr>
      <w:del w:id="2803"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del>
    </w:p>
    <w:p w14:paraId="572D9780" w14:textId="6ED03A25" w:rsidR="000635BF" w:rsidDel="004C1133" w:rsidRDefault="000635BF">
      <w:pPr>
        <w:pStyle w:val="BodyTextFirst"/>
        <w:rPr>
          <w:del w:id="2804" w:author="Kelvin Sung" w:date="2021-04-22T15:00:00Z"/>
        </w:rPr>
        <w:pPrChange w:id="2805" w:author="Kelvin Sung" w:date="2021-04-22T15:00:00Z">
          <w:pPr>
            <w:pStyle w:val="FigureCaption"/>
          </w:pPr>
        </w:pPrChange>
      </w:pPr>
      <w:del w:id="2806" w:author="Kelvin Sung" w:date="2021-04-22T15:00:00Z">
        <w:r w:rsidRPr="006A27C6" w:rsidDel="004C1133">
          <w:delText xml:space="preserve">Figure </w:delText>
        </w:r>
        <w:r w:rsidDel="004C1133">
          <w:delText>5-12</w:delText>
        </w:r>
        <w:r w:rsidRPr="006A27C6" w:rsidDel="004C1133">
          <w:delText>.</w:delText>
        </w:r>
        <w:r w:rsidRPr="006A27C6" w:rsidDel="004C1133">
          <w:delText> </w:delText>
        </w:r>
        <w:r w:rsidRPr="006A27C6" w:rsidDel="004C1133">
          <w:delText>A sprite animation sequence that loops</w:delText>
        </w:r>
      </w:del>
    </w:p>
    <w:p w14:paraId="0B19DE2C" w14:textId="30AB90CB" w:rsidR="000635BF" w:rsidRPr="006A27C6" w:rsidDel="004C1133" w:rsidRDefault="000635BF">
      <w:pPr>
        <w:pStyle w:val="BodyTextFirst"/>
        <w:rPr>
          <w:del w:id="2807" w:author="Kelvin Sung" w:date="2021-04-22T15:00:00Z"/>
        </w:rPr>
        <w:pPrChange w:id="2808" w:author="Kelvin Sung" w:date="2021-04-22T15:00:00Z">
          <w:pPr>
            <w:pStyle w:val="BodyTextCont"/>
          </w:pPr>
        </w:pPrChange>
      </w:pPr>
      <w:del w:id="2809" w:author="Kelvin Sung" w:date="2021-04-22T15:00:00Z">
        <w:r w:rsidRPr="006A27C6" w:rsidDel="004C1133">
          <w:delText xml:space="preserve">With </w:delText>
        </w:r>
        <w:r w:rsidDel="004C1133">
          <w:delText xml:space="preserve">a firm background in sprite sheet animation and understanding the different ways of generating sprite animation, </w:delText>
        </w:r>
        <w:r w:rsidRPr="006A27C6" w:rsidDel="004C1133">
          <w:delText xml:space="preserve">you can now tackle the </w:delText>
        </w:r>
        <w:r w:rsidDel="004C1133">
          <w:delText>implementation.</w:delText>
        </w:r>
      </w:del>
    </w:p>
    <w:p w14:paraId="7A6CFB33" w14:textId="7C706AEB" w:rsidR="000635BF" w:rsidRPr="006A27C6" w:rsidDel="004C1133" w:rsidRDefault="000635BF">
      <w:pPr>
        <w:pStyle w:val="BodyTextFirst"/>
        <w:rPr>
          <w:del w:id="2810" w:author="Kelvin Sung" w:date="2021-04-22T15:00:00Z"/>
        </w:rPr>
        <w:pPrChange w:id="2811" w:author="Kelvin Sung" w:date="2021-04-22T15:00:00Z">
          <w:pPr>
            <w:pStyle w:val="Heading2"/>
          </w:pPr>
        </w:pPrChange>
      </w:pPr>
      <w:del w:id="2812" w:author="Kelvin Sung" w:date="2021-04-22T15:00:00Z">
        <w:r w:rsidRPr="006A27C6" w:rsidDel="004C1133">
          <w:delText>The Sprite</w:delText>
        </w:r>
        <w:r w:rsidDel="004C1133">
          <w:delText xml:space="preserve"> Animation P</w:delText>
        </w:r>
        <w:r w:rsidRPr="006A27C6" w:rsidDel="004C1133">
          <w:delText>roject</w:delText>
        </w:r>
      </w:del>
    </w:p>
    <w:p w14:paraId="41EDBCBA" w14:textId="6D74B281" w:rsidR="000635BF" w:rsidRPr="006A27C6" w:rsidDel="004C1133" w:rsidRDefault="000635BF">
      <w:pPr>
        <w:pStyle w:val="BodyTextFirst"/>
        <w:rPr>
          <w:del w:id="2813" w:author="Kelvin Sung" w:date="2021-04-22T15:00:00Z"/>
        </w:rPr>
      </w:pPr>
      <w:del w:id="2814" w:author="Kelvin Sung" w:date="2021-04-22T15:00:00Z">
        <w:r w:rsidRPr="006A27C6" w:rsidDel="004C1133">
          <w:delText xml:space="preserve">This project demonstrates how to </w:delText>
        </w:r>
        <w:r w:rsidDel="004C1133">
          <w:delText xml:space="preserve">work with animated sprite sheet and generate continuous </w:delText>
        </w:r>
        <w:r w:rsidRPr="006A27C6" w:rsidDel="004C1133">
          <w:delText xml:space="preserve">sprite animations. You can see an example of this project running in Figure </w:delText>
        </w:r>
        <w:r w:rsidDel="004C1133">
          <w:delText>5-13</w:delText>
        </w:r>
        <w:r w:rsidRPr="006A27C6" w:rsidDel="004C1133">
          <w:delText>. The project scene contains the objects from the p</w:delText>
        </w:r>
        <w:r w:rsidDel="004C1133">
          <w:delText>revious scene plus two animated</w:delText>
        </w:r>
        <w:r w:rsidRPr="006A27C6" w:rsidDel="004C1133">
          <w:delText xml:space="preserve"> objects. </w:delText>
        </w:r>
        <w:r w:rsidDel="004C1133">
          <w:delText xml:space="preserve">The source code to this project is defined in the </w:delText>
        </w:r>
        <w:r w:rsidRPr="00EE0655" w:rsidDel="004C1133">
          <w:rPr>
            <w:rStyle w:val="CodeInline"/>
          </w:rPr>
          <w:delText>C</w:delText>
        </w:r>
        <w:r w:rsidDel="004C1133">
          <w:rPr>
            <w:rStyle w:val="CodeInline"/>
          </w:rPr>
          <w:delText>hapter5/5.3</w:delText>
        </w:r>
        <w:r w:rsidRPr="00EE0655" w:rsidDel="004C1133">
          <w:rPr>
            <w:rStyle w:val="CodeInline"/>
          </w:rPr>
          <w:delText>.</w:delText>
        </w:r>
        <w:r w:rsidDel="004C1133">
          <w:rPr>
            <w:rStyle w:val="CodeInline"/>
          </w:rPr>
          <w:delText>SpriteAnimation</w:delText>
        </w:r>
        <w:r w:rsidDel="004C1133">
          <w:delText xml:space="preserve"> fo</w:delText>
        </w:r>
        <w:r w:rsidRPr="009B6F1C" w:rsidDel="004C1133">
          <w:delText>lder</w:delText>
        </w:r>
        <w:r w:rsidRPr="004E33BF" w:rsidDel="004C1133">
          <w:delText>.</w:delText>
        </w:r>
      </w:del>
    </w:p>
    <w:p w14:paraId="586E064F" w14:textId="7CAC6CA4" w:rsidR="000635BF" w:rsidRPr="006A27C6" w:rsidDel="004C1133" w:rsidRDefault="000635BF">
      <w:pPr>
        <w:pStyle w:val="BodyTextFirst"/>
        <w:rPr>
          <w:del w:id="2815" w:author="Kelvin Sung" w:date="2021-04-22T15:00:00Z"/>
        </w:rPr>
        <w:pPrChange w:id="2816" w:author="Kelvin Sung" w:date="2021-04-22T15:00:00Z">
          <w:pPr>
            <w:pStyle w:val="Figure"/>
          </w:pPr>
        </w:pPrChange>
      </w:pPr>
      <w:del w:id="2817" w:author="Kelvin Sung" w:date="2021-04-22T15:00:00Z">
        <w:r w:rsidDel="004C1133">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del>
    </w:p>
    <w:p w14:paraId="0FF4DD45" w14:textId="70133168" w:rsidR="000635BF" w:rsidRPr="006A27C6" w:rsidDel="004C1133" w:rsidRDefault="000635BF">
      <w:pPr>
        <w:pStyle w:val="BodyTextFirst"/>
        <w:rPr>
          <w:del w:id="2818" w:author="Kelvin Sung" w:date="2021-04-22T15:00:00Z"/>
        </w:rPr>
        <w:pPrChange w:id="2819" w:author="Kelvin Sung" w:date="2021-04-22T15:00:00Z">
          <w:pPr>
            <w:pStyle w:val="FigureCaption"/>
          </w:pPr>
        </w:pPrChange>
      </w:pPr>
      <w:del w:id="2820" w:author="Kelvin Sung" w:date="2021-04-22T15:00:00Z">
        <w:r w:rsidRPr="006A27C6" w:rsidDel="004C1133">
          <w:delText xml:space="preserve">Figure </w:delText>
        </w:r>
        <w:r w:rsidDel="004C1133">
          <w:delText>5-13.</w:delText>
        </w:r>
        <w:r w:rsidRPr="006A27C6" w:rsidDel="004C1133">
          <w:delText xml:space="preserve"> Running the Sprite</w:delText>
        </w:r>
        <w:r w:rsidDel="004C1133">
          <w:delText xml:space="preserve"> </w:delText>
        </w:r>
        <w:r w:rsidRPr="006A27C6" w:rsidDel="004C1133">
          <w:delText xml:space="preserve">Animation </w:delText>
        </w:r>
        <w:r w:rsidDel="004C1133">
          <w:delText>p</w:delText>
        </w:r>
        <w:r w:rsidRPr="006A27C6" w:rsidDel="004C1133">
          <w:delText>roject</w:delText>
        </w:r>
      </w:del>
    </w:p>
    <w:p w14:paraId="3FD94801" w14:textId="02F367F6" w:rsidR="000635BF" w:rsidRPr="006A27C6" w:rsidDel="004C1133" w:rsidRDefault="000635BF">
      <w:pPr>
        <w:pStyle w:val="BodyTextFirst"/>
        <w:rPr>
          <w:del w:id="2821" w:author="Kelvin Sung" w:date="2021-04-22T15:00:00Z"/>
        </w:rPr>
        <w:pPrChange w:id="2822" w:author="Kelvin Sung" w:date="2021-04-22T15:00:00Z">
          <w:pPr>
            <w:pStyle w:val="BodyText"/>
          </w:pPr>
        </w:pPrChange>
      </w:pPr>
      <w:commentRangeStart w:id="2823"/>
      <w:del w:id="2824" w:author="Kelvin Sung" w:date="2021-04-22T15:00:00Z">
        <w:r w:rsidRPr="006A27C6" w:rsidDel="004C1133">
          <w:delText xml:space="preserve">The </w:delText>
        </w:r>
        <w:r w:rsidDel="004C1133">
          <w:delText>controls of the project</w:delText>
        </w:r>
        <w:r w:rsidRPr="006A27C6" w:rsidDel="004C1133">
          <w:delText xml:space="preserve"> are as follows:</w:delText>
        </w:r>
        <w:commentRangeEnd w:id="2823"/>
        <w:r w:rsidDel="004C1133">
          <w:rPr>
            <w:rStyle w:val="CommentReference"/>
          </w:rPr>
          <w:commentReference w:id="2823"/>
        </w:r>
      </w:del>
    </w:p>
    <w:p w14:paraId="0DAC2116" w14:textId="3C7CB6CA" w:rsidR="000635BF" w:rsidRPr="001050E1" w:rsidDel="004C1133" w:rsidRDefault="000635BF">
      <w:pPr>
        <w:pStyle w:val="BodyTextFirst"/>
        <w:rPr>
          <w:del w:id="2825" w:author="Kelvin Sung" w:date="2021-04-22T15:00:00Z"/>
        </w:rPr>
        <w:pPrChange w:id="2826" w:author="Kelvin Sung" w:date="2021-04-22T15:00:00Z">
          <w:pPr>
            <w:pStyle w:val="Bullet"/>
          </w:pPr>
        </w:pPrChange>
      </w:pPr>
      <w:del w:id="2827" w:author="Kelvin Sung" w:date="2021-04-22T15:00:00Z">
        <w:r w:rsidRPr="000635BF" w:rsidDel="004C1133">
          <w:delText>Right arrow key:</w:delText>
        </w:r>
        <w:r w:rsidRPr="001050E1" w:rsidDel="004C1133">
          <w:delText xml:space="preserve"> </w:delText>
        </w:r>
        <w:r w:rsidRPr="000635BF" w:rsidDel="004C1133">
          <w:delText>Moves</w:delText>
        </w:r>
        <w:r w:rsidRPr="001050E1" w:rsidDel="004C1133">
          <w:delText xml:space="preserve"> the hero right</w:delText>
        </w:r>
        <w:r w:rsidDel="004C1133">
          <w:delText xml:space="preserve">; </w:delText>
        </w:r>
        <w:r w:rsidRPr="001050E1" w:rsidDel="004C1133">
          <w:delText>when cross</w:delText>
        </w:r>
        <w:r w:rsidDel="004C1133">
          <w:delText>ing</w:delText>
        </w:r>
        <w:r w:rsidRPr="001050E1" w:rsidDel="004C1133">
          <w:delText xml:space="preserve"> the right boundary, the hero is wrapped back to the left boundary</w:delText>
        </w:r>
      </w:del>
    </w:p>
    <w:p w14:paraId="1F7E10DA" w14:textId="5B2C4D4D" w:rsidR="000635BF" w:rsidRPr="000635BF" w:rsidDel="004C1133" w:rsidRDefault="000635BF">
      <w:pPr>
        <w:pStyle w:val="BodyTextFirst"/>
        <w:rPr>
          <w:del w:id="2828" w:author="Kelvin Sung" w:date="2021-04-22T15:00:00Z"/>
        </w:rPr>
        <w:pPrChange w:id="2829" w:author="Kelvin Sung" w:date="2021-04-22T15:00:00Z">
          <w:pPr>
            <w:pStyle w:val="Bullet"/>
          </w:pPr>
        </w:pPrChange>
      </w:pPr>
      <w:del w:id="2830" w:author="Kelvin Sung" w:date="2021-04-22T15:00:00Z">
        <w:r w:rsidRPr="000635BF" w:rsidDel="004C1133">
          <w:rPr>
            <w:rStyle w:val="Strong"/>
            <w:b w:val="0"/>
            <w:bCs w:val="0"/>
          </w:rPr>
          <w:delText>Left arrow key:</w:delText>
        </w:r>
        <w:r w:rsidRPr="000635BF" w:rsidDel="004C1133">
          <w:delText xml:space="preserve"> Opposite of the right arrow key</w:delText>
        </w:r>
      </w:del>
    </w:p>
    <w:p w14:paraId="42593617" w14:textId="0FF8FF98" w:rsidR="000635BF" w:rsidRPr="000635BF" w:rsidDel="004C1133" w:rsidRDefault="000635BF">
      <w:pPr>
        <w:pStyle w:val="BodyTextFirst"/>
        <w:rPr>
          <w:del w:id="2831" w:author="Kelvin Sung" w:date="2021-04-22T15:00:00Z"/>
        </w:rPr>
        <w:pPrChange w:id="2832" w:author="Kelvin Sung" w:date="2021-04-22T15:00:00Z">
          <w:pPr>
            <w:pStyle w:val="Bullet"/>
          </w:pPr>
        </w:pPrChange>
      </w:pPr>
      <w:del w:id="2833" w:author="Kelvin Sung" w:date="2021-04-22T15:00:00Z">
        <w:r w:rsidRPr="000635BF" w:rsidDel="004C1133">
          <w:rPr>
            <w:rStyle w:val="Strong"/>
            <w:b w:val="0"/>
            <w:bCs w:val="0"/>
          </w:rPr>
          <w:delText>Number 1 key</w:delText>
        </w:r>
        <w:r w:rsidRPr="000635BF" w:rsidDel="004C1133">
          <w:delText>: Animates by showing sprite elements continuously from right to left</w:delText>
        </w:r>
      </w:del>
    </w:p>
    <w:p w14:paraId="737CE15A" w14:textId="1B600F15" w:rsidR="000635BF" w:rsidRPr="000635BF" w:rsidDel="004C1133" w:rsidRDefault="000635BF">
      <w:pPr>
        <w:pStyle w:val="BodyTextFirst"/>
        <w:rPr>
          <w:del w:id="2834" w:author="Kelvin Sung" w:date="2021-04-22T15:00:00Z"/>
        </w:rPr>
        <w:pPrChange w:id="2835" w:author="Kelvin Sung" w:date="2021-04-22T15:00:00Z">
          <w:pPr>
            <w:pStyle w:val="Bullet"/>
          </w:pPr>
        </w:pPrChange>
      </w:pPr>
      <w:del w:id="2836" w:author="Kelvin Sung" w:date="2021-04-22T15:00:00Z">
        <w:r w:rsidRPr="000635BF" w:rsidDel="004C1133">
          <w:rPr>
            <w:rStyle w:val="Strong"/>
            <w:b w:val="0"/>
            <w:bCs w:val="0"/>
          </w:rPr>
          <w:delText>Number 2 key</w:delText>
        </w:r>
        <w:r w:rsidRPr="000635BF" w:rsidDel="004C1133">
          <w:delText>: Animates by showing sprite elements moving back and forth continuously from left to right and right to left</w:delText>
        </w:r>
      </w:del>
    </w:p>
    <w:p w14:paraId="18DE2119" w14:textId="76921A0E" w:rsidR="000635BF" w:rsidRPr="000635BF" w:rsidDel="004C1133" w:rsidRDefault="000635BF">
      <w:pPr>
        <w:pStyle w:val="BodyTextFirst"/>
        <w:rPr>
          <w:del w:id="2837" w:author="Kelvin Sung" w:date="2021-04-22T15:00:00Z"/>
        </w:rPr>
        <w:pPrChange w:id="2838" w:author="Kelvin Sung" w:date="2021-04-22T15:00:00Z">
          <w:pPr>
            <w:pStyle w:val="Bullet"/>
          </w:pPr>
        </w:pPrChange>
      </w:pPr>
      <w:del w:id="2839" w:author="Kelvin Sung" w:date="2021-04-22T15:00:00Z">
        <w:r w:rsidRPr="000635BF" w:rsidDel="004C1133">
          <w:rPr>
            <w:rStyle w:val="Strong"/>
            <w:b w:val="0"/>
            <w:bCs w:val="0"/>
          </w:rPr>
          <w:delText>Number 3 key</w:delText>
        </w:r>
        <w:r w:rsidRPr="000635BF" w:rsidDel="004C1133">
          <w:delText>: Animates by showing sprite elements continuously from left to right</w:delText>
        </w:r>
      </w:del>
    </w:p>
    <w:p w14:paraId="1CA88909" w14:textId="192D5F84" w:rsidR="000635BF" w:rsidRPr="000635BF" w:rsidDel="004C1133" w:rsidRDefault="000635BF">
      <w:pPr>
        <w:pStyle w:val="BodyTextFirst"/>
        <w:rPr>
          <w:del w:id="2840" w:author="Kelvin Sung" w:date="2021-04-22T15:00:00Z"/>
        </w:rPr>
        <w:pPrChange w:id="2841" w:author="Kelvin Sung" w:date="2021-04-22T15:00:00Z">
          <w:pPr>
            <w:pStyle w:val="Bullet"/>
          </w:pPr>
        </w:pPrChange>
      </w:pPr>
      <w:del w:id="2842" w:author="Kelvin Sung" w:date="2021-04-22T15:00:00Z">
        <w:r w:rsidRPr="000635BF" w:rsidDel="004C1133">
          <w:rPr>
            <w:rStyle w:val="Strong"/>
            <w:b w:val="0"/>
            <w:bCs w:val="0"/>
          </w:rPr>
          <w:delText>Number 4 key</w:delText>
        </w:r>
        <w:r w:rsidRPr="000635BF" w:rsidDel="004C1133">
          <w:delText>: Increases the animation speed</w:delText>
        </w:r>
      </w:del>
    </w:p>
    <w:p w14:paraId="089DE6A7" w14:textId="56AF1535" w:rsidR="000635BF" w:rsidRPr="000635BF" w:rsidDel="004C1133" w:rsidRDefault="000635BF">
      <w:pPr>
        <w:pStyle w:val="BodyTextFirst"/>
        <w:rPr>
          <w:del w:id="2843" w:author="Kelvin Sung" w:date="2021-04-22T15:00:00Z"/>
        </w:rPr>
        <w:pPrChange w:id="2844" w:author="Kelvin Sung" w:date="2021-04-22T15:00:00Z">
          <w:pPr>
            <w:pStyle w:val="Bullet"/>
          </w:pPr>
        </w:pPrChange>
      </w:pPr>
      <w:del w:id="2845" w:author="Kelvin Sung" w:date="2021-04-22T15:00:00Z">
        <w:r w:rsidRPr="000635BF" w:rsidDel="004C1133">
          <w:rPr>
            <w:rStyle w:val="Strong"/>
            <w:b w:val="0"/>
            <w:bCs w:val="0"/>
          </w:rPr>
          <w:delText>Number 5 key</w:delText>
        </w:r>
        <w:r w:rsidRPr="000635BF" w:rsidDel="004C1133">
          <w:delText>: Decreases the animation speed</w:delText>
        </w:r>
      </w:del>
    </w:p>
    <w:p w14:paraId="2CA659FA" w14:textId="2C8AFE6B" w:rsidR="000635BF" w:rsidRPr="006A27C6" w:rsidDel="004C1133" w:rsidRDefault="000635BF">
      <w:pPr>
        <w:pStyle w:val="BodyTextFirst"/>
        <w:rPr>
          <w:del w:id="2846" w:author="Kelvin Sung" w:date="2021-04-22T15:00:00Z"/>
        </w:rPr>
        <w:pPrChange w:id="2847" w:author="Kelvin Sung" w:date="2021-04-22T15:00:00Z">
          <w:pPr>
            <w:pStyle w:val="BodyText"/>
          </w:pPr>
        </w:pPrChange>
      </w:pPr>
      <w:del w:id="2848" w:author="Kelvin Sung" w:date="2021-04-22T15:00:00Z">
        <w:r w:rsidRPr="006A27C6" w:rsidDel="004C1133">
          <w:lastRenderedPageBreak/>
          <w:delText>The goals of the project are as follows:</w:delText>
        </w:r>
      </w:del>
    </w:p>
    <w:p w14:paraId="04D6A656" w14:textId="52E8AD2E" w:rsidR="000635BF" w:rsidRPr="000635BF" w:rsidDel="004C1133" w:rsidRDefault="000635BF">
      <w:pPr>
        <w:pStyle w:val="BodyTextFirst"/>
        <w:rPr>
          <w:del w:id="2849" w:author="Kelvin Sung" w:date="2021-04-22T15:00:00Z"/>
        </w:rPr>
        <w:pPrChange w:id="2850" w:author="Kelvin Sung" w:date="2021-04-22T15:00:00Z">
          <w:pPr>
            <w:pStyle w:val="Bullet"/>
          </w:pPr>
        </w:pPrChange>
      </w:pPr>
      <w:del w:id="2851" w:author="Kelvin Sung" w:date="2021-04-22T15:00:00Z">
        <w:r w:rsidRPr="000635BF" w:rsidDel="004C1133">
          <w:delText xml:space="preserve">To gain a deeper understanding of animated sprite sheets </w:delText>
        </w:r>
      </w:del>
    </w:p>
    <w:p w14:paraId="39B7F4E7" w14:textId="56EA1FDA" w:rsidR="000635BF" w:rsidRPr="000635BF" w:rsidDel="004C1133" w:rsidRDefault="000635BF">
      <w:pPr>
        <w:pStyle w:val="BodyTextFirst"/>
        <w:rPr>
          <w:del w:id="2852" w:author="Kelvin Sung" w:date="2021-04-22T15:00:00Z"/>
        </w:rPr>
        <w:pPrChange w:id="2853" w:author="Kelvin Sung" w:date="2021-04-22T15:00:00Z">
          <w:pPr>
            <w:pStyle w:val="Bullet"/>
          </w:pPr>
        </w:pPrChange>
      </w:pPr>
      <w:del w:id="2854" w:author="Kelvin Sung" w:date="2021-04-22T15:00:00Z">
        <w:r w:rsidRPr="000635BF" w:rsidDel="004C1133">
          <w:delText>To experience the creation of sprite animations</w:delText>
        </w:r>
      </w:del>
    </w:p>
    <w:p w14:paraId="613B1C94" w14:textId="7854E189" w:rsidR="000635BF" w:rsidRPr="000635BF" w:rsidDel="004C1133" w:rsidRDefault="000635BF">
      <w:pPr>
        <w:pStyle w:val="BodyTextFirst"/>
        <w:rPr>
          <w:del w:id="2855" w:author="Kelvin Sung" w:date="2021-04-22T15:00:00Z"/>
        </w:rPr>
        <w:pPrChange w:id="2856" w:author="Kelvin Sung" w:date="2021-04-22T15:00:00Z">
          <w:pPr>
            <w:pStyle w:val="Bullet"/>
          </w:pPr>
        </w:pPrChange>
      </w:pPr>
      <w:del w:id="2857" w:author="Kelvin Sung" w:date="2021-04-22T15:00:00Z">
        <w:r w:rsidRPr="000635BF" w:rsidDel="004C1133">
          <w:delText>To define abstractions for implementing sprite animations</w:delText>
        </w:r>
      </w:del>
    </w:p>
    <w:p w14:paraId="33C451BA" w14:textId="6800C518" w:rsidR="000635BF" w:rsidRPr="00A87A43" w:rsidDel="004C1133" w:rsidRDefault="000635BF">
      <w:pPr>
        <w:pStyle w:val="BodyTextFirst"/>
        <w:rPr>
          <w:del w:id="2858" w:author="Kelvin Sung" w:date="2021-04-22T15:00:00Z"/>
        </w:rPr>
        <w:pPrChange w:id="2859" w:author="Kelvin Sung" w:date="2021-04-22T15:00:00Z">
          <w:pPr>
            <w:pStyle w:val="BodyText"/>
          </w:pPr>
        </w:pPrChange>
      </w:pPr>
      <w:del w:id="2860" w:author="Kelvin Sung" w:date="2021-04-22T15:00:00Z">
        <w:r w:rsidRPr="00A87A43" w:rsidDel="004C1133">
          <w:delText xml:space="preserve">You can find the </w:delText>
        </w:r>
        <w:r w:rsidDel="004C1133">
          <w:delText xml:space="preserve">same files as in the previous project </w:delText>
        </w:r>
        <w:r w:rsidRPr="00A87A43" w:rsidDel="004C1133">
          <w:delText xml:space="preserve">in the </w:delText>
        </w:r>
        <w:r w:rsidRPr="00A87A43" w:rsidDel="004C1133">
          <w:rPr>
            <w:rStyle w:val="CodeInline"/>
          </w:rPr>
          <w:delText>assets</w:delText>
        </w:r>
        <w:r w:rsidRPr="00A87A43" w:rsidDel="004C1133">
          <w:delText xml:space="preserve"> folder. </w:delText>
        </w:r>
      </w:del>
    </w:p>
    <w:p w14:paraId="0D801EFF" w14:textId="6EFD1BFF" w:rsidR="000635BF" w:rsidRPr="006A27C6" w:rsidDel="004C1133" w:rsidRDefault="000635BF">
      <w:pPr>
        <w:pStyle w:val="BodyTextFirst"/>
        <w:rPr>
          <w:del w:id="2861" w:author="Kelvin Sung" w:date="2021-04-22T15:00:00Z"/>
        </w:rPr>
        <w:pPrChange w:id="2862" w:author="Kelvin Sung" w:date="2021-04-22T15:00:00Z">
          <w:pPr>
            <w:pStyle w:val="Heading3"/>
          </w:pPr>
        </w:pPrChange>
      </w:pPr>
      <w:del w:id="2863" w:author="Kelvin Sung" w:date="2021-04-22T15:00:00Z">
        <w:r w:rsidDel="004C1133">
          <w:delText>SpriteAnimateRenderable O</w:delText>
        </w:r>
        <w:r w:rsidRPr="006A27C6" w:rsidDel="004C1133">
          <w:delText>bject</w:delText>
        </w:r>
      </w:del>
    </w:p>
    <w:p w14:paraId="0731C8A0" w14:textId="75265C0D" w:rsidR="000635BF" w:rsidDel="004C1133" w:rsidRDefault="000635BF">
      <w:pPr>
        <w:pStyle w:val="BodyTextFirst"/>
        <w:rPr>
          <w:del w:id="2864" w:author="Kelvin Sung" w:date="2021-04-22T15:00:00Z"/>
        </w:rPr>
      </w:pPr>
      <w:del w:id="2865" w:author="Kelvin Sung" w:date="2021-04-22T15:00:00Z">
        <w:r w:rsidDel="004C1133">
          <w:delText xml:space="preserve">Sprite animation can be implemented by strategically controlling the uv values of a </w:delText>
        </w:r>
        <w:r w:rsidRPr="00F52316" w:rsidDel="004C1133">
          <w:rPr>
            <w:rStyle w:val="CodeInline"/>
          </w:rPr>
          <w:delText>SpriteRenderable</w:delText>
        </w:r>
        <w:r w:rsidDel="004C1133">
          <w:delText xml:space="preserve"> to display the appropriate sprite element at desired time periods. For this reason, only a single class, </w:delText>
        </w:r>
        <w:r w:rsidRPr="00F52316" w:rsidDel="004C1133">
          <w:rPr>
            <w:rStyle w:val="CodeInline"/>
          </w:rPr>
          <w:delText>SpriteAnimateRenderable</w:delText>
        </w:r>
        <w:r w:rsidDel="004C1133">
          <w:rPr>
            <w:rStyle w:val="CodeInline"/>
          </w:rPr>
          <w:fldChar w:fldCharType="begin"/>
        </w:r>
        <w:r w:rsidDel="004C1133">
          <w:delInstrText xml:space="preserve"> XE "</w:delInstrText>
        </w:r>
        <w:r w:rsidRPr="006F3DF4" w:rsidDel="004C1133">
          <w:rPr>
            <w:rStyle w:val="CodeInline"/>
          </w:rPr>
          <w:delInstrText>Sprite animations:SpriteAnimateRenderable</w:delInstrText>
        </w:r>
        <w:r w:rsidDel="004C1133">
          <w:delInstrText xml:space="preserve">" </w:delInstrText>
        </w:r>
        <w:r w:rsidDel="004C1133">
          <w:rPr>
            <w:rStyle w:val="CodeInline"/>
          </w:rPr>
          <w:fldChar w:fldCharType="end"/>
        </w:r>
        <w:r w:rsidDel="004C1133">
          <w:delText xml:space="preserve">, needs to be defined to support sprite animations. </w:delText>
        </w:r>
      </w:del>
    </w:p>
    <w:p w14:paraId="1BEA4724" w14:textId="67876DFD" w:rsidR="000635BF" w:rsidRPr="006A27C6" w:rsidDel="004C1133" w:rsidRDefault="000635BF">
      <w:pPr>
        <w:pStyle w:val="BodyTextFirst"/>
        <w:rPr>
          <w:del w:id="2866" w:author="Kelvin Sung" w:date="2021-04-22T15:00:00Z"/>
        </w:rPr>
        <w:pPrChange w:id="2867" w:author="Kelvin Sung" w:date="2021-04-22T15:00:00Z">
          <w:pPr>
            <w:pStyle w:val="BodyTextCont"/>
          </w:pPr>
        </w:pPrChange>
      </w:pPr>
      <w:del w:id="2868" w:author="Kelvin Sung" w:date="2021-04-22T15:00:00Z">
        <w:r w:rsidDel="004C1133">
          <w:delTex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delText>
        </w:r>
      </w:del>
    </w:p>
    <w:p w14:paraId="05B7FF95" w14:textId="76422D84" w:rsidR="000635BF" w:rsidRPr="006A27C6" w:rsidDel="004C1133" w:rsidRDefault="000635BF">
      <w:pPr>
        <w:pStyle w:val="BodyTextFirst"/>
        <w:rPr>
          <w:del w:id="2869" w:author="Kelvin Sung" w:date="2021-04-22T15:00:00Z"/>
        </w:rPr>
        <w:pPrChange w:id="2870" w:author="Kelvin Sung" w:date="2021-04-22T15:00:00Z">
          <w:pPr>
            <w:pStyle w:val="NumList"/>
            <w:numPr>
              <w:numId w:val="64"/>
            </w:numPr>
          </w:pPr>
        </w:pPrChange>
      </w:pPr>
      <w:del w:id="2871"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SpriteAnim</w:delText>
        </w:r>
        <w:r w:rsidDel="004C1133">
          <w:rPr>
            <w:rStyle w:val="CodeInline"/>
          </w:rPr>
          <w:delText>ate</w:delText>
        </w:r>
        <w:r w:rsidRPr="006A27C6" w:rsidDel="004C1133">
          <w:rPr>
            <w:rStyle w:val="CodeInline"/>
          </w:rPr>
          <w:delText>Renderable.js</w:delText>
        </w:r>
        <w:r w:rsidRPr="006A27C6" w:rsidDel="004C1133">
          <w:delText>.</w:delText>
        </w:r>
      </w:del>
    </w:p>
    <w:p w14:paraId="7ED49FE3" w14:textId="5714EEC7" w:rsidR="000635BF" w:rsidRPr="006A27C6" w:rsidDel="004C1133" w:rsidRDefault="000635BF">
      <w:pPr>
        <w:pStyle w:val="BodyTextFirst"/>
        <w:rPr>
          <w:del w:id="2872" w:author="Kelvin Sung" w:date="2021-04-22T15:00:00Z"/>
        </w:rPr>
        <w:pPrChange w:id="2873" w:author="Kelvin Sung" w:date="2021-04-22T15:00:00Z">
          <w:pPr>
            <w:pStyle w:val="NumList"/>
            <w:numPr>
              <w:numId w:val="14"/>
            </w:numPr>
          </w:pPr>
        </w:pPrChange>
      </w:pPr>
      <w:del w:id="2874" w:author="Kelvin Sung" w:date="2021-04-22T15:00:00Z">
        <w:r w:rsidDel="004C1133">
          <w:delText xml:space="preserve">Define an </w:delText>
        </w:r>
        <w:r w:rsidRPr="000635BF" w:rsidDel="004C1133">
          <w:delText>enumerated</w:delText>
        </w:r>
        <w:r w:rsidDel="004C1133">
          <w:delText xml:space="preserve"> data type</w:delText>
        </w:r>
        <w:r w:rsidRPr="006A27C6" w:rsidDel="004C1133">
          <w:delText xml:space="preserve"> that describes the </w:delText>
        </w:r>
        <w:r w:rsidDel="004C1133">
          <w:delText xml:space="preserve">different </w:delText>
        </w:r>
        <w:r w:rsidRPr="006A27C6" w:rsidDel="004C1133">
          <w:delText xml:space="preserve">ways to animate </w:delText>
        </w:r>
        <w:r w:rsidDel="004C1133">
          <w:delText xml:space="preserve">with a </w:delText>
        </w:r>
        <w:r w:rsidRPr="006A27C6" w:rsidDel="004C1133">
          <w:delText>sprite</w:delText>
        </w:r>
        <w:r w:rsidDel="004C1133">
          <w:delText xml:space="preserve"> sheet.</w:delText>
        </w:r>
      </w:del>
    </w:p>
    <w:p w14:paraId="3E06C079" w14:textId="3475E191" w:rsidR="000635BF" w:rsidRPr="006A27C6" w:rsidDel="004C1133" w:rsidRDefault="000635BF">
      <w:pPr>
        <w:pStyle w:val="BodyTextFirst"/>
        <w:rPr>
          <w:del w:id="2875" w:author="Kelvin Sung" w:date="2021-04-22T15:00:00Z"/>
        </w:rPr>
        <w:pPrChange w:id="2876" w:author="Kelvin Sung" w:date="2021-04-22T15:00:00Z">
          <w:pPr>
            <w:pStyle w:val="Code"/>
          </w:pPr>
        </w:pPrChange>
      </w:pPr>
      <w:del w:id="2877" w:author="Kelvin Sung" w:date="2021-04-22T15:00:00Z">
        <w:r w:rsidRPr="006A27C6" w:rsidDel="004C1133">
          <w:delText>// Assumption: first sprite in an animation is always the left-most element.</w:delText>
        </w:r>
      </w:del>
    </w:p>
    <w:p w14:paraId="2412C949" w14:textId="2F056A1E" w:rsidR="000635BF" w:rsidRPr="006A27C6" w:rsidDel="004C1133" w:rsidRDefault="000635BF">
      <w:pPr>
        <w:pStyle w:val="BodyTextFirst"/>
        <w:rPr>
          <w:del w:id="2878" w:author="Kelvin Sung" w:date="2021-04-22T15:00:00Z"/>
        </w:rPr>
        <w:pPrChange w:id="2879" w:author="Kelvin Sung" w:date="2021-04-22T15:00:00Z">
          <w:pPr>
            <w:pStyle w:val="Code"/>
          </w:pPr>
        </w:pPrChange>
      </w:pPr>
      <w:del w:id="2880" w:author="Kelvin Sung" w:date="2021-04-22T15:00:00Z">
        <w:r w:rsidRPr="006A27C6" w:rsidDel="004C1133">
          <w:delText>SpriteAnimateRenderable.eAnimationType = Object.freeze({</w:delText>
        </w:r>
      </w:del>
    </w:p>
    <w:p w14:paraId="7FC0BB80" w14:textId="03647DB5" w:rsidR="000635BF" w:rsidRPr="006A27C6" w:rsidDel="004C1133" w:rsidRDefault="000635BF">
      <w:pPr>
        <w:pStyle w:val="BodyTextFirst"/>
        <w:rPr>
          <w:del w:id="2881" w:author="Kelvin Sung" w:date="2021-04-22T15:00:00Z"/>
        </w:rPr>
        <w:pPrChange w:id="2882" w:author="Kelvin Sung" w:date="2021-04-22T15:00:00Z">
          <w:pPr>
            <w:pStyle w:val="Code"/>
          </w:pPr>
        </w:pPrChange>
      </w:pPr>
      <w:del w:id="2883" w:author="Kelvin Sung" w:date="2021-04-22T15:00:00Z">
        <w:r w:rsidRPr="006A27C6" w:rsidDel="004C1133">
          <w:delText xml:space="preserve">    eAnimateRight: 0,  // Animate from left to right, then restart to left</w:delText>
        </w:r>
      </w:del>
    </w:p>
    <w:p w14:paraId="1FE6105E" w14:textId="64A363DB" w:rsidR="000635BF" w:rsidRPr="006A27C6" w:rsidDel="004C1133" w:rsidRDefault="000635BF">
      <w:pPr>
        <w:pStyle w:val="BodyTextFirst"/>
        <w:rPr>
          <w:del w:id="2884" w:author="Kelvin Sung" w:date="2021-04-22T15:00:00Z"/>
        </w:rPr>
        <w:pPrChange w:id="2885" w:author="Kelvin Sung" w:date="2021-04-22T15:00:00Z">
          <w:pPr>
            <w:pStyle w:val="Code"/>
          </w:pPr>
        </w:pPrChange>
      </w:pPr>
      <w:del w:id="2886" w:author="Kelvin Sung" w:date="2021-04-22T15:00:00Z">
        <w:r w:rsidRPr="006A27C6" w:rsidDel="004C1133">
          <w:delText xml:space="preserve">    eAnimateLeft: 1,   // Animate from right to left, then restart to right</w:delText>
        </w:r>
      </w:del>
    </w:p>
    <w:p w14:paraId="580EAB28" w14:textId="44FBE323" w:rsidR="000635BF" w:rsidRPr="006A27C6" w:rsidDel="004C1133" w:rsidRDefault="000635BF">
      <w:pPr>
        <w:pStyle w:val="BodyTextFirst"/>
        <w:rPr>
          <w:del w:id="2887" w:author="Kelvin Sung" w:date="2021-04-22T15:00:00Z"/>
        </w:rPr>
        <w:pPrChange w:id="2888" w:author="Kelvin Sung" w:date="2021-04-22T15:00:00Z">
          <w:pPr>
            <w:pStyle w:val="Code"/>
          </w:pPr>
        </w:pPrChange>
      </w:pPr>
      <w:del w:id="2889" w:author="Kelvin Sung" w:date="2021-04-22T15:00:00Z">
        <w:r w:rsidRPr="006A27C6" w:rsidDel="004C1133">
          <w:delText xml:space="preserve">    eAnimateSwing: 2   // Animate first left to right, then animates backwards </w:delText>
        </w:r>
      </w:del>
    </w:p>
    <w:p w14:paraId="45C90289" w14:textId="1FD472EA" w:rsidR="000635BF" w:rsidRPr="006A27C6" w:rsidDel="004C1133" w:rsidRDefault="000635BF">
      <w:pPr>
        <w:pStyle w:val="BodyTextFirst"/>
        <w:rPr>
          <w:del w:id="2890" w:author="Kelvin Sung" w:date="2021-04-22T15:00:00Z"/>
        </w:rPr>
        <w:pPrChange w:id="2891" w:author="Kelvin Sung" w:date="2021-04-22T15:00:00Z">
          <w:pPr>
            <w:pStyle w:val="Code"/>
          </w:pPr>
        </w:pPrChange>
      </w:pPr>
      <w:del w:id="2892" w:author="Kelvin Sung" w:date="2021-04-22T15:00:00Z">
        <w:r w:rsidRPr="006A27C6" w:rsidDel="004C1133">
          <w:delText>});</w:delText>
        </w:r>
      </w:del>
    </w:p>
    <w:p w14:paraId="4B7315EA" w14:textId="19A4EA6A" w:rsidR="000635BF" w:rsidRPr="00952A80" w:rsidDel="004C1133" w:rsidRDefault="000635BF">
      <w:pPr>
        <w:pStyle w:val="BodyTextFirst"/>
        <w:rPr>
          <w:del w:id="2893" w:author="Kelvin Sung" w:date="2021-04-22T15:00:00Z"/>
        </w:rPr>
        <w:pPrChange w:id="2894" w:author="Kelvin Sung" w:date="2021-04-22T15:00:00Z">
          <w:pPr>
            <w:pStyle w:val="BodyTextCont"/>
          </w:pPr>
        </w:pPrChange>
      </w:pPr>
      <w:del w:id="2895" w:author="Kelvin Sung" w:date="2021-04-22T15:00:00Z">
        <w:r w:rsidRPr="006A27C6" w:rsidDel="004C1133">
          <w:rPr>
            <w:rStyle w:val="CodeInline"/>
          </w:rPr>
          <w:delText>eAnimationType</w:delText>
        </w:r>
        <w:r w:rsidDel="004C1133">
          <w:rPr>
            <w:rStyle w:val="CodeInline"/>
          </w:rPr>
          <w:fldChar w:fldCharType="begin"/>
        </w:r>
        <w:r w:rsidDel="004C1133">
          <w:delInstrText xml:space="preserve"> XE "</w:delInstrText>
        </w:r>
        <w:r w:rsidRPr="00401C3B" w:rsidDel="004C1133">
          <w:rPr>
            <w:rStyle w:val="CodeInline"/>
          </w:rPr>
          <w:delInstrText>Sprite animations:eAnimationType</w:delInstrText>
        </w:r>
        <w:r w:rsidDel="004C1133">
          <w:delInstrText xml:space="preserve">" </w:delInstrText>
        </w:r>
        <w:r w:rsidDel="004C1133">
          <w:rPr>
            <w:rStyle w:val="CodeInline"/>
          </w:rPr>
          <w:fldChar w:fldCharType="end"/>
        </w:r>
        <w:r w:rsidRPr="00952A80" w:rsidDel="004C1133">
          <w:delText xml:space="preserve"> </w:delText>
        </w:r>
        <w:r w:rsidDel="004C1133">
          <w:delText>defines</w:delText>
        </w:r>
        <w:r w:rsidRPr="00952A80" w:rsidDel="004C1133">
          <w:delText xml:space="preserve"> three </w:delText>
        </w:r>
        <w:r w:rsidDel="004C1133">
          <w:delText>modes for animation.</w:delText>
        </w:r>
      </w:del>
    </w:p>
    <w:p w14:paraId="191C8B2D" w14:textId="2217911A" w:rsidR="000635BF" w:rsidRPr="00952A80" w:rsidDel="004C1133" w:rsidRDefault="000635BF">
      <w:pPr>
        <w:pStyle w:val="BodyTextFirst"/>
        <w:rPr>
          <w:del w:id="2896" w:author="Kelvin Sung" w:date="2021-04-22T15:00:00Z"/>
        </w:rPr>
        <w:pPrChange w:id="2897" w:author="Kelvin Sung" w:date="2021-04-22T15:00:00Z">
          <w:pPr>
            <w:pStyle w:val="NumSubList"/>
            <w:numPr>
              <w:numId w:val="46"/>
            </w:numPr>
            <w:tabs>
              <w:tab w:val="clear" w:pos="0"/>
            </w:tabs>
            <w:ind w:left="1800"/>
          </w:pPr>
        </w:pPrChange>
      </w:pPr>
      <w:del w:id="2898" w:author="Kelvin Sung" w:date="2021-04-22T15:00:00Z">
        <w:r w:rsidRPr="006A27C6" w:rsidDel="004C1133">
          <w:rPr>
            <w:rStyle w:val="CodeInline"/>
          </w:rPr>
          <w:delText>eAnimateRight</w:delText>
        </w:r>
        <w:r w:rsidRPr="00952A80" w:rsidDel="004C1133">
          <w:delText xml:space="preserve"> starts at the leftmost element and animates by </w:delText>
        </w:r>
        <w:r w:rsidDel="004C1133">
          <w:delText>iterating toward the right along the same row</w:delText>
        </w:r>
        <w:r w:rsidRPr="00952A80" w:rsidDel="004C1133">
          <w:delText xml:space="preserve">. </w:delText>
        </w:r>
        <w:r w:rsidDel="004C1133">
          <w:delText>When the last element is reached,</w:delText>
        </w:r>
        <w:r w:rsidRPr="00952A80" w:rsidDel="004C1133">
          <w:delText xml:space="preserve"> the </w:delText>
        </w:r>
        <w:r w:rsidDel="004C1133">
          <w:delText>animation continues by starting from the leftmost element again.</w:delText>
        </w:r>
      </w:del>
    </w:p>
    <w:p w14:paraId="7713F6AA" w14:textId="22337A9E" w:rsidR="000635BF" w:rsidRPr="006A27C6" w:rsidDel="004C1133" w:rsidRDefault="000635BF">
      <w:pPr>
        <w:pStyle w:val="BodyTextFirst"/>
        <w:rPr>
          <w:del w:id="2899" w:author="Kelvin Sung" w:date="2021-04-22T15:00:00Z"/>
        </w:rPr>
        <w:pPrChange w:id="2900" w:author="Kelvin Sung" w:date="2021-04-22T15:00:00Z">
          <w:pPr>
            <w:pStyle w:val="NumSubList"/>
            <w:numPr>
              <w:numId w:val="46"/>
            </w:numPr>
            <w:tabs>
              <w:tab w:val="clear" w:pos="0"/>
            </w:tabs>
            <w:ind w:left="1800"/>
          </w:pPr>
        </w:pPrChange>
      </w:pPr>
      <w:del w:id="2901" w:author="Kelvin Sung" w:date="2021-04-22T15:00:00Z">
        <w:r w:rsidRPr="006A27C6" w:rsidDel="004C1133">
          <w:rPr>
            <w:rStyle w:val="CodeInline"/>
          </w:rPr>
          <w:delText>eAnimateLeft</w:delText>
        </w:r>
        <w:r w:rsidRPr="006A27C6" w:rsidDel="004C1133">
          <w:delText xml:space="preserve"> </w:delText>
        </w:r>
        <w:r w:rsidDel="004C1133">
          <w:delText xml:space="preserve">is the reverse of </w:delText>
        </w:r>
        <w:r w:rsidRPr="002D1E34" w:rsidDel="004C1133">
          <w:rPr>
            <w:rStyle w:val="CodeInline"/>
          </w:rPr>
          <w:delText>eAnimateRight</w:delText>
        </w:r>
        <w:r w:rsidDel="004C1133">
          <w:delText xml:space="preserve">; it </w:delText>
        </w:r>
        <w:r w:rsidRPr="006A27C6" w:rsidDel="004C1133">
          <w:delText xml:space="preserve">starts </w:delText>
        </w:r>
        <w:r w:rsidDel="004C1133">
          <w:delText>from the right, animates toward the left, and continues by starting from the rightmost element after reaching the leftmost element.</w:delText>
        </w:r>
      </w:del>
    </w:p>
    <w:p w14:paraId="53EAD63C" w14:textId="3C3F41D5" w:rsidR="000635BF" w:rsidDel="004C1133" w:rsidRDefault="000635BF">
      <w:pPr>
        <w:pStyle w:val="BodyTextFirst"/>
        <w:rPr>
          <w:del w:id="2902" w:author="Kelvin Sung" w:date="2021-04-22T15:00:00Z"/>
        </w:rPr>
        <w:pPrChange w:id="2903" w:author="Kelvin Sung" w:date="2021-04-22T15:00:00Z">
          <w:pPr>
            <w:pStyle w:val="NumSubList"/>
            <w:numPr>
              <w:numId w:val="46"/>
            </w:numPr>
            <w:tabs>
              <w:tab w:val="clear" w:pos="0"/>
            </w:tabs>
            <w:ind w:left="1800"/>
          </w:pPr>
        </w:pPrChange>
      </w:pPr>
      <w:del w:id="2904" w:author="Kelvin Sung" w:date="2021-04-22T15:00:00Z">
        <w:r w:rsidRPr="006A27C6" w:rsidDel="004C1133">
          <w:rPr>
            <w:rStyle w:val="CodeInline"/>
          </w:rPr>
          <w:delText>eAnimateSwing</w:delText>
        </w:r>
        <w:r w:rsidDel="004C1133">
          <w:rPr>
            <w:rStyle w:val="CodeInline"/>
          </w:rPr>
          <w:fldChar w:fldCharType="begin"/>
        </w:r>
        <w:r w:rsidDel="004C1133">
          <w:delInstrText xml:space="preserve"> XE "</w:delInstrText>
        </w:r>
        <w:r w:rsidRPr="00766DAC" w:rsidDel="004C1133">
          <w:rPr>
            <w:rStyle w:val="CodeInline"/>
          </w:rPr>
          <w:delInstrText>Sprite animations:eAnimateSwing</w:delInstrText>
        </w:r>
        <w:r w:rsidDel="004C1133">
          <w:delInstrText xml:space="preserve">" </w:delInstrText>
        </w:r>
        <w:r w:rsidDel="004C1133">
          <w:rPr>
            <w:rStyle w:val="CodeInline"/>
          </w:rPr>
          <w:fldChar w:fldCharType="end"/>
        </w:r>
        <w:r w:rsidRPr="006A27C6" w:rsidDel="004C1133">
          <w:delText xml:space="preserve"> </w:delText>
        </w:r>
        <w:r w:rsidDel="004C1133">
          <w:delText>is a continuous loop from left to right and then from right to left</w:delText>
        </w:r>
        <w:r w:rsidRPr="006A27C6" w:rsidDel="004C1133">
          <w:delText>.</w:delText>
        </w:r>
      </w:del>
    </w:p>
    <w:p w14:paraId="7329AD03" w14:textId="7576F0A3" w:rsidR="000635BF" w:rsidRPr="006A27C6" w:rsidDel="004C1133" w:rsidRDefault="000635BF">
      <w:pPr>
        <w:pStyle w:val="BodyTextFirst"/>
        <w:rPr>
          <w:del w:id="2905" w:author="Kelvin Sung" w:date="2021-04-22T15:00:00Z"/>
        </w:rPr>
        <w:pPrChange w:id="2906" w:author="Kelvin Sung" w:date="2021-04-22T15:00:00Z">
          <w:pPr>
            <w:pStyle w:val="NumList"/>
            <w:numPr>
              <w:numId w:val="14"/>
            </w:numPr>
          </w:pPr>
        </w:pPrChange>
      </w:pPr>
      <w:del w:id="2907" w:author="Kelvin Sung" w:date="2021-04-22T15:00:00Z">
        <w:r w:rsidRPr="000635BF" w:rsidDel="004C1133">
          <w:delText>Define</w:delText>
        </w:r>
        <w:r w:rsidDel="004C1133">
          <w:delText xml:space="preserve"> </w:delText>
        </w:r>
        <w:r w:rsidRPr="006A27C6" w:rsidDel="004C1133">
          <w:delText xml:space="preserve">the </w:delText>
        </w:r>
        <w:r w:rsidRPr="006A27C6" w:rsidDel="004C1133">
          <w:rPr>
            <w:rStyle w:val="CodeInline"/>
          </w:rPr>
          <w:delText>SpriteAnimateRenderable</w:delText>
        </w:r>
        <w:r w:rsidRPr="006A27C6" w:rsidDel="004C1133">
          <w:delText xml:space="preserve"> </w:delText>
        </w:r>
        <w:r w:rsidDel="004C1133">
          <w:delText xml:space="preserve">constructor to derive it from </w:delText>
        </w:r>
        <w:r w:rsidRPr="006A27C6" w:rsidDel="004C1133">
          <w:rPr>
            <w:rStyle w:val="CodeInline"/>
          </w:rPr>
          <w:delText>SpriteRenderable</w:delText>
        </w:r>
        <w:r w:rsidDel="004C1133">
          <w:delText>.</w:delText>
        </w:r>
      </w:del>
    </w:p>
    <w:p w14:paraId="20DF378A" w14:textId="167F0999" w:rsidR="000635BF" w:rsidRPr="006A27C6" w:rsidDel="004C1133" w:rsidRDefault="000635BF">
      <w:pPr>
        <w:pStyle w:val="BodyTextFirst"/>
        <w:rPr>
          <w:del w:id="2908" w:author="Kelvin Sung" w:date="2021-04-22T15:00:00Z"/>
        </w:rPr>
        <w:pPrChange w:id="2909" w:author="Kelvin Sung" w:date="2021-04-22T15:00:00Z">
          <w:pPr>
            <w:pStyle w:val="Code"/>
          </w:pPr>
        </w:pPrChange>
      </w:pPr>
      <w:del w:id="2910" w:author="Kelvin Sung" w:date="2021-04-22T15:00:00Z">
        <w:r w:rsidRPr="006A27C6" w:rsidDel="004C1133">
          <w:delText>function SpriteAnimateRenderable(myTexture)</w:delText>
        </w:r>
        <w:r w:rsidDel="004C1133">
          <w:delText xml:space="preserve"> </w:delText>
        </w:r>
        <w:r w:rsidRPr="006A27C6" w:rsidDel="004C1133">
          <w:delText>{</w:delText>
        </w:r>
      </w:del>
    </w:p>
    <w:p w14:paraId="2E626EE4" w14:textId="6C2F94C6" w:rsidR="000635BF" w:rsidRPr="006A27C6" w:rsidDel="004C1133" w:rsidRDefault="000635BF">
      <w:pPr>
        <w:pStyle w:val="BodyTextFirst"/>
        <w:rPr>
          <w:del w:id="2911" w:author="Kelvin Sung" w:date="2021-04-22T15:00:00Z"/>
        </w:rPr>
        <w:pPrChange w:id="2912" w:author="Kelvin Sung" w:date="2021-04-22T15:00:00Z">
          <w:pPr>
            <w:pStyle w:val="Code"/>
          </w:pPr>
        </w:pPrChange>
      </w:pPr>
      <w:del w:id="2913" w:author="Kelvin Sung" w:date="2021-04-22T15:00:00Z">
        <w:r w:rsidRPr="006A27C6" w:rsidDel="004C1133">
          <w:lastRenderedPageBreak/>
          <w:delText xml:space="preserve">    SpriteRenderable.call(this, myTexture);</w:delText>
        </w:r>
      </w:del>
    </w:p>
    <w:p w14:paraId="1144FECB" w14:textId="43DA7B2B" w:rsidR="000635BF" w:rsidRPr="006A27C6" w:rsidDel="004C1133" w:rsidRDefault="000635BF">
      <w:pPr>
        <w:pStyle w:val="BodyTextFirst"/>
        <w:rPr>
          <w:del w:id="2914" w:author="Kelvin Sung" w:date="2021-04-22T15:00:00Z"/>
        </w:rPr>
        <w:pPrChange w:id="2915" w:author="Kelvin Sung" w:date="2021-04-22T15:00:00Z">
          <w:pPr>
            <w:pStyle w:val="Code"/>
          </w:pPr>
        </w:pPrChange>
      </w:pPr>
      <w:del w:id="2916"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1EEF5CAF" w14:textId="27A7A683" w:rsidR="000635BF" w:rsidRPr="006A27C6" w:rsidDel="004C1133" w:rsidRDefault="000635BF">
      <w:pPr>
        <w:pStyle w:val="BodyTextFirst"/>
        <w:rPr>
          <w:del w:id="2917" w:author="Kelvin Sung" w:date="2021-04-22T15:00:00Z"/>
        </w:rPr>
        <w:pPrChange w:id="2918" w:author="Kelvin Sung" w:date="2021-04-22T15:00:00Z">
          <w:pPr>
            <w:pStyle w:val="Code"/>
          </w:pPr>
        </w:pPrChange>
      </w:pPr>
      <w:del w:id="2919" w:author="Kelvin Sung" w:date="2021-04-22T15:00:00Z">
        <w:r w:rsidRPr="006A27C6" w:rsidDel="004C1133">
          <w:delText xml:space="preserve">    </w:delText>
        </w:r>
      </w:del>
    </w:p>
    <w:p w14:paraId="5FC35C1F" w14:textId="7E378059" w:rsidR="000635BF" w:rsidRPr="006A27C6" w:rsidDel="004C1133" w:rsidRDefault="000635BF">
      <w:pPr>
        <w:pStyle w:val="BodyTextFirst"/>
        <w:rPr>
          <w:del w:id="2920" w:author="Kelvin Sung" w:date="2021-04-22T15:00:00Z"/>
        </w:rPr>
        <w:pPrChange w:id="2921" w:author="Kelvin Sung" w:date="2021-04-22T15:00:00Z">
          <w:pPr>
            <w:pStyle w:val="Code"/>
          </w:pPr>
        </w:pPrChange>
      </w:pPr>
      <w:del w:id="2922" w:author="Kelvin Sung" w:date="2021-04-22T15:00:00Z">
        <w:r w:rsidRPr="006A27C6" w:rsidDel="004C1133">
          <w:delText xml:space="preserve">    // All coordinates are in texture coordinate (UV between 0 to 1)</w:delText>
        </w:r>
      </w:del>
    </w:p>
    <w:p w14:paraId="64B1F417" w14:textId="6DBE2C35" w:rsidR="000635BF" w:rsidRPr="006A27C6" w:rsidDel="004C1133" w:rsidRDefault="000635BF">
      <w:pPr>
        <w:pStyle w:val="BodyTextFirst"/>
        <w:rPr>
          <w:del w:id="2923" w:author="Kelvin Sung" w:date="2021-04-22T15:00:00Z"/>
        </w:rPr>
        <w:pPrChange w:id="2924" w:author="Kelvin Sung" w:date="2021-04-22T15:00:00Z">
          <w:pPr>
            <w:pStyle w:val="Code"/>
          </w:pPr>
        </w:pPrChange>
      </w:pPr>
      <w:del w:id="2925" w:author="Kelvin Sung" w:date="2021-04-22T15:00:00Z">
        <w:r w:rsidRPr="006A27C6" w:rsidDel="004C1133">
          <w:delText xml:space="preserve">    </w:delText>
        </w:r>
      </w:del>
    </w:p>
    <w:p w14:paraId="19EE069A" w14:textId="6E9ABDDF" w:rsidR="000635BF" w:rsidRPr="006A27C6" w:rsidDel="004C1133" w:rsidRDefault="000635BF">
      <w:pPr>
        <w:pStyle w:val="BodyTextFirst"/>
        <w:rPr>
          <w:del w:id="2926" w:author="Kelvin Sung" w:date="2021-04-22T15:00:00Z"/>
        </w:rPr>
        <w:pPrChange w:id="2927" w:author="Kelvin Sung" w:date="2021-04-22T15:00:00Z">
          <w:pPr>
            <w:pStyle w:val="Code"/>
          </w:pPr>
        </w:pPrChange>
      </w:pPr>
      <w:del w:id="2928" w:author="Kelvin Sung" w:date="2021-04-22T15:00:00Z">
        <w:r w:rsidRPr="006A27C6" w:rsidDel="004C1133">
          <w:delText xml:space="preserve">    // Information on the sprite element</w:delText>
        </w:r>
      </w:del>
    </w:p>
    <w:p w14:paraId="5B7FF92B" w14:textId="194C3CC6" w:rsidR="000635BF" w:rsidRPr="006A27C6" w:rsidDel="004C1133" w:rsidRDefault="000635BF">
      <w:pPr>
        <w:pStyle w:val="BodyTextFirst"/>
        <w:rPr>
          <w:del w:id="2929" w:author="Kelvin Sung" w:date="2021-04-22T15:00:00Z"/>
        </w:rPr>
        <w:pPrChange w:id="2930" w:author="Kelvin Sung" w:date="2021-04-22T15:00:00Z">
          <w:pPr>
            <w:pStyle w:val="Code"/>
          </w:pPr>
        </w:pPrChange>
      </w:pPr>
      <w:del w:id="2931" w:author="Kelvin Sung" w:date="2021-04-22T15:00:00Z">
        <w:r w:rsidRPr="006A27C6" w:rsidDel="004C1133">
          <w:delText xml:space="preserve">    this.</w:delText>
        </w:r>
        <w:r w:rsidDel="004C1133">
          <w:delText>m</w:delText>
        </w:r>
        <w:r w:rsidRPr="006A27C6" w:rsidDel="004C1133">
          <w:delText>FirstElmLeft = 0.0; // 0.0 is left corner of image</w:delText>
        </w:r>
      </w:del>
    </w:p>
    <w:p w14:paraId="5786BB70" w14:textId="20EBF10A" w:rsidR="000635BF" w:rsidRPr="006A27C6" w:rsidDel="004C1133" w:rsidRDefault="000635BF">
      <w:pPr>
        <w:pStyle w:val="BodyTextFirst"/>
        <w:rPr>
          <w:del w:id="2932" w:author="Kelvin Sung" w:date="2021-04-22T15:00:00Z"/>
        </w:rPr>
        <w:pPrChange w:id="2933" w:author="Kelvin Sung" w:date="2021-04-22T15:00:00Z">
          <w:pPr>
            <w:pStyle w:val="Code"/>
          </w:pPr>
        </w:pPrChange>
      </w:pPr>
      <w:del w:id="2934" w:author="Kelvin Sung" w:date="2021-04-22T15:00:00Z">
        <w:r w:rsidRPr="006A27C6" w:rsidDel="004C1133">
          <w:delText xml:space="preserve">    this.</w:delText>
        </w:r>
        <w:r w:rsidDel="004C1133">
          <w:delText>m</w:delText>
        </w:r>
        <w:r w:rsidRPr="006A27C6" w:rsidDel="004C1133">
          <w:delText>ElmTop = 1.0;  // 1.0 is top corner of image</w:delText>
        </w:r>
      </w:del>
    </w:p>
    <w:p w14:paraId="66D1A934" w14:textId="4AEB0DBE" w:rsidR="000635BF" w:rsidRPr="006A27C6" w:rsidDel="004C1133" w:rsidRDefault="000635BF">
      <w:pPr>
        <w:pStyle w:val="BodyTextFirst"/>
        <w:rPr>
          <w:del w:id="2935" w:author="Kelvin Sung" w:date="2021-04-22T15:00:00Z"/>
        </w:rPr>
        <w:pPrChange w:id="2936" w:author="Kelvin Sung" w:date="2021-04-22T15:00:00Z">
          <w:pPr>
            <w:pStyle w:val="Code"/>
          </w:pPr>
        </w:pPrChange>
      </w:pPr>
      <w:del w:id="2937" w:author="Kelvin Sung" w:date="2021-04-22T15:00:00Z">
        <w:r w:rsidRPr="006A27C6" w:rsidDel="004C1133">
          <w:delText xml:space="preserve">    this.</w:delText>
        </w:r>
        <w:r w:rsidDel="004C1133">
          <w:delText>m</w:delText>
        </w:r>
        <w:r w:rsidRPr="006A27C6" w:rsidDel="004C1133">
          <w:delText>ElmWidth = 1.0;  // default sprite element size is the entire image</w:delText>
        </w:r>
      </w:del>
    </w:p>
    <w:p w14:paraId="145510DA" w14:textId="4677D7B1" w:rsidR="000635BF" w:rsidRPr="006A27C6" w:rsidDel="004C1133" w:rsidRDefault="000635BF">
      <w:pPr>
        <w:pStyle w:val="BodyTextFirst"/>
        <w:rPr>
          <w:del w:id="2938" w:author="Kelvin Sung" w:date="2021-04-22T15:00:00Z"/>
        </w:rPr>
        <w:pPrChange w:id="2939" w:author="Kelvin Sung" w:date="2021-04-22T15:00:00Z">
          <w:pPr>
            <w:pStyle w:val="Code"/>
          </w:pPr>
        </w:pPrChange>
      </w:pPr>
      <w:del w:id="2940" w:author="Kelvin Sung" w:date="2021-04-22T15:00:00Z">
        <w:r w:rsidRPr="006A27C6" w:rsidDel="004C1133">
          <w:delText xml:space="preserve">    this.</w:delText>
        </w:r>
        <w:r w:rsidDel="004C1133">
          <w:delText>m</w:delText>
        </w:r>
        <w:r w:rsidRPr="006A27C6" w:rsidDel="004C1133">
          <w:delText xml:space="preserve">ElmHeight = 1.0; </w:delText>
        </w:r>
      </w:del>
    </w:p>
    <w:p w14:paraId="1E743052" w14:textId="375C3BBF" w:rsidR="000635BF" w:rsidRPr="006A27C6" w:rsidDel="004C1133" w:rsidRDefault="000635BF">
      <w:pPr>
        <w:pStyle w:val="BodyTextFirst"/>
        <w:rPr>
          <w:del w:id="2941" w:author="Kelvin Sung" w:date="2021-04-22T15:00:00Z"/>
        </w:rPr>
        <w:pPrChange w:id="2942" w:author="Kelvin Sung" w:date="2021-04-22T15:00:00Z">
          <w:pPr>
            <w:pStyle w:val="Code"/>
          </w:pPr>
        </w:pPrChange>
      </w:pPr>
      <w:del w:id="2943" w:author="Kelvin Sung" w:date="2021-04-22T15:00:00Z">
        <w:r w:rsidRPr="006A27C6" w:rsidDel="004C1133">
          <w:delText xml:space="preserve">    this.</w:delText>
        </w:r>
        <w:r w:rsidDel="004C1133">
          <w:delText>m</w:delText>
        </w:r>
        <w:r w:rsidRPr="006A27C6" w:rsidDel="004C1133">
          <w:delText>WidthPadding = 0.0;</w:delText>
        </w:r>
      </w:del>
    </w:p>
    <w:p w14:paraId="6A6E8B4F" w14:textId="413497F1" w:rsidR="000635BF" w:rsidRPr="006A27C6" w:rsidDel="004C1133" w:rsidRDefault="000635BF">
      <w:pPr>
        <w:pStyle w:val="BodyTextFirst"/>
        <w:rPr>
          <w:del w:id="2944" w:author="Kelvin Sung" w:date="2021-04-22T15:00:00Z"/>
        </w:rPr>
        <w:pPrChange w:id="2945" w:author="Kelvin Sung" w:date="2021-04-22T15:00:00Z">
          <w:pPr>
            <w:pStyle w:val="Code"/>
          </w:pPr>
        </w:pPrChange>
      </w:pPr>
      <w:del w:id="2946" w:author="Kelvin Sung" w:date="2021-04-22T15:00:00Z">
        <w:r w:rsidRPr="006A27C6" w:rsidDel="004C1133">
          <w:delText xml:space="preserve">    this.</w:delText>
        </w:r>
        <w:r w:rsidDel="004C1133">
          <w:delText>m</w:delText>
        </w:r>
        <w:r w:rsidRPr="006A27C6" w:rsidDel="004C1133">
          <w:delText>NumElems = 1;   // number of elements in an animation</w:delText>
        </w:r>
      </w:del>
    </w:p>
    <w:p w14:paraId="2DE34784" w14:textId="6D722DB9" w:rsidR="000635BF" w:rsidRPr="006A27C6" w:rsidDel="004C1133" w:rsidRDefault="000635BF">
      <w:pPr>
        <w:pStyle w:val="BodyTextFirst"/>
        <w:rPr>
          <w:del w:id="2947" w:author="Kelvin Sung" w:date="2021-04-22T15:00:00Z"/>
        </w:rPr>
        <w:pPrChange w:id="2948" w:author="Kelvin Sung" w:date="2021-04-22T15:00:00Z">
          <w:pPr>
            <w:pStyle w:val="Code"/>
          </w:pPr>
        </w:pPrChange>
      </w:pPr>
      <w:del w:id="2949" w:author="Kelvin Sung" w:date="2021-04-22T15:00:00Z">
        <w:r w:rsidRPr="006A27C6" w:rsidDel="004C1133">
          <w:delText xml:space="preserve">    </w:delText>
        </w:r>
      </w:del>
    </w:p>
    <w:p w14:paraId="033B696D" w14:textId="516FD590" w:rsidR="000635BF" w:rsidRPr="006A27C6" w:rsidDel="004C1133" w:rsidRDefault="000635BF">
      <w:pPr>
        <w:pStyle w:val="BodyTextFirst"/>
        <w:rPr>
          <w:del w:id="2950" w:author="Kelvin Sung" w:date="2021-04-22T15:00:00Z"/>
        </w:rPr>
        <w:pPrChange w:id="2951" w:author="Kelvin Sung" w:date="2021-04-22T15:00:00Z">
          <w:pPr>
            <w:pStyle w:val="Code"/>
          </w:pPr>
        </w:pPrChange>
      </w:pPr>
      <w:del w:id="2952" w:author="Kelvin Sung" w:date="2021-04-22T15:00:00Z">
        <w:r w:rsidRPr="006A27C6" w:rsidDel="004C1133">
          <w:delText xml:space="preserve">    // per animation settings</w:delText>
        </w:r>
      </w:del>
    </w:p>
    <w:p w14:paraId="19481F3E" w14:textId="3F1BE6F6" w:rsidR="000635BF" w:rsidDel="004C1133" w:rsidRDefault="000635BF">
      <w:pPr>
        <w:pStyle w:val="BodyTextFirst"/>
        <w:rPr>
          <w:del w:id="2953" w:author="Kelvin Sung" w:date="2021-04-22T15:00:00Z"/>
        </w:rPr>
        <w:pPrChange w:id="2954" w:author="Kelvin Sung" w:date="2021-04-22T15:00:00Z">
          <w:pPr>
            <w:pStyle w:val="Code"/>
          </w:pPr>
        </w:pPrChange>
      </w:pPr>
      <w:del w:id="2955" w:author="Kelvin Sung" w:date="2021-04-22T15:00:00Z">
        <w:r w:rsidRPr="006A27C6" w:rsidDel="004C1133">
          <w:delText xml:space="preserve">    this.</w:delText>
        </w:r>
        <w:r w:rsidDel="004C1133">
          <w:delText>m</w:delText>
        </w:r>
        <w:r w:rsidRPr="006A27C6" w:rsidDel="004C1133">
          <w:delText>AnimationType = SpriteAnimateRenderabl</w:delText>
        </w:r>
        <w:r w:rsidDel="004C1133">
          <w:delText>e.eAnimationType.eAnimateRight;</w:delText>
        </w:r>
      </w:del>
    </w:p>
    <w:p w14:paraId="7EE33A2E" w14:textId="2CE57648" w:rsidR="000635BF" w:rsidRPr="006A27C6" w:rsidDel="004C1133" w:rsidRDefault="000635BF">
      <w:pPr>
        <w:pStyle w:val="BodyTextFirst"/>
        <w:rPr>
          <w:del w:id="2956" w:author="Kelvin Sung" w:date="2021-04-22T15:00:00Z"/>
        </w:rPr>
        <w:pPrChange w:id="2957" w:author="Kelvin Sung" w:date="2021-04-22T15:00:00Z">
          <w:pPr>
            <w:pStyle w:val="Code"/>
          </w:pPr>
        </w:pPrChange>
      </w:pPr>
      <w:del w:id="2958" w:author="Kelvin Sung" w:date="2021-04-22T15:00:00Z">
        <w:r w:rsidRPr="006A27C6" w:rsidDel="004C1133">
          <w:delText xml:space="preserve">    this.</w:delText>
        </w:r>
        <w:r w:rsidDel="004C1133">
          <w:delText>m</w:delText>
        </w:r>
        <w:r w:rsidRPr="006A27C6" w:rsidDel="004C1133">
          <w:delText>UpdateInterval = 1;   // how often to advance</w:delText>
        </w:r>
      </w:del>
    </w:p>
    <w:p w14:paraId="6E3BF171" w14:textId="257F999D" w:rsidR="000635BF" w:rsidRPr="006A27C6" w:rsidDel="004C1133" w:rsidRDefault="000635BF">
      <w:pPr>
        <w:pStyle w:val="BodyTextFirst"/>
        <w:rPr>
          <w:del w:id="2959" w:author="Kelvin Sung" w:date="2021-04-22T15:00:00Z"/>
        </w:rPr>
        <w:pPrChange w:id="2960" w:author="Kelvin Sung" w:date="2021-04-22T15:00:00Z">
          <w:pPr>
            <w:pStyle w:val="Code"/>
          </w:pPr>
        </w:pPrChange>
      </w:pPr>
      <w:del w:id="2961" w:author="Kelvin Sung" w:date="2021-04-22T15:00:00Z">
        <w:r w:rsidRPr="006A27C6" w:rsidDel="004C1133">
          <w:delText xml:space="preserve">    </w:delText>
        </w:r>
      </w:del>
    </w:p>
    <w:p w14:paraId="0CAA6A46" w14:textId="28F4AD9E" w:rsidR="000635BF" w:rsidRPr="006A27C6" w:rsidDel="004C1133" w:rsidRDefault="000635BF">
      <w:pPr>
        <w:pStyle w:val="BodyTextFirst"/>
        <w:rPr>
          <w:del w:id="2962" w:author="Kelvin Sung" w:date="2021-04-22T15:00:00Z"/>
        </w:rPr>
        <w:pPrChange w:id="2963" w:author="Kelvin Sung" w:date="2021-04-22T15:00:00Z">
          <w:pPr>
            <w:pStyle w:val="Code"/>
          </w:pPr>
        </w:pPrChange>
      </w:pPr>
      <w:del w:id="2964" w:author="Kelvin Sung" w:date="2021-04-22T15:00:00Z">
        <w:r w:rsidRPr="006A27C6" w:rsidDel="004C1133">
          <w:delText xml:space="preserve">    // current animation state</w:delText>
        </w:r>
      </w:del>
    </w:p>
    <w:p w14:paraId="00BBBA67" w14:textId="52A4BE4D" w:rsidR="000635BF" w:rsidRPr="006A27C6" w:rsidDel="004C1133" w:rsidRDefault="000635BF">
      <w:pPr>
        <w:pStyle w:val="BodyTextFirst"/>
        <w:rPr>
          <w:del w:id="2965" w:author="Kelvin Sung" w:date="2021-04-22T15:00:00Z"/>
        </w:rPr>
        <w:pPrChange w:id="2966" w:author="Kelvin Sung" w:date="2021-04-22T15:00:00Z">
          <w:pPr>
            <w:pStyle w:val="Code"/>
          </w:pPr>
        </w:pPrChange>
      </w:pPr>
      <w:del w:id="2967" w:author="Kelvin Sung" w:date="2021-04-22T15:00:00Z">
        <w:r w:rsidRPr="006A27C6" w:rsidDel="004C1133">
          <w:delText xml:space="preserve">    this.</w:delText>
        </w:r>
        <w:r w:rsidDel="004C1133">
          <w:delText>m</w:delText>
        </w:r>
        <w:r w:rsidRPr="006A27C6" w:rsidDel="004C1133">
          <w:delText>CurrentAnimAdvance = -1;</w:delText>
        </w:r>
      </w:del>
    </w:p>
    <w:p w14:paraId="3CEAB305" w14:textId="340E47DF" w:rsidR="000635BF" w:rsidRPr="006A27C6" w:rsidDel="004C1133" w:rsidRDefault="000635BF">
      <w:pPr>
        <w:pStyle w:val="BodyTextFirst"/>
        <w:rPr>
          <w:del w:id="2968" w:author="Kelvin Sung" w:date="2021-04-22T15:00:00Z"/>
        </w:rPr>
        <w:pPrChange w:id="2969" w:author="Kelvin Sung" w:date="2021-04-22T15:00:00Z">
          <w:pPr>
            <w:pStyle w:val="Code"/>
          </w:pPr>
        </w:pPrChange>
      </w:pPr>
      <w:del w:id="2970" w:author="Kelvin Sung" w:date="2021-04-22T15:00:00Z">
        <w:r w:rsidRPr="006A27C6" w:rsidDel="004C1133">
          <w:delText xml:space="preserve">    this.</w:delText>
        </w:r>
        <w:r w:rsidDel="004C1133">
          <w:delText>m</w:delText>
        </w:r>
        <w:r w:rsidRPr="006A27C6" w:rsidDel="004C1133">
          <w:delText xml:space="preserve">CurrentElm = 0; </w:delText>
        </w:r>
      </w:del>
    </w:p>
    <w:p w14:paraId="12E2AA1A" w14:textId="22E80942" w:rsidR="000635BF" w:rsidRPr="006A27C6" w:rsidDel="004C1133" w:rsidRDefault="000635BF">
      <w:pPr>
        <w:pStyle w:val="BodyTextFirst"/>
        <w:rPr>
          <w:del w:id="2971" w:author="Kelvin Sung" w:date="2021-04-22T15:00:00Z"/>
        </w:rPr>
        <w:pPrChange w:id="2972" w:author="Kelvin Sung" w:date="2021-04-22T15:00:00Z">
          <w:pPr>
            <w:pStyle w:val="Code"/>
          </w:pPr>
        </w:pPrChange>
      </w:pPr>
    </w:p>
    <w:p w14:paraId="1CA459E0" w14:textId="0F1FED35" w:rsidR="000635BF" w:rsidRPr="006A27C6" w:rsidDel="004C1133" w:rsidRDefault="000635BF">
      <w:pPr>
        <w:pStyle w:val="BodyTextFirst"/>
        <w:rPr>
          <w:del w:id="2973" w:author="Kelvin Sung" w:date="2021-04-22T15:00:00Z"/>
        </w:rPr>
        <w:pPrChange w:id="2974" w:author="Kelvin Sung" w:date="2021-04-22T15:00:00Z">
          <w:pPr>
            <w:pStyle w:val="Code"/>
          </w:pPr>
        </w:pPrChange>
      </w:pPr>
      <w:del w:id="2975" w:author="Kelvin Sung" w:date="2021-04-22T15:00:00Z">
        <w:r w:rsidRPr="006A27C6" w:rsidDel="004C1133">
          <w:delText xml:space="preserve">    this.</w:delText>
        </w:r>
        <w:r w:rsidDel="004C1133">
          <w:delText>_initAnimation</w:delText>
        </w:r>
        <w:r w:rsidRPr="006A27C6" w:rsidDel="004C1133">
          <w:delText xml:space="preserve">();    </w:delText>
        </w:r>
      </w:del>
    </w:p>
    <w:p w14:paraId="6818A337" w14:textId="468086D0" w:rsidR="000635BF" w:rsidRPr="006A27C6" w:rsidDel="004C1133" w:rsidRDefault="000635BF">
      <w:pPr>
        <w:pStyle w:val="BodyTextFirst"/>
        <w:rPr>
          <w:del w:id="2976" w:author="Kelvin Sung" w:date="2021-04-22T15:00:00Z"/>
        </w:rPr>
        <w:pPrChange w:id="2977" w:author="Kelvin Sung" w:date="2021-04-22T15:00:00Z">
          <w:pPr>
            <w:pStyle w:val="Code"/>
          </w:pPr>
        </w:pPrChange>
      </w:pPr>
      <w:del w:id="2978" w:author="Kelvin Sung" w:date="2021-04-22T15:00:00Z">
        <w:r w:rsidRPr="006A27C6" w:rsidDel="004C1133">
          <w:delText>}</w:delText>
        </w:r>
      </w:del>
    </w:p>
    <w:p w14:paraId="143A61B4" w14:textId="33B37818" w:rsidR="000635BF" w:rsidRPr="006A27C6" w:rsidDel="004C1133" w:rsidRDefault="000635BF">
      <w:pPr>
        <w:pStyle w:val="BodyTextFirst"/>
        <w:rPr>
          <w:del w:id="2979" w:author="Kelvin Sung" w:date="2021-04-22T15:00:00Z"/>
        </w:rPr>
        <w:pPrChange w:id="2980" w:author="Kelvin Sung" w:date="2021-04-22T15:00:00Z">
          <w:pPr>
            <w:pStyle w:val="Code"/>
          </w:pPr>
        </w:pPrChange>
      </w:pPr>
      <w:del w:id="2981" w:author="Kelvin Sung" w:date="2021-04-22T15:00:00Z">
        <w:r w:rsidRPr="006A27C6" w:rsidDel="004C1133">
          <w:delText>gEngine.Core.</w:delText>
        </w:r>
        <w:r w:rsidDel="004C1133">
          <w:delText>inheritPrototype</w:delText>
        </w:r>
        <w:r w:rsidRPr="006A27C6" w:rsidDel="004C1133">
          <w:delText>(SpriteAnimateRenderable, SpriteRenderable);</w:delText>
        </w:r>
      </w:del>
    </w:p>
    <w:p w14:paraId="1EC2FF60" w14:textId="03E82C6F" w:rsidR="000635BF" w:rsidRPr="006A27C6" w:rsidDel="004C1133" w:rsidRDefault="000635BF">
      <w:pPr>
        <w:pStyle w:val="BodyTextFirst"/>
        <w:rPr>
          <w:del w:id="2982" w:author="Kelvin Sung" w:date="2021-04-22T15:00:00Z"/>
        </w:rPr>
        <w:pPrChange w:id="2983" w:author="Kelvin Sung" w:date="2021-04-22T15:00:00Z">
          <w:pPr>
            <w:pStyle w:val="BodyText"/>
          </w:pPr>
        </w:pPrChange>
      </w:pPr>
      <w:del w:id="2984"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constructor</w:delText>
        </w:r>
        <w:r w:rsidDel="004C1133">
          <w:fldChar w:fldCharType="begin"/>
        </w:r>
        <w:r w:rsidDel="004C1133">
          <w:delInstrText xml:space="preserve"> XE "</w:delInstrText>
        </w:r>
        <w:r w:rsidRPr="006C052D" w:rsidDel="004C1133">
          <w:delInstrText>Sprite animations:constructor</w:delInstrText>
        </w:r>
        <w:r w:rsidDel="004C1133">
          <w:delInstrText xml:space="preserve">" </w:delInstrText>
        </w:r>
        <w:r w:rsidDel="004C1133">
          <w:fldChar w:fldCharType="end"/>
        </w:r>
        <w:r w:rsidRPr="006A27C6" w:rsidDel="004C1133">
          <w:delText xml:space="preserve"> </w:delText>
        </w:r>
        <w:r w:rsidDel="004C1133">
          <w:delText xml:space="preserve">defines three </w:delText>
        </w:r>
        <w:r w:rsidRPr="006A27C6" w:rsidDel="004C1133">
          <w:delText>sets of variables:</w:delText>
        </w:r>
      </w:del>
    </w:p>
    <w:p w14:paraId="39CBB634" w14:textId="0DCE80DF" w:rsidR="000635BF" w:rsidRPr="006A27C6" w:rsidDel="004C1133" w:rsidRDefault="000635BF">
      <w:pPr>
        <w:pStyle w:val="BodyTextFirst"/>
        <w:rPr>
          <w:del w:id="2985" w:author="Kelvin Sung" w:date="2021-04-22T15:00:00Z"/>
        </w:rPr>
        <w:pPrChange w:id="2986" w:author="Kelvin Sung" w:date="2021-04-22T15:00:00Z">
          <w:pPr>
            <w:pStyle w:val="NumSubList"/>
            <w:numPr>
              <w:numId w:val="47"/>
            </w:numPr>
            <w:tabs>
              <w:tab w:val="clear" w:pos="0"/>
            </w:tabs>
            <w:ind w:left="1800"/>
          </w:pPr>
        </w:pPrChange>
      </w:pPr>
      <w:del w:id="2987" w:author="Kelvin Sung" w:date="2021-04-22T15:00:00Z">
        <w:r w:rsidRPr="006A27C6" w:rsidDel="004C1133">
          <w:delText>The first set</w:delText>
        </w:r>
        <w:r w:rsidDel="004C1133">
          <w:delText xml:space="preserve">, including </w:delText>
        </w:r>
        <w:r w:rsidRPr="00E866A3" w:rsidDel="004C1133">
          <w:rPr>
            <w:rStyle w:val="CodeInline"/>
          </w:rPr>
          <w:delText>mFirstElmLeft</w:delText>
        </w:r>
        <w:r w:rsidDel="004C1133">
          <w:delText xml:space="preserve">, </w:delText>
        </w:r>
        <w:r w:rsidRPr="00E866A3" w:rsidDel="004C1133">
          <w:rPr>
            <w:rStyle w:val="CodeInline"/>
          </w:rPr>
          <w:delText>mElmTop</w:delText>
        </w:r>
        <w:r w:rsidDel="004C1133">
          <w:delText>, and so on,</w:delText>
        </w:r>
        <w:r w:rsidRPr="006A27C6" w:rsidDel="004C1133">
          <w:delText xml:space="preserve"> define</w:delText>
        </w:r>
        <w:r w:rsidDel="004C1133">
          <w:delText>s</w:delText>
        </w:r>
        <w:r w:rsidRPr="006A27C6" w:rsidDel="004C1133">
          <w:delText xml:space="preserve"> the </w:delText>
        </w:r>
        <w:r w:rsidDel="004C1133">
          <w:delText xml:space="preserve">location and </w:delText>
        </w:r>
        <w:r w:rsidRPr="006A27C6" w:rsidDel="004C1133">
          <w:delText xml:space="preserve">dimensions of </w:delText>
        </w:r>
        <w:r w:rsidDel="004C1133">
          <w:delText xml:space="preserve">each </w:delText>
        </w:r>
        <w:r w:rsidRPr="006A27C6" w:rsidDel="004C1133">
          <w:delText xml:space="preserve">sprite element and </w:delText>
        </w:r>
        <w:r w:rsidDel="004C1133">
          <w:delText xml:space="preserve">the number of elements in the animation. </w:delText>
        </w:r>
        <w:r w:rsidRPr="006A27C6" w:rsidDel="004C1133">
          <w:delText xml:space="preserve">This information can be used to accurately </w:delText>
        </w:r>
        <w:r w:rsidDel="004C1133">
          <w:delText xml:space="preserve">compute </w:delText>
        </w:r>
        <w:r w:rsidRPr="006A27C6" w:rsidDel="004C1133">
          <w:delText xml:space="preserve">the texture coordinates </w:delText>
        </w:r>
        <w:r w:rsidDel="004C1133">
          <w:delText xml:space="preserve">for </w:delText>
        </w:r>
        <w:r w:rsidRPr="006A27C6" w:rsidDel="004C1133">
          <w:delText xml:space="preserve">each sprite element when the elements are ordered by rows and columns. Note that all coordinates are in </w:delText>
        </w:r>
        <w:r w:rsidDel="004C1133">
          <w:delText>Texture Space</w:delText>
        </w:r>
        <w:r w:rsidRPr="006A27C6" w:rsidDel="004C1133">
          <w:delText xml:space="preserve"> (0 to 1).</w:delText>
        </w:r>
      </w:del>
    </w:p>
    <w:p w14:paraId="5719C8CC" w14:textId="119B5F30" w:rsidR="000635BF" w:rsidRPr="006A27C6" w:rsidDel="004C1133" w:rsidRDefault="000635BF">
      <w:pPr>
        <w:pStyle w:val="BodyTextFirst"/>
        <w:rPr>
          <w:del w:id="2988" w:author="Kelvin Sung" w:date="2021-04-22T15:00:00Z"/>
        </w:rPr>
        <w:pPrChange w:id="2989" w:author="Kelvin Sung" w:date="2021-04-22T15:00:00Z">
          <w:pPr>
            <w:pStyle w:val="NumSubList"/>
            <w:numPr>
              <w:numId w:val="47"/>
            </w:numPr>
            <w:tabs>
              <w:tab w:val="clear" w:pos="0"/>
            </w:tabs>
            <w:ind w:left="1800"/>
          </w:pPr>
        </w:pPrChange>
      </w:pPr>
      <w:del w:id="2990" w:author="Kelvin Sung" w:date="2021-04-22T15:00:00Z">
        <w:r w:rsidRPr="006A27C6" w:rsidDel="004C1133">
          <w:delText>The second set</w:delText>
        </w:r>
        <w:r w:rsidDel="004C1133">
          <w:delText xml:space="preserve"> </w:delText>
        </w:r>
        <w:r w:rsidRPr="006A27C6" w:rsidDel="004C1133">
          <w:delText>store</w:delText>
        </w:r>
        <w:r w:rsidDel="004C1133">
          <w:delText>s</w:delText>
        </w:r>
        <w:r w:rsidRPr="006A27C6" w:rsidDel="004C1133">
          <w:delText xml:space="preserve"> information on how to animate</w:delText>
        </w:r>
        <w:r w:rsidDel="004C1133">
          <w:delText xml:space="preserve">: the </w:delText>
        </w:r>
        <w:r w:rsidDel="004C1133">
          <w:rPr>
            <w:rStyle w:val="CodeInline"/>
          </w:rPr>
          <w:delText>m</w:delText>
        </w:r>
        <w:r w:rsidRPr="004C46B8" w:rsidDel="004C1133">
          <w:rPr>
            <w:rStyle w:val="CodeInline"/>
          </w:rPr>
          <w:delText>AnimationType</w:delText>
        </w:r>
        <w:r w:rsidDel="004C1133">
          <w:delText xml:space="preserve"> of left, right, or swing; and how many </w:delText>
        </w:r>
        <w:r w:rsidRPr="004C46B8" w:rsidDel="004C1133">
          <w:rPr>
            <w:rStyle w:val="CodeInline"/>
          </w:rPr>
          <w:delText>mUpdateInterval</w:delText>
        </w:r>
        <w:r w:rsidDel="004C1133">
          <w:delText xml:space="preserve"> time to wait before advancing to the next sprite element to control the speed of the animation. This information can be changed during runtime to reverse a character’s movement, loop the character’s movement, or speed up or slow down the movement.</w:delText>
        </w:r>
      </w:del>
    </w:p>
    <w:p w14:paraId="13392722" w14:textId="7B3611BB" w:rsidR="000635BF" w:rsidRPr="006A27C6" w:rsidDel="004C1133" w:rsidRDefault="000635BF">
      <w:pPr>
        <w:pStyle w:val="BodyTextFirst"/>
        <w:rPr>
          <w:del w:id="2991" w:author="Kelvin Sung" w:date="2021-04-22T15:00:00Z"/>
        </w:rPr>
        <w:pPrChange w:id="2992" w:author="Kelvin Sung" w:date="2021-04-22T15:00:00Z">
          <w:pPr>
            <w:pStyle w:val="NumSubList"/>
            <w:numPr>
              <w:numId w:val="47"/>
            </w:numPr>
            <w:tabs>
              <w:tab w:val="clear" w:pos="0"/>
            </w:tabs>
            <w:ind w:left="1800"/>
          </w:pPr>
        </w:pPrChange>
      </w:pPr>
      <w:del w:id="2993" w:author="Kelvin Sung" w:date="2021-04-22T15:00:00Z">
        <w:r w:rsidRPr="006A27C6" w:rsidDel="004C1133">
          <w:lastRenderedPageBreak/>
          <w:delText>The third set</w:delText>
        </w:r>
        <w:r w:rsidDel="004C1133">
          <w:delText xml:space="preserve">,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Del="004C1133">
          <w:rPr>
            <w:rStyle w:val="CodeInline"/>
          </w:rPr>
          <w:fldChar w:fldCharType="begin"/>
        </w:r>
        <w:r w:rsidDel="004C1133">
          <w:delInstrText xml:space="preserve"> XE "</w:delInstrText>
        </w:r>
        <w:r w:rsidRPr="008C2AA1" w:rsidDel="004C1133">
          <w:rPr>
            <w:rStyle w:val="CodeInline"/>
          </w:rPr>
          <w:delInstrText>Sprite animations:mCurrentAnimAdvance</w:delInstrText>
        </w:r>
        <w:r w:rsidDel="004C1133">
          <w:delInstrText xml:space="preserve">" </w:delInstrText>
        </w:r>
        <w:r w:rsidDel="004C1133">
          <w:rPr>
            <w:rStyle w:val="CodeInline"/>
          </w:rPr>
          <w:fldChar w:fldCharType="end"/>
        </w:r>
        <w:r w:rsidDel="004C1133">
          <w:delText xml:space="preserve"> and </w:delText>
        </w:r>
        <w:r w:rsidRPr="00705372" w:rsidDel="004C1133">
          <w:rPr>
            <w:rStyle w:val="CodeInline"/>
          </w:rPr>
          <w:delText>mCurrentElm</w:delText>
        </w:r>
        <w:r w:rsidDel="004C1133">
          <w:delText>,</w:delText>
        </w:r>
        <w:r w:rsidRPr="006A27C6" w:rsidDel="004C1133">
          <w:delText xml:space="preserve"> describes the current animation</w:delText>
        </w:r>
        <w:r w:rsidDel="004C1133">
          <w:delText xml:space="preserve"> state</w:delText>
        </w:r>
        <w:r w:rsidRPr="006A27C6" w:rsidDel="004C1133">
          <w:delText>, which frame</w:delText>
        </w:r>
        <w:r w:rsidDel="004C1133">
          <w:delText>,</w:delText>
        </w:r>
        <w:r w:rsidRPr="006A27C6" w:rsidDel="004C1133">
          <w:delText xml:space="preserve"> and </w:delText>
        </w:r>
        <w:r w:rsidDel="004C1133">
          <w:delText xml:space="preserve">the </w:delText>
        </w:r>
        <w:r w:rsidRPr="006A27C6" w:rsidDel="004C1133">
          <w:delText xml:space="preserve">direction of the animation. </w:delText>
        </w:r>
        <w:r w:rsidDel="004C1133">
          <w:delText>Both of t</w:delText>
        </w:r>
        <w:r w:rsidRPr="006A27C6" w:rsidDel="004C1133">
          <w:delText xml:space="preserve">hese variables are </w:delText>
        </w:r>
        <w:r w:rsidDel="004C1133">
          <w:delText xml:space="preserve">in units of element counts, are </w:delText>
        </w:r>
        <w:r w:rsidRPr="006A27C6" w:rsidDel="004C1133">
          <w:delText xml:space="preserve">not </w:delText>
        </w:r>
        <w:r w:rsidDel="004C1133">
          <w:delText xml:space="preserve">accessible </w:delText>
        </w:r>
        <w:r w:rsidRPr="006A27C6" w:rsidDel="004C1133">
          <w:delText>by the game programm</w:delText>
        </w:r>
        <w:r w:rsidDel="004C1133">
          <w:delText>er, and are used internally to compute the next sprite element for display.</w:delText>
        </w:r>
      </w:del>
    </w:p>
    <w:p w14:paraId="129F01D8" w14:textId="222FFD3A" w:rsidR="000635BF" w:rsidDel="004C1133" w:rsidRDefault="000635BF">
      <w:pPr>
        <w:pStyle w:val="BodyTextFirst"/>
        <w:rPr>
          <w:del w:id="2994" w:author="Kelvin Sung" w:date="2021-04-22T15:00:00Z"/>
        </w:rPr>
        <w:pPrChange w:id="2995" w:author="Kelvin Sung" w:date="2021-04-22T15:00:00Z">
          <w:pPr>
            <w:pStyle w:val="BodyTextCont"/>
          </w:pPr>
        </w:pPrChange>
      </w:pPr>
      <w:del w:id="2996" w:author="Kelvin Sung" w:date="2021-04-22T15:00:00Z">
        <w:r w:rsidDel="004C1133">
          <w:delText xml:space="preserve">The </w:delText>
        </w:r>
        <w:r w:rsidRPr="00E15CFF" w:rsidDel="004C1133">
          <w:rPr>
            <w:rStyle w:val="CodeInline"/>
          </w:rPr>
          <w:delText>_initAnimation()</w:delText>
        </w:r>
        <w:r w:rsidDel="004C1133">
          <w:delText xml:space="preserve"> function</w:delText>
        </w:r>
        <w:r w:rsidDel="004C1133">
          <w:fldChar w:fldCharType="begin"/>
        </w:r>
        <w:r w:rsidDel="004C1133">
          <w:delInstrText xml:space="preserve"> XE "</w:delInstrText>
        </w:r>
        <w:r w:rsidRPr="006E3084" w:rsidDel="004C1133">
          <w:rPr>
            <w:rStyle w:val="CodeInline"/>
          </w:rPr>
          <w:delInstrText>Sprite animations:initAnimation()</w:delInstrText>
        </w:r>
        <w:r w:rsidRPr="006E3084" w:rsidDel="004C1133">
          <w:delInstrText xml:space="preserve"> function</w:delInstrText>
        </w:r>
        <w:r w:rsidDel="004C1133">
          <w:delInstrText xml:space="preserve">" </w:delInstrText>
        </w:r>
        <w:r w:rsidDel="004C1133">
          <w:fldChar w:fldCharType="end"/>
        </w:r>
        <w:r w:rsidDel="004C1133">
          <w:delText xml:space="preserve"> computes the values of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RPr="00D43DAF" w:rsidDel="004C1133">
          <w:delText xml:space="preserve"> and </w:delText>
        </w:r>
        <w:r w:rsidRPr="00D43DAF" w:rsidDel="004C1133">
          <w:rPr>
            <w:rStyle w:val="CodeInline"/>
          </w:rPr>
          <w:delText>mCurrentElm</w:delText>
        </w:r>
        <w:r w:rsidDel="004C1133">
          <w:delText xml:space="preserve"> to initialize an animation sequence.</w:delText>
        </w:r>
      </w:del>
    </w:p>
    <w:p w14:paraId="791681AC" w14:textId="3BCB741D" w:rsidR="000635BF" w:rsidRPr="006A27C6" w:rsidDel="004C1133" w:rsidRDefault="000635BF">
      <w:pPr>
        <w:pStyle w:val="BodyTextFirst"/>
        <w:rPr>
          <w:del w:id="2997" w:author="Kelvin Sung" w:date="2021-04-22T15:00:00Z"/>
        </w:rPr>
        <w:pPrChange w:id="2998" w:author="Kelvin Sung" w:date="2021-04-22T15:00:00Z">
          <w:pPr>
            <w:pStyle w:val="NumList"/>
            <w:numPr>
              <w:numId w:val="14"/>
            </w:numPr>
          </w:pPr>
        </w:pPrChange>
      </w:pPr>
      <w:del w:id="2999" w:author="Kelvin Sung" w:date="2021-04-22T15:00:00Z">
        <w:r w:rsidRPr="006A27C6" w:rsidDel="004C1133">
          <w:delText xml:space="preserve">Define a </w:delText>
        </w:r>
        <w:r w:rsidRPr="000635BF" w:rsidDel="004C1133">
          <w:delText>function</w:delText>
        </w:r>
        <w:r w:rsidRPr="006A27C6" w:rsidDel="004C1133">
          <w:delText xml:space="preserve"> to set the animation type</w:delText>
        </w:r>
        <w:r w:rsidDel="004C1133">
          <w:delText>.</w:delText>
        </w:r>
      </w:del>
    </w:p>
    <w:p w14:paraId="6F79AB40" w14:textId="656B2990" w:rsidR="000635BF" w:rsidRPr="006A27C6" w:rsidDel="004C1133" w:rsidRDefault="000635BF">
      <w:pPr>
        <w:pStyle w:val="BodyTextFirst"/>
        <w:rPr>
          <w:del w:id="3000" w:author="Kelvin Sung" w:date="2021-04-22T15:00:00Z"/>
        </w:rPr>
        <w:pPrChange w:id="3001" w:author="Kelvin Sung" w:date="2021-04-22T15:00:00Z">
          <w:pPr>
            <w:pStyle w:val="Code"/>
          </w:pPr>
        </w:pPrChange>
      </w:pPr>
      <w:del w:id="3002" w:author="Kelvin Sung" w:date="2021-04-22T15:00:00Z">
        <w:r w:rsidRPr="006A27C6" w:rsidDel="004C1133">
          <w:delText>SpriteAnimateRenderable.prototype.</w:delText>
        </w:r>
        <w:r w:rsidDel="004C1133">
          <w:delText>set</w:delText>
        </w:r>
        <w:r w:rsidRPr="006A27C6" w:rsidDel="004C1133">
          <w:delText>AnimationType = function(animationType)</w:delText>
        </w:r>
        <w:r w:rsidDel="004C1133">
          <w:delText xml:space="preserve"> </w:delText>
        </w:r>
        <w:r w:rsidRPr="006A27C6" w:rsidDel="004C1133">
          <w:delText>{</w:delText>
        </w:r>
      </w:del>
    </w:p>
    <w:p w14:paraId="29ABBB8D" w14:textId="120534BB" w:rsidR="000635BF" w:rsidRPr="006A27C6" w:rsidDel="004C1133" w:rsidRDefault="000635BF">
      <w:pPr>
        <w:pStyle w:val="BodyTextFirst"/>
        <w:rPr>
          <w:del w:id="3003" w:author="Kelvin Sung" w:date="2021-04-22T15:00:00Z"/>
        </w:rPr>
        <w:pPrChange w:id="3004" w:author="Kelvin Sung" w:date="2021-04-22T15:00:00Z">
          <w:pPr>
            <w:pStyle w:val="Code"/>
          </w:pPr>
        </w:pPrChange>
      </w:pPr>
      <w:del w:id="3005" w:author="Kelvin Sung" w:date="2021-04-22T15:00:00Z">
        <w:r w:rsidRPr="006A27C6" w:rsidDel="004C1133">
          <w:delText xml:space="preserve">    this.</w:delText>
        </w:r>
        <w:r w:rsidDel="004C1133">
          <w:delText>m</w:delText>
        </w:r>
        <w:r w:rsidRPr="006A27C6" w:rsidDel="004C1133">
          <w:delText xml:space="preserve">AnimationType = animationType;   </w:delText>
        </w:r>
      </w:del>
    </w:p>
    <w:p w14:paraId="3C46C918" w14:textId="6A994115" w:rsidR="000635BF" w:rsidRPr="006A27C6" w:rsidDel="004C1133" w:rsidRDefault="000635BF">
      <w:pPr>
        <w:pStyle w:val="BodyTextFirst"/>
        <w:rPr>
          <w:del w:id="3006" w:author="Kelvin Sung" w:date="2021-04-22T15:00:00Z"/>
        </w:rPr>
        <w:pPrChange w:id="3007" w:author="Kelvin Sung" w:date="2021-04-22T15:00:00Z">
          <w:pPr>
            <w:pStyle w:val="Code"/>
          </w:pPr>
        </w:pPrChange>
      </w:pPr>
      <w:del w:id="3008" w:author="Kelvin Sung" w:date="2021-04-22T15:00:00Z">
        <w:r w:rsidRPr="006A27C6" w:rsidDel="004C1133">
          <w:delText xml:space="preserve">    this.</w:delText>
        </w:r>
        <w:r w:rsidDel="004C1133">
          <w:delText>m</w:delText>
        </w:r>
        <w:r w:rsidRPr="006A27C6" w:rsidDel="004C1133">
          <w:delText>CurrentAnimAdvance = -1;</w:delText>
        </w:r>
      </w:del>
    </w:p>
    <w:p w14:paraId="029D7264" w14:textId="29903DDB" w:rsidR="000635BF" w:rsidRPr="006A27C6" w:rsidDel="004C1133" w:rsidRDefault="000635BF">
      <w:pPr>
        <w:pStyle w:val="BodyTextFirst"/>
        <w:rPr>
          <w:del w:id="3009" w:author="Kelvin Sung" w:date="2021-04-22T15:00:00Z"/>
        </w:rPr>
        <w:pPrChange w:id="3010" w:author="Kelvin Sung" w:date="2021-04-22T15:00:00Z">
          <w:pPr>
            <w:pStyle w:val="Code"/>
          </w:pPr>
        </w:pPrChange>
      </w:pPr>
      <w:del w:id="3011" w:author="Kelvin Sung" w:date="2021-04-22T15:00:00Z">
        <w:r w:rsidRPr="006A27C6" w:rsidDel="004C1133">
          <w:delText xml:space="preserve">    this.</w:delText>
        </w:r>
        <w:r w:rsidDel="004C1133">
          <w:delText>m</w:delText>
        </w:r>
        <w:r w:rsidRPr="006A27C6" w:rsidDel="004C1133">
          <w:delText xml:space="preserve">CurrentElm = 0; </w:delText>
        </w:r>
      </w:del>
    </w:p>
    <w:p w14:paraId="6D3A238B" w14:textId="173575D2" w:rsidR="000635BF" w:rsidRPr="006A27C6" w:rsidDel="004C1133" w:rsidRDefault="000635BF">
      <w:pPr>
        <w:pStyle w:val="BodyTextFirst"/>
        <w:rPr>
          <w:del w:id="3012" w:author="Kelvin Sung" w:date="2021-04-22T15:00:00Z"/>
        </w:rPr>
        <w:pPrChange w:id="3013" w:author="Kelvin Sung" w:date="2021-04-22T15:00:00Z">
          <w:pPr>
            <w:pStyle w:val="Code"/>
          </w:pPr>
        </w:pPrChange>
      </w:pPr>
      <w:del w:id="3014" w:author="Kelvin Sung" w:date="2021-04-22T15:00:00Z">
        <w:r w:rsidRPr="006A27C6" w:rsidDel="004C1133">
          <w:delText xml:space="preserve">    this.</w:delText>
        </w:r>
        <w:r w:rsidDel="004C1133">
          <w:delText>_initAnimation</w:delText>
        </w:r>
        <w:r w:rsidRPr="006A27C6" w:rsidDel="004C1133">
          <w:delText>();</w:delText>
        </w:r>
      </w:del>
    </w:p>
    <w:p w14:paraId="6A7274B2" w14:textId="06B4CD11" w:rsidR="000635BF" w:rsidRPr="006A27C6" w:rsidDel="004C1133" w:rsidRDefault="000635BF">
      <w:pPr>
        <w:pStyle w:val="BodyTextFirst"/>
        <w:rPr>
          <w:del w:id="3015" w:author="Kelvin Sung" w:date="2021-04-22T15:00:00Z"/>
        </w:rPr>
        <w:pPrChange w:id="3016" w:author="Kelvin Sung" w:date="2021-04-22T15:00:00Z">
          <w:pPr>
            <w:pStyle w:val="Code"/>
          </w:pPr>
        </w:pPrChange>
      </w:pPr>
      <w:del w:id="3017" w:author="Kelvin Sung" w:date="2021-04-22T15:00:00Z">
        <w:r w:rsidRPr="006A27C6" w:rsidDel="004C1133">
          <w:delText>};</w:delText>
        </w:r>
      </w:del>
    </w:p>
    <w:p w14:paraId="43F3C27B" w14:textId="07292172" w:rsidR="000635BF" w:rsidRPr="006A27C6" w:rsidDel="004C1133" w:rsidRDefault="000635BF">
      <w:pPr>
        <w:pStyle w:val="BodyTextFirst"/>
        <w:rPr>
          <w:del w:id="3018" w:author="Kelvin Sung" w:date="2021-04-22T15:00:00Z"/>
        </w:rPr>
        <w:pPrChange w:id="3019" w:author="Kelvin Sung" w:date="2021-04-22T15:00:00Z">
          <w:pPr>
            <w:pStyle w:val="BodyTextCont"/>
          </w:pPr>
        </w:pPrChange>
      </w:pPr>
      <w:del w:id="3020" w:author="Kelvin Sung" w:date="2021-04-22T15:00:00Z">
        <w:r w:rsidRPr="006A27C6" w:rsidDel="004C1133">
          <w:delText xml:space="preserve">Note that </w:delText>
        </w:r>
        <w:r w:rsidDel="004C1133">
          <w:delText>the animation is always reset to start from the beginning when the animation type (left, right, or swing) is changed.</w:delText>
        </w:r>
      </w:del>
    </w:p>
    <w:p w14:paraId="7978BF26" w14:textId="12457541" w:rsidR="000635BF" w:rsidRPr="006A27C6" w:rsidDel="004C1133" w:rsidRDefault="000635BF">
      <w:pPr>
        <w:pStyle w:val="BodyTextFirst"/>
        <w:rPr>
          <w:del w:id="3021" w:author="Kelvin Sung" w:date="2021-04-22T15:00:00Z"/>
        </w:rPr>
        <w:pPrChange w:id="3022" w:author="Kelvin Sung" w:date="2021-04-22T15:00:00Z">
          <w:pPr>
            <w:pStyle w:val="NumList"/>
            <w:numPr>
              <w:numId w:val="14"/>
            </w:numPr>
          </w:pPr>
        </w:pPrChange>
      </w:pPr>
      <w:del w:id="3023" w:author="Kelvin Sung" w:date="2021-04-22T15:00:00Z">
        <w:r w:rsidRPr="006A27C6" w:rsidDel="004C1133">
          <w:delText xml:space="preserve">Define </w:delText>
        </w:r>
        <w:r w:rsidRPr="000635BF" w:rsidDel="004C1133">
          <w:delText>the</w:delText>
        </w:r>
        <w:r w:rsidDel="004C1133">
          <w:delText xml:space="preserve"> </w:delText>
        </w:r>
        <w:r w:rsidRPr="00D4517B" w:rsidDel="004C1133">
          <w:rPr>
            <w:rStyle w:val="CodeInline"/>
          </w:rPr>
          <w:delText>_initAnim</w:delText>
        </w:r>
        <w:r w:rsidDel="004C1133">
          <w:rPr>
            <w:rStyle w:val="CodeInline"/>
          </w:rPr>
          <w:delText>a</w:delText>
        </w:r>
        <w:r w:rsidRPr="00D4517B" w:rsidDel="004C1133">
          <w:rPr>
            <w:rStyle w:val="CodeInline"/>
          </w:rPr>
          <w:delText>tion()</w:delText>
        </w:r>
        <w:r w:rsidRPr="006A27C6" w:rsidDel="004C1133">
          <w:delText xml:space="preserve"> function to </w:delText>
        </w:r>
        <w:r w:rsidDel="004C1133">
          <w:delText xml:space="preserve">compute the proper vales for </w:delText>
        </w:r>
        <w:r w:rsidRPr="00705372" w:rsidDel="004C1133">
          <w:rPr>
            <w:rStyle w:val="CodeInline"/>
          </w:rPr>
          <w:delText>mCurrentAnimAdance</w:delText>
        </w:r>
        <w:r w:rsidDel="004C1133">
          <w:rPr>
            <w:rStyle w:val="CodeInline"/>
          </w:rPr>
          <w:fldChar w:fldCharType="begin"/>
        </w:r>
        <w:r w:rsidDel="004C1133">
          <w:delInstrText xml:space="preserve"> XE "</w:delInstrText>
        </w:r>
        <w:r w:rsidRPr="005D38F5" w:rsidDel="004C1133">
          <w:rPr>
            <w:rStyle w:val="CodeInline"/>
          </w:rPr>
          <w:delInstrText>Sprite animations:mCurrentAnimAd</w:delInstrText>
        </w:r>
        <w:r w:rsidDel="004C1133">
          <w:rPr>
            <w:rStyle w:val="CodeInline"/>
          </w:rPr>
          <w:delInstrText>v</w:delInstrText>
        </w:r>
        <w:r w:rsidRPr="005D38F5" w:rsidDel="004C1133">
          <w:rPr>
            <w:rStyle w:val="CodeInline"/>
          </w:rPr>
          <w:delInstrText>ance</w:delInstrText>
        </w:r>
        <w:r w:rsidDel="004C1133">
          <w:delInstrText xml:space="preserve">" </w:delInstrText>
        </w:r>
        <w:r w:rsidDel="004C1133">
          <w:rPr>
            <w:rStyle w:val="CodeInline"/>
          </w:rPr>
          <w:fldChar w:fldCharType="end"/>
        </w:r>
        <w:r w:rsidRPr="00D43DAF" w:rsidDel="004C1133">
          <w:delText xml:space="preserve"> and </w:delText>
        </w:r>
        <w:r w:rsidRPr="00D43DAF" w:rsidDel="004C1133">
          <w:rPr>
            <w:rStyle w:val="CodeInline"/>
          </w:rPr>
          <w:delText>mCurrentElm</w:delText>
        </w:r>
        <w:r w:rsidDel="004C1133">
          <w:delText xml:space="preserve"> according to the current animation type.</w:delText>
        </w:r>
      </w:del>
    </w:p>
    <w:p w14:paraId="284A062C" w14:textId="766477F2" w:rsidR="000635BF" w:rsidRPr="006A27C6" w:rsidDel="004C1133" w:rsidRDefault="000635BF">
      <w:pPr>
        <w:pStyle w:val="BodyTextFirst"/>
        <w:rPr>
          <w:del w:id="3024" w:author="Kelvin Sung" w:date="2021-04-22T15:00:00Z"/>
        </w:rPr>
        <w:pPrChange w:id="3025" w:author="Kelvin Sung" w:date="2021-04-22T15:00:00Z">
          <w:pPr>
            <w:pStyle w:val="Code"/>
          </w:pPr>
        </w:pPrChange>
      </w:pPr>
      <w:del w:id="3026" w:author="Kelvin Sung" w:date="2021-04-22T15:00:00Z">
        <w:r w:rsidRPr="006A27C6" w:rsidDel="004C1133">
          <w:delText>SpriteAnimateRenderable.prototype.</w:delText>
        </w:r>
        <w:r w:rsidDel="004C1133">
          <w:delText>_initAnimation</w:delText>
        </w:r>
        <w:r w:rsidRPr="006A27C6" w:rsidDel="004C1133">
          <w:delText xml:space="preserve"> = function()</w:delText>
        </w:r>
        <w:r w:rsidDel="004C1133">
          <w:delText xml:space="preserve"> </w:delText>
        </w:r>
        <w:r w:rsidRPr="006A27C6" w:rsidDel="004C1133">
          <w:delText>{</w:delText>
        </w:r>
      </w:del>
    </w:p>
    <w:p w14:paraId="3ADB9915" w14:textId="33AF0BF6" w:rsidR="000635BF" w:rsidRPr="006A27C6" w:rsidDel="004C1133" w:rsidRDefault="000635BF">
      <w:pPr>
        <w:pStyle w:val="BodyTextFirst"/>
        <w:rPr>
          <w:del w:id="3027" w:author="Kelvin Sung" w:date="2021-04-22T15:00:00Z"/>
        </w:rPr>
        <w:pPrChange w:id="3028" w:author="Kelvin Sung" w:date="2021-04-22T15:00:00Z">
          <w:pPr>
            <w:pStyle w:val="Code"/>
          </w:pPr>
        </w:pPrChange>
      </w:pPr>
      <w:del w:id="3029" w:author="Kelvin Sung" w:date="2021-04-22T15:00:00Z">
        <w:r w:rsidRPr="006A27C6" w:rsidDel="004C1133">
          <w:delText xml:space="preserve">    // Currently running animation</w:delText>
        </w:r>
      </w:del>
    </w:p>
    <w:p w14:paraId="158C7EF7" w14:textId="016960BE" w:rsidR="000635BF" w:rsidRPr="006A27C6" w:rsidDel="004C1133" w:rsidRDefault="000635BF">
      <w:pPr>
        <w:pStyle w:val="BodyTextFirst"/>
        <w:rPr>
          <w:del w:id="3030" w:author="Kelvin Sung" w:date="2021-04-22T15:00:00Z"/>
        </w:rPr>
        <w:pPrChange w:id="3031" w:author="Kelvin Sung" w:date="2021-04-22T15:00:00Z">
          <w:pPr>
            <w:pStyle w:val="Code"/>
          </w:pPr>
        </w:pPrChange>
      </w:pPr>
      <w:del w:id="3032" w:author="Kelvin Sung" w:date="2021-04-22T15:00:00Z">
        <w:r w:rsidRPr="006A27C6" w:rsidDel="004C1133">
          <w:delText xml:space="preserve">    this.</w:delText>
        </w:r>
        <w:r w:rsidDel="004C1133">
          <w:delText>m</w:delText>
        </w:r>
        <w:r w:rsidRPr="006A27C6" w:rsidDel="004C1133">
          <w:delText>CurrentTick = 0;</w:delText>
        </w:r>
      </w:del>
    </w:p>
    <w:p w14:paraId="49EF9662" w14:textId="43890F29" w:rsidR="000635BF" w:rsidRPr="006A27C6" w:rsidDel="004C1133" w:rsidRDefault="000635BF">
      <w:pPr>
        <w:pStyle w:val="BodyTextFirst"/>
        <w:rPr>
          <w:del w:id="3033" w:author="Kelvin Sung" w:date="2021-04-22T15:00:00Z"/>
        </w:rPr>
        <w:pPrChange w:id="3034" w:author="Kelvin Sung" w:date="2021-04-22T15:00:00Z">
          <w:pPr>
            <w:pStyle w:val="Code"/>
          </w:pPr>
        </w:pPrChange>
      </w:pPr>
      <w:del w:id="3035" w:author="Kelvin Sung" w:date="2021-04-22T15:00:00Z">
        <w:r w:rsidRPr="006A27C6" w:rsidDel="004C1133">
          <w:delText xml:space="preserve">    switch (this.</w:delText>
        </w:r>
        <w:r w:rsidDel="004C1133">
          <w:delText>m</w:delText>
        </w:r>
        <w:r w:rsidRPr="006A27C6" w:rsidDel="004C1133">
          <w:delText>AnimationType) {</w:delText>
        </w:r>
      </w:del>
    </w:p>
    <w:p w14:paraId="0769007A" w14:textId="7C177819" w:rsidR="000635BF" w:rsidRPr="006A27C6" w:rsidDel="004C1133" w:rsidRDefault="000635BF">
      <w:pPr>
        <w:pStyle w:val="BodyTextFirst"/>
        <w:rPr>
          <w:del w:id="3036" w:author="Kelvin Sung" w:date="2021-04-22T15:00:00Z"/>
        </w:rPr>
        <w:pPrChange w:id="3037" w:author="Kelvin Sung" w:date="2021-04-22T15:00:00Z">
          <w:pPr>
            <w:pStyle w:val="Code"/>
          </w:pPr>
        </w:pPrChange>
      </w:pPr>
    </w:p>
    <w:p w14:paraId="6243F7C0" w14:textId="37D9CE44" w:rsidR="000635BF" w:rsidRPr="006A27C6" w:rsidDel="004C1133" w:rsidRDefault="000635BF">
      <w:pPr>
        <w:pStyle w:val="BodyTextFirst"/>
        <w:rPr>
          <w:del w:id="3038" w:author="Kelvin Sung" w:date="2021-04-22T15:00:00Z"/>
        </w:rPr>
        <w:pPrChange w:id="3039" w:author="Kelvin Sung" w:date="2021-04-22T15:00:00Z">
          <w:pPr>
            <w:pStyle w:val="Code"/>
          </w:pPr>
        </w:pPrChange>
      </w:pPr>
      <w:del w:id="3040" w:author="Kelvin Sung" w:date="2021-04-22T15:00:00Z">
        <w:r w:rsidRPr="006A27C6" w:rsidDel="004C1133">
          <w:delText xml:space="preserve">        case SpriteAnimateRenderable.eAnimationType.eAnimateRight:</w:delText>
        </w:r>
      </w:del>
    </w:p>
    <w:p w14:paraId="648459C3" w14:textId="21B6881B" w:rsidR="000635BF" w:rsidRPr="006A27C6" w:rsidDel="004C1133" w:rsidRDefault="000635BF">
      <w:pPr>
        <w:pStyle w:val="BodyTextFirst"/>
        <w:rPr>
          <w:del w:id="3041" w:author="Kelvin Sung" w:date="2021-04-22T15:00:00Z"/>
        </w:rPr>
        <w:pPrChange w:id="3042" w:author="Kelvin Sung" w:date="2021-04-22T15:00:00Z">
          <w:pPr>
            <w:pStyle w:val="Code"/>
          </w:pPr>
        </w:pPrChange>
      </w:pPr>
      <w:del w:id="3043" w:author="Kelvin Sung" w:date="2021-04-22T15:00:00Z">
        <w:r w:rsidRPr="006A27C6" w:rsidDel="004C1133">
          <w:delText xml:space="preserve">            this.</w:delText>
        </w:r>
        <w:r w:rsidDel="004C1133">
          <w:delText>m</w:delText>
        </w:r>
        <w:r w:rsidRPr="006A27C6" w:rsidDel="004C1133">
          <w:delText xml:space="preserve">CurrentElm = 0; </w:delText>
        </w:r>
      </w:del>
    </w:p>
    <w:p w14:paraId="447485F3" w14:textId="199EEDDC" w:rsidR="000635BF" w:rsidRPr="006A27C6" w:rsidDel="004C1133" w:rsidRDefault="000635BF">
      <w:pPr>
        <w:pStyle w:val="BodyTextFirst"/>
        <w:rPr>
          <w:del w:id="3044" w:author="Kelvin Sung" w:date="2021-04-22T15:00:00Z"/>
        </w:rPr>
        <w:pPrChange w:id="3045" w:author="Kelvin Sung" w:date="2021-04-22T15:00:00Z">
          <w:pPr>
            <w:pStyle w:val="Code"/>
          </w:pPr>
        </w:pPrChange>
      </w:pPr>
      <w:del w:id="3046" w:author="Kelvin Sung" w:date="2021-04-22T15:00:00Z">
        <w:r w:rsidRPr="006A27C6" w:rsidDel="004C1133">
          <w:delText xml:space="preserve">            this.</w:delText>
        </w:r>
        <w:r w:rsidDel="004C1133">
          <w:delText>m</w:delText>
        </w:r>
        <w:r w:rsidRPr="006A27C6" w:rsidDel="004C1133">
          <w:delText>CurrentAnimAdvance = 1; // either 1 or -1</w:delText>
        </w:r>
      </w:del>
    </w:p>
    <w:p w14:paraId="45439BA3" w14:textId="09435E4E" w:rsidR="000635BF" w:rsidRPr="006A27C6" w:rsidDel="004C1133" w:rsidRDefault="000635BF">
      <w:pPr>
        <w:pStyle w:val="BodyTextFirst"/>
        <w:rPr>
          <w:del w:id="3047" w:author="Kelvin Sung" w:date="2021-04-22T15:00:00Z"/>
        </w:rPr>
        <w:pPrChange w:id="3048" w:author="Kelvin Sung" w:date="2021-04-22T15:00:00Z">
          <w:pPr>
            <w:pStyle w:val="Code"/>
          </w:pPr>
        </w:pPrChange>
      </w:pPr>
      <w:del w:id="3049" w:author="Kelvin Sung" w:date="2021-04-22T15:00:00Z">
        <w:r w:rsidRPr="006A27C6" w:rsidDel="004C1133">
          <w:delText xml:space="preserve">            break;</w:delText>
        </w:r>
      </w:del>
    </w:p>
    <w:p w14:paraId="4DB68652" w14:textId="78859712" w:rsidR="000635BF" w:rsidRPr="006A27C6" w:rsidDel="004C1133" w:rsidRDefault="000635BF">
      <w:pPr>
        <w:pStyle w:val="BodyTextFirst"/>
        <w:rPr>
          <w:del w:id="3050" w:author="Kelvin Sung" w:date="2021-04-22T15:00:00Z"/>
        </w:rPr>
        <w:pPrChange w:id="3051" w:author="Kelvin Sung" w:date="2021-04-22T15:00:00Z">
          <w:pPr>
            <w:pStyle w:val="Code"/>
          </w:pPr>
        </w:pPrChange>
      </w:pPr>
    </w:p>
    <w:p w14:paraId="6E4BC3EA" w14:textId="3004C419" w:rsidR="000635BF" w:rsidRPr="006A27C6" w:rsidDel="004C1133" w:rsidRDefault="000635BF">
      <w:pPr>
        <w:pStyle w:val="BodyTextFirst"/>
        <w:rPr>
          <w:del w:id="3052" w:author="Kelvin Sung" w:date="2021-04-22T15:00:00Z"/>
        </w:rPr>
        <w:pPrChange w:id="3053" w:author="Kelvin Sung" w:date="2021-04-22T15:00:00Z">
          <w:pPr>
            <w:pStyle w:val="Code"/>
          </w:pPr>
        </w:pPrChange>
      </w:pPr>
      <w:del w:id="3054" w:author="Kelvin Sung" w:date="2021-04-22T15:00:00Z">
        <w:r w:rsidRPr="006A27C6" w:rsidDel="004C1133">
          <w:delText xml:space="preserve">        case SpriteAnimateRenderable.eAnimationType.eAnimateSwing:</w:delText>
        </w:r>
      </w:del>
    </w:p>
    <w:p w14:paraId="6BA7D6D3" w14:textId="525E2261" w:rsidR="000635BF" w:rsidRPr="006A27C6" w:rsidDel="004C1133" w:rsidRDefault="000635BF">
      <w:pPr>
        <w:pStyle w:val="BodyTextFirst"/>
        <w:rPr>
          <w:del w:id="3055" w:author="Kelvin Sung" w:date="2021-04-22T15:00:00Z"/>
        </w:rPr>
        <w:pPrChange w:id="3056" w:author="Kelvin Sung" w:date="2021-04-22T15:00:00Z">
          <w:pPr>
            <w:pStyle w:val="Code"/>
          </w:pPr>
        </w:pPrChange>
      </w:pPr>
      <w:del w:id="3057" w:author="Kelvin Sung" w:date="2021-04-22T15:00:00Z">
        <w:r w:rsidRPr="006A27C6" w:rsidDel="004C1133">
          <w:delText xml:space="preserve">            this.</w:delText>
        </w:r>
        <w:r w:rsidDel="004C1133">
          <w:delText>m</w:delText>
        </w:r>
        <w:r w:rsidRPr="006A27C6" w:rsidDel="004C1133">
          <w:delText>CurrentAnimAdvance = -1 * this.</w:delText>
        </w:r>
        <w:r w:rsidDel="004C1133">
          <w:delText>m</w:delText>
        </w:r>
        <w:r w:rsidRPr="006A27C6" w:rsidDel="004C1133">
          <w:delText xml:space="preserve">CurrentAnimAdvance; </w:delText>
        </w:r>
      </w:del>
    </w:p>
    <w:p w14:paraId="20E94F5F" w14:textId="639DD88B" w:rsidR="000635BF" w:rsidRPr="006A27C6" w:rsidDel="004C1133" w:rsidRDefault="000635BF">
      <w:pPr>
        <w:pStyle w:val="BodyTextFirst"/>
        <w:rPr>
          <w:del w:id="3058" w:author="Kelvin Sung" w:date="2021-04-22T15:00:00Z"/>
        </w:rPr>
        <w:pPrChange w:id="3059" w:author="Kelvin Sung" w:date="2021-04-22T15:00:00Z">
          <w:pPr>
            <w:pStyle w:val="Code"/>
          </w:pPr>
        </w:pPrChange>
      </w:pPr>
      <w:del w:id="3060" w:author="Kelvin Sung" w:date="2021-04-22T15:00:00Z">
        <w:r w:rsidRPr="006A27C6" w:rsidDel="004C1133">
          <w:delText xml:space="preserve">            this.</w:delText>
        </w:r>
        <w:r w:rsidDel="004C1133">
          <w:delText>m</w:delText>
        </w:r>
        <w:r w:rsidRPr="006A27C6" w:rsidDel="004C1133">
          <w:delText>CurrentElm += 2*this.</w:delText>
        </w:r>
        <w:r w:rsidDel="004C1133">
          <w:delText>m</w:delText>
        </w:r>
        <w:r w:rsidRPr="006A27C6" w:rsidDel="004C1133">
          <w:delText>CurrentAnimAdvance;</w:delText>
        </w:r>
      </w:del>
    </w:p>
    <w:p w14:paraId="3196A696" w14:textId="5E87B7CA" w:rsidR="000635BF" w:rsidRPr="006A27C6" w:rsidDel="004C1133" w:rsidRDefault="000635BF">
      <w:pPr>
        <w:pStyle w:val="BodyTextFirst"/>
        <w:rPr>
          <w:del w:id="3061" w:author="Kelvin Sung" w:date="2021-04-22T15:00:00Z"/>
        </w:rPr>
        <w:pPrChange w:id="3062" w:author="Kelvin Sung" w:date="2021-04-22T15:00:00Z">
          <w:pPr>
            <w:pStyle w:val="Code"/>
          </w:pPr>
        </w:pPrChange>
      </w:pPr>
      <w:del w:id="3063" w:author="Kelvin Sung" w:date="2021-04-22T15:00:00Z">
        <w:r w:rsidRPr="006A27C6" w:rsidDel="004C1133">
          <w:delText xml:space="preserve">            break;</w:delText>
        </w:r>
      </w:del>
    </w:p>
    <w:p w14:paraId="7B818F5F" w14:textId="17A2B6FF" w:rsidR="000635BF" w:rsidRPr="006A27C6" w:rsidDel="004C1133" w:rsidRDefault="000635BF">
      <w:pPr>
        <w:pStyle w:val="BodyTextFirst"/>
        <w:rPr>
          <w:del w:id="3064" w:author="Kelvin Sung" w:date="2021-04-22T15:00:00Z"/>
        </w:rPr>
        <w:pPrChange w:id="3065" w:author="Kelvin Sung" w:date="2021-04-22T15:00:00Z">
          <w:pPr>
            <w:pStyle w:val="Code"/>
          </w:pPr>
        </w:pPrChange>
      </w:pPr>
    </w:p>
    <w:p w14:paraId="34662945" w14:textId="07818EA5" w:rsidR="000635BF" w:rsidRPr="006A27C6" w:rsidDel="004C1133" w:rsidRDefault="000635BF">
      <w:pPr>
        <w:pStyle w:val="BodyTextFirst"/>
        <w:rPr>
          <w:del w:id="3066" w:author="Kelvin Sung" w:date="2021-04-22T15:00:00Z"/>
        </w:rPr>
        <w:pPrChange w:id="3067" w:author="Kelvin Sung" w:date="2021-04-22T15:00:00Z">
          <w:pPr>
            <w:pStyle w:val="Code"/>
          </w:pPr>
        </w:pPrChange>
      </w:pPr>
      <w:del w:id="3068" w:author="Kelvin Sung" w:date="2021-04-22T15:00:00Z">
        <w:r w:rsidRPr="006A27C6" w:rsidDel="004C1133">
          <w:delText xml:space="preserve">        case SpriteAnimateRenderable.eAnimationType.eAnimateLeft:</w:delText>
        </w:r>
      </w:del>
    </w:p>
    <w:p w14:paraId="4E4A1C59" w14:textId="0D978CA4" w:rsidR="000635BF" w:rsidRPr="006A27C6" w:rsidDel="004C1133" w:rsidRDefault="000635BF">
      <w:pPr>
        <w:pStyle w:val="BodyTextFirst"/>
        <w:rPr>
          <w:del w:id="3069" w:author="Kelvin Sung" w:date="2021-04-22T15:00:00Z"/>
        </w:rPr>
        <w:pPrChange w:id="3070" w:author="Kelvin Sung" w:date="2021-04-22T15:00:00Z">
          <w:pPr>
            <w:pStyle w:val="Code"/>
          </w:pPr>
        </w:pPrChange>
      </w:pPr>
      <w:del w:id="3071"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 xml:space="preserve">NumElems - 1; </w:delText>
        </w:r>
      </w:del>
    </w:p>
    <w:p w14:paraId="0C2E6BD6" w14:textId="30C070CB" w:rsidR="000635BF" w:rsidRPr="006A27C6" w:rsidDel="004C1133" w:rsidRDefault="000635BF">
      <w:pPr>
        <w:pStyle w:val="BodyTextFirst"/>
        <w:rPr>
          <w:del w:id="3072" w:author="Kelvin Sung" w:date="2021-04-22T15:00:00Z"/>
        </w:rPr>
        <w:pPrChange w:id="3073" w:author="Kelvin Sung" w:date="2021-04-22T15:00:00Z">
          <w:pPr>
            <w:pStyle w:val="Code"/>
          </w:pPr>
        </w:pPrChange>
      </w:pPr>
      <w:del w:id="3074" w:author="Kelvin Sung" w:date="2021-04-22T15:00:00Z">
        <w:r w:rsidRPr="006A27C6" w:rsidDel="004C1133">
          <w:lastRenderedPageBreak/>
          <w:delText xml:space="preserve">            this.</w:delText>
        </w:r>
        <w:r w:rsidDel="004C1133">
          <w:delText>m</w:delText>
        </w:r>
        <w:r w:rsidRPr="006A27C6" w:rsidDel="004C1133">
          <w:delText>CurrentAnimAdvance = -1; // either 1 or -1</w:delText>
        </w:r>
      </w:del>
    </w:p>
    <w:p w14:paraId="6BEB9AA0" w14:textId="4CD09078" w:rsidR="000635BF" w:rsidRPr="006A27C6" w:rsidDel="004C1133" w:rsidRDefault="000635BF">
      <w:pPr>
        <w:pStyle w:val="BodyTextFirst"/>
        <w:rPr>
          <w:del w:id="3075" w:author="Kelvin Sung" w:date="2021-04-22T15:00:00Z"/>
        </w:rPr>
        <w:pPrChange w:id="3076" w:author="Kelvin Sung" w:date="2021-04-22T15:00:00Z">
          <w:pPr>
            <w:pStyle w:val="Code"/>
          </w:pPr>
        </w:pPrChange>
      </w:pPr>
      <w:del w:id="3077" w:author="Kelvin Sung" w:date="2021-04-22T15:00:00Z">
        <w:r w:rsidRPr="006A27C6" w:rsidDel="004C1133">
          <w:delText xml:space="preserve">            break;</w:delText>
        </w:r>
      </w:del>
    </w:p>
    <w:p w14:paraId="4897DA92" w14:textId="44CEB02D" w:rsidR="000635BF" w:rsidRPr="006A27C6" w:rsidDel="004C1133" w:rsidRDefault="000635BF">
      <w:pPr>
        <w:pStyle w:val="BodyTextFirst"/>
        <w:rPr>
          <w:del w:id="3078" w:author="Kelvin Sung" w:date="2021-04-22T15:00:00Z"/>
        </w:rPr>
        <w:pPrChange w:id="3079" w:author="Kelvin Sung" w:date="2021-04-22T15:00:00Z">
          <w:pPr>
            <w:pStyle w:val="Code"/>
          </w:pPr>
        </w:pPrChange>
      </w:pPr>
      <w:del w:id="3080" w:author="Kelvin Sung" w:date="2021-04-22T15:00:00Z">
        <w:r w:rsidRPr="006A27C6" w:rsidDel="004C1133">
          <w:delText xml:space="preserve">    }</w:delText>
        </w:r>
      </w:del>
    </w:p>
    <w:p w14:paraId="04A8E2FE" w14:textId="2F1184E8" w:rsidR="000635BF" w:rsidRPr="006A27C6" w:rsidDel="004C1133" w:rsidRDefault="000635BF">
      <w:pPr>
        <w:pStyle w:val="BodyTextFirst"/>
        <w:rPr>
          <w:del w:id="3081" w:author="Kelvin Sung" w:date="2021-04-22T15:00:00Z"/>
        </w:rPr>
        <w:pPrChange w:id="3082" w:author="Kelvin Sung" w:date="2021-04-22T15:00:00Z">
          <w:pPr>
            <w:pStyle w:val="Code"/>
          </w:pPr>
        </w:pPrChange>
      </w:pPr>
      <w:del w:id="3083" w:author="Kelvin Sung" w:date="2021-04-22T15:00:00Z">
        <w:r w:rsidRPr="006A27C6" w:rsidDel="004C1133">
          <w:delText xml:space="preserve">    this._</w:delText>
        </w:r>
        <w:r w:rsidDel="004C1133">
          <w:delText>set</w:delText>
        </w:r>
        <w:r w:rsidRPr="006A27C6" w:rsidDel="004C1133">
          <w:delText>SpriteElement();</w:delText>
        </w:r>
      </w:del>
    </w:p>
    <w:p w14:paraId="5E18D67B" w14:textId="6BC18409" w:rsidR="000635BF" w:rsidRPr="006A27C6" w:rsidDel="004C1133" w:rsidRDefault="000635BF">
      <w:pPr>
        <w:pStyle w:val="BodyTextFirst"/>
        <w:rPr>
          <w:del w:id="3084" w:author="Kelvin Sung" w:date="2021-04-22T15:00:00Z"/>
        </w:rPr>
        <w:pPrChange w:id="3085" w:author="Kelvin Sung" w:date="2021-04-22T15:00:00Z">
          <w:pPr>
            <w:pStyle w:val="Code"/>
          </w:pPr>
        </w:pPrChange>
      </w:pPr>
      <w:del w:id="3086" w:author="Kelvin Sung" w:date="2021-04-22T15:00:00Z">
        <w:r w:rsidRPr="006A27C6" w:rsidDel="004C1133">
          <w:delText>};</w:delText>
        </w:r>
      </w:del>
    </w:p>
    <w:p w14:paraId="79E90CF7" w14:textId="13F3E7AD" w:rsidR="000635BF" w:rsidDel="004C1133" w:rsidRDefault="000635BF">
      <w:pPr>
        <w:pStyle w:val="BodyTextFirst"/>
        <w:rPr>
          <w:del w:id="3087" w:author="Kelvin Sung" w:date="2021-04-22T15:00:00Z"/>
        </w:rPr>
        <w:pPrChange w:id="3088" w:author="Kelvin Sung" w:date="2021-04-22T15:00:00Z">
          <w:pPr>
            <w:pStyle w:val="BodyTextCont"/>
          </w:pPr>
        </w:pPrChange>
      </w:pPr>
      <w:del w:id="3089" w:author="Kelvin Sung" w:date="2021-04-22T15:00:00Z">
        <w:r w:rsidDel="004C1133">
          <w:delText xml:space="preserve">The previous code </w:delText>
        </w:r>
        <w:r w:rsidRPr="000635BF" w:rsidDel="004C1133">
          <w:delText>shows</w:delText>
        </w:r>
        <w:r w:rsidDel="004C1133">
          <w:delText xml:space="preserve"> that </w:delText>
        </w:r>
        <w:r w:rsidRPr="00113709" w:rsidDel="004C1133">
          <w:rPr>
            <w:rStyle w:val="CodeInline"/>
          </w:rPr>
          <w:delText>mCurrentElm</w:delText>
        </w:r>
        <w:r w:rsidDel="004C1133">
          <w:delText xml:space="preserve"> is the number of elements offset from the leftmost element, and </w:delText>
        </w:r>
        <w:r w:rsidRPr="00113709" w:rsidDel="004C1133">
          <w:rPr>
            <w:rStyle w:val="CodeInline"/>
          </w:rPr>
          <w:delText>mCurrentAnimAdvance</w:delText>
        </w:r>
        <w:r w:rsidDel="004C1133">
          <w:delText xml:space="preserve"> records whether the </w:delText>
        </w:r>
        <w:r w:rsidRPr="000E49C3" w:rsidDel="004C1133">
          <w:rPr>
            <w:rStyle w:val="CodeInline"/>
          </w:rPr>
          <w:delText>mCurrentElm</w:delText>
        </w:r>
        <w:r w:rsidDel="004C1133">
          <w:delText xml:space="preserve"> offset should be incremented (for rightward animation) or decremented (for leftward animation) during each update.</w:delText>
        </w:r>
      </w:del>
    </w:p>
    <w:p w14:paraId="7CA3493A" w14:textId="06F91BD9" w:rsidR="000635BF" w:rsidRPr="006A27C6" w:rsidDel="004C1133" w:rsidRDefault="000635BF">
      <w:pPr>
        <w:pStyle w:val="BodyTextFirst"/>
        <w:rPr>
          <w:del w:id="3090" w:author="Kelvin Sung" w:date="2021-04-22T15:00:00Z"/>
        </w:rPr>
        <w:pPrChange w:id="3091" w:author="Kelvin Sung" w:date="2021-04-22T15:00:00Z">
          <w:pPr>
            <w:pStyle w:val="BodyTextCont"/>
          </w:pPr>
        </w:pPrChange>
      </w:pPr>
      <w:del w:id="3092" w:author="Kelvin Sung" w:date="2021-04-22T15:00:00Z">
        <w:r w:rsidDel="004C1133">
          <w:delText>T</w:delText>
        </w:r>
        <w:r w:rsidRPr="006A27C6" w:rsidDel="004C1133">
          <w:delText xml:space="preserve">he </w:delText>
        </w:r>
        <w:r w:rsidRPr="006A27C6" w:rsidDel="004C1133">
          <w:rPr>
            <w:rStyle w:val="CodeInline"/>
          </w:rPr>
          <w:delText>_</w:delText>
        </w:r>
        <w:r w:rsidDel="004C1133">
          <w:rPr>
            <w:rStyle w:val="CodeInline"/>
          </w:rPr>
          <w:delText>set</w:delText>
        </w:r>
        <w:r w:rsidRPr="006A27C6" w:rsidDel="004C1133">
          <w:rPr>
            <w:rStyle w:val="CodeInline"/>
          </w:rPr>
          <w:delText>SpriteElement</w:delText>
        </w:r>
        <w:r w:rsidDel="004C1133">
          <w:rPr>
            <w:rStyle w:val="CodeInline"/>
          </w:rPr>
          <w:delText>()</w:delText>
        </w:r>
        <w:r w:rsidDel="004C1133">
          <w:rPr>
            <w:rStyle w:val="CodeInline"/>
          </w:rPr>
          <w:fldChar w:fldCharType="begin"/>
        </w:r>
        <w:r w:rsidDel="004C1133">
          <w:delInstrText xml:space="preserve"> XE "</w:delInstrText>
        </w:r>
        <w:r w:rsidRPr="00964450" w:rsidDel="004C1133">
          <w:rPr>
            <w:rStyle w:val="CodeInline"/>
          </w:rPr>
          <w:delInstrText>Sprite animations:setSpriteElement()</w:delInstrText>
        </w:r>
        <w:r w:rsidDel="004C1133">
          <w:delInstrText xml:space="preserve">" </w:delInstrText>
        </w:r>
        <w:r w:rsidDel="004C1133">
          <w:rPr>
            <w:rStyle w:val="CodeInline"/>
          </w:rPr>
          <w:fldChar w:fldCharType="end"/>
        </w:r>
        <w:r w:rsidRPr="006A27C6" w:rsidDel="004C1133">
          <w:delText xml:space="preserve"> is </w:delText>
        </w:r>
        <w:r w:rsidRPr="000635BF" w:rsidDel="004C1133">
          <w:delText>called</w:delText>
        </w:r>
        <w:r w:rsidRPr="006A27C6" w:rsidDel="004C1133">
          <w:delText xml:space="preserve"> </w:delText>
        </w:r>
        <w:r w:rsidDel="004C1133">
          <w:delText xml:space="preserve">to set the uv values that correspond to the currently identified sprite element for displaying on the geometry (by the superclass, </w:delText>
        </w:r>
        <w:r w:rsidRPr="00BC38CA" w:rsidDel="004C1133">
          <w:rPr>
            <w:rStyle w:val="CodeInline"/>
          </w:rPr>
          <w:delText>SpriteRenderable</w:delText>
        </w:r>
        <w:r w:rsidDel="004C1133">
          <w:delText>).</w:delText>
        </w:r>
      </w:del>
    </w:p>
    <w:p w14:paraId="1F3D2CAF" w14:textId="2C9C02AE" w:rsidR="000635BF" w:rsidRPr="006A27C6" w:rsidDel="004C1133" w:rsidRDefault="000635BF">
      <w:pPr>
        <w:pStyle w:val="BodyTextFirst"/>
        <w:rPr>
          <w:del w:id="3093" w:author="Kelvin Sung" w:date="2021-04-22T15:00:00Z"/>
        </w:rPr>
        <w:pPrChange w:id="3094" w:author="Kelvin Sung" w:date="2021-04-22T15:00:00Z">
          <w:pPr>
            <w:pStyle w:val="NumList"/>
            <w:numPr>
              <w:numId w:val="14"/>
            </w:numPr>
          </w:pPr>
        </w:pPrChange>
      </w:pPr>
      <w:del w:id="3095" w:author="Kelvin Sung" w:date="2021-04-22T15:00:00Z">
        <w:r w:rsidRPr="006A27C6" w:rsidDel="004C1133">
          <w:delText xml:space="preserve">Define </w:delText>
        </w:r>
        <w:r w:rsidDel="004C1133">
          <w:delText xml:space="preserve">the </w:delText>
        </w:r>
        <w:r w:rsidRPr="009A1AD0" w:rsidDel="004C1133">
          <w:rPr>
            <w:rStyle w:val="CodeInline"/>
          </w:rPr>
          <w:delText>_setSpriteElement()</w:delText>
        </w:r>
        <w:r w:rsidDel="004C1133">
          <w:delText xml:space="preserve"> f</w:delText>
        </w:r>
        <w:r w:rsidRPr="006A27C6" w:rsidDel="004C1133">
          <w:delText xml:space="preserve">unction to </w:delText>
        </w:r>
        <w:r w:rsidDel="004C1133">
          <w:delText xml:space="preserve">compute and load the uv </w:delText>
        </w:r>
        <w:r w:rsidRPr="000635BF" w:rsidDel="004C1133">
          <w:delText>values</w:delText>
        </w:r>
        <w:r w:rsidDel="004C1133">
          <w:delText xml:space="preserve"> of the currently identified sprite element for rendering.</w:delText>
        </w:r>
      </w:del>
    </w:p>
    <w:p w14:paraId="08E7FDBC" w14:textId="61AE5FDE" w:rsidR="000635BF" w:rsidRPr="006A27C6" w:rsidDel="004C1133" w:rsidRDefault="000635BF">
      <w:pPr>
        <w:pStyle w:val="BodyTextFirst"/>
        <w:rPr>
          <w:del w:id="3096" w:author="Kelvin Sung" w:date="2021-04-22T15:00:00Z"/>
        </w:rPr>
        <w:pPrChange w:id="3097" w:author="Kelvin Sung" w:date="2021-04-22T15:00:00Z">
          <w:pPr>
            <w:pStyle w:val="Code"/>
          </w:pPr>
        </w:pPrChange>
      </w:pPr>
      <w:del w:id="3098" w:author="Kelvin Sung" w:date="2021-04-22T15:00:00Z">
        <w:r w:rsidRPr="006A27C6" w:rsidDel="004C1133">
          <w:delText>SpriteAnimateRenderable.prototype._</w:delText>
        </w:r>
        <w:r w:rsidDel="004C1133">
          <w:delText>set</w:delText>
        </w:r>
        <w:r w:rsidRPr="006A27C6" w:rsidDel="004C1133">
          <w:delText>SpriteElement = function()</w:delText>
        </w:r>
        <w:r w:rsidDel="004C1133">
          <w:delText xml:space="preserve"> </w:delText>
        </w:r>
        <w:r w:rsidRPr="006A27C6" w:rsidDel="004C1133">
          <w:delText>{</w:delText>
        </w:r>
      </w:del>
    </w:p>
    <w:p w14:paraId="46FDC5B3" w14:textId="234E3F0C" w:rsidR="000635BF" w:rsidRPr="006A27C6" w:rsidDel="004C1133" w:rsidRDefault="000635BF">
      <w:pPr>
        <w:pStyle w:val="BodyTextFirst"/>
        <w:rPr>
          <w:del w:id="3099" w:author="Kelvin Sung" w:date="2021-04-22T15:00:00Z"/>
        </w:rPr>
        <w:pPrChange w:id="3100" w:author="Kelvin Sung" w:date="2021-04-22T15:00:00Z">
          <w:pPr>
            <w:pStyle w:val="Code"/>
          </w:pPr>
        </w:pPrChange>
      </w:pPr>
      <w:del w:id="3101" w:author="Kelvin Sung" w:date="2021-04-22T15:00:00Z">
        <w:r w:rsidRPr="006A27C6" w:rsidDel="004C1133">
          <w:delText xml:space="preserve">    var left = this.</w:delText>
        </w:r>
        <w:r w:rsidDel="004C1133">
          <w:delText>m</w:delText>
        </w:r>
        <w:r w:rsidRPr="006A27C6" w:rsidDel="004C1133">
          <w:delText>FirstElmLeft + (this.</w:delText>
        </w:r>
        <w:r w:rsidDel="004C1133">
          <w:delText>m</w:delText>
        </w:r>
        <w:r w:rsidRPr="006A27C6" w:rsidDel="004C1133">
          <w:delText>CurrentElm * (this.</w:delText>
        </w:r>
        <w:r w:rsidDel="004C1133">
          <w:delText>m</w:delText>
        </w:r>
        <w:r w:rsidRPr="006A27C6" w:rsidDel="004C1133">
          <w:delText>ElmWidth + this.</w:delText>
        </w:r>
        <w:r w:rsidDel="004C1133">
          <w:delText>m</w:delText>
        </w:r>
        <w:r w:rsidRPr="006A27C6" w:rsidDel="004C1133">
          <w:delText>WidthPadding));</w:delText>
        </w:r>
      </w:del>
    </w:p>
    <w:p w14:paraId="10964AE8" w14:textId="0BD585D5" w:rsidR="000635BF" w:rsidRPr="006A27C6" w:rsidDel="004C1133" w:rsidRDefault="000635BF">
      <w:pPr>
        <w:pStyle w:val="BodyTextFirst"/>
        <w:rPr>
          <w:del w:id="3102" w:author="Kelvin Sung" w:date="2021-04-22T15:00:00Z"/>
        </w:rPr>
        <w:pPrChange w:id="3103" w:author="Kelvin Sung" w:date="2021-04-22T15:00:00Z">
          <w:pPr>
            <w:pStyle w:val="Code"/>
          </w:pPr>
        </w:pPrChange>
      </w:pPr>
    </w:p>
    <w:p w14:paraId="70C468D1" w14:textId="1176FABC" w:rsidR="000635BF" w:rsidRPr="006A27C6" w:rsidDel="004C1133" w:rsidRDefault="000635BF">
      <w:pPr>
        <w:pStyle w:val="BodyTextFirst"/>
        <w:rPr>
          <w:del w:id="3104" w:author="Kelvin Sung" w:date="2021-04-22T15:00:00Z"/>
        </w:rPr>
        <w:pPrChange w:id="3105" w:author="Kelvin Sung" w:date="2021-04-22T15:00:00Z">
          <w:pPr>
            <w:pStyle w:val="Code"/>
          </w:pPr>
        </w:pPrChange>
      </w:pPr>
      <w:del w:id="3106" w:author="Kelvin Sung" w:date="2021-04-22T15:00:00Z">
        <w:r w:rsidRPr="006A27C6" w:rsidDel="004C1133">
          <w:delText xml:space="preserve">    SpriteRenderable.prototype.</w:delText>
        </w:r>
        <w:r w:rsidDel="004C1133">
          <w:delText>setElementUVCoordinate</w:delText>
        </w:r>
        <w:r w:rsidRPr="006A27C6" w:rsidDel="004C1133">
          <w:delText xml:space="preserve">.call(this, left, </w:delText>
        </w:r>
      </w:del>
    </w:p>
    <w:p w14:paraId="39F5FF28" w14:textId="227FB099" w:rsidR="000635BF" w:rsidRPr="006A27C6" w:rsidDel="004C1133" w:rsidRDefault="000635BF">
      <w:pPr>
        <w:pStyle w:val="BodyTextFirst"/>
        <w:rPr>
          <w:del w:id="3107" w:author="Kelvin Sung" w:date="2021-04-22T15:00:00Z"/>
        </w:rPr>
        <w:pPrChange w:id="3108" w:author="Kelvin Sung" w:date="2021-04-22T15:00:00Z">
          <w:pPr>
            <w:pStyle w:val="Code"/>
          </w:pPr>
        </w:pPrChange>
      </w:pPr>
      <w:del w:id="3109" w:author="Kelvin Sung" w:date="2021-04-22T15:00:00Z">
        <w:r w:rsidRPr="006A27C6" w:rsidDel="004C1133">
          <w:delText xml:space="preserve">                                                left+this.</w:delText>
        </w:r>
        <w:r w:rsidDel="004C1133">
          <w:delText>m</w:delText>
        </w:r>
        <w:r w:rsidRPr="006A27C6" w:rsidDel="004C1133">
          <w:delText xml:space="preserve">ElmWidth, </w:delText>
        </w:r>
      </w:del>
    </w:p>
    <w:p w14:paraId="2D4A644B" w14:textId="7B2FD5A7" w:rsidR="000635BF" w:rsidRPr="006A27C6" w:rsidDel="004C1133" w:rsidRDefault="000635BF">
      <w:pPr>
        <w:pStyle w:val="BodyTextFirst"/>
        <w:rPr>
          <w:del w:id="3110" w:author="Kelvin Sung" w:date="2021-04-22T15:00:00Z"/>
        </w:rPr>
        <w:pPrChange w:id="3111" w:author="Kelvin Sung" w:date="2021-04-22T15:00:00Z">
          <w:pPr>
            <w:pStyle w:val="Code"/>
          </w:pPr>
        </w:pPrChange>
      </w:pPr>
      <w:del w:id="3112" w:author="Kelvin Sung" w:date="2021-04-22T15:00:00Z">
        <w:r w:rsidRPr="006A27C6" w:rsidDel="004C1133">
          <w:delText xml:space="preserve">                                                this.</w:delText>
        </w:r>
        <w:r w:rsidDel="004C1133">
          <w:delText>m</w:delText>
        </w:r>
        <w:r w:rsidRPr="006A27C6" w:rsidDel="004C1133">
          <w:delText>ElmTop-this.</w:delText>
        </w:r>
        <w:r w:rsidDel="004C1133">
          <w:delText>m</w:delText>
        </w:r>
        <w:r w:rsidRPr="006A27C6" w:rsidDel="004C1133">
          <w:delText xml:space="preserve">ElmHeight, </w:delText>
        </w:r>
      </w:del>
    </w:p>
    <w:p w14:paraId="19F66505" w14:textId="0D7A11C9" w:rsidR="000635BF" w:rsidRPr="006A27C6" w:rsidDel="004C1133" w:rsidRDefault="000635BF">
      <w:pPr>
        <w:pStyle w:val="BodyTextFirst"/>
        <w:rPr>
          <w:del w:id="3113" w:author="Kelvin Sung" w:date="2021-04-22T15:00:00Z"/>
        </w:rPr>
        <w:pPrChange w:id="3114" w:author="Kelvin Sung" w:date="2021-04-22T15:00:00Z">
          <w:pPr>
            <w:pStyle w:val="Code"/>
          </w:pPr>
        </w:pPrChange>
      </w:pPr>
      <w:del w:id="3115" w:author="Kelvin Sung" w:date="2021-04-22T15:00:00Z">
        <w:r w:rsidRPr="006A27C6" w:rsidDel="004C1133">
          <w:delText xml:space="preserve">                                                this.</w:delText>
        </w:r>
        <w:r w:rsidDel="004C1133">
          <w:delText>m</w:delText>
        </w:r>
        <w:r w:rsidRPr="006A27C6" w:rsidDel="004C1133">
          <w:delText>ElmTop);</w:delText>
        </w:r>
      </w:del>
    </w:p>
    <w:p w14:paraId="1C8E2724" w14:textId="35C5EDC0" w:rsidR="000635BF" w:rsidRPr="006A27C6" w:rsidDel="004C1133" w:rsidRDefault="000635BF">
      <w:pPr>
        <w:pStyle w:val="BodyTextFirst"/>
        <w:rPr>
          <w:del w:id="3116" w:author="Kelvin Sung" w:date="2021-04-22T15:00:00Z"/>
        </w:rPr>
        <w:pPrChange w:id="3117" w:author="Kelvin Sung" w:date="2021-04-22T15:00:00Z">
          <w:pPr>
            <w:pStyle w:val="Code"/>
          </w:pPr>
        </w:pPrChange>
      </w:pPr>
      <w:del w:id="3118" w:author="Kelvin Sung" w:date="2021-04-22T15:00:00Z">
        <w:r w:rsidRPr="006A27C6" w:rsidDel="004C1133">
          <w:delText>};</w:delText>
        </w:r>
      </w:del>
    </w:p>
    <w:p w14:paraId="14805E02" w14:textId="07F3E1A9" w:rsidR="000635BF" w:rsidRPr="006A27C6" w:rsidDel="004C1133" w:rsidRDefault="000635BF">
      <w:pPr>
        <w:pStyle w:val="BodyTextFirst"/>
        <w:rPr>
          <w:del w:id="3119" w:author="Kelvin Sung" w:date="2021-04-22T15:00:00Z"/>
        </w:rPr>
        <w:pPrChange w:id="3120" w:author="Kelvin Sung" w:date="2021-04-22T15:00:00Z">
          <w:pPr>
            <w:pStyle w:val="BodyTextCont"/>
          </w:pPr>
        </w:pPrChange>
      </w:pPr>
      <w:del w:id="3121" w:author="Kelvin Sung" w:date="2021-04-22T15:00:00Z">
        <w:r w:rsidDel="004C1133">
          <w:delText xml:space="preserve">The variable </w:delText>
        </w:r>
        <w:r w:rsidRPr="00B13EF7" w:rsidDel="004C1133">
          <w:rPr>
            <w:rStyle w:val="CodeInline"/>
          </w:rPr>
          <w:delText>left</w:delText>
        </w:r>
        <w:r w:rsidRPr="006A27C6" w:rsidDel="004C1133">
          <w:delText xml:space="preserve"> is</w:delText>
        </w:r>
        <w:r w:rsidDel="004C1133">
          <w:delText xml:space="preserve"> the</w:delText>
        </w:r>
        <w:r w:rsidRPr="006A27C6" w:rsidDel="004C1133">
          <w:delText xml:space="preserve"> </w:delText>
        </w:r>
        <w:r w:rsidRPr="000635BF" w:rsidDel="004C1133">
          <w:delText>left</w:delText>
        </w:r>
        <w:r w:rsidDel="004C1133">
          <w:delText xml:space="preserve"> u value of </w:delText>
        </w:r>
        <w:r w:rsidRPr="00B13EF7" w:rsidDel="004C1133">
          <w:rPr>
            <w:rStyle w:val="CodeInline"/>
          </w:rPr>
          <w:delText>mCurrentElm</w:delText>
        </w:r>
        <w:r w:rsidDel="004C1133">
          <w:delText xml:space="preserve">. Based on this value, the right, bottom, and top uv values can be derived and set to </w:delText>
        </w:r>
        <w:r w:rsidRPr="00B13EF7" w:rsidDel="004C1133">
          <w:rPr>
            <w:rStyle w:val="CodeInline"/>
          </w:rPr>
          <w:delText>SpriteRenderable</w:delText>
        </w:r>
        <w:r w:rsidDel="004C1133">
          <w:delText xml:space="preserve">. </w:delText>
        </w:r>
      </w:del>
    </w:p>
    <w:p w14:paraId="1BA3229C" w14:textId="15B4EAAE" w:rsidR="000635BF" w:rsidRPr="006A27C6" w:rsidDel="004C1133" w:rsidRDefault="000635BF">
      <w:pPr>
        <w:pStyle w:val="BodyTextFirst"/>
        <w:rPr>
          <w:del w:id="3122" w:author="Kelvin Sung" w:date="2021-04-22T15:00:00Z"/>
        </w:rPr>
        <w:pPrChange w:id="3123" w:author="Kelvin Sung" w:date="2021-04-22T15:00:00Z">
          <w:pPr>
            <w:pStyle w:val="NumList"/>
            <w:numPr>
              <w:numId w:val="14"/>
            </w:numPr>
          </w:pPr>
        </w:pPrChange>
      </w:pPr>
      <w:del w:id="3124" w:author="Kelvin Sung" w:date="2021-04-22T15:00:00Z">
        <w:r w:rsidRPr="000635BF" w:rsidDel="004C1133">
          <w:delText>Define</w:delText>
        </w:r>
        <w:r w:rsidDel="004C1133">
          <w:delText xml:space="preserve"> </w:delText>
        </w:r>
        <w:r w:rsidRPr="006A27C6" w:rsidDel="004C1133">
          <w:delText xml:space="preserve">a function </w:delText>
        </w:r>
        <w:r w:rsidDel="004C1133">
          <w:delText>to allow game programmers to specify a sprite animation.</w:delText>
        </w:r>
      </w:del>
    </w:p>
    <w:p w14:paraId="5C7370C5" w14:textId="6C940C6A" w:rsidR="000635BF" w:rsidRPr="006A27C6" w:rsidDel="004C1133" w:rsidRDefault="000635BF">
      <w:pPr>
        <w:pStyle w:val="BodyTextFirst"/>
        <w:rPr>
          <w:del w:id="3125" w:author="Kelvin Sung" w:date="2021-04-22T15:00:00Z"/>
        </w:rPr>
        <w:pPrChange w:id="3126" w:author="Kelvin Sung" w:date="2021-04-22T15:00:00Z">
          <w:pPr>
            <w:pStyle w:val="Code"/>
          </w:pPr>
        </w:pPrChange>
      </w:pPr>
      <w:del w:id="3127" w:author="Kelvin Sung" w:date="2021-04-22T15:00:00Z">
        <w:r w:rsidRPr="006A27C6" w:rsidDel="004C1133">
          <w:delText>// Always set the right-most element to be the first</w:delText>
        </w:r>
      </w:del>
    </w:p>
    <w:p w14:paraId="53BA14F3" w14:textId="2B9B124B" w:rsidR="000635BF" w:rsidRPr="006A27C6" w:rsidDel="004C1133" w:rsidRDefault="000635BF">
      <w:pPr>
        <w:pStyle w:val="BodyTextFirst"/>
        <w:rPr>
          <w:del w:id="3128" w:author="Kelvin Sung" w:date="2021-04-22T15:00:00Z"/>
        </w:rPr>
        <w:pPrChange w:id="3129" w:author="Kelvin Sung" w:date="2021-04-22T15:00:00Z">
          <w:pPr>
            <w:pStyle w:val="Code"/>
          </w:pPr>
        </w:pPrChange>
      </w:pPr>
      <w:del w:id="3130" w:author="Kelvin Sung" w:date="2021-04-22T15:00:00Z">
        <w:r w:rsidRPr="006A27C6" w:rsidDel="004C1133">
          <w:delText>SpriteAnimateRenderable.prototype.</w:delText>
        </w:r>
        <w:r w:rsidDel="004C1133">
          <w:delText>set</w:delText>
        </w:r>
        <w:r w:rsidRPr="006A27C6" w:rsidDel="004C1133">
          <w:delText>SpriteSequence = function(</w:delText>
        </w:r>
      </w:del>
    </w:p>
    <w:p w14:paraId="24C290E3" w14:textId="2885B15F" w:rsidR="000635BF" w:rsidRPr="006A27C6" w:rsidDel="004C1133" w:rsidRDefault="000635BF">
      <w:pPr>
        <w:pStyle w:val="BodyTextFirst"/>
        <w:rPr>
          <w:del w:id="3131" w:author="Kelvin Sung" w:date="2021-04-22T15:00:00Z"/>
        </w:rPr>
        <w:pPrChange w:id="3132" w:author="Kelvin Sung" w:date="2021-04-22T15:00:00Z">
          <w:pPr>
            <w:pStyle w:val="Code"/>
          </w:pPr>
        </w:pPrChange>
      </w:pPr>
      <w:del w:id="3133" w:author="Kelvin Sung" w:date="2021-04-22T15:00:00Z">
        <w:r w:rsidRPr="006A27C6" w:rsidDel="004C1133">
          <w:delText xml:space="preserve">        topPixel,         // offset from top-left</w:delText>
        </w:r>
      </w:del>
    </w:p>
    <w:p w14:paraId="573D0970" w14:textId="7FFAF96D" w:rsidR="000635BF" w:rsidRPr="006A27C6" w:rsidDel="004C1133" w:rsidRDefault="000635BF">
      <w:pPr>
        <w:pStyle w:val="BodyTextFirst"/>
        <w:rPr>
          <w:del w:id="3134" w:author="Kelvin Sung" w:date="2021-04-22T15:00:00Z"/>
        </w:rPr>
        <w:pPrChange w:id="3135" w:author="Kelvin Sung" w:date="2021-04-22T15:00:00Z">
          <w:pPr>
            <w:pStyle w:val="Code"/>
          </w:pPr>
        </w:pPrChange>
      </w:pPr>
      <w:del w:id="3136" w:author="Kelvin Sung" w:date="2021-04-22T15:00:00Z">
        <w:r w:rsidRPr="006A27C6" w:rsidDel="004C1133">
          <w:delText xml:space="preserve">        rightPixel,       </w:delText>
        </w:r>
        <w:r w:rsidDel="004C1133">
          <w:delText xml:space="preserve"> </w:delText>
        </w:r>
        <w:r w:rsidRPr="006A27C6" w:rsidDel="004C1133">
          <w:delText>// offset from top-left</w:delText>
        </w:r>
      </w:del>
    </w:p>
    <w:p w14:paraId="5B9FF7A2" w14:textId="594EAF15" w:rsidR="000635BF" w:rsidRPr="006A27C6" w:rsidDel="004C1133" w:rsidRDefault="000635BF">
      <w:pPr>
        <w:pStyle w:val="BodyTextFirst"/>
        <w:rPr>
          <w:del w:id="3137" w:author="Kelvin Sung" w:date="2021-04-22T15:00:00Z"/>
        </w:rPr>
        <w:pPrChange w:id="3138" w:author="Kelvin Sung" w:date="2021-04-22T15:00:00Z">
          <w:pPr>
            <w:pStyle w:val="Code"/>
          </w:pPr>
        </w:pPrChange>
      </w:pPr>
      <w:del w:id="3139" w:author="Kelvin Sung" w:date="2021-04-22T15:00:00Z">
        <w:r w:rsidRPr="006A27C6" w:rsidDel="004C1133">
          <w:delText xml:space="preserve">        elmWidthInPixel,</w:delText>
        </w:r>
      </w:del>
    </w:p>
    <w:p w14:paraId="22EBFBE9" w14:textId="182FE6D8" w:rsidR="000635BF" w:rsidRPr="006A27C6" w:rsidDel="004C1133" w:rsidRDefault="000635BF">
      <w:pPr>
        <w:pStyle w:val="BodyTextFirst"/>
        <w:rPr>
          <w:del w:id="3140" w:author="Kelvin Sung" w:date="2021-04-22T15:00:00Z"/>
        </w:rPr>
        <w:pPrChange w:id="3141" w:author="Kelvin Sung" w:date="2021-04-22T15:00:00Z">
          <w:pPr>
            <w:pStyle w:val="Code"/>
          </w:pPr>
        </w:pPrChange>
      </w:pPr>
      <w:del w:id="3142" w:author="Kelvin Sung" w:date="2021-04-22T15:00:00Z">
        <w:r w:rsidRPr="006A27C6" w:rsidDel="004C1133">
          <w:delText xml:space="preserve">        elmHeightInPixel,</w:delText>
        </w:r>
      </w:del>
    </w:p>
    <w:p w14:paraId="522BEF5D" w14:textId="217CA1B3" w:rsidR="000635BF" w:rsidRPr="006A27C6" w:rsidDel="004C1133" w:rsidRDefault="000635BF">
      <w:pPr>
        <w:pStyle w:val="BodyTextFirst"/>
        <w:rPr>
          <w:del w:id="3143" w:author="Kelvin Sung" w:date="2021-04-22T15:00:00Z"/>
        </w:rPr>
        <w:pPrChange w:id="3144" w:author="Kelvin Sung" w:date="2021-04-22T15:00:00Z">
          <w:pPr>
            <w:pStyle w:val="Code"/>
          </w:pPr>
        </w:pPrChange>
      </w:pPr>
      <w:del w:id="3145" w:author="Kelvin Sung" w:date="2021-04-22T15:00:00Z">
        <w:r w:rsidRPr="006A27C6" w:rsidDel="004C1133">
          <w:delText xml:space="preserve">        numElements,     // number of elements in sequence</w:delText>
        </w:r>
      </w:del>
    </w:p>
    <w:p w14:paraId="7A8A94D4" w14:textId="42F1EAB8" w:rsidR="000635BF" w:rsidRPr="006A27C6" w:rsidDel="004C1133" w:rsidRDefault="000635BF">
      <w:pPr>
        <w:pStyle w:val="BodyTextFirst"/>
        <w:rPr>
          <w:del w:id="3146" w:author="Kelvin Sung" w:date="2021-04-22T15:00:00Z"/>
        </w:rPr>
        <w:pPrChange w:id="3147" w:author="Kelvin Sung" w:date="2021-04-22T15:00:00Z">
          <w:pPr>
            <w:pStyle w:val="Code"/>
          </w:pPr>
        </w:pPrChange>
      </w:pPr>
      <w:del w:id="3148" w:author="Kelvin Sung" w:date="2021-04-22T15:00:00Z">
        <w:r w:rsidRPr="006A27C6" w:rsidDel="004C1133">
          <w:delText xml:space="preserve">        wPaddingInPixel   // left/right padding</w:delText>
        </w:r>
      </w:del>
    </w:p>
    <w:p w14:paraId="317C853F" w14:textId="373AF0A3" w:rsidR="000635BF" w:rsidRPr="006A27C6" w:rsidDel="004C1133" w:rsidRDefault="000635BF">
      <w:pPr>
        <w:pStyle w:val="BodyTextFirst"/>
        <w:rPr>
          <w:del w:id="3149" w:author="Kelvin Sung" w:date="2021-04-22T15:00:00Z"/>
        </w:rPr>
        <w:pPrChange w:id="3150" w:author="Kelvin Sung" w:date="2021-04-22T15:00:00Z">
          <w:pPr>
            <w:pStyle w:val="Code"/>
          </w:pPr>
        </w:pPrChange>
      </w:pPr>
      <w:del w:id="3151" w:author="Kelvin Sung" w:date="2021-04-22T15:00:00Z">
        <w:r w:rsidRPr="006A27C6" w:rsidDel="004C1133">
          <w:delText xml:space="preserve">        ) </w:delText>
        </w:r>
      </w:del>
    </w:p>
    <w:p w14:paraId="1110A206" w14:textId="6F49D4E3" w:rsidR="000635BF" w:rsidRPr="006A27C6" w:rsidDel="004C1133" w:rsidRDefault="000635BF">
      <w:pPr>
        <w:pStyle w:val="BodyTextFirst"/>
        <w:rPr>
          <w:del w:id="3152" w:author="Kelvin Sung" w:date="2021-04-22T15:00:00Z"/>
        </w:rPr>
        <w:pPrChange w:id="3153" w:author="Kelvin Sung" w:date="2021-04-22T15:00:00Z">
          <w:pPr>
            <w:pStyle w:val="Code"/>
          </w:pPr>
        </w:pPrChange>
      </w:pPr>
      <w:del w:id="3154" w:author="Kelvin Sung" w:date="2021-04-22T15:00:00Z">
        <w:r w:rsidRPr="006A27C6" w:rsidDel="004C1133">
          <w:lastRenderedPageBreak/>
          <w:delText>{</w:delText>
        </w:r>
      </w:del>
    </w:p>
    <w:p w14:paraId="46247561" w14:textId="481BFE32" w:rsidR="000635BF" w:rsidRPr="006A27C6" w:rsidDel="004C1133" w:rsidRDefault="000635BF">
      <w:pPr>
        <w:pStyle w:val="BodyTextFirst"/>
        <w:rPr>
          <w:del w:id="3155" w:author="Kelvin Sung" w:date="2021-04-22T15:00:00Z"/>
        </w:rPr>
        <w:pPrChange w:id="3156" w:author="Kelvin Sung" w:date="2021-04-22T15:00:00Z">
          <w:pPr>
            <w:pStyle w:val="Code"/>
          </w:pPr>
        </w:pPrChange>
      </w:pPr>
      <w:del w:id="3157"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7FB7E2BA" w14:textId="0D912C64" w:rsidR="000635BF" w:rsidRPr="006A27C6" w:rsidDel="004C1133" w:rsidRDefault="000635BF">
      <w:pPr>
        <w:pStyle w:val="BodyTextFirst"/>
        <w:rPr>
          <w:del w:id="3158" w:author="Kelvin Sung" w:date="2021-04-22T15:00:00Z"/>
        </w:rPr>
        <w:pPrChange w:id="3159" w:author="Kelvin Sung" w:date="2021-04-22T15:00:00Z">
          <w:pPr>
            <w:pStyle w:val="Code"/>
          </w:pPr>
        </w:pPrChange>
      </w:pPr>
      <w:del w:id="3160" w:author="Kelvin Sung" w:date="2021-04-22T15:00:00Z">
        <w:r w:rsidRPr="006A27C6" w:rsidDel="004C1133">
          <w:delText xml:space="preserve">    // entire image width, height</w:delText>
        </w:r>
      </w:del>
    </w:p>
    <w:p w14:paraId="4C81E744" w14:textId="37E5786F" w:rsidR="000635BF" w:rsidRPr="006A27C6" w:rsidDel="004C1133" w:rsidRDefault="000635BF">
      <w:pPr>
        <w:pStyle w:val="BodyTextFirst"/>
        <w:rPr>
          <w:del w:id="3161" w:author="Kelvin Sung" w:date="2021-04-22T15:00:00Z"/>
        </w:rPr>
        <w:pPrChange w:id="3162" w:author="Kelvin Sung" w:date="2021-04-22T15:00:00Z">
          <w:pPr>
            <w:pStyle w:val="Code"/>
          </w:pPr>
        </w:pPrChange>
      </w:pPr>
      <w:del w:id="3163" w:author="Kelvin Sung" w:date="2021-04-22T15:00:00Z">
        <w:r w:rsidRPr="006A27C6" w:rsidDel="004C1133">
          <w:delText xml:space="preserve">    var imageW = texInfo.mWidth;</w:delText>
        </w:r>
      </w:del>
    </w:p>
    <w:p w14:paraId="2E91F28C" w14:textId="2681E8A2" w:rsidR="000635BF" w:rsidRPr="006A27C6" w:rsidDel="004C1133" w:rsidRDefault="000635BF">
      <w:pPr>
        <w:pStyle w:val="BodyTextFirst"/>
        <w:rPr>
          <w:del w:id="3164" w:author="Kelvin Sung" w:date="2021-04-22T15:00:00Z"/>
        </w:rPr>
        <w:pPrChange w:id="3165" w:author="Kelvin Sung" w:date="2021-04-22T15:00:00Z">
          <w:pPr>
            <w:pStyle w:val="Code"/>
          </w:pPr>
        </w:pPrChange>
      </w:pPr>
      <w:del w:id="3166" w:author="Kelvin Sung" w:date="2021-04-22T15:00:00Z">
        <w:r w:rsidRPr="006A27C6" w:rsidDel="004C1133">
          <w:delText xml:space="preserve">    var imageH = texInfo.mHeight;</w:delText>
        </w:r>
      </w:del>
    </w:p>
    <w:p w14:paraId="3012AC58" w14:textId="367D220B" w:rsidR="000635BF" w:rsidRPr="006A27C6" w:rsidDel="004C1133" w:rsidRDefault="000635BF">
      <w:pPr>
        <w:pStyle w:val="BodyTextFirst"/>
        <w:rPr>
          <w:del w:id="3167" w:author="Kelvin Sung" w:date="2021-04-22T15:00:00Z"/>
        </w:rPr>
        <w:pPrChange w:id="3168" w:author="Kelvin Sung" w:date="2021-04-22T15:00:00Z">
          <w:pPr>
            <w:pStyle w:val="Code"/>
          </w:pPr>
        </w:pPrChange>
      </w:pPr>
      <w:del w:id="3169" w:author="Kelvin Sung" w:date="2021-04-22T15:00:00Z">
        <w:r w:rsidRPr="006A27C6" w:rsidDel="004C1133">
          <w:delText xml:space="preserve">    </w:delText>
        </w:r>
      </w:del>
    </w:p>
    <w:p w14:paraId="576A6A62" w14:textId="3CD6AE5E" w:rsidR="000635BF" w:rsidRPr="006A27C6" w:rsidDel="004C1133" w:rsidRDefault="000635BF">
      <w:pPr>
        <w:pStyle w:val="BodyTextFirst"/>
        <w:rPr>
          <w:del w:id="3170" w:author="Kelvin Sung" w:date="2021-04-22T15:00:00Z"/>
        </w:rPr>
        <w:pPrChange w:id="3171" w:author="Kelvin Sung" w:date="2021-04-22T15:00:00Z">
          <w:pPr>
            <w:pStyle w:val="Code"/>
          </w:pPr>
        </w:pPrChange>
      </w:pPr>
      <w:del w:id="3172" w:author="Kelvin Sung" w:date="2021-04-22T15:00:00Z">
        <w:r w:rsidRPr="006A27C6" w:rsidDel="004C1133">
          <w:delText xml:space="preserve">    this.</w:delText>
        </w:r>
        <w:r w:rsidDel="004C1133">
          <w:delText>m</w:delText>
        </w:r>
        <w:r w:rsidRPr="006A27C6" w:rsidDel="004C1133">
          <w:delText>NumElems = numElements;   // number of elements in animation</w:delText>
        </w:r>
      </w:del>
    </w:p>
    <w:p w14:paraId="28801735" w14:textId="6CC6C37E" w:rsidR="000635BF" w:rsidRPr="006A27C6" w:rsidDel="004C1133" w:rsidRDefault="000635BF">
      <w:pPr>
        <w:pStyle w:val="BodyTextFirst"/>
        <w:rPr>
          <w:del w:id="3173" w:author="Kelvin Sung" w:date="2021-04-22T15:00:00Z"/>
        </w:rPr>
        <w:pPrChange w:id="3174" w:author="Kelvin Sung" w:date="2021-04-22T15:00:00Z">
          <w:pPr>
            <w:pStyle w:val="Code"/>
          </w:pPr>
        </w:pPrChange>
      </w:pPr>
      <w:del w:id="3175" w:author="Kelvin Sung" w:date="2021-04-22T15:00:00Z">
        <w:r w:rsidRPr="006A27C6" w:rsidDel="004C1133">
          <w:delText xml:space="preserve">    this.</w:delText>
        </w:r>
        <w:r w:rsidDel="004C1133">
          <w:delText>m</w:delText>
        </w:r>
        <w:r w:rsidRPr="006A27C6" w:rsidDel="004C1133">
          <w:delText>FirstElmLeft = rightPixel / imageW;</w:delText>
        </w:r>
      </w:del>
    </w:p>
    <w:p w14:paraId="55070B6B" w14:textId="503CA81F" w:rsidR="000635BF" w:rsidRPr="006A27C6" w:rsidDel="004C1133" w:rsidRDefault="000635BF">
      <w:pPr>
        <w:pStyle w:val="BodyTextFirst"/>
        <w:rPr>
          <w:del w:id="3176" w:author="Kelvin Sung" w:date="2021-04-22T15:00:00Z"/>
        </w:rPr>
        <w:pPrChange w:id="3177" w:author="Kelvin Sung" w:date="2021-04-22T15:00:00Z">
          <w:pPr>
            <w:pStyle w:val="Code"/>
          </w:pPr>
        </w:pPrChange>
      </w:pPr>
      <w:del w:id="3178" w:author="Kelvin Sung" w:date="2021-04-22T15:00:00Z">
        <w:r w:rsidRPr="006A27C6" w:rsidDel="004C1133">
          <w:delText xml:space="preserve">    this.</w:delText>
        </w:r>
        <w:r w:rsidDel="004C1133">
          <w:delText>m</w:delText>
        </w:r>
        <w:r w:rsidRPr="006A27C6" w:rsidDel="004C1133">
          <w:delText>ElmTop = topPixel / imageH;</w:delText>
        </w:r>
      </w:del>
    </w:p>
    <w:p w14:paraId="0A4DE66F" w14:textId="51030440" w:rsidR="000635BF" w:rsidRPr="006A27C6" w:rsidDel="004C1133" w:rsidRDefault="000635BF">
      <w:pPr>
        <w:pStyle w:val="BodyTextFirst"/>
        <w:rPr>
          <w:del w:id="3179" w:author="Kelvin Sung" w:date="2021-04-22T15:00:00Z"/>
        </w:rPr>
        <w:pPrChange w:id="3180" w:author="Kelvin Sung" w:date="2021-04-22T15:00:00Z">
          <w:pPr>
            <w:pStyle w:val="Code"/>
          </w:pPr>
        </w:pPrChange>
      </w:pPr>
      <w:del w:id="3181" w:author="Kelvin Sung" w:date="2021-04-22T15:00:00Z">
        <w:r w:rsidRPr="006A27C6" w:rsidDel="004C1133">
          <w:delText xml:space="preserve">    this.</w:delText>
        </w:r>
        <w:r w:rsidDel="004C1133">
          <w:delText>m</w:delText>
        </w:r>
        <w:r w:rsidRPr="006A27C6" w:rsidDel="004C1133">
          <w:delText>ElmWidth = elmWidthInPixel / imageW;</w:delText>
        </w:r>
      </w:del>
    </w:p>
    <w:p w14:paraId="698DECA4" w14:textId="37627F30" w:rsidR="000635BF" w:rsidRPr="006A27C6" w:rsidDel="004C1133" w:rsidRDefault="000635BF">
      <w:pPr>
        <w:pStyle w:val="BodyTextFirst"/>
        <w:rPr>
          <w:del w:id="3182" w:author="Kelvin Sung" w:date="2021-04-22T15:00:00Z"/>
        </w:rPr>
        <w:pPrChange w:id="3183" w:author="Kelvin Sung" w:date="2021-04-22T15:00:00Z">
          <w:pPr>
            <w:pStyle w:val="Code"/>
          </w:pPr>
        </w:pPrChange>
      </w:pPr>
      <w:del w:id="3184" w:author="Kelvin Sung" w:date="2021-04-22T15:00:00Z">
        <w:r w:rsidRPr="006A27C6" w:rsidDel="004C1133">
          <w:delText xml:space="preserve">    this.</w:delText>
        </w:r>
        <w:r w:rsidDel="004C1133">
          <w:delText>m</w:delText>
        </w:r>
        <w:r w:rsidRPr="006A27C6" w:rsidDel="004C1133">
          <w:delText>ElmHeight = elmHeightInPixel / imageH;</w:delText>
        </w:r>
      </w:del>
    </w:p>
    <w:p w14:paraId="04BC31E3" w14:textId="72327C33" w:rsidR="000635BF" w:rsidDel="004C1133" w:rsidRDefault="000635BF">
      <w:pPr>
        <w:pStyle w:val="BodyTextFirst"/>
        <w:rPr>
          <w:del w:id="3185" w:author="Kelvin Sung" w:date="2021-04-22T15:00:00Z"/>
        </w:rPr>
        <w:pPrChange w:id="3186" w:author="Kelvin Sung" w:date="2021-04-22T15:00:00Z">
          <w:pPr>
            <w:pStyle w:val="Code"/>
          </w:pPr>
        </w:pPrChange>
      </w:pPr>
      <w:del w:id="3187" w:author="Kelvin Sung" w:date="2021-04-22T15:00:00Z">
        <w:r w:rsidRPr="006A27C6" w:rsidDel="004C1133">
          <w:delText xml:space="preserve">    this.</w:delText>
        </w:r>
        <w:r w:rsidDel="004C1133">
          <w:delText>m</w:delText>
        </w:r>
        <w:r w:rsidRPr="006A27C6" w:rsidDel="004C1133">
          <w:delText>WidthPadding = wPaddingInPixel / imageW;</w:delText>
        </w:r>
      </w:del>
    </w:p>
    <w:p w14:paraId="42D290EE" w14:textId="4219E88C" w:rsidR="000635BF" w:rsidRPr="006A27C6" w:rsidDel="004C1133" w:rsidRDefault="000635BF">
      <w:pPr>
        <w:pStyle w:val="BodyTextFirst"/>
        <w:rPr>
          <w:del w:id="3188" w:author="Kelvin Sung" w:date="2021-04-22T15:00:00Z"/>
        </w:rPr>
        <w:pPrChange w:id="3189" w:author="Kelvin Sung" w:date="2021-04-22T15:00:00Z">
          <w:pPr>
            <w:pStyle w:val="Code"/>
          </w:pPr>
        </w:pPrChange>
      </w:pPr>
      <w:del w:id="3190" w:author="Kelvin Sung" w:date="2021-04-22T15:00:00Z">
        <w:r w:rsidDel="004C1133">
          <w:delText xml:space="preserve">    </w:delText>
        </w:r>
        <w:r w:rsidRPr="006A27C6" w:rsidDel="004C1133">
          <w:delText>this.</w:delText>
        </w:r>
        <w:r w:rsidDel="004C1133">
          <w:delText>_initAnimation</w:delText>
        </w:r>
        <w:r w:rsidRPr="006A27C6" w:rsidDel="004C1133">
          <w:delText xml:space="preserve">(); </w:delText>
        </w:r>
      </w:del>
    </w:p>
    <w:p w14:paraId="230ECE88" w14:textId="18CE249E" w:rsidR="000635BF" w:rsidRPr="006A27C6" w:rsidDel="004C1133" w:rsidRDefault="000635BF">
      <w:pPr>
        <w:pStyle w:val="BodyTextFirst"/>
        <w:rPr>
          <w:del w:id="3191" w:author="Kelvin Sung" w:date="2021-04-22T15:00:00Z"/>
        </w:rPr>
        <w:pPrChange w:id="3192" w:author="Kelvin Sung" w:date="2021-04-22T15:00:00Z">
          <w:pPr>
            <w:pStyle w:val="Code"/>
          </w:pPr>
        </w:pPrChange>
      </w:pPr>
      <w:del w:id="3193" w:author="Kelvin Sung" w:date="2021-04-22T15:00:00Z">
        <w:r w:rsidRPr="006A27C6" w:rsidDel="004C1133">
          <w:delText>};</w:delText>
        </w:r>
      </w:del>
    </w:p>
    <w:p w14:paraId="0A16099B" w14:textId="15388D5E" w:rsidR="000635BF" w:rsidRPr="006A27C6" w:rsidDel="004C1133" w:rsidRDefault="000635BF">
      <w:pPr>
        <w:pStyle w:val="BodyTextFirst"/>
        <w:rPr>
          <w:del w:id="3194" w:author="Kelvin Sung" w:date="2021-04-22T15:00:00Z"/>
        </w:rPr>
        <w:pPrChange w:id="3195" w:author="Kelvin Sung" w:date="2021-04-22T15:00:00Z">
          <w:pPr>
            <w:pStyle w:val="BodyTextCont"/>
          </w:pPr>
        </w:pPrChange>
      </w:pPr>
      <w:del w:id="3196" w:author="Kelvin Sung" w:date="2021-04-22T15:00:00Z">
        <w:r w:rsidRPr="006A27C6" w:rsidDel="004C1133">
          <w:delText xml:space="preserve">The inputs of </w:delText>
        </w:r>
        <w:r w:rsidDel="004C1133">
          <w:delText xml:space="preserve">the </w:delText>
        </w:r>
        <w:r w:rsidDel="004C1133">
          <w:rPr>
            <w:rStyle w:val="CodeInline"/>
          </w:rPr>
          <w:delText>set</w:delText>
        </w:r>
        <w:r w:rsidRPr="006A27C6" w:rsidDel="004C1133">
          <w:rPr>
            <w:rStyle w:val="CodeInline"/>
          </w:rPr>
          <w:delText>SpriteSequence</w:delText>
        </w:r>
        <w:r w:rsidDel="004C1133">
          <w:rPr>
            <w:rStyle w:val="CodeInline"/>
          </w:rPr>
          <w:delText>()</w:delText>
        </w:r>
        <w:r w:rsidDel="004C1133">
          <w:delText xml:space="preserve"> function</w:delText>
        </w:r>
        <w:r w:rsidDel="004C1133">
          <w:fldChar w:fldCharType="begin"/>
        </w:r>
        <w:r w:rsidDel="004C1133">
          <w:delInstrText xml:space="preserve"> XE "</w:delInstrText>
        </w:r>
        <w:r w:rsidRPr="00414797" w:rsidDel="004C1133">
          <w:rPr>
            <w:rStyle w:val="CodeInline"/>
          </w:rPr>
          <w:delInstrText>Sprite animations:setSpriteSequence()</w:delInstrText>
        </w:r>
        <w:r w:rsidRPr="00414797" w:rsidDel="004C1133">
          <w:delInstrText xml:space="preserve"> function</w:delInstrText>
        </w:r>
        <w:r w:rsidDel="004C1133">
          <w:delInstrText xml:space="preserve">" </w:delInstrText>
        </w:r>
        <w:r w:rsidDel="004C1133">
          <w:fldChar w:fldCharType="end"/>
        </w:r>
        <w:r w:rsidDel="004C1133">
          <w:delText xml:space="preserve"> ar</w:delText>
        </w:r>
        <w:r w:rsidRPr="006A27C6" w:rsidDel="004C1133">
          <w:delText>e in pixels and are converted to texture coordinates by dividing by the width and height of the image.</w:delText>
        </w:r>
      </w:del>
    </w:p>
    <w:p w14:paraId="0A7B3CC1" w14:textId="6B445AB1" w:rsidR="000635BF" w:rsidRPr="006A27C6" w:rsidDel="004C1133" w:rsidRDefault="000635BF">
      <w:pPr>
        <w:pStyle w:val="BodyTextFirst"/>
        <w:rPr>
          <w:del w:id="3197" w:author="Kelvin Sung" w:date="2021-04-22T15:00:00Z"/>
        </w:rPr>
        <w:pPrChange w:id="3198" w:author="Kelvin Sung" w:date="2021-04-22T15:00:00Z">
          <w:pPr>
            <w:pStyle w:val="NumList"/>
            <w:numPr>
              <w:numId w:val="14"/>
            </w:numPr>
          </w:pPr>
        </w:pPrChange>
      </w:pPr>
      <w:del w:id="3199" w:author="Kelvin Sung" w:date="2021-04-22T15:00:00Z">
        <w:r w:rsidRPr="006A27C6" w:rsidDel="004C1133">
          <w:delText>Implement functions to change animation</w:delText>
        </w:r>
        <w:r w:rsidDel="004C1133">
          <w:delText xml:space="preserve"> speed, either directly or by an offset.</w:delText>
        </w:r>
      </w:del>
    </w:p>
    <w:p w14:paraId="34D6697E" w14:textId="672C4BE9" w:rsidR="000635BF" w:rsidRPr="006A27C6" w:rsidDel="004C1133" w:rsidRDefault="000635BF">
      <w:pPr>
        <w:pStyle w:val="BodyTextFirst"/>
        <w:rPr>
          <w:del w:id="3200" w:author="Kelvin Sung" w:date="2021-04-22T15:00:00Z"/>
        </w:rPr>
        <w:pPrChange w:id="3201" w:author="Kelvin Sung" w:date="2021-04-22T15:00:00Z">
          <w:pPr>
            <w:pStyle w:val="Code"/>
          </w:pPr>
        </w:pPrChange>
      </w:pPr>
      <w:del w:id="3202" w:author="Kelvin Sung" w:date="2021-04-22T15:00:00Z">
        <w:r w:rsidRPr="006A27C6" w:rsidDel="004C1133">
          <w:delText>SpriteAnimateRenderable.prototype.</w:delText>
        </w:r>
        <w:r w:rsidDel="004C1133">
          <w:delText>set</w:delText>
        </w:r>
        <w:r w:rsidRPr="006A27C6" w:rsidDel="004C1133">
          <w:delText>AnimationSpeed = function(</w:delText>
        </w:r>
        <w:r w:rsidDel="004C1133">
          <w:delText>tickInterval</w:delText>
        </w:r>
        <w:r w:rsidRPr="006A27C6" w:rsidDel="004C1133">
          <w:delText xml:space="preserve">) </w:delText>
        </w:r>
        <w:r w:rsidDel="004C1133">
          <w:delText>{</w:delText>
        </w:r>
      </w:del>
    </w:p>
    <w:p w14:paraId="2099D527" w14:textId="3CC06284" w:rsidR="000635BF" w:rsidRPr="006A27C6" w:rsidDel="004C1133" w:rsidRDefault="000635BF">
      <w:pPr>
        <w:pStyle w:val="BodyTextFirst"/>
        <w:rPr>
          <w:del w:id="3203" w:author="Kelvin Sung" w:date="2021-04-22T15:00:00Z"/>
        </w:rPr>
        <w:pPrChange w:id="3204" w:author="Kelvin Sung" w:date="2021-04-22T15:00:00Z">
          <w:pPr>
            <w:pStyle w:val="Code"/>
          </w:pPr>
        </w:pPrChange>
      </w:pPr>
      <w:del w:id="3205" w:author="Kelvin Sung" w:date="2021-04-22T15:00:00Z">
        <w:r w:rsidDel="004C1133">
          <w:delText xml:space="preserve">    </w:delText>
        </w:r>
        <w:r w:rsidRPr="006A27C6" w:rsidDel="004C1133">
          <w:delText>// number of update c</w:delText>
        </w:r>
        <w:r w:rsidDel="004C1133">
          <w:delText>alls before advancing animation</w:delText>
        </w:r>
      </w:del>
    </w:p>
    <w:p w14:paraId="4892EC7E" w14:textId="561E546D" w:rsidR="000635BF" w:rsidRPr="006A27C6" w:rsidDel="004C1133" w:rsidRDefault="000635BF">
      <w:pPr>
        <w:pStyle w:val="BodyTextFirst"/>
        <w:rPr>
          <w:del w:id="3206" w:author="Kelvin Sung" w:date="2021-04-22T15:00:00Z"/>
        </w:rPr>
        <w:pPrChange w:id="3207" w:author="Kelvin Sung" w:date="2021-04-22T15:00:00Z">
          <w:pPr>
            <w:pStyle w:val="Code"/>
          </w:pPr>
        </w:pPrChange>
      </w:pPr>
      <w:del w:id="3208" w:author="Kelvin Sung" w:date="2021-04-22T15:00:00Z">
        <w:r w:rsidRPr="006A27C6" w:rsidDel="004C1133">
          <w:delText xml:space="preserve">    this.</w:delText>
        </w:r>
        <w:r w:rsidDel="004C1133">
          <w:delText>m</w:delText>
        </w:r>
        <w:r w:rsidRPr="006A27C6" w:rsidDel="004C1133">
          <w:delText>UpdateInterval = tickInterval;   // how often to advance</w:delText>
        </w:r>
      </w:del>
    </w:p>
    <w:p w14:paraId="478787DF" w14:textId="78CD529D" w:rsidR="000635BF" w:rsidRPr="006A27C6" w:rsidDel="004C1133" w:rsidRDefault="000635BF">
      <w:pPr>
        <w:pStyle w:val="BodyTextFirst"/>
        <w:rPr>
          <w:del w:id="3209" w:author="Kelvin Sung" w:date="2021-04-22T15:00:00Z"/>
        </w:rPr>
        <w:pPrChange w:id="3210" w:author="Kelvin Sung" w:date="2021-04-22T15:00:00Z">
          <w:pPr>
            <w:pStyle w:val="Code"/>
          </w:pPr>
        </w:pPrChange>
      </w:pPr>
      <w:del w:id="3211" w:author="Kelvin Sung" w:date="2021-04-22T15:00:00Z">
        <w:r w:rsidRPr="006A27C6" w:rsidDel="004C1133">
          <w:delText>};</w:delText>
        </w:r>
      </w:del>
    </w:p>
    <w:p w14:paraId="357457A5" w14:textId="77E74758" w:rsidR="000635BF" w:rsidRPr="006A27C6" w:rsidDel="004C1133" w:rsidRDefault="000635BF">
      <w:pPr>
        <w:pStyle w:val="BodyTextFirst"/>
        <w:rPr>
          <w:del w:id="3212" w:author="Kelvin Sung" w:date="2021-04-22T15:00:00Z"/>
        </w:rPr>
        <w:pPrChange w:id="3213" w:author="Kelvin Sung" w:date="2021-04-22T15:00:00Z">
          <w:pPr>
            <w:pStyle w:val="Code"/>
          </w:pPr>
        </w:pPrChange>
      </w:pPr>
    </w:p>
    <w:p w14:paraId="4B53226B" w14:textId="680F2EC5" w:rsidR="000635BF" w:rsidDel="004C1133" w:rsidRDefault="000635BF">
      <w:pPr>
        <w:pStyle w:val="BodyTextFirst"/>
        <w:rPr>
          <w:del w:id="3214" w:author="Kelvin Sung" w:date="2021-04-22T15:00:00Z"/>
        </w:rPr>
        <w:pPrChange w:id="3215" w:author="Kelvin Sung" w:date="2021-04-22T15:00:00Z">
          <w:pPr>
            <w:pStyle w:val="Code"/>
          </w:pPr>
        </w:pPrChange>
      </w:pPr>
      <w:del w:id="3216" w:author="Kelvin Sung" w:date="2021-04-22T15:00:00Z">
        <w:r w:rsidRPr="006A27C6" w:rsidDel="004C1133">
          <w:delText>SpriteAnimateRenderable.prototype.</w:delText>
        </w:r>
        <w:r w:rsidDel="004C1133">
          <w:delText>inc</w:delText>
        </w:r>
        <w:r w:rsidRPr="006A27C6" w:rsidDel="004C1133">
          <w:delText xml:space="preserve">AnimationSpeed = </w:delText>
        </w:r>
        <w:r w:rsidDel="004C1133">
          <w:delText>function(deltaInterval)</w:delText>
        </w:r>
        <w:r w:rsidRPr="006A27C6" w:rsidDel="004C1133">
          <w:delText xml:space="preserve"> </w:delText>
        </w:r>
        <w:r w:rsidDel="004C1133">
          <w:delText>{</w:delText>
        </w:r>
      </w:del>
    </w:p>
    <w:p w14:paraId="4F5C35AB" w14:textId="0A29886B" w:rsidR="000635BF" w:rsidRPr="006A27C6" w:rsidDel="004C1133" w:rsidRDefault="000635BF">
      <w:pPr>
        <w:pStyle w:val="BodyTextFirst"/>
        <w:rPr>
          <w:del w:id="3217" w:author="Kelvin Sung" w:date="2021-04-22T15:00:00Z"/>
        </w:rPr>
        <w:pPrChange w:id="3218" w:author="Kelvin Sung" w:date="2021-04-22T15:00:00Z">
          <w:pPr>
            <w:pStyle w:val="Code"/>
          </w:pPr>
        </w:pPrChange>
      </w:pPr>
      <w:del w:id="3219" w:author="Kelvin Sung" w:date="2021-04-22T15:00:00Z">
        <w:r w:rsidDel="004C1133">
          <w:delText xml:space="preserve">    </w:delText>
        </w:r>
        <w:r w:rsidRPr="006A27C6" w:rsidDel="004C1133">
          <w:delText>// number of update c</w:delText>
        </w:r>
        <w:r w:rsidDel="004C1133">
          <w:delText>alls before advancing animation</w:delText>
        </w:r>
      </w:del>
    </w:p>
    <w:p w14:paraId="1F83AFF3" w14:textId="0F1CBEFB" w:rsidR="000635BF" w:rsidRPr="006A27C6" w:rsidDel="004C1133" w:rsidRDefault="000635BF">
      <w:pPr>
        <w:pStyle w:val="BodyTextFirst"/>
        <w:rPr>
          <w:del w:id="3220" w:author="Kelvin Sung" w:date="2021-04-22T15:00:00Z"/>
        </w:rPr>
        <w:pPrChange w:id="3221" w:author="Kelvin Sung" w:date="2021-04-22T15:00:00Z">
          <w:pPr>
            <w:pStyle w:val="Code"/>
          </w:pPr>
        </w:pPrChange>
      </w:pPr>
      <w:del w:id="3222" w:author="Kelvin Sung" w:date="2021-04-22T15:00:00Z">
        <w:r w:rsidRPr="006A27C6" w:rsidDel="004C1133">
          <w:delText xml:space="preserve">    this.</w:delText>
        </w:r>
        <w:r w:rsidDel="004C1133">
          <w:delText>m</w:delText>
        </w:r>
        <w:r w:rsidRPr="006A27C6" w:rsidDel="004C1133">
          <w:delText>UpdateInterval += deltaInterval;   // how often to advance</w:delText>
        </w:r>
      </w:del>
    </w:p>
    <w:p w14:paraId="1A01B40D" w14:textId="4F65FD90" w:rsidR="000635BF" w:rsidRPr="006A27C6" w:rsidDel="004C1133" w:rsidRDefault="000635BF">
      <w:pPr>
        <w:pStyle w:val="BodyTextFirst"/>
        <w:rPr>
          <w:del w:id="3223" w:author="Kelvin Sung" w:date="2021-04-22T15:00:00Z"/>
        </w:rPr>
        <w:pPrChange w:id="3224" w:author="Kelvin Sung" w:date="2021-04-22T15:00:00Z">
          <w:pPr>
            <w:pStyle w:val="Code"/>
          </w:pPr>
        </w:pPrChange>
      </w:pPr>
      <w:del w:id="3225" w:author="Kelvin Sung" w:date="2021-04-22T15:00:00Z">
        <w:r w:rsidRPr="006A27C6" w:rsidDel="004C1133">
          <w:delText>};</w:delText>
        </w:r>
      </w:del>
    </w:p>
    <w:p w14:paraId="4E652818" w14:textId="48111667" w:rsidR="000635BF" w:rsidRPr="006A27C6" w:rsidDel="004C1133" w:rsidRDefault="000635BF">
      <w:pPr>
        <w:pStyle w:val="BodyTextFirst"/>
        <w:rPr>
          <w:del w:id="3226" w:author="Kelvin Sung" w:date="2021-04-22T15:00:00Z"/>
        </w:rPr>
        <w:pPrChange w:id="3227" w:author="Kelvin Sung" w:date="2021-04-22T15:00:00Z">
          <w:pPr>
            <w:pStyle w:val="NumList"/>
            <w:numPr>
              <w:numId w:val="14"/>
            </w:numPr>
          </w:pPr>
        </w:pPrChange>
      </w:pPr>
      <w:del w:id="3228" w:author="Kelvin Sung" w:date="2021-04-22T15:00:00Z">
        <w:r w:rsidRPr="000635BF" w:rsidDel="004C1133">
          <w:delText>Finally</w:delText>
        </w:r>
        <w:r w:rsidRPr="006A27C6" w:rsidDel="004C1133">
          <w:delText xml:space="preserve">, define a function to </w:delText>
        </w:r>
        <w:r w:rsidDel="004C1133">
          <w:delText>advance the animation for each game loop update.</w:delText>
        </w:r>
      </w:del>
    </w:p>
    <w:p w14:paraId="19C0049A" w14:textId="3633B2F1" w:rsidR="000635BF" w:rsidRPr="006A27C6" w:rsidDel="004C1133" w:rsidRDefault="000635BF">
      <w:pPr>
        <w:pStyle w:val="BodyTextFirst"/>
        <w:rPr>
          <w:del w:id="3229" w:author="Kelvin Sung" w:date="2021-04-22T15:00:00Z"/>
        </w:rPr>
        <w:pPrChange w:id="3230" w:author="Kelvin Sung" w:date="2021-04-22T15:00:00Z">
          <w:pPr>
            <w:pStyle w:val="Code"/>
          </w:pPr>
        </w:pPrChange>
      </w:pPr>
      <w:del w:id="3231" w:author="Kelvin Sung" w:date="2021-04-22T15:00:00Z">
        <w:r w:rsidRPr="006A27C6" w:rsidDel="004C1133">
          <w:delText>SpriteAnimateRenderable.prototype.</w:delText>
        </w:r>
        <w:r w:rsidDel="004C1133">
          <w:delText>update</w:delText>
        </w:r>
        <w:r w:rsidRPr="006A27C6" w:rsidDel="004C1133">
          <w:delText>Animation = function()</w:delText>
        </w:r>
        <w:r w:rsidDel="004C1133">
          <w:delText xml:space="preserve"> </w:delText>
        </w:r>
        <w:r w:rsidRPr="006A27C6" w:rsidDel="004C1133">
          <w:delText>{</w:delText>
        </w:r>
      </w:del>
    </w:p>
    <w:p w14:paraId="767D404A" w14:textId="0AEC1B74" w:rsidR="000635BF" w:rsidRPr="006A27C6" w:rsidDel="004C1133" w:rsidRDefault="000635BF">
      <w:pPr>
        <w:pStyle w:val="BodyTextFirst"/>
        <w:rPr>
          <w:del w:id="3232" w:author="Kelvin Sung" w:date="2021-04-22T15:00:00Z"/>
        </w:rPr>
        <w:pPrChange w:id="3233" w:author="Kelvin Sung" w:date="2021-04-22T15:00:00Z">
          <w:pPr>
            <w:pStyle w:val="Code"/>
          </w:pPr>
        </w:pPrChange>
      </w:pPr>
      <w:del w:id="3234" w:author="Kelvin Sung" w:date="2021-04-22T15:00:00Z">
        <w:r w:rsidRPr="006A27C6" w:rsidDel="004C1133">
          <w:delText xml:space="preserve">    this.</w:delText>
        </w:r>
        <w:r w:rsidDel="004C1133">
          <w:delText>m</w:delText>
        </w:r>
        <w:r w:rsidRPr="006A27C6" w:rsidDel="004C1133">
          <w:delText>CurrentTick++;</w:delText>
        </w:r>
      </w:del>
    </w:p>
    <w:p w14:paraId="3E184780" w14:textId="39DAD761" w:rsidR="000635BF" w:rsidRPr="006A27C6" w:rsidDel="004C1133" w:rsidRDefault="000635BF">
      <w:pPr>
        <w:pStyle w:val="BodyTextFirst"/>
        <w:rPr>
          <w:del w:id="3235" w:author="Kelvin Sung" w:date="2021-04-22T15:00:00Z"/>
        </w:rPr>
        <w:pPrChange w:id="3236" w:author="Kelvin Sung" w:date="2021-04-22T15:00:00Z">
          <w:pPr>
            <w:pStyle w:val="Code"/>
          </w:pPr>
        </w:pPrChange>
      </w:pPr>
      <w:del w:id="3237" w:author="Kelvin Sung" w:date="2021-04-22T15:00:00Z">
        <w:r w:rsidRPr="006A27C6" w:rsidDel="004C1133">
          <w:delText xml:space="preserve">    if (this.</w:delText>
        </w:r>
        <w:r w:rsidDel="004C1133">
          <w:delText>m</w:delText>
        </w:r>
        <w:r w:rsidRPr="006A27C6" w:rsidDel="004C1133">
          <w:delText>CurrentTick &gt;= this.</w:delText>
        </w:r>
        <w:r w:rsidDel="004C1133">
          <w:delText>m</w:delText>
        </w:r>
        <w:r w:rsidRPr="006A27C6" w:rsidDel="004C1133">
          <w:delText>UpdateInterval) {</w:delText>
        </w:r>
      </w:del>
    </w:p>
    <w:p w14:paraId="447BD3A4" w14:textId="2896C4FA" w:rsidR="000635BF" w:rsidRPr="006A27C6" w:rsidDel="004C1133" w:rsidRDefault="000635BF">
      <w:pPr>
        <w:pStyle w:val="BodyTextFirst"/>
        <w:rPr>
          <w:del w:id="3238" w:author="Kelvin Sung" w:date="2021-04-22T15:00:00Z"/>
        </w:rPr>
        <w:pPrChange w:id="3239" w:author="Kelvin Sung" w:date="2021-04-22T15:00:00Z">
          <w:pPr>
            <w:pStyle w:val="Code"/>
          </w:pPr>
        </w:pPrChange>
      </w:pPr>
      <w:del w:id="3240" w:author="Kelvin Sung" w:date="2021-04-22T15:00:00Z">
        <w:r w:rsidRPr="006A27C6" w:rsidDel="004C1133">
          <w:delText xml:space="preserve">        this.</w:delText>
        </w:r>
        <w:r w:rsidDel="004C1133">
          <w:delText>m</w:delText>
        </w:r>
        <w:r w:rsidRPr="006A27C6" w:rsidDel="004C1133">
          <w:delText>CurrentTick = 0;</w:delText>
        </w:r>
      </w:del>
    </w:p>
    <w:p w14:paraId="5D7301C2" w14:textId="366972FA" w:rsidR="000635BF" w:rsidRPr="006A27C6" w:rsidDel="004C1133" w:rsidRDefault="000635BF">
      <w:pPr>
        <w:pStyle w:val="BodyTextFirst"/>
        <w:rPr>
          <w:del w:id="3241" w:author="Kelvin Sung" w:date="2021-04-22T15:00:00Z"/>
        </w:rPr>
        <w:pPrChange w:id="3242" w:author="Kelvin Sung" w:date="2021-04-22T15:00:00Z">
          <w:pPr>
            <w:pStyle w:val="Code"/>
          </w:pPr>
        </w:pPrChange>
      </w:pPr>
      <w:del w:id="3243"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CurrentAnimAdvance;</w:delText>
        </w:r>
      </w:del>
    </w:p>
    <w:p w14:paraId="20175EBF" w14:textId="3D94858A" w:rsidR="000635BF" w:rsidRPr="006A27C6" w:rsidDel="004C1133" w:rsidRDefault="000635BF">
      <w:pPr>
        <w:pStyle w:val="BodyTextFirst"/>
        <w:rPr>
          <w:del w:id="3244" w:author="Kelvin Sung" w:date="2021-04-22T15:00:00Z"/>
        </w:rPr>
        <w:pPrChange w:id="3245" w:author="Kelvin Sung" w:date="2021-04-22T15:00:00Z">
          <w:pPr>
            <w:pStyle w:val="Code"/>
          </w:pPr>
        </w:pPrChange>
      </w:pPr>
      <w:del w:id="3246" w:author="Kelvin Sung" w:date="2021-04-22T15:00:00Z">
        <w:r w:rsidRPr="006A27C6" w:rsidDel="004C1133">
          <w:lastRenderedPageBreak/>
          <w:delText xml:space="preserve">        if ((this.</w:delText>
        </w:r>
        <w:r w:rsidDel="004C1133">
          <w:delText>m</w:delText>
        </w:r>
        <w:r w:rsidRPr="006A27C6" w:rsidDel="004C1133">
          <w:delText>CurrentElm &gt;= 0) &amp;&amp; (this.</w:delText>
        </w:r>
        <w:r w:rsidDel="004C1133">
          <w:delText>m</w:delText>
        </w:r>
        <w:r w:rsidRPr="006A27C6" w:rsidDel="004C1133">
          <w:delText>CurrentElm &lt; this.</w:delText>
        </w:r>
        <w:r w:rsidDel="004C1133">
          <w:delText>m</w:delText>
        </w:r>
        <w:r w:rsidRPr="006A27C6" w:rsidDel="004C1133">
          <w:delText>NumElems))</w:delText>
        </w:r>
      </w:del>
    </w:p>
    <w:p w14:paraId="3B9A951C" w14:textId="2F5FC3BA" w:rsidR="000635BF" w:rsidRPr="006A27C6" w:rsidDel="004C1133" w:rsidRDefault="000635BF">
      <w:pPr>
        <w:pStyle w:val="BodyTextFirst"/>
        <w:rPr>
          <w:del w:id="3247" w:author="Kelvin Sung" w:date="2021-04-22T15:00:00Z"/>
        </w:rPr>
        <w:pPrChange w:id="3248" w:author="Kelvin Sung" w:date="2021-04-22T15:00:00Z">
          <w:pPr>
            <w:pStyle w:val="Code"/>
          </w:pPr>
        </w:pPrChange>
      </w:pPr>
      <w:del w:id="3249" w:author="Kelvin Sung" w:date="2021-04-22T15:00:00Z">
        <w:r w:rsidRPr="006A27C6" w:rsidDel="004C1133">
          <w:delText xml:space="preserve">            this._</w:delText>
        </w:r>
        <w:r w:rsidDel="004C1133">
          <w:delText>set</w:delText>
        </w:r>
        <w:r w:rsidRPr="006A27C6" w:rsidDel="004C1133">
          <w:delText>SpriteElement();</w:delText>
        </w:r>
      </w:del>
    </w:p>
    <w:p w14:paraId="34573734" w14:textId="66066381" w:rsidR="000635BF" w:rsidRPr="006A27C6" w:rsidDel="004C1133" w:rsidRDefault="000635BF">
      <w:pPr>
        <w:pStyle w:val="BodyTextFirst"/>
        <w:rPr>
          <w:del w:id="3250" w:author="Kelvin Sung" w:date="2021-04-22T15:00:00Z"/>
        </w:rPr>
        <w:pPrChange w:id="3251" w:author="Kelvin Sung" w:date="2021-04-22T15:00:00Z">
          <w:pPr>
            <w:pStyle w:val="Code"/>
          </w:pPr>
        </w:pPrChange>
      </w:pPr>
      <w:del w:id="3252" w:author="Kelvin Sung" w:date="2021-04-22T15:00:00Z">
        <w:r w:rsidRPr="006A27C6" w:rsidDel="004C1133">
          <w:delText xml:space="preserve">        else</w:delText>
        </w:r>
      </w:del>
    </w:p>
    <w:p w14:paraId="10ED8C2D" w14:textId="64CD4267" w:rsidR="000635BF" w:rsidRPr="006A27C6" w:rsidDel="004C1133" w:rsidRDefault="000635BF">
      <w:pPr>
        <w:pStyle w:val="BodyTextFirst"/>
        <w:rPr>
          <w:del w:id="3253" w:author="Kelvin Sung" w:date="2021-04-22T15:00:00Z"/>
        </w:rPr>
        <w:pPrChange w:id="3254" w:author="Kelvin Sung" w:date="2021-04-22T15:00:00Z">
          <w:pPr>
            <w:pStyle w:val="Code"/>
          </w:pPr>
        </w:pPrChange>
      </w:pPr>
      <w:del w:id="3255" w:author="Kelvin Sung" w:date="2021-04-22T15:00:00Z">
        <w:r w:rsidRPr="006A27C6" w:rsidDel="004C1133">
          <w:delText xml:space="preserve">            this.</w:delText>
        </w:r>
        <w:r w:rsidDel="004C1133">
          <w:delText>_initAnimation</w:delText>
        </w:r>
        <w:r w:rsidRPr="006A27C6" w:rsidDel="004C1133">
          <w:delText>();</w:delText>
        </w:r>
      </w:del>
    </w:p>
    <w:p w14:paraId="04275C5D" w14:textId="1557FE2B" w:rsidR="000635BF" w:rsidRPr="006A27C6" w:rsidDel="004C1133" w:rsidRDefault="000635BF">
      <w:pPr>
        <w:pStyle w:val="BodyTextFirst"/>
        <w:rPr>
          <w:del w:id="3256" w:author="Kelvin Sung" w:date="2021-04-22T15:00:00Z"/>
        </w:rPr>
        <w:pPrChange w:id="3257" w:author="Kelvin Sung" w:date="2021-04-22T15:00:00Z">
          <w:pPr>
            <w:pStyle w:val="Code"/>
          </w:pPr>
        </w:pPrChange>
      </w:pPr>
      <w:del w:id="3258" w:author="Kelvin Sung" w:date="2021-04-22T15:00:00Z">
        <w:r w:rsidRPr="006A27C6" w:rsidDel="004C1133">
          <w:delText xml:space="preserve">    }</w:delText>
        </w:r>
      </w:del>
    </w:p>
    <w:p w14:paraId="750F103B" w14:textId="02E0329A" w:rsidR="000635BF" w:rsidRPr="006A27C6" w:rsidDel="004C1133" w:rsidRDefault="000635BF">
      <w:pPr>
        <w:pStyle w:val="BodyTextFirst"/>
        <w:rPr>
          <w:del w:id="3259" w:author="Kelvin Sung" w:date="2021-04-22T15:00:00Z"/>
        </w:rPr>
        <w:pPrChange w:id="3260" w:author="Kelvin Sung" w:date="2021-04-22T15:00:00Z">
          <w:pPr>
            <w:pStyle w:val="Code"/>
          </w:pPr>
        </w:pPrChange>
      </w:pPr>
      <w:del w:id="3261" w:author="Kelvin Sung" w:date="2021-04-22T15:00:00Z">
        <w:r w:rsidRPr="006A27C6" w:rsidDel="004C1133">
          <w:delText>};</w:delText>
        </w:r>
      </w:del>
    </w:p>
    <w:p w14:paraId="5DEEAD54" w14:textId="21819F56" w:rsidR="000635BF" w:rsidRPr="006A27C6" w:rsidDel="004C1133" w:rsidRDefault="000635BF">
      <w:pPr>
        <w:pStyle w:val="BodyTextFirst"/>
        <w:rPr>
          <w:del w:id="3262" w:author="Kelvin Sung" w:date="2021-04-22T15:00:00Z"/>
        </w:rPr>
        <w:pPrChange w:id="3263" w:author="Kelvin Sung" w:date="2021-04-22T15:00:00Z">
          <w:pPr>
            <w:pStyle w:val="BodyTextCont"/>
          </w:pPr>
        </w:pPrChange>
      </w:pPr>
      <w:del w:id="3264" w:author="Kelvin Sung" w:date="2021-04-22T15:00:00Z">
        <w:r w:rsidDel="004C1133">
          <w:delText xml:space="preserve">Each </w:delText>
        </w:r>
        <w:r w:rsidRPr="006A27C6" w:rsidDel="004C1133">
          <w:delText>time</w:delText>
        </w:r>
        <w:r w:rsidDel="004C1133">
          <w:delText xml:space="preserve"> the</w:delText>
        </w:r>
        <w:r w:rsidRPr="006A27C6" w:rsidDel="004C1133">
          <w:delText xml:space="preserve"> </w:delText>
        </w:r>
        <w:r w:rsidDel="004C1133">
          <w:rPr>
            <w:rStyle w:val="CodeInline"/>
          </w:rPr>
          <w:delText>update</w:delText>
        </w:r>
        <w:r w:rsidRPr="006A27C6" w:rsidDel="004C1133">
          <w:rPr>
            <w:rStyle w:val="CodeInline"/>
          </w:rPr>
          <w:delText>Animation</w:delText>
        </w:r>
        <w:r w:rsidDel="004C1133">
          <w:rPr>
            <w:rStyle w:val="CodeInline"/>
          </w:rPr>
          <w:delText>()</w:delText>
        </w:r>
        <w:r w:rsidRPr="006A27C6" w:rsidDel="004C1133">
          <w:delText xml:space="preserve"> </w:delText>
        </w:r>
        <w:r w:rsidDel="004C1133">
          <w:delText xml:space="preserve">function is </w:delText>
        </w:r>
        <w:r w:rsidRPr="006A27C6" w:rsidDel="004C1133">
          <w:delText xml:space="preserve">called, the </w:delText>
        </w:r>
        <w:r w:rsidDel="004C1133">
          <w:rPr>
            <w:rStyle w:val="CodeInline"/>
          </w:rPr>
          <w:delText>m</w:delText>
        </w:r>
        <w:r w:rsidRPr="006A27C6" w:rsidDel="004C1133">
          <w:rPr>
            <w:rStyle w:val="CodeInline"/>
          </w:rPr>
          <w:delText>CurrentTick</w:delText>
        </w:r>
        <w:r w:rsidRPr="006A27C6" w:rsidDel="004C1133">
          <w:delText xml:space="preserve"> counter </w:delText>
        </w:r>
        <w:r w:rsidDel="004C1133">
          <w:delText>is incremented,</w:delText>
        </w:r>
        <w:r w:rsidRPr="006A27C6" w:rsidDel="004C1133">
          <w:delText xml:space="preserve"> and </w:delText>
        </w:r>
        <w:r w:rsidDel="004C1133">
          <w:delText xml:space="preserve">when </w:delText>
        </w:r>
        <w:r w:rsidRPr="006A27C6" w:rsidDel="004C1133">
          <w:delText xml:space="preserve">the number of ticks reaches the </w:delText>
        </w:r>
        <w:r w:rsidDel="004C1133">
          <w:rPr>
            <w:rStyle w:val="CodeInline"/>
          </w:rPr>
          <w:delText>m</w:delText>
        </w:r>
        <w:r w:rsidRPr="006A27C6" w:rsidDel="004C1133">
          <w:rPr>
            <w:rStyle w:val="CodeInline"/>
          </w:rPr>
          <w:delText>UpdateInterval</w:delText>
        </w:r>
        <w:r w:rsidDel="004C1133">
          <w:delText xml:space="preserve"> value,</w:delText>
        </w:r>
        <w:r w:rsidRPr="006A27C6" w:rsidDel="004C1133">
          <w:delText xml:space="preserve"> the </w:delText>
        </w:r>
        <w:r w:rsidDel="004C1133">
          <w:delText xml:space="preserve">animation is re-initialized by the </w:delText>
        </w:r>
        <w:r w:rsidRPr="006A27C6" w:rsidDel="004C1133">
          <w:rPr>
            <w:rStyle w:val="CodeInline"/>
          </w:rPr>
          <w:delText>_initAnimation</w:delText>
        </w:r>
        <w:r w:rsidDel="004C1133">
          <w:rPr>
            <w:rStyle w:val="CodeInline"/>
          </w:rPr>
          <w:delText>()</w:delText>
        </w:r>
        <w:r w:rsidDel="004C1133">
          <w:delText xml:space="preserve"> function. It is important to note that the time unit for controlling the animation is the number of times the </w:delText>
        </w:r>
        <w:r w:rsidRPr="001C31DA" w:rsidDel="004C1133">
          <w:rPr>
            <w:rStyle w:val="CodeInline"/>
          </w:rPr>
          <w:delText>updateAnimation()</w:delText>
        </w:r>
        <w:r w:rsidDel="004C1133">
          <w:delText xml:space="preserve"> function</w:delText>
        </w:r>
        <w:r w:rsidDel="004C1133">
          <w:fldChar w:fldCharType="begin"/>
        </w:r>
        <w:r w:rsidDel="004C1133">
          <w:delInstrText xml:space="preserve"> XE "</w:delInstrText>
        </w:r>
        <w:r w:rsidRPr="00642250" w:rsidDel="004C1133">
          <w:rPr>
            <w:rStyle w:val="CodeInline"/>
          </w:rPr>
          <w:delInstrText>Sprite animations:updateAnimation()</w:delInstrText>
        </w:r>
        <w:r w:rsidRPr="00642250" w:rsidDel="004C1133">
          <w:delInstrText xml:space="preserve"> function</w:delInstrText>
        </w:r>
        <w:r w:rsidDel="004C1133">
          <w:delInstrText xml:space="preserve">" </w:delInstrText>
        </w:r>
        <w:r w:rsidDel="004C1133">
          <w:fldChar w:fldCharType="end"/>
        </w:r>
        <w:r w:rsidDel="004C1133">
          <w:delText xml:space="preserve"> is called and not the real-world elapsed time. Recall that the engine </w:delText>
        </w:r>
        <w:r w:rsidRPr="001C31DA" w:rsidDel="004C1133">
          <w:rPr>
            <w:rStyle w:val="CodeInline"/>
          </w:rPr>
          <w:delText>GameLoop</w:delText>
        </w:r>
        <w:r w:rsidDel="004C1133">
          <w:delText xml:space="preserve"> </w:delText>
        </w:r>
        <w:r w:rsidRPr="001C31DA" w:rsidDel="004C1133">
          <w:rPr>
            <w:rStyle w:val="CodeInline"/>
          </w:rPr>
          <w:delText>_runLoop()</w:delText>
        </w:r>
        <w:r w:rsidDel="004C1133">
          <w:delText xml:space="preserve"> function</w:delText>
        </w:r>
        <w:r w:rsidDel="004C1133">
          <w:fldChar w:fldCharType="begin"/>
        </w:r>
        <w:r w:rsidDel="004C1133">
          <w:delInstrText xml:space="preserve"> XE "</w:delInstrText>
        </w:r>
        <w:r w:rsidRPr="001F2866" w:rsidDel="004C1133">
          <w:rPr>
            <w:rStyle w:val="CodeInline"/>
          </w:rPr>
          <w:delInstrText>Sprite animations:GameLoop</w:delInstrText>
        </w:r>
        <w:r w:rsidRPr="001F2866" w:rsidDel="004C1133">
          <w:delInstrText xml:space="preserve"> </w:delInstrText>
        </w:r>
        <w:r w:rsidRPr="001F2866" w:rsidDel="004C1133">
          <w:rPr>
            <w:rStyle w:val="CodeInline"/>
          </w:rPr>
          <w:delInstrText>_runLoop()</w:delInstrText>
        </w:r>
        <w:r w:rsidRPr="001F2866" w:rsidDel="004C1133">
          <w:delInstrText xml:space="preserve"> function</w:delInstrText>
        </w:r>
        <w:r w:rsidDel="004C1133">
          <w:delInstrText xml:space="preserve">" </w:delInstrText>
        </w:r>
        <w:r w:rsidDel="004C1133">
          <w:fldChar w:fldCharType="end"/>
        </w:r>
        <w:r w:rsidDel="004C1133">
          <w:delText xml:space="preserve"> ensures systemwide updates to occur at </w:delText>
        </w:r>
        <w:r w:rsidRPr="00B203D6" w:rsidDel="004C1133">
          <w:rPr>
            <w:rStyle w:val="CodeInline"/>
          </w:rPr>
          <w:delText>kMPF</w:delText>
        </w:r>
        <w:r w:rsidDel="004C1133">
          <w:delText xml:space="preserve"> intervals even when frame rate lags. The game engine architecture ensures the </w:delText>
        </w:r>
        <w:r w:rsidRPr="00BC756F" w:rsidDel="004C1133">
          <w:rPr>
            <w:rStyle w:val="CodeInline"/>
          </w:rPr>
          <w:delText>updateAnimation()</w:delText>
        </w:r>
        <w:r w:rsidDel="004C1133">
          <w:delText xml:space="preserve"> function calls are </w:delText>
        </w:r>
        <w:r w:rsidRPr="00B203D6" w:rsidDel="004C1133">
          <w:rPr>
            <w:rStyle w:val="CodeInline"/>
          </w:rPr>
          <w:delText>kMPF</w:delText>
        </w:r>
        <w:r w:rsidDel="004C1133">
          <w:delText xml:space="preserve"> millisecond apart.</w:delText>
        </w:r>
      </w:del>
    </w:p>
    <w:p w14:paraId="287C6022" w14:textId="35BF04CC" w:rsidR="000635BF" w:rsidRPr="006A27C6" w:rsidDel="004C1133" w:rsidRDefault="000635BF">
      <w:pPr>
        <w:pStyle w:val="BodyTextFirst"/>
        <w:rPr>
          <w:del w:id="3265" w:author="Kelvin Sung" w:date="2021-04-22T15:00:00Z"/>
        </w:rPr>
        <w:pPrChange w:id="3266" w:author="Kelvin Sung" w:date="2021-04-22T15:00:00Z">
          <w:pPr>
            <w:pStyle w:val="Heading3"/>
          </w:pPr>
        </w:pPrChange>
      </w:pPr>
      <w:del w:id="3267" w:author="Kelvin Sung" w:date="2021-04-22T15:00:00Z">
        <w:r w:rsidDel="004C1133">
          <w:delText>Testing Sprite A</w:delText>
        </w:r>
        <w:r w:rsidRPr="006A27C6" w:rsidDel="004C1133">
          <w:delText>nimation</w:delText>
        </w:r>
      </w:del>
    </w:p>
    <w:p w14:paraId="4680D26A" w14:textId="4AD69E59" w:rsidR="000635BF" w:rsidDel="004C1133" w:rsidRDefault="000635BF">
      <w:pPr>
        <w:pStyle w:val="BodyTextFirst"/>
        <w:rPr>
          <w:del w:id="3268" w:author="Kelvin Sung" w:date="2021-04-22T15:00:00Z"/>
        </w:rPr>
      </w:pPr>
      <w:del w:id="3269" w:author="Kelvin Sung" w:date="2021-04-22T15:00:00Z">
        <w:r w:rsidDel="004C1133">
          <w:delText>The test cases for</w:delText>
        </w:r>
        <w:r w:rsidRPr="006A27C6" w:rsidDel="004C1133">
          <w:delText xml:space="preserve"> the </w:delText>
        </w:r>
        <w:r w:rsidRPr="006A27C6" w:rsidDel="004C1133">
          <w:rPr>
            <w:rStyle w:val="CodeInline"/>
          </w:rPr>
          <w:delText>SpriteAnimateRenderable</w:delText>
        </w:r>
        <w:r w:rsidRPr="006A27C6" w:rsidDel="004C1133">
          <w:delText xml:space="preserve"> </w:delText>
        </w:r>
        <w:r w:rsidDel="004C1133">
          <w:delText>object must demonstrate</w:delText>
        </w:r>
        <w:r w:rsidRPr="006A27C6" w:rsidDel="004C1133">
          <w:delText xml:space="preserve"> how the </w:delText>
        </w:r>
        <w:r w:rsidDel="004C1133">
          <w:delText xml:space="preserve">forward, reverse, and swing modes of animation and the animation speed are under the programmer's control. The </w:delText>
        </w:r>
        <w:r w:rsidRPr="00A1244D" w:rsidDel="004C1133">
          <w:rPr>
            <w:rStyle w:val="CodeInline"/>
          </w:rPr>
          <w:delText>MyGame</w:delText>
        </w:r>
        <w:r w:rsidDel="004C1133">
          <w:delText xml:space="preserve"> object is modified to accomplish these purposes.</w:delText>
        </w:r>
      </w:del>
    </w:p>
    <w:p w14:paraId="57151315" w14:textId="7FCBFB84" w:rsidR="000635BF" w:rsidRPr="006A27C6" w:rsidDel="004C1133" w:rsidRDefault="000635BF">
      <w:pPr>
        <w:pStyle w:val="BodyTextFirst"/>
        <w:rPr>
          <w:del w:id="3270" w:author="Kelvin Sung" w:date="2021-04-22T15:00:00Z"/>
        </w:rPr>
        <w:pPrChange w:id="3271" w:author="Kelvin Sung" w:date="2021-04-22T15:00:00Z">
          <w:pPr>
            <w:pStyle w:val="NumList"/>
            <w:numPr>
              <w:numId w:val="65"/>
            </w:numPr>
          </w:pPr>
        </w:pPrChange>
      </w:pPr>
      <w:del w:id="3272" w:author="Kelvin Sung" w:date="2021-04-22T15:00:00Z">
        <w:r w:rsidDel="004C1133">
          <w:delText xml:space="preserve">The </w:delText>
        </w:r>
        <w:r w:rsidRPr="000635BF" w:rsidDel="004C1133">
          <w:delText>constructing</w:delText>
        </w:r>
        <w:r w:rsidDel="004C1133">
          <w:delText xml:space="preserve">, loading, unloading, and drawing of </w:delText>
        </w:r>
        <w:r w:rsidRPr="00A1244D" w:rsidDel="004C1133">
          <w:rPr>
            <w:rStyle w:val="CodeInline"/>
          </w:rPr>
          <w:delText>MyGame</w:delText>
        </w:r>
        <w:r w:rsidDel="004C1133">
          <w:delText xml:space="preserve"> are similar to the previous example, so the details will not be repeated here. Please refer to the source code in the </w:delText>
        </w:r>
        <w:r w:rsidRPr="00AC694B" w:rsidDel="004C1133">
          <w:rPr>
            <w:rStyle w:val="CodeInline"/>
          </w:rPr>
          <w:delText>src/MyGame</w:delText>
        </w:r>
        <w:r w:rsidDel="004C1133">
          <w:delText xml:space="preserve"> folder for details. </w:delText>
        </w:r>
      </w:del>
    </w:p>
    <w:p w14:paraId="5E8A0004" w14:textId="515BD90F" w:rsidR="000635BF" w:rsidRPr="006A27C6" w:rsidDel="004C1133" w:rsidRDefault="000635BF">
      <w:pPr>
        <w:pStyle w:val="BodyTextFirst"/>
        <w:rPr>
          <w:del w:id="3273" w:author="Kelvin Sung" w:date="2021-04-22T15:00:00Z"/>
        </w:rPr>
        <w:pPrChange w:id="3274" w:author="Kelvin Sung" w:date="2021-04-22T15:00:00Z">
          <w:pPr>
            <w:pStyle w:val="NumList"/>
            <w:numPr>
              <w:numId w:val="14"/>
            </w:numPr>
          </w:pPr>
        </w:pPrChange>
      </w:pPr>
      <w:del w:id="3275" w:author="Kelvin Sung" w:date="2021-04-22T15:00:00Z">
        <w:r w:rsidRPr="006A27C6" w:rsidDel="004C1133">
          <w:delText xml:space="preserve">In 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CF1B43" w:rsidDel="004C1133">
          <w:rPr>
            <w:rStyle w:val="CodeInline"/>
          </w:rPr>
          <w:delInstrText>Sprite animations:initialize()</w:delInstrText>
        </w:r>
        <w:r w:rsidRPr="00CF1B43" w:rsidDel="004C1133">
          <w:delInstrText xml:space="preserve"> function</w:delInstrText>
        </w:r>
        <w:r w:rsidDel="004C1133">
          <w:delInstrText xml:space="preserve">" </w:delInstrText>
        </w:r>
        <w:r w:rsidDel="004C1133">
          <w:fldChar w:fldCharType="end"/>
        </w:r>
        <w:r w:rsidDel="004C1133">
          <w:delText xml:space="preserve">, </w:delText>
        </w:r>
        <w:r w:rsidRPr="000635BF" w:rsidDel="004C1133">
          <w:delText>add</w:delText>
        </w:r>
        <w:r w:rsidDel="004C1133">
          <w:delText xml:space="preserve"> code to create and initialize the </w:delText>
        </w:r>
        <w:r w:rsidRPr="006D64D8" w:rsidDel="004C1133">
          <w:rPr>
            <w:rStyle w:val="CodeInline"/>
          </w:rPr>
          <w:delText>SpriteAnimateRenderable</w:delText>
        </w:r>
        <w:r w:rsidDel="004C1133">
          <w:delText xml:space="preserve"> objects.</w:delText>
        </w:r>
      </w:del>
    </w:p>
    <w:p w14:paraId="6F2F8F2A" w14:textId="382DA6E6" w:rsidR="000635BF" w:rsidDel="004C1133" w:rsidRDefault="000635BF">
      <w:pPr>
        <w:pStyle w:val="BodyTextFirst"/>
        <w:rPr>
          <w:del w:id="3276" w:author="Kelvin Sung" w:date="2021-04-22T15:00:00Z"/>
        </w:rPr>
        <w:pPrChange w:id="3277" w:author="Kelvin Sung" w:date="2021-04-22T15:00:00Z">
          <w:pPr>
            <w:pStyle w:val="Code"/>
          </w:pPr>
        </w:pPrChange>
      </w:pPr>
      <w:del w:id="3278" w:author="Kelvin Sung" w:date="2021-04-22T15:00:00Z">
        <w:r w:rsidRPr="006A27C6" w:rsidDel="004C1133">
          <w:delText>MyGame.prototype.</w:delText>
        </w:r>
        <w:r w:rsidDel="004C1133">
          <w:delText>initialize</w:delText>
        </w:r>
        <w:r w:rsidRPr="006A27C6" w:rsidDel="004C1133">
          <w:delText xml:space="preserve"> = function() {</w:delText>
        </w:r>
      </w:del>
    </w:p>
    <w:p w14:paraId="0E9425D0" w14:textId="2A16BE9B" w:rsidR="000635BF" w:rsidDel="004C1133" w:rsidRDefault="000635BF">
      <w:pPr>
        <w:pStyle w:val="BodyTextFirst"/>
        <w:rPr>
          <w:del w:id="3279" w:author="Kelvin Sung" w:date="2021-04-22T15:00:00Z"/>
        </w:rPr>
        <w:pPrChange w:id="3280" w:author="Kelvin Sung" w:date="2021-04-22T15:00:00Z">
          <w:pPr>
            <w:pStyle w:val="Code"/>
          </w:pPr>
        </w:pPrChange>
      </w:pPr>
      <w:del w:id="3281" w:author="Kelvin Sung" w:date="2021-04-22T15:00:00Z">
        <w:r w:rsidDel="004C1133">
          <w:delText xml:space="preserve">    // … Identical to previous code …</w:delText>
        </w:r>
      </w:del>
    </w:p>
    <w:p w14:paraId="647B513C" w14:textId="459B1A4C" w:rsidR="000635BF" w:rsidRPr="006A27C6" w:rsidDel="004C1133" w:rsidRDefault="000635BF">
      <w:pPr>
        <w:pStyle w:val="BodyTextFirst"/>
        <w:rPr>
          <w:del w:id="3282" w:author="Kelvin Sung" w:date="2021-04-22T15:00:00Z"/>
        </w:rPr>
        <w:pPrChange w:id="3283" w:author="Kelvin Sung" w:date="2021-04-22T15:00:00Z">
          <w:pPr>
            <w:pStyle w:val="Code"/>
          </w:pPr>
        </w:pPrChange>
      </w:pPr>
    </w:p>
    <w:p w14:paraId="69E85F3C" w14:textId="3A8D0EC0" w:rsidR="000635BF" w:rsidRPr="006A27C6" w:rsidDel="004C1133" w:rsidRDefault="000635BF">
      <w:pPr>
        <w:pStyle w:val="BodyTextFirst"/>
        <w:rPr>
          <w:del w:id="3284" w:author="Kelvin Sung" w:date="2021-04-22T15:00:00Z"/>
        </w:rPr>
        <w:pPrChange w:id="3285" w:author="Kelvin Sung" w:date="2021-04-22T15:00:00Z">
          <w:pPr>
            <w:pStyle w:val="Code"/>
          </w:pPr>
        </w:pPrChange>
      </w:pPr>
      <w:del w:id="3286" w:author="Kelvin Sung" w:date="2021-04-22T15:00:00Z">
        <w:r w:rsidDel="004C1133">
          <w:delText xml:space="preserve">    </w:delText>
        </w:r>
        <w:r w:rsidRPr="006A27C6" w:rsidDel="004C1133">
          <w:delText>// The right minion</w:delText>
        </w:r>
      </w:del>
    </w:p>
    <w:p w14:paraId="129A64FB" w14:textId="2209C870" w:rsidR="000635BF" w:rsidRPr="006A27C6" w:rsidDel="004C1133" w:rsidRDefault="000635BF">
      <w:pPr>
        <w:pStyle w:val="BodyTextFirst"/>
        <w:rPr>
          <w:del w:id="3287" w:author="Kelvin Sung" w:date="2021-04-22T15:00:00Z"/>
        </w:rPr>
        <w:pPrChange w:id="3288" w:author="Kelvin Sung" w:date="2021-04-22T15:00:00Z">
          <w:pPr>
            <w:pStyle w:val="Code"/>
          </w:pPr>
        </w:pPrChange>
      </w:pPr>
      <w:del w:id="3289" w:author="Kelvin Sung" w:date="2021-04-22T15:00:00Z">
        <w:r w:rsidDel="004C1133">
          <w:delText xml:space="preserve">    </w:delText>
        </w:r>
        <w:r w:rsidRPr="006A27C6" w:rsidDel="004C1133">
          <w:delText>this.</w:delText>
        </w:r>
        <w:r w:rsidDel="004C1133">
          <w:delText>m</w:delText>
        </w:r>
        <w:r w:rsidRPr="006A27C6" w:rsidDel="004C1133">
          <w:delText>RightMinion= new SpriteAnimateRenderable(this.</w:delText>
        </w:r>
        <w:r w:rsidDel="004C1133">
          <w:delText>k</w:delText>
        </w:r>
        <w:r w:rsidRPr="006A27C6" w:rsidDel="004C1133">
          <w:delText>MinionSprite);</w:delText>
        </w:r>
      </w:del>
    </w:p>
    <w:p w14:paraId="48209F0A" w14:textId="4F05CD31" w:rsidR="000635BF" w:rsidRPr="006A27C6" w:rsidDel="004C1133" w:rsidRDefault="000635BF">
      <w:pPr>
        <w:pStyle w:val="BodyTextFirst"/>
        <w:rPr>
          <w:del w:id="3290" w:author="Kelvin Sung" w:date="2021-04-22T15:00:00Z"/>
        </w:rPr>
        <w:pPrChange w:id="3291" w:author="Kelvin Sung" w:date="2021-04-22T15:00:00Z">
          <w:pPr>
            <w:pStyle w:val="Code"/>
          </w:pPr>
        </w:pPrChange>
      </w:pPr>
      <w:del w:id="3292"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Color([1, 1, 1, 0]);</w:delText>
        </w:r>
      </w:del>
    </w:p>
    <w:p w14:paraId="268222C5" w14:textId="654C6767" w:rsidR="000635BF" w:rsidRPr="006A27C6" w:rsidDel="004C1133" w:rsidRDefault="000635BF">
      <w:pPr>
        <w:pStyle w:val="BodyTextFirst"/>
        <w:rPr>
          <w:del w:id="3293" w:author="Kelvin Sung" w:date="2021-04-22T15:00:00Z"/>
        </w:rPr>
        <w:pPrChange w:id="3294" w:author="Kelvin Sung" w:date="2021-04-22T15:00:00Z">
          <w:pPr>
            <w:pStyle w:val="Code"/>
          </w:pPr>
        </w:pPrChange>
      </w:pPr>
      <w:del w:id="3295"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Position(26, 56.5);</w:delText>
        </w:r>
      </w:del>
    </w:p>
    <w:p w14:paraId="697C94C3" w14:textId="418AF6F7" w:rsidR="000635BF" w:rsidRPr="006A27C6" w:rsidDel="004C1133" w:rsidRDefault="000635BF">
      <w:pPr>
        <w:pStyle w:val="BodyTextFirst"/>
        <w:rPr>
          <w:del w:id="3296" w:author="Kelvin Sung" w:date="2021-04-22T15:00:00Z"/>
        </w:rPr>
        <w:pPrChange w:id="3297" w:author="Kelvin Sung" w:date="2021-04-22T15:00:00Z">
          <w:pPr>
            <w:pStyle w:val="Code"/>
          </w:pPr>
        </w:pPrChange>
      </w:pPr>
      <w:del w:id="3298"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Size(4, 3.2);</w:delText>
        </w:r>
      </w:del>
    </w:p>
    <w:p w14:paraId="6B63FBB1" w14:textId="25DBC917" w:rsidR="000635BF" w:rsidRPr="006A27C6" w:rsidDel="004C1133" w:rsidRDefault="000635BF">
      <w:pPr>
        <w:pStyle w:val="BodyTextFirst"/>
        <w:rPr>
          <w:del w:id="3299" w:author="Kelvin Sung" w:date="2021-04-22T15:00:00Z"/>
        </w:rPr>
        <w:pPrChange w:id="3300" w:author="Kelvin Sung" w:date="2021-04-22T15:00:00Z">
          <w:pPr>
            <w:pStyle w:val="Code"/>
          </w:pPr>
        </w:pPrChange>
      </w:pPr>
      <w:del w:id="3301"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SpriteSequence(</w:delText>
        </w:r>
      </w:del>
    </w:p>
    <w:p w14:paraId="75BBA2FE" w14:textId="1A52989F" w:rsidR="000635BF" w:rsidRPr="006A27C6" w:rsidDel="004C1133" w:rsidRDefault="000635BF">
      <w:pPr>
        <w:pStyle w:val="BodyTextFirst"/>
        <w:rPr>
          <w:del w:id="3302" w:author="Kelvin Sung" w:date="2021-04-22T15:00:00Z"/>
        </w:rPr>
        <w:pPrChange w:id="3303" w:author="Kelvin Sung" w:date="2021-04-22T15:00:00Z">
          <w:pPr>
            <w:pStyle w:val="Code"/>
          </w:pPr>
        </w:pPrChange>
      </w:pPr>
      <w:del w:id="3304" w:author="Kelvin Sung" w:date="2021-04-22T15:00:00Z">
        <w:r w:rsidRPr="006A27C6" w:rsidDel="004C1133">
          <w:delText xml:space="preserve">    </w:delText>
        </w:r>
        <w:r w:rsidDel="004C1133">
          <w:delText xml:space="preserve">    </w:delText>
        </w:r>
        <w:r w:rsidRPr="006A27C6" w:rsidDel="004C1133">
          <w:delText xml:space="preserve">512, 0,     // first element position: top-right, 512 is top, 0 is right     </w:delText>
        </w:r>
      </w:del>
    </w:p>
    <w:p w14:paraId="3A68E77B" w14:textId="4BFBF6ED" w:rsidR="000635BF" w:rsidRPr="006A27C6" w:rsidDel="004C1133" w:rsidRDefault="000635BF">
      <w:pPr>
        <w:pStyle w:val="BodyTextFirst"/>
        <w:rPr>
          <w:del w:id="3305" w:author="Kelvin Sung" w:date="2021-04-22T15:00:00Z"/>
        </w:rPr>
        <w:pPrChange w:id="3306" w:author="Kelvin Sung" w:date="2021-04-22T15:00:00Z">
          <w:pPr>
            <w:pStyle w:val="Code"/>
          </w:pPr>
        </w:pPrChange>
      </w:pPr>
      <w:del w:id="3307" w:author="Kelvin Sung" w:date="2021-04-22T15:00:00Z">
        <w:r w:rsidDel="004C1133">
          <w:delText xml:space="preserve">    </w:delText>
        </w:r>
        <w:r w:rsidRPr="006A27C6" w:rsidDel="004C1133">
          <w:delText xml:space="preserve">    204,164,    // width x height in pixels</w:delText>
        </w:r>
      </w:del>
    </w:p>
    <w:p w14:paraId="6585213D" w14:textId="4D3D234E" w:rsidR="000635BF" w:rsidRPr="006A27C6" w:rsidDel="004C1133" w:rsidRDefault="000635BF">
      <w:pPr>
        <w:pStyle w:val="BodyTextFirst"/>
        <w:rPr>
          <w:del w:id="3308" w:author="Kelvin Sung" w:date="2021-04-22T15:00:00Z"/>
        </w:rPr>
        <w:pPrChange w:id="3309" w:author="Kelvin Sung" w:date="2021-04-22T15:00:00Z">
          <w:pPr>
            <w:pStyle w:val="Code"/>
          </w:pPr>
        </w:pPrChange>
      </w:pPr>
      <w:del w:id="3310" w:author="Kelvin Sung" w:date="2021-04-22T15:00:00Z">
        <w:r w:rsidDel="004C1133">
          <w:delText xml:space="preserve">    </w:delText>
        </w:r>
        <w:r w:rsidRPr="006A27C6" w:rsidDel="004C1133">
          <w:delText xml:space="preserve">    5,          // number of elements in this sequence</w:delText>
        </w:r>
      </w:del>
    </w:p>
    <w:p w14:paraId="3F590CE8" w14:textId="1B0A9969" w:rsidR="000635BF" w:rsidRPr="006A27C6" w:rsidDel="004C1133" w:rsidRDefault="000635BF">
      <w:pPr>
        <w:pStyle w:val="BodyTextFirst"/>
        <w:rPr>
          <w:del w:id="3311" w:author="Kelvin Sung" w:date="2021-04-22T15:00:00Z"/>
        </w:rPr>
        <w:pPrChange w:id="3312" w:author="Kelvin Sung" w:date="2021-04-22T15:00:00Z">
          <w:pPr>
            <w:pStyle w:val="Code"/>
          </w:pPr>
        </w:pPrChange>
      </w:pPr>
      <w:del w:id="3313" w:author="Kelvin Sung" w:date="2021-04-22T15:00:00Z">
        <w:r w:rsidDel="004C1133">
          <w:delText xml:space="preserve">    </w:delText>
        </w:r>
        <w:r w:rsidRPr="006A27C6" w:rsidDel="004C1133">
          <w:delText xml:space="preserve">    0);         /</w:delText>
        </w:r>
        <w:r w:rsidDel="004C1133">
          <w:delText>/ horizontal padding in between</w:delText>
        </w:r>
      </w:del>
    </w:p>
    <w:p w14:paraId="565101C3" w14:textId="13EA3259" w:rsidR="000635BF" w:rsidRPr="006A27C6" w:rsidDel="004C1133" w:rsidRDefault="000635BF">
      <w:pPr>
        <w:pStyle w:val="BodyTextFirst"/>
        <w:rPr>
          <w:del w:id="3314" w:author="Kelvin Sung" w:date="2021-04-22T15:00:00Z"/>
        </w:rPr>
        <w:pPrChange w:id="3315" w:author="Kelvin Sung" w:date="2021-04-22T15:00:00Z">
          <w:pPr>
            <w:pStyle w:val="Code"/>
          </w:pPr>
        </w:pPrChange>
      </w:pPr>
      <w:del w:id="3316" w:author="Kelvin Sung" w:date="2021-04-22T15:00:00Z">
        <w:r w:rsidDel="004C1133">
          <w:lastRenderedPageBreak/>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AnimationType(SpriteAnimateRenderable.eAnimationType.eAnimateRight);</w:delText>
        </w:r>
      </w:del>
    </w:p>
    <w:p w14:paraId="7CBD7BBD" w14:textId="06F9A6E5" w:rsidR="000635BF" w:rsidRPr="006A27C6" w:rsidDel="004C1133" w:rsidRDefault="000635BF">
      <w:pPr>
        <w:pStyle w:val="BodyTextFirst"/>
        <w:rPr>
          <w:del w:id="3317" w:author="Kelvin Sung" w:date="2021-04-22T15:00:00Z"/>
        </w:rPr>
        <w:pPrChange w:id="3318" w:author="Kelvin Sung" w:date="2021-04-22T15:00:00Z">
          <w:pPr>
            <w:pStyle w:val="Code"/>
          </w:pPr>
        </w:pPrChange>
      </w:pPr>
      <w:del w:id="3319"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AnimationSpeed(50);</w:delText>
        </w:r>
      </w:del>
    </w:p>
    <w:p w14:paraId="0C410311" w14:textId="18A68455" w:rsidR="000635BF" w:rsidRPr="006A27C6" w:rsidDel="004C1133" w:rsidRDefault="000635BF">
      <w:pPr>
        <w:pStyle w:val="BodyTextFirst"/>
        <w:rPr>
          <w:del w:id="3320" w:author="Kelvin Sung" w:date="2021-04-22T15:00:00Z"/>
        </w:rPr>
        <w:pPrChange w:id="3321" w:author="Kelvin Sung" w:date="2021-04-22T15:00:00Z">
          <w:pPr>
            <w:pStyle w:val="Code"/>
          </w:pPr>
        </w:pPrChange>
      </w:pPr>
      <w:del w:id="3322" w:author="Kelvin Sung" w:date="2021-04-22T15:00:00Z">
        <w:r w:rsidRPr="006A27C6" w:rsidDel="004C1133">
          <w:delText xml:space="preserve">                            </w:delText>
        </w:r>
      </w:del>
    </w:p>
    <w:p w14:paraId="351F4AF7" w14:textId="190712F4" w:rsidR="000635BF" w:rsidRPr="006A27C6" w:rsidDel="004C1133" w:rsidRDefault="000635BF">
      <w:pPr>
        <w:pStyle w:val="BodyTextFirst"/>
        <w:rPr>
          <w:del w:id="3323" w:author="Kelvin Sung" w:date="2021-04-22T15:00:00Z"/>
        </w:rPr>
        <w:pPrChange w:id="3324" w:author="Kelvin Sung" w:date="2021-04-22T15:00:00Z">
          <w:pPr>
            <w:pStyle w:val="Code"/>
          </w:pPr>
        </w:pPrChange>
      </w:pPr>
      <w:del w:id="3325" w:author="Kelvin Sung" w:date="2021-04-22T15:00:00Z">
        <w:r w:rsidDel="004C1133">
          <w:delText xml:space="preserve">    </w:delText>
        </w:r>
        <w:r w:rsidRPr="006A27C6" w:rsidDel="004C1133">
          <w:delText>// the left minion</w:delText>
        </w:r>
      </w:del>
    </w:p>
    <w:p w14:paraId="0C8BAA85" w14:textId="71FAD9F2" w:rsidR="000635BF" w:rsidRPr="006A27C6" w:rsidDel="004C1133" w:rsidRDefault="000635BF">
      <w:pPr>
        <w:pStyle w:val="BodyTextFirst"/>
        <w:rPr>
          <w:del w:id="3326" w:author="Kelvin Sung" w:date="2021-04-22T15:00:00Z"/>
        </w:rPr>
        <w:pPrChange w:id="3327" w:author="Kelvin Sung" w:date="2021-04-22T15:00:00Z">
          <w:pPr>
            <w:pStyle w:val="Code"/>
          </w:pPr>
        </w:pPrChange>
      </w:pPr>
      <w:del w:id="3328" w:author="Kelvin Sung" w:date="2021-04-22T15:00:00Z">
        <w:r w:rsidDel="004C1133">
          <w:delText xml:space="preserve">    </w:delText>
        </w:r>
        <w:r w:rsidRPr="006A27C6" w:rsidDel="004C1133">
          <w:delText>this.</w:delText>
        </w:r>
        <w:r w:rsidDel="004C1133">
          <w:delText>m</w:delText>
        </w:r>
        <w:r w:rsidRPr="006A27C6" w:rsidDel="004C1133">
          <w:delText>LeftMinion= new SpriteAnimateRenderable(this.</w:delText>
        </w:r>
        <w:r w:rsidDel="004C1133">
          <w:delText>k</w:delText>
        </w:r>
        <w:r w:rsidRPr="006A27C6" w:rsidDel="004C1133">
          <w:delText>MinionSprite);</w:delText>
        </w:r>
      </w:del>
    </w:p>
    <w:p w14:paraId="65195A0D" w14:textId="58C0A54B" w:rsidR="000635BF" w:rsidRPr="006A27C6" w:rsidDel="004C1133" w:rsidRDefault="000635BF">
      <w:pPr>
        <w:pStyle w:val="BodyTextFirst"/>
        <w:rPr>
          <w:del w:id="3329" w:author="Kelvin Sung" w:date="2021-04-22T15:00:00Z"/>
        </w:rPr>
        <w:pPrChange w:id="3330" w:author="Kelvin Sung" w:date="2021-04-22T15:00:00Z">
          <w:pPr>
            <w:pStyle w:val="Code"/>
          </w:pPr>
        </w:pPrChange>
      </w:pPr>
      <w:del w:id="3331"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Color([1, 1, 1, 0]);</w:delText>
        </w:r>
      </w:del>
    </w:p>
    <w:p w14:paraId="18A0853C" w14:textId="776818AC" w:rsidR="000635BF" w:rsidRPr="006A27C6" w:rsidDel="004C1133" w:rsidRDefault="000635BF">
      <w:pPr>
        <w:pStyle w:val="BodyTextFirst"/>
        <w:rPr>
          <w:del w:id="3332" w:author="Kelvin Sung" w:date="2021-04-22T15:00:00Z"/>
        </w:rPr>
        <w:pPrChange w:id="3333" w:author="Kelvin Sung" w:date="2021-04-22T15:00:00Z">
          <w:pPr>
            <w:pStyle w:val="Code"/>
          </w:pPr>
        </w:pPrChange>
      </w:pPr>
      <w:del w:id="3334"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Position(15, 56.5);</w:delText>
        </w:r>
      </w:del>
    </w:p>
    <w:p w14:paraId="61240079" w14:textId="33FA9C70" w:rsidR="000635BF" w:rsidRPr="006A27C6" w:rsidDel="004C1133" w:rsidRDefault="000635BF">
      <w:pPr>
        <w:pStyle w:val="BodyTextFirst"/>
        <w:rPr>
          <w:del w:id="3335" w:author="Kelvin Sung" w:date="2021-04-22T15:00:00Z"/>
        </w:rPr>
        <w:pPrChange w:id="3336" w:author="Kelvin Sung" w:date="2021-04-22T15:00:00Z">
          <w:pPr>
            <w:pStyle w:val="Code"/>
          </w:pPr>
        </w:pPrChange>
      </w:pPr>
      <w:del w:id="3337"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Size(4, 3.2);</w:delText>
        </w:r>
      </w:del>
    </w:p>
    <w:p w14:paraId="3D330C35" w14:textId="086B1F56" w:rsidR="000635BF" w:rsidRPr="006A27C6" w:rsidDel="004C1133" w:rsidRDefault="000635BF">
      <w:pPr>
        <w:pStyle w:val="BodyTextFirst"/>
        <w:rPr>
          <w:del w:id="3338" w:author="Kelvin Sung" w:date="2021-04-22T15:00:00Z"/>
        </w:rPr>
        <w:pPrChange w:id="3339" w:author="Kelvin Sung" w:date="2021-04-22T15:00:00Z">
          <w:pPr>
            <w:pStyle w:val="Code"/>
          </w:pPr>
        </w:pPrChange>
      </w:pPr>
      <w:del w:id="3340"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SpriteSequence(</w:delText>
        </w:r>
      </w:del>
    </w:p>
    <w:p w14:paraId="6A681675" w14:textId="6D7C1969" w:rsidR="000635BF" w:rsidRPr="006A27C6" w:rsidDel="004C1133" w:rsidRDefault="000635BF">
      <w:pPr>
        <w:pStyle w:val="BodyTextFirst"/>
        <w:rPr>
          <w:del w:id="3341" w:author="Kelvin Sung" w:date="2021-04-22T15:00:00Z"/>
        </w:rPr>
        <w:pPrChange w:id="3342" w:author="Kelvin Sung" w:date="2021-04-22T15:00:00Z">
          <w:pPr>
            <w:pStyle w:val="Code"/>
          </w:pPr>
        </w:pPrChange>
      </w:pPr>
      <w:del w:id="3343" w:author="Kelvin Sung" w:date="2021-04-22T15:00:00Z">
        <w:r w:rsidRPr="006A27C6" w:rsidDel="004C1133">
          <w:delText xml:space="preserve">    </w:delText>
        </w:r>
        <w:r w:rsidDel="004C1133">
          <w:delText xml:space="preserve">    </w:delText>
        </w:r>
        <w:r w:rsidRPr="006A27C6" w:rsidDel="004C1133">
          <w:delText>348, 0,     // first element: top-right, 164 from 512 is top, 0 is right</w:delText>
        </w:r>
      </w:del>
    </w:p>
    <w:p w14:paraId="3632721A" w14:textId="034385D4" w:rsidR="000635BF" w:rsidRPr="006A27C6" w:rsidDel="004C1133" w:rsidRDefault="000635BF">
      <w:pPr>
        <w:pStyle w:val="BodyTextFirst"/>
        <w:rPr>
          <w:del w:id="3344" w:author="Kelvin Sung" w:date="2021-04-22T15:00:00Z"/>
        </w:rPr>
        <w:pPrChange w:id="3345" w:author="Kelvin Sung" w:date="2021-04-22T15:00:00Z">
          <w:pPr>
            <w:pStyle w:val="Code"/>
          </w:pPr>
        </w:pPrChange>
      </w:pPr>
      <w:del w:id="3346" w:author="Kelvin Sung" w:date="2021-04-22T15:00:00Z">
        <w:r w:rsidDel="004C1133">
          <w:delText xml:space="preserve">    </w:delText>
        </w:r>
        <w:r w:rsidRPr="006A27C6" w:rsidDel="004C1133">
          <w:delText xml:space="preserve">    204,164,    // widthxheight in pixels</w:delText>
        </w:r>
      </w:del>
    </w:p>
    <w:p w14:paraId="485022FD" w14:textId="57593630" w:rsidR="000635BF" w:rsidRPr="006A27C6" w:rsidDel="004C1133" w:rsidRDefault="000635BF">
      <w:pPr>
        <w:pStyle w:val="BodyTextFirst"/>
        <w:rPr>
          <w:del w:id="3347" w:author="Kelvin Sung" w:date="2021-04-22T15:00:00Z"/>
        </w:rPr>
        <w:pPrChange w:id="3348" w:author="Kelvin Sung" w:date="2021-04-22T15:00:00Z">
          <w:pPr>
            <w:pStyle w:val="Code"/>
          </w:pPr>
        </w:pPrChange>
      </w:pPr>
      <w:del w:id="3349" w:author="Kelvin Sung" w:date="2021-04-22T15:00:00Z">
        <w:r w:rsidDel="004C1133">
          <w:delText xml:space="preserve">    </w:delText>
        </w:r>
        <w:r w:rsidRPr="006A27C6" w:rsidDel="004C1133">
          <w:delText xml:space="preserve">    5,          // number of elements in this sequence</w:delText>
        </w:r>
      </w:del>
    </w:p>
    <w:p w14:paraId="455B320E" w14:textId="5D807D31" w:rsidR="000635BF" w:rsidRPr="006A27C6" w:rsidDel="004C1133" w:rsidRDefault="000635BF">
      <w:pPr>
        <w:pStyle w:val="BodyTextFirst"/>
        <w:rPr>
          <w:del w:id="3350" w:author="Kelvin Sung" w:date="2021-04-22T15:00:00Z"/>
        </w:rPr>
        <w:pPrChange w:id="3351" w:author="Kelvin Sung" w:date="2021-04-22T15:00:00Z">
          <w:pPr>
            <w:pStyle w:val="Code"/>
          </w:pPr>
        </w:pPrChange>
      </w:pPr>
      <w:del w:id="3352" w:author="Kelvin Sung" w:date="2021-04-22T15:00:00Z">
        <w:r w:rsidDel="004C1133">
          <w:delText xml:space="preserve">    </w:delText>
        </w:r>
        <w:r w:rsidRPr="006A27C6" w:rsidDel="004C1133">
          <w:delText xml:space="preserve">    0);         /</w:delText>
        </w:r>
        <w:r w:rsidDel="004C1133">
          <w:delText>/ horizontal padding in between</w:delText>
        </w:r>
      </w:del>
    </w:p>
    <w:p w14:paraId="569C1D60" w14:textId="68C7B7C5" w:rsidR="000635BF" w:rsidRPr="006A27C6" w:rsidDel="004C1133" w:rsidRDefault="000635BF">
      <w:pPr>
        <w:pStyle w:val="BodyTextFirst"/>
        <w:rPr>
          <w:del w:id="3353" w:author="Kelvin Sung" w:date="2021-04-22T15:00:00Z"/>
        </w:rPr>
        <w:pPrChange w:id="3354" w:author="Kelvin Sung" w:date="2021-04-22T15:00:00Z">
          <w:pPr>
            <w:pStyle w:val="Code"/>
          </w:pPr>
        </w:pPrChange>
      </w:pPr>
      <w:del w:id="3355"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AnimationType(SpriteAnimateRenderable.eAnimationType.eAnimateRight);</w:delText>
        </w:r>
      </w:del>
    </w:p>
    <w:p w14:paraId="3E1FC0FE" w14:textId="23BB6F0A" w:rsidR="000635BF" w:rsidDel="004C1133" w:rsidRDefault="000635BF">
      <w:pPr>
        <w:pStyle w:val="BodyTextFirst"/>
        <w:rPr>
          <w:del w:id="3356" w:author="Kelvin Sung" w:date="2021-04-22T15:00:00Z"/>
        </w:rPr>
        <w:pPrChange w:id="3357" w:author="Kelvin Sung" w:date="2021-04-22T15:00:00Z">
          <w:pPr>
            <w:pStyle w:val="Code"/>
          </w:pPr>
        </w:pPrChange>
      </w:pPr>
      <w:del w:id="3358"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AnimationSpeed(50);</w:delText>
        </w:r>
      </w:del>
    </w:p>
    <w:p w14:paraId="633BB74C" w14:textId="689F91CC" w:rsidR="000635BF" w:rsidDel="004C1133" w:rsidRDefault="000635BF">
      <w:pPr>
        <w:pStyle w:val="BodyTextFirst"/>
        <w:rPr>
          <w:del w:id="3359" w:author="Kelvin Sung" w:date="2021-04-22T15:00:00Z"/>
        </w:rPr>
        <w:pPrChange w:id="3360" w:author="Kelvin Sung" w:date="2021-04-22T15:00:00Z">
          <w:pPr>
            <w:pStyle w:val="Code"/>
          </w:pPr>
        </w:pPrChange>
      </w:pPr>
    </w:p>
    <w:p w14:paraId="04F3D573" w14:textId="0EE40BCE" w:rsidR="000635BF" w:rsidDel="004C1133" w:rsidRDefault="000635BF">
      <w:pPr>
        <w:pStyle w:val="BodyTextFirst"/>
        <w:rPr>
          <w:del w:id="3361" w:author="Kelvin Sung" w:date="2021-04-22T15:00:00Z"/>
        </w:rPr>
        <w:pPrChange w:id="3362" w:author="Kelvin Sung" w:date="2021-04-22T15:00:00Z">
          <w:pPr>
            <w:pStyle w:val="Code"/>
          </w:pPr>
        </w:pPrChange>
      </w:pPr>
      <w:del w:id="3363" w:author="Kelvin Sung" w:date="2021-04-22T15:00:00Z">
        <w:r w:rsidDel="004C1133">
          <w:delText xml:space="preserve">    // … Identical to previous code …</w:delText>
        </w:r>
      </w:del>
    </w:p>
    <w:p w14:paraId="19505367" w14:textId="35094D1F" w:rsidR="000635BF" w:rsidDel="004C1133" w:rsidRDefault="000635BF">
      <w:pPr>
        <w:pStyle w:val="BodyTextFirst"/>
        <w:rPr>
          <w:del w:id="3364" w:author="Kelvin Sung" w:date="2021-04-22T15:00:00Z"/>
        </w:rPr>
        <w:pPrChange w:id="3365" w:author="Kelvin Sung" w:date="2021-04-22T15:00:00Z">
          <w:pPr>
            <w:pStyle w:val="Code"/>
          </w:pPr>
        </w:pPrChange>
      </w:pPr>
      <w:del w:id="3366" w:author="Kelvin Sung" w:date="2021-04-22T15:00:00Z">
        <w:r w:rsidDel="004C1133">
          <w:delText>}</w:delText>
        </w:r>
      </w:del>
    </w:p>
    <w:p w14:paraId="399C59DB" w14:textId="7335FD7C" w:rsidR="000635BF" w:rsidRPr="006A27C6" w:rsidDel="004C1133" w:rsidRDefault="000635BF">
      <w:pPr>
        <w:pStyle w:val="BodyTextFirst"/>
        <w:rPr>
          <w:del w:id="3367" w:author="Kelvin Sung" w:date="2021-04-22T15:00:00Z"/>
        </w:rPr>
        <w:pPrChange w:id="3368" w:author="Kelvin Sung" w:date="2021-04-22T15:00:00Z">
          <w:pPr>
            <w:pStyle w:val="BodyTextCont"/>
          </w:pPr>
        </w:pPrChange>
      </w:pPr>
      <w:del w:id="3369"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objects are created </w:delText>
        </w:r>
        <w:r w:rsidDel="004C1133">
          <w:delText xml:space="preserve">in similar ways as </w:delText>
        </w:r>
        <w:r w:rsidRPr="006A27C6" w:rsidDel="004C1133">
          <w:rPr>
            <w:rStyle w:val="CodeInline"/>
          </w:rPr>
          <w:delText>SpriteRenderable</w:delText>
        </w:r>
        <w:r w:rsidDel="004C1133">
          <w:delText xml:space="preserve"> objects with a sprite sheet as the texture parameter. Additionally, in this case, it is essential to call the </w:delText>
        </w:r>
        <w:r w:rsidRPr="00793720" w:rsidDel="004C1133">
          <w:rPr>
            <w:rStyle w:val="CodeInline"/>
          </w:rPr>
          <w:delText>setSpriteSequence()</w:delText>
        </w:r>
        <w:r w:rsidDel="004C1133">
          <w:delText xml:space="preserve"> function</w:delText>
        </w:r>
        <w:r w:rsidDel="004C1133">
          <w:fldChar w:fldCharType="begin"/>
        </w:r>
        <w:r w:rsidDel="004C1133">
          <w:delInstrText xml:space="preserve"> XE "</w:delInstrText>
        </w:r>
        <w:r w:rsidRPr="00DA7DDD" w:rsidDel="004C1133">
          <w:rPr>
            <w:rStyle w:val="CodeInline"/>
          </w:rPr>
          <w:delInstrText>Sprite animations:setSpriteSequence()</w:delInstrText>
        </w:r>
        <w:r w:rsidRPr="00DA7DDD" w:rsidDel="004C1133">
          <w:delInstrText xml:space="preserve"> function</w:delInstrText>
        </w:r>
        <w:r w:rsidDel="004C1133">
          <w:delInstrText xml:space="preserve">" </w:delInstrText>
        </w:r>
        <w:r w:rsidDel="004C1133">
          <w:fldChar w:fldCharType="end"/>
        </w:r>
        <w:r w:rsidDel="004C1133">
          <w:delText xml:space="preserve"> to identify the elements involved in the animation including the location, dimension, and total number of elements. </w:delText>
        </w:r>
      </w:del>
    </w:p>
    <w:p w14:paraId="3E2FEC51" w14:textId="5405CC31" w:rsidR="000635BF" w:rsidRPr="006A27C6" w:rsidDel="004C1133" w:rsidRDefault="000635BF">
      <w:pPr>
        <w:pStyle w:val="BodyTextFirst"/>
        <w:rPr>
          <w:del w:id="3370" w:author="Kelvin Sung" w:date="2021-04-22T15:00:00Z"/>
        </w:rPr>
        <w:pPrChange w:id="3371" w:author="Kelvin Sung" w:date="2021-04-22T15:00:00Z">
          <w:pPr>
            <w:pStyle w:val="NumList"/>
            <w:numPr>
              <w:numId w:val="14"/>
            </w:numPr>
          </w:pPr>
        </w:pPrChange>
      </w:pPr>
      <w:del w:id="3372" w:author="Kelvin Sung" w:date="2021-04-22T15:00:00Z">
        <w:r w:rsidDel="004C1133">
          <w:delText xml:space="preserve">The </w:delText>
        </w:r>
        <w:r w:rsidRPr="000A0087" w:rsidDel="004C1133">
          <w:rPr>
            <w:rStyle w:val="CodeInline"/>
          </w:rPr>
          <w:delText>update()</w:delText>
        </w:r>
        <w:r w:rsidDel="004C1133">
          <w:delText xml:space="preserve"> </w:delText>
        </w:r>
        <w:r w:rsidRPr="000635BF" w:rsidDel="004C1133">
          <w:delText>function</w:delText>
        </w:r>
        <w:r w:rsidDel="004C1133">
          <w:delText xml:space="preserve"> must invoke the </w:delText>
        </w:r>
        <w:r w:rsidRPr="000A0087" w:rsidDel="004C1133">
          <w:rPr>
            <w:rStyle w:val="CodeInline"/>
          </w:rPr>
          <w:delText>SpriteAnimateRenderable</w:delText>
        </w:r>
        <w:r w:rsidDel="004C1133">
          <w:delText xml:space="preserve"> object’s </w:delText>
        </w:r>
        <w:r w:rsidRPr="000A0087" w:rsidDel="004C1133">
          <w:rPr>
            <w:rStyle w:val="CodeInline"/>
          </w:rPr>
          <w:delText>updateAnimation()</w:delText>
        </w:r>
        <w:r w:rsidDel="004C1133">
          <w:delText xml:space="preserve"> function to advance the sprite animation.</w:delText>
        </w:r>
      </w:del>
    </w:p>
    <w:p w14:paraId="4F89BD63" w14:textId="30E87A44" w:rsidR="000635BF" w:rsidRPr="006A27C6" w:rsidDel="004C1133" w:rsidRDefault="000635BF">
      <w:pPr>
        <w:pStyle w:val="BodyTextFirst"/>
        <w:rPr>
          <w:del w:id="3373" w:author="Kelvin Sung" w:date="2021-04-22T15:00:00Z"/>
        </w:rPr>
        <w:pPrChange w:id="3374" w:author="Kelvin Sung" w:date="2021-04-22T15:00:00Z">
          <w:pPr>
            <w:pStyle w:val="Code"/>
          </w:pPr>
        </w:pPrChange>
      </w:pPr>
      <w:del w:id="3375"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2335042" w14:textId="3831D978" w:rsidR="000635BF" w:rsidDel="004C1133" w:rsidRDefault="000635BF">
      <w:pPr>
        <w:pStyle w:val="BodyTextFirst"/>
        <w:rPr>
          <w:del w:id="3376" w:author="Kelvin Sung" w:date="2021-04-22T15:00:00Z"/>
        </w:rPr>
        <w:pPrChange w:id="3377" w:author="Kelvin Sung" w:date="2021-04-22T15:00:00Z">
          <w:pPr>
            <w:pStyle w:val="Code"/>
          </w:pPr>
        </w:pPrChange>
      </w:pPr>
      <w:del w:id="3378" w:author="Kelvin Sung" w:date="2021-04-22T15:00:00Z">
        <w:r w:rsidRPr="006A27C6" w:rsidDel="004C1133">
          <w:delText xml:space="preserve">    </w:delText>
        </w:r>
        <w:r w:rsidDel="004C1133">
          <w:delText>// … Identical to previous code …</w:delText>
        </w:r>
      </w:del>
    </w:p>
    <w:p w14:paraId="359AF740" w14:textId="5B6F9FB2" w:rsidR="000635BF" w:rsidRPr="006A27C6" w:rsidDel="004C1133" w:rsidRDefault="000635BF">
      <w:pPr>
        <w:pStyle w:val="BodyTextFirst"/>
        <w:rPr>
          <w:del w:id="3379" w:author="Kelvin Sung" w:date="2021-04-22T15:00:00Z"/>
        </w:rPr>
        <w:pPrChange w:id="3380" w:author="Kelvin Sung" w:date="2021-04-22T15:00:00Z">
          <w:pPr>
            <w:pStyle w:val="Code"/>
          </w:pPr>
        </w:pPrChange>
      </w:pPr>
      <w:del w:id="3381" w:author="Kelvin Sung" w:date="2021-04-22T15:00:00Z">
        <w:r w:rsidRPr="006A27C6" w:rsidDel="004C1133">
          <w:delText xml:space="preserve">    </w:delText>
        </w:r>
      </w:del>
    </w:p>
    <w:p w14:paraId="150C3515" w14:textId="16696D8A" w:rsidR="000635BF" w:rsidRPr="006A27C6" w:rsidDel="004C1133" w:rsidRDefault="000635BF">
      <w:pPr>
        <w:pStyle w:val="BodyTextFirst"/>
        <w:rPr>
          <w:del w:id="3382" w:author="Kelvin Sung" w:date="2021-04-22T15:00:00Z"/>
        </w:rPr>
        <w:pPrChange w:id="3383" w:author="Kelvin Sung" w:date="2021-04-22T15:00:00Z">
          <w:pPr>
            <w:pStyle w:val="Code"/>
          </w:pPr>
        </w:pPrChange>
      </w:pPr>
      <w:del w:id="3384" w:author="Kelvin Sung" w:date="2021-04-22T15:00:00Z">
        <w:r w:rsidRPr="006A27C6" w:rsidDel="004C1133">
          <w:delText xml:space="preserve">    // remember to update </w:delText>
        </w:r>
        <w:r w:rsidDel="004C1133">
          <w:delText>the minion's animation</w:delText>
        </w:r>
      </w:del>
    </w:p>
    <w:p w14:paraId="105D3083" w14:textId="06DA61B4" w:rsidR="000635BF" w:rsidRPr="006A27C6" w:rsidDel="004C1133" w:rsidRDefault="000635BF">
      <w:pPr>
        <w:pStyle w:val="BodyTextFirst"/>
        <w:rPr>
          <w:del w:id="3385" w:author="Kelvin Sung" w:date="2021-04-22T15:00:00Z"/>
        </w:rPr>
        <w:pPrChange w:id="3386" w:author="Kelvin Sung" w:date="2021-04-22T15:00:00Z">
          <w:pPr>
            <w:pStyle w:val="Code"/>
          </w:pPr>
        </w:pPrChange>
      </w:pPr>
      <w:del w:id="3387" w:author="Kelvin Sung" w:date="2021-04-22T15:00:00Z">
        <w:r w:rsidRPr="006A27C6" w:rsidDel="004C1133">
          <w:delText xml:space="preserve">    this.</w:delText>
        </w:r>
        <w:r w:rsidDel="004C1133">
          <w:delText>m</w:delText>
        </w:r>
        <w:r w:rsidRPr="006A27C6" w:rsidDel="004C1133">
          <w:delText>RightMinion.</w:delText>
        </w:r>
        <w:r w:rsidDel="004C1133">
          <w:delText>update</w:delText>
        </w:r>
        <w:r w:rsidRPr="006A27C6" w:rsidDel="004C1133">
          <w:delText>Animation();</w:delText>
        </w:r>
      </w:del>
    </w:p>
    <w:p w14:paraId="621AC8CF" w14:textId="7793FE4C" w:rsidR="000635BF" w:rsidRPr="006A27C6" w:rsidDel="004C1133" w:rsidRDefault="000635BF">
      <w:pPr>
        <w:pStyle w:val="BodyTextFirst"/>
        <w:rPr>
          <w:del w:id="3388" w:author="Kelvin Sung" w:date="2021-04-22T15:00:00Z"/>
        </w:rPr>
        <w:pPrChange w:id="3389" w:author="Kelvin Sung" w:date="2021-04-22T15:00:00Z">
          <w:pPr>
            <w:pStyle w:val="Code"/>
          </w:pPr>
        </w:pPrChange>
      </w:pPr>
      <w:del w:id="3390" w:author="Kelvin Sung" w:date="2021-04-22T15:00:00Z">
        <w:r w:rsidRPr="006A27C6" w:rsidDel="004C1133">
          <w:delText xml:space="preserve">    this.</w:delText>
        </w:r>
        <w:r w:rsidDel="004C1133">
          <w:delText>m</w:delText>
        </w:r>
        <w:r w:rsidRPr="006A27C6" w:rsidDel="004C1133">
          <w:delText>LeftMinion.</w:delText>
        </w:r>
        <w:r w:rsidDel="004C1133">
          <w:delText>update</w:delText>
        </w:r>
        <w:r w:rsidRPr="006A27C6" w:rsidDel="004C1133">
          <w:delText>Animation();</w:delText>
        </w:r>
      </w:del>
    </w:p>
    <w:p w14:paraId="3896A862" w14:textId="3AC2B31B" w:rsidR="000635BF" w:rsidRPr="006A27C6" w:rsidDel="004C1133" w:rsidRDefault="000635BF">
      <w:pPr>
        <w:pStyle w:val="BodyTextFirst"/>
        <w:rPr>
          <w:del w:id="3391" w:author="Kelvin Sung" w:date="2021-04-22T15:00:00Z"/>
        </w:rPr>
        <w:pPrChange w:id="3392" w:author="Kelvin Sung" w:date="2021-04-22T15:00:00Z">
          <w:pPr>
            <w:pStyle w:val="Code"/>
          </w:pPr>
        </w:pPrChange>
      </w:pPr>
      <w:del w:id="3393" w:author="Kelvin Sung" w:date="2021-04-22T15:00:00Z">
        <w:r w:rsidRPr="006A27C6" w:rsidDel="004C1133">
          <w:delText xml:space="preserve">    </w:delText>
        </w:r>
      </w:del>
    </w:p>
    <w:p w14:paraId="06C682C2" w14:textId="5CF6B463" w:rsidR="000635BF" w:rsidRPr="006A27C6" w:rsidDel="004C1133" w:rsidRDefault="000635BF">
      <w:pPr>
        <w:pStyle w:val="BodyTextFirst"/>
        <w:rPr>
          <w:del w:id="3394" w:author="Kelvin Sung" w:date="2021-04-22T15:00:00Z"/>
        </w:rPr>
        <w:pPrChange w:id="3395" w:author="Kelvin Sung" w:date="2021-04-22T15:00:00Z">
          <w:pPr>
            <w:pStyle w:val="Code"/>
          </w:pPr>
        </w:pPrChange>
      </w:pPr>
      <w:del w:id="3396" w:author="Kelvin Sung" w:date="2021-04-22T15:00:00Z">
        <w:r w:rsidRPr="006A27C6" w:rsidDel="004C1133">
          <w:lastRenderedPageBreak/>
          <w:delText xml:space="preserve">    // Animate left on the sprite sheet</w:delText>
        </w:r>
      </w:del>
    </w:p>
    <w:p w14:paraId="08930713" w14:textId="16EBAEB8" w:rsidR="000635BF" w:rsidRPr="006A27C6" w:rsidDel="004C1133" w:rsidRDefault="000635BF">
      <w:pPr>
        <w:pStyle w:val="BodyTextFirst"/>
        <w:rPr>
          <w:del w:id="3397" w:author="Kelvin Sung" w:date="2021-04-22T15:00:00Z"/>
        </w:rPr>
        <w:pPrChange w:id="3398" w:author="Kelvin Sung" w:date="2021-04-22T15:00:00Z">
          <w:pPr>
            <w:pStyle w:val="Code"/>
          </w:pPr>
        </w:pPrChange>
      </w:pPr>
      <w:del w:id="3399"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.One)) {</w:delText>
        </w:r>
      </w:del>
    </w:p>
    <w:p w14:paraId="0B831908" w14:textId="254F9E9D" w:rsidR="000635BF" w:rsidDel="004C1133" w:rsidRDefault="000635BF">
      <w:pPr>
        <w:pStyle w:val="BodyTextFirst"/>
        <w:rPr>
          <w:del w:id="3400" w:author="Kelvin Sung" w:date="2021-04-22T15:00:00Z"/>
        </w:rPr>
        <w:pPrChange w:id="3401" w:author="Kelvin Sung" w:date="2021-04-22T15:00:00Z">
          <w:pPr>
            <w:pStyle w:val="Code"/>
          </w:pPr>
        </w:pPrChange>
      </w:pPr>
      <w:del w:id="3402"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3F63F311" w14:textId="02029EA3" w:rsidR="000635BF" w:rsidDel="004C1133" w:rsidRDefault="000635BF">
      <w:pPr>
        <w:pStyle w:val="BodyTextFirst"/>
        <w:rPr>
          <w:del w:id="3403" w:author="Kelvin Sung" w:date="2021-04-22T15:00:00Z"/>
        </w:rPr>
        <w:pPrChange w:id="3404" w:author="Kelvin Sung" w:date="2021-04-22T15:00:00Z">
          <w:pPr>
            <w:pStyle w:val="Code"/>
            <w:ind w:firstLine="720"/>
          </w:pPr>
        </w:pPrChange>
      </w:pPr>
      <w:del w:id="3405" w:author="Kelvin Sung" w:date="2021-04-22T15:00:00Z">
        <w:r w:rsidDel="004C1133">
          <w:delText xml:space="preserve">    </w:delText>
        </w:r>
        <w:r w:rsidRPr="006A27C6" w:rsidDel="004C1133">
          <w:delText>SpriteAnimateRenderable.eAnimationType.eAnimateLeft);</w:delText>
        </w:r>
      </w:del>
    </w:p>
    <w:p w14:paraId="78709EA0" w14:textId="20BF76BA" w:rsidR="000635BF" w:rsidDel="004C1133" w:rsidRDefault="000635BF">
      <w:pPr>
        <w:pStyle w:val="BodyTextFirst"/>
        <w:rPr>
          <w:del w:id="3406" w:author="Kelvin Sung" w:date="2021-04-22T15:00:00Z"/>
        </w:rPr>
        <w:pPrChange w:id="3407" w:author="Kelvin Sung" w:date="2021-04-22T15:00:00Z">
          <w:pPr>
            <w:pStyle w:val="Code"/>
          </w:pPr>
        </w:pPrChange>
      </w:pPr>
      <w:del w:id="3408"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3825CF5" w14:textId="12272B57" w:rsidR="000635BF" w:rsidDel="004C1133" w:rsidRDefault="000635BF">
      <w:pPr>
        <w:pStyle w:val="BodyTextFirst"/>
        <w:rPr>
          <w:del w:id="3409" w:author="Kelvin Sung" w:date="2021-04-22T15:00:00Z"/>
        </w:rPr>
        <w:pPrChange w:id="3410" w:author="Kelvin Sung" w:date="2021-04-22T15:00:00Z">
          <w:pPr>
            <w:pStyle w:val="Code"/>
            <w:ind w:firstLine="720"/>
          </w:pPr>
        </w:pPrChange>
      </w:pPr>
      <w:del w:id="3411" w:author="Kelvin Sung" w:date="2021-04-22T15:00:00Z">
        <w:r w:rsidDel="004C1133">
          <w:delText xml:space="preserve">    </w:delText>
        </w:r>
        <w:r w:rsidRPr="006A27C6" w:rsidDel="004C1133">
          <w:delText>SpriteAnimateRenderable.eAnimationType.eAnimateLeft);</w:delText>
        </w:r>
      </w:del>
    </w:p>
    <w:p w14:paraId="0B34EE29" w14:textId="08056BA3" w:rsidR="000635BF" w:rsidRPr="006A27C6" w:rsidDel="004C1133" w:rsidRDefault="000635BF">
      <w:pPr>
        <w:pStyle w:val="BodyTextFirst"/>
        <w:rPr>
          <w:del w:id="3412" w:author="Kelvin Sung" w:date="2021-04-22T15:00:00Z"/>
        </w:rPr>
        <w:pPrChange w:id="3413" w:author="Kelvin Sung" w:date="2021-04-22T15:00:00Z">
          <w:pPr>
            <w:pStyle w:val="Code"/>
          </w:pPr>
        </w:pPrChange>
      </w:pPr>
      <w:del w:id="3414" w:author="Kelvin Sung" w:date="2021-04-22T15:00:00Z">
        <w:r w:rsidRPr="006A27C6" w:rsidDel="004C1133">
          <w:delText xml:space="preserve">    }</w:delText>
        </w:r>
      </w:del>
    </w:p>
    <w:p w14:paraId="08A1557E" w14:textId="1D89C51E" w:rsidR="000635BF" w:rsidRPr="006A27C6" w:rsidDel="004C1133" w:rsidRDefault="000635BF">
      <w:pPr>
        <w:pStyle w:val="BodyTextFirst"/>
        <w:rPr>
          <w:del w:id="3415" w:author="Kelvin Sung" w:date="2021-04-22T15:00:00Z"/>
        </w:rPr>
        <w:pPrChange w:id="3416" w:author="Kelvin Sung" w:date="2021-04-22T15:00:00Z">
          <w:pPr>
            <w:pStyle w:val="Code"/>
          </w:pPr>
        </w:pPrChange>
      </w:pPr>
      <w:del w:id="3417" w:author="Kelvin Sung" w:date="2021-04-22T15:00:00Z">
        <w:r w:rsidRPr="006A27C6" w:rsidDel="004C1133">
          <w:delText xml:space="preserve">    </w:delText>
        </w:r>
      </w:del>
    </w:p>
    <w:p w14:paraId="305977E6" w14:textId="652E7453" w:rsidR="000635BF" w:rsidRPr="006A27C6" w:rsidDel="004C1133" w:rsidRDefault="000635BF">
      <w:pPr>
        <w:pStyle w:val="BodyTextFirst"/>
        <w:rPr>
          <w:del w:id="3418" w:author="Kelvin Sung" w:date="2021-04-22T15:00:00Z"/>
        </w:rPr>
        <w:pPrChange w:id="3419" w:author="Kelvin Sung" w:date="2021-04-22T15:00:00Z">
          <w:pPr>
            <w:pStyle w:val="Code"/>
          </w:pPr>
        </w:pPrChange>
      </w:pPr>
      <w:del w:id="3420" w:author="Kelvin Sung" w:date="2021-04-22T15:00:00Z">
        <w:r w:rsidRPr="006A27C6" w:rsidDel="004C1133">
          <w:delText xml:space="preserve">    // swing animation </w:delText>
        </w:r>
      </w:del>
    </w:p>
    <w:p w14:paraId="73598413" w14:textId="4F74163A" w:rsidR="000635BF" w:rsidRPr="006A27C6" w:rsidDel="004C1133" w:rsidRDefault="000635BF">
      <w:pPr>
        <w:pStyle w:val="BodyTextFirst"/>
        <w:rPr>
          <w:del w:id="3421" w:author="Kelvin Sung" w:date="2021-04-22T15:00:00Z"/>
        </w:rPr>
        <w:pPrChange w:id="3422" w:author="Kelvin Sung" w:date="2021-04-22T15:00:00Z">
          <w:pPr>
            <w:pStyle w:val="Code"/>
          </w:pPr>
        </w:pPrChange>
      </w:pPr>
      <w:del w:id="3423"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.Two)) {</w:delText>
        </w:r>
      </w:del>
    </w:p>
    <w:p w14:paraId="4C2CBEB8" w14:textId="250B1F03" w:rsidR="000635BF" w:rsidDel="004C1133" w:rsidRDefault="000635BF">
      <w:pPr>
        <w:pStyle w:val="BodyTextFirst"/>
        <w:rPr>
          <w:del w:id="3424" w:author="Kelvin Sung" w:date="2021-04-22T15:00:00Z"/>
        </w:rPr>
        <w:pPrChange w:id="3425" w:author="Kelvin Sung" w:date="2021-04-22T15:00:00Z">
          <w:pPr>
            <w:pStyle w:val="Code"/>
          </w:pPr>
        </w:pPrChange>
      </w:pPr>
      <w:del w:id="3426"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6B9D6F62" w14:textId="2A4AF229" w:rsidR="000635BF" w:rsidDel="004C1133" w:rsidRDefault="000635BF">
      <w:pPr>
        <w:pStyle w:val="BodyTextFirst"/>
        <w:rPr>
          <w:del w:id="3427" w:author="Kelvin Sung" w:date="2021-04-22T15:00:00Z"/>
        </w:rPr>
        <w:pPrChange w:id="3428" w:author="Kelvin Sung" w:date="2021-04-22T15:00:00Z">
          <w:pPr>
            <w:pStyle w:val="Code"/>
            <w:ind w:firstLine="720"/>
          </w:pPr>
        </w:pPrChange>
      </w:pPr>
      <w:del w:id="3429" w:author="Kelvin Sung" w:date="2021-04-22T15:00:00Z">
        <w:r w:rsidDel="004C1133">
          <w:delText xml:space="preserve">    </w:delText>
        </w:r>
        <w:r w:rsidRPr="006A27C6" w:rsidDel="004C1133">
          <w:delText>SpriteAnimateRenderable.eAnimationType.eAnimateSwing);</w:delText>
        </w:r>
      </w:del>
    </w:p>
    <w:p w14:paraId="11C6FAF1" w14:textId="15BA87B0" w:rsidR="000635BF" w:rsidDel="004C1133" w:rsidRDefault="000635BF">
      <w:pPr>
        <w:pStyle w:val="BodyTextFirst"/>
        <w:rPr>
          <w:del w:id="3430" w:author="Kelvin Sung" w:date="2021-04-22T15:00:00Z"/>
        </w:rPr>
        <w:pPrChange w:id="3431" w:author="Kelvin Sung" w:date="2021-04-22T15:00:00Z">
          <w:pPr>
            <w:pStyle w:val="Code"/>
          </w:pPr>
        </w:pPrChange>
      </w:pPr>
      <w:del w:id="3432"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995983D" w14:textId="7D027A65" w:rsidR="000635BF" w:rsidDel="004C1133" w:rsidRDefault="000635BF">
      <w:pPr>
        <w:pStyle w:val="BodyTextFirst"/>
        <w:rPr>
          <w:del w:id="3433" w:author="Kelvin Sung" w:date="2021-04-22T15:00:00Z"/>
        </w:rPr>
        <w:pPrChange w:id="3434" w:author="Kelvin Sung" w:date="2021-04-22T15:00:00Z">
          <w:pPr>
            <w:pStyle w:val="Code"/>
            <w:ind w:firstLine="720"/>
          </w:pPr>
        </w:pPrChange>
      </w:pPr>
      <w:del w:id="3435" w:author="Kelvin Sung" w:date="2021-04-22T15:00:00Z">
        <w:r w:rsidDel="004C1133">
          <w:delText xml:space="preserve">    </w:delText>
        </w:r>
        <w:r w:rsidRPr="006A27C6" w:rsidDel="004C1133">
          <w:delText>SpriteAnimateRenderable.eAnimationType.eAnimateSwing);</w:delText>
        </w:r>
      </w:del>
    </w:p>
    <w:p w14:paraId="1AFE27D7" w14:textId="2309E06B" w:rsidR="000635BF" w:rsidRPr="006A27C6" w:rsidDel="004C1133" w:rsidRDefault="000635BF">
      <w:pPr>
        <w:pStyle w:val="BodyTextFirst"/>
        <w:rPr>
          <w:del w:id="3436" w:author="Kelvin Sung" w:date="2021-04-22T15:00:00Z"/>
        </w:rPr>
        <w:pPrChange w:id="3437" w:author="Kelvin Sung" w:date="2021-04-22T15:00:00Z">
          <w:pPr>
            <w:pStyle w:val="Code"/>
          </w:pPr>
        </w:pPrChange>
      </w:pPr>
      <w:del w:id="3438" w:author="Kelvin Sung" w:date="2021-04-22T15:00:00Z">
        <w:r w:rsidRPr="006A27C6" w:rsidDel="004C1133">
          <w:delText xml:space="preserve">    }</w:delText>
        </w:r>
      </w:del>
    </w:p>
    <w:p w14:paraId="234B281E" w14:textId="2A983A32" w:rsidR="000635BF" w:rsidRPr="006A27C6" w:rsidDel="004C1133" w:rsidRDefault="000635BF">
      <w:pPr>
        <w:pStyle w:val="BodyTextFirst"/>
        <w:rPr>
          <w:del w:id="3439" w:author="Kelvin Sung" w:date="2021-04-22T15:00:00Z"/>
        </w:rPr>
        <w:pPrChange w:id="3440" w:author="Kelvin Sung" w:date="2021-04-22T15:00:00Z">
          <w:pPr>
            <w:pStyle w:val="Code"/>
          </w:pPr>
        </w:pPrChange>
      </w:pPr>
      <w:del w:id="3441" w:author="Kelvin Sung" w:date="2021-04-22T15:00:00Z">
        <w:r w:rsidRPr="006A27C6" w:rsidDel="004C1133">
          <w:delText xml:space="preserve">    </w:delText>
        </w:r>
      </w:del>
    </w:p>
    <w:p w14:paraId="154EC58B" w14:textId="10AD5BFA" w:rsidR="000635BF" w:rsidRPr="006A27C6" w:rsidDel="004C1133" w:rsidRDefault="000635BF">
      <w:pPr>
        <w:pStyle w:val="BodyTextFirst"/>
        <w:rPr>
          <w:del w:id="3442" w:author="Kelvin Sung" w:date="2021-04-22T15:00:00Z"/>
        </w:rPr>
        <w:pPrChange w:id="3443" w:author="Kelvin Sung" w:date="2021-04-22T15:00:00Z">
          <w:pPr>
            <w:pStyle w:val="Code"/>
          </w:pPr>
        </w:pPrChange>
      </w:pPr>
      <w:del w:id="3444" w:author="Kelvin Sung" w:date="2021-04-22T15:00:00Z">
        <w:r w:rsidRPr="006A27C6" w:rsidDel="004C1133">
          <w:delText xml:space="preserve">    // Animate right on the sprite sheet</w:delText>
        </w:r>
      </w:del>
    </w:p>
    <w:p w14:paraId="09FD1348" w14:textId="02050CA5" w:rsidR="000635BF" w:rsidRPr="006A27C6" w:rsidDel="004C1133" w:rsidRDefault="000635BF">
      <w:pPr>
        <w:pStyle w:val="BodyTextFirst"/>
        <w:rPr>
          <w:del w:id="3445" w:author="Kelvin Sung" w:date="2021-04-22T15:00:00Z"/>
        </w:rPr>
        <w:pPrChange w:id="3446" w:author="Kelvin Sung" w:date="2021-04-22T15:00:00Z">
          <w:pPr>
            <w:pStyle w:val="Code"/>
          </w:pPr>
        </w:pPrChange>
      </w:pPr>
      <w:del w:id="3447"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.Three)) {</w:delText>
        </w:r>
      </w:del>
    </w:p>
    <w:p w14:paraId="4CD963F5" w14:textId="2D6671FD" w:rsidR="000635BF" w:rsidDel="004C1133" w:rsidRDefault="000635BF">
      <w:pPr>
        <w:pStyle w:val="BodyTextFirst"/>
        <w:rPr>
          <w:del w:id="3448" w:author="Kelvin Sung" w:date="2021-04-22T15:00:00Z"/>
        </w:rPr>
        <w:pPrChange w:id="3449" w:author="Kelvin Sung" w:date="2021-04-22T15:00:00Z">
          <w:pPr>
            <w:pStyle w:val="Code"/>
          </w:pPr>
        </w:pPrChange>
      </w:pPr>
      <w:del w:id="3450"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4ADC8DB0" w14:textId="25DF0C25" w:rsidR="000635BF" w:rsidDel="004C1133" w:rsidRDefault="000635BF">
      <w:pPr>
        <w:pStyle w:val="BodyTextFirst"/>
        <w:rPr>
          <w:del w:id="3451" w:author="Kelvin Sung" w:date="2021-04-22T15:00:00Z"/>
        </w:rPr>
        <w:pPrChange w:id="3452" w:author="Kelvin Sung" w:date="2021-04-22T15:00:00Z">
          <w:pPr>
            <w:pStyle w:val="Code"/>
            <w:ind w:firstLine="720"/>
          </w:pPr>
        </w:pPrChange>
      </w:pPr>
      <w:del w:id="3453" w:author="Kelvin Sung" w:date="2021-04-22T15:00:00Z">
        <w:r w:rsidDel="004C1133">
          <w:delText xml:space="preserve">    </w:delText>
        </w:r>
        <w:r w:rsidRPr="006A27C6" w:rsidDel="004C1133">
          <w:delText>SpriteAnimateRenderable.eAnimationType.eAnimateRight);</w:delText>
        </w:r>
      </w:del>
    </w:p>
    <w:p w14:paraId="0A34710F" w14:textId="45855302" w:rsidR="000635BF" w:rsidDel="004C1133" w:rsidRDefault="000635BF">
      <w:pPr>
        <w:pStyle w:val="BodyTextFirst"/>
        <w:rPr>
          <w:del w:id="3454" w:author="Kelvin Sung" w:date="2021-04-22T15:00:00Z"/>
        </w:rPr>
        <w:pPrChange w:id="3455" w:author="Kelvin Sung" w:date="2021-04-22T15:00:00Z">
          <w:pPr>
            <w:pStyle w:val="Code"/>
          </w:pPr>
        </w:pPrChange>
      </w:pPr>
      <w:del w:id="3456"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8E1F0F1" w14:textId="4968B640" w:rsidR="000635BF" w:rsidDel="004C1133" w:rsidRDefault="000635BF">
      <w:pPr>
        <w:pStyle w:val="BodyTextFirst"/>
        <w:rPr>
          <w:del w:id="3457" w:author="Kelvin Sung" w:date="2021-04-22T15:00:00Z"/>
        </w:rPr>
        <w:pPrChange w:id="3458" w:author="Kelvin Sung" w:date="2021-04-22T15:00:00Z">
          <w:pPr>
            <w:pStyle w:val="Code"/>
            <w:ind w:firstLine="720"/>
          </w:pPr>
        </w:pPrChange>
      </w:pPr>
      <w:del w:id="3459" w:author="Kelvin Sung" w:date="2021-04-22T15:00:00Z">
        <w:r w:rsidDel="004C1133">
          <w:delText xml:space="preserve">    </w:delText>
        </w:r>
        <w:r w:rsidRPr="006A27C6" w:rsidDel="004C1133">
          <w:delText>SpriteAnimateRenderable.eAnimationType.eAnimateRight);</w:delText>
        </w:r>
      </w:del>
    </w:p>
    <w:p w14:paraId="2EE512A3" w14:textId="05CB31EA" w:rsidR="000635BF" w:rsidRPr="006A27C6" w:rsidDel="004C1133" w:rsidRDefault="000635BF">
      <w:pPr>
        <w:pStyle w:val="BodyTextFirst"/>
        <w:rPr>
          <w:del w:id="3460" w:author="Kelvin Sung" w:date="2021-04-22T15:00:00Z"/>
        </w:rPr>
        <w:pPrChange w:id="3461" w:author="Kelvin Sung" w:date="2021-04-22T15:00:00Z">
          <w:pPr>
            <w:pStyle w:val="Code"/>
          </w:pPr>
        </w:pPrChange>
      </w:pPr>
      <w:del w:id="3462" w:author="Kelvin Sung" w:date="2021-04-22T15:00:00Z">
        <w:r w:rsidRPr="006A27C6" w:rsidDel="004C1133">
          <w:delText xml:space="preserve">    }</w:delText>
        </w:r>
      </w:del>
    </w:p>
    <w:p w14:paraId="2508BCD3" w14:textId="3230E93F" w:rsidR="000635BF" w:rsidRPr="006A27C6" w:rsidDel="004C1133" w:rsidRDefault="000635BF">
      <w:pPr>
        <w:pStyle w:val="BodyTextFirst"/>
        <w:rPr>
          <w:del w:id="3463" w:author="Kelvin Sung" w:date="2021-04-22T15:00:00Z"/>
        </w:rPr>
        <w:pPrChange w:id="3464" w:author="Kelvin Sung" w:date="2021-04-22T15:00:00Z">
          <w:pPr>
            <w:pStyle w:val="Code"/>
          </w:pPr>
        </w:pPrChange>
      </w:pPr>
      <w:del w:id="3465" w:author="Kelvin Sung" w:date="2021-04-22T15:00:00Z">
        <w:r w:rsidRPr="006A27C6" w:rsidDel="004C1133">
          <w:delText xml:space="preserve">    </w:delText>
        </w:r>
      </w:del>
    </w:p>
    <w:p w14:paraId="5B40BAAD" w14:textId="2B2AE03A" w:rsidR="000635BF" w:rsidRPr="006A27C6" w:rsidDel="004C1133" w:rsidRDefault="000635BF">
      <w:pPr>
        <w:pStyle w:val="BodyTextFirst"/>
        <w:rPr>
          <w:del w:id="3466" w:author="Kelvin Sung" w:date="2021-04-22T15:00:00Z"/>
        </w:rPr>
        <w:pPrChange w:id="3467" w:author="Kelvin Sung" w:date="2021-04-22T15:00:00Z">
          <w:pPr>
            <w:pStyle w:val="Code"/>
          </w:pPr>
        </w:pPrChange>
      </w:pPr>
      <w:del w:id="3468" w:author="Kelvin Sung" w:date="2021-04-22T15:00:00Z">
        <w:r w:rsidRPr="006A27C6" w:rsidDel="004C1133">
          <w:delText xml:space="preserve">    // decrease the duration of showing sprite elements, speeding up </w:delText>
        </w:r>
        <w:r w:rsidDel="004C1133">
          <w:delText xml:space="preserve">the </w:delText>
        </w:r>
        <w:r w:rsidRPr="006A27C6" w:rsidDel="004C1133">
          <w:delText>animation</w:delText>
        </w:r>
      </w:del>
    </w:p>
    <w:p w14:paraId="5D465863" w14:textId="531B8BF4" w:rsidR="000635BF" w:rsidRPr="006A27C6" w:rsidDel="004C1133" w:rsidRDefault="000635BF">
      <w:pPr>
        <w:pStyle w:val="BodyTextFirst"/>
        <w:rPr>
          <w:del w:id="3469" w:author="Kelvin Sung" w:date="2021-04-22T15:00:00Z"/>
        </w:rPr>
        <w:pPrChange w:id="3470" w:author="Kelvin Sung" w:date="2021-04-22T15:00:00Z">
          <w:pPr>
            <w:pStyle w:val="Code"/>
          </w:pPr>
        </w:pPrChange>
      </w:pPr>
      <w:del w:id="3471"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.Four)) {</w:delText>
        </w:r>
      </w:del>
    </w:p>
    <w:p w14:paraId="6EB9AA20" w14:textId="642D5E74" w:rsidR="000635BF" w:rsidRPr="006A27C6" w:rsidDel="004C1133" w:rsidRDefault="000635BF">
      <w:pPr>
        <w:pStyle w:val="BodyTextFirst"/>
        <w:rPr>
          <w:del w:id="3472" w:author="Kelvin Sung" w:date="2021-04-22T15:00:00Z"/>
        </w:rPr>
        <w:pPrChange w:id="3473" w:author="Kelvin Sung" w:date="2021-04-22T15:00:00Z">
          <w:pPr>
            <w:pStyle w:val="Code"/>
          </w:pPr>
        </w:pPrChange>
      </w:pPr>
      <w:del w:id="3474" w:author="Kelvin Sung" w:date="2021-04-22T15:00:00Z">
        <w:r w:rsidRPr="006A27C6" w:rsidDel="004C1133">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63C0777F" w14:textId="4AC70FB3" w:rsidR="000635BF" w:rsidRPr="006A27C6" w:rsidDel="004C1133" w:rsidRDefault="000635BF">
      <w:pPr>
        <w:pStyle w:val="BodyTextFirst"/>
        <w:rPr>
          <w:del w:id="3475" w:author="Kelvin Sung" w:date="2021-04-22T15:00:00Z"/>
        </w:rPr>
        <w:pPrChange w:id="3476" w:author="Kelvin Sung" w:date="2021-04-22T15:00:00Z">
          <w:pPr>
            <w:pStyle w:val="Code"/>
          </w:pPr>
        </w:pPrChange>
      </w:pPr>
      <w:del w:id="3477"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9B5364D" w14:textId="37557227" w:rsidR="000635BF" w:rsidRPr="006A27C6" w:rsidDel="004C1133" w:rsidRDefault="000635BF">
      <w:pPr>
        <w:pStyle w:val="BodyTextFirst"/>
        <w:rPr>
          <w:del w:id="3478" w:author="Kelvin Sung" w:date="2021-04-22T15:00:00Z"/>
        </w:rPr>
        <w:pPrChange w:id="3479" w:author="Kelvin Sung" w:date="2021-04-22T15:00:00Z">
          <w:pPr>
            <w:pStyle w:val="Code"/>
          </w:pPr>
        </w:pPrChange>
      </w:pPr>
      <w:del w:id="3480" w:author="Kelvin Sung" w:date="2021-04-22T15:00:00Z">
        <w:r w:rsidRPr="006A27C6" w:rsidDel="004C1133">
          <w:delText xml:space="preserve">    }</w:delText>
        </w:r>
      </w:del>
    </w:p>
    <w:p w14:paraId="67F108C7" w14:textId="4A4B2401" w:rsidR="000635BF" w:rsidRPr="006A27C6" w:rsidDel="004C1133" w:rsidRDefault="000635BF">
      <w:pPr>
        <w:pStyle w:val="BodyTextFirst"/>
        <w:rPr>
          <w:del w:id="3481" w:author="Kelvin Sung" w:date="2021-04-22T15:00:00Z"/>
        </w:rPr>
        <w:pPrChange w:id="3482" w:author="Kelvin Sung" w:date="2021-04-22T15:00:00Z">
          <w:pPr>
            <w:pStyle w:val="Code"/>
          </w:pPr>
        </w:pPrChange>
      </w:pPr>
      <w:del w:id="3483" w:author="Kelvin Sung" w:date="2021-04-22T15:00:00Z">
        <w:r w:rsidRPr="006A27C6" w:rsidDel="004C1133">
          <w:delText xml:space="preserve">    </w:delText>
        </w:r>
      </w:del>
    </w:p>
    <w:p w14:paraId="24EAAE36" w14:textId="36A09B62" w:rsidR="000635BF" w:rsidRPr="006A27C6" w:rsidDel="004C1133" w:rsidRDefault="000635BF">
      <w:pPr>
        <w:pStyle w:val="BodyTextFirst"/>
        <w:rPr>
          <w:del w:id="3484" w:author="Kelvin Sung" w:date="2021-04-22T15:00:00Z"/>
        </w:rPr>
        <w:pPrChange w:id="3485" w:author="Kelvin Sung" w:date="2021-04-22T15:00:00Z">
          <w:pPr>
            <w:pStyle w:val="Code"/>
          </w:pPr>
        </w:pPrChange>
      </w:pPr>
      <w:del w:id="3486" w:author="Kelvin Sung" w:date="2021-04-22T15:00:00Z">
        <w:r w:rsidRPr="006A27C6" w:rsidDel="004C1133">
          <w:delText xml:space="preserve">    // increase the duration of showing sprite elements, slowing </w:delText>
        </w:r>
        <w:r w:rsidDel="004C1133">
          <w:delText xml:space="preserve">down </w:delText>
        </w:r>
        <w:r w:rsidRPr="006A27C6" w:rsidDel="004C1133">
          <w:delText>the animation</w:delText>
        </w:r>
      </w:del>
    </w:p>
    <w:p w14:paraId="5A2A0104" w14:textId="022580D3" w:rsidR="000635BF" w:rsidRPr="006A27C6" w:rsidDel="004C1133" w:rsidRDefault="000635BF">
      <w:pPr>
        <w:pStyle w:val="BodyTextFirst"/>
        <w:rPr>
          <w:del w:id="3487" w:author="Kelvin Sung" w:date="2021-04-22T15:00:00Z"/>
        </w:rPr>
        <w:pPrChange w:id="3488" w:author="Kelvin Sung" w:date="2021-04-22T15:00:00Z">
          <w:pPr>
            <w:pStyle w:val="Code"/>
          </w:pPr>
        </w:pPrChange>
      </w:pPr>
      <w:del w:id="3489"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.Five)) {</w:delText>
        </w:r>
      </w:del>
    </w:p>
    <w:p w14:paraId="1875E786" w14:textId="18109058" w:rsidR="000635BF" w:rsidRPr="006A27C6" w:rsidDel="004C1133" w:rsidRDefault="000635BF">
      <w:pPr>
        <w:pStyle w:val="BodyTextFirst"/>
        <w:rPr>
          <w:del w:id="3490" w:author="Kelvin Sung" w:date="2021-04-22T15:00:00Z"/>
        </w:rPr>
        <w:pPrChange w:id="3491" w:author="Kelvin Sung" w:date="2021-04-22T15:00:00Z">
          <w:pPr>
            <w:pStyle w:val="Code"/>
          </w:pPr>
        </w:pPrChange>
      </w:pPr>
      <w:del w:id="3492" w:author="Kelvin Sung" w:date="2021-04-22T15:00:00Z">
        <w:r w:rsidRPr="006A27C6" w:rsidDel="004C1133">
          <w:lastRenderedPageBreak/>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7E3FB6D3" w14:textId="660B0F66" w:rsidR="000635BF" w:rsidRPr="006A27C6" w:rsidDel="004C1133" w:rsidRDefault="000635BF">
      <w:pPr>
        <w:pStyle w:val="BodyTextFirst"/>
        <w:rPr>
          <w:del w:id="3493" w:author="Kelvin Sung" w:date="2021-04-22T15:00:00Z"/>
        </w:rPr>
        <w:pPrChange w:id="3494" w:author="Kelvin Sung" w:date="2021-04-22T15:00:00Z">
          <w:pPr>
            <w:pStyle w:val="Code"/>
          </w:pPr>
        </w:pPrChange>
      </w:pPr>
      <w:del w:id="3495"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D55B0DD" w14:textId="1E79BE3B" w:rsidR="000635BF" w:rsidRPr="006A27C6" w:rsidDel="004C1133" w:rsidRDefault="000635BF">
      <w:pPr>
        <w:pStyle w:val="BodyTextFirst"/>
        <w:rPr>
          <w:del w:id="3496" w:author="Kelvin Sung" w:date="2021-04-22T15:00:00Z"/>
        </w:rPr>
        <w:pPrChange w:id="3497" w:author="Kelvin Sung" w:date="2021-04-22T15:00:00Z">
          <w:pPr>
            <w:pStyle w:val="Code"/>
          </w:pPr>
        </w:pPrChange>
      </w:pPr>
      <w:del w:id="3498" w:author="Kelvin Sung" w:date="2021-04-22T15:00:00Z">
        <w:r w:rsidRPr="006A27C6" w:rsidDel="004C1133">
          <w:delText xml:space="preserve">    }</w:delText>
        </w:r>
      </w:del>
    </w:p>
    <w:p w14:paraId="0B6F0400" w14:textId="398B3C14" w:rsidR="000635BF" w:rsidRPr="006A27C6" w:rsidDel="004C1133" w:rsidRDefault="000635BF">
      <w:pPr>
        <w:pStyle w:val="BodyTextFirst"/>
        <w:rPr>
          <w:del w:id="3499" w:author="Kelvin Sung" w:date="2021-04-22T15:00:00Z"/>
        </w:rPr>
        <w:pPrChange w:id="3500" w:author="Kelvin Sung" w:date="2021-04-22T15:00:00Z">
          <w:pPr>
            <w:pStyle w:val="Code"/>
          </w:pPr>
        </w:pPrChange>
      </w:pPr>
      <w:del w:id="3501" w:author="Kelvin Sung" w:date="2021-04-22T15:00:00Z">
        <w:r w:rsidRPr="006A27C6" w:rsidDel="004C1133">
          <w:delText>};</w:delText>
        </w:r>
      </w:del>
    </w:p>
    <w:p w14:paraId="3CF93543" w14:textId="302C2879" w:rsidR="000635BF" w:rsidRPr="006A27C6" w:rsidDel="004C1133" w:rsidRDefault="000635BF">
      <w:pPr>
        <w:pStyle w:val="BodyTextFirst"/>
        <w:rPr>
          <w:del w:id="3502" w:author="Kelvin Sung" w:date="2021-04-22T15:00:00Z"/>
        </w:rPr>
        <w:pPrChange w:id="3503" w:author="Kelvin Sung" w:date="2021-04-22T15:00:00Z">
          <w:pPr>
            <w:pStyle w:val="BodyTextCont"/>
          </w:pPr>
        </w:pPrChange>
      </w:pPr>
      <w:del w:id="3504" w:author="Kelvin Sung" w:date="2021-04-22T15:00:00Z">
        <w:r w:rsidRPr="006A27C6" w:rsidDel="004C1133">
          <w:delText xml:space="preserve">The keys 1, 2, </w:delText>
        </w:r>
        <w:r w:rsidDel="004C1133">
          <w:delText xml:space="preserve">and </w:delText>
        </w:r>
        <w:r w:rsidRPr="006A27C6" w:rsidDel="004C1133">
          <w:delText>3 change the animation type</w:delText>
        </w:r>
        <w:r w:rsidDel="004C1133">
          <w:delText>,</w:delText>
        </w:r>
        <w:r w:rsidRPr="006A27C6" w:rsidDel="004C1133">
          <w:delText xml:space="preserve"> </w:delText>
        </w:r>
        <w:r w:rsidDel="004C1133">
          <w:delText>and keys</w:delText>
        </w:r>
        <w:r w:rsidRPr="006A27C6" w:rsidDel="004C1133">
          <w:delText xml:space="preserve"> 4 and</w:delText>
        </w:r>
        <w:r w:rsidDel="004C1133">
          <w:delText xml:space="preserve"> 5 c</w:delText>
        </w:r>
        <w:r w:rsidRPr="006A27C6" w:rsidDel="004C1133">
          <w:delText>hange the animation speed. Note that the limit of the animation speed is the update rate of the game loop</w:delText>
        </w:r>
        <w:r w:rsidDel="004C1133">
          <w:delText>.</w:delText>
        </w:r>
      </w:del>
    </w:p>
    <w:p w14:paraId="52E5EA20" w14:textId="528E9E88" w:rsidR="000635BF" w:rsidDel="004C1133" w:rsidRDefault="000635BF">
      <w:pPr>
        <w:pStyle w:val="BodyTextFirst"/>
        <w:rPr>
          <w:del w:id="3505" w:author="Kelvin Sung" w:date="2021-04-22T15:00:00Z"/>
        </w:rPr>
        <w:pPrChange w:id="3506" w:author="Kelvin Sung" w:date="2021-04-22T15:00:00Z">
          <w:pPr>
            <w:pStyle w:val="Heading1"/>
          </w:pPr>
        </w:pPrChange>
      </w:pPr>
      <w:del w:id="3507" w:author="Kelvin Sung" w:date="2021-04-22T15:00:00Z">
        <w:r w:rsidDel="004C1133">
          <w:delText>Fonts and Drawing of Text</w:delText>
        </w:r>
      </w:del>
    </w:p>
    <w:p w14:paraId="5953B327" w14:textId="2CADBF6F" w:rsidR="000635BF" w:rsidDel="004C1133" w:rsidRDefault="000635BF">
      <w:pPr>
        <w:pStyle w:val="BodyTextFirst"/>
        <w:rPr>
          <w:del w:id="3508" w:author="Kelvin Sung" w:date="2021-04-22T15:00:00Z"/>
        </w:rPr>
      </w:pPr>
      <w:del w:id="3509" w:author="Kelvin Sung" w:date="2021-04-22T15:00:00Z">
        <w:r w:rsidRPr="00967FFA" w:rsidDel="004C1133">
          <w:delText xml:space="preserve">A valuable tool that many games use for a variety of tasks is text output. </w:delText>
        </w:r>
        <w:r w:rsidDel="004C1133">
          <w:delText>Drawing of t</w:delText>
        </w:r>
        <w:r w:rsidRPr="00967FFA" w:rsidDel="004C1133">
          <w:delText xml:space="preserve">ext </w:delText>
        </w:r>
        <w:r w:rsidDel="004C1133">
          <w:delText xml:space="preserve">messages is </w:delText>
        </w:r>
        <w:r w:rsidRPr="00967FFA" w:rsidDel="004C1133">
          <w:delText xml:space="preserve">an efficient way to communicate to the user as well as you, the developer. For example, </w:delText>
        </w:r>
        <w:r w:rsidDel="004C1133">
          <w:delText xml:space="preserve">text messages </w:delText>
        </w:r>
        <w:r w:rsidRPr="00967FFA" w:rsidDel="004C1133">
          <w:delText xml:space="preserve">can be used to communicate the game’s story, the player’s score, or debugging information during development. </w:delText>
        </w:r>
        <w:r w:rsidDel="004C1133">
          <w:delText>Unfortunately,</w:delText>
        </w:r>
        <w:r w:rsidRPr="00967FFA" w:rsidDel="004C1133">
          <w:delText xml:space="preserve"> </w:delText>
        </w:r>
        <w:r w:rsidDel="004C1133">
          <w:delText>WebGL</w:delText>
        </w:r>
        <w:r w:rsidRPr="00967FFA" w:rsidDel="004C1133">
          <w:delText xml:space="preserve"> does not </w:delText>
        </w:r>
        <w:r w:rsidDel="004C1133">
          <w:delText xml:space="preserve">support the drawing of </w:delText>
        </w:r>
        <w:r w:rsidRPr="00967FFA" w:rsidDel="004C1133">
          <w:delText xml:space="preserve">text. </w:delText>
        </w:r>
        <w:r w:rsidDel="004C1133">
          <w:delText xml:space="preserve">This section briefly introduces bitmap fonts and introduces </w:delText>
        </w:r>
        <w:r w:rsidRPr="007C6388" w:rsidDel="004C1133">
          <w:rPr>
            <w:rStyle w:val="CodeInline"/>
          </w:rPr>
          <w:delText>FontRenderable</w:delText>
        </w:r>
        <w:r w:rsidDel="004C1133">
          <w:delText xml:space="preserve"> objects to support the drawing of texts. </w:delText>
        </w:r>
      </w:del>
    </w:p>
    <w:p w14:paraId="7B0CBDB9" w14:textId="30E9DC92" w:rsidR="000635BF" w:rsidDel="004C1133" w:rsidRDefault="000635BF">
      <w:pPr>
        <w:pStyle w:val="BodyTextFirst"/>
        <w:rPr>
          <w:del w:id="3510" w:author="Kelvin Sung" w:date="2021-04-22T15:00:00Z"/>
        </w:rPr>
        <w:pPrChange w:id="3511" w:author="Kelvin Sung" w:date="2021-04-22T15:00:00Z">
          <w:pPr>
            <w:pStyle w:val="Heading2"/>
          </w:pPr>
        </w:pPrChange>
      </w:pPr>
      <w:del w:id="3512" w:author="Kelvin Sung" w:date="2021-04-22T15:00:00Z">
        <w:r w:rsidDel="004C1133">
          <w:delText>Bitmap Fonts</w:delText>
        </w:r>
      </w:del>
    </w:p>
    <w:p w14:paraId="32D76B41" w14:textId="4C7654AB" w:rsidR="000635BF" w:rsidDel="004C1133" w:rsidRDefault="000635BF">
      <w:pPr>
        <w:pStyle w:val="BodyTextFirst"/>
        <w:rPr>
          <w:del w:id="3513" w:author="Kelvin Sung" w:date="2021-04-22T15:00:00Z"/>
        </w:rPr>
      </w:pPr>
      <w:del w:id="3514" w:author="Kelvin Sung" w:date="2021-04-22T15:00:00Z">
        <w:r w:rsidDel="004C1133">
          <w:delText>A font must be defined such that individual characters can be extracted for the drawing of text messages. A bitmap font</w:delText>
        </w:r>
        <w:r w:rsidDel="004C1133">
          <w:fldChar w:fldCharType="begin"/>
        </w:r>
        <w:r w:rsidDel="004C1133">
          <w:delInstrText xml:space="preserve"> XE "</w:delInstrText>
        </w:r>
        <w:r w:rsidRPr="008C0D28" w:rsidDel="004C1133">
          <w:delInstrText>FontRenderable objects:bitmap fonts</w:delInstrText>
        </w:r>
        <w:r w:rsidDel="004C1133">
          <w:delInstrText xml:space="preserve">" </w:delInstrText>
        </w:r>
        <w:r w:rsidDel="004C1133">
          <w:fldChar w:fldCharType="end"/>
        </w:r>
        <w:r w:rsidDel="004C1133">
          <w:delTex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delText>
        </w:r>
      </w:del>
    </w:p>
    <w:p w14:paraId="0D3A58A2" w14:textId="3EC38CC9" w:rsidR="000635BF" w:rsidDel="004C1133" w:rsidRDefault="000635BF">
      <w:pPr>
        <w:pStyle w:val="BodyTextFirst"/>
        <w:rPr>
          <w:del w:id="3515" w:author="Kelvin Sung" w:date="2021-04-22T15:00:00Z"/>
        </w:rPr>
        <w:pPrChange w:id="3516" w:author="Kelvin Sung" w:date="2021-04-22T15:00:00Z">
          <w:pPr>
            <w:pStyle w:val="Figure"/>
          </w:pPr>
        </w:pPrChange>
      </w:pPr>
      <w:del w:id="3517" w:author="Kelvin Sung" w:date="2021-04-22T15:00:00Z">
        <w:r w:rsidDel="004C1133">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del>
    </w:p>
    <w:p w14:paraId="1267054A" w14:textId="72488711" w:rsidR="000635BF" w:rsidDel="004C1133" w:rsidRDefault="000635BF">
      <w:pPr>
        <w:pStyle w:val="BodyTextFirst"/>
        <w:rPr>
          <w:del w:id="3518" w:author="Kelvin Sung" w:date="2021-04-22T15:00:00Z"/>
        </w:rPr>
        <w:pPrChange w:id="3519" w:author="Kelvin Sung" w:date="2021-04-22T15:00:00Z">
          <w:pPr>
            <w:pStyle w:val="FigureCaption"/>
          </w:pPr>
        </w:pPrChange>
      </w:pPr>
      <w:del w:id="3520" w:author="Kelvin Sung" w:date="2021-04-22T15:00:00Z">
        <w:r w:rsidDel="004C1133">
          <w:delText>Figure 5-14. An example bitmap font sprite image</w:delText>
        </w:r>
      </w:del>
    </w:p>
    <w:p w14:paraId="15429179" w14:textId="2566D991" w:rsidR="000635BF" w:rsidRPr="00594EC8" w:rsidDel="004C1133" w:rsidRDefault="000635BF">
      <w:pPr>
        <w:pStyle w:val="BodyTextFirst"/>
        <w:rPr>
          <w:del w:id="3521" w:author="Kelvin Sung" w:date="2021-04-22T15:00:00Z"/>
        </w:rPr>
        <w:pPrChange w:id="3522" w:author="Kelvin Sung" w:date="2021-04-22T15:00:00Z">
          <w:pPr>
            <w:pStyle w:val="Figure"/>
          </w:pPr>
        </w:pPrChange>
      </w:pPr>
      <w:del w:id="3523" w:author="Kelvin Sung" w:date="2021-04-22T15:00:00Z">
        <w:r w:rsidDel="004C1133">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del>
    </w:p>
    <w:p w14:paraId="35D37B2A" w14:textId="379A4CE7" w:rsidR="000635BF" w:rsidRPr="00D640DD" w:rsidDel="004C1133" w:rsidRDefault="000635BF">
      <w:pPr>
        <w:pStyle w:val="BodyTextFirst"/>
        <w:rPr>
          <w:del w:id="3524" w:author="Kelvin Sung" w:date="2021-04-22T15:00:00Z"/>
        </w:rPr>
        <w:pPrChange w:id="3525" w:author="Kelvin Sung" w:date="2021-04-22T15:00:00Z">
          <w:pPr>
            <w:pStyle w:val="FigureCaption"/>
          </w:pPr>
        </w:pPrChange>
      </w:pPr>
      <w:del w:id="3526" w:author="Kelvin Sung" w:date="2021-04-22T15:00:00Z">
        <w:r w:rsidDel="004C1133">
          <w:lastRenderedPageBreak/>
          <w:delText>Figure 5-15. A snippet of the XML file with the decoding information for the bitmap font image shown in Figure 5-14</w:delText>
        </w:r>
      </w:del>
    </w:p>
    <w:p w14:paraId="0D28DA8B" w14:textId="60D5DC1F" w:rsidR="000635BF" w:rsidDel="004C1133" w:rsidRDefault="000635BF">
      <w:pPr>
        <w:pStyle w:val="BodyTextFirst"/>
        <w:rPr>
          <w:del w:id="3527" w:author="Kelvin Sung" w:date="2021-04-22T15:00:00Z"/>
        </w:rPr>
        <w:pPrChange w:id="3528" w:author="Kelvin Sung" w:date="2021-04-22T15:00:00Z">
          <w:pPr>
            <w:pStyle w:val="BodyTextCont"/>
          </w:pPr>
        </w:pPrChange>
      </w:pPr>
      <w:del w:id="3529" w:author="Kelvin Sung" w:date="2021-04-22T15:00:00Z">
        <w:r w:rsidDel="004C1133">
          <w:delTex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delText>
        </w:r>
        <w:r w:rsidDel="004C1133">
          <w:fldChar w:fldCharType="begin"/>
        </w:r>
        <w:r w:rsidDel="004C1133">
          <w:delInstrText xml:space="preserve"> XE "</w:delInstrText>
        </w:r>
        <w:r w:rsidRPr="00A209DE" w:rsidDel="004C1133">
          <w:delInstrText>FontRenderable objects:bitmap fonts</w:delInstrText>
        </w:r>
        <w:r w:rsidDel="004C1133">
          <w:delInstrText xml:space="preserve">" </w:delInstrText>
        </w:r>
        <w:r w:rsidDel="004C1133">
          <w:fldChar w:fldCharType="end"/>
        </w:r>
        <w:r w:rsidDel="004C1133">
          <w:delText xml:space="preserve"> manner by the </w:delText>
        </w:r>
        <w:r w:rsidRPr="00975DF8" w:rsidDel="004C1133">
          <w:rPr>
            <w:rStyle w:val="CodeInline"/>
          </w:rPr>
          <w:delText>SpriteRenderable</w:delText>
        </w:r>
        <w:r w:rsidDel="004C1133">
          <w:delText xml:space="preserve"> objects. </w:delText>
        </w:r>
      </w:del>
    </w:p>
    <w:p w14:paraId="7354C9A1" w14:textId="42D49CA6" w:rsidR="000635BF" w:rsidRPr="00967FFA" w:rsidDel="004C1133" w:rsidRDefault="000635BF">
      <w:pPr>
        <w:pStyle w:val="BodyTextFirst"/>
        <w:rPr>
          <w:del w:id="3530" w:author="Kelvin Sung" w:date="2021-04-22T15:00:00Z"/>
        </w:rPr>
        <w:pPrChange w:id="3531" w:author="Kelvin Sung" w:date="2021-04-22T15:00:00Z">
          <w:pPr>
            <w:pStyle w:val="NoteTipCaution"/>
          </w:pPr>
        </w:pPrChange>
      </w:pPr>
      <w:del w:id="3532" w:author="Kelvin Sung" w:date="2021-04-22T15:00:00Z">
        <w:r w:rsidRPr="00DA3970" w:rsidDel="004C1133">
          <w:rPr>
            <w:b/>
          </w:rPr>
          <w:delText>Note</w:delText>
        </w:r>
        <w:r w:rsidRPr="00DA3970" w:rsidDel="004C1133">
          <w:rPr>
            <w:b/>
          </w:rPr>
          <w:tab/>
        </w:r>
        <w:r w:rsidDel="004C1133">
          <w:rPr>
            <w:b/>
          </w:rPr>
          <w:delText xml:space="preserve"> </w:delText>
        </w:r>
        <w:r w:rsidDel="004C1133">
          <w:delText>There are m</w:delText>
        </w:r>
        <w:r w:rsidRPr="005A1282" w:rsidDel="004C1133">
          <w:delText xml:space="preserve">any bitmap </w:delText>
        </w:r>
        <w:r w:rsidDel="004C1133">
          <w:delText xml:space="preserve">font </w:delText>
        </w:r>
        <w:r w:rsidRPr="005A1282" w:rsidDel="004C1133">
          <w:delText>file formats</w:delText>
        </w:r>
        <w:r w:rsidDel="004C1133">
          <w:delText>. T</w:delText>
        </w:r>
        <w:r w:rsidRPr="005A1282" w:rsidDel="004C1133">
          <w:delText xml:space="preserve">he </w:delText>
        </w:r>
        <w:r w:rsidDel="004C1133">
          <w:delText xml:space="preserve">format used </w:delText>
        </w:r>
        <w:r w:rsidRPr="005A1282" w:rsidDel="004C1133">
          <w:delText xml:space="preserve">in this book </w:delText>
        </w:r>
        <w:r w:rsidDel="004C1133">
          <w:delText xml:space="preserve">is the </w:delText>
        </w:r>
        <w:r w:rsidRPr="005A1282" w:rsidDel="004C1133">
          <w:delText>AngleCod</w:delText>
        </w:r>
        <w:r w:rsidDel="004C1133">
          <w:delText>e BMFont-compatible font in XML form</w:delText>
        </w:r>
        <w:r w:rsidRPr="005A1282" w:rsidDel="004C1133">
          <w:delText>.</w:delText>
        </w:r>
        <w:r w:rsidDel="004C1133">
          <w:delText xml:space="preserve"> BMFont is an open source software that converts vector fonts, such as TrueType and OpenType, into bitmap fonts. See </w:delText>
        </w:r>
        <w:r w:rsidRPr="001B387E" w:rsidDel="004C1133">
          <w:rPr>
            <w:rStyle w:val="CodeInline"/>
          </w:rPr>
          <w:delText>www.angelcode.com/products/bmfont/</w:delText>
        </w:r>
        <w:r w:rsidDel="004C1133">
          <w:delText xml:space="preserve"> for more information.</w:delText>
        </w:r>
      </w:del>
    </w:p>
    <w:p w14:paraId="16C81C1A" w14:textId="664981EE" w:rsidR="000635BF" w:rsidDel="004C1133" w:rsidRDefault="000635BF">
      <w:pPr>
        <w:pStyle w:val="BodyTextFirst"/>
        <w:rPr>
          <w:del w:id="3533" w:author="Kelvin Sung" w:date="2021-04-22T15:00:00Z"/>
        </w:rPr>
        <w:pPrChange w:id="3534" w:author="Kelvin Sung" w:date="2021-04-22T15:00:00Z">
          <w:pPr>
            <w:pStyle w:val="Heading2"/>
          </w:pPr>
        </w:pPrChange>
      </w:pPr>
      <w:del w:id="3535" w:author="Kelvin Sung" w:date="2021-04-22T15:00:00Z">
        <w:r w:rsidDel="004C1133">
          <w:delText>The Font Support Project</w:delText>
        </w:r>
      </w:del>
    </w:p>
    <w:p w14:paraId="15EAD99B" w14:textId="0005D4CA" w:rsidR="000635BF" w:rsidRPr="006A27C6" w:rsidDel="004C1133" w:rsidRDefault="000635BF">
      <w:pPr>
        <w:pStyle w:val="BodyTextFirst"/>
        <w:rPr>
          <w:del w:id="3536" w:author="Kelvin Sung" w:date="2021-04-22T15:00:00Z"/>
        </w:rPr>
      </w:pPr>
      <w:del w:id="3537" w:author="Kelvin Sung" w:date="2021-04-22T15:00:00Z">
        <w:r w:rsidDel="004C1133">
          <w:delText xml:space="preserve">This project demonstrates how to draw text from a bitmap font using the </w:delText>
        </w:r>
        <w:r w:rsidRPr="00E23B18" w:rsidDel="004C1133">
          <w:rPr>
            <w:rStyle w:val="CodeInline"/>
          </w:rPr>
          <w:delText>SpriteRenderable</w:delText>
        </w:r>
        <w:r w:rsidDel="004C1133">
          <w:delText xml:space="preserve"> object.</w:delText>
        </w:r>
        <w:r w:rsidRPr="00813AB6" w:rsidDel="004C1133">
          <w:delText xml:space="preserve"> You can see an example of this project running in Figure </w:delText>
        </w:r>
        <w:r w:rsidDel="004C1133">
          <w:delText>5-16</w:delText>
        </w:r>
        <w:r w:rsidRPr="00813AB6" w:rsidDel="004C1133">
          <w:delText>.</w:delText>
        </w:r>
        <w:r w:rsidDel="004C1133">
          <w:delTex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delText>
        </w:r>
        <w:r w:rsidRPr="00EE0655" w:rsidDel="004C1133">
          <w:rPr>
            <w:rStyle w:val="CodeInline"/>
          </w:rPr>
          <w:delText>C</w:delText>
        </w:r>
        <w:r w:rsidDel="004C1133">
          <w:rPr>
            <w:rStyle w:val="CodeInline"/>
          </w:rPr>
          <w:delText>hapter5/5.4</w:delText>
        </w:r>
        <w:r w:rsidRPr="00EE0655" w:rsidDel="004C1133">
          <w:rPr>
            <w:rStyle w:val="CodeInline"/>
          </w:rPr>
          <w:delText>.</w:delText>
        </w:r>
        <w:r w:rsidDel="004C1133">
          <w:rPr>
            <w:rStyle w:val="CodeInline"/>
          </w:rPr>
          <w:delText>FontSupport</w:delText>
        </w:r>
        <w:r w:rsidDel="004C1133">
          <w:delText xml:space="preserve"> fo</w:delText>
        </w:r>
        <w:r w:rsidRPr="009B6F1C" w:rsidDel="004C1133">
          <w:delText>lder</w:delText>
        </w:r>
        <w:r w:rsidRPr="004E33BF" w:rsidDel="004C1133">
          <w:delText>.</w:delText>
        </w:r>
      </w:del>
    </w:p>
    <w:p w14:paraId="6DAABFB6" w14:textId="1B74EFB0" w:rsidR="000635BF" w:rsidDel="004C1133" w:rsidRDefault="000635BF">
      <w:pPr>
        <w:pStyle w:val="BodyTextFirst"/>
        <w:rPr>
          <w:del w:id="3538" w:author="Kelvin Sung" w:date="2021-04-22T15:00:00Z"/>
        </w:rPr>
        <w:pPrChange w:id="3539" w:author="Kelvin Sung" w:date="2021-04-22T15:00:00Z">
          <w:pPr>
            <w:pStyle w:val="Figure"/>
          </w:pPr>
        </w:pPrChange>
      </w:pPr>
      <w:del w:id="3540" w:author="Kelvin Sung" w:date="2021-04-22T15:00:00Z">
        <w:r w:rsidDel="004C1133">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del>
    </w:p>
    <w:p w14:paraId="4A898FFE" w14:textId="3627B040" w:rsidR="000635BF" w:rsidDel="004C1133" w:rsidRDefault="000635BF">
      <w:pPr>
        <w:pStyle w:val="BodyTextFirst"/>
        <w:rPr>
          <w:del w:id="3541" w:author="Kelvin Sung" w:date="2021-04-22T15:00:00Z"/>
        </w:rPr>
        <w:pPrChange w:id="3542" w:author="Kelvin Sung" w:date="2021-04-22T15:00:00Z">
          <w:pPr>
            <w:pStyle w:val="FigureCaption"/>
          </w:pPr>
        </w:pPrChange>
      </w:pPr>
      <w:del w:id="3543" w:author="Kelvin Sung" w:date="2021-04-22T15:00:00Z">
        <w:r w:rsidRPr="004C36E3" w:rsidDel="004C1133">
          <w:delText xml:space="preserve">Figure </w:delText>
        </w:r>
        <w:r w:rsidDel="004C1133">
          <w:delText>5-16.</w:delText>
        </w:r>
        <w:r w:rsidRPr="004C36E3" w:rsidDel="004C1133">
          <w:delText xml:space="preserve"> Runn</w:delText>
        </w:r>
        <w:r w:rsidDel="004C1133">
          <w:delText>ing the Font Support project</w:delText>
        </w:r>
      </w:del>
    </w:p>
    <w:p w14:paraId="1A65EC40" w14:textId="7E12B4FD" w:rsidR="000635BF" w:rsidDel="004C1133" w:rsidRDefault="000635BF">
      <w:pPr>
        <w:pStyle w:val="BodyTextFirst"/>
        <w:rPr>
          <w:del w:id="3544" w:author="Kelvin Sung" w:date="2021-04-22T15:00:00Z"/>
        </w:rPr>
        <w:pPrChange w:id="3545" w:author="Kelvin Sung" w:date="2021-04-22T15:00:00Z">
          <w:pPr>
            <w:pStyle w:val="BodyText"/>
          </w:pPr>
        </w:pPrChange>
      </w:pPr>
      <w:commentRangeStart w:id="3546"/>
      <w:del w:id="3547" w:author="Kelvin Sung" w:date="2021-04-22T15:00:00Z">
        <w:r w:rsidDel="004C1133">
          <w:delText>The controls of the project are as follows:</w:delText>
        </w:r>
        <w:commentRangeEnd w:id="3546"/>
        <w:r w:rsidDel="004C1133">
          <w:rPr>
            <w:rStyle w:val="CommentReference"/>
          </w:rPr>
          <w:commentReference w:id="3546"/>
        </w:r>
      </w:del>
    </w:p>
    <w:p w14:paraId="53251915" w14:textId="7133D593" w:rsidR="000635BF" w:rsidDel="004C1133" w:rsidRDefault="000635BF">
      <w:pPr>
        <w:pStyle w:val="BodyTextFirst"/>
        <w:rPr>
          <w:del w:id="3548" w:author="Kelvin Sung" w:date="2021-04-22T15:00:00Z"/>
        </w:rPr>
        <w:pPrChange w:id="3549" w:author="Kelvin Sung" w:date="2021-04-22T15:00:00Z">
          <w:pPr>
            <w:pStyle w:val="Bullet"/>
          </w:pPr>
        </w:pPrChange>
      </w:pPr>
      <w:del w:id="3550" w:author="Kelvin Sung" w:date="2021-04-22T15:00:00Z">
        <w:r w:rsidRPr="001B387E" w:rsidDel="004C1133">
          <w:rPr>
            <w:rStyle w:val="Strong"/>
            <w:i/>
          </w:rPr>
          <w:delText xml:space="preserve">Number </w:delText>
        </w:r>
        <w:r w:rsidDel="004C1133">
          <w:rPr>
            <w:rStyle w:val="Strong"/>
            <w:i/>
          </w:rPr>
          <w:delText>k</w:delText>
        </w:r>
        <w:r w:rsidRPr="001B387E" w:rsidDel="004C1133">
          <w:rPr>
            <w:rStyle w:val="Strong"/>
            <w:i/>
          </w:rPr>
          <w:delText>eys 0, 1, 2, and 3</w:delText>
        </w:r>
        <w:r w:rsidRPr="00A10F3A" w:rsidDel="004C1133">
          <w:rPr>
            <w:rStyle w:val="Strong"/>
          </w:rPr>
          <w:delText>:</w:delText>
        </w:r>
        <w:r w:rsidDel="004C1133">
          <w:delText xml:space="preserve"> Selects the Consolas, 16, 24, 32, or 72 fonts, respectively, for size </w:delText>
        </w:r>
        <w:r w:rsidRPr="000635BF" w:rsidDel="004C1133">
          <w:delText>modification</w:delText>
        </w:r>
      </w:del>
    </w:p>
    <w:p w14:paraId="51401F8E" w14:textId="44A0D198" w:rsidR="000635BF" w:rsidDel="004C1133" w:rsidRDefault="000635BF">
      <w:pPr>
        <w:pStyle w:val="BodyTextFirst"/>
        <w:rPr>
          <w:del w:id="3551" w:author="Kelvin Sung" w:date="2021-04-22T15:00:00Z"/>
        </w:rPr>
        <w:pPrChange w:id="3552" w:author="Kelvin Sung" w:date="2021-04-22T15:00:00Z">
          <w:pPr>
            <w:pStyle w:val="Bullet"/>
          </w:pPr>
        </w:pPrChange>
      </w:pPr>
      <w:del w:id="3553" w:author="Kelvin Sung" w:date="2021-04-22T15:00:00Z">
        <w:r w:rsidRPr="001B387E" w:rsidDel="004C1133">
          <w:rPr>
            <w:rStyle w:val="Strong"/>
            <w:i/>
          </w:rPr>
          <w:delText>Up/</w:delText>
        </w:r>
        <w:r w:rsidDel="004C1133">
          <w:rPr>
            <w:rStyle w:val="Strong"/>
            <w:i/>
          </w:rPr>
          <w:delText>d</w:delText>
        </w:r>
        <w:r w:rsidRPr="001B387E" w:rsidDel="004C1133">
          <w:rPr>
            <w:rStyle w:val="Strong"/>
            <w:i/>
          </w:rPr>
          <w:delText xml:space="preserve">own </w:delText>
        </w:r>
        <w:r w:rsidDel="004C1133">
          <w:rPr>
            <w:rStyle w:val="Strong"/>
            <w:i/>
          </w:rPr>
          <w:delText>k</w:delText>
        </w:r>
        <w:r w:rsidRPr="001B387E" w:rsidDel="004C1133">
          <w:rPr>
            <w:rStyle w:val="Strong"/>
            <w:i/>
          </w:rPr>
          <w:delText>ey while holding down X/Y key</w:delText>
        </w:r>
        <w:r w:rsidRPr="00A10F3A" w:rsidDel="004C1133">
          <w:rPr>
            <w:rStyle w:val="Strong"/>
          </w:rPr>
          <w:delText>:</w:delText>
        </w:r>
        <w:r w:rsidDel="004C1133">
          <w:delText xml:space="preserve"> </w:delText>
        </w:r>
        <w:r w:rsidRPr="000635BF" w:rsidDel="004C1133">
          <w:delText>Increases</w:delText>
        </w:r>
        <w:r w:rsidDel="004C1133">
          <w:delText xml:space="preserve"> or decreases (arrow keys) the width (X key) or the height (Y key) of the selected font</w:delText>
        </w:r>
      </w:del>
    </w:p>
    <w:p w14:paraId="24077E21" w14:textId="3353F8CC" w:rsidR="000635BF" w:rsidDel="004C1133" w:rsidRDefault="000635BF">
      <w:pPr>
        <w:pStyle w:val="BodyTextFirst"/>
        <w:rPr>
          <w:del w:id="3554" w:author="Kelvin Sung" w:date="2021-04-22T15:00:00Z"/>
        </w:rPr>
        <w:pPrChange w:id="3555" w:author="Kelvin Sung" w:date="2021-04-22T15:00:00Z">
          <w:pPr>
            <w:pStyle w:val="Bullet"/>
          </w:pPr>
        </w:pPrChange>
      </w:pPr>
      <w:del w:id="3556" w:author="Kelvin Sung" w:date="2021-04-22T15:00:00Z">
        <w:r w:rsidRPr="001B387E" w:rsidDel="004C1133">
          <w:rPr>
            <w:rStyle w:val="Strong"/>
            <w:i/>
          </w:rPr>
          <w:delText xml:space="preserve">Left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Moves the hero left; if the hero exits the screen from the left boundary, the </w:delText>
        </w:r>
        <w:r w:rsidRPr="00F431AD" w:rsidDel="004C1133">
          <w:rPr>
            <w:rStyle w:val="CodeInline"/>
          </w:rPr>
          <w:delText>GameOver</w:delText>
        </w:r>
        <w:r w:rsidDel="004C1133">
          <w:rPr>
            <w:rStyle w:val="CodeInline"/>
          </w:rPr>
          <w:delText xml:space="preserve"> </w:delText>
        </w:r>
        <w:r w:rsidDel="004C1133">
          <w:delText>level is invoked and the game ends</w:delText>
        </w:r>
      </w:del>
    </w:p>
    <w:p w14:paraId="4E7E6EE9" w14:textId="40748053" w:rsidR="000635BF" w:rsidRPr="006A27C6" w:rsidDel="004C1133" w:rsidRDefault="000635BF">
      <w:pPr>
        <w:pStyle w:val="BodyTextFirst"/>
        <w:rPr>
          <w:del w:id="3557" w:author="Kelvin Sung" w:date="2021-04-22T15:00:00Z"/>
        </w:rPr>
        <w:pPrChange w:id="3558" w:author="Kelvin Sung" w:date="2021-04-22T15:00:00Z">
          <w:pPr>
            <w:pStyle w:val="Bullet"/>
          </w:pPr>
        </w:pPrChange>
      </w:pPr>
      <w:commentRangeStart w:id="3559"/>
      <w:del w:id="3560" w:author="Kelvin Sung" w:date="2021-04-22T15:00:00Z">
        <w:r w:rsidRPr="001B387E" w:rsidDel="004C1133">
          <w:rPr>
            <w:rStyle w:val="Strong"/>
            <w:i/>
          </w:rPr>
          <w:lastRenderedPageBreak/>
          <w:delText xml:space="preserve">Right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w:delText>
        </w:r>
        <w:commentRangeEnd w:id="3559"/>
        <w:r w:rsidDel="004C1133">
          <w:rPr>
            <w:rStyle w:val="CommentReference"/>
            <w:rFonts w:asciiTheme="minorHAnsi" w:hAnsiTheme="minorHAnsi"/>
          </w:rPr>
          <w:commentReference w:id="3559"/>
        </w:r>
        <w:r w:rsidDel="004C1133">
          <w:delText>Moves the hero right;</w:delText>
        </w:r>
        <w:r w:rsidRPr="006A27C6" w:rsidDel="004C1133">
          <w:delText xml:space="preserve"> </w:delText>
        </w:r>
        <w:r w:rsidDel="004C1133">
          <w:delText xml:space="preserve">when crossing the right boundary, the hero is wrapped back </w:delText>
        </w:r>
        <w:r w:rsidRPr="006A27C6" w:rsidDel="004C1133">
          <w:delText xml:space="preserve">to </w:delText>
        </w:r>
        <w:r w:rsidDel="004C1133">
          <w:delText>the left boundary</w:delText>
        </w:r>
      </w:del>
    </w:p>
    <w:p w14:paraId="6371BFF4" w14:textId="597132A6" w:rsidR="000635BF" w:rsidDel="004C1133" w:rsidRDefault="000635BF">
      <w:pPr>
        <w:pStyle w:val="BodyTextFirst"/>
        <w:rPr>
          <w:del w:id="3561" w:author="Kelvin Sung" w:date="2021-04-22T15:00:00Z"/>
        </w:rPr>
        <w:pPrChange w:id="3562" w:author="Kelvin Sung" w:date="2021-04-22T15:00:00Z">
          <w:pPr>
            <w:pStyle w:val="BodyText"/>
          </w:pPr>
        </w:pPrChange>
      </w:pPr>
      <w:del w:id="3563" w:author="Kelvin Sung" w:date="2021-04-22T15:00:00Z">
        <w:r w:rsidRPr="00E67471" w:rsidDel="004C1133">
          <w:delText>The goals of the project are as follows</w:delText>
        </w:r>
        <w:r w:rsidDel="004C1133">
          <w:delText>:</w:delText>
        </w:r>
      </w:del>
    </w:p>
    <w:p w14:paraId="1DDDCF48" w14:textId="2BABAB6D" w:rsidR="000635BF" w:rsidRPr="000635BF" w:rsidDel="004C1133" w:rsidRDefault="000635BF">
      <w:pPr>
        <w:pStyle w:val="BodyTextFirst"/>
        <w:rPr>
          <w:del w:id="3564" w:author="Kelvin Sung" w:date="2021-04-22T15:00:00Z"/>
        </w:rPr>
        <w:pPrChange w:id="3565" w:author="Kelvin Sung" w:date="2021-04-22T15:00:00Z">
          <w:pPr>
            <w:pStyle w:val="Bullet"/>
          </w:pPr>
        </w:pPrChange>
      </w:pPr>
      <w:del w:id="3566" w:author="Kelvin Sung" w:date="2021-04-22T15:00:00Z">
        <w:r w:rsidRPr="000635BF" w:rsidDel="004C1133">
          <w:delText xml:space="preserve">To gain a basic understanding of drawing text strings in a game </w:delText>
        </w:r>
      </w:del>
    </w:p>
    <w:p w14:paraId="6165B640" w14:textId="617B613E" w:rsidR="000635BF" w:rsidRPr="000635BF" w:rsidDel="004C1133" w:rsidRDefault="000635BF">
      <w:pPr>
        <w:pStyle w:val="BodyTextFirst"/>
        <w:rPr>
          <w:del w:id="3567" w:author="Kelvin Sung" w:date="2021-04-22T15:00:00Z"/>
        </w:rPr>
        <w:pPrChange w:id="3568" w:author="Kelvin Sung" w:date="2021-04-22T15:00:00Z">
          <w:pPr>
            <w:pStyle w:val="Bullet"/>
          </w:pPr>
        </w:pPrChange>
      </w:pPr>
      <w:del w:id="3569" w:author="Kelvin Sung" w:date="2021-04-22T15:00:00Z">
        <w:r w:rsidRPr="000635BF" w:rsidDel="004C1133">
          <w:delText>To understand what bitmap fonts are</w:delText>
        </w:r>
      </w:del>
    </w:p>
    <w:p w14:paraId="160D9ED4" w14:textId="3E63D724" w:rsidR="000635BF" w:rsidRPr="000635BF" w:rsidDel="004C1133" w:rsidRDefault="000635BF">
      <w:pPr>
        <w:pStyle w:val="BodyTextFirst"/>
        <w:rPr>
          <w:del w:id="3570" w:author="Kelvin Sung" w:date="2021-04-22T15:00:00Z"/>
        </w:rPr>
        <w:pPrChange w:id="3571" w:author="Kelvin Sung" w:date="2021-04-22T15:00:00Z">
          <w:pPr>
            <w:pStyle w:val="Bullet"/>
          </w:pPr>
        </w:pPrChange>
      </w:pPr>
      <w:del w:id="3572" w:author="Kelvin Sung" w:date="2021-04-22T15:00:00Z">
        <w:r w:rsidRPr="000635BF" w:rsidDel="004C1133">
          <w:delText>To implement text drawing support in your game engine</w:delText>
        </w:r>
      </w:del>
    </w:p>
    <w:p w14:paraId="2392DBDF" w14:textId="1524CD40" w:rsidR="000635BF" w:rsidDel="004C1133" w:rsidRDefault="000635BF">
      <w:pPr>
        <w:pStyle w:val="BodyTextFirst"/>
        <w:rPr>
          <w:del w:id="3573" w:author="Kelvin Sung" w:date="2021-04-22T15:00:00Z"/>
        </w:rPr>
        <w:pPrChange w:id="3574" w:author="Kelvin Sung" w:date="2021-04-22T15:00:00Z">
          <w:pPr>
            <w:pStyle w:val="BodyTextCont"/>
          </w:pPr>
        </w:pPrChange>
      </w:pPr>
      <w:del w:id="3575" w:author="Kelvin Sung" w:date="2021-04-22T15:00:00Z">
        <w:r w:rsidDel="004C1133">
          <w:delText>You can find the following external</w:delText>
        </w:r>
        <w:r w:rsidRPr="00A146F5" w:rsidDel="004C1133">
          <w:delText xml:space="preserve"> </w:delText>
        </w:r>
        <w:r w:rsidDel="004C1133">
          <w:delText xml:space="preserve">resource </w:delText>
        </w:r>
        <w:r w:rsidRPr="00A146F5" w:rsidDel="004C1133">
          <w:delText xml:space="preserve">files in the </w:delText>
        </w:r>
        <w:r w:rsidRPr="00585DE1" w:rsidDel="004C1133">
          <w:rPr>
            <w:rStyle w:val="CodeInline"/>
          </w:rPr>
          <w:delText>assets</w:delText>
        </w:r>
        <w:r w:rsidDel="004C1133">
          <w:delText xml:space="preserve"> folder: </w:delText>
        </w:r>
        <w:r w:rsidRPr="00585DE1" w:rsidDel="004C1133">
          <w:rPr>
            <w:rStyle w:val="CodeInline"/>
          </w:rPr>
          <w:delText>Consolas-72.png</w:delText>
        </w:r>
        <w:r w:rsidDel="004C1133">
          <w:rPr>
            <w:rStyle w:val="CodeInline"/>
          </w:rPr>
          <w:fldChar w:fldCharType="begin"/>
        </w:r>
        <w:r w:rsidDel="004C1133">
          <w:delInstrText xml:space="preserve"> XE "</w:delInstrText>
        </w:r>
        <w:r w:rsidRPr="009C3658" w:rsidDel="004C1133">
          <w:rPr>
            <w:rStyle w:val="CodeInline"/>
          </w:rPr>
          <w:delInstrText>FontRenderable objects:Consolas-72.png</w:delInstrText>
        </w:r>
        <w:r w:rsidDel="004C1133">
          <w:delInstrText xml:space="preserve">" </w:delInstrText>
        </w:r>
        <w:r w:rsidDel="004C1133">
          <w:rPr>
            <w:rStyle w:val="CodeInline"/>
          </w:rPr>
          <w:fldChar w:fldCharType="end"/>
        </w:r>
        <w:r w:rsidDel="004C1133">
          <w:delText xml:space="preserve"> and </w:delText>
        </w:r>
        <w:r w:rsidRPr="00585DE1" w:rsidDel="004C1133">
          <w:rPr>
            <w:rStyle w:val="CodeInline"/>
          </w:rPr>
          <w:delText>minion_sprite.png</w:delText>
        </w:r>
        <w:r w:rsidDel="004C1133">
          <w:rPr>
            <w:rStyle w:val="CodeInline"/>
          </w:rPr>
          <w:fldChar w:fldCharType="begin"/>
        </w:r>
        <w:r w:rsidDel="004C1133">
          <w:delInstrText xml:space="preserve"> XE "</w:delInstrText>
        </w:r>
        <w:r w:rsidRPr="00C75DE8" w:rsidDel="004C1133">
          <w:rPr>
            <w:rStyle w:val="CodeInline"/>
          </w:rPr>
          <w:delInstrText>FontRenderable objects:minion_sprite.png</w:delInstrText>
        </w:r>
        <w:r w:rsidDel="004C1133">
          <w:delInstrText xml:space="preserve">" </w:delInstrText>
        </w:r>
        <w:r w:rsidDel="004C1133">
          <w:rPr>
            <w:rStyle w:val="CodeInline"/>
          </w:rPr>
          <w:fldChar w:fldCharType="end"/>
        </w:r>
        <w:r w:rsidDel="004C1133">
          <w:delText xml:space="preserve">. In the </w:delText>
        </w:r>
        <w:r w:rsidDel="004C1133">
          <w:rPr>
            <w:rStyle w:val="CodeInline"/>
          </w:rPr>
          <w:delText>assets/</w:delText>
        </w:r>
        <w:r w:rsidRPr="00EC7AD6" w:rsidDel="004C1133">
          <w:rPr>
            <w:rStyle w:val="CodeInline"/>
          </w:rPr>
          <w:delText>fonts</w:delText>
        </w:r>
        <w:r w:rsidRPr="00A146F5" w:rsidDel="004C1133">
          <w:delText xml:space="preserve"> folder</w:delText>
        </w:r>
        <w:r w:rsidDel="004C1133">
          <w:delText xml:space="preserve"> are the bitmap font sprite image files and the associated XML files that contain the decoding information: </w:delText>
        </w:r>
        <w:r w:rsidRPr="001129C7" w:rsidDel="004C1133">
          <w:rPr>
            <w:rStyle w:val="CodeInline"/>
          </w:rPr>
          <w:delText>Consolas-16.fnt</w:delText>
        </w:r>
        <w:r w:rsidDel="004C1133">
          <w:delText xml:space="preserve">, </w:delText>
        </w:r>
        <w:r w:rsidRPr="001129C7" w:rsidDel="004C1133">
          <w:rPr>
            <w:rStyle w:val="CodeInline"/>
          </w:rPr>
          <w:delText>Consolas-16.png</w:delText>
        </w:r>
        <w:r w:rsidDel="004C1133">
          <w:delText xml:space="preserve">, </w:delText>
        </w:r>
        <w:r w:rsidRPr="001129C7" w:rsidDel="004C1133">
          <w:rPr>
            <w:rStyle w:val="CodeInline"/>
          </w:rPr>
          <w:delText>Consolas-24.fnt</w:delText>
        </w:r>
        <w:r w:rsidDel="004C1133">
          <w:delText xml:space="preserve">, </w:delText>
        </w:r>
        <w:r w:rsidRPr="001129C7" w:rsidDel="004C1133">
          <w:rPr>
            <w:rStyle w:val="CodeInline"/>
          </w:rPr>
          <w:delText>Consolas-24.png</w:delText>
        </w:r>
        <w:r w:rsidDel="004C1133">
          <w:delText xml:space="preserve">, </w:delText>
        </w:r>
        <w:r w:rsidRPr="001129C7" w:rsidDel="004C1133">
          <w:rPr>
            <w:rStyle w:val="CodeInline"/>
          </w:rPr>
          <w:delText>Consolas-32.fnt</w:delText>
        </w:r>
        <w:r w:rsidDel="004C1133">
          <w:delText xml:space="preserve">, </w:delText>
        </w:r>
        <w:r w:rsidRPr="001129C7" w:rsidDel="004C1133">
          <w:rPr>
            <w:rStyle w:val="CodeInline"/>
          </w:rPr>
          <w:delText>Consolas-32.png</w:delText>
        </w:r>
        <w:r w:rsidDel="004C1133">
          <w:delText xml:space="preserve">, </w:delText>
        </w:r>
        <w:r w:rsidRPr="001129C7" w:rsidDel="004C1133">
          <w:rPr>
            <w:rStyle w:val="CodeInline"/>
          </w:rPr>
          <w:delText>Consolas-72.fnt</w:delText>
        </w:r>
        <w:r w:rsidDel="004C1133">
          <w:delText xml:space="preserve">, </w:delText>
        </w:r>
        <w:r w:rsidRPr="001129C7" w:rsidDel="004C1133">
          <w:rPr>
            <w:rStyle w:val="CodeInline"/>
          </w:rPr>
          <w:delText>Consolas-72.png</w:delText>
        </w:r>
        <w:r w:rsidDel="004C1133">
          <w:delText xml:space="preserve">, </w:delText>
        </w:r>
        <w:r w:rsidRPr="001129C7" w:rsidDel="004C1133">
          <w:rPr>
            <w:rStyle w:val="CodeInline"/>
          </w:rPr>
          <w:delText>Segment7-96.fnt</w:delText>
        </w:r>
        <w:r w:rsidDel="004C1133">
          <w:delText xml:space="preserve">, </w:delText>
        </w:r>
        <w:r w:rsidRPr="001129C7" w:rsidDel="004C1133">
          <w:rPr>
            <w:rStyle w:val="CodeInline"/>
          </w:rPr>
          <w:delText>Segment7-96.png</w:delText>
        </w:r>
        <w:r w:rsidDel="004C1133">
          <w:delText xml:space="preserve">, </w:delText>
        </w:r>
        <w:r w:rsidRPr="001129C7" w:rsidDel="004C1133">
          <w:rPr>
            <w:rStyle w:val="CodeInline"/>
          </w:rPr>
          <w:delText>system-default-font.fnt</w:delText>
        </w:r>
        <w:r w:rsidDel="004C1133">
          <w:delText xml:space="preserve">, and </w:delText>
        </w:r>
        <w:r w:rsidRPr="001129C7" w:rsidDel="004C1133">
          <w:rPr>
            <w:rStyle w:val="CodeInline"/>
          </w:rPr>
          <w:delText>system-default-font.png</w:delText>
        </w:r>
        <w:r w:rsidDel="004C1133">
          <w:delText>.</w:delText>
        </w:r>
      </w:del>
    </w:p>
    <w:p w14:paraId="5409BDF9" w14:textId="33291406" w:rsidR="000635BF" w:rsidDel="004C1133" w:rsidRDefault="000635BF">
      <w:pPr>
        <w:pStyle w:val="BodyTextFirst"/>
        <w:rPr>
          <w:del w:id="3576" w:author="Kelvin Sung" w:date="2021-04-22T15:00:00Z"/>
        </w:rPr>
        <w:pPrChange w:id="3577" w:author="Kelvin Sung" w:date="2021-04-22T15:00:00Z">
          <w:pPr>
            <w:pStyle w:val="BodyTextCont"/>
          </w:pPr>
        </w:pPrChange>
      </w:pPr>
      <w:del w:id="3578" w:author="Kelvin Sung" w:date="2021-04-22T15:00:00Z">
        <w:r w:rsidDel="004C1133">
          <w:delText xml:space="preserve">Notice that the </w:delText>
        </w:r>
        <w:r w:rsidRPr="001129C7" w:rsidDel="004C1133">
          <w:rPr>
            <w:rStyle w:val="CodeInline"/>
          </w:rPr>
          <w:delText>.</w:delText>
        </w:r>
        <w:r w:rsidRPr="00C61CDA" w:rsidDel="004C1133">
          <w:rPr>
            <w:rStyle w:val="CodeInline"/>
          </w:rPr>
          <w:delText>fnt</w:delText>
        </w:r>
        <w:r w:rsidDel="004C1133">
          <w:delText xml:space="preserve"> and </w:delText>
        </w:r>
        <w:r w:rsidRPr="001129C7" w:rsidDel="004C1133">
          <w:rPr>
            <w:rStyle w:val="CodeInline"/>
          </w:rPr>
          <w:delText>.</w:delText>
        </w:r>
        <w:r w:rsidRPr="00C61CDA" w:rsidDel="004C1133">
          <w:rPr>
            <w:rStyle w:val="CodeInline"/>
          </w:rPr>
          <w:delText>png</w:delText>
        </w:r>
        <w:r w:rsidDel="004C1133">
          <w:delText xml:space="preserve"> files are paired. The former contains decoding information for the latter. These file pairs must be included in the same folder for the engine to load the font properly. </w:delText>
        </w:r>
        <w:r w:rsidRPr="001129C7" w:rsidDel="004C1133">
          <w:rPr>
            <w:rStyle w:val="CodeInline"/>
          </w:rPr>
          <w:delText>system-default-font</w:delText>
        </w:r>
        <w:r w:rsidDel="004C1133">
          <w:rPr>
            <w:rStyle w:val="CodeInline"/>
          </w:rPr>
          <w:fldChar w:fldCharType="begin"/>
        </w:r>
        <w:r w:rsidDel="004C1133">
          <w:delInstrText xml:space="preserve"> XE "</w:delInstrText>
        </w:r>
        <w:r w:rsidRPr="00AE443B" w:rsidDel="004C1133">
          <w:rPr>
            <w:rStyle w:val="CodeInline"/>
          </w:rPr>
          <w:delInstrText>FontRenderable objects:system-default-font</w:delInstrText>
        </w:r>
        <w:r w:rsidDel="004C1133">
          <w:delInstrText xml:space="preserve">" </w:delInstrText>
        </w:r>
        <w:r w:rsidDel="004C1133">
          <w:rPr>
            <w:rStyle w:val="CodeInline"/>
          </w:rPr>
          <w:fldChar w:fldCharType="end"/>
        </w:r>
        <w:r w:rsidDel="004C1133">
          <w:delText xml:space="preserve"> is the default font for the game engine, and it is assumed that this font is always present in the </w:delText>
        </w:r>
        <w:r w:rsidRPr="00C61CDA" w:rsidDel="004C1133">
          <w:rPr>
            <w:rStyle w:val="CodeInline"/>
          </w:rPr>
          <w:delText>asset/fonts</w:delText>
        </w:r>
        <w:r w:rsidDel="004C1133">
          <w:delText xml:space="preserve"> folder. </w:delText>
        </w:r>
      </w:del>
    </w:p>
    <w:p w14:paraId="14C9C9A2" w14:textId="5089BF0D" w:rsidR="000635BF" w:rsidDel="004C1133" w:rsidRDefault="000635BF">
      <w:pPr>
        <w:pStyle w:val="BodyTextFirst"/>
        <w:rPr>
          <w:del w:id="3579" w:author="Kelvin Sung" w:date="2021-04-22T15:00:00Z"/>
        </w:rPr>
        <w:pPrChange w:id="3580" w:author="Kelvin Sung" w:date="2021-04-22T15:00:00Z">
          <w:pPr>
            <w:pStyle w:val="NoteTipCaution"/>
          </w:pPr>
        </w:pPrChange>
      </w:pPr>
      <w:del w:id="3581" w:author="Kelvin Sung" w:date="2021-04-22T15:00:00Z">
        <w:r w:rsidRPr="00DA3970" w:rsidDel="004C1133">
          <w:rPr>
            <w:b/>
          </w:rPr>
          <w:delText>Note</w:delText>
        </w:r>
        <w:r w:rsidRPr="00DA3970" w:rsidDel="004C1133">
          <w:rPr>
            <w:b/>
          </w:rPr>
          <w:tab/>
        </w:r>
        <w:r w:rsidDel="004C1133">
          <w:delText xml:space="preserve"> The actions of parsing, decoding, and extracting of character information from the </w:delText>
        </w:r>
        <w:r w:rsidRPr="001129C7" w:rsidDel="004C1133">
          <w:rPr>
            <w:rStyle w:val="CodeInline"/>
          </w:rPr>
          <w:delText>.</w:delText>
        </w:r>
        <w:r w:rsidRPr="00984100" w:rsidDel="004C1133">
          <w:rPr>
            <w:rStyle w:val="CodeInline"/>
          </w:rPr>
          <w:delText>fnt</w:delText>
        </w:r>
        <w:r w:rsidDel="004C1133">
          <w:delText xml:space="preserve"> files are independent from the foundational operations of a game engine. For this reason, the details of these operations are not presented. If you are interested, you should consult the source code.</w:delText>
        </w:r>
      </w:del>
    </w:p>
    <w:p w14:paraId="1C490CF7" w14:textId="62853E3F" w:rsidR="000635BF" w:rsidRPr="007D345D" w:rsidDel="004C1133" w:rsidRDefault="000635BF">
      <w:pPr>
        <w:pStyle w:val="BodyTextFirst"/>
        <w:rPr>
          <w:del w:id="3582" w:author="Kelvin Sung" w:date="2021-04-22T15:00:00Z"/>
        </w:rPr>
        <w:pPrChange w:id="3583" w:author="Kelvin Sung" w:date="2021-04-22T15:00:00Z">
          <w:pPr>
            <w:pStyle w:val="Heading3"/>
          </w:pPr>
        </w:pPrChange>
      </w:pPr>
      <w:del w:id="3584" w:author="Kelvin Sung" w:date="2021-04-22T15:00:00Z">
        <w:r w:rsidDel="004C1133">
          <w:delText>Loading and Storing Fonts in the Engine</w:delText>
        </w:r>
      </w:del>
    </w:p>
    <w:p w14:paraId="398333A7" w14:textId="57F49BF7" w:rsidR="000635BF" w:rsidDel="004C1133" w:rsidRDefault="000635BF">
      <w:pPr>
        <w:pStyle w:val="BodyTextFirst"/>
        <w:rPr>
          <w:del w:id="3585" w:author="Kelvin Sung" w:date="2021-04-22T15:00:00Z"/>
        </w:rPr>
      </w:pPr>
      <w:del w:id="3586" w:author="Kelvin Sung" w:date="2021-04-22T15:00:00Z">
        <w:r w:rsidDel="004C1133">
          <w:delText xml:space="preserve">Loading font files is special because fonts are defined in pairs: the </w:delText>
        </w:r>
        <w:r w:rsidRPr="001129C7" w:rsidDel="004C1133">
          <w:rPr>
            <w:rStyle w:val="CodeInline"/>
          </w:rPr>
          <w:delText>.</w:delText>
        </w:r>
        <w:r w:rsidRPr="00F457A3" w:rsidDel="004C1133">
          <w:rPr>
            <w:rStyle w:val="CodeInline"/>
          </w:rPr>
          <w:delText>fnt</w:delText>
        </w:r>
        <w:r w:rsidDel="004C1133">
          <w:delText xml:space="preserve"> file that contains decoding information and the corresponding </w:delText>
        </w:r>
        <w:r w:rsidRPr="001129C7" w:rsidDel="004C1133">
          <w:rPr>
            <w:rStyle w:val="CodeInline"/>
          </w:rPr>
          <w:delText>.</w:delText>
        </w:r>
        <w:r w:rsidRPr="00F457A3" w:rsidDel="004C1133">
          <w:rPr>
            <w:rStyle w:val="CodeInline"/>
          </w:rPr>
          <w:delText>png</w:delText>
        </w:r>
        <w:r w:rsidDel="004C1133">
          <w:delText xml:space="preserve"> sprite image file. However, since the </w:delText>
        </w:r>
        <w:r w:rsidRPr="001129C7" w:rsidDel="004C1133">
          <w:rPr>
            <w:rStyle w:val="CodeInline"/>
          </w:rPr>
          <w:delText>.</w:delText>
        </w:r>
        <w:r w:rsidRPr="002B1282" w:rsidDel="004C1133">
          <w:rPr>
            <w:rStyle w:val="CodeInline"/>
          </w:rPr>
          <w:delText>fnt</w:delText>
        </w:r>
        <w:r w:rsidDel="004C1133">
          <w:delText xml:space="preserve"> file is an XML file and the </w:delText>
        </w:r>
        <w:r w:rsidRPr="001129C7" w:rsidDel="004C1133">
          <w:rPr>
            <w:rStyle w:val="CodeInline"/>
          </w:rPr>
          <w:delText>.</w:delText>
        </w:r>
        <w:r w:rsidRPr="002B1282" w:rsidDel="004C1133">
          <w:rPr>
            <w:rStyle w:val="CodeInline"/>
          </w:rPr>
          <w:delText>png</w:delText>
        </w:r>
        <w:r w:rsidDel="004C1133">
          <w:delText xml:space="preserve"> file is a simple texture image, the actual loading of these two files is already supported by the existing engine functionality. The details of loading and storing fonts in the engine will be hidden by a new engine component.</w:delText>
        </w:r>
      </w:del>
    </w:p>
    <w:p w14:paraId="796151ED" w14:textId="7722BB08" w:rsidR="000635BF" w:rsidRPr="007D345D" w:rsidDel="004C1133" w:rsidRDefault="000635BF">
      <w:pPr>
        <w:pStyle w:val="BodyTextFirst"/>
        <w:rPr>
          <w:del w:id="3587" w:author="Kelvin Sung" w:date="2021-04-22T15:00:00Z"/>
        </w:rPr>
        <w:pPrChange w:id="3588" w:author="Kelvin Sung" w:date="2021-04-22T15:00:00Z">
          <w:pPr>
            <w:pStyle w:val="NumList"/>
            <w:numPr>
              <w:numId w:val="66"/>
            </w:numPr>
          </w:pPr>
        </w:pPrChange>
      </w:pPr>
      <w:del w:id="3589" w:author="Kelvin Sung" w:date="2021-04-22T15:00:00Z">
        <w:r w:rsidRPr="007D345D" w:rsidDel="004C1133">
          <w:delText xml:space="preserve">Create a new file in the </w:delText>
        </w:r>
        <w:r w:rsidRPr="007D345D" w:rsidDel="004C1133">
          <w:rPr>
            <w:rStyle w:val="CodeInline"/>
          </w:rPr>
          <w:delText>src/Engine/Resources</w:delText>
        </w:r>
        <w:r w:rsidRPr="007D345D" w:rsidDel="004C1133">
          <w:delText xml:space="preserve"> folder and name it </w:delText>
        </w:r>
        <w:r w:rsidRPr="007D345D" w:rsidDel="004C1133">
          <w:rPr>
            <w:rStyle w:val="CodeInline"/>
          </w:rPr>
          <w:delText>Engine_Fonts.js</w:delText>
        </w:r>
        <w:r w:rsidRPr="007D345D" w:rsidDel="004C1133">
          <w:delText>.</w:delText>
        </w:r>
      </w:del>
    </w:p>
    <w:p w14:paraId="2590DD25" w14:textId="22AE3603" w:rsidR="000635BF" w:rsidRPr="007D345D" w:rsidDel="004C1133" w:rsidRDefault="000635BF">
      <w:pPr>
        <w:pStyle w:val="BodyTextFirst"/>
        <w:rPr>
          <w:del w:id="3590" w:author="Kelvin Sung" w:date="2021-04-22T15:00:00Z"/>
        </w:rPr>
        <w:pPrChange w:id="3591" w:author="Kelvin Sung" w:date="2021-04-22T15:00:00Z">
          <w:pPr>
            <w:pStyle w:val="NumList"/>
            <w:numPr>
              <w:numId w:val="14"/>
            </w:numPr>
          </w:pPr>
        </w:pPrChange>
      </w:pPr>
      <w:del w:id="3592" w:author="Kelvin Sung" w:date="2021-04-22T15:00:00Z">
        <w:r w:rsidDel="004C1133">
          <w:delText xml:space="preserve">Before </w:delText>
        </w:r>
        <w:r w:rsidRPr="000635BF" w:rsidDel="004C1133">
          <w:delText>implementing</w:delText>
        </w:r>
        <w:r w:rsidDel="004C1133">
          <w:delText xml:space="preserve"> the </w:delText>
        </w:r>
        <w:r w:rsidDel="004C1133">
          <w:rPr>
            <w:rStyle w:val="CodeInline"/>
          </w:rPr>
          <w:delText>gE</w:delText>
        </w:r>
        <w:r w:rsidRPr="00797223" w:rsidDel="004C1133">
          <w:rPr>
            <w:rStyle w:val="CodeInline"/>
          </w:rPr>
          <w:delText>ngine_Font</w:delText>
        </w:r>
        <w:r w:rsidDel="004C1133">
          <w:rPr>
            <w:rStyle w:val="CodeInline"/>
          </w:rPr>
          <w:delText>s</w:delText>
        </w:r>
        <w:r w:rsidDel="004C1133">
          <w:delText xml:space="preserve"> component, first define an object for storing pixel location and display information associated with the characters.</w:delText>
        </w:r>
      </w:del>
    </w:p>
    <w:p w14:paraId="4180AB95" w14:textId="6568E1C9" w:rsidR="000635BF" w:rsidRPr="007D345D" w:rsidDel="004C1133" w:rsidRDefault="000635BF">
      <w:pPr>
        <w:pStyle w:val="BodyTextFirst"/>
        <w:rPr>
          <w:del w:id="3593" w:author="Kelvin Sung" w:date="2021-04-22T15:00:00Z"/>
        </w:rPr>
        <w:pPrChange w:id="3594" w:author="Kelvin Sung" w:date="2021-04-22T15:00:00Z">
          <w:pPr>
            <w:pStyle w:val="Code"/>
          </w:pPr>
        </w:pPrChange>
      </w:pPr>
      <w:del w:id="3595" w:author="Kelvin Sung" w:date="2021-04-22T15:00:00Z">
        <w:r w:rsidRPr="007D345D" w:rsidDel="004C1133">
          <w:delText>function CharacterInfo()</w:delText>
        </w:r>
        <w:r w:rsidDel="004C1133">
          <w:delText xml:space="preserve"> </w:delText>
        </w:r>
        <w:r w:rsidRPr="007D345D" w:rsidDel="004C1133">
          <w:delText>{</w:delText>
        </w:r>
      </w:del>
    </w:p>
    <w:p w14:paraId="0043567D" w14:textId="70DBF492" w:rsidR="000635BF" w:rsidRPr="007D345D" w:rsidDel="004C1133" w:rsidRDefault="000635BF">
      <w:pPr>
        <w:pStyle w:val="BodyTextFirst"/>
        <w:rPr>
          <w:del w:id="3596" w:author="Kelvin Sung" w:date="2021-04-22T15:00:00Z"/>
        </w:rPr>
        <w:pPrChange w:id="3597" w:author="Kelvin Sung" w:date="2021-04-22T15:00:00Z">
          <w:pPr>
            <w:pStyle w:val="Code"/>
          </w:pPr>
        </w:pPrChange>
      </w:pPr>
      <w:del w:id="3598" w:author="Kelvin Sung" w:date="2021-04-22T15:00:00Z">
        <w:r w:rsidRPr="007D345D" w:rsidDel="004C1133">
          <w:delText xml:space="preserve">  // in texture coordinate (0 to 1) maps to the entier image</w:delText>
        </w:r>
      </w:del>
    </w:p>
    <w:p w14:paraId="3259A758" w14:textId="2D74CA80" w:rsidR="000635BF" w:rsidRPr="007D345D" w:rsidDel="004C1133" w:rsidRDefault="000635BF">
      <w:pPr>
        <w:pStyle w:val="BodyTextFirst"/>
        <w:rPr>
          <w:del w:id="3599" w:author="Kelvin Sung" w:date="2021-04-22T15:00:00Z"/>
        </w:rPr>
        <w:pPrChange w:id="3600" w:author="Kelvin Sung" w:date="2021-04-22T15:00:00Z">
          <w:pPr>
            <w:pStyle w:val="Code"/>
          </w:pPr>
        </w:pPrChange>
      </w:pPr>
      <w:del w:id="3601" w:author="Kelvin Sung" w:date="2021-04-22T15:00:00Z">
        <w:r w:rsidRPr="007D345D" w:rsidDel="004C1133">
          <w:delText xml:space="preserve">  this.mTexCoordLeft = 0;</w:delText>
        </w:r>
      </w:del>
    </w:p>
    <w:p w14:paraId="34759BB6" w14:textId="5393E1E0" w:rsidR="000635BF" w:rsidRPr="007D345D" w:rsidDel="004C1133" w:rsidRDefault="000635BF">
      <w:pPr>
        <w:pStyle w:val="BodyTextFirst"/>
        <w:rPr>
          <w:del w:id="3602" w:author="Kelvin Sung" w:date="2021-04-22T15:00:00Z"/>
        </w:rPr>
        <w:pPrChange w:id="3603" w:author="Kelvin Sung" w:date="2021-04-22T15:00:00Z">
          <w:pPr>
            <w:pStyle w:val="Code"/>
          </w:pPr>
        </w:pPrChange>
      </w:pPr>
      <w:del w:id="3604" w:author="Kelvin Sung" w:date="2021-04-22T15:00:00Z">
        <w:r w:rsidRPr="007D345D" w:rsidDel="004C1133">
          <w:delText xml:space="preserve">  this.mTexCoordRight = 1;</w:delText>
        </w:r>
      </w:del>
    </w:p>
    <w:p w14:paraId="1EE35495" w14:textId="0C4B7DCA" w:rsidR="000635BF" w:rsidRPr="007D345D" w:rsidDel="004C1133" w:rsidRDefault="000635BF">
      <w:pPr>
        <w:pStyle w:val="BodyTextFirst"/>
        <w:rPr>
          <w:del w:id="3605" w:author="Kelvin Sung" w:date="2021-04-22T15:00:00Z"/>
        </w:rPr>
        <w:pPrChange w:id="3606" w:author="Kelvin Sung" w:date="2021-04-22T15:00:00Z">
          <w:pPr>
            <w:pStyle w:val="Code"/>
          </w:pPr>
        </w:pPrChange>
      </w:pPr>
      <w:del w:id="3607" w:author="Kelvin Sung" w:date="2021-04-22T15:00:00Z">
        <w:r w:rsidRPr="007D345D" w:rsidDel="004C1133">
          <w:delText xml:space="preserve">  this.mTexCoordBottom = 0;</w:delText>
        </w:r>
      </w:del>
    </w:p>
    <w:p w14:paraId="1230AC34" w14:textId="031364F9" w:rsidR="000635BF" w:rsidRPr="007D345D" w:rsidDel="004C1133" w:rsidRDefault="000635BF">
      <w:pPr>
        <w:pStyle w:val="BodyTextFirst"/>
        <w:rPr>
          <w:del w:id="3608" w:author="Kelvin Sung" w:date="2021-04-22T15:00:00Z"/>
        </w:rPr>
        <w:pPrChange w:id="3609" w:author="Kelvin Sung" w:date="2021-04-22T15:00:00Z">
          <w:pPr>
            <w:pStyle w:val="Code"/>
          </w:pPr>
        </w:pPrChange>
      </w:pPr>
      <w:del w:id="3610" w:author="Kelvin Sung" w:date="2021-04-22T15:00:00Z">
        <w:r w:rsidRPr="007D345D" w:rsidDel="004C1133">
          <w:delText xml:space="preserve">  this.mTexCoordTop = 0;</w:delText>
        </w:r>
      </w:del>
    </w:p>
    <w:p w14:paraId="704AF2B9" w14:textId="4031799E" w:rsidR="000635BF" w:rsidRPr="007D345D" w:rsidDel="004C1133" w:rsidRDefault="000635BF">
      <w:pPr>
        <w:pStyle w:val="BodyTextFirst"/>
        <w:rPr>
          <w:del w:id="3611" w:author="Kelvin Sung" w:date="2021-04-22T15:00:00Z"/>
        </w:rPr>
        <w:pPrChange w:id="3612" w:author="Kelvin Sung" w:date="2021-04-22T15:00:00Z">
          <w:pPr>
            <w:pStyle w:val="Code"/>
          </w:pPr>
        </w:pPrChange>
      </w:pPr>
      <w:del w:id="3613" w:author="Kelvin Sung" w:date="2021-04-22T15:00:00Z">
        <w:r w:rsidRPr="007D345D" w:rsidDel="004C1133">
          <w:delText xml:space="preserve">  </w:delText>
        </w:r>
      </w:del>
    </w:p>
    <w:p w14:paraId="064E8704" w14:textId="19AB89A7" w:rsidR="000635BF" w:rsidRPr="007D345D" w:rsidDel="004C1133" w:rsidRDefault="000635BF">
      <w:pPr>
        <w:pStyle w:val="BodyTextFirst"/>
        <w:rPr>
          <w:del w:id="3614" w:author="Kelvin Sung" w:date="2021-04-22T15:00:00Z"/>
        </w:rPr>
        <w:pPrChange w:id="3615" w:author="Kelvin Sung" w:date="2021-04-22T15:00:00Z">
          <w:pPr>
            <w:pStyle w:val="Code"/>
          </w:pPr>
        </w:pPrChange>
      </w:pPr>
      <w:del w:id="3616" w:author="Kelvin Sung" w:date="2021-04-22T15:00:00Z">
        <w:r w:rsidRPr="007D345D" w:rsidDel="004C1133">
          <w:lastRenderedPageBreak/>
          <w:delText xml:space="preserve">  // nominal character size, 1 is "standard width/height" of a char</w:delText>
        </w:r>
      </w:del>
    </w:p>
    <w:p w14:paraId="0D9E55D6" w14:textId="13A3E6B6" w:rsidR="000635BF" w:rsidRPr="007D345D" w:rsidDel="004C1133" w:rsidRDefault="000635BF">
      <w:pPr>
        <w:pStyle w:val="BodyTextFirst"/>
        <w:rPr>
          <w:del w:id="3617" w:author="Kelvin Sung" w:date="2021-04-22T15:00:00Z"/>
        </w:rPr>
        <w:pPrChange w:id="3618" w:author="Kelvin Sung" w:date="2021-04-22T15:00:00Z">
          <w:pPr>
            <w:pStyle w:val="Code"/>
          </w:pPr>
        </w:pPrChange>
      </w:pPr>
      <w:del w:id="3619" w:author="Kelvin Sung" w:date="2021-04-22T15:00:00Z">
        <w:r w:rsidRPr="007D345D" w:rsidDel="004C1133">
          <w:delText xml:space="preserve">  this.mCharWidth = 1;</w:delText>
        </w:r>
      </w:del>
    </w:p>
    <w:p w14:paraId="0E4F9AC2" w14:textId="70CBA4FB" w:rsidR="000635BF" w:rsidRPr="007D345D" w:rsidDel="004C1133" w:rsidRDefault="000635BF">
      <w:pPr>
        <w:pStyle w:val="BodyTextFirst"/>
        <w:rPr>
          <w:del w:id="3620" w:author="Kelvin Sung" w:date="2021-04-22T15:00:00Z"/>
        </w:rPr>
        <w:pPrChange w:id="3621" w:author="Kelvin Sung" w:date="2021-04-22T15:00:00Z">
          <w:pPr>
            <w:pStyle w:val="Code"/>
          </w:pPr>
        </w:pPrChange>
      </w:pPr>
      <w:del w:id="3622" w:author="Kelvin Sung" w:date="2021-04-22T15:00:00Z">
        <w:r w:rsidRPr="007D345D" w:rsidDel="004C1133">
          <w:delText xml:space="preserve">  this.mCharHeight = 1;</w:delText>
        </w:r>
      </w:del>
    </w:p>
    <w:p w14:paraId="1EF0B7CE" w14:textId="3FD38208" w:rsidR="000635BF" w:rsidRPr="007D345D" w:rsidDel="004C1133" w:rsidRDefault="000635BF">
      <w:pPr>
        <w:pStyle w:val="BodyTextFirst"/>
        <w:rPr>
          <w:del w:id="3623" w:author="Kelvin Sung" w:date="2021-04-22T15:00:00Z"/>
        </w:rPr>
        <w:pPrChange w:id="3624" w:author="Kelvin Sung" w:date="2021-04-22T15:00:00Z">
          <w:pPr>
            <w:pStyle w:val="Code"/>
          </w:pPr>
        </w:pPrChange>
      </w:pPr>
      <w:del w:id="3625" w:author="Kelvin Sung" w:date="2021-04-22T15:00:00Z">
        <w:r w:rsidRPr="007D345D" w:rsidDel="004C1133">
          <w:delText xml:space="preserve">  this.mCharWidthOffset = 0;</w:delText>
        </w:r>
      </w:del>
    </w:p>
    <w:p w14:paraId="13C81D93" w14:textId="4553935D" w:rsidR="000635BF" w:rsidRPr="007D345D" w:rsidDel="004C1133" w:rsidRDefault="000635BF">
      <w:pPr>
        <w:pStyle w:val="BodyTextFirst"/>
        <w:rPr>
          <w:del w:id="3626" w:author="Kelvin Sung" w:date="2021-04-22T15:00:00Z"/>
        </w:rPr>
        <w:pPrChange w:id="3627" w:author="Kelvin Sung" w:date="2021-04-22T15:00:00Z">
          <w:pPr>
            <w:pStyle w:val="Code"/>
          </w:pPr>
        </w:pPrChange>
      </w:pPr>
      <w:del w:id="3628" w:author="Kelvin Sung" w:date="2021-04-22T15:00:00Z">
        <w:r w:rsidRPr="007D345D" w:rsidDel="004C1133">
          <w:delText xml:space="preserve">  this.mCharHeightOffset = 0;</w:delText>
        </w:r>
      </w:del>
    </w:p>
    <w:p w14:paraId="7F234BAB" w14:textId="3C03A57F" w:rsidR="000635BF" w:rsidRPr="007D345D" w:rsidDel="004C1133" w:rsidRDefault="000635BF">
      <w:pPr>
        <w:pStyle w:val="BodyTextFirst"/>
        <w:rPr>
          <w:del w:id="3629" w:author="Kelvin Sung" w:date="2021-04-22T15:00:00Z"/>
        </w:rPr>
        <w:pPrChange w:id="3630" w:author="Kelvin Sung" w:date="2021-04-22T15:00:00Z">
          <w:pPr>
            <w:pStyle w:val="Code"/>
          </w:pPr>
        </w:pPrChange>
      </w:pPr>
      <w:del w:id="3631" w:author="Kelvin Sung" w:date="2021-04-22T15:00:00Z">
        <w:r w:rsidRPr="007D345D" w:rsidDel="004C1133">
          <w:delText xml:space="preserve">  </w:delText>
        </w:r>
      </w:del>
    </w:p>
    <w:p w14:paraId="081AD2F7" w14:textId="1C1CAF85" w:rsidR="000635BF" w:rsidRPr="007D345D" w:rsidDel="004C1133" w:rsidRDefault="000635BF">
      <w:pPr>
        <w:pStyle w:val="BodyTextFirst"/>
        <w:rPr>
          <w:del w:id="3632" w:author="Kelvin Sung" w:date="2021-04-22T15:00:00Z"/>
        </w:rPr>
        <w:pPrChange w:id="3633" w:author="Kelvin Sung" w:date="2021-04-22T15:00:00Z">
          <w:pPr>
            <w:pStyle w:val="Code"/>
          </w:pPr>
        </w:pPrChange>
      </w:pPr>
      <w:del w:id="3634" w:author="Kelvin Sung" w:date="2021-04-22T15:00:00Z">
        <w:r w:rsidRPr="007D345D" w:rsidDel="004C1133">
          <w:delText xml:space="preserve">  // reference of char width/height ration</w:delText>
        </w:r>
      </w:del>
    </w:p>
    <w:p w14:paraId="081BFA51" w14:textId="21A0BF05" w:rsidR="000635BF" w:rsidRPr="007D345D" w:rsidDel="004C1133" w:rsidRDefault="000635BF">
      <w:pPr>
        <w:pStyle w:val="BodyTextFirst"/>
        <w:rPr>
          <w:del w:id="3635" w:author="Kelvin Sung" w:date="2021-04-22T15:00:00Z"/>
        </w:rPr>
        <w:pPrChange w:id="3636" w:author="Kelvin Sung" w:date="2021-04-22T15:00:00Z">
          <w:pPr>
            <w:pStyle w:val="Code"/>
          </w:pPr>
        </w:pPrChange>
      </w:pPr>
      <w:del w:id="3637" w:author="Kelvin Sung" w:date="2021-04-22T15:00:00Z">
        <w:r w:rsidRPr="007D345D" w:rsidDel="004C1133">
          <w:delText xml:space="preserve">  this.mCharAspectRatio = 1;</w:delText>
        </w:r>
      </w:del>
    </w:p>
    <w:p w14:paraId="345EABD3" w14:textId="05A73181" w:rsidR="000635BF" w:rsidRPr="007D345D" w:rsidDel="004C1133" w:rsidRDefault="000635BF">
      <w:pPr>
        <w:pStyle w:val="BodyTextFirst"/>
        <w:rPr>
          <w:del w:id="3638" w:author="Kelvin Sung" w:date="2021-04-22T15:00:00Z"/>
        </w:rPr>
        <w:pPrChange w:id="3639" w:author="Kelvin Sung" w:date="2021-04-22T15:00:00Z">
          <w:pPr>
            <w:pStyle w:val="Code"/>
          </w:pPr>
        </w:pPrChange>
      </w:pPr>
      <w:del w:id="3640" w:author="Kelvin Sung" w:date="2021-04-22T15:00:00Z">
        <w:r w:rsidRPr="007D345D" w:rsidDel="004C1133">
          <w:delText>}</w:delText>
        </w:r>
      </w:del>
    </w:p>
    <w:p w14:paraId="2EF2928C" w14:textId="6B952945" w:rsidR="000635BF" w:rsidRPr="007D345D" w:rsidDel="004C1133" w:rsidRDefault="000635BF">
      <w:pPr>
        <w:pStyle w:val="BodyTextFirst"/>
        <w:rPr>
          <w:del w:id="3641" w:author="Kelvin Sung" w:date="2021-04-22T15:00:00Z"/>
        </w:rPr>
        <w:pPrChange w:id="3642" w:author="Kelvin Sung" w:date="2021-04-22T15:00:00Z">
          <w:pPr>
            <w:pStyle w:val="BodyTextCont"/>
          </w:pPr>
        </w:pPrChange>
      </w:pPr>
      <w:del w:id="3643" w:author="Kelvin Sung" w:date="2021-04-22T15:00:00Z">
        <w:r w:rsidDel="004C1133">
          <w:delText>The uv coordinate</w:delText>
        </w:r>
        <w:r w:rsidDel="004C1133">
          <w:fldChar w:fldCharType="begin"/>
        </w:r>
        <w:r w:rsidDel="004C1133">
          <w:delInstrText xml:space="preserve"> XE "</w:delInstrText>
        </w:r>
        <w:r w:rsidRPr="008574B1" w:rsidDel="004C1133">
          <w:delInstrText>FontRenderable objects:uv coordinates</w:delInstrText>
        </w:r>
        <w:r w:rsidDel="004C1133">
          <w:delInstrText xml:space="preserve">" </w:delInstrText>
        </w:r>
        <w:r w:rsidDel="004C1133">
          <w:fldChar w:fldCharType="end"/>
        </w:r>
        <w:r w:rsidDel="004C1133">
          <w:delText xml:space="preserve"> and character appearance information can be computed based on the contents from the </w:delText>
        </w:r>
        <w:r w:rsidRPr="001129C7" w:rsidDel="004C1133">
          <w:rPr>
            <w:rStyle w:val="CodeInline"/>
          </w:rPr>
          <w:delText>.</w:delText>
        </w:r>
        <w:r w:rsidRPr="004A14CC" w:rsidDel="004C1133">
          <w:rPr>
            <w:rStyle w:val="CodeInline"/>
          </w:rPr>
          <w:delText>fnt</w:delText>
        </w:r>
        <w:r w:rsidDel="004C1133">
          <w:delText xml:space="preserve"> file.</w:delText>
        </w:r>
      </w:del>
    </w:p>
    <w:p w14:paraId="2AECD6FB" w14:textId="736DB2A2" w:rsidR="000635BF" w:rsidRPr="007D345D" w:rsidDel="004C1133" w:rsidRDefault="000635BF">
      <w:pPr>
        <w:pStyle w:val="BodyTextFirst"/>
        <w:rPr>
          <w:del w:id="3644" w:author="Kelvin Sung" w:date="2021-04-22T15:00:00Z"/>
        </w:rPr>
        <w:pPrChange w:id="3645" w:author="Kelvin Sung" w:date="2021-04-22T15:00:00Z">
          <w:pPr>
            <w:pStyle w:val="NumList"/>
            <w:numPr>
              <w:numId w:val="14"/>
            </w:numPr>
          </w:pPr>
        </w:pPrChange>
      </w:pPr>
      <w:del w:id="3646" w:author="Kelvin Sung" w:date="2021-04-22T15:00:00Z">
        <w:r w:rsidDel="004C1133">
          <w:delText>Following</w:delText>
        </w:r>
        <w:r w:rsidRPr="007D345D" w:rsidDel="004C1133">
          <w:delText xml:space="preserve"> the pattern</w:delText>
        </w:r>
        <w:r w:rsidRPr="00DB4C64" w:rsidDel="004C1133">
          <w:delText xml:space="preserve"> </w:delText>
        </w:r>
        <w:r w:rsidDel="004C1133">
          <w:delText xml:space="preserve">of </w:delText>
        </w:r>
        <w:r w:rsidRPr="00DB4C64" w:rsidDel="004C1133">
          <w:delText xml:space="preserve">previous engine components, </w:delText>
        </w:r>
        <w:r w:rsidRPr="007D345D" w:rsidDel="004C1133">
          <w:delText xml:space="preserve">implement the </w:delText>
        </w:r>
        <w:r w:rsidRPr="007D345D" w:rsidDel="004C1133">
          <w:rPr>
            <w:rStyle w:val="CodeInline"/>
          </w:rPr>
          <w:delText>Fonts</w:delText>
        </w:r>
        <w:r w:rsidRPr="007D345D" w:rsidDel="004C1133">
          <w:delText xml:space="preserve"> engine component</w:delText>
        </w:r>
        <w:r w:rsidDel="004C1133">
          <w:delText>.</w:delText>
        </w:r>
      </w:del>
    </w:p>
    <w:p w14:paraId="5B003805" w14:textId="675D3998" w:rsidR="000635BF" w:rsidRPr="007D345D" w:rsidDel="004C1133" w:rsidRDefault="000635BF">
      <w:pPr>
        <w:pStyle w:val="BodyTextFirst"/>
        <w:rPr>
          <w:del w:id="3647" w:author="Kelvin Sung" w:date="2021-04-22T15:00:00Z"/>
        </w:rPr>
        <w:pPrChange w:id="3648" w:author="Kelvin Sung" w:date="2021-04-22T15:00:00Z">
          <w:pPr>
            <w:pStyle w:val="Code"/>
          </w:pPr>
        </w:pPrChange>
      </w:pPr>
      <w:del w:id="3649" w:author="Kelvin Sung" w:date="2021-04-22T15:00:00Z">
        <w:r w:rsidRPr="007D345D" w:rsidDel="004C1133">
          <w:delText>var gEngine = gEngine || { };</w:delText>
        </w:r>
      </w:del>
    </w:p>
    <w:p w14:paraId="3271F3AE" w14:textId="7E776BB5" w:rsidR="000635BF" w:rsidRPr="007D345D" w:rsidDel="004C1133" w:rsidRDefault="000635BF">
      <w:pPr>
        <w:pStyle w:val="BodyTextFirst"/>
        <w:rPr>
          <w:del w:id="3650" w:author="Kelvin Sung" w:date="2021-04-22T15:00:00Z"/>
        </w:rPr>
        <w:pPrChange w:id="3651" w:author="Kelvin Sung" w:date="2021-04-22T15:00:00Z">
          <w:pPr>
            <w:pStyle w:val="Code"/>
          </w:pPr>
        </w:pPrChange>
      </w:pPr>
    </w:p>
    <w:p w14:paraId="589E2836" w14:textId="1E3F63B8" w:rsidR="000635BF" w:rsidRPr="007D345D" w:rsidDel="004C1133" w:rsidRDefault="000635BF">
      <w:pPr>
        <w:pStyle w:val="BodyTextFirst"/>
        <w:rPr>
          <w:del w:id="3652" w:author="Kelvin Sung" w:date="2021-04-22T15:00:00Z"/>
        </w:rPr>
        <w:pPrChange w:id="3653" w:author="Kelvin Sung" w:date="2021-04-22T15:00:00Z">
          <w:pPr>
            <w:pStyle w:val="Code"/>
          </w:pPr>
        </w:pPrChange>
      </w:pPr>
      <w:del w:id="3654" w:author="Kelvin Sung" w:date="2021-04-22T15:00:00Z">
        <w:r w:rsidRPr="007D345D" w:rsidDel="004C1133">
          <w:delText xml:space="preserve">gEngine.Fonts = </w:delText>
        </w:r>
        <w:r w:rsidDel="004C1133">
          <w:delText>(</w:delText>
        </w:r>
        <w:r w:rsidRPr="007D345D" w:rsidDel="004C1133">
          <w:delText>function()</w:delText>
        </w:r>
        <w:r w:rsidDel="004C1133">
          <w:delText xml:space="preserve"> </w:delText>
        </w:r>
        <w:r w:rsidRPr="007D345D" w:rsidDel="004C1133">
          <w:delText xml:space="preserve">{ </w:delText>
        </w:r>
      </w:del>
    </w:p>
    <w:p w14:paraId="46797CD4" w14:textId="2D824007" w:rsidR="000635BF" w:rsidRPr="007D345D" w:rsidDel="004C1133" w:rsidRDefault="000635BF">
      <w:pPr>
        <w:pStyle w:val="BodyTextFirst"/>
        <w:rPr>
          <w:del w:id="3655" w:author="Kelvin Sung" w:date="2021-04-22T15:00:00Z"/>
        </w:rPr>
        <w:pPrChange w:id="3656" w:author="Kelvin Sung" w:date="2021-04-22T15:00:00Z">
          <w:pPr>
            <w:pStyle w:val="Code"/>
          </w:pPr>
        </w:pPrChange>
      </w:pPr>
      <w:del w:id="3657" w:author="Kelvin Sung" w:date="2021-04-22T15:00:00Z">
        <w:r w:rsidRPr="007D345D" w:rsidDel="004C1133">
          <w:delText xml:space="preserve">    var </w:delText>
        </w:r>
        <w:r w:rsidDel="004C1133">
          <w:delText>mPublic</w:delText>
        </w:r>
        <w:r w:rsidRPr="007D345D" w:rsidDel="004C1133">
          <w:delText xml:space="preserve"> = { };</w:delText>
        </w:r>
      </w:del>
    </w:p>
    <w:p w14:paraId="3DB6A95B" w14:textId="6E87D14E" w:rsidR="000635BF" w:rsidRPr="007D345D" w:rsidDel="004C1133" w:rsidRDefault="000635BF">
      <w:pPr>
        <w:pStyle w:val="BodyTextFirst"/>
        <w:rPr>
          <w:del w:id="3658" w:author="Kelvin Sung" w:date="2021-04-22T15:00:00Z"/>
        </w:rPr>
        <w:pPrChange w:id="3659" w:author="Kelvin Sung" w:date="2021-04-22T15:00:00Z">
          <w:pPr>
            <w:pStyle w:val="Code"/>
          </w:pPr>
        </w:pPrChange>
      </w:pPr>
      <w:del w:id="3660" w:author="Kelvin Sung" w:date="2021-04-22T15:00:00Z">
        <w:r w:rsidRPr="007D345D" w:rsidDel="004C1133">
          <w:delText xml:space="preserve">    return </w:delText>
        </w:r>
        <w:r w:rsidDel="004C1133">
          <w:delText>mPublic</w:delText>
        </w:r>
        <w:r w:rsidRPr="007D345D" w:rsidDel="004C1133">
          <w:delText>;</w:delText>
        </w:r>
      </w:del>
    </w:p>
    <w:p w14:paraId="238BE7D2" w14:textId="68C036CE" w:rsidR="000635BF" w:rsidRPr="007D345D" w:rsidDel="004C1133" w:rsidRDefault="000635BF">
      <w:pPr>
        <w:pStyle w:val="BodyTextFirst"/>
        <w:rPr>
          <w:del w:id="3661" w:author="Kelvin Sung" w:date="2021-04-22T15:00:00Z"/>
        </w:rPr>
        <w:pPrChange w:id="3662" w:author="Kelvin Sung" w:date="2021-04-22T15:00:00Z">
          <w:pPr>
            <w:pStyle w:val="Code"/>
          </w:pPr>
        </w:pPrChange>
      </w:pPr>
      <w:del w:id="3663" w:author="Kelvin Sung" w:date="2021-04-22T15:00:00Z">
        <w:r w:rsidRPr="007D345D" w:rsidDel="004C1133">
          <w:delText>}()</w:delText>
        </w:r>
        <w:r w:rsidDel="004C1133">
          <w:delText>)</w:delText>
        </w:r>
        <w:r w:rsidRPr="007D345D" w:rsidDel="004C1133">
          <w:delText>;</w:delText>
        </w:r>
      </w:del>
    </w:p>
    <w:p w14:paraId="49491C02" w14:textId="05DE7C8B" w:rsidR="000635BF" w:rsidRPr="007D345D" w:rsidDel="004C1133" w:rsidRDefault="000635BF">
      <w:pPr>
        <w:pStyle w:val="BodyTextFirst"/>
        <w:rPr>
          <w:del w:id="3664" w:author="Kelvin Sung" w:date="2021-04-22T15:00:00Z"/>
        </w:rPr>
        <w:pPrChange w:id="3665" w:author="Kelvin Sung" w:date="2021-04-22T15:00:00Z">
          <w:pPr>
            <w:pStyle w:val="NumList"/>
            <w:numPr>
              <w:numId w:val="14"/>
            </w:numPr>
          </w:pPr>
        </w:pPrChange>
      </w:pPr>
      <w:del w:id="3666" w:author="Kelvin Sung" w:date="2021-04-22T15:00:00Z">
        <w:r w:rsidRPr="007D345D" w:rsidDel="004C1133">
          <w:delText xml:space="preserve">Define a </w:delText>
        </w:r>
        <w:r w:rsidRPr="000635BF" w:rsidDel="004C1133">
          <w:delText>function</w:delText>
        </w:r>
        <w:r w:rsidRPr="007D345D" w:rsidDel="004C1133">
          <w:delText xml:space="preserve"> to load font </w:delText>
        </w:r>
        <w:r w:rsidDel="004C1133">
          <w:delText xml:space="preserve">files </w:delText>
        </w:r>
        <w:r w:rsidRPr="007D345D" w:rsidDel="004C1133">
          <w:delText xml:space="preserve">from a </w:delText>
        </w:r>
        <w:r w:rsidDel="004C1133">
          <w:delText xml:space="preserve">given </w:delText>
        </w:r>
        <w:r w:rsidRPr="007D345D" w:rsidDel="004C1133">
          <w:delText>path</w:delText>
        </w:r>
        <w:r w:rsidDel="004C1133">
          <w:delText>.</w:delText>
        </w:r>
      </w:del>
    </w:p>
    <w:p w14:paraId="14C465D3" w14:textId="546DFBAA" w:rsidR="000635BF" w:rsidRPr="007D345D" w:rsidDel="004C1133" w:rsidRDefault="000635BF">
      <w:pPr>
        <w:pStyle w:val="BodyTextFirst"/>
        <w:rPr>
          <w:del w:id="3667" w:author="Kelvin Sung" w:date="2021-04-22T15:00:00Z"/>
        </w:rPr>
        <w:pPrChange w:id="3668" w:author="Kelvin Sung" w:date="2021-04-22T15:00:00Z">
          <w:pPr>
            <w:pStyle w:val="Code"/>
          </w:pPr>
        </w:pPrChange>
      </w:pPr>
      <w:del w:id="3669" w:author="Kelvin Sung" w:date="2021-04-22T15:00:00Z">
        <w:r w:rsidRPr="007D345D" w:rsidDel="004C1133">
          <w:delText xml:space="preserve">var </w:delText>
        </w:r>
        <w:r w:rsidDel="004C1133">
          <w:delText>loadFont</w:delText>
        </w:r>
        <w:r w:rsidRPr="007D345D" w:rsidDel="004C1133">
          <w:delText xml:space="preserve"> = function(fontName) {</w:delText>
        </w:r>
      </w:del>
    </w:p>
    <w:p w14:paraId="4D83151C" w14:textId="7E763067" w:rsidR="000635BF" w:rsidRPr="007D345D" w:rsidDel="004C1133" w:rsidRDefault="000635BF">
      <w:pPr>
        <w:pStyle w:val="BodyTextFirst"/>
        <w:rPr>
          <w:del w:id="3670" w:author="Kelvin Sung" w:date="2021-04-22T15:00:00Z"/>
        </w:rPr>
        <w:pPrChange w:id="3671" w:author="Kelvin Sung" w:date="2021-04-22T15:00:00Z">
          <w:pPr>
            <w:pStyle w:val="Code"/>
          </w:pPr>
        </w:pPrChange>
      </w:pPr>
      <w:del w:id="3672" w:author="Kelvin Sung" w:date="2021-04-22T15:00:00Z">
        <w:r w:rsidRPr="007D345D" w:rsidDel="004C1133">
          <w:delText xml:space="preserve">    if (!(gEngine.ResourceMap.</w:delText>
        </w:r>
        <w:r w:rsidDel="004C1133">
          <w:delText>isAssetLoaded</w:delText>
        </w:r>
        <w:r w:rsidRPr="007D345D" w:rsidDel="004C1133">
          <w:delText>(fontName)))</w:delText>
        </w:r>
        <w:r w:rsidDel="004C1133">
          <w:delText xml:space="preserve"> </w:delText>
        </w:r>
        <w:r w:rsidRPr="007D345D" w:rsidDel="004C1133">
          <w:delText>{</w:delText>
        </w:r>
      </w:del>
    </w:p>
    <w:p w14:paraId="38CDBB9F" w14:textId="07FDF639" w:rsidR="000635BF" w:rsidRPr="007D345D" w:rsidDel="004C1133" w:rsidRDefault="000635BF">
      <w:pPr>
        <w:pStyle w:val="BodyTextFirst"/>
        <w:rPr>
          <w:del w:id="3673" w:author="Kelvin Sung" w:date="2021-04-22T15:00:00Z"/>
        </w:rPr>
        <w:pPrChange w:id="3674" w:author="Kelvin Sung" w:date="2021-04-22T15:00:00Z">
          <w:pPr>
            <w:pStyle w:val="Code"/>
          </w:pPr>
        </w:pPrChange>
      </w:pPr>
      <w:del w:id="3675" w:author="Kelvin Sung" w:date="2021-04-22T15:00:00Z">
        <w:r w:rsidRPr="007D345D" w:rsidDel="004C1133">
          <w:delText xml:space="preserve">        var fontInfoSourceString = fontName + ".fnt";</w:delText>
        </w:r>
      </w:del>
    </w:p>
    <w:p w14:paraId="47A3A48B" w14:textId="6577061A" w:rsidR="000635BF" w:rsidRPr="007D345D" w:rsidDel="004C1133" w:rsidRDefault="000635BF">
      <w:pPr>
        <w:pStyle w:val="BodyTextFirst"/>
        <w:rPr>
          <w:del w:id="3676" w:author="Kelvin Sung" w:date="2021-04-22T15:00:00Z"/>
        </w:rPr>
        <w:pPrChange w:id="3677" w:author="Kelvin Sung" w:date="2021-04-22T15:00:00Z">
          <w:pPr>
            <w:pStyle w:val="Code"/>
          </w:pPr>
        </w:pPrChange>
      </w:pPr>
      <w:del w:id="3678" w:author="Kelvin Sung" w:date="2021-04-22T15:00:00Z">
        <w:r w:rsidRPr="007D345D" w:rsidDel="004C1133">
          <w:delText xml:space="preserve">        var textureSourceString = fontName + ".png";</w:delText>
        </w:r>
      </w:del>
    </w:p>
    <w:p w14:paraId="6BEC43E8" w14:textId="2231FB99" w:rsidR="000635BF" w:rsidRPr="007D345D" w:rsidDel="004C1133" w:rsidRDefault="000635BF">
      <w:pPr>
        <w:pStyle w:val="BodyTextFirst"/>
        <w:rPr>
          <w:del w:id="3679" w:author="Kelvin Sung" w:date="2021-04-22T15:00:00Z"/>
        </w:rPr>
        <w:pPrChange w:id="3680" w:author="Kelvin Sung" w:date="2021-04-22T15:00:00Z">
          <w:pPr>
            <w:pStyle w:val="Code"/>
          </w:pPr>
        </w:pPrChange>
      </w:pPr>
    </w:p>
    <w:p w14:paraId="61F60C32" w14:textId="4836C14F" w:rsidR="000635BF" w:rsidRPr="007D345D" w:rsidDel="004C1133" w:rsidRDefault="000635BF">
      <w:pPr>
        <w:pStyle w:val="BodyTextFirst"/>
        <w:rPr>
          <w:del w:id="3681" w:author="Kelvin Sung" w:date="2021-04-22T15:00:00Z"/>
        </w:rPr>
        <w:pPrChange w:id="3682" w:author="Kelvin Sung" w:date="2021-04-22T15:00:00Z">
          <w:pPr>
            <w:pStyle w:val="Code"/>
          </w:pPr>
        </w:pPrChange>
      </w:pPr>
      <w:del w:id="3683" w:author="Kelvin Sung" w:date="2021-04-22T15:00:00Z">
        <w:r w:rsidRPr="007D345D" w:rsidDel="004C1133">
          <w:delText xml:space="preserve">        // register an entry in the map</w:delText>
        </w:r>
      </w:del>
    </w:p>
    <w:p w14:paraId="373ED02D" w14:textId="5AECA19E" w:rsidR="000635BF" w:rsidRPr="007D345D" w:rsidDel="004C1133" w:rsidRDefault="000635BF">
      <w:pPr>
        <w:pStyle w:val="BodyTextFirst"/>
        <w:rPr>
          <w:del w:id="3684" w:author="Kelvin Sung" w:date="2021-04-22T15:00:00Z"/>
        </w:rPr>
        <w:pPrChange w:id="3685" w:author="Kelvin Sung" w:date="2021-04-22T15:00:00Z">
          <w:pPr>
            <w:pStyle w:val="Code"/>
          </w:pPr>
        </w:pPrChange>
      </w:pPr>
      <w:del w:id="3686" w:author="Kelvin Sung" w:date="2021-04-22T15:00:00Z">
        <w:r w:rsidRPr="007D345D" w:rsidDel="004C1133">
          <w:delText xml:space="preserve">        gEngine.ResourceMap.</w:delText>
        </w:r>
        <w:r w:rsidDel="004C1133">
          <w:delText>asyncLoadRequested</w:delText>
        </w:r>
        <w:r w:rsidRPr="007D345D" w:rsidDel="004C1133">
          <w:delText xml:space="preserve">(fontName); </w:delText>
        </w:r>
      </w:del>
    </w:p>
    <w:p w14:paraId="7FC52B68" w14:textId="4301037D" w:rsidR="000635BF" w:rsidRPr="007D345D" w:rsidDel="004C1133" w:rsidRDefault="000635BF">
      <w:pPr>
        <w:pStyle w:val="BodyTextFirst"/>
        <w:rPr>
          <w:del w:id="3687" w:author="Kelvin Sung" w:date="2021-04-22T15:00:00Z"/>
        </w:rPr>
        <w:pPrChange w:id="3688" w:author="Kelvin Sung" w:date="2021-04-22T15:00:00Z">
          <w:pPr>
            <w:pStyle w:val="Code"/>
          </w:pPr>
        </w:pPrChange>
      </w:pPr>
    </w:p>
    <w:p w14:paraId="4A1F258C" w14:textId="58B4E5CF" w:rsidR="000635BF" w:rsidRPr="007D345D" w:rsidDel="004C1133" w:rsidRDefault="000635BF">
      <w:pPr>
        <w:pStyle w:val="BodyTextFirst"/>
        <w:rPr>
          <w:del w:id="3689" w:author="Kelvin Sung" w:date="2021-04-22T15:00:00Z"/>
        </w:rPr>
        <w:pPrChange w:id="3690" w:author="Kelvin Sung" w:date="2021-04-22T15:00:00Z">
          <w:pPr>
            <w:pStyle w:val="Code"/>
          </w:pPr>
        </w:pPrChange>
      </w:pPr>
      <w:del w:id="3691" w:author="Kelvin Sung" w:date="2021-04-22T15:00:00Z">
        <w:r w:rsidRPr="007D345D" w:rsidDel="004C1133">
          <w:delText xml:space="preserve">        gEngine.Textures.</w:delText>
        </w:r>
        <w:r w:rsidDel="004C1133">
          <w:delText>loadTexture</w:delText>
        </w:r>
        <w:r w:rsidRPr="007D345D" w:rsidDel="004C1133">
          <w:delText>(textureSourceString);</w:delText>
        </w:r>
      </w:del>
    </w:p>
    <w:p w14:paraId="27F053F0" w14:textId="55D5ECCF" w:rsidR="000635BF" w:rsidRPr="007D345D" w:rsidDel="004C1133" w:rsidRDefault="000635BF">
      <w:pPr>
        <w:pStyle w:val="BodyTextFirst"/>
        <w:rPr>
          <w:del w:id="3692" w:author="Kelvin Sung" w:date="2021-04-22T15:00:00Z"/>
        </w:rPr>
        <w:pPrChange w:id="3693" w:author="Kelvin Sung" w:date="2021-04-22T15:00:00Z">
          <w:pPr>
            <w:pStyle w:val="Code"/>
          </w:pPr>
        </w:pPrChange>
      </w:pPr>
      <w:del w:id="3694" w:author="Kelvin Sung" w:date="2021-04-22T15:00:00Z">
        <w:r w:rsidRPr="007D345D" w:rsidDel="004C1133">
          <w:delText xml:space="preserve">        gEngine.TextFileLoader.</w:delText>
        </w:r>
        <w:r w:rsidDel="004C1133">
          <w:delText>loadTextFile</w:delText>
        </w:r>
        <w:r w:rsidRPr="007D345D" w:rsidDel="004C1133">
          <w:delText xml:space="preserve">(fontInfoSourceString, </w:delText>
        </w:r>
      </w:del>
    </w:p>
    <w:p w14:paraId="49D0DD21" w14:textId="664A74CB" w:rsidR="000635BF" w:rsidRPr="007D345D" w:rsidDel="004C1133" w:rsidRDefault="000635BF">
      <w:pPr>
        <w:pStyle w:val="BodyTextFirst"/>
        <w:rPr>
          <w:del w:id="3695" w:author="Kelvin Sung" w:date="2021-04-22T15:00:00Z"/>
        </w:rPr>
        <w:pPrChange w:id="3696" w:author="Kelvin Sung" w:date="2021-04-22T15:00:00Z">
          <w:pPr>
            <w:pStyle w:val="Code"/>
          </w:pPr>
        </w:pPrChange>
      </w:pPr>
      <w:del w:id="3697" w:author="Kelvin Sung" w:date="2021-04-22T15:00:00Z">
        <w:r w:rsidRPr="007D345D" w:rsidDel="004C1133">
          <w:delText xml:space="preserve">                        gEngine.TextFileLoader.eTextFileType.eXMLFile,</w:delText>
        </w:r>
      </w:del>
    </w:p>
    <w:p w14:paraId="6CC004A4" w14:textId="58C217EF" w:rsidR="000635BF" w:rsidRPr="007D345D" w:rsidDel="004C1133" w:rsidRDefault="000635BF">
      <w:pPr>
        <w:pStyle w:val="BodyTextFirst"/>
        <w:rPr>
          <w:del w:id="3698" w:author="Kelvin Sung" w:date="2021-04-22T15:00:00Z"/>
        </w:rPr>
        <w:pPrChange w:id="3699" w:author="Kelvin Sung" w:date="2021-04-22T15:00:00Z">
          <w:pPr>
            <w:pStyle w:val="Code"/>
          </w:pPr>
        </w:pPrChange>
      </w:pPr>
      <w:del w:id="3700" w:author="Kelvin Sung" w:date="2021-04-22T15:00:00Z">
        <w:r w:rsidRPr="007D345D" w:rsidDel="004C1133">
          <w:delText xml:space="preserve">                        </w:delText>
        </w:r>
        <w:r w:rsidDel="004C1133">
          <w:delText>_storeLoadedFont</w:delText>
        </w:r>
        <w:r w:rsidRPr="007D345D" w:rsidDel="004C1133">
          <w:delText xml:space="preserve">); </w:delText>
        </w:r>
      </w:del>
    </w:p>
    <w:p w14:paraId="1D7EF6A0" w14:textId="5C7A1962" w:rsidR="000635BF" w:rsidRPr="007D345D" w:rsidDel="004C1133" w:rsidRDefault="000635BF">
      <w:pPr>
        <w:pStyle w:val="BodyTextFirst"/>
        <w:rPr>
          <w:del w:id="3701" w:author="Kelvin Sung" w:date="2021-04-22T15:00:00Z"/>
        </w:rPr>
        <w:pPrChange w:id="3702" w:author="Kelvin Sung" w:date="2021-04-22T15:00:00Z">
          <w:pPr>
            <w:pStyle w:val="Code"/>
          </w:pPr>
        </w:pPrChange>
      </w:pPr>
      <w:del w:id="3703" w:author="Kelvin Sung" w:date="2021-04-22T15:00:00Z">
        <w:r w:rsidRPr="007D345D" w:rsidDel="004C1133">
          <w:delText xml:space="preserve">    } else {</w:delText>
        </w:r>
      </w:del>
    </w:p>
    <w:p w14:paraId="2AC81318" w14:textId="652FDF2E" w:rsidR="000635BF" w:rsidRPr="007D345D" w:rsidDel="004C1133" w:rsidRDefault="000635BF">
      <w:pPr>
        <w:pStyle w:val="BodyTextFirst"/>
        <w:rPr>
          <w:del w:id="3704" w:author="Kelvin Sung" w:date="2021-04-22T15:00:00Z"/>
        </w:rPr>
        <w:pPrChange w:id="3705" w:author="Kelvin Sung" w:date="2021-04-22T15:00:00Z">
          <w:pPr>
            <w:pStyle w:val="Code"/>
          </w:pPr>
        </w:pPrChange>
      </w:pPr>
      <w:del w:id="3706" w:author="Kelvin Sung" w:date="2021-04-22T15:00:00Z">
        <w:r w:rsidRPr="007D345D" w:rsidDel="004C1133">
          <w:lastRenderedPageBreak/>
          <w:delText xml:space="preserve">        gEngine.ResourceMap.</w:delText>
        </w:r>
        <w:r w:rsidDel="004C1133">
          <w:delText>inc</w:delText>
        </w:r>
        <w:r w:rsidRPr="007D345D" w:rsidDel="004C1133">
          <w:delText>AssetRefCount(fontName);</w:delText>
        </w:r>
      </w:del>
    </w:p>
    <w:p w14:paraId="589157AF" w14:textId="0F35FC4C" w:rsidR="000635BF" w:rsidRPr="007D345D" w:rsidDel="004C1133" w:rsidRDefault="000635BF">
      <w:pPr>
        <w:pStyle w:val="BodyTextFirst"/>
        <w:rPr>
          <w:del w:id="3707" w:author="Kelvin Sung" w:date="2021-04-22T15:00:00Z"/>
        </w:rPr>
        <w:pPrChange w:id="3708" w:author="Kelvin Sung" w:date="2021-04-22T15:00:00Z">
          <w:pPr>
            <w:pStyle w:val="Code"/>
          </w:pPr>
        </w:pPrChange>
      </w:pPr>
      <w:del w:id="3709" w:author="Kelvin Sung" w:date="2021-04-22T15:00:00Z">
        <w:r w:rsidRPr="007D345D" w:rsidDel="004C1133">
          <w:delText xml:space="preserve">    }</w:delText>
        </w:r>
      </w:del>
    </w:p>
    <w:p w14:paraId="5ADDB7DA" w14:textId="57670C21" w:rsidR="000635BF" w:rsidRPr="007D345D" w:rsidDel="004C1133" w:rsidRDefault="000635BF">
      <w:pPr>
        <w:pStyle w:val="BodyTextFirst"/>
        <w:rPr>
          <w:del w:id="3710" w:author="Kelvin Sung" w:date="2021-04-22T15:00:00Z"/>
        </w:rPr>
        <w:pPrChange w:id="3711" w:author="Kelvin Sung" w:date="2021-04-22T15:00:00Z">
          <w:pPr>
            <w:pStyle w:val="Code"/>
          </w:pPr>
        </w:pPrChange>
      </w:pPr>
      <w:del w:id="3712" w:author="Kelvin Sung" w:date="2021-04-22T15:00:00Z">
        <w:r w:rsidRPr="007D345D" w:rsidDel="004C1133">
          <w:delText>};</w:delText>
        </w:r>
      </w:del>
    </w:p>
    <w:p w14:paraId="06E319E3" w14:textId="336F0E43" w:rsidR="000635BF" w:rsidDel="004C1133" w:rsidRDefault="000635BF">
      <w:pPr>
        <w:pStyle w:val="BodyTextFirst"/>
        <w:rPr>
          <w:del w:id="3713" w:author="Kelvin Sung" w:date="2021-04-22T15:00:00Z"/>
        </w:rPr>
        <w:pPrChange w:id="3714" w:author="Kelvin Sung" w:date="2021-04-22T15:00:00Z">
          <w:pPr>
            <w:pStyle w:val="NumSubList"/>
            <w:numPr>
              <w:numId w:val="48"/>
            </w:numPr>
            <w:tabs>
              <w:tab w:val="clear" w:pos="0"/>
            </w:tabs>
            <w:ind w:left="1800"/>
          </w:pPr>
        </w:pPrChange>
      </w:pPr>
      <w:del w:id="3715" w:author="Kelvin Sung" w:date="2021-04-22T15:00:00Z">
        <w:r w:rsidRPr="001B0D86" w:rsidDel="004C1133">
          <w:rPr>
            <w:rStyle w:val="CodeInline"/>
          </w:rPr>
          <w:delText>fontName</w:delText>
        </w:r>
        <w:r w:rsidDel="004C1133">
          <w:delText xml:space="preserve"> is a path to the font files but without any file extensions. For example, </w:delText>
        </w:r>
        <w:r w:rsidRPr="001B0D86" w:rsidDel="004C1133">
          <w:rPr>
            <w:rStyle w:val="CodeInline"/>
          </w:rPr>
          <w:delText>assets/fonts</w:delText>
        </w:r>
        <w:r w:rsidDel="004C1133">
          <w:delText>/</w:delText>
        </w:r>
        <w:r w:rsidRPr="001129C7" w:rsidDel="004C1133">
          <w:rPr>
            <w:rStyle w:val="CodeInline"/>
          </w:rPr>
          <w:delText>system-default-font</w:delText>
        </w:r>
        <w:r w:rsidDel="004C1133">
          <w:rPr>
            <w:rStyle w:val="CodeInline"/>
          </w:rPr>
          <w:delText xml:space="preserve"> </w:delText>
        </w:r>
        <w:r w:rsidDel="004C1133">
          <w:delText xml:space="preserve">is the string that identifies the two associated </w:delText>
        </w:r>
        <w:r w:rsidRPr="001129C7" w:rsidDel="004C1133">
          <w:rPr>
            <w:rStyle w:val="CodeInline"/>
          </w:rPr>
          <w:delText>.</w:delText>
        </w:r>
        <w:r w:rsidRPr="00ED00F8" w:rsidDel="004C1133">
          <w:rPr>
            <w:rStyle w:val="CodeInline"/>
          </w:rPr>
          <w:delText>fnt</w:delText>
        </w:r>
        <w:r w:rsidDel="004C1133">
          <w:delText xml:space="preserve"> and </w:delText>
        </w:r>
        <w:r w:rsidRPr="001129C7" w:rsidDel="004C1133">
          <w:rPr>
            <w:rStyle w:val="CodeInline"/>
          </w:rPr>
          <w:delText>.</w:delText>
        </w:r>
        <w:r w:rsidRPr="00ED00F8" w:rsidDel="004C1133">
          <w:rPr>
            <w:rStyle w:val="CodeInline"/>
          </w:rPr>
          <w:delText>png</w:delText>
        </w:r>
        <w:r w:rsidDel="004C1133">
          <w:delText xml:space="preserve"> files. </w:delText>
        </w:r>
      </w:del>
    </w:p>
    <w:p w14:paraId="5164DE53" w14:textId="7FBAB41F" w:rsidR="000635BF" w:rsidDel="004C1133" w:rsidRDefault="000635BF">
      <w:pPr>
        <w:pStyle w:val="BodyTextFirst"/>
        <w:rPr>
          <w:del w:id="3716" w:author="Kelvin Sung" w:date="2021-04-22T15:00:00Z"/>
        </w:rPr>
        <w:pPrChange w:id="3717" w:author="Kelvin Sung" w:date="2021-04-22T15:00:00Z">
          <w:pPr>
            <w:pStyle w:val="NumSubList"/>
            <w:numPr>
              <w:numId w:val="48"/>
            </w:numPr>
            <w:tabs>
              <w:tab w:val="clear" w:pos="0"/>
            </w:tabs>
            <w:ind w:left="1800"/>
          </w:pPr>
        </w:pPrChange>
      </w:pPr>
      <w:del w:id="3718" w:author="Kelvin Sung" w:date="2021-04-22T15:00:00Z">
        <w:r w:rsidDel="004C1133">
          <w:delText xml:space="preserve">Two file load operations are actually invoked: one to load the </w:delText>
        </w:r>
        <w:r w:rsidRPr="001129C7" w:rsidDel="004C1133">
          <w:rPr>
            <w:rStyle w:val="CodeInline"/>
          </w:rPr>
          <w:delText>.</w:delText>
        </w:r>
        <w:r w:rsidRPr="00D161B0" w:rsidDel="004C1133">
          <w:rPr>
            <w:rStyle w:val="CodeInline"/>
          </w:rPr>
          <w:delText>fnt</w:delText>
        </w:r>
        <w:r w:rsidDel="004C1133">
          <w:delText xml:space="preserve"> as a text file and the second to load the </w:delText>
        </w:r>
        <w:r w:rsidRPr="001129C7" w:rsidDel="004C1133">
          <w:rPr>
            <w:rStyle w:val="CodeInline"/>
          </w:rPr>
          <w:delText>.</w:delText>
        </w:r>
        <w:r w:rsidRPr="00D161B0" w:rsidDel="004C1133">
          <w:rPr>
            <w:rStyle w:val="CodeInline"/>
          </w:rPr>
          <w:delText>png</w:delText>
        </w:r>
        <w:r w:rsidDel="004C1133">
          <w:delText xml:space="preserve"> as a texture image file. </w:delText>
        </w:r>
      </w:del>
    </w:p>
    <w:p w14:paraId="25B1ED39" w14:textId="038F55D3" w:rsidR="000635BF" w:rsidDel="004C1133" w:rsidRDefault="000635BF">
      <w:pPr>
        <w:pStyle w:val="BodyTextFirst"/>
        <w:rPr>
          <w:del w:id="3719" w:author="Kelvin Sung" w:date="2021-04-22T15:00:00Z"/>
        </w:rPr>
        <w:pPrChange w:id="3720" w:author="Kelvin Sung" w:date="2021-04-22T15:00:00Z">
          <w:pPr>
            <w:pStyle w:val="NumSubList"/>
            <w:numPr>
              <w:numId w:val="48"/>
            </w:numPr>
            <w:tabs>
              <w:tab w:val="clear" w:pos="0"/>
            </w:tabs>
            <w:ind w:left="1800"/>
          </w:pPr>
        </w:pPrChange>
      </w:pPr>
      <w:del w:id="3721" w:author="Kelvin Sung" w:date="2021-04-22T15:00:00Z">
        <w:r w:rsidDel="004C1133">
          <w:delText xml:space="preserve">The last parameter of the </w:delText>
        </w:r>
        <w:r w:rsidRPr="00C563D1" w:rsidDel="004C1133">
          <w:rPr>
            <w:rStyle w:val="CodeInline"/>
          </w:rPr>
          <w:delText>loadTextFile()</w:delText>
        </w:r>
        <w:r w:rsidDel="004C1133">
          <w:delText xml:space="preserve"> function specifies that the </w:delText>
        </w:r>
        <w:r w:rsidRPr="00186152" w:rsidDel="004C1133">
          <w:rPr>
            <w:rStyle w:val="CodeInline"/>
          </w:rPr>
          <w:delText>_storeLoadedFont()</w:delText>
        </w:r>
        <w:r w:rsidDel="004C1133">
          <w:delText xml:space="preserve"> function</w:delText>
        </w:r>
        <w:r w:rsidDel="004C1133">
          <w:fldChar w:fldCharType="begin"/>
        </w:r>
        <w:r w:rsidDel="004C1133">
          <w:delInstrText xml:space="preserve"> XE "</w:delInstrText>
        </w:r>
        <w:r w:rsidRPr="000649B9" w:rsidDel="004C1133">
          <w:rPr>
            <w:rStyle w:val="CodeInline"/>
          </w:rPr>
          <w:delInstrText>FontRenderable objects:storeLoadedFont()</w:delInstrText>
        </w:r>
        <w:r w:rsidRPr="000649B9" w:rsidDel="004C1133">
          <w:delInstrText xml:space="preserve"> function</w:delInstrText>
        </w:r>
        <w:r w:rsidDel="004C1133">
          <w:delInstrText xml:space="preserve">" </w:delInstrText>
        </w:r>
        <w:r w:rsidDel="004C1133">
          <w:fldChar w:fldCharType="end"/>
        </w:r>
        <w:r w:rsidDel="004C1133">
          <w:delText xml:space="preserve"> should be invoked when the load operation is completed.</w:delText>
        </w:r>
      </w:del>
    </w:p>
    <w:p w14:paraId="35E659BB" w14:textId="5CC4D7F7" w:rsidR="000635BF" w:rsidRPr="007D345D" w:rsidDel="004C1133" w:rsidRDefault="000635BF">
      <w:pPr>
        <w:pStyle w:val="BodyTextFirst"/>
        <w:rPr>
          <w:del w:id="3722" w:author="Kelvin Sung" w:date="2021-04-22T15:00:00Z"/>
        </w:rPr>
        <w:pPrChange w:id="3723" w:author="Kelvin Sung" w:date="2021-04-22T15:00:00Z">
          <w:pPr>
            <w:pStyle w:val="NumList"/>
            <w:numPr>
              <w:numId w:val="14"/>
            </w:numPr>
          </w:pPr>
        </w:pPrChange>
      </w:pPr>
      <w:del w:id="3724" w:author="Kelvin Sung" w:date="2021-04-22T15:00:00Z">
        <w:r w:rsidRPr="000635BF" w:rsidDel="004C1133">
          <w:delText>Define</w:delText>
        </w:r>
        <w:r w:rsidRPr="007D345D" w:rsidDel="004C1133">
          <w:delText xml:space="preserve"> </w:delText>
        </w:r>
        <w:r w:rsidDel="004C1133">
          <w:delText xml:space="preserve">the </w:delText>
        </w:r>
        <w:r w:rsidRPr="00186152" w:rsidDel="004C1133">
          <w:rPr>
            <w:rStyle w:val="CodeInline"/>
          </w:rPr>
          <w:delText>_storeLoadedFont()</w:delText>
        </w:r>
        <w:r w:rsidDel="004C1133">
          <w:delText xml:space="preserve"> function </w:delText>
        </w:r>
        <w:r w:rsidRPr="007D345D" w:rsidDel="004C1133">
          <w:delText xml:space="preserve">to </w:delText>
        </w:r>
        <w:r w:rsidDel="004C1133">
          <w:delText xml:space="preserve">store the </w:delText>
        </w:r>
        <w:r w:rsidRPr="007D345D" w:rsidDel="004C1133">
          <w:delText xml:space="preserve">loaded </w:delText>
        </w:r>
        <w:r w:rsidDel="004C1133">
          <w:delText xml:space="preserve">results in the </w:delText>
        </w:r>
        <w:r w:rsidRPr="007D345D" w:rsidDel="004C1133">
          <w:rPr>
            <w:rStyle w:val="CodeInline"/>
          </w:rPr>
          <w:delText>ResourceMap</w:delText>
        </w:r>
        <w:r w:rsidDel="004C1133">
          <w:delText>.</w:delText>
        </w:r>
      </w:del>
    </w:p>
    <w:p w14:paraId="610D3359" w14:textId="70CBBB9D" w:rsidR="000635BF" w:rsidRPr="007D345D" w:rsidDel="004C1133" w:rsidRDefault="000635BF">
      <w:pPr>
        <w:pStyle w:val="BodyTextFirst"/>
        <w:rPr>
          <w:del w:id="3725" w:author="Kelvin Sung" w:date="2021-04-22T15:00:00Z"/>
        </w:rPr>
        <w:pPrChange w:id="3726" w:author="Kelvin Sung" w:date="2021-04-22T15:00:00Z">
          <w:pPr>
            <w:pStyle w:val="Code"/>
          </w:pPr>
        </w:pPrChange>
      </w:pPr>
      <w:del w:id="3727" w:author="Kelvin Sung" w:date="2021-04-22T15:00:00Z">
        <w:r w:rsidRPr="007D345D" w:rsidDel="004C1133">
          <w:delText xml:space="preserve">var </w:delText>
        </w:r>
        <w:r w:rsidDel="004C1133">
          <w:delText>_storeLoadedFont</w:delText>
        </w:r>
        <w:r w:rsidRPr="007D345D" w:rsidDel="004C1133">
          <w:delText xml:space="preserve"> = function(fontInfoSourceString) {</w:delText>
        </w:r>
      </w:del>
    </w:p>
    <w:p w14:paraId="5277C40F" w14:textId="5D33E454" w:rsidR="000635BF" w:rsidRPr="007D345D" w:rsidDel="004C1133" w:rsidRDefault="000635BF">
      <w:pPr>
        <w:pStyle w:val="BodyTextFirst"/>
        <w:rPr>
          <w:del w:id="3728" w:author="Kelvin Sung" w:date="2021-04-22T15:00:00Z"/>
        </w:rPr>
        <w:pPrChange w:id="3729" w:author="Kelvin Sung" w:date="2021-04-22T15:00:00Z">
          <w:pPr>
            <w:pStyle w:val="Code"/>
          </w:pPr>
        </w:pPrChange>
      </w:pPr>
      <w:del w:id="3730" w:author="Kelvin Sung" w:date="2021-04-22T15:00:00Z">
        <w:r w:rsidRPr="007D345D" w:rsidDel="004C1133">
          <w:delText xml:space="preserve">    var fontName = fontInfoSourceString.slice(0, -4);  // trims .fnt extension</w:delText>
        </w:r>
      </w:del>
    </w:p>
    <w:p w14:paraId="57A94E69" w14:textId="5EFD358F" w:rsidR="000635BF" w:rsidRPr="007D345D" w:rsidDel="004C1133" w:rsidRDefault="000635BF">
      <w:pPr>
        <w:pStyle w:val="BodyTextFirst"/>
        <w:rPr>
          <w:del w:id="3731" w:author="Kelvin Sung" w:date="2021-04-22T15:00:00Z"/>
        </w:rPr>
        <w:pPrChange w:id="3732" w:author="Kelvin Sung" w:date="2021-04-22T15:00:00Z">
          <w:pPr>
            <w:pStyle w:val="Code"/>
          </w:pPr>
        </w:pPrChange>
      </w:pPr>
      <w:del w:id="3733" w:author="Kelvin Sung" w:date="2021-04-22T15:00:00Z">
        <w:r w:rsidRPr="007D345D" w:rsidDel="004C1133">
          <w:delText xml:space="preserve">    var fontInfo = gEngine.ResourceMap.</w:delText>
        </w:r>
        <w:r w:rsidDel="004C1133">
          <w:delText>retrieveAsset</w:delText>
        </w:r>
        <w:r w:rsidRPr="007D345D" w:rsidDel="004C1133">
          <w:delText>(fontInfoSourceString);</w:delText>
        </w:r>
      </w:del>
    </w:p>
    <w:p w14:paraId="1531FF9E" w14:textId="221D6540" w:rsidR="000635BF" w:rsidRPr="007D345D" w:rsidDel="004C1133" w:rsidRDefault="000635BF">
      <w:pPr>
        <w:pStyle w:val="BodyTextFirst"/>
        <w:rPr>
          <w:del w:id="3734" w:author="Kelvin Sung" w:date="2021-04-22T15:00:00Z"/>
        </w:rPr>
        <w:pPrChange w:id="3735" w:author="Kelvin Sung" w:date="2021-04-22T15:00:00Z">
          <w:pPr>
            <w:pStyle w:val="Code"/>
          </w:pPr>
        </w:pPrChange>
      </w:pPr>
      <w:del w:id="3736" w:author="Kelvin Sung" w:date="2021-04-22T15:00:00Z">
        <w:r w:rsidRPr="007D345D" w:rsidDel="004C1133">
          <w:delText xml:space="preserve">    fontInfo.FontImage = fontName + ".png";</w:delText>
        </w:r>
      </w:del>
    </w:p>
    <w:p w14:paraId="3A281256" w14:textId="3375C331" w:rsidR="000635BF" w:rsidRPr="007D345D" w:rsidDel="004C1133" w:rsidRDefault="000635BF">
      <w:pPr>
        <w:pStyle w:val="BodyTextFirst"/>
        <w:rPr>
          <w:del w:id="3737" w:author="Kelvin Sung" w:date="2021-04-22T15:00:00Z"/>
        </w:rPr>
        <w:pPrChange w:id="3738" w:author="Kelvin Sung" w:date="2021-04-22T15:00:00Z">
          <w:pPr>
            <w:pStyle w:val="Code"/>
          </w:pPr>
        </w:pPrChange>
      </w:pPr>
      <w:del w:id="3739" w:author="Kelvin Sung" w:date="2021-04-22T15:00:00Z">
        <w:r w:rsidRPr="007D345D" w:rsidDel="004C1133">
          <w:delText xml:space="preserve">    gEngine.ResourceMap.</w:delText>
        </w:r>
        <w:r w:rsidDel="004C1133">
          <w:delText>ayncLoadCompleted</w:delText>
        </w:r>
        <w:r w:rsidRPr="007D345D" w:rsidDel="004C1133">
          <w:delText xml:space="preserve">(fontName, fontInfo); </w:delText>
        </w:r>
      </w:del>
    </w:p>
    <w:p w14:paraId="2E544117" w14:textId="463CAC9A" w:rsidR="000635BF" w:rsidRPr="007D345D" w:rsidDel="004C1133" w:rsidRDefault="000635BF">
      <w:pPr>
        <w:pStyle w:val="BodyTextFirst"/>
        <w:rPr>
          <w:del w:id="3740" w:author="Kelvin Sung" w:date="2021-04-22T15:00:00Z"/>
        </w:rPr>
        <w:pPrChange w:id="3741" w:author="Kelvin Sung" w:date="2021-04-22T15:00:00Z">
          <w:pPr>
            <w:pStyle w:val="Code"/>
          </w:pPr>
        </w:pPrChange>
      </w:pPr>
      <w:del w:id="3742" w:author="Kelvin Sung" w:date="2021-04-22T15:00:00Z">
        <w:r w:rsidRPr="007D345D" w:rsidDel="004C1133">
          <w:delText>};</w:delText>
        </w:r>
      </w:del>
    </w:p>
    <w:p w14:paraId="7151CCA5" w14:textId="10C272E7" w:rsidR="000635BF" w:rsidDel="004C1133" w:rsidRDefault="000635BF">
      <w:pPr>
        <w:pStyle w:val="BodyTextFirst"/>
        <w:rPr>
          <w:del w:id="3743" w:author="Kelvin Sung" w:date="2021-04-22T15:00:00Z"/>
        </w:rPr>
        <w:pPrChange w:id="3744" w:author="Kelvin Sung" w:date="2021-04-22T15:00:00Z">
          <w:pPr>
            <w:pStyle w:val="BodyTextCont"/>
          </w:pPr>
        </w:pPrChange>
      </w:pPr>
      <w:del w:id="3745" w:author="Kelvin Sung" w:date="2021-04-22T15:00:00Z">
        <w:r w:rsidDel="004C1133">
          <w:delText xml:space="preserve">Recall that the </w:delText>
        </w:r>
        <w:r w:rsidRPr="00DC7268" w:rsidDel="004C1133">
          <w:rPr>
            <w:rStyle w:val="CodeInline"/>
          </w:rPr>
          <w:delText>ResourceMap.retrieveAsset(</w:delText>
        </w:r>
        <w:r w:rsidDel="004C1133">
          <w:rPr>
            <w:rStyle w:val="CodeInline"/>
          </w:rPr>
          <w:delText>)</w:delText>
        </w:r>
        <w:r w:rsidDel="004C1133">
          <w:rPr>
            <w:rStyle w:val="CodeInline"/>
          </w:rPr>
          <w:fldChar w:fldCharType="begin"/>
        </w:r>
        <w:r w:rsidDel="004C1133">
          <w:delInstrText xml:space="preserve"> XE "</w:delInstrText>
        </w:r>
        <w:r w:rsidRPr="00A576B3" w:rsidDel="004C1133">
          <w:rPr>
            <w:rStyle w:val="CodeInline"/>
          </w:rPr>
          <w:delInstrText>FontRenderable objects:ResourceMap.retrieveAsset()</w:delInstrText>
        </w:r>
        <w:r w:rsidDel="004C1133">
          <w:delInstrText xml:space="preserve">" </w:delInstrText>
        </w:r>
        <w:r w:rsidDel="004C1133">
          <w:rPr>
            <w:rStyle w:val="CodeInline"/>
          </w:rPr>
          <w:fldChar w:fldCharType="end"/>
        </w:r>
        <w:r w:rsidDel="004C1133">
          <w:delText xml:space="preserve"> function returns an </w:delText>
        </w:r>
        <w:r w:rsidRPr="005F4DD9" w:rsidDel="004C1133">
          <w:rPr>
            <w:rStyle w:val="CodeInline"/>
          </w:rPr>
          <w:delText>MapEntry</w:delText>
        </w:r>
        <w:r w:rsidDel="004C1133">
          <w:delText xml:space="preserve"> object that contains the reference to the loaded asset, the XML file content in this case, and a reference count. The previous code creates an additional property, </w:delText>
        </w:r>
        <w:r w:rsidRPr="00EF3951" w:rsidDel="004C1133">
          <w:rPr>
            <w:rStyle w:val="CodeInline"/>
          </w:rPr>
          <w:delText>FontImage</w:delText>
        </w:r>
        <w:r w:rsidDel="004C1133">
          <w:delText xml:space="preserve">, on the returned </w:delText>
        </w:r>
        <w:r w:rsidRPr="00EF3951" w:rsidDel="004C1133">
          <w:rPr>
            <w:rStyle w:val="CodeInline"/>
          </w:rPr>
          <w:delText>MapEntry</w:delText>
        </w:r>
        <w:r w:rsidDel="004C1133">
          <w:delText xml:space="preserve"> to record the associated sprite image for the font.</w:delText>
        </w:r>
      </w:del>
    </w:p>
    <w:p w14:paraId="6A24C61B" w14:textId="0D98B6BB" w:rsidR="000635BF" w:rsidRPr="007D345D" w:rsidDel="004C1133" w:rsidRDefault="000635BF">
      <w:pPr>
        <w:pStyle w:val="BodyTextFirst"/>
        <w:rPr>
          <w:del w:id="3746" w:author="Kelvin Sung" w:date="2021-04-22T15:00:00Z"/>
        </w:rPr>
        <w:pPrChange w:id="3747" w:author="Kelvin Sung" w:date="2021-04-22T15:00:00Z">
          <w:pPr>
            <w:pStyle w:val="NumList"/>
            <w:numPr>
              <w:numId w:val="14"/>
            </w:numPr>
          </w:pPr>
        </w:pPrChange>
      </w:pPr>
      <w:del w:id="3748" w:author="Kelvin Sung" w:date="2021-04-22T15:00:00Z">
        <w:r w:rsidRPr="007D345D" w:rsidDel="004C1133">
          <w:delText xml:space="preserve">Define a </w:delText>
        </w:r>
        <w:r w:rsidRPr="000635BF" w:rsidDel="004C1133">
          <w:delText>function</w:delText>
        </w:r>
        <w:r w:rsidRPr="007D345D" w:rsidDel="004C1133">
          <w:delText xml:space="preserve"> to unload a font and </w:delText>
        </w:r>
        <w:r w:rsidDel="004C1133">
          <w:delText xml:space="preserve">release the </w:delText>
        </w:r>
        <w:r w:rsidRPr="007D345D" w:rsidDel="004C1133">
          <w:delText>associated memory</w:delText>
        </w:r>
        <w:r w:rsidDel="004C1133">
          <w:delText>.</w:delText>
        </w:r>
      </w:del>
    </w:p>
    <w:p w14:paraId="1FD0F6DE" w14:textId="75178585" w:rsidR="000635BF" w:rsidRPr="007D345D" w:rsidDel="004C1133" w:rsidRDefault="000635BF">
      <w:pPr>
        <w:pStyle w:val="BodyTextFirst"/>
        <w:rPr>
          <w:del w:id="3749" w:author="Kelvin Sung" w:date="2021-04-22T15:00:00Z"/>
        </w:rPr>
        <w:pPrChange w:id="3750" w:author="Kelvin Sung" w:date="2021-04-22T15:00:00Z">
          <w:pPr>
            <w:pStyle w:val="Code"/>
          </w:pPr>
        </w:pPrChange>
      </w:pPr>
      <w:del w:id="3751" w:author="Kelvin Sung" w:date="2021-04-22T15:00:00Z">
        <w:r w:rsidRPr="007D345D" w:rsidDel="004C1133">
          <w:delText xml:space="preserve">var </w:delText>
        </w:r>
        <w:r w:rsidDel="004C1133">
          <w:delText>unload</w:delText>
        </w:r>
        <w:r w:rsidRPr="007D345D" w:rsidDel="004C1133">
          <w:delText>Font = function(fontName)</w:delText>
        </w:r>
        <w:r w:rsidDel="004C1133">
          <w:delText xml:space="preserve"> </w:delText>
        </w:r>
        <w:r w:rsidRPr="007D345D" w:rsidDel="004C1133">
          <w:delText>{</w:delText>
        </w:r>
      </w:del>
    </w:p>
    <w:p w14:paraId="2E9B5C32" w14:textId="7918155D" w:rsidR="000635BF" w:rsidRPr="007D345D" w:rsidDel="004C1133" w:rsidRDefault="000635BF">
      <w:pPr>
        <w:pStyle w:val="BodyTextFirst"/>
        <w:rPr>
          <w:del w:id="3752" w:author="Kelvin Sung" w:date="2021-04-22T15:00:00Z"/>
        </w:rPr>
        <w:pPrChange w:id="3753" w:author="Kelvin Sung" w:date="2021-04-22T15:00:00Z">
          <w:pPr>
            <w:pStyle w:val="Code"/>
          </w:pPr>
        </w:pPrChange>
      </w:pPr>
      <w:del w:id="3754" w:author="Kelvin Sung" w:date="2021-04-22T15:00:00Z">
        <w:r w:rsidRPr="007D345D" w:rsidDel="004C1133">
          <w:delText xml:space="preserve">    gEngine.ResourceMap.</w:delText>
        </w:r>
        <w:r w:rsidDel="004C1133">
          <w:delText>unload</w:delText>
        </w:r>
        <w:r w:rsidRPr="007D345D" w:rsidDel="004C1133">
          <w:delText>Asset(fontName);</w:delText>
        </w:r>
      </w:del>
    </w:p>
    <w:p w14:paraId="192CB0D3" w14:textId="6833EBB2" w:rsidR="000635BF" w:rsidRPr="007D345D" w:rsidDel="004C1133" w:rsidRDefault="000635BF">
      <w:pPr>
        <w:pStyle w:val="BodyTextFirst"/>
        <w:rPr>
          <w:del w:id="3755" w:author="Kelvin Sung" w:date="2021-04-22T15:00:00Z"/>
        </w:rPr>
        <w:pPrChange w:id="3756" w:author="Kelvin Sung" w:date="2021-04-22T15:00:00Z">
          <w:pPr>
            <w:pStyle w:val="Code"/>
          </w:pPr>
        </w:pPrChange>
      </w:pPr>
      <w:del w:id="3757" w:author="Kelvin Sung" w:date="2021-04-22T15:00:00Z">
        <w:r w:rsidRPr="007D345D" w:rsidDel="004C1133">
          <w:delText xml:space="preserve">    if (!(gEngine.ResourceMap.</w:delText>
        </w:r>
        <w:r w:rsidDel="004C1133">
          <w:delText>isAssetLoaded</w:delText>
        </w:r>
        <w:r w:rsidRPr="007D345D" w:rsidDel="004C1133">
          <w:delText>(fontName))) {</w:delText>
        </w:r>
      </w:del>
    </w:p>
    <w:p w14:paraId="62884D24" w14:textId="22590B46" w:rsidR="000635BF" w:rsidRPr="007D345D" w:rsidDel="004C1133" w:rsidRDefault="000635BF">
      <w:pPr>
        <w:pStyle w:val="BodyTextFirst"/>
        <w:rPr>
          <w:del w:id="3758" w:author="Kelvin Sung" w:date="2021-04-22T15:00:00Z"/>
        </w:rPr>
        <w:pPrChange w:id="3759" w:author="Kelvin Sung" w:date="2021-04-22T15:00:00Z">
          <w:pPr>
            <w:pStyle w:val="Code"/>
          </w:pPr>
        </w:pPrChange>
      </w:pPr>
      <w:del w:id="3760" w:author="Kelvin Sung" w:date="2021-04-22T15:00:00Z">
        <w:r w:rsidRPr="007D345D" w:rsidDel="004C1133">
          <w:delText xml:space="preserve">        var fontInfoSourceString = fontName + ".fnt";</w:delText>
        </w:r>
      </w:del>
    </w:p>
    <w:p w14:paraId="22044AA7" w14:textId="4F909443" w:rsidR="000635BF" w:rsidRPr="007D345D" w:rsidDel="004C1133" w:rsidRDefault="000635BF">
      <w:pPr>
        <w:pStyle w:val="BodyTextFirst"/>
        <w:rPr>
          <w:del w:id="3761" w:author="Kelvin Sung" w:date="2021-04-22T15:00:00Z"/>
        </w:rPr>
        <w:pPrChange w:id="3762" w:author="Kelvin Sung" w:date="2021-04-22T15:00:00Z">
          <w:pPr>
            <w:pStyle w:val="Code"/>
          </w:pPr>
        </w:pPrChange>
      </w:pPr>
      <w:del w:id="3763" w:author="Kelvin Sung" w:date="2021-04-22T15:00:00Z">
        <w:r w:rsidRPr="007D345D" w:rsidDel="004C1133">
          <w:delText xml:space="preserve">        var textureSourceString = fontName + ".png";</w:delText>
        </w:r>
      </w:del>
    </w:p>
    <w:p w14:paraId="19B0A3B7" w14:textId="7894A088" w:rsidR="000635BF" w:rsidRPr="007D345D" w:rsidDel="004C1133" w:rsidRDefault="000635BF">
      <w:pPr>
        <w:pStyle w:val="BodyTextFirst"/>
        <w:rPr>
          <w:del w:id="3764" w:author="Kelvin Sung" w:date="2021-04-22T15:00:00Z"/>
        </w:rPr>
        <w:pPrChange w:id="3765" w:author="Kelvin Sung" w:date="2021-04-22T15:00:00Z">
          <w:pPr>
            <w:pStyle w:val="Code"/>
          </w:pPr>
        </w:pPrChange>
      </w:pPr>
    </w:p>
    <w:p w14:paraId="28855C0E" w14:textId="2A092E7D" w:rsidR="000635BF" w:rsidRPr="007D345D" w:rsidDel="004C1133" w:rsidRDefault="000635BF">
      <w:pPr>
        <w:pStyle w:val="BodyTextFirst"/>
        <w:rPr>
          <w:del w:id="3766" w:author="Kelvin Sung" w:date="2021-04-22T15:00:00Z"/>
        </w:rPr>
        <w:pPrChange w:id="3767" w:author="Kelvin Sung" w:date="2021-04-22T15:00:00Z">
          <w:pPr>
            <w:pStyle w:val="Code"/>
          </w:pPr>
        </w:pPrChange>
      </w:pPr>
      <w:del w:id="3768" w:author="Kelvin Sung" w:date="2021-04-22T15:00:00Z">
        <w:r w:rsidRPr="007D345D" w:rsidDel="004C1133">
          <w:delText xml:space="preserve">        gEngine.Textures.</w:delText>
        </w:r>
        <w:r w:rsidDel="004C1133">
          <w:delText>unloadTexture</w:delText>
        </w:r>
        <w:r w:rsidRPr="007D345D" w:rsidDel="004C1133">
          <w:delText>(textureSourceString);</w:delText>
        </w:r>
      </w:del>
    </w:p>
    <w:p w14:paraId="1F293DE2" w14:textId="4ED00CE2" w:rsidR="000635BF" w:rsidRPr="007D345D" w:rsidDel="004C1133" w:rsidRDefault="000635BF">
      <w:pPr>
        <w:pStyle w:val="BodyTextFirst"/>
        <w:rPr>
          <w:del w:id="3769" w:author="Kelvin Sung" w:date="2021-04-22T15:00:00Z"/>
        </w:rPr>
        <w:pPrChange w:id="3770" w:author="Kelvin Sung" w:date="2021-04-22T15:00:00Z">
          <w:pPr>
            <w:pStyle w:val="Code"/>
          </w:pPr>
        </w:pPrChange>
      </w:pPr>
      <w:del w:id="3771" w:author="Kelvin Sung" w:date="2021-04-22T15:00:00Z">
        <w:r w:rsidRPr="007D345D" w:rsidDel="004C1133">
          <w:delText xml:space="preserve">        gEngine.TextFileLoader.</w:delText>
        </w:r>
        <w:r w:rsidDel="004C1133">
          <w:delText>unloadTextFile</w:delText>
        </w:r>
        <w:r w:rsidRPr="007D345D" w:rsidDel="004C1133">
          <w:delText xml:space="preserve">(fontInfoSourceString); </w:delText>
        </w:r>
      </w:del>
    </w:p>
    <w:p w14:paraId="0C37D4CE" w14:textId="572A2600" w:rsidR="000635BF" w:rsidRPr="007D345D" w:rsidDel="004C1133" w:rsidRDefault="000635BF">
      <w:pPr>
        <w:pStyle w:val="BodyTextFirst"/>
        <w:rPr>
          <w:del w:id="3772" w:author="Kelvin Sung" w:date="2021-04-22T15:00:00Z"/>
        </w:rPr>
        <w:pPrChange w:id="3773" w:author="Kelvin Sung" w:date="2021-04-22T15:00:00Z">
          <w:pPr>
            <w:pStyle w:val="Code"/>
          </w:pPr>
        </w:pPrChange>
      </w:pPr>
      <w:del w:id="3774" w:author="Kelvin Sung" w:date="2021-04-22T15:00:00Z">
        <w:r w:rsidRPr="007D345D" w:rsidDel="004C1133">
          <w:delText xml:space="preserve">    };</w:delText>
        </w:r>
      </w:del>
    </w:p>
    <w:p w14:paraId="54EBA42C" w14:textId="3FBDAE92" w:rsidR="000635BF" w:rsidRPr="007D345D" w:rsidDel="004C1133" w:rsidRDefault="000635BF">
      <w:pPr>
        <w:pStyle w:val="BodyTextFirst"/>
        <w:rPr>
          <w:del w:id="3775" w:author="Kelvin Sung" w:date="2021-04-22T15:00:00Z"/>
        </w:rPr>
        <w:pPrChange w:id="3776" w:author="Kelvin Sung" w:date="2021-04-22T15:00:00Z">
          <w:pPr>
            <w:pStyle w:val="Code"/>
          </w:pPr>
        </w:pPrChange>
      </w:pPr>
      <w:del w:id="3777" w:author="Kelvin Sung" w:date="2021-04-22T15:00:00Z">
        <w:r w:rsidRPr="007D345D" w:rsidDel="004C1133">
          <w:delText>};</w:delText>
        </w:r>
      </w:del>
    </w:p>
    <w:p w14:paraId="6F0614CE" w14:textId="2CCB477A" w:rsidR="000635BF" w:rsidDel="004C1133" w:rsidRDefault="000635BF">
      <w:pPr>
        <w:pStyle w:val="BodyTextFirst"/>
        <w:rPr>
          <w:del w:id="3778" w:author="Kelvin Sung" w:date="2021-04-22T15:00:00Z"/>
        </w:rPr>
        <w:pPrChange w:id="3779" w:author="Kelvin Sung" w:date="2021-04-22T15:00:00Z">
          <w:pPr>
            <w:pStyle w:val="BodyTextCont"/>
          </w:pPr>
        </w:pPrChange>
      </w:pPr>
      <w:del w:id="3780" w:author="Kelvin Sung" w:date="2021-04-22T15:00:00Z">
        <w:r w:rsidDel="004C1133">
          <w:lastRenderedPageBreak/>
          <w:delText xml:space="preserve">It is important to remember to unload both the text </w:delText>
        </w:r>
        <w:r w:rsidRPr="001129C7" w:rsidDel="004C1133">
          <w:rPr>
            <w:rStyle w:val="CodeInline"/>
          </w:rPr>
          <w:delText>.</w:delText>
        </w:r>
        <w:r w:rsidRPr="00E85C54" w:rsidDel="004C1133">
          <w:rPr>
            <w:rStyle w:val="CodeInline"/>
          </w:rPr>
          <w:delText>fnt</w:delText>
        </w:r>
        <w:r w:rsidDel="004C1133">
          <w:delText xml:space="preserve"> file and the </w:delText>
        </w:r>
        <w:r w:rsidRPr="001129C7" w:rsidDel="004C1133">
          <w:rPr>
            <w:rStyle w:val="CodeInline"/>
          </w:rPr>
          <w:delText>.</w:delText>
        </w:r>
        <w:r w:rsidRPr="00E85C54" w:rsidDel="004C1133">
          <w:rPr>
            <w:rStyle w:val="CodeInline"/>
          </w:rPr>
          <w:delText>png</w:delText>
        </w:r>
        <w:r w:rsidDel="004C1133">
          <w:delText xml:space="preserve"> texture image file.</w:delText>
        </w:r>
      </w:del>
    </w:p>
    <w:p w14:paraId="57592775" w14:textId="1100E507" w:rsidR="000635BF" w:rsidRPr="007D345D" w:rsidDel="004C1133" w:rsidRDefault="000635BF">
      <w:pPr>
        <w:pStyle w:val="BodyTextFirst"/>
        <w:rPr>
          <w:del w:id="3781" w:author="Kelvin Sung" w:date="2021-04-22T15:00:00Z"/>
        </w:rPr>
        <w:pPrChange w:id="3782" w:author="Kelvin Sung" w:date="2021-04-22T15:00:00Z">
          <w:pPr>
            <w:pStyle w:val="NumList"/>
            <w:numPr>
              <w:numId w:val="14"/>
            </w:numPr>
          </w:pPr>
        </w:pPrChange>
      </w:pPr>
      <w:del w:id="3783" w:author="Kelvin Sung" w:date="2021-04-22T15:00:00Z">
        <w:r w:rsidRPr="007D345D" w:rsidDel="004C1133">
          <w:delText xml:space="preserve">Define a </w:delText>
        </w:r>
        <w:r w:rsidRPr="000635BF" w:rsidDel="004C1133">
          <w:delText>function</w:delText>
        </w:r>
        <w:r w:rsidRPr="007D345D" w:rsidDel="004C1133">
          <w:delText xml:space="preserve"> to </w:delText>
        </w:r>
        <w:r w:rsidDel="004C1133">
          <w:delText xml:space="preserve">compute </w:delText>
        </w:r>
        <w:r w:rsidRPr="007D345D" w:rsidDel="004C1133">
          <w:rPr>
            <w:rStyle w:val="CodeInline"/>
          </w:rPr>
          <w:delText>CharacterInfo</w:delText>
        </w:r>
        <w:r w:rsidDel="004C1133">
          <w:rPr>
            <w:rStyle w:val="CodeInline"/>
          </w:rPr>
          <w:fldChar w:fldCharType="begin"/>
        </w:r>
        <w:r w:rsidDel="004C1133">
          <w:delInstrText xml:space="preserve"> XE "</w:delInstrText>
        </w:r>
        <w:r w:rsidRPr="001405D2" w:rsidDel="004C1133">
          <w:rPr>
            <w:rStyle w:val="CodeInline"/>
          </w:rPr>
          <w:delInstrText>FontRenderable objects:CharacterInfo</w:delInstrText>
        </w:r>
        <w:r w:rsidDel="004C1133">
          <w:delInstrText xml:space="preserve">" </w:delInstrText>
        </w:r>
        <w:r w:rsidDel="004C1133">
          <w:rPr>
            <w:rStyle w:val="CodeInline"/>
          </w:rPr>
          <w:fldChar w:fldCharType="end"/>
        </w:r>
        <w:r w:rsidRPr="007D345D" w:rsidDel="004C1133">
          <w:delText xml:space="preserve"> </w:delText>
        </w:r>
        <w:r w:rsidDel="004C1133">
          <w:delText xml:space="preserve">based on the information presented in the </w:delText>
        </w:r>
        <w:r w:rsidRPr="001129C7" w:rsidDel="004C1133">
          <w:rPr>
            <w:rStyle w:val="CodeInline"/>
          </w:rPr>
          <w:delText>.</w:delText>
        </w:r>
        <w:r w:rsidDel="004C1133">
          <w:rPr>
            <w:rStyle w:val="CodeInline"/>
          </w:rPr>
          <w:delText>fnt</w:delText>
        </w:r>
        <w:r w:rsidDel="004C1133">
          <w:delText xml:space="preserve"> file.</w:delText>
        </w:r>
      </w:del>
    </w:p>
    <w:p w14:paraId="124BA0D4" w14:textId="7B45C946" w:rsidR="000635BF" w:rsidRPr="007D345D" w:rsidDel="004C1133" w:rsidRDefault="000635BF">
      <w:pPr>
        <w:pStyle w:val="BodyTextFirst"/>
        <w:rPr>
          <w:del w:id="3784" w:author="Kelvin Sung" w:date="2021-04-22T15:00:00Z"/>
        </w:rPr>
        <w:pPrChange w:id="3785" w:author="Kelvin Sung" w:date="2021-04-22T15:00:00Z">
          <w:pPr>
            <w:pStyle w:val="Code"/>
          </w:pPr>
        </w:pPrChange>
      </w:pPr>
      <w:del w:id="3786" w:author="Kelvin Sung" w:date="2021-04-22T15:00:00Z">
        <w:r w:rsidRPr="007D345D" w:rsidDel="004C1133">
          <w:delText xml:space="preserve">var </w:delText>
        </w:r>
        <w:r w:rsidDel="004C1133">
          <w:delText>get</w:delText>
        </w:r>
        <w:r w:rsidRPr="007D345D" w:rsidDel="004C1133">
          <w:delText>CharInfo = function(fontName, aChar)</w:delText>
        </w:r>
        <w:r w:rsidDel="004C1133">
          <w:delText xml:space="preserve"> </w:delText>
        </w:r>
        <w:r w:rsidRPr="007D345D" w:rsidDel="004C1133">
          <w:delText>{</w:delText>
        </w:r>
      </w:del>
    </w:p>
    <w:p w14:paraId="7A659903" w14:textId="155875D3" w:rsidR="000635BF" w:rsidRPr="007D345D" w:rsidDel="004C1133" w:rsidRDefault="000635BF">
      <w:pPr>
        <w:pStyle w:val="BodyTextFirst"/>
        <w:rPr>
          <w:del w:id="3787" w:author="Kelvin Sung" w:date="2021-04-22T15:00:00Z"/>
        </w:rPr>
        <w:pPrChange w:id="3788" w:author="Kelvin Sung" w:date="2021-04-22T15:00:00Z">
          <w:pPr>
            <w:pStyle w:val="Code"/>
          </w:pPr>
        </w:pPrChange>
      </w:pPr>
      <w:del w:id="3789" w:author="Kelvin Sung" w:date="2021-04-22T15:00:00Z">
        <w:r w:rsidRPr="007D345D" w:rsidDel="004C1133">
          <w:delText xml:space="preserve">    </w:delText>
        </w:r>
        <w:r w:rsidDel="004C1133">
          <w:delText>// … details omitted for lack of relevancy</w:delText>
        </w:r>
      </w:del>
    </w:p>
    <w:p w14:paraId="26AC0A8B" w14:textId="7DACE675" w:rsidR="000635BF" w:rsidDel="004C1133" w:rsidRDefault="000635BF">
      <w:pPr>
        <w:pStyle w:val="BodyTextFirst"/>
        <w:rPr>
          <w:del w:id="3790" w:author="Kelvin Sung" w:date="2021-04-22T15:00:00Z"/>
        </w:rPr>
        <w:pPrChange w:id="3791" w:author="Kelvin Sung" w:date="2021-04-22T15:00:00Z">
          <w:pPr>
            <w:pStyle w:val="Code"/>
          </w:pPr>
        </w:pPrChange>
      </w:pPr>
    </w:p>
    <w:p w14:paraId="311D331D" w14:textId="67FB6693" w:rsidR="000635BF" w:rsidDel="004C1133" w:rsidRDefault="000635BF">
      <w:pPr>
        <w:pStyle w:val="BodyTextFirst"/>
        <w:rPr>
          <w:del w:id="3792" w:author="Kelvin Sung" w:date="2021-04-22T15:00:00Z"/>
        </w:rPr>
        <w:pPrChange w:id="3793" w:author="Kelvin Sung" w:date="2021-04-22T15:00:00Z">
          <w:pPr>
            <w:pStyle w:val="Code"/>
          </w:pPr>
        </w:pPrChange>
      </w:pPr>
      <w:del w:id="3794" w:author="Kelvin Sung" w:date="2021-04-22T15:00:00Z">
        <w:r w:rsidRPr="007D345D" w:rsidDel="004C1133">
          <w:delText xml:space="preserve">    returnInfo = new CharacterInfo();</w:delText>
        </w:r>
      </w:del>
    </w:p>
    <w:p w14:paraId="483EB75A" w14:textId="329AF7A2" w:rsidR="000635BF" w:rsidDel="004C1133" w:rsidRDefault="000635BF">
      <w:pPr>
        <w:pStyle w:val="BodyTextFirst"/>
        <w:rPr>
          <w:del w:id="3795" w:author="Kelvin Sung" w:date="2021-04-22T15:00:00Z"/>
        </w:rPr>
        <w:pPrChange w:id="3796" w:author="Kelvin Sung" w:date="2021-04-22T15:00:00Z">
          <w:pPr>
            <w:pStyle w:val="Code"/>
          </w:pPr>
        </w:pPrChange>
      </w:pPr>
    </w:p>
    <w:p w14:paraId="290CCD0A" w14:textId="682B7E4E" w:rsidR="000635BF" w:rsidDel="004C1133" w:rsidRDefault="000635BF">
      <w:pPr>
        <w:pStyle w:val="BodyTextFirst"/>
        <w:rPr>
          <w:del w:id="3797" w:author="Kelvin Sung" w:date="2021-04-22T15:00:00Z"/>
        </w:rPr>
        <w:pPrChange w:id="3798" w:author="Kelvin Sung" w:date="2021-04-22T15:00:00Z">
          <w:pPr>
            <w:pStyle w:val="Code"/>
          </w:pPr>
        </w:pPrChange>
      </w:pPr>
      <w:del w:id="3799" w:author="Kelvin Sung" w:date="2021-04-22T15:00:00Z">
        <w:r w:rsidDel="004C1133">
          <w:delText xml:space="preserve">    // computes and fills in the contents of CharacterInfo</w:delText>
        </w:r>
      </w:del>
    </w:p>
    <w:p w14:paraId="6B22CE33" w14:textId="73A4A8D0" w:rsidR="000635BF" w:rsidDel="004C1133" w:rsidRDefault="000635BF">
      <w:pPr>
        <w:pStyle w:val="BodyTextFirst"/>
        <w:rPr>
          <w:del w:id="3800" w:author="Kelvin Sung" w:date="2021-04-22T15:00:00Z"/>
        </w:rPr>
        <w:pPrChange w:id="3801" w:author="Kelvin Sung" w:date="2021-04-22T15:00:00Z">
          <w:pPr>
            <w:pStyle w:val="Code"/>
          </w:pPr>
        </w:pPrChange>
      </w:pPr>
      <w:del w:id="3802" w:author="Kelvin Sung" w:date="2021-04-22T15:00:00Z">
        <w:r w:rsidRPr="007D345D" w:rsidDel="004C1133">
          <w:delText xml:space="preserve">    </w:delText>
        </w:r>
        <w:r w:rsidDel="004C1133">
          <w:delText>// … details omitted for lack of relevancy</w:delText>
        </w:r>
      </w:del>
    </w:p>
    <w:p w14:paraId="314D6500" w14:textId="0EED26CE" w:rsidR="000635BF" w:rsidRPr="007D345D" w:rsidDel="004C1133" w:rsidRDefault="000635BF">
      <w:pPr>
        <w:pStyle w:val="BodyTextFirst"/>
        <w:rPr>
          <w:del w:id="3803" w:author="Kelvin Sung" w:date="2021-04-22T15:00:00Z"/>
        </w:rPr>
        <w:pPrChange w:id="3804" w:author="Kelvin Sung" w:date="2021-04-22T15:00:00Z">
          <w:pPr>
            <w:pStyle w:val="Code"/>
          </w:pPr>
        </w:pPrChange>
      </w:pPr>
    </w:p>
    <w:p w14:paraId="01288F30" w14:textId="1AF6166C" w:rsidR="000635BF" w:rsidRPr="007D345D" w:rsidDel="004C1133" w:rsidRDefault="000635BF">
      <w:pPr>
        <w:pStyle w:val="BodyTextFirst"/>
        <w:rPr>
          <w:del w:id="3805" w:author="Kelvin Sung" w:date="2021-04-22T15:00:00Z"/>
        </w:rPr>
        <w:pPrChange w:id="3806" w:author="Kelvin Sung" w:date="2021-04-22T15:00:00Z">
          <w:pPr>
            <w:pStyle w:val="Code"/>
          </w:pPr>
        </w:pPrChange>
      </w:pPr>
      <w:del w:id="3807" w:author="Kelvin Sung" w:date="2021-04-22T15:00:00Z">
        <w:r w:rsidRPr="007D345D" w:rsidDel="004C1133">
          <w:delText xml:space="preserve">    return returnInfo;</w:delText>
        </w:r>
      </w:del>
    </w:p>
    <w:p w14:paraId="0C09E448" w14:textId="06368349" w:rsidR="000635BF" w:rsidDel="004C1133" w:rsidRDefault="000635BF">
      <w:pPr>
        <w:pStyle w:val="BodyTextFirst"/>
        <w:rPr>
          <w:del w:id="3808" w:author="Kelvin Sung" w:date="2021-04-22T15:00:00Z"/>
        </w:rPr>
        <w:pPrChange w:id="3809" w:author="Kelvin Sung" w:date="2021-04-22T15:00:00Z">
          <w:pPr>
            <w:pStyle w:val="Code"/>
          </w:pPr>
        </w:pPrChange>
      </w:pPr>
      <w:del w:id="3810" w:author="Kelvin Sung" w:date="2021-04-22T15:00:00Z">
        <w:r w:rsidRPr="007D345D" w:rsidDel="004C1133">
          <w:delText>};</w:delText>
        </w:r>
      </w:del>
    </w:p>
    <w:p w14:paraId="72874857" w14:textId="48F08D3F" w:rsidR="000635BF" w:rsidRPr="007D345D" w:rsidDel="004C1133" w:rsidRDefault="000635BF">
      <w:pPr>
        <w:pStyle w:val="BodyTextFirst"/>
        <w:rPr>
          <w:del w:id="3811" w:author="Kelvin Sung" w:date="2021-04-22T15:00:00Z"/>
        </w:rPr>
        <w:pPrChange w:id="3812" w:author="Kelvin Sung" w:date="2021-04-22T15:00:00Z">
          <w:pPr>
            <w:pStyle w:val="BodyTextCont"/>
          </w:pPr>
        </w:pPrChange>
      </w:pPr>
      <w:del w:id="3813" w:author="Kelvin Sung" w:date="2021-04-22T15:00:00Z">
        <w:r w:rsidDel="004C1133">
          <w:delText xml:space="preserve">Details of decoding and extracting information for the given character are omitted because they are unrelated to the rest of the game engine implementation. </w:delText>
        </w:r>
      </w:del>
    </w:p>
    <w:p w14:paraId="4AEF2110" w14:textId="62F9ED12" w:rsidR="000635BF" w:rsidRPr="007D345D" w:rsidDel="004C1133" w:rsidRDefault="000635BF">
      <w:pPr>
        <w:pStyle w:val="BodyTextFirst"/>
        <w:rPr>
          <w:del w:id="3814" w:author="Kelvin Sung" w:date="2021-04-22T15:00:00Z"/>
        </w:rPr>
        <w:pPrChange w:id="3815" w:author="Kelvin Sung" w:date="2021-04-22T15:00:00Z">
          <w:pPr>
            <w:pStyle w:val="NoteTipCaution"/>
          </w:pPr>
        </w:pPrChange>
      </w:pPr>
      <w:del w:id="3816" w:author="Kelvin Sung" w:date="2021-04-22T15:00:00Z">
        <w:r w:rsidRPr="00DA3970" w:rsidDel="004C1133">
          <w:rPr>
            <w:b/>
          </w:rPr>
          <w:delText>Note</w:delText>
        </w:r>
        <w:r w:rsidRPr="00DA3970" w:rsidDel="004C1133">
          <w:rPr>
            <w:b/>
          </w:rPr>
          <w:tab/>
        </w:r>
        <w:r w:rsidDel="004C1133">
          <w:delText xml:space="preserve"> For details of the </w:delText>
        </w:r>
        <w:r w:rsidRPr="001129C7" w:rsidDel="004C1133">
          <w:rPr>
            <w:rStyle w:val="CodeInline"/>
          </w:rPr>
          <w:delText>.</w:delText>
        </w:r>
        <w:r w:rsidRPr="00435389" w:rsidDel="004C1133">
          <w:rPr>
            <w:rStyle w:val="CodeInline"/>
          </w:rPr>
          <w:delText>fnt</w:delText>
        </w:r>
        <w:r w:rsidDel="004C1133">
          <w:delText xml:space="preserve"> format information, please refer to </w:delText>
        </w:r>
        <w:r w:rsidRPr="001B387E" w:rsidDel="004C1133">
          <w:rPr>
            <w:rStyle w:val="CodeInline"/>
          </w:rPr>
          <w:delText>www.angelcode.com/products/bmfont/doc/file_format.html</w:delText>
        </w:r>
        <w:r w:rsidDel="004C1133">
          <w:delText>.</w:delText>
        </w:r>
      </w:del>
    </w:p>
    <w:p w14:paraId="52D430D0" w14:textId="6EC0D87C" w:rsidR="000635BF" w:rsidRPr="007D345D" w:rsidDel="004C1133" w:rsidRDefault="000635BF">
      <w:pPr>
        <w:pStyle w:val="BodyTextFirst"/>
        <w:rPr>
          <w:del w:id="3817" w:author="Kelvin Sung" w:date="2021-04-22T15:00:00Z"/>
        </w:rPr>
        <w:pPrChange w:id="3818" w:author="Kelvin Sung" w:date="2021-04-22T15:00:00Z">
          <w:pPr>
            <w:pStyle w:val="NumList"/>
            <w:numPr>
              <w:numId w:val="14"/>
            </w:numPr>
          </w:pPr>
        </w:pPrChange>
      </w:pPr>
      <w:del w:id="3819" w:author="Kelvin Sung" w:date="2021-04-22T15:00:00Z">
        <w:r w:rsidRPr="000635BF" w:rsidDel="004C1133">
          <w:delText>Finally</w:delText>
        </w:r>
        <w:r w:rsidRPr="007D345D" w:rsidDel="004C1133">
          <w:delText>, remember to add the public functions to the public interface</w:delText>
        </w:r>
        <w:r w:rsidDel="004C1133">
          <w:delText>.</w:delText>
        </w:r>
      </w:del>
    </w:p>
    <w:p w14:paraId="316178C6" w14:textId="2FEF4494" w:rsidR="000635BF" w:rsidRPr="007D345D" w:rsidDel="004C1133" w:rsidRDefault="000635BF">
      <w:pPr>
        <w:pStyle w:val="BodyTextFirst"/>
        <w:rPr>
          <w:del w:id="3820" w:author="Kelvin Sung" w:date="2021-04-22T15:00:00Z"/>
        </w:rPr>
        <w:pPrChange w:id="3821" w:author="Kelvin Sung" w:date="2021-04-22T15:00:00Z">
          <w:pPr>
            <w:pStyle w:val="Code"/>
          </w:pPr>
        </w:pPrChange>
      </w:pPr>
      <w:del w:id="3822" w:author="Kelvin Sung" w:date="2021-04-22T15:00:00Z">
        <w:r w:rsidRPr="007D345D" w:rsidDel="004C1133">
          <w:delText xml:space="preserve">var </w:delText>
        </w:r>
        <w:r w:rsidDel="004C1133">
          <w:delText>mPublic</w:delText>
        </w:r>
        <w:r w:rsidRPr="007D345D" w:rsidDel="004C1133">
          <w:delText xml:space="preserve"> =</w:delText>
        </w:r>
        <w:r w:rsidDel="004C1133">
          <w:delText xml:space="preserve"> </w:delText>
        </w:r>
        <w:r w:rsidRPr="007D345D" w:rsidDel="004C1133">
          <w:delText>{</w:delText>
        </w:r>
      </w:del>
    </w:p>
    <w:p w14:paraId="03631C46" w14:textId="2CBBBD02" w:rsidR="000635BF" w:rsidRPr="007D345D" w:rsidDel="004C1133" w:rsidRDefault="000635BF">
      <w:pPr>
        <w:pStyle w:val="BodyTextFirst"/>
        <w:rPr>
          <w:del w:id="3823" w:author="Kelvin Sung" w:date="2021-04-22T15:00:00Z"/>
        </w:rPr>
        <w:pPrChange w:id="3824" w:author="Kelvin Sung" w:date="2021-04-22T15:00:00Z">
          <w:pPr>
            <w:pStyle w:val="Code"/>
          </w:pPr>
        </w:pPrChange>
      </w:pPr>
      <w:del w:id="3825" w:author="Kelvin Sung" w:date="2021-04-22T15:00:00Z">
        <w:r w:rsidRPr="007D345D" w:rsidDel="004C1133">
          <w:delText xml:space="preserve">    </w:delText>
        </w:r>
        <w:r w:rsidDel="004C1133">
          <w:delText>loadFont</w:delText>
        </w:r>
        <w:r w:rsidRPr="007D345D" w:rsidDel="004C1133">
          <w:delText xml:space="preserve">: </w:delText>
        </w:r>
        <w:r w:rsidDel="004C1133">
          <w:delText>loadFont</w:delText>
        </w:r>
        <w:r w:rsidRPr="007D345D" w:rsidDel="004C1133">
          <w:delText>,</w:delText>
        </w:r>
      </w:del>
    </w:p>
    <w:p w14:paraId="0C4062D4" w14:textId="61C8463F" w:rsidR="000635BF" w:rsidRPr="007D345D" w:rsidDel="004C1133" w:rsidRDefault="000635BF">
      <w:pPr>
        <w:pStyle w:val="BodyTextFirst"/>
        <w:rPr>
          <w:del w:id="3826" w:author="Kelvin Sung" w:date="2021-04-22T15:00:00Z"/>
        </w:rPr>
        <w:pPrChange w:id="3827" w:author="Kelvin Sung" w:date="2021-04-22T15:00:00Z">
          <w:pPr>
            <w:pStyle w:val="Code"/>
          </w:pPr>
        </w:pPrChange>
      </w:pPr>
      <w:del w:id="3828" w:author="Kelvin Sung" w:date="2021-04-22T15:00:00Z">
        <w:r w:rsidRPr="007D345D" w:rsidDel="004C1133">
          <w:delText xml:space="preserve">    </w:delText>
        </w:r>
        <w:r w:rsidDel="004C1133">
          <w:delText>unload</w:delText>
        </w:r>
        <w:r w:rsidRPr="007D345D" w:rsidDel="004C1133">
          <w:delText xml:space="preserve">Font: </w:delText>
        </w:r>
        <w:r w:rsidDel="004C1133">
          <w:delText>unload</w:delText>
        </w:r>
        <w:r w:rsidRPr="007D345D" w:rsidDel="004C1133">
          <w:delText>Font,</w:delText>
        </w:r>
      </w:del>
    </w:p>
    <w:p w14:paraId="1D1C17BD" w14:textId="60D47F14" w:rsidR="000635BF" w:rsidRPr="007D345D" w:rsidDel="004C1133" w:rsidRDefault="000635BF">
      <w:pPr>
        <w:pStyle w:val="BodyTextFirst"/>
        <w:rPr>
          <w:del w:id="3829" w:author="Kelvin Sung" w:date="2021-04-22T15:00:00Z"/>
        </w:rPr>
        <w:pPrChange w:id="3830" w:author="Kelvin Sung" w:date="2021-04-22T15:00:00Z">
          <w:pPr>
            <w:pStyle w:val="Code"/>
          </w:pPr>
        </w:pPrChange>
      </w:pPr>
      <w:del w:id="3831" w:author="Kelvin Sung" w:date="2021-04-22T15:00:00Z">
        <w:r w:rsidRPr="007D345D" w:rsidDel="004C1133">
          <w:delText xml:space="preserve">    </w:delText>
        </w:r>
        <w:r w:rsidDel="004C1133">
          <w:delText>get</w:delText>
        </w:r>
        <w:r w:rsidRPr="007D345D" w:rsidDel="004C1133">
          <w:delText xml:space="preserve">CharInfo: </w:delText>
        </w:r>
        <w:r w:rsidDel="004C1133">
          <w:delText>get</w:delText>
        </w:r>
        <w:r w:rsidRPr="007D345D" w:rsidDel="004C1133">
          <w:delText>CharInfo</w:delText>
        </w:r>
      </w:del>
    </w:p>
    <w:p w14:paraId="59C77464" w14:textId="73922A41" w:rsidR="000635BF" w:rsidRPr="007D345D" w:rsidDel="004C1133" w:rsidRDefault="000635BF">
      <w:pPr>
        <w:pStyle w:val="BodyTextFirst"/>
        <w:rPr>
          <w:del w:id="3832" w:author="Kelvin Sung" w:date="2021-04-22T15:00:00Z"/>
        </w:rPr>
        <w:pPrChange w:id="3833" w:author="Kelvin Sung" w:date="2021-04-22T15:00:00Z">
          <w:pPr>
            <w:pStyle w:val="Code"/>
          </w:pPr>
        </w:pPrChange>
      </w:pPr>
      <w:del w:id="3834" w:author="Kelvin Sung" w:date="2021-04-22T15:00:00Z">
        <w:r w:rsidRPr="007D345D" w:rsidDel="004C1133">
          <w:delText>};</w:delText>
        </w:r>
      </w:del>
    </w:p>
    <w:p w14:paraId="53C90C26" w14:textId="4CA30674" w:rsidR="000635BF" w:rsidDel="004C1133" w:rsidRDefault="000635BF">
      <w:pPr>
        <w:pStyle w:val="BodyTextFirst"/>
        <w:rPr>
          <w:del w:id="3835" w:author="Kelvin Sung" w:date="2021-04-22T15:00:00Z"/>
        </w:rPr>
        <w:pPrChange w:id="3836" w:author="Kelvin Sung" w:date="2021-04-22T15:00:00Z">
          <w:pPr>
            <w:pStyle w:val="Code"/>
          </w:pPr>
        </w:pPrChange>
      </w:pPr>
      <w:del w:id="3837" w:author="Kelvin Sung" w:date="2021-04-22T15:00:00Z">
        <w:r w:rsidRPr="007D345D" w:rsidDel="004C1133">
          <w:delText xml:space="preserve">return </w:delText>
        </w:r>
        <w:r w:rsidDel="004C1133">
          <w:delText>mPublic</w:delText>
        </w:r>
        <w:r w:rsidRPr="007D345D" w:rsidDel="004C1133">
          <w:delText>;</w:delText>
        </w:r>
      </w:del>
    </w:p>
    <w:p w14:paraId="62E3F641" w14:textId="72CAFA73" w:rsidR="000635BF" w:rsidDel="004C1133" w:rsidRDefault="000635BF">
      <w:pPr>
        <w:pStyle w:val="BodyTextFirst"/>
        <w:rPr>
          <w:del w:id="3838" w:author="Kelvin Sung" w:date="2021-04-22T15:00:00Z"/>
        </w:rPr>
        <w:pPrChange w:id="3839" w:author="Kelvin Sung" w:date="2021-04-22T15:00:00Z">
          <w:pPr>
            <w:pStyle w:val="Heading3"/>
          </w:pPr>
        </w:pPrChange>
      </w:pPr>
      <w:del w:id="3840" w:author="Kelvin Sung" w:date="2021-04-22T15:00:00Z">
        <w:r w:rsidDel="004C1133">
          <w:delText>Defining a FontRenderable Object to Draw Texts</w:delText>
        </w:r>
      </w:del>
    </w:p>
    <w:p w14:paraId="5E6AFD65" w14:textId="462B0C52" w:rsidR="000635BF" w:rsidDel="004C1133" w:rsidRDefault="000635BF">
      <w:pPr>
        <w:pStyle w:val="BodyTextFirst"/>
        <w:rPr>
          <w:del w:id="3841" w:author="Kelvin Sung" w:date="2021-04-22T15:00:00Z"/>
        </w:rPr>
      </w:pPr>
      <w:del w:id="3842" w:author="Kelvin Sung" w:date="2021-04-22T15:00:00Z">
        <w:r w:rsidDel="004C1133">
          <w:delText xml:space="preserve">The defined </w:delText>
        </w:r>
        <w:r w:rsidDel="004C1133">
          <w:rPr>
            <w:rStyle w:val="CodeInline"/>
          </w:rPr>
          <w:delText>gE</w:delText>
        </w:r>
        <w:r w:rsidRPr="00BC6A64" w:rsidDel="004C1133">
          <w:rPr>
            <w:rStyle w:val="CodeInline"/>
          </w:rPr>
          <w:delText>ngine_Fonts</w:delText>
        </w:r>
        <w:r w:rsidDel="004C1133">
          <w:rPr>
            <w:rStyle w:val="CodeInline"/>
          </w:rPr>
          <w:fldChar w:fldCharType="begin"/>
        </w:r>
        <w:r w:rsidDel="004C1133">
          <w:delInstrText xml:space="preserve"> XE "</w:delInstrText>
        </w:r>
        <w:r w:rsidRPr="00C22E86" w:rsidDel="004C1133">
          <w:rPr>
            <w:rStyle w:val="CodeInline"/>
          </w:rPr>
          <w:delInstrText>FontRenderable objects:gEngine_Fonts</w:delInstrText>
        </w:r>
        <w:r w:rsidDel="004C1133">
          <w:delInstrText xml:space="preserve">" </w:delInstrText>
        </w:r>
        <w:r w:rsidDel="004C1133">
          <w:rPr>
            <w:rStyle w:val="CodeInline"/>
          </w:rPr>
          <w:fldChar w:fldCharType="end"/>
        </w:r>
        <w:r w:rsidDel="004C1133">
          <w:delText xml:space="preserve"> component is capable of loading font files and extracting per-character uv coordinate and appearance information. With this functionality, the drawing of a text string can be accomplished by identifying each character in the string, extracting the corresponding texture mapping information from the </w:delText>
        </w:r>
        <w:r w:rsidDel="004C1133">
          <w:rPr>
            <w:rStyle w:val="CodeInline"/>
          </w:rPr>
          <w:delText>gE</w:delText>
        </w:r>
        <w:r w:rsidRPr="000C21A5" w:rsidDel="004C1133">
          <w:rPr>
            <w:rStyle w:val="CodeInline"/>
          </w:rPr>
          <w:delText>ngine_Fonts</w:delText>
        </w:r>
        <w:r w:rsidDel="004C1133">
          <w:delText xml:space="preserve"> component, and rendering the character using the </w:delText>
        </w:r>
        <w:r w:rsidRPr="000C21A5" w:rsidDel="004C1133">
          <w:rPr>
            <w:rStyle w:val="CodeInline"/>
          </w:rPr>
          <w:delText>SpriteRenderable</w:delText>
        </w:r>
        <w:r w:rsidDel="004C1133">
          <w:delText xml:space="preserve"> object. The </w:delText>
        </w:r>
        <w:r w:rsidRPr="00D24616" w:rsidDel="004C1133">
          <w:rPr>
            <w:rStyle w:val="CodeInline"/>
          </w:rPr>
          <w:delText>FontRenderable</w:delText>
        </w:r>
        <w:r w:rsidDel="004C1133">
          <w:delText xml:space="preserve"> object will be defined to accomplish this.</w:delText>
        </w:r>
      </w:del>
    </w:p>
    <w:p w14:paraId="4987E71B" w14:textId="57ED8951" w:rsidR="000635BF" w:rsidDel="004C1133" w:rsidRDefault="000635BF">
      <w:pPr>
        <w:pStyle w:val="BodyTextFirst"/>
        <w:rPr>
          <w:del w:id="3843" w:author="Kelvin Sung" w:date="2021-04-22T15:00:00Z"/>
        </w:rPr>
        <w:pPrChange w:id="3844" w:author="Kelvin Sung" w:date="2021-04-22T15:00:00Z">
          <w:pPr>
            <w:pStyle w:val="NumList"/>
            <w:numPr>
              <w:numId w:val="67"/>
            </w:numPr>
          </w:pPr>
        </w:pPrChange>
      </w:pPr>
      <w:del w:id="3845" w:author="Kelvin Sung" w:date="2021-04-22T15:00:00Z">
        <w:r w:rsidDel="004C1133">
          <w:delText xml:space="preserve">Create a new file in the </w:delText>
        </w:r>
        <w:r w:rsidRPr="009803FF" w:rsidDel="004C1133">
          <w:rPr>
            <w:rStyle w:val="CodeInline"/>
          </w:rPr>
          <w:delText>src/Engine/</w:delText>
        </w:r>
        <w:r w:rsidDel="004C1133">
          <w:rPr>
            <w:rStyle w:val="CodeInline"/>
          </w:rPr>
          <w:delText>Renderables</w:delText>
        </w:r>
        <w:r w:rsidDel="004C1133">
          <w:delText xml:space="preserve"> folder and name it </w:delText>
        </w:r>
        <w:r w:rsidDel="004C1133">
          <w:rPr>
            <w:rStyle w:val="CodeInline"/>
          </w:rPr>
          <w:delText>FontRenderable</w:delText>
        </w:r>
        <w:r w:rsidRPr="009803FF" w:rsidDel="004C1133">
          <w:rPr>
            <w:rStyle w:val="CodeInline"/>
          </w:rPr>
          <w:delText>.js</w:delText>
        </w:r>
        <w:r w:rsidDel="004C1133">
          <w:delText>.</w:delText>
        </w:r>
      </w:del>
    </w:p>
    <w:p w14:paraId="7DB9C15C" w14:textId="1B478ED5" w:rsidR="000635BF" w:rsidDel="004C1133" w:rsidRDefault="000635BF">
      <w:pPr>
        <w:pStyle w:val="BodyTextFirst"/>
        <w:rPr>
          <w:del w:id="3846" w:author="Kelvin Sung" w:date="2021-04-22T15:00:00Z"/>
        </w:rPr>
        <w:pPrChange w:id="3847" w:author="Kelvin Sung" w:date="2021-04-22T15:00:00Z">
          <w:pPr>
            <w:pStyle w:val="NumList"/>
            <w:numPr>
              <w:numId w:val="14"/>
            </w:numPr>
          </w:pPr>
        </w:pPrChange>
      </w:pPr>
      <w:del w:id="3848" w:author="Kelvin Sung" w:date="2021-04-22T15:00:00Z">
        <w:r w:rsidDel="004C1133">
          <w:delText xml:space="preserve">Implement a </w:delText>
        </w:r>
        <w:r w:rsidRPr="000635BF" w:rsidDel="004C1133">
          <w:delText>constructor</w:delText>
        </w:r>
        <w:r w:rsidDel="004C1133">
          <w:delText xml:space="preserve"> for </w:delText>
        </w:r>
        <w:r w:rsidRPr="00987A2F" w:rsidDel="004C1133">
          <w:rPr>
            <w:rStyle w:val="CodeInline"/>
          </w:rPr>
          <w:delText>FontRenderable</w:delText>
        </w:r>
        <w:r w:rsidDel="004C1133">
          <w:delText xml:space="preserve"> that accepts a string as its parameter.</w:delText>
        </w:r>
      </w:del>
    </w:p>
    <w:p w14:paraId="5A3BDC5C" w14:textId="5DA57D26" w:rsidR="000635BF" w:rsidRPr="00472EC6" w:rsidDel="004C1133" w:rsidRDefault="000635BF">
      <w:pPr>
        <w:pStyle w:val="BodyTextFirst"/>
        <w:rPr>
          <w:del w:id="3849" w:author="Kelvin Sung" w:date="2021-04-22T15:00:00Z"/>
        </w:rPr>
        <w:pPrChange w:id="3850" w:author="Kelvin Sung" w:date="2021-04-22T15:00:00Z">
          <w:pPr>
            <w:pStyle w:val="Code"/>
          </w:pPr>
        </w:pPrChange>
      </w:pPr>
      <w:del w:id="3851" w:author="Kelvin Sung" w:date="2021-04-22T15:00:00Z">
        <w:r w:rsidRPr="00472EC6" w:rsidDel="004C1133">
          <w:lastRenderedPageBreak/>
          <w:delText>function FontRenderable(aString)</w:delText>
        </w:r>
        <w:r w:rsidDel="004C1133">
          <w:delText xml:space="preserve"> </w:delText>
        </w:r>
        <w:r w:rsidRPr="00472EC6" w:rsidDel="004C1133">
          <w:delText>{</w:delText>
        </w:r>
      </w:del>
    </w:p>
    <w:p w14:paraId="45818BAA" w14:textId="758715F7" w:rsidR="000635BF" w:rsidRPr="00472EC6" w:rsidDel="004C1133" w:rsidRDefault="000635BF">
      <w:pPr>
        <w:pStyle w:val="BodyTextFirst"/>
        <w:rPr>
          <w:del w:id="3852" w:author="Kelvin Sung" w:date="2021-04-22T15:00:00Z"/>
        </w:rPr>
        <w:pPrChange w:id="3853" w:author="Kelvin Sung" w:date="2021-04-22T15:00:00Z">
          <w:pPr>
            <w:pStyle w:val="Code"/>
          </w:pPr>
        </w:pPrChange>
      </w:pPr>
      <w:del w:id="3854" w:author="Kelvin Sung" w:date="2021-04-22T15:00:00Z">
        <w:r w:rsidRPr="00472EC6" w:rsidDel="004C1133">
          <w:delText xml:space="preserve">    this.</w:delText>
        </w:r>
        <w:r w:rsidDel="004C1133">
          <w:delText>m</w:delText>
        </w:r>
        <w:r w:rsidRPr="00472EC6" w:rsidDel="004C1133">
          <w:delText>Font = gEngine.DefaultResources.</w:delText>
        </w:r>
        <w:r w:rsidDel="004C1133">
          <w:delText>get</w:delText>
        </w:r>
        <w:r w:rsidRPr="00472EC6" w:rsidDel="004C1133">
          <w:delText>DefaultFont();</w:delText>
        </w:r>
      </w:del>
    </w:p>
    <w:p w14:paraId="15D7D539" w14:textId="0EDBA17E" w:rsidR="000635BF" w:rsidRPr="00472EC6" w:rsidDel="004C1133" w:rsidRDefault="000635BF">
      <w:pPr>
        <w:pStyle w:val="BodyTextFirst"/>
        <w:rPr>
          <w:del w:id="3855" w:author="Kelvin Sung" w:date="2021-04-22T15:00:00Z"/>
        </w:rPr>
        <w:pPrChange w:id="3856" w:author="Kelvin Sung" w:date="2021-04-22T15:00:00Z">
          <w:pPr>
            <w:pStyle w:val="Code"/>
          </w:pPr>
        </w:pPrChange>
      </w:pPr>
      <w:del w:id="3857" w:author="Kelvin Sung" w:date="2021-04-22T15:00:00Z">
        <w:r w:rsidRPr="00472EC6" w:rsidDel="004C1133">
          <w:delText xml:space="preserve">    this.</w:delText>
        </w:r>
        <w:r w:rsidDel="004C1133">
          <w:delText>m</w:delText>
        </w:r>
        <w:r w:rsidRPr="00472EC6" w:rsidDel="004C1133">
          <w:delText>OneChar = new SpriteRenderable(this.</w:delText>
        </w:r>
        <w:r w:rsidDel="004C1133">
          <w:delText>m</w:delText>
        </w:r>
        <w:r w:rsidRPr="00472EC6" w:rsidDel="004C1133">
          <w:delText>Font + ".png");</w:delText>
        </w:r>
      </w:del>
    </w:p>
    <w:p w14:paraId="141BA4BB" w14:textId="55E3906F" w:rsidR="000635BF" w:rsidRPr="00472EC6" w:rsidDel="004C1133" w:rsidRDefault="000635BF">
      <w:pPr>
        <w:pStyle w:val="BodyTextFirst"/>
        <w:rPr>
          <w:del w:id="3858" w:author="Kelvin Sung" w:date="2021-04-22T15:00:00Z"/>
        </w:rPr>
        <w:pPrChange w:id="3859" w:author="Kelvin Sung" w:date="2021-04-22T15:00:00Z">
          <w:pPr>
            <w:pStyle w:val="Code"/>
          </w:pPr>
        </w:pPrChange>
      </w:pPr>
      <w:del w:id="3860" w:author="Kelvin Sung" w:date="2021-04-22T15:00:00Z">
        <w:r w:rsidRPr="00472EC6" w:rsidDel="004C1133">
          <w:delText xml:space="preserve">    this.</w:delText>
        </w:r>
        <w:r w:rsidDel="004C1133">
          <w:delText>m</w:delText>
        </w:r>
        <w:r w:rsidRPr="00472EC6" w:rsidDel="004C1133">
          <w:delText>Xform = new Transform(); // transform that moves this object around</w:delText>
        </w:r>
      </w:del>
    </w:p>
    <w:p w14:paraId="038B562E" w14:textId="18F242D2" w:rsidR="000635BF" w:rsidRPr="00472EC6" w:rsidDel="004C1133" w:rsidRDefault="000635BF">
      <w:pPr>
        <w:pStyle w:val="BodyTextFirst"/>
        <w:rPr>
          <w:del w:id="3861" w:author="Kelvin Sung" w:date="2021-04-22T15:00:00Z"/>
        </w:rPr>
        <w:pPrChange w:id="3862" w:author="Kelvin Sung" w:date="2021-04-22T15:00:00Z">
          <w:pPr>
            <w:pStyle w:val="Code"/>
          </w:pPr>
        </w:pPrChange>
      </w:pPr>
      <w:del w:id="3863" w:author="Kelvin Sung" w:date="2021-04-22T15:00:00Z">
        <w:r w:rsidRPr="00472EC6" w:rsidDel="004C1133">
          <w:delText xml:space="preserve">    this.</w:delText>
        </w:r>
        <w:r w:rsidDel="004C1133">
          <w:delText>m</w:delText>
        </w:r>
        <w:r w:rsidRPr="00472EC6" w:rsidDel="004C1133">
          <w:delText>Text = aString;</w:delText>
        </w:r>
      </w:del>
    </w:p>
    <w:p w14:paraId="1375D7B0" w14:textId="38A714F1" w:rsidR="000635BF" w:rsidRPr="00472EC6" w:rsidDel="004C1133" w:rsidRDefault="000635BF">
      <w:pPr>
        <w:pStyle w:val="BodyTextFirst"/>
        <w:rPr>
          <w:del w:id="3864" w:author="Kelvin Sung" w:date="2021-04-22T15:00:00Z"/>
        </w:rPr>
        <w:pPrChange w:id="3865" w:author="Kelvin Sung" w:date="2021-04-22T15:00:00Z">
          <w:pPr>
            <w:pStyle w:val="Code"/>
          </w:pPr>
        </w:pPrChange>
      </w:pPr>
      <w:del w:id="3866" w:author="Kelvin Sung" w:date="2021-04-22T15:00:00Z">
        <w:r w:rsidRPr="00472EC6" w:rsidDel="004C1133">
          <w:delText>}</w:delText>
        </w:r>
      </w:del>
    </w:p>
    <w:p w14:paraId="2AE03E86" w14:textId="793E7A2B" w:rsidR="000635BF" w:rsidDel="004C1133" w:rsidRDefault="000635BF">
      <w:pPr>
        <w:pStyle w:val="BodyTextFirst"/>
        <w:rPr>
          <w:del w:id="3867" w:author="Kelvin Sung" w:date="2021-04-22T15:00:00Z"/>
        </w:rPr>
        <w:pPrChange w:id="3868" w:author="Kelvin Sung" w:date="2021-04-22T15:00:00Z">
          <w:pPr>
            <w:pStyle w:val="NumSubList"/>
            <w:numPr>
              <w:numId w:val="49"/>
            </w:numPr>
            <w:tabs>
              <w:tab w:val="clear" w:pos="0"/>
            </w:tabs>
            <w:ind w:left="1800"/>
          </w:pPr>
        </w:pPrChange>
      </w:pPr>
      <w:del w:id="3869" w:author="Kelvin Sung" w:date="2021-04-22T15:00:00Z">
        <w:r w:rsidDel="004C1133">
          <w:delText xml:space="preserve">The </w:delText>
        </w:r>
        <w:r w:rsidRPr="00872F5F" w:rsidDel="004C1133">
          <w:rPr>
            <w:rStyle w:val="CodeInline"/>
          </w:rPr>
          <w:delText>aString</w:delText>
        </w:r>
        <w:r w:rsidDel="004C1133">
          <w:delText xml:space="preserve"> variable</w:delText>
        </w:r>
        <w:r w:rsidDel="004C1133">
          <w:fldChar w:fldCharType="begin"/>
        </w:r>
        <w:r w:rsidDel="004C1133">
          <w:delInstrText xml:space="preserve"> XE "</w:delInstrText>
        </w:r>
        <w:r w:rsidRPr="004C7AA6" w:rsidDel="004C1133">
          <w:rPr>
            <w:rStyle w:val="CodeInline"/>
          </w:rPr>
          <w:delInstrText>FontRenderable objects:aString</w:delInstrText>
        </w:r>
        <w:r w:rsidRPr="004C7AA6" w:rsidDel="004C1133">
          <w:delInstrText xml:space="preserve"> variable</w:delInstrText>
        </w:r>
        <w:r w:rsidDel="004C1133">
          <w:delInstrText xml:space="preserve">" </w:delInstrText>
        </w:r>
        <w:r w:rsidDel="004C1133">
          <w:fldChar w:fldCharType="end"/>
        </w:r>
        <w:r w:rsidDel="004C1133">
          <w:delText xml:space="preserve"> is the message to be drawn.</w:delText>
        </w:r>
      </w:del>
    </w:p>
    <w:p w14:paraId="77CB6E5F" w14:textId="4B38BBF3" w:rsidR="000635BF" w:rsidDel="004C1133" w:rsidRDefault="000635BF">
      <w:pPr>
        <w:pStyle w:val="BodyTextFirst"/>
        <w:rPr>
          <w:del w:id="3870" w:author="Kelvin Sung" w:date="2021-04-22T15:00:00Z"/>
        </w:rPr>
        <w:pPrChange w:id="3871" w:author="Kelvin Sung" w:date="2021-04-22T15:00:00Z">
          <w:pPr>
            <w:pStyle w:val="NumSubList"/>
            <w:numPr>
              <w:numId w:val="49"/>
            </w:numPr>
            <w:tabs>
              <w:tab w:val="clear" w:pos="0"/>
            </w:tabs>
            <w:ind w:left="1800"/>
          </w:pPr>
        </w:pPrChange>
      </w:pPr>
      <w:del w:id="3872" w:author="Kelvin Sung" w:date="2021-04-22T15:00:00Z">
        <w:r w:rsidDel="004C1133">
          <w:delText xml:space="preserve">Notice that </w:delText>
        </w:r>
        <w:r w:rsidRPr="00D24616" w:rsidDel="004C1133">
          <w:rPr>
            <w:rStyle w:val="CodeInline"/>
          </w:rPr>
          <w:delText>FontRenderable</w:delText>
        </w:r>
        <w:r w:rsidDel="004C1133">
          <w:delText xml:space="preserve"> objects do not customize the behaviors of </w:delText>
        </w:r>
        <w:r w:rsidRPr="00C54DD1" w:rsidDel="004C1133">
          <w:rPr>
            <w:rStyle w:val="CodeInline"/>
          </w:rPr>
          <w:delText>SpriteRenderable</w:delText>
        </w:r>
        <w:r w:rsidDel="004C1133">
          <w:delText xml:space="preserve"> objects. Rather, it relies on a </w:delText>
        </w:r>
        <w:r w:rsidRPr="00872F5F" w:rsidDel="004C1133">
          <w:rPr>
            <w:rStyle w:val="CodeInline"/>
          </w:rPr>
          <w:delText>SpriteRenderable</w:delText>
        </w:r>
        <w:r w:rsidDel="004C1133">
          <w:delText xml:space="preserve"> object to draw each character in the string. For this reason, </w:delText>
        </w:r>
        <w:r w:rsidRPr="00D24616" w:rsidDel="004C1133">
          <w:rPr>
            <w:rStyle w:val="CodeInline"/>
          </w:rPr>
          <w:delText>FontRenderable</w:delText>
        </w:r>
        <w:r w:rsidRPr="00E31EA2" w:rsidDel="004C1133">
          <w:delText xml:space="preserve"> </w:delText>
        </w:r>
        <w:r w:rsidDel="004C1133">
          <w:delText xml:space="preserve">is not a subclass of but instead contains an instance of the </w:delText>
        </w:r>
        <w:r w:rsidRPr="00E31EA2" w:rsidDel="004C1133">
          <w:rPr>
            <w:rStyle w:val="CodeInline"/>
          </w:rPr>
          <w:delText>SpriteRenderable</w:delText>
        </w:r>
        <w:r w:rsidDel="004C1133">
          <w:delText xml:space="preserve"> object, the </w:delText>
        </w:r>
        <w:r w:rsidRPr="00C54DD1" w:rsidDel="004C1133">
          <w:rPr>
            <w:rStyle w:val="CodeInline"/>
          </w:rPr>
          <w:delText>mOneChar</w:delText>
        </w:r>
        <w:r w:rsidDel="004C1133">
          <w:delText xml:space="preserve"> variable.</w:delText>
        </w:r>
      </w:del>
    </w:p>
    <w:p w14:paraId="52562E98" w14:textId="655138F1" w:rsidR="000635BF" w:rsidDel="004C1133" w:rsidRDefault="000635BF">
      <w:pPr>
        <w:pStyle w:val="BodyTextFirst"/>
        <w:rPr>
          <w:del w:id="3873" w:author="Kelvin Sung" w:date="2021-04-22T15:00:00Z"/>
        </w:rPr>
        <w:pPrChange w:id="3874" w:author="Kelvin Sung" w:date="2021-04-22T15:00:00Z">
          <w:pPr>
            <w:pStyle w:val="NumList"/>
            <w:numPr>
              <w:numId w:val="14"/>
            </w:numPr>
          </w:pPr>
        </w:pPrChange>
      </w:pPr>
      <w:del w:id="3875" w:author="Kelvin Sung" w:date="2021-04-22T15:00:00Z">
        <w:r w:rsidRPr="000635BF" w:rsidDel="004C1133">
          <w:delText>Define</w:delText>
        </w:r>
        <w:r w:rsidDel="004C1133">
          <w:delText xml:space="preserve"> the </w:delText>
        </w:r>
        <w:r w:rsidRPr="003611E5" w:rsidDel="004C1133">
          <w:rPr>
            <w:rStyle w:val="CodeInline"/>
          </w:rPr>
          <w:delText>draw()</w:delText>
        </w:r>
        <w:r w:rsidDel="004C1133">
          <w:delText xml:space="preserve"> function</w:delText>
        </w:r>
        <w:r w:rsidDel="004C1133">
          <w:fldChar w:fldCharType="begin"/>
        </w:r>
        <w:r w:rsidDel="004C1133">
          <w:delInstrText xml:space="preserve"> XE "</w:delInstrText>
        </w:r>
        <w:r w:rsidRPr="00CD78E5" w:rsidDel="004C1133">
          <w:rPr>
            <w:rStyle w:val="CodeInline"/>
          </w:rPr>
          <w:delInstrText>FontRenderable objects:draw()</w:delInstrText>
        </w:r>
        <w:r w:rsidRPr="00CD78E5" w:rsidDel="004C1133">
          <w:delInstrText xml:space="preserve"> function</w:delInstrText>
        </w:r>
        <w:r w:rsidDel="004C1133">
          <w:delInstrText xml:space="preserve">" </w:delInstrText>
        </w:r>
        <w:r w:rsidDel="004C1133">
          <w:fldChar w:fldCharType="end"/>
        </w:r>
        <w:r w:rsidDel="004C1133">
          <w:delText xml:space="preserve"> to parse and draw each character in the string using the </w:delText>
        </w:r>
        <w:r w:rsidRPr="008D705D" w:rsidDel="004C1133">
          <w:rPr>
            <w:rStyle w:val="CodeInline"/>
          </w:rPr>
          <w:delText>mOneChar</w:delText>
        </w:r>
        <w:r w:rsidDel="004C1133">
          <w:delText xml:space="preserve"> variable</w:delText>
        </w:r>
        <w:r w:rsidDel="004C1133">
          <w:fldChar w:fldCharType="begin"/>
        </w:r>
        <w:r w:rsidDel="004C1133">
          <w:delInstrText xml:space="preserve"> XE "</w:delInstrText>
        </w:r>
        <w:r w:rsidRPr="001D0F1E" w:rsidDel="004C1133">
          <w:rPr>
            <w:rStyle w:val="CodeInline"/>
          </w:rPr>
          <w:delInstrText>FontRenderable objects:mOneChar</w:delInstrText>
        </w:r>
        <w:r w:rsidRPr="001D0F1E" w:rsidDel="004C1133">
          <w:delInstrText xml:space="preserve"> variable</w:delInstrText>
        </w:r>
        <w:r w:rsidDel="004C1133">
          <w:delInstrText xml:space="preserve">" </w:delInstrText>
        </w:r>
        <w:r w:rsidDel="004C1133">
          <w:fldChar w:fldCharType="end"/>
        </w:r>
        <w:r w:rsidDel="004C1133">
          <w:delText>.</w:delText>
        </w:r>
      </w:del>
    </w:p>
    <w:p w14:paraId="4F464F44" w14:textId="3298C12E" w:rsidR="000635BF" w:rsidRPr="009669B9" w:rsidDel="004C1133" w:rsidRDefault="000635BF">
      <w:pPr>
        <w:pStyle w:val="BodyTextFirst"/>
        <w:rPr>
          <w:del w:id="3876" w:author="Kelvin Sung" w:date="2021-04-22T15:00:00Z"/>
        </w:rPr>
        <w:pPrChange w:id="3877" w:author="Kelvin Sung" w:date="2021-04-22T15:00:00Z">
          <w:pPr>
            <w:pStyle w:val="Code"/>
          </w:pPr>
        </w:pPrChange>
      </w:pPr>
      <w:del w:id="3878" w:author="Kelvin Sung" w:date="2021-04-22T15:00:00Z">
        <w:r w:rsidRPr="009669B9" w:rsidDel="004C1133">
          <w:delText>FontRenderable.prototype.</w:delText>
        </w:r>
        <w:r w:rsidDel="004C1133">
          <w:delText>draw</w:delText>
        </w:r>
        <w:r w:rsidRPr="009669B9" w:rsidDel="004C1133">
          <w:delText xml:space="preserve"> = function(vpMatrix) {</w:delText>
        </w:r>
      </w:del>
    </w:p>
    <w:p w14:paraId="575BB992" w14:textId="5D6DBF6D" w:rsidR="000635BF" w:rsidRPr="00566958" w:rsidDel="004C1133" w:rsidRDefault="000635BF">
      <w:pPr>
        <w:pStyle w:val="BodyTextFirst"/>
        <w:rPr>
          <w:del w:id="3879" w:author="Kelvin Sung" w:date="2021-04-22T15:00:00Z"/>
        </w:rPr>
        <w:pPrChange w:id="3880" w:author="Kelvin Sung" w:date="2021-04-22T15:00:00Z">
          <w:pPr>
            <w:pStyle w:val="Code"/>
          </w:pPr>
        </w:pPrChange>
      </w:pPr>
      <w:del w:id="3881" w:author="Kelvin Sung" w:date="2021-04-22T15:00:00Z">
        <w:r w:rsidRPr="009669B9" w:rsidDel="004C1133">
          <w:delText xml:space="preserve">    </w:delText>
        </w:r>
        <w:r w:rsidRPr="00566958" w:rsidDel="004C1133">
          <w:delText>var widthOfOneChar = this.mXform.getWidth() / this.mText.length;</w:delText>
        </w:r>
      </w:del>
    </w:p>
    <w:p w14:paraId="74EAF605" w14:textId="5151B0FC" w:rsidR="000635BF" w:rsidRPr="00566958" w:rsidDel="004C1133" w:rsidRDefault="000635BF">
      <w:pPr>
        <w:pStyle w:val="BodyTextFirst"/>
        <w:rPr>
          <w:del w:id="3882" w:author="Kelvin Sung" w:date="2021-04-22T15:00:00Z"/>
        </w:rPr>
        <w:pPrChange w:id="3883" w:author="Kelvin Sung" w:date="2021-04-22T15:00:00Z">
          <w:pPr>
            <w:pStyle w:val="Code"/>
          </w:pPr>
        </w:pPrChange>
      </w:pPr>
      <w:del w:id="3884" w:author="Kelvin Sung" w:date="2021-04-22T15:00:00Z">
        <w:r w:rsidRPr="00566958" w:rsidDel="004C1133">
          <w:delText xml:space="preserve">    var heightOfOneChar = this.mXform.getHeight();</w:delText>
        </w:r>
      </w:del>
    </w:p>
    <w:p w14:paraId="74ED11CD" w14:textId="78195E0C" w:rsidR="000635BF" w:rsidRPr="00566958" w:rsidDel="004C1133" w:rsidRDefault="000635BF">
      <w:pPr>
        <w:pStyle w:val="BodyTextFirst"/>
        <w:rPr>
          <w:del w:id="3885" w:author="Kelvin Sung" w:date="2021-04-22T15:00:00Z"/>
        </w:rPr>
        <w:pPrChange w:id="3886" w:author="Kelvin Sung" w:date="2021-04-22T15:00:00Z">
          <w:pPr>
            <w:pStyle w:val="Code"/>
          </w:pPr>
        </w:pPrChange>
      </w:pPr>
      <w:del w:id="3887" w:author="Kelvin Sung" w:date="2021-04-22T15:00:00Z">
        <w:r w:rsidRPr="00566958" w:rsidDel="004C1133">
          <w:delText xml:space="preserve">    var yPos = this.mXform.getYPos();</w:delText>
        </w:r>
      </w:del>
    </w:p>
    <w:p w14:paraId="45D0EC91" w14:textId="0039EC6C" w:rsidR="000635BF" w:rsidRPr="00566958" w:rsidDel="004C1133" w:rsidRDefault="000635BF">
      <w:pPr>
        <w:pStyle w:val="BodyTextFirst"/>
        <w:rPr>
          <w:del w:id="3888" w:author="Kelvin Sung" w:date="2021-04-22T15:00:00Z"/>
        </w:rPr>
        <w:pPrChange w:id="3889" w:author="Kelvin Sung" w:date="2021-04-22T15:00:00Z">
          <w:pPr>
            <w:pStyle w:val="Code"/>
          </w:pPr>
        </w:pPrChange>
      </w:pPr>
    </w:p>
    <w:p w14:paraId="7B1063B1" w14:textId="424D44C6" w:rsidR="000635BF" w:rsidRPr="00566958" w:rsidDel="004C1133" w:rsidRDefault="000635BF">
      <w:pPr>
        <w:pStyle w:val="BodyTextFirst"/>
        <w:rPr>
          <w:del w:id="3890" w:author="Kelvin Sung" w:date="2021-04-22T15:00:00Z"/>
        </w:rPr>
        <w:pPrChange w:id="3891" w:author="Kelvin Sung" w:date="2021-04-22T15:00:00Z">
          <w:pPr>
            <w:pStyle w:val="Code"/>
          </w:pPr>
        </w:pPrChange>
      </w:pPr>
      <w:del w:id="3892" w:author="Kelvin Sung" w:date="2021-04-22T15:00:00Z">
        <w:r w:rsidRPr="00566958" w:rsidDel="004C1133">
          <w:delText xml:space="preserve">    // center position of the first char</w:delText>
        </w:r>
      </w:del>
    </w:p>
    <w:p w14:paraId="3ECD8885" w14:textId="202A8161" w:rsidR="000635BF" w:rsidRPr="00566958" w:rsidDel="004C1133" w:rsidRDefault="000635BF">
      <w:pPr>
        <w:pStyle w:val="BodyTextFirst"/>
        <w:rPr>
          <w:del w:id="3893" w:author="Kelvin Sung" w:date="2021-04-22T15:00:00Z"/>
        </w:rPr>
        <w:pPrChange w:id="3894" w:author="Kelvin Sung" w:date="2021-04-22T15:00:00Z">
          <w:pPr>
            <w:pStyle w:val="Code"/>
          </w:pPr>
        </w:pPrChange>
      </w:pPr>
      <w:del w:id="3895" w:author="Kelvin Sung" w:date="2021-04-22T15:00:00Z">
        <w:r w:rsidRPr="00566958" w:rsidDel="004C1133">
          <w:delText xml:space="preserve">    var xPos = this.mXform.getXPos() - (widthOfOneChar / 2) + (widthOfOneChar * 0.5);</w:delText>
        </w:r>
      </w:del>
    </w:p>
    <w:p w14:paraId="6DFB1CAC" w14:textId="013C6688" w:rsidR="000635BF" w:rsidRPr="00566958" w:rsidDel="004C1133" w:rsidRDefault="000635BF">
      <w:pPr>
        <w:pStyle w:val="BodyTextFirst"/>
        <w:rPr>
          <w:del w:id="3896" w:author="Kelvin Sung" w:date="2021-04-22T15:00:00Z"/>
        </w:rPr>
        <w:pPrChange w:id="3897" w:author="Kelvin Sung" w:date="2021-04-22T15:00:00Z">
          <w:pPr>
            <w:pStyle w:val="Code"/>
          </w:pPr>
        </w:pPrChange>
      </w:pPr>
      <w:del w:id="3898" w:author="Kelvin Sung" w:date="2021-04-22T15:00:00Z">
        <w:r w:rsidRPr="00566958" w:rsidDel="004C1133">
          <w:delText xml:space="preserve">    var charIndex, aChar, charInfo, xSize, ySize, xOffset, yOffset;</w:delText>
        </w:r>
      </w:del>
    </w:p>
    <w:p w14:paraId="5587E1D4" w14:textId="0624C977" w:rsidR="000635BF" w:rsidRPr="00566958" w:rsidDel="004C1133" w:rsidRDefault="000635BF">
      <w:pPr>
        <w:pStyle w:val="BodyTextFirst"/>
        <w:rPr>
          <w:del w:id="3899" w:author="Kelvin Sung" w:date="2021-04-22T15:00:00Z"/>
        </w:rPr>
        <w:pPrChange w:id="3900" w:author="Kelvin Sung" w:date="2021-04-22T15:00:00Z">
          <w:pPr>
            <w:pStyle w:val="Code"/>
          </w:pPr>
        </w:pPrChange>
      </w:pPr>
      <w:del w:id="3901" w:author="Kelvin Sung" w:date="2021-04-22T15:00:00Z">
        <w:r w:rsidRPr="00566958" w:rsidDel="004C1133">
          <w:delText xml:space="preserve">    for (charIndex = 0; charIndex &lt; this.mText.length; charIndex++) {</w:delText>
        </w:r>
      </w:del>
    </w:p>
    <w:p w14:paraId="58EF58DB" w14:textId="6D72C67E" w:rsidR="000635BF" w:rsidRPr="00566958" w:rsidDel="004C1133" w:rsidRDefault="000635BF">
      <w:pPr>
        <w:pStyle w:val="BodyTextFirst"/>
        <w:rPr>
          <w:del w:id="3902" w:author="Kelvin Sung" w:date="2021-04-22T15:00:00Z"/>
        </w:rPr>
        <w:pPrChange w:id="3903" w:author="Kelvin Sung" w:date="2021-04-22T15:00:00Z">
          <w:pPr>
            <w:pStyle w:val="Code"/>
          </w:pPr>
        </w:pPrChange>
      </w:pPr>
      <w:del w:id="3904" w:author="Kelvin Sung" w:date="2021-04-22T15:00:00Z">
        <w:r w:rsidRPr="00566958" w:rsidDel="004C1133">
          <w:delText xml:space="preserve">        aChar = this.mText.charCodeAt(charIndex);</w:delText>
        </w:r>
      </w:del>
    </w:p>
    <w:p w14:paraId="7130B767" w14:textId="11E3B056" w:rsidR="000635BF" w:rsidRPr="00566958" w:rsidDel="004C1133" w:rsidRDefault="000635BF">
      <w:pPr>
        <w:pStyle w:val="BodyTextFirst"/>
        <w:rPr>
          <w:del w:id="3905" w:author="Kelvin Sung" w:date="2021-04-22T15:00:00Z"/>
        </w:rPr>
        <w:pPrChange w:id="3906" w:author="Kelvin Sung" w:date="2021-04-22T15:00:00Z">
          <w:pPr>
            <w:pStyle w:val="Code"/>
          </w:pPr>
        </w:pPrChange>
      </w:pPr>
      <w:del w:id="3907" w:author="Kelvin Sung" w:date="2021-04-22T15:00:00Z">
        <w:r w:rsidRPr="00566958" w:rsidDel="004C1133">
          <w:delText xml:space="preserve">        charInfo = gEngine.Fonts.getCharInfo(this.mFont, aChar);</w:delText>
        </w:r>
      </w:del>
    </w:p>
    <w:p w14:paraId="74F8CF32" w14:textId="66F086A4" w:rsidR="000635BF" w:rsidRPr="00566958" w:rsidDel="004C1133" w:rsidRDefault="000635BF">
      <w:pPr>
        <w:pStyle w:val="BodyTextFirst"/>
        <w:rPr>
          <w:del w:id="3908" w:author="Kelvin Sung" w:date="2021-04-22T15:00:00Z"/>
        </w:rPr>
        <w:pPrChange w:id="3909" w:author="Kelvin Sung" w:date="2021-04-22T15:00:00Z">
          <w:pPr>
            <w:pStyle w:val="Code"/>
          </w:pPr>
        </w:pPrChange>
      </w:pPr>
    </w:p>
    <w:p w14:paraId="083196D8" w14:textId="6925C173" w:rsidR="000635BF" w:rsidRPr="00566958" w:rsidDel="004C1133" w:rsidRDefault="000635BF">
      <w:pPr>
        <w:pStyle w:val="BodyTextFirst"/>
        <w:rPr>
          <w:del w:id="3910" w:author="Kelvin Sung" w:date="2021-04-22T15:00:00Z"/>
        </w:rPr>
        <w:pPrChange w:id="3911" w:author="Kelvin Sung" w:date="2021-04-22T15:00:00Z">
          <w:pPr>
            <w:pStyle w:val="Code"/>
          </w:pPr>
        </w:pPrChange>
      </w:pPr>
      <w:del w:id="3912" w:author="Kelvin Sung" w:date="2021-04-22T15:00:00Z">
        <w:r w:rsidRPr="00566958" w:rsidDel="004C1133">
          <w:delText xml:space="preserve">        // set the texture coordinate</w:delText>
        </w:r>
      </w:del>
    </w:p>
    <w:p w14:paraId="7174A2AD" w14:textId="5D457B8C" w:rsidR="000635BF" w:rsidRPr="00566958" w:rsidDel="004C1133" w:rsidRDefault="000635BF">
      <w:pPr>
        <w:pStyle w:val="BodyTextFirst"/>
        <w:rPr>
          <w:del w:id="3913" w:author="Kelvin Sung" w:date="2021-04-22T15:00:00Z"/>
        </w:rPr>
        <w:pPrChange w:id="3914" w:author="Kelvin Sung" w:date="2021-04-22T15:00:00Z">
          <w:pPr>
            <w:pStyle w:val="Code"/>
          </w:pPr>
        </w:pPrChange>
      </w:pPr>
      <w:del w:id="3915" w:author="Kelvin Sung" w:date="2021-04-22T15:00:00Z">
        <w:r w:rsidRPr="00566958" w:rsidDel="004C1133">
          <w:delText xml:space="preserve">        this.mOneChar.setElementUVCoordinate(charInfo.mTexCoordLeft, charInfo.mTexCoordRight,</w:delText>
        </w:r>
      </w:del>
    </w:p>
    <w:p w14:paraId="2291A842" w14:textId="4948F00F" w:rsidR="000635BF" w:rsidRPr="00566958" w:rsidDel="004C1133" w:rsidRDefault="000635BF">
      <w:pPr>
        <w:pStyle w:val="BodyTextFirst"/>
        <w:rPr>
          <w:del w:id="3916" w:author="Kelvin Sung" w:date="2021-04-22T15:00:00Z"/>
        </w:rPr>
        <w:pPrChange w:id="3917" w:author="Kelvin Sung" w:date="2021-04-22T15:00:00Z">
          <w:pPr>
            <w:pStyle w:val="Code"/>
          </w:pPr>
        </w:pPrChange>
      </w:pPr>
      <w:del w:id="3918" w:author="Kelvin Sung" w:date="2021-04-22T15:00:00Z">
        <w:r w:rsidRPr="00566958" w:rsidDel="004C1133">
          <w:delText xml:space="preserve">            charInfo.mTexCoordBottom, charInfo.mTexCoordTop);</w:delText>
        </w:r>
      </w:del>
    </w:p>
    <w:p w14:paraId="48F0A48C" w14:textId="0E2E5594" w:rsidR="000635BF" w:rsidRPr="00566958" w:rsidDel="004C1133" w:rsidRDefault="000635BF">
      <w:pPr>
        <w:pStyle w:val="BodyTextFirst"/>
        <w:rPr>
          <w:del w:id="3919" w:author="Kelvin Sung" w:date="2021-04-22T15:00:00Z"/>
        </w:rPr>
        <w:pPrChange w:id="3920" w:author="Kelvin Sung" w:date="2021-04-22T15:00:00Z">
          <w:pPr>
            <w:pStyle w:val="Code"/>
          </w:pPr>
        </w:pPrChange>
      </w:pPr>
    </w:p>
    <w:p w14:paraId="52E56E04" w14:textId="6999900B" w:rsidR="000635BF" w:rsidRPr="00566958" w:rsidDel="004C1133" w:rsidRDefault="000635BF">
      <w:pPr>
        <w:pStyle w:val="BodyTextFirst"/>
        <w:rPr>
          <w:del w:id="3921" w:author="Kelvin Sung" w:date="2021-04-22T15:00:00Z"/>
        </w:rPr>
        <w:pPrChange w:id="3922" w:author="Kelvin Sung" w:date="2021-04-22T15:00:00Z">
          <w:pPr>
            <w:pStyle w:val="Code"/>
          </w:pPr>
        </w:pPrChange>
      </w:pPr>
      <w:del w:id="3923" w:author="Kelvin Sung" w:date="2021-04-22T15:00:00Z">
        <w:r w:rsidRPr="00566958" w:rsidDel="004C1133">
          <w:delText xml:space="preserve">        // now the size of the char</w:delText>
        </w:r>
      </w:del>
    </w:p>
    <w:p w14:paraId="46BA8384" w14:textId="50E4E2A0" w:rsidR="000635BF" w:rsidRPr="00566958" w:rsidDel="004C1133" w:rsidRDefault="000635BF">
      <w:pPr>
        <w:pStyle w:val="BodyTextFirst"/>
        <w:rPr>
          <w:del w:id="3924" w:author="Kelvin Sung" w:date="2021-04-22T15:00:00Z"/>
        </w:rPr>
        <w:pPrChange w:id="3925" w:author="Kelvin Sung" w:date="2021-04-22T15:00:00Z">
          <w:pPr>
            <w:pStyle w:val="Code"/>
          </w:pPr>
        </w:pPrChange>
      </w:pPr>
      <w:del w:id="3926" w:author="Kelvin Sung" w:date="2021-04-22T15:00:00Z">
        <w:r w:rsidRPr="00566958" w:rsidDel="004C1133">
          <w:delText xml:space="preserve">        xSize = widthOfOneChar * charInfo.mCharWidth;</w:delText>
        </w:r>
      </w:del>
    </w:p>
    <w:p w14:paraId="7C5446A7" w14:textId="6164CDF0" w:rsidR="000635BF" w:rsidRPr="00566958" w:rsidDel="004C1133" w:rsidRDefault="000635BF">
      <w:pPr>
        <w:pStyle w:val="BodyTextFirst"/>
        <w:rPr>
          <w:del w:id="3927" w:author="Kelvin Sung" w:date="2021-04-22T15:00:00Z"/>
        </w:rPr>
        <w:pPrChange w:id="3928" w:author="Kelvin Sung" w:date="2021-04-22T15:00:00Z">
          <w:pPr>
            <w:pStyle w:val="Code"/>
          </w:pPr>
        </w:pPrChange>
      </w:pPr>
      <w:del w:id="3929" w:author="Kelvin Sung" w:date="2021-04-22T15:00:00Z">
        <w:r w:rsidRPr="00566958" w:rsidDel="004C1133">
          <w:delText xml:space="preserve">        ySize = heightOfOneChar * charInfo.mCharHeight;</w:delText>
        </w:r>
      </w:del>
    </w:p>
    <w:p w14:paraId="48275D7E" w14:textId="14FF75AB" w:rsidR="000635BF" w:rsidRPr="00566958" w:rsidDel="004C1133" w:rsidRDefault="000635BF">
      <w:pPr>
        <w:pStyle w:val="BodyTextFirst"/>
        <w:rPr>
          <w:del w:id="3930" w:author="Kelvin Sung" w:date="2021-04-22T15:00:00Z"/>
        </w:rPr>
        <w:pPrChange w:id="3931" w:author="Kelvin Sung" w:date="2021-04-22T15:00:00Z">
          <w:pPr>
            <w:pStyle w:val="Code"/>
          </w:pPr>
        </w:pPrChange>
      </w:pPr>
      <w:del w:id="3932" w:author="Kelvin Sung" w:date="2021-04-22T15:00:00Z">
        <w:r w:rsidRPr="00566958" w:rsidDel="004C1133">
          <w:lastRenderedPageBreak/>
          <w:delText xml:space="preserve">        this.mOneChar.getXform().setSize(xSize, ySize);</w:delText>
        </w:r>
      </w:del>
    </w:p>
    <w:p w14:paraId="293A891C" w14:textId="2751ED7A" w:rsidR="000635BF" w:rsidRPr="00566958" w:rsidDel="004C1133" w:rsidRDefault="000635BF">
      <w:pPr>
        <w:pStyle w:val="BodyTextFirst"/>
        <w:rPr>
          <w:del w:id="3933" w:author="Kelvin Sung" w:date="2021-04-22T15:00:00Z"/>
        </w:rPr>
        <w:pPrChange w:id="3934" w:author="Kelvin Sung" w:date="2021-04-22T15:00:00Z">
          <w:pPr>
            <w:pStyle w:val="Code"/>
          </w:pPr>
        </w:pPrChange>
      </w:pPr>
    </w:p>
    <w:p w14:paraId="45AAC4F3" w14:textId="3D81C1B4" w:rsidR="000635BF" w:rsidRPr="00566958" w:rsidDel="004C1133" w:rsidRDefault="000635BF">
      <w:pPr>
        <w:pStyle w:val="BodyTextFirst"/>
        <w:rPr>
          <w:del w:id="3935" w:author="Kelvin Sung" w:date="2021-04-22T15:00:00Z"/>
        </w:rPr>
        <w:pPrChange w:id="3936" w:author="Kelvin Sung" w:date="2021-04-22T15:00:00Z">
          <w:pPr>
            <w:pStyle w:val="Code"/>
          </w:pPr>
        </w:pPrChange>
      </w:pPr>
      <w:del w:id="3937" w:author="Kelvin Sung" w:date="2021-04-22T15:00:00Z">
        <w:r w:rsidRPr="00566958" w:rsidDel="004C1133">
          <w:delText xml:space="preserve">        // how much to offset from the center</w:delText>
        </w:r>
      </w:del>
    </w:p>
    <w:p w14:paraId="43526695" w14:textId="76E3BD1D" w:rsidR="000635BF" w:rsidRPr="00566958" w:rsidDel="004C1133" w:rsidRDefault="000635BF">
      <w:pPr>
        <w:pStyle w:val="BodyTextFirst"/>
        <w:rPr>
          <w:del w:id="3938" w:author="Kelvin Sung" w:date="2021-04-22T15:00:00Z"/>
        </w:rPr>
        <w:pPrChange w:id="3939" w:author="Kelvin Sung" w:date="2021-04-22T15:00:00Z">
          <w:pPr>
            <w:pStyle w:val="Code"/>
          </w:pPr>
        </w:pPrChange>
      </w:pPr>
      <w:del w:id="3940" w:author="Kelvin Sung" w:date="2021-04-22T15:00:00Z">
        <w:r w:rsidRPr="00566958" w:rsidDel="004C1133">
          <w:delText xml:space="preserve">        xOffset = widthOfOneChar * charInfo.mCharWidthOffset * 0.5;</w:delText>
        </w:r>
      </w:del>
    </w:p>
    <w:p w14:paraId="4B3646D5" w14:textId="7A1BD72A" w:rsidR="000635BF" w:rsidRPr="00566958" w:rsidDel="004C1133" w:rsidRDefault="000635BF">
      <w:pPr>
        <w:pStyle w:val="BodyTextFirst"/>
        <w:rPr>
          <w:del w:id="3941" w:author="Kelvin Sung" w:date="2021-04-22T15:00:00Z"/>
        </w:rPr>
        <w:pPrChange w:id="3942" w:author="Kelvin Sung" w:date="2021-04-22T15:00:00Z">
          <w:pPr>
            <w:pStyle w:val="Code"/>
          </w:pPr>
        </w:pPrChange>
      </w:pPr>
      <w:del w:id="3943" w:author="Kelvin Sung" w:date="2021-04-22T15:00:00Z">
        <w:r w:rsidRPr="00566958" w:rsidDel="004C1133">
          <w:delText xml:space="preserve">        yOffset = heightOfOneChar * charInfo.mCharHeightOffset * 0.5;</w:delText>
        </w:r>
      </w:del>
    </w:p>
    <w:p w14:paraId="7C483803" w14:textId="191A6976" w:rsidR="000635BF" w:rsidRPr="00566958" w:rsidDel="004C1133" w:rsidRDefault="000635BF">
      <w:pPr>
        <w:pStyle w:val="BodyTextFirst"/>
        <w:rPr>
          <w:del w:id="3944" w:author="Kelvin Sung" w:date="2021-04-22T15:00:00Z"/>
        </w:rPr>
        <w:pPrChange w:id="3945" w:author="Kelvin Sung" w:date="2021-04-22T15:00:00Z">
          <w:pPr>
            <w:pStyle w:val="Code"/>
          </w:pPr>
        </w:pPrChange>
      </w:pPr>
    </w:p>
    <w:p w14:paraId="7999B4BC" w14:textId="04418906" w:rsidR="000635BF" w:rsidRPr="00566958" w:rsidDel="004C1133" w:rsidRDefault="000635BF">
      <w:pPr>
        <w:pStyle w:val="BodyTextFirst"/>
        <w:rPr>
          <w:del w:id="3946" w:author="Kelvin Sung" w:date="2021-04-22T15:00:00Z"/>
        </w:rPr>
        <w:pPrChange w:id="3947" w:author="Kelvin Sung" w:date="2021-04-22T15:00:00Z">
          <w:pPr>
            <w:pStyle w:val="Code"/>
          </w:pPr>
        </w:pPrChange>
      </w:pPr>
      <w:del w:id="3948" w:author="Kelvin Sung" w:date="2021-04-22T15:00:00Z">
        <w:r w:rsidRPr="00566958" w:rsidDel="004C1133">
          <w:delText xml:space="preserve">        this.mOneChar.getXform().setPosition(xPos - xOffset, yPos - yOffset);</w:delText>
        </w:r>
      </w:del>
    </w:p>
    <w:p w14:paraId="18B794FF" w14:textId="61325DE8" w:rsidR="000635BF" w:rsidRPr="00566958" w:rsidDel="004C1133" w:rsidRDefault="000635BF">
      <w:pPr>
        <w:pStyle w:val="BodyTextFirst"/>
        <w:rPr>
          <w:del w:id="3949" w:author="Kelvin Sung" w:date="2021-04-22T15:00:00Z"/>
        </w:rPr>
        <w:pPrChange w:id="3950" w:author="Kelvin Sung" w:date="2021-04-22T15:00:00Z">
          <w:pPr>
            <w:pStyle w:val="Code"/>
          </w:pPr>
        </w:pPrChange>
      </w:pPr>
    </w:p>
    <w:p w14:paraId="55DBC87C" w14:textId="6EDAC3DF" w:rsidR="000635BF" w:rsidRPr="00566958" w:rsidDel="004C1133" w:rsidRDefault="000635BF">
      <w:pPr>
        <w:pStyle w:val="BodyTextFirst"/>
        <w:rPr>
          <w:del w:id="3951" w:author="Kelvin Sung" w:date="2021-04-22T15:00:00Z"/>
        </w:rPr>
        <w:pPrChange w:id="3952" w:author="Kelvin Sung" w:date="2021-04-22T15:00:00Z">
          <w:pPr>
            <w:pStyle w:val="Code"/>
          </w:pPr>
        </w:pPrChange>
      </w:pPr>
      <w:del w:id="3953" w:author="Kelvin Sung" w:date="2021-04-22T15:00:00Z">
        <w:r w:rsidRPr="00566958" w:rsidDel="004C1133">
          <w:delText xml:space="preserve">        this.mOneChar.draw(vpMatrix);</w:delText>
        </w:r>
      </w:del>
    </w:p>
    <w:p w14:paraId="6BA732AF" w14:textId="599932DA" w:rsidR="000635BF" w:rsidRPr="00566958" w:rsidDel="004C1133" w:rsidRDefault="000635BF">
      <w:pPr>
        <w:pStyle w:val="BodyTextFirst"/>
        <w:rPr>
          <w:del w:id="3954" w:author="Kelvin Sung" w:date="2021-04-22T15:00:00Z"/>
        </w:rPr>
        <w:pPrChange w:id="3955" w:author="Kelvin Sung" w:date="2021-04-22T15:00:00Z">
          <w:pPr>
            <w:pStyle w:val="Code"/>
          </w:pPr>
        </w:pPrChange>
      </w:pPr>
    </w:p>
    <w:p w14:paraId="08504429" w14:textId="00B81938" w:rsidR="000635BF" w:rsidRPr="00566958" w:rsidDel="004C1133" w:rsidRDefault="000635BF">
      <w:pPr>
        <w:pStyle w:val="BodyTextFirst"/>
        <w:rPr>
          <w:del w:id="3956" w:author="Kelvin Sung" w:date="2021-04-22T15:00:00Z"/>
        </w:rPr>
        <w:pPrChange w:id="3957" w:author="Kelvin Sung" w:date="2021-04-22T15:00:00Z">
          <w:pPr>
            <w:pStyle w:val="Code"/>
          </w:pPr>
        </w:pPrChange>
      </w:pPr>
      <w:del w:id="3958" w:author="Kelvin Sung" w:date="2021-04-22T15:00:00Z">
        <w:r w:rsidRPr="00566958" w:rsidDel="004C1133">
          <w:delText xml:space="preserve">        xPos += widthOfOneChar;</w:delText>
        </w:r>
      </w:del>
    </w:p>
    <w:p w14:paraId="0A53919E" w14:textId="3243A85D" w:rsidR="000635BF" w:rsidDel="004C1133" w:rsidRDefault="000635BF">
      <w:pPr>
        <w:pStyle w:val="BodyTextFirst"/>
        <w:rPr>
          <w:del w:id="3959" w:author="Kelvin Sung" w:date="2021-04-22T15:00:00Z"/>
        </w:rPr>
        <w:pPrChange w:id="3960" w:author="Kelvin Sung" w:date="2021-04-22T15:00:00Z">
          <w:pPr>
            <w:pStyle w:val="Code"/>
          </w:pPr>
        </w:pPrChange>
      </w:pPr>
      <w:del w:id="3961" w:author="Kelvin Sung" w:date="2021-04-22T15:00:00Z">
        <w:r w:rsidRPr="00566958" w:rsidDel="004C1133">
          <w:delText xml:space="preserve">    } </w:delText>
        </w:r>
      </w:del>
    </w:p>
    <w:p w14:paraId="43062122" w14:textId="2F1211EA" w:rsidR="000635BF" w:rsidDel="004C1133" w:rsidRDefault="000635BF">
      <w:pPr>
        <w:pStyle w:val="BodyTextFirst"/>
        <w:rPr>
          <w:del w:id="3962" w:author="Kelvin Sung" w:date="2021-04-22T15:00:00Z"/>
        </w:rPr>
        <w:pPrChange w:id="3963" w:author="Kelvin Sung" w:date="2021-04-22T15:00:00Z">
          <w:pPr>
            <w:pStyle w:val="Code"/>
          </w:pPr>
        </w:pPrChange>
      </w:pPr>
      <w:del w:id="3964" w:author="Kelvin Sung" w:date="2021-04-22T15:00:00Z">
        <w:r w:rsidRPr="009669B9" w:rsidDel="004C1133">
          <w:delText>};</w:delText>
        </w:r>
      </w:del>
    </w:p>
    <w:p w14:paraId="5D31DACF" w14:textId="3A71A53D" w:rsidR="000635BF" w:rsidDel="004C1133" w:rsidRDefault="000635BF">
      <w:pPr>
        <w:pStyle w:val="BodyTextFirst"/>
        <w:rPr>
          <w:del w:id="3965" w:author="Kelvin Sung" w:date="2021-04-22T15:00:00Z"/>
        </w:rPr>
        <w:pPrChange w:id="3966" w:author="Kelvin Sung" w:date="2021-04-22T15:00:00Z">
          <w:pPr>
            <w:pStyle w:val="BodyTextCont"/>
          </w:pPr>
        </w:pPrChange>
      </w:pPr>
      <w:del w:id="3967" w:author="Kelvin Sung" w:date="2021-04-22T15:00:00Z">
        <w:r w:rsidDel="004C1133">
          <w:delText>The dimension of each character is defined by</w:delText>
        </w:r>
        <w:r w:rsidRPr="0090310F" w:rsidDel="004C1133">
          <w:rPr>
            <w:rStyle w:val="CodeInline"/>
          </w:rPr>
          <w:delText xml:space="preserve"> </w:delText>
        </w:r>
        <w:r w:rsidRPr="00786626" w:rsidDel="004C1133">
          <w:rPr>
            <w:rStyle w:val="CodeInline"/>
          </w:rPr>
          <w:delText>widthOfOneChar</w:delText>
        </w:r>
        <w:r w:rsidDel="004C1133">
          <w:delText xml:space="preserve"> and </w:delText>
        </w:r>
        <w:r w:rsidRPr="00786626" w:rsidDel="004C1133">
          <w:rPr>
            <w:rStyle w:val="CodeInline"/>
          </w:rPr>
          <w:delText>heightOfOneChar</w:delText>
        </w:r>
        <w:r w:rsidDel="004C1133">
          <w:delText xml:space="preserve"> where the width is simply dividing the total </w:delText>
        </w:r>
        <w:r w:rsidRPr="00786626" w:rsidDel="004C1133">
          <w:rPr>
            <w:rStyle w:val="CodeInline"/>
          </w:rPr>
          <w:delText>FontRenderable</w:delText>
        </w:r>
        <w:r w:rsidDel="004C1133">
          <w:delText xml:space="preserve"> width by the number of characters in the string. The </w:delText>
        </w:r>
        <w:r w:rsidRPr="001D6E36" w:rsidDel="004C1133">
          <w:rPr>
            <w:rStyle w:val="CodeInline"/>
          </w:rPr>
          <w:delText>for</w:delText>
        </w:r>
        <w:r w:rsidRPr="001D6E36" w:rsidDel="004C1133">
          <w:delText xml:space="preserve"> loop</w:delText>
        </w:r>
        <w:r w:rsidDel="004C1133">
          <w:delText xml:space="preserve"> then does the following:</w:delText>
        </w:r>
      </w:del>
    </w:p>
    <w:p w14:paraId="5CA41FA6" w14:textId="1848A184" w:rsidR="000635BF" w:rsidDel="004C1133" w:rsidRDefault="000635BF">
      <w:pPr>
        <w:pStyle w:val="BodyTextFirst"/>
        <w:rPr>
          <w:del w:id="3968" w:author="Kelvin Sung" w:date="2021-04-22T15:00:00Z"/>
        </w:rPr>
        <w:pPrChange w:id="3969" w:author="Kelvin Sung" w:date="2021-04-22T15:00:00Z">
          <w:pPr>
            <w:pStyle w:val="NumSubList"/>
            <w:numPr>
              <w:numId w:val="50"/>
            </w:numPr>
            <w:tabs>
              <w:tab w:val="clear" w:pos="0"/>
            </w:tabs>
            <w:ind w:left="1800"/>
          </w:pPr>
        </w:pPrChange>
      </w:pPr>
      <w:del w:id="3970" w:author="Kelvin Sung" w:date="2021-04-22T15:00:00Z">
        <w:r w:rsidDel="004C1133">
          <w:delText>Extracts each character in the string</w:delText>
        </w:r>
      </w:del>
    </w:p>
    <w:p w14:paraId="1F5F0517" w14:textId="594B8130" w:rsidR="000635BF" w:rsidDel="004C1133" w:rsidRDefault="000635BF">
      <w:pPr>
        <w:pStyle w:val="BodyTextFirst"/>
        <w:rPr>
          <w:del w:id="3971" w:author="Kelvin Sung" w:date="2021-04-22T15:00:00Z"/>
        </w:rPr>
        <w:pPrChange w:id="3972" w:author="Kelvin Sung" w:date="2021-04-22T15:00:00Z">
          <w:pPr>
            <w:pStyle w:val="NumSubList"/>
            <w:numPr>
              <w:numId w:val="50"/>
            </w:numPr>
            <w:tabs>
              <w:tab w:val="clear" w:pos="0"/>
            </w:tabs>
            <w:ind w:left="1800"/>
          </w:pPr>
        </w:pPrChange>
      </w:pPr>
      <w:del w:id="3973" w:author="Kelvin Sung" w:date="2021-04-22T15:00:00Z">
        <w:r w:rsidDel="004C1133">
          <w:delText>C</w:delText>
        </w:r>
        <w:r w:rsidRPr="00BA0E93" w:rsidDel="004C1133">
          <w:delText xml:space="preserve">alls </w:delText>
        </w:r>
        <w:r w:rsidDel="004C1133">
          <w:delText xml:space="preserve">the </w:delText>
        </w:r>
        <w:r w:rsidRPr="00BA0E93" w:rsidDel="004C1133">
          <w:rPr>
            <w:rStyle w:val="CodeInline"/>
          </w:rPr>
          <w:delText>getCharInfo()</w:delText>
        </w:r>
        <w:r w:rsidDel="004C1133">
          <w:delText xml:space="preserve"> function</w:delText>
        </w:r>
        <w:r w:rsidDel="004C1133">
          <w:fldChar w:fldCharType="begin"/>
        </w:r>
        <w:r w:rsidDel="004C1133">
          <w:delInstrText xml:space="preserve"> XE "</w:delInstrText>
        </w:r>
        <w:r w:rsidRPr="0083302B" w:rsidDel="004C1133">
          <w:rPr>
            <w:rStyle w:val="CodeInline"/>
          </w:rPr>
          <w:delInstrText>FontRenderable objects:getCharInfo()</w:delInstrText>
        </w:r>
        <w:r w:rsidRPr="0083302B" w:rsidDel="004C1133">
          <w:delInstrText xml:space="preserve"> function</w:delInstrText>
        </w:r>
        <w:r w:rsidDel="004C1133">
          <w:delInstrText xml:space="preserve">" </w:delInstrText>
        </w:r>
        <w:r w:rsidDel="004C1133">
          <w:fldChar w:fldCharType="end"/>
        </w:r>
        <w:r w:rsidDel="004C1133">
          <w:delText xml:space="preserve"> to receive the character’s uv values and appearance information in </w:delText>
        </w:r>
        <w:r w:rsidRPr="000B7DE8" w:rsidDel="004C1133">
          <w:rPr>
            <w:rStyle w:val="CodeInline"/>
          </w:rPr>
          <w:delText>charInfo</w:delText>
        </w:r>
      </w:del>
    </w:p>
    <w:p w14:paraId="1B52F868" w14:textId="6DB7845C" w:rsidR="000635BF" w:rsidDel="004C1133" w:rsidRDefault="000635BF">
      <w:pPr>
        <w:pStyle w:val="BodyTextFirst"/>
        <w:rPr>
          <w:del w:id="3974" w:author="Kelvin Sung" w:date="2021-04-22T15:00:00Z"/>
        </w:rPr>
        <w:pPrChange w:id="3975" w:author="Kelvin Sung" w:date="2021-04-22T15:00:00Z">
          <w:pPr>
            <w:pStyle w:val="NumSubList"/>
            <w:numPr>
              <w:numId w:val="50"/>
            </w:numPr>
            <w:tabs>
              <w:tab w:val="clear" w:pos="0"/>
            </w:tabs>
            <w:ind w:left="1800"/>
          </w:pPr>
        </w:pPrChange>
      </w:pPr>
      <w:del w:id="3976" w:author="Kelvin Sung" w:date="2021-04-22T15:00:00Z">
        <w:r w:rsidDel="004C1133">
          <w:delText xml:space="preserve">Uses the uv values from </w:delText>
        </w:r>
        <w:r w:rsidRPr="000B7DE8" w:rsidDel="004C1133">
          <w:rPr>
            <w:rStyle w:val="CodeInline"/>
          </w:rPr>
          <w:delText>charInfo</w:delText>
        </w:r>
        <w:r w:rsidDel="004C1133">
          <w:delText xml:space="preserve"> to identify the sprite element location for </w:delText>
        </w:r>
        <w:r w:rsidRPr="001D6E36" w:rsidDel="004C1133">
          <w:rPr>
            <w:rStyle w:val="CodeInline"/>
          </w:rPr>
          <w:delText>mOneChar</w:delText>
        </w:r>
        <w:r w:rsidDel="004C1133">
          <w:delText xml:space="preserve"> (by calling and passing the information to the </w:delText>
        </w:r>
        <w:r w:rsidDel="004C1133">
          <w:rPr>
            <w:rStyle w:val="CodeInline"/>
          </w:rPr>
          <w:delText>mOneChar.s</w:delText>
        </w:r>
        <w:r w:rsidRPr="00BD0E59" w:rsidDel="004C1133">
          <w:rPr>
            <w:rStyle w:val="CodeInline"/>
          </w:rPr>
          <w:delText>etElementUVCoordinate()</w:delText>
        </w:r>
        <w:r w:rsidDel="004C1133">
          <w:delText xml:space="preserve"> function</w:delText>
        </w:r>
        <w:r w:rsidDel="004C1133">
          <w:fldChar w:fldCharType="begin"/>
        </w:r>
        <w:r w:rsidDel="004C1133">
          <w:delInstrText xml:space="preserve"> XE "</w:delInstrText>
        </w:r>
        <w:r w:rsidRPr="00E04480" w:rsidDel="004C1133">
          <w:rPr>
            <w:rStyle w:val="CodeInline"/>
          </w:rPr>
          <w:delInstrText>FontRenderable objects:mOneChar.setElementUVCoordinate()</w:delInstrText>
        </w:r>
        <w:r w:rsidRPr="00E04480" w:rsidDel="004C1133">
          <w:delInstrText xml:space="preserve"> function</w:delInstrText>
        </w:r>
        <w:r w:rsidDel="004C1133">
          <w:delInstrText xml:space="preserve">" </w:delInstrText>
        </w:r>
        <w:r w:rsidDel="004C1133">
          <w:fldChar w:fldCharType="end"/>
        </w:r>
        <w:r w:rsidDel="004C1133">
          <w:delText>)</w:delText>
        </w:r>
      </w:del>
    </w:p>
    <w:p w14:paraId="59107855" w14:textId="080D7591" w:rsidR="000635BF" w:rsidDel="004C1133" w:rsidRDefault="000635BF">
      <w:pPr>
        <w:pStyle w:val="BodyTextFirst"/>
        <w:rPr>
          <w:del w:id="3977" w:author="Kelvin Sung" w:date="2021-04-22T15:00:00Z"/>
        </w:rPr>
        <w:pPrChange w:id="3978" w:author="Kelvin Sung" w:date="2021-04-22T15:00:00Z">
          <w:pPr>
            <w:pStyle w:val="NumSubList"/>
            <w:numPr>
              <w:numId w:val="50"/>
            </w:numPr>
            <w:tabs>
              <w:tab w:val="clear" w:pos="0"/>
            </w:tabs>
            <w:ind w:left="1800"/>
          </w:pPr>
        </w:pPrChange>
      </w:pPr>
      <w:del w:id="3979" w:author="Kelvin Sung" w:date="2021-04-22T15:00:00Z">
        <w:r w:rsidDel="004C1133">
          <w:delText xml:space="preserve">Uses the appearance information from </w:delText>
        </w:r>
        <w:r w:rsidRPr="001D6E36" w:rsidDel="004C1133">
          <w:rPr>
            <w:rStyle w:val="CodeInline"/>
          </w:rPr>
          <w:delText>charInfo</w:delText>
        </w:r>
        <w:r w:rsidDel="004C1133">
          <w:rPr>
            <w:rStyle w:val="CodeInline"/>
          </w:rPr>
          <w:delText xml:space="preserve"> </w:delText>
        </w:r>
        <w:r w:rsidRPr="001D6E36" w:rsidDel="004C1133">
          <w:delText xml:space="preserve">to </w:delText>
        </w:r>
        <w:r w:rsidDel="004C1133">
          <w:delText>compute the actual size (</w:delText>
        </w:r>
        <w:r w:rsidRPr="00086547" w:rsidDel="004C1133">
          <w:rPr>
            <w:rStyle w:val="CodeInline"/>
          </w:rPr>
          <w:delText>xSize</w:delText>
        </w:r>
        <w:r w:rsidDel="004C1133">
          <w:delText xml:space="preserve"> and </w:delText>
        </w:r>
        <w:r w:rsidRPr="00086547" w:rsidDel="004C1133">
          <w:rPr>
            <w:rStyle w:val="CodeInline"/>
          </w:rPr>
          <w:delText>ySize</w:delText>
        </w:r>
        <w:r w:rsidDel="004C1133">
          <w:delText>) and location offset for the character (</w:delText>
        </w:r>
        <w:r w:rsidRPr="00086547" w:rsidDel="004C1133">
          <w:rPr>
            <w:rStyle w:val="CodeInline"/>
          </w:rPr>
          <w:delText>xOffset</w:delText>
        </w:r>
        <w:r w:rsidDel="004C1133">
          <w:delText xml:space="preserve"> and </w:delText>
        </w:r>
        <w:r w:rsidRPr="00086547" w:rsidDel="004C1133">
          <w:rPr>
            <w:rStyle w:val="CodeInline"/>
          </w:rPr>
          <w:delText>yOffset</w:delText>
        </w:r>
        <w:r w:rsidDel="004C1133">
          <w:delText xml:space="preserve">) and draws the character </w:delText>
        </w:r>
        <w:r w:rsidRPr="00086547" w:rsidDel="004C1133">
          <w:rPr>
            <w:rStyle w:val="CodeInline"/>
          </w:rPr>
          <w:delText>mOneChar</w:delText>
        </w:r>
        <w:r w:rsidRPr="00086547" w:rsidDel="004C1133">
          <w:delText xml:space="preserve"> </w:delText>
        </w:r>
        <w:r w:rsidDel="004C1133">
          <w:delText>with the appropriate settings</w:delText>
        </w:r>
      </w:del>
    </w:p>
    <w:p w14:paraId="67E54AD0" w14:textId="001C8189" w:rsidR="000635BF" w:rsidDel="004C1133" w:rsidRDefault="000635BF">
      <w:pPr>
        <w:pStyle w:val="BodyTextFirst"/>
        <w:rPr>
          <w:del w:id="3980" w:author="Kelvin Sung" w:date="2021-04-22T15:00:00Z"/>
        </w:rPr>
        <w:pPrChange w:id="3981" w:author="Kelvin Sung" w:date="2021-04-22T15:00:00Z">
          <w:pPr>
            <w:pStyle w:val="NumList"/>
            <w:numPr>
              <w:numId w:val="14"/>
            </w:numPr>
          </w:pPr>
        </w:pPrChange>
      </w:pPr>
      <w:del w:id="3982" w:author="Kelvin Sung" w:date="2021-04-22T15:00:00Z">
        <w:r w:rsidRPr="000635BF" w:rsidDel="004C1133">
          <w:delText>Implement</w:delText>
        </w:r>
        <w:r w:rsidDel="004C1133">
          <w:delText xml:space="preserve"> the getters and setters for the transform, the text message to be drawn, the font to use for drawing, and the color.</w:delText>
        </w:r>
      </w:del>
    </w:p>
    <w:p w14:paraId="62740A04" w14:textId="5ED266F9" w:rsidR="000635BF" w:rsidRPr="00472EC6" w:rsidDel="004C1133" w:rsidRDefault="000635BF">
      <w:pPr>
        <w:pStyle w:val="BodyTextFirst"/>
        <w:rPr>
          <w:del w:id="3983" w:author="Kelvin Sung" w:date="2021-04-22T15:00:00Z"/>
        </w:rPr>
        <w:pPrChange w:id="3984" w:author="Kelvin Sung" w:date="2021-04-22T15:00:00Z">
          <w:pPr>
            <w:pStyle w:val="Code"/>
          </w:pPr>
        </w:pPrChange>
      </w:pPr>
      <w:del w:id="3985" w:author="Kelvin Sung" w:date="2021-04-22T15:00:00Z">
        <w:r w:rsidRPr="00472EC6" w:rsidDel="004C1133">
          <w:delText>FontRenderable.prototype.</w:delText>
        </w:r>
        <w:r w:rsidDel="004C1133">
          <w:delText>get</w:delText>
        </w:r>
        <w:r w:rsidRPr="00472EC6" w:rsidDel="004C1133">
          <w:delText>Xform = function() { return this.</w:delText>
        </w:r>
        <w:r w:rsidDel="004C1133">
          <w:delText>m</w:delText>
        </w:r>
        <w:r w:rsidRPr="00472EC6" w:rsidDel="004C1133">
          <w:delText>Xform; };</w:delText>
        </w:r>
      </w:del>
    </w:p>
    <w:p w14:paraId="18B13058" w14:textId="68B6A811" w:rsidR="000635BF" w:rsidRPr="00472EC6" w:rsidDel="004C1133" w:rsidRDefault="000635BF">
      <w:pPr>
        <w:pStyle w:val="BodyTextFirst"/>
        <w:rPr>
          <w:del w:id="3986" w:author="Kelvin Sung" w:date="2021-04-22T15:00:00Z"/>
        </w:rPr>
        <w:pPrChange w:id="3987" w:author="Kelvin Sung" w:date="2021-04-22T15:00:00Z">
          <w:pPr>
            <w:pStyle w:val="Code"/>
          </w:pPr>
        </w:pPrChange>
      </w:pPr>
      <w:del w:id="3988" w:author="Kelvin Sung" w:date="2021-04-22T15:00:00Z">
        <w:r w:rsidRPr="00472EC6" w:rsidDel="004C1133">
          <w:delText>FontRenderable.prototype.</w:delText>
        </w:r>
        <w:r w:rsidDel="004C1133">
          <w:delText>get</w:delText>
        </w:r>
        <w:r w:rsidRPr="00472EC6" w:rsidDel="004C1133">
          <w:delText>Text = function() { return this.</w:delText>
        </w:r>
        <w:r w:rsidDel="004C1133">
          <w:delText>m</w:delText>
        </w:r>
        <w:r w:rsidRPr="00472EC6" w:rsidDel="004C1133">
          <w:delText>Text; };</w:delText>
        </w:r>
      </w:del>
    </w:p>
    <w:p w14:paraId="6098613B" w14:textId="34B76975" w:rsidR="000635BF" w:rsidRPr="00472EC6" w:rsidDel="004C1133" w:rsidRDefault="000635BF">
      <w:pPr>
        <w:pStyle w:val="BodyTextFirst"/>
        <w:rPr>
          <w:del w:id="3989" w:author="Kelvin Sung" w:date="2021-04-22T15:00:00Z"/>
        </w:rPr>
        <w:pPrChange w:id="3990" w:author="Kelvin Sung" w:date="2021-04-22T15:00:00Z">
          <w:pPr>
            <w:pStyle w:val="Code"/>
          </w:pPr>
        </w:pPrChange>
      </w:pPr>
      <w:del w:id="3991" w:author="Kelvin Sung" w:date="2021-04-22T15:00:00Z">
        <w:r w:rsidRPr="00472EC6" w:rsidDel="004C1133">
          <w:delText>FontRenderable.prototype.</w:delText>
        </w:r>
        <w:r w:rsidDel="004C1133">
          <w:delText>set</w:delText>
        </w:r>
        <w:r w:rsidRPr="00472EC6" w:rsidDel="004C1133">
          <w:delText xml:space="preserve">Text = function(t) { </w:delText>
        </w:r>
      </w:del>
    </w:p>
    <w:p w14:paraId="50D6F64A" w14:textId="24FB8E84" w:rsidR="000635BF" w:rsidRPr="00472EC6" w:rsidDel="004C1133" w:rsidRDefault="000635BF">
      <w:pPr>
        <w:pStyle w:val="BodyTextFirst"/>
        <w:rPr>
          <w:del w:id="3992" w:author="Kelvin Sung" w:date="2021-04-22T15:00:00Z"/>
        </w:rPr>
        <w:pPrChange w:id="3993" w:author="Kelvin Sung" w:date="2021-04-22T15:00:00Z">
          <w:pPr>
            <w:pStyle w:val="Code"/>
          </w:pPr>
        </w:pPrChange>
      </w:pPr>
      <w:del w:id="3994" w:author="Kelvin Sung" w:date="2021-04-22T15:00:00Z">
        <w:r w:rsidRPr="00472EC6" w:rsidDel="004C1133">
          <w:delText xml:space="preserve">    this.</w:delText>
        </w:r>
        <w:r w:rsidDel="004C1133">
          <w:delText>m</w:delText>
        </w:r>
        <w:r w:rsidRPr="00472EC6" w:rsidDel="004C1133">
          <w:delText>Text = t;</w:delText>
        </w:r>
      </w:del>
    </w:p>
    <w:p w14:paraId="61B35743" w14:textId="69D3FEA5" w:rsidR="000635BF" w:rsidRPr="00472EC6" w:rsidDel="004C1133" w:rsidRDefault="000635BF">
      <w:pPr>
        <w:pStyle w:val="BodyTextFirst"/>
        <w:rPr>
          <w:del w:id="3995" w:author="Kelvin Sung" w:date="2021-04-22T15:00:00Z"/>
        </w:rPr>
        <w:pPrChange w:id="3996" w:author="Kelvin Sung" w:date="2021-04-22T15:00:00Z">
          <w:pPr>
            <w:pStyle w:val="Code"/>
          </w:pPr>
        </w:pPrChange>
      </w:pPr>
      <w:del w:id="3997" w:author="Kelvin Sung" w:date="2021-04-22T15:00:00Z">
        <w:r w:rsidRPr="00472EC6" w:rsidDel="004C1133">
          <w:delText xml:space="preserve">    this.</w:delText>
        </w:r>
        <w:r w:rsidDel="004C1133">
          <w:delText>set</w:delText>
        </w:r>
        <w:r w:rsidRPr="00472EC6" w:rsidDel="004C1133">
          <w:delText>TextHeight(this.</w:delText>
        </w:r>
        <w:r w:rsidDel="004C1133">
          <w:delText>get</w:delText>
        </w:r>
        <w:r w:rsidRPr="00472EC6" w:rsidDel="004C1133">
          <w:delText>Xform().</w:delText>
        </w:r>
        <w:r w:rsidDel="004C1133">
          <w:delText>get</w:delText>
        </w:r>
        <w:r w:rsidRPr="00472EC6" w:rsidDel="004C1133">
          <w:delText>Height());</w:delText>
        </w:r>
      </w:del>
    </w:p>
    <w:p w14:paraId="38279223" w14:textId="2B8C91F0" w:rsidR="000635BF" w:rsidRPr="00472EC6" w:rsidDel="004C1133" w:rsidRDefault="000635BF">
      <w:pPr>
        <w:pStyle w:val="BodyTextFirst"/>
        <w:rPr>
          <w:del w:id="3998" w:author="Kelvin Sung" w:date="2021-04-22T15:00:00Z"/>
        </w:rPr>
        <w:pPrChange w:id="3999" w:author="Kelvin Sung" w:date="2021-04-22T15:00:00Z">
          <w:pPr>
            <w:pStyle w:val="Code"/>
          </w:pPr>
        </w:pPrChange>
      </w:pPr>
      <w:del w:id="4000" w:author="Kelvin Sung" w:date="2021-04-22T15:00:00Z">
        <w:r w:rsidRPr="00472EC6" w:rsidDel="004C1133">
          <w:delText>};</w:delText>
        </w:r>
      </w:del>
    </w:p>
    <w:p w14:paraId="611E18A9" w14:textId="4AC76287" w:rsidR="000635BF" w:rsidRPr="00472EC6" w:rsidDel="004C1133" w:rsidRDefault="000635BF">
      <w:pPr>
        <w:pStyle w:val="BodyTextFirst"/>
        <w:rPr>
          <w:del w:id="4001" w:author="Kelvin Sung" w:date="2021-04-22T15:00:00Z"/>
        </w:rPr>
        <w:pPrChange w:id="4002" w:author="Kelvin Sung" w:date="2021-04-22T15:00:00Z">
          <w:pPr>
            <w:pStyle w:val="Code"/>
          </w:pPr>
        </w:pPrChange>
      </w:pPr>
    </w:p>
    <w:p w14:paraId="5AA50454" w14:textId="1338C634" w:rsidR="000635BF" w:rsidRPr="00472EC6" w:rsidDel="004C1133" w:rsidRDefault="000635BF">
      <w:pPr>
        <w:pStyle w:val="BodyTextFirst"/>
        <w:rPr>
          <w:del w:id="4003" w:author="Kelvin Sung" w:date="2021-04-22T15:00:00Z"/>
        </w:rPr>
        <w:pPrChange w:id="4004" w:author="Kelvin Sung" w:date="2021-04-22T15:00:00Z">
          <w:pPr>
            <w:pStyle w:val="Code"/>
          </w:pPr>
        </w:pPrChange>
      </w:pPr>
      <w:del w:id="4005" w:author="Kelvin Sung" w:date="2021-04-22T15:00:00Z">
        <w:r w:rsidRPr="00472EC6" w:rsidDel="004C1133">
          <w:lastRenderedPageBreak/>
          <w:delText>FontRenderable.prototype.</w:delText>
        </w:r>
        <w:r w:rsidDel="004C1133">
          <w:delText>get</w:delText>
        </w:r>
        <w:r w:rsidRPr="00472EC6" w:rsidDel="004C1133">
          <w:delText>Font = function() { return this.</w:delText>
        </w:r>
        <w:r w:rsidDel="004C1133">
          <w:delText>m</w:delText>
        </w:r>
        <w:r w:rsidRPr="00472EC6" w:rsidDel="004C1133">
          <w:delText>Font; };</w:delText>
        </w:r>
      </w:del>
    </w:p>
    <w:p w14:paraId="07A3EACD" w14:textId="6E04CBEC" w:rsidR="000635BF" w:rsidRPr="00472EC6" w:rsidDel="004C1133" w:rsidRDefault="000635BF">
      <w:pPr>
        <w:pStyle w:val="BodyTextFirst"/>
        <w:rPr>
          <w:del w:id="4006" w:author="Kelvin Sung" w:date="2021-04-22T15:00:00Z"/>
        </w:rPr>
        <w:pPrChange w:id="4007" w:author="Kelvin Sung" w:date="2021-04-22T15:00:00Z">
          <w:pPr>
            <w:pStyle w:val="Code"/>
          </w:pPr>
        </w:pPrChange>
      </w:pPr>
      <w:del w:id="4008" w:author="Kelvin Sung" w:date="2021-04-22T15:00:00Z">
        <w:r w:rsidRPr="00472EC6" w:rsidDel="004C1133">
          <w:delText>FontRenderable.prototype.</w:delText>
        </w:r>
        <w:r w:rsidDel="004C1133">
          <w:delText>set</w:delText>
        </w:r>
        <w:r w:rsidRPr="00472EC6" w:rsidDel="004C1133">
          <w:delText xml:space="preserve">Font = function(f) { </w:delText>
        </w:r>
      </w:del>
    </w:p>
    <w:p w14:paraId="36737D9C" w14:textId="78A144F7" w:rsidR="000635BF" w:rsidRPr="00472EC6" w:rsidDel="004C1133" w:rsidRDefault="000635BF">
      <w:pPr>
        <w:pStyle w:val="BodyTextFirst"/>
        <w:rPr>
          <w:del w:id="4009" w:author="Kelvin Sung" w:date="2021-04-22T15:00:00Z"/>
        </w:rPr>
        <w:pPrChange w:id="4010" w:author="Kelvin Sung" w:date="2021-04-22T15:00:00Z">
          <w:pPr>
            <w:pStyle w:val="Code"/>
          </w:pPr>
        </w:pPrChange>
      </w:pPr>
      <w:del w:id="4011" w:author="Kelvin Sung" w:date="2021-04-22T15:00:00Z">
        <w:r w:rsidRPr="00472EC6" w:rsidDel="004C1133">
          <w:delText xml:space="preserve">    this.</w:delText>
        </w:r>
        <w:r w:rsidDel="004C1133">
          <w:delText>m</w:delText>
        </w:r>
        <w:r w:rsidRPr="00472EC6" w:rsidDel="004C1133">
          <w:delText xml:space="preserve">Font = f; </w:delText>
        </w:r>
      </w:del>
    </w:p>
    <w:p w14:paraId="07A699ED" w14:textId="55787570" w:rsidR="000635BF" w:rsidRPr="00472EC6" w:rsidDel="004C1133" w:rsidRDefault="000635BF">
      <w:pPr>
        <w:pStyle w:val="BodyTextFirst"/>
        <w:rPr>
          <w:del w:id="4012" w:author="Kelvin Sung" w:date="2021-04-22T15:00:00Z"/>
        </w:rPr>
        <w:pPrChange w:id="4013" w:author="Kelvin Sung" w:date="2021-04-22T15:00:00Z">
          <w:pPr>
            <w:pStyle w:val="Code"/>
          </w:pPr>
        </w:pPrChange>
      </w:pPr>
      <w:del w:id="4014" w:author="Kelvin Sung" w:date="2021-04-22T15:00:00Z">
        <w:r w:rsidRPr="00472EC6" w:rsidDel="004C1133">
          <w:delText xml:space="preserve">    this.</w:delText>
        </w:r>
        <w:r w:rsidDel="004C1133">
          <w:delText>m</w:delText>
        </w:r>
        <w:r w:rsidRPr="00472EC6" w:rsidDel="004C1133">
          <w:delText>OneChar.</w:delText>
        </w:r>
        <w:r w:rsidDel="004C1133">
          <w:delText>set</w:delText>
        </w:r>
        <w:r w:rsidRPr="00472EC6" w:rsidDel="004C1133">
          <w:delText>Texture(this.</w:delText>
        </w:r>
        <w:r w:rsidDel="004C1133">
          <w:delText>m</w:delText>
        </w:r>
        <w:r w:rsidRPr="00472EC6" w:rsidDel="004C1133">
          <w:delText>Font + ".png");</w:delText>
        </w:r>
      </w:del>
    </w:p>
    <w:p w14:paraId="1D6BBAD1" w14:textId="31CB8DDC" w:rsidR="000635BF" w:rsidRPr="00472EC6" w:rsidDel="004C1133" w:rsidRDefault="000635BF">
      <w:pPr>
        <w:pStyle w:val="BodyTextFirst"/>
        <w:rPr>
          <w:del w:id="4015" w:author="Kelvin Sung" w:date="2021-04-22T15:00:00Z"/>
        </w:rPr>
        <w:pPrChange w:id="4016" w:author="Kelvin Sung" w:date="2021-04-22T15:00:00Z">
          <w:pPr>
            <w:pStyle w:val="Code"/>
          </w:pPr>
        </w:pPrChange>
      </w:pPr>
      <w:del w:id="4017" w:author="Kelvin Sung" w:date="2021-04-22T15:00:00Z">
        <w:r w:rsidRPr="00472EC6" w:rsidDel="004C1133">
          <w:delText>};</w:delText>
        </w:r>
      </w:del>
    </w:p>
    <w:p w14:paraId="48EAB3B9" w14:textId="690E0464" w:rsidR="000635BF" w:rsidRPr="00472EC6" w:rsidDel="004C1133" w:rsidRDefault="000635BF">
      <w:pPr>
        <w:pStyle w:val="BodyTextFirst"/>
        <w:rPr>
          <w:del w:id="4018" w:author="Kelvin Sung" w:date="2021-04-22T15:00:00Z"/>
        </w:rPr>
        <w:pPrChange w:id="4019" w:author="Kelvin Sung" w:date="2021-04-22T15:00:00Z">
          <w:pPr>
            <w:pStyle w:val="Code"/>
          </w:pPr>
        </w:pPrChange>
      </w:pPr>
    </w:p>
    <w:p w14:paraId="6EFDAB34" w14:textId="1CE6C453" w:rsidR="000635BF" w:rsidRPr="00472EC6" w:rsidDel="004C1133" w:rsidRDefault="000635BF">
      <w:pPr>
        <w:pStyle w:val="BodyTextFirst"/>
        <w:rPr>
          <w:del w:id="4020" w:author="Kelvin Sung" w:date="2021-04-22T15:00:00Z"/>
        </w:rPr>
        <w:pPrChange w:id="4021" w:author="Kelvin Sung" w:date="2021-04-22T15:00:00Z">
          <w:pPr>
            <w:pStyle w:val="Code"/>
          </w:pPr>
        </w:pPrChange>
      </w:pPr>
      <w:del w:id="4022" w:author="Kelvin Sung" w:date="2021-04-22T15:00:00Z">
        <w:r w:rsidRPr="00472EC6" w:rsidDel="004C1133">
          <w:delText>FontRenderable.p</w:delText>
        </w:r>
        <w:r w:rsidDel="004C1133">
          <w:delText>rototype.setColor = function(c)</w:delText>
        </w:r>
        <w:r w:rsidRPr="00472EC6" w:rsidDel="004C1133">
          <w:delText>{ this.</w:delText>
        </w:r>
        <w:r w:rsidDel="004C1133">
          <w:delText>m</w:delText>
        </w:r>
        <w:r w:rsidRPr="00472EC6" w:rsidDel="004C1133">
          <w:delText>OneChar.</w:delText>
        </w:r>
        <w:r w:rsidDel="004C1133">
          <w:delText>set</w:delText>
        </w:r>
        <w:r w:rsidRPr="00472EC6" w:rsidDel="004C1133">
          <w:delText>Color(c); };</w:delText>
        </w:r>
      </w:del>
    </w:p>
    <w:p w14:paraId="149DD26B" w14:textId="2B9D3EB0" w:rsidR="000635BF" w:rsidDel="004C1133" w:rsidRDefault="000635BF">
      <w:pPr>
        <w:pStyle w:val="BodyTextFirst"/>
        <w:rPr>
          <w:del w:id="4023" w:author="Kelvin Sung" w:date="2021-04-22T15:00:00Z"/>
        </w:rPr>
        <w:pPrChange w:id="4024" w:author="Kelvin Sung" w:date="2021-04-22T15:00:00Z">
          <w:pPr>
            <w:pStyle w:val="Code"/>
          </w:pPr>
        </w:pPrChange>
      </w:pPr>
      <w:del w:id="4025" w:author="Kelvin Sung" w:date="2021-04-22T15:00:00Z">
        <w:r w:rsidRPr="00472EC6" w:rsidDel="004C1133">
          <w:delText>FontRenderable.</w:delText>
        </w:r>
        <w:r w:rsidDel="004C1133">
          <w:delText xml:space="preserve">prototype.getColor = function() </w:delText>
        </w:r>
        <w:r w:rsidRPr="00472EC6" w:rsidDel="004C1133">
          <w:delText xml:space="preserve">{ </w:delText>
        </w:r>
      </w:del>
    </w:p>
    <w:p w14:paraId="059E1556" w14:textId="36E313F1" w:rsidR="000635BF" w:rsidDel="004C1133" w:rsidRDefault="000635BF">
      <w:pPr>
        <w:pStyle w:val="BodyTextFirst"/>
        <w:rPr>
          <w:del w:id="4026" w:author="Kelvin Sung" w:date="2021-04-22T15:00:00Z"/>
        </w:rPr>
        <w:pPrChange w:id="4027" w:author="Kelvin Sung" w:date="2021-04-22T15:00:00Z">
          <w:pPr>
            <w:pStyle w:val="Code"/>
          </w:pPr>
        </w:pPrChange>
      </w:pPr>
      <w:del w:id="4028" w:author="Kelvin Sung" w:date="2021-04-22T15:00:00Z">
        <w:r w:rsidDel="004C1133">
          <w:delText xml:space="preserve">    </w:delText>
        </w:r>
        <w:r w:rsidRPr="00472EC6" w:rsidDel="004C1133">
          <w:delText>return this.</w:delText>
        </w:r>
        <w:r w:rsidDel="004C1133">
          <w:delText>m</w:delText>
        </w:r>
        <w:r w:rsidRPr="00472EC6" w:rsidDel="004C1133">
          <w:delText>OneChar.</w:delText>
        </w:r>
        <w:r w:rsidDel="004C1133">
          <w:delText>get</w:delText>
        </w:r>
        <w:r w:rsidRPr="00472EC6" w:rsidDel="004C1133">
          <w:delText xml:space="preserve">Color(); </w:delText>
        </w:r>
      </w:del>
    </w:p>
    <w:p w14:paraId="1CA53C24" w14:textId="2C05A6CF" w:rsidR="000635BF" w:rsidDel="004C1133" w:rsidRDefault="000635BF">
      <w:pPr>
        <w:pStyle w:val="BodyTextFirst"/>
        <w:rPr>
          <w:del w:id="4029" w:author="Kelvin Sung" w:date="2021-04-22T15:00:00Z"/>
        </w:rPr>
        <w:pPrChange w:id="4030" w:author="Kelvin Sung" w:date="2021-04-22T15:00:00Z">
          <w:pPr>
            <w:pStyle w:val="Code"/>
          </w:pPr>
        </w:pPrChange>
      </w:pPr>
      <w:del w:id="4031" w:author="Kelvin Sung" w:date="2021-04-22T15:00:00Z">
        <w:r w:rsidRPr="00472EC6" w:rsidDel="004C1133">
          <w:delText>};</w:delText>
        </w:r>
      </w:del>
    </w:p>
    <w:p w14:paraId="0A00F7E4" w14:textId="247E21D3" w:rsidR="000635BF" w:rsidDel="004C1133" w:rsidRDefault="000635BF">
      <w:pPr>
        <w:pStyle w:val="BodyTextFirst"/>
        <w:rPr>
          <w:del w:id="4032" w:author="Kelvin Sung" w:date="2021-04-22T15:00:00Z"/>
        </w:rPr>
        <w:pPrChange w:id="4033" w:author="Kelvin Sung" w:date="2021-04-22T15:00:00Z">
          <w:pPr>
            <w:pStyle w:val="NumList"/>
            <w:numPr>
              <w:numId w:val="14"/>
            </w:numPr>
          </w:pPr>
        </w:pPrChange>
      </w:pPr>
      <w:del w:id="4034" w:author="Kelvin Sung" w:date="2021-04-22T15:00:00Z">
        <w:r w:rsidRPr="000635BF" w:rsidDel="004C1133">
          <w:delText>Define</w:delText>
        </w:r>
        <w:r w:rsidDel="004C1133">
          <w:delText xml:space="preserve"> the </w:delText>
        </w:r>
        <w:r w:rsidRPr="00F73084" w:rsidDel="004C1133">
          <w:rPr>
            <w:rStyle w:val="CodeInline"/>
          </w:rPr>
          <w:delText>setTextHeight()</w:delText>
        </w:r>
        <w:r w:rsidDel="004C1133">
          <w:delText xml:space="preserve"> function</w:delText>
        </w:r>
        <w:r w:rsidDel="004C1133">
          <w:fldChar w:fldCharType="begin"/>
        </w:r>
        <w:r w:rsidDel="004C1133">
          <w:delInstrText xml:space="preserve"> XE "</w:delInstrText>
        </w:r>
        <w:r w:rsidRPr="00896316" w:rsidDel="004C1133">
          <w:rPr>
            <w:rStyle w:val="CodeInline"/>
          </w:rPr>
          <w:delInstrText>FontRenderable objects:setTextHeight()</w:delInstrText>
        </w:r>
        <w:r w:rsidRPr="00896316" w:rsidDel="004C1133">
          <w:delInstrText xml:space="preserve"> function</w:delInstrText>
        </w:r>
        <w:r w:rsidDel="004C1133">
          <w:delInstrText xml:space="preserve">" </w:delInstrText>
        </w:r>
        <w:r w:rsidDel="004C1133">
          <w:fldChar w:fldCharType="end"/>
        </w:r>
        <w:r w:rsidDel="004C1133">
          <w:delText xml:space="preserve"> to define the height of the message to be output.</w:delText>
        </w:r>
      </w:del>
    </w:p>
    <w:p w14:paraId="62328BE4" w14:textId="6225F8A3" w:rsidR="000635BF" w:rsidDel="004C1133" w:rsidRDefault="000635BF">
      <w:pPr>
        <w:pStyle w:val="BodyTextFirst"/>
        <w:rPr>
          <w:del w:id="4035" w:author="Kelvin Sung" w:date="2021-04-22T15:00:00Z"/>
        </w:rPr>
        <w:pPrChange w:id="4036" w:author="Kelvin Sung" w:date="2021-04-22T15:00:00Z">
          <w:pPr>
            <w:pStyle w:val="Code"/>
          </w:pPr>
        </w:pPrChange>
      </w:pPr>
      <w:del w:id="4037" w:author="Kelvin Sung" w:date="2021-04-22T15:00:00Z">
        <w:r w:rsidRPr="00472EC6" w:rsidDel="004C1133">
          <w:delText>FontRenderable.prototype.</w:delText>
        </w:r>
        <w:r w:rsidDel="004C1133">
          <w:delText>set</w:delText>
        </w:r>
        <w:r w:rsidRPr="00472EC6" w:rsidDel="004C1133">
          <w:delText xml:space="preserve">TextHeight = function(h) { </w:delText>
        </w:r>
      </w:del>
    </w:p>
    <w:p w14:paraId="482D8E28" w14:textId="4DEC3B8A" w:rsidR="000635BF" w:rsidRPr="00472EC6" w:rsidDel="004C1133" w:rsidRDefault="000635BF">
      <w:pPr>
        <w:pStyle w:val="BodyTextFirst"/>
        <w:rPr>
          <w:del w:id="4038" w:author="Kelvin Sung" w:date="2021-04-22T15:00:00Z"/>
        </w:rPr>
        <w:pPrChange w:id="4039" w:author="Kelvin Sung" w:date="2021-04-22T15:00:00Z">
          <w:pPr>
            <w:pStyle w:val="Code"/>
          </w:pPr>
        </w:pPrChange>
      </w:pPr>
      <w:del w:id="4040" w:author="Kelvin Sung" w:date="2021-04-22T15:00:00Z">
        <w:r w:rsidDel="004C1133">
          <w:delText xml:space="preserve">    </w:delText>
        </w:r>
        <w:r w:rsidRPr="00472EC6" w:rsidDel="004C1133">
          <w:delText>// this is for "A"</w:delText>
        </w:r>
      </w:del>
    </w:p>
    <w:p w14:paraId="16B376B1" w14:textId="6106E0D4" w:rsidR="000635BF" w:rsidRPr="00472EC6" w:rsidDel="004C1133" w:rsidRDefault="000635BF">
      <w:pPr>
        <w:pStyle w:val="BodyTextFirst"/>
        <w:rPr>
          <w:del w:id="4041" w:author="Kelvin Sung" w:date="2021-04-22T15:00:00Z"/>
        </w:rPr>
        <w:pPrChange w:id="4042" w:author="Kelvin Sung" w:date="2021-04-22T15:00:00Z">
          <w:pPr>
            <w:pStyle w:val="Code"/>
          </w:pPr>
        </w:pPrChange>
      </w:pPr>
      <w:del w:id="4043" w:author="Kelvin Sung" w:date="2021-04-22T15:00:00Z">
        <w:r w:rsidRPr="00472EC6" w:rsidDel="004C1133">
          <w:delText xml:space="preserve">    var charInfo = gEngine.Fonts.</w:delText>
        </w:r>
        <w:r w:rsidDel="004C1133">
          <w:delText>get</w:delText>
        </w:r>
        <w:r w:rsidRPr="00472EC6" w:rsidDel="004C1133">
          <w:delText>CharInfo(this.</w:delText>
        </w:r>
        <w:r w:rsidDel="004C1133">
          <w:delText>m</w:delText>
        </w:r>
        <w:r w:rsidRPr="00472EC6" w:rsidDel="004C1133">
          <w:delText xml:space="preserve">Font, "A".charCodeAt(0)); </w:delText>
        </w:r>
      </w:del>
    </w:p>
    <w:p w14:paraId="7DDD15D3" w14:textId="7EEA0335" w:rsidR="000635BF" w:rsidRPr="00472EC6" w:rsidDel="004C1133" w:rsidRDefault="000635BF">
      <w:pPr>
        <w:pStyle w:val="BodyTextFirst"/>
        <w:rPr>
          <w:del w:id="4044" w:author="Kelvin Sung" w:date="2021-04-22T15:00:00Z"/>
        </w:rPr>
        <w:pPrChange w:id="4045" w:author="Kelvin Sung" w:date="2021-04-22T15:00:00Z">
          <w:pPr>
            <w:pStyle w:val="Code"/>
          </w:pPr>
        </w:pPrChange>
      </w:pPr>
      <w:del w:id="4046" w:author="Kelvin Sung" w:date="2021-04-22T15:00:00Z">
        <w:r w:rsidRPr="00472EC6" w:rsidDel="004C1133">
          <w:delText xml:space="preserve">    var w = h * charInfo.mCharAspectRatio;</w:delText>
        </w:r>
      </w:del>
    </w:p>
    <w:p w14:paraId="259B4254" w14:textId="703CB2D3" w:rsidR="000635BF" w:rsidRPr="00472EC6" w:rsidDel="004C1133" w:rsidRDefault="000635BF">
      <w:pPr>
        <w:pStyle w:val="BodyTextFirst"/>
        <w:rPr>
          <w:del w:id="4047" w:author="Kelvin Sung" w:date="2021-04-22T15:00:00Z"/>
        </w:rPr>
        <w:pPrChange w:id="4048" w:author="Kelvin Sung" w:date="2021-04-22T15:00:00Z">
          <w:pPr>
            <w:pStyle w:val="Code"/>
          </w:pPr>
        </w:pPrChange>
      </w:pPr>
      <w:del w:id="4049" w:author="Kelvin Sung" w:date="2021-04-22T15:00:00Z">
        <w:r w:rsidRPr="00472EC6" w:rsidDel="004C1133">
          <w:delText xml:space="preserve">    this.</w:delText>
        </w:r>
        <w:r w:rsidDel="004C1133">
          <w:delText>get</w:delText>
        </w:r>
        <w:r w:rsidRPr="00472EC6" w:rsidDel="004C1133">
          <w:delText>Xform().</w:delText>
        </w:r>
        <w:r w:rsidDel="004C1133">
          <w:delText>set</w:delText>
        </w:r>
        <w:r w:rsidRPr="00472EC6" w:rsidDel="004C1133">
          <w:delText>Size(w * this.</w:delText>
        </w:r>
        <w:r w:rsidDel="004C1133">
          <w:delText>m</w:delText>
        </w:r>
        <w:r w:rsidRPr="00472EC6" w:rsidDel="004C1133">
          <w:delText>Text.length, h);</w:delText>
        </w:r>
      </w:del>
    </w:p>
    <w:p w14:paraId="504C61F6" w14:textId="558A1B15" w:rsidR="000635BF" w:rsidDel="004C1133" w:rsidRDefault="000635BF">
      <w:pPr>
        <w:pStyle w:val="BodyTextFirst"/>
        <w:rPr>
          <w:del w:id="4050" w:author="Kelvin Sung" w:date="2021-04-22T15:00:00Z"/>
        </w:rPr>
        <w:pPrChange w:id="4051" w:author="Kelvin Sung" w:date="2021-04-22T15:00:00Z">
          <w:pPr>
            <w:pStyle w:val="Code"/>
          </w:pPr>
        </w:pPrChange>
      </w:pPr>
      <w:del w:id="4052" w:author="Kelvin Sung" w:date="2021-04-22T15:00:00Z">
        <w:r w:rsidDel="004C1133">
          <w:delText>};</w:delText>
        </w:r>
      </w:del>
    </w:p>
    <w:p w14:paraId="1D570538" w14:textId="661A93AD" w:rsidR="000635BF" w:rsidDel="004C1133" w:rsidRDefault="000635BF">
      <w:pPr>
        <w:pStyle w:val="BodyTextFirst"/>
        <w:rPr>
          <w:del w:id="4053" w:author="Kelvin Sung" w:date="2021-04-22T15:00:00Z"/>
        </w:rPr>
        <w:pPrChange w:id="4054" w:author="Kelvin Sung" w:date="2021-04-22T15:00:00Z">
          <w:pPr>
            <w:pStyle w:val="BodyTextCont"/>
          </w:pPr>
        </w:pPrChange>
      </w:pPr>
      <w:del w:id="4055" w:author="Kelvin Sung" w:date="2021-04-22T15:00:00Z">
        <w:r w:rsidDel="004C1133">
          <w:delText xml:space="preserve">Notice that the width of the entire message to be drawn is automatically computed based on the message string length and maintaining the character width to height aspect ratio. </w:delText>
        </w:r>
      </w:del>
    </w:p>
    <w:p w14:paraId="2E6FE992" w14:textId="64016F63" w:rsidR="000635BF" w:rsidRPr="005152AE" w:rsidDel="004C1133" w:rsidRDefault="000635BF">
      <w:pPr>
        <w:pStyle w:val="BodyTextFirst"/>
        <w:rPr>
          <w:del w:id="4056" w:author="Kelvin Sung" w:date="2021-04-22T15:00:00Z"/>
        </w:rPr>
        <w:pPrChange w:id="4057" w:author="Kelvin Sung" w:date="2021-04-22T15:00:00Z">
          <w:pPr>
            <w:pStyle w:val="NoteTipCaution"/>
          </w:pPr>
        </w:pPrChange>
      </w:pPr>
      <w:del w:id="4058" w:author="Kelvin Sung" w:date="2021-04-22T15:00:00Z">
        <w:r w:rsidRPr="00DA3970" w:rsidDel="004C1133">
          <w:rPr>
            <w:b/>
          </w:rPr>
          <w:delText>Note</w:delText>
        </w:r>
        <w:r w:rsidRPr="00DA3970" w:rsidDel="004C1133">
          <w:rPr>
            <w:b/>
          </w:rPr>
          <w:tab/>
        </w:r>
        <w:r w:rsidDel="004C1133">
          <w:delText xml:space="preserve"> </w:delText>
        </w:r>
        <w:r w:rsidRPr="005152AE" w:rsidDel="004C1133">
          <w:rPr>
            <w:rStyle w:val="CodeInline"/>
          </w:rPr>
          <w:delText>FontRenderable</w:delText>
        </w:r>
        <w:r w:rsidDel="004C1133">
          <w:delText xml:space="preserve"> does not support the rotation of the entire message. Text messages are always drawn horizontally from left to right. </w:delText>
        </w:r>
      </w:del>
    </w:p>
    <w:p w14:paraId="166050AC" w14:textId="7580E7EB" w:rsidR="000635BF" w:rsidDel="004C1133" w:rsidRDefault="000635BF">
      <w:pPr>
        <w:pStyle w:val="BodyTextFirst"/>
        <w:rPr>
          <w:del w:id="4059" w:author="Kelvin Sung" w:date="2021-04-22T15:00:00Z"/>
        </w:rPr>
        <w:pPrChange w:id="4060" w:author="Kelvin Sung" w:date="2021-04-22T15:00:00Z">
          <w:pPr>
            <w:pStyle w:val="Heading3"/>
          </w:pPr>
        </w:pPrChange>
      </w:pPr>
      <w:del w:id="4061" w:author="Kelvin Sung" w:date="2021-04-22T15:00:00Z">
        <w:r w:rsidDel="004C1133">
          <w:delText>Adding a Default Font to the Engine</w:delText>
        </w:r>
      </w:del>
    </w:p>
    <w:p w14:paraId="080386AB" w14:textId="02F56B8D" w:rsidR="000635BF" w:rsidRPr="0055667D" w:rsidDel="004C1133" w:rsidRDefault="000635BF">
      <w:pPr>
        <w:pStyle w:val="BodyTextFirst"/>
        <w:rPr>
          <w:del w:id="4062" w:author="Kelvin Sung" w:date="2021-04-22T15:00:00Z"/>
        </w:rPr>
      </w:pPr>
      <w:del w:id="4063" w:author="Kelvin Sung" w:date="2021-04-22T15:00:00Z">
        <w:r w:rsidDel="004C1133">
          <w:delText xml:space="preserve">A default system font should be provided by the game engine for the convenience of the game programmer. This can be accomplished with simple modifications to the </w:delText>
        </w:r>
        <w:r w:rsidDel="004C1133">
          <w:rPr>
            <w:rStyle w:val="CodeInline"/>
          </w:rPr>
          <w:delText>gEngine_D</w:delText>
        </w:r>
        <w:r w:rsidRPr="007D345D" w:rsidDel="004C1133">
          <w:rPr>
            <w:rStyle w:val="CodeInline"/>
          </w:rPr>
          <w:delText>efaultResources</w:delText>
        </w:r>
        <w:r w:rsidDel="004C1133">
          <w:delText xml:space="preserve"> component.</w:delText>
        </w:r>
      </w:del>
    </w:p>
    <w:p w14:paraId="0A51F9BC" w14:textId="674AD4D3" w:rsidR="000635BF" w:rsidRPr="006645FC" w:rsidDel="004C1133" w:rsidRDefault="000635BF">
      <w:pPr>
        <w:pStyle w:val="BodyTextFirst"/>
        <w:rPr>
          <w:del w:id="4064" w:author="Kelvin Sung" w:date="2021-04-22T15:00:00Z"/>
        </w:rPr>
        <w:pPrChange w:id="4065" w:author="Kelvin Sung" w:date="2021-04-22T15:00:00Z">
          <w:pPr>
            <w:pStyle w:val="NumList"/>
            <w:numPr>
              <w:numId w:val="14"/>
            </w:numPr>
          </w:pPr>
        </w:pPrChange>
      </w:pPr>
      <w:del w:id="4066" w:author="Kelvin Sung" w:date="2021-04-22T15:00:00Z">
        <w:r w:rsidDel="004C1133">
          <w:delText xml:space="preserve">Edit the </w:delText>
        </w:r>
        <w:r w:rsidRPr="00434C7E" w:rsidDel="004C1133">
          <w:rPr>
            <w:rStyle w:val="CodeInline"/>
          </w:rPr>
          <w:delText>Engine_DefaultResources.js</w:delText>
        </w:r>
        <w:r w:rsidDel="004C1133">
          <w:delText xml:space="preserve"> file to define the default system font name and to define a getter function to retrieve it.</w:delText>
        </w:r>
      </w:del>
    </w:p>
    <w:p w14:paraId="05E649D6" w14:textId="1B191FE4" w:rsidR="000635BF" w:rsidRPr="006645FC" w:rsidDel="004C1133" w:rsidRDefault="000635BF">
      <w:pPr>
        <w:pStyle w:val="BodyTextFirst"/>
        <w:rPr>
          <w:del w:id="4067" w:author="Kelvin Sung" w:date="2021-04-22T15:00:00Z"/>
        </w:rPr>
        <w:pPrChange w:id="4068" w:author="Kelvin Sung" w:date="2021-04-22T15:00:00Z">
          <w:pPr>
            <w:pStyle w:val="Code"/>
          </w:pPr>
        </w:pPrChange>
      </w:pPr>
      <w:del w:id="4069" w:author="Kelvin Sung" w:date="2021-04-22T15:00:00Z">
        <w:r w:rsidRPr="006645FC" w:rsidDel="004C1133">
          <w:delText>// Default font</w:delText>
        </w:r>
      </w:del>
    </w:p>
    <w:p w14:paraId="6EAB547B" w14:textId="12A516FB" w:rsidR="000635BF" w:rsidRPr="006645FC" w:rsidDel="004C1133" w:rsidRDefault="000635BF">
      <w:pPr>
        <w:pStyle w:val="BodyTextFirst"/>
        <w:rPr>
          <w:del w:id="4070" w:author="Kelvin Sung" w:date="2021-04-22T15:00:00Z"/>
        </w:rPr>
        <w:pPrChange w:id="4071" w:author="Kelvin Sung" w:date="2021-04-22T15:00:00Z">
          <w:pPr>
            <w:pStyle w:val="Code"/>
          </w:pPr>
        </w:pPrChange>
      </w:pPr>
      <w:del w:id="4072" w:author="Kelvin Sung" w:date="2021-04-22T15:00:00Z">
        <w:r w:rsidRPr="006645FC" w:rsidDel="004C1133">
          <w:delText xml:space="preserve">var </w:delText>
        </w:r>
        <w:r w:rsidDel="004C1133">
          <w:delText>k</w:delText>
        </w:r>
        <w:r w:rsidRPr="006645FC" w:rsidDel="004C1133">
          <w:delText>DefaultFont = "</w:delText>
        </w:r>
        <w:r w:rsidDel="004C1133">
          <w:delText>assets</w:delText>
        </w:r>
        <w:r w:rsidRPr="006645FC" w:rsidDel="004C1133">
          <w:delText>/fonts/system-default-font";</w:delText>
        </w:r>
      </w:del>
    </w:p>
    <w:p w14:paraId="3DD4E64C" w14:textId="7A4479E5" w:rsidR="000635BF" w:rsidRPr="006645FC" w:rsidDel="004C1133" w:rsidRDefault="000635BF">
      <w:pPr>
        <w:pStyle w:val="BodyTextFirst"/>
        <w:rPr>
          <w:del w:id="4073" w:author="Kelvin Sung" w:date="2021-04-22T15:00:00Z"/>
        </w:rPr>
        <w:pPrChange w:id="4074" w:author="Kelvin Sung" w:date="2021-04-22T15:00:00Z">
          <w:pPr>
            <w:pStyle w:val="Code"/>
          </w:pPr>
        </w:pPrChange>
      </w:pPr>
      <w:del w:id="4075" w:author="Kelvin Sung" w:date="2021-04-22T15:00:00Z">
        <w:r w:rsidRPr="006645FC" w:rsidDel="004C1133">
          <w:delText xml:space="preserve">var </w:delText>
        </w:r>
        <w:r w:rsidDel="004C1133">
          <w:delText>get</w:delText>
        </w:r>
        <w:r w:rsidRPr="006645FC" w:rsidDel="004C1133">
          <w:delText xml:space="preserve">DefaultFont = function() { return </w:delText>
        </w:r>
        <w:r w:rsidDel="004C1133">
          <w:delText>k</w:delText>
        </w:r>
        <w:r w:rsidRPr="006645FC" w:rsidDel="004C1133">
          <w:delText>DefaultFont; };</w:delText>
        </w:r>
      </w:del>
    </w:p>
    <w:p w14:paraId="2B93D5F1" w14:textId="38703972" w:rsidR="000635BF" w:rsidRPr="006645FC" w:rsidDel="004C1133" w:rsidRDefault="000635BF">
      <w:pPr>
        <w:pStyle w:val="BodyTextFirst"/>
        <w:rPr>
          <w:del w:id="4076" w:author="Kelvin Sung" w:date="2021-04-22T15:00:00Z"/>
        </w:rPr>
        <w:pPrChange w:id="4077" w:author="Kelvin Sung" w:date="2021-04-22T15:00:00Z">
          <w:pPr>
            <w:pStyle w:val="NumList"/>
            <w:numPr>
              <w:numId w:val="14"/>
            </w:numPr>
          </w:pPr>
        </w:pPrChange>
      </w:pPr>
      <w:del w:id="4078" w:author="Kelvin Sung" w:date="2021-04-22T15:00:00Z">
        <w:r w:rsidRPr="000635BF" w:rsidDel="004C1133">
          <w:delText>Modify</w:delText>
        </w:r>
        <w:r w:rsidRPr="006645FC" w:rsidDel="004C1133">
          <w:delText xml:space="preserve"> </w:delText>
        </w:r>
        <w:r w:rsidDel="004C1133">
          <w:delText xml:space="preserve">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762B9D" w:rsidDel="004C1133">
          <w:rPr>
            <w:rStyle w:val="CodeInline"/>
          </w:rPr>
          <w:delInstrText>FontRenderable objects:initialize()</w:delInstrText>
        </w:r>
        <w:r w:rsidRPr="00762B9D" w:rsidDel="004C1133">
          <w:delInstrText xml:space="preserve"> function</w:delInstrText>
        </w:r>
        <w:r w:rsidDel="004C1133">
          <w:delInstrText xml:space="preserve">" </w:delInstrText>
        </w:r>
        <w:r w:rsidDel="004C1133">
          <w:fldChar w:fldCharType="end"/>
        </w:r>
        <w:r w:rsidDel="004C1133">
          <w:delText xml:space="preserve"> to also load the default font.</w:delText>
        </w:r>
      </w:del>
    </w:p>
    <w:p w14:paraId="61833A58" w14:textId="7EB5E301" w:rsidR="000635BF" w:rsidRPr="006645FC" w:rsidDel="004C1133" w:rsidRDefault="000635BF">
      <w:pPr>
        <w:pStyle w:val="BodyTextFirst"/>
        <w:rPr>
          <w:del w:id="4079" w:author="Kelvin Sung" w:date="2021-04-22T15:00:00Z"/>
        </w:rPr>
        <w:pPrChange w:id="4080" w:author="Kelvin Sung" w:date="2021-04-22T15:00:00Z">
          <w:pPr>
            <w:pStyle w:val="Code"/>
          </w:pPr>
        </w:pPrChange>
      </w:pPr>
      <w:del w:id="4081" w:author="Kelvin Sung" w:date="2021-04-22T15:00:00Z">
        <w:r w:rsidRPr="006645FC" w:rsidDel="004C1133">
          <w:delText xml:space="preserve">var </w:delText>
        </w:r>
        <w:r w:rsidDel="004C1133">
          <w:delText>initialize</w:delText>
        </w:r>
        <w:r w:rsidRPr="006645FC" w:rsidDel="004C1133">
          <w:delText xml:space="preserve"> = function(callBackFunction) {</w:delText>
        </w:r>
      </w:del>
    </w:p>
    <w:p w14:paraId="026219DD" w14:textId="0532D295" w:rsidR="000635BF" w:rsidDel="004C1133" w:rsidRDefault="000635BF">
      <w:pPr>
        <w:pStyle w:val="BodyTextFirst"/>
        <w:rPr>
          <w:del w:id="4082" w:author="Kelvin Sung" w:date="2021-04-22T15:00:00Z"/>
        </w:rPr>
        <w:pPrChange w:id="4083" w:author="Kelvin Sung" w:date="2021-04-22T15:00:00Z">
          <w:pPr>
            <w:pStyle w:val="Code"/>
          </w:pPr>
        </w:pPrChange>
      </w:pPr>
      <w:del w:id="4084" w:author="Kelvin Sung" w:date="2021-04-22T15:00:00Z">
        <w:r w:rsidDel="004C1133">
          <w:delText xml:space="preserve">    // … Identical to previous code …</w:delText>
        </w:r>
      </w:del>
    </w:p>
    <w:p w14:paraId="0886E93D" w14:textId="70BBE5C8" w:rsidR="000635BF" w:rsidRPr="006645FC" w:rsidDel="004C1133" w:rsidRDefault="000635BF">
      <w:pPr>
        <w:pStyle w:val="BodyTextFirst"/>
        <w:rPr>
          <w:del w:id="4085" w:author="Kelvin Sung" w:date="2021-04-22T15:00:00Z"/>
        </w:rPr>
        <w:pPrChange w:id="4086" w:author="Kelvin Sung" w:date="2021-04-22T15:00:00Z">
          <w:pPr>
            <w:pStyle w:val="Code"/>
          </w:pPr>
        </w:pPrChange>
      </w:pPr>
      <w:del w:id="4087" w:author="Kelvin Sung" w:date="2021-04-22T15:00:00Z">
        <w:r w:rsidRPr="006645FC" w:rsidDel="004C1133">
          <w:lastRenderedPageBreak/>
          <w:delText xml:space="preserve">        </w:delText>
        </w:r>
      </w:del>
    </w:p>
    <w:p w14:paraId="3AAE743F" w14:textId="6F06E7B3" w:rsidR="000635BF" w:rsidRPr="006645FC" w:rsidDel="004C1133" w:rsidRDefault="000635BF">
      <w:pPr>
        <w:pStyle w:val="BodyTextFirst"/>
        <w:rPr>
          <w:del w:id="4088" w:author="Kelvin Sung" w:date="2021-04-22T15:00:00Z"/>
        </w:rPr>
        <w:pPrChange w:id="4089" w:author="Kelvin Sung" w:date="2021-04-22T15:00:00Z">
          <w:pPr>
            <w:pStyle w:val="Code"/>
          </w:pPr>
        </w:pPrChange>
      </w:pPr>
      <w:del w:id="4090" w:author="Kelvin Sung" w:date="2021-04-22T15:00:00Z">
        <w:r w:rsidRPr="006645FC" w:rsidDel="004C1133">
          <w:delText xml:space="preserve">    // load default font</w:delText>
        </w:r>
      </w:del>
    </w:p>
    <w:p w14:paraId="51AE705D" w14:textId="078BDFDC" w:rsidR="000635BF" w:rsidRPr="006645FC" w:rsidDel="004C1133" w:rsidRDefault="000635BF">
      <w:pPr>
        <w:pStyle w:val="BodyTextFirst"/>
        <w:rPr>
          <w:del w:id="4091" w:author="Kelvin Sung" w:date="2021-04-22T15:00:00Z"/>
          <w:rStyle w:val="CodeBold"/>
        </w:rPr>
        <w:pPrChange w:id="4092" w:author="Kelvin Sung" w:date="2021-04-22T15:00:00Z">
          <w:pPr>
            <w:pStyle w:val="Code"/>
          </w:pPr>
        </w:pPrChange>
      </w:pPr>
      <w:del w:id="4093" w:author="Kelvin Sung" w:date="2021-04-22T15:00:00Z">
        <w:r w:rsidRPr="006645FC" w:rsidDel="004C1133">
          <w:delText xml:space="preserve">    </w:delText>
        </w:r>
        <w:r w:rsidRPr="006645FC" w:rsidDel="004C1133">
          <w:rPr>
            <w:rStyle w:val="CodeBold"/>
          </w:rPr>
          <w:delText>gEngine.Fonts.</w:delText>
        </w:r>
        <w:r w:rsidDel="004C1133">
          <w:rPr>
            <w:rStyle w:val="CodeBold"/>
          </w:rPr>
          <w:delText>loadFont</w:delText>
        </w:r>
        <w:r w:rsidRPr="006645FC" w:rsidDel="004C1133">
          <w:rPr>
            <w:rStyle w:val="CodeBold"/>
          </w:rPr>
          <w:delText>(</w:delText>
        </w:r>
        <w:r w:rsidDel="004C1133">
          <w:rPr>
            <w:rStyle w:val="CodeBold"/>
          </w:rPr>
          <w:delText>k</w:delText>
        </w:r>
        <w:r w:rsidRPr="006645FC" w:rsidDel="004C1133">
          <w:rPr>
            <w:rStyle w:val="CodeBold"/>
          </w:rPr>
          <w:delText>DefaultFont);</w:delText>
        </w:r>
      </w:del>
    </w:p>
    <w:p w14:paraId="2C198863" w14:textId="51C42529" w:rsidR="000635BF" w:rsidDel="004C1133" w:rsidRDefault="000635BF">
      <w:pPr>
        <w:pStyle w:val="BodyTextFirst"/>
        <w:rPr>
          <w:del w:id="4094" w:author="Kelvin Sung" w:date="2021-04-22T15:00:00Z"/>
        </w:rPr>
        <w:pPrChange w:id="4095" w:author="Kelvin Sung" w:date="2021-04-22T15:00:00Z">
          <w:pPr>
            <w:pStyle w:val="Code"/>
          </w:pPr>
        </w:pPrChange>
      </w:pPr>
      <w:del w:id="4096" w:author="Kelvin Sung" w:date="2021-04-22T15:00:00Z">
        <w:r w:rsidDel="004C1133">
          <w:delText xml:space="preserve"> </w:delText>
        </w:r>
      </w:del>
    </w:p>
    <w:p w14:paraId="6A920751" w14:textId="5FDBD38E" w:rsidR="000635BF" w:rsidDel="004C1133" w:rsidRDefault="000635BF">
      <w:pPr>
        <w:pStyle w:val="BodyTextFirst"/>
        <w:rPr>
          <w:del w:id="4097" w:author="Kelvin Sung" w:date="2021-04-22T15:00:00Z"/>
        </w:rPr>
        <w:pPrChange w:id="4098" w:author="Kelvin Sung" w:date="2021-04-22T15:00:00Z">
          <w:pPr>
            <w:pStyle w:val="Code"/>
          </w:pPr>
        </w:pPrChange>
      </w:pPr>
      <w:del w:id="4099" w:author="Kelvin Sung" w:date="2021-04-22T15:00:00Z">
        <w:r w:rsidDel="004C1133">
          <w:delText xml:space="preserve">    // … Identical to previous code …</w:delText>
        </w:r>
      </w:del>
    </w:p>
    <w:p w14:paraId="7F2FA7F5" w14:textId="0397C5F6" w:rsidR="000635BF" w:rsidRPr="006645FC" w:rsidDel="004C1133" w:rsidRDefault="000635BF">
      <w:pPr>
        <w:pStyle w:val="BodyTextFirst"/>
        <w:rPr>
          <w:del w:id="4100" w:author="Kelvin Sung" w:date="2021-04-22T15:00:00Z"/>
        </w:rPr>
        <w:pPrChange w:id="4101" w:author="Kelvin Sung" w:date="2021-04-22T15:00:00Z">
          <w:pPr>
            <w:pStyle w:val="Code"/>
          </w:pPr>
        </w:pPrChange>
      </w:pPr>
      <w:del w:id="4102" w:author="Kelvin Sung" w:date="2021-04-22T15:00:00Z">
        <w:r w:rsidRPr="006645FC" w:rsidDel="004C1133">
          <w:delText>};</w:delText>
        </w:r>
      </w:del>
    </w:p>
    <w:p w14:paraId="624B53AB" w14:textId="329EDC54" w:rsidR="000635BF" w:rsidDel="004C1133" w:rsidRDefault="000635BF">
      <w:pPr>
        <w:pStyle w:val="BodyTextFirst"/>
        <w:rPr>
          <w:del w:id="4103" w:author="Kelvin Sung" w:date="2021-04-22T15:00:00Z"/>
        </w:rPr>
        <w:pPrChange w:id="4104" w:author="Kelvin Sung" w:date="2021-04-22T15:00:00Z">
          <w:pPr>
            <w:pStyle w:val="Heading3"/>
          </w:pPr>
        </w:pPrChange>
      </w:pPr>
      <w:del w:id="4105" w:author="Kelvin Sung" w:date="2021-04-22T15:00:00Z">
        <w:r w:rsidDel="004C1133">
          <w:delText>After Game Cleanup</w:delText>
        </w:r>
      </w:del>
    </w:p>
    <w:p w14:paraId="7ED5B616" w14:textId="2516E844" w:rsidR="000635BF" w:rsidDel="004C1133" w:rsidRDefault="000635BF">
      <w:pPr>
        <w:pStyle w:val="BodyTextFirst"/>
        <w:rPr>
          <w:del w:id="4106" w:author="Kelvin Sung" w:date="2021-04-22T15:00:00Z"/>
        </w:rPr>
      </w:pPr>
      <w:del w:id="4107" w:author="Kelvin Sung" w:date="2021-04-22T15:00:00Z">
        <w:r w:rsidDel="004C1133">
          <w:delTex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delText>
        </w:r>
        <w:r w:rsidRPr="008210D7" w:rsidDel="004C1133">
          <w:rPr>
            <w:rStyle w:val="CodeInline"/>
          </w:rPr>
          <w:delText>gEngine_VertexBuffer</w:delText>
        </w:r>
        <w:r w:rsidDel="004C1133">
          <w:delText xml:space="preserve"> for sharing unit square vertex positions and static texture coordinate buffers, and </w:delText>
        </w:r>
        <w:r w:rsidRPr="008210D7" w:rsidDel="004C1133">
          <w:rPr>
            <w:rStyle w:val="CodeInline"/>
          </w:rPr>
          <w:delText>gEngine_</w:delText>
        </w:r>
        <w:r w:rsidDel="004C1133">
          <w:rPr>
            <w:rStyle w:val="CodeInline"/>
          </w:rPr>
          <w:delText>DefaultResources</w:delText>
        </w:r>
        <w:r w:rsidDel="004C1133">
          <w:rPr>
            <w:rStyle w:val="CodeInline"/>
          </w:rPr>
          <w:fldChar w:fldCharType="begin"/>
        </w:r>
        <w:r w:rsidDel="004C1133">
          <w:delInstrText xml:space="preserve"> XE "</w:delInstrText>
        </w:r>
        <w:r w:rsidRPr="004A05F7" w:rsidDel="004C1133">
          <w:rPr>
            <w:rStyle w:val="CodeInline"/>
          </w:rPr>
          <w:delInstrText>FontRenderable objects:gEngine_DefaultResources</w:delInstrText>
        </w:r>
        <w:r w:rsidDel="004C1133">
          <w:delInstrText xml:space="preserve">" </w:delInstrText>
        </w:r>
        <w:r w:rsidDel="004C1133">
          <w:rPr>
            <w:rStyle w:val="CodeInline"/>
          </w:rPr>
          <w:fldChar w:fldCharType="end"/>
        </w:r>
        <w:r w:rsidDel="004C1133">
          <w:delText xml:space="preserve"> for the allocated shared resources. </w:delText>
        </w:r>
      </w:del>
    </w:p>
    <w:p w14:paraId="1032A927" w14:textId="7AD9388A" w:rsidR="00002451" w:rsidDel="004C1133" w:rsidRDefault="00002451">
      <w:pPr>
        <w:pStyle w:val="BodyTextFirst"/>
        <w:rPr>
          <w:del w:id="4108" w:author="Kelvin Sung" w:date="2021-04-22T15:00:00Z"/>
        </w:rPr>
      </w:pPr>
    </w:p>
    <w:p w14:paraId="67B76A91" w14:textId="6D1BFBE5" w:rsidR="000635BF" w:rsidRPr="00472EC6" w:rsidDel="004C1133" w:rsidRDefault="000635BF">
      <w:pPr>
        <w:pStyle w:val="BodyTextFirst"/>
        <w:rPr>
          <w:del w:id="4109" w:author="Kelvin Sung" w:date="2021-04-22T15:00:00Z"/>
        </w:rPr>
        <w:pPrChange w:id="4110" w:author="Kelvin Sung" w:date="2021-04-22T15:00:00Z">
          <w:pPr>
            <w:pStyle w:val="BodyText"/>
          </w:pPr>
        </w:pPrChange>
      </w:pPr>
      <w:commentRangeStart w:id="4111"/>
      <w:del w:id="4112" w:author="Kelvin Sung" w:date="2021-04-22T15:00:00Z">
        <w:r w:rsidDel="004C1133">
          <w:delText>The following files must be modified to support proper cleanup at the end of a game:</w:delText>
        </w:r>
        <w:commentRangeEnd w:id="4111"/>
        <w:r w:rsidR="00002451" w:rsidDel="004C1133">
          <w:rPr>
            <w:rStyle w:val="CommentReference"/>
          </w:rPr>
          <w:commentReference w:id="4111"/>
        </w:r>
      </w:del>
    </w:p>
    <w:p w14:paraId="02803131" w14:textId="3AD2A0B1" w:rsidR="000635BF" w:rsidDel="004C1133" w:rsidRDefault="000635BF">
      <w:pPr>
        <w:pStyle w:val="BodyTextFirst"/>
        <w:rPr>
          <w:del w:id="4113" w:author="Kelvin Sung" w:date="2021-04-22T15:00:00Z"/>
        </w:rPr>
        <w:pPrChange w:id="4114" w:author="Kelvin Sung" w:date="2021-04-22T15:00:00Z">
          <w:pPr>
            <w:pStyle w:val="NumList"/>
            <w:numPr>
              <w:numId w:val="68"/>
            </w:numPr>
          </w:pPr>
        </w:pPrChange>
      </w:pPr>
      <w:del w:id="4115" w:author="Kelvin Sung" w:date="2021-04-22T15:00:00Z">
        <w:r w:rsidDel="004C1133">
          <w:delText xml:space="preserve">In the </w:delText>
        </w:r>
        <w:r w:rsidRPr="00225254" w:rsidDel="004C1133">
          <w:rPr>
            <w:rStyle w:val="CodeInline"/>
          </w:rPr>
          <w:delText>Engine_Core.js</w:delText>
        </w:r>
        <w:r w:rsidDel="004C1133">
          <w:delText xml:space="preserve"> file, add the following function to instruct </w:delText>
        </w:r>
        <w:r w:rsidRPr="002A469E" w:rsidDel="004C1133">
          <w:rPr>
            <w:rStyle w:val="CodeInline"/>
          </w:rPr>
          <w:delText>VertexBuffer</w:delText>
        </w:r>
        <w:r w:rsidDel="004C1133">
          <w:delText xml:space="preserve"> and </w:delText>
        </w:r>
        <w:r w:rsidRPr="002A469E" w:rsidDel="004C1133">
          <w:rPr>
            <w:rStyle w:val="CodeInline"/>
          </w:rPr>
          <w:delText>DefaultResources</w:delText>
        </w:r>
        <w:r w:rsidDel="004C1133">
          <w:delText xml:space="preserve"> to release their allocated resources, and remember to add the </w:delText>
        </w:r>
        <w:r w:rsidRPr="00AA2D3D" w:rsidDel="004C1133">
          <w:rPr>
            <w:rStyle w:val="CodeInline"/>
          </w:rPr>
          <w:delText>cleanup()</w:delText>
        </w:r>
        <w:r w:rsidDel="004C1133">
          <w:delText xml:space="preserve"> function</w:delText>
        </w:r>
        <w:r w:rsidDel="004C1133">
          <w:fldChar w:fldCharType="begin"/>
        </w:r>
        <w:r w:rsidDel="004C1133">
          <w:delInstrText xml:space="preserve"> XE "</w:delInstrText>
        </w:r>
        <w:r w:rsidRPr="002C0E4C" w:rsidDel="004C1133">
          <w:rPr>
            <w:rStyle w:val="CodeInline"/>
          </w:rPr>
          <w:delInstrText>FontRenderable objects:cleanup()</w:delInstrText>
        </w:r>
        <w:r w:rsidRPr="002C0E4C" w:rsidDel="004C1133">
          <w:delInstrText xml:space="preserve"> function</w:delInstrText>
        </w:r>
        <w:r w:rsidDel="004C1133">
          <w:delInstrText xml:space="preserve">" </w:delInstrText>
        </w:r>
        <w:r w:rsidDel="004C1133">
          <w:fldChar w:fldCharType="end"/>
        </w:r>
        <w:r w:rsidDel="004C1133">
          <w:delText xml:space="preserve"> to the public </w:delText>
        </w:r>
        <w:r w:rsidRPr="000635BF" w:rsidDel="004C1133">
          <w:delText>interface</w:delText>
        </w:r>
        <w:r w:rsidDel="004C1133">
          <w:delText>:</w:delText>
        </w:r>
      </w:del>
    </w:p>
    <w:p w14:paraId="0AEBE997" w14:textId="4EE34C65" w:rsidR="000635BF" w:rsidRPr="00E11210" w:rsidDel="004C1133" w:rsidRDefault="000635BF">
      <w:pPr>
        <w:pStyle w:val="BodyTextFirst"/>
        <w:rPr>
          <w:del w:id="4116" w:author="Kelvin Sung" w:date="2021-04-22T15:00:00Z"/>
        </w:rPr>
        <w:pPrChange w:id="4117" w:author="Kelvin Sung" w:date="2021-04-22T15:00:00Z">
          <w:pPr>
            <w:pStyle w:val="Code"/>
          </w:pPr>
        </w:pPrChange>
      </w:pPr>
      <w:del w:id="4118" w:author="Kelvin Sung" w:date="2021-04-22T15:00:00Z">
        <w:r w:rsidRPr="00E11210" w:rsidDel="004C1133">
          <w:delText xml:space="preserve">var </w:delText>
        </w:r>
        <w:r w:rsidDel="004C1133">
          <w:delText>cleanUp</w:delText>
        </w:r>
        <w:r w:rsidRPr="00E11210" w:rsidDel="004C1133">
          <w:delText xml:space="preserve"> = function()</w:delText>
        </w:r>
        <w:r w:rsidDel="004C1133">
          <w:delText xml:space="preserve"> </w:delText>
        </w:r>
        <w:r w:rsidRPr="00E11210" w:rsidDel="004C1133">
          <w:delText>{</w:delText>
        </w:r>
      </w:del>
    </w:p>
    <w:p w14:paraId="176CEF98" w14:textId="175B9836" w:rsidR="000635BF" w:rsidDel="004C1133" w:rsidRDefault="000635BF">
      <w:pPr>
        <w:pStyle w:val="BodyTextFirst"/>
        <w:rPr>
          <w:del w:id="4119" w:author="Kelvin Sung" w:date="2021-04-22T15:00:00Z"/>
        </w:rPr>
        <w:pPrChange w:id="4120" w:author="Kelvin Sung" w:date="2021-04-22T15:00:00Z">
          <w:pPr>
            <w:pStyle w:val="Code"/>
          </w:pPr>
        </w:pPrChange>
      </w:pPr>
      <w:del w:id="4121" w:author="Kelvin Sung" w:date="2021-04-22T15:00:00Z">
        <w:r w:rsidDel="004C1133">
          <w:delText xml:space="preserve">    </w:delText>
        </w:r>
        <w:r w:rsidRPr="002C5205" w:rsidDel="004C1133">
          <w:delText>gEngine.VertexBuffer.cleanUp();</w:delText>
        </w:r>
      </w:del>
    </w:p>
    <w:p w14:paraId="49306B5B" w14:textId="67064443" w:rsidR="000635BF" w:rsidRPr="00E11210" w:rsidDel="004C1133" w:rsidRDefault="000635BF">
      <w:pPr>
        <w:pStyle w:val="BodyTextFirst"/>
        <w:rPr>
          <w:del w:id="4122" w:author="Kelvin Sung" w:date="2021-04-22T15:00:00Z"/>
        </w:rPr>
        <w:pPrChange w:id="4123" w:author="Kelvin Sung" w:date="2021-04-22T15:00:00Z">
          <w:pPr>
            <w:pStyle w:val="Code"/>
          </w:pPr>
        </w:pPrChange>
      </w:pPr>
      <w:del w:id="4124" w:author="Kelvin Sung" w:date="2021-04-22T15:00:00Z">
        <w:r w:rsidRPr="00AA2D3D" w:rsidDel="004C1133">
          <w:delText xml:space="preserve">    gEngine.DefaultResources.cleanUp();</w:delText>
        </w:r>
      </w:del>
    </w:p>
    <w:p w14:paraId="61936826" w14:textId="1BB8D7B1" w:rsidR="000635BF" w:rsidDel="004C1133" w:rsidRDefault="000635BF">
      <w:pPr>
        <w:pStyle w:val="BodyTextFirst"/>
        <w:rPr>
          <w:del w:id="4125" w:author="Kelvin Sung" w:date="2021-04-22T15:00:00Z"/>
        </w:rPr>
        <w:pPrChange w:id="4126" w:author="Kelvin Sung" w:date="2021-04-22T15:00:00Z">
          <w:pPr>
            <w:pStyle w:val="Code"/>
          </w:pPr>
        </w:pPrChange>
      </w:pPr>
      <w:del w:id="4127" w:author="Kelvin Sung" w:date="2021-04-22T15:00:00Z">
        <w:r w:rsidRPr="00E11210" w:rsidDel="004C1133">
          <w:delText>};</w:delText>
        </w:r>
      </w:del>
    </w:p>
    <w:p w14:paraId="6F0F531E" w14:textId="1D37512F" w:rsidR="000635BF" w:rsidDel="004C1133" w:rsidRDefault="000635BF">
      <w:pPr>
        <w:pStyle w:val="BodyTextFirst"/>
        <w:rPr>
          <w:del w:id="4128" w:author="Kelvin Sung" w:date="2021-04-22T15:00:00Z"/>
        </w:rPr>
        <w:pPrChange w:id="4129" w:author="Kelvin Sung" w:date="2021-04-22T15:00:00Z">
          <w:pPr>
            <w:pStyle w:val="Code"/>
          </w:pPr>
        </w:pPrChange>
      </w:pPr>
    </w:p>
    <w:p w14:paraId="39F49385" w14:textId="16222D5F" w:rsidR="000635BF" w:rsidRPr="00403C1A" w:rsidDel="004C1133" w:rsidRDefault="000635BF">
      <w:pPr>
        <w:pStyle w:val="BodyTextFirst"/>
        <w:rPr>
          <w:del w:id="4130" w:author="Kelvin Sung" w:date="2021-04-22T15:00:00Z"/>
        </w:rPr>
        <w:pPrChange w:id="4131" w:author="Kelvin Sung" w:date="2021-04-22T15:00:00Z">
          <w:pPr>
            <w:pStyle w:val="Code"/>
          </w:pPr>
        </w:pPrChange>
      </w:pPr>
      <w:del w:id="4132" w:author="Kelvin Sung" w:date="2021-04-22T15:00:00Z">
        <w:r w:rsidRPr="00403C1A" w:rsidDel="004C1133">
          <w:delText>var mPublic = {</w:delText>
        </w:r>
      </w:del>
    </w:p>
    <w:p w14:paraId="76CC2543" w14:textId="0D33739F" w:rsidR="000635BF" w:rsidRPr="00403C1A" w:rsidDel="004C1133" w:rsidRDefault="000635BF">
      <w:pPr>
        <w:pStyle w:val="BodyTextFirst"/>
        <w:rPr>
          <w:del w:id="4133" w:author="Kelvin Sung" w:date="2021-04-22T15:00:00Z"/>
        </w:rPr>
        <w:pPrChange w:id="4134" w:author="Kelvin Sung" w:date="2021-04-22T15:00:00Z">
          <w:pPr>
            <w:pStyle w:val="Code"/>
          </w:pPr>
        </w:pPrChange>
      </w:pPr>
      <w:del w:id="4135" w:author="Kelvin Sung" w:date="2021-04-22T15:00:00Z">
        <w:r w:rsidRPr="00403C1A" w:rsidDel="004C1133">
          <w:delText xml:space="preserve">    </w:delText>
        </w:r>
        <w:r w:rsidRPr="00865799" w:rsidDel="004C1133">
          <w:delText>// … Identical to previous code …</w:delText>
        </w:r>
      </w:del>
    </w:p>
    <w:p w14:paraId="10BE7447" w14:textId="08D3F5CB" w:rsidR="000635BF" w:rsidRPr="00403C1A" w:rsidDel="004C1133" w:rsidRDefault="000635BF">
      <w:pPr>
        <w:pStyle w:val="BodyTextFirst"/>
        <w:rPr>
          <w:del w:id="4136" w:author="Kelvin Sung" w:date="2021-04-22T15:00:00Z"/>
        </w:rPr>
        <w:pPrChange w:id="4137" w:author="Kelvin Sung" w:date="2021-04-22T15:00:00Z">
          <w:pPr>
            <w:pStyle w:val="Code"/>
          </w:pPr>
        </w:pPrChange>
      </w:pPr>
      <w:del w:id="4138" w:author="Kelvin Sung" w:date="2021-04-22T15:00:00Z">
        <w:r w:rsidRPr="00403C1A" w:rsidDel="004C1133">
          <w:delText xml:space="preserve">    cleanUp: cleanUp</w:delText>
        </w:r>
      </w:del>
    </w:p>
    <w:p w14:paraId="757F81DC" w14:textId="17244B2E" w:rsidR="000635BF" w:rsidDel="004C1133" w:rsidRDefault="000635BF">
      <w:pPr>
        <w:pStyle w:val="BodyTextFirst"/>
        <w:rPr>
          <w:del w:id="4139" w:author="Kelvin Sung" w:date="2021-04-22T15:00:00Z"/>
        </w:rPr>
        <w:pPrChange w:id="4140" w:author="Kelvin Sung" w:date="2021-04-22T15:00:00Z">
          <w:pPr>
            <w:pStyle w:val="Code"/>
          </w:pPr>
        </w:pPrChange>
      </w:pPr>
      <w:del w:id="4141" w:author="Kelvin Sung" w:date="2021-04-22T15:00:00Z">
        <w:r w:rsidRPr="00403C1A" w:rsidDel="004C1133">
          <w:delText>};</w:delText>
        </w:r>
      </w:del>
    </w:p>
    <w:p w14:paraId="37A5CC5C" w14:textId="74AA462F" w:rsidR="000635BF" w:rsidDel="004C1133" w:rsidRDefault="000635BF">
      <w:pPr>
        <w:pStyle w:val="BodyTextFirst"/>
        <w:rPr>
          <w:del w:id="4142" w:author="Kelvin Sung" w:date="2021-04-22T15:00:00Z"/>
        </w:rPr>
        <w:pPrChange w:id="4143" w:author="Kelvin Sung" w:date="2021-04-22T15:00:00Z">
          <w:pPr>
            <w:pStyle w:val="NumList"/>
            <w:numPr>
              <w:numId w:val="14"/>
            </w:numPr>
          </w:pPr>
        </w:pPrChange>
      </w:pPr>
      <w:del w:id="4144" w:author="Kelvin Sung" w:date="2021-04-22T15:00:00Z">
        <w:r w:rsidRPr="00225254" w:rsidDel="004C1133">
          <w:delText>In</w:delText>
        </w:r>
        <w:r w:rsidDel="004C1133">
          <w:delText xml:space="preserve"> the</w:delText>
        </w:r>
        <w:r w:rsidRPr="00225254" w:rsidDel="004C1133">
          <w:delText xml:space="preserve"> </w:delText>
        </w:r>
        <w:r w:rsidRPr="00225254" w:rsidDel="004C1133">
          <w:rPr>
            <w:rStyle w:val="CodeInline"/>
          </w:rPr>
          <w:delText>Engine_DefaultResources.js</w:delText>
        </w:r>
        <w:r w:rsidDel="004C1133">
          <w:delText xml:space="preserve"> file, add</w:delText>
        </w:r>
        <w:r w:rsidRPr="00225254" w:rsidDel="004C1133">
          <w:delText xml:space="preserve"> the following</w:delText>
        </w:r>
        <w:r w:rsidDel="004C1133">
          <w:delText xml:space="preserve"> function to </w:delText>
        </w:r>
        <w:r w:rsidRPr="000635BF" w:rsidDel="004C1133">
          <w:delText>release</w:delText>
        </w:r>
        <w:r w:rsidDel="004C1133">
          <w:delText xml:space="preserve"> all default resources, and remember to add the </w:delText>
        </w:r>
        <w:r w:rsidRPr="00BB2D12" w:rsidDel="004C1133">
          <w:rPr>
            <w:rStyle w:val="CodeInline"/>
          </w:rPr>
          <w:delText>cleanup()</w:delText>
        </w:r>
        <w:r w:rsidDel="004C1133">
          <w:delText xml:space="preserve"> function to the public interface so that this function is accessible:</w:delText>
        </w:r>
      </w:del>
    </w:p>
    <w:p w14:paraId="6E9DAD93" w14:textId="0D84D688" w:rsidR="000635BF" w:rsidRPr="001044BB" w:rsidDel="004C1133" w:rsidRDefault="000635BF">
      <w:pPr>
        <w:pStyle w:val="BodyTextFirst"/>
        <w:rPr>
          <w:del w:id="4145" w:author="Kelvin Sung" w:date="2021-04-22T15:00:00Z"/>
        </w:rPr>
        <w:pPrChange w:id="4146" w:author="Kelvin Sung" w:date="2021-04-22T15:00:00Z">
          <w:pPr>
            <w:pStyle w:val="Code"/>
          </w:pPr>
        </w:pPrChange>
      </w:pPr>
      <w:del w:id="4147" w:author="Kelvin Sung" w:date="2021-04-22T15:00:00Z">
        <w:r w:rsidRPr="001044BB" w:rsidDel="004C1133">
          <w:delText xml:space="preserve">var </w:delText>
        </w:r>
        <w:r w:rsidDel="004C1133">
          <w:delText>cleanUp</w:delText>
        </w:r>
        <w:r w:rsidRPr="001044BB" w:rsidDel="004C1133">
          <w:delText xml:space="preserve"> = function() {</w:delText>
        </w:r>
      </w:del>
    </w:p>
    <w:p w14:paraId="3218DD89" w14:textId="6D305A7F" w:rsidR="000635BF" w:rsidDel="004C1133" w:rsidRDefault="000635BF">
      <w:pPr>
        <w:pStyle w:val="BodyTextFirst"/>
        <w:rPr>
          <w:del w:id="4148" w:author="Kelvin Sung" w:date="2021-04-22T15:00:00Z"/>
        </w:rPr>
        <w:pPrChange w:id="4149" w:author="Kelvin Sung" w:date="2021-04-22T15:00:00Z">
          <w:pPr>
            <w:pStyle w:val="Code"/>
          </w:pPr>
        </w:pPrChange>
      </w:pPr>
      <w:del w:id="4150" w:author="Kelvin Sung" w:date="2021-04-22T15:00:00Z">
        <w:r w:rsidDel="004C1133">
          <w:delText xml:space="preserve">    m</w:delText>
        </w:r>
        <w:r w:rsidRPr="001044BB" w:rsidDel="004C1133">
          <w:delText>ConstColorShader.</w:delText>
        </w:r>
        <w:r w:rsidDel="004C1133">
          <w:delText>cleanUp</w:delText>
        </w:r>
        <w:r w:rsidRPr="001044BB" w:rsidDel="004C1133">
          <w:delText>();</w:delText>
        </w:r>
      </w:del>
    </w:p>
    <w:p w14:paraId="7EF7916E" w14:textId="47AC2C14" w:rsidR="000635BF" w:rsidRPr="001044BB" w:rsidDel="004C1133" w:rsidRDefault="000635BF">
      <w:pPr>
        <w:pStyle w:val="BodyTextFirst"/>
        <w:rPr>
          <w:del w:id="4151" w:author="Kelvin Sung" w:date="2021-04-22T15:00:00Z"/>
        </w:rPr>
        <w:pPrChange w:id="4152" w:author="Kelvin Sung" w:date="2021-04-22T15:00:00Z">
          <w:pPr>
            <w:pStyle w:val="Code"/>
          </w:pPr>
        </w:pPrChange>
      </w:pPr>
      <w:del w:id="4153" w:author="Kelvin Sung" w:date="2021-04-22T15:00:00Z">
        <w:r w:rsidDel="004C1133">
          <w:delText xml:space="preserve">    mTextureShader.cleanUp();</w:delText>
        </w:r>
      </w:del>
    </w:p>
    <w:p w14:paraId="7A931FCB" w14:textId="07E54331" w:rsidR="000635BF" w:rsidRPr="001044BB" w:rsidDel="004C1133" w:rsidRDefault="000635BF">
      <w:pPr>
        <w:pStyle w:val="BodyTextFirst"/>
        <w:rPr>
          <w:del w:id="4154" w:author="Kelvin Sung" w:date="2021-04-22T15:00:00Z"/>
        </w:rPr>
        <w:pPrChange w:id="4155" w:author="Kelvin Sung" w:date="2021-04-22T15:00:00Z">
          <w:pPr>
            <w:pStyle w:val="Code"/>
          </w:pPr>
        </w:pPrChange>
      </w:pPr>
      <w:del w:id="4156" w:author="Kelvin Sung" w:date="2021-04-22T15:00:00Z">
        <w:r w:rsidDel="004C1133">
          <w:delText xml:space="preserve">    m</w:delText>
        </w:r>
        <w:r w:rsidRPr="001044BB" w:rsidDel="004C1133">
          <w:delText>SpriteShader.</w:delText>
        </w:r>
        <w:r w:rsidDel="004C1133">
          <w:delText>cleanUp</w:delText>
        </w:r>
        <w:r w:rsidRPr="001044BB" w:rsidDel="004C1133">
          <w:delText>();</w:delText>
        </w:r>
      </w:del>
    </w:p>
    <w:p w14:paraId="7937B23E" w14:textId="5E0414C2" w:rsidR="000635BF" w:rsidRPr="001044BB" w:rsidDel="004C1133" w:rsidRDefault="000635BF">
      <w:pPr>
        <w:pStyle w:val="BodyTextFirst"/>
        <w:rPr>
          <w:del w:id="4157" w:author="Kelvin Sung" w:date="2021-04-22T15:00:00Z"/>
        </w:rPr>
        <w:pPrChange w:id="4158" w:author="Kelvin Sung" w:date="2021-04-22T15:00:00Z">
          <w:pPr>
            <w:pStyle w:val="Code"/>
          </w:pPr>
        </w:pPrChange>
      </w:pPr>
      <w:del w:id="4159" w:author="Kelvin Sung" w:date="2021-04-22T15:00:00Z">
        <w:r w:rsidRPr="001044BB" w:rsidDel="004C1133">
          <w:lastRenderedPageBreak/>
          <w:delText xml:space="preserve">        </w:delText>
        </w:r>
      </w:del>
    </w:p>
    <w:p w14:paraId="68BDEC55" w14:textId="2D26C12C" w:rsidR="000635BF" w:rsidRPr="001044BB" w:rsidDel="004C1133" w:rsidRDefault="000635BF">
      <w:pPr>
        <w:pStyle w:val="BodyTextFirst"/>
        <w:rPr>
          <w:del w:id="4160" w:author="Kelvin Sung" w:date="2021-04-22T15:00:00Z"/>
        </w:rPr>
        <w:pPrChange w:id="4161" w:author="Kelvin Sung" w:date="2021-04-22T15:00:00Z">
          <w:pPr>
            <w:pStyle w:val="Code"/>
          </w:pPr>
        </w:pPrChange>
      </w:pPr>
      <w:del w:id="4162"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SimpleVS);</w:delText>
        </w:r>
      </w:del>
    </w:p>
    <w:p w14:paraId="592063CD" w14:textId="67DF1456" w:rsidR="000635BF" w:rsidRPr="001044BB" w:rsidDel="004C1133" w:rsidRDefault="000635BF">
      <w:pPr>
        <w:pStyle w:val="BodyTextFirst"/>
        <w:rPr>
          <w:del w:id="4163" w:author="Kelvin Sung" w:date="2021-04-22T15:00:00Z"/>
        </w:rPr>
        <w:pPrChange w:id="4164" w:author="Kelvin Sung" w:date="2021-04-22T15:00:00Z">
          <w:pPr>
            <w:pStyle w:val="Code"/>
          </w:pPr>
        </w:pPrChange>
      </w:pPr>
      <w:del w:id="4165"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SimpleFS);</w:delText>
        </w:r>
      </w:del>
    </w:p>
    <w:p w14:paraId="4AA19107" w14:textId="72F1E252" w:rsidR="000635BF" w:rsidRPr="001044BB" w:rsidDel="004C1133" w:rsidRDefault="000635BF">
      <w:pPr>
        <w:pStyle w:val="BodyTextFirst"/>
        <w:rPr>
          <w:del w:id="4166" w:author="Kelvin Sung" w:date="2021-04-22T15:00:00Z"/>
        </w:rPr>
        <w:pPrChange w:id="4167" w:author="Kelvin Sung" w:date="2021-04-22T15:00:00Z">
          <w:pPr>
            <w:pStyle w:val="Code"/>
          </w:pPr>
        </w:pPrChange>
      </w:pPr>
      <w:del w:id="4168" w:author="Kelvin Sung" w:date="2021-04-22T15:00:00Z">
        <w:r w:rsidRPr="001044BB" w:rsidDel="004C1133">
          <w:delText xml:space="preserve">        </w:delText>
        </w:r>
      </w:del>
    </w:p>
    <w:p w14:paraId="3345A66A" w14:textId="26531524" w:rsidR="000635BF" w:rsidRPr="001044BB" w:rsidDel="004C1133" w:rsidRDefault="000635BF">
      <w:pPr>
        <w:pStyle w:val="BodyTextFirst"/>
        <w:rPr>
          <w:del w:id="4169" w:author="Kelvin Sung" w:date="2021-04-22T15:00:00Z"/>
        </w:rPr>
        <w:pPrChange w:id="4170" w:author="Kelvin Sung" w:date="2021-04-22T15:00:00Z">
          <w:pPr>
            <w:pStyle w:val="Code"/>
          </w:pPr>
        </w:pPrChange>
      </w:pPr>
      <w:del w:id="4171" w:author="Kelvin Sung" w:date="2021-04-22T15:00:00Z">
        <w:r w:rsidRPr="001044BB" w:rsidDel="004C1133">
          <w:delText xml:space="preserve">    // textuire shader: </w:delText>
        </w:r>
      </w:del>
    </w:p>
    <w:p w14:paraId="120E076E" w14:textId="5335DBDC" w:rsidR="000635BF" w:rsidRPr="001044BB" w:rsidDel="004C1133" w:rsidRDefault="000635BF">
      <w:pPr>
        <w:pStyle w:val="BodyTextFirst"/>
        <w:rPr>
          <w:del w:id="4172" w:author="Kelvin Sung" w:date="2021-04-22T15:00:00Z"/>
        </w:rPr>
        <w:pPrChange w:id="4173" w:author="Kelvin Sung" w:date="2021-04-22T15:00:00Z">
          <w:pPr>
            <w:pStyle w:val="Code"/>
          </w:pPr>
        </w:pPrChange>
      </w:pPr>
      <w:del w:id="4174"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TextureVS);</w:delText>
        </w:r>
      </w:del>
    </w:p>
    <w:p w14:paraId="3F3FAF0C" w14:textId="772C2619" w:rsidR="000635BF" w:rsidRPr="001044BB" w:rsidDel="004C1133" w:rsidRDefault="000635BF">
      <w:pPr>
        <w:pStyle w:val="BodyTextFirst"/>
        <w:rPr>
          <w:del w:id="4175" w:author="Kelvin Sung" w:date="2021-04-22T15:00:00Z"/>
        </w:rPr>
        <w:pPrChange w:id="4176" w:author="Kelvin Sung" w:date="2021-04-22T15:00:00Z">
          <w:pPr>
            <w:pStyle w:val="Code"/>
          </w:pPr>
        </w:pPrChange>
      </w:pPr>
      <w:del w:id="4177"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TextureFS);</w:delText>
        </w:r>
      </w:del>
    </w:p>
    <w:p w14:paraId="092B4005" w14:textId="6C2B8A22" w:rsidR="000635BF" w:rsidRPr="001044BB" w:rsidDel="004C1133" w:rsidRDefault="000635BF">
      <w:pPr>
        <w:pStyle w:val="BodyTextFirst"/>
        <w:rPr>
          <w:del w:id="4178" w:author="Kelvin Sung" w:date="2021-04-22T15:00:00Z"/>
        </w:rPr>
        <w:pPrChange w:id="4179" w:author="Kelvin Sung" w:date="2021-04-22T15:00:00Z">
          <w:pPr>
            <w:pStyle w:val="Code"/>
          </w:pPr>
        </w:pPrChange>
      </w:pPr>
      <w:del w:id="4180" w:author="Kelvin Sung" w:date="2021-04-22T15:00:00Z">
        <w:r w:rsidRPr="001044BB" w:rsidDel="004C1133">
          <w:delText xml:space="preserve">        </w:delText>
        </w:r>
      </w:del>
    </w:p>
    <w:p w14:paraId="5B43BF6E" w14:textId="293F2C5E" w:rsidR="000635BF" w:rsidRPr="001044BB" w:rsidDel="004C1133" w:rsidRDefault="000635BF">
      <w:pPr>
        <w:pStyle w:val="BodyTextFirst"/>
        <w:rPr>
          <w:del w:id="4181" w:author="Kelvin Sung" w:date="2021-04-22T15:00:00Z"/>
        </w:rPr>
        <w:pPrChange w:id="4182" w:author="Kelvin Sung" w:date="2021-04-22T15:00:00Z">
          <w:pPr>
            <w:pStyle w:val="Code"/>
          </w:pPr>
        </w:pPrChange>
      </w:pPr>
      <w:del w:id="4183" w:author="Kelvin Sung" w:date="2021-04-22T15:00:00Z">
        <w:r w:rsidRPr="001044BB" w:rsidDel="004C1133">
          <w:delText xml:space="preserve">    // default font</w:delText>
        </w:r>
      </w:del>
    </w:p>
    <w:p w14:paraId="5113C0F7" w14:textId="62A7D3F4" w:rsidR="000635BF" w:rsidDel="004C1133" w:rsidRDefault="000635BF">
      <w:pPr>
        <w:pStyle w:val="BodyTextFirst"/>
        <w:rPr>
          <w:del w:id="4184" w:author="Kelvin Sung" w:date="2021-04-22T15:00:00Z"/>
        </w:rPr>
        <w:pPrChange w:id="4185" w:author="Kelvin Sung" w:date="2021-04-22T15:00:00Z">
          <w:pPr>
            <w:pStyle w:val="Code"/>
          </w:pPr>
        </w:pPrChange>
      </w:pPr>
      <w:del w:id="4186" w:author="Kelvin Sung" w:date="2021-04-22T15:00:00Z">
        <w:r w:rsidRPr="001044BB" w:rsidDel="004C1133">
          <w:delText xml:space="preserve">    gEngine.F</w:delText>
        </w:r>
        <w:r w:rsidDel="004C1133">
          <w:delText>onts.unloadFont(kDefaultFont);</w:delText>
        </w:r>
      </w:del>
    </w:p>
    <w:p w14:paraId="7DDEB40B" w14:textId="1B7FCBAD" w:rsidR="000635BF" w:rsidDel="004C1133" w:rsidRDefault="000635BF">
      <w:pPr>
        <w:pStyle w:val="BodyTextFirst"/>
        <w:rPr>
          <w:del w:id="4187" w:author="Kelvin Sung" w:date="2021-04-22T15:00:00Z"/>
        </w:rPr>
        <w:pPrChange w:id="4188" w:author="Kelvin Sung" w:date="2021-04-22T15:00:00Z">
          <w:pPr>
            <w:pStyle w:val="Code"/>
          </w:pPr>
        </w:pPrChange>
      </w:pPr>
      <w:del w:id="4189" w:author="Kelvin Sung" w:date="2021-04-22T15:00:00Z">
        <w:r w:rsidRPr="001044BB" w:rsidDel="004C1133">
          <w:delText>};</w:delText>
        </w:r>
      </w:del>
    </w:p>
    <w:p w14:paraId="63AE14E9" w14:textId="733D6037" w:rsidR="000635BF" w:rsidDel="004C1133" w:rsidRDefault="000635BF">
      <w:pPr>
        <w:pStyle w:val="BodyTextFirst"/>
        <w:rPr>
          <w:del w:id="4190" w:author="Kelvin Sung" w:date="2021-04-22T15:00:00Z"/>
        </w:rPr>
        <w:pPrChange w:id="4191" w:author="Kelvin Sung" w:date="2021-04-22T15:00:00Z">
          <w:pPr>
            <w:pStyle w:val="NumList"/>
            <w:numPr>
              <w:numId w:val="14"/>
            </w:numPr>
          </w:pPr>
        </w:pPrChange>
      </w:pPr>
      <w:del w:id="4192" w:author="Kelvin Sung" w:date="2021-04-22T15:00:00Z">
        <w:r w:rsidRPr="00225254" w:rsidDel="004C1133">
          <w:delText>In</w:delText>
        </w:r>
        <w:r w:rsidDel="004C1133">
          <w:delText xml:space="preserve"> the</w:delText>
        </w:r>
        <w:r w:rsidRPr="00225254" w:rsidDel="004C1133">
          <w:delText xml:space="preserve"> </w:delText>
        </w:r>
        <w:r w:rsidRPr="001F1E46" w:rsidDel="004C1133">
          <w:rPr>
            <w:rStyle w:val="CodeInline"/>
          </w:rPr>
          <w:delText>Engine_VertexBuffer.js</w:delText>
        </w:r>
        <w:r w:rsidDel="004C1133">
          <w:rPr>
            <w:rStyle w:val="CodeInline"/>
          </w:rPr>
          <w:fldChar w:fldCharType="begin"/>
        </w:r>
        <w:r w:rsidDel="004C1133">
          <w:delInstrText xml:space="preserve"> XE "</w:delInstrText>
        </w:r>
        <w:r w:rsidRPr="00644B27" w:rsidDel="004C1133">
          <w:rPr>
            <w:rStyle w:val="CodeInline"/>
          </w:rPr>
          <w:delInstrText>FontRenderable objects:Engine_VertexBuffer.js</w:delInstrText>
        </w:r>
        <w:r w:rsidDel="004C1133">
          <w:delInstrText xml:space="preserve">" </w:delInstrText>
        </w:r>
        <w:r w:rsidDel="004C1133">
          <w:rPr>
            <w:rStyle w:val="CodeInline"/>
          </w:rPr>
          <w:fldChar w:fldCharType="end"/>
        </w:r>
        <w:r w:rsidDel="004C1133">
          <w:delText xml:space="preserve"> file,</w:delText>
        </w:r>
        <w:r w:rsidRPr="00225254" w:rsidDel="004C1133">
          <w:delText xml:space="preserve"> add the following function </w:delText>
        </w:r>
        <w:r w:rsidDel="004C1133">
          <w:delText xml:space="preserve">to release </w:delText>
        </w:r>
        <w:r w:rsidRPr="000635BF" w:rsidDel="004C1133">
          <w:delText>the</w:delText>
        </w:r>
        <w:r w:rsidDel="004C1133">
          <w:delText xml:space="preserve"> allocated WebGL buffers, and remember to add the </w:delText>
        </w:r>
        <w:r w:rsidRPr="001A5F07" w:rsidDel="004C1133">
          <w:rPr>
            <w:rStyle w:val="CodeInline"/>
          </w:rPr>
          <w:delText>cleanup()</w:delText>
        </w:r>
        <w:r w:rsidDel="004C1133">
          <w:delText xml:space="preserve"> function to the public interface so that this function is accessible</w:delText>
        </w:r>
        <w:r w:rsidRPr="00225254" w:rsidDel="004C1133">
          <w:delText>:</w:delText>
        </w:r>
      </w:del>
    </w:p>
    <w:p w14:paraId="286525DB" w14:textId="1D3EDC1E" w:rsidR="000635BF" w:rsidRPr="00E11210" w:rsidDel="004C1133" w:rsidRDefault="000635BF">
      <w:pPr>
        <w:pStyle w:val="BodyTextFirst"/>
        <w:rPr>
          <w:del w:id="4193" w:author="Kelvin Sung" w:date="2021-04-22T15:00:00Z"/>
        </w:rPr>
        <w:pPrChange w:id="4194" w:author="Kelvin Sung" w:date="2021-04-22T15:00:00Z">
          <w:pPr>
            <w:pStyle w:val="Code"/>
          </w:pPr>
        </w:pPrChange>
      </w:pPr>
      <w:del w:id="4195" w:author="Kelvin Sung" w:date="2021-04-22T15:00:00Z">
        <w:r w:rsidRPr="00E11210" w:rsidDel="004C1133">
          <w:delText xml:space="preserve">    var </w:delText>
        </w:r>
        <w:r w:rsidDel="004C1133">
          <w:delText>cleanUp</w:delText>
        </w:r>
        <w:r w:rsidRPr="00E11210" w:rsidDel="004C1133">
          <w:delText xml:space="preserve"> = function() {</w:delText>
        </w:r>
      </w:del>
    </w:p>
    <w:p w14:paraId="4B6A1C06" w14:textId="01609380" w:rsidR="000635BF" w:rsidRPr="00E11210" w:rsidDel="004C1133" w:rsidRDefault="000635BF">
      <w:pPr>
        <w:pStyle w:val="BodyTextFirst"/>
        <w:rPr>
          <w:del w:id="4196" w:author="Kelvin Sung" w:date="2021-04-22T15:00:00Z"/>
        </w:rPr>
        <w:pPrChange w:id="4197" w:author="Kelvin Sung" w:date="2021-04-22T15:00:00Z">
          <w:pPr>
            <w:pStyle w:val="Code"/>
          </w:pPr>
        </w:pPrChange>
      </w:pPr>
      <w:del w:id="4198" w:author="Kelvin Sung" w:date="2021-04-22T15:00:00Z">
        <w:r w:rsidRPr="00E11210" w:rsidDel="004C1133">
          <w:delText xml:space="preserve">        var gl = gEngine.Core.</w:delText>
        </w:r>
        <w:r w:rsidDel="004C1133">
          <w:delText>get</w:delText>
        </w:r>
        <w:r w:rsidRPr="00E11210" w:rsidDel="004C1133">
          <w:delText>GL();</w:delText>
        </w:r>
      </w:del>
    </w:p>
    <w:p w14:paraId="40C1E760" w14:textId="7F3A434F" w:rsidR="000635BF" w:rsidRPr="00E11210" w:rsidDel="004C1133" w:rsidRDefault="000635BF">
      <w:pPr>
        <w:pStyle w:val="BodyTextFirst"/>
        <w:rPr>
          <w:del w:id="4199" w:author="Kelvin Sung" w:date="2021-04-22T15:00:00Z"/>
        </w:rPr>
        <w:pPrChange w:id="4200" w:author="Kelvin Sung" w:date="2021-04-22T15:00:00Z">
          <w:pPr>
            <w:pStyle w:val="Code"/>
          </w:pPr>
        </w:pPrChange>
      </w:pPr>
      <w:del w:id="4201" w:author="Kelvin Sung" w:date="2021-04-22T15:00:00Z">
        <w:r w:rsidRPr="00E11210" w:rsidDel="004C1133">
          <w:delText xml:space="preserve">        gl.deleteBuffer(</w:delText>
        </w:r>
        <w:r w:rsidDel="004C1133">
          <w:delText>m</w:delText>
        </w:r>
        <w:r w:rsidRPr="00E11210" w:rsidDel="004C1133">
          <w:delText>SquareVertexBuffer);</w:delText>
        </w:r>
      </w:del>
    </w:p>
    <w:p w14:paraId="69D61581" w14:textId="4BD111E1" w:rsidR="000635BF" w:rsidRPr="00E11210" w:rsidDel="004C1133" w:rsidRDefault="000635BF">
      <w:pPr>
        <w:pStyle w:val="BodyTextFirst"/>
        <w:rPr>
          <w:del w:id="4202" w:author="Kelvin Sung" w:date="2021-04-22T15:00:00Z"/>
        </w:rPr>
        <w:pPrChange w:id="4203" w:author="Kelvin Sung" w:date="2021-04-22T15:00:00Z">
          <w:pPr>
            <w:pStyle w:val="Code"/>
          </w:pPr>
        </w:pPrChange>
      </w:pPr>
      <w:del w:id="4204" w:author="Kelvin Sung" w:date="2021-04-22T15:00:00Z">
        <w:r w:rsidRPr="00E11210" w:rsidDel="004C1133">
          <w:delText xml:space="preserve">        gl.deleteBuffer(</w:delText>
        </w:r>
        <w:r w:rsidDel="004C1133">
          <w:delText>m</w:delText>
        </w:r>
        <w:r w:rsidRPr="00E11210" w:rsidDel="004C1133">
          <w:delText>TextureCoordBuffer);</w:delText>
        </w:r>
      </w:del>
    </w:p>
    <w:p w14:paraId="5503E894" w14:textId="72CB9681" w:rsidR="000635BF" w:rsidDel="004C1133" w:rsidRDefault="000635BF">
      <w:pPr>
        <w:pStyle w:val="BodyTextFirst"/>
        <w:rPr>
          <w:del w:id="4205" w:author="Kelvin Sung" w:date="2021-04-22T15:00:00Z"/>
        </w:rPr>
        <w:pPrChange w:id="4206" w:author="Kelvin Sung" w:date="2021-04-22T15:00:00Z">
          <w:pPr>
            <w:pStyle w:val="Code"/>
          </w:pPr>
        </w:pPrChange>
      </w:pPr>
      <w:del w:id="4207" w:author="Kelvin Sung" w:date="2021-04-22T15:00:00Z">
        <w:r w:rsidRPr="00E11210" w:rsidDel="004C1133">
          <w:delText xml:space="preserve">    };</w:delText>
        </w:r>
      </w:del>
    </w:p>
    <w:p w14:paraId="11FE5321" w14:textId="7CD6681F" w:rsidR="000635BF" w:rsidDel="004C1133" w:rsidRDefault="000635BF">
      <w:pPr>
        <w:pStyle w:val="BodyTextFirst"/>
        <w:rPr>
          <w:del w:id="4208" w:author="Kelvin Sung" w:date="2021-04-22T15:00:00Z"/>
        </w:rPr>
        <w:pPrChange w:id="4209" w:author="Kelvin Sung" w:date="2021-04-22T15:00:00Z">
          <w:pPr>
            <w:pStyle w:val="NumList"/>
            <w:numPr>
              <w:numId w:val="14"/>
            </w:numPr>
          </w:pPr>
        </w:pPrChange>
      </w:pPr>
      <w:del w:id="4210" w:author="Kelvin Sung" w:date="2021-04-22T15:00:00Z">
        <w:r w:rsidRPr="00225254" w:rsidDel="004C1133">
          <w:delText>In</w:delText>
        </w:r>
        <w:r w:rsidDel="004C1133">
          <w:delText xml:space="preserve"> the</w:delText>
        </w:r>
        <w:r w:rsidRPr="00225254" w:rsidDel="004C1133">
          <w:delText xml:space="preserve"> </w:delText>
        </w:r>
        <w:r w:rsidRPr="008406E7" w:rsidDel="004C1133">
          <w:rPr>
            <w:rStyle w:val="CodeInline"/>
          </w:rPr>
          <w:delText>SpriteShader.js</w:delText>
        </w:r>
        <w:r w:rsidDel="004C1133">
          <w:delText xml:space="preserve"> file,</w:delText>
        </w:r>
        <w:r w:rsidRPr="00225254" w:rsidDel="004C1133">
          <w:delText xml:space="preserve"> add</w:delText>
        </w:r>
        <w:r w:rsidDel="004C1133">
          <w:delText xml:space="preserve"> the following function to release the allocated texture coordinate buffer:</w:delText>
        </w:r>
      </w:del>
    </w:p>
    <w:p w14:paraId="64C7D8E6" w14:textId="1AA1B322" w:rsidR="000635BF" w:rsidRPr="00225254" w:rsidDel="004C1133" w:rsidRDefault="000635BF">
      <w:pPr>
        <w:pStyle w:val="BodyTextFirst"/>
        <w:rPr>
          <w:del w:id="4211" w:author="Kelvin Sung" w:date="2021-04-22T15:00:00Z"/>
        </w:rPr>
        <w:pPrChange w:id="4212" w:author="Kelvin Sung" w:date="2021-04-22T15:00:00Z">
          <w:pPr>
            <w:pStyle w:val="Code"/>
          </w:pPr>
        </w:pPrChange>
      </w:pPr>
      <w:del w:id="4213" w:author="Kelvin Sung" w:date="2021-04-22T15:00:00Z">
        <w:r w:rsidRPr="00225254" w:rsidDel="004C1133">
          <w:delText>SpriteShader.prototype.</w:delText>
        </w:r>
        <w:r w:rsidDel="004C1133">
          <w:delText>cleanUp</w:delText>
        </w:r>
        <w:r w:rsidRPr="00225254" w:rsidDel="004C1133">
          <w:delText xml:space="preserve"> = function()</w:delText>
        </w:r>
        <w:r w:rsidDel="004C1133">
          <w:delText xml:space="preserve"> </w:delText>
        </w:r>
        <w:r w:rsidRPr="00225254" w:rsidDel="004C1133">
          <w:delText>{</w:delText>
        </w:r>
      </w:del>
    </w:p>
    <w:p w14:paraId="61D8ED6F" w14:textId="0AD12B3D" w:rsidR="000635BF" w:rsidRPr="00225254" w:rsidDel="004C1133" w:rsidRDefault="000635BF">
      <w:pPr>
        <w:pStyle w:val="BodyTextFirst"/>
        <w:rPr>
          <w:del w:id="4214" w:author="Kelvin Sung" w:date="2021-04-22T15:00:00Z"/>
        </w:rPr>
        <w:pPrChange w:id="4215" w:author="Kelvin Sung" w:date="2021-04-22T15:00:00Z">
          <w:pPr>
            <w:pStyle w:val="Code"/>
          </w:pPr>
        </w:pPrChange>
      </w:pPr>
      <w:del w:id="4216" w:author="Kelvin Sung" w:date="2021-04-22T15:00:00Z">
        <w:r w:rsidRPr="00225254" w:rsidDel="004C1133">
          <w:delText xml:space="preserve">    var gl = gEngine.Core.</w:delText>
        </w:r>
        <w:r w:rsidDel="004C1133">
          <w:delText>get</w:delText>
        </w:r>
        <w:r w:rsidRPr="00225254" w:rsidDel="004C1133">
          <w:delText>GL();</w:delText>
        </w:r>
      </w:del>
    </w:p>
    <w:p w14:paraId="5A199B28" w14:textId="1019632A" w:rsidR="000635BF" w:rsidRPr="00225254" w:rsidDel="004C1133" w:rsidRDefault="000635BF">
      <w:pPr>
        <w:pStyle w:val="BodyTextFirst"/>
        <w:rPr>
          <w:del w:id="4217" w:author="Kelvin Sung" w:date="2021-04-22T15:00:00Z"/>
        </w:rPr>
        <w:pPrChange w:id="4218" w:author="Kelvin Sung" w:date="2021-04-22T15:00:00Z">
          <w:pPr>
            <w:pStyle w:val="Code"/>
          </w:pPr>
        </w:pPrChange>
      </w:pPr>
      <w:del w:id="4219" w:author="Kelvin Sung" w:date="2021-04-22T15:00:00Z">
        <w:r w:rsidRPr="00225254" w:rsidDel="004C1133">
          <w:delText xml:space="preserve">    gl.deleteBuffer(this.</w:delText>
        </w:r>
        <w:r w:rsidDel="004C1133">
          <w:delText>m</w:delText>
        </w:r>
        <w:r w:rsidRPr="00225254" w:rsidDel="004C1133">
          <w:delText>TexCoordBuffer);</w:delText>
        </w:r>
      </w:del>
    </w:p>
    <w:p w14:paraId="23623396" w14:textId="03E566A9" w:rsidR="000635BF" w:rsidRPr="00225254" w:rsidDel="004C1133" w:rsidRDefault="000635BF">
      <w:pPr>
        <w:pStyle w:val="BodyTextFirst"/>
        <w:rPr>
          <w:del w:id="4220" w:author="Kelvin Sung" w:date="2021-04-22T15:00:00Z"/>
        </w:rPr>
        <w:pPrChange w:id="4221" w:author="Kelvin Sung" w:date="2021-04-22T15:00:00Z">
          <w:pPr>
            <w:pStyle w:val="Code"/>
          </w:pPr>
        </w:pPrChange>
      </w:pPr>
      <w:del w:id="4222" w:author="Kelvin Sung" w:date="2021-04-22T15:00:00Z">
        <w:r w:rsidRPr="00225254" w:rsidDel="004C1133">
          <w:delText xml:space="preserve">    </w:delText>
        </w:r>
      </w:del>
    </w:p>
    <w:p w14:paraId="0961C41B" w14:textId="211CCE65" w:rsidR="000635BF" w:rsidRPr="00225254" w:rsidDel="004C1133" w:rsidRDefault="000635BF">
      <w:pPr>
        <w:pStyle w:val="BodyTextFirst"/>
        <w:rPr>
          <w:del w:id="4223" w:author="Kelvin Sung" w:date="2021-04-22T15:00:00Z"/>
        </w:rPr>
        <w:pPrChange w:id="4224" w:author="Kelvin Sung" w:date="2021-04-22T15:00:00Z">
          <w:pPr>
            <w:pStyle w:val="Code"/>
          </w:pPr>
        </w:pPrChange>
      </w:pPr>
      <w:del w:id="4225" w:author="Kelvin Sung" w:date="2021-04-22T15:00:00Z">
        <w:r w:rsidRPr="00225254" w:rsidDel="004C1133">
          <w:delText xml:space="preserve">    // now call super class's clean up ...</w:delText>
        </w:r>
      </w:del>
    </w:p>
    <w:p w14:paraId="06AD05A5" w14:textId="7F1D575E" w:rsidR="000635BF" w:rsidRPr="00225254" w:rsidDel="004C1133" w:rsidRDefault="000635BF">
      <w:pPr>
        <w:pStyle w:val="BodyTextFirst"/>
        <w:rPr>
          <w:del w:id="4226" w:author="Kelvin Sung" w:date="2021-04-22T15:00:00Z"/>
        </w:rPr>
        <w:pPrChange w:id="4227" w:author="Kelvin Sung" w:date="2021-04-22T15:00:00Z">
          <w:pPr>
            <w:pStyle w:val="Code"/>
          </w:pPr>
        </w:pPrChange>
      </w:pPr>
      <w:del w:id="4228" w:author="Kelvin Sung" w:date="2021-04-22T15:00:00Z">
        <w:r w:rsidRPr="00225254" w:rsidDel="004C1133">
          <w:delText xml:space="preserve">    SimpleShader.prototype.</w:delText>
        </w:r>
        <w:r w:rsidDel="004C1133">
          <w:delText>cleanUp</w:delText>
        </w:r>
        <w:r w:rsidRPr="00225254" w:rsidDel="004C1133">
          <w:delText>.call(this);</w:delText>
        </w:r>
      </w:del>
    </w:p>
    <w:p w14:paraId="36BE4982" w14:textId="59851AEC" w:rsidR="000635BF" w:rsidRPr="00E11210" w:rsidDel="004C1133" w:rsidRDefault="000635BF">
      <w:pPr>
        <w:pStyle w:val="BodyTextFirst"/>
        <w:rPr>
          <w:del w:id="4229" w:author="Kelvin Sung" w:date="2021-04-22T15:00:00Z"/>
        </w:rPr>
        <w:pPrChange w:id="4230" w:author="Kelvin Sung" w:date="2021-04-22T15:00:00Z">
          <w:pPr>
            <w:pStyle w:val="Code"/>
          </w:pPr>
        </w:pPrChange>
      </w:pPr>
      <w:del w:id="4231" w:author="Kelvin Sung" w:date="2021-04-22T15:00:00Z">
        <w:r w:rsidRPr="00225254" w:rsidDel="004C1133">
          <w:delText>};</w:delText>
        </w:r>
      </w:del>
    </w:p>
    <w:p w14:paraId="3D16CD67" w14:textId="27A82E9B" w:rsidR="000635BF" w:rsidDel="004C1133" w:rsidRDefault="000635BF">
      <w:pPr>
        <w:pStyle w:val="BodyTextFirst"/>
        <w:rPr>
          <w:del w:id="4232" w:author="Kelvin Sung" w:date="2021-04-22T15:00:00Z"/>
        </w:rPr>
        <w:pPrChange w:id="4233" w:author="Kelvin Sung" w:date="2021-04-22T15:00:00Z">
          <w:pPr>
            <w:pStyle w:val="NumList"/>
            <w:numPr>
              <w:numId w:val="14"/>
            </w:numPr>
          </w:pPr>
        </w:pPrChange>
      </w:pPr>
      <w:del w:id="4234" w:author="Kelvin Sung" w:date="2021-04-22T15:00:00Z">
        <w:r w:rsidDel="004C1133">
          <w:delText xml:space="preserve">In the </w:delText>
        </w:r>
        <w:r w:rsidRPr="00225254" w:rsidDel="004C1133">
          <w:rPr>
            <w:rStyle w:val="CodeInline"/>
          </w:rPr>
          <w:delText>SimpleShader.js</w:delText>
        </w:r>
        <w:r w:rsidDel="004C1133">
          <w:rPr>
            <w:rStyle w:val="CodeInline"/>
          </w:rPr>
          <w:fldChar w:fldCharType="begin"/>
        </w:r>
        <w:r w:rsidDel="004C1133">
          <w:delInstrText xml:space="preserve"> XE "</w:delInstrText>
        </w:r>
        <w:r w:rsidRPr="0097525C" w:rsidDel="004C1133">
          <w:rPr>
            <w:rStyle w:val="CodeInline"/>
          </w:rPr>
          <w:delInstrText>FontRenderable objects:SimpleShader.js</w:delInstrText>
        </w:r>
        <w:r w:rsidDel="004C1133">
          <w:delInstrText xml:space="preserve">" </w:delInstrText>
        </w:r>
        <w:r w:rsidDel="004C1133">
          <w:rPr>
            <w:rStyle w:val="CodeInline"/>
          </w:rPr>
          <w:fldChar w:fldCharType="end"/>
        </w:r>
        <w:r w:rsidDel="004C1133">
          <w:delText xml:space="preserve"> file, the WebGL memory allocated for vertex shader, fragment shader, and compiled GLSL shader must all be released. To </w:delText>
        </w:r>
        <w:r w:rsidRPr="000635BF" w:rsidDel="004C1133">
          <w:delText>accomplish</w:delText>
        </w:r>
        <w:r w:rsidDel="004C1133">
          <w:delText xml:space="preserve"> this, instance variables must be defined to refer to the corresponding shaders.</w:delText>
        </w:r>
      </w:del>
    </w:p>
    <w:p w14:paraId="2ED2C5B4" w14:textId="20745E4F" w:rsidR="000635BF" w:rsidRPr="00E11210" w:rsidDel="004C1133" w:rsidRDefault="000635BF">
      <w:pPr>
        <w:pStyle w:val="BodyTextFirst"/>
        <w:rPr>
          <w:del w:id="4235" w:author="Kelvin Sung" w:date="2021-04-22T15:00:00Z"/>
        </w:rPr>
        <w:pPrChange w:id="4236" w:author="Kelvin Sung" w:date="2021-04-22T15:00:00Z">
          <w:pPr>
            <w:pStyle w:val="Code"/>
          </w:pPr>
        </w:pPrChange>
      </w:pPr>
      <w:del w:id="4237" w:author="Kelvin Sung" w:date="2021-04-22T15:00:00Z">
        <w:r w:rsidRPr="00E11210" w:rsidDel="004C1133">
          <w:delText>function SimpleShader(vertexShaderPath, fragmentShaderPath)</w:delText>
        </w:r>
        <w:r w:rsidDel="004C1133">
          <w:delText xml:space="preserve"> </w:delText>
        </w:r>
        <w:r w:rsidRPr="00E11210" w:rsidDel="004C1133">
          <w:delText>{</w:delText>
        </w:r>
      </w:del>
    </w:p>
    <w:p w14:paraId="66F769B3" w14:textId="20206A4C" w:rsidR="000635BF" w:rsidDel="004C1133" w:rsidRDefault="000635BF">
      <w:pPr>
        <w:pStyle w:val="BodyTextFirst"/>
        <w:rPr>
          <w:del w:id="4238" w:author="Kelvin Sung" w:date="2021-04-22T15:00:00Z"/>
        </w:rPr>
        <w:pPrChange w:id="4239" w:author="Kelvin Sung" w:date="2021-04-22T15:00:00Z">
          <w:pPr>
            <w:pStyle w:val="Code"/>
          </w:pPr>
        </w:pPrChange>
      </w:pPr>
      <w:del w:id="4240" w:author="Kelvin Sung" w:date="2021-04-22T15:00:00Z">
        <w:r w:rsidDel="004C1133">
          <w:delText xml:space="preserve">   </w:delText>
        </w:r>
      </w:del>
    </w:p>
    <w:p w14:paraId="3C9ED3AA" w14:textId="4399768B" w:rsidR="000635BF" w:rsidDel="004C1133" w:rsidRDefault="000635BF">
      <w:pPr>
        <w:pStyle w:val="BodyTextFirst"/>
        <w:rPr>
          <w:del w:id="4241" w:author="Kelvin Sung" w:date="2021-04-22T15:00:00Z"/>
        </w:rPr>
        <w:pPrChange w:id="4242" w:author="Kelvin Sung" w:date="2021-04-22T15:00:00Z">
          <w:pPr>
            <w:pStyle w:val="Code"/>
          </w:pPr>
        </w:pPrChange>
      </w:pPr>
      <w:del w:id="4243" w:author="Kelvin Sung" w:date="2021-04-22T15:00:00Z">
        <w:r w:rsidDel="004C1133">
          <w:delText xml:space="preserve">    // … Identical to previous code …</w:delText>
        </w:r>
      </w:del>
    </w:p>
    <w:p w14:paraId="342B0038" w14:textId="7165946D" w:rsidR="000635BF" w:rsidDel="004C1133" w:rsidRDefault="000635BF">
      <w:pPr>
        <w:pStyle w:val="BodyTextFirst"/>
        <w:rPr>
          <w:del w:id="4244" w:author="Kelvin Sung" w:date="2021-04-22T15:00:00Z"/>
        </w:rPr>
        <w:pPrChange w:id="4245" w:author="Kelvin Sung" w:date="2021-04-22T15:00:00Z">
          <w:pPr>
            <w:pStyle w:val="Code"/>
          </w:pPr>
        </w:pPrChange>
      </w:pPr>
    </w:p>
    <w:p w14:paraId="70B4278D" w14:textId="79E5BEEB" w:rsidR="000635BF" w:rsidRPr="00E11210" w:rsidDel="004C1133" w:rsidRDefault="000635BF">
      <w:pPr>
        <w:pStyle w:val="BodyTextFirst"/>
        <w:rPr>
          <w:del w:id="4246" w:author="Kelvin Sung" w:date="2021-04-22T15:00:00Z"/>
        </w:rPr>
        <w:pPrChange w:id="4247" w:author="Kelvin Sung" w:date="2021-04-22T15:00:00Z">
          <w:pPr>
            <w:pStyle w:val="Code"/>
          </w:pPr>
        </w:pPrChange>
      </w:pPr>
      <w:del w:id="4248" w:author="Kelvin Sung" w:date="2021-04-22T15:00:00Z">
        <w:r w:rsidRPr="00E11210" w:rsidDel="004C1133">
          <w:delText xml:space="preserve">    // Step A: load and compile vertex and fragment shaders</w:delText>
        </w:r>
      </w:del>
    </w:p>
    <w:p w14:paraId="4A5E49CD" w14:textId="1845FDBC" w:rsidR="000635BF" w:rsidDel="004C1133" w:rsidRDefault="000635BF">
      <w:pPr>
        <w:pStyle w:val="BodyTextFirst"/>
        <w:rPr>
          <w:del w:id="4249" w:author="Kelvin Sung" w:date="2021-04-22T15:00:00Z"/>
          <w:rStyle w:val="CodeBold"/>
        </w:rPr>
        <w:pPrChange w:id="4250" w:author="Kelvin Sung" w:date="2021-04-22T15:00:00Z">
          <w:pPr>
            <w:pStyle w:val="Code"/>
          </w:pPr>
        </w:pPrChange>
      </w:pPr>
      <w:del w:id="4251"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VertexShader = this._CompileShader(vertexShaderPath,</w:delText>
        </w:r>
      </w:del>
    </w:p>
    <w:p w14:paraId="1E4227CC" w14:textId="19F9EEA6" w:rsidR="000635BF" w:rsidRPr="00E11210" w:rsidDel="004C1133" w:rsidRDefault="000635BF">
      <w:pPr>
        <w:pStyle w:val="BodyTextFirst"/>
        <w:rPr>
          <w:del w:id="4252" w:author="Kelvin Sung" w:date="2021-04-22T15:00:00Z"/>
          <w:rStyle w:val="CodeBold"/>
        </w:rPr>
        <w:pPrChange w:id="4253" w:author="Kelvin Sung" w:date="2021-04-22T15:00:00Z">
          <w:pPr>
            <w:pStyle w:val="Code"/>
          </w:pPr>
        </w:pPrChange>
      </w:pPr>
      <w:del w:id="4254" w:author="Kelvin Sung" w:date="2021-04-22T15:00:00Z">
        <w:r w:rsidDel="004C1133">
          <w:rPr>
            <w:rStyle w:val="CodeBold"/>
          </w:rPr>
          <w:delText xml:space="preserve">                                            </w:delText>
        </w:r>
        <w:r w:rsidRPr="00E11210" w:rsidDel="004C1133">
          <w:rPr>
            <w:rStyle w:val="CodeBold"/>
          </w:rPr>
          <w:delText xml:space="preserve"> gl.VERTEX_SHADER);</w:delText>
        </w:r>
      </w:del>
    </w:p>
    <w:p w14:paraId="6AFD8D48" w14:textId="1F2777D8" w:rsidR="000635BF" w:rsidDel="004C1133" w:rsidRDefault="000635BF">
      <w:pPr>
        <w:pStyle w:val="BodyTextFirst"/>
        <w:rPr>
          <w:del w:id="4255" w:author="Kelvin Sung" w:date="2021-04-22T15:00:00Z"/>
          <w:rStyle w:val="CodeBold"/>
        </w:rPr>
        <w:pPrChange w:id="4256" w:author="Kelvin Sung" w:date="2021-04-22T15:00:00Z">
          <w:pPr>
            <w:pStyle w:val="Code"/>
          </w:pPr>
        </w:pPrChange>
      </w:pPr>
      <w:del w:id="4257"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FragmentShader = this._CompileShader(fragmentShaderPath,</w:delText>
        </w:r>
      </w:del>
    </w:p>
    <w:p w14:paraId="1C21EAA2" w14:textId="4F362995" w:rsidR="000635BF" w:rsidRPr="00E11210" w:rsidDel="004C1133" w:rsidRDefault="000635BF">
      <w:pPr>
        <w:pStyle w:val="BodyTextFirst"/>
        <w:rPr>
          <w:del w:id="4258" w:author="Kelvin Sung" w:date="2021-04-22T15:00:00Z"/>
          <w:rStyle w:val="CodeBold"/>
        </w:rPr>
        <w:pPrChange w:id="4259" w:author="Kelvin Sung" w:date="2021-04-22T15:00:00Z">
          <w:pPr>
            <w:pStyle w:val="Code"/>
          </w:pPr>
        </w:pPrChange>
      </w:pPr>
      <w:del w:id="4260" w:author="Kelvin Sung" w:date="2021-04-22T15:00:00Z">
        <w:r w:rsidDel="004C1133">
          <w:rPr>
            <w:rStyle w:val="CodeBold"/>
          </w:rPr>
          <w:delText xml:space="preserve">                                            </w:delText>
        </w:r>
        <w:r w:rsidRPr="00E11210" w:rsidDel="004C1133">
          <w:rPr>
            <w:rStyle w:val="CodeBold"/>
          </w:rPr>
          <w:delText xml:space="preserve"> gl.FRAGMENT_SHADER);</w:delText>
        </w:r>
      </w:del>
    </w:p>
    <w:p w14:paraId="5C331CD8" w14:textId="727B7C65" w:rsidR="000635BF" w:rsidRPr="00E11210" w:rsidDel="004C1133" w:rsidRDefault="000635BF">
      <w:pPr>
        <w:pStyle w:val="BodyTextFirst"/>
        <w:rPr>
          <w:del w:id="4261" w:author="Kelvin Sung" w:date="2021-04-22T15:00:00Z"/>
        </w:rPr>
        <w:pPrChange w:id="4262" w:author="Kelvin Sung" w:date="2021-04-22T15:00:00Z">
          <w:pPr>
            <w:pStyle w:val="Code"/>
          </w:pPr>
        </w:pPrChange>
      </w:pPr>
      <w:del w:id="4263" w:author="Kelvin Sung" w:date="2021-04-22T15:00:00Z">
        <w:r w:rsidRPr="00E11210" w:rsidDel="004C1133">
          <w:delText xml:space="preserve">    </w:delText>
        </w:r>
      </w:del>
    </w:p>
    <w:p w14:paraId="2FE67C10" w14:textId="31BD66E8" w:rsidR="000635BF" w:rsidRPr="00E11210" w:rsidDel="004C1133" w:rsidRDefault="000635BF">
      <w:pPr>
        <w:pStyle w:val="BodyTextFirst"/>
        <w:rPr>
          <w:del w:id="4264" w:author="Kelvin Sung" w:date="2021-04-22T15:00:00Z"/>
        </w:rPr>
        <w:pPrChange w:id="4265" w:author="Kelvin Sung" w:date="2021-04-22T15:00:00Z">
          <w:pPr>
            <w:pStyle w:val="Code"/>
          </w:pPr>
        </w:pPrChange>
      </w:pPr>
      <w:del w:id="4266" w:author="Kelvin Sung" w:date="2021-04-22T15:00:00Z">
        <w:r w:rsidRPr="00E11210" w:rsidDel="004C1133">
          <w:delText xml:space="preserve">    // Step B: Create and link the shaders into a program.</w:delText>
        </w:r>
      </w:del>
    </w:p>
    <w:p w14:paraId="38323360" w14:textId="66FA287B" w:rsidR="000635BF" w:rsidRPr="00E11210" w:rsidDel="004C1133" w:rsidRDefault="000635BF">
      <w:pPr>
        <w:pStyle w:val="BodyTextFirst"/>
        <w:rPr>
          <w:del w:id="4267" w:author="Kelvin Sung" w:date="2021-04-22T15:00:00Z"/>
        </w:rPr>
        <w:pPrChange w:id="4268" w:author="Kelvin Sung" w:date="2021-04-22T15:00:00Z">
          <w:pPr>
            <w:pStyle w:val="Code"/>
          </w:pPr>
        </w:pPrChange>
      </w:pPr>
      <w:del w:id="4269" w:author="Kelvin Sung" w:date="2021-04-22T15:00:00Z">
        <w:r w:rsidRPr="00E11210" w:rsidDel="004C1133">
          <w:delText xml:space="preserve">    this.</w:delText>
        </w:r>
        <w:r w:rsidDel="004C1133">
          <w:delText>m</w:delText>
        </w:r>
        <w:r w:rsidRPr="00E11210" w:rsidDel="004C1133">
          <w:delText>CompiledShader = gl.createProgram();</w:delText>
        </w:r>
      </w:del>
    </w:p>
    <w:p w14:paraId="78E9C13D" w14:textId="2BC4A2E9" w:rsidR="000635BF" w:rsidRPr="00E11210" w:rsidDel="004C1133" w:rsidRDefault="000635BF">
      <w:pPr>
        <w:pStyle w:val="BodyTextFirst"/>
        <w:rPr>
          <w:del w:id="4270" w:author="Kelvin Sung" w:date="2021-04-22T15:00:00Z"/>
          <w:rStyle w:val="CodeBold"/>
        </w:rPr>
        <w:pPrChange w:id="4271" w:author="Kelvin Sung" w:date="2021-04-22T15:00:00Z">
          <w:pPr>
            <w:pStyle w:val="Code"/>
          </w:pPr>
        </w:pPrChange>
      </w:pPr>
      <w:del w:id="4272"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VertexShader);</w:delText>
        </w:r>
      </w:del>
    </w:p>
    <w:p w14:paraId="3AA7396C" w14:textId="0F1D79C8" w:rsidR="000635BF" w:rsidRPr="00E11210" w:rsidDel="004C1133" w:rsidRDefault="000635BF">
      <w:pPr>
        <w:pStyle w:val="BodyTextFirst"/>
        <w:rPr>
          <w:del w:id="4273" w:author="Kelvin Sung" w:date="2021-04-22T15:00:00Z"/>
          <w:rStyle w:val="CodeBold"/>
        </w:rPr>
        <w:pPrChange w:id="4274" w:author="Kelvin Sung" w:date="2021-04-22T15:00:00Z">
          <w:pPr>
            <w:pStyle w:val="Code"/>
          </w:pPr>
        </w:pPrChange>
      </w:pPr>
      <w:del w:id="4275"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FragmentShader);</w:delText>
        </w:r>
      </w:del>
    </w:p>
    <w:p w14:paraId="3C52AC3E" w14:textId="092F4094" w:rsidR="000635BF" w:rsidRPr="00E11210" w:rsidDel="004C1133" w:rsidRDefault="000635BF">
      <w:pPr>
        <w:pStyle w:val="BodyTextFirst"/>
        <w:rPr>
          <w:del w:id="4276" w:author="Kelvin Sung" w:date="2021-04-22T15:00:00Z"/>
        </w:rPr>
        <w:pPrChange w:id="4277" w:author="Kelvin Sung" w:date="2021-04-22T15:00:00Z">
          <w:pPr>
            <w:pStyle w:val="Code"/>
          </w:pPr>
        </w:pPrChange>
      </w:pPr>
      <w:del w:id="4278" w:author="Kelvin Sung" w:date="2021-04-22T15:00:00Z">
        <w:r w:rsidRPr="00193F31" w:rsidDel="004C1133">
          <w:delText xml:space="preserve">    </w:delText>
        </w:r>
        <w:r w:rsidRPr="00E11210" w:rsidDel="004C1133">
          <w:delText>gl.linkProgram(this.</w:delText>
        </w:r>
        <w:r w:rsidDel="004C1133">
          <w:delText>m</w:delText>
        </w:r>
        <w:r w:rsidRPr="00E11210" w:rsidDel="004C1133">
          <w:delText>CompiledShader);</w:delText>
        </w:r>
      </w:del>
    </w:p>
    <w:p w14:paraId="4AA68F5A" w14:textId="74CD1720" w:rsidR="000635BF" w:rsidRPr="00E11210" w:rsidDel="004C1133" w:rsidRDefault="000635BF">
      <w:pPr>
        <w:pStyle w:val="BodyTextFirst"/>
        <w:rPr>
          <w:del w:id="4279" w:author="Kelvin Sung" w:date="2021-04-22T15:00:00Z"/>
        </w:rPr>
        <w:pPrChange w:id="4280" w:author="Kelvin Sung" w:date="2021-04-22T15:00:00Z">
          <w:pPr>
            <w:pStyle w:val="Code"/>
          </w:pPr>
        </w:pPrChange>
      </w:pPr>
    </w:p>
    <w:p w14:paraId="72D65ED0" w14:textId="0A641B44" w:rsidR="000635BF" w:rsidDel="004C1133" w:rsidRDefault="000635BF">
      <w:pPr>
        <w:pStyle w:val="BodyTextFirst"/>
        <w:rPr>
          <w:del w:id="4281" w:author="Kelvin Sung" w:date="2021-04-22T15:00:00Z"/>
        </w:rPr>
        <w:pPrChange w:id="4282" w:author="Kelvin Sung" w:date="2021-04-22T15:00:00Z">
          <w:pPr>
            <w:pStyle w:val="Code"/>
          </w:pPr>
        </w:pPrChange>
      </w:pPr>
      <w:del w:id="4283" w:author="Kelvin Sung" w:date="2021-04-22T15:00:00Z">
        <w:r w:rsidRPr="00E11210" w:rsidDel="004C1133">
          <w:delText xml:space="preserve">    // Step C</w:delText>
        </w:r>
        <w:r w:rsidDel="004C1133">
          <w:delText>, D, E, F, G</w:delText>
        </w:r>
        <w:r w:rsidRPr="00E11210" w:rsidDel="004C1133">
          <w:delText xml:space="preserve">: </w:delText>
        </w:r>
      </w:del>
    </w:p>
    <w:p w14:paraId="250039B7" w14:textId="0E1539C4" w:rsidR="000635BF" w:rsidRPr="00E11210" w:rsidDel="004C1133" w:rsidRDefault="000635BF">
      <w:pPr>
        <w:pStyle w:val="BodyTextFirst"/>
        <w:rPr>
          <w:del w:id="4284" w:author="Kelvin Sung" w:date="2021-04-22T15:00:00Z"/>
        </w:rPr>
        <w:pPrChange w:id="4285" w:author="Kelvin Sung" w:date="2021-04-22T15:00:00Z">
          <w:pPr>
            <w:pStyle w:val="Code"/>
          </w:pPr>
        </w:pPrChange>
      </w:pPr>
      <w:del w:id="4286" w:author="Kelvin Sung" w:date="2021-04-22T15:00:00Z">
        <w:r w:rsidDel="004C1133">
          <w:delText xml:space="preserve">    // … Identical to previous code …</w:delText>
        </w:r>
      </w:del>
    </w:p>
    <w:p w14:paraId="14B2E78B" w14:textId="78BD712C" w:rsidR="000635BF" w:rsidDel="004C1133" w:rsidRDefault="000635BF">
      <w:pPr>
        <w:pStyle w:val="BodyTextFirst"/>
        <w:rPr>
          <w:del w:id="4287" w:author="Kelvin Sung" w:date="2021-04-22T15:00:00Z"/>
        </w:rPr>
        <w:pPrChange w:id="4288" w:author="Kelvin Sung" w:date="2021-04-22T15:00:00Z">
          <w:pPr>
            <w:pStyle w:val="Code"/>
          </w:pPr>
        </w:pPrChange>
      </w:pPr>
      <w:del w:id="4289" w:author="Kelvin Sung" w:date="2021-04-22T15:00:00Z">
        <w:r w:rsidRPr="00E11210" w:rsidDel="004C1133">
          <w:delText>};</w:delText>
        </w:r>
      </w:del>
    </w:p>
    <w:p w14:paraId="2E696C9B" w14:textId="16ABA796" w:rsidR="000635BF" w:rsidDel="004C1133" w:rsidRDefault="000635BF">
      <w:pPr>
        <w:pStyle w:val="BodyTextFirst"/>
        <w:rPr>
          <w:del w:id="4290" w:author="Kelvin Sung" w:date="2021-04-22T15:00:00Z"/>
        </w:rPr>
        <w:pPrChange w:id="4291" w:author="Kelvin Sung" w:date="2021-04-22T15:00:00Z">
          <w:pPr>
            <w:pStyle w:val="Code"/>
          </w:pPr>
        </w:pPrChange>
      </w:pPr>
    </w:p>
    <w:p w14:paraId="1D783720" w14:textId="4753B6E5" w:rsidR="000635BF" w:rsidRPr="00E11210" w:rsidDel="004C1133" w:rsidRDefault="000635BF">
      <w:pPr>
        <w:pStyle w:val="BodyTextFirst"/>
        <w:rPr>
          <w:del w:id="4292" w:author="Kelvin Sung" w:date="2021-04-22T15:00:00Z"/>
        </w:rPr>
        <w:pPrChange w:id="4293" w:author="Kelvin Sung" w:date="2021-04-22T15:00:00Z">
          <w:pPr>
            <w:pStyle w:val="Code"/>
          </w:pPr>
        </w:pPrChange>
      </w:pPr>
      <w:del w:id="4294" w:author="Kelvin Sung" w:date="2021-04-22T15:00:00Z">
        <w:r w:rsidRPr="00E11210" w:rsidDel="004C1133">
          <w:delText>SimpleShader.prototype.</w:delText>
        </w:r>
        <w:r w:rsidDel="004C1133">
          <w:delText>cleanUp</w:delText>
        </w:r>
        <w:r w:rsidRPr="00E11210" w:rsidDel="004C1133">
          <w:delText xml:space="preserve"> = function() {</w:delText>
        </w:r>
      </w:del>
    </w:p>
    <w:p w14:paraId="27E77EAC" w14:textId="17C04DCF" w:rsidR="000635BF" w:rsidRPr="00E11210" w:rsidDel="004C1133" w:rsidRDefault="000635BF">
      <w:pPr>
        <w:pStyle w:val="BodyTextFirst"/>
        <w:rPr>
          <w:del w:id="4295" w:author="Kelvin Sung" w:date="2021-04-22T15:00:00Z"/>
        </w:rPr>
        <w:pPrChange w:id="4296" w:author="Kelvin Sung" w:date="2021-04-22T15:00:00Z">
          <w:pPr>
            <w:pStyle w:val="Code"/>
          </w:pPr>
        </w:pPrChange>
      </w:pPr>
      <w:del w:id="4297" w:author="Kelvin Sung" w:date="2021-04-22T15:00:00Z">
        <w:r w:rsidRPr="00E11210" w:rsidDel="004C1133">
          <w:delText xml:space="preserve">    var gl = gEngine.Core.</w:delText>
        </w:r>
        <w:r w:rsidDel="004C1133">
          <w:delText>get</w:delText>
        </w:r>
        <w:r w:rsidRPr="00E11210" w:rsidDel="004C1133">
          <w:delText>GL();</w:delText>
        </w:r>
      </w:del>
    </w:p>
    <w:p w14:paraId="76F3613A" w14:textId="003D0EE8" w:rsidR="000635BF" w:rsidRPr="00E11210" w:rsidDel="004C1133" w:rsidRDefault="000635BF">
      <w:pPr>
        <w:pStyle w:val="BodyTextFirst"/>
        <w:rPr>
          <w:del w:id="4298" w:author="Kelvin Sung" w:date="2021-04-22T15:00:00Z"/>
        </w:rPr>
        <w:pPrChange w:id="4299" w:author="Kelvin Sung" w:date="2021-04-22T15:00:00Z">
          <w:pPr>
            <w:pStyle w:val="Code"/>
          </w:pPr>
        </w:pPrChange>
      </w:pPr>
      <w:del w:id="4300"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VertexShader);</w:delText>
        </w:r>
      </w:del>
    </w:p>
    <w:p w14:paraId="71E5D89E" w14:textId="17C7F2F3" w:rsidR="000635BF" w:rsidRPr="00E11210" w:rsidDel="004C1133" w:rsidRDefault="000635BF">
      <w:pPr>
        <w:pStyle w:val="BodyTextFirst"/>
        <w:rPr>
          <w:del w:id="4301" w:author="Kelvin Sung" w:date="2021-04-22T15:00:00Z"/>
        </w:rPr>
        <w:pPrChange w:id="4302" w:author="Kelvin Sung" w:date="2021-04-22T15:00:00Z">
          <w:pPr>
            <w:pStyle w:val="Code"/>
          </w:pPr>
        </w:pPrChange>
      </w:pPr>
      <w:del w:id="4303"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FragmentShader);</w:delText>
        </w:r>
      </w:del>
    </w:p>
    <w:p w14:paraId="19B40AA1" w14:textId="4ABD9704" w:rsidR="000635BF" w:rsidRPr="00E11210" w:rsidDel="004C1133" w:rsidRDefault="000635BF">
      <w:pPr>
        <w:pStyle w:val="BodyTextFirst"/>
        <w:rPr>
          <w:del w:id="4304" w:author="Kelvin Sung" w:date="2021-04-22T15:00:00Z"/>
        </w:rPr>
        <w:pPrChange w:id="4305" w:author="Kelvin Sung" w:date="2021-04-22T15:00:00Z">
          <w:pPr>
            <w:pStyle w:val="Code"/>
          </w:pPr>
        </w:pPrChange>
      </w:pPr>
      <w:del w:id="4306" w:author="Kelvin Sung" w:date="2021-04-22T15:00:00Z">
        <w:r w:rsidRPr="00E11210" w:rsidDel="004C1133">
          <w:delText xml:space="preserve">    gl.deleteShader(this.</w:delText>
        </w:r>
        <w:r w:rsidDel="004C1133">
          <w:delText>m</w:delText>
        </w:r>
        <w:r w:rsidRPr="00E11210" w:rsidDel="004C1133">
          <w:delText>VertexShader);</w:delText>
        </w:r>
      </w:del>
    </w:p>
    <w:p w14:paraId="2B088540" w14:textId="26BAB42C" w:rsidR="000635BF" w:rsidRPr="00E11210" w:rsidDel="004C1133" w:rsidRDefault="000635BF">
      <w:pPr>
        <w:pStyle w:val="BodyTextFirst"/>
        <w:rPr>
          <w:del w:id="4307" w:author="Kelvin Sung" w:date="2021-04-22T15:00:00Z"/>
        </w:rPr>
        <w:pPrChange w:id="4308" w:author="Kelvin Sung" w:date="2021-04-22T15:00:00Z">
          <w:pPr>
            <w:pStyle w:val="Code"/>
          </w:pPr>
        </w:pPrChange>
      </w:pPr>
      <w:del w:id="4309" w:author="Kelvin Sung" w:date="2021-04-22T15:00:00Z">
        <w:r w:rsidRPr="00E11210" w:rsidDel="004C1133">
          <w:delText xml:space="preserve">    gl.deleteShader(this.</w:delText>
        </w:r>
        <w:r w:rsidDel="004C1133">
          <w:delText>m</w:delText>
        </w:r>
        <w:r w:rsidRPr="00E11210" w:rsidDel="004C1133">
          <w:delText>FragmentShader);</w:delText>
        </w:r>
      </w:del>
    </w:p>
    <w:p w14:paraId="00ECBC06" w14:textId="5E13A19E" w:rsidR="000635BF" w:rsidRPr="00E11210" w:rsidDel="004C1133" w:rsidRDefault="000635BF">
      <w:pPr>
        <w:pStyle w:val="BodyTextFirst"/>
        <w:rPr>
          <w:del w:id="4310" w:author="Kelvin Sung" w:date="2021-04-22T15:00:00Z"/>
        </w:rPr>
        <w:pPrChange w:id="4311" w:author="Kelvin Sung" w:date="2021-04-22T15:00:00Z">
          <w:pPr>
            <w:pStyle w:val="Code"/>
          </w:pPr>
        </w:pPrChange>
      </w:pPr>
      <w:del w:id="4312" w:author="Kelvin Sung" w:date="2021-04-22T15:00:00Z">
        <w:r w:rsidRPr="00E11210" w:rsidDel="004C1133">
          <w:delText>};</w:delText>
        </w:r>
      </w:del>
    </w:p>
    <w:p w14:paraId="14F5E881" w14:textId="4CBCB868" w:rsidR="000635BF" w:rsidDel="004C1133" w:rsidRDefault="000635BF">
      <w:pPr>
        <w:pStyle w:val="BodyTextFirst"/>
        <w:rPr>
          <w:del w:id="4313" w:author="Kelvin Sung" w:date="2021-04-22T15:00:00Z"/>
        </w:rPr>
        <w:pPrChange w:id="4314" w:author="Kelvin Sung" w:date="2021-04-22T15:00:00Z">
          <w:pPr>
            <w:pStyle w:val="NumSubList"/>
            <w:numPr>
              <w:numId w:val="51"/>
            </w:numPr>
            <w:tabs>
              <w:tab w:val="clear" w:pos="0"/>
            </w:tabs>
            <w:ind w:left="1800"/>
          </w:pPr>
        </w:pPrChange>
      </w:pPr>
      <w:del w:id="4315" w:author="Kelvin Sung" w:date="2021-04-22T15:00:00Z">
        <w:r w:rsidDel="004C1133">
          <w:delText xml:space="preserve">The constructor is modified to reference the vertex and fragment shaders with the </w:delText>
        </w:r>
        <w:r w:rsidRPr="0059355F" w:rsidDel="004C1133">
          <w:rPr>
            <w:rStyle w:val="CodeInline"/>
          </w:rPr>
          <w:delText>mVertexShader</w:delText>
        </w:r>
        <w:r w:rsidDel="004C1133">
          <w:delText xml:space="preserve"> and </w:delText>
        </w:r>
        <w:r w:rsidRPr="0059355F" w:rsidDel="004C1133">
          <w:rPr>
            <w:rStyle w:val="CodeInline"/>
          </w:rPr>
          <w:delText>mFragmentShader</w:delText>
        </w:r>
        <w:r w:rsidDel="004C1133">
          <w:delText xml:space="preserve"> variables. </w:delText>
        </w:r>
      </w:del>
    </w:p>
    <w:p w14:paraId="38E56ACA" w14:textId="4020BBFE" w:rsidR="000635BF" w:rsidDel="004C1133" w:rsidRDefault="000635BF">
      <w:pPr>
        <w:pStyle w:val="BodyTextFirst"/>
        <w:rPr>
          <w:del w:id="4316" w:author="Kelvin Sung" w:date="2021-04-22T15:00:00Z"/>
        </w:rPr>
        <w:pPrChange w:id="4317" w:author="Kelvin Sung" w:date="2021-04-22T15:00:00Z">
          <w:pPr>
            <w:pStyle w:val="NumSubList"/>
            <w:numPr>
              <w:numId w:val="51"/>
            </w:numPr>
            <w:tabs>
              <w:tab w:val="clear" w:pos="0"/>
            </w:tabs>
            <w:ind w:left="1800"/>
          </w:pPr>
        </w:pPrChange>
      </w:pPr>
      <w:del w:id="4318" w:author="Kelvin Sung" w:date="2021-04-22T15:00:00Z">
        <w:r w:rsidDel="004C1133">
          <w:delText xml:space="preserve">The new </w:delText>
        </w:r>
        <w:r w:rsidRPr="0059355F" w:rsidDel="004C1133">
          <w:rPr>
            <w:rStyle w:val="CodeInline"/>
          </w:rPr>
          <w:delText>cleanUp()</w:delText>
        </w:r>
        <w:r w:rsidDel="004C1133">
          <w:delText xml:space="preserve"> function releases the memory associated with the shaders. </w:delText>
        </w:r>
      </w:del>
    </w:p>
    <w:p w14:paraId="543EA920" w14:textId="1230D4AE" w:rsidR="000635BF" w:rsidDel="004C1133" w:rsidRDefault="000635BF">
      <w:pPr>
        <w:pStyle w:val="BodyTextFirst"/>
        <w:rPr>
          <w:del w:id="4319" w:author="Kelvin Sung" w:date="2021-04-22T15:00:00Z"/>
        </w:rPr>
        <w:pPrChange w:id="4320" w:author="Kelvin Sung" w:date="2021-04-22T15:00:00Z">
          <w:pPr>
            <w:pStyle w:val="Heading3"/>
          </w:pPr>
        </w:pPrChange>
      </w:pPr>
      <w:del w:id="4321" w:author="Kelvin Sung" w:date="2021-04-22T15:00:00Z">
        <w:r w:rsidDel="004C1133">
          <w:delText>Testing Fonts</w:delText>
        </w:r>
      </w:del>
    </w:p>
    <w:p w14:paraId="02EB1BC7" w14:textId="7C38227C" w:rsidR="000635BF" w:rsidDel="004C1133" w:rsidRDefault="000635BF">
      <w:pPr>
        <w:pStyle w:val="BodyTextFirst"/>
        <w:rPr>
          <w:del w:id="4322" w:author="Kelvin Sung" w:date="2021-04-22T15:00:00Z"/>
        </w:rPr>
      </w:pPr>
      <w:del w:id="4323" w:author="Kelvin Sung" w:date="2021-04-22T15:00:00Z">
        <w:r w:rsidDel="004C1133">
          <w:delText xml:space="preserve">You are now ready to test the system font support for drawing text messages and to actually end the game by stopping the game loop. The first step is to define the </w:delText>
        </w:r>
        <w:r w:rsidRPr="002D6BDD" w:rsidDel="004C1133">
          <w:rPr>
            <w:rStyle w:val="CodeInline"/>
          </w:rPr>
          <w:delText>GameOver</w:delText>
        </w:r>
        <w:r w:rsidDel="004C1133">
          <w:delText xml:space="preserve"> scene</w:delText>
        </w:r>
        <w:r w:rsidDel="004C1133">
          <w:fldChar w:fldCharType="begin"/>
        </w:r>
        <w:r w:rsidDel="004C1133">
          <w:delInstrText xml:space="preserve"> XE "</w:delInstrText>
        </w:r>
        <w:r w:rsidRPr="00027659" w:rsidDel="004C1133">
          <w:rPr>
            <w:rStyle w:val="CodeInline"/>
          </w:rPr>
          <w:delInstrText>FontRenderable objects:GameOver</w:delInstrText>
        </w:r>
        <w:r w:rsidRPr="00027659" w:rsidDel="004C1133">
          <w:delInstrText xml:space="preserve"> scene</w:delInstrText>
        </w:r>
        <w:r w:rsidDel="004C1133">
          <w:delInstrText xml:space="preserve">" </w:delInstrText>
        </w:r>
        <w:r w:rsidDel="004C1133">
          <w:fldChar w:fldCharType="end"/>
        </w:r>
        <w:r w:rsidDel="004C1133">
          <w:delText xml:space="preserve">. </w:delText>
        </w:r>
      </w:del>
    </w:p>
    <w:p w14:paraId="60B4D6D2" w14:textId="108FD9BF" w:rsidR="00002451" w:rsidDel="004C1133" w:rsidRDefault="00002451">
      <w:pPr>
        <w:pStyle w:val="BodyTextFirst"/>
        <w:rPr>
          <w:del w:id="4324" w:author="Kelvin Sung" w:date="2021-04-22T15:00:00Z"/>
        </w:rPr>
      </w:pPr>
    </w:p>
    <w:p w14:paraId="10954B08" w14:textId="1B18FDCF" w:rsidR="000635BF" w:rsidRPr="00591A5C" w:rsidDel="004C1133" w:rsidRDefault="000635BF">
      <w:pPr>
        <w:pStyle w:val="BodyTextFirst"/>
        <w:rPr>
          <w:del w:id="4325" w:author="Kelvin Sung" w:date="2021-04-22T15:00:00Z"/>
        </w:rPr>
        <w:pPrChange w:id="4326" w:author="Kelvin Sung" w:date="2021-04-22T15:00:00Z">
          <w:pPr>
            <w:pStyle w:val="Heading4"/>
          </w:pPr>
        </w:pPrChange>
      </w:pPr>
      <w:del w:id="4327" w:author="Kelvin Sung" w:date="2021-04-22T15:00:00Z">
        <w:r w:rsidDel="004C1133">
          <w:delText>The GameOver S</w:delText>
        </w:r>
        <w:r w:rsidRPr="00591A5C" w:rsidDel="004C1133">
          <w:delText>cene</w:delText>
        </w:r>
      </w:del>
    </w:p>
    <w:p w14:paraId="4A6C2C0D" w14:textId="12DA9993" w:rsidR="000635BF" w:rsidRPr="00591A5C" w:rsidDel="004C1133" w:rsidRDefault="000635BF">
      <w:pPr>
        <w:pStyle w:val="BodyTextFirst"/>
        <w:rPr>
          <w:del w:id="4328" w:author="Kelvin Sung" w:date="2021-04-22T15:00:00Z"/>
        </w:rPr>
      </w:pPr>
      <w:del w:id="4329" w:author="Kelvin Sung" w:date="2021-04-22T15:00:00Z">
        <w:r w:rsidDel="004C1133">
          <w:lastRenderedPageBreak/>
          <w:delText>The goal of this scene is to output a “Game Over” message for the player and end the game gracefully. The scene will set up a proper WC system, draw the “Game Over” text, and stop the game loop.</w:delText>
        </w:r>
      </w:del>
    </w:p>
    <w:p w14:paraId="32E2DDC4" w14:textId="55B6CA9B" w:rsidR="000635BF" w:rsidRPr="00591A5C" w:rsidDel="004C1133" w:rsidRDefault="000635BF">
      <w:pPr>
        <w:pStyle w:val="BodyTextFirst"/>
        <w:rPr>
          <w:del w:id="4330" w:author="Kelvin Sung" w:date="2021-04-22T15:00:00Z"/>
        </w:rPr>
        <w:pPrChange w:id="4331" w:author="Kelvin Sung" w:date="2021-04-22T15:00:00Z">
          <w:pPr>
            <w:pStyle w:val="NumList"/>
            <w:numPr>
              <w:numId w:val="69"/>
            </w:numPr>
          </w:pPr>
        </w:pPrChange>
      </w:pPr>
      <w:del w:id="4332" w:author="Kelvin Sung" w:date="2021-04-22T15:00:00Z">
        <w:r w:rsidRPr="00591A5C" w:rsidDel="004C1133">
          <w:delText xml:space="preserve">Create a new file in the </w:delText>
        </w:r>
        <w:r w:rsidRPr="00591A5C" w:rsidDel="004C1133">
          <w:rPr>
            <w:rStyle w:val="CodeInline"/>
          </w:rPr>
          <w:delText>src/Engine/MyGame</w:delText>
        </w:r>
        <w:r w:rsidRPr="00591A5C" w:rsidDel="004C1133">
          <w:delText xml:space="preserve"> folder and name it </w:delText>
        </w:r>
        <w:r w:rsidRPr="00591A5C" w:rsidDel="004C1133">
          <w:rPr>
            <w:rStyle w:val="CodeInline"/>
          </w:rPr>
          <w:delText>GameOver.js</w:delText>
        </w:r>
        <w:r w:rsidRPr="00591A5C" w:rsidDel="004C1133">
          <w:delText>.</w:delText>
        </w:r>
      </w:del>
    </w:p>
    <w:p w14:paraId="44628963" w14:textId="3449261D" w:rsidR="000635BF" w:rsidRPr="00591A5C" w:rsidDel="004C1133" w:rsidRDefault="000635BF">
      <w:pPr>
        <w:pStyle w:val="BodyTextFirst"/>
        <w:rPr>
          <w:del w:id="4333" w:author="Kelvin Sung" w:date="2021-04-22T15:00:00Z"/>
        </w:rPr>
        <w:pPrChange w:id="4334" w:author="Kelvin Sung" w:date="2021-04-22T15:00:00Z">
          <w:pPr>
            <w:pStyle w:val="NumList"/>
            <w:numPr>
              <w:numId w:val="14"/>
            </w:numPr>
          </w:pPr>
        </w:pPrChange>
      </w:pPr>
      <w:del w:id="4335" w:author="Kelvin Sung" w:date="2021-04-22T15:00:00Z">
        <w:r w:rsidRPr="00591A5C" w:rsidDel="004C1133">
          <w:delText>Implement the construct</w:delText>
        </w:r>
        <w:r w:rsidDel="004C1133">
          <w:delText xml:space="preserve">or, with the </w:delText>
        </w:r>
        <w:r w:rsidRPr="005C5530" w:rsidDel="004C1133">
          <w:rPr>
            <w:rStyle w:val="CodeInline"/>
          </w:rPr>
          <w:delText>mCamera</w:delText>
        </w:r>
        <w:r w:rsidDel="004C1133">
          <w:delText xml:space="preserve"> to set up a convenient World Coordinate (WC) system and the </w:delText>
        </w:r>
        <w:r w:rsidRPr="005C5530" w:rsidDel="004C1133">
          <w:rPr>
            <w:rStyle w:val="CodeInline"/>
          </w:rPr>
          <w:delText>mMsg</w:delText>
        </w:r>
        <w:r w:rsidDel="004C1133">
          <w:delText xml:space="preserve"> to contain the “Game Over” message.</w:delText>
        </w:r>
      </w:del>
    </w:p>
    <w:p w14:paraId="133D64FF" w14:textId="6208F53C" w:rsidR="000635BF" w:rsidRPr="00591A5C" w:rsidDel="004C1133" w:rsidRDefault="000635BF">
      <w:pPr>
        <w:pStyle w:val="BodyTextFirst"/>
        <w:rPr>
          <w:del w:id="4336" w:author="Kelvin Sung" w:date="2021-04-22T15:00:00Z"/>
        </w:rPr>
        <w:pPrChange w:id="4337" w:author="Kelvin Sung" w:date="2021-04-22T15:00:00Z">
          <w:pPr>
            <w:pStyle w:val="Code"/>
          </w:pPr>
        </w:pPrChange>
      </w:pPr>
      <w:del w:id="4338" w:author="Kelvin Sung" w:date="2021-04-22T15:00:00Z">
        <w:r w:rsidRPr="00591A5C" w:rsidDel="004C1133">
          <w:delText xml:space="preserve">function GameOver() {           </w:delText>
        </w:r>
      </w:del>
    </w:p>
    <w:p w14:paraId="35584FCC" w14:textId="1645B912" w:rsidR="000635BF" w:rsidRPr="00591A5C" w:rsidDel="004C1133" w:rsidRDefault="000635BF">
      <w:pPr>
        <w:pStyle w:val="BodyTextFirst"/>
        <w:rPr>
          <w:del w:id="4339" w:author="Kelvin Sung" w:date="2021-04-22T15:00:00Z"/>
        </w:rPr>
        <w:pPrChange w:id="4340" w:author="Kelvin Sung" w:date="2021-04-22T15:00:00Z">
          <w:pPr>
            <w:pStyle w:val="Code"/>
          </w:pPr>
        </w:pPrChange>
      </w:pPr>
      <w:del w:id="4341" w:author="Kelvin Sung" w:date="2021-04-22T15:00:00Z">
        <w:r w:rsidRPr="00591A5C" w:rsidDel="004C1133">
          <w:delText xml:space="preserve">    this.mCamera = null;</w:delText>
        </w:r>
      </w:del>
    </w:p>
    <w:p w14:paraId="17FA11B0" w14:textId="39CB8FB5" w:rsidR="000635BF" w:rsidRPr="00591A5C" w:rsidDel="004C1133" w:rsidRDefault="000635BF">
      <w:pPr>
        <w:pStyle w:val="BodyTextFirst"/>
        <w:rPr>
          <w:del w:id="4342" w:author="Kelvin Sung" w:date="2021-04-22T15:00:00Z"/>
        </w:rPr>
        <w:pPrChange w:id="4343" w:author="Kelvin Sung" w:date="2021-04-22T15:00:00Z">
          <w:pPr>
            <w:pStyle w:val="Code"/>
          </w:pPr>
        </w:pPrChange>
      </w:pPr>
      <w:del w:id="4344" w:author="Kelvin Sung" w:date="2021-04-22T15:00:00Z">
        <w:r w:rsidRPr="00591A5C" w:rsidDel="004C1133">
          <w:delText xml:space="preserve">    this.mMsg = null;</w:delText>
        </w:r>
      </w:del>
    </w:p>
    <w:p w14:paraId="6F8558D6" w14:textId="409B2530" w:rsidR="000635BF" w:rsidRPr="00591A5C" w:rsidDel="004C1133" w:rsidRDefault="000635BF">
      <w:pPr>
        <w:pStyle w:val="BodyTextFirst"/>
        <w:rPr>
          <w:del w:id="4345" w:author="Kelvin Sung" w:date="2021-04-22T15:00:00Z"/>
        </w:rPr>
        <w:pPrChange w:id="4346" w:author="Kelvin Sung" w:date="2021-04-22T15:00:00Z">
          <w:pPr>
            <w:pStyle w:val="Code"/>
          </w:pPr>
        </w:pPrChange>
      </w:pPr>
      <w:del w:id="4347" w:author="Kelvin Sung" w:date="2021-04-22T15:00:00Z">
        <w:r w:rsidRPr="00591A5C" w:rsidDel="004C1133">
          <w:delText>};</w:delText>
        </w:r>
      </w:del>
    </w:p>
    <w:p w14:paraId="69AE0A04" w14:textId="47652105" w:rsidR="000635BF" w:rsidRPr="00591A5C" w:rsidDel="004C1133" w:rsidRDefault="000635BF">
      <w:pPr>
        <w:pStyle w:val="BodyTextFirst"/>
        <w:rPr>
          <w:del w:id="4348" w:author="Kelvin Sung" w:date="2021-04-22T15:00:00Z"/>
        </w:rPr>
        <w:pPrChange w:id="4349" w:author="Kelvin Sung" w:date="2021-04-22T15:00:00Z">
          <w:pPr>
            <w:pStyle w:val="Code"/>
          </w:pPr>
        </w:pPrChange>
      </w:pPr>
      <w:del w:id="4350" w:author="Kelvin Sung" w:date="2021-04-22T15:00:00Z">
        <w:r w:rsidRPr="00591A5C" w:rsidDel="004C1133">
          <w:delText>gEngine.Core.inheritPrototype(GameOver, Scene);</w:delText>
        </w:r>
      </w:del>
    </w:p>
    <w:p w14:paraId="54C33A75" w14:textId="79EF23A9" w:rsidR="000635BF" w:rsidRPr="00591A5C" w:rsidDel="004C1133" w:rsidRDefault="000635BF">
      <w:pPr>
        <w:pStyle w:val="BodyTextFirst"/>
        <w:rPr>
          <w:del w:id="4351" w:author="Kelvin Sung" w:date="2021-04-22T15:00:00Z"/>
        </w:rPr>
        <w:pPrChange w:id="4352" w:author="Kelvin Sung" w:date="2021-04-22T15:00:00Z">
          <w:pPr>
            <w:pStyle w:val="NumList"/>
            <w:numPr>
              <w:numId w:val="14"/>
            </w:numPr>
          </w:pPr>
        </w:pPrChange>
      </w:pPr>
      <w:del w:id="4353" w:author="Kelvin Sung" w:date="2021-04-22T15:00:00Z">
        <w:r w:rsidDel="004C1133">
          <w:delText xml:space="preserve">In the </w:delText>
        </w:r>
        <w:r w:rsidRPr="00767775" w:rsidDel="004C1133">
          <w:rPr>
            <w:rStyle w:val="CodeInline"/>
          </w:rPr>
          <w:delText>initialize()</w:delText>
        </w:r>
        <w:r w:rsidDel="004C1133">
          <w:delText xml:space="preserve"> </w:delText>
        </w:r>
        <w:r w:rsidRPr="000635BF" w:rsidDel="004C1133">
          <w:delText>function</w:delText>
        </w:r>
        <w:r w:rsidDel="004C1133">
          <w:delText xml:space="preserve">, define a convenient WC and initialize the </w:delText>
        </w:r>
        <w:r w:rsidRPr="00767775" w:rsidDel="004C1133">
          <w:rPr>
            <w:rStyle w:val="CodeInline"/>
          </w:rPr>
          <w:delText>mMsg</w:delText>
        </w:r>
        <w:r w:rsidDel="004C1133">
          <w:delText xml:space="preserve"> object.</w:delText>
        </w:r>
      </w:del>
    </w:p>
    <w:p w14:paraId="60A66FC5" w14:textId="0BAE475B" w:rsidR="000635BF" w:rsidRPr="00591A5C" w:rsidDel="004C1133" w:rsidRDefault="000635BF">
      <w:pPr>
        <w:pStyle w:val="BodyTextFirst"/>
        <w:rPr>
          <w:del w:id="4354" w:author="Kelvin Sung" w:date="2021-04-22T15:00:00Z"/>
        </w:rPr>
        <w:pPrChange w:id="4355" w:author="Kelvin Sung" w:date="2021-04-22T15:00:00Z">
          <w:pPr>
            <w:pStyle w:val="Code"/>
          </w:pPr>
        </w:pPrChange>
      </w:pPr>
      <w:del w:id="4356" w:author="Kelvin Sung" w:date="2021-04-22T15:00:00Z">
        <w:r w:rsidRPr="00591A5C" w:rsidDel="004C1133">
          <w:delText>GameOver.prototype.initialize = function() {</w:delText>
        </w:r>
      </w:del>
    </w:p>
    <w:p w14:paraId="6C1ACD87" w14:textId="2A4A46DE" w:rsidR="000635BF" w:rsidRPr="00591A5C" w:rsidDel="004C1133" w:rsidRDefault="000635BF">
      <w:pPr>
        <w:pStyle w:val="BodyTextFirst"/>
        <w:rPr>
          <w:del w:id="4357" w:author="Kelvin Sung" w:date="2021-04-22T15:00:00Z"/>
        </w:rPr>
        <w:pPrChange w:id="4358" w:author="Kelvin Sung" w:date="2021-04-22T15:00:00Z">
          <w:pPr>
            <w:pStyle w:val="Code"/>
          </w:pPr>
        </w:pPrChange>
      </w:pPr>
      <w:del w:id="4359" w:author="Kelvin Sung" w:date="2021-04-22T15:00:00Z">
        <w:r w:rsidRPr="00591A5C" w:rsidDel="004C1133">
          <w:delText xml:space="preserve">    // Step A: set up the cameras</w:delText>
        </w:r>
      </w:del>
    </w:p>
    <w:p w14:paraId="5B4BA2A3" w14:textId="15342187" w:rsidR="000635BF" w:rsidRPr="00591A5C" w:rsidDel="004C1133" w:rsidRDefault="000635BF">
      <w:pPr>
        <w:pStyle w:val="BodyTextFirst"/>
        <w:rPr>
          <w:del w:id="4360" w:author="Kelvin Sung" w:date="2021-04-22T15:00:00Z"/>
        </w:rPr>
        <w:pPrChange w:id="4361" w:author="Kelvin Sung" w:date="2021-04-22T15:00:00Z">
          <w:pPr>
            <w:pStyle w:val="Code"/>
          </w:pPr>
        </w:pPrChange>
      </w:pPr>
      <w:del w:id="4362" w:author="Kelvin Sung" w:date="2021-04-22T15:00:00Z">
        <w:r w:rsidRPr="00591A5C" w:rsidDel="004C1133">
          <w:delText xml:space="preserve">    this.mCamera = new Camera(</w:delText>
        </w:r>
      </w:del>
    </w:p>
    <w:p w14:paraId="7FAB24F2" w14:textId="1C654B98" w:rsidR="000635BF" w:rsidRPr="00591A5C" w:rsidDel="004C1133" w:rsidRDefault="000635BF">
      <w:pPr>
        <w:pStyle w:val="BodyTextFirst"/>
        <w:rPr>
          <w:del w:id="4363" w:author="Kelvin Sung" w:date="2021-04-22T15:00:00Z"/>
        </w:rPr>
        <w:pPrChange w:id="4364" w:author="Kelvin Sung" w:date="2021-04-22T15:00:00Z">
          <w:pPr>
            <w:pStyle w:val="Code"/>
          </w:pPr>
        </w:pPrChange>
      </w:pPr>
      <w:del w:id="4365" w:author="Kelvin Sung" w:date="2021-04-22T15:00:00Z">
        <w:r w:rsidRPr="00591A5C" w:rsidDel="004C1133">
          <w:delText xml:space="preserve">            vec2.fromValues(50, 33),  // position of the camera</w:delText>
        </w:r>
      </w:del>
    </w:p>
    <w:p w14:paraId="63B56108" w14:textId="0B409ED8" w:rsidR="000635BF" w:rsidRPr="00591A5C" w:rsidDel="004C1133" w:rsidRDefault="000635BF">
      <w:pPr>
        <w:pStyle w:val="BodyTextFirst"/>
        <w:rPr>
          <w:del w:id="4366" w:author="Kelvin Sung" w:date="2021-04-22T15:00:00Z"/>
        </w:rPr>
        <w:pPrChange w:id="4367" w:author="Kelvin Sung" w:date="2021-04-22T15:00:00Z">
          <w:pPr>
            <w:pStyle w:val="Code"/>
          </w:pPr>
        </w:pPrChange>
      </w:pPr>
      <w:del w:id="4368" w:author="Kelvin Sung" w:date="2021-04-22T15:00:00Z">
        <w:r w:rsidRPr="00591A5C" w:rsidDel="004C1133">
          <w:delText xml:space="preserve">            100,                     </w:delText>
        </w:r>
        <w:r w:rsidDel="004C1133">
          <w:delText xml:space="preserve"> </w:delText>
        </w:r>
        <w:r w:rsidRPr="00591A5C" w:rsidDel="004C1133">
          <w:delText>// width of camera</w:delText>
        </w:r>
      </w:del>
    </w:p>
    <w:p w14:paraId="40585955" w14:textId="1493A1BF" w:rsidR="000635BF" w:rsidRPr="00591A5C" w:rsidDel="004C1133" w:rsidRDefault="000635BF">
      <w:pPr>
        <w:pStyle w:val="BodyTextFirst"/>
        <w:rPr>
          <w:del w:id="4369" w:author="Kelvin Sung" w:date="2021-04-22T15:00:00Z"/>
        </w:rPr>
        <w:pPrChange w:id="4370" w:author="Kelvin Sung" w:date="2021-04-22T15:00:00Z">
          <w:pPr>
            <w:pStyle w:val="Code"/>
          </w:pPr>
        </w:pPrChange>
      </w:pPr>
      <w:del w:id="4371" w:author="Kelvin Sung" w:date="2021-04-22T15:00:00Z">
        <w:r w:rsidRPr="00591A5C" w:rsidDel="004C1133">
          <w:delText xml:space="preserve">            [0, 0, 600, 400]          </w:delText>
        </w:r>
        <w:r w:rsidDel="004C1133">
          <w:delText>/</w:delText>
        </w:r>
        <w:r w:rsidRPr="00591A5C" w:rsidDel="004C1133">
          <w:delText>/ viewport (orgX, orgY, width, height)</w:delText>
        </w:r>
      </w:del>
    </w:p>
    <w:p w14:paraId="1867DB29" w14:textId="5F59EC02" w:rsidR="000635BF" w:rsidRPr="00591A5C" w:rsidDel="004C1133" w:rsidRDefault="000635BF">
      <w:pPr>
        <w:pStyle w:val="BodyTextFirst"/>
        <w:rPr>
          <w:del w:id="4372" w:author="Kelvin Sung" w:date="2021-04-22T15:00:00Z"/>
        </w:rPr>
        <w:pPrChange w:id="4373" w:author="Kelvin Sung" w:date="2021-04-22T15:00:00Z">
          <w:pPr>
            <w:pStyle w:val="Code"/>
          </w:pPr>
        </w:pPrChange>
      </w:pPr>
      <w:del w:id="4374" w:author="Kelvin Sung" w:date="2021-04-22T15:00:00Z">
        <w:r w:rsidRPr="00591A5C" w:rsidDel="004C1133">
          <w:delText xml:space="preserve">            );</w:delText>
        </w:r>
      </w:del>
    </w:p>
    <w:p w14:paraId="634F8018" w14:textId="3A4F04B9" w:rsidR="000635BF" w:rsidRPr="00591A5C" w:rsidDel="004C1133" w:rsidRDefault="000635BF">
      <w:pPr>
        <w:pStyle w:val="BodyTextFirst"/>
        <w:rPr>
          <w:del w:id="4375" w:author="Kelvin Sung" w:date="2021-04-22T15:00:00Z"/>
        </w:rPr>
        <w:pPrChange w:id="4376" w:author="Kelvin Sung" w:date="2021-04-22T15:00:00Z">
          <w:pPr>
            <w:pStyle w:val="Code"/>
          </w:pPr>
        </w:pPrChange>
      </w:pPr>
      <w:del w:id="4377" w:author="Kelvin Sung" w:date="2021-04-22T15:00:00Z">
        <w:r w:rsidRPr="00591A5C" w:rsidDel="004C1133">
          <w:delText xml:space="preserve">    this.mCamera.setBackgroundColor([0.9, 0.9, 0.9, 1]);</w:delText>
        </w:r>
      </w:del>
    </w:p>
    <w:p w14:paraId="7BF20E81" w14:textId="18F26527" w:rsidR="000635BF" w:rsidRPr="00591A5C" w:rsidDel="004C1133" w:rsidRDefault="000635BF">
      <w:pPr>
        <w:pStyle w:val="BodyTextFirst"/>
        <w:rPr>
          <w:del w:id="4378" w:author="Kelvin Sung" w:date="2021-04-22T15:00:00Z"/>
        </w:rPr>
        <w:pPrChange w:id="4379" w:author="Kelvin Sung" w:date="2021-04-22T15:00:00Z">
          <w:pPr>
            <w:pStyle w:val="Code"/>
          </w:pPr>
        </w:pPrChange>
      </w:pPr>
      <w:del w:id="4380" w:author="Kelvin Sung" w:date="2021-04-22T15:00:00Z">
        <w:r w:rsidRPr="00591A5C" w:rsidDel="004C1133">
          <w:delText xml:space="preserve">    </w:delText>
        </w:r>
      </w:del>
    </w:p>
    <w:p w14:paraId="10235963" w14:textId="280E2091" w:rsidR="000635BF" w:rsidRPr="00591A5C" w:rsidDel="004C1133" w:rsidRDefault="000635BF">
      <w:pPr>
        <w:pStyle w:val="BodyTextFirst"/>
        <w:rPr>
          <w:del w:id="4381" w:author="Kelvin Sung" w:date="2021-04-22T15:00:00Z"/>
        </w:rPr>
        <w:pPrChange w:id="4382" w:author="Kelvin Sung" w:date="2021-04-22T15:00:00Z">
          <w:pPr>
            <w:pStyle w:val="Code"/>
          </w:pPr>
        </w:pPrChange>
      </w:pPr>
      <w:del w:id="4383" w:author="Kelvin Sung" w:date="2021-04-22T15:00:00Z">
        <w:r w:rsidRPr="00591A5C" w:rsidDel="004C1133">
          <w:delText xml:space="preserve">    this.mMsg = new FontRenderable("Game Over!");</w:delText>
        </w:r>
      </w:del>
    </w:p>
    <w:p w14:paraId="3728DB72" w14:textId="56A4FD0D" w:rsidR="000635BF" w:rsidRPr="00591A5C" w:rsidDel="004C1133" w:rsidRDefault="000635BF">
      <w:pPr>
        <w:pStyle w:val="BodyTextFirst"/>
        <w:rPr>
          <w:del w:id="4384" w:author="Kelvin Sung" w:date="2021-04-22T15:00:00Z"/>
        </w:rPr>
        <w:pPrChange w:id="4385" w:author="Kelvin Sung" w:date="2021-04-22T15:00:00Z">
          <w:pPr>
            <w:pStyle w:val="Code"/>
          </w:pPr>
        </w:pPrChange>
      </w:pPr>
      <w:del w:id="4386" w:author="Kelvin Sung" w:date="2021-04-22T15:00:00Z">
        <w:r w:rsidRPr="00591A5C" w:rsidDel="004C1133">
          <w:delText xml:space="preserve">    this.mMsg.setColor([0, 0, 0, 1]);</w:delText>
        </w:r>
      </w:del>
    </w:p>
    <w:p w14:paraId="35776BE6" w14:textId="3BA540E8" w:rsidR="000635BF" w:rsidRPr="00591A5C" w:rsidDel="004C1133" w:rsidRDefault="000635BF">
      <w:pPr>
        <w:pStyle w:val="BodyTextFirst"/>
        <w:rPr>
          <w:del w:id="4387" w:author="Kelvin Sung" w:date="2021-04-22T15:00:00Z"/>
        </w:rPr>
        <w:pPrChange w:id="4388" w:author="Kelvin Sung" w:date="2021-04-22T15:00:00Z">
          <w:pPr>
            <w:pStyle w:val="Code"/>
          </w:pPr>
        </w:pPrChange>
      </w:pPr>
      <w:del w:id="4389" w:author="Kelvin Sung" w:date="2021-04-22T15:00:00Z">
        <w:r w:rsidRPr="00591A5C" w:rsidDel="004C1133">
          <w:delText xml:space="preserve">    this.mMsg.getXform().setPosition(22, 32);</w:delText>
        </w:r>
      </w:del>
    </w:p>
    <w:p w14:paraId="417314F8" w14:textId="217800F2" w:rsidR="000635BF" w:rsidRPr="00591A5C" w:rsidDel="004C1133" w:rsidRDefault="000635BF">
      <w:pPr>
        <w:pStyle w:val="BodyTextFirst"/>
        <w:rPr>
          <w:del w:id="4390" w:author="Kelvin Sung" w:date="2021-04-22T15:00:00Z"/>
        </w:rPr>
        <w:pPrChange w:id="4391" w:author="Kelvin Sung" w:date="2021-04-22T15:00:00Z">
          <w:pPr>
            <w:pStyle w:val="Code"/>
          </w:pPr>
        </w:pPrChange>
      </w:pPr>
      <w:del w:id="4392" w:author="Kelvin Sung" w:date="2021-04-22T15:00:00Z">
        <w:r w:rsidRPr="00591A5C" w:rsidDel="004C1133">
          <w:delText xml:space="preserve">    this.mMsg.setTextHeight(10); </w:delText>
        </w:r>
      </w:del>
    </w:p>
    <w:p w14:paraId="76F853B2" w14:textId="219C13EC" w:rsidR="000635BF" w:rsidRPr="00591A5C" w:rsidDel="004C1133" w:rsidRDefault="000635BF">
      <w:pPr>
        <w:pStyle w:val="BodyTextFirst"/>
        <w:rPr>
          <w:del w:id="4393" w:author="Kelvin Sung" w:date="2021-04-22T15:00:00Z"/>
        </w:rPr>
        <w:pPrChange w:id="4394" w:author="Kelvin Sung" w:date="2021-04-22T15:00:00Z">
          <w:pPr>
            <w:pStyle w:val="Code"/>
          </w:pPr>
        </w:pPrChange>
      </w:pPr>
      <w:del w:id="4395" w:author="Kelvin Sung" w:date="2021-04-22T15:00:00Z">
        <w:r w:rsidRPr="00591A5C" w:rsidDel="004C1133">
          <w:delText>};</w:delText>
        </w:r>
      </w:del>
    </w:p>
    <w:p w14:paraId="2FAFB931" w14:textId="55715DEA" w:rsidR="000635BF" w:rsidDel="004C1133" w:rsidRDefault="000635BF">
      <w:pPr>
        <w:pStyle w:val="BodyTextFirst"/>
        <w:rPr>
          <w:del w:id="4396" w:author="Kelvin Sung" w:date="2021-04-22T15:00:00Z"/>
        </w:rPr>
        <w:pPrChange w:id="4397" w:author="Kelvin Sung" w:date="2021-04-22T15:00:00Z">
          <w:pPr>
            <w:pStyle w:val="BodyTextCont"/>
          </w:pPr>
        </w:pPrChange>
      </w:pPr>
      <w:del w:id="4398" w:author="Kelvin Sung" w:date="2021-04-22T15:00:00Z">
        <w:r w:rsidDel="004C1133">
          <w:delText xml:space="preserve">The </w:delText>
        </w:r>
        <w:r w:rsidRPr="00090273" w:rsidDel="004C1133">
          <w:rPr>
            <w:rStyle w:val="CodeInline"/>
          </w:rPr>
          <w:delText>mMsg</w:delText>
        </w:r>
        <w:r w:rsidDel="004C1133">
          <w:delText xml:space="preserve"> is instantiated as a </w:delText>
        </w:r>
        <w:r w:rsidRPr="00090273" w:rsidDel="004C1133">
          <w:rPr>
            <w:rStyle w:val="CodeInline"/>
          </w:rPr>
          <w:delText>FontRenderable</w:delText>
        </w:r>
        <w:r w:rsidDel="004C1133">
          <w:delText xml:space="preserve"> object with “Game Over” as the default message. Notice that only the height of the text is set, </w:delText>
        </w:r>
        <w:r w:rsidRPr="00443FBF" w:rsidDel="004C1133">
          <w:rPr>
            <w:rStyle w:val="CodeInline"/>
          </w:rPr>
          <w:delText>setTextHeight()</w:delText>
        </w:r>
        <w:r w:rsidDel="004C1133">
          <w:delText>; the width of the entire message is computed based on preserving the aspect ratio of the font.</w:delText>
        </w:r>
      </w:del>
    </w:p>
    <w:p w14:paraId="03606B70" w14:textId="7DDD69FA" w:rsidR="000635BF" w:rsidRPr="00591A5C" w:rsidDel="004C1133" w:rsidRDefault="000635BF">
      <w:pPr>
        <w:pStyle w:val="BodyTextFirst"/>
        <w:rPr>
          <w:del w:id="4399" w:author="Kelvin Sung" w:date="2021-04-22T15:00:00Z"/>
        </w:rPr>
        <w:pPrChange w:id="4400" w:author="Kelvin Sung" w:date="2021-04-22T15:00:00Z">
          <w:pPr>
            <w:pStyle w:val="NumList"/>
            <w:numPr>
              <w:numId w:val="14"/>
            </w:numPr>
          </w:pPr>
        </w:pPrChange>
      </w:pPr>
      <w:del w:id="4401" w:author="Kelvin Sung" w:date="2021-04-22T15:00:00Z">
        <w:r w:rsidRPr="00591A5C" w:rsidDel="004C1133">
          <w:delText xml:space="preserve">Draw the </w:delText>
        </w:r>
        <w:r w:rsidRPr="000635BF" w:rsidDel="004C1133">
          <w:delText>text</w:delText>
        </w:r>
        <w:r w:rsidRPr="00591A5C" w:rsidDel="004C1133">
          <w:delText xml:space="preserve"> </w:delText>
        </w:r>
        <w:r w:rsidDel="004C1133">
          <w:delText xml:space="preserve">in the same manner as all </w:delText>
        </w:r>
        <w:r w:rsidRPr="00A23A7E" w:rsidDel="004C1133">
          <w:rPr>
            <w:rStyle w:val="CodeInline"/>
          </w:rPr>
          <w:delText>Renderable</w:delText>
        </w:r>
        <w:r w:rsidDel="004C1133">
          <w:delText xml:space="preserve"> objects.</w:delText>
        </w:r>
      </w:del>
    </w:p>
    <w:p w14:paraId="25066AFA" w14:textId="1BF8F207" w:rsidR="000635BF" w:rsidRPr="00591A5C" w:rsidDel="004C1133" w:rsidRDefault="000635BF">
      <w:pPr>
        <w:pStyle w:val="BodyTextFirst"/>
        <w:rPr>
          <w:del w:id="4402" w:author="Kelvin Sung" w:date="2021-04-22T15:00:00Z"/>
        </w:rPr>
        <w:pPrChange w:id="4403" w:author="Kelvin Sung" w:date="2021-04-22T15:00:00Z">
          <w:pPr>
            <w:pStyle w:val="Code"/>
          </w:pPr>
        </w:pPrChange>
      </w:pPr>
      <w:del w:id="4404" w:author="Kelvin Sung" w:date="2021-04-22T15:00:00Z">
        <w:r w:rsidRPr="00591A5C" w:rsidDel="004C1133">
          <w:delText xml:space="preserve">GameOver.prototype.draw = function() {   </w:delText>
        </w:r>
      </w:del>
    </w:p>
    <w:p w14:paraId="0242B0A5" w14:textId="4B1657AF" w:rsidR="000635BF" w:rsidRPr="00591A5C" w:rsidDel="004C1133" w:rsidRDefault="000635BF">
      <w:pPr>
        <w:pStyle w:val="BodyTextFirst"/>
        <w:rPr>
          <w:del w:id="4405" w:author="Kelvin Sung" w:date="2021-04-22T15:00:00Z"/>
        </w:rPr>
        <w:pPrChange w:id="4406" w:author="Kelvin Sung" w:date="2021-04-22T15:00:00Z">
          <w:pPr>
            <w:pStyle w:val="Code"/>
          </w:pPr>
        </w:pPrChange>
      </w:pPr>
      <w:del w:id="4407" w:author="Kelvin Sung" w:date="2021-04-22T15:00:00Z">
        <w:r w:rsidRPr="00591A5C" w:rsidDel="004C1133">
          <w:delText xml:space="preserve">    // Step A: clear the canvas</w:delText>
        </w:r>
      </w:del>
    </w:p>
    <w:p w14:paraId="537F69C8" w14:textId="2047D14B" w:rsidR="000635BF" w:rsidRPr="00591A5C" w:rsidDel="004C1133" w:rsidRDefault="000635BF">
      <w:pPr>
        <w:pStyle w:val="BodyTextFirst"/>
        <w:rPr>
          <w:del w:id="4408" w:author="Kelvin Sung" w:date="2021-04-22T15:00:00Z"/>
        </w:rPr>
        <w:pPrChange w:id="4409" w:author="Kelvin Sung" w:date="2021-04-22T15:00:00Z">
          <w:pPr>
            <w:pStyle w:val="Code"/>
          </w:pPr>
        </w:pPrChange>
      </w:pPr>
      <w:del w:id="4410" w:author="Kelvin Sung" w:date="2021-04-22T15:00:00Z">
        <w:r w:rsidRPr="00591A5C" w:rsidDel="004C1133">
          <w:lastRenderedPageBreak/>
          <w:delText xml:space="preserve">    gEngine.Core.clearCanvas([0.9, 0.9, 0.9, 1.0]); // clear to light gray</w:delText>
        </w:r>
      </w:del>
    </w:p>
    <w:p w14:paraId="5A09EE35" w14:textId="52523884" w:rsidR="000635BF" w:rsidRPr="00591A5C" w:rsidDel="004C1133" w:rsidRDefault="000635BF">
      <w:pPr>
        <w:pStyle w:val="BodyTextFirst"/>
        <w:rPr>
          <w:del w:id="4411" w:author="Kelvin Sung" w:date="2021-04-22T15:00:00Z"/>
        </w:rPr>
        <w:pPrChange w:id="4412" w:author="Kelvin Sung" w:date="2021-04-22T15:00:00Z">
          <w:pPr>
            <w:pStyle w:val="Code"/>
          </w:pPr>
        </w:pPrChange>
      </w:pPr>
      <w:del w:id="4413" w:author="Kelvin Sung" w:date="2021-04-22T15:00:00Z">
        <w:r w:rsidRPr="00591A5C" w:rsidDel="004C1133">
          <w:delText xml:space="preserve">    </w:delText>
        </w:r>
      </w:del>
    </w:p>
    <w:p w14:paraId="4A043BD9" w14:textId="6FBFC527" w:rsidR="000635BF" w:rsidRPr="00591A5C" w:rsidDel="004C1133" w:rsidRDefault="000635BF">
      <w:pPr>
        <w:pStyle w:val="BodyTextFirst"/>
        <w:rPr>
          <w:del w:id="4414" w:author="Kelvin Sung" w:date="2021-04-22T15:00:00Z"/>
        </w:rPr>
        <w:pPrChange w:id="4415" w:author="Kelvin Sung" w:date="2021-04-22T15:00:00Z">
          <w:pPr>
            <w:pStyle w:val="Code"/>
          </w:pPr>
        </w:pPrChange>
      </w:pPr>
      <w:del w:id="4416" w:author="Kelvin Sung" w:date="2021-04-22T15:00:00Z">
        <w:r w:rsidRPr="00591A5C" w:rsidDel="004C1133">
          <w:delText xml:space="preserve">    // Step  B: Activate the drawing Camera</w:delText>
        </w:r>
      </w:del>
    </w:p>
    <w:p w14:paraId="1F78D072" w14:textId="06855B9D" w:rsidR="000635BF" w:rsidRPr="00591A5C" w:rsidDel="004C1133" w:rsidRDefault="000635BF">
      <w:pPr>
        <w:pStyle w:val="BodyTextFirst"/>
        <w:rPr>
          <w:del w:id="4417" w:author="Kelvin Sung" w:date="2021-04-22T15:00:00Z"/>
        </w:rPr>
        <w:pPrChange w:id="4418" w:author="Kelvin Sung" w:date="2021-04-22T15:00:00Z">
          <w:pPr>
            <w:pStyle w:val="Code"/>
          </w:pPr>
        </w:pPrChange>
      </w:pPr>
      <w:del w:id="4419" w:author="Kelvin Sung" w:date="2021-04-22T15:00:00Z">
        <w:r w:rsidRPr="00591A5C" w:rsidDel="004C1133">
          <w:delText xml:space="preserve">    this.mCamera.setupViewProjection();</w:delText>
        </w:r>
      </w:del>
    </w:p>
    <w:p w14:paraId="78E16C5E" w14:textId="4DFA2D15" w:rsidR="000635BF" w:rsidRPr="00591A5C" w:rsidDel="004C1133" w:rsidRDefault="000635BF">
      <w:pPr>
        <w:pStyle w:val="BodyTextFirst"/>
        <w:rPr>
          <w:del w:id="4420" w:author="Kelvin Sung" w:date="2021-04-22T15:00:00Z"/>
        </w:rPr>
        <w:pPrChange w:id="4421" w:author="Kelvin Sung" w:date="2021-04-22T15:00:00Z">
          <w:pPr>
            <w:pStyle w:val="Code"/>
          </w:pPr>
        </w:pPrChange>
      </w:pPr>
      <w:del w:id="4422" w:author="Kelvin Sung" w:date="2021-04-22T15:00:00Z">
        <w:r w:rsidRPr="00591A5C" w:rsidDel="004C1133">
          <w:delText xml:space="preserve">    this.mMsg.draw(this.mCamera.getVPMatrix());</w:delText>
        </w:r>
      </w:del>
    </w:p>
    <w:p w14:paraId="7B0752DF" w14:textId="510F9283" w:rsidR="000635BF" w:rsidRPr="00591A5C" w:rsidDel="004C1133" w:rsidRDefault="000635BF">
      <w:pPr>
        <w:pStyle w:val="BodyTextFirst"/>
        <w:rPr>
          <w:del w:id="4423" w:author="Kelvin Sung" w:date="2021-04-22T15:00:00Z"/>
        </w:rPr>
        <w:pPrChange w:id="4424" w:author="Kelvin Sung" w:date="2021-04-22T15:00:00Z">
          <w:pPr>
            <w:pStyle w:val="Code"/>
          </w:pPr>
        </w:pPrChange>
      </w:pPr>
      <w:del w:id="4425" w:author="Kelvin Sung" w:date="2021-04-22T15:00:00Z">
        <w:r w:rsidRPr="00591A5C" w:rsidDel="004C1133">
          <w:delText>};</w:delText>
        </w:r>
      </w:del>
    </w:p>
    <w:p w14:paraId="6303379C" w14:textId="5CECA3E6" w:rsidR="000635BF" w:rsidRPr="00591A5C" w:rsidDel="004C1133" w:rsidRDefault="000635BF">
      <w:pPr>
        <w:pStyle w:val="BodyTextFirst"/>
        <w:rPr>
          <w:del w:id="4426" w:author="Kelvin Sung" w:date="2021-04-22T15:00:00Z"/>
        </w:rPr>
        <w:pPrChange w:id="4427" w:author="Kelvin Sung" w:date="2021-04-22T15:00:00Z">
          <w:pPr>
            <w:pStyle w:val="NumList"/>
            <w:numPr>
              <w:numId w:val="14"/>
            </w:numPr>
          </w:pPr>
        </w:pPrChange>
      </w:pPr>
      <w:del w:id="4428" w:author="Kelvin Sung" w:date="2021-04-22T15:00:00Z">
        <w:r w:rsidDel="004C1133">
          <w:delText xml:space="preserve">In the </w:delText>
        </w:r>
        <w:r w:rsidRPr="00490A04" w:rsidDel="004C1133">
          <w:rPr>
            <w:rStyle w:val="CodeInline"/>
          </w:rPr>
          <w:delText>update()</w:delText>
        </w:r>
        <w:r w:rsidDel="004C1133">
          <w:delText xml:space="preserve"> function, stop the </w:delText>
        </w:r>
        <w:r w:rsidRPr="00490A04" w:rsidDel="004C1133">
          <w:rPr>
            <w:rStyle w:val="CodeInline"/>
          </w:rPr>
          <w:delText>GameLoop</w:delText>
        </w:r>
        <w:r w:rsidRPr="00591A5C" w:rsidDel="004C1133">
          <w:delText xml:space="preserve"> </w:delText>
        </w:r>
        <w:r w:rsidDel="004C1133">
          <w:delText xml:space="preserve">to trigger the call to the </w:delText>
        </w:r>
        <w:r w:rsidRPr="00490A04" w:rsidDel="004C1133">
          <w:rPr>
            <w:rStyle w:val="CodeInline"/>
          </w:rPr>
          <w:delText>unloadScene()</w:delText>
        </w:r>
        <w:r w:rsidDel="004C1133">
          <w:delText xml:space="preserve"> function.</w:delText>
        </w:r>
      </w:del>
    </w:p>
    <w:p w14:paraId="0D794C98" w14:textId="4C636F19" w:rsidR="000635BF" w:rsidRPr="00591A5C" w:rsidDel="004C1133" w:rsidRDefault="000635BF">
      <w:pPr>
        <w:pStyle w:val="BodyTextFirst"/>
        <w:rPr>
          <w:del w:id="4429" w:author="Kelvin Sung" w:date="2021-04-22T15:00:00Z"/>
        </w:rPr>
        <w:pPrChange w:id="4430" w:author="Kelvin Sung" w:date="2021-04-22T15:00:00Z">
          <w:pPr>
            <w:pStyle w:val="Code"/>
          </w:pPr>
        </w:pPrChange>
      </w:pPr>
      <w:del w:id="4431" w:author="Kelvin Sung" w:date="2021-04-22T15:00:00Z">
        <w:r w:rsidRPr="00591A5C" w:rsidDel="004C1133">
          <w:delText>GameOver.prototype.update = function() {</w:delText>
        </w:r>
      </w:del>
    </w:p>
    <w:p w14:paraId="017C0C6F" w14:textId="1D0B748B" w:rsidR="000635BF" w:rsidRPr="00591A5C" w:rsidDel="004C1133" w:rsidRDefault="000635BF">
      <w:pPr>
        <w:pStyle w:val="BodyTextFirst"/>
        <w:rPr>
          <w:del w:id="4432" w:author="Kelvin Sung" w:date="2021-04-22T15:00:00Z"/>
        </w:rPr>
        <w:pPrChange w:id="4433" w:author="Kelvin Sung" w:date="2021-04-22T15:00:00Z">
          <w:pPr>
            <w:pStyle w:val="Code"/>
          </w:pPr>
        </w:pPrChange>
      </w:pPr>
      <w:del w:id="4434" w:author="Kelvin Sung" w:date="2021-04-22T15:00:00Z">
        <w:r w:rsidRPr="00591A5C" w:rsidDel="004C1133">
          <w:delText xml:space="preserve">    gEngine.GameLoop.stop();</w:delText>
        </w:r>
      </w:del>
    </w:p>
    <w:p w14:paraId="0EF5AE0F" w14:textId="41F1DFC3" w:rsidR="000635BF" w:rsidDel="004C1133" w:rsidRDefault="000635BF">
      <w:pPr>
        <w:pStyle w:val="BodyTextFirst"/>
        <w:rPr>
          <w:del w:id="4435" w:author="Kelvin Sung" w:date="2021-04-22T15:00:00Z"/>
        </w:rPr>
        <w:pPrChange w:id="4436" w:author="Kelvin Sung" w:date="2021-04-22T15:00:00Z">
          <w:pPr>
            <w:pStyle w:val="Code"/>
          </w:pPr>
        </w:pPrChange>
      </w:pPr>
      <w:del w:id="4437" w:author="Kelvin Sung" w:date="2021-04-22T15:00:00Z">
        <w:r w:rsidRPr="00591A5C" w:rsidDel="004C1133">
          <w:delText>};</w:delText>
        </w:r>
      </w:del>
    </w:p>
    <w:p w14:paraId="02231D9E" w14:textId="00BEA50B" w:rsidR="000635BF" w:rsidRPr="00591A5C" w:rsidDel="004C1133" w:rsidRDefault="000635BF">
      <w:pPr>
        <w:pStyle w:val="BodyTextFirst"/>
        <w:rPr>
          <w:del w:id="4438" w:author="Kelvin Sung" w:date="2021-04-22T15:00:00Z"/>
        </w:rPr>
        <w:pPrChange w:id="4439" w:author="Kelvin Sung" w:date="2021-04-22T15:00:00Z">
          <w:pPr>
            <w:pStyle w:val="NumList"/>
            <w:numPr>
              <w:numId w:val="14"/>
            </w:numPr>
          </w:pPr>
        </w:pPrChange>
      </w:pPr>
      <w:del w:id="4440" w:author="Kelvin Sung" w:date="2021-04-22T15:00:00Z">
        <w:r w:rsidDel="004C1133">
          <w:delText xml:space="preserve">In the </w:delText>
        </w:r>
        <w:r w:rsidRPr="00490A04" w:rsidDel="004C1133">
          <w:rPr>
            <w:rStyle w:val="CodeInline"/>
          </w:rPr>
          <w:delText>unloadScene()</w:delText>
        </w:r>
        <w:r w:rsidDel="004C1133">
          <w:delText xml:space="preserve"> function, call </w:delText>
        </w:r>
        <w:r w:rsidRPr="00490A04" w:rsidDel="004C1133">
          <w:rPr>
            <w:rStyle w:val="CodeInline"/>
          </w:rPr>
          <w:delText>gEngine_Core</w:delText>
        </w:r>
        <w:r w:rsidDel="004C1133">
          <w:delText xml:space="preserve"> to clean up all system </w:delText>
        </w:r>
        <w:r w:rsidRPr="000635BF" w:rsidDel="004C1133">
          <w:delText>default</w:delText>
        </w:r>
        <w:r w:rsidDel="004C1133">
          <w:delText xml:space="preserve"> resources.</w:delText>
        </w:r>
      </w:del>
    </w:p>
    <w:p w14:paraId="1833DCCD" w14:textId="49B6F8FA" w:rsidR="000635BF" w:rsidRPr="00181586" w:rsidDel="004C1133" w:rsidRDefault="000635BF">
      <w:pPr>
        <w:pStyle w:val="BodyTextFirst"/>
        <w:rPr>
          <w:del w:id="4441" w:author="Kelvin Sung" w:date="2021-04-22T15:00:00Z"/>
        </w:rPr>
        <w:pPrChange w:id="4442" w:author="Kelvin Sung" w:date="2021-04-22T15:00:00Z">
          <w:pPr>
            <w:pStyle w:val="Code"/>
          </w:pPr>
        </w:pPrChange>
      </w:pPr>
      <w:del w:id="4443" w:author="Kelvin Sung" w:date="2021-04-22T15:00:00Z">
        <w:r w:rsidRPr="00181586" w:rsidDel="004C1133">
          <w:delText xml:space="preserve">GameOver.prototype.unloadScene = function() {  </w:delText>
        </w:r>
      </w:del>
    </w:p>
    <w:p w14:paraId="18AA6E9F" w14:textId="7196B965" w:rsidR="000635BF" w:rsidRPr="00181586" w:rsidDel="004C1133" w:rsidRDefault="000635BF">
      <w:pPr>
        <w:pStyle w:val="BodyTextFirst"/>
        <w:rPr>
          <w:del w:id="4444" w:author="Kelvin Sung" w:date="2021-04-22T15:00:00Z"/>
        </w:rPr>
        <w:pPrChange w:id="4445" w:author="Kelvin Sung" w:date="2021-04-22T15:00:00Z">
          <w:pPr>
            <w:pStyle w:val="Code"/>
          </w:pPr>
        </w:pPrChange>
      </w:pPr>
      <w:del w:id="4446" w:author="Kelvin Sung" w:date="2021-04-22T15:00:00Z">
        <w:r w:rsidRPr="00181586" w:rsidDel="004C1133">
          <w:delText xml:space="preserve">    gEngine.Core.cleanUp(); // release gl resources</w:delText>
        </w:r>
      </w:del>
    </w:p>
    <w:p w14:paraId="5D6276D4" w14:textId="1F0F15FA" w:rsidR="000635BF" w:rsidDel="004C1133" w:rsidRDefault="000635BF">
      <w:pPr>
        <w:pStyle w:val="BodyTextFirst"/>
        <w:rPr>
          <w:del w:id="4447" w:author="Kelvin Sung" w:date="2021-04-22T15:00:00Z"/>
        </w:rPr>
        <w:pPrChange w:id="4448" w:author="Kelvin Sung" w:date="2021-04-22T15:00:00Z">
          <w:pPr>
            <w:pStyle w:val="Code"/>
          </w:pPr>
        </w:pPrChange>
      </w:pPr>
      <w:del w:id="4449" w:author="Kelvin Sung" w:date="2021-04-22T15:00:00Z">
        <w:r w:rsidDel="004C1133">
          <w:delText>};</w:delText>
        </w:r>
      </w:del>
    </w:p>
    <w:p w14:paraId="257599E4" w14:textId="044530C0" w:rsidR="000635BF" w:rsidDel="004C1133" w:rsidRDefault="000635BF">
      <w:pPr>
        <w:pStyle w:val="BodyTextFirst"/>
        <w:rPr>
          <w:del w:id="4450" w:author="Kelvin Sung" w:date="2021-04-22T15:00:00Z"/>
        </w:rPr>
        <w:pPrChange w:id="4451" w:author="Kelvin Sung" w:date="2021-04-22T15:00:00Z">
          <w:pPr>
            <w:pStyle w:val="BodyTextCont"/>
          </w:pPr>
        </w:pPrChange>
      </w:pPr>
      <w:del w:id="4452" w:author="Kelvin Sung" w:date="2021-04-22T15:00:00Z">
        <w:r w:rsidDel="004C1133">
          <w:delText xml:space="preserve">The </w:delText>
        </w:r>
        <w:r w:rsidRPr="009E3962" w:rsidDel="004C1133">
          <w:rPr>
            <w:rStyle w:val="CodeInline"/>
          </w:rPr>
          <w:delText>GameOver</w:delText>
        </w:r>
        <w:r w:rsidDel="004C1133">
          <w:delText xml:space="preserve"> scene</w:delText>
        </w:r>
        <w:r w:rsidDel="004C1133">
          <w:fldChar w:fldCharType="begin"/>
        </w:r>
        <w:r w:rsidDel="004C1133">
          <w:delInstrText xml:space="preserve"> XE "</w:delInstrText>
        </w:r>
        <w:r w:rsidRPr="000669F8" w:rsidDel="004C1133">
          <w:rPr>
            <w:rStyle w:val="CodeInline"/>
          </w:rPr>
          <w:delInstrText>FontRenderable objects:GameOver</w:delInstrText>
        </w:r>
        <w:r w:rsidRPr="000669F8" w:rsidDel="004C1133">
          <w:delInstrText xml:space="preserve"> scene</w:delInstrText>
        </w:r>
        <w:r w:rsidDel="004C1133">
          <w:delInstrText xml:space="preserve">" </w:delInstrText>
        </w:r>
        <w:r w:rsidDel="004C1133">
          <w:fldChar w:fldCharType="end"/>
        </w:r>
        <w:r w:rsidDel="004C1133">
          <w:delText xml:space="preserve"> is designed to print the “Game Over” message and terminate the entire game.</w:delText>
        </w:r>
      </w:del>
    </w:p>
    <w:p w14:paraId="2CCF5FEE" w14:textId="6D6BF211" w:rsidR="00002451" w:rsidDel="004C1133" w:rsidRDefault="00002451">
      <w:pPr>
        <w:pStyle w:val="BodyTextFirst"/>
        <w:rPr>
          <w:del w:id="4453" w:author="Kelvin Sung" w:date="2021-04-22T15:00:00Z"/>
        </w:rPr>
        <w:pPrChange w:id="4454" w:author="Kelvin Sung" w:date="2021-04-22T15:00:00Z">
          <w:pPr>
            <w:pStyle w:val="BodyTextCont"/>
          </w:pPr>
        </w:pPrChange>
      </w:pPr>
    </w:p>
    <w:p w14:paraId="2B9D8D28" w14:textId="63794C82" w:rsidR="000635BF" w:rsidDel="004C1133" w:rsidRDefault="000635BF">
      <w:pPr>
        <w:pStyle w:val="BodyTextFirst"/>
        <w:rPr>
          <w:del w:id="4455" w:author="Kelvin Sung" w:date="2021-04-22T15:00:00Z"/>
        </w:rPr>
        <w:pPrChange w:id="4456" w:author="Kelvin Sung" w:date="2021-04-22T15:00:00Z">
          <w:pPr>
            <w:pStyle w:val="Heading4"/>
          </w:pPr>
        </w:pPrChange>
      </w:pPr>
      <w:del w:id="4457" w:author="Kelvin Sung" w:date="2021-04-22T15:00:00Z">
        <w:r w:rsidDel="004C1133">
          <w:delText>The MyGame Scene</w:delText>
        </w:r>
      </w:del>
    </w:p>
    <w:p w14:paraId="563CFC64" w14:textId="1D29ABAA" w:rsidR="000635BF" w:rsidRPr="009804BE" w:rsidDel="004C1133" w:rsidRDefault="000635BF">
      <w:pPr>
        <w:pStyle w:val="BodyTextFirst"/>
        <w:rPr>
          <w:del w:id="4458" w:author="Kelvin Sung" w:date="2021-04-22T15:00:00Z"/>
        </w:rPr>
      </w:pPr>
      <w:del w:id="4459" w:author="Kelvin Sung" w:date="2021-04-22T15:00:00Z">
        <w:r w:rsidDel="004C1133">
          <w:delText xml:space="preserve">You can now finally modify the </w:delText>
        </w:r>
        <w:r w:rsidRPr="00A5245B" w:rsidDel="004C1133">
          <w:rPr>
            <w:rStyle w:val="CodeInline"/>
          </w:rPr>
          <w:delText>MyGame</w:delText>
        </w:r>
        <w:r w:rsidDel="004C1133">
          <w:delText xml:space="preserve"> scene</w:delText>
        </w:r>
        <w:r w:rsidDel="004C1133">
          <w:fldChar w:fldCharType="begin"/>
        </w:r>
        <w:r w:rsidDel="004C1133">
          <w:delInstrText xml:space="preserve"> XE "</w:delInstrText>
        </w:r>
        <w:r w:rsidRPr="005E2271" w:rsidDel="004C1133">
          <w:rPr>
            <w:rStyle w:val="CodeInline"/>
          </w:rPr>
          <w:delInstrText>FontRenderable objects:MyGame</w:delInstrText>
        </w:r>
        <w:r w:rsidRPr="005E2271" w:rsidDel="004C1133">
          <w:delInstrText xml:space="preserve"> scene</w:delInstrText>
        </w:r>
        <w:r w:rsidDel="004C1133">
          <w:delInstrText xml:space="preserve">" </w:delInstrText>
        </w:r>
        <w:r w:rsidDel="004C1133">
          <w:fldChar w:fldCharType="end"/>
        </w:r>
        <w:r w:rsidDel="004C1133">
          <w:delText xml:space="preserve"> to print messages with the various fonts found in the </w:delText>
        </w:r>
        <w:r w:rsidRPr="00A5245B" w:rsidDel="004C1133">
          <w:rPr>
            <w:rStyle w:val="CodeInline"/>
          </w:rPr>
          <w:delText>assets</w:delText>
        </w:r>
        <w:r w:rsidDel="004C1133">
          <w:delText xml:space="preserve"> folder.</w:delText>
        </w:r>
      </w:del>
    </w:p>
    <w:p w14:paraId="7CAB5F64" w14:textId="63295D2C" w:rsidR="000635BF" w:rsidRPr="00D71B6D" w:rsidDel="004C1133" w:rsidRDefault="000635BF">
      <w:pPr>
        <w:pStyle w:val="BodyTextFirst"/>
        <w:rPr>
          <w:del w:id="4460" w:author="Kelvin Sung" w:date="2021-04-22T15:00:00Z"/>
        </w:rPr>
        <w:pPrChange w:id="4461" w:author="Kelvin Sung" w:date="2021-04-22T15:00:00Z">
          <w:pPr>
            <w:pStyle w:val="NumList"/>
            <w:numPr>
              <w:numId w:val="70"/>
            </w:numPr>
          </w:pPr>
        </w:pPrChange>
      </w:pPr>
      <w:del w:id="4462" w:author="Kelvin Sung" w:date="2021-04-22T15:00:00Z">
        <w:r w:rsidDel="004C1133">
          <w:delText xml:space="preserve">In the </w:delText>
        </w:r>
        <w:r w:rsidRPr="00547723" w:rsidDel="004C1133">
          <w:rPr>
            <w:rStyle w:val="CodeInline"/>
          </w:rPr>
          <w:delText>MyGame.js</w:delText>
        </w:r>
        <w:r w:rsidDel="004C1133">
          <w:delText xml:space="preserve"> file, modify the constructor to contain </w:delText>
        </w:r>
        <w:r w:rsidRPr="000635BF" w:rsidDel="004C1133">
          <w:delText>corresponding</w:delText>
        </w:r>
        <w:r w:rsidDel="004C1133">
          <w:delText xml:space="preserve"> variables for printing the messages, and modify the </w:delText>
        </w:r>
        <w:r w:rsidRPr="0030662B" w:rsidDel="004C1133">
          <w:rPr>
            <w:rStyle w:val="CodeInline"/>
          </w:rPr>
          <w:delText>draw()</w:delText>
        </w:r>
        <w:r w:rsidDel="004C1133">
          <w:delText xml:space="preserve"> function to draw all objects accordingly. Please refer to the </w:delText>
        </w:r>
        <w:r w:rsidRPr="000F235C" w:rsidDel="004C1133">
          <w:rPr>
            <w:rStyle w:val="CodeInline"/>
          </w:rPr>
          <w:delText>src/MyGame</w:delText>
        </w:r>
        <w:r w:rsidDel="004C1133">
          <w:rPr>
            <w:rStyle w:val="CodeInline"/>
          </w:rPr>
          <w:delText>/MyGame.js</w:delText>
        </w:r>
        <w:r w:rsidDel="004C1133">
          <w:delText xml:space="preserve"> file for the details of the code.</w:delText>
        </w:r>
      </w:del>
    </w:p>
    <w:p w14:paraId="55778214" w14:textId="1DA66041" w:rsidR="000635BF" w:rsidRPr="00D71B6D" w:rsidDel="004C1133" w:rsidRDefault="000635BF">
      <w:pPr>
        <w:pStyle w:val="BodyTextFirst"/>
        <w:rPr>
          <w:del w:id="4463" w:author="Kelvin Sung" w:date="2021-04-22T15:00:00Z"/>
        </w:rPr>
        <w:pPrChange w:id="4464" w:author="Kelvin Sung" w:date="2021-04-22T15:00:00Z">
          <w:pPr>
            <w:pStyle w:val="NumList"/>
            <w:numPr>
              <w:numId w:val="14"/>
            </w:numPr>
          </w:pPr>
        </w:pPrChange>
      </w:pPr>
      <w:del w:id="4465" w:author="Kelvin Sung" w:date="2021-04-22T15:00:00Z">
        <w:r w:rsidRPr="000635BF" w:rsidDel="004C1133">
          <w:delText>Modify</w:delText>
        </w:r>
        <w:r w:rsidDel="004C1133">
          <w:delText xml:space="preserve"> the </w:delText>
        </w:r>
        <w:r w:rsidRPr="00E50FF6" w:rsidDel="004C1133">
          <w:rPr>
            <w:rStyle w:val="CodeInline"/>
          </w:rPr>
          <w:delText>loadScene()</w:delText>
        </w:r>
        <w:r w:rsidDel="004C1133">
          <w:delText xml:space="preserve"> function</w:delText>
        </w:r>
        <w:r w:rsidDel="004C1133">
          <w:fldChar w:fldCharType="begin"/>
        </w:r>
        <w:r w:rsidDel="004C1133">
          <w:delInstrText xml:space="preserve"> XE "</w:delInstrText>
        </w:r>
        <w:r w:rsidRPr="00EA0E98" w:rsidDel="004C1133">
          <w:rPr>
            <w:rStyle w:val="CodeInline"/>
          </w:rPr>
          <w:delInstrText>FontRenderable objects:loadScene()</w:delInstrText>
        </w:r>
        <w:r w:rsidRPr="00EA0E98" w:rsidDel="004C1133">
          <w:delInstrText xml:space="preserve"> function</w:delInstrText>
        </w:r>
        <w:r w:rsidDel="004C1133">
          <w:delInstrText xml:space="preserve">" </w:delInstrText>
        </w:r>
        <w:r w:rsidDel="004C1133">
          <w:fldChar w:fldCharType="end"/>
        </w:r>
        <w:r w:rsidDel="004C1133">
          <w:delText xml:space="preserve"> to load the textures and fonts.</w:delText>
        </w:r>
      </w:del>
    </w:p>
    <w:p w14:paraId="64C611C1" w14:textId="07F297D9" w:rsidR="000635BF" w:rsidRPr="00D71B6D" w:rsidDel="004C1133" w:rsidRDefault="000635BF">
      <w:pPr>
        <w:pStyle w:val="BodyTextFirst"/>
        <w:rPr>
          <w:del w:id="4466" w:author="Kelvin Sung" w:date="2021-04-22T15:00:00Z"/>
        </w:rPr>
        <w:pPrChange w:id="4467" w:author="Kelvin Sung" w:date="2021-04-22T15:00:00Z">
          <w:pPr>
            <w:pStyle w:val="Code"/>
          </w:pPr>
        </w:pPrChange>
      </w:pPr>
      <w:del w:id="4468" w:author="Kelvin Sung" w:date="2021-04-22T15:00:00Z">
        <w:r w:rsidRPr="00D71B6D" w:rsidDel="004C1133">
          <w:delText>MyGame.prototype.</w:delText>
        </w:r>
        <w:r w:rsidDel="004C1133">
          <w:delText>loadScene</w:delText>
        </w:r>
        <w:r w:rsidRPr="00D71B6D" w:rsidDel="004C1133">
          <w:delText xml:space="preserve"> = function() {</w:delText>
        </w:r>
      </w:del>
    </w:p>
    <w:p w14:paraId="1DA406D0" w14:textId="46836066" w:rsidR="000635BF" w:rsidRPr="00D71B6D" w:rsidDel="004C1133" w:rsidRDefault="000635BF">
      <w:pPr>
        <w:pStyle w:val="BodyTextFirst"/>
        <w:rPr>
          <w:del w:id="4469" w:author="Kelvin Sung" w:date="2021-04-22T15:00:00Z"/>
        </w:rPr>
        <w:pPrChange w:id="4470" w:author="Kelvin Sung" w:date="2021-04-22T15:00:00Z">
          <w:pPr>
            <w:pStyle w:val="Code"/>
          </w:pPr>
        </w:pPrChange>
      </w:pPr>
      <w:del w:id="4471" w:author="Kelvin Sung" w:date="2021-04-22T15:00:00Z">
        <w:r w:rsidRPr="00D71B6D" w:rsidDel="004C1133">
          <w:delText xml:space="preserve">   </w:delText>
        </w:r>
        <w:r w:rsidDel="004C1133">
          <w:delText xml:space="preserve"> </w:delText>
        </w:r>
        <w:r w:rsidRPr="00D71B6D" w:rsidDel="004C1133">
          <w:delText>// Step A: loads the textures</w:delText>
        </w:r>
      </w:del>
    </w:p>
    <w:p w14:paraId="38A60A0B" w14:textId="015CBC0F" w:rsidR="000635BF" w:rsidRPr="00D71B6D" w:rsidDel="004C1133" w:rsidRDefault="000635BF">
      <w:pPr>
        <w:pStyle w:val="BodyTextFirst"/>
        <w:rPr>
          <w:del w:id="4472" w:author="Kelvin Sung" w:date="2021-04-22T15:00:00Z"/>
        </w:rPr>
        <w:pPrChange w:id="4473" w:author="Kelvin Sung" w:date="2021-04-22T15:00:00Z">
          <w:pPr>
            <w:pStyle w:val="Code"/>
          </w:pPr>
        </w:pPrChange>
      </w:pPr>
      <w:del w:id="4474"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FontImage);</w:delText>
        </w:r>
      </w:del>
    </w:p>
    <w:p w14:paraId="54DC0F7A" w14:textId="2761FAD4" w:rsidR="000635BF" w:rsidRPr="00D71B6D" w:rsidDel="004C1133" w:rsidRDefault="000635BF">
      <w:pPr>
        <w:pStyle w:val="BodyTextFirst"/>
        <w:rPr>
          <w:del w:id="4475" w:author="Kelvin Sung" w:date="2021-04-22T15:00:00Z"/>
        </w:rPr>
        <w:pPrChange w:id="4476" w:author="Kelvin Sung" w:date="2021-04-22T15:00:00Z">
          <w:pPr>
            <w:pStyle w:val="Code"/>
          </w:pPr>
        </w:pPrChange>
      </w:pPr>
      <w:del w:id="4477"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MinionSprite);</w:delText>
        </w:r>
      </w:del>
    </w:p>
    <w:p w14:paraId="194AA01A" w14:textId="5C62AC43" w:rsidR="000635BF" w:rsidRPr="00D71B6D" w:rsidDel="004C1133" w:rsidRDefault="000635BF">
      <w:pPr>
        <w:pStyle w:val="BodyTextFirst"/>
        <w:rPr>
          <w:del w:id="4478" w:author="Kelvin Sung" w:date="2021-04-22T15:00:00Z"/>
        </w:rPr>
        <w:pPrChange w:id="4479" w:author="Kelvin Sung" w:date="2021-04-22T15:00:00Z">
          <w:pPr>
            <w:pStyle w:val="Code"/>
          </w:pPr>
        </w:pPrChange>
      </w:pPr>
      <w:del w:id="4480" w:author="Kelvin Sung" w:date="2021-04-22T15:00:00Z">
        <w:r w:rsidRPr="00D71B6D" w:rsidDel="004C1133">
          <w:delText xml:space="preserve">   </w:delText>
        </w:r>
      </w:del>
    </w:p>
    <w:p w14:paraId="5EECC4AF" w14:textId="7F025236" w:rsidR="000635BF" w:rsidRPr="00D71B6D" w:rsidDel="004C1133" w:rsidRDefault="000635BF">
      <w:pPr>
        <w:pStyle w:val="BodyTextFirst"/>
        <w:rPr>
          <w:del w:id="4481" w:author="Kelvin Sung" w:date="2021-04-22T15:00:00Z"/>
        </w:rPr>
        <w:pPrChange w:id="4482" w:author="Kelvin Sung" w:date="2021-04-22T15:00:00Z">
          <w:pPr>
            <w:pStyle w:val="Code"/>
          </w:pPr>
        </w:pPrChange>
      </w:pPr>
      <w:del w:id="4483" w:author="Kelvin Sung" w:date="2021-04-22T15:00:00Z">
        <w:r w:rsidRPr="00D71B6D" w:rsidDel="004C1133">
          <w:delText xml:space="preserve">   </w:delText>
        </w:r>
        <w:r w:rsidDel="004C1133">
          <w:delText xml:space="preserve"> </w:delText>
        </w:r>
        <w:r w:rsidRPr="00D71B6D" w:rsidDel="004C1133">
          <w:delText>// Step B: loads all the fonts</w:delText>
        </w:r>
      </w:del>
    </w:p>
    <w:p w14:paraId="3C42531A" w14:textId="48544337" w:rsidR="000635BF" w:rsidRPr="00D71B6D" w:rsidDel="004C1133" w:rsidRDefault="000635BF">
      <w:pPr>
        <w:pStyle w:val="BodyTextFirst"/>
        <w:rPr>
          <w:del w:id="4484" w:author="Kelvin Sung" w:date="2021-04-22T15:00:00Z"/>
        </w:rPr>
        <w:pPrChange w:id="4485" w:author="Kelvin Sung" w:date="2021-04-22T15:00:00Z">
          <w:pPr>
            <w:pStyle w:val="Code"/>
          </w:pPr>
        </w:pPrChange>
      </w:pPr>
      <w:del w:id="4486"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FontCon16);</w:delText>
        </w:r>
      </w:del>
    </w:p>
    <w:p w14:paraId="577AEB01" w14:textId="464FBC14" w:rsidR="000635BF" w:rsidRPr="00D71B6D" w:rsidDel="004C1133" w:rsidRDefault="000635BF">
      <w:pPr>
        <w:pStyle w:val="BodyTextFirst"/>
        <w:rPr>
          <w:del w:id="4487" w:author="Kelvin Sung" w:date="2021-04-22T15:00:00Z"/>
        </w:rPr>
        <w:pPrChange w:id="4488" w:author="Kelvin Sung" w:date="2021-04-22T15:00:00Z">
          <w:pPr>
            <w:pStyle w:val="Code"/>
          </w:pPr>
        </w:pPrChange>
      </w:pPr>
      <w:del w:id="4489" w:author="Kelvin Sung" w:date="2021-04-22T15:00:00Z">
        <w:r w:rsidRPr="00D71B6D" w:rsidDel="004C1133">
          <w:lastRenderedPageBreak/>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FontCon24);</w:delText>
        </w:r>
      </w:del>
    </w:p>
    <w:p w14:paraId="2196680C" w14:textId="6D142C0A" w:rsidR="000635BF" w:rsidRPr="00D71B6D" w:rsidDel="004C1133" w:rsidRDefault="000635BF">
      <w:pPr>
        <w:pStyle w:val="BodyTextFirst"/>
        <w:rPr>
          <w:del w:id="4490" w:author="Kelvin Sung" w:date="2021-04-22T15:00:00Z"/>
        </w:rPr>
        <w:pPrChange w:id="4491" w:author="Kelvin Sung" w:date="2021-04-22T15:00:00Z">
          <w:pPr>
            <w:pStyle w:val="Code"/>
          </w:pPr>
        </w:pPrChange>
      </w:pPr>
      <w:del w:id="4492"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FontCon32);</w:delText>
        </w:r>
      </w:del>
    </w:p>
    <w:p w14:paraId="2222504E" w14:textId="1A8D1781" w:rsidR="000635BF" w:rsidRPr="00D71B6D" w:rsidDel="004C1133" w:rsidRDefault="000635BF">
      <w:pPr>
        <w:pStyle w:val="BodyTextFirst"/>
        <w:rPr>
          <w:del w:id="4493" w:author="Kelvin Sung" w:date="2021-04-22T15:00:00Z"/>
        </w:rPr>
        <w:pPrChange w:id="4494" w:author="Kelvin Sung" w:date="2021-04-22T15:00:00Z">
          <w:pPr>
            <w:pStyle w:val="Code"/>
          </w:pPr>
        </w:pPrChange>
      </w:pPr>
      <w:del w:id="4495"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FontCon72);</w:delText>
        </w:r>
      </w:del>
    </w:p>
    <w:p w14:paraId="196F7FCE" w14:textId="23326E5A" w:rsidR="000635BF" w:rsidRPr="00D71B6D" w:rsidDel="004C1133" w:rsidRDefault="000635BF">
      <w:pPr>
        <w:pStyle w:val="BodyTextFirst"/>
        <w:rPr>
          <w:del w:id="4496" w:author="Kelvin Sung" w:date="2021-04-22T15:00:00Z"/>
        </w:rPr>
        <w:pPrChange w:id="4497" w:author="Kelvin Sung" w:date="2021-04-22T15:00:00Z">
          <w:pPr>
            <w:pStyle w:val="Code"/>
          </w:pPr>
        </w:pPrChange>
      </w:pPr>
      <w:del w:id="4498"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FontSeg96);</w:delText>
        </w:r>
      </w:del>
    </w:p>
    <w:p w14:paraId="6586AF8A" w14:textId="4A0BCF0C" w:rsidR="000635BF" w:rsidRPr="00D71B6D" w:rsidDel="004C1133" w:rsidRDefault="000635BF">
      <w:pPr>
        <w:pStyle w:val="BodyTextFirst"/>
        <w:rPr>
          <w:del w:id="4499" w:author="Kelvin Sung" w:date="2021-04-22T15:00:00Z"/>
        </w:rPr>
        <w:pPrChange w:id="4500" w:author="Kelvin Sung" w:date="2021-04-22T15:00:00Z">
          <w:pPr>
            <w:pStyle w:val="Code"/>
          </w:pPr>
        </w:pPrChange>
      </w:pPr>
      <w:del w:id="4501" w:author="Kelvin Sung" w:date="2021-04-22T15:00:00Z">
        <w:r w:rsidRPr="00D71B6D" w:rsidDel="004C1133">
          <w:delText>};</w:delText>
        </w:r>
      </w:del>
    </w:p>
    <w:p w14:paraId="7B0939B0" w14:textId="202823B3" w:rsidR="000635BF" w:rsidRPr="00D71B6D" w:rsidDel="004C1133" w:rsidRDefault="000635BF">
      <w:pPr>
        <w:pStyle w:val="BodyTextFirst"/>
        <w:rPr>
          <w:del w:id="4502" w:author="Kelvin Sung" w:date="2021-04-22T15:00:00Z"/>
        </w:rPr>
        <w:pPrChange w:id="4503" w:author="Kelvin Sung" w:date="2021-04-22T15:00:00Z">
          <w:pPr>
            <w:pStyle w:val="NumList"/>
            <w:numPr>
              <w:numId w:val="14"/>
            </w:numPr>
          </w:pPr>
        </w:pPrChange>
      </w:pPr>
      <w:del w:id="4504" w:author="Kelvin Sung" w:date="2021-04-22T15:00:00Z">
        <w:r w:rsidRPr="000635BF" w:rsidDel="004C1133">
          <w:delText>Modify</w:delText>
        </w:r>
        <w:r w:rsidDel="004C1133">
          <w:delText xml:space="preserve"> the </w:delText>
        </w:r>
        <w:r w:rsidDel="004C1133">
          <w:rPr>
            <w:rStyle w:val="CodeInline"/>
          </w:rPr>
          <w:delText>unloadScene()</w:delText>
        </w:r>
        <w:r w:rsidDel="004C1133">
          <w:delText xml:space="preserve"> function</w:delText>
        </w:r>
        <w:r w:rsidDel="004C1133">
          <w:fldChar w:fldCharType="begin"/>
        </w:r>
        <w:r w:rsidDel="004C1133">
          <w:delInstrText xml:space="preserve"> XE "</w:delInstrText>
        </w:r>
        <w:r w:rsidRPr="00C1624B" w:rsidDel="004C1133">
          <w:rPr>
            <w:rStyle w:val="CodeInline"/>
          </w:rPr>
          <w:delInstrText>FontRenderable objects:unloadScene()</w:delInstrText>
        </w:r>
        <w:r w:rsidRPr="00C1624B" w:rsidDel="004C1133">
          <w:delInstrText xml:space="preserve"> function</w:delInstrText>
        </w:r>
        <w:r w:rsidDel="004C1133">
          <w:delInstrText xml:space="preserve">" </w:delInstrText>
        </w:r>
        <w:r w:rsidDel="004C1133">
          <w:fldChar w:fldCharType="end"/>
        </w:r>
        <w:r w:rsidDel="004C1133">
          <w:delText xml:space="preserve"> to unload the textures and fonts and to start the </w:delText>
        </w:r>
        <w:r w:rsidRPr="00BB1F34" w:rsidDel="004C1133">
          <w:rPr>
            <w:rStyle w:val="CodeInline"/>
          </w:rPr>
          <w:delText>GameOver</w:delText>
        </w:r>
        <w:r w:rsidDel="004C1133">
          <w:delText xml:space="preserve"> scene.</w:delText>
        </w:r>
      </w:del>
    </w:p>
    <w:p w14:paraId="2BF71F1B" w14:textId="7E868F77" w:rsidR="000635BF" w:rsidRPr="00D71B6D" w:rsidDel="004C1133" w:rsidRDefault="000635BF">
      <w:pPr>
        <w:pStyle w:val="BodyTextFirst"/>
        <w:rPr>
          <w:del w:id="4505" w:author="Kelvin Sung" w:date="2021-04-22T15:00:00Z"/>
        </w:rPr>
        <w:pPrChange w:id="4506" w:author="Kelvin Sung" w:date="2021-04-22T15:00:00Z">
          <w:pPr>
            <w:pStyle w:val="Code"/>
          </w:pPr>
        </w:pPrChange>
      </w:pPr>
      <w:del w:id="4507" w:author="Kelvin Sung" w:date="2021-04-22T15:00:00Z">
        <w:r w:rsidRPr="00D71B6D" w:rsidDel="004C1133">
          <w:delText>MyGame.prototype.</w:delText>
        </w:r>
        <w:r w:rsidDel="004C1133">
          <w:delText>unloadScene</w:delText>
        </w:r>
        <w:r w:rsidRPr="00D71B6D" w:rsidDel="004C1133">
          <w:delText xml:space="preserve"> = function() {  </w:delText>
        </w:r>
      </w:del>
    </w:p>
    <w:p w14:paraId="4271268D" w14:textId="24EC69CB" w:rsidR="000635BF" w:rsidRPr="00D71B6D" w:rsidDel="004C1133" w:rsidRDefault="000635BF">
      <w:pPr>
        <w:pStyle w:val="BodyTextFirst"/>
        <w:rPr>
          <w:del w:id="4508" w:author="Kelvin Sung" w:date="2021-04-22T15:00:00Z"/>
        </w:rPr>
        <w:pPrChange w:id="4509" w:author="Kelvin Sung" w:date="2021-04-22T15:00:00Z">
          <w:pPr>
            <w:pStyle w:val="Code"/>
          </w:pPr>
        </w:pPrChange>
      </w:pPr>
      <w:del w:id="4510"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FontImage);</w:delText>
        </w:r>
      </w:del>
    </w:p>
    <w:p w14:paraId="09E0BD9A" w14:textId="03E0FF3E" w:rsidR="000635BF" w:rsidRPr="00D71B6D" w:rsidDel="004C1133" w:rsidRDefault="000635BF">
      <w:pPr>
        <w:pStyle w:val="BodyTextFirst"/>
        <w:rPr>
          <w:del w:id="4511" w:author="Kelvin Sung" w:date="2021-04-22T15:00:00Z"/>
        </w:rPr>
        <w:pPrChange w:id="4512" w:author="Kelvin Sung" w:date="2021-04-22T15:00:00Z">
          <w:pPr>
            <w:pStyle w:val="Code"/>
          </w:pPr>
        </w:pPrChange>
      </w:pPr>
      <w:del w:id="4513"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MinionSprite);</w:delText>
        </w:r>
      </w:del>
    </w:p>
    <w:p w14:paraId="0DD67046" w14:textId="1D16E0C8" w:rsidR="000635BF" w:rsidRPr="00D71B6D" w:rsidDel="004C1133" w:rsidRDefault="000635BF">
      <w:pPr>
        <w:pStyle w:val="BodyTextFirst"/>
        <w:rPr>
          <w:del w:id="4514" w:author="Kelvin Sung" w:date="2021-04-22T15:00:00Z"/>
        </w:rPr>
        <w:pPrChange w:id="4515" w:author="Kelvin Sung" w:date="2021-04-22T15:00:00Z">
          <w:pPr>
            <w:pStyle w:val="Code"/>
          </w:pPr>
        </w:pPrChange>
      </w:pPr>
      <w:del w:id="4516" w:author="Kelvin Sung" w:date="2021-04-22T15:00:00Z">
        <w:r w:rsidRPr="00D71B6D" w:rsidDel="004C1133">
          <w:delText xml:space="preserve">    </w:delText>
        </w:r>
      </w:del>
    </w:p>
    <w:p w14:paraId="769DF129" w14:textId="29988437" w:rsidR="000635BF" w:rsidRPr="00D71B6D" w:rsidDel="004C1133" w:rsidRDefault="000635BF">
      <w:pPr>
        <w:pStyle w:val="BodyTextFirst"/>
        <w:rPr>
          <w:del w:id="4517" w:author="Kelvin Sung" w:date="2021-04-22T15:00:00Z"/>
        </w:rPr>
        <w:pPrChange w:id="4518" w:author="Kelvin Sung" w:date="2021-04-22T15:00:00Z">
          <w:pPr>
            <w:pStyle w:val="Code"/>
          </w:pPr>
        </w:pPrChange>
      </w:pPr>
      <w:del w:id="4519" w:author="Kelvin Sung" w:date="2021-04-22T15:00:00Z">
        <w:r w:rsidRPr="00D71B6D" w:rsidDel="004C1133">
          <w:delText xml:space="preserve">    // unload the fonts</w:delText>
        </w:r>
      </w:del>
    </w:p>
    <w:p w14:paraId="2439B9E4" w14:textId="55CD1F1E" w:rsidR="000635BF" w:rsidRPr="00D71B6D" w:rsidDel="004C1133" w:rsidRDefault="000635BF">
      <w:pPr>
        <w:pStyle w:val="BodyTextFirst"/>
        <w:rPr>
          <w:del w:id="4520" w:author="Kelvin Sung" w:date="2021-04-22T15:00:00Z"/>
        </w:rPr>
        <w:pPrChange w:id="4521" w:author="Kelvin Sung" w:date="2021-04-22T15:00:00Z">
          <w:pPr>
            <w:pStyle w:val="Code"/>
          </w:pPr>
        </w:pPrChange>
      </w:pPr>
      <w:del w:id="4522"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FontCon16);</w:delText>
        </w:r>
      </w:del>
    </w:p>
    <w:p w14:paraId="559D2D61" w14:textId="76758CD5" w:rsidR="000635BF" w:rsidRPr="00D71B6D" w:rsidDel="004C1133" w:rsidRDefault="000635BF">
      <w:pPr>
        <w:pStyle w:val="BodyTextFirst"/>
        <w:rPr>
          <w:del w:id="4523" w:author="Kelvin Sung" w:date="2021-04-22T15:00:00Z"/>
        </w:rPr>
        <w:pPrChange w:id="4524" w:author="Kelvin Sung" w:date="2021-04-22T15:00:00Z">
          <w:pPr>
            <w:pStyle w:val="Code"/>
          </w:pPr>
        </w:pPrChange>
      </w:pPr>
      <w:del w:id="4525"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FontCon24);</w:delText>
        </w:r>
      </w:del>
    </w:p>
    <w:p w14:paraId="09E2BC02" w14:textId="6BC9980E" w:rsidR="000635BF" w:rsidRPr="00D71B6D" w:rsidDel="004C1133" w:rsidRDefault="000635BF">
      <w:pPr>
        <w:pStyle w:val="BodyTextFirst"/>
        <w:rPr>
          <w:del w:id="4526" w:author="Kelvin Sung" w:date="2021-04-22T15:00:00Z"/>
        </w:rPr>
        <w:pPrChange w:id="4527" w:author="Kelvin Sung" w:date="2021-04-22T15:00:00Z">
          <w:pPr>
            <w:pStyle w:val="Code"/>
          </w:pPr>
        </w:pPrChange>
      </w:pPr>
      <w:del w:id="4528"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FontCon32);</w:delText>
        </w:r>
      </w:del>
    </w:p>
    <w:p w14:paraId="5A533D11" w14:textId="574AFB43" w:rsidR="000635BF" w:rsidRPr="00D71B6D" w:rsidDel="004C1133" w:rsidRDefault="000635BF">
      <w:pPr>
        <w:pStyle w:val="BodyTextFirst"/>
        <w:rPr>
          <w:del w:id="4529" w:author="Kelvin Sung" w:date="2021-04-22T15:00:00Z"/>
        </w:rPr>
        <w:pPrChange w:id="4530" w:author="Kelvin Sung" w:date="2021-04-22T15:00:00Z">
          <w:pPr>
            <w:pStyle w:val="Code"/>
          </w:pPr>
        </w:pPrChange>
      </w:pPr>
      <w:del w:id="4531"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FontCon72);</w:delText>
        </w:r>
      </w:del>
    </w:p>
    <w:p w14:paraId="465A92B0" w14:textId="08B52B53" w:rsidR="000635BF" w:rsidRPr="00D71B6D" w:rsidDel="004C1133" w:rsidRDefault="000635BF">
      <w:pPr>
        <w:pStyle w:val="BodyTextFirst"/>
        <w:rPr>
          <w:del w:id="4532" w:author="Kelvin Sung" w:date="2021-04-22T15:00:00Z"/>
        </w:rPr>
        <w:pPrChange w:id="4533" w:author="Kelvin Sung" w:date="2021-04-22T15:00:00Z">
          <w:pPr>
            <w:pStyle w:val="Code"/>
          </w:pPr>
        </w:pPrChange>
      </w:pPr>
      <w:del w:id="4534"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FontSeg96);</w:delText>
        </w:r>
      </w:del>
    </w:p>
    <w:p w14:paraId="1BBA37CA" w14:textId="294BC028" w:rsidR="000635BF" w:rsidRPr="00D71B6D" w:rsidDel="004C1133" w:rsidRDefault="000635BF">
      <w:pPr>
        <w:pStyle w:val="BodyTextFirst"/>
        <w:rPr>
          <w:del w:id="4535" w:author="Kelvin Sung" w:date="2021-04-22T15:00:00Z"/>
        </w:rPr>
        <w:pPrChange w:id="4536" w:author="Kelvin Sung" w:date="2021-04-22T15:00:00Z">
          <w:pPr>
            <w:pStyle w:val="Code"/>
          </w:pPr>
        </w:pPrChange>
      </w:pPr>
    </w:p>
    <w:p w14:paraId="51FB0FA8" w14:textId="5E927A0D" w:rsidR="000635BF" w:rsidRPr="00D71B6D" w:rsidDel="004C1133" w:rsidRDefault="000635BF">
      <w:pPr>
        <w:pStyle w:val="BodyTextFirst"/>
        <w:rPr>
          <w:del w:id="4537" w:author="Kelvin Sung" w:date="2021-04-22T15:00:00Z"/>
        </w:rPr>
        <w:pPrChange w:id="4538" w:author="Kelvin Sung" w:date="2021-04-22T15:00:00Z">
          <w:pPr>
            <w:pStyle w:val="Code"/>
          </w:pPr>
        </w:pPrChange>
      </w:pPr>
      <w:del w:id="4539" w:author="Kelvin Sung" w:date="2021-04-22T15:00:00Z">
        <w:r w:rsidRPr="00D71B6D" w:rsidDel="004C1133">
          <w:delText xml:space="preserve">    // Step B: starts the next level</w:delText>
        </w:r>
      </w:del>
    </w:p>
    <w:p w14:paraId="2794809E" w14:textId="10ACC025" w:rsidR="000635BF" w:rsidRPr="00D71B6D" w:rsidDel="004C1133" w:rsidRDefault="000635BF">
      <w:pPr>
        <w:pStyle w:val="BodyTextFirst"/>
        <w:rPr>
          <w:del w:id="4540" w:author="Kelvin Sung" w:date="2021-04-22T15:00:00Z"/>
        </w:rPr>
        <w:pPrChange w:id="4541" w:author="Kelvin Sung" w:date="2021-04-22T15:00:00Z">
          <w:pPr>
            <w:pStyle w:val="Code"/>
          </w:pPr>
        </w:pPrChange>
      </w:pPr>
      <w:del w:id="4542" w:author="Kelvin Sung" w:date="2021-04-22T15:00:00Z">
        <w:r w:rsidRPr="00D71B6D" w:rsidDel="004C1133">
          <w:delText xml:space="preserve">    var nextLevel = new GameOver();  // next level to be loaded</w:delText>
        </w:r>
      </w:del>
    </w:p>
    <w:p w14:paraId="0716E60C" w14:textId="63019999" w:rsidR="000635BF" w:rsidRPr="00D71B6D" w:rsidDel="004C1133" w:rsidRDefault="000635BF">
      <w:pPr>
        <w:pStyle w:val="BodyTextFirst"/>
        <w:rPr>
          <w:del w:id="4543" w:author="Kelvin Sung" w:date="2021-04-22T15:00:00Z"/>
        </w:rPr>
        <w:pPrChange w:id="4544" w:author="Kelvin Sung" w:date="2021-04-22T15:00:00Z">
          <w:pPr>
            <w:pStyle w:val="Code"/>
          </w:pPr>
        </w:pPrChange>
      </w:pPr>
      <w:del w:id="4545" w:author="Kelvin Sung" w:date="2021-04-22T15:00:00Z">
        <w:r w:rsidRPr="00D71B6D" w:rsidDel="004C1133">
          <w:delText xml:space="preserve">    gEngine.Core.</w:delText>
        </w:r>
        <w:r w:rsidDel="004C1133">
          <w:delText>startScene</w:delText>
        </w:r>
        <w:r w:rsidRPr="00D71B6D" w:rsidDel="004C1133">
          <w:delText>(nextLevel);</w:delText>
        </w:r>
      </w:del>
    </w:p>
    <w:p w14:paraId="14841A20" w14:textId="5C181C26" w:rsidR="000635BF" w:rsidRPr="00D71B6D" w:rsidDel="004C1133" w:rsidRDefault="000635BF">
      <w:pPr>
        <w:pStyle w:val="BodyTextFirst"/>
        <w:rPr>
          <w:del w:id="4546" w:author="Kelvin Sung" w:date="2021-04-22T15:00:00Z"/>
        </w:rPr>
        <w:pPrChange w:id="4547" w:author="Kelvin Sung" w:date="2021-04-22T15:00:00Z">
          <w:pPr>
            <w:pStyle w:val="Code"/>
          </w:pPr>
        </w:pPrChange>
      </w:pPr>
      <w:del w:id="4548" w:author="Kelvin Sung" w:date="2021-04-22T15:00:00Z">
        <w:r w:rsidRPr="00D71B6D" w:rsidDel="004C1133">
          <w:delText>};</w:delText>
        </w:r>
      </w:del>
    </w:p>
    <w:p w14:paraId="2AEB0735" w14:textId="57287D4C" w:rsidR="000635BF" w:rsidRPr="00D71B6D" w:rsidDel="004C1133" w:rsidRDefault="000635BF">
      <w:pPr>
        <w:pStyle w:val="BodyTextFirst"/>
        <w:rPr>
          <w:del w:id="4549" w:author="Kelvin Sung" w:date="2021-04-22T15:00:00Z"/>
        </w:rPr>
        <w:pPrChange w:id="4550" w:author="Kelvin Sung" w:date="2021-04-22T15:00:00Z">
          <w:pPr>
            <w:pStyle w:val="NumList"/>
            <w:numPr>
              <w:numId w:val="14"/>
            </w:numPr>
          </w:pPr>
        </w:pPrChange>
      </w:pPr>
      <w:del w:id="4551" w:author="Kelvin Sung" w:date="2021-04-22T15:00:00Z">
        <w:r w:rsidDel="004C1133">
          <w:delText xml:space="preserve">Define a private </w:delText>
        </w:r>
        <w:r w:rsidRPr="001C5079" w:rsidDel="004C1133">
          <w:rPr>
            <w:rStyle w:val="CodeInline"/>
          </w:rPr>
          <w:delText>_initText()</w:delText>
        </w:r>
        <w:r w:rsidDel="004C1133">
          <w:delText xml:space="preserve"> function</w:delText>
        </w:r>
        <w:r w:rsidDel="004C1133">
          <w:fldChar w:fldCharType="begin"/>
        </w:r>
        <w:r w:rsidDel="004C1133">
          <w:delInstrText xml:space="preserve"> XE "</w:delInstrText>
        </w:r>
        <w:r w:rsidRPr="00590235" w:rsidDel="004C1133">
          <w:rPr>
            <w:rStyle w:val="CodeInline"/>
          </w:rPr>
          <w:delInstrText>FontRenderable objects:initText()</w:delInstrText>
        </w:r>
        <w:r w:rsidRPr="00590235" w:rsidDel="004C1133">
          <w:delInstrText xml:space="preserve"> function</w:delInstrText>
        </w:r>
        <w:r w:rsidDel="004C1133">
          <w:delInstrText xml:space="preserve">" </w:delInstrText>
        </w:r>
        <w:r w:rsidDel="004C1133">
          <w:fldChar w:fldCharType="end"/>
        </w:r>
        <w:r w:rsidDel="004C1133">
          <w:delText xml:space="preserve"> to set the color, location, and </w:delText>
        </w:r>
        <w:r w:rsidRPr="000635BF" w:rsidDel="004C1133">
          <w:delText>height</w:delText>
        </w:r>
        <w:r w:rsidDel="004C1133">
          <w:delText xml:space="preserve"> of a </w:delText>
        </w:r>
        <w:r w:rsidRPr="001C5079" w:rsidDel="004C1133">
          <w:rPr>
            <w:rStyle w:val="CodeInline"/>
          </w:rPr>
          <w:delText>FontRenderable</w:delText>
        </w:r>
        <w:r w:rsidDel="004C1133">
          <w:delText xml:space="preserve"> object. Modify the </w:delText>
        </w:r>
        <w:r w:rsidDel="004C1133">
          <w:rPr>
            <w:rStyle w:val="CodeInline"/>
          </w:rPr>
          <w:delText>initialize()</w:delText>
        </w:r>
        <w:r w:rsidDel="004C1133">
          <w:delText xml:space="preserve"> function to set up the proper WC system and initialize the fonts. </w:delText>
        </w:r>
      </w:del>
    </w:p>
    <w:p w14:paraId="15803DF8" w14:textId="64E72280" w:rsidR="000635BF" w:rsidRPr="001C5079" w:rsidDel="004C1133" w:rsidRDefault="000635BF">
      <w:pPr>
        <w:pStyle w:val="BodyTextFirst"/>
        <w:rPr>
          <w:del w:id="4552" w:author="Kelvin Sung" w:date="2021-04-22T15:00:00Z"/>
        </w:rPr>
        <w:pPrChange w:id="4553" w:author="Kelvin Sung" w:date="2021-04-22T15:00:00Z">
          <w:pPr>
            <w:pStyle w:val="Code"/>
          </w:pPr>
        </w:pPrChange>
      </w:pPr>
      <w:del w:id="4554" w:author="Kelvin Sung" w:date="2021-04-22T15:00:00Z">
        <w:r w:rsidRPr="001C5079" w:rsidDel="004C1133">
          <w:delText>MyGame.prototype._InitText = function(font, posX, posY, color, textH)</w:delText>
        </w:r>
        <w:r w:rsidDel="004C1133">
          <w:delText xml:space="preserve"> </w:delText>
        </w:r>
        <w:r w:rsidRPr="001C5079" w:rsidDel="004C1133">
          <w:delText>{</w:delText>
        </w:r>
      </w:del>
    </w:p>
    <w:p w14:paraId="73D61208" w14:textId="740A438F" w:rsidR="000635BF" w:rsidRPr="001C5079" w:rsidDel="004C1133" w:rsidRDefault="000635BF">
      <w:pPr>
        <w:pStyle w:val="BodyTextFirst"/>
        <w:rPr>
          <w:del w:id="4555" w:author="Kelvin Sung" w:date="2021-04-22T15:00:00Z"/>
        </w:rPr>
        <w:pPrChange w:id="4556" w:author="Kelvin Sung" w:date="2021-04-22T15:00:00Z">
          <w:pPr>
            <w:pStyle w:val="Code"/>
          </w:pPr>
        </w:pPrChange>
      </w:pPr>
      <w:del w:id="4557" w:author="Kelvin Sung" w:date="2021-04-22T15:00:00Z">
        <w:r w:rsidRPr="001C5079" w:rsidDel="004C1133">
          <w:delText xml:space="preserve">    font.setColor(color);</w:delText>
        </w:r>
      </w:del>
    </w:p>
    <w:p w14:paraId="767EACEC" w14:textId="56419A05" w:rsidR="000635BF" w:rsidRPr="001C5079" w:rsidDel="004C1133" w:rsidRDefault="000635BF">
      <w:pPr>
        <w:pStyle w:val="BodyTextFirst"/>
        <w:rPr>
          <w:del w:id="4558" w:author="Kelvin Sung" w:date="2021-04-22T15:00:00Z"/>
        </w:rPr>
        <w:pPrChange w:id="4559" w:author="Kelvin Sung" w:date="2021-04-22T15:00:00Z">
          <w:pPr>
            <w:pStyle w:val="Code"/>
          </w:pPr>
        </w:pPrChange>
      </w:pPr>
      <w:del w:id="4560" w:author="Kelvin Sung" w:date="2021-04-22T15:00:00Z">
        <w:r w:rsidRPr="001C5079" w:rsidDel="004C1133">
          <w:delText xml:space="preserve">    font.getXform().setPosition(posX, posY);</w:delText>
        </w:r>
      </w:del>
    </w:p>
    <w:p w14:paraId="74BCC8DA" w14:textId="0114C850" w:rsidR="000635BF" w:rsidRPr="001C5079" w:rsidDel="004C1133" w:rsidRDefault="000635BF">
      <w:pPr>
        <w:pStyle w:val="BodyTextFirst"/>
        <w:rPr>
          <w:del w:id="4561" w:author="Kelvin Sung" w:date="2021-04-22T15:00:00Z"/>
        </w:rPr>
        <w:pPrChange w:id="4562" w:author="Kelvin Sung" w:date="2021-04-22T15:00:00Z">
          <w:pPr>
            <w:pStyle w:val="Code"/>
          </w:pPr>
        </w:pPrChange>
      </w:pPr>
      <w:del w:id="4563" w:author="Kelvin Sung" w:date="2021-04-22T15:00:00Z">
        <w:r w:rsidRPr="001C5079" w:rsidDel="004C1133">
          <w:delText xml:space="preserve">    font.setTextHeight(textH); </w:delText>
        </w:r>
      </w:del>
    </w:p>
    <w:p w14:paraId="09723B6D" w14:textId="05078542" w:rsidR="000635BF" w:rsidRPr="001C5079" w:rsidDel="004C1133" w:rsidRDefault="000635BF">
      <w:pPr>
        <w:pStyle w:val="BodyTextFirst"/>
        <w:rPr>
          <w:del w:id="4564" w:author="Kelvin Sung" w:date="2021-04-22T15:00:00Z"/>
        </w:rPr>
        <w:pPrChange w:id="4565" w:author="Kelvin Sung" w:date="2021-04-22T15:00:00Z">
          <w:pPr>
            <w:pStyle w:val="Code"/>
          </w:pPr>
        </w:pPrChange>
      </w:pPr>
      <w:del w:id="4566" w:author="Kelvin Sung" w:date="2021-04-22T15:00:00Z">
        <w:r w:rsidRPr="001C5079" w:rsidDel="004C1133">
          <w:delText>};</w:delText>
        </w:r>
      </w:del>
    </w:p>
    <w:p w14:paraId="7E5E6B2F" w14:textId="0C8FFA1A" w:rsidR="000635BF" w:rsidDel="004C1133" w:rsidRDefault="000635BF">
      <w:pPr>
        <w:pStyle w:val="BodyTextFirst"/>
        <w:rPr>
          <w:del w:id="4567" w:author="Kelvin Sung" w:date="2021-04-22T15:00:00Z"/>
        </w:rPr>
        <w:pPrChange w:id="4568" w:author="Kelvin Sung" w:date="2021-04-22T15:00:00Z">
          <w:pPr>
            <w:pStyle w:val="Code"/>
          </w:pPr>
        </w:pPrChange>
      </w:pPr>
    </w:p>
    <w:p w14:paraId="0742D8D2" w14:textId="09CDE0CE" w:rsidR="000635BF" w:rsidRPr="00D71B6D" w:rsidDel="004C1133" w:rsidRDefault="000635BF">
      <w:pPr>
        <w:pStyle w:val="BodyTextFirst"/>
        <w:rPr>
          <w:del w:id="4569" w:author="Kelvin Sung" w:date="2021-04-22T15:00:00Z"/>
        </w:rPr>
        <w:pPrChange w:id="4570" w:author="Kelvin Sung" w:date="2021-04-22T15:00:00Z">
          <w:pPr>
            <w:pStyle w:val="Code"/>
          </w:pPr>
        </w:pPrChange>
      </w:pPr>
      <w:del w:id="4571" w:author="Kelvin Sung" w:date="2021-04-22T15:00:00Z">
        <w:r w:rsidRPr="00D71B6D" w:rsidDel="004C1133">
          <w:delText>MyGame.prototype.</w:delText>
        </w:r>
        <w:r w:rsidDel="004C1133">
          <w:delText>initialize</w:delText>
        </w:r>
        <w:r w:rsidRPr="00D71B6D" w:rsidDel="004C1133">
          <w:delText xml:space="preserve"> = function() {</w:delText>
        </w:r>
      </w:del>
    </w:p>
    <w:p w14:paraId="2A84B5C0" w14:textId="409B2FE2" w:rsidR="000635BF" w:rsidRPr="00D71B6D" w:rsidDel="004C1133" w:rsidRDefault="000635BF">
      <w:pPr>
        <w:pStyle w:val="BodyTextFirst"/>
        <w:rPr>
          <w:del w:id="4572" w:author="Kelvin Sung" w:date="2021-04-22T15:00:00Z"/>
        </w:rPr>
        <w:pPrChange w:id="4573" w:author="Kelvin Sung" w:date="2021-04-22T15:00:00Z">
          <w:pPr>
            <w:pStyle w:val="Code"/>
          </w:pPr>
        </w:pPrChange>
      </w:pPr>
      <w:del w:id="4574" w:author="Kelvin Sung" w:date="2021-04-22T15:00:00Z">
        <w:r w:rsidRPr="00D71B6D" w:rsidDel="004C1133">
          <w:delText xml:space="preserve">    // Step A: set up the cameras</w:delText>
        </w:r>
      </w:del>
    </w:p>
    <w:p w14:paraId="403D48D6" w14:textId="2A66BAF6" w:rsidR="000635BF" w:rsidRPr="00D71B6D" w:rsidDel="004C1133" w:rsidRDefault="000635BF">
      <w:pPr>
        <w:pStyle w:val="BodyTextFirst"/>
        <w:rPr>
          <w:del w:id="4575" w:author="Kelvin Sung" w:date="2021-04-22T15:00:00Z"/>
        </w:rPr>
        <w:pPrChange w:id="4576" w:author="Kelvin Sung" w:date="2021-04-22T15:00:00Z">
          <w:pPr>
            <w:pStyle w:val="Code"/>
          </w:pPr>
        </w:pPrChange>
      </w:pPr>
      <w:del w:id="4577" w:author="Kelvin Sung" w:date="2021-04-22T15:00:00Z">
        <w:r w:rsidDel="004C1133">
          <w:lastRenderedPageBreak/>
          <w:delText xml:space="preserve">    //</w:delText>
        </w:r>
        <w:r w:rsidRPr="00776930" w:rsidDel="004C1133">
          <w:delText xml:space="preserve"> … Identical to previous code …</w:delText>
        </w:r>
      </w:del>
    </w:p>
    <w:p w14:paraId="0A201B87" w14:textId="44065669" w:rsidR="000635BF" w:rsidRPr="00D71B6D" w:rsidDel="004C1133" w:rsidRDefault="000635BF">
      <w:pPr>
        <w:pStyle w:val="BodyTextFirst"/>
        <w:rPr>
          <w:del w:id="4578" w:author="Kelvin Sung" w:date="2021-04-22T15:00:00Z"/>
        </w:rPr>
        <w:pPrChange w:id="4579" w:author="Kelvin Sung" w:date="2021-04-22T15:00:00Z">
          <w:pPr>
            <w:pStyle w:val="Code"/>
          </w:pPr>
        </w:pPrChange>
      </w:pPr>
      <w:del w:id="4580" w:author="Kelvin Sung" w:date="2021-04-22T15:00:00Z">
        <w:r w:rsidRPr="00D71B6D" w:rsidDel="004C1133">
          <w:delText xml:space="preserve">      </w:delText>
        </w:r>
      </w:del>
    </w:p>
    <w:p w14:paraId="0CCCBF18" w14:textId="185E61A1" w:rsidR="000635BF" w:rsidRPr="00D71B6D" w:rsidDel="004C1133" w:rsidRDefault="000635BF">
      <w:pPr>
        <w:pStyle w:val="BodyTextFirst"/>
        <w:rPr>
          <w:del w:id="4581" w:author="Kelvin Sung" w:date="2021-04-22T15:00:00Z"/>
        </w:rPr>
        <w:pPrChange w:id="4582" w:author="Kelvin Sung" w:date="2021-04-22T15:00:00Z">
          <w:pPr>
            <w:pStyle w:val="Code"/>
          </w:pPr>
        </w:pPrChange>
      </w:pPr>
      <w:del w:id="4583" w:author="Kelvin Sung" w:date="2021-04-22T15:00:00Z">
        <w:r w:rsidRPr="00D71B6D" w:rsidDel="004C1133">
          <w:delText xml:space="preserve"> </w:delText>
        </w:r>
        <w:r w:rsidDel="004C1133">
          <w:delText xml:space="preserve">   // Step B</w:delText>
        </w:r>
        <w:r w:rsidRPr="00D71B6D" w:rsidDel="004C1133">
          <w:delText>: Create the font and minion images using sprite</w:delText>
        </w:r>
      </w:del>
    </w:p>
    <w:p w14:paraId="25CBC646" w14:textId="1D034C42" w:rsidR="000635BF" w:rsidRPr="00B47F98" w:rsidDel="004C1133" w:rsidRDefault="000635BF">
      <w:pPr>
        <w:pStyle w:val="BodyTextFirst"/>
        <w:rPr>
          <w:del w:id="4584" w:author="Kelvin Sung" w:date="2021-04-22T15:00:00Z"/>
        </w:rPr>
        <w:pPrChange w:id="4585" w:author="Kelvin Sung" w:date="2021-04-22T15:00:00Z">
          <w:pPr>
            <w:pStyle w:val="Code"/>
          </w:pPr>
        </w:pPrChange>
      </w:pPr>
      <w:del w:id="4586" w:author="Kelvin Sung" w:date="2021-04-22T15:00:00Z">
        <w:r w:rsidRPr="00B47F98" w:rsidDel="004C1133">
          <w:delText xml:space="preserve">    // … Identical to previous code …</w:delText>
        </w:r>
      </w:del>
    </w:p>
    <w:p w14:paraId="15823B02" w14:textId="3B5DCD8D" w:rsidR="000635BF" w:rsidRPr="00D71B6D" w:rsidDel="004C1133" w:rsidRDefault="000635BF">
      <w:pPr>
        <w:pStyle w:val="BodyTextFirst"/>
        <w:rPr>
          <w:del w:id="4587" w:author="Kelvin Sung" w:date="2021-04-22T15:00:00Z"/>
        </w:rPr>
        <w:pPrChange w:id="4588" w:author="Kelvin Sung" w:date="2021-04-22T15:00:00Z">
          <w:pPr>
            <w:pStyle w:val="Code"/>
          </w:pPr>
        </w:pPrChange>
      </w:pPr>
      <w:del w:id="4589" w:author="Kelvin Sung" w:date="2021-04-22T15:00:00Z">
        <w:r w:rsidRPr="00D71B6D" w:rsidDel="004C1133">
          <w:delText xml:space="preserve">    </w:delText>
        </w:r>
      </w:del>
    </w:p>
    <w:p w14:paraId="401E6B75" w14:textId="5CF96F8C" w:rsidR="000635BF" w:rsidRPr="00D71B6D" w:rsidDel="004C1133" w:rsidRDefault="000635BF">
      <w:pPr>
        <w:pStyle w:val="BodyTextFirst"/>
        <w:rPr>
          <w:del w:id="4590" w:author="Kelvin Sung" w:date="2021-04-22T15:00:00Z"/>
        </w:rPr>
        <w:pPrChange w:id="4591" w:author="Kelvin Sung" w:date="2021-04-22T15:00:00Z">
          <w:pPr>
            <w:pStyle w:val="Code"/>
          </w:pPr>
        </w:pPrChange>
      </w:pPr>
      <w:del w:id="4592" w:author="Kelvin Sung" w:date="2021-04-22T15:00:00Z">
        <w:r w:rsidRPr="00D71B6D" w:rsidDel="004C1133">
          <w:delText xml:space="preserve">    //</w:delText>
        </w:r>
        <w:r w:rsidDel="004C1133">
          <w:delText xml:space="preserve"> Create the fonts!</w:delText>
        </w:r>
      </w:del>
    </w:p>
    <w:p w14:paraId="6A0D3607" w14:textId="6D1C2DC4" w:rsidR="000635BF" w:rsidRPr="00D71B6D" w:rsidDel="004C1133" w:rsidRDefault="000635BF">
      <w:pPr>
        <w:pStyle w:val="BodyTextFirst"/>
        <w:rPr>
          <w:del w:id="4593" w:author="Kelvin Sung" w:date="2021-04-22T15:00:00Z"/>
        </w:rPr>
        <w:pPrChange w:id="4594" w:author="Kelvin Sung" w:date="2021-04-22T15:00:00Z">
          <w:pPr>
            <w:pStyle w:val="Code"/>
          </w:pPr>
        </w:pPrChange>
      </w:pPr>
      <w:del w:id="4595" w:author="Kelvin Sung" w:date="2021-04-22T15:00:00Z">
        <w:r w:rsidRPr="00D71B6D" w:rsidDel="004C1133">
          <w:delText xml:space="preserve">    this.</w:delText>
        </w:r>
        <w:r w:rsidDel="004C1133">
          <w:delText>m</w:delText>
        </w:r>
        <w:r w:rsidRPr="00D71B6D" w:rsidDel="004C1133">
          <w:delText>TextSysFont = new FontRenderable("System Font: in Red");</w:delText>
        </w:r>
      </w:del>
    </w:p>
    <w:p w14:paraId="17DE922C" w14:textId="309BE430" w:rsidR="000635BF" w:rsidRPr="00D71B6D" w:rsidDel="004C1133" w:rsidRDefault="000635BF">
      <w:pPr>
        <w:pStyle w:val="BodyTextFirst"/>
        <w:rPr>
          <w:del w:id="4596" w:author="Kelvin Sung" w:date="2021-04-22T15:00:00Z"/>
        </w:rPr>
        <w:pPrChange w:id="4597" w:author="Kelvin Sung" w:date="2021-04-22T15:00:00Z">
          <w:pPr>
            <w:pStyle w:val="Code"/>
          </w:pPr>
        </w:pPrChange>
      </w:pPr>
      <w:del w:id="4598" w:author="Kelvin Sung" w:date="2021-04-22T15:00:00Z">
        <w:r w:rsidRPr="00D71B6D" w:rsidDel="004C1133">
          <w:delText xml:space="preserve">    this._InitText(this.</w:delText>
        </w:r>
        <w:r w:rsidDel="004C1133">
          <w:delText>m</w:delText>
        </w:r>
        <w:r w:rsidRPr="00D71B6D" w:rsidDel="004C1133">
          <w:delText>TextSysFont, 50, 60, [1, 0, 0, 1], 3);</w:delText>
        </w:r>
      </w:del>
    </w:p>
    <w:p w14:paraId="509A5D7A" w14:textId="44EFE42D" w:rsidR="000635BF" w:rsidRPr="00D71B6D" w:rsidDel="004C1133" w:rsidRDefault="000635BF">
      <w:pPr>
        <w:pStyle w:val="BodyTextFirst"/>
        <w:rPr>
          <w:del w:id="4599" w:author="Kelvin Sung" w:date="2021-04-22T15:00:00Z"/>
        </w:rPr>
        <w:pPrChange w:id="4600" w:author="Kelvin Sung" w:date="2021-04-22T15:00:00Z">
          <w:pPr>
            <w:pStyle w:val="Code"/>
          </w:pPr>
        </w:pPrChange>
      </w:pPr>
      <w:del w:id="4601" w:author="Kelvin Sung" w:date="2021-04-22T15:00:00Z">
        <w:r w:rsidRPr="00D71B6D" w:rsidDel="004C1133">
          <w:delText xml:space="preserve">    </w:delText>
        </w:r>
      </w:del>
    </w:p>
    <w:p w14:paraId="4D00F3B3" w14:textId="2094D1FA" w:rsidR="000635BF" w:rsidRPr="00D71B6D" w:rsidDel="004C1133" w:rsidRDefault="000635BF">
      <w:pPr>
        <w:pStyle w:val="BodyTextFirst"/>
        <w:rPr>
          <w:del w:id="4602" w:author="Kelvin Sung" w:date="2021-04-22T15:00:00Z"/>
        </w:rPr>
        <w:pPrChange w:id="4603" w:author="Kelvin Sung" w:date="2021-04-22T15:00:00Z">
          <w:pPr>
            <w:pStyle w:val="Code"/>
          </w:pPr>
        </w:pPrChange>
      </w:pPr>
      <w:del w:id="4604" w:author="Kelvin Sung" w:date="2021-04-22T15:00:00Z">
        <w:r w:rsidRPr="00D71B6D" w:rsidDel="004C1133">
          <w:delText xml:space="preserve">    this.</w:delText>
        </w:r>
        <w:r w:rsidDel="004C1133">
          <w:delText>m</w:delText>
        </w:r>
        <w:r w:rsidRPr="00D71B6D" w:rsidDel="004C1133">
          <w:delText>TextCon16 = new FontRenderable("Consolas 16: in black");</w:delText>
        </w:r>
      </w:del>
    </w:p>
    <w:p w14:paraId="389206D3" w14:textId="51472DEB" w:rsidR="000635BF" w:rsidRPr="00D71B6D" w:rsidDel="004C1133" w:rsidRDefault="000635BF">
      <w:pPr>
        <w:pStyle w:val="BodyTextFirst"/>
        <w:rPr>
          <w:del w:id="4605" w:author="Kelvin Sung" w:date="2021-04-22T15:00:00Z"/>
        </w:rPr>
        <w:pPrChange w:id="4606" w:author="Kelvin Sung" w:date="2021-04-22T15:00:00Z">
          <w:pPr>
            <w:pStyle w:val="Code"/>
          </w:pPr>
        </w:pPrChange>
      </w:pPr>
      <w:del w:id="4607" w:author="Kelvin Sung" w:date="2021-04-22T15:00:00Z">
        <w:r w:rsidRPr="00D71B6D" w:rsidDel="004C1133">
          <w:delText xml:space="preserve">    this.</w:delText>
        </w:r>
        <w:r w:rsidDel="004C1133">
          <w:delText>m</w:delText>
        </w:r>
        <w:r w:rsidRPr="00D71B6D" w:rsidDel="004C1133">
          <w:delText>TextCon16.</w:delText>
        </w:r>
        <w:r w:rsidDel="004C1133">
          <w:delText>set</w:delText>
        </w:r>
        <w:r w:rsidRPr="00D71B6D" w:rsidDel="004C1133">
          <w:delText>Font(this.</w:delText>
        </w:r>
        <w:r w:rsidDel="004C1133">
          <w:delText>k</w:delText>
        </w:r>
        <w:r w:rsidRPr="00D71B6D" w:rsidDel="004C1133">
          <w:delText>FontCon16);</w:delText>
        </w:r>
      </w:del>
    </w:p>
    <w:p w14:paraId="551C9C9A" w14:textId="733630F0" w:rsidR="000635BF" w:rsidRPr="00D71B6D" w:rsidDel="004C1133" w:rsidRDefault="000635BF">
      <w:pPr>
        <w:pStyle w:val="BodyTextFirst"/>
        <w:rPr>
          <w:del w:id="4608" w:author="Kelvin Sung" w:date="2021-04-22T15:00:00Z"/>
        </w:rPr>
        <w:pPrChange w:id="4609" w:author="Kelvin Sung" w:date="2021-04-22T15:00:00Z">
          <w:pPr>
            <w:pStyle w:val="Code"/>
          </w:pPr>
        </w:pPrChange>
      </w:pPr>
      <w:del w:id="4610" w:author="Kelvin Sung" w:date="2021-04-22T15:00:00Z">
        <w:r w:rsidRPr="00D71B6D" w:rsidDel="004C1133">
          <w:delText xml:space="preserve">    this._InitText(this.</w:delText>
        </w:r>
        <w:r w:rsidDel="004C1133">
          <w:delText>m</w:delText>
        </w:r>
        <w:r w:rsidRPr="00D71B6D" w:rsidDel="004C1133">
          <w:delText>TextCon16, 50, 55, [0, 0, 0, 1], 2);</w:delText>
        </w:r>
      </w:del>
    </w:p>
    <w:p w14:paraId="45B09284" w14:textId="06C7C1DF" w:rsidR="000635BF" w:rsidRPr="00D71B6D" w:rsidDel="004C1133" w:rsidRDefault="000635BF">
      <w:pPr>
        <w:pStyle w:val="BodyTextFirst"/>
        <w:rPr>
          <w:del w:id="4611" w:author="Kelvin Sung" w:date="2021-04-22T15:00:00Z"/>
        </w:rPr>
        <w:pPrChange w:id="4612" w:author="Kelvin Sung" w:date="2021-04-22T15:00:00Z">
          <w:pPr>
            <w:pStyle w:val="Code"/>
          </w:pPr>
        </w:pPrChange>
      </w:pPr>
      <w:del w:id="4613" w:author="Kelvin Sung" w:date="2021-04-22T15:00:00Z">
        <w:r w:rsidRPr="00D71B6D" w:rsidDel="004C1133">
          <w:delText xml:space="preserve">    </w:delText>
        </w:r>
      </w:del>
    </w:p>
    <w:p w14:paraId="21F1B23D" w14:textId="2B521C78" w:rsidR="000635BF" w:rsidRPr="00D71B6D" w:rsidDel="004C1133" w:rsidRDefault="000635BF">
      <w:pPr>
        <w:pStyle w:val="BodyTextFirst"/>
        <w:rPr>
          <w:del w:id="4614" w:author="Kelvin Sung" w:date="2021-04-22T15:00:00Z"/>
        </w:rPr>
        <w:pPrChange w:id="4615" w:author="Kelvin Sung" w:date="2021-04-22T15:00:00Z">
          <w:pPr>
            <w:pStyle w:val="Code"/>
          </w:pPr>
        </w:pPrChange>
      </w:pPr>
      <w:del w:id="4616" w:author="Kelvin Sung" w:date="2021-04-22T15:00:00Z">
        <w:r w:rsidRPr="00D71B6D" w:rsidDel="004C1133">
          <w:delText xml:space="preserve">    this.</w:delText>
        </w:r>
        <w:r w:rsidDel="004C1133">
          <w:delText>m</w:delText>
        </w:r>
        <w:r w:rsidRPr="00D71B6D" w:rsidDel="004C1133">
          <w:delText>TextCon24 = new FontRenderable("Consolas 24: in black");</w:delText>
        </w:r>
      </w:del>
    </w:p>
    <w:p w14:paraId="504F914C" w14:textId="7A419831" w:rsidR="000635BF" w:rsidRPr="00D71B6D" w:rsidDel="004C1133" w:rsidRDefault="000635BF">
      <w:pPr>
        <w:pStyle w:val="BodyTextFirst"/>
        <w:rPr>
          <w:del w:id="4617" w:author="Kelvin Sung" w:date="2021-04-22T15:00:00Z"/>
        </w:rPr>
        <w:pPrChange w:id="4618" w:author="Kelvin Sung" w:date="2021-04-22T15:00:00Z">
          <w:pPr>
            <w:pStyle w:val="Code"/>
          </w:pPr>
        </w:pPrChange>
      </w:pPr>
      <w:del w:id="4619" w:author="Kelvin Sung" w:date="2021-04-22T15:00:00Z">
        <w:r w:rsidRPr="00D71B6D" w:rsidDel="004C1133">
          <w:delText xml:space="preserve">    this.</w:delText>
        </w:r>
        <w:r w:rsidDel="004C1133">
          <w:delText>m</w:delText>
        </w:r>
        <w:r w:rsidRPr="00D71B6D" w:rsidDel="004C1133">
          <w:delText>TextCon24.</w:delText>
        </w:r>
        <w:r w:rsidDel="004C1133">
          <w:delText>set</w:delText>
        </w:r>
        <w:r w:rsidRPr="00D71B6D" w:rsidDel="004C1133">
          <w:delText>Font(this.</w:delText>
        </w:r>
        <w:r w:rsidDel="004C1133">
          <w:delText>k</w:delText>
        </w:r>
        <w:r w:rsidRPr="00D71B6D" w:rsidDel="004C1133">
          <w:delText>FontCon24);</w:delText>
        </w:r>
      </w:del>
    </w:p>
    <w:p w14:paraId="1785E0DC" w14:textId="661E7046" w:rsidR="000635BF" w:rsidRPr="00D71B6D" w:rsidDel="004C1133" w:rsidRDefault="000635BF">
      <w:pPr>
        <w:pStyle w:val="BodyTextFirst"/>
        <w:rPr>
          <w:del w:id="4620" w:author="Kelvin Sung" w:date="2021-04-22T15:00:00Z"/>
        </w:rPr>
        <w:pPrChange w:id="4621" w:author="Kelvin Sung" w:date="2021-04-22T15:00:00Z">
          <w:pPr>
            <w:pStyle w:val="Code"/>
          </w:pPr>
        </w:pPrChange>
      </w:pPr>
      <w:del w:id="4622" w:author="Kelvin Sung" w:date="2021-04-22T15:00:00Z">
        <w:r w:rsidRPr="00D71B6D" w:rsidDel="004C1133">
          <w:delText xml:space="preserve">    this._InitText(this.</w:delText>
        </w:r>
        <w:r w:rsidDel="004C1133">
          <w:delText>m</w:delText>
        </w:r>
        <w:r w:rsidRPr="00D71B6D" w:rsidDel="004C1133">
          <w:delText>TextCon24, 50, 50, [0, 0, 0, 1], 3);</w:delText>
        </w:r>
      </w:del>
    </w:p>
    <w:p w14:paraId="06102002" w14:textId="234D8E7F" w:rsidR="000635BF" w:rsidRPr="00D71B6D" w:rsidDel="004C1133" w:rsidRDefault="000635BF">
      <w:pPr>
        <w:pStyle w:val="BodyTextFirst"/>
        <w:rPr>
          <w:del w:id="4623" w:author="Kelvin Sung" w:date="2021-04-22T15:00:00Z"/>
        </w:rPr>
        <w:pPrChange w:id="4624" w:author="Kelvin Sung" w:date="2021-04-22T15:00:00Z">
          <w:pPr>
            <w:pStyle w:val="Code"/>
          </w:pPr>
        </w:pPrChange>
      </w:pPr>
      <w:del w:id="4625" w:author="Kelvin Sung" w:date="2021-04-22T15:00:00Z">
        <w:r w:rsidRPr="00D71B6D" w:rsidDel="004C1133">
          <w:delText xml:space="preserve">    </w:delText>
        </w:r>
      </w:del>
    </w:p>
    <w:p w14:paraId="33A8962A" w14:textId="42F8A0F0" w:rsidR="000635BF" w:rsidRPr="00D71B6D" w:rsidDel="004C1133" w:rsidRDefault="000635BF">
      <w:pPr>
        <w:pStyle w:val="BodyTextFirst"/>
        <w:rPr>
          <w:del w:id="4626" w:author="Kelvin Sung" w:date="2021-04-22T15:00:00Z"/>
        </w:rPr>
        <w:pPrChange w:id="4627" w:author="Kelvin Sung" w:date="2021-04-22T15:00:00Z">
          <w:pPr>
            <w:pStyle w:val="Code"/>
          </w:pPr>
        </w:pPrChange>
      </w:pPr>
      <w:del w:id="4628" w:author="Kelvin Sung" w:date="2021-04-22T15:00:00Z">
        <w:r w:rsidRPr="00D71B6D" w:rsidDel="004C1133">
          <w:delText xml:space="preserve">    this.</w:delText>
        </w:r>
        <w:r w:rsidDel="004C1133">
          <w:delText>m</w:delText>
        </w:r>
        <w:r w:rsidRPr="00D71B6D" w:rsidDel="004C1133">
          <w:delText>TextCon32 = new FontRenderable("Consolas 32: in white");</w:delText>
        </w:r>
      </w:del>
    </w:p>
    <w:p w14:paraId="65958DE4" w14:textId="7D7734B9" w:rsidR="000635BF" w:rsidRPr="00D71B6D" w:rsidDel="004C1133" w:rsidRDefault="000635BF">
      <w:pPr>
        <w:pStyle w:val="BodyTextFirst"/>
        <w:rPr>
          <w:del w:id="4629" w:author="Kelvin Sung" w:date="2021-04-22T15:00:00Z"/>
        </w:rPr>
        <w:pPrChange w:id="4630" w:author="Kelvin Sung" w:date="2021-04-22T15:00:00Z">
          <w:pPr>
            <w:pStyle w:val="Code"/>
          </w:pPr>
        </w:pPrChange>
      </w:pPr>
      <w:del w:id="4631" w:author="Kelvin Sung" w:date="2021-04-22T15:00:00Z">
        <w:r w:rsidRPr="00D71B6D" w:rsidDel="004C1133">
          <w:delText xml:space="preserve">    this.</w:delText>
        </w:r>
        <w:r w:rsidDel="004C1133">
          <w:delText>m</w:delText>
        </w:r>
        <w:r w:rsidRPr="00D71B6D" w:rsidDel="004C1133">
          <w:delText>TextCon32.</w:delText>
        </w:r>
        <w:r w:rsidDel="004C1133">
          <w:delText>set</w:delText>
        </w:r>
        <w:r w:rsidRPr="00D71B6D" w:rsidDel="004C1133">
          <w:delText>Font(this.</w:delText>
        </w:r>
        <w:r w:rsidDel="004C1133">
          <w:delText>k</w:delText>
        </w:r>
        <w:r w:rsidRPr="00D71B6D" w:rsidDel="004C1133">
          <w:delText>FontCon32);</w:delText>
        </w:r>
      </w:del>
    </w:p>
    <w:p w14:paraId="35714C5B" w14:textId="065B6DDB" w:rsidR="000635BF" w:rsidRPr="00D71B6D" w:rsidDel="004C1133" w:rsidRDefault="000635BF">
      <w:pPr>
        <w:pStyle w:val="BodyTextFirst"/>
        <w:rPr>
          <w:del w:id="4632" w:author="Kelvin Sung" w:date="2021-04-22T15:00:00Z"/>
        </w:rPr>
        <w:pPrChange w:id="4633" w:author="Kelvin Sung" w:date="2021-04-22T15:00:00Z">
          <w:pPr>
            <w:pStyle w:val="Code"/>
          </w:pPr>
        </w:pPrChange>
      </w:pPr>
      <w:del w:id="4634" w:author="Kelvin Sung" w:date="2021-04-22T15:00:00Z">
        <w:r w:rsidRPr="00D71B6D" w:rsidDel="004C1133">
          <w:delText xml:space="preserve">    this._InitText(this.</w:delText>
        </w:r>
        <w:r w:rsidDel="004C1133">
          <w:delText>m</w:delText>
        </w:r>
        <w:r w:rsidRPr="00D71B6D" w:rsidDel="004C1133">
          <w:delText>TextCon32, 40, 40, [1, 1, 1, 1], 4);</w:delText>
        </w:r>
      </w:del>
    </w:p>
    <w:p w14:paraId="568B0172" w14:textId="0A3E4BF9" w:rsidR="000635BF" w:rsidRPr="00D71B6D" w:rsidDel="004C1133" w:rsidRDefault="000635BF">
      <w:pPr>
        <w:pStyle w:val="BodyTextFirst"/>
        <w:rPr>
          <w:del w:id="4635" w:author="Kelvin Sung" w:date="2021-04-22T15:00:00Z"/>
        </w:rPr>
        <w:pPrChange w:id="4636" w:author="Kelvin Sung" w:date="2021-04-22T15:00:00Z">
          <w:pPr>
            <w:pStyle w:val="Code"/>
          </w:pPr>
        </w:pPrChange>
      </w:pPr>
      <w:del w:id="4637" w:author="Kelvin Sung" w:date="2021-04-22T15:00:00Z">
        <w:r w:rsidRPr="00D71B6D" w:rsidDel="004C1133">
          <w:delText xml:space="preserve">    </w:delText>
        </w:r>
      </w:del>
    </w:p>
    <w:p w14:paraId="2DC349B5" w14:textId="5FDC3E36" w:rsidR="000635BF" w:rsidRPr="00D71B6D" w:rsidDel="004C1133" w:rsidRDefault="000635BF">
      <w:pPr>
        <w:pStyle w:val="BodyTextFirst"/>
        <w:rPr>
          <w:del w:id="4638" w:author="Kelvin Sung" w:date="2021-04-22T15:00:00Z"/>
        </w:rPr>
        <w:pPrChange w:id="4639" w:author="Kelvin Sung" w:date="2021-04-22T15:00:00Z">
          <w:pPr>
            <w:pStyle w:val="Code"/>
          </w:pPr>
        </w:pPrChange>
      </w:pPr>
      <w:del w:id="4640" w:author="Kelvin Sung" w:date="2021-04-22T15:00:00Z">
        <w:r w:rsidRPr="00D71B6D" w:rsidDel="004C1133">
          <w:delText xml:space="preserve">    this.</w:delText>
        </w:r>
        <w:r w:rsidDel="004C1133">
          <w:delText>m</w:delText>
        </w:r>
        <w:r w:rsidRPr="00D71B6D" w:rsidDel="004C1133">
          <w:delText>TextCon72 = new FontRenderable("Consolas 72: in blue");</w:delText>
        </w:r>
      </w:del>
    </w:p>
    <w:p w14:paraId="37EF6FAF" w14:textId="02D68261" w:rsidR="000635BF" w:rsidRPr="00D71B6D" w:rsidDel="004C1133" w:rsidRDefault="000635BF">
      <w:pPr>
        <w:pStyle w:val="BodyTextFirst"/>
        <w:rPr>
          <w:del w:id="4641" w:author="Kelvin Sung" w:date="2021-04-22T15:00:00Z"/>
        </w:rPr>
        <w:pPrChange w:id="4642" w:author="Kelvin Sung" w:date="2021-04-22T15:00:00Z">
          <w:pPr>
            <w:pStyle w:val="Code"/>
          </w:pPr>
        </w:pPrChange>
      </w:pPr>
      <w:del w:id="4643" w:author="Kelvin Sung" w:date="2021-04-22T15:00:00Z">
        <w:r w:rsidRPr="00D71B6D" w:rsidDel="004C1133">
          <w:delText xml:space="preserve">    this.</w:delText>
        </w:r>
        <w:r w:rsidDel="004C1133">
          <w:delText>m</w:delText>
        </w:r>
        <w:r w:rsidRPr="00D71B6D" w:rsidDel="004C1133">
          <w:delText>TextCon72.</w:delText>
        </w:r>
        <w:r w:rsidDel="004C1133">
          <w:delText>set</w:delText>
        </w:r>
        <w:r w:rsidRPr="00D71B6D" w:rsidDel="004C1133">
          <w:delText>Font(this.</w:delText>
        </w:r>
        <w:r w:rsidDel="004C1133">
          <w:delText>k</w:delText>
        </w:r>
        <w:r w:rsidRPr="00D71B6D" w:rsidDel="004C1133">
          <w:delText>FontCon72);</w:delText>
        </w:r>
      </w:del>
    </w:p>
    <w:p w14:paraId="779C58A0" w14:textId="511CB812" w:rsidR="000635BF" w:rsidRPr="00D71B6D" w:rsidDel="004C1133" w:rsidRDefault="000635BF">
      <w:pPr>
        <w:pStyle w:val="BodyTextFirst"/>
        <w:rPr>
          <w:del w:id="4644" w:author="Kelvin Sung" w:date="2021-04-22T15:00:00Z"/>
        </w:rPr>
        <w:pPrChange w:id="4645" w:author="Kelvin Sung" w:date="2021-04-22T15:00:00Z">
          <w:pPr>
            <w:pStyle w:val="Code"/>
          </w:pPr>
        </w:pPrChange>
      </w:pPr>
      <w:del w:id="4646" w:author="Kelvin Sung" w:date="2021-04-22T15:00:00Z">
        <w:r w:rsidRPr="00D71B6D" w:rsidDel="004C1133">
          <w:delText xml:space="preserve">    this._InitText(this.</w:delText>
        </w:r>
        <w:r w:rsidDel="004C1133">
          <w:delText>m</w:delText>
        </w:r>
        <w:r w:rsidRPr="00D71B6D" w:rsidDel="004C1133">
          <w:delText>TextCon72, 30, 30, [0, 0, 1, 1], 6);</w:delText>
        </w:r>
      </w:del>
    </w:p>
    <w:p w14:paraId="4400D9FA" w14:textId="698BF34E" w:rsidR="000635BF" w:rsidRPr="00D71B6D" w:rsidDel="004C1133" w:rsidRDefault="000635BF">
      <w:pPr>
        <w:pStyle w:val="BodyTextFirst"/>
        <w:rPr>
          <w:del w:id="4647" w:author="Kelvin Sung" w:date="2021-04-22T15:00:00Z"/>
        </w:rPr>
        <w:pPrChange w:id="4648" w:author="Kelvin Sung" w:date="2021-04-22T15:00:00Z">
          <w:pPr>
            <w:pStyle w:val="Code"/>
          </w:pPr>
        </w:pPrChange>
      </w:pPr>
      <w:del w:id="4649" w:author="Kelvin Sung" w:date="2021-04-22T15:00:00Z">
        <w:r w:rsidRPr="00D71B6D" w:rsidDel="004C1133">
          <w:delText xml:space="preserve">    </w:delText>
        </w:r>
      </w:del>
    </w:p>
    <w:p w14:paraId="6FB71C5E" w14:textId="1C7F3BFD" w:rsidR="000635BF" w:rsidRPr="00D71B6D" w:rsidDel="004C1133" w:rsidRDefault="000635BF">
      <w:pPr>
        <w:pStyle w:val="BodyTextFirst"/>
        <w:rPr>
          <w:del w:id="4650" w:author="Kelvin Sung" w:date="2021-04-22T15:00:00Z"/>
        </w:rPr>
        <w:pPrChange w:id="4651" w:author="Kelvin Sung" w:date="2021-04-22T15:00:00Z">
          <w:pPr>
            <w:pStyle w:val="Code"/>
          </w:pPr>
        </w:pPrChange>
      </w:pPr>
      <w:del w:id="4652" w:author="Kelvin Sung" w:date="2021-04-22T15:00:00Z">
        <w:r w:rsidRPr="00D71B6D" w:rsidDel="004C1133">
          <w:delText xml:space="preserve">    this.</w:delText>
        </w:r>
        <w:r w:rsidDel="004C1133">
          <w:delText>m</w:delText>
        </w:r>
        <w:r w:rsidRPr="00D71B6D" w:rsidDel="004C1133">
          <w:delText>TextSeg96  = new FontRenderable("Segment7-92");</w:delText>
        </w:r>
      </w:del>
    </w:p>
    <w:p w14:paraId="5EC8261A" w14:textId="31818860" w:rsidR="000635BF" w:rsidRPr="00D71B6D" w:rsidDel="004C1133" w:rsidRDefault="000635BF">
      <w:pPr>
        <w:pStyle w:val="BodyTextFirst"/>
        <w:rPr>
          <w:del w:id="4653" w:author="Kelvin Sung" w:date="2021-04-22T15:00:00Z"/>
        </w:rPr>
        <w:pPrChange w:id="4654" w:author="Kelvin Sung" w:date="2021-04-22T15:00:00Z">
          <w:pPr>
            <w:pStyle w:val="Code"/>
          </w:pPr>
        </w:pPrChange>
      </w:pPr>
      <w:del w:id="4655" w:author="Kelvin Sung" w:date="2021-04-22T15:00:00Z">
        <w:r w:rsidRPr="00D71B6D" w:rsidDel="004C1133">
          <w:delText xml:space="preserve">    this.</w:delText>
        </w:r>
        <w:r w:rsidDel="004C1133">
          <w:delText>mTextSeg96</w:delText>
        </w:r>
        <w:r w:rsidRPr="00D71B6D" w:rsidDel="004C1133">
          <w:delText>.</w:delText>
        </w:r>
        <w:r w:rsidDel="004C1133">
          <w:delText>set</w:delText>
        </w:r>
        <w:r w:rsidRPr="00D71B6D" w:rsidDel="004C1133">
          <w:delText>Font(this.</w:delText>
        </w:r>
        <w:r w:rsidDel="004C1133">
          <w:delText>k</w:delText>
        </w:r>
        <w:r w:rsidRPr="00D71B6D" w:rsidDel="004C1133">
          <w:delText>FontSeg96);</w:delText>
        </w:r>
      </w:del>
    </w:p>
    <w:p w14:paraId="3F6A9946" w14:textId="62E764C2" w:rsidR="000635BF" w:rsidRPr="00D71B6D" w:rsidDel="004C1133" w:rsidRDefault="000635BF">
      <w:pPr>
        <w:pStyle w:val="BodyTextFirst"/>
        <w:rPr>
          <w:del w:id="4656" w:author="Kelvin Sung" w:date="2021-04-22T15:00:00Z"/>
        </w:rPr>
        <w:pPrChange w:id="4657" w:author="Kelvin Sung" w:date="2021-04-22T15:00:00Z">
          <w:pPr>
            <w:pStyle w:val="Code"/>
          </w:pPr>
        </w:pPrChange>
      </w:pPr>
      <w:del w:id="4658" w:author="Kelvin Sung" w:date="2021-04-22T15:00:00Z">
        <w:r w:rsidRPr="00D71B6D" w:rsidDel="004C1133">
          <w:delText xml:space="preserve">    this._InitText(this.</w:delText>
        </w:r>
        <w:r w:rsidDel="004C1133">
          <w:delText>m</w:delText>
        </w:r>
        <w:r w:rsidRPr="00D71B6D" w:rsidDel="004C1133">
          <w:delText>TextSeg96 , 30, 15, [1, 1, 0, 1], 7);</w:delText>
        </w:r>
      </w:del>
    </w:p>
    <w:p w14:paraId="7786E67F" w14:textId="4F2FE34E" w:rsidR="000635BF" w:rsidRPr="00D71B6D" w:rsidDel="004C1133" w:rsidRDefault="000635BF">
      <w:pPr>
        <w:pStyle w:val="BodyTextFirst"/>
        <w:rPr>
          <w:del w:id="4659" w:author="Kelvin Sung" w:date="2021-04-22T15:00:00Z"/>
        </w:rPr>
        <w:pPrChange w:id="4660" w:author="Kelvin Sung" w:date="2021-04-22T15:00:00Z">
          <w:pPr>
            <w:pStyle w:val="Code"/>
          </w:pPr>
        </w:pPrChange>
      </w:pPr>
      <w:del w:id="4661" w:author="Kelvin Sung" w:date="2021-04-22T15:00:00Z">
        <w:r w:rsidRPr="00D71B6D" w:rsidDel="004C1133">
          <w:delText xml:space="preserve">    </w:delText>
        </w:r>
      </w:del>
    </w:p>
    <w:p w14:paraId="0D458EB3" w14:textId="2DD93C8A" w:rsidR="000635BF" w:rsidRPr="00D71B6D" w:rsidDel="004C1133" w:rsidRDefault="000635BF">
      <w:pPr>
        <w:pStyle w:val="BodyTextFirst"/>
        <w:rPr>
          <w:del w:id="4662" w:author="Kelvin Sung" w:date="2021-04-22T15:00:00Z"/>
        </w:rPr>
        <w:pPrChange w:id="4663" w:author="Kelvin Sung" w:date="2021-04-22T15:00:00Z">
          <w:pPr>
            <w:pStyle w:val="Code"/>
          </w:pPr>
        </w:pPrChange>
      </w:pPr>
      <w:del w:id="4664"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4080268B" w14:textId="148B718A" w:rsidR="000635BF" w:rsidRPr="00D71B6D" w:rsidDel="004C1133" w:rsidRDefault="000635BF">
      <w:pPr>
        <w:pStyle w:val="BodyTextFirst"/>
        <w:rPr>
          <w:del w:id="4665" w:author="Kelvin Sung" w:date="2021-04-22T15:00:00Z"/>
        </w:rPr>
        <w:pPrChange w:id="4666" w:author="Kelvin Sung" w:date="2021-04-22T15:00:00Z">
          <w:pPr>
            <w:pStyle w:val="Code"/>
          </w:pPr>
        </w:pPrChange>
      </w:pPr>
      <w:del w:id="4667" w:author="Kelvin Sung" w:date="2021-04-22T15:00:00Z">
        <w:r w:rsidRPr="00D71B6D" w:rsidDel="004C1133">
          <w:delText>};</w:delText>
        </w:r>
      </w:del>
    </w:p>
    <w:p w14:paraId="0F538135" w14:textId="2CE5B7AB" w:rsidR="000635BF" w:rsidRPr="00605DE2" w:rsidDel="004C1133" w:rsidRDefault="000635BF">
      <w:pPr>
        <w:pStyle w:val="BodyTextFirst"/>
        <w:rPr>
          <w:del w:id="4668" w:author="Kelvin Sung" w:date="2021-04-22T15:00:00Z"/>
        </w:rPr>
        <w:pPrChange w:id="4669" w:author="Kelvin Sung" w:date="2021-04-22T15:00:00Z">
          <w:pPr>
            <w:pStyle w:val="BodyText"/>
          </w:pPr>
        </w:pPrChange>
      </w:pPr>
      <w:del w:id="4670" w:author="Kelvin Sung" w:date="2021-04-22T15:00:00Z">
        <w:r w:rsidDel="004C1133">
          <w:delText xml:space="preserve">Notice the calls to </w:delText>
        </w:r>
        <w:r w:rsidDel="004C1133">
          <w:rPr>
            <w:rStyle w:val="CodeInline"/>
          </w:rPr>
          <w:delText>s</w:delText>
        </w:r>
        <w:r w:rsidRPr="002F20F6" w:rsidDel="004C1133">
          <w:rPr>
            <w:rStyle w:val="CodeInline"/>
          </w:rPr>
          <w:delText>e</w:delText>
        </w:r>
        <w:r w:rsidDel="004C1133">
          <w:rPr>
            <w:rStyle w:val="CodeInline"/>
          </w:rPr>
          <w:delText>t</w:delText>
        </w:r>
        <w:r w:rsidRPr="002F20F6" w:rsidDel="004C1133">
          <w:rPr>
            <w:rStyle w:val="CodeInline"/>
          </w:rPr>
          <w:delText>Font()</w:delText>
        </w:r>
        <w:r w:rsidDel="004C1133">
          <w:delText xml:space="preserve"> function</w:delText>
        </w:r>
        <w:r w:rsidDel="004C1133">
          <w:fldChar w:fldCharType="begin"/>
        </w:r>
        <w:r w:rsidDel="004C1133">
          <w:delInstrText xml:space="preserve"> XE "</w:delInstrText>
        </w:r>
        <w:r w:rsidRPr="00216CF6" w:rsidDel="004C1133">
          <w:rPr>
            <w:rStyle w:val="CodeInline"/>
          </w:rPr>
          <w:delInstrText>FontRenderable objects:setFont()</w:delInstrText>
        </w:r>
        <w:r w:rsidRPr="00216CF6" w:rsidDel="004C1133">
          <w:delInstrText xml:space="preserve"> function</w:delInstrText>
        </w:r>
        <w:r w:rsidDel="004C1133">
          <w:delInstrText xml:space="preserve">" </w:delInstrText>
        </w:r>
        <w:r w:rsidDel="004C1133">
          <w:fldChar w:fldCharType="end"/>
        </w:r>
        <w:r w:rsidDel="004C1133">
          <w:delText xml:space="preserve"> to change the font type for each message. </w:delText>
        </w:r>
      </w:del>
    </w:p>
    <w:p w14:paraId="11909883" w14:textId="6C8D75FD" w:rsidR="000635BF" w:rsidRPr="00D71B6D" w:rsidDel="004C1133" w:rsidRDefault="000635BF">
      <w:pPr>
        <w:pStyle w:val="BodyTextFirst"/>
        <w:rPr>
          <w:del w:id="4671" w:author="Kelvin Sung" w:date="2021-04-22T15:00:00Z"/>
        </w:rPr>
        <w:pPrChange w:id="4672" w:author="Kelvin Sung" w:date="2021-04-22T15:00:00Z">
          <w:pPr>
            <w:pStyle w:val="NumList"/>
            <w:numPr>
              <w:numId w:val="14"/>
            </w:numPr>
          </w:pPr>
        </w:pPrChange>
      </w:pPr>
      <w:del w:id="4673" w:author="Kelvin Sung" w:date="2021-04-22T15:00:00Z">
        <w:r w:rsidRPr="000635BF" w:rsidDel="004C1133">
          <w:delText>Modify</w:delText>
        </w:r>
        <w:r w:rsidDel="004C1133">
          <w:delText xml:space="preserve"> the </w:delText>
        </w:r>
        <w:r w:rsidDel="004C1133">
          <w:rPr>
            <w:rStyle w:val="CodeInline"/>
          </w:rPr>
          <w:delText>update()</w:delText>
        </w:r>
        <w:r w:rsidDel="004C1133">
          <w:delText xml:space="preserve"> function with the following</w:delText>
        </w:r>
        <w:r w:rsidDel="004C1133">
          <w:fldChar w:fldCharType="begin"/>
        </w:r>
        <w:r w:rsidDel="004C1133">
          <w:delInstrText xml:space="preserve"> XE "</w:delInstrText>
        </w:r>
        <w:r w:rsidRPr="00F72667" w:rsidDel="004C1133">
          <w:delInstrText>FontRenderable objects:MyGame scene</w:delInstrText>
        </w:r>
        <w:r w:rsidDel="004C1133">
          <w:delInstrText xml:space="preserve">" </w:delInstrText>
        </w:r>
        <w:r w:rsidDel="004C1133">
          <w:fldChar w:fldCharType="end"/>
        </w:r>
        <w:r w:rsidDel="004C1133">
          <w:delText>:</w:delText>
        </w:r>
      </w:del>
    </w:p>
    <w:p w14:paraId="73378D4A" w14:textId="17C22E69" w:rsidR="000635BF" w:rsidRPr="00D71B6D" w:rsidDel="004C1133" w:rsidRDefault="000635BF">
      <w:pPr>
        <w:pStyle w:val="BodyTextFirst"/>
        <w:rPr>
          <w:del w:id="4674" w:author="Kelvin Sung" w:date="2021-04-22T15:00:00Z"/>
        </w:rPr>
        <w:pPrChange w:id="4675" w:author="Kelvin Sung" w:date="2021-04-22T15:00:00Z">
          <w:pPr>
            <w:pStyle w:val="Code"/>
          </w:pPr>
        </w:pPrChange>
      </w:pPr>
      <w:del w:id="4676" w:author="Kelvin Sung" w:date="2021-04-22T15:00:00Z">
        <w:r w:rsidRPr="00D71B6D" w:rsidDel="004C1133">
          <w:lastRenderedPageBreak/>
          <w:delText>MyGame.prototype.</w:delText>
        </w:r>
        <w:r w:rsidDel="004C1133">
          <w:delText>update</w:delText>
        </w:r>
        <w:r w:rsidRPr="00D71B6D" w:rsidDel="004C1133">
          <w:delText xml:space="preserve"> = function()</w:delText>
        </w:r>
        <w:r w:rsidDel="004C1133">
          <w:delText xml:space="preserve"> </w:delText>
        </w:r>
        <w:r w:rsidRPr="00D71B6D" w:rsidDel="004C1133">
          <w:delText>{</w:delText>
        </w:r>
      </w:del>
    </w:p>
    <w:p w14:paraId="35343676" w14:textId="32AD0AAA" w:rsidR="000635BF" w:rsidRPr="00D71B6D" w:rsidDel="004C1133" w:rsidRDefault="000635BF">
      <w:pPr>
        <w:pStyle w:val="BodyTextFirst"/>
        <w:rPr>
          <w:del w:id="4677" w:author="Kelvin Sung" w:date="2021-04-22T15:00:00Z"/>
        </w:rPr>
        <w:pPrChange w:id="4678" w:author="Kelvin Sung" w:date="2021-04-22T15:00:00Z">
          <w:pPr>
            <w:pStyle w:val="Code"/>
          </w:pPr>
        </w:pPrChange>
      </w:pPr>
      <w:del w:id="4679" w:author="Kelvin Sung" w:date="2021-04-22T15:00:00Z">
        <w:r w:rsidRPr="00D71B6D" w:rsidDel="004C1133">
          <w:delText xml:space="preserve">    // </w:delText>
        </w:r>
        <w:r w:rsidDel="004C1133">
          <w:delText>Controlling of hero and zooming of font image</w:delText>
        </w:r>
      </w:del>
    </w:p>
    <w:p w14:paraId="2F1A19F8" w14:textId="29BCB278" w:rsidR="000635BF" w:rsidRPr="00CD5FD6" w:rsidDel="004C1133" w:rsidRDefault="000635BF">
      <w:pPr>
        <w:pStyle w:val="BodyTextFirst"/>
        <w:rPr>
          <w:del w:id="4680" w:author="Kelvin Sung" w:date="2021-04-22T15:00:00Z"/>
        </w:rPr>
        <w:pPrChange w:id="4681" w:author="Kelvin Sung" w:date="2021-04-22T15:00:00Z">
          <w:pPr>
            <w:pStyle w:val="Code"/>
          </w:pPr>
        </w:pPrChange>
      </w:pPr>
      <w:del w:id="4682" w:author="Kelvin Sung" w:date="2021-04-22T15:00:00Z">
        <w:r w:rsidRPr="00CD5FD6" w:rsidDel="004C1133">
          <w:delText xml:space="preserve">    // … Identical to previous code …</w:delText>
        </w:r>
      </w:del>
    </w:p>
    <w:p w14:paraId="1763156A" w14:textId="6931E192" w:rsidR="000635BF" w:rsidRPr="00D71B6D" w:rsidDel="004C1133" w:rsidRDefault="000635BF">
      <w:pPr>
        <w:pStyle w:val="BodyTextFirst"/>
        <w:rPr>
          <w:del w:id="4683" w:author="Kelvin Sung" w:date="2021-04-22T15:00:00Z"/>
        </w:rPr>
        <w:pPrChange w:id="4684" w:author="Kelvin Sung" w:date="2021-04-22T15:00:00Z">
          <w:pPr>
            <w:pStyle w:val="Code"/>
          </w:pPr>
        </w:pPrChange>
      </w:pPr>
      <w:del w:id="4685" w:author="Kelvin Sung" w:date="2021-04-22T15:00:00Z">
        <w:r w:rsidRPr="00D71B6D" w:rsidDel="004C1133">
          <w:delText xml:space="preserve">   </w:delText>
        </w:r>
      </w:del>
    </w:p>
    <w:p w14:paraId="4F394093" w14:textId="6BED7F08" w:rsidR="000635BF" w:rsidRPr="00D71B6D" w:rsidDel="004C1133" w:rsidRDefault="000635BF">
      <w:pPr>
        <w:pStyle w:val="BodyTextFirst"/>
        <w:rPr>
          <w:del w:id="4686" w:author="Kelvin Sung" w:date="2021-04-22T15:00:00Z"/>
        </w:rPr>
        <w:pPrChange w:id="4687" w:author="Kelvin Sung" w:date="2021-04-22T15:00:00Z">
          <w:pPr>
            <w:pStyle w:val="Code"/>
          </w:pPr>
        </w:pPrChange>
      </w:pPr>
      <w:del w:id="4688" w:author="Kelvin Sung" w:date="2021-04-22T15:00:00Z">
        <w:r w:rsidRPr="00D71B6D" w:rsidDel="004C1133">
          <w:delText xml:space="preserve">    // choose which text to work on</w:delText>
        </w:r>
      </w:del>
    </w:p>
    <w:p w14:paraId="626F22AA" w14:textId="061F5762" w:rsidR="000635BF" w:rsidRPr="00D71B6D" w:rsidDel="004C1133" w:rsidRDefault="000635BF">
      <w:pPr>
        <w:pStyle w:val="BodyTextFirst"/>
        <w:rPr>
          <w:del w:id="4689" w:author="Kelvin Sung" w:date="2021-04-22T15:00:00Z"/>
        </w:rPr>
        <w:pPrChange w:id="4690" w:author="Kelvin Sung" w:date="2021-04-22T15:00:00Z">
          <w:pPr>
            <w:pStyle w:val="Code"/>
          </w:pPr>
        </w:pPrChange>
      </w:pPr>
      <w:del w:id="4691"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.Zero))</w:delText>
        </w:r>
      </w:del>
    </w:p>
    <w:p w14:paraId="5C91B6BD" w14:textId="2918B886" w:rsidR="000635BF" w:rsidRPr="00D71B6D" w:rsidDel="004C1133" w:rsidRDefault="000635BF">
      <w:pPr>
        <w:pStyle w:val="BodyTextFirst"/>
        <w:rPr>
          <w:del w:id="4692" w:author="Kelvin Sung" w:date="2021-04-22T15:00:00Z"/>
        </w:rPr>
        <w:pPrChange w:id="4693" w:author="Kelvin Sung" w:date="2021-04-22T15:00:00Z">
          <w:pPr>
            <w:pStyle w:val="Code"/>
          </w:pPr>
        </w:pPrChange>
      </w:pPr>
      <w:del w:id="4694"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5D1C487A" w14:textId="6017D3B2" w:rsidR="000635BF" w:rsidRPr="00D71B6D" w:rsidDel="004C1133" w:rsidRDefault="000635BF">
      <w:pPr>
        <w:pStyle w:val="BodyTextFirst"/>
        <w:rPr>
          <w:del w:id="4695" w:author="Kelvin Sung" w:date="2021-04-22T15:00:00Z"/>
        </w:rPr>
        <w:pPrChange w:id="4696" w:author="Kelvin Sung" w:date="2021-04-22T15:00:00Z">
          <w:pPr>
            <w:pStyle w:val="Code"/>
          </w:pPr>
        </w:pPrChange>
      </w:pPr>
      <w:del w:id="4697"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.One))</w:delText>
        </w:r>
      </w:del>
    </w:p>
    <w:p w14:paraId="211545AA" w14:textId="3B5CB351" w:rsidR="000635BF" w:rsidRPr="00D71B6D" w:rsidDel="004C1133" w:rsidRDefault="000635BF">
      <w:pPr>
        <w:pStyle w:val="BodyTextFirst"/>
        <w:rPr>
          <w:del w:id="4698" w:author="Kelvin Sung" w:date="2021-04-22T15:00:00Z"/>
        </w:rPr>
        <w:pPrChange w:id="4699" w:author="Kelvin Sung" w:date="2021-04-22T15:00:00Z">
          <w:pPr>
            <w:pStyle w:val="Code"/>
          </w:pPr>
        </w:pPrChange>
      </w:pPr>
      <w:del w:id="4700"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TextCon24;</w:delText>
        </w:r>
      </w:del>
    </w:p>
    <w:p w14:paraId="481E6053" w14:textId="1BC46419" w:rsidR="000635BF" w:rsidRPr="00D71B6D" w:rsidDel="004C1133" w:rsidRDefault="000635BF">
      <w:pPr>
        <w:pStyle w:val="BodyTextFirst"/>
        <w:rPr>
          <w:del w:id="4701" w:author="Kelvin Sung" w:date="2021-04-22T15:00:00Z"/>
        </w:rPr>
        <w:pPrChange w:id="4702" w:author="Kelvin Sung" w:date="2021-04-22T15:00:00Z">
          <w:pPr>
            <w:pStyle w:val="Code"/>
          </w:pPr>
        </w:pPrChange>
      </w:pPr>
      <w:del w:id="4703"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.Three))</w:delText>
        </w:r>
      </w:del>
    </w:p>
    <w:p w14:paraId="50623AA0" w14:textId="1A041F4E" w:rsidR="000635BF" w:rsidRPr="00D71B6D" w:rsidDel="004C1133" w:rsidRDefault="000635BF">
      <w:pPr>
        <w:pStyle w:val="BodyTextFirst"/>
        <w:rPr>
          <w:del w:id="4704" w:author="Kelvin Sung" w:date="2021-04-22T15:00:00Z"/>
        </w:rPr>
        <w:pPrChange w:id="4705" w:author="Kelvin Sung" w:date="2021-04-22T15:00:00Z">
          <w:pPr>
            <w:pStyle w:val="Code"/>
          </w:pPr>
        </w:pPrChange>
      </w:pPr>
      <w:del w:id="4706"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TextCon32;</w:delText>
        </w:r>
      </w:del>
    </w:p>
    <w:p w14:paraId="636FEA3C" w14:textId="5B3A8E59" w:rsidR="000635BF" w:rsidRPr="00D71B6D" w:rsidDel="004C1133" w:rsidRDefault="000635BF">
      <w:pPr>
        <w:pStyle w:val="BodyTextFirst"/>
        <w:rPr>
          <w:del w:id="4707" w:author="Kelvin Sung" w:date="2021-04-22T15:00:00Z"/>
        </w:rPr>
        <w:pPrChange w:id="4708" w:author="Kelvin Sung" w:date="2021-04-22T15:00:00Z">
          <w:pPr>
            <w:pStyle w:val="Code"/>
          </w:pPr>
        </w:pPrChange>
      </w:pPr>
      <w:del w:id="4709"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.Four))</w:delText>
        </w:r>
      </w:del>
    </w:p>
    <w:p w14:paraId="5779DF08" w14:textId="2330FBCD" w:rsidR="000635BF" w:rsidRPr="00D71B6D" w:rsidDel="004C1133" w:rsidRDefault="000635BF">
      <w:pPr>
        <w:pStyle w:val="BodyTextFirst"/>
        <w:rPr>
          <w:del w:id="4710" w:author="Kelvin Sung" w:date="2021-04-22T15:00:00Z"/>
        </w:rPr>
        <w:pPrChange w:id="4711" w:author="Kelvin Sung" w:date="2021-04-22T15:00:00Z">
          <w:pPr>
            <w:pStyle w:val="Code"/>
          </w:pPr>
        </w:pPrChange>
      </w:pPr>
      <w:del w:id="4712"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TextCon72;</w:delText>
        </w:r>
      </w:del>
    </w:p>
    <w:p w14:paraId="796E0A92" w14:textId="7C3E26B4" w:rsidR="000635BF" w:rsidRPr="00D71B6D" w:rsidDel="004C1133" w:rsidRDefault="000635BF">
      <w:pPr>
        <w:pStyle w:val="BodyTextFirst"/>
        <w:rPr>
          <w:del w:id="4713" w:author="Kelvin Sung" w:date="2021-04-22T15:00:00Z"/>
        </w:rPr>
        <w:pPrChange w:id="4714" w:author="Kelvin Sung" w:date="2021-04-22T15:00:00Z">
          <w:pPr>
            <w:pStyle w:val="Code"/>
          </w:pPr>
        </w:pPrChange>
      </w:pPr>
      <w:del w:id="4715" w:author="Kelvin Sung" w:date="2021-04-22T15:00:00Z">
        <w:r w:rsidRPr="00D71B6D" w:rsidDel="004C1133">
          <w:delText xml:space="preserve">    </w:delText>
        </w:r>
      </w:del>
    </w:p>
    <w:p w14:paraId="0D988CFC" w14:textId="3050A5C7" w:rsidR="000635BF" w:rsidRPr="00D71B6D" w:rsidDel="004C1133" w:rsidRDefault="000635BF">
      <w:pPr>
        <w:pStyle w:val="BodyTextFirst"/>
        <w:rPr>
          <w:del w:id="4716" w:author="Kelvin Sung" w:date="2021-04-22T15:00:00Z"/>
        </w:rPr>
        <w:pPrChange w:id="4717" w:author="Kelvin Sung" w:date="2021-04-22T15:00:00Z">
          <w:pPr>
            <w:pStyle w:val="Code"/>
          </w:pPr>
        </w:pPrChange>
      </w:pPr>
      <w:del w:id="4718" w:author="Kelvin Sung" w:date="2021-04-22T15:00:00Z">
        <w:r w:rsidRPr="00D71B6D" w:rsidDel="004C1133">
          <w:delText xml:space="preserve">    var deltaF = 0.005;</w:delText>
        </w:r>
      </w:del>
    </w:p>
    <w:p w14:paraId="30656276" w14:textId="00030304" w:rsidR="000635BF" w:rsidRPr="00D71B6D" w:rsidDel="004C1133" w:rsidRDefault="000635BF">
      <w:pPr>
        <w:pStyle w:val="BodyTextFirst"/>
        <w:rPr>
          <w:del w:id="4719" w:author="Kelvin Sung" w:date="2021-04-22T15:00:00Z"/>
        </w:rPr>
        <w:pPrChange w:id="4720" w:author="Kelvin Sung" w:date="2021-04-22T15:00:00Z">
          <w:pPr>
            <w:pStyle w:val="Code"/>
          </w:pPr>
        </w:pPrChange>
      </w:pPr>
      <w:del w:id="4721"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.Up)) {</w:delText>
        </w:r>
      </w:del>
    </w:p>
    <w:p w14:paraId="3C7F0436" w14:textId="4985F3CC" w:rsidR="000635BF" w:rsidRPr="00D71B6D" w:rsidDel="004C1133" w:rsidRDefault="000635BF">
      <w:pPr>
        <w:pStyle w:val="BodyTextFirst"/>
        <w:rPr>
          <w:del w:id="4722" w:author="Kelvin Sung" w:date="2021-04-22T15:00:00Z"/>
        </w:rPr>
        <w:pPrChange w:id="4723" w:author="Kelvin Sung" w:date="2021-04-22T15:00:00Z">
          <w:pPr>
            <w:pStyle w:val="Code"/>
          </w:pPr>
        </w:pPrChange>
      </w:pPr>
      <w:del w:id="4724"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6FD1600F" w14:textId="164C8FCD" w:rsidR="000635BF" w:rsidRPr="00D71B6D" w:rsidDel="004C1133" w:rsidRDefault="000635BF">
      <w:pPr>
        <w:pStyle w:val="BodyTextFirst"/>
        <w:rPr>
          <w:del w:id="4725" w:author="Kelvin Sung" w:date="2021-04-22T15:00:00Z"/>
        </w:rPr>
        <w:pPrChange w:id="4726" w:author="Kelvin Sung" w:date="2021-04-22T15:00:00Z">
          <w:pPr>
            <w:pStyle w:val="Code"/>
          </w:pPr>
        </w:pPrChange>
      </w:pPr>
      <w:del w:id="4727"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4E5F147D" w14:textId="24E17DF1" w:rsidR="000635BF" w:rsidRPr="00D71B6D" w:rsidDel="004C1133" w:rsidRDefault="000635BF">
      <w:pPr>
        <w:pStyle w:val="BodyTextFirst"/>
        <w:rPr>
          <w:del w:id="4728" w:author="Kelvin Sung" w:date="2021-04-22T15:00:00Z"/>
        </w:rPr>
        <w:pPrChange w:id="4729" w:author="Kelvin Sung" w:date="2021-04-22T15:00:00Z">
          <w:pPr>
            <w:pStyle w:val="Code"/>
          </w:pPr>
        </w:pPrChange>
      </w:pPr>
      <w:del w:id="4730" w:author="Kelvin Sung" w:date="2021-04-22T15:00:00Z">
        <w:r w:rsidRPr="00D71B6D" w:rsidDel="004C1133">
          <w:delText xml:space="preserve">         } </w:delText>
        </w:r>
      </w:del>
    </w:p>
    <w:p w14:paraId="30A1CEC3" w14:textId="3D969F33" w:rsidR="000635BF" w:rsidRPr="00D71B6D" w:rsidDel="004C1133" w:rsidRDefault="000635BF">
      <w:pPr>
        <w:pStyle w:val="BodyTextFirst"/>
        <w:rPr>
          <w:del w:id="4731" w:author="Kelvin Sung" w:date="2021-04-22T15:00:00Z"/>
        </w:rPr>
        <w:pPrChange w:id="4732" w:author="Kelvin Sung" w:date="2021-04-22T15:00:00Z">
          <w:pPr>
            <w:pStyle w:val="Code"/>
          </w:pPr>
        </w:pPrChange>
      </w:pPr>
      <w:del w:id="4733"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4A85D007" w14:textId="404E62D5" w:rsidR="000635BF" w:rsidRPr="00D71B6D" w:rsidDel="004C1133" w:rsidRDefault="000635BF">
      <w:pPr>
        <w:pStyle w:val="BodyTextFirst"/>
        <w:rPr>
          <w:del w:id="4734" w:author="Kelvin Sung" w:date="2021-04-22T15:00:00Z"/>
        </w:rPr>
        <w:pPrChange w:id="4735" w:author="Kelvin Sung" w:date="2021-04-22T15:00:00Z">
          <w:pPr>
            <w:pStyle w:val="Code"/>
          </w:pPr>
        </w:pPrChange>
      </w:pPr>
      <w:del w:id="4736"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0A8A776F" w14:textId="17371324" w:rsidR="000635BF" w:rsidRPr="00D71B6D" w:rsidDel="004C1133" w:rsidRDefault="000635BF">
      <w:pPr>
        <w:pStyle w:val="BodyTextFirst"/>
        <w:rPr>
          <w:del w:id="4737" w:author="Kelvin Sung" w:date="2021-04-22T15:00:00Z"/>
        </w:rPr>
        <w:pPrChange w:id="4738" w:author="Kelvin Sung" w:date="2021-04-22T15:00:00Z">
          <w:pPr>
            <w:pStyle w:val="Code"/>
          </w:pPr>
        </w:pPrChange>
      </w:pPr>
      <w:del w:id="4739" w:author="Kelvin Sung" w:date="2021-04-22T15:00:00Z">
        <w:r w:rsidRPr="00D71B6D" w:rsidDel="004C1133">
          <w:delText xml:space="preserve">        }</w:delText>
        </w:r>
      </w:del>
    </w:p>
    <w:p w14:paraId="7D149D76" w14:textId="112FFCB6" w:rsidR="000635BF" w:rsidDel="004C1133" w:rsidRDefault="000635BF">
      <w:pPr>
        <w:pStyle w:val="BodyTextFirst"/>
        <w:rPr>
          <w:del w:id="4740" w:author="Kelvin Sung" w:date="2021-04-22T15:00:00Z"/>
        </w:rPr>
        <w:pPrChange w:id="4741" w:author="Kelvin Sung" w:date="2021-04-22T15:00:00Z">
          <w:pPr>
            <w:pStyle w:val="Code"/>
          </w:pPr>
        </w:pPrChange>
      </w:pPr>
      <w:del w:id="4742"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Width().toFixed(2) +</w:delText>
        </w:r>
      </w:del>
    </w:p>
    <w:p w14:paraId="1AE9A44B" w14:textId="34218ED8" w:rsidR="000635BF" w:rsidRPr="00D71B6D" w:rsidDel="004C1133" w:rsidRDefault="000635BF">
      <w:pPr>
        <w:pStyle w:val="BodyTextFirst"/>
        <w:rPr>
          <w:del w:id="4743" w:author="Kelvin Sung" w:date="2021-04-22T15:00:00Z"/>
        </w:rPr>
        <w:pPrChange w:id="4744" w:author="Kelvin Sung" w:date="2021-04-22T15:00:00Z">
          <w:pPr>
            <w:pStyle w:val="Code"/>
          </w:pPr>
        </w:pPrChange>
      </w:pPr>
      <w:del w:id="4745" w:author="Kelvin Sung" w:date="2021-04-22T15:00:00Z">
        <w:r w:rsidDel="004C1133">
          <w:delText xml:space="preserve">                   </w:delText>
        </w:r>
        <w:r w:rsidRPr="00D71B6D" w:rsidDel="004C1133">
          <w:delText xml:space="preserve"> "x" +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0507E6E" w14:textId="52F3ED30" w:rsidR="000635BF" w:rsidRPr="00D71B6D" w:rsidDel="004C1133" w:rsidRDefault="000635BF">
      <w:pPr>
        <w:pStyle w:val="BodyTextFirst"/>
        <w:rPr>
          <w:del w:id="4746" w:author="Kelvin Sung" w:date="2021-04-22T15:00:00Z"/>
        </w:rPr>
        <w:pPrChange w:id="4747" w:author="Kelvin Sung" w:date="2021-04-22T15:00:00Z">
          <w:pPr>
            <w:pStyle w:val="Code"/>
          </w:pPr>
        </w:pPrChange>
      </w:pPr>
      <w:del w:id="4748" w:author="Kelvin Sung" w:date="2021-04-22T15:00:00Z">
        <w:r w:rsidRPr="00D71B6D" w:rsidDel="004C1133">
          <w:delText xml:space="preserve">    }</w:delText>
        </w:r>
      </w:del>
    </w:p>
    <w:p w14:paraId="7B0F09BD" w14:textId="74C791BD" w:rsidR="000635BF" w:rsidRPr="00D71B6D" w:rsidDel="004C1133" w:rsidRDefault="000635BF">
      <w:pPr>
        <w:pStyle w:val="BodyTextFirst"/>
        <w:rPr>
          <w:del w:id="4749" w:author="Kelvin Sung" w:date="2021-04-22T15:00:00Z"/>
        </w:rPr>
        <w:pPrChange w:id="4750" w:author="Kelvin Sung" w:date="2021-04-22T15:00:00Z">
          <w:pPr>
            <w:pStyle w:val="Code"/>
          </w:pPr>
        </w:pPrChange>
      </w:pPr>
      <w:del w:id="4751" w:author="Kelvin Sung" w:date="2021-04-22T15:00:00Z">
        <w:r w:rsidRPr="00D71B6D" w:rsidDel="004C1133">
          <w:delText xml:space="preserve">    </w:delText>
        </w:r>
      </w:del>
    </w:p>
    <w:p w14:paraId="0AF59851" w14:textId="78723255" w:rsidR="000635BF" w:rsidRPr="00D71B6D" w:rsidDel="004C1133" w:rsidRDefault="000635BF">
      <w:pPr>
        <w:pStyle w:val="BodyTextFirst"/>
        <w:rPr>
          <w:del w:id="4752" w:author="Kelvin Sung" w:date="2021-04-22T15:00:00Z"/>
        </w:rPr>
        <w:pPrChange w:id="4753" w:author="Kelvin Sung" w:date="2021-04-22T15:00:00Z">
          <w:pPr>
            <w:pStyle w:val="Code"/>
          </w:pPr>
        </w:pPrChange>
      </w:pPr>
      <w:del w:id="4754"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.Down)) {</w:delText>
        </w:r>
      </w:del>
    </w:p>
    <w:p w14:paraId="0AE10A42" w14:textId="1216A73F" w:rsidR="000635BF" w:rsidRPr="00D71B6D" w:rsidDel="004C1133" w:rsidRDefault="000635BF">
      <w:pPr>
        <w:pStyle w:val="BodyTextFirst"/>
        <w:rPr>
          <w:del w:id="4755" w:author="Kelvin Sung" w:date="2021-04-22T15:00:00Z"/>
        </w:rPr>
        <w:pPrChange w:id="4756" w:author="Kelvin Sung" w:date="2021-04-22T15:00:00Z">
          <w:pPr>
            <w:pStyle w:val="Code"/>
          </w:pPr>
        </w:pPrChange>
      </w:pPr>
      <w:del w:id="4757"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76534D9B" w14:textId="0B81D50A" w:rsidR="000635BF" w:rsidRPr="00D71B6D" w:rsidDel="004C1133" w:rsidRDefault="000635BF">
      <w:pPr>
        <w:pStyle w:val="BodyTextFirst"/>
        <w:rPr>
          <w:del w:id="4758" w:author="Kelvin Sung" w:date="2021-04-22T15:00:00Z"/>
        </w:rPr>
        <w:pPrChange w:id="4759" w:author="Kelvin Sung" w:date="2021-04-22T15:00:00Z">
          <w:pPr>
            <w:pStyle w:val="Code"/>
          </w:pPr>
        </w:pPrChange>
      </w:pPr>
      <w:del w:id="4760"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74D52605" w14:textId="582251AC" w:rsidR="000635BF" w:rsidRPr="00D71B6D" w:rsidDel="004C1133" w:rsidRDefault="000635BF">
      <w:pPr>
        <w:pStyle w:val="BodyTextFirst"/>
        <w:rPr>
          <w:del w:id="4761" w:author="Kelvin Sung" w:date="2021-04-22T15:00:00Z"/>
        </w:rPr>
        <w:pPrChange w:id="4762" w:author="Kelvin Sung" w:date="2021-04-22T15:00:00Z">
          <w:pPr>
            <w:pStyle w:val="Code"/>
          </w:pPr>
        </w:pPrChange>
      </w:pPr>
      <w:del w:id="4763" w:author="Kelvin Sung" w:date="2021-04-22T15:00:00Z">
        <w:r w:rsidRPr="00D71B6D" w:rsidDel="004C1133">
          <w:delText xml:space="preserve">         }</w:delText>
        </w:r>
      </w:del>
    </w:p>
    <w:p w14:paraId="3020919E" w14:textId="0A97A1A0" w:rsidR="000635BF" w:rsidRPr="00D71B6D" w:rsidDel="004C1133" w:rsidRDefault="000635BF">
      <w:pPr>
        <w:pStyle w:val="BodyTextFirst"/>
        <w:rPr>
          <w:del w:id="4764" w:author="Kelvin Sung" w:date="2021-04-22T15:00:00Z"/>
        </w:rPr>
        <w:pPrChange w:id="4765" w:author="Kelvin Sung" w:date="2021-04-22T15:00:00Z">
          <w:pPr>
            <w:pStyle w:val="Code"/>
          </w:pPr>
        </w:pPrChange>
      </w:pPr>
      <w:del w:id="4766"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6C7F215A" w14:textId="562B3381" w:rsidR="000635BF" w:rsidRPr="00D71B6D" w:rsidDel="004C1133" w:rsidRDefault="000635BF">
      <w:pPr>
        <w:pStyle w:val="BodyTextFirst"/>
        <w:rPr>
          <w:del w:id="4767" w:author="Kelvin Sung" w:date="2021-04-22T15:00:00Z"/>
        </w:rPr>
        <w:pPrChange w:id="4768" w:author="Kelvin Sung" w:date="2021-04-22T15:00:00Z">
          <w:pPr>
            <w:pStyle w:val="Code"/>
          </w:pPr>
        </w:pPrChange>
      </w:pPr>
      <w:del w:id="4769"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642F7A6C" w14:textId="5A82DAEB" w:rsidR="000635BF" w:rsidRPr="00D71B6D" w:rsidDel="004C1133" w:rsidRDefault="000635BF">
      <w:pPr>
        <w:pStyle w:val="BodyTextFirst"/>
        <w:rPr>
          <w:del w:id="4770" w:author="Kelvin Sung" w:date="2021-04-22T15:00:00Z"/>
        </w:rPr>
        <w:pPrChange w:id="4771" w:author="Kelvin Sung" w:date="2021-04-22T15:00:00Z">
          <w:pPr>
            <w:pStyle w:val="Code"/>
          </w:pPr>
        </w:pPrChange>
      </w:pPr>
      <w:del w:id="4772" w:author="Kelvin Sung" w:date="2021-04-22T15:00:00Z">
        <w:r w:rsidRPr="00D71B6D" w:rsidDel="004C1133">
          <w:lastRenderedPageBreak/>
          <w:delText xml:space="preserve">        }</w:delText>
        </w:r>
      </w:del>
    </w:p>
    <w:p w14:paraId="0C785D79" w14:textId="455074ED" w:rsidR="000635BF" w:rsidDel="004C1133" w:rsidRDefault="000635BF">
      <w:pPr>
        <w:pStyle w:val="BodyTextFirst"/>
        <w:rPr>
          <w:del w:id="4773" w:author="Kelvin Sung" w:date="2021-04-22T15:00:00Z"/>
        </w:rPr>
        <w:pPrChange w:id="4774" w:author="Kelvin Sung" w:date="2021-04-22T15:00:00Z">
          <w:pPr>
            <w:pStyle w:val="Code"/>
          </w:pPr>
        </w:pPrChange>
      </w:pPr>
      <w:del w:id="4775"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 xml:space="preserve">Width().toFixed(2) + "x" </w:delText>
        </w:r>
        <w:r w:rsidDel="004C1133">
          <w:delText xml:space="preserve"> </w:delText>
        </w:r>
      </w:del>
    </w:p>
    <w:p w14:paraId="00A6B571" w14:textId="1FBD74CC" w:rsidR="000635BF" w:rsidRPr="00D71B6D" w:rsidDel="004C1133" w:rsidRDefault="000635BF">
      <w:pPr>
        <w:pStyle w:val="BodyTextFirst"/>
        <w:rPr>
          <w:del w:id="4776" w:author="Kelvin Sung" w:date="2021-04-22T15:00:00Z"/>
        </w:rPr>
        <w:pPrChange w:id="4777" w:author="Kelvin Sung" w:date="2021-04-22T15:00:00Z">
          <w:pPr>
            <w:pStyle w:val="Code"/>
          </w:pPr>
        </w:pPrChange>
      </w:pPr>
      <w:del w:id="4778" w:author="Kelvin Sung" w:date="2021-04-22T15:00:00Z">
        <w:r w:rsidDel="004C1133">
          <w:delText xml:space="preserve">                       </w:delText>
        </w:r>
        <w:r w:rsidRPr="00D71B6D" w:rsidDel="004C1133">
          <w:delText>+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68B524C" w14:textId="4103DD0C" w:rsidR="000635BF" w:rsidRPr="00D71B6D" w:rsidDel="004C1133" w:rsidRDefault="000635BF">
      <w:pPr>
        <w:pStyle w:val="BodyTextFirst"/>
        <w:rPr>
          <w:del w:id="4779" w:author="Kelvin Sung" w:date="2021-04-22T15:00:00Z"/>
        </w:rPr>
        <w:pPrChange w:id="4780" w:author="Kelvin Sung" w:date="2021-04-22T15:00:00Z">
          <w:pPr>
            <w:pStyle w:val="Code"/>
          </w:pPr>
        </w:pPrChange>
      </w:pPr>
      <w:del w:id="4781" w:author="Kelvin Sung" w:date="2021-04-22T15:00:00Z">
        <w:r w:rsidRPr="00D71B6D" w:rsidDel="004C1133">
          <w:delText xml:space="preserve">    }</w:delText>
        </w:r>
      </w:del>
    </w:p>
    <w:p w14:paraId="79E0E175" w14:textId="637EBD3E" w:rsidR="000635BF" w:rsidDel="004C1133" w:rsidRDefault="000635BF">
      <w:pPr>
        <w:pStyle w:val="BodyTextFirst"/>
        <w:rPr>
          <w:del w:id="4782" w:author="Kelvin Sung" w:date="2021-04-22T15:00:00Z"/>
        </w:rPr>
        <w:pPrChange w:id="4783" w:author="Kelvin Sung" w:date="2021-04-22T15:00:00Z">
          <w:pPr>
            <w:pStyle w:val="Code"/>
          </w:pPr>
        </w:pPrChange>
      </w:pPr>
      <w:del w:id="4784" w:author="Kelvin Sung" w:date="2021-04-22T15:00:00Z">
        <w:r w:rsidRPr="00D71B6D" w:rsidDel="004C1133">
          <w:delText>};</w:delText>
        </w:r>
      </w:del>
    </w:p>
    <w:p w14:paraId="43364585" w14:textId="0DA958B9" w:rsidR="000635BF" w:rsidDel="004C1133" w:rsidRDefault="000635BF">
      <w:pPr>
        <w:pStyle w:val="BodyTextFirst"/>
        <w:rPr>
          <w:del w:id="4785" w:author="Kelvin Sung" w:date="2021-04-22T15:00:00Z"/>
        </w:rPr>
        <w:pPrChange w:id="4786" w:author="Kelvin Sung" w:date="2021-04-22T15:00:00Z">
          <w:pPr>
            <w:pStyle w:val="BodyText"/>
          </w:pPr>
        </w:pPrChange>
      </w:pPr>
      <w:commentRangeStart w:id="4787"/>
      <w:del w:id="4788" w:author="Kelvin Sung" w:date="2021-04-22T15:00:00Z">
        <w:r w:rsidDel="004C1133">
          <w:delText>The previous code shows that you can do the following:</w:delText>
        </w:r>
        <w:commentRangeEnd w:id="4787"/>
        <w:r w:rsidR="00002451" w:rsidDel="004C1133">
          <w:rPr>
            <w:rStyle w:val="CommentReference"/>
          </w:rPr>
          <w:commentReference w:id="4787"/>
        </w:r>
      </w:del>
    </w:p>
    <w:p w14:paraId="1415D2DD" w14:textId="16F8EB18" w:rsidR="000635BF" w:rsidDel="004C1133" w:rsidRDefault="000635BF">
      <w:pPr>
        <w:pStyle w:val="BodyTextFirst"/>
        <w:rPr>
          <w:del w:id="4789" w:author="Kelvin Sung" w:date="2021-04-22T15:00:00Z"/>
        </w:rPr>
        <w:pPrChange w:id="4790" w:author="Kelvin Sung" w:date="2021-04-22T15:00:00Z">
          <w:pPr>
            <w:pStyle w:val="NumSubList"/>
            <w:numPr>
              <w:numId w:val="52"/>
            </w:numPr>
            <w:tabs>
              <w:tab w:val="clear" w:pos="0"/>
            </w:tabs>
            <w:ind w:left="1800"/>
          </w:pPr>
        </w:pPrChange>
      </w:pPr>
      <w:del w:id="4791" w:author="Kelvin Sung" w:date="2021-04-22T15:00:00Z">
        <w:r w:rsidDel="004C1133">
          <w:delText xml:space="preserve">Select which </w:delText>
        </w:r>
        <w:r w:rsidRPr="00F049D2" w:rsidDel="004C1133">
          <w:rPr>
            <w:rStyle w:val="CodeInline"/>
          </w:rPr>
          <w:delText>FontRenderable</w:delText>
        </w:r>
        <w:r w:rsidDel="004C1133">
          <w:delText xml:space="preserve"> object to work with based on keyboard 0 to 4 input.</w:delText>
        </w:r>
      </w:del>
    </w:p>
    <w:p w14:paraId="24473012" w14:textId="2564E477" w:rsidR="000635BF" w:rsidDel="004C1133" w:rsidRDefault="000635BF">
      <w:pPr>
        <w:pStyle w:val="BodyTextFirst"/>
        <w:rPr>
          <w:del w:id="4792" w:author="Kelvin Sung" w:date="2021-04-22T15:00:00Z"/>
        </w:rPr>
        <w:pPrChange w:id="4793" w:author="Kelvin Sung" w:date="2021-04-22T15:00:00Z">
          <w:pPr>
            <w:pStyle w:val="NumSubList"/>
            <w:numPr>
              <w:numId w:val="52"/>
            </w:numPr>
            <w:tabs>
              <w:tab w:val="clear" w:pos="0"/>
            </w:tabs>
            <w:ind w:left="1800"/>
          </w:pPr>
        </w:pPrChange>
      </w:pPr>
      <w:del w:id="4794" w:author="Kelvin Sung" w:date="2021-04-22T15:00:00Z">
        <w:r w:rsidDel="004C1133">
          <w:delText xml:space="preserve">Control the width and height of the selected </w:delText>
        </w:r>
        <w:r w:rsidRPr="00F049D2" w:rsidDel="004C1133">
          <w:rPr>
            <w:rStyle w:val="CodeInline"/>
          </w:rPr>
          <w:delText>FontRenderable</w:delText>
        </w:r>
        <w:r w:rsidDel="004C1133">
          <w:delText xml:space="preserve"> object when both the left/right arrow and x/y keys are pressed.</w:delText>
        </w:r>
      </w:del>
    </w:p>
    <w:p w14:paraId="5A0BD677" w14:textId="361EE8F3" w:rsidR="000635BF" w:rsidRPr="00D71B6D" w:rsidDel="004C1133" w:rsidRDefault="000635BF">
      <w:pPr>
        <w:pStyle w:val="BodyTextFirst"/>
        <w:rPr>
          <w:del w:id="4795" w:author="Kelvin Sung" w:date="2021-04-22T15:00:00Z"/>
        </w:rPr>
        <w:pPrChange w:id="4796" w:author="Kelvin Sung" w:date="2021-04-22T15:00:00Z">
          <w:pPr>
            <w:pStyle w:val="BodyTextCont"/>
          </w:pPr>
        </w:pPrChange>
      </w:pPr>
      <w:del w:id="4797" w:author="Kelvin Sung" w:date="2021-04-22T15:00:00Z">
        <w:r w:rsidDel="004C1133">
          <w:delText xml:space="preserve">You can now interact with the </w:delText>
        </w:r>
        <w:r w:rsidRPr="001B387E" w:rsidDel="004C1133">
          <w:delText>FontSupport</w:delText>
        </w:r>
        <w:r w:rsidDel="004C1133">
          <w:delText xml:space="preserve"> project to modify each of the displayed font</w:delText>
        </w:r>
        <w:r w:rsidDel="004C1133">
          <w:fldChar w:fldCharType="begin"/>
        </w:r>
        <w:r w:rsidDel="004C1133">
          <w:delInstrText xml:space="preserve"> XE "</w:delInstrText>
        </w:r>
        <w:r w:rsidRPr="006B5A39" w:rsidDel="004C1133">
          <w:delInstrText>FontRenderable objects:MyGame scene</w:delInstrText>
        </w:r>
        <w:r w:rsidDel="004C1133">
          <w:delInstrText xml:space="preserve">" </w:delInstrText>
        </w:r>
        <w:r w:rsidDel="004C1133">
          <w:fldChar w:fldCharType="end"/>
        </w:r>
        <w:r w:rsidDel="004C1133">
          <w:delText xml:space="preserve"> message sizes and to move the hero to trigger the end of the game. </w:delText>
        </w:r>
      </w:del>
    </w:p>
    <w:p w14:paraId="132F685A" w14:textId="2FBE590F" w:rsidR="000635BF" w:rsidDel="004C1133" w:rsidRDefault="000635BF">
      <w:pPr>
        <w:pStyle w:val="BodyTextFirst"/>
        <w:rPr>
          <w:del w:id="4798" w:author="Kelvin Sung" w:date="2021-04-22T15:00:00Z"/>
        </w:rPr>
        <w:pPrChange w:id="4799" w:author="Kelvin Sung" w:date="2021-04-22T15:00:00Z">
          <w:pPr>
            <w:pStyle w:val="Heading1"/>
          </w:pPr>
        </w:pPrChange>
      </w:pPr>
      <w:del w:id="4800" w:author="Kelvin Sung" w:date="2021-04-22T15:00:00Z">
        <w:r w:rsidDel="004C1133">
          <w:delText>Summary</w:delText>
        </w:r>
      </w:del>
    </w:p>
    <w:p w14:paraId="1CC3055C" w14:textId="7CDC3652" w:rsidR="000635BF" w:rsidDel="004C1133" w:rsidRDefault="000635BF">
      <w:pPr>
        <w:pStyle w:val="BodyTextFirst"/>
        <w:rPr>
          <w:del w:id="4801" w:author="Kelvin Sung" w:date="2021-04-22T15:00:00Z"/>
        </w:rPr>
      </w:pPr>
      <w:del w:id="4802" w:author="Kelvin Sung" w:date="2021-04-22T15:00:00Z">
        <w:r w:rsidRPr="00023046" w:rsidDel="004C1133">
          <w:delText xml:space="preserve">In this chapter, you learned how to </w:delText>
        </w:r>
        <w:r w:rsidDel="004C1133">
          <w:delTex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delText>
        </w:r>
        <w:r w:rsidDel="004C1133">
          <w:fldChar w:fldCharType="begin"/>
        </w:r>
        <w:r w:rsidDel="004C1133">
          <w:delInstrText xml:space="preserve"> XE "</w:delInstrText>
        </w:r>
        <w:r w:rsidRPr="00AC7399" w:rsidDel="004C1133">
          <w:delInstrText>Texture coordinates:bitmap fonts</w:delInstrText>
        </w:r>
        <w:r w:rsidDel="004C1133">
          <w:delInstrText xml:space="preserve">" </w:delInstrText>
        </w:r>
        <w:r w:rsidDel="004C1133">
          <w:fldChar w:fldCharType="end"/>
        </w:r>
        <w:r w:rsidDel="004C1133">
          <w:delText>.</w:delText>
        </w:r>
      </w:del>
    </w:p>
    <w:p w14:paraId="00B16AE6" w14:textId="5F16AAFB" w:rsidR="000635BF" w:rsidDel="004C1133" w:rsidRDefault="000635BF">
      <w:pPr>
        <w:pStyle w:val="BodyTextFirst"/>
        <w:rPr>
          <w:del w:id="4803" w:author="Kelvin Sung" w:date="2021-04-22T15:00:00Z"/>
        </w:rPr>
        <w:pPrChange w:id="4804" w:author="Kelvin Sung" w:date="2021-04-22T15:00:00Z">
          <w:pPr>
            <w:pStyle w:val="BodyTextCont"/>
          </w:pPr>
        </w:pPrChange>
      </w:pPr>
      <w:del w:id="4805" w:author="Kelvin Sung" w:date="2021-04-22T15:00:00Z">
        <w:r w:rsidDel="004C1133">
          <w:delText xml:space="preserve">The implementation of texture mapping and sprite sheet rendering take advantage of an important aspect of game engine architecture: the </w:delText>
        </w:r>
        <w:r w:rsidRPr="004F4FF0" w:rsidDel="004C1133">
          <w:rPr>
            <w:rStyle w:val="CodeInline"/>
          </w:rPr>
          <w:delText>Shader</w:delText>
        </w:r>
        <w:r w:rsidDel="004C1133">
          <w:delText>/</w:delText>
        </w:r>
        <w:r w:rsidRPr="004F4FF0" w:rsidDel="004C1133">
          <w:rPr>
            <w:rStyle w:val="CodeInline"/>
          </w:rPr>
          <w:delText>Renderable</w:delText>
        </w:r>
        <w:r w:rsidDel="004C1133">
          <w:delText xml:space="preserve"> object pair where JavaScript </w:delText>
        </w:r>
        <w:r w:rsidRPr="00877F52" w:rsidDel="004C1133">
          <w:rPr>
            <w:rStyle w:val="CodeInline"/>
          </w:rPr>
          <w:delText>Shader</w:delText>
        </w:r>
        <w:r w:rsidDel="004C1133">
          <w:delText xml:space="preserve"> objects are defined to interface with corresponding GLSL shaders and </w:delText>
        </w:r>
        <w:r w:rsidRPr="00877F52" w:rsidDel="004C1133">
          <w:rPr>
            <w:rStyle w:val="CodeInline"/>
          </w:rPr>
          <w:delText>Renderable</w:delText>
        </w:r>
        <w:r w:rsidDel="004C1133">
          <w:delText xml:space="preserve"> objects to facilitate the creation and interaction with multiple object instances. For example, you created </w:delText>
        </w:r>
        <w:r w:rsidRPr="00877F52" w:rsidDel="004C1133">
          <w:rPr>
            <w:rStyle w:val="CodeInline"/>
          </w:rPr>
          <w:delText>TextureShader</w:delText>
        </w:r>
        <w:r w:rsidDel="004C1133">
          <w:delText xml:space="preserve"> to interface with </w:delText>
        </w:r>
        <w:r w:rsidRPr="00877F52" w:rsidDel="004C1133">
          <w:rPr>
            <w:rStyle w:val="CodeInline"/>
          </w:rPr>
          <w:delText>TextureVS</w:delText>
        </w:r>
        <w:r w:rsidDel="004C1133">
          <w:delText xml:space="preserve"> and </w:delText>
        </w:r>
        <w:r w:rsidRPr="00877F52" w:rsidDel="004C1133">
          <w:rPr>
            <w:rStyle w:val="CodeInline"/>
          </w:rPr>
          <w:delText>TextureFS</w:delText>
        </w:r>
        <w:r w:rsidDel="004C1133">
          <w:delText xml:space="preserve"> GLSL shaders and created </w:delText>
        </w:r>
        <w:r w:rsidRPr="00877F52" w:rsidDel="004C1133">
          <w:rPr>
            <w:rStyle w:val="CodeInline"/>
          </w:rPr>
          <w:delText>TextureRenderable</w:delText>
        </w:r>
        <w:r w:rsidRPr="00B33FAD" w:rsidDel="004C1133">
          <w:rPr>
            <w:rStyle w:val="CodeInline"/>
          </w:rPr>
          <w:delText xml:space="preserve"> </w:delText>
        </w:r>
        <w:r w:rsidDel="004C1133">
          <w:delText xml:space="preserve">for the game programmers to work with. This same pattern is repeated for </w:delText>
        </w:r>
        <w:r w:rsidRPr="00877F52" w:rsidDel="004C1133">
          <w:rPr>
            <w:rStyle w:val="CodeInline"/>
          </w:rPr>
          <w:delText>Sprite</w:delText>
        </w:r>
        <w:r w:rsidDel="004C1133">
          <w:rPr>
            <w:rStyle w:val="CodeInline"/>
          </w:rPr>
          <w:delText>Shader</w:delText>
        </w:r>
        <w:r w:rsidDel="004C1133">
          <w:delText xml:space="preserve"> and </w:delText>
        </w:r>
        <w:r w:rsidRPr="00877F52" w:rsidDel="004C1133">
          <w:rPr>
            <w:rStyle w:val="CodeInline"/>
          </w:rPr>
          <w:delText>SpriteRenderable</w:delText>
        </w:r>
        <w:r w:rsidDel="004C1133">
          <w:delText xml:space="preserve">. The experience from </w:delText>
        </w:r>
        <w:r w:rsidRPr="006D4F22" w:rsidDel="004C1133">
          <w:rPr>
            <w:rStyle w:val="CodeInline"/>
          </w:rPr>
          <w:delText>SpriteShader</w:delText>
        </w:r>
        <w:r w:rsidDel="004C1133">
          <w:delText xml:space="preserve"> objects pairing with </w:delText>
        </w:r>
        <w:r w:rsidRPr="006D4F22" w:rsidDel="004C1133">
          <w:rPr>
            <w:rStyle w:val="CodeInline"/>
          </w:rPr>
          <w:delText>SpriteAnimateRenderable</w:delText>
        </w:r>
        <w:r w:rsidDel="004C1133">
          <w:delText xml:space="preserve"> shows that, when appropriate, the same </w:delText>
        </w:r>
        <w:r w:rsidRPr="006D4F22" w:rsidDel="004C1133">
          <w:rPr>
            <w:rStyle w:val="CodeInline"/>
          </w:rPr>
          <w:delText>Shader</w:delText>
        </w:r>
        <w:r w:rsidDel="004C1133">
          <w:rPr>
            <w:rStyle w:val="CodeInline"/>
          </w:rPr>
          <w:delText xml:space="preserve"> </w:delText>
        </w:r>
        <w:r w:rsidDel="004C1133">
          <w:delText xml:space="preserve">object can support multiple renderable object types in the game engine. This </w:delText>
        </w:r>
        <w:r w:rsidRPr="007D08E8" w:rsidDel="004C1133">
          <w:rPr>
            <w:rStyle w:val="CodeInline"/>
          </w:rPr>
          <w:delText>Shader</w:delText>
        </w:r>
        <w:r w:rsidDel="004C1133">
          <w:delText>/</w:delText>
        </w:r>
        <w:r w:rsidRPr="007D08E8" w:rsidDel="004C1133">
          <w:rPr>
            <w:rStyle w:val="CodeInline"/>
          </w:rPr>
          <w:delText>Renderable</w:delText>
        </w:r>
        <w:r w:rsidDel="004C1133">
          <w:delText xml:space="preserve"> pair implementation pattern will appear again in Chapter 8, when you learn to create 3D illumination effects. Lastly, you have learned about the importance of cleaning up system resources when the game terminates. </w:delText>
        </w:r>
      </w:del>
    </w:p>
    <w:p w14:paraId="315EB02E" w14:textId="2A27B7C3" w:rsidR="000635BF" w:rsidDel="004C1133" w:rsidRDefault="000635BF">
      <w:pPr>
        <w:pStyle w:val="BodyTextFirst"/>
        <w:rPr>
          <w:del w:id="4806" w:author="Kelvin Sung" w:date="2021-04-22T15:00:00Z"/>
        </w:rPr>
        <w:pPrChange w:id="4807" w:author="Kelvin Sung" w:date="2021-04-22T15:00:00Z">
          <w:pPr>
            <w:pStyle w:val="BodyTextCont"/>
          </w:pPr>
        </w:pPrChange>
      </w:pPr>
      <w:del w:id="4808" w:author="Kelvin Sung" w:date="2021-04-22T15:00:00Z">
        <w:r w:rsidDel="004C1133">
          <w:delTex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delText>
        </w:r>
      </w:del>
    </w:p>
    <w:p w14:paraId="18999826" w14:textId="5BF94F5F" w:rsidR="000635BF" w:rsidDel="004C1133" w:rsidRDefault="000635BF">
      <w:pPr>
        <w:pStyle w:val="BodyTextFirst"/>
        <w:rPr>
          <w:del w:id="4809" w:author="Kelvin Sung" w:date="2021-04-22T15:00:00Z"/>
        </w:rPr>
        <w:pPrChange w:id="4810" w:author="Kelvin Sung" w:date="2021-04-22T15:00:00Z">
          <w:pPr>
            <w:pStyle w:val="Heading2"/>
          </w:pPr>
        </w:pPrChange>
      </w:pPr>
      <w:del w:id="4811" w:author="Kelvin Sung" w:date="2021-04-22T15:00:00Z">
        <w:r w:rsidDel="004C1133">
          <w:delText>Game Design</w:delText>
        </w:r>
        <w:r w:rsidDel="004C1133">
          <w:fldChar w:fldCharType="begin"/>
        </w:r>
        <w:r w:rsidDel="004C1133">
          <w:delInstrText xml:space="preserve"> XE "</w:delInstrText>
        </w:r>
        <w:r w:rsidRPr="006D2B67" w:rsidDel="004C1133">
          <w:delInstrText>Texture coordinates:game design</w:delInstrText>
        </w:r>
        <w:r w:rsidDel="004C1133">
          <w:delInstrText xml:space="preserve">" </w:delInstrText>
        </w:r>
        <w:r w:rsidDel="004C1133">
          <w:fldChar w:fldCharType="end"/>
        </w:r>
        <w:r w:rsidDel="004C1133">
          <w:delText xml:space="preserve"> Considerations</w:delText>
        </w:r>
      </w:del>
    </w:p>
    <w:p w14:paraId="576EBB10" w14:textId="7DB2E38E" w:rsidR="000635BF" w:rsidRPr="00D71752" w:rsidDel="004C1133" w:rsidRDefault="000635BF">
      <w:pPr>
        <w:pStyle w:val="BodyTextFirst"/>
        <w:rPr>
          <w:del w:id="4812" w:author="Kelvin Sung" w:date="2021-04-22T15:00:00Z"/>
        </w:rPr>
      </w:pPr>
      <w:del w:id="4813" w:author="Kelvin Sung" w:date="2021-04-22T15:00:00Z">
        <w:r w:rsidRPr="00D71752" w:rsidDel="004C1133">
          <w:lastRenderedPageBreak/>
          <w:delText xml:space="preserve">In </w:delText>
        </w:r>
        <w:r w:rsidDel="004C1133">
          <w:delText>C</w:delText>
        </w:r>
        <w:r w:rsidRPr="00D71752" w:rsidDel="004C1133">
          <w:delText xml:space="preserve">hapter 4 you learned how responsive game feedback is essential to making players feel connected to a game world and that this sense of connection is known as </w:delText>
        </w:r>
        <w:r w:rsidRPr="001B387E" w:rsidDel="004C1133">
          <w:rPr>
            <w:i/>
          </w:rPr>
          <w:delText>presence</w:delText>
        </w:r>
        <w:r w:rsidRPr="00D71752" w:rsidDel="004C1133">
          <w:delText xml:space="preserve"> in game design. As you move through future chapters in this book</w:delText>
        </w:r>
        <w:r w:rsidDel="004C1133">
          <w:delText>,</w:delText>
        </w:r>
        <w:r w:rsidRPr="00D71752" w:rsidDel="004C1133">
          <w:delText xml:space="preserve"> you</w:delText>
        </w:r>
        <w:r w:rsidDel="004C1133">
          <w:delText>’</w:delText>
        </w:r>
        <w:r w:rsidRPr="00D71752" w:rsidDel="004C1133">
          <w:delTex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delText>
        </w:r>
        <w:r w:rsidRPr="001B387E" w:rsidDel="004C1133">
          <w:rPr>
            <w:i/>
          </w:rPr>
          <w:delText>hero</w:delText>
        </w:r>
        <w:r w:rsidRPr="00D71752" w:rsidDel="004C1133">
          <w:delText xml:space="preserve"> moving forward) must maneuver through a 2D platformer-style game world; the player</w:delText>
        </w:r>
        <w:r w:rsidDel="004C1133">
          <w:delText>’</w:delText>
        </w:r>
        <w:r w:rsidRPr="00D71752" w:rsidDel="004C1133">
          <w:delTex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delText>
        </w:r>
        <w:r w:rsidDel="004C1133">
          <w:delText xml:space="preserve">as </w:delText>
        </w:r>
        <w:r w:rsidRPr="00D71752" w:rsidDel="004C1133">
          <w:delTex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delText>
        </w:r>
        <w:r w:rsidDel="004C1133">
          <w:delText>for example</w:delText>
        </w:r>
        <w:r w:rsidRPr="00D71752" w:rsidDel="004C1133">
          <w:delText>, abstract rectangle platforms may negatively impact presence if your game setting is a tropical rainforest).</w:delText>
        </w:r>
      </w:del>
    </w:p>
    <w:p w14:paraId="4E0B416C" w14:textId="2E68300F" w:rsidR="000635BF" w:rsidRPr="00D71752" w:rsidDel="004C1133" w:rsidRDefault="000635BF">
      <w:pPr>
        <w:pStyle w:val="BodyTextFirst"/>
        <w:rPr>
          <w:del w:id="4814" w:author="Kelvin Sung" w:date="2021-04-22T15:00:00Z"/>
        </w:rPr>
        <w:pPrChange w:id="4815" w:author="Kelvin Sung" w:date="2021-04-22T15:00:00Z">
          <w:pPr>
            <w:pStyle w:val="BodyTextCont"/>
          </w:pPr>
        </w:pPrChange>
      </w:pPr>
      <w:del w:id="4816" w:author="Kelvin Sung" w:date="2021-04-22T15:00:00Z">
        <w:r w:rsidRPr="00D71752" w:rsidDel="004C1133">
          <w:delText>The Texture Shaders project demonstrate</w:delText>
        </w:r>
        <w:r w:rsidDel="004C1133">
          <w:delText>d</w:delText>
        </w:r>
        <w:r w:rsidRPr="00D71752" w:rsidDel="004C1133">
          <w:delText xml:space="preserve"> how </w:delText>
        </w:r>
        <w:r w:rsidRPr="001B387E" w:rsidDel="004C1133">
          <w:rPr>
            <w:rStyle w:val="CodeInline"/>
          </w:rPr>
          <w:delText>.png</w:delText>
        </w:r>
        <w:r w:rsidRPr="00D71752" w:rsidDel="004C1133">
          <w:delText xml:space="preserve"> images with transparency more effectively integrate game elements into </w:delText>
        </w:r>
        <w:r w:rsidRPr="00002451" w:rsidDel="004C1133">
          <w:delText>the</w:delText>
        </w:r>
        <w:r w:rsidRPr="00D71752" w:rsidDel="004C1133">
          <w:delText xml:space="preserve"> game environment than formats like </w:delText>
        </w:r>
        <w:r w:rsidDel="004C1133">
          <w:delText>JPEG</w:delText>
        </w:r>
        <w:r w:rsidRPr="00D71752" w:rsidDel="004C1133">
          <w:delText xml:space="preserve"> that don’t support transparency. If you move the hero (represented here as simply a rectangle) to the right, nothing on the screen changes, but if you move the hero to the left, you</w:delText>
        </w:r>
        <w:r w:rsidDel="004C1133">
          <w:delText>’</w:delText>
        </w:r>
        <w:r w:rsidRPr="00D71752" w:rsidDel="004C1133">
          <w:delText xml:space="preserve">ll eventually trigger a state change that alters the displayed visual elements as you did in the Scene Objects project from </w:delText>
        </w:r>
        <w:r w:rsidDel="004C1133">
          <w:delText>C</w:delText>
        </w:r>
        <w:r w:rsidRPr="00D71752" w:rsidDel="004C1133">
          <w:delText xml:space="preserve">hapter 4. Notice how much more effectively the robot sprites are integrated into the game scene when they’re </w:delText>
        </w:r>
        <w:r w:rsidRPr="001B387E" w:rsidDel="004C1133">
          <w:rPr>
            <w:rStyle w:val="CodeInline"/>
          </w:rPr>
          <w:delText>.png</w:delText>
        </w:r>
        <w:r w:rsidRPr="00D71752" w:rsidDel="004C1133">
          <w:delText xml:space="preserve"> files with transparency on the gray background compared to when they’re </w:delText>
        </w:r>
        <w:r w:rsidRPr="001B387E" w:rsidDel="004C1133">
          <w:rPr>
            <w:rStyle w:val="CodeInline"/>
          </w:rPr>
          <w:delText>.jpg</w:delText>
        </w:r>
        <w:r w:rsidRPr="00D71752" w:rsidDel="004C1133">
          <w:delText xml:space="preserve"> images without transparency on the blue background. The Sprite Shaders project introduces a hero that more closely matches other elements in the game setting</w:delText>
        </w:r>
        <w:r w:rsidDel="004C1133">
          <w:delText>. You</w:delText>
        </w:r>
        <w:r w:rsidRPr="00D71752" w:rsidDel="004C1133">
          <w:delTex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delText>
        </w:r>
        <w:r w:rsidDel="004C1133">
          <w:fldChar w:fldCharType="begin"/>
        </w:r>
        <w:r w:rsidDel="004C1133">
          <w:delInstrText xml:space="preserve"> XE "</w:delInstrText>
        </w:r>
        <w:r w:rsidRPr="00874365" w:rsidDel="004C1133">
          <w:delInstrText>Texture coordinates:game design</w:delInstrText>
        </w:r>
        <w:r w:rsidDel="004C1133">
          <w:delInstrText xml:space="preserve">" </w:delInstrText>
        </w:r>
        <w:r w:rsidDel="004C1133">
          <w:fldChar w:fldCharType="end"/>
        </w:r>
        <w:r w:rsidRPr="00D71752" w:rsidDel="004C1133">
          <w:delText xml:space="preserve"> a game setting and enhance presence.</w:delText>
        </w:r>
      </w:del>
    </w:p>
    <w:p w14:paraId="20D99DE9" w14:textId="0EE96ECB" w:rsidR="000635BF" w:rsidRPr="00D71752" w:rsidDel="004C1133" w:rsidRDefault="000635BF">
      <w:pPr>
        <w:pStyle w:val="BodyTextFirst"/>
        <w:rPr>
          <w:del w:id="4817" w:author="Kelvin Sung" w:date="2021-04-22T15:00:00Z"/>
        </w:rPr>
        <w:pPrChange w:id="4818" w:author="Kelvin Sung" w:date="2021-04-22T15:00:00Z">
          <w:pPr>
            <w:pStyle w:val="BodyTextCont"/>
          </w:pPr>
        </w:pPrChange>
      </w:pPr>
      <w:del w:id="4819" w:author="Kelvin Sung" w:date="2021-04-22T15:00:00Z">
        <w:r w:rsidRPr="00A00E11" w:rsidDel="004C1133">
          <w:delText>Note</w:delText>
        </w:r>
        <w:r w:rsidDel="004C1133">
          <w:delText xml:space="preserve"> that </w:delText>
        </w:r>
        <w:r w:rsidRPr="00D71752" w:rsidDel="004C1133">
          <w:delText>as game designers</w:delText>
        </w:r>
        <w:r w:rsidDel="004C1133">
          <w:delText>,</w:delText>
        </w:r>
        <w:r w:rsidRPr="00D71752" w:rsidDel="004C1133">
          <w:delText xml:space="preserve"> we often become enamored with highly detailed and elaborate visual designs, and we begin to believe that higher fidelity and more elaborate visual elements are required to make the best games</w:delText>
        </w:r>
        <w:r w:rsidDel="004C1133">
          <w:delText>. T</w:delText>
        </w:r>
        <w:r w:rsidRPr="00D71752" w:rsidDel="004C1133">
          <w:delTex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delText>
        </w:r>
        <w:r w:rsidDel="004C1133">
          <w:delText>,</w:delText>
        </w:r>
        <w:r w:rsidRPr="00D71752" w:rsidDel="004C1133">
          <w:delText xml:space="preserve"> and that harmony can be achieved with anything from simple shapes and colors in a 2D plane to hyper-real 3D environments</w:delText>
        </w:r>
        <w:r w:rsidDel="004C1133">
          <w:delText>,</w:delText>
        </w:r>
        <w:r w:rsidRPr="00D71752" w:rsidDel="004C1133">
          <w:delText xml:space="preserve"> and every combination in between. </w:delText>
        </w:r>
      </w:del>
    </w:p>
    <w:p w14:paraId="578BA6AB" w14:textId="0B795646" w:rsidR="000635BF" w:rsidRPr="00D71752" w:rsidDel="004C1133" w:rsidRDefault="000635BF">
      <w:pPr>
        <w:pStyle w:val="BodyTextFirst"/>
        <w:rPr>
          <w:del w:id="4820" w:author="Kelvin Sung" w:date="2021-04-22T15:00:00Z"/>
        </w:rPr>
        <w:pPrChange w:id="4821" w:author="Kelvin Sung" w:date="2021-04-22T15:00:00Z">
          <w:pPr>
            <w:pStyle w:val="BodyTextCont"/>
          </w:pPr>
        </w:pPrChange>
      </w:pPr>
      <w:del w:id="4822" w:author="Kelvin Sung" w:date="2021-04-22T15:00:00Z">
        <w:r w:rsidRPr="00D71752" w:rsidDel="004C1133">
          <w:lastRenderedPageBreak/>
          <w:delText>Adding animated motion to the game’s visual elements can further enhance game presence</w:delText>
        </w:r>
        <w:r w:rsidDel="004C1133">
          <w:delText xml:space="preserve"> because</w:delText>
        </w:r>
        <w:r w:rsidRPr="00D71752" w:rsidDel="004C1133">
          <w:delText xml:space="preserve"> animation brings a sense of cinematic dynamism to gameplay that further connects players to the game world. We typically experience motion in our world as interconnected systems</w:delText>
        </w:r>
        <w:r w:rsidDel="004C1133">
          <w:delText>. W</w:delText>
        </w:r>
        <w:r w:rsidRPr="00D71752" w:rsidDel="004C1133">
          <w:delText>hen you walk across the room, for example, you don’t just glide without moving your body</w:delText>
        </w:r>
        <w:r w:rsidDel="004C1133">
          <w:delText>;</w:delText>
        </w:r>
        <w:r w:rsidRPr="00D71752" w:rsidDel="004C1133">
          <w:delText xml:space="preserve"> you move different parts </w:delText>
        </w:r>
        <w:r w:rsidRPr="00002451" w:rsidDel="004C1133">
          <w:delText>of</w:delText>
        </w:r>
        <w:r w:rsidRPr="00D71752" w:rsidDel="004C1133">
          <w:delText xml:space="preserve"> your body together in different ways. By adding targeted animations to objects onscreen that cause those objects to behave in ways </w:delText>
        </w:r>
        <w:r w:rsidDel="004C1133">
          <w:delText>you</w:delText>
        </w:r>
        <w:r w:rsidRPr="00D71752" w:rsidDel="004C1133">
          <w:delText xml:space="preserve"> might expect complex systems to move or act, </w:delText>
        </w:r>
        <w:r w:rsidDel="004C1133">
          <w:delText>you</w:delText>
        </w:r>
        <w:r w:rsidRPr="00D71752" w:rsidDel="004C1133">
          <w:delText xml:space="preserve"> connect players in a more immersive and engaging way to what’s going on in the game world.</w:delText>
        </w:r>
        <w:r w:rsidDel="004C1133">
          <w:delText xml:space="preserve"> </w:delText>
        </w:r>
        <w:r w:rsidRPr="00D71752" w:rsidDel="004C1133">
          <w:delText>The Sprite Animation project demonstrates how animation increases presence by allowing you to articulate the flying robot’s spikes, controlling direction and speed. And again, imagine combining the Sprite Animation project with the earlier projects in this chapter</w:delText>
        </w:r>
        <w:r w:rsidDel="004C1133">
          <w:delText>. A</w:delText>
        </w:r>
        <w:r w:rsidRPr="00D71752" w:rsidDel="004C1133">
          <w:delTex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delText>
        </w:r>
        <w:r w:rsidDel="004C1133">
          <w:delText xml:space="preserve">, </w:delText>
        </w:r>
        <w:r w:rsidRPr="00D71752" w:rsidDel="004C1133">
          <w:delText>which tend to be time</w:delText>
        </w:r>
        <w:r w:rsidDel="004C1133">
          <w:delText>-</w:delText>
        </w:r>
        <w:r w:rsidRPr="00D71752" w:rsidDel="004C1133">
          <w:delText>consuming to change once complete</w:delText>
        </w:r>
        <w:r w:rsidDel="004C1133">
          <w:delText xml:space="preserve">, </w:delText>
        </w:r>
        <w:r w:rsidRPr="00D71752" w:rsidDel="004C1133">
          <w:delText>can be produced after level designs have been finalized and tested with placeholder assets.</w:delText>
        </w:r>
      </w:del>
    </w:p>
    <w:p w14:paraId="2385E2B6" w14:textId="13FD54EF" w:rsidR="000635BF" w:rsidRPr="00D71752" w:rsidDel="004C1133" w:rsidRDefault="000635BF">
      <w:pPr>
        <w:pStyle w:val="BodyTextFirst"/>
        <w:rPr>
          <w:del w:id="4823" w:author="Kelvin Sung" w:date="2021-04-22T15:00:00Z"/>
        </w:rPr>
        <w:pPrChange w:id="4824" w:author="Kelvin Sung" w:date="2021-04-22T15:00:00Z">
          <w:pPr>
            <w:pStyle w:val="BodyTextCont"/>
          </w:pPr>
        </w:pPrChange>
      </w:pPr>
      <w:del w:id="4825" w:author="Kelvin Sung" w:date="2021-04-22T15:00:00Z">
        <w:r w:rsidRPr="00D71752" w:rsidDel="004C1133">
          <w:delText>As was the case with visual design, the animation approach need not be especially complex to be effective</w:delText>
        </w:r>
        <w:r w:rsidDel="004C1133">
          <w:delText>. A</w:delText>
        </w:r>
        <w:r w:rsidRPr="00D71752" w:rsidDel="004C1133">
          <w:delText>nimation needs to be intentional and unified</w:delText>
        </w:r>
        <w:r w:rsidDel="004C1133">
          <w:delText>,</w:delText>
        </w:r>
        <w:r w:rsidRPr="00D71752" w:rsidDel="004C1133">
          <w:delText xml:space="preserve"> and it should feel smooth and stutter-free unless it’s intentionally designed to be otherwise</w:delText>
        </w:r>
        <w:r w:rsidDel="004C1133">
          <w:delText>; a</w:delText>
        </w:r>
        <w:r w:rsidRPr="00D71752" w:rsidDel="004C1133">
          <w:delText xml:space="preserve"> wide degree of artistic license can be employed in how movement is represented onscreen.</w:delText>
        </w:r>
      </w:del>
    </w:p>
    <w:p w14:paraId="62572BDE" w14:textId="303211D9" w:rsidR="000635BF" w:rsidRPr="00D71752" w:rsidDel="004C1133" w:rsidRDefault="000635BF">
      <w:pPr>
        <w:pStyle w:val="BodyTextFirst"/>
        <w:rPr>
          <w:del w:id="4826" w:author="Kelvin Sung" w:date="2021-04-22T15:00:00Z"/>
        </w:rPr>
        <w:pPrChange w:id="4827" w:author="Kelvin Sung" w:date="2021-04-22T15:00:00Z">
          <w:pPr>
            <w:pStyle w:val="BodyTextCont"/>
          </w:pPr>
        </w:pPrChange>
      </w:pPr>
      <w:del w:id="4828" w:author="Kelvin Sung" w:date="2021-04-22T15:00:00Z">
        <w:r w:rsidRPr="00D71752" w:rsidDel="004C1133">
          <w:delText>The Font Support project introduce</w:delText>
        </w:r>
        <w:r w:rsidDel="004C1133">
          <w:delText>d</w:delText>
        </w:r>
        <w:r w:rsidRPr="00D71752" w:rsidDel="004C1133">
          <w:delText xml:space="preserve"> you to game fonts. While fonts rarely have a direct impact on gameplay, they can have a dramatic impact on presence</w:delText>
        </w:r>
        <w:r w:rsidDel="004C1133">
          <w:delText>. F</w:delText>
        </w:r>
        <w:r w:rsidRPr="00D71752" w:rsidDel="004C1133">
          <w:delText>onts are a form of visual communication, and the style of the font is often as important as the words it conveys in setting tone and mood and can either support or detract from the game setting and visual style.</w:delText>
        </w:r>
        <w:r w:rsidDel="004C1133">
          <w:delText xml:space="preserve"> </w:delText>
        </w:r>
        <w:r w:rsidRPr="00D71752" w:rsidDel="004C1133">
          <w:delText>Pay particular attention to the fonts displayed in this project</w:delText>
        </w:r>
        <w:r w:rsidDel="004C1133">
          <w:delText>. N</w:delText>
        </w:r>
        <w:r w:rsidRPr="00D71752" w:rsidDel="004C1133">
          <w:delText>ote how the yellow font conveys a digital feeling that’s matched to the science fiction</w:delText>
        </w:r>
        <w:r w:rsidDel="004C1133">
          <w:delText>–</w:delText>
        </w:r>
        <w:r w:rsidRPr="00D71752" w:rsidDel="004C1133">
          <w:delTex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delText>
        </w:r>
      </w:del>
    </w:p>
    <w:p w14:paraId="453AD5FD" w14:textId="017E8CE5" w:rsidR="000635BF" w:rsidRPr="00D71752" w:rsidDel="004C1133" w:rsidRDefault="000635BF">
      <w:pPr>
        <w:pStyle w:val="BodyTextFirst"/>
        <w:rPr>
          <w:del w:id="4829" w:author="Kelvin Sung" w:date="2021-04-22T15:00:00Z"/>
        </w:rPr>
        <w:pPrChange w:id="4830" w:author="Kelvin Sung" w:date="2021-04-22T15:00:00Z">
          <w:pPr>
            <w:pStyle w:val="BodyTextCont"/>
          </w:pPr>
        </w:pPrChange>
      </w:pPr>
      <w:del w:id="4831" w:author="Kelvin Sung" w:date="2021-04-22T15:00:00Z">
        <w:r w:rsidRPr="00D71752" w:rsidDel="004C1133">
          <w:delTex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delText>
        </w:r>
        <w:r w:rsidDel="004C1133">
          <w:fldChar w:fldCharType="begin"/>
        </w:r>
        <w:r w:rsidDel="004C1133">
          <w:delInstrText xml:space="preserve"> XE "</w:delInstrText>
        </w:r>
        <w:r w:rsidRPr="009572A2" w:rsidDel="004C1133">
          <w:delInstrText>Texture coordinates:game design</w:delInstrText>
        </w:r>
        <w:r w:rsidDel="004C1133">
          <w:delInstrText xml:space="preserve">" </w:delInstrText>
        </w:r>
        <w:r w:rsidDel="004C1133">
          <w:fldChar w:fldCharType="end"/>
        </w:r>
        <w:r w:rsidRPr="00D71752" w:rsidDel="004C1133">
          <w:delText xml:space="preserve"> something greater than the sum of its parts.</w:delText>
        </w:r>
      </w:del>
    </w:p>
    <w:p w14:paraId="4F03FCE9" w14:textId="77777777" w:rsidR="006D40CB" w:rsidRPr="00862818" w:rsidRDefault="006D40CB">
      <w:pPr>
        <w:pStyle w:val="BodyTextFirst"/>
        <w:pPrChange w:id="4832" w:author="Kelvin Sung" w:date="2021-04-22T15:00:00Z">
          <w:pPr>
            <w:pStyle w:val="Code"/>
          </w:pPr>
        </w:pPrChange>
      </w:pPr>
    </w:p>
    <w:sectPr w:rsidR="006D40CB" w:rsidRPr="00862818" w:rsidSect="00862818">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tthew T. Munson" w:date="2021-04-25T12:36:00Z" w:initials="MTM">
    <w:p w14:paraId="5C994E6B" w14:textId="77777777" w:rsidR="007B6EF0" w:rsidRDefault="007B6EF0">
      <w:pPr>
        <w:pStyle w:val="CommentText"/>
      </w:pPr>
      <w:r>
        <w:rPr>
          <w:rStyle w:val="CommentReference"/>
        </w:rPr>
        <w:annotationRef/>
      </w:r>
      <w:r>
        <w:t>I feel like “As mentioned” doesn’t really do anything for me – it should either tell me where we talked about this previously (in case I’m skimming and missed it), or it should go away.</w:t>
      </w:r>
    </w:p>
    <w:p w14:paraId="530C90F4" w14:textId="77777777" w:rsidR="007B6EF0" w:rsidRDefault="007B6EF0">
      <w:pPr>
        <w:pStyle w:val="CommentText"/>
      </w:pPr>
    </w:p>
    <w:p w14:paraId="481E15DE" w14:textId="2321EB86" w:rsidR="007B6EF0" w:rsidRDefault="007B6EF0">
      <w:pPr>
        <w:pStyle w:val="CommentText"/>
      </w:pPr>
      <w:r>
        <w:t xml:space="preserve">Not actually sure where we mentioned this part </w:t>
      </w:r>
    </w:p>
  </w:comment>
  <w:comment w:id="6" w:author="Kelvin Sung" w:date="2021-04-26T09:30:00Z" w:initials="KS">
    <w:p w14:paraId="4A2100C0" w14:textId="7480650B" w:rsidR="0090110E" w:rsidRDefault="0090110E">
      <w:pPr>
        <w:pStyle w:val="CommentText"/>
      </w:pPr>
      <w:r>
        <w:rPr>
          <w:rStyle w:val="CommentReference"/>
        </w:rPr>
        <w:annotationRef/>
      </w:r>
      <w:r>
        <w:t>Good point</w:t>
      </w:r>
    </w:p>
  </w:comment>
  <w:comment w:id="7" w:author="Matthew T. Munson" w:date="2021-04-25T12:40:00Z" w:initials="MTM">
    <w:p w14:paraId="46A2817C" w14:textId="1FE4288D" w:rsidR="007B6EF0" w:rsidRDefault="007B6EF0">
      <w:pPr>
        <w:pStyle w:val="CommentText"/>
      </w:pPr>
      <w:r>
        <w:rPr>
          <w:rStyle w:val="CommentReference"/>
        </w:rPr>
        <w:annotationRef/>
      </w:r>
      <w:proofErr w:type="spellStart"/>
      <w:r>
        <w:t>Kinda</w:t>
      </w:r>
      <w:proofErr w:type="spellEnd"/>
      <w:r>
        <w:t xml:space="preserve"> similar to </w:t>
      </w:r>
      <w:proofErr w:type="spellStart"/>
      <w:r>
        <w:t>to</w:t>
      </w:r>
      <w:proofErr w:type="spellEnd"/>
      <w:r>
        <w:t xml:space="preserve"> “as mentioned”, we should p</w:t>
      </w:r>
      <w:r>
        <w:rPr>
          <w:noProof/>
        </w:rPr>
        <w:t>robably say where we will discuss this</w:t>
      </w:r>
    </w:p>
  </w:comment>
  <w:comment w:id="8" w:author="Kelvin Sung" w:date="2021-04-26T09:31:00Z" w:initials="KS">
    <w:p w14:paraId="1405E10E" w14:textId="0744940B" w:rsidR="00090F2C" w:rsidRDefault="00090F2C">
      <w:pPr>
        <w:pStyle w:val="CommentText"/>
      </w:pPr>
      <w:r>
        <w:rPr>
          <w:rStyle w:val="CommentReference"/>
        </w:rPr>
        <w:annotationRef/>
      </w:r>
      <w:r>
        <w:t>Yes. Tried to fix.</w:t>
      </w:r>
    </w:p>
  </w:comment>
  <w:comment w:id="62" w:author="Matthew T. Munson" w:date="2021-04-19T00:27:00Z" w:initials="MTM">
    <w:p w14:paraId="41B10482" w14:textId="77777777" w:rsidR="007B6EF0" w:rsidRDefault="007B6EF0" w:rsidP="00664728">
      <w:pPr>
        <w:pStyle w:val="CommentText"/>
      </w:pPr>
      <w:r>
        <w:rPr>
          <w:rStyle w:val="CommentReference"/>
        </w:rPr>
        <w:annotationRef/>
      </w:r>
      <w:r>
        <w:t>I didn’t find this in gl.js, is this function somewhere else?</w:t>
      </w:r>
    </w:p>
  </w:comment>
  <w:comment w:id="63" w:author="Kelvin Sung" w:date="2021-04-23T09:22:00Z" w:initials="KS">
    <w:p w14:paraId="3F06CD43" w14:textId="77777777" w:rsidR="007B6EF0" w:rsidRDefault="007B6EF0" w:rsidP="00664728">
      <w:pPr>
        <w:pStyle w:val="CommentText"/>
      </w:pPr>
      <w:r>
        <w:rPr>
          <w:rStyle w:val="CommentReference"/>
        </w:rPr>
        <w:annotationRef/>
      </w:r>
      <w:r>
        <w:t>Good point, clearify this is WebGL call.</w:t>
      </w:r>
    </w:p>
  </w:comment>
  <w:comment w:id="79" w:author="Matthew T. Munson" w:date="2021-04-20T15:14:00Z" w:initials="MTM">
    <w:p w14:paraId="02FD5B9C" w14:textId="77777777" w:rsidR="007B6EF0" w:rsidRDefault="007B6EF0" w:rsidP="00664728">
      <w:pPr>
        <w:pStyle w:val="CommentText"/>
      </w:pPr>
      <w:r>
        <w:rPr>
          <w:rStyle w:val="CommentReference"/>
        </w:rPr>
        <w:annotationRef/>
      </w:r>
      <w:r>
        <w:t>No activate() override in SpriteShader. Delete this section?</w:t>
      </w:r>
    </w:p>
  </w:comment>
  <w:comment w:id="80" w:author="Kelvin Sung" w:date="2021-04-22T15:36:00Z" w:initials="KS">
    <w:p w14:paraId="4CB02219" w14:textId="77777777" w:rsidR="007B6EF0" w:rsidRDefault="007B6EF0" w:rsidP="00664728">
      <w:pPr>
        <w:pStyle w:val="CommentText"/>
      </w:pPr>
      <w:r>
        <w:rPr>
          <w:rStyle w:val="CommentReference"/>
        </w:rPr>
        <w:annotationRef/>
      </w:r>
      <w:r>
        <w:t>Done. Explain how activate work.</w:t>
      </w:r>
    </w:p>
  </w:comment>
  <w:comment w:id="307" w:author="Matthew T. Munson" w:date="2021-04-21T16:39:00Z" w:initials="MTM">
    <w:p w14:paraId="1C18FC4B" w14:textId="77777777" w:rsidR="007B6EF0" w:rsidRDefault="007B6EF0" w:rsidP="00664728">
      <w:pPr>
        <w:pStyle w:val="CommentText"/>
      </w:pPr>
      <w:r>
        <w:rPr>
          <w:rStyle w:val="CommentReference"/>
        </w:rPr>
        <w:annotationRef/>
      </w:r>
      <w:r>
        <w:t>ABOVE SECTION: We didn’t cover changes to the import statement or cleanUp() function. Did we want either of those? (I added the code for cleanUp() just in case)</w:t>
      </w:r>
    </w:p>
  </w:comment>
  <w:comment w:id="308" w:author="Kelvin Sung" w:date="2021-04-22T16:15:00Z" w:initials="KS">
    <w:p w14:paraId="0593803F" w14:textId="77777777" w:rsidR="007B6EF0" w:rsidRDefault="007B6EF0" w:rsidP="00664728">
      <w:pPr>
        <w:pStyle w:val="CommentText"/>
      </w:pPr>
      <w:r>
        <w:rPr>
          <w:rStyle w:val="CommentReference"/>
        </w:rPr>
        <w:annotationRef/>
      </w:r>
      <w:r>
        <w:t>Done both now.</w:t>
      </w:r>
    </w:p>
  </w:comment>
  <w:comment w:id="590" w:author="Matthew T. Munson" w:date="2021-04-18T12:26:00Z" w:initials="MTM">
    <w:p w14:paraId="06ABB0CE" w14:textId="77777777" w:rsidR="007B6EF0" w:rsidRDefault="007B6EF0" w:rsidP="00664728">
      <w:pPr>
        <w:pStyle w:val="CommentText"/>
      </w:pPr>
      <w:r>
        <w:rPr>
          <w:rStyle w:val="CommentReference"/>
        </w:rPr>
        <w:annotationRef/>
      </w:r>
      <w:r>
        <w:t>Another instance where body text continued doesn’t quite work</w:t>
      </w:r>
    </w:p>
  </w:comment>
  <w:comment w:id="591" w:author="Kelvin Sung" w:date="2021-04-23T09:30:00Z" w:initials="KS">
    <w:p w14:paraId="03AA7FFE" w14:textId="77777777" w:rsidR="007B6EF0" w:rsidRDefault="007B6EF0" w:rsidP="00664728">
      <w:pPr>
        <w:pStyle w:val="CommentText"/>
      </w:pPr>
      <w:r>
        <w:rPr>
          <w:rStyle w:val="CommentReference"/>
        </w:rPr>
        <w:annotationRef/>
      </w:r>
      <w:r>
        <w:t>Yeah, we don’t have the proper formatting</w:t>
      </w:r>
    </w:p>
  </w:comment>
  <w:comment w:id="646" w:author="Matthew T. Munson" w:date="2021-04-21T17:30:00Z" w:initials="MTM">
    <w:p w14:paraId="3EFCECBE" w14:textId="77777777" w:rsidR="007B6EF0" w:rsidRDefault="007B6EF0" w:rsidP="00664728">
      <w:pPr>
        <w:pStyle w:val="CommentText"/>
      </w:pPr>
      <w:r>
        <w:rPr>
          <w:rStyle w:val="CommentReference"/>
        </w:rPr>
        <w:annotationRef/>
      </w:r>
      <w:r>
        <w:t>I am here</w:t>
      </w:r>
    </w:p>
  </w:comment>
  <w:comment w:id="759" w:author="Matthew T. Munson" w:date="2021-04-25T16:07:00Z" w:initials="MTM">
    <w:p w14:paraId="08131B14" w14:textId="77777777" w:rsidR="007B6EF0" w:rsidRDefault="007B6EF0" w:rsidP="00664728">
      <w:pPr>
        <w:pStyle w:val="CommentText"/>
      </w:pPr>
      <w:r>
        <w:rPr>
          <w:rStyle w:val="CommentReference"/>
        </w:rPr>
        <w:annotationRef/>
      </w:r>
      <w:r>
        <w:t>Should this be “sent”, or is it meant to be “set to a”?</w:t>
      </w:r>
    </w:p>
  </w:comment>
  <w:comment w:id="1060" w:author="Matthew T. Munson" w:date="2021-04-22T12:53:00Z" w:initials="MTM">
    <w:p w14:paraId="600290E0" w14:textId="77777777" w:rsidR="007B6EF0" w:rsidRDefault="007B6EF0" w:rsidP="00664728">
      <w:pPr>
        <w:pStyle w:val="CommentText"/>
      </w:pPr>
      <w:r>
        <w:rPr>
          <w:rStyle w:val="CommentReference"/>
        </w:rPr>
        <w:annotationRef/>
      </w:r>
      <w:r>
        <w:t>Update image if game over functionality is removed</w:t>
      </w:r>
    </w:p>
  </w:comment>
  <w:comment w:id="1061" w:author="Kelvin Sung" w:date="2021-04-23T17:56:00Z" w:initials="KS">
    <w:p w14:paraId="5D7CCD92" w14:textId="77777777" w:rsidR="007B6EF0" w:rsidRDefault="007B6EF0" w:rsidP="00664728">
      <w:pPr>
        <w:pStyle w:val="CommentText"/>
      </w:pPr>
      <w:r>
        <w:rPr>
          <w:rStyle w:val="CommentReference"/>
        </w:rPr>
        <w:annotationRef/>
      </w:r>
      <w:r>
        <w:t>Done. Please help with these in the future.</w:t>
      </w:r>
    </w:p>
  </w:comment>
  <w:comment w:id="1156" w:author="Matthew T. Munson" w:date="2021-04-22T11:54:00Z" w:initials="MTM">
    <w:p w14:paraId="17E73EF8" w14:textId="77777777" w:rsidR="007B6EF0" w:rsidRDefault="007B6EF0" w:rsidP="00664728">
      <w:pPr>
        <w:pStyle w:val="CommentText"/>
      </w:pPr>
      <w:r>
        <w:rPr>
          <w:rStyle w:val="CommentReference"/>
        </w:rPr>
        <w:annotationRef/>
      </w:r>
      <w:r>
        <w:t>Why does this function return null?</w:t>
      </w:r>
    </w:p>
  </w:comment>
  <w:comment w:id="1169" w:author="Matthew T. Munson" w:date="2021-04-22T12:00:00Z" w:initials="MTM">
    <w:p w14:paraId="1D677D46" w14:textId="77777777" w:rsidR="007B6EF0" w:rsidRDefault="007B6EF0" w:rsidP="00664728">
      <w:pPr>
        <w:pStyle w:val="CommentText"/>
      </w:pPr>
      <w:r>
        <w:rPr>
          <w:rStyle w:val="CommentReference"/>
        </w:rPr>
        <w:annotationRef/>
      </w:r>
      <w:r>
        <w:t>Added the has() function in case you wanted to describe it</w:t>
      </w:r>
    </w:p>
  </w:comment>
  <w:comment w:id="1170" w:author="Kelvin Sung" w:date="2021-04-23T18:31:00Z" w:initials="KS">
    <w:p w14:paraId="263D9D5B" w14:textId="77777777" w:rsidR="007B6EF0" w:rsidRDefault="007B6EF0" w:rsidP="00664728">
      <w:pPr>
        <w:pStyle w:val="CommentText"/>
      </w:pPr>
      <w:r>
        <w:rPr>
          <w:rStyle w:val="CommentReference"/>
        </w:rPr>
        <w:annotationRef/>
      </w:r>
      <w:r>
        <w:t>These are not “optional”, please do continue to identify them. We should describe all changes.</w:t>
      </w:r>
    </w:p>
  </w:comment>
  <w:comment w:id="1202" w:author="Matthew T. Munson" w:date="2021-04-22T11:57:00Z" w:initials="MTM">
    <w:p w14:paraId="24CA6502" w14:textId="77777777" w:rsidR="007B6EF0" w:rsidRDefault="007B6EF0" w:rsidP="00664728">
      <w:pPr>
        <w:pStyle w:val="CommentText"/>
      </w:pPr>
      <w:r>
        <w:rPr>
          <w:rStyle w:val="CommentReference"/>
        </w:rPr>
        <w:annotationRef/>
      </w:r>
      <w:r>
        <w:t>Not sure if we call export statement public interface</w:t>
      </w:r>
    </w:p>
  </w:comment>
  <w:comment w:id="1203" w:author="Kelvin Sung" w:date="2021-04-23T18:27:00Z" w:initials="KS">
    <w:p w14:paraId="0391B301" w14:textId="77777777" w:rsidR="007B6EF0" w:rsidRDefault="007B6EF0" w:rsidP="00664728">
      <w:pPr>
        <w:pStyle w:val="CommentText"/>
      </w:pPr>
      <w:r>
        <w:rPr>
          <w:rStyle w:val="CommentReference"/>
        </w:rPr>
        <w:annotationRef/>
      </w:r>
      <w:r>
        <w:t xml:space="preserve">Look at what we did from Chapter 4 </w:t>
      </w:r>
      <w:r>
        <w:rPr>
          <w:rFonts w:ascii="Segoe UI Emoji" w:eastAsia="Segoe UI Emoji" w:hAnsi="Segoe UI Emoji" w:cs="Segoe UI Emoji"/>
        </w:rPr>
        <w:t>😊 in similar case for font/xml/audio This is what I am doing.</w:t>
      </w:r>
    </w:p>
  </w:comment>
  <w:comment w:id="1869" w:author="Matthew T. Munson" w:date="2021-04-18T12:18:00Z" w:initials="MTM">
    <w:p w14:paraId="4C58C776" w14:textId="27300F84" w:rsidR="007B6EF0" w:rsidRDefault="007B6EF0">
      <w:pPr>
        <w:pStyle w:val="CommentText"/>
      </w:pPr>
      <w:r>
        <w:rPr>
          <w:rStyle w:val="CommentReference"/>
        </w:rPr>
        <w:annotationRef/>
      </w:r>
      <w:r>
        <w:t>Are we never to use the normal Body Text style? Definitely looks better in this case</w:t>
      </w:r>
    </w:p>
  </w:comment>
  <w:comment w:id="1915" w:author="Matthew T. Munson" w:date="2021-04-19T00:15:00Z" w:initials="MTM">
    <w:p w14:paraId="353596F6" w14:textId="18D911CE" w:rsidR="007B6EF0" w:rsidRDefault="007B6EF0">
      <w:pPr>
        <w:pStyle w:val="CommentText"/>
      </w:pPr>
      <w:r>
        <w:rPr>
          <w:rStyle w:val="CommentReference"/>
        </w:rPr>
        <w:annotationRef/>
      </w:r>
      <w:r>
        <w:t>TODO: Find and update image</w:t>
      </w:r>
    </w:p>
  </w:comment>
  <w:comment w:id="2105" w:author="Matthew T. Munson" w:date="2021-04-19T00:27:00Z" w:initials="MTM">
    <w:p w14:paraId="12DD1B02" w14:textId="53A7E74A" w:rsidR="007B6EF0" w:rsidRDefault="007B6EF0">
      <w:pPr>
        <w:pStyle w:val="CommentText"/>
      </w:pPr>
      <w:r>
        <w:rPr>
          <w:rStyle w:val="CommentReference"/>
        </w:rPr>
        <w:annotationRef/>
      </w:r>
      <w:r>
        <w:t>I didn’t find this in gl.js, is this function somewhere else?</w:t>
      </w:r>
    </w:p>
  </w:comment>
  <w:comment w:id="2114" w:author="Matthew T. Munson" w:date="2021-04-19T00:28:00Z" w:initials="MTM">
    <w:p w14:paraId="625015C5" w14:textId="77777777" w:rsidR="007B6EF0" w:rsidRDefault="007B6EF0">
      <w:pPr>
        <w:pStyle w:val="CommentText"/>
      </w:pPr>
      <w:r>
        <w:rPr>
          <w:rStyle w:val="CommentReference"/>
        </w:rPr>
        <w:annotationRef/>
      </w:r>
      <w:r>
        <w:t>I am here</w:t>
      </w:r>
    </w:p>
    <w:p w14:paraId="303D82E2" w14:textId="14816932" w:rsidR="007B6EF0" w:rsidRDefault="007B6EF0">
      <w:pPr>
        <w:pStyle w:val="CommentText"/>
      </w:pPr>
      <w:r>
        <w:t>DON’T FORGET: Go back and merge check chapter 4 to 5</w:t>
      </w:r>
    </w:p>
  </w:comment>
  <w:comment w:id="2118" w:author="Matthew T. Munson" w:date="2021-04-20T02:07:00Z" w:initials="MTM">
    <w:p w14:paraId="3912735B" w14:textId="7EA7086B" w:rsidR="007B6EF0" w:rsidRDefault="007B6EF0">
      <w:pPr>
        <w:pStyle w:val="CommentText"/>
      </w:pPr>
      <w:r>
        <w:rPr>
          <w:rStyle w:val="CommentReference"/>
        </w:rPr>
        <w:annotationRef/>
      </w:r>
      <w:r>
        <w:t>I am here</w:t>
      </w:r>
    </w:p>
  </w:comment>
  <w:comment w:id="2823" w:author="Matthew T. Munson" w:date="2021-04-18T12:26:00Z" w:initials="MTM">
    <w:p w14:paraId="20F002CC" w14:textId="096CF9FB" w:rsidR="007B6EF0" w:rsidRDefault="007B6EF0">
      <w:pPr>
        <w:pStyle w:val="CommentText"/>
      </w:pPr>
      <w:r>
        <w:rPr>
          <w:rStyle w:val="CommentReference"/>
        </w:rPr>
        <w:annotationRef/>
      </w:r>
      <w:r>
        <w:t>Another instance where body text continued doesn’t quite work</w:t>
      </w:r>
    </w:p>
  </w:comment>
  <w:comment w:id="3546" w:author="Matthew T. Munson" w:date="2021-04-18T12:33:00Z" w:initials="MTM">
    <w:p w14:paraId="4133220B" w14:textId="09E02138" w:rsidR="007B6EF0" w:rsidRDefault="007B6EF0">
      <w:pPr>
        <w:pStyle w:val="CommentText"/>
      </w:pPr>
      <w:r>
        <w:rPr>
          <w:rStyle w:val="CommentReference"/>
        </w:rPr>
        <w:annotationRef/>
      </w:r>
      <w:r>
        <w:t>Another body text example</w:t>
      </w:r>
    </w:p>
  </w:comment>
  <w:comment w:id="3559" w:author="Matthew T. Munson" w:date="2021-04-18T12:34:00Z" w:initials="MTM">
    <w:p w14:paraId="766708C1" w14:textId="52B5F0C2" w:rsidR="007B6EF0" w:rsidRDefault="007B6EF0">
      <w:pPr>
        <w:pStyle w:val="CommentText"/>
      </w:pPr>
      <w:r>
        <w:rPr>
          <w:rStyle w:val="CommentReference"/>
        </w:rPr>
        <w:annotationRef/>
      </w:r>
      <w:r>
        <w:t>TODO: Go back and fix formatting on previous controls</w:t>
      </w:r>
    </w:p>
  </w:comment>
  <w:comment w:id="4111" w:author="Matthew T. Munson" w:date="2021-04-18T12:38:00Z" w:initials="MTM">
    <w:p w14:paraId="028FFE36" w14:textId="6895BAB6" w:rsidR="007B6EF0" w:rsidRDefault="007B6EF0">
      <w:pPr>
        <w:pStyle w:val="CommentText"/>
      </w:pPr>
      <w:r>
        <w:rPr>
          <w:rStyle w:val="CommentReference"/>
        </w:rPr>
        <w:annotationRef/>
      </w:r>
      <w:r>
        <w:t>Body text</w:t>
      </w:r>
    </w:p>
  </w:comment>
  <w:comment w:id="4787" w:author="Matthew T. Munson" w:date="2021-04-18T12:40:00Z" w:initials="MTM">
    <w:p w14:paraId="2AA0080D" w14:textId="70541D62" w:rsidR="007B6EF0" w:rsidRDefault="007B6EF0">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1E15DE" w15:done="0"/>
  <w15:commentEx w15:paraId="4A2100C0" w15:paraIdParent="481E15DE" w15:done="0"/>
  <w15:commentEx w15:paraId="46A2817C" w15:done="0"/>
  <w15:commentEx w15:paraId="1405E10E" w15:paraIdParent="46A2817C" w15:done="0"/>
  <w15:commentEx w15:paraId="41B10482" w15:done="0"/>
  <w15:commentEx w15:paraId="3F06CD43" w15:paraIdParent="41B10482" w15:done="0"/>
  <w15:commentEx w15:paraId="02FD5B9C" w15:done="0"/>
  <w15:commentEx w15:paraId="4CB02219" w15:paraIdParent="02FD5B9C" w15:done="0"/>
  <w15:commentEx w15:paraId="1C18FC4B" w15:done="0"/>
  <w15:commentEx w15:paraId="0593803F" w15:paraIdParent="1C18FC4B" w15:done="0"/>
  <w15:commentEx w15:paraId="06ABB0CE" w15:done="0"/>
  <w15:commentEx w15:paraId="03AA7FFE" w15:paraIdParent="06ABB0CE" w15:done="0"/>
  <w15:commentEx w15:paraId="3EFCECBE" w15:done="0"/>
  <w15:commentEx w15:paraId="08131B14" w15:done="0"/>
  <w15:commentEx w15:paraId="600290E0" w15:done="0"/>
  <w15:commentEx w15:paraId="5D7CCD92" w15:paraIdParent="600290E0" w15:done="0"/>
  <w15:commentEx w15:paraId="17E73EF8" w15:done="0"/>
  <w15:commentEx w15:paraId="1D677D46" w15:done="0"/>
  <w15:commentEx w15:paraId="263D9D5B" w15:paraIdParent="1D677D46" w15:done="0"/>
  <w15:commentEx w15:paraId="24CA6502" w15:done="0"/>
  <w15:commentEx w15:paraId="0391B301" w15:paraIdParent="24CA6502" w15:done="0"/>
  <w15:commentEx w15:paraId="4C58C776" w15:done="0"/>
  <w15:commentEx w15:paraId="353596F6" w15:done="0"/>
  <w15:commentEx w15:paraId="12DD1B02" w15:done="0"/>
  <w15:commentEx w15:paraId="303D82E2" w15:done="0"/>
  <w15:commentEx w15:paraId="3912735B" w15:done="0"/>
  <w15:commentEx w15:paraId="20F002CC" w15:done="0"/>
  <w15:commentEx w15:paraId="4133220B" w15:done="0"/>
  <w15:commentEx w15:paraId="766708C1" w15:done="0"/>
  <w15:commentEx w15:paraId="028FFE36" w15:done="0"/>
  <w15:commentEx w15:paraId="2AA008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1E15DE" w16cid:durableId="242FE0BD"/>
  <w16cid:commentId w16cid:paraId="4A2100C0" w16cid:durableId="243106AB"/>
  <w16cid:commentId w16cid:paraId="46A2817C" w16cid:durableId="242FE1B3"/>
  <w16cid:commentId w16cid:paraId="1405E10E" w16cid:durableId="24310700"/>
  <w16cid:commentId w16cid:paraId="41B10482" w16cid:durableId="24301A9A"/>
  <w16cid:commentId w16cid:paraId="3F06CD43" w16cid:durableId="242D104A"/>
  <w16cid:commentId w16cid:paraId="02FD5B9C" w16cid:durableId="24296E68"/>
  <w16cid:commentId w16cid:paraId="4CB02219" w16cid:durableId="242C169B"/>
  <w16cid:commentId w16cid:paraId="1C18FC4B" w16cid:durableId="242AD3D1"/>
  <w16cid:commentId w16cid:paraId="0593803F" w16cid:durableId="242C1F9D"/>
  <w16cid:commentId w16cid:paraId="06ABB0CE" w16cid:durableId="24301A99"/>
  <w16cid:commentId w16cid:paraId="03AA7FFE" w16cid:durableId="242D1248"/>
  <w16cid:commentId w16cid:paraId="3EFCECBE" w16cid:durableId="242ADFCF"/>
  <w16cid:commentId w16cid:paraId="08131B14" w16cid:durableId="2430123D"/>
  <w16cid:commentId w16cid:paraId="600290E0" w16cid:durableId="242BF066"/>
  <w16cid:commentId w16cid:paraId="5D7CCD92" w16cid:durableId="242D88B9"/>
  <w16cid:commentId w16cid:paraId="17E73EF8" w16cid:durableId="242BE25D"/>
  <w16cid:commentId w16cid:paraId="1D677D46" w16cid:durableId="242D90F4"/>
  <w16cid:commentId w16cid:paraId="263D9D5B" w16cid:durableId="242D910D"/>
  <w16cid:commentId w16cid:paraId="24CA6502" w16cid:durableId="242BE339"/>
  <w16cid:commentId w16cid:paraId="0391B301" w16cid:durableId="242D900E"/>
  <w16cid:commentId w16cid:paraId="4C58C776" w16cid:durableId="2426A215"/>
  <w16cid:commentId w16cid:paraId="353596F6" w16cid:durableId="24274A19"/>
  <w16cid:commentId w16cid:paraId="12DD1B02" w16cid:durableId="24274D08"/>
  <w16cid:commentId w16cid:paraId="303D82E2" w16cid:durableId="24274D2F"/>
  <w16cid:commentId w16cid:paraId="3912735B" w16cid:durableId="2428B5DB"/>
  <w16cid:commentId w16cid:paraId="20F002CC" w16cid:durableId="2426A3FC"/>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3F3BB" w14:textId="77777777" w:rsidR="007D4EF9" w:rsidRDefault="007D4EF9" w:rsidP="000C758C">
      <w:pPr>
        <w:spacing w:after="0" w:line="240" w:lineRule="auto"/>
      </w:pPr>
      <w:r>
        <w:separator/>
      </w:r>
    </w:p>
  </w:endnote>
  <w:endnote w:type="continuationSeparator" w:id="0">
    <w:p w14:paraId="3FC1406D" w14:textId="77777777" w:rsidR="007D4EF9" w:rsidRDefault="007D4EF9"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7B6EF0" w:rsidRPr="00222F70" w:rsidRDefault="007B6EF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7B6EF0" w:rsidRPr="00222F70" w:rsidRDefault="007B6EF0"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7B6EF0" w:rsidRDefault="007B6EF0"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93B38" w14:textId="77777777" w:rsidR="007D4EF9" w:rsidRDefault="007D4EF9" w:rsidP="000C758C">
      <w:pPr>
        <w:spacing w:after="0" w:line="240" w:lineRule="auto"/>
      </w:pPr>
      <w:r>
        <w:separator/>
      </w:r>
    </w:p>
  </w:footnote>
  <w:footnote w:type="continuationSeparator" w:id="0">
    <w:p w14:paraId="741063F4" w14:textId="77777777" w:rsidR="007D4EF9" w:rsidRDefault="007D4EF9"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7B6EF0" w:rsidRPr="003C7D0E" w:rsidRDefault="007B6EF0"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7B6EF0" w:rsidRPr="002A45BE" w:rsidRDefault="007B6EF0"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7B6EF0" w:rsidRDefault="007B6EF0"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7B6EF0" w:rsidRPr="00B44665" w:rsidRDefault="007B6EF0"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32B469DA"/>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12"/>
    <w:lvlOverride w:ilvl="0">
      <w:startOverride w:val="1"/>
    </w:lvlOverride>
  </w:num>
  <w:num w:numId="77">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2451"/>
    <w:rsid w:val="000041FA"/>
    <w:rsid w:val="00006C48"/>
    <w:rsid w:val="0002100D"/>
    <w:rsid w:val="000635BF"/>
    <w:rsid w:val="00077106"/>
    <w:rsid w:val="00082E42"/>
    <w:rsid w:val="00090F2C"/>
    <w:rsid w:val="000940A2"/>
    <w:rsid w:val="0009505F"/>
    <w:rsid w:val="00097778"/>
    <w:rsid w:val="000A50C4"/>
    <w:rsid w:val="000C758C"/>
    <w:rsid w:val="000D3401"/>
    <w:rsid w:val="000F2BA7"/>
    <w:rsid w:val="000F3895"/>
    <w:rsid w:val="000F6D9E"/>
    <w:rsid w:val="001005DB"/>
    <w:rsid w:val="00104CB7"/>
    <w:rsid w:val="00127496"/>
    <w:rsid w:val="001376A5"/>
    <w:rsid w:val="00171F7A"/>
    <w:rsid w:val="00176743"/>
    <w:rsid w:val="0019338E"/>
    <w:rsid w:val="0019776A"/>
    <w:rsid w:val="001B2C7B"/>
    <w:rsid w:val="001C42A0"/>
    <w:rsid w:val="001D43F8"/>
    <w:rsid w:val="001E0158"/>
    <w:rsid w:val="001E3A5A"/>
    <w:rsid w:val="001F091D"/>
    <w:rsid w:val="002032E5"/>
    <w:rsid w:val="002075DA"/>
    <w:rsid w:val="00226BF5"/>
    <w:rsid w:val="002B59D9"/>
    <w:rsid w:val="002B7514"/>
    <w:rsid w:val="002D65DD"/>
    <w:rsid w:val="002E243B"/>
    <w:rsid w:val="00300A71"/>
    <w:rsid w:val="00325957"/>
    <w:rsid w:val="00326F7A"/>
    <w:rsid w:val="0033282E"/>
    <w:rsid w:val="00334A41"/>
    <w:rsid w:val="00350CA0"/>
    <w:rsid w:val="00376F6C"/>
    <w:rsid w:val="003929DC"/>
    <w:rsid w:val="003960F6"/>
    <w:rsid w:val="003C5A86"/>
    <w:rsid w:val="003E3F84"/>
    <w:rsid w:val="003E6577"/>
    <w:rsid w:val="00401035"/>
    <w:rsid w:val="0043026E"/>
    <w:rsid w:val="0044285A"/>
    <w:rsid w:val="00442C42"/>
    <w:rsid w:val="00447739"/>
    <w:rsid w:val="004729E0"/>
    <w:rsid w:val="00485D2C"/>
    <w:rsid w:val="004A5AFE"/>
    <w:rsid w:val="004A7376"/>
    <w:rsid w:val="004B5418"/>
    <w:rsid w:val="004C1133"/>
    <w:rsid w:val="004D2331"/>
    <w:rsid w:val="004F0590"/>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464C"/>
    <w:rsid w:val="00646E29"/>
    <w:rsid w:val="00647D51"/>
    <w:rsid w:val="00664728"/>
    <w:rsid w:val="006657F7"/>
    <w:rsid w:val="006663CB"/>
    <w:rsid w:val="0067488C"/>
    <w:rsid w:val="00677E76"/>
    <w:rsid w:val="006A0793"/>
    <w:rsid w:val="006B3313"/>
    <w:rsid w:val="006B3BB7"/>
    <w:rsid w:val="006B69C5"/>
    <w:rsid w:val="006D40CB"/>
    <w:rsid w:val="00715217"/>
    <w:rsid w:val="007700A4"/>
    <w:rsid w:val="00770690"/>
    <w:rsid w:val="007B4942"/>
    <w:rsid w:val="007B5074"/>
    <w:rsid w:val="007B6EF0"/>
    <w:rsid w:val="007D0B6A"/>
    <w:rsid w:val="007D4EF9"/>
    <w:rsid w:val="007F3D20"/>
    <w:rsid w:val="008108B5"/>
    <w:rsid w:val="00814CFE"/>
    <w:rsid w:val="00831354"/>
    <w:rsid w:val="00841B37"/>
    <w:rsid w:val="00843B4D"/>
    <w:rsid w:val="00845222"/>
    <w:rsid w:val="00853416"/>
    <w:rsid w:val="00862818"/>
    <w:rsid w:val="008637E2"/>
    <w:rsid w:val="00885313"/>
    <w:rsid w:val="008A2A65"/>
    <w:rsid w:val="008D0AA5"/>
    <w:rsid w:val="008D201A"/>
    <w:rsid w:val="008E2EF1"/>
    <w:rsid w:val="008F4FD8"/>
    <w:rsid w:val="0090110E"/>
    <w:rsid w:val="0090385C"/>
    <w:rsid w:val="00941D17"/>
    <w:rsid w:val="00944627"/>
    <w:rsid w:val="00946289"/>
    <w:rsid w:val="009469C7"/>
    <w:rsid w:val="00953CDE"/>
    <w:rsid w:val="009807E9"/>
    <w:rsid w:val="00982DA5"/>
    <w:rsid w:val="009864C4"/>
    <w:rsid w:val="009C0CA6"/>
    <w:rsid w:val="009C1A4E"/>
    <w:rsid w:val="009C677F"/>
    <w:rsid w:val="009F42D6"/>
    <w:rsid w:val="00A06D51"/>
    <w:rsid w:val="00A21658"/>
    <w:rsid w:val="00A243C0"/>
    <w:rsid w:val="00A43E4E"/>
    <w:rsid w:val="00A67564"/>
    <w:rsid w:val="00A815D3"/>
    <w:rsid w:val="00AA3B7A"/>
    <w:rsid w:val="00AE6B60"/>
    <w:rsid w:val="00AF07F2"/>
    <w:rsid w:val="00AF40C2"/>
    <w:rsid w:val="00AF7110"/>
    <w:rsid w:val="00B10C1C"/>
    <w:rsid w:val="00B34AEB"/>
    <w:rsid w:val="00B37D9F"/>
    <w:rsid w:val="00B44F18"/>
    <w:rsid w:val="00B516A4"/>
    <w:rsid w:val="00B82AD6"/>
    <w:rsid w:val="00B85A0C"/>
    <w:rsid w:val="00B9245E"/>
    <w:rsid w:val="00BB23F4"/>
    <w:rsid w:val="00C03669"/>
    <w:rsid w:val="00C20E81"/>
    <w:rsid w:val="00C25FC3"/>
    <w:rsid w:val="00C4214E"/>
    <w:rsid w:val="00C43B9C"/>
    <w:rsid w:val="00C443D1"/>
    <w:rsid w:val="00C56F97"/>
    <w:rsid w:val="00C61BFC"/>
    <w:rsid w:val="00C6542A"/>
    <w:rsid w:val="00C800DF"/>
    <w:rsid w:val="00C842A9"/>
    <w:rsid w:val="00C924F2"/>
    <w:rsid w:val="00CA2D25"/>
    <w:rsid w:val="00CA4F02"/>
    <w:rsid w:val="00CF001F"/>
    <w:rsid w:val="00D01F04"/>
    <w:rsid w:val="00D160A2"/>
    <w:rsid w:val="00D340F5"/>
    <w:rsid w:val="00D37DF5"/>
    <w:rsid w:val="00D404D1"/>
    <w:rsid w:val="00D9204A"/>
    <w:rsid w:val="00DA4AAB"/>
    <w:rsid w:val="00DA5DA6"/>
    <w:rsid w:val="00DE288D"/>
    <w:rsid w:val="00DE68CE"/>
    <w:rsid w:val="00DF504D"/>
    <w:rsid w:val="00DF6A18"/>
    <w:rsid w:val="00E03096"/>
    <w:rsid w:val="00E03DE1"/>
    <w:rsid w:val="00E04857"/>
    <w:rsid w:val="00E07D7E"/>
    <w:rsid w:val="00E26FD5"/>
    <w:rsid w:val="00E3135F"/>
    <w:rsid w:val="00E33386"/>
    <w:rsid w:val="00E34C2D"/>
    <w:rsid w:val="00E5551E"/>
    <w:rsid w:val="00E567FD"/>
    <w:rsid w:val="00E85BDE"/>
    <w:rsid w:val="00E87B84"/>
    <w:rsid w:val="00E91955"/>
    <w:rsid w:val="00EA2433"/>
    <w:rsid w:val="00EB1112"/>
    <w:rsid w:val="00EC0819"/>
    <w:rsid w:val="00ED6F12"/>
    <w:rsid w:val="00EF03DA"/>
    <w:rsid w:val="00EF5635"/>
    <w:rsid w:val="00F11252"/>
    <w:rsid w:val="00F245D7"/>
    <w:rsid w:val="00F63589"/>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9"/>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825</TotalTime>
  <Pages>116</Pages>
  <Words>29914</Words>
  <Characters>170514</Characters>
  <Application>Microsoft Office Word</Application>
  <DocSecurity>0</DocSecurity>
  <Lines>1420</Lines>
  <Paragraphs>400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10</cp:revision>
  <dcterms:created xsi:type="dcterms:W3CDTF">2020-05-04T05:47:00Z</dcterms:created>
  <dcterms:modified xsi:type="dcterms:W3CDTF">2021-04-26T16:54:00Z</dcterms:modified>
</cp:coreProperties>
</file>