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ins w:id="0" w:author="Kelvin Sung" w:date="2021-05-13T14:23:00Z">
        <w:r w:rsidR="008215D0">
          <w:t>s</w:t>
        </w:r>
      </w:ins>
      <w:r>
        <w:t xml:space="preserve"> of this shortcoming in the </w:t>
      </w:r>
      <w:proofErr w:type="spellStart"/>
      <w:r w:rsidRPr="00EA5ED0">
        <w:rPr>
          <w:rStyle w:val="CodeInline"/>
        </w:rPr>
        <w:t>init</w:t>
      </w:r>
      <w:proofErr w:type="spell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548797E4"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del w:id="1" w:author="Kelvin Sung" w:date="2021-05-13T14:24:00Z">
        <w:r w:rsidDel="008215D0">
          <w:delText xml:space="preserve">abstract </w:delText>
        </w:r>
      </w:del>
      <w:ins w:id="2" w:author="Kelvin Sung" w:date="2021-05-13T14:24:00Z">
        <w:r w:rsidR="008215D0">
          <w:t xml:space="preserve">encapsulate </w:t>
        </w:r>
      </w:ins>
      <w:r>
        <w:t xml:space="preserve">and hide the specifics of initialization and behaviors. There are two main advantages to this approach. First, the </w:t>
      </w:r>
      <w:proofErr w:type="spellStart"/>
      <w:r w:rsidRPr="00EA1B6C">
        <w:rPr>
          <w:rStyle w:val="CodeInline"/>
        </w:rPr>
        <w:t>init</w:t>
      </w:r>
      <w:proofErr w:type="spell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3662E139" w:rsidR="00550743" w:rsidRDefault="00550743" w:rsidP="00550743">
      <w:pPr>
        <w:pStyle w:val="BodyTextCont"/>
      </w:pPr>
      <w:r>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lastRenderedPageBreak/>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w:t>
      </w:r>
      <w:del w:id="3" w:author="Kelvin Sung" w:date="2021-05-13T14:26:00Z">
        <w:r w:rsidDel="008215D0">
          <w:delText xml:space="preserve">relevant </w:delText>
        </w:r>
      </w:del>
      <w:r>
        <w:t xml:space="preserve">objects in the game. In general, resolving relative positions of all objects in a two-dimensional world is nontrivial. Fortunately, typical video games require the knowledge </w:t>
      </w:r>
      <w:del w:id="4" w:author="Kelvin Sung" w:date="2021-05-13T14:27:00Z">
        <w:r w:rsidDel="008215D0">
          <w:delText xml:space="preserve">only </w:delText>
        </w:r>
      </w:del>
      <w:r>
        <w:t xml:space="preserve">of </w:t>
      </w:r>
      <w:ins w:id="5" w:author="Kelvin Sung" w:date="2021-05-13T14:27:00Z">
        <w:r w:rsidR="008215D0">
          <w:t xml:space="preserve">only those </w:t>
        </w:r>
      </w:ins>
      <w:r>
        <w:t>objects that are in close proximity to each other</w:t>
      </w:r>
      <w:ins w:id="6" w:author="Matthew T. Munson" w:date="2021-05-15T14:49:00Z">
        <w:r w:rsidR="00086727">
          <w:t xml:space="preserve"> </w:t>
        </w:r>
      </w:ins>
      <w:del w:id="7" w:author="Matthew T. Munson" w:date="2021-05-15T14:49:00Z">
        <w:r w:rsidDel="00086727">
          <w:delText xml:space="preserve"> </w:delText>
        </w:r>
      </w:del>
      <w:r>
        <w:t>or</w:t>
      </w:r>
      <w:ins w:id="8" w:author="Matthew T. Munson" w:date="2021-05-15T14:49:00Z">
        <w:r w:rsidR="00086727">
          <w:t xml:space="preserve"> are</w:t>
        </w:r>
      </w:ins>
      <w:r>
        <w:t xml:space="preserve"> </w:t>
      </w:r>
      <w:del w:id="9" w:author="Kelvin Sung" w:date="2021-05-13T14:27:00Z">
        <w:r w:rsidDel="001761BC">
          <w:delText xml:space="preserve">of </w:delText>
        </w:r>
      </w:del>
      <w:del w:id="10" w:author="Kelvin Sung" w:date="2021-05-13T14:29:00Z">
        <w:r w:rsidDel="00DE358A">
          <w:delText>detecti</w:delText>
        </w:r>
      </w:del>
      <w:del w:id="11" w:author="Kelvin Sung" w:date="2021-05-13T14:27:00Z">
        <w:r w:rsidDel="001761BC">
          <w:delText>ng</w:delText>
        </w:r>
      </w:del>
      <w:del w:id="12" w:author="Kelvin Sung" w:date="2021-05-13T14:29:00Z">
        <w:r w:rsidDel="00DE358A">
          <w:delText xml:space="preserve"> objects that are </w:delText>
        </w:r>
      </w:del>
      <w:r>
        <w:t xml:space="preserve">about to collide or have collided. An efficient but somewhat crude approximation to detect collision is to compute, bound, and </w:t>
      </w:r>
      <w:ins w:id="13" w:author="Kelvin Sung" w:date="2021-05-13T14:30:00Z">
        <w:r w:rsidR="00DE358A">
          <w:t xml:space="preserve">approximate object </w:t>
        </w:r>
      </w:ins>
      <w:r>
        <w:t>colli</w:t>
      </w:r>
      <w:ins w:id="14" w:author="Kelvin Sung" w:date="2021-05-13T14:30:00Z">
        <w:r w:rsidR="00DE358A">
          <w:t>sion</w:t>
        </w:r>
      </w:ins>
      <w:ins w:id="15" w:author="Kelvin Sung" w:date="2021-05-13T14:31:00Z">
        <w:r w:rsidR="00DE358A">
          <w:t>s</w:t>
        </w:r>
      </w:ins>
      <w:ins w:id="16" w:author="Kelvin Sung" w:date="2021-05-13T14:30:00Z">
        <w:r w:rsidR="00DE358A">
          <w:t xml:space="preserve"> based on</w:t>
        </w:r>
      </w:ins>
      <w:del w:id="17" w:author="Kelvin Sung" w:date="2021-05-13T14:30:00Z">
        <w:r w:rsidDel="00DE358A">
          <w:delText>de objects with</w:delText>
        </w:r>
      </w:del>
      <w:r>
        <w:t xml:space="preserve"> </w:t>
      </w:r>
      <w:ins w:id="18" w:author="Kelvin Sung" w:date="2021-05-13T14:31:00Z">
        <w:r w:rsidR="00DE358A">
          <w:t xml:space="preserve">colliding </w:t>
        </w:r>
      </w:ins>
      <w:r>
        <w:t xml:space="preserve">bounding boxes. In the simplest cases, bounding boxes are rectangular boxes with edges that are aligned with the x/y-axes. </w:t>
      </w:r>
      <w:ins w:id="19" w:author="Kelvin Sung" w:date="2021-05-13T14:31:00Z">
        <w:r w:rsidR="00B63889">
          <w:t>These are referred to as</w:t>
        </w:r>
      </w:ins>
      <w:ins w:id="20" w:author="Kelvin Sung" w:date="2021-05-13T14:32:00Z">
        <w:r w:rsidR="00B63889">
          <w:t xml:space="preserve"> Axis-Aligned Bounding Boxes, or AABB. </w:t>
        </w:r>
      </w:ins>
      <w:r>
        <w:t xml:space="preserve">Because of the axes alignments, it is computationally efficient to detect when two </w:t>
      </w:r>
      <w:del w:id="21" w:author="Kelvin Sung" w:date="2021-05-13T14:33:00Z">
        <w:r w:rsidDel="00B63889">
          <w:delText>bounding boxes</w:delText>
        </w:r>
      </w:del>
      <w:ins w:id="22" w:author="Kelvin Sung" w:date="2021-05-13T14:33:00Z">
        <w:r w:rsidR="00B63889">
          <w:t>AABBs</w:t>
        </w:r>
      </w:ins>
      <w:r>
        <w:t xml:space="preserve"> overlap or when collision is about to occur. Most 2D game engines detect the actual collision between two textured objects by comparing the location of pixels from both objects and detecting the situation when at least one of the</w:t>
      </w:r>
      <w:ins w:id="23" w:author="Kelvin Sung" w:date="2021-05-13T14:33:00Z">
        <w:r w:rsidR="00B63889">
          <w:t xml:space="preserve"> non-transparent</w:t>
        </w:r>
      </w:ins>
      <w:r>
        <w:t xml:space="preserve"> pixels overlap</w:t>
      </w:r>
      <w:del w:id="24" w:author="Matthew T. Munson" w:date="2021-05-15T14:51:00Z">
        <w:r w:rsidDel="00086727">
          <w:delText>s</w:delText>
        </w:r>
      </w:del>
      <w:r>
        <w:t xml:space="preserve">.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0B671F91"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r w:rsidRPr="0021794A">
        <w:rPr>
          <w:rStyle w:val="CodeInline"/>
        </w:rPr>
        <w:t>init</w:t>
      </w:r>
      <w:proofErr w:type="spell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proofErr w:type="spellStart"/>
      <w:r>
        <w:t>unclustered</w:t>
      </w:r>
      <w:proofErr w:type="spellEnd"/>
      <w:r>
        <w:t xml:space="preserve"> </w:t>
      </w:r>
      <w:proofErr w:type="spellStart"/>
      <w:r w:rsidRPr="000D5E2E">
        <w:rPr>
          <w:rStyle w:val="CodeInline"/>
        </w:rPr>
        <w:t>init</w:t>
      </w:r>
      <w:proofErr w:type="spell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commentRangeStart w:id="25"/>
      <w:commentRangeStart w:id="26"/>
      <w:r>
        <w:t>The Game Objects Project</w:t>
      </w:r>
      <w:commentRangeEnd w:id="25"/>
      <w:r w:rsidR="00ED3A08">
        <w:rPr>
          <w:rStyle w:val="CommentReference"/>
          <w:rFonts w:asciiTheme="minorHAnsi" w:hAnsiTheme="minorHAnsi"/>
          <w:b w:val="0"/>
        </w:rPr>
        <w:commentReference w:id="25"/>
      </w:r>
      <w:commentRangeEnd w:id="26"/>
      <w:r w:rsidR="004973E1">
        <w:rPr>
          <w:rStyle w:val="CommentReference"/>
          <w:rFonts w:asciiTheme="minorHAnsi" w:hAnsiTheme="minorHAnsi"/>
          <w:b w:val="0"/>
        </w:rPr>
        <w:commentReference w:id="26"/>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lastRenderedPageBreak/>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6A15850F" w14:textId="0B4A3ECC" w:rsidR="00550743" w:rsidRPr="00550743" w:rsidDel="004E03CD" w:rsidRDefault="00550743" w:rsidP="00550743">
      <w:pPr>
        <w:pStyle w:val="Bullet"/>
        <w:rPr>
          <w:del w:id="27" w:author="Matthew T. Munson" w:date="2021-05-06T12:58:00Z"/>
        </w:rPr>
      </w:pPr>
      <w:del w:id="28" w:author="Matthew T. Munson" w:date="2021-05-06T12:58:00Z">
        <w:r w:rsidRPr="00550743" w:rsidDel="004E03CD">
          <w:delText xml:space="preserve">To improve the engine drawing infrastructure to receive the </w:delText>
        </w:r>
        <w:r w:rsidRPr="00550743" w:rsidDel="004E03CD">
          <w:rPr>
            <w:rStyle w:val="CodeInline"/>
            <w:rFonts w:ascii="Utopia" w:hAnsi="Utopia"/>
            <w:bdr w:val="none" w:sz="0" w:space="0" w:color="auto"/>
          </w:rPr>
          <w:delText>Camera</w:delText>
        </w:r>
        <w:r w:rsidRPr="00550743" w:rsidDel="004E03CD">
          <w:delText xml:space="preserve"> object instead of just the </w:delText>
        </w:r>
        <w:r w:rsidR="00CA2BAE" w:rsidDel="004E03CD">
          <w:delText>vi</w:delText>
        </w:r>
        <w:r w:rsidRPr="00550743" w:rsidDel="004E03CD">
          <w:delText>ew-</w:delText>
        </w:r>
        <w:r w:rsidR="00CA2BAE" w:rsidDel="004E03CD">
          <w:delText>p</w:delText>
        </w:r>
        <w:r w:rsidRPr="00550743" w:rsidDel="004E03CD">
          <w:delText xml:space="preserve">rojection matrix of a camera. Although this goal is minimally related to game object behaviors, this is a necessary step to include in order to support the growing game engine sophistication. </w:delText>
        </w:r>
      </w:del>
    </w:p>
    <w:p w14:paraId="569E894F" w14:textId="77777777" w:rsidR="00550743" w:rsidRPr="00550743" w:rsidRDefault="00550743" w:rsidP="00550743">
      <w:pPr>
        <w:pStyle w:val="Bullet"/>
      </w:pPr>
      <w:r w:rsidRPr="00550743">
        <w:t xml:space="preserve">To begin defining the </w:t>
      </w:r>
      <w:proofErr w:type="spellStart"/>
      <w:r w:rsidRPr="00405250">
        <w:rPr>
          <w:rStyle w:val="CodeInline"/>
          <w:rPrChange w:id="29" w:author="Kelvin Sung" w:date="2021-05-13T14:40:00Z">
            <w:rPr>
              <w:rStyle w:val="CodeInline"/>
              <w:rFonts w:ascii="Utopia" w:hAnsi="Utopia"/>
              <w:bdr w:val="none" w:sz="0" w:space="0" w:color="auto"/>
            </w:rPr>
          </w:rPrChange>
        </w:rPr>
        <w:t>GameObject</w:t>
      </w:r>
      <w:proofErr w:type="spellEnd"/>
      <w:r w:rsidRPr="00550743">
        <w:t xml:space="preserve"> class to encapsulate object behaviors in games.</w:t>
      </w:r>
    </w:p>
    <w:p w14:paraId="1B067504" w14:textId="7B920B4D" w:rsidR="00550743" w:rsidRDefault="00550743" w:rsidP="00550743">
      <w:pPr>
        <w:pStyle w:val="Bullet"/>
        <w:rPr>
          <w:ins w:id="30" w:author="Kelvin Sung" w:date="2021-05-13T14:39:00Z"/>
        </w:rPr>
      </w:pPr>
      <w:r w:rsidRPr="00550743">
        <w:t xml:space="preserve">To demonstrate the creation of subclasses to the </w:t>
      </w:r>
      <w:proofErr w:type="spellStart"/>
      <w:r w:rsidRPr="00405250">
        <w:rPr>
          <w:rStyle w:val="CodeInline"/>
          <w:rPrChange w:id="31" w:author="Kelvin Sung" w:date="2021-05-13T14:40:00Z">
            <w:rPr>
              <w:rStyle w:val="CodeInline"/>
              <w:rFonts w:ascii="Utopia" w:hAnsi="Utopia"/>
              <w:bdr w:val="none" w:sz="0" w:space="0" w:color="auto"/>
            </w:rPr>
          </w:rPrChang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405250">
        <w:rPr>
          <w:rStyle w:val="CodeInline"/>
          <w:rPrChange w:id="32" w:author="Kelvin Sung" w:date="2021-05-13T14:40:00Z">
            <w:rPr>
              <w:rStyle w:val="CodeInline"/>
              <w:rFonts w:ascii="Utopia" w:hAnsi="Utopia"/>
              <w:bdr w:val="none" w:sz="0" w:space="0" w:color="auto"/>
            </w:rPr>
          </w:rPrChange>
        </w:rPr>
        <w:t>MyGame</w:t>
      </w:r>
      <w:proofErr w:type="spellEnd"/>
      <w:r w:rsidRPr="00550743">
        <w:t xml:space="preserve"> level </w:t>
      </w:r>
      <w:r w:rsidRPr="00405250">
        <w:rPr>
          <w:rStyle w:val="CodeInline"/>
          <w:rPrChange w:id="33" w:author="Kelvin Sung" w:date="2021-05-13T14:40:00Z">
            <w:rPr>
              <w:rStyle w:val="CodeInline"/>
              <w:rFonts w:ascii="Utopia" w:hAnsi="Utopia"/>
              <w:bdr w:val="none" w:sz="0" w:space="0" w:color="auto"/>
            </w:rPr>
          </w:rPrChange>
        </w:rPr>
        <w:t>update()</w:t>
      </w:r>
      <w:r w:rsidRPr="00550743">
        <w:t xml:space="preserve"> function.</w:t>
      </w:r>
    </w:p>
    <w:p w14:paraId="2CC89072" w14:textId="0D944672" w:rsidR="0006754A" w:rsidRPr="00550743" w:rsidRDefault="0006754A" w:rsidP="00550743">
      <w:pPr>
        <w:pStyle w:val="Bullet"/>
      </w:pPr>
      <w:ins w:id="34" w:author="Kelvin Sung" w:date="2021-05-13T14:39:00Z">
        <w:r>
          <w:t xml:space="preserve">To introduce the </w:t>
        </w:r>
      </w:ins>
      <w:proofErr w:type="spellStart"/>
      <w:ins w:id="35" w:author="Kelvin Sung" w:date="2021-05-13T14:40:00Z">
        <w:r w:rsidR="00405250" w:rsidRPr="00405250">
          <w:rPr>
            <w:rStyle w:val="CodeInline"/>
            <w:rPrChange w:id="36" w:author="Kelvin Sung" w:date="2021-05-13T14:40:00Z">
              <w:rPr/>
            </w:rPrChange>
          </w:rPr>
          <w:t>GameObjectSet</w:t>
        </w:r>
        <w:proofErr w:type="spellEnd"/>
        <w:r w:rsidR="00405250">
          <w:t xml:space="preserve"> class demonstrating </w:t>
        </w:r>
      </w:ins>
      <w:ins w:id="37" w:author="Kelvin Sung" w:date="2021-05-13T14:39:00Z">
        <w:r>
          <w:t>support for a set of homogenous objects with identical interface (methods).</w:t>
        </w:r>
      </w:ins>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w:t>
      </w:r>
      <w:r>
        <w:lastRenderedPageBreak/>
        <w:t>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01BEE6C8" w14:textId="06DA0E23" w:rsidR="00550743" w:rsidDel="004E03CD" w:rsidRDefault="00550743" w:rsidP="00550743">
      <w:pPr>
        <w:pStyle w:val="Heading3"/>
        <w:rPr>
          <w:del w:id="38" w:author="Matthew T. Munson" w:date="2021-05-06T12:57:00Z"/>
        </w:rPr>
      </w:pPr>
      <w:del w:id="39" w:author="Matthew T. Munson" w:date="2021-05-06T12:57:00Z">
        <w:r w:rsidDel="004E03CD">
          <w:delText>Modify Renderable and Shader Objects</w:delText>
        </w:r>
        <w:r w:rsidDel="004E03CD">
          <w:fldChar w:fldCharType="begin"/>
        </w:r>
        <w:r w:rsidDel="004E03CD">
          <w:delInstrText xml:space="preserve"> XE "</w:delInstrText>
        </w:r>
        <w:r w:rsidRPr="00537262" w:rsidDel="004E03CD">
          <w:delInstrText>Game Objects Project:renderable and shader objects modification</w:delInstrText>
        </w:r>
        <w:r w:rsidDel="004E03CD">
          <w:delInstrText xml:space="preserve">" </w:delInstrText>
        </w:r>
        <w:r w:rsidDel="004E03CD">
          <w:fldChar w:fldCharType="end"/>
        </w:r>
        <w:r w:rsidDel="004E03CD">
          <w:delText xml:space="preserve"> to Draw with a Camera</w:delText>
        </w:r>
      </w:del>
    </w:p>
    <w:p w14:paraId="13A8496C" w14:textId="67E70FD1" w:rsidR="00550743" w:rsidRPr="00C9122A" w:rsidDel="004E03CD" w:rsidRDefault="00550743" w:rsidP="00550743">
      <w:pPr>
        <w:pStyle w:val="BodyTextFirst"/>
        <w:rPr>
          <w:del w:id="40" w:author="Matthew T. Munson" w:date="2021-05-06T12:57:00Z"/>
        </w:rPr>
      </w:pPr>
      <w:del w:id="41" w:author="Matthew T. Munson" w:date="2021-05-06T12:57:00Z">
        <w:r w:rsidDel="004E03CD">
          <w:delText xml:space="preserve">As the game engine improves to a higher level of abstraction, it is important to upgrade its drawing capability from receiving and working with a simple View-Projection transformation to a </w:delText>
        </w:r>
        <w:r w:rsidRPr="007379C6" w:rsidDel="004E03CD">
          <w:rPr>
            <w:rStyle w:val="CodeInline"/>
          </w:rPr>
          <w:delText>Camera</w:delText>
        </w:r>
        <w:r w:rsidDel="004E03CD">
          <w:delText xml:space="preserve"> object. This change prepares the engine to support the more sophisticated shaders to be covered in later chapters. This change involves all the </w:delText>
        </w:r>
        <w:r w:rsidRPr="000B6362" w:rsidDel="004E03CD">
          <w:rPr>
            <w:rStyle w:val="CodeInline"/>
          </w:rPr>
          <w:delText>Shader</w:delText>
        </w:r>
        <w:r w:rsidDel="004E03CD">
          <w:delText xml:space="preserve"> and </w:delText>
        </w:r>
        <w:r w:rsidRPr="000B6362" w:rsidDel="004E03CD">
          <w:rPr>
            <w:rStyle w:val="CodeInline"/>
          </w:rPr>
          <w:delText>Renderable</w:delText>
        </w:r>
        <w:r w:rsidDel="004E03CD">
          <w:delText xml:space="preserve"> objects. Though many files are involved, the actual changes are mundane; they consist of a simple replacement of the matrix with a camera. For this reason, only changes to the base objects, </w:delText>
        </w:r>
        <w:r w:rsidRPr="000B6362" w:rsidDel="004E03CD">
          <w:rPr>
            <w:rStyle w:val="CodeInline"/>
          </w:rPr>
          <w:delText>Renderable</w:delText>
        </w:r>
        <w:r w:rsidDel="004E03CD">
          <w:delText xml:space="preserve"> and </w:delText>
        </w:r>
        <w:r w:rsidRPr="000B6362" w:rsidDel="004E03CD">
          <w:rPr>
            <w:rStyle w:val="CodeInline"/>
          </w:rPr>
          <w:delText>SimpleShader</w:delText>
        </w:r>
        <w:r w:rsidDel="004E03CD">
          <w:delText xml:space="preserve">, are shown here. You can refer to the source code files of </w:delText>
        </w:r>
        <w:r w:rsidRPr="00F16D91" w:rsidDel="004E03CD">
          <w:rPr>
            <w:rStyle w:val="CodeInline"/>
          </w:rPr>
          <w:delText>TextureShader</w:delText>
        </w:r>
        <w:r w:rsidDel="004E03CD">
          <w:delText xml:space="preserve">, </w:delText>
        </w:r>
        <w:r w:rsidRPr="00F16D91" w:rsidDel="004E03CD">
          <w:rPr>
            <w:rStyle w:val="CodeInline"/>
          </w:rPr>
          <w:delText>SpriteShader</w:delText>
        </w:r>
        <w:r w:rsidDel="004E03CD">
          <w:delText xml:space="preserve">, </w:delText>
        </w:r>
        <w:r w:rsidRPr="00F16D91" w:rsidDel="004E03CD">
          <w:rPr>
            <w:rStyle w:val="CodeInline"/>
          </w:rPr>
          <w:delText>TextureRenderable</w:delText>
        </w:r>
        <w:r w:rsidDel="004E03CD">
          <w:delText xml:space="preserve">, </w:delText>
        </w:r>
        <w:r w:rsidRPr="00F16D91" w:rsidDel="004E03CD">
          <w:rPr>
            <w:rStyle w:val="CodeInline"/>
          </w:rPr>
          <w:delText>SpriteRenderable</w:delText>
        </w:r>
        <w:r w:rsidDel="004E03CD">
          <w:delText xml:space="preserve">, </w:delText>
        </w:r>
        <w:r w:rsidRPr="00F16D91" w:rsidDel="004E03CD">
          <w:rPr>
            <w:rStyle w:val="CodeInline"/>
          </w:rPr>
          <w:delText>SpriteAnimateRenderable</w:delText>
        </w:r>
        <w:r w:rsidDel="004E03CD">
          <w:delText xml:space="preserve">, and </w:delText>
        </w:r>
        <w:r w:rsidDel="004E03CD">
          <w:rPr>
            <w:rStyle w:val="CodeInline"/>
          </w:rPr>
          <w:delText>F</w:delText>
        </w:r>
        <w:r w:rsidRPr="00F16D91" w:rsidDel="004E03CD">
          <w:rPr>
            <w:rStyle w:val="CodeInline"/>
          </w:rPr>
          <w:delText>ontRenderable</w:delText>
        </w:r>
        <w:r w:rsidDel="004E03CD">
          <w:delText xml:space="preserve"> for details.</w:delText>
        </w:r>
      </w:del>
    </w:p>
    <w:p w14:paraId="3A1561A5" w14:textId="6EF57C57" w:rsidR="00550743" w:rsidDel="004E03CD" w:rsidRDefault="00550743" w:rsidP="00E60016">
      <w:pPr>
        <w:pStyle w:val="NumList"/>
        <w:numPr>
          <w:ilvl w:val="0"/>
          <w:numId w:val="8"/>
        </w:numPr>
        <w:rPr>
          <w:del w:id="42" w:author="Matthew T. Munson" w:date="2021-05-06T12:57:00Z"/>
        </w:rPr>
      </w:pPr>
      <w:del w:id="43" w:author="Matthew T. Munson" w:date="2021-05-06T12:57:00Z">
        <w:r w:rsidRPr="00550743" w:rsidDel="004E03CD">
          <w:delText>Modify</w:delText>
        </w:r>
        <w:r w:rsidRPr="006647F1" w:rsidDel="004E03CD">
          <w:delText xml:space="preserve"> the </w:delText>
        </w:r>
        <w:r w:rsidRPr="006647F1" w:rsidDel="004E03CD">
          <w:rPr>
            <w:rStyle w:val="CodeInline"/>
          </w:rPr>
          <w:delText>Renderable</w:delText>
        </w:r>
        <w:r w:rsidRPr="006647F1" w:rsidDel="004E03CD">
          <w:delText xml:space="preserve"> object</w:delText>
        </w:r>
        <w:r w:rsidDel="004E03CD">
          <w:delText>’</w:delText>
        </w:r>
        <w:r w:rsidRPr="006647F1" w:rsidDel="004E03CD">
          <w:delText xml:space="preserve">s </w:delText>
        </w:r>
        <w:r w:rsidRPr="006647F1" w:rsidDel="004E03CD">
          <w:rPr>
            <w:rStyle w:val="CodeInline"/>
          </w:rPr>
          <w:delText>draw</w:delText>
        </w:r>
        <w:r w:rsidDel="004E03CD">
          <w:rPr>
            <w:rStyle w:val="CodeInline"/>
          </w:rPr>
          <w:delText>()</w:delText>
        </w:r>
        <w:r w:rsidDel="004E03CD">
          <w:delText xml:space="preserve"> function to replace the </w:delText>
        </w:r>
        <w:r w:rsidRPr="00C74D5F" w:rsidDel="004E03CD">
          <w:rPr>
            <w:rStyle w:val="CodeInline"/>
          </w:rPr>
          <w:delText>vpMatrix</w:delText>
        </w:r>
        <w:r w:rsidDel="004E03CD">
          <w:delText xml:space="preserve"> parameter with </w:delText>
        </w:r>
        <w:r w:rsidRPr="00C74D5F" w:rsidDel="004E03CD">
          <w:rPr>
            <w:rStyle w:val="CodeInline"/>
          </w:rPr>
          <w:delText>aCamera</w:delText>
        </w:r>
        <w:r w:rsidDel="004E03CD">
          <w:delText xml:space="preserve"> and forward this camera to the shader.</w:delText>
        </w:r>
      </w:del>
    </w:p>
    <w:p w14:paraId="614FC444" w14:textId="0583BA0D" w:rsidR="00550743" w:rsidRPr="00FC3A22" w:rsidDel="004E03CD" w:rsidRDefault="00550743" w:rsidP="00550743">
      <w:pPr>
        <w:pStyle w:val="Code"/>
        <w:rPr>
          <w:del w:id="44" w:author="Matthew T. Munson" w:date="2021-05-06T12:57:00Z"/>
        </w:rPr>
      </w:pPr>
      <w:del w:id="45" w:author="Matthew T. Munson" w:date="2021-05-06T12:57:00Z">
        <w:r w:rsidRPr="00FC3A22" w:rsidDel="004E03CD">
          <w:delText>Renderable.prototype.draw = function (</w:delText>
        </w:r>
        <w:r w:rsidRPr="00FC3A22" w:rsidDel="004E03CD">
          <w:rPr>
            <w:rStyle w:val="CodeBold"/>
          </w:rPr>
          <w:delText>aCamera</w:delText>
        </w:r>
        <w:r w:rsidRPr="00FC3A22" w:rsidDel="004E03CD">
          <w:delText>) {</w:delText>
        </w:r>
      </w:del>
    </w:p>
    <w:p w14:paraId="4C294FED" w14:textId="75DB38EE" w:rsidR="00550743" w:rsidRPr="00FC3A22" w:rsidDel="004E03CD" w:rsidRDefault="00550743" w:rsidP="00550743">
      <w:pPr>
        <w:pStyle w:val="Code"/>
        <w:rPr>
          <w:del w:id="46" w:author="Matthew T. Munson" w:date="2021-05-06T12:57:00Z"/>
        </w:rPr>
      </w:pPr>
      <w:del w:id="47" w:author="Matthew T. Munson" w:date="2021-05-06T12:57:00Z">
        <w:r w:rsidRPr="00FC3A22" w:rsidDel="004E03CD">
          <w:delText xml:space="preserve">    var gl = gEngine.Core.getGL();</w:delText>
        </w:r>
      </w:del>
    </w:p>
    <w:p w14:paraId="67EC0E2A" w14:textId="2C0872A3" w:rsidR="00550743" w:rsidRPr="00FC3A22" w:rsidDel="004E03CD" w:rsidRDefault="00550743" w:rsidP="00550743">
      <w:pPr>
        <w:pStyle w:val="Code"/>
        <w:rPr>
          <w:del w:id="48" w:author="Matthew T. Munson" w:date="2021-05-06T12:57:00Z"/>
        </w:rPr>
      </w:pPr>
      <w:del w:id="49" w:author="Matthew T. Munson" w:date="2021-05-06T12:57:00Z">
        <w:r w:rsidRPr="00FC3A22" w:rsidDel="004E03CD">
          <w:delText xml:space="preserve">    this.mShader.activateShader(this.mColor, </w:delText>
        </w:r>
        <w:r w:rsidRPr="00FC3A22" w:rsidDel="004E03CD">
          <w:rPr>
            <w:rStyle w:val="CodeBold"/>
          </w:rPr>
          <w:delText>aCamera</w:delText>
        </w:r>
        <w:r w:rsidRPr="00FC3A22" w:rsidDel="004E03CD">
          <w:delText xml:space="preserve">);  </w:delText>
        </w:r>
      </w:del>
    </w:p>
    <w:p w14:paraId="65E83DA4" w14:textId="5D2E74E9" w:rsidR="00550743" w:rsidRPr="00FC3A22" w:rsidDel="004E03CD" w:rsidRDefault="00550743" w:rsidP="00550743">
      <w:pPr>
        <w:pStyle w:val="Code"/>
        <w:rPr>
          <w:del w:id="50" w:author="Matthew T. Munson" w:date="2021-05-06T12:57:00Z"/>
        </w:rPr>
      </w:pPr>
      <w:del w:id="51" w:author="Matthew T. Munson" w:date="2021-05-06T12:57:00Z">
        <w:r w:rsidRPr="00FC3A22" w:rsidDel="004E03CD">
          <w:delText xml:space="preserve">    this.mShader.loadObjectTransform(this.mXform.getXform());</w:delText>
        </w:r>
      </w:del>
    </w:p>
    <w:p w14:paraId="1991BB5C" w14:textId="0775FF40" w:rsidR="00550743" w:rsidRPr="00FC3A22" w:rsidDel="004E03CD" w:rsidRDefault="00550743" w:rsidP="00550743">
      <w:pPr>
        <w:pStyle w:val="Code"/>
        <w:rPr>
          <w:del w:id="52" w:author="Matthew T. Munson" w:date="2021-05-06T12:57:00Z"/>
        </w:rPr>
      </w:pPr>
      <w:del w:id="53" w:author="Matthew T. Munson" w:date="2021-05-06T12:57:00Z">
        <w:r w:rsidRPr="00FC3A22" w:rsidDel="004E03CD">
          <w:delText xml:space="preserve">    gl.drawArrays(gl.TRIANGLE_STRIP, 0, 4);</w:delText>
        </w:r>
      </w:del>
    </w:p>
    <w:p w14:paraId="06CD78CA" w14:textId="40C4E1DD" w:rsidR="00550743" w:rsidDel="004E03CD" w:rsidRDefault="00550743" w:rsidP="00550743">
      <w:pPr>
        <w:pStyle w:val="Code"/>
        <w:rPr>
          <w:del w:id="54" w:author="Matthew T. Munson" w:date="2021-05-06T12:57:00Z"/>
        </w:rPr>
      </w:pPr>
      <w:del w:id="55" w:author="Matthew T. Munson" w:date="2021-05-06T12:57:00Z">
        <w:r w:rsidDel="004E03CD">
          <w:delText>}</w:delText>
        </w:r>
        <w:r w:rsidRPr="00BB0F44" w:rsidDel="004E03CD">
          <w:delText>;</w:delText>
        </w:r>
      </w:del>
    </w:p>
    <w:p w14:paraId="139F91FC" w14:textId="41DA945F" w:rsidR="00550743" w:rsidDel="004E03CD" w:rsidRDefault="00550743" w:rsidP="00E60016">
      <w:pPr>
        <w:pStyle w:val="NumList"/>
        <w:numPr>
          <w:ilvl w:val="0"/>
          <w:numId w:val="8"/>
        </w:numPr>
        <w:rPr>
          <w:del w:id="56" w:author="Matthew T. Munson" w:date="2021-05-06T12:57:00Z"/>
        </w:rPr>
      </w:pPr>
      <w:del w:id="57" w:author="Matthew T. Munson" w:date="2021-05-06T12:57:00Z">
        <w:r w:rsidRPr="00550743" w:rsidDel="004E03CD">
          <w:delText>Modify</w:delText>
        </w:r>
        <w:r w:rsidRPr="006647F1" w:rsidDel="004E03CD">
          <w:delText xml:space="preserve"> the </w:delText>
        </w:r>
        <w:r w:rsidRPr="006647F1" w:rsidDel="004E03CD">
          <w:rPr>
            <w:rStyle w:val="CodeInline"/>
          </w:rPr>
          <w:delText>SimpleShader</w:delText>
        </w:r>
        <w:r w:rsidDel="004E03CD">
          <w:delText xml:space="preserve"> </w:delText>
        </w:r>
        <w:r w:rsidRPr="006647F1" w:rsidDel="004E03CD">
          <w:delText>object</w:delText>
        </w:r>
        <w:r w:rsidDel="004E03CD">
          <w:delText>’</w:delText>
        </w:r>
        <w:r w:rsidRPr="006647F1" w:rsidDel="004E03CD">
          <w:delText xml:space="preserve">s </w:delText>
        </w:r>
        <w:r w:rsidDel="004E03CD">
          <w:rPr>
            <w:rStyle w:val="CodeInline"/>
          </w:rPr>
          <w:delText>activateShader()</w:delText>
        </w:r>
        <w:r w:rsidRPr="006647F1" w:rsidDel="004E03CD">
          <w:delText xml:space="preserve"> functi</w:delText>
        </w:r>
        <w:r w:rsidDel="004E03CD">
          <w:delText>on to work with a camera.</w:delText>
        </w:r>
      </w:del>
    </w:p>
    <w:p w14:paraId="6BB037A7" w14:textId="47D8D568" w:rsidR="00550743" w:rsidRPr="00FC3A22" w:rsidDel="004E03CD" w:rsidRDefault="00550743" w:rsidP="00550743">
      <w:pPr>
        <w:pStyle w:val="Code"/>
        <w:rPr>
          <w:del w:id="58" w:author="Matthew T. Munson" w:date="2021-05-06T12:57:00Z"/>
        </w:rPr>
      </w:pPr>
      <w:del w:id="59" w:author="Matthew T. Munson" w:date="2021-05-06T12:57:00Z">
        <w:r w:rsidRPr="00FC3A22" w:rsidDel="004E03CD">
          <w:delText xml:space="preserve">SimpleShader.prototype.activateShader = function (pixelColor, </w:delText>
        </w:r>
        <w:r w:rsidRPr="00FC3A22" w:rsidDel="004E03CD">
          <w:rPr>
            <w:rStyle w:val="CodeBold"/>
          </w:rPr>
          <w:delText>aCamera</w:delText>
        </w:r>
        <w:r w:rsidRPr="00FC3A22" w:rsidDel="004E03CD">
          <w:delText>) {</w:delText>
        </w:r>
      </w:del>
    </w:p>
    <w:p w14:paraId="6253E9F7" w14:textId="14BB6939" w:rsidR="00550743" w:rsidRPr="00FC3A22" w:rsidDel="004E03CD" w:rsidRDefault="00550743" w:rsidP="00550743">
      <w:pPr>
        <w:pStyle w:val="Code"/>
        <w:rPr>
          <w:del w:id="60" w:author="Matthew T. Munson" w:date="2021-05-06T12:57:00Z"/>
        </w:rPr>
      </w:pPr>
      <w:del w:id="61" w:author="Matthew T. Munson" w:date="2021-05-06T12:57:00Z">
        <w:r w:rsidRPr="00FC3A22" w:rsidDel="004E03CD">
          <w:delText xml:space="preserve">    var gl = gEngine.Core.getGL();</w:delText>
        </w:r>
      </w:del>
    </w:p>
    <w:p w14:paraId="4843A2F0" w14:textId="6EDCE21F" w:rsidR="00550743" w:rsidRPr="00FC3A22" w:rsidDel="004E03CD" w:rsidRDefault="00550743" w:rsidP="00550743">
      <w:pPr>
        <w:pStyle w:val="Code"/>
        <w:rPr>
          <w:del w:id="62" w:author="Matthew T. Munson" w:date="2021-05-06T12:57:00Z"/>
        </w:rPr>
      </w:pPr>
      <w:del w:id="63" w:author="Matthew T. Munson" w:date="2021-05-06T12:57:00Z">
        <w:r w:rsidRPr="00FC3A22" w:rsidDel="004E03CD">
          <w:delText xml:space="preserve">    gl.useProgram(this.mCompiledShader);</w:delText>
        </w:r>
      </w:del>
    </w:p>
    <w:p w14:paraId="65CEB4D7" w14:textId="16627481" w:rsidR="00550743" w:rsidRPr="00FC3A22" w:rsidDel="004E03CD" w:rsidRDefault="00550743" w:rsidP="00550743">
      <w:pPr>
        <w:pStyle w:val="Code"/>
        <w:rPr>
          <w:del w:id="64" w:author="Matthew T. Munson" w:date="2021-05-06T12:57:00Z"/>
        </w:rPr>
      </w:pPr>
      <w:del w:id="65" w:author="Matthew T. Munson" w:date="2021-05-06T12:57:00Z">
        <w:r w:rsidRPr="00FC3A22" w:rsidDel="004E03CD">
          <w:delText xml:space="preserve">    gl.uniformMatrix4fv(this.mViewProjTransform, false, </w:delText>
        </w:r>
        <w:r w:rsidRPr="00FC3A22" w:rsidDel="004E03CD">
          <w:rPr>
            <w:rStyle w:val="CodeBold"/>
          </w:rPr>
          <w:delText>aCamera.getVPMatrix</w:delText>
        </w:r>
        <w:r w:rsidRPr="00FC3A22" w:rsidDel="004E03CD">
          <w:delText>());</w:delText>
        </w:r>
      </w:del>
    </w:p>
    <w:p w14:paraId="45FC8C46" w14:textId="0A27E5E1" w:rsidR="00550743" w:rsidRPr="00FC3A22" w:rsidDel="004E03CD" w:rsidRDefault="00550743" w:rsidP="00550743">
      <w:pPr>
        <w:pStyle w:val="Code"/>
        <w:rPr>
          <w:del w:id="66" w:author="Matthew T. Munson" w:date="2021-05-06T12:57:00Z"/>
        </w:rPr>
      </w:pPr>
      <w:del w:id="67" w:author="Matthew T. Munson" w:date="2021-05-06T12:57:00Z">
        <w:r w:rsidRPr="00FC3A22" w:rsidDel="004E03CD">
          <w:delText xml:space="preserve">    gl.enableVertexAttribArray(this.mShaderVertexPositionAttribute);</w:delText>
        </w:r>
      </w:del>
    </w:p>
    <w:p w14:paraId="049E300D" w14:textId="26F2BEC2" w:rsidR="00550743" w:rsidRPr="00FC3A22" w:rsidDel="004E03CD" w:rsidRDefault="00550743" w:rsidP="00550743">
      <w:pPr>
        <w:pStyle w:val="Code"/>
        <w:rPr>
          <w:del w:id="68" w:author="Matthew T. Munson" w:date="2021-05-06T12:57:00Z"/>
        </w:rPr>
      </w:pPr>
      <w:del w:id="69" w:author="Matthew T. Munson" w:date="2021-05-06T12:57:00Z">
        <w:r w:rsidRPr="00FC3A22" w:rsidDel="004E03CD">
          <w:delText xml:space="preserve">    gl.uniform4fv(this.mPixelColor, pixelColor);</w:delText>
        </w:r>
      </w:del>
    </w:p>
    <w:p w14:paraId="43A6154D" w14:textId="3CBABBCF" w:rsidR="00550743" w:rsidDel="004E03CD" w:rsidRDefault="00550743" w:rsidP="00550743">
      <w:pPr>
        <w:pStyle w:val="Code"/>
        <w:rPr>
          <w:del w:id="70" w:author="Matthew T. Munson" w:date="2021-05-06T12:57:00Z"/>
        </w:rPr>
      </w:pPr>
      <w:del w:id="71" w:author="Matthew T. Munson" w:date="2021-05-06T12:57:00Z">
        <w:r w:rsidRPr="00FC3A22" w:rsidDel="004E03CD">
          <w:delText>};</w:delText>
        </w:r>
      </w:del>
    </w:p>
    <w:p w14:paraId="558BF5C0" w14:textId="1ACB359C" w:rsidR="00550743" w:rsidDel="004E03CD" w:rsidRDefault="00550743" w:rsidP="00550743">
      <w:pPr>
        <w:pStyle w:val="BodyTextCont"/>
        <w:rPr>
          <w:del w:id="72" w:author="Matthew T. Munson" w:date="2021-05-06T12:57:00Z"/>
        </w:rPr>
      </w:pPr>
      <w:del w:id="73" w:author="Matthew T. Munson" w:date="2021-05-06T12:57:00Z">
        <w:r w:rsidDel="004E03CD">
          <w:delText xml:space="preserve">Notice that these changes are trivial replacements of the parameter. Please refer to the source code files for all similar changes to all the objects derived from the </w:delText>
        </w:r>
        <w:r w:rsidRPr="00975EDD" w:rsidDel="004E03CD">
          <w:rPr>
            <w:rStyle w:val="CodeInline"/>
          </w:rPr>
          <w:delText>Renderable</w:delText>
        </w:r>
        <w:r w:rsidDel="004E03CD">
          <w:delText xml:space="preserve"> and </w:delText>
        </w:r>
        <w:r w:rsidRPr="00975EDD" w:rsidDel="004E03CD">
          <w:rPr>
            <w:rStyle w:val="CodeInline"/>
          </w:rPr>
          <w:delText>S</w:delText>
        </w:r>
        <w:r w:rsidDel="004E03CD">
          <w:rPr>
            <w:rStyle w:val="CodeInline"/>
          </w:rPr>
          <w:delText>impleS</w:delText>
        </w:r>
        <w:r w:rsidRPr="00975EDD" w:rsidDel="004E03CD">
          <w:rPr>
            <w:rStyle w:val="CodeInline"/>
          </w:rPr>
          <w:delText>hader</w:delText>
        </w:r>
        <w:r w:rsidDel="004E03CD">
          <w:delText xml:space="preserve"> objects</w:delText>
        </w:r>
        <w:r w:rsidDel="004E03CD">
          <w:fldChar w:fldCharType="begin"/>
        </w:r>
        <w:r w:rsidDel="004E03CD">
          <w:delInstrText xml:space="preserve"> XE "</w:delInstrText>
        </w:r>
        <w:r w:rsidRPr="00537262" w:rsidDel="004E03CD">
          <w:rPr>
            <w:rStyle w:val="CodeInline"/>
          </w:rPr>
          <w:delInstrText>Game Objects Project:renderable and shader objects modification</w:delInstrText>
        </w:r>
        <w:r w:rsidDel="004E03CD">
          <w:delInstrText xml:space="preserve">" </w:delInstrText>
        </w:r>
        <w:r w:rsidDel="004E03CD">
          <w:fldChar w:fldCharType="end"/>
        </w:r>
        <w:r w:rsidDel="004E03CD">
          <w:delText>.</w:delText>
        </w:r>
      </w:del>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ins w:id="74" w:author="Kelvin Sung" w:date="2021-05-14T07:28:00Z">
        <w:r w:rsidR="00E40C44">
          <w:t xml:space="preserve"> Class</w:t>
        </w:r>
      </w:ins>
    </w:p>
    <w:p w14:paraId="7238C029" w14:textId="53136BF9" w:rsidR="00550743" w:rsidRPr="00362BD5" w:rsidRDefault="00550743" w:rsidP="00550743">
      <w:pPr>
        <w:pStyle w:val="BodyTextFirst"/>
      </w:pPr>
      <w:r>
        <w:t xml:space="preserve">The goal is to define a logical abstraction to </w:t>
      </w:r>
      <w:del w:id="75" w:author="Kelvin Sung" w:date="2021-05-13T14:42:00Z">
        <w:r w:rsidDel="00B468DE">
          <w:delText xml:space="preserve">integrate </w:delText>
        </w:r>
      </w:del>
      <w:ins w:id="76" w:author="Kelvin Sung" w:date="2021-05-13T14:42:00Z">
        <w:r w:rsidR="00B468DE">
          <w:t xml:space="preserve">encapsulate </w:t>
        </w:r>
      </w:ins>
      <w:del w:id="77" w:author="Kelvin Sung" w:date="2021-05-13T14:42:00Z">
        <w:r w:rsidDel="00B468DE">
          <w:delText xml:space="preserve">the </w:delText>
        </w:r>
      </w:del>
      <w:ins w:id="78" w:author="Kelvin Sung" w:date="2021-05-13T14:42:00Z">
        <w:r w:rsidR="00B468DE">
          <w:t xml:space="preserve">all relevant </w:t>
        </w:r>
      </w:ins>
      <w:r>
        <w:t xml:space="preserve">behavioral characteristics of a </w:t>
      </w:r>
      <w:ins w:id="79" w:author="Kelvin Sung" w:date="2021-05-13T14:42:00Z">
        <w:r w:rsidR="00B468DE">
          <w:t xml:space="preserve">typical object in a </w:t>
        </w:r>
      </w:ins>
      <w:r>
        <w:t xml:space="preserve">game </w:t>
      </w:r>
      <w:del w:id="80" w:author="Kelvin Sung" w:date="2021-05-13T14:42:00Z">
        <w:r w:rsidDel="00B468DE">
          <w:delText xml:space="preserve">object </w:delText>
        </w:r>
      </w:del>
      <w:r>
        <w:t xml:space="preserve">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commentRangeStart w:id="81"/>
      <w:commentRangeStart w:id="82"/>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commentRangeEnd w:id="81"/>
      <w:r w:rsidR="00ED3A08">
        <w:rPr>
          <w:rStyle w:val="CommentReference"/>
          <w:rFonts w:asciiTheme="minorHAnsi" w:hAnsiTheme="minorHAnsi"/>
        </w:rPr>
        <w:commentReference w:id="81"/>
      </w:r>
      <w:commentRangeEnd w:id="82"/>
      <w:r w:rsidR="007711B3">
        <w:rPr>
          <w:rStyle w:val="CommentReference"/>
          <w:rFonts w:asciiTheme="minorHAnsi" w:hAnsiTheme="minorHAnsi"/>
        </w:rPr>
        <w:commentReference w:id="82"/>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commentRangeStart w:id="83"/>
      <w:commentRangeStart w:id="84"/>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commentRangeEnd w:id="83"/>
      <w:r w:rsidR="00ED3A08">
        <w:rPr>
          <w:rStyle w:val="CommentReference"/>
          <w:rFonts w:asciiTheme="minorHAnsi" w:hAnsiTheme="minorHAnsi"/>
        </w:rPr>
        <w:commentReference w:id="83"/>
      </w:r>
      <w:commentRangeEnd w:id="84"/>
      <w:r w:rsidR="007711B3">
        <w:rPr>
          <w:rStyle w:val="CommentReference"/>
          <w:rFonts w:asciiTheme="minorHAnsi" w:hAnsiTheme="minorHAnsi"/>
        </w:rPr>
        <w:commentReference w:id="84"/>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rPr>
          <w:ins w:id="85" w:author="Kelvin Sung" w:date="2021-05-13T16:11:00Z"/>
        </w:rPr>
      </w:pPr>
    </w:p>
    <w:p w14:paraId="39C46910" w14:textId="751D7587" w:rsidR="00A2566B" w:rsidRDefault="00A2566B" w:rsidP="00A2566B">
      <w:pPr>
        <w:pStyle w:val="Code"/>
        <w:rPr>
          <w:ins w:id="86" w:author="Kelvin Sung" w:date="2021-05-13T16:11:00Z"/>
        </w:rPr>
      </w:pPr>
      <w:r>
        <w:t>… implementation to follow …</w:t>
      </w:r>
    </w:p>
    <w:p w14:paraId="1A742789" w14:textId="77777777" w:rsidR="009E5D98" w:rsidRDefault="009E5D98" w:rsidP="009E5D98">
      <w:pPr>
        <w:pStyle w:val="Code"/>
        <w:rPr>
          <w:ins w:id="87" w:author="Kelvin Sung" w:date="2021-05-13T16:11:00Z"/>
        </w:rPr>
      </w:pPr>
    </w:p>
    <w:p w14:paraId="61E73F4A" w14:textId="7F73D9B6" w:rsidR="009E5D98" w:rsidRDefault="009E5D98" w:rsidP="009E5D98">
      <w:pPr>
        <w:pStyle w:val="Code"/>
        <w:rPr>
          <w:moveTo w:id="88" w:author="Kelvin Sung" w:date="2021-05-13T16:11:00Z"/>
        </w:rPr>
      </w:pPr>
      <w:moveToRangeStart w:id="89" w:author="Kelvin Sung" w:date="2021-05-13T16:11:00Z" w:name="move71814701"/>
      <w:moveTo w:id="90" w:author="Kelvin Sung" w:date="2021-05-13T16:11:00Z">
        <w:r w:rsidRPr="00A2566B">
          <w:t>export default GameObjectSet;</w:t>
        </w:r>
      </w:moveTo>
    </w:p>
    <w:moveToRangeEnd w:id="89"/>
    <w:p w14:paraId="41A13E7E" w14:textId="5EE7D700" w:rsidR="009E5D98" w:rsidRPr="000D78C3" w:rsidDel="00B2311D" w:rsidRDefault="009E5D98" w:rsidP="00A2566B">
      <w:pPr>
        <w:pStyle w:val="Code"/>
        <w:rPr>
          <w:del w:id="91" w:author="Kelvin Sung" w:date="2021-05-13T16:28:00Z"/>
        </w:rPr>
      </w:pP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3ED2A77C" w14:textId="62B6BA6C" w:rsidR="00A2566B" w:rsidDel="000D5778" w:rsidRDefault="00A2566B" w:rsidP="00A2566B">
      <w:pPr>
        <w:pStyle w:val="Code"/>
        <w:rPr>
          <w:del w:id="92" w:author="Kelvin Sung" w:date="2021-05-13T16:09:00Z"/>
        </w:rPr>
      </w:pPr>
    </w:p>
    <w:p w14:paraId="32702547" w14:textId="171AA1AB" w:rsidR="00A2566B" w:rsidDel="000D5778" w:rsidRDefault="00A2566B" w:rsidP="00A2566B">
      <w:pPr>
        <w:pStyle w:val="Code"/>
        <w:rPr>
          <w:del w:id="93" w:author="Kelvin Sung" w:date="2021-05-13T16:10:00Z"/>
        </w:rPr>
      </w:pPr>
      <w:r>
        <w:t>getObjectAt(index) {</w:t>
      </w:r>
    </w:p>
    <w:p w14:paraId="1352D77B" w14:textId="2C9E768E" w:rsidR="00A2566B" w:rsidDel="000D5778" w:rsidRDefault="00A2566B" w:rsidP="00A2566B">
      <w:pPr>
        <w:pStyle w:val="Code"/>
        <w:rPr>
          <w:del w:id="94" w:author="Kelvin Sung" w:date="2021-05-13T16:10:00Z"/>
        </w:rPr>
      </w:pPr>
      <w:del w:id="95" w:author="Kelvin Sung" w:date="2021-05-13T16:10:00Z">
        <w:r w:rsidDel="000D5778">
          <w:delText xml:space="preserve">  </w:delText>
        </w:r>
      </w:del>
      <w:r>
        <w:t xml:space="preserve"> </w:t>
      </w:r>
      <w:del w:id="96" w:author="Kelvin Sung" w:date="2021-05-13T16:10:00Z">
        <w:r w:rsidDel="000D5778">
          <w:delText xml:space="preserve"> </w:delText>
        </w:r>
      </w:del>
      <w:r>
        <w:t>return this.mSet[index];</w:t>
      </w:r>
    </w:p>
    <w:p w14:paraId="6C21567C" w14:textId="5636E340" w:rsidR="00A2566B" w:rsidRDefault="000D5778" w:rsidP="00A2566B">
      <w:pPr>
        <w:pStyle w:val="Code"/>
      </w:pPr>
      <w:ins w:id="97" w:author="Kelvin Sung" w:date="2021-05-13T16:10:00Z">
        <w:r>
          <w:t xml:space="preserve"> </w:t>
        </w:r>
      </w:ins>
      <w:r w:rsidR="00A2566B">
        <w:t>}</w:t>
      </w:r>
    </w:p>
    <w:p w14:paraId="55FFB3DA" w14:textId="12B8FAE6" w:rsidR="00A2566B" w:rsidDel="000D5778" w:rsidRDefault="00A2566B" w:rsidP="00A2566B">
      <w:pPr>
        <w:pStyle w:val="Code"/>
        <w:rPr>
          <w:del w:id="98" w:author="Kelvin Sung" w:date="2021-05-13T16:10:00Z"/>
        </w:rPr>
      </w:pPr>
    </w:p>
    <w:p w14:paraId="4DA3A61C" w14:textId="5D7E0B91" w:rsidR="00A2566B" w:rsidDel="000D5778" w:rsidRDefault="00A2566B" w:rsidP="00A2566B">
      <w:pPr>
        <w:pStyle w:val="Code"/>
        <w:rPr>
          <w:del w:id="99" w:author="Kelvin Sung" w:date="2021-05-13T16:10:00Z"/>
        </w:rPr>
      </w:pPr>
      <w:r>
        <w:t>addToSet(obj) {</w:t>
      </w:r>
    </w:p>
    <w:p w14:paraId="1A2859F0" w14:textId="0FE14FD1" w:rsidR="00A2566B" w:rsidDel="000D5778" w:rsidRDefault="00A2566B" w:rsidP="00A2566B">
      <w:pPr>
        <w:pStyle w:val="Code"/>
        <w:rPr>
          <w:del w:id="100" w:author="Kelvin Sung" w:date="2021-05-13T16:10:00Z"/>
        </w:rPr>
      </w:pPr>
      <w:del w:id="101" w:author="Kelvin Sung" w:date="2021-05-13T16:10:00Z">
        <w:r w:rsidDel="000D5778">
          <w:delText xml:space="preserve">   </w:delText>
        </w:r>
      </w:del>
      <w:r>
        <w:t xml:space="preserve"> this.mSet.push(obj);</w:t>
      </w:r>
    </w:p>
    <w:p w14:paraId="4F6AAC1C" w14:textId="51BFC942" w:rsidR="00A2566B" w:rsidRDefault="000D5778" w:rsidP="00A2566B">
      <w:pPr>
        <w:pStyle w:val="Code"/>
        <w:rPr>
          <w:ins w:id="102" w:author="Kelvin Sung" w:date="2021-05-13T16:09:00Z"/>
        </w:rPr>
      </w:pPr>
      <w:ins w:id="103" w:author="Kelvin Sung" w:date="2021-05-13T16:10:00Z">
        <w:r>
          <w:t xml:space="preserve"> </w:t>
        </w:r>
      </w:ins>
      <w:r w:rsidR="00A2566B">
        <w:t>}</w:t>
      </w:r>
    </w:p>
    <w:p w14:paraId="6303E684" w14:textId="28BE4F63" w:rsidR="000D5778" w:rsidRDefault="000D5778" w:rsidP="000D5778">
      <w:pPr>
        <w:pStyle w:val="Code"/>
        <w:rPr>
          <w:ins w:id="104" w:author="Kelvin Sung" w:date="2021-05-13T16:09:00Z"/>
        </w:rPr>
      </w:pPr>
      <w:ins w:id="105" w:author="Kelvin Sung" w:date="2021-05-13T16:09:00Z">
        <w:r>
          <w:t>removeFromSet(obj) {</w:t>
        </w:r>
      </w:ins>
    </w:p>
    <w:p w14:paraId="27AF4E11" w14:textId="5291D346" w:rsidR="000D5778" w:rsidRDefault="000D5778" w:rsidP="000D5778">
      <w:pPr>
        <w:pStyle w:val="Code"/>
        <w:rPr>
          <w:ins w:id="106" w:author="Kelvin Sung" w:date="2021-05-13T16:09:00Z"/>
        </w:rPr>
      </w:pPr>
      <w:ins w:id="107" w:author="Kelvin Sung" w:date="2021-05-13T16:09:00Z">
        <w:r>
          <w:t xml:space="preserve">    let index = this.mSet.indexOf(obj);</w:t>
        </w:r>
      </w:ins>
    </w:p>
    <w:p w14:paraId="0B529C2C" w14:textId="392F4F72" w:rsidR="000D5778" w:rsidRDefault="000D5778" w:rsidP="000D5778">
      <w:pPr>
        <w:pStyle w:val="Code"/>
        <w:rPr>
          <w:ins w:id="108" w:author="Kelvin Sung" w:date="2021-05-13T16:09:00Z"/>
        </w:rPr>
      </w:pPr>
      <w:ins w:id="109" w:author="Kelvin Sung" w:date="2021-05-13T16:09:00Z">
        <w:r>
          <w:t xml:space="preserve">    if (index &gt; -1)</w:t>
        </w:r>
      </w:ins>
    </w:p>
    <w:p w14:paraId="7B3E0E16" w14:textId="742B70DD" w:rsidR="000D5778" w:rsidRDefault="000D5778" w:rsidP="000D5778">
      <w:pPr>
        <w:pStyle w:val="Code"/>
        <w:rPr>
          <w:ins w:id="110" w:author="Kelvin Sung" w:date="2021-05-13T16:09:00Z"/>
        </w:rPr>
      </w:pPr>
      <w:ins w:id="111" w:author="Kelvin Sung" w:date="2021-05-13T16:09:00Z">
        <w:r>
          <w:t xml:space="preserve">        this.mSet.splice(index, 1);</w:t>
        </w:r>
      </w:ins>
    </w:p>
    <w:p w14:paraId="291A6399" w14:textId="084BA2FF" w:rsidR="00546630" w:rsidRPr="000D78C3" w:rsidRDefault="000D5778" w:rsidP="000D5778">
      <w:pPr>
        <w:pStyle w:val="Code"/>
      </w:pPr>
      <w:ins w:id="112" w:author="Kelvin Sung" w:date="2021-05-13T16:09:00Z">
        <w:r>
          <w:t>}</w:t>
        </w:r>
      </w:ins>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lastRenderedPageBreak/>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rPr>
          <w:ins w:id="113" w:author="Kelvin Sung" w:date="2021-05-13T16:31:00Z"/>
        </w:rPr>
      </w:pPr>
      <w:ins w:id="114" w:author="Kelvin Sung" w:date="2021-05-13T16:31:00Z">
        <w:r>
          <w:t>Export the classes to the Client</w:t>
        </w:r>
      </w:ins>
    </w:p>
    <w:p w14:paraId="7964C34B" w14:textId="72DCBCE5" w:rsidR="00301794" w:rsidRDefault="00301794" w:rsidP="00301794">
      <w:pPr>
        <w:pStyle w:val="BodyTextFirst"/>
        <w:rPr>
          <w:ins w:id="115" w:author="Kelvin Sung" w:date="2021-05-13T16:31:00Z"/>
        </w:rPr>
      </w:pPr>
      <w:ins w:id="116" w:author="Kelvin Sung" w:date="2021-05-13T16:31:00Z">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ins>
      <w:proofErr w:type="spellEnd"/>
      <w:ins w:id="117" w:author="Kelvin Sung" w:date="2021-05-13T16:32:00Z">
        <w:r w:rsidR="006B1146">
          <w:t xml:space="preserve"> a</w:t>
        </w:r>
      </w:ins>
      <w:ins w:id="118" w:author="Kelvin Sung" w:date="2021-05-13T16:31:00Z">
        <w:r w:rsidR="006B1146">
          <w:t xml:space="preserve">nd </w:t>
        </w:r>
      </w:ins>
      <w:proofErr w:type="spellStart"/>
      <w:ins w:id="119" w:author="Kelvin Sung" w:date="2021-05-13T16:32:00Z">
        <w:r w:rsidR="006B1146" w:rsidRPr="000D026E">
          <w:rPr>
            <w:rStyle w:val="CodeInline"/>
            <w:rPrChange w:id="120" w:author="Kelvin Sung" w:date="2021-05-13T16:33:00Z">
              <w:rPr/>
            </w:rPrChange>
          </w:rPr>
          <w:t>GameObjectSet</w:t>
        </w:r>
        <w:proofErr w:type="spellEnd"/>
        <w:r w:rsidR="006B1146">
          <w:t xml:space="preserve"> classes.</w:t>
        </w:r>
      </w:ins>
    </w:p>
    <w:p w14:paraId="2B4B2114" w14:textId="77777777" w:rsidR="00443081" w:rsidRDefault="00443081" w:rsidP="00443081">
      <w:pPr>
        <w:pStyle w:val="Code"/>
        <w:rPr>
          <w:ins w:id="121" w:author="Kelvin Sung" w:date="2021-05-13T16:35:00Z"/>
        </w:rPr>
      </w:pPr>
      <w:ins w:id="122" w:author="Kelvin Sung" w:date="2021-05-13T16:35:00Z">
        <w:r w:rsidRPr="00154F11">
          <w:t>… identical to previous code</w:t>
        </w:r>
        <w:r>
          <w:t xml:space="preserve"> …</w:t>
        </w:r>
      </w:ins>
    </w:p>
    <w:p w14:paraId="7944381D" w14:textId="77777777" w:rsidR="00443081" w:rsidRDefault="00443081" w:rsidP="00443081">
      <w:pPr>
        <w:pStyle w:val="Code"/>
        <w:rPr>
          <w:ins w:id="123" w:author="Kelvin Sung" w:date="2021-05-13T16:35:00Z"/>
        </w:rPr>
      </w:pPr>
    </w:p>
    <w:p w14:paraId="31E4CC19" w14:textId="7A67C02B" w:rsidR="000D026E" w:rsidRPr="000D026E" w:rsidRDefault="000D026E">
      <w:pPr>
        <w:pStyle w:val="Code"/>
        <w:rPr>
          <w:ins w:id="124" w:author="Kelvin Sung" w:date="2021-05-13T16:33:00Z"/>
        </w:rPr>
        <w:pPrChange w:id="125" w:author="Kelvin Sung" w:date="2021-05-13T16:34:00Z">
          <w:pPr>
            <w:pStyle w:val="BodyTextFirst"/>
          </w:pPr>
        </w:pPrChange>
      </w:pPr>
      <w:ins w:id="126" w:author="Kelvin Sung" w:date="2021-05-13T16:33:00Z">
        <w:r w:rsidRPr="000D026E">
          <w:t>// game objects</w:t>
        </w:r>
      </w:ins>
    </w:p>
    <w:p w14:paraId="31769FF1" w14:textId="77777777" w:rsidR="000D026E" w:rsidRPr="00443081" w:rsidRDefault="000D026E">
      <w:pPr>
        <w:pStyle w:val="Code"/>
        <w:rPr>
          <w:ins w:id="127" w:author="Kelvin Sung" w:date="2021-05-13T16:33:00Z"/>
          <w:rStyle w:val="CodeBold"/>
          <w:rPrChange w:id="128" w:author="Kelvin Sung" w:date="2021-05-13T16:35:00Z">
            <w:rPr>
              <w:ins w:id="129" w:author="Kelvin Sung" w:date="2021-05-13T16:33:00Z"/>
              <w:noProof/>
            </w:rPr>
          </w:rPrChange>
        </w:rPr>
        <w:pPrChange w:id="130" w:author="Kelvin Sung" w:date="2021-05-13T16:34:00Z">
          <w:pPr>
            <w:pStyle w:val="BodyTextFirst"/>
          </w:pPr>
        </w:pPrChange>
      </w:pPr>
      <w:ins w:id="131" w:author="Kelvin Sung" w:date="2021-05-13T16:33:00Z">
        <w:r w:rsidRPr="00443081">
          <w:rPr>
            <w:rStyle w:val="CodeBold"/>
            <w:rPrChange w:id="132" w:author="Kelvin Sung" w:date="2021-05-13T16:35:00Z">
              <w:rPr/>
            </w:rPrChange>
          </w:rPr>
          <w:t>import GameObject from "./game_objects/game_object.js";</w:t>
        </w:r>
      </w:ins>
    </w:p>
    <w:p w14:paraId="7F2F8FFD" w14:textId="7C40BDD3" w:rsidR="000D026E" w:rsidRDefault="000D026E" w:rsidP="00443081">
      <w:pPr>
        <w:pStyle w:val="Code"/>
        <w:rPr>
          <w:ins w:id="133" w:author="Kelvin Sung" w:date="2021-05-13T16:35:00Z"/>
        </w:rPr>
      </w:pPr>
      <w:ins w:id="134" w:author="Kelvin Sung" w:date="2021-05-13T16:33:00Z">
        <w:r w:rsidRPr="00443081">
          <w:rPr>
            <w:rStyle w:val="CodeBold"/>
            <w:rPrChange w:id="135" w:author="Kelvin Sung" w:date="2021-05-13T16:35:00Z">
              <w:rPr/>
            </w:rPrChange>
          </w:rPr>
          <w:t>import GameObjectSet from "./game_objects/game_object_set.js"</w:t>
        </w:r>
      </w:ins>
      <w:ins w:id="136" w:author="Kelvin Sung" w:date="2021-05-13T16:34:00Z">
        <w:r w:rsidRPr="00443081">
          <w:rPr>
            <w:rStyle w:val="CodeBold"/>
            <w:rPrChange w:id="137" w:author="Kelvin Sung" w:date="2021-05-13T16:35:00Z">
              <w:rPr/>
            </w:rPrChange>
          </w:rPr>
          <w:t>;</w:t>
        </w:r>
      </w:ins>
    </w:p>
    <w:p w14:paraId="5FB3114D" w14:textId="77777777" w:rsidR="00443081" w:rsidRDefault="00443081" w:rsidP="00443081">
      <w:pPr>
        <w:pStyle w:val="Code"/>
        <w:rPr>
          <w:ins w:id="138" w:author="Kelvin Sung" w:date="2021-05-13T16:35:00Z"/>
        </w:rPr>
      </w:pPr>
    </w:p>
    <w:p w14:paraId="76D592A5" w14:textId="4929B289" w:rsidR="00443081" w:rsidRDefault="00443081" w:rsidP="00443081">
      <w:pPr>
        <w:pStyle w:val="Code"/>
        <w:rPr>
          <w:ins w:id="139" w:author="Kelvin Sung" w:date="2021-05-13T16:35:00Z"/>
        </w:rPr>
      </w:pPr>
      <w:ins w:id="140" w:author="Kelvin Sung" w:date="2021-05-13T16:35:00Z">
        <w:r w:rsidRPr="00154F11">
          <w:t>… identical to previous code</w:t>
        </w:r>
        <w:r>
          <w:t xml:space="preserve"> …</w:t>
        </w:r>
      </w:ins>
    </w:p>
    <w:p w14:paraId="1B46460D" w14:textId="77777777" w:rsidR="00443081" w:rsidRDefault="00443081" w:rsidP="00443081">
      <w:pPr>
        <w:pStyle w:val="Code"/>
        <w:rPr>
          <w:ins w:id="141" w:author="Kelvin Sung" w:date="2021-05-13T16:35:00Z"/>
        </w:rPr>
      </w:pPr>
    </w:p>
    <w:p w14:paraId="5C0D1F6A" w14:textId="73ABA783" w:rsidR="000D026E" w:rsidRDefault="000D026E">
      <w:pPr>
        <w:pStyle w:val="Code"/>
        <w:rPr>
          <w:ins w:id="142" w:author="Kelvin Sung" w:date="2021-05-13T16:34:00Z"/>
        </w:rPr>
      </w:pPr>
      <w:ins w:id="143" w:author="Kelvin Sung" w:date="2021-05-13T16:34:00Z">
        <w:r>
          <w:t>export default {</w:t>
        </w:r>
      </w:ins>
    </w:p>
    <w:p w14:paraId="246F5CF9" w14:textId="6CF3F457" w:rsidR="00443081" w:rsidRDefault="00443081" w:rsidP="00443081">
      <w:pPr>
        <w:pStyle w:val="Code"/>
        <w:rPr>
          <w:ins w:id="144" w:author="Kelvin Sung" w:date="2021-05-13T16:37:00Z"/>
        </w:rPr>
      </w:pPr>
      <w:ins w:id="145" w:author="Kelvin Sung" w:date="2021-05-13T16:37:00Z">
        <w:r>
          <w:t xml:space="preserve">    </w:t>
        </w:r>
        <w:r w:rsidRPr="00154F11">
          <w:t>… identical to previous code</w:t>
        </w:r>
        <w:r>
          <w:t xml:space="preserve"> …</w:t>
        </w:r>
      </w:ins>
    </w:p>
    <w:p w14:paraId="64E74700" w14:textId="77777777" w:rsidR="000D026E" w:rsidRDefault="000D026E">
      <w:pPr>
        <w:pStyle w:val="Code"/>
        <w:rPr>
          <w:ins w:id="146" w:author="Kelvin Sung" w:date="2021-05-13T16:34:00Z"/>
        </w:rPr>
      </w:pPr>
    </w:p>
    <w:p w14:paraId="179BAB83" w14:textId="77777777" w:rsidR="000D026E" w:rsidRPr="00443081" w:rsidRDefault="000D026E">
      <w:pPr>
        <w:pStyle w:val="Code"/>
        <w:rPr>
          <w:ins w:id="147" w:author="Kelvin Sung" w:date="2021-05-13T16:34:00Z"/>
          <w:rStyle w:val="CodeBold"/>
          <w:rPrChange w:id="148" w:author="Kelvin Sung" w:date="2021-05-13T16:37:00Z">
            <w:rPr>
              <w:ins w:id="149" w:author="Kelvin Sung" w:date="2021-05-13T16:34:00Z"/>
            </w:rPr>
          </w:rPrChange>
        </w:rPr>
      </w:pPr>
      <w:ins w:id="150" w:author="Kelvin Sung" w:date="2021-05-13T16:34:00Z">
        <w:r>
          <w:t xml:space="preserve">    </w:t>
        </w:r>
        <w:r w:rsidRPr="00443081">
          <w:rPr>
            <w:rStyle w:val="CodeBold"/>
            <w:rPrChange w:id="151" w:author="Kelvin Sung" w:date="2021-05-13T16:37:00Z">
              <w:rPr/>
            </w:rPrChange>
          </w:rPr>
          <w:t>// Game Objects</w:t>
        </w:r>
      </w:ins>
    </w:p>
    <w:p w14:paraId="4D72BB39" w14:textId="18C0018D" w:rsidR="00A2566B" w:rsidRPr="00443081" w:rsidDel="007C3948" w:rsidRDefault="000D026E">
      <w:pPr>
        <w:pStyle w:val="Code"/>
        <w:rPr>
          <w:ins w:id="152" w:author="Matthew T. Munson" w:date="2021-05-06T13:12:00Z"/>
          <w:del w:id="153" w:author="Kelvin Sung" w:date="2021-05-13T16:28:00Z"/>
          <w:rStyle w:val="CodeBold"/>
          <w:rPrChange w:id="154" w:author="Kelvin Sung" w:date="2021-05-13T16:37:00Z">
            <w:rPr>
              <w:ins w:id="155" w:author="Matthew T. Munson" w:date="2021-05-06T13:12:00Z"/>
              <w:del w:id="156" w:author="Kelvin Sung" w:date="2021-05-13T16:28:00Z"/>
            </w:rPr>
          </w:rPrChange>
        </w:rPr>
        <w:pPrChange w:id="157" w:author="Kelvin Sung" w:date="2021-05-13T16:34:00Z">
          <w:pPr>
            <w:pStyle w:val="NumList"/>
          </w:pPr>
        </w:pPrChange>
      </w:pPr>
      <w:ins w:id="158" w:author="Kelvin Sung" w:date="2021-05-13T16:34:00Z">
        <w:r w:rsidRPr="00443081">
          <w:rPr>
            <w:rStyle w:val="CodeBold"/>
            <w:rPrChange w:id="159" w:author="Kelvin Sung" w:date="2021-05-13T16:37:00Z">
              <w:rPr/>
            </w:rPrChange>
          </w:rPr>
          <w:t xml:space="preserve">   </w:t>
        </w:r>
      </w:ins>
      <w:ins w:id="160" w:author="Kelvin Sung" w:date="2021-05-13T16:37:00Z">
        <w:r w:rsidR="00443081" w:rsidRPr="00443081">
          <w:rPr>
            <w:rStyle w:val="CodeBold"/>
            <w:rPrChange w:id="161" w:author="Kelvin Sung" w:date="2021-05-13T16:37:00Z">
              <w:rPr/>
            </w:rPrChange>
          </w:rPr>
          <w:t xml:space="preserve"> </w:t>
        </w:r>
      </w:ins>
      <w:ins w:id="162" w:author="Kelvin Sung" w:date="2021-05-13T16:34:00Z">
        <w:r w:rsidRPr="00443081">
          <w:rPr>
            <w:rStyle w:val="CodeBold"/>
            <w:rPrChange w:id="163" w:author="Kelvin Sung" w:date="2021-05-13T16:37:00Z">
              <w:rPr/>
            </w:rPrChange>
          </w:rPr>
          <w:t>GameObject, GameObjectSet,</w:t>
        </w:r>
      </w:ins>
      <w:ins w:id="164" w:author="Matthew T. Munson" w:date="2021-05-06T13:11:00Z">
        <w:del w:id="165" w:author="Kelvin Sung" w:date="2021-05-13T16:28:00Z">
          <w:r w:rsidR="00A2566B" w:rsidRPr="00443081" w:rsidDel="007C3948">
            <w:rPr>
              <w:rStyle w:val="CodeBold"/>
              <w:rPrChange w:id="166" w:author="Kelvin Sung" w:date="2021-05-13T16:37:00Z">
                <w:rPr/>
              </w:rPrChange>
            </w:rPr>
            <w:delText xml:space="preserve">Export </w:delText>
          </w:r>
        </w:del>
      </w:ins>
      <w:ins w:id="167" w:author="Matthew T. Munson" w:date="2021-05-06T13:12:00Z">
        <w:del w:id="168" w:author="Kelvin Sung" w:date="2021-05-13T16:28:00Z">
          <w:r w:rsidR="00A2566B" w:rsidRPr="00443081" w:rsidDel="007C3948">
            <w:rPr>
              <w:rStyle w:val="CodeBold"/>
              <w:rPrChange w:id="169" w:author="Kelvin Sung" w:date="2021-05-13T16:37:00Z">
                <w:rPr/>
              </w:rPrChange>
            </w:rPr>
            <w:delText>the GameObjectSet so that it</w:delText>
          </w:r>
          <w:r w:rsidR="00A2566B" w:rsidRPr="00443081" w:rsidDel="007C3948">
            <w:rPr>
              <w:rStyle w:val="CodeBold"/>
              <w:rFonts w:hint="eastAsia"/>
              <w:rPrChange w:id="170" w:author="Kelvin Sung" w:date="2021-05-13T16:37:00Z">
                <w:rPr>
                  <w:rFonts w:hint="eastAsia"/>
                </w:rPr>
              </w:rPrChange>
            </w:rPr>
            <w:delText>’</w:delText>
          </w:r>
          <w:r w:rsidR="00A2566B" w:rsidRPr="00443081" w:rsidDel="007C3948">
            <w:rPr>
              <w:rStyle w:val="CodeBold"/>
              <w:rPrChange w:id="171" w:author="Kelvin Sung" w:date="2021-05-13T16:37:00Z">
                <w:rPr/>
              </w:rPrChange>
            </w:rPr>
            <w:delText>s available to other classes</w:delText>
          </w:r>
        </w:del>
      </w:ins>
    </w:p>
    <w:p w14:paraId="2CA43671" w14:textId="53C220F3" w:rsidR="00A2566B" w:rsidRPr="00443081" w:rsidDel="009E5D98" w:rsidRDefault="00A2566B">
      <w:pPr>
        <w:pStyle w:val="Code"/>
        <w:rPr>
          <w:moveFrom w:id="172" w:author="Kelvin Sung" w:date="2021-05-13T16:11:00Z"/>
          <w:rStyle w:val="CodeBold"/>
          <w:rPrChange w:id="173" w:author="Kelvin Sung" w:date="2021-05-13T16:37:00Z">
            <w:rPr>
              <w:moveFrom w:id="174" w:author="Kelvin Sung" w:date="2021-05-13T16:11:00Z"/>
            </w:rPr>
          </w:rPrChange>
        </w:rPr>
      </w:pPr>
      <w:moveFromRangeStart w:id="175" w:author="Kelvin Sung" w:date="2021-05-13T16:11:00Z" w:name="move71814701"/>
      <w:moveFrom w:id="176" w:author="Kelvin Sung" w:date="2021-05-13T16:11:00Z">
        <w:ins w:id="177" w:author="Matthew T. Munson" w:date="2021-05-06T13:12:00Z">
          <w:r w:rsidRPr="00443081" w:rsidDel="009E5D98">
            <w:rPr>
              <w:rStyle w:val="CodeBold"/>
              <w:rPrChange w:id="178" w:author="Kelvin Sung" w:date="2021-05-13T16:37:00Z">
                <w:rPr/>
              </w:rPrChange>
            </w:rPr>
            <w:t>export default GameObjectSet;</w:t>
          </w:r>
        </w:ins>
      </w:moveFrom>
    </w:p>
    <w:moveFromRangeEnd w:id="175"/>
    <w:p w14:paraId="74575E2B" w14:textId="48791422" w:rsidR="00A2566B" w:rsidRPr="00443081" w:rsidRDefault="00A2566B" w:rsidP="00443081">
      <w:pPr>
        <w:pStyle w:val="Code"/>
        <w:rPr>
          <w:ins w:id="179" w:author="Kelvin Sung" w:date="2021-05-13T16:37:00Z"/>
          <w:rStyle w:val="CodeBold"/>
          <w:rPrChange w:id="180" w:author="Kelvin Sung" w:date="2021-05-13T16:37:00Z">
            <w:rPr>
              <w:ins w:id="181" w:author="Kelvin Sung" w:date="2021-05-13T16:37:00Z"/>
            </w:rPr>
          </w:rPrChange>
        </w:rPr>
      </w:pPr>
    </w:p>
    <w:p w14:paraId="0BFE9025" w14:textId="77777777" w:rsidR="00443081" w:rsidRDefault="00443081" w:rsidP="00443081">
      <w:pPr>
        <w:pStyle w:val="Code"/>
        <w:rPr>
          <w:ins w:id="182" w:author="Kelvin Sung" w:date="2021-05-13T16:37:00Z"/>
        </w:rPr>
      </w:pPr>
    </w:p>
    <w:p w14:paraId="6DB56674" w14:textId="7BC8BF7B" w:rsidR="00443081" w:rsidRDefault="00443081">
      <w:pPr>
        <w:pStyle w:val="Code"/>
        <w:rPr>
          <w:ins w:id="183" w:author="Kelvin Sung" w:date="2021-05-13T16:37:00Z"/>
        </w:rPr>
      </w:pPr>
      <w:ins w:id="184" w:author="Kelvin Sung" w:date="2021-05-13T16:37:00Z">
        <w:r>
          <w:t xml:space="preserve">    </w:t>
        </w:r>
        <w:r w:rsidRPr="00154F11">
          <w:t>… identical to previous code</w:t>
        </w:r>
        <w:r>
          <w:t xml:space="preserve"> …</w:t>
        </w:r>
      </w:ins>
    </w:p>
    <w:p w14:paraId="68063B35" w14:textId="3E776CD0" w:rsidR="00443081" w:rsidRDefault="00443081" w:rsidP="00443081">
      <w:pPr>
        <w:pStyle w:val="Code"/>
        <w:rPr>
          <w:ins w:id="185" w:author="Kelvin Sung" w:date="2021-05-13T16:40:00Z"/>
        </w:rPr>
      </w:pPr>
      <w:ins w:id="186" w:author="Kelvin Sung" w:date="2021-05-13T16:37:00Z">
        <w:r>
          <w:t>}</w:t>
        </w:r>
      </w:ins>
    </w:p>
    <w:p w14:paraId="06963B69" w14:textId="6D1096CF" w:rsidR="00410EF7" w:rsidRPr="00AB632F" w:rsidRDefault="00410EF7">
      <w:pPr>
        <w:pStyle w:val="NoteTipCaution"/>
        <w:pPrChange w:id="187" w:author="Kelvin Sung" w:date="2021-05-13T16:40:00Z">
          <w:pPr>
            <w:pStyle w:val="Code"/>
          </w:pPr>
        </w:pPrChange>
      </w:pPr>
      <w:ins w:id="188" w:author="Kelvin Sung" w:date="2021-05-13T16:41:00Z">
        <w:r w:rsidRPr="006C4581">
          <w:rPr>
            <w:rStyle w:val="Strong"/>
            <w:rPrChange w:id="189" w:author="Kelvin Sung" w:date="2021-05-13T16:41:00Z">
              <w:rPr/>
            </w:rPrChange>
          </w:rPr>
          <w:t>Note</w:t>
        </w:r>
        <w:r>
          <w:t xml:space="preserve"> </w:t>
        </w:r>
      </w:ins>
      <w:ins w:id="190" w:author="Kelvin Sung" w:date="2021-05-13T16:42:00Z">
        <w:r w:rsidR="006C4581">
          <w:t xml:space="preserve">This process of </w:t>
        </w:r>
      </w:ins>
      <w:ins w:id="191" w:author="Kelvin Sung" w:date="2021-05-13T16:41:00Z">
        <w:r w:rsidR="006C4581">
          <w:t xml:space="preserve">import/export </w:t>
        </w:r>
      </w:ins>
      <w:ins w:id="192" w:author="Kelvin Sung" w:date="2021-05-13T16:42:00Z">
        <w:r w:rsidR="006C4581">
          <w:t xml:space="preserve">classes </w:t>
        </w:r>
      </w:ins>
      <w:ins w:id="193" w:author="Kelvin Sung" w:date="2021-05-13T16:44:00Z">
        <w:r w:rsidR="00DE11A4">
          <w:t xml:space="preserve">via the engine access file, </w:t>
        </w:r>
        <w:r w:rsidR="00DE11A4" w:rsidRPr="00DE11A4">
          <w:rPr>
            <w:rStyle w:val="CodeInline"/>
            <w:rPrChange w:id="194" w:author="Kelvin Sung" w:date="2021-05-13T16:45:00Z">
              <w:rPr/>
            </w:rPrChange>
          </w:rPr>
          <w:t>index.js</w:t>
        </w:r>
        <w:r w:rsidR="00DE11A4">
          <w:t xml:space="preserve">, </w:t>
        </w:r>
      </w:ins>
      <w:ins w:id="195" w:author="Kelvin Sung" w:date="2021-05-13T16:42:00Z">
        <w:r w:rsidR="006C4581">
          <w:t xml:space="preserve">must be repeated for every newly defined functionality. </w:t>
        </w:r>
      </w:ins>
      <w:ins w:id="196" w:author="Kelvin Sung" w:date="2021-05-13T16:41:00Z">
        <w:r>
          <w:t xml:space="preserve">Henceforth, </w:t>
        </w:r>
      </w:ins>
      <w:ins w:id="197" w:author="Kelvin Sung" w:date="2021-05-13T16:43:00Z">
        <w:r w:rsidR="006C4581">
          <w:t xml:space="preserve">only a reminder will be </w:t>
        </w:r>
      </w:ins>
      <w:ins w:id="198" w:author="Kelvin Sung" w:date="2021-05-13T16:44:00Z">
        <w:r w:rsidR="006C4581">
          <w:t xml:space="preserve">provided </w:t>
        </w:r>
      </w:ins>
      <w:ins w:id="199" w:author="Matthew T. Munson" w:date="2021-05-15T14:58:00Z">
        <w:r w:rsidR="00086727">
          <w:t>without the straightforward code change.</w:t>
        </w:r>
      </w:ins>
      <w:ins w:id="200" w:author="Kelvin Sung" w:date="2021-05-13T16:44:00Z">
        <w:del w:id="201" w:author="Matthew T. Munson" w:date="2021-05-15T14:58:00Z">
          <w:r w:rsidR="006C4581" w:rsidDel="00086727">
            <w:delText xml:space="preserve">where </w:delText>
          </w:r>
        </w:del>
      </w:ins>
      <w:ins w:id="202" w:author="Kelvin Sung" w:date="2021-05-13T16:43:00Z">
        <w:del w:id="203" w:author="Matthew T. Munson" w:date="2021-05-15T14:58:00Z">
          <w:r w:rsidR="006C4581" w:rsidDel="00086727">
            <w:delText xml:space="preserve">the </w:delText>
          </w:r>
        </w:del>
      </w:ins>
      <w:ins w:id="204" w:author="Kelvin Sung" w:date="2021-05-14T07:40:00Z">
        <w:del w:id="205" w:author="Matthew T. Munson" w:date="2021-05-15T14:58:00Z">
          <w:r w:rsidR="00A10DFA" w:rsidDel="00086727">
            <w:delText>straightforward</w:delText>
          </w:r>
          <w:r w:rsidR="00D72878" w:rsidDel="00086727">
            <w:delText xml:space="preserve"> </w:delText>
          </w:r>
        </w:del>
      </w:ins>
      <w:ins w:id="206" w:author="Kelvin Sung" w:date="2021-05-13T16:43:00Z">
        <w:del w:id="207" w:author="Matthew T. Munson" w:date="2021-05-15T14:58:00Z">
          <w:r w:rsidR="006C4581" w:rsidDel="00086727">
            <w:delText xml:space="preserve">details of code change will not be shown </w:delText>
          </w:r>
        </w:del>
      </w:ins>
      <w:ins w:id="208" w:author="Kelvin Sung" w:date="2021-05-13T16:44:00Z">
        <w:del w:id="209" w:author="Matthew T. Munson" w:date="2021-05-15T14:58:00Z">
          <w:r w:rsidR="006C4581" w:rsidDel="00086727">
            <w:delText>again.</w:delText>
          </w:r>
        </w:del>
      </w:ins>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1D50485D"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del w:id="210" w:author="Kelvin Sung" w:date="2021-05-13T16:50:00Z">
        <w:r w:rsidDel="00020FD0">
          <w:delText xml:space="preserve">the </w:delText>
        </w:r>
      </w:del>
      <w:ins w:id="211" w:author="Kelvin Sung" w:date="2021-05-13T16:50:00Z">
        <w:r w:rsidR="00020FD0">
          <w:t xml:space="preserve">a </w:t>
        </w:r>
      </w:ins>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lastRenderedPageBreak/>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119070D1" w:rsidR="00550743" w:rsidRPr="005538B2" w:rsidRDefault="00550743">
      <w:pPr>
        <w:pStyle w:val="BodyTextCont"/>
        <w:pPrChange w:id="212" w:author="Kelvin Sung" w:date="2021-05-13T16:58:00Z">
          <w:pPr>
            <w:pStyle w:val="Bullet"/>
          </w:pPr>
        </w:pPrChange>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del w:id="213" w:author="Kelvin Sung" w:date="2021-05-13T16:50:00Z">
        <w:r w:rsidRPr="005538B2" w:rsidDel="00020FD0">
          <w:rPr>
            <w:rStyle w:val="CodeInline"/>
          </w:rPr>
          <w:delText>/</w:delText>
        </w:r>
      </w:del>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ins w:id="214" w:author="Kelvin Sung" w:date="2021-05-13T16:53:00Z">
        <w:r w:rsidR="005617B0">
          <w:t xml:space="preserve">Import from the engine access file, </w:t>
        </w:r>
        <w:r w:rsidR="005617B0" w:rsidRPr="005617B0">
          <w:rPr>
            <w:rStyle w:val="CodeInline"/>
            <w:rPrChange w:id="215" w:author="Kelvin Sung" w:date="2021-05-13T16:53:00Z">
              <w:rPr/>
            </w:rPrChange>
          </w:rPr>
          <w:t>index.js</w:t>
        </w:r>
        <w:r w:rsidR="005617B0">
          <w:t xml:space="preserve">, to gain access to all game engine functionality. </w:t>
        </w:r>
      </w:ins>
      <w:r>
        <w:t xml:space="preserve">Define </w:t>
      </w:r>
      <w:del w:id="216" w:author="Kelvin Sung" w:date="2021-05-13T16:54:00Z">
        <w:r w:rsidRPr="005617B0" w:rsidDel="005617B0">
          <w:rPr>
            <w:rStyle w:val="CodeInline"/>
            <w:rPrChange w:id="217" w:author="Kelvin Sung" w:date="2021-05-13T16:54:00Z">
              <w:rPr/>
            </w:rPrChange>
          </w:rPr>
          <w:delText xml:space="preserve">this </w:delText>
        </w:r>
      </w:del>
      <w:proofErr w:type="spellStart"/>
      <w:ins w:id="218" w:author="Kelvin Sung" w:date="2021-05-13T16:54:00Z">
        <w:r w:rsidR="005617B0" w:rsidRPr="005617B0">
          <w:rPr>
            <w:rStyle w:val="CodeInline"/>
            <w:rPrChange w:id="219" w:author="Kelvin Sung" w:date="2021-05-13T16:54:00Z">
              <w:rPr/>
            </w:rPrChange>
          </w:rPr>
          <w:t>DyePack</w:t>
        </w:r>
        <w:proofErr w:type="spellEnd"/>
        <w:r w:rsidR="005617B0">
          <w:t xml:space="preserve"> </w:t>
        </w:r>
      </w:ins>
      <w:r>
        <w:t xml:space="preserve">as a subclass of </w:t>
      </w:r>
      <w:proofErr w:type="spellStart"/>
      <w:r w:rsidRPr="00421395">
        <w:rPr>
          <w:rStyle w:val="CodeInline"/>
        </w:rPr>
        <w:t>GameObject</w:t>
      </w:r>
      <w:proofErr w:type="spellEnd"/>
      <w:r>
        <w:t xml:space="preserve"> and implement the constructor as follows</w:t>
      </w:r>
      <w:ins w:id="220" w:author="Kelvin Sung" w:date="2021-05-13T16:59:00Z">
        <w:r w:rsidR="00A33B3B">
          <w:t>.</w:t>
        </w:r>
      </w:ins>
      <w:del w:id="221" w:author="Kelvin Sung" w:date="2021-05-13T16:59:00Z">
        <w:r w:rsidDel="00A33B3B">
          <w:delText xml:space="preserve">: </w:delText>
        </w:r>
      </w:del>
    </w:p>
    <w:p w14:paraId="00279363" w14:textId="161B32DE" w:rsidR="005617B0" w:rsidRDefault="005617B0" w:rsidP="00264BE1">
      <w:pPr>
        <w:pStyle w:val="Code"/>
        <w:rPr>
          <w:ins w:id="222" w:author="Kelvin Sung" w:date="2021-05-13T16:53:00Z"/>
        </w:rPr>
      </w:pPr>
      <w:ins w:id="223" w:author="Kelvin Sung" w:date="2021-05-13T16:53:00Z">
        <w:r w:rsidRPr="005617B0">
          <w:t>import engine from "../../engine/index.js";</w:t>
        </w:r>
      </w:ins>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1DE0374A" w14:textId="77777777" w:rsidR="00264BE1" w:rsidDel="00B10D5A" w:rsidRDefault="00264BE1" w:rsidP="00264BE1">
      <w:pPr>
        <w:pStyle w:val="Code"/>
        <w:rPr>
          <w:del w:id="224" w:author="Kelvin Sung" w:date="2021-05-13T16:51:00Z"/>
        </w:rPr>
      </w:pPr>
      <w:r>
        <w:t xml:space="preserve">        this.kRefWidth = 80;</w:t>
      </w:r>
    </w:p>
    <w:p w14:paraId="3DB5DBFD" w14:textId="77777777" w:rsidR="00264BE1" w:rsidRDefault="00264BE1" w:rsidP="00264BE1">
      <w:pPr>
        <w:pStyle w:val="Code"/>
      </w:pPr>
      <w:del w:id="225" w:author="Kelvin Sung" w:date="2021-05-13T16:51:00Z">
        <w:r w:rsidDel="00B10D5A">
          <w:delText xml:space="preserve">    </w:delText>
        </w:r>
      </w:del>
      <w:r>
        <w:t xml:space="preserve">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03AB1BF" w14:textId="05314AC1" w:rsidR="00264BE1" w:rsidDel="005617B0" w:rsidRDefault="00264BE1" w:rsidP="00264BE1">
      <w:pPr>
        <w:pStyle w:val="Code"/>
        <w:rPr>
          <w:del w:id="226" w:author="Kelvin Sung" w:date="2021-05-13T16:54:00Z"/>
        </w:rPr>
      </w:pPr>
    </w:p>
    <w:p w14:paraId="1E3C9A59" w14:textId="4F0D8F00" w:rsidR="00264BE1" w:rsidRDefault="00264BE1" w:rsidP="00264BE1">
      <w:pPr>
        <w:pStyle w:val="Code"/>
        <w:rPr>
          <w:ins w:id="227" w:author="Kelvin Sung" w:date="2021-05-13T16:54:00Z"/>
        </w:rPr>
      </w:pPr>
      <w:r>
        <w:t>export default DyePack;</w:t>
      </w:r>
    </w:p>
    <w:p w14:paraId="5633D860" w14:textId="207FCFD9" w:rsidR="005617B0" w:rsidRPr="00294781" w:rsidDel="005617B0" w:rsidRDefault="005617B0" w:rsidP="00264BE1">
      <w:pPr>
        <w:pStyle w:val="Code"/>
        <w:rPr>
          <w:del w:id="228" w:author="Kelvin Sung" w:date="2021-05-13T16:54:00Z"/>
        </w:rPr>
      </w:pPr>
    </w:p>
    <w:p w14:paraId="5EAE7163" w14:textId="62557306" w:rsidR="00550743" w:rsidRDefault="00550743" w:rsidP="00B10D5A">
      <w:pPr>
        <w:pStyle w:val="BodyTextFirst"/>
        <w:rPr>
          <w:ins w:id="229" w:author="Kelvin Sung" w:date="2021-05-13T16:54:00Z"/>
        </w:rPr>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r w:rsidRPr="00D65B35">
        <w:rPr>
          <w:rStyle w:val="CodeInline"/>
        </w:rPr>
        <w:t>init</w:t>
      </w:r>
      <w:proofErr w:type="spell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rPr>
          <w:ins w:id="230" w:author="Kelvin Sung" w:date="2021-05-13T16:54:00Z"/>
        </w:rPr>
      </w:pPr>
      <w:ins w:id="231" w:author="Kelvin Sung" w:date="2021-05-13T16:54:00Z">
        <w:r w:rsidRPr="006022C0">
          <w:rPr>
            <w:rStyle w:val="Strong"/>
          </w:rPr>
          <w:t>Note</w:t>
        </w:r>
        <w:r>
          <w:t xml:space="preserve"> The need to import from the engine access file, index.js, is true for </w:t>
        </w:r>
      </w:ins>
      <w:ins w:id="232" w:author="Kelvin Sung" w:date="2021-05-13T16:55:00Z">
        <w:r>
          <w:t xml:space="preserve">almost all </w:t>
        </w:r>
      </w:ins>
      <w:ins w:id="233" w:author="Kelvin Sung" w:date="2021-05-13T16:54:00Z">
        <w:r>
          <w:t>client source cod</w:t>
        </w:r>
      </w:ins>
      <w:ins w:id="234" w:author="Kelvin Sung" w:date="2021-05-13T16:55:00Z">
        <w:r>
          <w:t>e file and will not be repeated</w:t>
        </w:r>
      </w:ins>
      <w:ins w:id="235" w:author="Kelvin Sung" w:date="2021-05-13T16:54:00Z">
        <w:r>
          <w:t>.</w:t>
        </w:r>
      </w:ins>
    </w:p>
    <w:p w14:paraId="032A9A0E" w14:textId="777F5107" w:rsidR="005617B0" w:rsidDel="005617B0" w:rsidRDefault="005617B0">
      <w:pPr>
        <w:pStyle w:val="BodyTextFirst"/>
        <w:rPr>
          <w:del w:id="236" w:author="Kelvin Sung" w:date="2021-05-13T16:54:00Z"/>
        </w:rPr>
        <w:pPrChange w:id="237" w:author="Kelvin Sung" w:date="2021-05-13T16:51:00Z">
          <w:pPr>
            <w:pStyle w:val="BodyTextCont"/>
          </w:pPr>
        </w:pPrChange>
      </w:pP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00A1B84A"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ins w:id="238" w:author="Kelvin Sung" w:date="2021-05-13T16:55:00Z">
        <w:r w:rsidR="008F0E89" w:rsidRPr="008F0E89">
          <w:rPr>
            <w:rStyle w:val="CodeInline"/>
          </w:rPr>
          <w:t xml:space="preserve"> </w:t>
        </w:r>
        <w:r w:rsidR="008F0E89" w:rsidRPr="001557DD">
          <w:rPr>
            <w:rStyle w:val="CodeInline"/>
          </w:rPr>
          <w:t>update()</w:t>
        </w:r>
        <w:r w:rsidR="008F0E89">
          <w:t xml:space="preserve"> function</w:t>
        </w:r>
      </w:ins>
      <w:ins w:id="239" w:author="Kelvin Sung" w:date="2021-05-13T16:56:00Z">
        <w:r w:rsidR="008F0E89">
          <w:t xml:space="preserve"> of</w:t>
        </w:r>
      </w:ins>
      <w:r>
        <w:t xml:space="preserve"> </w:t>
      </w:r>
      <w:proofErr w:type="spellStart"/>
      <w:r w:rsidRPr="00EB4FD4">
        <w:rPr>
          <w:rStyle w:val="CodeInline"/>
        </w:rPr>
        <w:t>MyGame</w:t>
      </w:r>
      <w:proofErr w:type="spellEnd"/>
      <w:del w:id="240" w:author="Kelvin Sung" w:date="2021-05-13T16:56:00Z">
        <w:r w:rsidDel="008F0E89">
          <w:delText xml:space="preserve"> level’s</w:delText>
        </w:r>
      </w:del>
      <w:del w:id="241" w:author="Kelvin Sung" w:date="2021-05-13T16:55:00Z">
        <w:r w:rsidDel="008F0E89">
          <w:delText xml:space="preserve"> </w:delText>
        </w:r>
        <w:r w:rsidRPr="001557DD" w:rsidDel="008F0E89">
          <w:rPr>
            <w:rStyle w:val="CodeInline"/>
          </w:rPr>
          <w:delText>update()</w:delText>
        </w:r>
        <w:r w:rsidDel="008F0E89">
          <w:delText xml:space="preserve"> function</w:delText>
        </w:r>
      </w:del>
      <w:r>
        <w:t>.</w:t>
      </w:r>
    </w:p>
    <w:p w14:paraId="475AFC7F" w14:textId="1934DB7D"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del w:id="242" w:author="Kelvin Sung" w:date="2021-05-13T16:52:00Z">
        <w:r w:rsidDel="005617B0">
          <w:rPr>
            <w:rStyle w:val="CodeInline"/>
          </w:rPr>
          <w:delText>/</w:delText>
        </w:r>
      </w:del>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del w:id="243" w:author="Kelvin Sung" w:date="2021-05-13T16:56:00Z">
        <w:r w:rsidRPr="003B4377" w:rsidDel="003B4377">
          <w:rPr>
            <w:rStyle w:val="CodeInline"/>
            <w:rPrChange w:id="244" w:author="Kelvin Sung" w:date="2021-05-13T16:56:00Z">
              <w:rPr/>
            </w:rPrChange>
          </w:rPr>
          <w:delText xml:space="preserve">this </w:delText>
        </w:r>
      </w:del>
      <w:ins w:id="245" w:author="Kelvin Sung" w:date="2021-05-13T16:56:00Z">
        <w:r w:rsidR="003B4377" w:rsidRPr="003B4377">
          <w:rPr>
            <w:rStyle w:val="CodeInline"/>
            <w:rPrChange w:id="246" w:author="Kelvin Sung" w:date="2021-05-13T16:56:00Z">
              <w:rPr/>
            </w:rPrChange>
          </w:rPr>
          <w:t>Hero</w:t>
        </w:r>
        <w:r w:rsidR="003B4377">
          <w:t xml:space="preserve"> </w:t>
        </w:r>
      </w:ins>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del w:id="247" w:author="Kelvin Sung" w:date="2021-05-13T16:58:00Z">
        <w:r w:rsidDel="003850DC">
          <w:delText xml:space="preserve"> as follows:</w:delText>
        </w:r>
      </w:del>
      <w:ins w:id="248" w:author="Kelvin Sung" w:date="2021-05-13T16:58:00Z">
        <w:r w:rsidR="003850DC">
          <w:t>. Make sure to export and share this class with the rest of the source code</w:t>
        </w:r>
        <w:r w:rsidR="003E3189">
          <w:t xml:space="preserve"> files.</w:t>
        </w:r>
      </w:ins>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lastRenderedPageBreak/>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2B45E00A" w:rsidR="009C51DB" w:rsidRDefault="009C51DB">
      <w:pPr>
        <w:pStyle w:val="Code"/>
        <w:ind w:firstLine="180"/>
        <w:rPr>
          <w:ins w:id="249" w:author="Kelvin Sung" w:date="2021-05-13T16:58:00Z"/>
        </w:rPr>
        <w:pPrChange w:id="250" w:author="Kelvin Sung" w:date="2021-05-13T16:58:00Z">
          <w:pPr>
            <w:pStyle w:val="Code"/>
          </w:pPr>
        </w:pPrChange>
      </w:pPr>
      <w:del w:id="251" w:author="Kelvin Sung" w:date="2021-05-13T16:58:00Z">
        <w:r w:rsidDel="003850DC">
          <w:delText xml:space="preserve">    </w:delText>
        </w:r>
      </w:del>
      <w:r>
        <w:t>}</w:t>
      </w:r>
    </w:p>
    <w:p w14:paraId="23DB565F" w14:textId="77777777" w:rsidR="003850DC" w:rsidRDefault="003850DC">
      <w:pPr>
        <w:pStyle w:val="Code"/>
        <w:ind w:firstLine="180"/>
        <w:pPrChange w:id="252" w:author="Kelvin Sung" w:date="2021-05-13T16:58:00Z">
          <w:pPr>
            <w:pStyle w:val="Code"/>
          </w:pPr>
        </w:pPrChange>
      </w:pPr>
    </w:p>
    <w:p w14:paraId="3D39EBB0" w14:textId="23C942CB" w:rsidR="009C51DB" w:rsidRDefault="009C51DB" w:rsidP="009C51DB">
      <w:pPr>
        <w:pStyle w:val="Code"/>
        <w:rPr>
          <w:ins w:id="253" w:author="Kelvin Sung" w:date="2021-05-13T16:57:00Z"/>
        </w:rPr>
      </w:pPr>
      <w:r>
        <w:t>… implementation to follow …</w:t>
      </w:r>
    </w:p>
    <w:p w14:paraId="478C4F3E" w14:textId="77777777" w:rsidR="0008140C" w:rsidRDefault="0008140C" w:rsidP="0008140C">
      <w:pPr>
        <w:pStyle w:val="Code"/>
        <w:rPr>
          <w:ins w:id="254" w:author="Kelvin Sung" w:date="2021-05-13T16:57:00Z"/>
        </w:rPr>
      </w:pPr>
    </w:p>
    <w:p w14:paraId="4DDBE896" w14:textId="08769059" w:rsidR="0008140C" w:rsidDel="003850DC" w:rsidRDefault="0008140C" w:rsidP="0008140C">
      <w:pPr>
        <w:pStyle w:val="Code"/>
        <w:rPr>
          <w:del w:id="255" w:author="Kelvin Sung" w:date="2021-05-13T16:57:00Z"/>
          <w:moveTo w:id="256" w:author="Kelvin Sung" w:date="2021-05-13T16:57:00Z"/>
        </w:rPr>
      </w:pPr>
      <w:moveToRangeStart w:id="257" w:author="Kelvin Sung" w:date="2021-05-13T16:57:00Z" w:name="move71817489"/>
      <w:moveTo w:id="258" w:author="Kelvin Sung" w:date="2021-05-13T16:57:00Z">
        <w:r w:rsidRPr="009C51DB">
          <w:t>export default Hero;</w:t>
        </w:r>
      </w:moveTo>
    </w:p>
    <w:moveToRangeEnd w:id="257"/>
    <w:p w14:paraId="7B141E50" w14:textId="77777777" w:rsidR="0008140C" w:rsidRPr="00294781" w:rsidRDefault="0008140C" w:rsidP="009C51DB">
      <w:pPr>
        <w:pStyle w:val="Code"/>
      </w:pPr>
    </w:p>
    <w:p w14:paraId="67E0BF89" w14:textId="720BC458"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ins w:id="259" w:author="Kelvin Sung" w:date="2021-05-13T16:57:00Z">
        <w:r w:rsidR="0008140C">
          <w:t xml:space="preserve">. </w:t>
        </w:r>
        <w:r w:rsidR="0008140C" w:rsidRPr="0008140C">
          <w:t xml:space="preserve">The </w:t>
        </w:r>
        <w:r w:rsidR="0008140C" w:rsidRPr="0008140C">
          <w:rPr>
            <w:rStyle w:val="CodeInline"/>
            <w:rPrChange w:id="260" w:author="Kelvin Sung" w:date="2021-05-13T16:57:00Z">
              <w:rPr/>
            </w:rPrChange>
          </w:rPr>
          <w:t>Hero</w:t>
        </w:r>
        <w:r w:rsidR="0008140C" w:rsidRPr="0008140C">
          <w:t xml:space="preserve"> object moves at a </w:t>
        </w:r>
        <w:proofErr w:type="spellStart"/>
        <w:r w:rsidR="0008140C" w:rsidRPr="0008140C">
          <w:rPr>
            <w:rStyle w:val="CodeInline"/>
            <w:rPrChange w:id="261" w:author="Kelvin Sung" w:date="2021-05-13T16:57:00Z">
              <w:rPr/>
            </w:rPrChange>
          </w:rPr>
          <w:t>kDelta</w:t>
        </w:r>
        <w:proofErr w:type="spellEnd"/>
        <w:r w:rsidR="0008140C" w:rsidRPr="0008140C">
          <w:t xml:space="preserve"> rate based on WASD input from the keyboard.</w:t>
        </w:r>
      </w:ins>
      <w:del w:id="262" w:author="Kelvin Sung" w:date="2021-05-13T16:57:00Z">
        <w:r w:rsidDel="0008140C">
          <w:delText>:</w:delText>
        </w:r>
      </w:del>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366A1B10" w14:textId="7E323660" w:rsidR="00550743" w:rsidDel="0008140C" w:rsidRDefault="00550743" w:rsidP="00550743">
      <w:pPr>
        <w:pStyle w:val="BodyTextCont"/>
        <w:rPr>
          <w:del w:id="263" w:author="Kelvin Sung" w:date="2021-05-13T16:57:00Z"/>
        </w:rPr>
      </w:pPr>
      <w:del w:id="264" w:author="Kelvin Sung" w:date="2021-05-13T16:57:00Z">
        <w:r w:rsidDel="0008140C">
          <w:delText xml:space="preserve">The </w:delText>
        </w:r>
        <w:r w:rsidRPr="008D7C2C" w:rsidDel="0008140C">
          <w:rPr>
            <w:rStyle w:val="CodeInline"/>
          </w:rPr>
          <w:delText>Hero</w:delText>
        </w:r>
        <w:r w:rsidDel="0008140C">
          <w:delText xml:space="preserve"> object </w:delText>
        </w:r>
        <w:r w:rsidRPr="00550743" w:rsidDel="0008140C">
          <w:delText>moves</w:delText>
        </w:r>
        <w:r w:rsidDel="0008140C">
          <w:delText xml:space="preserve"> at a </w:delText>
        </w:r>
        <w:r w:rsidRPr="00045487" w:rsidDel="0008140C">
          <w:rPr>
            <w:rStyle w:val="CodeInline"/>
          </w:rPr>
          <w:delText>kDelta</w:delText>
        </w:r>
        <w:r w:rsidDel="0008140C">
          <w:delText xml:space="preserve"> rate based on WASD input from the keyboard</w:delText>
        </w:r>
        <w:r w:rsidDel="0008140C">
          <w:fldChar w:fldCharType="begin"/>
        </w:r>
        <w:r w:rsidDel="0008140C">
          <w:delInstrText xml:space="preserve"> XE "</w:delInstrText>
        </w:r>
        <w:r w:rsidRPr="00537262" w:rsidDel="0008140C">
          <w:delInstrText>The Hero GameObject</w:delInstrText>
        </w:r>
        <w:r w:rsidDel="0008140C">
          <w:delInstrText xml:space="preserve">" </w:delInstrText>
        </w:r>
        <w:r w:rsidDel="0008140C">
          <w:fldChar w:fldCharType="end"/>
        </w:r>
        <w:r w:rsidDel="0008140C">
          <w:fldChar w:fldCharType="begin"/>
        </w:r>
        <w:r w:rsidDel="0008140C">
          <w:delInstrText xml:space="preserve"> XE "</w:delInstrText>
        </w:r>
        <w:r w:rsidRPr="00537262" w:rsidDel="0008140C">
          <w:delInstrText>Game Objects Project:The Hero GameObject</w:delInstrText>
        </w:r>
        <w:r w:rsidDel="0008140C">
          <w:delInstrText xml:space="preserve">" </w:delInstrText>
        </w:r>
        <w:r w:rsidDel="0008140C">
          <w:fldChar w:fldCharType="end"/>
        </w:r>
        <w:r w:rsidDel="0008140C">
          <w:delText>.</w:delText>
        </w:r>
      </w:del>
    </w:p>
    <w:p w14:paraId="62A5D798" w14:textId="597CCCCA" w:rsidR="009C51DB" w:rsidDel="0008140C" w:rsidRDefault="009C51DB" w:rsidP="009C51DB">
      <w:pPr>
        <w:pStyle w:val="NumList"/>
        <w:rPr>
          <w:ins w:id="265" w:author="Matthew T. Munson" w:date="2021-05-06T13:53:00Z"/>
          <w:del w:id="266" w:author="Kelvin Sung" w:date="2021-05-13T16:57:00Z"/>
        </w:rPr>
      </w:pPr>
      <w:ins w:id="267" w:author="Matthew T. Munson" w:date="2021-05-06T13:53:00Z">
        <w:del w:id="268" w:author="Kelvin Sung" w:date="2021-05-13T16:57:00Z">
          <w:r w:rsidDel="0008140C">
            <w:delText>Export the Hero so that it’s available to other classes</w:delText>
          </w:r>
        </w:del>
      </w:ins>
    </w:p>
    <w:p w14:paraId="4DB78E6F" w14:textId="0ED9ED99" w:rsidR="009C51DB" w:rsidDel="0008140C" w:rsidRDefault="009C51DB">
      <w:pPr>
        <w:pStyle w:val="Code"/>
        <w:rPr>
          <w:moveFrom w:id="269" w:author="Kelvin Sung" w:date="2021-05-13T16:57:00Z"/>
        </w:rPr>
        <w:pPrChange w:id="270" w:author="Matthew T. Munson" w:date="2021-05-06T13:53:00Z">
          <w:pPr>
            <w:pStyle w:val="NumList"/>
          </w:pPr>
        </w:pPrChange>
      </w:pPr>
      <w:moveFromRangeStart w:id="271" w:author="Kelvin Sung" w:date="2021-05-13T16:57:00Z" w:name="move71817489"/>
      <w:moveFrom w:id="272" w:author="Kelvin Sung" w:date="2021-05-13T16:57:00Z">
        <w:ins w:id="273" w:author="Matthew T. Munson" w:date="2021-05-06T13:53:00Z">
          <w:r w:rsidRPr="009C51DB" w:rsidDel="0008140C">
            <w:t>export default Hero;</w:t>
          </w:r>
        </w:ins>
      </w:moveFrom>
    </w:p>
    <w:moveFromRangeEnd w:id="271"/>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0F9A4888"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del w:id="274" w:author="Kelvin Sung" w:date="2021-05-13T16:59:00Z">
        <w:r w:rsidRPr="008F6D11" w:rsidDel="00AD26A0">
          <w:rPr>
            <w:rStyle w:val="CodeInline"/>
          </w:rPr>
          <w:delText>/</w:delText>
        </w:r>
      </w:del>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del w:id="275" w:author="Kelvin Sung" w:date="2021-05-13T16:59:00Z">
        <w:r w:rsidRPr="00AD26A0" w:rsidDel="00AD26A0">
          <w:rPr>
            <w:rStyle w:val="CodeInline"/>
            <w:rPrChange w:id="276" w:author="Kelvin Sung" w:date="2021-05-13T16:59:00Z">
              <w:rPr/>
            </w:rPrChange>
          </w:rPr>
          <w:delText xml:space="preserve">this </w:delText>
        </w:r>
      </w:del>
      <w:ins w:id="277" w:author="Kelvin Sung" w:date="2021-05-13T16:59:00Z">
        <w:r w:rsidR="00AD26A0" w:rsidRPr="00AD26A0">
          <w:rPr>
            <w:rStyle w:val="CodeInline"/>
            <w:rPrChange w:id="278" w:author="Kelvin Sung" w:date="2021-05-13T16:59:00Z">
              <w:rPr/>
            </w:rPrChange>
          </w:rPr>
          <w:t>Minion</w:t>
        </w:r>
        <w:r w:rsidR="00AD26A0">
          <w:t xml:space="preserve"> </w:t>
        </w:r>
      </w:ins>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lastRenderedPageBreak/>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4249619F" w:rsidR="00CB4D09" w:rsidRDefault="00CB4D09" w:rsidP="00CB4D09">
      <w:pPr>
        <w:pStyle w:val="Code"/>
      </w:pPr>
      <w:r>
        <w:t xml:space="preserve">        //0 is left of </w:t>
      </w:r>
      <w:ins w:id="279" w:author="Kelvin Sung" w:date="2021-05-13T17:00:00Z">
        <w:r w:rsidR="00115F72">
          <w:t xml:space="preserve">the </w:t>
        </w:r>
      </w:ins>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5A91BC86" w:rsidR="00CB4D09" w:rsidRDefault="000F5602">
      <w:pPr>
        <w:pStyle w:val="Code"/>
        <w:rPr>
          <w:ins w:id="280" w:author="Kelvin Sung" w:date="2021-05-13T17:00:00Z"/>
        </w:rPr>
      </w:pPr>
      <w:ins w:id="281" w:author="Kelvin Sung" w:date="2021-05-13T17:01:00Z">
        <w:r>
          <w:t xml:space="preserve">    </w:t>
        </w:r>
      </w:ins>
      <w:del w:id="282" w:author="Kelvin Sung" w:date="2021-05-13T17:00:00Z">
        <w:r w:rsidR="00CB4D09" w:rsidDel="00475F87">
          <w:delText xml:space="preserve">    </w:delText>
        </w:r>
      </w:del>
      <w:r w:rsidR="00CB4D09">
        <w:t>}</w:t>
      </w:r>
    </w:p>
    <w:p w14:paraId="07DD6CF6" w14:textId="77777777" w:rsidR="00475F87" w:rsidRDefault="00475F87">
      <w:pPr>
        <w:pStyle w:val="Code"/>
        <w:ind w:firstLine="180"/>
        <w:pPrChange w:id="283" w:author="Kelvin Sung" w:date="2021-05-13T17:00:00Z">
          <w:pPr>
            <w:pStyle w:val="Code"/>
          </w:pPr>
        </w:pPrChange>
      </w:pPr>
    </w:p>
    <w:p w14:paraId="67F2D524" w14:textId="0EA628DB" w:rsidR="00CB4D09" w:rsidRDefault="00CB4D09" w:rsidP="00CB4D09">
      <w:pPr>
        <w:pStyle w:val="Code"/>
        <w:rPr>
          <w:ins w:id="284" w:author="Kelvin Sung" w:date="2021-05-13T17:00:00Z"/>
        </w:rPr>
      </w:pPr>
      <w:r>
        <w:t>… implementation to follow …</w:t>
      </w:r>
    </w:p>
    <w:p w14:paraId="1E7CAE33" w14:textId="77777777" w:rsidR="00475F87" w:rsidRDefault="00475F87" w:rsidP="00CB4D09">
      <w:pPr>
        <w:pStyle w:val="Code"/>
        <w:rPr>
          <w:ins w:id="285" w:author="Kelvin Sung" w:date="2021-05-13T17:00:00Z"/>
        </w:rPr>
      </w:pPr>
    </w:p>
    <w:p w14:paraId="3F616ECE" w14:textId="3710E70D" w:rsidR="00475F87" w:rsidDel="00475F87" w:rsidRDefault="00475F87" w:rsidP="00475F87">
      <w:pPr>
        <w:pStyle w:val="Code"/>
        <w:rPr>
          <w:del w:id="286" w:author="Kelvin Sung" w:date="2021-05-13T17:00:00Z"/>
          <w:moveTo w:id="287" w:author="Kelvin Sung" w:date="2021-05-13T17:00:00Z"/>
        </w:rPr>
      </w:pPr>
      <w:moveToRangeStart w:id="288" w:author="Kelvin Sung" w:date="2021-05-13T17:00:00Z" w:name="move71817620"/>
      <w:moveTo w:id="289" w:author="Kelvin Sung" w:date="2021-05-13T17:00:00Z">
        <w:r w:rsidRPr="00CB4D09">
          <w:t>export default Minion;</w:t>
        </w:r>
      </w:moveTo>
    </w:p>
    <w:moveToRangeEnd w:id="288"/>
    <w:p w14:paraId="3B1F33BF" w14:textId="77777777" w:rsidR="00475F87" w:rsidRPr="00294781" w:rsidRDefault="00475F87" w:rsidP="00CB4D09">
      <w:pPr>
        <w:pStyle w:val="Code"/>
      </w:pP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1DD82B20" w14:textId="07D93FFC" w:rsidR="00CB4D09" w:rsidDel="00475F87" w:rsidRDefault="00CB4D09" w:rsidP="00CB4D09">
      <w:pPr>
        <w:pStyle w:val="NumList"/>
        <w:rPr>
          <w:ins w:id="290" w:author="Matthew T. Munson" w:date="2021-05-06T14:03:00Z"/>
          <w:del w:id="291" w:author="Kelvin Sung" w:date="2021-05-13T16:59:00Z"/>
        </w:rPr>
      </w:pPr>
      <w:ins w:id="292" w:author="Matthew T. Munson" w:date="2021-05-06T14:02:00Z">
        <w:del w:id="293" w:author="Kelvin Sung" w:date="2021-05-13T16:59:00Z">
          <w:r w:rsidDel="00475F87">
            <w:delText>Export the Minion so that i</w:delText>
          </w:r>
        </w:del>
      </w:ins>
      <w:ins w:id="294" w:author="Matthew T. Munson" w:date="2021-05-06T14:03:00Z">
        <w:del w:id="295" w:author="Kelvin Sung" w:date="2021-05-13T16:59:00Z">
          <w:r w:rsidDel="00475F87">
            <w:delText>t’s available to other classes</w:delText>
          </w:r>
        </w:del>
      </w:ins>
    </w:p>
    <w:p w14:paraId="526A2338" w14:textId="2204EF44" w:rsidR="00CB4D09" w:rsidDel="00475F87" w:rsidRDefault="00CB4D09" w:rsidP="00CB4D09">
      <w:pPr>
        <w:pStyle w:val="Code"/>
        <w:rPr>
          <w:moveFrom w:id="296" w:author="Kelvin Sung" w:date="2021-05-13T17:00:00Z"/>
        </w:rPr>
      </w:pPr>
      <w:moveFromRangeStart w:id="297" w:author="Kelvin Sung" w:date="2021-05-13T17:00:00Z" w:name="move71817620"/>
      <w:moveFrom w:id="298" w:author="Kelvin Sung" w:date="2021-05-13T17:00:00Z">
        <w:ins w:id="299" w:author="Matthew T. Munson" w:date="2021-05-06T14:03:00Z">
          <w:r w:rsidRPr="00CB4D09" w:rsidDel="00475F87">
            <w:t>export default Minion;</w:t>
          </w:r>
        </w:ins>
      </w:moveFrom>
    </w:p>
    <w:moveFromRangeEnd w:id="297"/>
    <w:p w14:paraId="7B54C319" w14:textId="18C9CB8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rPr>
          <w:ins w:id="300" w:author="Kelvin Sung" w:date="2021-05-13T17:06:00Z"/>
        </w:rPr>
      </w:pPr>
      <w:ins w:id="301" w:author="Kelvin Sung" w:date="2021-05-13T17:03:00Z">
        <w:r>
          <w:t xml:space="preserve">In additional to the engine access file, </w:t>
        </w:r>
        <w:r w:rsidRPr="00CF04B1">
          <w:rPr>
            <w:rStyle w:val="CodeInline"/>
            <w:rPrChange w:id="302" w:author="Kelvin Sung" w:date="2021-05-13T17:03:00Z">
              <w:rPr/>
            </w:rPrChange>
          </w:rPr>
          <w:t>index.js</w:t>
        </w:r>
        <w:r>
          <w:t>, in order to gain access to the newly defined objects</w:t>
        </w:r>
      </w:ins>
      <w:ins w:id="303" w:author="Kelvin Sung" w:date="2021-05-13T17:04:00Z">
        <w:r>
          <w:t xml:space="preserve"> </w:t>
        </w:r>
      </w:ins>
      <w:ins w:id="304" w:author="Kelvin Sung" w:date="2021-05-13T17:03:00Z">
        <w:r>
          <w:t xml:space="preserve">the corresponding </w:t>
        </w:r>
      </w:ins>
      <w:ins w:id="305" w:author="Kelvin Sung" w:date="2021-05-13T17:04:00Z">
        <w:r>
          <w:t>source code must be imported.</w:t>
        </w:r>
      </w:ins>
    </w:p>
    <w:p w14:paraId="487EB969" w14:textId="77777777" w:rsidR="0059493A" w:rsidRDefault="0059493A">
      <w:pPr>
        <w:pStyle w:val="Code"/>
        <w:rPr>
          <w:ins w:id="306" w:author="Kelvin Sung" w:date="2021-05-13T17:07:00Z"/>
        </w:rPr>
        <w:pPrChange w:id="307" w:author="Kelvin Sung" w:date="2021-05-13T17:07:00Z">
          <w:pPr>
            <w:pStyle w:val="NumList"/>
          </w:pPr>
        </w:pPrChange>
      </w:pPr>
      <w:ins w:id="308" w:author="Kelvin Sung" w:date="2021-05-13T17:07:00Z">
        <w:r>
          <w:t>import engine from "../engine/index.js";</w:t>
        </w:r>
      </w:ins>
    </w:p>
    <w:p w14:paraId="409BD194" w14:textId="77777777" w:rsidR="0059493A" w:rsidRDefault="0059493A">
      <w:pPr>
        <w:pStyle w:val="Code"/>
        <w:rPr>
          <w:ins w:id="309" w:author="Kelvin Sung" w:date="2021-05-13T17:07:00Z"/>
        </w:rPr>
        <w:pPrChange w:id="310" w:author="Kelvin Sung" w:date="2021-05-13T17:07:00Z">
          <w:pPr>
            <w:pStyle w:val="NumList"/>
          </w:pPr>
        </w:pPrChange>
      </w:pPr>
    </w:p>
    <w:p w14:paraId="34C3EBD7" w14:textId="77777777" w:rsidR="0059493A" w:rsidRDefault="0059493A">
      <w:pPr>
        <w:pStyle w:val="Code"/>
        <w:rPr>
          <w:ins w:id="311" w:author="Kelvin Sung" w:date="2021-05-13T17:07:00Z"/>
        </w:rPr>
        <w:pPrChange w:id="312" w:author="Kelvin Sung" w:date="2021-05-13T17:07:00Z">
          <w:pPr>
            <w:pStyle w:val="NumList"/>
          </w:pPr>
        </w:pPrChange>
      </w:pPr>
      <w:ins w:id="313" w:author="Kelvin Sung" w:date="2021-05-13T17:07:00Z">
        <w:r>
          <w:t>// user stuff</w:t>
        </w:r>
      </w:ins>
    </w:p>
    <w:p w14:paraId="5B3B5F1C" w14:textId="77777777" w:rsidR="0059493A" w:rsidRDefault="0059493A">
      <w:pPr>
        <w:pStyle w:val="Code"/>
        <w:rPr>
          <w:ins w:id="314" w:author="Kelvin Sung" w:date="2021-05-13T17:07:00Z"/>
        </w:rPr>
        <w:pPrChange w:id="315" w:author="Kelvin Sung" w:date="2021-05-13T17:07:00Z">
          <w:pPr>
            <w:pStyle w:val="NumList"/>
          </w:pPr>
        </w:pPrChange>
      </w:pPr>
      <w:ins w:id="316" w:author="Kelvin Sung" w:date="2021-05-13T17:07:00Z">
        <w:r>
          <w:t>import DyePack from "./objects/dye_pack.js";</w:t>
        </w:r>
      </w:ins>
    </w:p>
    <w:p w14:paraId="0FBCA45E" w14:textId="77777777" w:rsidR="0059493A" w:rsidRDefault="0059493A">
      <w:pPr>
        <w:pStyle w:val="Code"/>
        <w:rPr>
          <w:ins w:id="317" w:author="Kelvin Sung" w:date="2021-05-13T17:07:00Z"/>
        </w:rPr>
        <w:pPrChange w:id="318" w:author="Kelvin Sung" w:date="2021-05-13T17:07:00Z">
          <w:pPr>
            <w:pStyle w:val="NumList"/>
          </w:pPr>
        </w:pPrChange>
      </w:pPr>
      <w:ins w:id="319" w:author="Kelvin Sung" w:date="2021-05-13T17:07:00Z">
        <w:r>
          <w:t>import Minion from "./objects/minion.js";</w:t>
        </w:r>
      </w:ins>
    </w:p>
    <w:p w14:paraId="4082B173" w14:textId="52FA72E7" w:rsidR="0059493A" w:rsidRDefault="0059493A">
      <w:pPr>
        <w:pStyle w:val="Code"/>
        <w:rPr>
          <w:ins w:id="320" w:author="Kelvin Sung" w:date="2021-05-13T17:04:00Z"/>
        </w:rPr>
        <w:pPrChange w:id="321" w:author="Kelvin Sung" w:date="2021-05-13T17:07:00Z">
          <w:pPr>
            <w:pStyle w:val="NumList"/>
            <w:numPr>
              <w:numId w:val="12"/>
            </w:numPr>
          </w:pPr>
        </w:pPrChange>
      </w:pPr>
      <w:ins w:id="322" w:author="Kelvin Sung" w:date="2021-05-13T17:07:00Z">
        <w:r>
          <w:lastRenderedPageBreak/>
          <w:t>import Hero from "./objects/hero.js";</w:t>
        </w:r>
      </w:ins>
    </w:p>
    <w:p w14:paraId="2B5994F4" w14:textId="57856B2E" w:rsidR="00CF04B1" w:rsidRDefault="00CF04B1">
      <w:pPr>
        <w:pStyle w:val="NoteTipCaution"/>
        <w:rPr>
          <w:ins w:id="323" w:author="Kelvin Sung" w:date="2021-05-13T17:03:00Z"/>
        </w:rPr>
        <w:pPrChange w:id="324" w:author="Kelvin Sung" w:date="2021-05-13T17:04:00Z">
          <w:pPr>
            <w:pStyle w:val="NumList"/>
            <w:numPr>
              <w:numId w:val="12"/>
            </w:numPr>
          </w:pPr>
        </w:pPrChange>
      </w:pPr>
      <w:ins w:id="325" w:author="Kelvin Sung" w:date="2021-05-13T17:04:00Z">
        <w:r w:rsidRPr="00CF04B1">
          <w:rPr>
            <w:rStyle w:val="Strong"/>
            <w:rPrChange w:id="326" w:author="Kelvin Sung" w:date="2021-05-13T17:04:00Z">
              <w:rPr/>
            </w:rPrChange>
          </w:rPr>
          <w:t>Note</w:t>
        </w:r>
        <w:r>
          <w:t xml:space="preserve"> As i</w:t>
        </w:r>
      </w:ins>
      <w:ins w:id="327" w:author="Matthew T. Munson" w:date="2021-05-15T15:05:00Z">
        <w:r w:rsidR="00F305C7">
          <w:t>s</w:t>
        </w:r>
      </w:ins>
      <w:ins w:id="328" w:author="Kelvin Sung" w:date="2021-05-13T17:04:00Z">
        <w:del w:id="329" w:author="Matthew T. Munson" w:date="2021-05-15T15:05:00Z">
          <w:r w:rsidDel="00F305C7">
            <w:delText>n</w:delText>
          </w:r>
        </w:del>
        <w:r>
          <w:t xml:space="preserve"> </w:t>
        </w:r>
      </w:ins>
      <w:ins w:id="330" w:author="Kelvin Sung" w:date="2021-05-13T17:05:00Z">
        <w:r>
          <w:t>the case for other import/export statements, unless there are other specific reas</w:t>
        </w:r>
      </w:ins>
      <w:ins w:id="331" w:author="Kelvin Sung" w:date="2021-05-13T17:06:00Z">
        <w:r>
          <w:t>ons, this reminder will not be shown again.</w:t>
        </w:r>
      </w:ins>
    </w:p>
    <w:p w14:paraId="53FCB567" w14:textId="57D600CB" w:rsidR="00550743" w:rsidRPr="00294781" w:rsidRDefault="00550743" w:rsidP="00E60016">
      <w:pPr>
        <w:pStyle w:val="NumList"/>
        <w:numPr>
          <w:ilvl w:val="0"/>
          <w:numId w:val="12"/>
        </w:numPr>
      </w:pPr>
      <w:r>
        <w:t xml:space="preserve">The </w:t>
      </w:r>
      <w:r w:rsidRPr="00550743">
        <w:t>constructor</w:t>
      </w:r>
      <w:r>
        <w:t xml:space="preserve"> and the </w:t>
      </w:r>
      <w:r w:rsidRPr="00E85F86">
        <w:rPr>
          <w:rStyle w:val="CodeInline"/>
        </w:rPr>
        <w:t>load()</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r w:rsidRPr="00550743">
        <w:rPr>
          <w:rStyle w:val="CodeInline"/>
          <w:rFonts w:ascii="Utopia" w:hAnsi="Utopia"/>
          <w:bdr w:val="none" w:sz="0" w:space="0" w:color="auto"/>
        </w:rPr>
        <w:t>init</w:t>
      </w:r>
      <w:proofErr w:type="spell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370BC085" w:rsidR="00550743" w:rsidRDefault="00550743" w:rsidP="00550743">
      <w:pPr>
        <w:pStyle w:val="Code"/>
      </w:pPr>
      <w:r w:rsidRPr="00294781">
        <w:t xml:space="preserve">    </w:t>
      </w:r>
      <w:commentRangeStart w:id="332"/>
      <w:del w:id="333" w:author="Kelvin Sung" w:date="2021-05-13T17:08:00Z">
        <w:r w:rsidDel="0059493A">
          <w:delText xml:space="preserve">// </w:delText>
        </w:r>
      </w:del>
      <w:r>
        <w:t xml:space="preserve">… identical </w:t>
      </w:r>
      <w:r w:rsidR="00CB4D09">
        <w:t xml:space="preserve">to </w:t>
      </w:r>
      <w:r>
        <w:t xml:space="preserve">previous </w:t>
      </w:r>
      <w:r w:rsidR="00CB4D09">
        <w:t>code</w:t>
      </w:r>
      <w:r>
        <w:t xml:space="preserve"> … </w:t>
      </w:r>
      <w:commentRangeEnd w:id="332"/>
      <w:r w:rsidR="0059493A">
        <w:rPr>
          <w:rStyle w:val="CommentReference"/>
          <w:rFonts w:asciiTheme="minorHAnsi" w:hAnsiTheme="minorHAnsi"/>
          <w:noProof w:val="0"/>
        </w:rPr>
        <w:commentReference w:id="332"/>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ins w:id="334" w:author="Kelvin Sung" w:date="2021-05-13T17:09:00Z">
        <w:r w:rsidR="00425E00" w:rsidRPr="00425E00">
          <w:rPr>
            <w:rPrChange w:id="335" w:author="Kelvin Sung" w:date="2021-05-13T17:10:00Z">
              <w:rPr>
                <w:rStyle w:val="CodeInline"/>
              </w:rPr>
            </w:rPrChange>
          </w:rPr>
          <w:t>, an</w:t>
        </w:r>
      </w:ins>
      <w:ins w:id="336" w:author="Kelvin Sung" w:date="2021-05-13T17:10:00Z">
        <w:r w:rsidR="00425E00" w:rsidRPr="00425E00">
          <w:rPr>
            <w:rPrChange w:id="337" w:author="Kelvin Sung" w:date="2021-05-13T17:10:00Z">
              <w:rPr>
                <w:rStyle w:val="CodeInline"/>
              </w:rPr>
            </w:rPrChange>
          </w:rPr>
          <w:t xml:space="preserve">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425E00">
          <w:rPr>
            <w:rPrChange w:id="338" w:author="Kelvin Sung" w:date="2021-05-13T17:10:00Z">
              <w:rPr>
                <w:rStyle w:val="CodeInline"/>
              </w:rPr>
            </w:rPrChange>
          </w:rPr>
          <w:t xml:space="preserve"> class</w:t>
        </w:r>
      </w:ins>
      <w:r>
        <w:t xml:space="preserve">. Notice that the </w:t>
      </w:r>
      <w:proofErr w:type="spellStart"/>
      <w:r w:rsidRPr="009946E7">
        <w:rPr>
          <w:rStyle w:val="CodeInline"/>
          <w:rPrChange w:id="339" w:author="Kelvin Sung" w:date="2021-05-13T17:10:00Z">
            <w:rPr/>
          </w:rPrChange>
        </w:rPr>
        <w:t>init</w:t>
      </w:r>
      <w:proofErr w:type="spellEnd"/>
      <w:ins w:id="340" w:author="Kelvin Sung" w:date="2021-05-13T17:10:00Z">
        <w:r w:rsidR="009946E7" w:rsidRPr="009946E7">
          <w:rPr>
            <w:rStyle w:val="CodeInline"/>
            <w:rPrChange w:id="341" w:author="Kelvin Sung" w:date="2021-05-13T17:10:00Z">
              <w:rPr/>
            </w:rPrChange>
          </w:rPr>
          <w:t>()</w:t>
        </w:r>
      </w:ins>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lastRenderedPageBreak/>
        <w:t xml:space="preserve">Edit the </w:t>
      </w:r>
      <w:r w:rsidRPr="00AB632F">
        <w:rPr>
          <w:rStyle w:val="CodeInline"/>
          <w:rPrChange w:id="342" w:author="Kelvin Sung" w:date="2021-05-14T07:10:00Z">
            <w:rPr>
              <w:rStyle w:val="CodeInline"/>
              <w:rFonts w:ascii="Utopia" w:hAnsi="Utopia"/>
              <w:bdr w:val="none" w:sz="0" w:space="0" w:color="auto"/>
            </w:rPr>
          </w:rPrChange>
        </w:rPr>
        <w:t>update</w:t>
      </w:r>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6CB581E2" w14:textId="5CBD2ED5" w:rsidR="00550743" w:rsidRDefault="00550743" w:rsidP="00A61116">
      <w:pPr>
        <w:pStyle w:val="BodyTextCont"/>
        <w:rPr>
          <w:ins w:id="343" w:author="Kelvin Sung" w:date="2021-05-13T16:46:00Z"/>
        </w:rPr>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r w:rsidRPr="00DC0526">
        <w:rPr>
          <w:rStyle w:val="CodeInline"/>
        </w:rPr>
        <w:t>init</w:t>
      </w:r>
      <w:proofErr w:type="spellEnd"/>
      <w:r w:rsidRPr="00DC0526">
        <w:rPr>
          <w:rStyle w:val="CodeInline"/>
        </w:rPr>
        <w:t>()</w:t>
      </w:r>
      <w:r>
        <w:t xml:space="preserve"> and </w:t>
      </w:r>
      <w:r w:rsidRPr="002E0E04">
        <w:rPr>
          <w:rStyle w:val="CodeInline"/>
        </w:rPr>
        <w:t>update()</w:t>
      </w:r>
      <w:r>
        <w:t xml:space="preserve"> functions. The </w:t>
      </w:r>
      <w:proofErr w:type="spellStart"/>
      <w:r w:rsidRPr="00607233">
        <w:rPr>
          <w:rStyle w:val="CodeInline"/>
        </w:rPr>
        <w:t>init</w:t>
      </w:r>
      <w:proofErr w:type="spell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r w:rsidRPr="007F4084">
        <w:rPr>
          <w:rStyle w:val="CodeInline"/>
        </w:rPr>
        <w:t>update()</w:t>
      </w:r>
      <w:r>
        <w:t xml:space="preserve"> function, the logic in the </w:t>
      </w:r>
      <w:ins w:id="344" w:author="Kelvin Sung" w:date="2021-05-13T17:12:00Z">
        <w:r w:rsidR="009946E7" w:rsidRPr="001069EC">
          <w:rPr>
            <w:rStyle w:val="CodeInline"/>
          </w:rPr>
          <w:t>update()</w:t>
        </w:r>
        <w:r w:rsidR="009946E7">
          <w:t xml:space="preserve"> function of</w:t>
        </w:r>
        <w:r w:rsidR="009946E7" w:rsidRPr="001069EC">
          <w:rPr>
            <w:rStyle w:val="CodeInline"/>
          </w:rPr>
          <w:t xml:space="preserve"> </w:t>
        </w:r>
      </w:ins>
      <w:proofErr w:type="spellStart"/>
      <w:r w:rsidRPr="001069EC">
        <w:rPr>
          <w:rStyle w:val="CodeInline"/>
        </w:rPr>
        <w:t>MyGame</w:t>
      </w:r>
      <w:proofErr w:type="spellEnd"/>
      <w:r>
        <w:rPr>
          <w:rStyle w:val="CodeInline"/>
        </w:rPr>
        <w:t xml:space="preserve"> </w:t>
      </w:r>
      <w:del w:id="345" w:author="Kelvin Sung" w:date="2021-05-13T17:12:00Z">
        <w:r w:rsidDel="009946E7">
          <w:delText xml:space="preserve">level’s </w:delText>
        </w:r>
        <w:r w:rsidRPr="001069EC" w:rsidDel="009946E7">
          <w:rPr>
            <w:rStyle w:val="CodeInline"/>
          </w:rPr>
          <w:delText>update()</w:delText>
        </w:r>
        <w:r w:rsidDel="009946E7">
          <w:delText xml:space="preserve"> function </w:delText>
        </w:r>
      </w:del>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7AA939F" w:rsidR="00DE11A4" w:rsidRDefault="00DE11A4" w:rsidP="00A61116">
      <w:pPr>
        <w:pStyle w:val="BodyTextCont"/>
      </w:pPr>
      <w:ins w:id="346" w:author="Kelvin Sung" w:date="2021-05-13T16:46:00Z">
        <w:r w:rsidRPr="006022C0">
          <w:rPr>
            <w:rStyle w:val="Strong"/>
          </w:rPr>
          <w:t>Note</w:t>
        </w:r>
        <w:r>
          <w:t xml:space="preserve"> </w:t>
        </w:r>
      </w:ins>
      <w:ins w:id="347" w:author="Kelvin Sung" w:date="2021-05-13T17:13:00Z">
        <w:r w:rsidR="003124E2">
          <w:t xml:space="preserve">Throughout this book, in </w:t>
        </w:r>
      </w:ins>
      <w:ins w:id="348" w:author="Kelvin Sung" w:date="2021-05-13T18:24:00Z">
        <w:r w:rsidR="004C70E9">
          <w:t>al</w:t>
        </w:r>
      </w:ins>
      <w:ins w:id="349" w:author="Kelvin Sung" w:date="2021-05-13T17:13:00Z">
        <w:r w:rsidR="003124E2">
          <w:t xml:space="preserve">most </w:t>
        </w:r>
      </w:ins>
      <w:ins w:id="350" w:author="Kelvin Sung" w:date="2021-05-13T18:24:00Z">
        <w:r w:rsidR="004C70E9">
          <w:t xml:space="preserve">all </w:t>
        </w:r>
      </w:ins>
      <w:ins w:id="351" w:author="Kelvin Sung" w:date="2021-05-13T17:13:00Z">
        <w:r w:rsidR="003124E2">
          <w:t xml:space="preserve">cases, </w:t>
        </w:r>
        <w:proofErr w:type="spellStart"/>
        <w:r w:rsidR="003124E2" w:rsidRPr="003124E2">
          <w:rPr>
            <w:rStyle w:val="CodeInline"/>
            <w:rPrChange w:id="352" w:author="Kelvin Sung" w:date="2021-05-13T17:14:00Z">
              <w:rPr/>
            </w:rPrChange>
          </w:rPr>
          <w:t>MyGame</w:t>
        </w:r>
        <w:proofErr w:type="spellEnd"/>
        <w:r w:rsidR="003124E2">
          <w:t xml:space="preserve"> class</w:t>
        </w:r>
      </w:ins>
      <w:ins w:id="353" w:author="Kelvin Sung" w:date="2021-05-13T18:26:00Z">
        <w:r w:rsidR="00755FDE">
          <w:t xml:space="preserve">es </w:t>
        </w:r>
      </w:ins>
      <w:ins w:id="354" w:author="Kelvin Sung" w:date="2021-05-13T17:13:00Z">
        <w:r w:rsidR="003124E2">
          <w:t xml:space="preserve">are designed to </w:t>
        </w:r>
      </w:ins>
      <w:ins w:id="355" w:author="Kelvin Sung" w:date="2021-05-13T17:14:00Z">
        <w:r w:rsidR="003124E2">
          <w:t xml:space="preserve">showcase </w:t>
        </w:r>
      </w:ins>
      <w:ins w:id="356" w:author="Kelvin Sung" w:date="2021-05-13T18:25:00Z">
        <w:r w:rsidR="00755FDE">
          <w:t xml:space="preserve">the </w:t>
        </w:r>
      </w:ins>
      <w:ins w:id="357" w:author="Kelvin Sung" w:date="2021-05-13T17:14:00Z">
        <w:r w:rsidR="003124E2">
          <w:t>engine functionality</w:t>
        </w:r>
      </w:ins>
      <w:ins w:id="358" w:author="Kelvin Sung" w:date="2021-05-13T18:27:00Z">
        <w:r w:rsidR="00755FDE">
          <w:t xml:space="preserve">. As a result, </w:t>
        </w:r>
      </w:ins>
      <w:ins w:id="359" w:author="Kelvin Sung" w:date="2021-05-13T18:28:00Z">
        <w:r w:rsidR="00755FDE">
          <w:t xml:space="preserve">the source code </w:t>
        </w:r>
      </w:ins>
      <w:ins w:id="360" w:author="Kelvin Sung" w:date="2021-05-13T18:27:00Z">
        <w:r w:rsidR="00755FDE">
          <w:t xml:space="preserve">organization </w:t>
        </w:r>
      </w:ins>
      <w:ins w:id="361" w:author="Kelvin Sung" w:date="2021-05-13T18:29:00Z">
        <w:r w:rsidR="00755FDE">
          <w:t xml:space="preserve">in most </w:t>
        </w:r>
      </w:ins>
      <w:proofErr w:type="spellStart"/>
      <w:ins w:id="362" w:author="Kelvin Sung" w:date="2021-05-13T18:28:00Z">
        <w:r w:rsidR="00755FDE" w:rsidRPr="00755FDE">
          <w:rPr>
            <w:rStyle w:val="CodeInline"/>
            <w:rPrChange w:id="363" w:author="Kelvin Sung" w:date="2021-05-13T18:29:00Z">
              <w:rPr/>
            </w:rPrChange>
          </w:rPr>
          <w:t>MyGame</w:t>
        </w:r>
        <w:proofErr w:type="spellEnd"/>
        <w:r w:rsidR="00755FDE">
          <w:t xml:space="preserve"> </w:t>
        </w:r>
      </w:ins>
      <w:ins w:id="364" w:author="Kelvin Sung" w:date="2021-05-13T18:29:00Z">
        <w:r w:rsidR="00755FDE">
          <w:t xml:space="preserve">classes </w:t>
        </w:r>
      </w:ins>
      <w:ins w:id="365" w:author="Kelvin Sung" w:date="2021-05-13T18:28:00Z">
        <w:r w:rsidR="00755FDE">
          <w:t xml:space="preserve">may not represent the best </w:t>
        </w:r>
        <w:del w:id="366" w:author="Matthew T. Munson" w:date="2021-05-15T15:07:00Z">
          <w:r w:rsidR="00755FDE" w:rsidDel="00F305C7">
            <w:delText>stra</w:delText>
          </w:r>
        </w:del>
      </w:ins>
      <w:ins w:id="367" w:author="Kelvin Sung" w:date="2021-05-13T18:29:00Z">
        <w:del w:id="368" w:author="Matthew T. Munson" w:date="2021-05-15T15:07:00Z">
          <w:r w:rsidR="00755FDE" w:rsidDel="00F305C7">
            <w:delText xml:space="preserve">tegies </w:delText>
          </w:r>
        </w:del>
      </w:ins>
      <w:ins w:id="369" w:author="Matthew T. Munson" w:date="2021-05-15T15:07:00Z">
        <w:r w:rsidR="00F305C7">
          <w:t xml:space="preserve">practices </w:t>
        </w:r>
      </w:ins>
      <w:ins w:id="370" w:author="Kelvin Sung" w:date="2021-05-13T18:29:00Z">
        <w:r w:rsidR="00755FDE">
          <w:t>in implementing games.</w:t>
        </w:r>
      </w:ins>
    </w:p>
    <w:p w14:paraId="0A44ABB9" w14:textId="659C9B21" w:rsidR="00550743" w:rsidRDefault="00550743" w:rsidP="00550743">
      <w:pPr>
        <w:pStyle w:val="Heading1"/>
      </w:pPr>
      <w:commentRangeStart w:id="371"/>
      <w:commentRangeStart w:id="372"/>
      <w:commentRangeStart w:id="373"/>
      <w:del w:id="374" w:author="Kelvin Sung" w:date="2021-05-13T18:30:00Z">
        <w:r w:rsidDel="00755FDE">
          <w:delText xml:space="preserve">Chasing </w:delText>
        </w:r>
      </w:del>
      <w:ins w:id="375" w:author="Kelvin Sung" w:date="2021-05-13T18:30:00Z">
        <w:r w:rsidR="00755FDE">
          <w:t xml:space="preserve">Creating </w:t>
        </w:r>
      </w:ins>
      <w:del w:id="376" w:author="Kelvin Sung" w:date="2021-05-13T18:30:00Z">
        <w:r w:rsidDel="00755FDE">
          <w:delText xml:space="preserve">of </w:delText>
        </w:r>
      </w:del>
      <w:r>
        <w:t xml:space="preserve">a </w:t>
      </w:r>
      <w:del w:id="377" w:author="Kelvin Sung" w:date="2021-05-13T18:31:00Z">
        <w:r w:rsidDel="00755FDE">
          <w:delText xml:space="preserve">GameObject </w:delText>
        </w:r>
        <w:commentRangeEnd w:id="371"/>
        <w:r w:rsidR="00872128" w:rsidDel="00755FDE">
          <w:rPr>
            <w:rStyle w:val="CommentReference"/>
            <w:rFonts w:asciiTheme="minorHAnsi" w:hAnsiTheme="minorHAnsi"/>
            <w:b w:val="0"/>
          </w:rPr>
          <w:commentReference w:id="371"/>
        </w:r>
        <w:commentRangeEnd w:id="372"/>
        <w:r w:rsidR="00755FDE" w:rsidDel="00755FDE">
          <w:rPr>
            <w:rStyle w:val="CommentReference"/>
            <w:rFonts w:asciiTheme="minorHAnsi" w:hAnsiTheme="minorHAnsi"/>
            <w:b w:val="0"/>
          </w:rPr>
          <w:commentReference w:id="372"/>
        </w:r>
      </w:del>
      <w:commentRangeEnd w:id="373"/>
      <w:r w:rsidR="00F305C7">
        <w:rPr>
          <w:rStyle w:val="CommentReference"/>
          <w:rFonts w:asciiTheme="minorHAnsi" w:hAnsiTheme="minorHAnsi"/>
          <w:b w:val="0"/>
        </w:rPr>
        <w:commentReference w:id="373"/>
      </w:r>
      <w:ins w:id="378" w:author="Kelvin Sung" w:date="2021-05-13T18:31:00Z">
        <w:r w:rsidR="00755FDE">
          <w:t xml:space="preserve">Chase </w:t>
        </w:r>
      </w:ins>
      <w:ins w:id="379" w:author="Kelvin Sung" w:date="2021-05-13T18:32:00Z">
        <w:r w:rsidR="00777814">
          <w:t>Behavior</w:t>
        </w:r>
      </w:ins>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6D22A5E4"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del w:id="380" w:author="Kelvin Sung" w:date="2021-05-13T18:34:00Z">
        <w:r w:rsidRPr="00B02453" w:rsidDel="00040936">
          <w:delText>chaser’s</w:delText>
        </w:r>
        <w:r w:rsidDel="00040936">
          <w:delText xml:space="preserve"> </w:delText>
        </w:r>
      </w:del>
      <w:r w:rsidRPr="00B02453">
        <w:t>front</w:t>
      </w:r>
      <w:r>
        <w:t xml:space="preserve"> </w:t>
      </w:r>
      <w:r w:rsidRPr="00B02453">
        <w:t>direction</w:t>
      </w:r>
      <w:r>
        <w:t xml:space="preserve"> </w:t>
      </w:r>
      <w:r w:rsidRPr="00B02453">
        <w:t>and</w:t>
      </w:r>
      <w:r>
        <w:t xml:space="preserve"> speed </w:t>
      </w:r>
      <w:ins w:id="381" w:author="Matthew T. Munson" w:date="2021-05-15T15:07:00Z">
        <w:r w:rsidR="00F305C7">
          <w:t xml:space="preserve">of </w:t>
        </w:r>
      </w:ins>
      <w:ins w:id="382" w:author="Kelvin Sung" w:date="2021-05-13T18:34:00Z">
        <w:r w:rsidR="00040936">
          <w:t xml:space="preserve">the chaser such that </w:t>
        </w:r>
      </w:ins>
      <w:del w:id="383" w:author="Kelvin Sung" w:date="2021-05-13T18:34:00Z">
        <w:r w:rsidDel="00040936">
          <w:delText xml:space="preserve">so </w:delText>
        </w:r>
      </w:del>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550274A8"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w:t>
      </w:r>
      <w:r>
        <w:lastRenderedPageBreak/>
        <w:t xml:space="preserve">to the implementation of the game engine. This is not a study of the theories behind the mathematics. If you are interested in the specifics of vectors and how they relate to </w:t>
      </w:r>
      <w:del w:id="384" w:author="Kelvin Sung" w:date="2021-05-13T18:37:00Z">
        <w:r w:rsidDel="00B704B5">
          <w:delText>computer graphics</w:delText>
        </w:r>
      </w:del>
      <w:ins w:id="385" w:author="Kelvin Sung" w:date="2021-05-13T18:37:00Z">
        <w:r w:rsidR="00B704B5">
          <w:t>games</w:t>
        </w:r>
      </w:ins>
      <w:r>
        <w:t xml:space="preserve">, please refer to the discussion in Chapter 1 where you can learn more about these topics in depth by delving into relevant books on linear algebra and </w:t>
      </w:r>
      <w:del w:id="386" w:author="Kelvin Sung" w:date="2021-05-13T18:37:00Z">
        <w:r w:rsidDel="00B704B5">
          <w:delText>computer graphics</w:delText>
        </w:r>
      </w:del>
      <w:ins w:id="387" w:author="Kelvin Sung" w:date="2021-05-13T18:37:00Z">
        <w:r w:rsidR="00B704B5">
          <w:t>games</w:t>
        </w:r>
      </w:ins>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rPr>
          <w:ins w:id="388" w:author="Kelvin Sung" w:date="2021-05-13T18:40:00Z"/>
        </w:rPr>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pPr>
        <w:pStyle w:val="NoteTipCaution"/>
        <w:pPrChange w:id="389" w:author="Kelvin Sung" w:date="2021-05-13T18:40:00Z">
          <w:pPr>
            <w:pStyle w:val="BodyTextFirst"/>
          </w:pPr>
        </w:pPrChange>
      </w:pPr>
      <w:commentRangeStart w:id="390"/>
      <w:ins w:id="391" w:author="Kelvin Sung" w:date="2021-05-13T18:40:00Z">
        <w:r w:rsidRPr="00B16FDD">
          <w:rPr>
            <w:rStyle w:val="Strong"/>
            <w:rPrChange w:id="392" w:author="Kelvin Sung" w:date="2021-05-13T18:41:00Z">
              <w:rPr/>
            </w:rPrChange>
          </w:rPr>
          <w:t>Note</w:t>
        </w:r>
        <w:r>
          <w:t xml:space="preserve"> </w:t>
        </w:r>
      </w:ins>
      <w:ins w:id="393" w:author="Kelvin Sung" w:date="2021-05-13T18:42:00Z">
        <w:r>
          <w:t>Please</w:t>
        </w:r>
      </w:ins>
      <w:commentRangeEnd w:id="390"/>
      <w:ins w:id="394" w:author="Kelvin Sung" w:date="2021-05-13T18:43:00Z">
        <w:r w:rsidR="0035230C">
          <w:rPr>
            <w:rStyle w:val="CommentReference"/>
            <w:rFonts w:asciiTheme="minorHAnsi" w:hAnsiTheme="minorHAnsi"/>
          </w:rPr>
          <w:commentReference w:id="390"/>
        </w:r>
      </w:ins>
      <w:ins w:id="395" w:author="Kelvin Sung" w:date="2021-05-13T18:42:00Z">
        <w:r>
          <w:t xml:space="preserve"> refer to, “</w:t>
        </w:r>
        <w:r w:rsidRPr="00B16FDD">
          <w:t>Basic Math for Game Development with Unity 3D: A Beginner’s Guide to Mathematical Foundations.</w:t>
        </w:r>
      </w:ins>
      <w:ins w:id="396" w:author="Kelvin Sung" w:date="2021-05-13T18:43:00Z">
        <w:r>
          <w:t>”</w:t>
        </w:r>
      </w:ins>
      <w:ins w:id="397" w:author="Kelvin Sung" w:date="2021-05-13T18:42:00Z">
        <w:r w:rsidRPr="00B16FDD">
          <w:t xml:space="preserve"> </w:t>
        </w:r>
        <w:proofErr w:type="spellStart"/>
        <w:r w:rsidRPr="00B16FDD">
          <w:t>APress</w:t>
        </w:r>
        <w:proofErr w:type="spellEnd"/>
        <w:r w:rsidRPr="00B16FDD">
          <w:t>, 2019.</w:t>
        </w:r>
      </w:ins>
      <w:ins w:id="398" w:author="Kelvin Sung" w:date="2021-05-13T18:43:00Z">
        <w:r>
          <w:t xml:space="preserve"> f</w:t>
        </w:r>
      </w:ins>
      <w:ins w:id="399" w:author="Kelvin Sung" w:date="2021-05-13T18:40:00Z">
        <w:r>
          <w:t>or an introductory and comprehensive coverage of vector</w:t>
        </w:r>
      </w:ins>
      <w:ins w:id="400" w:author="Kelvin Sung" w:date="2021-05-13T18:42:00Z">
        <w:r>
          <w:t>s</w:t>
        </w:r>
      </w:ins>
      <w:ins w:id="401" w:author="Kelvin Sung" w:date="2021-05-13T18:40:00Z">
        <w:r>
          <w:t xml:space="preserve"> and </w:t>
        </w:r>
      </w:ins>
      <w:ins w:id="402" w:author="Kelvin Sung" w:date="2021-05-13T18:42:00Z">
        <w:r>
          <w:t xml:space="preserve">their </w:t>
        </w:r>
      </w:ins>
      <w:ins w:id="403" w:author="Kelvin Sung" w:date="2021-05-13T18:40:00Z">
        <w:r>
          <w:t xml:space="preserve">applications </w:t>
        </w:r>
      </w:ins>
      <w:ins w:id="404" w:author="Kelvin Sung" w:date="2021-05-13T18:41:00Z">
        <w:r>
          <w:t>in games</w:t>
        </w:r>
      </w:ins>
      <w:ins w:id="405" w:author="Kelvin Sung" w:date="2021-05-13T18:42:00Z">
        <w:r>
          <w:t>.</w:t>
        </w:r>
      </w:ins>
    </w:p>
    <w:p w14:paraId="43C8D5A4" w14:textId="24DE6810" w:rsidR="00550743" w:rsidRPr="00AF6193" w:rsidRDefault="00550743">
      <w:pPr>
        <w:pStyle w:val="BodyTextFirst"/>
        <w:pPrChange w:id="406" w:author="Kelvin Sung" w:date="2021-05-13T18:47:00Z">
          <w:pPr>
            <w:pStyle w:val="BodyTextCont"/>
          </w:pPr>
        </w:pPrChange>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ins w:id="407" w:author="Matthew T. Munson" w:date="2021-05-15T15:09:00Z">
        <w:r w:rsidR="00F20A10">
          <w:t xml:space="preserve">the </w:t>
        </w:r>
      </w:ins>
      <w:del w:id="408" w:author="Kelvin Sung" w:date="2021-05-13T18:44:00Z">
        <w:r w:rsidRPr="00AF6193" w:rsidDel="00277A3B">
          <w:delText>an object</w:delText>
        </w:r>
        <w:r w:rsidDel="00277A3B">
          <w:delText>’</w:delText>
        </w:r>
        <w:r w:rsidRPr="00AF6193" w:rsidDel="00277A3B">
          <w:delText xml:space="preserve">s </w:delText>
        </w:r>
      </w:del>
      <w:r w:rsidRPr="00AF6193">
        <w:t>velocity or acceleration</w:t>
      </w:r>
      <w:ins w:id="409" w:author="Kelvin Sung" w:date="2021-05-13T18:44:00Z">
        <w:r w:rsidR="00277A3B">
          <w:t xml:space="preserve"> of an object</w:t>
        </w:r>
      </w:ins>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50135536" w:rsidR="00550743" w:rsidRDefault="00550743">
      <w:pPr>
        <w:pStyle w:val="BodyTextCont"/>
        <w:pPrChange w:id="410" w:author="Kelvin Sung" w:date="2021-05-13T18:45:00Z">
          <w:pPr>
            <w:pStyle w:val="BodyTextFirst"/>
          </w:pPr>
        </w:pPrChange>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ins w:id="411" w:author="Kelvin Sung" w:date="2021-05-13T18:45:00Z">
        <w:r w:rsidR="008E2D14">
          <w:t>,</w:t>
        </w:r>
      </w:ins>
      <w:r w:rsidRPr="00AF6193">
        <w:t xml:space="preserve"> </w:t>
      </w:r>
      <w:del w:id="412" w:author="Kelvin Sung" w:date="2021-05-13T18:45:00Z">
        <w:r w:rsidRPr="00AF6193" w:rsidDel="008E2D14">
          <w:delText>(</w:delText>
        </w:r>
      </w:del>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ins w:id="413" w:author="Kelvin Sung" w:date="2021-05-13T18:45:00Z">
        <w:r w:rsidR="008E2D14">
          <w:rPr>
            <w:rFonts w:eastAsiaTheme="minorEastAsia"/>
          </w:rPr>
          <w:t>,</w:t>
        </w:r>
      </w:ins>
      <w:del w:id="414" w:author="Kelvin Sung" w:date="2021-05-13T18:45:00Z">
        <w:r w:rsidRPr="00AF6193" w:rsidDel="008E2D14">
          <w:delText>)</w:delText>
        </w:r>
      </w:del>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086727"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086727"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086727"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lastRenderedPageBreak/>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10B8E784" w:rsidR="00550743" w:rsidRPr="00AF6193" w:rsidRDefault="00762057" w:rsidP="00550743">
      <w:pPr>
        <w:pStyle w:val="NoteTipCaution"/>
      </w:pPr>
      <w:r>
        <w:rPr>
          <w:rStyle w:val="GrayDingbat"/>
        </w:rPr>
        <w:t></w:t>
      </w:r>
      <w:r w:rsidRPr="001C0E07">
        <w:rPr>
          <w:rStyle w:val="Strong"/>
        </w:rPr>
        <w:t xml:space="preserve"> Note</w:t>
      </w:r>
      <w:r>
        <w:rPr>
          <w:rStyle w:val="Strong"/>
        </w:rPr>
        <w:tab/>
      </w:r>
      <w:del w:id="415" w:author="Kelvin Sung" w:date="2021-05-13T18:47:00Z">
        <w:r w:rsidDel="008E2D14">
          <w:rPr>
            <w:rStyle w:val="Strong"/>
          </w:rPr>
          <w:delText xml:space="preserve"> </w:delText>
        </w:r>
      </w:del>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6E25792E"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ins w:id="416" w:author="Kelvin Sung" w:date="2021-05-13T18:48:00Z">
        <w:r w:rsidR="00AC2EF9">
          <w:t>.</w:t>
        </w:r>
      </w:ins>
      <w:del w:id="417" w:author="Kelvin Sung" w:date="2021-05-13T18:48:00Z">
        <w:r w:rsidRPr="00AF6193" w:rsidDel="00AC2EF9">
          <w:delText>;</w:delText>
        </w:r>
      </w:del>
      <w:r w:rsidRPr="00AF6193">
        <w:t xml:space="preserve"> </w:t>
      </w:r>
      <w:ins w:id="418" w:author="Kelvin Sung" w:date="2021-05-13T18:48:00Z">
        <w:r w:rsidR="00AC2EF9">
          <w:t>H</w:t>
        </w:r>
      </w:ins>
      <w:del w:id="419" w:author="Kelvin Sung" w:date="2021-05-13T18:48:00Z">
        <w:r w:rsidRPr="00AF6193" w:rsidDel="00AC2EF9">
          <w:delText>h</w:delText>
        </w:r>
      </w:del>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lastRenderedPageBreak/>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1761BD5D"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w:t>
      </w:r>
      <w:del w:id="420" w:author="Kelvin Sung" w:date="2021-05-13T18:51:00Z">
        <w:r w:rsidRPr="00AF6193" w:rsidDel="00630A71">
          <w:delText xml:space="preserve">shown </w:delText>
        </w:r>
      </w:del>
      <w:r w:rsidRPr="00AF6193">
        <w:t xml:space="preserve">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ins w:id="421" w:author="Kelvin Sung" w:date="2021-05-13T18:51:00Z">
        <w:r w:rsidR="00630A71">
          <w:t xml:space="preserve">application of a </w:t>
        </w:r>
      </w:ins>
      <w:r w:rsidRPr="00AF6193">
        <w:t>rota</w:t>
      </w:r>
      <w:r>
        <w:t>tion</w:t>
      </w:r>
      <w:ins w:id="422" w:author="Kelvin Sung" w:date="2021-05-13T18:52:00Z">
        <w:del w:id="423" w:author="Matthew T. Munson" w:date="2021-05-15T15:09:00Z">
          <w:r w:rsidR="00630A71" w:rsidDel="00F20A10">
            <w:delText>,</w:delText>
          </w:r>
        </w:del>
        <w:r w:rsidR="00630A71">
          <w:t xml:space="preserve"> by </w:t>
        </w:r>
      </w:ins>
      <m:oMath>
        <m:r>
          <w:ins w:id="424" w:author="Kelvin Sung" w:date="2021-05-13T18:52:00Z">
            <w:rPr>
              <w:rFonts w:ascii="Cambria Math" w:hAnsi="Cambria Math"/>
            </w:rPr>
            <m:t>θ</m:t>
          </w:ins>
        </m:r>
      </m:oMath>
      <w:ins w:id="425" w:author="Kelvin Sung" w:date="2021-05-13T18:52:00Z">
        <w:del w:id="426" w:author="Matthew T. Munson" w:date="2021-05-15T15:09:00Z">
          <w:r w:rsidR="00630A71" w:rsidDel="00F20A10">
            <w:rPr>
              <w:rFonts w:eastAsiaTheme="minorEastAsia"/>
            </w:rPr>
            <w:delText>,</w:delText>
          </w:r>
        </w:del>
      </w:ins>
      <w:r>
        <w:t xml:space="preserve"> </w:t>
      </w:r>
      <w:del w:id="427" w:author="Kelvin Sung" w:date="2021-05-13T18:51:00Z">
        <w:r w:rsidDel="00630A71">
          <w:delText xml:space="preserve">of </w:delText>
        </w:r>
      </w:del>
      <w:ins w:id="428" w:author="Kelvin Sung" w:date="2021-05-13T18:51:00Z">
        <w:r w:rsidR="00630A71">
          <w:t xml:space="preserve">to </w:t>
        </w:r>
      </w:ins>
      <w:r>
        <w:t xml:space="preserve">a vector </w:t>
      </w:r>
      <w:del w:id="429" w:author="Kelvin Sung" w:date="2021-05-13T18:51:00Z">
        <w:r w:rsidDel="00630A71">
          <w:delText xml:space="preserve">to </w:delText>
        </w:r>
      </w:del>
      <w:ins w:id="430" w:author="Kelvin Sung" w:date="2021-05-13T18:51:00Z">
        <w:r w:rsidR="00630A71">
          <w:t xml:space="preserve">that points from the origin to </w:t>
        </w:r>
      </w:ins>
      <w:ins w:id="431" w:author="Kelvin Sung" w:date="2021-05-13T18:52:00Z">
        <w:r w:rsidR="00644366">
          <w:t xml:space="preserve">the </w:t>
        </w:r>
      </w:ins>
      <w:del w:id="432" w:author="Kelvin Sung" w:date="2021-05-13T18:52:00Z">
        <w:r w:rsidDel="00644366">
          <w:delText xml:space="preserve">a </w:delText>
        </w:r>
      </w:del>
      <w:r>
        <w:t>position</w:t>
      </w:r>
      <w:ins w:id="433" w:author="Kelvin Sung" w:date="2021-05-13T18:52:00Z">
        <w:r w:rsidR="00644366">
          <w:t xml:space="preserve"> </w:t>
        </w:r>
      </w:ins>
      <m:oMath>
        <m:r>
          <w:ins w:id="434" w:author="Kelvin Sung" w:date="2021-05-13T18:52:00Z">
            <m:rPr>
              <m:sty m:val="p"/>
            </m:rPr>
            <w:rPr>
              <w:rFonts w:ascii="Cambria Math" w:hAnsi="Cambria Math"/>
            </w:rPr>
            <m:t>(</m:t>
          </w:ins>
        </m:r>
        <m:sSub>
          <m:sSubPr>
            <m:ctrlPr>
              <w:ins w:id="435" w:author="Kelvin Sung" w:date="2021-05-13T18:52:00Z">
                <w:rPr>
                  <w:rFonts w:ascii="Cambria Math" w:hAnsi="Cambria Math"/>
                </w:rPr>
              </w:ins>
            </m:ctrlPr>
          </m:sSubPr>
          <m:e>
            <m:r>
              <w:ins w:id="436" w:author="Kelvin Sung" w:date="2021-05-13T18:52:00Z">
                <w:rPr>
                  <w:rFonts w:ascii="Cambria Math" w:hAnsi="Cambria Math"/>
                </w:rPr>
                <m:t>x</m:t>
              </w:ins>
            </m:r>
          </m:e>
          <m:sub>
            <m:r>
              <w:ins w:id="437" w:author="Kelvin Sung" w:date="2021-05-13T18:52:00Z">
                <w:rPr>
                  <w:rFonts w:ascii="Cambria Math" w:hAnsi="Cambria Math"/>
                </w:rPr>
                <m:t>v</m:t>
              </w:ins>
            </m:r>
          </m:sub>
        </m:sSub>
        <m:r>
          <w:ins w:id="438" w:author="Kelvin Sung" w:date="2021-05-13T18:52:00Z">
            <w:rPr>
              <w:rFonts w:ascii="Cambria Math" w:hAnsi="Cambria Math"/>
            </w:rPr>
            <m:t xml:space="preserve">, </m:t>
          </w:ins>
        </m:r>
        <m:sSub>
          <m:sSubPr>
            <m:ctrlPr>
              <w:ins w:id="439" w:author="Kelvin Sung" w:date="2021-05-13T18:52:00Z">
                <w:rPr>
                  <w:rFonts w:ascii="Cambria Math" w:hAnsi="Cambria Math"/>
                </w:rPr>
              </w:ins>
            </m:ctrlPr>
          </m:sSubPr>
          <m:e>
            <m:r>
              <w:ins w:id="440" w:author="Kelvin Sung" w:date="2021-05-13T18:52:00Z">
                <w:rPr>
                  <w:rFonts w:ascii="Cambria Math" w:hAnsi="Cambria Math"/>
                </w:rPr>
                <m:t xml:space="preserve"> y</m:t>
              </w:ins>
            </m:r>
          </m:e>
          <m:sub>
            <m:r>
              <w:ins w:id="441" w:author="Kelvin Sung" w:date="2021-05-13T18:52:00Z">
                <w:rPr>
                  <w:rFonts w:ascii="Cambria Math" w:hAnsi="Cambria Math"/>
                </w:rPr>
                <m:t>v</m:t>
              </w:ins>
            </m:r>
          </m:sub>
        </m:sSub>
        <m:r>
          <w:ins w:id="442" w:author="Kelvin Sung" w:date="2021-05-13T18:52:00Z">
            <w:rPr>
              <w:rFonts w:ascii="Cambria Math" w:hAnsi="Cambria Math"/>
            </w:rPr>
            <m:t>)</m:t>
          </w:ins>
        </m:r>
      </m:oMath>
      <w:del w:id="443" w:author="Kelvin Sung" w:date="2021-05-13T18:51:00Z">
        <w:r w:rsidDel="00630A71">
          <w:delText xml:space="preserve"> from the origin being applied</w:delText>
        </w:r>
      </w:del>
      <w:r>
        <w:t>.</w:t>
      </w:r>
    </w:p>
    <w:p w14:paraId="63A0A4CB" w14:textId="77777777" w:rsidR="00550743" w:rsidRPr="00AF6193" w:rsidRDefault="00086727"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086727"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110A1710"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ins w:id="444" w:author="Kelvin Sung" w:date="2021-05-13T18:53:00Z">
        <w:r w:rsidR="00977AA0">
          <w:t>the</w:t>
        </w:r>
      </w:ins>
      <w:del w:id="445" w:author="Kelvin Sung" w:date="2021-05-13T18:53:00Z">
        <w:r w:rsidDel="00977AA0">
          <w:delText>a</w:delText>
        </w:r>
      </w:del>
      <w:r>
        <w:t xml:space="preserve"> position </w:t>
      </w:r>
      <m:oMath>
        <m:r>
          <w:ins w:id="446" w:author="Kelvin Sung" w:date="2021-05-13T18:53:00Z">
            <w:rPr>
              <w:rFonts w:ascii="Cambria Math" w:hAnsi="Cambria Math"/>
            </w:rPr>
            <m:t>(</m:t>
          </w:ins>
        </m:r>
        <m:sSub>
          <m:sSubPr>
            <m:ctrlPr>
              <w:ins w:id="447" w:author="Kelvin Sung" w:date="2021-05-13T18:53:00Z">
                <w:rPr>
                  <w:rFonts w:ascii="Cambria Math" w:hAnsi="Cambria Math"/>
                </w:rPr>
              </w:ins>
            </m:ctrlPr>
          </m:sSubPr>
          <m:e>
            <m:r>
              <w:ins w:id="448" w:author="Kelvin Sung" w:date="2021-05-13T18:53:00Z">
                <w:rPr>
                  <w:rFonts w:ascii="Cambria Math" w:hAnsi="Cambria Math"/>
                </w:rPr>
                <m:t>x</m:t>
              </w:ins>
            </m:r>
          </m:e>
          <m:sub>
            <m:r>
              <w:ins w:id="449" w:author="Kelvin Sung" w:date="2021-05-13T18:53:00Z">
                <w:rPr>
                  <w:rFonts w:ascii="Cambria Math" w:hAnsi="Cambria Math"/>
                </w:rPr>
                <m:t>v</m:t>
              </w:ins>
            </m:r>
          </m:sub>
        </m:sSub>
        <m:r>
          <w:ins w:id="450" w:author="Kelvin Sung" w:date="2021-05-13T18:53:00Z">
            <w:rPr>
              <w:rFonts w:ascii="Cambria Math" w:hAnsi="Cambria Math"/>
            </w:rPr>
            <m:t xml:space="preserve">, </m:t>
          </w:ins>
        </m:r>
        <m:sSub>
          <m:sSubPr>
            <m:ctrlPr>
              <w:ins w:id="451" w:author="Kelvin Sung" w:date="2021-05-13T18:53:00Z">
                <w:rPr>
                  <w:rFonts w:ascii="Cambria Math" w:hAnsi="Cambria Math"/>
                </w:rPr>
              </w:ins>
            </m:ctrlPr>
          </m:sSubPr>
          <m:e>
            <m:r>
              <w:ins w:id="452" w:author="Kelvin Sung" w:date="2021-05-13T18:53:00Z">
                <w:rPr>
                  <w:rFonts w:ascii="Cambria Math" w:hAnsi="Cambria Math"/>
                </w:rPr>
                <m:t xml:space="preserve"> y</m:t>
              </w:ins>
            </m:r>
          </m:e>
          <m:sub>
            <m:r>
              <w:ins w:id="453" w:author="Kelvin Sung" w:date="2021-05-13T18:53:00Z">
                <w:rPr>
                  <w:rFonts w:ascii="Cambria Math" w:hAnsi="Cambria Math"/>
                </w:rPr>
                <m:t>v</m:t>
              </w:ins>
            </m:r>
          </m:sub>
        </m:sSub>
        <m:r>
          <w:ins w:id="454" w:author="Kelvin Sung" w:date="2021-05-13T18:53:00Z">
            <w:rPr>
              <w:rFonts w:ascii="Cambria Math" w:hAnsi="Cambria Math"/>
            </w:rPr>
            <m:t>)</m:t>
          </w:ins>
        </m:r>
      </m:oMath>
      <w:ins w:id="455" w:author="Kelvin Sung" w:date="2021-05-13T18:53:00Z">
        <w:r w:rsidR="00977AA0">
          <w:t xml:space="preserve"> </w:t>
        </w:r>
      </w:ins>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2C45A255" w:rsidR="00550743" w:rsidRDefault="00762057" w:rsidP="00550743">
      <w:pPr>
        <w:pStyle w:val="NoteTipCaution"/>
      </w:pPr>
      <w:r>
        <w:rPr>
          <w:rStyle w:val="GrayDingbat"/>
        </w:rPr>
        <w:t></w:t>
      </w:r>
      <w:r w:rsidRPr="001C0E07">
        <w:rPr>
          <w:rStyle w:val="Strong"/>
        </w:rPr>
        <w:t xml:space="preserve"> Note</w:t>
      </w:r>
      <w:r>
        <w:rPr>
          <w:rStyle w:val="Strong"/>
        </w:rPr>
        <w:tab/>
      </w:r>
      <w:del w:id="456" w:author="Kelvin Sung" w:date="2021-05-13T18:54:00Z">
        <w:r w:rsidDel="00E32936">
          <w:rPr>
            <w:rStyle w:val="Strong"/>
          </w:rPr>
          <w:delText xml:space="preserve"> </w:delText>
        </w:r>
      </w:del>
      <w:r w:rsidR="00550743">
        <w:t xml:space="preserve">JavaScript </w:t>
      </w:r>
      <w:r w:rsidR="00550743" w:rsidRPr="00940479">
        <w:t xml:space="preserve">trigonometric </w:t>
      </w:r>
      <w:r w:rsidR="00550743">
        <w:t xml:space="preserve">functions, including the </w:t>
      </w:r>
      <w:proofErr w:type="spellStart"/>
      <w:r w:rsidR="00550743" w:rsidRPr="00600210">
        <w:rPr>
          <w:rStyle w:val="CodeInline"/>
        </w:rPr>
        <w:t>Math.sin</w:t>
      </w:r>
      <w:proofErr w:type="spell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4DC3123F" w:rsidR="00550743" w:rsidRPr="00AF6193" w:rsidRDefault="00550743" w:rsidP="00A61116">
      <w:pPr>
        <w:pStyle w:val="BodyTextCont"/>
      </w:pPr>
      <w:del w:id="457" w:author="Kelvin Sung" w:date="2021-05-13T18:54:00Z">
        <w:r w:rsidDel="00E32936">
          <w:delText>Furthermore</w:delText>
        </w:r>
        <w:r w:rsidRPr="00AF6193" w:rsidDel="00E32936">
          <w:delText>, i</w:delText>
        </w:r>
      </w:del>
      <w:ins w:id="458" w:author="Kelvin Sung" w:date="2021-05-13T18:54:00Z">
        <w:r w:rsidR="00E32936">
          <w:t>I</w:t>
        </w:r>
      </w:ins>
      <w:r w:rsidRPr="00AF6193">
        <w:t xml:space="preserve">t is </w:t>
      </w:r>
      <w:ins w:id="459" w:author="Kelvin Sung" w:date="2021-05-13T18:55:00Z">
        <w:r w:rsidR="00E32936">
          <w:t xml:space="preserve">always </w:t>
        </w:r>
      </w:ins>
      <w:r w:rsidRPr="00AF6193">
        <w:t>important to remember that vectors are defined by their direction and size</w:t>
      </w:r>
      <w:ins w:id="460" w:author="Kelvin Sung" w:date="2021-05-13T18:55:00Z">
        <w:r w:rsidR="00E32936">
          <w:t>.</w:t>
        </w:r>
      </w:ins>
      <w:del w:id="461" w:author="Kelvin Sung" w:date="2021-05-13T18:55:00Z">
        <w:r w:rsidRPr="00AF6193" w:rsidDel="00E32936">
          <w:delText>;</w:delText>
        </w:r>
      </w:del>
      <w:r w:rsidRPr="00AF6193">
        <w:t xml:space="preserve"> </w:t>
      </w:r>
      <w:ins w:id="462" w:author="Kelvin Sung" w:date="2021-05-13T18:55:00Z">
        <w:r w:rsidR="00E32936">
          <w:t>I</w:t>
        </w:r>
      </w:ins>
      <w:del w:id="463" w:author="Kelvin Sung" w:date="2021-05-13T18:55:00Z">
        <w:r w:rsidRPr="00AF6193" w:rsidDel="00E32936">
          <w:delText>i</w:delText>
        </w:r>
      </w:del>
      <w:r w:rsidRPr="00AF6193">
        <w:t>n other words, two vectors can be equal to each other independent of the lo</w:t>
      </w:r>
      <w:r>
        <w:t>cations of the vectors. Figure 6-6</w:t>
      </w:r>
      <w:r>
        <w:fldChar w:fldCharType="begin"/>
      </w:r>
      <w:r>
        <w:instrText xml:space="preserve"> XE "</w:instrText>
      </w:r>
      <w:r w:rsidRPr="00537262">
        <w:instrText>Vectors:2D space with two vectors equal to each other</w:instrText>
      </w:r>
      <w:r>
        <w:instrText xml:space="preserve">" </w:instrText>
      </w:r>
      <w:r>
        <w:fldChar w:fldCharType="end"/>
      </w:r>
      <w:r w:rsidRPr="00AF6193">
        <w:t xml:space="preserve"> shows two vectors </w:t>
      </w:r>
      <w:del w:id="464" w:author="Kelvin Sung" w:date="2021-05-13T18:55:00Z">
        <w:r w:rsidRPr="00AF6193" w:rsidDel="00283BF2">
          <w:delText>(</w:delText>
        </w:r>
      </w:del>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del w:id="465" w:author="Kelvin Sung" w:date="2021-05-13T18:55:00Z">
        <w:r w:rsidRPr="00AF6193" w:rsidDel="00283BF2">
          <w:delText>)</w:delText>
        </w:r>
      </w:del>
      <w:r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lastRenderedPageBreak/>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086727"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086727"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086727"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086727"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2EA20B00" w:rsidR="00550743" w:rsidRPr="00BB7BCB" w:rsidRDefault="00BC434F">
      <w:pPr>
        <w:pStyle w:val="BodyTextCont"/>
        <w:pPrChange w:id="466" w:author="Kelvin Sung" w:date="2021-05-14T07:11:00Z">
          <w:pPr>
            <w:pStyle w:val="BodyTextFirst"/>
          </w:pPr>
        </w:pPrChange>
      </w:pPr>
      <w:ins w:id="467" w:author="Kelvin Sung" w:date="2021-05-13T18:57:00Z">
        <w:r>
          <w:t xml:space="preserve">Figure 6-7 depicts </w:t>
        </w:r>
      </w:ins>
      <w:ins w:id="468" w:author="Kelvin Sung" w:date="2021-05-13T18:58:00Z">
        <w:r>
          <w:t>an example of</w:t>
        </w:r>
      </w:ins>
      <w:ins w:id="469" w:author="Matthew T. Munson" w:date="2021-05-15T15:11:00Z">
        <w:r w:rsidR="00F20A10">
          <w:t xml:space="preserve"> the</w:t>
        </w:r>
      </w:ins>
      <w:ins w:id="470" w:author="Kelvin Sung" w:date="2021-05-13T18:58:00Z">
        <w:r>
          <w:t xml:space="preserve"> </w:t>
        </w:r>
      </w:ins>
      <m:oMath>
        <m:sSub>
          <m:sSubPr>
            <m:ctrlPr>
              <w:ins w:id="471" w:author="Kelvin Sung" w:date="2021-05-13T18:58:00Z">
                <w:rPr>
                  <w:rFonts w:ascii="Cambria Math" w:hAnsi="Cambria Math"/>
                </w:rPr>
              </w:ins>
            </m:ctrlPr>
          </m:sSubPr>
          <m:e>
            <m:acc>
              <m:accPr>
                <m:chr m:val="⃑"/>
                <m:ctrlPr>
                  <w:ins w:id="472" w:author="Kelvin Sung" w:date="2021-05-13T18:58:00Z">
                    <w:rPr>
                      <w:rFonts w:ascii="Cambria Math" w:hAnsi="Cambria Math"/>
                      <w:i/>
                    </w:rPr>
                  </w:ins>
                </m:ctrlPr>
              </m:accPr>
              <m:e>
                <m:r>
                  <w:ins w:id="473" w:author="Kelvin Sung" w:date="2021-05-13T18:58:00Z">
                    <w:rPr>
                      <w:rFonts w:ascii="Cambria Math" w:hAnsi="Cambria Math"/>
                    </w:rPr>
                    <m:t>V</m:t>
                  </w:ins>
                </m:r>
              </m:e>
            </m:acc>
          </m:e>
          <m:sub>
            <m:r>
              <w:ins w:id="474" w:author="Kelvin Sung" w:date="2021-05-13T18:58:00Z">
                <w:rPr>
                  <w:rFonts w:ascii="Cambria Math" w:hAnsi="Cambria Math"/>
                </w:rPr>
                <m:t>1</m:t>
              </w:ins>
            </m:r>
          </m:sub>
        </m:sSub>
      </m:oMath>
      <w:ins w:id="475" w:author="Kelvin Sung" w:date="2021-05-13T18:58:00Z">
        <w:r>
          <w:rPr>
            <w:rFonts w:eastAsiaTheme="minorEastAsia"/>
          </w:rPr>
          <w:t xml:space="preserve"> and </w:t>
        </w:r>
      </w:ins>
      <m:oMath>
        <m:sSub>
          <m:sSubPr>
            <m:ctrlPr>
              <w:ins w:id="476" w:author="Kelvin Sung" w:date="2021-05-13T18:58:00Z">
                <w:rPr>
                  <w:rFonts w:ascii="Cambria Math" w:hAnsi="Cambria Math"/>
                </w:rPr>
              </w:ins>
            </m:ctrlPr>
          </m:sSubPr>
          <m:e>
            <m:acc>
              <m:accPr>
                <m:chr m:val="⃑"/>
                <m:ctrlPr>
                  <w:ins w:id="477" w:author="Kelvin Sung" w:date="2021-05-13T18:58:00Z">
                    <w:rPr>
                      <w:rFonts w:ascii="Cambria Math" w:hAnsi="Cambria Math"/>
                      <w:i/>
                    </w:rPr>
                  </w:ins>
                </m:ctrlPr>
              </m:accPr>
              <m:e>
                <m:r>
                  <w:ins w:id="478" w:author="Kelvin Sung" w:date="2021-05-13T18:58:00Z">
                    <w:rPr>
                      <w:rFonts w:ascii="Cambria Math" w:hAnsi="Cambria Math"/>
                    </w:rPr>
                    <m:t>V</m:t>
                  </w:ins>
                </m:r>
              </m:e>
            </m:acc>
          </m:e>
          <m:sub>
            <m:r>
              <w:ins w:id="479" w:author="Kelvin Sung" w:date="2021-05-13T18:58:00Z">
                <w:rPr>
                  <w:rFonts w:ascii="Cambria Math" w:hAnsi="Cambria Math"/>
                </w:rPr>
                <m:t>2</m:t>
              </w:ins>
            </m:r>
          </m:sub>
        </m:sSub>
      </m:oMath>
      <w:ins w:id="480" w:author="Kelvin Sung" w:date="2021-05-13T18:58:00Z">
        <w:r>
          <w:rPr>
            <w:rFonts w:eastAsiaTheme="minorEastAsia"/>
          </w:rPr>
          <w:t xml:space="preserve"> vectors </w:t>
        </w:r>
      </w:ins>
      <w:ins w:id="481" w:author="Kelvin Sung" w:date="2021-05-13T18:59:00Z">
        <w:r>
          <w:rPr>
            <w:rFonts w:eastAsiaTheme="minorEastAsia"/>
          </w:rPr>
          <w:t xml:space="preserve">with the angle </w:t>
        </w:r>
      </w:ins>
      <m:oMath>
        <m:r>
          <w:ins w:id="482" w:author="Kelvin Sung" w:date="2021-05-13T18:59:00Z">
            <w:rPr>
              <w:rFonts w:ascii="Cambria Math" w:hAnsi="Cambria Math"/>
            </w:rPr>
            <m:t>θ</m:t>
          </w:ins>
        </m:r>
      </m:oMath>
      <w:ins w:id="483" w:author="Kelvin Sung" w:date="2021-05-13T18:59:00Z">
        <w:r>
          <w:rPr>
            <w:rFonts w:eastAsiaTheme="minorEastAsia"/>
          </w:rPr>
          <w:t xml:space="preserve"> in between the</w:t>
        </w:r>
      </w:ins>
      <w:ins w:id="484" w:author="Matthew T. Munson" w:date="2021-05-15T15:11:00Z">
        <w:r w:rsidR="00F20A10">
          <w:rPr>
            <w:rFonts w:eastAsiaTheme="minorEastAsia"/>
          </w:rPr>
          <w:t>m</w:t>
        </w:r>
      </w:ins>
      <w:ins w:id="485" w:author="Kelvin Sung" w:date="2021-05-13T18:59:00Z">
        <w:del w:id="486" w:author="Matthew T. Munson" w:date="2021-05-15T15:11:00Z">
          <w:r w:rsidDel="00F20A10">
            <w:rPr>
              <w:rFonts w:eastAsiaTheme="minorEastAsia"/>
            </w:rPr>
            <w:delText xml:space="preserve"> two vectors</w:delText>
          </w:r>
        </w:del>
        <w:r>
          <w:rPr>
            <w:rFonts w:eastAsiaTheme="minorEastAsia"/>
          </w:rPr>
          <w:t>.</w:t>
        </w:r>
      </w:ins>
      <w:ins w:id="487" w:author="Kelvin Sung" w:date="2021-05-13T19:00:00Z">
        <w:r>
          <w:rPr>
            <w:rFonts w:eastAsiaTheme="minorEastAsia"/>
          </w:rPr>
          <w:t xml:space="preserve"> </w:t>
        </w:r>
      </w:ins>
      <w:del w:id="488" w:author="Kelvin Sung" w:date="2021-05-13T19:00:00Z">
        <w:r w:rsidR="00550743" w:rsidRPr="00BB7BCB" w:rsidDel="00BC434F">
          <w:delText>You can see thi</w:delText>
        </w:r>
        <w:r w:rsidR="00550743" w:rsidDel="00BC434F">
          <w:delText xml:space="preserve">s concept </w:delText>
        </w:r>
      </w:del>
      <w:del w:id="489" w:author="Kelvin Sung" w:date="2021-05-13T18:57:00Z">
        <w:r w:rsidR="00550743" w:rsidDel="00BC434F">
          <w:delText xml:space="preserve">reinforced </w:delText>
        </w:r>
      </w:del>
      <w:del w:id="490" w:author="Kelvin Sung" w:date="2021-05-13T19:00:00Z">
        <w:r w:rsidR="00550743" w:rsidDel="00BC434F">
          <w:delText>in</w:delText>
        </w:r>
      </w:del>
      <w:del w:id="491" w:author="Kelvin Sung" w:date="2021-05-13T18:57:00Z">
        <w:r w:rsidR="00550743" w:rsidDel="00BC434F">
          <w:delText xml:space="preserve"> Figure 6-7</w:delText>
        </w:r>
      </w:del>
      <w:del w:id="492" w:author="Kelvin Sung" w:date="2021-05-13T19:00:00Z">
        <w:r w:rsidR="00550743" w:rsidRPr="00BB7BCB" w:rsidDel="00BC434F">
          <w:delText>.</w:delText>
        </w:r>
        <w:r w:rsidR="00550743" w:rsidDel="00BC434F">
          <w:delText xml:space="preserve"> </w:delText>
        </w:r>
      </w:del>
      <w:r w:rsidR="00550743">
        <w:t>Moreover</w:t>
      </w:r>
      <w:r w:rsidR="00550743" w:rsidRPr="00BB7BCB">
        <w:t>, it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41DAEBC6" w:rsidR="00550743" w:rsidRPr="00BB7BCB" w:rsidRDefault="00762057" w:rsidP="00550743">
      <w:pPr>
        <w:pStyle w:val="NoteTipCaution"/>
      </w:pPr>
      <w:r>
        <w:rPr>
          <w:rStyle w:val="GrayDingbat"/>
        </w:rPr>
        <w:lastRenderedPageBreak/>
        <w:t></w:t>
      </w:r>
      <w:r w:rsidRPr="001C0E07">
        <w:rPr>
          <w:rStyle w:val="Strong"/>
        </w:rPr>
        <w:t xml:space="preserve"> Note</w:t>
      </w:r>
      <w:r>
        <w:rPr>
          <w:rStyle w:val="Strong"/>
        </w:rPr>
        <w:tab/>
      </w:r>
      <w:del w:id="493" w:author="Kelvin Sung" w:date="2021-05-13T19:00:00Z">
        <w:r w:rsidDel="00BC434F">
          <w:rPr>
            <w:rStyle w:val="Strong"/>
          </w:rPr>
          <w:delText xml:space="preserve"> </w:delText>
        </w:r>
      </w:del>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7EA68C"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ins w:id="494" w:author="Kelvin Sung" w:date="2021-05-13T19:02:00Z">
        <w:r w:rsidR="00BC434F">
          <w:t xml:space="preserve">results of the </w:t>
        </w:r>
      </w:ins>
      <w:r w:rsidRPr="00BB7BCB">
        <w:t xml:space="preserve">cross product </w:t>
      </w:r>
      <w:del w:id="495" w:author="Kelvin Sung" w:date="2021-05-13T19:02:00Z">
        <w:r w:rsidRPr="00BB7BCB" w:rsidDel="00BC434F">
          <w:delText xml:space="preserve">results in </w:delText>
        </w:r>
      </w:del>
      <w:ins w:id="496" w:author="Kelvin Sung" w:date="2021-05-13T19:02:00Z">
        <w:r w:rsidR="00BC434F">
          <w:t xml:space="preserve">is </w:t>
        </w:r>
      </w:ins>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del w:id="497" w:author="Kelvin Sung" w:date="2021-05-13T19:05:00Z">
        <w:r w:rsidRPr="00BB7BCB" w:rsidDel="00BF128A">
          <w:delText xml:space="preserve">this </w:delText>
        </w:r>
      </w:del>
      <w:ins w:id="498" w:author="Kelvin Sung" w:date="2021-05-13T19:05:00Z">
        <w:r w:rsidR="00BF128A">
          <w:t>th</w:t>
        </w:r>
      </w:ins>
      <w:ins w:id="499" w:author="Kelvin Sung" w:date="2021-05-13T19:06:00Z">
        <w:r w:rsidR="00BF128A">
          <w:t xml:space="preserve">e resulting vector </w:t>
        </w:r>
        <w:r w:rsidR="00123108">
          <w:t xml:space="preserve">in the third dimension </w:t>
        </w:r>
        <w:r w:rsidR="00BF128A">
          <w:t xml:space="preserve">carries </w:t>
        </w:r>
        <w:r w:rsidR="00123108">
          <w:t>crucial information</w:t>
        </w:r>
      </w:ins>
      <w:ins w:id="500" w:author="Kelvin Sung" w:date="2021-05-13T19:04:00Z">
        <w:r w:rsidR="008B79FF">
          <w:t xml:space="preserve">. For example, the </w:t>
        </w:r>
      </w:ins>
      <w:ins w:id="501" w:author="Kelvin Sung" w:date="2021-05-13T19:05:00Z">
        <w:r w:rsidR="00285727">
          <w:t>direction</w:t>
        </w:r>
      </w:ins>
      <w:ins w:id="502" w:author="Kelvin Sung" w:date="2021-05-13T19:04:00Z">
        <w:r w:rsidR="008B79FF">
          <w:t xml:space="preserve"> </w:t>
        </w:r>
      </w:ins>
      <w:ins w:id="503" w:author="Kelvin Sung" w:date="2021-05-13T19:07:00Z">
        <w:r w:rsidR="00123108">
          <w:t xml:space="preserve">of this vector in the third dimension </w:t>
        </w:r>
      </w:ins>
      <w:del w:id="504" w:author="Kelvin Sung" w:date="2021-05-13T19:04:00Z">
        <w:r w:rsidRPr="00BB7BCB" w:rsidDel="008B79FF">
          <w:delText xml:space="preserve">vector is essential for the sole </w:delText>
        </w:r>
      </w:del>
      <w:ins w:id="505" w:author="Kelvin Sung" w:date="2021-05-13T19:04:00Z">
        <w:r w:rsidR="008B79FF">
          <w:t xml:space="preserve">can be used </w:t>
        </w:r>
      </w:ins>
      <w:ins w:id="506" w:author="Kelvin Sung" w:date="2021-05-13T19:05:00Z">
        <w:r w:rsidR="00285727">
          <w:t xml:space="preserve">to </w:t>
        </w:r>
      </w:ins>
      <w:del w:id="507" w:author="Kelvin Sung" w:date="2021-05-13T19:04:00Z">
        <w:r w:rsidRPr="00BB7BCB" w:rsidDel="008B79FF">
          <w:delText xml:space="preserve">purpose of </w:delText>
        </w:r>
      </w:del>
      <w:r w:rsidRPr="00BB7BCB">
        <w:t>determin</w:t>
      </w:r>
      <w:ins w:id="508" w:author="Kelvin Sung" w:date="2021-05-13T19:05:00Z">
        <w:r w:rsidR="00285727">
          <w:t>e</w:t>
        </w:r>
      </w:ins>
      <w:del w:id="509" w:author="Kelvin Sung" w:date="2021-05-13T19:05:00Z">
        <w:r w:rsidRPr="00BB7BCB" w:rsidDel="00285727">
          <w:delText>ing</w:delText>
        </w:r>
      </w:del>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086727"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086727"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086727"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600BF8F2" w:rsidR="00550743" w:rsidRPr="00BB7BCB" w:rsidRDefault="00550743" w:rsidP="00A61116">
      <w:pPr>
        <w:pStyle w:val="BodyTextCont"/>
      </w:pPr>
      <w:del w:id="510" w:author="Kelvin Sung" w:date="2021-05-13T19:08:00Z">
        <w:r w:rsidDel="002D533D">
          <w:delText>Also</w:delText>
        </w:r>
      </w:del>
      <w:ins w:id="511" w:author="Kelvin Sung" w:date="2021-05-13T19:08:00Z">
        <w:r w:rsidR="002D533D">
          <w:t>Additionally</w:t>
        </w:r>
      </w:ins>
      <w:r w:rsidRPr="00BB7BCB">
        <w:t>, you know that the cross product</w:t>
      </w:r>
      <w:r>
        <w:t xml:space="preserve"> of two vectors o</w:t>
      </w:r>
      <w:r w:rsidRPr="00BB7BCB">
        <w:t xml:space="preserve">n the XY </w:t>
      </w:r>
      <w:r>
        <w:t xml:space="preserve">plane </w:t>
      </w:r>
      <w:r w:rsidRPr="00BB7BCB">
        <w:t xml:space="preserve">results in a vector in the Z direction. </w:t>
      </w:r>
      <w:r>
        <w:t>When</w:t>
      </w:r>
      <w:r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F60B7C">
        <w:t xml:space="preserve"> </w:t>
      </w:r>
      <w:r w:rsidRPr="00BB7BCB">
        <w:t>is in the coun</w:t>
      </w:r>
      <w:r>
        <w:t>terclockwise direction. Figure 6-8</w:t>
      </w:r>
      <w:r w:rsidRPr="00BB7BCB">
        <w:t xml:space="preserve"> should help clarify this concept.</w:t>
      </w:r>
    </w:p>
    <w:p w14:paraId="2EEAD912" w14:textId="3B3F1A2D" w:rsidR="00550743" w:rsidRPr="00BB7BCB" w:rsidRDefault="00550743" w:rsidP="00550743">
      <w:pPr>
        <w:pStyle w:val="Figure"/>
      </w:pPr>
      <w:del w:id="512" w:author="Kelvin Sung" w:date="2021-05-13T19:14:00Z">
        <w:r w:rsidDel="002D76F1">
          <w:rPr>
            <w:noProof/>
          </w:rPr>
          <w:drawing>
            <wp:inline distT="0" distB="0" distL="0" distR="0" wp14:anchorId="42139D1E" wp14:editId="7EDBFDF8">
              <wp:extent cx="3864610" cy="1536065"/>
              <wp:effectExtent l="0" t="0" r="2540" b="0"/>
              <wp:docPr id="10" name="Picture 10" descr="C:\Users\Kelvin\Dropbox\1.Projects\2014.11.HTML5_WebGL\Images\Chapter6\Submitted images\6-8.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vin\Dropbox\1.Projects\2014.11.HTML5_WebGL\Images\Chapter6\Submitted images\6-8.Crossprodu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4610" cy="1536065"/>
                      </a:xfrm>
                      <a:prstGeom prst="rect">
                        <a:avLst/>
                      </a:prstGeom>
                      <a:noFill/>
                      <a:ln>
                        <a:noFill/>
                      </a:ln>
                    </pic:spPr>
                  </pic:pic>
                </a:graphicData>
              </a:graphic>
            </wp:inline>
          </w:drawing>
        </w:r>
      </w:del>
      <w:ins w:id="513" w:author="Kelvin Sung" w:date="2021-05-13T19:14:00Z">
        <w:r w:rsidR="002D76F1">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ins>
    </w:p>
    <w:p w14:paraId="02964270" w14:textId="465A4B2F" w:rsidR="00550743" w:rsidRPr="00BB7BCB" w:rsidRDefault="00550743" w:rsidP="00550743">
      <w:pPr>
        <w:pStyle w:val="FigureCaption"/>
      </w:pPr>
      <w:r w:rsidRPr="00BB7BCB">
        <w:lastRenderedPageBreak/>
        <w:t xml:space="preserve">Figure </w:t>
      </w:r>
      <w:r>
        <w:rPr>
          <w:rFonts w:hint="eastAsia"/>
        </w:rPr>
        <w:t>6</w:t>
      </w:r>
      <w:r>
        <w:t>-8</w:t>
      </w:r>
      <w:r w:rsidRPr="00BB7BCB">
        <w:t>.</w:t>
      </w:r>
      <w:r w:rsidRPr="00BB7BCB">
        <w:t> </w:t>
      </w:r>
      <w:r w:rsidRPr="00BB7BCB">
        <w:t>The cross product o</w:t>
      </w:r>
      <w:ins w:id="514" w:author="Kelvin Sung" w:date="2021-05-13T19:08:00Z">
        <w:r w:rsidR="002D533D">
          <w:t>f</w:t>
        </w:r>
      </w:ins>
      <w:del w:id="515" w:author="Kelvin Sung" w:date="2021-05-13T19:08:00Z">
        <w:r w:rsidRPr="00BB7BCB" w:rsidDel="002D533D">
          <w:delText>n</w:delText>
        </w:r>
      </w:del>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pPr>
        <w:pStyle w:val="BodyTextFirst"/>
        <w:pPrChange w:id="516" w:author="Kelvin Sung" w:date="2021-05-14T05:58:00Z">
          <w:pPr>
            <w:pStyle w:val="BodyTextCont"/>
          </w:pPr>
        </w:pPrChange>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06493D">
        <w:rPr>
          <w:rStyle w:val="CodeInline"/>
          <w:rPrChange w:id="517" w:author="Kelvin Sung" w:date="2021-05-14T06:00:00Z">
            <w:rPr>
              <w:rStyle w:val="CodeInline"/>
              <w:rFonts w:ascii="Utopia" w:hAnsi="Utopia"/>
              <w:bdr w:val="none" w:sz="0" w:space="0" w:color="auto"/>
            </w:rPr>
          </w:rPrChange>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06493D">
        <w:rPr>
          <w:rStyle w:val="CodeInline"/>
          <w:rPrChange w:id="518" w:author="Kelvin Sung" w:date="2021-05-14T06:00:00Z">
            <w:rPr>
              <w:rStyle w:val="CodeInline"/>
              <w:rFonts w:ascii="Utopia" w:hAnsi="Utopia"/>
              <w:bdr w:val="none" w:sz="0" w:space="0" w:color="auto"/>
            </w:rPr>
          </w:rPrChang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06493D">
        <w:rPr>
          <w:rStyle w:val="CodeInline"/>
          <w:rPrChange w:id="519" w:author="Kelvin Sung" w:date="2021-05-14T06:00:00Z">
            <w:rPr>
              <w:rStyle w:val="CodeInline"/>
              <w:rFonts w:ascii="Utopia" w:hAnsi="Utopia"/>
              <w:bdr w:val="none" w:sz="0" w:space="0" w:color="auto"/>
            </w:rPr>
          </w:rPrChang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06493D">
        <w:rPr>
          <w:rStyle w:val="CodeInline"/>
          <w:rPrChange w:id="520" w:author="Kelvin Sung" w:date="2021-05-14T06:01:00Z">
            <w:rPr>
              <w:rStyle w:val="CodeInline"/>
              <w:rFonts w:ascii="Utopia" w:hAnsi="Utopia"/>
              <w:bdr w:val="none" w:sz="0" w:space="0" w:color="auto"/>
            </w:rPr>
          </w:rPrChange>
        </w:rPr>
        <w:t>Brain</w:t>
      </w:r>
      <w:r w:rsidRPr="006723AB">
        <w:t xml:space="preserve"> object to always point at and move toward the current </w:t>
      </w:r>
      <w:r w:rsidRPr="0006493D">
        <w:rPr>
          <w:rStyle w:val="CodeInline"/>
          <w:rPrChange w:id="521" w:author="Kelvin Sung" w:date="2021-05-14T06:00:00Z">
            <w:rPr>
              <w:rStyle w:val="CodeInline"/>
              <w:rFonts w:ascii="Utopia" w:hAnsi="Utopia"/>
              <w:bdr w:val="none" w:sz="0" w:space="0" w:color="auto"/>
            </w:rPr>
          </w:rPrChang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06493D">
        <w:rPr>
          <w:rStyle w:val="CodeInline"/>
          <w:rPrChange w:id="522" w:author="Kelvin Sung" w:date="2021-05-14T06:01:00Z">
            <w:rPr>
              <w:rStyle w:val="CodeInline"/>
              <w:rFonts w:ascii="Utopia" w:hAnsi="Utopia"/>
              <w:bdr w:val="none" w:sz="0" w:space="0" w:color="auto"/>
            </w:rPr>
          </w:rPrChange>
        </w:rPr>
        <w:t>Brain</w:t>
      </w:r>
      <w:r w:rsidRPr="006723AB">
        <w:t xml:space="preserve"> object to turn and move gradually toward the current </w:t>
      </w:r>
      <w:r w:rsidRPr="0006493D">
        <w:rPr>
          <w:rStyle w:val="CodeInline"/>
          <w:rPrChange w:id="523" w:author="Kelvin Sung" w:date="2021-05-14T06:01:00Z">
            <w:rPr>
              <w:rStyle w:val="CodeInline"/>
              <w:rFonts w:ascii="Utopia" w:hAnsi="Utopia"/>
              <w:bdr w:val="none" w:sz="0" w:space="0" w:color="auto"/>
            </w:rPr>
          </w:rPrChang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18428B7" w14:textId="0D08F0A0" w:rsidR="006723AB" w:rsidRPr="00A87A43" w:rsidDel="002613E4" w:rsidRDefault="006723AB">
      <w:pPr>
        <w:pStyle w:val="BodyTextCont"/>
        <w:rPr>
          <w:del w:id="524" w:author="Kelvin Sung" w:date="2021-05-14T06:50:00Z"/>
        </w:rPr>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661AB4EB" w14:textId="4EA85AC3" w:rsidR="006723AB" w:rsidDel="002613E4" w:rsidRDefault="006723AB">
      <w:pPr>
        <w:pStyle w:val="BodyTextCont"/>
        <w:rPr>
          <w:del w:id="525" w:author="Matthew T. Munson" w:date="2021-05-09T22:05:00Z"/>
        </w:rPr>
        <w:pPrChange w:id="526" w:author="Kelvin Sung" w:date="2021-05-14T07:13:00Z">
          <w:pPr>
            <w:pStyle w:val="Heading3"/>
          </w:pPr>
        </w:pPrChange>
      </w:pPr>
      <w:del w:id="527" w:author="Matthew T. Munson" w:date="2021-05-09T22:05:00Z">
        <w:r w:rsidDel="007E0049">
          <w:delText>Add Vector Rotation to the gl-matrix Library</w:delText>
        </w:r>
        <w:r w:rsidDel="007E0049">
          <w:fldChar w:fldCharType="begin"/>
        </w:r>
        <w:r w:rsidDel="007E0049">
          <w:delInstrText xml:space="preserve"> XE "</w:delInstrText>
        </w:r>
        <w:r w:rsidRPr="00537262" w:rsidDel="007E0049">
          <w:delInstrText>Front and Chase Project:gl-matrix library</w:delInstrText>
        </w:r>
        <w:r w:rsidDel="007E0049">
          <w:delInstrText xml:space="preserve">" </w:delInstrText>
        </w:r>
        <w:r w:rsidDel="007E0049">
          <w:fldChar w:fldCharType="end"/>
        </w:r>
      </w:del>
    </w:p>
    <w:p w14:paraId="2BAECC06" w14:textId="77777777" w:rsidR="002613E4" w:rsidRPr="00A61116" w:rsidRDefault="002613E4">
      <w:pPr>
        <w:pStyle w:val="BodyTextCont"/>
        <w:rPr>
          <w:ins w:id="528" w:author="Kelvin Sung" w:date="2021-05-14T06:49:00Z"/>
        </w:rPr>
        <w:pPrChange w:id="529" w:author="Kelvin Sung" w:date="2021-05-14T07:13:00Z">
          <w:pPr>
            <w:pStyle w:val="Heading3"/>
          </w:pPr>
        </w:pPrChange>
      </w:pPr>
    </w:p>
    <w:p w14:paraId="299B7D4E" w14:textId="54E03181" w:rsidR="006723AB" w:rsidDel="00100304" w:rsidRDefault="006723AB">
      <w:pPr>
        <w:pStyle w:val="Heading3"/>
        <w:rPr>
          <w:del w:id="530" w:author="Matthew T. Munson" w:date="2021-05-09T22:05:00Z"/>
        </w:rPr>
      </w:pPr>
      <w:del w:id="531" w:author="Matthew T. Munson" w:date="2021-05-09T22:05:00Z">
        <w:r w:rsidRPr="00036B91" w:rsidDel="007E0049">
          <w:delText xml:space="preserve">The </w:delText>
        </w:r>
        <w:r w:rsidRPr="00036B91" w:rsidDel="007E0049">
          <w:rPr>
            <w:rStyle w:val="CodeInline"/>
            <w:rFonts w:asciiTheme="majorHAnsi" w:hAnsiTheme="majorHAnsi" w:hint="eastAsia"/>
            <w:color w:val="243F60" w:themeColor="accent1" w:themeShade="7F"/>
            <w:sz w:val="24"/>
            <w:bdr w:val="none" w:sz="0" w:space="0" w:color="auto"/>
            <w:rPrChange w:id="532" w:author="Kelvin Sung" w:date="2021-05-14T06:57:00Z">
              <w:rPr>
                <w:rStyle w:val="CodeInline"/>
                <w:rFonts w:hint="eastAsia"/>
              </w:rPr>
            </w:rPrChange>
          </w:rPr>
          <w:delText>gl-matrix</w:delText>
        </w:r>
        <w:r w:rsidRPr="00036B91" w:rsidDel="007E0049">
          <w:delText xml:space="preserve"> library does not support rotating a position in 2D space. This can be rectified by adding the following code to the </w:delText>
        </w:r>
        <w:r w:rsidRPr="00036B91" w:rsidDel="007E0049">
          <w:rPr>
            <w:rStyle w:val="CodeInline"/>
            <w:rFonts w:asciiTheme="majorHAnsi" w:hAnsiTheme="majorHAnsi" w:hint="eastAsia"/>
            <w:color w:val="243F60" w:themeColor="accent1" w:themeShade="7F"/>
            <w:sz w:val="24"/>
            <w:bdr w:val="none" w:sz="0" w:space="0" w:color="auto"/>
            <w:rPrChange w:id="533" w:author="Kelvin Sung" w:date="2021-05-14T06:57:00Z">
              <w:rPr>
                <w:rStyle w:val="CodeInline"/>
                <w:rFonts w:hint="eastAsia"/>
              </w:rPr>
            </w:rPrChange>
          </w:rPr>
          <w:delText>gl-matrix.js</w:delText>
        </w:r>
        <w:r w:rsidRPr="00036B91" w:rsidDel="007E0049">
          <w:delText xml:space="preserve"> file in the </w:delText>
        </w:r>
        <w:r w:rsidRPr="00036B91" w:rsidDel="007E0049">
          <w:rPr>
            <w:rStyle w:val="CodeInline"/>
            <w:rFonts w:asciiTheme="majorHAnsi" w:hAnsiTheme="majorHAnsi" w:hint="eastAsia"/>
            <w:color w:val="243F60" w:themeColor="accent1" w:themeShade="7F"/>
            <w:sz w:val="24"/>
            <w:bdr w:val="none" w:sz="0" w:space="0" w:color="auto"/>
            <w:rPrChange w:id="534" w:author="Kelvin Sung" w:date="2021-05-14T06:57:00Z">
              <w:rPr>
                <w:rStyle w:val="CodeInline"/>
                <w:rFonts w:hint="eastAsia"/>
              </w:rPr>
            </w:rPrChange>
          </w:rPr>
          <w:delText>lib</w:delText>
        </w:r>
        <w:r w:rsidRPr="00036B91" w:rsidDel="007E0049">
          <w:delText xml:space="preserve"> folder:</w:delText>
        </w:r>
      </w:del>
    </w:p>
    <w:p w14:paraId="352AD265" w14:textId="37696878" w:rsidR="00100304" w:rsidRDefault="00100304" w:rsidP="00A61116">
      <w:pPr>
        <w:pStyle w:val="Heading3"/>
        <w:rPr>
          <w:ins w:id="535" w:author="Kelvin Sung" w:date="2021-05-14T06:57:00Z"/>
        </w:rPr>
      </w:pPr>
      <w:ins w:id="536" w:author="Kelvin Sung" w:date="2021-05-14T06:58:00Z">
        <w:r>
          <w:t xml:space="preserve">Add </w:t>
        </w:r>
        <w:r w:rsidRPr="00036B91">
          <w:t xml:space="preserve">Vector Rotation to the </w:t>
        </w:r>
        <w:proofErr w:type="spellStart"/>
        <w:r w:rsidRPr="00036B91">
          <w:t>gl</w:t>
        </w:r>
        <w:proofErr w:type="spellEnd"/>
        <w:r w:rsidRPr="00036B91">
          <w:t>-matrix Library</w:t>
        </w:r>
      </w:ins>
      <w:ins w:id="537" w:author="Kelvin Sung" w:date="2021-05-14T06:57:00Z">
        <w:r>
          <w:fldChar w:fldCharType="begin"/>
        </w:r>
        <w:r>
          <w:instrText xml:space="preserve"> XE "</w:instrText>
        </w:r>
        <w:r w:rsidRPr="00537262">
          <w:instrText>Front and Chase Project:GameObject modification</w:instrText>
        </w:r>
        <w:r>
          <w:instrText xml:space="preserve">" </w:instrText>
        </w:r>
        <w:r>
          <w:fldChar w:fldCharType="end"/>
        </w:r>
      </w:ins>
    </w:p>
    <w:p w14:paraId="02C7DD65" w14:textId="77777777" w:rsidR="002613E4" w:rsidRDefault="002613E4" w:rsidP="002613E4">
      <w:pPr>
        <w:pStyle w:val="BodyTextFirst"/>
        <w:rPr>
          <w:ins w:id="538" w:author="Kelvin Sung" w:date="2021-05-14T06:51:00Z"/>
        </w:rPr>
      </w:pPr>
      <w:ins w:id="539" w:author="Kelvin Sung" w:date="2021-05-14T06:51:00Z">
        <w:r>
          <w:t xml:space="preserve">The </w:t>
        </w:r>
        <w:proofErr w:type="spellStart"/>
        <w:r w:rsidRPr="002613E4">
          <w:rPr>
            <w:rStyle w:val="CodeInline"/>
            <w:rPrChange w:id="540" w:author="Kelvin Sung" w:date="2021-05-14T06:51:00Z">
              <w:rPr/>
            </w:rPrChange>
          </w:rPr>
          <w:t>gl</w:t>
        </w:r>
        <w:proofErr w:type="spellEnd"/>
        <w:r w:rsidRPr="002613E4">
          <w:rPr>
            <w:rStyle w:val="CodeInline"/>
            <w:rPrChange w:id="541" w:author="Kelvin Sung" w:date="2021-05-14T06:51:00Z">
              <w:rPr/>
            </w:rPrChange>
          </w:rPr>
          <w:t>-matrix</w:t>
        </w:r>
        <w:r>
          <w:t xml:space="preserve"> library does not support rotating a position in 2D space. This can be rectified by adding the following code to the </w:t>
        </w:r>
        <w:r w:rsidRPr="002613E4">
          <w:rPr>
            <w:rStyle w:val="CodeInline"/>
            <w:rPrChange w:id="542" w:author="Kelvin Sung" w:date="2021-05-14T06:51:00Z">
              <w:rPr/>
            </w:rPrChange>
          </w:rPr>
          <w:t>gl-matrix.js</w:t>
        </w:r>
        <w:r>
          <w:t xml:space="preserve"> file in the </w:t>
        </w:r>
        <w:r w:rsidRPr="002613E4">
          <w:rPr>
            <w:rStyle w:val="CodeInline"/>
            <w:rPrChange w:id="543" w:author="Kelvin Sung" w:date="2021-05-14T06:51:00Z">
              <w:rPr/>
            </w:rPrChange>
          </w:rPr>
          <w:t>lib</w:t>
        </w:r>
        <w:r>
          <w:t xml:space="preserve"> folder:</w:t>
        </w:r>
      </w:ins>
    </w:p>
    <w:p w14:paraId="488520AA" w14:textId="77777777" w:rsidR="002613E4" w:rsidRDefault="002613E4">
      <w:pPr>
        <w:pStyle w:val="Code"/>
        <w:rPr>
          <w:ins w:id="544" w:author="Kelvin Sung" w:date="2021-05-14T06:51:00Z"/>
        </w:rPr>
        <w:pPrChange w:id="545" w:author="Kelvin Sung" w:date="2021-05-14T06:51:00Z">
          <w:pPr>
            <w:pStyle w:val="BodyTextFirst"/>
          </w:pPr>
        </w:pPrChange>
      </w:pPr>
      <w:ins w:id="546" w:author="Kelvin Sung" w:date="2021-05-14T06:51:00Z">
        <w:r>
          <w:t>vec2.rotate = function(out, a, c){</w:t>
        </w:r>
      </w:ins>
    </w:p>
    <w:p w14:paraId="364303B6" w14:textId="77777777" w:rsidR="002613E4" w:rsidRDefault="002613E4">
      <w:pPr>
        <w:pStyle w:val="Code"/>
        <w:rPr>
          <w:ins w:id="547" w:author="Kelvin Sung" w:date="2021-05-14T06:51:00Z"/>
        </w:rPr>
        <w:pPrChange w:id="548" w:author="Kelvin Sung" w:date="2021-05-14T06:51:00Z">
          <w:pPr>
            <w:pStyle w:val="BodyTextFirst"/>
          </w:pPr>
        </w:pPrChange>
      </w:pPr>
      <w:ins w:id="549" w:author="Kelvin Sung" w:date="2021-05-14T06:51:00Z">
        <w:r>
          <w:t xml:space="preserve">    var r=[];  </w:t>
        </w:r>
      </w:ins>
    </w:p>
    <w:p w14:paraId="43F22174" w14:textId="77777777" w:rsidR="002613E4" w:rsidRDefault="002613E4">
      <w:pPr>
        <w:pStyle w:val="Code"/>
        <w:rPr>
          <w:ins w:id="550" w:author="Kelvin Sung" w:date="2021-05-14T06:51:00Z"/>
        </w:rPr>
        <w:pPrChange w:id="551" w:author="Kelvin Sung" w:date="2021-05-14T06:51:00Z">
          <w:pPr>
            <w:pStyle w:val="BodyTextFirst"/>
          </w:pPr>
        </w:pPrChange>
      </w:pPr>
      <w:ins w:id="552" w:author="Kelvin Sung" w:date="2021-05-14T06:51:00Z">
        <w:r>
          <w:t xml:space="preserve">    // perform rotation</w:t>
        </w:r>
      </w:ins>
    </w:p>
    <w:p w14:paraId="3AFA2BCB" w14:textId="77777777" w:rsidR="002613E4" w:rsidRDefault="002613E4">
      <w:pPr>
        <w:pStyle w:val="Code"/>
        <w:rPr>
          <w:ins w:id="553" w:author="Kelvin Sung" w:date="2021-05-14T06:51:00Z"/>
        </w:rPr>
        <w:pPrChange w:id="554" w:author="Kelvin Sung" w:date="2021-05-14T06:51:00Z">
          <w:pPr>
            <w:pStyle w:val="BodyTextFirst"/>
          </w:pPr>
        </w:pPrChange>
      </w:pPr>
      <w:ins w:id="555" w:author="Kelvin Sung" w:date="2021-05-14T06:51:00Z">
        <w:r>
          <w:t xml:space="preserve">    r[0] = a[0]*Math.cos(c) - a[1]*Math.sin(c);</w:t>
        </w:r>
      </w:ins>
    </w:p>
    <w:p w14:paraId="2A6EDD9E" w14:textId="77777777" w:rsidR="002613E4" w:rsidRDefault="002613E4">
      <w:pPr>
        <w:pStyle w:val="Code"/>
        <w:rPr>
          <w:ins w:id="556" w:author="Kelvin Sung" w:date="2021-05-14T06:51:00Z"/>
        </w:rPr>
        <w:pPrChange w:id="557" w:author="Kelvin Sung" w:date="2021-05-14T06:51:00Z">
          <w:pPr>
            <w:pStyle w:val="BodyTextFirst"/>
          </w:pPr>
        </w:pPrChange>
      </w:pPr>
      <w:ins w:id="558" w:author="Kelvin Sung" w:date="2021-05-14T06:51:00Z">
        <w:r>
          <w:t xml:space="preserve">    r[1] = a[0]*Math.sin(c) + a[1]*Math.cos(c); </w:t>
        </w:r>
      </w:ins>
    </w:p>
    <w:p w14:paraId="7A38CC30" w14:textId="77777777" w:rsidR="002613E4" w:rsidRDefault="002613E4">
      <w:pPr>
        <w:pStyle w:val="Code"/>
        <w:rPr>
          <w:ins w:id="559" w:author="Kelvin Sung" w:date="2021-05-14T06:51:00Z"/>
        </w:rPr>
        <w:pPrChange w:id="560" w:author="Kelvin Sung" w:date="2021-05-14T06:51:00Z">
          <w:pPr>
            <w:pStyle w:val="BodyTextFirst"/>
          </w:pPr>
        </w:pPrChange>
      </w:pPr>
      <w:ins w:id="561" w:author="Kelvin Sung" w:date="2021-05-14T06:51:00Z">
        <w:r>
          <w:t xml:space="preserve">    out[0] = r[0];</w:t>
        </w:r>
      </w:ins>
    </w:p>
    <w:p w14:paraId="6FFE4CD0" w14:textId="77777777" w:rsidR="002613E4" w:rsidRDefault="002613E4">
      <w:pPr>
        <w:pStyle w:val="Code"/>
        <w:rPr>
          <w:ins w:id="562" w:author="Kelvin Sung" w:date="2021-05-14T06:51:00Z"/>
        </w:rPr>
        <w:pPrChange w:id="563" w:author="Kelvin Sung" w:date="2021-05-14T06:51:00Z">
          <w:pPr>
            <w:pStyle w:val="BodyTextFirst"/>
          </w:pPr>
        </w:pPrChange>
      </w:pPr>
      <w:ins w:id="564" w:author="Kelvin Sung" w:date="2021-05-14T06:51:00Z">
        <w:r>
          <w:t xml:space="preserve">    out[1] = r[1];</w:t>
        </w:r>
      </w:ins>
    </w:p>
    <w:p w14:paraId="09D5BFAD" w14:textId="77777777" w:rsidR="002613E4" w:rsidRDefault="002613E4">
      <w:pPr>
        <w:pStyle w:val="Code"/>
        <w:rPr>
          <w:ins w:id="565" w:author="Kelvin Sung" w:date="2021-05-14T06:51:00Z"/>
        </w:rPr>
        <w:pPrChange w:id="566" w:author="Kelvin Sung" w:date="2021-05-14T06:51:00Z">
          <w:pPr>
            <w:pStyle w:val="BodyTextFirst"/>
          </w:pPr>
        </w:pPrChange>
      </w:pPr>
      <w:ins w:id="567" w:author="Kelvin Sung" w:date="2021-05-14T06:51:00Z">
        <w:r>
          <w:t xml:space="preserve">    return r;</w:t>
        </w:r>
      </w:ins>
    </w:p>
    <w:p w14:paraId="682709EA" w14:textId="77777777" w:rsidR="002613E4" w:rsidRDefault="002613E4">
      <w:pPr>
        <w:pStyle w:val="Code"/>
        <w:rPr>
          <w:ins w:id="568" w:author="Kelvin Sung" w:date="2021-05-14T06:51:00Z"/>
        </w:rPr>
        <w:pPrChange w:id="569" w:author="Kelvin Sung" w:date="2021-05-14T06:51:00Z">
          <w:pPr>
            <w:pStyle w:val="BodyTextFirst"/>
          </w:pPr>
        </w:pPrChange>
      </w:pPr>
      <w:ins w:id="570" w:author="Kelvin Sung" w:date="2021-05-14T06:51:00Z">
        <w:r>
          <w:t>};</w:t>
        </w:r>
      </w:ins>
    </w:p>
    <w:p w14:paraId="4F5BE2FA" w14:textId="3CB44D72" w:rsidR="002613E4" w:rsidRPr="00A61116" w:rsidRDefault="002613E4">
      <w:pPr>
        <w:pStyle w:val="NoteTipCaution"/>
        <w:rPr>
          <w:ins w:id="571" w:author="Kelvin Sung" w:date="2021-05-14T06:50:00Z"/>
        </w:rPr>
        <w:pPrChange w:id="572" w:author="Kelvin Sung" w:date="2021-05-14T06:51:00Z">
          <w:pPr>
            <w:pStyle w:val="BodyTextFirst"/>
          </w:pPr>
        </w:pPrChange>
      </w:pPr>
      <w:ins w:id="573" w:author="Kelvin Sung" w:date="2021-05-14T06:51:00Z">
        <w:r w:rsidRPr="002613E4">
          <w:rPr>
            <w:rStyle w:val="Strong"/>
            <w:rPrChange w:id="574" w:author="Kelvin Sung" w:date="2021-05-14T06:52:00Z">
              <w:rPr/>
            </w:rPrChange>
          </w:rPr>
          <w:t>Note</w:t>
        </w:r>
        <w:r>
          <w:tab/>
          <w:t xml:space="preserve">This modification to the </w:t>
        </w:r>
        <w:proofErr w:type="spellStart"/>
        <w:r w:rsidRPr="002613E4">
          <w:rPr>
            <w:rStyle w:val="CodeInline"/>
            <w:rPrChange w:id="575" w:author="Kelvin Sung" w:date="2021-05-14T06:52:00Z">
              <w:rPr/>
            </w:rPrChange>
          </w:rPr>
          <w:t>gl</w:t>
        </w:r>
        <w:proofErr w:type="spellEnd"/>
        <w:r w:rsidRPr="002613E4">
          <w:rPr>
            <w:rStyle w:val="CodeInline"/>
            <w:rPrChange w:id="576" w:author="Kelvin Sung" w:date="2021-05-14T06:52:00Z">
              <w:rPr/>
            </w:rPrChange>
          </w:rPr>
          <w:t>-matrix</w:t>
        </w:r>
        <w:r>
          <w:t xml:space="preserve"> library must be present in all the projects from this point forward.</w:t>
        </w:r>
      </w:ins>
    </w:p>
    <w:p w14:paraId="4D22DC52" w14:textId="2AB355C5" w:rsidR="006723AB" w:rsidRPr="00186CAA" w:rsidDel="007E0049" w:rsidRDefault="006723AB" w:rsidP="006723AB">
      <w:pPr>
        <w:pStyle w:val="Code"/>
        <w:rPr>
          <w:del w:id="577" w:author="Matthew T. Munson" w:date="2021-05-09T22:05:00Z"/>
        </w:rPr>
      </w:pPr>
      <w:del w:id="578" w:author="Matthew T. Munson" w:date="2021-05-09T22:05:00Z">
        <w:r w:rsidRPr="00186CAA" w:rsidDel="007E0049">
          <w:delText>vec2.rotate = function(out, a, c){</w:delText>
        </w:r>
      </w:del>
    </w:p>
    <w:p w14:paraId="4D6B1E77" w14:textId="6B9EEB44" w:rsidR="006723AB" w:rsidRPr="00186CAA" w:rsidDel="007E0049" w:rsidRDefault="006723AB" w:rsidP="006723AB">
      <w:pPr>
        <w:pStyle w:val="Code"/>
        <w:rPr>
          <w:del w:id="579" w:author="Matthew T. Munson" w:date="2021-05-09T22:05:00Z"/>
        </w:rPr>
      </w:pPr>
      <w:del w:id="580" w:author="Matthew T. Munson" w:date="2021-05-09T22:05:00Z">
        <w:r w:rsidDel="007E0049">
          <w:delText xml:space="preserve">    var r=[];</w:delText>
        </w:r>
        <w:r w:rsidRPr="00186CAA" w:rsidDel="007E0049">
          <w:delText xml:space="preserve">  </w:delText>
        </w:r>
      </w:del>
    </w:p>
    <w:p w14:paraId="217C8B8E" w14:textId="0EAD27B9" w:rsidR="006723AB" w:rsidDel="007E0049" w:rsidRDefault="006723AB" w:rsidP="006723AB">
      <w:pPr>
        <w:pStyle w:val="Code"/>
        <w:rPr>
          <w:del w:id="581" w:author="Matthew T. Munson" w:date="2021-05-09T22:05:00Z"/>
        </w:rPr>
      </w:pPr>
      <w:del w:id="582" w:author="Matthew T. Munson" w:date="2021-05-09T22:05:00Z">
        <w:r w:rsidRPr="00186CAA" w:rsidDel="007E0049">
          <w:delText xml:space="preserve">  </w:delText>
        </w:r>
        <w:r w:rsidDel="007E0049">
          <w:delText xml:space="preserve">  </w:delText>
        </w:r>
        <w:r w:rsidRPr="00186CAA" w:rsidDel="007E0049">
          <w:delText>//</w:delText>
        </w:r>
        <w:r w:rsidDel="007E0049">
          <w:delText xml:space="preserve"> </w:delText>
        </w:r>
        <w:r w:rsidRPr="00186CAA" w:rsidDel="007E0049">
          <w:delText>perform r</w:delText>
        </w:r>
        <w:r w:rsidDel="007E0049">
          <w:delText>otation</w:delText>
        </w:r>
      </w:del>
    </w:p>
    <w:p w14:paraId="420295A3" w14:textId="40FA86CF" w:rsidR="006723AB" w:rsidRPr="00186CAA" w:rsidDel="007E0049" w:rsidRDefault="006723AB" w:rsidP="006723AB">
      <w:pPr>
        <w:pStyle w:val="Code"/>
        <w:rPr>
          <w:del w:id="583" w:author="Matthew T. Munson" w:date="2021-05-09T22:05:00Z"/>
        </w:rPr>
      </w:pPr>
      <w:del w:id="584" w:author="Matthew T. Munson" w:date="2021-05-09T22:05:00Z">
        <w:r w:rsidDel="007E0049">
          <w:delText xml:space="preserve">    </w:delText>
        </w:r>
        <w:r w:rsidRPr="00186CAA" w:rsidDel="007E0049">
          <w:delText>r[0] = a[0]*Math.cos(c) - a[1]*Math.sin(c);</w:delText>
        </w:r>
      </w:del>
    </w:p>
    <w:p w14:paraId="783359E4" w14:textId="7363613A" w:rsidR="006723AB" w:rsidRPr="00186CAA" w:rsidDel="007E0049" w:rsidRDefault="006723AB" w:rsidP="006723AB">
      <w:pPr>
        <w:pStyle w:val="Code"/>
        <w:rPr>
          <w:del w:id="585" w:author="Matthew T. Munson" w:date="2021-05-09T22:05:00Z"/>
        </w:rPr>
      </w:pPr>
      <w:del w:id="586" w:author="Matthew T. Munson" w:date="2021-05-09T22:05:00Z">
        <w:r w:rsidDel="007E0049">
          <w:delText xml:space="preserve">    </w:delText>
        </w:r>
        <w:r w:rsidRPr="00186CAA" w:rsidDel="007E0049">
          <w:delText xml:space="preserve">r[1] = a[0]*Math.sin(c) + a[1]*Math.cos(c); </w:delText>
        </w:r>
      </w:del>
    </w:p>
    <w:p w14:paraId="650C6B33" w14:textId="778A400A" w:rsidR="006723AB" w:rsidRPr="00186CAA" w:rsidDel="007E0049" w:rsidRDefault="006723AB" w:rsidP="006723AB">
      <w:pPr>
        <w:pStyle w:val="Code"/>
        <w:rPr>
          <w:del w:id="587" w:author="Matthew T. Munson" w:date="2021-05-09T22:05:00Z"/>
        </w:rPr>
      </w:pPr>
      <w:del w:id="588" w:author="Matthew T. Munson" w:date="2021-05-09T22:05:00Z">
        <w:r w:rsidDel="007E0049">
          <w:delText xml:space="preserve">    </w:delText>
        </w:r>
        <w:r w:rsidRPr="00186CAA" w:rsidDel="007E0049">
          <w:delText>out[0] = r[0];</w:delText>
        </w:r>
      </w:del>
    </w:p>
    <w:p w14:paraId="2879689B" w14:textId="77100E73" w:rsidR="006723AB" w:rsidDel="007E0049" w:rsidRDefault="006723AB" w:rsidP="006723AB">
      <w:pPr>
        <w:pStyle w:val="Code"/>
        <w:rPr>
          <w:del w:id="589" w:author="Matthew T. Munson" w:date="2021-05-09T22:05:00Z"/>
        </w:rPr>
      </w:pPr>
      <w:del w:id="590" w:author="Matthew T. Munson" w:date="2021-05-09T22:05:00Z">
        <w:r w:rsidDel="007E0049">
          <w:delText xml:space="preserve">    out[1] = r[1];</w:delText>
        </w:r>
      </w:del>
    </w:p>
    <w:p w14:paraId="54AEDD6C" w14:textId="41EB1C37" w:rsidR="006723AB" w:rsidRPr="00186CAA" w:rsidDel="007E0049" w:rsidRDefault="006723AB" w:rsidP="006723AB">
      <w:pPr>
        <w:pStyle w:val="Code"/>
        <w:rPr>
          <w:del w:id="591" w:author="Matthew T. Munson" w:date="2021-05-09T22:05:00Z"/>
        </w:rPr>
      </w:pPr>
      <w:del w:id="592" w:author="Matthew T. Munson" w:date="2021-05-09T22:05:00Z">
        <w:r w:rsidDel="007E0049">
          <w:delText xml:space="preserve">    </w:delText>
        </w:r>
        <w:r w:rsidRPr="00186CAA" w:rsidDel="007E0049">
          <w:delText>return r;</w:delText>
        </w:r>
      </w:del>
    </w:p>
    <w:p w14:paraId="53714D47" w14:textId="4BCCA93D" w:rsidR="006723AB" w:rsidDel="007E0049" w:rsidRDefault="006723AB" w:rsidP="006723AB">
      <w:pPr>
        <w:pStyle w:val="Code"/>
        <w:rPr>
          <w:del w:id="593" w:author="Matthew T. Munson" w:date="2021-05-09T22:05:00Z"/>
        </w:rPr>
      </w:pPr>
      <w:del w:id="594" w:author="Matthew T. Munson" w:date="2021-05-09T22:05:00Z">
        <w:r w:rsidRPr="00186CAA" w:rsidDel="007E0049">
          <w:delText>};</w:delText>
        </w:r>
      </w:del>
    </w:p>
    <w:p w14:paraId="3CAE7CDA" w14:textId="07445DB7" w:rsidR="006723AB" w:rsidRPr="00186CAA" w:rsidDel="007E0049" w:rsidRDefault="00762057" w:rsidP="006723AB">
      <w:pPr>
        <w:pStyle w:val="NoteTipCaution"/>
        <w:rPr>
          <w:del w:id="595" w:author="Matthew T. Munson" w:date="2021-05-09T22:05:00Z"/>
        </w:rPr>
      </w:pPr>
      <w:del w:id="596" w:author="Matthew T. Munson" w:date="2021-05-09T22:05:00Z">
        <w:r w:rsidDel="007E0049">
          <w:rPr>
            <w:rStyle w:val="GrayDingbat"/>
          </w:rPr>
          <w:delText></w:delText>
        </w:r>
        <w:r w:rsidRPr="001C0E07" w:rsidDel="007E0049">
          <w:rPr>
            <w:rStyle w:val="Strong"/>
          </w:rPr>
          <w:delText xml:space="preserve"> Note</w:delText>
        </w:r>
        <w:r w:rsidDel="007E0049">
          <w:rPr>
            <w:rStyle w:val="Strong"/>
          </w:rPr>
          <w:tab/>
          <w:delText xml:space="preserve"> </w:delText>
        </w:r>
        <w:r w:rsidR="006723AB" w:rsidDel="007E0049">
          <w:delText xml:space="preserve">This modification to the </w:delText>
        </w:r>
        <w:r w:rsidR="006723AB" w:rsidRPr="008D7C2C" w:rsidDel="007E0049">
          <w:rPr>
            <w:rStyle w:val="CodeInline"/>
          </w:rPr>
          <w:delText>gl-matrix</w:delText>
        </w:r>
        <w:r w:rsidR="006723AB" w:rsidDel="007E0049">
          <w:delText xml:space="preserve"> library must be present in all the projects from this point forward. </w:delText>
        </w:r>
      </w:del>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pPr>
        <w:pStyle w:val="NumList"/>
        <w:numPr>
          <w:ilvl w:val="0"/>
          <w:numId w:val="28"/>
        </w:numPr>
        <w:pPrChange w:id="597" w:author="Kelvin Sung" w:date="2021-05-14T06:02:00Z">
          <w:pPr>
            <w:pStyle w:val="NumList"/>
          </w:pPr>
        </w:pPrChange>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lastRenderedPageBreak/>
        <w:t xml:space="preserve">    this.mSpeed = 0;</w:t>
      </w:r>
    </w:p>
    <w:p w14:paraId="74197844" w14:textId="4013B187" w:rsidR="007E0049" w:rsidRDefault="007E0049" w:rsidP="007E0049">
      <w:pPr>
        <w:pStyle w:val="Code"/>
      </w:pPr>
      <w:r>
        <w:t>}</w:t>
      </w:r>
    </w:p>
    <w:p w14:paraId="3CE9FEAF" w14:textId="77777777" w:rsidR="006723AB" w:rsidRPr="00CE5DB6" w:rsidRDefault="006723AB">
      <w:pPr>
        <w:pStyle w:val="NumList"/>
        <w:numPr>
          <w:ilvl w:val="0"/>
          <w:numId w:val="17"/>
        </w:numPr>
        <w:pPrChange w:id="598" w:author="Kelvin Sung" w:date="2021-05-14T06:02:00Z">
          <w:pPr>
            <w:pStyle w:val="NumList"/>
            <w:numPr>
              <w:numId w:val="8"/>
            </w:numPr>
          </w:pPr>
        </w:pPrChange>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pPr>
        <w:pStyle w:val="NumList"/>
        <w:numPr>
          <w:ilvl w:val="0"/>
          <w:numId w:val="17"/>
        </w:numPr>
        <w:pPrChange w:id="599" w:author="Kelvin Sung" w:date="2021-05-14T06:02:00Z">
          <w:pPr>
            <w:pStyle w:val="NumList"/>
            <w:numPr>
              <w:numId w:val="8"/>
            </w:numPr>
          </w:pPr>
        </w:pPrChange>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lastRenderedPageBreak/>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F5C514" w:rsidR="006723AB" w:rsidRDefault="006723AB" w:rsidP="00A61116">
      <w:pPr>
        <w:pStyle w:val="BodyTextCont"/>
      </w:pPr>
      <w:r>
        <w:t xml:space="preserve">The </w:t>
      </w:r>
      <w:proofErr w:type="spellStart"/>
      <w:r w:rsidRPr="00947AC3">
        <w:rPr>
          <w:rStyle w:val="CodeInline"/>
        </w:rPr>
        <w:t>rotateObjPointTo</w:t>
      </w:r>
      <w:proofErr w:type="spell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ins w:id="600" w:author="Kelvin Sung" w:date="2021-05-14T06:11:00Z">
        <w:r w:rsidR="00D8426D">
          <w:t xml:space="preserve">the </w:t>
        </w:r>
      </w:ins>
      <w:r>
        <w:t>destination position</w:t>
      </w:r>
      <w:ins w:id="601" w:author="Kelvin Sung" w:date="2021-05-14T06:11:00Z">
        <w:del w:id="602" w:author="Matthew T. Munson" w:date="2021-05-15T15:13:00Z">
          <w:r w:rsidR="00D8426D" w:rsidDel="00F20A10">
            <w:delText>,</w:delText>
          </w:r>
        </w:del>
      </w:ins>
      <w:r>
        <w:t xml:space="preserve"> </w:t>
      </w:r>
      <w:r w:rsidRPr="001E76E7">
        <w:rPr>
          <w:rStyle w:val="CodeInline"/>
        </w:rPr>
        <w:t>p</w:t>
      </w:r>
      <w:del w:id="603" w:author="Kelvin Sung" w:date="2021-05-14T06:11:00Z">
        <w:r w:rsidRPr="00D8426D" w:rsidDel="00D8426D">
          <w:rPr>
            <w:rPrChange w:id="604" w:author="Kelvin Sung" w:date="2021-05-14T06:11:00Z">
              <w:rPr>
                <w:rStyle w:val="CodeInline"/>
              </w:rPr>
            </w:rPrChange>
          </w:rPr>
          <w:delText xml:space="preserve"> </w:delText>
        </w:r>
      </w:del>
      <w:ins w:id="605" w:author="Kelvin Sung" w:date="2021-05-14T06:11:00Z">
        <w:del w:id="606" w:author="Matthew T. Munson" w:date="2021-05-15T15:13:00Z">
          <w:r w:rsidR="00D8426D" w:rsidRPr="00D8426D" w:rsidDel="00F20A10">
            <w:rPr>
              <w:rPrChange w:id="607" w:author="Kelvin Sung" w:date="2021-05-14T06:11:00Z">
                <w:rPr>
                  <w:rStyle w:val="CodeInline"/>
                </w:rPr>
              </w:rPrChange>
            </w:rPr>
            <w:delText>,</w:delText>
          </w:r>
        </w:del>
        <w:r w:rsidR="00D8426D" w:rsidRPr="00D8426D">
          <w:rPr>
            <w:rPrChange w:id="608" w:author="Kelvin Sung" w:date="2021-05-14T06:11:00Z">
              <w:rPr>
                <w:rStyle w:val="CodeInline"/>
              </w:rPr>
            </w:rPrChange>
          </w:rPr>
          <w:t xml:space="preserve"> </w:t>
        </w:r>
      </w:ins>
      <w:r w:rsidRPr="00D8426D">
        <w:t>a</w:t>
      </w:r>
      <w:r>
        <w:t xml:space="preserve">t </w:t>
      </w:r>
      <w:del w:id="609" w:author="Kelvin Sung" w:date="2021-05-14T06:12:00Z">
        <w:r w:rsidDel="000E718F">
          <w:delText>th</w:delText>
        </w:r>
      </w:del>
      <w:ins w:id="610" w:author="Kelvin Sung" w:date="2021-05-14T06:12:00Z">
        <w:r w:rsidR="000E718F">
          <w:t xml:space="preserve">a </w:t>
        </w:r>
        <w:r w:rsidR="009476C1">
          <w:t xml:space="preserve">rate </w:t>
        </w:r>
      </w:ins>
      <w:del w:id="611" w:author="Kelvin Sung" w:date="2021-05-14T06:12:00Z">
        <w:r w:rsidDel="009476C1">
          <w:delText xml:space="preserve">e </w:delText>
        </w:r>
        <w:r w:rsidRPr="001E76E7" w:rsidDel="009476C1">
          <w:rPr>
            <w:rStyle w:val="CodeInline"/>
          </w:rPr>
          <w:delText>rate</w:delText>
        </w:r>
        <w:r w:rsidDel="009476C1">
          <w:delText xml:space="preserve"> </w:delText>
        </w:r>
      </w:del>
      <w:r>
        <w:t>specified by the parameter</w:t>
      </w:r>
      <w:ins w:id="612" w:author="Kelvin Sung" w:date="2021-05-14T06:12:00Z">
        <w:del w:id="613" w:author="Matthew T. Munson" w:date="2021-05-15T15:13:00Z">
          <w:r w:rsidR="009476C1" w:rsidDel="00F20A10">
            <w:delText>,</w:delText>
          </w:r>
        </w:del>
        <w:r w:rsidR="009476C1">
          <w:t xml:space="preserve"> </w:t>
        </w:r>
        <w:r w:rsidR="009476C1" w:rsidRPr="001E76E7">
          <w:rPr>
            <w:rStyle w:val="CodeInline"/>
          </w:rPr>
          <w:t>rate</w:t>
        </w:r>
      </w:ins>
      <w:r>
        <w:t>. Here are the detail</w:t>
      </w:r>
      <w:ins w:id="614" w:author="Matthew T. Munson" w:date="2021-05-15T15:13:00Z">
        <w:r w:rsidR="00F20A10">
          <w:t>s</w:t>
        </w:r>
      </w:ins>
      <w:del w:id="615" w:author="Matthew T. Munson" w:date="2021-05-15T15:13:00Z">
        <w:r w:rsidDel="00F20A10">
          <w:delText>ed</w:delText>
        </w:r>
      </w:del>
      <w:ins w:id="616" w:author="Kelvin Sung" w:date="2021-05-14T06:13:00Z">
        <w:r w:rsidR="004A7E65">
          <w:t xml:space="preserve"> of </w:t>
        </w:r>
      </w:ins>
      <w:ins w:id="617" w:author="Matthew T. Munson" w:date="2021-05-15T15:13:00Z">
        <w:r w:rsidR="00F20A10">
          <w:t>each</w:t>
        </w:r>
      </w:ins>
      <w:ins w:id="618" w:author="Kelvin Sung" w:date="2021-05-14T06:13:00Z">
        <w:del w:id="619" w:author="Matthew T. Munson" w:date="2021-05-15T15:13:00Z">
          <w:r w:rsidR="004A7E65" w:rsidDel="00F20A10">
            <w:delText>the</w:delText>
          </w:r>
        </w:del>
      </w:ins>
      <w:r>
        <w:t xml:space="preserve"> operation</w:t>
      </w:r>
      <w:del w:id="620" w:author="Matthew T. Munson" w:date="2021-05-15T15:13:00Z">
        <w:r w:rsidDel="00F20A10">
          <w:delText>s</w:delText>
        </w:r>
      </w:del>
      <w:r>
        <w:t>:</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7AD0D531" w:rsidR="006723AB" w:rsidRDefault="006723AB" w:rsidP="00E60016">
      <w:pPr>
        <w:pStyle w:val="NumSubList"/>
        <w:numPr>
          <w:ilvl w:val="0"/>
          <w:numId w:val="15"/>
        </w:numPr>
        <w:ind w:left="1440"/>
      </w:pPr>
      <w:r>
        <w:t>Step B computes the dot p</w:t>
      </w:r>
      <w:r w:rsidRPr="000D6D86">
        <w:t xml:space="preserve">roduct to </w:t>
      </w:r>
      <w:r>
        <w:t>determine the angle</w:t>
      </w:r>
      <w:ins w:id="621" w:author="Kelvin Sung" w:date="2021-05-14T06:15:00Z">
        <w:del w:id="622" w:author="Matthew T. Munson" w:date="2021-05-15T15:14:00Z">
          <w:r w:rsidR="004A7E65" w:rsidDel="00F20A10">
            <w:delText>,</w:delText>
          </w:r>
        </w:del>
      </w:ins>
      <w:ins w:id="623" w:author="Kelvin Sung" w:date="2021-05-14T06:16:00Z">
        <w:r w:rsidR="004A7E65">
          <w:t xml:space="preserve"> </w:t>
        </w:r>
      </w:ins>
      <w:ins w:id="624" w:author="Kelvin Sung" w:date="2021-05-14T06:18:00Z">
        <w:r w:rsidR="004A7E65">
          <w:rPr>
            <w:rFonts w:ascii="Calibri" w:hAnsi="Calibri" w:cs="Calibri"/>
          </w:rPr>
          <w:t>θ</w:t>
        </w:r>
      </w:ins>
      <w:ins w:id="625" w:author="Kelvin Sung" w:date="2021-05-14T06:15:00Z">
        <w:del w:id="626" w:author="Matthew T. Munson" w:date="2021-05-15T15:14:00Z">
          <w:r w:rsidR="004A7E65" w:rsidDel="00F20A10">
            <w:delText>,</w:delText>
          </w:r>
        </w:del>
      </w:ins>
      <w:r>
        <w:t xml:space="preserve"> between the current front direction of the object (</w:t>
      </w:r>
      <w:proofErr w:type="spellStart"/>
      <w:r w:rsidRPr="00B0322C">
        <w:rPr>
          <w:rStyle w:val="CodeInline"/>
        </w:rPr>
        <w:t>fdir</w:t>
      </w:r>
      <w:proofErr w:type="spellEnd"/>
      <w:r>
        <w:t>) and the direction toward</w:t>
      </w:r>
      <w:ins w:id="627" w:author="Kelvin Sung" w:date="2021-05-14T06:14:00Z">
        <w:r w:rsidR="004A7E65">
          <w:t>s</w:t>
        </w:r>
      </w:ins>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ins w:id="628" w:author="Kelvin Sung" w:date="2021-05-14T06:15:00Z">
        <w:r w:rsidR="004A7E65">
          <w:t xml:space="preserve"> (</w:t>
        </w:r>
      </w:ins>
      <m:oMath>
        <m:func>
          <m:funcPr>
            <m:ctrlPr>
              <w:ins w:id="629" w:author="Kelvin Sung" w:date="2021-05-14T06:20:00Z">
                <w:rPr>
                  <w:rFonts w:ascii="Cambria Math" w:hAnsi="Cambria Math"/>
                </w:rPr>
              </w:ins>
            </m:ctrlPr>
          </m:funcPr>
          <m:fName>
            <m:r>
              <w:ins w:id="630" w:author="Kelvin Sung" w:date="2021-05-14T06:20:00Z">
                <m:rPr>
                  <m:sty m:val="p"/>
                </m:rPr>
                <w:rPr>
                  <w:rFonts w:ascii="Cambria Math" w:hAnsi="Cambria Math"/>
                </w:rPr>
                <m:t>cos</m:t>
              </w:ins>
            </m:r>
          </m:fName>
          <m:e>
            <m:r>
              <w:ins w:id="631" w:author="Kelvin Sung" w:date="2021-05-14T06:20:00Z">
                <m:rPr>
                  <m:sty m:val="p"/>
                </m:rPr>
                <w:rPr>
                  <w:rFonts w:ascii="Cambria Math" w:hAnsi="Cambria Math" w:cs="Calibri"/>
                </w:rPr>
                <m:t>θ</m:t>
              </w:ins>
            </m:r>
          </m:e>
        </m:func>
      </m:oMath>
      <w:ins w:id="632" w:author="Kelvin Sung" w:date="2021-05-14T06:20:00Z">
        <w:r w:rsidR="004A7E65">
          <w:rPr>
            <w:rFonts w:eastAsiaTheme="minorEastAsia"/>
          </w:rPr>
          <w:t xml:space="preserve"> </w:t>
        </w:r>
        <w:r w:rsidR="004A7E65">
          <w:t xml:space="preserve">is almost 1 or </w:t>
        </w:r>
      </w:ins>
      <w:ins w:id="633" w:author="Kelvin Sung" w:date="2021-05-14T06:19:00Z">
        <w:r w:rsidR="004A7E65">
          <w:rPr>
            <w:rFonts w:ascii="Calibri" w:hAnsi="Calibri" w:cs="Calibri"/>
          </w:rPr>
          <w:t>θ</w:t>
        </w:r>
        <w:r w:rsidR="004A7E65">
          <w:t xml:space="preserve"> almost </w:t>
        </w:r>
      </w:ins>
      <w:ins w:id="634" w:author="Kelvin Sung" w:date="2021-05-14T06:15:00Z">
        <w:r w:rsidR="004A7E65">
          <w:t>zero)</w:t>
        </w:r>
      </w:ins>
      <w:del w:id="635" w:author="Matthew T. Munson" w:date="2021-05-15T15:14:00Z">
        <w:r w:rsidDel="00F20A10">
          <w:delText>,</w:delText>
        </w:r>
      </w:del>
      <w:r>
        <w:t xml:space="preserve"> the function returns. This computation is illustrated in Figure 6-10.</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69219A">
        <w:rPr>
          <w:rStyle w:val="CodeInline"/>
          <w:rPrChange w:id="636" w:author="Kelvin Sung" w:date="2021-05-14T06:20:00Z">
            <w:rPr/>
          </w:rPrChange>
        </w:rPr>
        <w:t>Brain</w:t>
      </w:r>
      <w:r>
        <w:t>) chasing a target (</w:t>
      </w:r>
      <w:r w:rsidRPr="0069219A">
        <w:rPr>
          <w:rStyle w:val="CodeInline"/>
          <w:rPrChange w:id="637" w:author="Kelvin Sung" w:date="2021-05-14T06:20:00Z">
            <w:rPr/>
          </w:rPrChange>
        </w:rPr>
        <w:t>Hero</w:t>
      </w:r>
      <w:r>
        <w:t>)</w:t>
      </w:r>
    </w:p>
    <w:p w14:paraId="02E4F760" w14:textId="77777777" w:rsidR="006723AB" w:rsidRDefault="006723AB" w:rsidP="00E60016">
      <w:pPr>
        <w:pStyle w:val="NumSubList"/>
        <w:numPr>
          <w:ilvl w:val="0"/>
          <w:numId w:val="15"/>
        </w:numPr>
        <w:ind w:left="1440"/>
      </w:pPr>
      <w:r>
        <w:lastRenderedPageBreak/>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13532FFE" w14:textId="74ED30EB" w:rsidR="006723AB" w:rsidDel="007048AE" w:rsidRDefault="006723AB" w:rsidP="007048AE">
      <w:pPr>
        <w:pStyle w:val="NumSubList"/>
        <w:numPr>
          <w:ilvl w:val="0"/>
          <w:numId w:val="15"/>
        </w:numPr>
        <w:ind w:left="1440"/>
        <w:rPr>
          <w:del w:id="638" w:author="Kelvin Sung" w:date="2021-05-14T06:22:00Z"/>
        </w:rPr>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ins w:id="639" w:author="Kelvin Sung" w:date="2021-05-14T06:31:00Z">
        <w:r w:rsidR="0066641B">
          <w:t xml:space="preserve"> It is important to recognize the two separate </w:t>
        </w:r>
      </w:ins>
      <w:ins w:id="640" w:author="Kelvin Sung" w:date="2021-05-14T06:32:00Z">
        <w:r w:rsidR="0066641B">
          <w:t xml:space="preserve">object rotation </w:t>
        </w:r>
      </w:ins>
      <w:ins w:id="641" w:author="Kelvin Sung" w:date="2021-05-14T06:31:00Z">
        <w:r w:rsidR="0066641B">
          <w:t>controls</w:t>
        </w:r>
      </w:ins>
      <w:ins w:id="642" w:author="Matthew T. Munson" w:date="2021-05-15T15:15:00Z">
        <w:r w:rsidR="00F20A10">
          <w:t>.</w:t>
        </w:r>
      </w:ins>
      <w:ins w:id="643" w:author="Kelvin Sung" w:date="2021-05-14T06:32:00Z">
        <w:del w:id="644" w:author="Matthew T. Munson" w:date="2021-05-15T15:15:00Z">
          <w:r w:rsidR="0066641B" w:rsidDel="00F20A10">
            <w:delText>,</w:delText>
          </w:r>
        </w:del>
        <w:r w:rsidR="0066641B">
          <w:t xml:space="preserve"> </w:t>
        </w:r>
      </w:ins>
      <w:ins w:id="645" w:author="Matthew T. Munson" w:date="2021-05-15T15:15:00Z">
        <w:r w:rsidR="00F20A10">
          <w:t>T</w:t>
        </w:r>
      </w:ins>
      <w:ins w:id="646" w:author="Kelvin Sung" w:date="2021-05-14T06:32:00Z">
        <w:del w:id="647" w:author="Matthew T. Munson" w:date="2021-05-15T15:15:00Z">
          <w:r w:rsidR="0066641B" w:rsidDel="00F20A10">
            <w:delText>t</w:delText>
          </w:r>
        </w:del>
        <w:r w:rsidR="0066641B">
          <w:t xml:space="preserve">he </w:t>
        </w:r>
        <w:r w:rsidR="008E2A85" w:rsidRPr="008E2A85">
          <w:rPr>
            <w:rStyle w:val="CodeInline"/>
            <w:rPrChange w:id="648" w:author="Kelvin Sung" w:date="2021-05-14T06:32:00Z">
              <w:rPr/>
            </w:rPrChange>
          </w:rPr>
          <w:t>Transform</w:t>
        </w:r>
        <w:r w:rsidR="008E2A85">
          <w:t xml:space="preserve"> controls</w:t>
        </w:r>
      </w:ins>
      <w:ins w:id="649" w:author="Kelvin Sung" w:date="2021-05-14T06:31:00Z">
        <w:r w:rsidR="0066641B">
          <w:t xml:space="preserve"> </w:t>
        </w:r>
      </w:ins>
    </w:p>
    <w:p w14:paraId="0DE1911D" w14:textId="10CF0780" w:rsidR="007048AE" w:rsidRPr="000D3070" w:rsidRDefault="008E2A85" w:rsidP="00E60016">
      <w:pPr>
        <w:pStyle w:val="NumSubList"/>
        <w:numPr>
          <w:ilvl w:val="0"/>
          <w:numId w:val="15"/>
        </w:numPr>
        <w:ind w:left="1440"/>
        <w:rPr>
          <w:ins w:id="650" w:author="Kelvin Sung" w:date="2021-05-14T06:22:00Z"/>
        </w:rPr>
      </w:pPr>
      <w:ins w:id="651" w:author="Kelvin Sung" w:date="2021-05-14T06:32:00Z">
        <w:r>
          <w:t xml:space="preserve">the rotation of the what is </w:t>
        </w:r>
      </w:ins>
      <w:ins w:id="652" w:author="Kelvin Sung" w:date="2021-05-14T06:34:00Z">
        <w:r>
          <w:t xml:space="preserve">being </w:t>
        </w:r>
      </w:ins>
      <w:ins w:id="653" w:author="Kelvin Sung" w:date="2021-05-14T06:32:00Z">
        <w:r>
          <w:t xml:space="preserve">drawn, and </w:t>
        </w:r>
        <w:proofErr w:type="spellStart"/>
        <w:r w:rsidRPr="008E2A85">
          <w:rPr>
            <w:rStyle w:val="CodeInline"/>
            <w:rPrChange w:id="654" w:author="Kelvin Sung" w:date="2021-05-14T06:33:00Z">
              <w:rPr/>
            </w:rPrChange>
          </w:rPr>
          <w:t>mCurrentFrontDir</w:t>
        </w:r>
        <w:proofErr w:type="spellEnd"/>
        <w:r>
          <w:t xml:space="preserve"> contro</w:t>
        </w:r>
      </w:ins>
      <w:ins w:id="655" w:author="Kelvin Sung" w:date="2021-05-14T06:33:00Z">
        <w:r>
          <w:t>ls the direction of travel. In this case, the two are synchronized and thus must be updated with the new value simultaneously.</w:t>
        </w:r>
      </w:ins>
    </w:p>
    <w:p w14:paraId="564E6871" w14:textId="600301F1" w:rsidR="00203E30" w:rsidDel="007048AE" w:rsidRDefault="006723AB">
      <w:pPr>
        <w:pStyle w:val="NumList"/>
        <w:rPr>
          <w:del w:id="656" w:author="Kelvin Sung" w:date="2021-05-14T06:22:00Z"/>
          <w:moveTo w:id="657" w:author="Kelvin Sung" w:date="2021-05-14T06:22:00Z"/>
        </w:rPr>
        <w:pPrChange w:id="658" w:author="Kelvin Sung" w:date="2021-05-14T06:02:00Z">
          <w:pPr>
            <w:pStyle w:val="BodyTextCont"/>
          </w:pPr>
        </w:pPrChange>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ins w:id="659" w:author="Kelvin Sung" w:date="2021-05-14T06:22:00Z">
        <w:r w:rsidR="00203E30">
          <w:t xml:space="preserve"> </w:t>
        </w:r>
      </w:ins>
      <w:moveToRangeStart w:id="660" w:author="Kelvin Sung" w:date="2021-05-14T06:22:00Z" w:name="move71865755"/>
      <w:moveTo w:id="661" w:author="Kelvin Sung" w:date="2021-05-14T06:22:00Z">
        <w:r w:rsidR="00203E30">
          <w:t xml:space="preserve">Notice that if the </w:t>
        </w:r>
        <w:proofErr w:type="spellStart"/>
        <w:r w:rsidR="00203E30" w:rsidRPr="0025676A">
          <w:rPr>
            <w:rStyle w:val="CodeInline"/>
          </w:rPr>
          <w:t>mCurrentFrontDir</w:t>
        </w:r>
        <w:proofErr w:type="spellEnd"/>
        <w:r w:rsidR="00203E30">
          <w:t xml:space="preserve"> is modified by the </w:t>
        </w:r>
        <w:proofErr w:type="spellStart"/>
        <w:r w:rsidR="00203E30" w:rsidRPr="0025676A">
          <w:rPr>
            <w:rStyle w:val="CodeInline"/>
          </w:rPr>
          <w:t>rotateObjPointTo</w:t>
        </w:r>
        <w:proofErr w:type="spell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moveTo>
    </w:p>
    <w:moveToRangeEnd w:id="660"/>
    <w:p w14:paraId="7964DBEB" w14:textId="6982B45E" w:rsidR="006723AB" w:rsidRPr="00CE5DB6" w:rsidRDefault="006723AB">
      <w:pPr>
        <w:pStyle w:val="NumList"/>
        <w:numPr>
          <w:ilvl w:val="0"/>
          <w:numId w:val="17"/>
        </w:numPr>
        <w:pPrChange w:id="662" w:author="Kelvin Sung" w:date="2021-05-14T06:02:00Z">
          <w:pPr>
            <w:pStyle w:val="NumList"/>
            <w:numPr>
              <w:numId w:val="8"/>
            </w:numPr>
          </w:pPr>
        </w:pPrChange>
      </w:pP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3A20A306" w14:textId="22AD32CD" w:rsidR="006723AB" w:rsidDel="00203E30" w:rsidRDefault="006723AB" w:rsidP="006723AB">
      <w:pPr>
        <w:pStyle w:val="BodyTextCont"/>
        <w:rPr>
          <w:moveFrom w:id="663" w:author="Kelvin Sung" w:date="2021-05-14T06:22:00Z"/>
        </w:rPr>
      </w:pPr>
      <w:moveFromRangeStart w:id="664" w:author="Kelvin Sung" w:date="2021-05-14T06:22:00Z" w:name="move71865755"/>
      <w:moveFrom w:id="665" w:author="Kelvin Sung" w:date="2021-05-14T06:22:00Z">
        <w:r w:rsidDel="00203E30">
          <w:t xml:space="preserve">Notice that if the </w:t>
        </w:r>
        <w:r w:rsidRPr="0025676A" w:rsidDel="00203E30">
          <w:rPr>
            <w:rStyle w:val="CodeInline"/>
          </w:rPr>
          <w:t>mCurrentFrontDir</w:t>
        </w:r>
        <w:r w:rsidDel="00203E30">
          <w:t xml:space="preserve"> is modified by the </w:t>
        </w:r>
        <w:r w:rsidRPr="0025676A" w:rsidDel="00203E30">
          <w:rPr>
            <w:rStyle w:val="CodeInline"/>
          </w:rPr>
          <w:t>rotateObjPointTo()</w:t>
        </w:r>
        <w:r w:rsidDel="00203E30">
          <w:t xml:space="preserve"> function, then this </w:t>
        </w:r>
        <w:r w:rsidRPr="000A2B88" w:rsidDel="00203E30">
          <w:rPr>
            <w:rStyle w:val="CodeInline"/>
          </w:rPr>
          <w:t>update()</w:t>
        </w:r>
        <w:r w:rsidDel="00203E30">
          <w:t xml:space="preserve"> function will move the object toward the target position </w:t>
        </w:r>
        <w:r w:rsidRPr="00CC6026" w:rsidDel="00203E30">
          <w:rPr>
            <w:rStyle w:val="CodeInline"/>
          </w:rPr>
          <w:t>p</w:t>
        </w:r>
        <w:r w:rsidDel="00203E30">
          <w:t>, and the object will behave as though it is chasing the target.</w:t>
        </w:r>
      </w:moveFrom>
    </w:p>
    <w:moveFromRangeEnd w:id="664"/>
    <w:p w14:paraId="111AE9C2" w14:textId="77777777" w:rsidR="006723AB" w:rsidRPr="00CE5DB6" w:rsidRDefault="006723AB">
      <w:pPr>
        <w:pStyle w:val="NumList"/>
        <w:numPr>
          <w:ilvl w:val="0"/>
          <w:numId w:val="17"/>
        </w:numPr>
        <w:pPrChange w:id="666" w:author="Kelvin Sung" w:date="2021-05-14T06:02:00Z">
          <w:pPr>
            <w:pStyle w:val="NumList"/>
            <w:numPr>
              <w:numId w:val="8"/>
            </w:numPr>
          </w:pPr>
        </w:pPrChange>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pPr>
        <w:pStyle w:val="NumList"/>
        <w:numPr>
          <w:ilvl w:val="0"/>
          <w:numId w:val="29"/>
        </w:numPr>
        <w:pPrChange w:id="667" w:author="Kelvin Sung" w:date="2021-05-14T06:24:00Z">
          <w:pPr>
            <w:pStyle w:val="NumList"/>
          </w:pPr>
        </w:pPrChange>
      </w:pPr>
      <w:r w:rsidRPr="006723AB">
        <w:lastRenderedPageBreak/>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ins w:id="668" w:author="Kelvin Sung" w:date="2021-05-14T06:26:00Z">
        <w:r w:rsidR="006E1C28">
          <w:br/>
        </w:r>
      </w:ins>
    </w:p>
    <w:p w14:paraId="29067F5B" w14:textId="085B64ED" w:rsidR="00A90518" w:rsidRDefault="00A90518" w:rsidP="00A90518">
      <w:pPr>
        <w:pStyle w:val="Code"/>
        <w:rPr>
          <w:ins w:id="669" w:author="Kelvin Sung" w:date="2021-05-14T06:26:00Z"/>
        </w:rPr>
      </w:pPr>
      <w:r>
        <w:t>… implementation to follow …</w:t>
      </w:r>
      <w:ins w:id="670" w:author="Kelvin Sung" w:date="2021-05-14T06:26:00Z">
        <w:r w:rsidR="006E1C28">
          <w:br/>
        </w:r>
      </w:ins>
    </w:p>
    <w:p w14:paraId="64561A88" w14:textId="52F3FC6B" w:rsidR="006E1C28" w:rsidRPr="000D3070" w:rsidRDefault="006E1C28" w:rsidP="00A90518">
      <w:pPr>
        <w:pStyle w:val="Code"/>
      </w:pPr>
      <w:ins w:id="671" w:author="Kelvin Sung" w:date="2021-05-14T06:26:00Z">
        <w:r w:rsidRPr="006E1C28">
          <w:t>export default Brain;</w:t>
        </w:r>
      </w:ins>
    </w:p>
    <w:p w14:paraId="668B6566" w14:textId="77777777" w:rsidR="006723AB" w:rsidRPr="001C7AE5" w:rsidRDefault="006723AB">
      <w:pPr>
        <w:pStyle w:val="NumList"/>
        <w:numPr>
          <w:ilvl w:val="0"/>
          <w:numId w:val="17"/>
        </w:numPr>
        <w:pPrChange w:id="672" w:author="Kelvin Sung" w:date="2021-05-14T06:02:00Z">
          <w:pPr>
            <w:pStyle w:val="NumList"/>
            <w:numPr>
              <w:numId w:val="8"/>
            </w:numPr>
          </w:pPr>
        </w:pPrChange>
      </w:pPr>
      <w:r>
        <w:t xml:space="preserve">Override the </w:t>
      </w:r>
      <w:r w:rsidRPr="001F0191">
        <w:rPr>
          <w:rStyle w:val="CodeInline"/>
        </w:rPr>
        <w:t>update()</w:t>
      </w:r>
      <w:r>
        <w:t xml:space="preserve"> function to support user steering and </w:t>
      </w:r>
      <w:r w:rsidRPr="006723AB">
        <w:t>controlling</w:t>
      </w:r>
      <w:r>
        <w:t xml:space="preserve"> the speed. Notice that the default </w:t>
      </w:r>
      <w:r w:rsidRPr="00300DA1">
        <w:rPr>
          <w:rStyle w:val="CodeInline"/>
        </w:rPr>
        <w:t>update()</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2B9027B5" w:rsidR="00314270" w:rsidRDefault="00314270" w:rsidP="00314270">
      <w:pPr>
        <w:pStyle w:val="Code"/>
      </w:pPr>
      <w:r>
        <w:t xml:space="preserve">    </w:t>
      </w:r>
      <w:del w:id="673" w:author="Kelvin Sung" w:date="2021-05-14T06:30:00Z">
        <w:r w:rsidDel="0066641B">
          <w:delText>engine.GameObject.prototype</w:delText>
        </w:r>
      </w:del>
      <w:ins w:id="674" w:author="Kelvin Sung" w:date="2021-05-14T06:30:00Z">
        <w:r w:rsidR="0066641B">
          <w:t>super</w:t>
        </w:r>
      </w:ins>
      <w:r>
        <w:t>.update</w:t>
      </w:r>
      <w:del w:id="675" w:author="Kelvin Sung" w:date="2021-05-14T06:30:00Z">
        <w:r w:rsidDel="0066641B">
          <w:delText>.call</w:delText>
        </w:r>
      </w:del>
      <w:r>
        <w:t>(</w:t>
      </w:r>
      <w:ins w:id="676" w:author="Kelvin Sung" w:date="2021-05-14T06:30:00Z">
        <w:r w:rsidR="0066641B">
          <w:t>)</w:t>
        </w:r>
      </w:ins>
      <w:del w:id="677" w:author="Kelvin Sung" w:date="2021-05-14T06:30:00Z">
        <w:r w:rsidDel="0066641B">
          <w:delText>this)</w:delText>
        </w:r>
      </w:del>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lastRenderedPageBreak/>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r w:rsidRPr="00F37A04">
        <w:rPr>
          <w:rStyle w:val="CodeInline"/>
        </w:rPr>
        <w:t>update()</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rPr>
          <w:ins w:id="678" w:author="Kelvin Sung" w:date="2021-05-14T06:40:00Z"/>
        </w:rPr>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r w:rsidRPr="00637A6F">
        <w:rPr>
          <w:rStyle w:val="CodeInline"/>
        </w:rPr>
        <w:t>rotateObjPointTo</w:t>
      </w:r>
      <w:proofErr w:type="spell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r w:rsidRPr="008860D9">
        <w:rPr>
          <w:rStyle w:val="CodeInline"/>
        </w:rPr>
        <w:t>update()</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3D40B527" w:rsidR="001554F2" w:rsidRDefault="001554F2">
      <w:pPr>
        <w:pStyle w:val="BodyTextCont"/>
        <w:rPr>
          <w:ins w:id="679" w:author="Kelvin Sung" w:date="2021-05-14T06:38:00Z"/>
        </w:rPr>
        <w:pPrChange w:id="680" w:author="Kelvin Sung" w:date="2021-05-14T06:41:00Z">
          <w:pPr>
            <w:pStyle w:val="BodyTextFirst"/>
          </w:pPr>
        </w:pPrChange>
      </w:pPr>
      <w:ins w:id="681" w:author="Kelvin Sung" w:date="2021-05-14T06:41:00Z">
        <w:r>
          <w:t xml:space="preserve">Note that in the cases of </w:t>
        </w:r>
        <w:r w:rsidRPr="006022C0">
          <w:rPr>
            <w:rStyle w:val="CodeInline"/>
          </w:rPr>
          <w:t>J</w:t>
        </w:r>
        <w:r>
          <w:t xml:space="preserve"> and </w:t>
        </w:r>
        <w:r w:rsidRPr="006022C0">
          <w:rPr>
            <w:rStyle w:val="CodeInline"/>
          </w:rPr>
          <w:t>K</w:t>
        </w:r>
        <w:r>
          <w:t xml:space="preserve">, </w:t>
        </w:r>
      </w:ins>
      <w:ins w:id="682" w:author="Kelvin Sung" w:date="2021-05-14T06:43:00Z">
        <w:r w:rsidR="00464C31">
          <w:t xml:space="preserve">in order to bypass the user control logic </w:t>
        </w:r>
      </w:ins>
      <w:ins w:id="683" w:author="Kelvin Sung" w:date="2021-05-14T06:41:00Z">
        <w:r>
          <w:t xml:space="preserve">after the </w:t>
        </w:r>
        <w:proofErr w:type="spellStart"/>
        <w:r w:rsidRPr="006022C0">
          <w:rPr>
            <w:rStyle w:val="CodeInline"/>
          </w:rPr>
          <w:t>rotateObjPointTo</w:t>
        </w:r>
        <w:proofErr w:type="spellEnd"/>
        <w:r w:rsidRPr="006022C0">
          <w:rPr>
            <w:rStyle w:val="CodeInline"/>
          </w:rPr>
          <w:t>()</w:t>
        </w:r>
        <w:r>
          <w:t xml:space="preserve">, </w:t>
        </w:r>
        <w:r w:rsidR="00A71112">
          <w:t xml:space="preserve">the </w:t>
        </w:r>
        <w:r w:rsidRPr="00A71112">
          <w:rPr>
            <w:rStyle w:val="CodeInline"/>
            <w:rPrChange w:id="684" w:author="Kelvin Sung" w:date="2021-05-14T06:42:00Z">
              <w:rPr/>
            </w:rPrChange>
          </w:rPr>
          <w:t>update()</w:t>
        </w:r>
        <w:r w:rsidR="00A71112">
          <w:t xml:space="preserve"> function called is the one </w:t>
        </w:r>
      </w:ins>
      <w:ins w:id="685" w:author="Kelvin Sung" w:date="2021-05-14T06:44:00Z">
        <w:r w:rsidR="00464C31">
          <w:t xml:space="preserve">defined by </w:t>
        </w:r>
      </w:ins>
      <w:ins w:id="686" w:author="Kelvin Sung" w:date="2021-05-14T06:41:00Z">
        <w:r w:rsidR="00A71112">
          <w:t xml:space="preserve">the </w:t>
        </w:r>
      </w:ins>
      <w:proofErr w:type="spellStart"/>
      <w:ins w:id="687" w:author="Kelvin Sung" w:date="2021-05-14T06:42:00Z">
        <w:r w:rsidR="00A71112" w:rsidRPr="00A71112">
          <w:rPr>
            <w:rStyle w:val="CodeInline"/>
            <w:rPrChange w:id="688" w:author="Kelvin Sung" w:date="2021-05-14T06:42:00Z">
              <w:rPr/>
            </w:rPrChange>
          </w:rPr>
          <w:t>GameObject</w:t>
        </w:r>
        <w:proofErr w:type="spellEnd"/>
        <w:r w:rsidR="00A71112">
          <w:t xml:space="preserve"> and not by</w:t>
        </w:r>
      </w:ins>
      <w:ins w:id="689" w:author="Kelvin Sung" w:date="2021-05-14T06:44:00Z">
        <w:r w:rsidR="00464C31">
          <w:t xml:space="preserve"> the</w:t>
        </w:r>
      </w:ins>
      <w:ins w:id="690" w:author="Kelvin Sung" w:date="2021-05-14T06:42:00Z">
        <w:r w:rsidR="00A71112">
          <w:t xml:space="preserve"> </w:t>
        </w:r>
        <w:r w:rsidR="00A71112" w:rsidRPr="00464C31">
          <w:rPr>
            <w:rStyle w:val="CodeInline"/>
            <w:rPrChange w:id="691" w:author="Kelvin Sung" w:date="2021-05-14T06:44:00Z">
              <w:rPr/>
            </w:rPrChange>
          </w:rPr>
          <w:t>Brain</w:t>
        </w:r>
        <w:r w:rsidR="00A71112">
          <w:t xml:space="preserve">. </w:t>
        </w:r>
      </w:ins>
    </w:p>
    <w:p w14:paraId="49C9514D" w14:textId="76204F1D" w:rsidR="001554F2" w:rsidRDefault="001554F2">
      <w:pPr>
        <w:pStyle w:val="NoteTipCaution"/>
        <w:pPrChange w:id="692" w:author="Kelvin Sung" w:date="2021-05-14T06:38:00Z">
          <w:pPr>
            <w:pStyle w:val="BodyTextCont"/>
          </w:pPr>
        </w:pPrChange>
      </w:pPr>
      <w:ins w:id="693" w:author="Kelvin Sung" w:date="2021-05-14T06:38:00Z">
        <w:r w:rsidRPr="001554F2">
          <w:rPr>
            <w:rStyle w:val="Strong"/>
            <w:rPrChange w:id="694" w:author="Kelvin Sung" w:date="2021-05-14T06:38:00Z">
              <w:rPr/>
            </w:rPrChange>
          </w:rPr>
          <w:lastRenderedPageBreak/>
          <w:t>Note</w:t>
        </w:r>
        <w:r>
          <w:t xml:space="preserve"> </w:t>
        </w:r>
      </w:ins>
      <w:ins w:id="695" w:author="Kelvin Sung" w:date="2021-05-14T06:45:00Z">
        <w:r w:rsidR="00464C31">
          <w:t xml:space="preserve">The </w:t>
        </w:r>
      </w:ins>
      <w:ins w:id="696" w:author="Kelvin Sung" w:date="2021-05-14T06:46:00Z">
        <w:r w:rsidR="00013195">
          <w:t xml:space="preserve">JavaScript </w:t>
        </w:r>
      </w:ins>
      <w:ins w:id="697" w:author="Kelvin Sung" w:date="2021-05-14T06:45:00Z">
        <w:r w:rsidR="00464C31">
          <w:t>syntax</w:t>
        </w:r>
      </w:ins>
      <w:ins w:id="698" w:author="Kelvin Sung" w:date="2021-05-14T06:47:00Z">
        <w:r w:rsidR="00013195">
          <w:t xml:space="preserve">, </w:t>
        </w:r>
      </w:ins>
      <w:proofErr w:type="spellStart"/>
      <w:ins w:id="699" w:author="Kelvin Sung" w:date="2021-05-14T07:01:00Z">
        <w:r w:rsidR="00CB5219" w:rsidRPr="006022C0">
          <w:rPr>
            <w:rStyle w:val="CodeInline"/>
          </w:rPr>
          <w:t>ClassName.prototype.</w:t>
        </w:r>
        <w:r w:rsidR="00CB5219">
          <w:rPr>
            <w:rStyle w:val="CodeInline"/>
          </w:rPr>
          <w:t>FunctionName</w:t>
        </w:r>
        <w:r w:rsidR="00CB5219" w:rsidRPr="006022C0">
          <w:rPr>
            <w:rStyle w:val="CodeInline"/>
          </w:rPr>
          <w:t>.call</w:t>
        </w:r>
        <w:proofErr w:type="spell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ins>
      <w:ins w:id="700" w:author="Kelvin Sung" w:date="2021-05-14T07:02:00Z">
        <w:r w:rsidR="00CB5219">
          <w:t xml:space="preserve">, </w:t>
        </w:r>
      </w:ins>
      <w:ins w:id="701" w:author="Kelvin Sung" w:date="2021-05-14T07:01:00Z">
        <w:r w:rsidR="00CB5219">
          <w:t>call</w:t>
        </w:r>
      </w:ins>
      <w:ins w:id="702" w:author="Kelvin Sung" w:date="2021-05-14T07:02:00Z">
        <w:r w:rsidR="00CB5219">
          <w:t>s</w:t>
        </w:r>
      </w:ins>
      <w:ins w:id="703" w:author="Kelvin Sung" w:date="2021-05-14T07:01:00Z">
        <w:r w:rsidR="00CB5219">
          <w:t xml:space="preserve">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t>
        </w:r>
      </w:ins>
      <w:ins w:id="704" w:author="Kelvin Sung" w:date="2021-05-14T07:02:00Z">
        <w:r w:rsidR="00CB5219">
          <w:t xml:space="preserve">where </w:t>
        </w:r>
      </w:ins>
      <w:proofErr w:type="spellStart"/>
      <w:ins w:id="705" w:author="Kelvin Sung" w:date="2021-05-14T06:47:00Z">
        <w:r w:rsidR="00013195" w:rsidRPr="00013195">
          <w:rPr>
            <w:rStyle w:val="CodeInline"/>
            <w:rPrChange w:id="706" w:author="Kelvin Sung" w:date="2021-05-14T06:48:00Z">
              <w:rPr/>
            </w:rPrChange>
          </w:rPr>
          <w:t>anObj</w:t>
        </w:r>
        <w:proofErr w:type="spellEnd"/>
        <w:r w:rsidR="00013195">
          <w:t xml:space="preserve"> is</w:t>
        </w:r>
      </w:ins>
      <w:ins w:id="707" w:author="Kelvin Sung" w:date="2021-05-14T07:03:00Z">
        <w:r w:rsidR="00BB40DB">
          <w:t xml:space="preserve"> </w:t>
        </w:r>
      </w:ins>
      <w:ins w:id="708" w:author="Kelvin Sung" w:date="2021-05-14T07:02:00Z">
        <w:r w:rsidR="00CB5219">
          <w:t xml:space="preserve">a subclass of </w:t>
        </w:r>
      </w:ins>
      <w:proofErr w:type="spellStart"/>
      <w:ins w:id="709" w:author="Kelvin Sung" w:date="2021-05-14T06:47:00Z">
        <w:r w:rsidR="00013195" w:rsidRPr="00013195">
          <w:rPr>
            <w:rStyle w:val="CodeInline"/>
            <w:rPrChange w:id="710" w:author="Kelvin Sung" w:date="2021-05-14T06:48:00Z">
              <w:rPr/>
            </w:rPrChange>
          </w:rPr>
          <w:t>ClassName</w:t>
        </w:r>
      </w:ins>
      <w:proofErr w:type="spellEnd"/>
      <w:ins w:id="711" w:author="Kelvin Sung" w:date="2021-05-14T07:03:00Z">
        <w:r w:rsidR="00CB5219">
          <w:t>.</w:t>
        </w:r>
      </w:ins>
      <w:ins w:id="712" w:author="Kelvin Sung" w:date="2021-05-14T06:45:00Z">
        <w:r w:rsidR="00013195">
          <w:t xml:space="preserve"> </w:t>
        </w:r>
      </w:ins>
    </w:p>
    <w:p w14:paraId="5E088A27" w14:textId="34FF3FC9" w:rsidR="006723AB" w:rsidRPr="000D3070" w:rsidRDefault="006723AB">
      <w:pPr>
        <w:pStyle w:val="BodyTextCon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A61116">
        <w:rPr>
          <w:rStyle w:val="CodeInline"/>
          <w:rPrChange w:id="713" w:author="Kelvin Sung" w:date="2021-05-14T07:15:00Z">
            <w:rPr/>
          </w:rPrChang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A61116">
        <w:rPr>
          <w:rStyle w:val="CodeInline"/>
          <w:rPrChange w:id="714" w:author="Kelvin Sung" w:date="2021-05-14T07:15:00Z">
            <w:rPr/>
          </w:rPrChang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ins w:id="715" w:author="Kelvin Sung" w:date="2021-05-14T07:15:00Z">
        <w:r w:rsidR="00A61116">
          <w:t>s</w:t>
        </w:r>
      </w:ins>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w:t>
      </w:r>
      <w:del w:id="716" w:author="Kelvin Sung" w:date="2021-05-14T07:16:00Z">
        <w:r w:rsidDel="00ED19A4">
          <w:delText xml:space="preserve">behavior </w:delText>
        </w:r>
      </w:del>
      <w:r>
        <w:t>settings</w:t>
      </w:r>
      <w:ins w:id="717" w:author="Kelvin Sung" w:date="2021-05-14T07:16:00Z">
        <w:r w:rsidR="00ED19A4">
          <w:t xml:space="preserve"> for the behavior</w:t>
        </w:r>
      </w:ins>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4A7BC3D3"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xml:space="preserve">. This section describes </w:t>
      </w:r>
      <w:ins w:id="718" w:author="Kelvin Sung" w:date="2021-05-14T07:17:00Z">
        <w:r w:rsidR="00D24104">
          <w:t xml:space="preserve">the </w:t>
        </w:r>
      </w:ins>
      <w:r>
        <w:t>axes-aligned bounding boxes</w:t>
      </w:r>
      <w:ins w:id="719" w:author="Kelvin Sung" w:date="2021-05-14T07:17:00Z">
        <w:r w:rsidR="00D24104">
          <w:t xml:space="preserve"> (AABB)</w:t>
        </w:r>
      </w:ins>
      <w:r>
        <w:t xml:space="preserve">, one of the most straightforward tools for approximating object collisions, and demonstrates the implementation of collision detection based on </w:t>
      </w:r>
      <w:del w:id="720" w:author="Kelvin Sung" w:date="2021-05-14T07:18:00Z">
        <w:r w:rsidDel="006874AF">
          <w:delText>bounding boxes</w:delText>
        </w:r>
      </w:del>
      <w:ins w:id="721" w:author="Kelvin Sung" w:date="2021-05-14T07:18:00Z">
        <w:r w:rsidR="006874AF">
          <w:t>AABB</w:t>
        </w:r>
      </w:ins>
      <w:r>
        <w:t>.</w:t>
      </w:r>
    </w:p>
    <w:p w14:paraId="4E71F1E1" w14:textId="05EE7F97" w:rsidR="006723AB" w:rsidRDefault="00F961D4" w:rsidP="006723AB">
      <w:pPr>
        <w:pStyle w:val="Heading2"/>
      </w:pPr>
      <w:ins w:id="722" w:author="Kelvin Sung" w:date="2021-05-14T07:19:00Z">
        <w:r>
          <w:t xml:space="preserve">Axis-Aligned </w:t>
        </w:r>
      </w:ins>
      <w:r w:rsidR="006723AB">
        <w:t>Bounding Box</w:t>
      </w:r>
      <w:ins w:id="723" w:author="Kelvin Sung" w:date="2021-05-14T07:25:00Z">
        <w:r w:rsidR="00D65219">
          <w:t xml:space="preserve"> (AABB)</w:t>
        </w:r>
      </w:ins>
    </w:p>
    <w:p w14:paraId="04592ADF" w14:textId="3D80DEC5" w:rsidR="006723AB" w:rsidRDefault="006723AB" w:rsidP="006723AB">
      <w:pPr>
        <w:pStyle w:val="BodyTextFirst"/>
      </w:pPr>
      <w:r>
        <w:t>A</w:t>
      </w:r>
      <w:ins w:id="724" w:author="Kelvin Sung" w:date="2021-05-14T07:18:00Z">
        <w:r w:rsidR="00E30D71">
          <w:t xml:space="preserve">n </w:t>
        </w:r>
      </w:ins>
      <w:del w:id="725" w:author="Kelvin Sung" w:date="2021-05-14T07:19:00Z">
        <w:r w:rsidDel="001238F5">
          <w:delText xml:space="preserve"> bounding box</w:delText>
        </w:r>
      </w:del>
      <w:ins w:id="726" w:author="Kelvin Sung" w:date="2021-05-14T07:18:00Z">
        <w:r w:rsidR="00DA402C">
          <w:t>AABB</w:t>
        </w:r>
      </w:ins>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x/y-axes aligned rectangular box that bounds a given object. The term </w:t>
      </w:r>
      <w:r w:rsidRPr="008D7C2C">
        <w:rPr>
          <w:i/>
        </w:rPr>
        <w:t>x/y-axes aligned</w:t>
      </w:r>
      <w:r>
        <w:t xml:space="preserve"> refers to the fact that the four sides of a</w:t>
      </w:r>
      <w:del w:id="727" w:author="Kelvin Sung" w:date="2021-05-14T07:19:00Z">
        <w:r w:rsidDel="008F4A4C">
          <w:delText xml:space="preserve"> bounding box </w:delText>
        </w:r>
      </w:del>
      <w:ins w:id="728" w:author="Kelvin Sung" w:date="2021-05-14T07:19:00Z">
        <w:r w:rsidR="008F4A4C">
          <w:t xml:space="preserve">n AABB </w:t>
        </w:r>
      </w:ins>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del w:id="729" w:author="Kelvin Sung" w:date="2021-05-14T07:19:00Z">
        <w:r w:rsidRPr="006B6D66" w:rsidDel="005D6D97">
          <w:rPr>
            <w:rStyle w:val="CodeInline"/>
          </w:rPr>
          <w:delText>Brain</w:delText>
        </w:r>
        <w:r w:rsidDel="005D6D97">
          <w:delText xml:space="preserve"> </w:delText>
        </w:r>
      </w:del>
      <w:ins w:id="730" w:author="Kelvin Sung" w:date="2021-05-14T07:19:00Z">
        <w:r w:rsidR="005D6D97">
          <w:rPr>
            <w:rStyle w:val="CodeInline"/>
          </w:rPr>
          <w:t>Hero</w:t>
        </w:r>
        <w:r w:rsidR="005D6D97">
          <w:t xml:space="preserve"> </w:t>
        </w:r>
      </w:ins>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ins w:id="731" w:author="Kelvin Sung" w:date="2021-05-14T07:20:00Z">
        <w:r w:rsidR="00C237EB">
          <w:t>n AABB</w:t>
        </w:r>
      </w:ins>
      <w:del w:id="732" w:author="Kelvin Sung" w:date="2021-05-14T07:20:00Z">
        <w:r w:rsidDel="00C237EB">
          <w:delText xml:space="preserve"> bounding box</w:delText>
        </w:r>
      </w:del>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lastRenderedPageBreak/>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27CE345F" w:rsidR="006723AB" w:rsidRDefault="006723AB" w:rsidP="006723AB">
      <w:pPr>
        <w:pStyle w:val="BodyTextCont"/>
        <w:rPr>
          <w:ins w:id="733" w:author="Kelvin Sung" w:date="2021-05-14T07:23:00Z"/>
        </w:rPr>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ins w:id="734" w:author="Kelvin Sung" w:date="2021-05-14T07:21:00Z">
        <w:r w:rsidR="00E00D8F">
          <w:t>n AABB</w:t>
        </w:r>
      </w:ins>
      <w:del w:id="735" w:author="Kelvin Sung" w:date="2021-05-14T07:21:00Z">
        <w:r w:rsidDel="00E00D8F">
          <w:delText xml:space="preserve"> bounding box</w:delText>
        </w:r>
      </w:del>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0FC8F00A" w:rsidR="00D74251" w:rsidRDefault="00D74251">
      <w:pPr>
        <w:pStyle w:val="NoteTipCaution"/>
        <w:pPrChange w:id="736" w:author="Kelvin Sung" w:date="2021-05-14T07:23:00Z">
          <w:pPr>
            <w:pStyle w:val="BodyTextCont"/>
          </w:pPr>
        </w:pPrChange>
      </w:pPr>
      <w:ins w:id="737" w:author="Kelvin Sung" w:date="2021-05-14T07:23:00Z">
        <w:r w:rsidRPr="00D74251">
          <w:rPr>
            <w:rStyle w:val="Strong"/>
            <w:rPrChange w:id="738" w:author="Kelvin Sung" w:date="2021-05-14T07:23:00Z">
              <w:rPr/>
            </w:rPrChange>
          </w:rPr>
          <w:t>Note</w:t>
        </w:r>
        <w:r>
          <w:t xml:space="preserve"> In this book, </w:t>
        </w:r>
      </w:ins>
      <w:ins w:id="739" w:author="Kelvin Sung" w:date="2021-05-14T07:24:00Z">
        <w:r w:rsidR="00182CF6">
          <w:t>AABB and</w:t>
        </w:r>
        <w:r>
          <w:br/>
          <w:t>“bounding box” are used interchangeably.</w:t>
        </w:r>
      </w:ins>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6ECD56D7"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ins w:id="740" w:author="Kelvin Sung" w:date="2021-05-14T18:18:00Z">
        <w:r w:rsidR="00644E6D">
          <w:rPr>
            <w:rStyle w:val="CodeInline"/>
          </w:rPr>
          <w:t>c</w:t>
        </w:r>
      </w:ins>
      <w:del w:id="741" w:author="Kelvin Sung" w:date="2021-05-14T18:18:00Z">
        <w:r w:rsidRPr="00EE0655" w:rsidDel="00644E6D">
          <w:rPr>
            <w:rStyle w:val="CodeInline"/>
          </w:rPr>
          <w:delText>C</w:delText>
        </w:r>
      </w:del>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lastRenderedPageBreak/>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are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A166B6">
        <w:rPr>
          <w:rStyle w:val="CodeInline"/>
          <w:rPrChange w:id="742" w:author="Kelvin Sung" w:date="2021-05-14T07:26:00Z">
            <w:rPr>
              <w:rStyle w:val="CodeInline"/>
              <w:rFonts w:ascii="Utopia" w:hAnsi="Utopia"/>
              <w:bdr w:val="none" w:sz="0" w:space="0" w:color="auto"/>
            </w:rPr>
          </w:rPrChang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A166B6">
        <w:rPr>
          <w:rStyle w:val="CodeInline"/>
          <w:rPrChange w:id="743" w:author="Kelvin Sung" w:date="2021-05-14T07:26:00Z">
            <w:rPr>
              <w:rStyle w:val="CodeInline"/>
              <w:rFonts w:ascii="Utopia" w:hAnsi="Utopia"/>
              <w:bdr w:val="none" w:sz="0" w:space="0" w:color="auto"/>
            </w:rPr>
          </w:rPrChang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A166B6">
        <w:rPr>
          <w:rStyle w:val="CodeInline"/>
          <w:rPrChange w:id="744" w:author="Kelvin Sung" w:date="2021-05-14T07:26:00Z">
            <w:rPr>
              <w:rStyle w:val="CodeInline"/>
              <w:rFonts w:ascii="Utopia" w:hAnsi="Utopia"/>
              <w:bdr w:val="none" w:sz="0" w:space="0" w:color="auto"/>
            </w:rPr>
          </w:rPrChang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A166B6">
        <w:rPr>
          <w:rStyle w:val="CodeInline"/>
          <w:rPrChange w:id="745" w:author="Kelvin Sung" w:date="2021-05-14T07:26:00Z">
            <w:rPr>
              <w:rStyle w:val="CodeInline"/>
              <w:rFonts w:ascii="Utopia" w:hAnsi="Utopia"/>
              <w:bdr w:val="none" w:sz="0" w:space="0" w:color="auto"/>
            </w:rPr>
          </w:rPrChang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A166B6">
        <w:rPr>
          <w:rStyle w:val="CodeInline"/>
          <w:rPrChange w:id="746" w:author="Kelvin Sung" w:date="2021-05-14T07:26:00Z">
            <w:rPr>
              <w:rStyle w:val="CodeInline"/>
              <w:rFonts w:ascii="Utopia" w:hAnsi="Utopia"/>
              <w:bdr w:val="none" w:sz="0" w:space="0" w:color="auto"/>
            </w:rPr>
          </w:rPrChange>
        </w:rPr>
        <w:t>Brain</w:t>
      </w:r>
      <w:r w:rsidRPr="006723AB">
        <w:t xml:space="preserve"> object to always point at and move toward the current </w:t>
      </w:r>
      <w:r w:rsidRPr="00A166B6">
        <w:rPr>
          <w:rStyle w:val="CodeInline"/>
          <w:rPrChange w:id="747" w:author="Kelvin Sung" w:date="2021-05-14T07:26:00Z">
            <w:rPr>
              <w:rStyle w:val="CodeInline"/>
              <w:rFonts w:ascii="Utopia" w:hAnsi="Utopia"/>
              <w:bdr w:val="none" w:sz="0" w:space="0" w:color="auto"/>
            </w:rPr>
          </w:rPrChang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A166B6">
        <w:rPr>
          <w:rStyle w:val="CodeInline"/>
          <w:rPrChange w:id="748" w:author="Kelvin Sung" w:date="2021-05-14T07:26:00Z">
            <w:rPr>
              <w:rStyle w:val="CodeInline"/>
              <w:rFonts w:ascii="Utopia" w:hAnsi="Utopia"/>
              <w:bdr w:val="none" w:sz="0" w:space="0" w:color="auto"/>
            </w:rPr>
          </w:rPrChange>
        </w:rPr>
        <w:t>Brain</w:t>
      </w:r>
      <w:r w:rsidRPr="006723AB">
        <w:t xml:space="preserve"> object to turn and move gradually toward the current </w:t>
      </w:r>
      <w:r w:rsidRPr="00A166B6">
        <w:rPr>
          <w:rStyle w:val="CodeInline"/>
          <w:rPrChange w:id="749" w:author="Kelvin Sung" w:date="2021-05-14T07:26:00Z">
            <w:rPr>
              <w:rStyle w:val="CodeInline"/>
              <w:rFonts w:ascii="Utopia" w:hAnsi="Utopia"/>
              <w:bdr w:val="none" w:sz="0" w:space="0" w:color="auto"/>
            </w:rPr>
          </w:rPrChang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lastRenderedPageBreak/>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E50075">
        <w:rPr>
          <w:rStyle w:val="CodeInline"/>
          <w:rPrChange w:id="750" w:author="Kelvin Sung" w:date="2021-05-14T07:27:00Z">
            <w:rPr>
              <w:rStyle w:val="CodeInline"/>
              <w:rFonts w:ascii="Utopia" w:hAnsi="Utopia"/>
              <w:bdr w:val="none" w:sz="0" w:space="0" w:color="auto"/>
            </w:rPr>
          </w:rPrChang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E50075">
        <w:rPr>
          <w:rStyle w:val="CodeInline"/>
          <w:rPrChange w:id="751" w:author="Kelvin Sung" w:date="2021-05-14T07:27:00Z">
            <w:rPr>
              <w:rStyle w:val="CodeInline"/>
              <w:rFonts w:ascii="Utopia" w:hAnsi="Utopia"/>
              <w:bdr w:val="none" w:sz="0" w:space="0" w:color="auto"/>
            </w:rPr>
          </w:rPrChang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6B81EDC5" w:rsidR="006723AB" w:rsidRDefault="006723AB" w:rsidP="006723AB">
      <w:pPr>
        <w:pStyle w:val="Heading3"/>
      </w:pPr>
      <w:r>
        <w:t xml:space="preserve">Define a Bounding Box </w:t>
      </w:r>
      <w:del w:id="752" w:author="Kelvin Sung" w:date="2021-05-14T07:27:00Z">
        <w:r w:rsidDel="00CA4D26">
          <w:delText>Object</w:delText>
        </w:r>
      </w:del>
      <w:ins w:id="753" w:author="Kelvin Sung" w:date="2021-05-14T07:27:00Z">
        <w:r w:rsidR="00CA4D26">
          <w:t>Class</w:t>
        </w:r>
      </w:ins>
      <w:r>
        <w:fldChar w:fldCharType="begin"/>
      </w:r>
      <w:r>
        <w:instrText xml:space="preserve"> XE "</w:instrText>
      </w:r>
      <w:r w:rsidRPr="00537262">
        <w:instrText>Bounding box:definition</w:instrText>
      </w:r>
      <w:r>
        <w:instrText xml:space="preserve">" </w:instrText>
      </w:r>
      <w:r>
        <w:fldChar w:fldCharType="end"/>
      </w:r>
    </w:p>
    <w:p w14:paraId="2875E81A" w14:textId="62CF06ED" w:rsidR="006723AB" w:rsidRDefault="006723AB" w:rsidP="006723AB">
      <w:pPr>
        <w:pStyle w:val="BodyTextFirst"/>
      </w:pPr>
      <w:r>
        <w:t xml:space="preserve">Define a </w:t>
      </w:r>
      <w:proofErr w:type="spellStart"/>
      <w:r w:rsidRPr="00413B73">
        <w:rPr>
          <w:rStyle w:val="CodeInline"/>
        </w:rPr>
        <w:t>BoundingBox</w:t>
      </w:r>
      <w:proofErr w:type="spellEnd"/>
      <w:r>
        <w:t xml:space="preserve"> </w:t>
      </w:r>
      <w:del w:id="754" w:author="Kelvin Sung" w:date="2021-05-14T07:28:00Z">
        <w:r w:rsidDel="00D3456A">
          <w:delText xml:space="preserve">object </w:delText>
        </w:r>
      </w:del>
      <w:ins w:id="755" w:author="Kelvin Sung" w:date="2021-05-14T07:28:00Z">
        <w:r w:rsidR="00D3456A">
          <w:t xml:space="preserve">class </w:t>
        </w:r>
      </w:ins>
      <w:r>
        <w:t>to represent the bounds of a rectangular area.</w:t>
      </w:r>
    </w:p>
    <w:p w14:paraId="22A0CB1A" w14:textId="3A769BF7" w:rsidR="00876E52" w:rsidRPr="001E339C" w:rsidRDefault="00876E52">
      <w:pPr>
        <w:pStyle w:val="NumList"/>
        <w:numPr>
          <w:ilvl w:val="0"/>
          <w:numId w:val="31"/>
        </w:numPr>
        <w:rPr>
          <w:moveTo w:id="756" w:author="Kelvin Sung" w:date="2021-05-14T07:32:00Z"/>
        </w:rPr>
        <w:pPrChange w:id="757" w:author="Kelvin Sung" w:date="2021-05-14T07:34:00Z">
          <w:pPr>
            <w:pStyle w:val="NumList"/>
          </w:pPr>
        </w:pPrChange>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xml:space="preserve">. First, </w:t>
      </w:r>
      <w:moveToRangeStart w:id="758" w:author="Kelvin Sung" w:date="2021-05-14T07:32:00Z" w:name="move71869980"/>
      <w:moveTo w:id="759" w:author="Kelvin Sung" w:date="2021-05-14T07:32:00Z">
        <w:del w:id="760" w:author="Kelvin Sung" w:date="2021-05-14T07:33:00Z">
          <w:r w:rsidDel="00876E52">
            <w:delText xml:space="preserve">Above the class definition, </w:delText>
          </w:r>
        </w:del>
        <w:r>
          <w:t>d</w:t>
        </w:r>
        <w:commentRangeStart w:id="761"/>
        <w:commentRangeStart w:id="762"/>
        <w:r w:rsidRPr="006723AB">
          <w:t>efine</w:t>
        </w:r>
        <w:r w:rsidRPr="006A27C6">
          <w:t xml:space="preserve"> </w:t>
        </w:r>
        <w:r w:rsidRPr="00043137">
          <w:t xml:space="preserve">an enumerated data type with values that identify </w:t>
        </w:r>
        <w:r>
          <w:t xml:space="preserve">the collision sides of a bounding box. </w:t>
        </w:r>
        <w:commentRangeEnd w:id="761"/>
        <w:r>
          <w:rPr>
            <w:rStyle w:val="CommentReference"/>
            <w:rFonts w:asciiTheme="minorHAnsi" w:hAnsiTheme="minorHAnsi"/>
          </w:rPr>
          <w:commentReference w:id="761"/>
        </w:r>
      </w:moveTo>
      <w:commentRangeEnd w:id="762"/>
      <w:r w:rsidR="00DE0C2D">
        <w:rPr>
          <w:rStyle w:val="CommentReference"/>
          <w:rFonts w:asciiTheme="minorHAnsi" w:hAnsiTheme="minorHAnsi"/>
        </w:rPr>
        <w:commentReference w:id="762"/>
      </w:r>
    </w:p>
    <w:p w14:paraId="0D9C796B" w14:textId="77777777" w:rsidR="00876E52" w:rsidRDefault="00876E52" w:rsidP="00876E52">
      <w:pPr>
        <w:pStyle w:val="Code"/>
        <w:rPr>
          <w:moveTo w:id="763" w:author="Kelvin Sung" w:date="2021-05-14T07:32:00Z"/>
        </w:rPr>
      </w:pPr>
      <w:moveTo w:id="764" w:author="Kelvin Sung" w:date="2021-05-14T07:32:00Z">
        <w:r>
          <w:t>const eBoundCollideStatus = Object.freeze({</w:t>
        </w:r>
      </w:moveTo>
    </w:p>
    <w:p w14:paraId="46EAB099" w14:textId="77777777" w:rsidR="00876E52" w:rsidRDefault="00876E52" w:rsidP="00876E52">
      <w:pPr>
        <w:pStyle w:val="Code"/>
        <w:rPr>
          <w:moveTo w:id="765" w:author="Kelvin Sung" w:date="2021-05-14T07:32:00Z"/>
        </w:rPr>
      </w:pPr>
      <w:moveTo w:id="766" w:author="Kelvin Sung" w:date="2021-05-14T07:32:00Z">
        <w:r>
          <w:t xml:space="preserve">    eCollideLeft: 1,</w:t>
        </w:r>
      </w:moveTo>
    </w:p>
    <w:p w14:paraId="3485B64C" w14:textId="77777777" w:rsidR="00876E52" w:rsidRDefault="00876E52" w:rsidP="00876E52">
      <w:pPr>
        <w:pStyle w:val="Code"/>
        <w:rPr>
          <w:moveTo w:id="767" w:author="Kelvin Sung" w:date="2021-05-14T07:32:00Z"/>
        </w:rPr>
      </w:pPr>
      <w:moveTo w:id="768" w:author="Kelvin Sung" w:date="2021-05-14T07:32:00Z">
        <w:r>
          <w:t xml:space="preserve">    eCollideRight: 2,</w:t>
        </w:r>
      </w:moveTo>
    </w:p>
    <w:p w14:paraId="08AF5DDA" w14:textId="77777777" w:rsidR="00876E52" w:rsidRDefault="00876E52" w:rsidP="00876E52">
      <w:pPr>
        <w:pStyle w:val="Code"/>
        <w:rPr>
          <w:moveTo w:id="769" w:author="Kelvin Sung" w:date="2021-05-14T07:32:00Z"/>
        </w:rPr>
      </w:pPr>
      <w:moveTo w:id="770" w:author="Kelvin Sung" w:date="2021-05-14T07:32:00Z">
        <w:r>
          <w:t xml:space="preserve">    eCollideTop: 4,</w:t>
        </w:r>
      </w:moveTo>
    </w:p>
    <w:p w14:paraId="4AB0184F" w14:textId="77777777" w:rsidR="00876E52" w:rsidRDefault="00876E52" w:rsidP="00876E52">
      <w:pPr>
        <w:pStyle w:val="Code"/>
        <w:rPr>
          <w:moveTo w:id="771" w:author="Kelvin Sung" w:date="2021-05-14T07:32:00Z"/>
        </w:rPr>
      </w:pPr>
      <w:moveTo w:id="772" w:author="Kelvin Sung" w:date="2021-05-14T07:32:00Z">
        <w:r>
          <w:t xml:space="preserve">    eCollideBottom: 8,</w:t>
        </w:r>
      </w:moveTo>
    </w:p>
    <w:p w14:paraId="60A17DAB" w14:textId="77777777" w:rsidR="00876E52" w:rsidRDefault="00876E52" w:rsidP="00876E52">
      <w:pPr>
        <w:pStyle w:val="Code"/>
        <w:rPr>
          <w:moveTo w:id="773" w:author="Kelvin Sung" w:date="2021-05-14T07:32:00Z"/>
        </w:rPr>
      </w:pPr>
      <w:moveTo w:id="774" w:author="Kelvin Sung" w:date="2021-05-14T07:32:00Z">
        <w:r>
          <w:t xml:space="preserve">    eInside: 16,</w:t>
        </w:r>
      </w:moveTo>
    </w:p>
    <w:p w14:paraId="2E5EE356" w14:textId="77777777" w:rsidR="00876E52" w:rsidRDefault="00876E52" w:rsidP="00876E52">
      <w:pPr>
        <w:pStyle w:val="Code"/>
        <w:rPr>
          <w:moveTo w:id="775" w:author="Kelvin Sung" w:date="2021-05-14T07:32:00Z"/>
        </w:rPr>
      </w:pPr>
      <w:moveTo w:id="776" w:author="Kelvin Sung" w:date="2021-05-14T07:32:00Z">
        <w:r>
          <w:t xml:space="preserve">    eOutside: 0</w:t>
        </w:r>
      </w:moveTo>
    </w:p>
    <w:p w14:paraId="09442865" w14:textId="77777777" w:rsidR="00876E52" w:rsidRPr="00293809" w:rsidRDefault="00876E52" w:rsidP="00876E52">
      <w:pPr>
        <w:pStyle w:val="Code"/>
        <w:rPr>
          <w:moveTo w:id="777" w:author="Kelvin Sung" w:date="2021-05-14T07:32:00Z"/>
        </w:rPr>
      </w:pPr>
      <w:moveTo w:id="778" w:author="Kelvin Sung" w:date="2021-05-14T07:32:00Z">
        <w:r>
          <w:t>});</w:t>
        </w:r>
      </w:moveTo>
    </w:p>
    <w:p w14:paraId="16CE6F7A" w14:textId="77777777" w:rsidR="00876E52" w:rsidRDefault="00876E52" w:rsidP="00876E52">
      <w:pPr>
        <w:pStyle w:val="BodyTextCont"/>
        <w:rPr>
          <w:moveTo w:id="779" w:author="Kelvin Sung" w:date="2021-05-14T07:32:00Z"/>
        </w:rPr>
      </w:pPr>
      <w:moveTo w:id="780" w:author="Kelvin Sung" w:date="2021-05-14T07:32:00Z">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moveTo>
    </w:p>
    <w:moveToRangeEnd w:id="758"/>
    <w:p w14:paraId="4E55F620" w14:textId="03883045" w:rsidR="006723AB" w:rsidRPr="001E339C" w:rsidRDefault="00397B24">
      <w:pPr>
        <w:pStyle w:val="NumList"/>
        <w:pPrChange w:id="781" w:author="Kelvin Sung" w:date="2021-05-14T07:34:00Z">
          <w:pPr>
            <w:pStyle w:val="NumList"/>
            <w:numPr>
              <w:numId w:val="18"/>
            </w:numPr>
          </w:pPr>
        </w:pPrChange>
      </w:pPr>
      <w:ins w:id="782" w:author="Kelvin Sung" w:date="2021-05-14T07:34:00Z">
        <w:r>
          <w:t xml:space="preserve">Now, </w:t>
        </w:r>
      </w:ins>
      <w:del w:id="783" w:author="Kelvin Sung" w:date="2021-05-14T07:33:00Z">
        <w:r w:rsidR="006723AB" w:rsidDel="00876E52">
          <w:delText xml:space="preserve">Create a new file in the </w:delText>
        </w:r>
        <w:r w:rsidR="006723AB" w:rsidRPr="00C241CD" w:rsidDel="00876E52">
          <w:rPr>
            <w:rStyle w:val="CodeInline"/>
          </w:rPr>
          <w:delText>src/</w:delText>
        </w:r>
        <w:r w:rsidR="007B512E" w:rsidDel="00876E52">
          <w:rPr>
            <w:rStyle w:val="CodeInline"/>
          </w:rPr>
          <w:delText>e</w:delText>
        </w:r>
        <w:r w:rsidR="006723AB" w:rsidRPr="00C241CD" w:rsidDel="00876E52">
          <w:rPr>
            <w:rStyle w:val="CodeInline"/>
          </w:rPr>
          <w:delText>ngine</w:delText>
        </w:r>
        <w:r w:rsidR="006723AB" w:rsidDel="00876E52">
          <w:delText xml:space="preserve"> folder, name it </w:delText>
        </w:r>
        <w:r w:rsidR="007B512E" w:rsidDel="00876E52">
          <w:rPr>
            <w:rStyle w:val="CodeInline"/>
          </w:rPr>
          <w:delText>b</w:delText>
        </w:r>
        <w:r w:rsidR="006723AB" w:rsidRPr="00C241CD" w:rsidDel="00876E52">
          <w:rPr>
            <w:rStyle w:val="CodeInline"/>
          </w:rPr>
          <w:delText>ounding</w:delText>
        </w:r>
        <w:r w:rsidR="007B512E" w:rsidDel="00876E52">
          <w:rPr>
            <w:rStyle w:val="CodeInline"/>
          </w:rPr>
          <w:delText>_b</w:delText>
        </w:r>
        <w:r w:rsidR="006723AB" w:rsidRPr="00C241CD" w:rsidDel="00876E52">
          <w:rPr>
            <w:rStyle w:val="CodeInline"/>
          </w:rPr>
          <w:delText>ox.js</w:delText>
        </w:r>
        <w:r w:rsidR="006723AB" w:rsidDel="00876E52">
          <w:delText xml:space="preserve">, </w:delText>
        </w:r>
      </w:del>
      <w:del w:id="784" w:author="Kelvin Sung" w:date="2021-05-14T07:34:00Z">
        <w:r w:rsidR="006723AB" w:rsidDel="00397B24">
          <w:delText>and d</w:delText>
        </w:r>
      </w:del>
      <w:ins w:id="785" w:author="Kelvin Sung" w:date="2021-05-14T07:34:00Z">
        <w:r>
          <w:t>d</w:t>
        </w:r>
      </w:ins>
      <w:r w:rsidR="006723AB">
        <w:t xml:space="preserve">efine </w:t>
      </w:r>
      <w:del w:id="786" w:author="Kelvin Sung" w:date="2021-05-14T07:34:00Z">
        <w:r w:rsidR="006723AB" w:rsidDel="00397B24">
          <w:delText xml:space="preserve">its </w:delText>
        </w:r>
      </w:del>
      <w:ins w:id="787" w:author="Kelvin Sung" w:date="2021-05-14T07:34:00Z">
        <w:r>
          <w:t>the class</w:t>
        </w:r>
      </w:ins>
      <w:ins w:id="788" w:author="Kelvin Sung" w:date="2021-05-14T07:35:00Z">
        <w:r>
          <w:t xml:space="preserve"> and the </w:t>
        </w:r>
      </w:ins>
      <w:r w:rsidR="006723AB">
        <w:t>constructor with instance variables to represent a bound, as illustrated in Figure 6-11.</w:t>
      </w:r>
      <w:ins w:id="789" w:author="Kelvin Sung" w:date="2021-05-14T07:36:00Z">
        <w:r w:rsidR="00FC1C80">
          <w:t xml:space="preserve"> Notice that the </w:t>
        </w:r>
        <w:proofErr w:type="spellStart"/>
        <w:r w:rsidR="00FC1C80" w:rsidRPr="00FC1C80">
          <w:rPr>
            <w:rStyle w:val="CodeInline"/>
            <w:rPrChange w:id="790" w:author="Kelvin Sung" w:date="2021-05-14T07:36:00Z">
              <w:rPr/>
            </w:rPrChange>
          </w:rPr>
          <w:t>eBoundCollideStatus</w:t>
        </w:r>
        <w:proofErr w:type="spellEnd"/>
        <w:r w:rsidR="00FC1C80">
          <w:t xml:space="preserve"> must also be exported such that the rest of the engine, inc</w:t>
        </w:r>
      </w:ins>
      <w:ins w:id="791" w:author="Kelvin Sung" w:date="2021-05-14T07:37:00Z">
        <w:r w:rsidR="00FC1C80">
          <w:t>luding the client, can also have access.</w:t>
        </w:r>
      </w:ins>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0F96D843" w14:textId="77777777" w:rsidR="007B512E" w:rsidRDefault="007B512E" w:rsidP="007B512E">
      <w:pPr>
        <w:pStyle w:val="Code"/>
      </w:pPr>
      <w:r>
        <w:t xml:space="preserve">        this.setBounds(centerPos, w, h);</w:t>
      </w:r>
    </w:p>
    <w:p w14:paraId="6B171321" w14:textId="5E51FE74" w:rsidR="007B512E" w:rsidRDefault="007B512E">
      <w:pPr>
        <w:pStyle w:val="Code"/>
        <w:ind w:firstLine="180"/>
        <w:rPr>
          <w:ins w:id="792" w:author="Kelvin Sung" w:date="2021-05-14T07:29:00Z"/>
        </w:rPr>
        <w:pPrChange w:id="793" w:author="Kelvin Sung" w:date="2021-05-14T07:29:00Z">
          <w:pPr>
            <w:pStyle w:val="Code"/>
          </w:pPr>
        </w:pPrChange>
      </w:pPr>
      <w:del w:id="794" w:author="Kelvin Sung" w:date="2021-05-14T07:29:00Z">
        <w:r w:rsidDel="00F82188">
          <w:delText xml:space="preserve">    </w:delText>
        </w:r>
      </w:del>
      <w:r>
        <w:t>}</w:t>
      </w:r>
    </w:p>
    <w:p w14:paraId="1500E4B0" w14:textId="77777777" w:rsidR="00F82188" w:rsidRDefault="00F82188">
      <w:pPr>
        <w:pStyle w:val="Code"/>
        <w:ind w:firstLine="180"/>
        <w:pPrChange w:id="795" w:author="Kelvin Sung" w:date="2021-05-14T07:29:00Z">
          <w:pPr>
            <w:pStyle w:val="Code"/>
          </w:pPr>
        </w:pPrChange>
      </w:pPr>
    </w:p>
    <w:p w14:paraId="6FB79257" w14:textId="0F56D9C8" w:rsidR="007B512E" w:rsidRDefault="007B512E" w:rsidP="007B512E">
      <w:pPr>
        <w:pStyle w:val="Code"/>
        <w:rPr>
          <w:ins w:id="796" w:author="Kelvin Sung" w:date="2021-05-14T07:36:00Z"/>
        </w:rPr>
      </w:pPr>
      <w:r>
        <w:t>… implementation to follow …</w:t>
      </w:r>
    </w:p>
    <w:p w14:paraId="11ED92AB" w14:textId="77777777" w:rsidR="00FC1C80" w:rsidRDefault="00FC1C80" w:rsidP="007B512E">
      <w:pPr>
        <w:pStyle w:val="Code"/>
        <w:rPr>
          <w:ins w:id="797" w:author="Kelvin Sung" w:date="2021-05-14T07:29:00Z"/>
        </w:rPr>
      </w:pPr>
    </w:p>
    <w:p w14:paraId="0BA6B272" w14:textId="0BE5F0E3" w:rsidR="00F82188" w:rsidRDefault="00FC1C80" w:rsidP="007B512E">
      <w:pPr>
        <w:pStyle w:val="Code"/>
        <w:rPr>
          <w:ins w:id="798" w:author="Kelvin Sung" w:date="2021-05-14T07:29:00Z"/>
        </w:rPr>
      </w:pPr>
      <w:ins w:id="799" w:author="Kelvin Sung" w:date="2021-05-14T07:35:00Z">
        <w:r w:rsidRPr="00FC1C80">
          <w:t>export {eBoundCollideStatus}</w:t>
        </w:r>
      </w:ins>
    </w:p>
    <w:p w14:paraId="287C7DD0" w14:textId="63AE7D6B" w:rsidR="00F82188" w:rsidRDefault="00962017" w:rsidP="007B512E">
      <w:pPr>
        <w:pStyle w:val="Code"/>
      </w:pPr>
      <w:ins w:id="800" w:author="Kelvin Sung" w:date="2021-05-14T07:35:00Z">
        <w:r>
          <w:t>e</w:t>
        </w:r>
      </w:ins>
      <w:ins w:id="801" w:author="Kelvin Sung" w:date="2021-05-14T07:29:00Z">
        <w:r w:rsidR="00F82188">
          <w:t>xport default BoundingBox;</w:t>
        </w:r>
      </w:ins>
    </w:p>
    <w:p w14:paraId="497E7603" w14:textId="77777777" w:rsidR="006723AB" w:rsidRPr="001E339C" w:rsidRDefault="006723AB">
      <w:pPr>
        <w:pStyle w:val="NumList"/>
        <w:numPr>
          <w:ilvl w:val="0"/>
          <w:numId w:val="17"/>
        </w:numPr>
        <w:pPrChange w:id="802" w:author="Kelvin Sung" w:date="2021-05-14T06:02:00Z">
          <w:pPr>
            <w:pStyle w:val="NumList"/>
            <w:numPr>
              <w:numId w:val="8"/>
            </w:numPr>
          </w:pPr>
        </w:pPrChange>
      </w:pPr>
      <w:r w:rsidRPr="006723AB">
        <w:lastRenderedPageBreak/>
        <w:t>The</w:t>
      </w:r>
      <w:r>
        <w:t xml:space="preserve"> </w:t>
      </w:r>
      <w:proofErr w:type="spellStart"/>
      <w:r w:rsidRPr="00407738">
        <w:rPr>
          <w:rStyle w:val="CodeInline"/>
        </w:rPr>
        <w:t>setBounds</w:t>
      </w:r>
      <w:proofErr w:type="spell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472559A4" w14:textId="0E45EFEE" w:rsidR="006723AB" w:rsidRPr="001E339C" w:rsidDel="00876E52" w:rsidRDefault="007B512E">
      <w:pPr>
        <w:pStyle w:val="NumList"/>
        <w:numPr>
          <w:ilvl w:val="0"/>
          <w:numId w:val="17"/>
        </w:numPr>
        <w:rPr>
          <w:moveFrom w:id="803" w:author="Kelvin Sung" w:date="2021-05-14T07:32:00Z"/>
        </w:rPr>
        <w:pPrChange w:id="804" w:author="Kelvin Sung" w:date="2021-05-14T06:02:00Z">
          <w:pPr>
            <w:pStyle w:val="NumList"/>
            <w:numPr>
              <w:numId w:val="8"/>
            </w:numPr>
          </w:pPr>
        </w:pPrChange>
      </w:pPr>
      <w:moveFromRangeStart w:id="805" w:author="Kelvin Sung" w:date="2021-05-14T07:32:00Z" w:name="move71869980"/>
      <w:moveFrom w:id="806" w:author="Kelvin Sung" w:date="2021-05-14T07:32:00Z">
        <w:r w:rsidDel="00876E52">
          <w:t>Above the class definition, d</w:t>
        </w:r>
        <w:commentRangeStart w:id="807"/>
        <w:r w:rsidR="006723AB" w:rsidRPr="006723AB" w:rsidDel="00876E52">
          <w:t>efine</w:t>
        </w:r>
        <w:r w:rsidR="006723AB" w:rsidRPr="006A27C6" w:rsidDel="00876E52">
          <w:t xml:space="preserve"> </w:t>
        </w:r>
        <w:r w:rsidR="006723AB" w:rsidRPr="00043137" w:rsidDel="00876E52">
          <w:t xml:space="preserve">an enumerated data type with values that identify </w:t>
        </w:r>
        <w:r w:rsidR="006723AB" w:rsidDel="00876E52">
          <w:t xml:space="preserve">the collision sides of a bounding box. </w:t>
        </w:r>
        <w:commentRangeEnd w:id="807"/>
        <w:r w:rsidDel="00876E52">
          <w:rPr>
            <w:rStyle w:val="CommentReference"/>
            <w:rFonts w:asciiTheme="minorHAnsi" w:hAnsiTheme="minorHAnsi"/>
          </w:rPr>
          <w:commentReference w:id="807"/>
        </w:r>
      </w:moveFrom>
    </w:p>
    <w:p w14:paraId="021430F2" w14:textId="4FA4879A" w:rsidR="007B512E" w:rsidDel="00876E52" w:rsidRDefault="007B512E" w:rsidP="007B512E">
      <w:pPr>
        <w:pStyle w:val="Code"/>
        <w:rPr>
          <w:moveFrom w:id="808" w:author="Kelvin Sung" w:date="2021-05-14T07:32:00Z"/>
        </w:rPr>
      </w:pPr>
      <w:moveFrom w:id="809" w:author="Kelvin Sung" w:date="2021-05-14T07:32:00Z">
        <w:r w:rsidDel="00876E52">
          <w:t>const eBoundCollideStatus = Object.freeze({</w:t>
        </w:r>
      </w:moveFrom>
    </w:p>
    <w:p w14:paraId="5BA67793" w14:textId="75F301C6" w:rsidR="007B512E" w:rsidDel="00876E52" w:rsidRDefault="007B512E" w:rsidP="007B512E">
      <w:pPr>
        <w:pStyle w:val="Code"/>
        <w:rPr>
          <w:moveFrom w:id="810" w:author="Kelvin Sung" w:date="2021-05-14T07:32:00Z"/>
        </w:rPr>
      </w:pPr>
      <w:moveFrom w:id="811" w:author="Kelvin Sung" w:date="2021-05-14T07:32:00Z">
        <w:r w:rsidDel="00876E52">
          <w:t xml:space="preserve">    eCollideLeft: 1,</w:t>
        </w:r>
      </w:moveFrom>
    </w:p>
    <w:p w14:paraId="1C461D12" w14:textId="0697F92D" w:rsidR="007B512E" w:rsidDel="00876E52" w:rsidRDefault="007B512E" w:rsidP="007B512E">
      <w:pPr>
        <w:pStyle w:val="Code"/>
        <w:rPr>
          <w:moveFrom w:id="812" w:author="Kelvin Sung" w:date="2021-05-14T07:32:00Z"/>
        </w:rPr>
      </w:pPr>
      <w:moveFrom w:id="813" w:author="Kelvin Sung" w:date="2021-05-14T07:32:00Z">
        <w:r w:rsidDel="00876E52">
          <w:t xml:space="preserve">    eCollideRight: 2,</w:t>
        </w:r>
      </w:moveFrom>
    </w:p>
    <w:p w14:paraId="48D5FDC7" w14:textId="0F3EEAB9" w:rsidR="007B512E" w:rsidDel="00876E52" w:rsidRDefault="007B512E" w:rsidP="007B512E">
      <w:pPr>
        <w:pStyle w:val="Code"/>
        <w:rPr>
          <w:moveFrom w:id="814" w:author="Kelvin Sung" w:date="2021-05-14T07:32:00Z"/>
        </w:rPr>
      </w:pPr>
      <w:moveFrom w:id="815" w:author="Kelvin Sung" w:date="2021-05-14T07:32:00Z">
        <w:r w:rsidDel="00876E52">
          <w:t xml:space="preserve">    eCollideTop: 4,</w:t>
        </w:r>
      </w:moveFrom>
    </w:p>
    <w:p w14:paraId="547584A6" w14:textId="7BBF7799" w:rsidR="007B512E" w:rsidDel="00876E52" w:rsidRDefault="007B512E" w:rsidP="007B512E">
      <w:pPr>
        <w:pStyle w:val="Code"/>
        <w:rPr>
          <w:moveFrom w:id="816" w:author="Kelvin Sung" w:date="2021-05-14T07:32:00Z"/>
        </w:rPr>
      </w:pPr>
      <w:moveFrom w:id="817" w:author="Kelvin Sung" w:date="2021-05-14T07:32:00Z">
        <w:r w:rsidDel="00876E52">
          <w:t xml:space="preserve">    eCollideBottom: 8,</w:t>
        </w:r>
      </w:moveFrom>
    </w:p>
    <w:p w14:paraId="3B6EA77A" w14:textId="7B5C11DA" w:rsidR="007B512E" w:rsidDel="00876E52" w:rsidRDefault="007B512E" w:rsidP="007B512E">
      <w:pPr>
        <w:pStyle w:val="Code"/>
        <w:rPr>
          <w:moveFrom w:id="818" w:author="Kelvin Sung" w:date="2021-05-14T07:32:00Z"/>
        </w:rPr>
      </w:pPr>
      <w:moveFrom w:id="819" w:author="Kelvin Sung" w:date="2021-05-14T07:32:00Z">
        <w:r w:rsidDel="00876E52">
          <w:t xml:space="preserve">    eInside: 16,</w:t>
        </w:r>
      </w:moveFrom>
    </w:p>
    <w:p w14:paraId="1F1BBEA0" w14:textId="1625E058" w:rsidR="007B512E" w:rsidDel="00876E52" w:rsidRDefault="007B512E" w:rsidP="007B512E">
      <w:pPr>
        <w:pStyle w:val="Code"/>
        <w:rPr>
          <w:moveFrom w:id="820" w:author="Kelvin Sung" w:date="2021-05-14T07:32:00Z"/>
        </w:rPr>
      </w:pPr>
      <w:moveFrom w:id="821" w:author="Kelvin Sung" w:date="2021-05-14T07:32:00Z">
        <w:r w:rsidDel="00876E52">
          <w:t xml:space="preserve">    eOutside: 0</w:t>
        </w:r>
      </w:moveFrom>
    </w:p>
    <w:p w14:paraId="665CAC18" w14:textId="45937B3E" w:rsidR="007B512E" w:rsidRPr="00293809" w:rsidDel="00876E52" w:rsidRDefault="007B512E" w:rsidP="007B512E">
      <w:pPr>
        <w:pStyle w:val="Code"/>
        <w:rPr>
          <w:moveFrom w:id="822" w:author="Kelvin Sung" w:date="2021-05-14T07:32:00Z"/>
        </w:rPr>
      </w:pPr>
      <w:moveFrom w:id="823" w:author="Kelvin Sung" w:date="2021-05-14T07:32:00Z">
        <w:r w:rsidDel="00876E52">
          <w:t>});</w:t>
        </w:r>
      </w:moveFrom>
    </w:p>
    <w:p w14:paraId="2BEF3C12" w14:textId="0AEE28D2" w:rsidR="006723AB" w:rsidDel="00876E52" w:rsidRDefault="006723AB" w:rsidP="006723AB">
      <w:pPr>
        <w:pStyle w:val="BodyTextCont"/>
        <w:rPr>
          <w:moveFrom w:id="824" w:author="Kelvin Sung" w:date="2021-05-14T07:32:00Z"/>
        </w:rPr>
      </w:pPr>
      <w:moveFrom w:id="825" w:author="Kelvin Sung" w:date="2021-05-14T07:32:00Z">
        <w:r w:rsidDel="00876E52">
          <w:t>Notice that each enumerated value</w:t>
        </w:r>
        <w:r w:rsidRPr="00723FA9" w:rsidDel="00876E52">
          <w:t xml:space="preserve"> </w:t>
        </w:r>
        <w:r w:rsidDel="00876E52">
          <w:t xml:space="preserve">is different and </w:t>
        </w:r>
        <w:r w:rsidRPr="00723FA9" w:rsidDel="00876E52">
          <w:t>has only one nonzero bit.</w:t>
        </w:r>
        <w:r w:rsidDel="00876E52">
          <w:t xml:space="preserve"> This allows the enumerated values to be combined with the bitwise-or operator to represent a multisided collision. For example, if an object collides with both the top and left sides of a bounding box, the collision status will be </w:t>
        </w:r>
        <w:r w:rsidRPr="005C1755" w:rsidDel="00876E52">
          <w:rPr>
            <w:rStyle w:val="CodeInline"/>
          </w:rPr>
          <w:t>eCollideLeft | eCollideTop</w:t>
        </w:r>
        <w:r w:rsidRPr="007E5E20" w:rsidDel="00876E52">
          <w:rPr>
            <w:rStyle w:val="CodeInline"/>
          </w:rPr>
          <w:t xml:space="preserve"> = 4 | 1 = 5</w:t>
        </w:r>
        <w:r w:rsidDel="00876E52">
          <w:t>.</w:t>
        </w:r>
      </w:moveFrom>
    </w:p>
    <w:moveFromRangeEnd w:id="805"/>
    <w:p w14:paraId="13E054DC" w14:textId="77777777" w:rsidR="006723AB" w:rsidRPr="001E339C" w:rsidRDefault="006723AB">
      <w:pPr>
        <w:pStyle w:val="NumList"/>
        <w:numPr>
          <w:ilvl w:val="0"/>
          <w:numId w:val="17"/>
        </w:numPr>
        <w:pPrChange w:id="826" w:author="Kelvin Sung" w:date="2021-05-14T06:02:00Z">
          <w:pPr>
            <w:pStyle w:val="NumList"/>
            <w:numPr>
              <w:numId w:val="8"/>
            </w:numPr>
          </w:pPr>
        </w:pPrChange>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pPr>
        <w:pStyle w:val="NumList"/>
        <w:numPr>
          <w:ilvl w:val="0"/>
          <w:numId w:val="17"/>
        </w:numPr>
        <w:pPrChange w:id="827" w:author="Kelvin Sung" w:date="2021-05-14T06:02:00Z">
          <w:pPr>
            <w:pStyle w:val="NumList"/>
            <w:numPr>
              <w:numId w:val="8"/>
            </w:numPr>
          </w:pPr>
        </w:pPrChange>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pPr>
        <w:pStyle w:val="NumList"/>
        <w:numPr>
          <w:ilvl w:val="0"/>
          <w:numId w:val="17"/>
        </w:numPr>
        <w:pPrChange w:id="828" w:author="Kelvin Sung" w:date="2021-05-14T06:02:00Z">
          <w:pPr>
            <w:pStyle w:val="NumList"/>
            <w:numPr>
              <w:numId w:val="8"/>
            </w:numPr>
          </w:pPr>
        </w:pPrChange>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lastRenderedPageBreak/>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1C65333D" w:rsidR="006723AB" w:rsidRDefault="006723AB" w:rsidP="00BD194A">
      <w:pPr>
        <w:pStyle w:val="BodyTextCont"/>
      </w:pPr>
      <w:r>
        <w:t xml:space="preserve">Notice the subtle </w:t>
      </w:r>
      <w:r w:rsidRPr="00BD194A">
        <w:t>yet</w:t>
      </w:r>
      <w:r>
        <w:t xml:space="preserve"> important difference between the </w:t>
      </w:r>
      <w:proofErr w:type="spellStart"/>
      <w:r w:rsidRPr="00B4137E">
        <w:rPr>
          <w:rStyle w:val="CodeInline"/>
        </w:rPr>
        <w:t>intersectsBound</w:t>
      </w:r>
      <w:proofErr w:type="spell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w:t>
      </w:r>
      <w:del w:id="829" w:author="Kelvin Sung" w:date="2021-05-14T07:38:00Z">
        <w:r w:rsidDel="00974082">
          <w:delText xml:space="preserve">only </w:delText>
        </w:r>
      </w:del>
      <w:r>
        <w:t xml:space="preserve">of returning </w:t>
      </w:r>
      <w:ins w:id="830" w:author="Kelvin Sung" w:date="2021-05-14T07:38:00Z">
        <w:r w:rsidR="00974082">
          <w:t xml:space="preserve">only </w:t>
        </w:r>
      </w:ins>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pPr>
        <w:pStyle w:val="NumList"/>
        <w:numPr>
          <w:ilvl w:val="0"/>
          <w:numId w:val="17"/>
        </w:numPr>
        <w:pPrChange w:id="831" w:author="Kelvin Sung" w:date="2021-05-14T06:02:00Z">
          <w:pPr>
            <w:pStyle w:val="NumList"/>
            <w:numPr>
              <w:numId w:val="8"/>
            </w:numPr>
          </w:pPr>
        </w:pPrChange>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rPr>
          <w:ins w:id="832" w:author="Kelvin Sung" w:date="2021-05-14T07:39:00Z"/>
        </w:rPr>
      </w:pPr>
      <w:r>
        <w:t xml:space="preserve">maxY() { return this.mLL[1] + this.mHeight; } </w:t>
      </w:r>
    </w:p>
    <w:p w14:paraId="4AFCF070" w14:textId="38498F8B" w:rsidR="006723AB" w:rsidRPr="0040011D" w:rsidRDefault="00B40337">
      <w:pPr>
        <w:pStyle w:val="BodyTextCont"/>
        <w:pPrChange w:id="833" w:author="Kelvin Sung" w:date="2021-05-14T07:39:00Z">
          <w:pPr>
            <w:pStyle w:val="Code"/>
          </w:pPr>
        </w:pPrChange>
      </w:pPr>
      <w:ins w:id="834" w:author="Kelvin Sung" w:date="2021-05-14T07:41:00Z">
        <w:r>
          <w:t>Lastly, remember to update the engine access file, index.js, to</w:t>
        </w:r>
      </w:ins>
      <w:ins w:id="835" w:author="Kelvin Sung" w:date="2021-05-14T07:42:00Z">
        <w:r>
          <w:t xml:space="preserve"> forward </w:t>
        </w:r>
      </w:ins>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ins w:id="836" w:author="Kelvin Sung" w:date="2021-05-14T07:42:00Z">
        <w:r>
          <w:t>the newly defined functionality to the client.</w:t>
        </w:r>
      </w:ins>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46C5CC49" w:rsidR="006723AB" w:rsidRDefault="0075130D" w:rsidP="006723AB">
      <w:pPr>
        <w:pStyle w:val="BodyTextFirst"/>
      </w:pPr>
      <w:ins w:id="837" w:author="Kelvin Sung" w:date="2021-05-14T07:51:00Z">
        <w:r>
          <w:t xml:space="preserve">The newly defined functionality will be used to </w:t>
        </w:r>
      </w:ins>
      <w:ins w:id="838" w:author="Kelvin Sung" w:date="2021-05-14T07:52:00Z">
        <w:r>
          <w:t xml:space="preserve">detect collisions between </w:t>
        </w:r>
      </w:ins>
      <w:ins w:id="839" w:author="Kelvin Sung" w:date="2021-05-14T07:51:00Z">
        <w:r>
          <w:t>objects</w:t>
        </w:r>
      </w:ins>
      <w:ins w:id="840" w:author="Kelvin Sung" w:date="2021-05-14T07:53:00Z">
        <w:del w:id="841" w:author="Matthew T. Munson" w:date="2021-05-15T15:25:00Z">
          <w:r w:rsidDel="00073DE6">
            <w:delText>,</w:delText>
          </w:r>
        </w:del>
        <w:r>
          <w:t xml:space="preserve"> and between objects and the WC bounds. In order t</w:t>
        </w:r>
      </w:ins>
      <w:ins w:id="842" w:author="Matthew T. Munson" w:date="2021-05-15T15:25:00Z">
        <w:r w:rsidR="00073DE6">
          <w:t>o</w:t>
        </w:r>
      </w:ins>
      <w:ins w:id="843" w:author="Kelvin Sung" w:date="2021-05-14T07:53:00Z">
        <w:del w:id="844" w:author="Matthew T. Munson" w:date="2021-05-15T15:25:00Z">
          <w:r w:rsidDel="00073DE6">
            <w:delText>he</w:delText>
          </w:r>
        </w:del>
        <w:r>
          <w:t xml:space="preserve"> accomplish th</w:t>
        </w:r>
      </w:ins>
      <w:ins w:id="845" w:author="Matthew T. Munson" w:date="2021-05-15T15:25:00Z">
        <w:r w:rsidR="00073DE6">
          <w:t>is</w:t>
        </w:r>
      </w:ins>
      <w:ins w:id="846" w:author="Kelvin Sung" w:date="2021-05-14T07:53:00Z">
        <w:del w:id="847" w:author="Matthew T. Munson" w:date="2021-05-15T15:25:00Z">
          <w:r w:rsidDel="00073DE6">
            <w:delText>ese</w:delText>
          </w:r>
        </w:del>
        <w:r>
          <w:t xml:space="preserve">, the </w:t>
        </w:r>
        <w:proofErr w:type="spellStart"/>
        <w:r w:rsidRPr="0075130D">
          <w:rPr>
            <w:rStyle w:val="CodeInline"/>
            <w:rPrChange w:id="848" w:author="Kelvin Sung" w:date="2021-05-14T07:53:00Z">
              <w:rPr/>
            </w:rPrChange>
          </w:rPr>
          <w:t>GameObject</w:t>
        </w:r>
        <w:proofErr w:type="spellEnd"/>
        <w:r>
          <w:t xml:space="preserve"> and </w:t>
        </w:r>
        <w:r w:rsidRPr="0075130D">
          <w:rPr>
            <w:rStyle w:val="CodeInline"/>
            <w:rPrChange w:id="849" w:author="Kelvin Sung" w:date="2021-05-14T07:53:00Z">
              <w:rPr/>
            </w:rPrChange>
          </w:rPr>
          <w:t>Camera</w:t>
        </w:r>
        <w:r>
          <w:t xml:space="preserve"> classes must be modified.</w:t>
        </w:r>
      </w:ins>
      <w:del w:id="850" w:author="Kelvin Sung" w:date="2021-05-14T07:53:00Z">
        <w:r w:rsidR="006723AB" w:rsidDel="0075130D">
          <w:delText>Follow these steps:</w:delText>
        </w:r>
      </w:del>
    </w:p>
    <w:p w14:paraId="612B3A99" w14:textId="59FA7902" w:rsidR="006723AB" w:rsidRDefault="002B2F93" w:rsidP="00E60016">
      <w:pPr>
        <w:pStyle w:val="NumList"/>
        <w:numPr>
          <w:ilvl w:val="0"/>
          <w:numId w:val="19"/>
        </w:numPr>
      </w:pPr>
      <w:ins w:id="851" w:author="Kelvin Sung" w:date="2021-05-14T07:49:00Z">
        <w:r>
          <w:t xml:space="preserve">Edit </w:t>
        </w:r>
        <w:r w:rsidRPr="002B2F93">
          <w:rPr>
            <w:rStyle w:val="CodeInline"/>
            <w:rPrChange w:id="852" w:author="Kelvin Sung" w:date="2021-05-14T07:50:00Z">
              <w:rPr/>
            </w:rPrChange>
          </w:rPr>
          <w:t>game_object.js</w:t>
        </w:r>
        <w:r>
          <w:t xml:space="preserve"> to import</w:t>
        </w:r>
      </w:ins>
      <w:ins w:id="853" w:author="Kelvin Sung" w:date="2021-05-14T07:50:00Z">
        <w:r>
          <w:t xml:space="preserve"> the newly defined functionality and</w:t>
        </w:r>
      </w:ins>
      <w:ins w:id="854" w:author="Kelvin Sung" w:date="2021-05-14T07:49:00Z">
        <w:r>
          <w:t xml:space="preserve"> </w:t>
        </w:r>
      </w:ins>
      <w:commentRangeStart w:id="855"/>
      <w:del w:id="856" w:author="Kelvin Sung" w:date="2021-05-14T07:50:00Z">
        <w:r w:rsidR="006723AB" w:rsidDel="002B2F93">
          <w:delText>M</w:delText>
        </w:r>
      </w:del>
      <w:ins w:id="857" w:author="Kelvin Sung" w:date="2021-05-14T07:50:00Z">
        <w:r>
          <w:t>m</w:t>
        </w:r>
      </w:ins>
      <w:r w:rsidR="006723AB">
        <w:t xml:space="preserve">odify the </w:t>
      </w:r>
      <w:proofErr w:type="spellStart"/>
      <w:r w:rsidR="006723AB" w:rsidRPr="007E7FFC">
        <w:rPr>
          <w:rStyle w:val="CodeInline"/>
        </w:rPr>
        <w:t>GameObject</w:t>
      </w:r>
      <w:proofErr w:type="spellEnd"/>
      <w:r w:rsidR="006723AB">
        <w:t xml:space="preserve"> class </w:t>
      </w:r>
      <w:del w:id="858" w:author="Kelvin Sung" w:date="2021-05-14T07:50:00Z">
        <w:r w:rsidR="006723AB" w:rsidDel="002B2F93">
          <w:delText xml:space="preserve">to </w:delText>
        </w:r>
      </w:del>
      <w:ins w:id="859" w:author="Kelvin Sung" w:date="2021-05-14T07:46:00Z">
        <w:r w:rsidR="00C16255">
          <w:t xml:space="preserve">implement the </w:t>
        </w:r>
        <w:proofErr w:type="spellStart"/>
        <w:r w:rsidR="00C16255" w:rsidRPr="00C16255">
          <w:rPr>
            <w:rStyle w:val="CodeInline"/>
            <w:rPrChange w:id="860" w:author="Kelvin Sung" w:date="2021-05-14T07:46:00Z">
              <w:rPr/>
            </w:rPrChange>
          </w:rPr>
          <w:t>getBBox</w:t>
        </w:r>
        <w:proofErr w:type="spellEnd"/>
        <w:r w:rsidR="00C16255" w:rsidRPr="00C16255">
          <w:rPr>
            <w:rStyle w:val="CodeInline"/>
            <w:rPrChange w:id="861" w:author="Kelvin Sung" w:date="2021-05-14T07:46:00Z">
              <w:rPr/>
            </w:rPrChange>
          </w:rPr>
          <w:t>()</w:t>
        </w:r>
        <w:r w:rsidR="00C16255">
          <w:t xml:space="preserve"> function to </w:t>
        </w:r>
      </w:ins>
      <w:r w:rsidR="006723AB">
        <w:t xml:space="preserve">return the bounding box of the unrotated </w:t>
      </w:r>
      <w:r w:rsidR="006723AB" w:rsidRPr="007E7FFC">
        <w:rPr>
          <w:rStyle w:val="CodeInline"/>
        </w:rPr>
        <w:t>Renderable</w:t>
      </w:r>
      <w:r w:rsidR="006723AB">
        <w:t xml:space="preserve"> object.</w:t>
      </w:r>
      <w:commentRangeEnd w:id="855"/>
      <w:r w:rsidR="007B512E">
        <w:rPr>
          <w:rStyle w:val="CommentReference"/>
          <w:rFonts w:asciiTheme="minorHAnsi" w:hAnsiTheme="minorHAnsi"/>
        </w:rPr>
        <w:commentReference w:id="855"/>
      </w:r>
    </w:p>
    <w:p w14:paraId="6574E246" w14:textId="13EDAF3A" w:rsidR="00C16255" w:rsidRPr="002B2F93" w:rsidRDefault="00C16255" w:rsidP="007B512E">
      <w:pPr>
        <w:pStyle w:val="Code"/>
        <w:rPr>
          <w:ins w:id="862" w:author="Kelvin Sung" w:date="2021-05-14T07:46:00Z"/>
          <w:rStyle w:val="CodeBold"/>
          <w:rPrChange w:id="863" w:author="Kelvin Sung" w:date="2021-05-14T07:49:00Z">
            <w:rPr>
              <w:ins w:id="864" w:author="Kelvin Sung" w:date="2021-05-14T07:46:00Z"/>
            </w:rPr>
          </w:rPrChange>
        </w:rPr>
      </w:pPr>
      <w:ins w:id="865" w:author="Kelvin Sung" w:date="2021-05-14T07:45:00Z">
        <w:r w:rsidRPr="002B2F93">
          <w:rPr>
            <w:rStyle w:val="CodeBold"/>
            <w:rPrChange w:id="866" w:author="Kelvin Sung" w:date="2021-05-14T07:49:00Z">
              <w:rPr/>
            </w:rPrChange>
          </w:rPr>
          <w:t>import BoundingBox from "../bounding_box.js";</w:t>
        </w:r>
      </w:ins>
    </w:p>
    <w:p w14:paraId="2067F201" w14:textId="4A891B05" w:rsidR="00C16255" w:rsidRDefault="00C16255" w:rsidP="007B512E">
      <w:pPr>
        <w:pStyle w:val="Code"/>
        <w:rPr>
          <w:ins w:id="867" w:author="Kelvin Sung" w:date="2021-05-14T07:47:00Z"/>
        </w:rPr>
      </w:pPr>
      <w:ins w:id="868" w:author="Kelvin Sung" w:date="2021-05-14T07:46:00Z">
        <w:r>
          <w:t xml:space="preserve">class </w:t>
        </w:r>
      </w:ins>
      <w:ins w:id="869" w:author="Kelvin Sung" w:date="2021-05-14T07:47:00Z">
        <w:r>
          <w:t>GameObject {</w:t>
        </w:r>
      </w:ins>
    </w:p>
    <w:p w14:paraId="08DE77CB" w14:textId="42AAA2FA" w:rsidR="00C16255" w:rsidRDefault="00C16255" w:rsidP="007B512E">
      <w:pPr>
        <w:pStyle w:val="Code"/>
        <w:rPr>
          <w:ins w:id="870" w:author="Kelvin Sung" w:date="2021-05-14T07:45:00Z"/>
        </w:rPr>
      </w:pPr>
      <w:ins w:id="871" w:author="Kelvin Sung" w:date="2021-05-14T07:48:00Z">
        <w:r>
          <w:t xml:space="preserve">    </w:t>
        </w:r>
      </w:ins>
      <w:ins w:id="872" w:author="Kelvin Sung" w:date="2021-05-14T07:47:00Z">
        <w:r>
          <w:t>… identical to previous code …</w:t>
        </w:r>
      </w:ins>
    </w:p>
    <w:p w14:paraId="0BC56660" w14:textId="4A20958F" w:rsidR="007B512E" w:rsidRPr="00C16255" w:rsidRDefault="00C16255" w:rsidP="007B512E">
      <w:pPr>
        <w:pStyle w:val="Code"/>
        <w:rPr>
          <w:rStyle w:val="CodeBold"/>
          <w:rPrChange w:id="873" w:author="Kelvin Sung" w:date="2021-05-14T07:48:00Z">
            <w:rPr/>
          </w:rPrChange>
        </w:rPr>
      </w:pPr>
      <w:ins w:id="874" w:author="Kelvin Sung" w:date="2021-05-14T07:48:00Z">
        <w:r>
          <w:t xml:space="preserve">    </w:t>
        </w:r>
      </w:ins>
      <w:r w:rsidR="007B512E" w:rsidRPr="00C16255">
        <w:rPr>
          <w:rStyle w:val="CodeBold"/>
          <w:rPrChange w:id="875" w:author="Kelvin Sung" w:date="2021-05-14T07:48:00Z">
            <w:rPr/>
          </w:rPrChange>
        </w:rPr>
        <w:t>getBBox() {</w:t>
      </w:r>
    </w:p>
    <w:p w14:paraId="2EF5282C" w14:textId="5FAFAE5D" w:rsidR="007B512E" w:rsidRPr="00C16255" w:rsidRDefault="00C16255" w:rsidP="007B512E">
      <w:pPr>
        <w:pStyle w:val="Code"/>
        <w:rPr>
          <w:rStyle w:val="CodeBold"/>
          <w:rPrChange w:id="876" w:author="Kelvin Sung" w:date="2021-05-14T07:48:00Z">
            <w:rPr/>
          </w:rPrChange>
        </w:rPr>
      </w:pPr>
      <w:ins w:id="877" w:author="Kelvin Sung" w:date="2021-05-14T07:48:00Z">
        <w:r>
          <w:t xml:space="preserve">    </w:t>
        </w:r>
      </w:ins>
      <w:r w:rsidR="007B512E">
        <w:t xml:space="preserve">    </w:t>
      </w:r>
      <w:r w:rsidR="007B512E" w:rsidRPr="00C16255">
        <w:rPr>
          <w:rStyle w:val="CodeBold"/>
          <w:rPrChange w:id="878" w:author="Kelvin Sung" w:date="2021-05-14T07:48:00Z">
            <w:rPr/>
          </w:rPrChange>
        </w:rPr>
        <w:t>let xform = this.getXform();</w:t>
      </w:r>
    </w:p>
    <w:p w14:paraId="489D2C2F" w14:textId="26E9FFE3" w:rsidR="007B512E" w:rsidRPr="00C16255" w:rsidRDefault="007B512E" w:rsidP="007B512E">
      <w:pPr>
        <w:pStyle w:val="Code"/>
        <w:rPr>
          <w:rStyle w:val="CodeBold"/>
          <w:rPrChange w:id="879" w:author="Kelvin Sung" w:date="2021-05-14T07:48:00Z">
            <w:rPr/>
          </w:rPrChange>
        </w:rPr>
      </w:pPr>
      <w:r>
        <w:t xml:space="preserve">    </w:t>
      </w:r>
      <w:ins w:id="880" w:author="Kelvin Sung" w:date="2021-05-14T07:48:00Z">
        <w:r w:rsidR="00C16255">
          <w:t xml:space="preserve">    </w:t>
        </w:r>
      </w:ins>
      <w:r w:rsidRPr="00C16255">
        <w:rPr>
          <w:rStyle w:val="CodeBold"/>
          <w:rPrChange w:id="881" w:author="Kelvin Sung" w:date="2021-05-14T07:48:00Z">
            <w:rPr/>
          </w:rPrChange>
        </w:rPr>
        <w:t>let b = new BoundingBox(</w:t>
      </w:r>
    </w:p>
    <w:p w14:paraId="3665BCF9" w14:textId="5FD41CB7" w:rsidR="007B512E" w:rsidRPr="00C16255" w:rsidRDefault="007B512E" w:rsidP="007B512E">
      <w:pPr>
        <w:pStyle w:val="Code"/>
        <w:rPr>
          <w:rStyle w:val="CodeBold"/>
          <w:rPrChange w:id="882" w:author="Kelvin Sung" w:date="2021-05-14T07:48:00Z">
            <w:rPr/>
          </w:rPrChange>
        </w:rPr>
      </w:pPr>
      <w:r>
        <w:t xml:space="preserve">                            </w:t>
      </w:r>
      <w:r w:rsidRPr="00C16255">
        <w:rPr>
          <w:rStyle w:val="CodeBold"/>
          <w:rPrChange w:id="883" w:author="Kelvin Sung" w:date="2021-05-14T07:48:00Z">
            <w:rPr/>
          </w:rPrChange>
        </w:rPr>
        <w:t xml:space="preserve">xform.getPosition(), </w:t>
      </w:r>
    </w:p>
    <w:p w14:paraId="11730571" w14:textId="756C5C98" w:rsidR="007B512E" w:rsidRPr="00C16255" w:rsidRDefault="007B512E" w:rsidP="007B512E">
      <w:pPr>
        <w:pStyle w:val="Code"/>
        <w:rPr>
          <w:rStyle w:val="CodeBold"/>
          <w:rPrChange w:id="884" w:author="Kelvin Sung" w:date="2021-05-14T07:49:00Z">
            <w:rPr/>
          </w:rPrChange>
        </w:rPr>
      </w:pPr>
      <w:r>
        <w:t xml:space="preserve">                            </w:t>
      </w:r>
      <w:r w:rsidRPr="00C16255">
        <w:rPr>
          <w:rStyle w:val="CodeBold"/>
          <w:rPrChange w:id="885" w:author="Kelvin Sung" w:date="2021-05-14T07:49:00Z">
            <w:rPr/>
          </w:rPrChange>
        </w:rPr>
        <w:t xml:space="preserve">xform.getWidth(), </w:t>
      </w:r>
    </w:p>
    <w:p w14:paraId="0E12FBC6" w14:textId="3EACE96B" w:rsidR="007B512E" w:rsidRPr="00C16255" w:rsidRDefault="007B512E" w:rsidP="007B512E">
      <w:pPr>
        <w:pStyle w:val="Code"/>
        <w:rPr>
          <w:rStyle w:val="CodeBold"/>
          <w:rPrChange w:id="886" w:author="Kelvin Sung" w:date="2021-05-14T07:49:00Z">
            <w:rPr/>
          </w:rPrChange>
        </w:rPr>
      </w:pPr>
      <w:r>
        <w:t xml:space="preserve">                            </w:t>
      </w:r>
      <w:r w:rsidRPr="00C16255">
        <w:rPr>
          <w:rStyle w:val="CodeBold"/>
          <w:rPrChange w:id="887" w:author="Kelvin Sung" w:date="2021-05-14T07:49:00Z">
            <w:rPr/>
          </w:rPrChange>
        </w:rPr>
        <w:t>xform.getHeight());</w:t>
      </w:r>
    </w:p>
    <w:p w14:paraId="0951A1F7" w14:textId="0C7429C8" w:rsidR="007B512E" w:rsidRPr="00C16255" w:rsidRDefault="007B512E" w:rsidP="007B512E">
      <w:pPr>
        <w:pStyle w:val="Code"/>
        <w:rPr>
          <w:rStyle w:val="CodeBold"/>
          <w:rPrChange w:id="888" w:author="Kelvin Sung" w:date="2021-05-14T07:49:00Z">
            <w:rPr/>
          </w:rPrChange>
        </w:rPr>
      </w:pPr>
      <w:r>
        <w:t xml:space="preserve">    </w:t>
      </w:r>
      <w:ins w:id="889" w:author="Kelvin Sung" w:date="2021-05-14T07:48:00Z">
        <w:r w:rsidR="00C16255">
          <w:t xml:space="preserve">    </w:t>
        </w:r>
      </w:ins>
      <w:r w:rsidRPr="00C16255">
        <w:rPr>
          <w:rStyle w:val="CodeBold"/>
          <w:rPrChange w:id="890" w:author="Kelvin Sung" w:date="2021-05-14T07:49:00Z">
            <w:rPr/>
          </w:rPrChange>
        </w:rPr>
        <w:t>return b;</w:t>
      </w:r>
    </w:p>
    <w:p w14:paraId="20003035" w14:textId="0F84194A" w:rsidR="007B512E" w:rsidRPr="00C16255" w:rsidRDefault="00C16255" w:rsidP="007B512E">
      <w:pPr>
        <w:pStyle w:val="Code"/>
        <w:rPr>
          <w:ins w:id="891" w:author="Kelvin Sung" w:date="2021-05-14T07:48:00Z"/>
          <w:rStyle w:val="CodeBold"/>
          <w:rPrChange w:id="892" w:author="Kelvin Sung" w:date="2021-05-14T07:49:00Z">
            <w:rPr>
              <w:ins w:id="893" w:author="Kelvin Sung" w:date="2021-05-14T07:48:00Z"/>
            </w:rPr>
          </w:rPrChange>
        </w:rPr>
      </w:pPr>
      <w:ins w:id="894" w:author="Kelvin Sung" w:date="2021-05-14T07:48:00Z">
        <w:r>
          <w:t xml:space="preserve">    </w:t>
        </w:r>
      </w:ins>
      <w:r w:rsidR="007B512E" w:rsidRPr="00C16255">
        <w:rPr>
          <w:rStyle w:val="CodeBold"/>
          <w:rPrChange w:id="895" w:author="Kelvin Sung" w:date="2021-05-14T07:49:00Z">
            <w:rPr/>
          </w:rPrChange>
        </w:rPr>
        <w:t>}</w:t>
      </w:r>
    </w:p>
    <w:p w14:paraId="7F6F6129" w14:textId="7FBE933B" w:rsidR="00C16255" w:rsidRDefault="00C16255" w:rsidP="00C16255">
      <w:pPr>
        <w:pStyle w:val="Code"/>
        <w:rPr>
          <w:ins w:id="896" w:author="Kelvin Sung" w:date="2021-05-14T07:48:00Z"/>
        </w:rPr>
      </w:pPr>
      <w:ins w:id="897" w:author="Kelvin Sung" w:date="2021-05-14T07:48:00Z">
        <w:r>
          <w:t xml:space="preserve">    </w:t>
        </w:r>
        <w:r w:rsidRPr="00154F11">
          <w:t>… identical to previous code</w:t>
        </w:r>
        <w:r>
          <w:t xml:space="preserve"> …</w:t>
        </w:r>
      </w:ins>
    </w:p>
    <w:p w14:paraId="691255B8" w14:textId="502E9C42" w:rsidR="00C16255" w:rsidRPr="00E46232" w:rsidDel="002522E4" w:rsidRDefault="00C16255" w:rsidP="007B512E">
      <w:pPr>
        <w:pStyle w:val="Code"/>
        <w:rPr>
          <w:del w:id="898" w:author="Kelvin Sung" w:date="2021-05-14T07:54:00Z"/>
        </w:rPr>
      </w:pPr>
    </w:p>
    <w:p w14:paraId="633ABC42" w14:textId="08B4D15D" w:rsidR="006723AB" w:rsidRDefault="002522E4">
      <w:pPr>
        <w:pStyle w:val="NumList"/>
        <w:numPr>
          <w:ilvl w:val="0"/>
          <w:numId w:val="17"/>
        </w:numPr>
        <w:pPrChange w:id="899" w:author="Kelvin Sung" w:date="2021-05-14T06:02:00Z">
          <w:pPr>
            <w:pStyle w:val="NumList"/>
            <w:numPr>
              <w:numId w:val="8"/>
            </w:numPr>
          </w:pPr>
        </w:pPrChange>
      </w:pPr>
      <w:ins w:id="900" w:author="Kelvin Sung" w:date="2021-05-14T07:54:00Z">
        <w:r>
          <w:t xml:space="preserve">Edit </w:t>
        </w:r>
        <w:r w:rsidRPr="002522E4">
          <w:rPr>
            <w:rStyle w:val="CodeInline"/>
            <w:rPrChange w:id="901" w:author="Kelvin Sung" w:date="2021-05-14T07:55:00Z">
              <w:rPr/>
            </w:rPrChange>
          </w:rPr>
          <w:t>camera.js</w:t>
        </w:r>
        <w:r>
          <w:t xml:space="preserve"> to import from bounding box and </w:t>
        </w:r>
      </w:ins>
      <w:commentRangeStart w:id="902"/>
      <w:del w:id="903" w:author="Kelvin Sung" w:date="2021-05-14T07:54:00Z">
        <w:r w:rsidR="006723AB" w:rsidRPr="00BD194A" w:rsidDel="002522E4">
          <w:delText>M</w:delText>
        </w:r>
      </w:del>
      <w:ins w:id="904" w:author="Kelvin Sung" w:date="2021-05-14T07:54:00Z">
        <w:r>
          <w:t>m</w:t>
        </w:r>
      </w:ins>
      <w:r w:rsidR="006723AB" w:rsidRPr="00BD194A">
        <w:t>odify</w:t>
      </w:r>
      <w:r w:rsidR="006723AB">
        <w:t xml:space="preserve"> the </w:t>
      </w:r>
      <w:r w:rsidR="006723AB" w:rsidRPr="00CB2268">
        <w:rPr>
          <w:rStyle w:val="CodeInline"/>
        </w:rPr>
        <w:t>Camera</w:t>
      </w:r>
      <w:r w:rsidR="006723AB">
        <w:rPr>
          <w:rStyle w:val="CodeInline"/>
        </w:rPr>
        <w:t xml:space="preserve"> </w:t>
      </w:r>
      <w:del w:id="905" w:author="Kelvin Sung" w:date="2021-05-14T07:54:00Z">
        <w:r w:rsidR="006723AB" w:rsidDel="002522E4">
          <w:delText xml:space="preserve">object </w:delText>
        </w:r>
      </w:del>
      <w:ins w:id="906" w:author="Kelvin Sung" w:date="2021-05-14T07:54:00Z">
        <w:r>
          <w:t xml:space="preserve">class </w:t>
        </w:r>
      </w:ins>
      <w:r w:rsidR="006723AB">
        <w:t xml:space="preserve">to compute the collision status between the bounds to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commentRangeEnd w:id="902"/>
      <w:r w:rsidR="009A3073">
        <w:rPr>
          <w:rStyle w:val="CommentReference"/>
          <w:rFonts w:asciiTheme="minorHAnsi" w:hAnsiTheme="minorHAnsi"/>
        </w:rPr>
        <w:commentReference w:id="902"/>
      </w:r>
    </w:p>
    <w:p w14:paraId="7DCC59DF" w14:textId="3602E92A" w:rsidR="00FE1332" w:rsidRDefault="00FE1332" w:rsidP="007B512E">
      <w:pPr>
        <w:pStyle w:val="Code"/>
        <w:rPr>
          <w:ins w:id="907" w:author="Kelvin Sung" w:date="2021-05-14T07:56:00Z"/>
          <w:rStyle w:val="CodeBold"/>
        </w:rPr>
      </w:pPr>
      <w:ins w:id="908" w:author="Kelvin Sung" w:date="2021-05-14T07:55:00Z">
        <w:r w:rsidRPr="00FE1332">
          <w:rPr>
            <w:rStyle w:val="CodeBold"/>
          </w:rPr>
          <w:t>import BoundingBox from "./bounding_box.js";</w:t>
        </w:r>
      </w:ins>
    </w:p>
    <w:p w14:paraId="28B7B3EB" w14:textId="3E931A53" w:rsidR="00FE1332" w:rsidRDefault="00FE1332" w:rsidP="00FE1332">
      <w:pPr>
        <w:pStyle w:val="Code"/>
        <w:rPr>
          <w:ins w:id="909" w:author="Kelvin Sung" w:date="2021-05-14T07:56:00Z"/>
          <w:rStyle w:val="CodeBold"/>
          <w:rFonts w:ascii="TheSansMonoConNormal" w:hAnsi="TheSansMonoConNormal"/>
        </w:rPr>
      </w:pPr>
      <w:ins w:id="910" w:author="Kelvin Sung" w:date="2021-05-14T07:56:00Z">
        <w:r w:rsidRPr="00FE1332">
          <w:rPr>
            <w:rStyle w:val="CodeBold"/>
            <w:rFonts w:ascii="TheSansMonoConNormal" w:hAnsi="TheSansMonoConNormal"/>
            <w:rPrChange w:id="911" w:author="Kelvin Sung" w:date="2021-05-14T07:56:00Z">
              <w:rPr>
                <w:rStyle w:val="CodeBold"/>
              </w:rPr>
            </w:rPrChange>
          </w:rPr>
          <w:t>class Camera {</w:t>
        </w:r>
      </w:ins>
    </w:p>
    <w:p w14:paraId="2C65AB22" w14:textId="53630E0B" w:rsidR="00FE1332" w:rsidRPr="00FE1332" w:rsidRDefault="00FE1332" w:rsidP="007B250B">
      <w:pPr>
        <w:pStyle w:val="Code"/>
        <w:rPr>
          <w:ins w:id="912" w:author="Kelvin Sung" w:date="2021-05-14T07:55:00Z"/>
          <w:rStyle w:val="CodeBold"/>
          <w:rFonts w:ascii="TheSansMonoConNormal" w:hAnsi="TheSansMonoConNormal"/>
          <w:rPrChange w:id="913" w:author="Kelvin Sung" w:date="2021-05-14T07:56:00Z">
            <w:rPr>
              <w:ins w:id="914" w:author="Kelvin Sung" w:date="2021-05-14T07:55:00Z"/>
              <w:rStyle w:val="CodeBold"/>
            </w:rPr>
          </w:rPrChange>
        </w:rPr>
      </w:pPr>
      <w:ins w:id="915" w:author="Kelvin Sung" w:date="2021-05-14T07:56:00Z">
        <w:r>
          <w:t>… identical to previous code …</w:t>
        </w:r>
      </w:ins>
    </w:p>
    <w:p w14:paraId="4016788E" w14:textId="505CB934" w:rsidR="007B512E" w:rsidRPr="00FE1332" w:rsidRDefault="00FE1332" w:rsidP="007B512E">
      <w:pPr>
        <w:pStyle w:val="Code"/>
        <w:rPr>
          <w:rStyle w:val="CodeBold"/>
          <w:rPrChange w:id="916" w:author="Kelvin Sung" w:date="2021-05-14T07:55:00Z">
            <w:rPr/>
          </w:rPrChange>
        </w:rPr>
      </w:pPr>
      <w:ins w:id="917" w:author="Kelvin Sung" w:date="2021-05-14T07:56:00Z">
        <w:r w:rsidRPr="00FE1332">
          <w:rPr>
            <w:rPrChange w:id="918" w:author="Kelvin Sung" w:date="2021-05-14T07:56:00Z">
              <w:rPr>
                <w:rStyle w:val="CodeBold"/>
              </w:rPr>
            </w:rPrChange>
          </w:rPr>
          <w:lastRenderedPageBreak/>
          <w:t xml:space="preserve">    </w:t>
        </w:r>
      </w:ins>
      <w:r w:rsidR="007B512E" w:rsidRPr="00FE1332">
        <w:rPr>
          <w:rStyle w:val="CodeBold"/>
          <w:rPrChange w:id="919" w:author="Kelvin Sung" w:date="2021-05-14T07:55:00Z">
            <w:rPr/>
          </w:rPrChange>
        </w:rPr>
        <w:t>collideWCBound(aXform, zone) {</w:t>
      </w:r>
    </w:p>
    <w:p w14:paraId="46337B4B" w14:textId="607E45A2" w:rsidR="007B512E" w:rsidRPr="00FE1332" w:rsidRDefault="007B512E" w:rsidP="007B512E">
      <w:pPr>
        <w:pStyle w:val="Code"/>
        <w:rPr>
          <w:rStyle w:val="CodeBold"/>
          <w:rPrChange w:id="920" w:author="Kelvin Sung" w:date="2021-05-14T07:55:00Z">
            <w:rPr/>
          </w:rPrChange>
        </w:rPr>
      </w:pPr>
      <w:del w:id="921" w:author="Kelvin Sung" w:date="2021-05-14T07:56:00Z">
        <w:r w:rsidRPr="00FE1332" w:rsidDel="00FE1332">
          <w:rPr>
            <w:rStyle w:val="CodeBold"/>
            <w:rPrChange w:id="922" w:author="Kelvin Sung" w:date="2021-05-14T07:55:00Z">
              <w:rPr/>
            </w:rPrChange>
          </w:rPr>
          <w:delText xml:space="preserve">    </w:delText>
        </w:r>
      </w:del>
      <w:ins w:id="923" w:author="Kelvin Sung" w:date="2021-05-14T07:56:00Z">
        <w:r w:rsidR="00FE1332" w:rsidRPr="006022C0">
          <w:t xml:space="preserve">    </w:t>
        </w:r>
      </w:ins>
      <w:ins w:id="924" w:author="Kelvin Sung" w:date="2021-05-14T07:57:00Z">
        <w:r w:rsidR="00FE1332" w:rsidRPr="006022C0">
          <w:t xml:space="preserve">    </w:t>
        </w:r>
      </w:ins>
      <w:r w:rsidRPr="00FE1332">
        <w:rPr>
          <w:rStyle w:val="CodeBold"/>
          <w:rPrChange w:id="925" w:author="Kelvin Sung" w:date="2021-05-14T07:55:00Z">
            <w:rPr/>
          </w:rPrChange>
        </w:rPr>
        <w:t>let bbox = new BoundingBox(</w:t>
      </w:r>
    </w:p>
    <w:p w14:paraId="6E496B12" w14:textId="1F60201F" w:rsidR="007B512E" w:rsidRPr="00FE1332" w:rsidRDefault="007B512E" w:rsidP="007B512E">
      <w:pPr>
        <w:pStyle w:val="Code"/>
        <w:rPr>
          <w:rStyle w:val="CodeBold"/>
          <w:rPrChange w:id="926" w:author="Kelvin Sung" w:date="2021-05-14T07:55:00Z">
            <w:rPr/>
          </w:rPrChange>
        </w:rPr>
      </w:pPr>
      <w:del w:id="927" w:author="Kelvin Sung" w:date="2021-05-14T07:57:00Z">
        <w:r w:rsidRPr="00FE1332" w:rsidDel="00FE1332">
          <w:rPr>
            <w:rStyle w:val="CodeBold"/>
            <w:rPrChange w:id="928" w:author="Kelvin Sung" w:date="2021-05-14T07:55:00Z">
              <w:rPr/>
            </w:rPrChange>
          </w:rPr>
          <w:delText xml:space="preserve">                               </w:delText>
        </w:r>
      </w:del>
      <w:ins w:id="929" w:author="Kelvin Sung" w:date="2021-05-14T07:57:00Z">
        <w:r w:rsidR="00FE1332" w:rsidRPr="006022C0">
          <w:t xml:space="preserve">                            </w:t>
        </w:r>
      </w:ins>
      <w:r w:rsidRPr="00FE1332">
        <w:rPr>
          <w:rStyle w:val="CodeBold"/>
          <w:rPrChange w:id="930" w:author="Kelvin Sung" w:date="2021-05-14T07:55:00Z">
            <w:rPr/>
          </w:rPrChange>
        </w:rPr>
        <w:t xml:space="preserve">aXform.getPosition(), </w:t>
      </w:r>
    </w:p>
    <w:p w14:paraId="64743D33" w14:textId="2D3D4708" w:rsidR="007B512E" w:rsidRPr="00FE1332" w:rsidRDefault="007B512E" w:rsidP="007B512E">
      <w:pPr>
        <w:pStyle w:val="Code"/>
        <w:rPr>
          <w:rStyle w:val="CodeBold"/>
          <w:rPrChange w:id="931" w:author="Kelvin Sung" w:date="2021-05-14T07:55:00Z">
            <w:rPr/>
          </w:rPrChange>
        </w:rPr>
      </w:pPr>
      <w:del w:id="932" w:author="Kelvin Sung" w:date="2021-05-14T07:57:00Z">
        <w:r w:rsidRPr="00FE1332" w:rsidDel="00FE1332">
          <w:rPr>
            <w:rStyle w:val="CodeBold"/>
            <w:rPrChange w:id="933" w:author="Kelvin Sung" w:date="2021-05-14T07:55:00Z">
              <w:rPr/>
            </w:rPrChange>
          </w:rPr>
          <w:delText xml:space="preserve">                               </w:delText>
        </w:r>
      </w:del>
      <w:ins w:id="934" w:author="Kelvin Sung" w:date="2021-05-14T07:57:00Z">
        <w:r w:rsidR="00FE1332" w:rsidRPr="006022C0">
          <w:t xml:space="preserve">                            </w:t>
        </w:r>
      </w:ins>
      <w:r w:rsidRPr="00FE1332">
        <w:rPr>
          <w:rStyle w:val="CodeBold"/>
          <w:rPrChange w:id="935" w:author="Kelvin Sung" w:date="2021-05-14T07:55:00Z">
            <w:rPr/>
          </w:rPrChange>
        </w:rPr>
        <w:t xml:space="preserve">aXform.getWidth(), </w:t>
      </w:r>
    </w:p>
    <w:p w14:paraId="391BA51F" w14:textId="3D82B34F" w:rsidR="007B512E" w:rsidRPr="00FE1332" w:rsidRDefault="00FE1332" w:rsidP="007B512E">
      <w:pPr>
        <w:pStyle w:val="Code"/>
        <w:rPr>
          <w:rStyle w:val="CodeBold"/>
          <w:rPrChange w:id="936" w:author="Kelvin Sung" w:date="2021-05-14T07:55:00Z">
            <w:rPr/>
          </w:rPrChange>
        </w:rPr>
      </w:pPr>
      <w:ins w:id="937" w:author="Kelvin Sung" w:date="2021-05-14T07:57:00Z">
        <w:r w:rsidRPr="006022C0">
          <w:t xml:space="preserve">                            </w:t>
        </w:r>
      </w:ins>
      <w:del w:id="938" w:author="Kelvin Sung" w:date="2021-05-14T07:57:00Z">
        <w:r w:rsidR="007B512E" w:rsidRPr="00FE1332" w:rsidDel="00FE1332">
          <w:rPr>
            <w:rStyle w:val="CodeBold"/>
            <w:rPrChange w:id="939" w:author="Kelvin Sung" w:date="2021-05-14T07:55:00Z">
              <w:rPr/>
            </w:rPrChange>
          </w:rPr>
          <w:delText xml:space="preserve">                               </w:delText>
        </w:r>
      </w:del>
      <w:r w:rsidR="007B512E" w:rsidRPr="00FE1332">
        <w:rPr>
          <w:rStyle w:val="CodeBold"/>
          <w:rPrChange w:id="940" w:author="Kelvin Sung" w:date="2021-05-14T07:55:00Z">
            <w:rPr/>
          </w:rPrChange>
        </w:rPr>
        <w:t>aXform.getHeight());</w:t>
      </w:r>
    </w:p>
    <w:p w14:paraId="749A5F50" w14:textId="74275805" w:rsidR="007B512E" w:rsidRPr="00FE1332" w:rsidRDefault="00FE1332" w:rsidP="007B512E">
      <w:pPr>
        <w:pStyle w:val="Code"/>
        <w:rPr>
          <w:rStyle w:val="CodeBold"/>
          <w:rPrChange w:id="941" w:author="Kelvin Sung" w:date="2021-05-14T07:55:00Z">
            <w:rPr/>
          </w:rPrChange>
        </w:rPr>
      </w:pPr>
      <w:ins w:id="942" w:author="Kelvin Sung" w:date="2021-05-14T07:57:00Z">
        <w:r w:rsidRPr="006022C0">
          <w:t xml:space="preserve">        </w:t>
        </w:r>
      </w:ins>
      <w:del w:id="943" w:author="Kelvin Sung" w:date="2021-05-14T07:57:00Z">
        <w:r w:rsidR="007B512E" w:rsidRPr="00FE1332" w:rsidDel="00FE1332">
          <w:rPr>
            <w:rStyle w:val="CodeBold"/>
            <w:rPrChange w:id="944" w:author="Kelvin Sung" w:date="2021-05-14T07:55:00Z">
              <w:rPr/>
            </w:rPrChange>
          </w:rPr>
          <w:delText xml:space="preserve">    </w:delText>
        </w:r>
      </w:del>
      <w:r w:rsidR="007B512E" w:rsidRPr="00FE1332">
        <w:rPr>
          <w:rStyle w:val="CodeBold"/>
          <w:rPrChange w:id="945" w:author="Kelvin Sung" w:date="2021-05-14T07:55:00Z">
            <w:rPr/>
          </w:rPrChange>
        </w:rPr>
        <w:t>let w = zone * this.getWCWidth();</w:t>
      </w:r>
    </w:p>
    <w:p w14:paraId="61478416" w14:textId="31751805" w:rsidR="007B512E" w:rsidRPr="00FE1332" w:rsidRDefault="00FE1332" w:rsidP="007B512E">
      <w:pPr>
        <w:pStyle w:val="Code"/>
        <w:rPr>
          <w:rStyle w:val="CodeBold"/>
          <w:rPrChange w:id="946" w:author="Kelvin Sung" w:date="2021-05-14T07:55:00Z">
            <w:rPr/>
          </w:rPrChange>
        </w:rPr>
      </w:pPr>
      <w:ins w:id="947" w:author="Kelvin Sung" w:date="2021-05-14T07:57:00Z">
        <w:r w:rsidRPr="006022C0">
          <w:t xml:space="preserve">        </w:t>
        </w:r>
      </w:ins>
      <w:del w:id="948" w:author="Kelvin Sung" w:date="2021-05-14T07:57:00Z">
        <w:r w:rsidR="007B512E" w:rsidRPr="00FE1332" w:rsidDel="00FE1332">
          <w:rPr>
            <w:rStyle w:val="CodeBold"/>
            <w:rPrChange w:id="949" w:author="Kelvin Sung" w:date="2021-05-14T07:55:00Z">
              <w:rPr/>
            </w:rPrChange>
          </w:rPr>
          <w:delText xml:space="preserve">    </w:delText>
        </w:r>
      </w:del>
      <w:r w:rsidR="007B512E" w:rsidRPr="00FE1332">
        <w:rPr>
          <w:rStyle w:val="CodeBold"/>
          <w:rPrChange w:id="950" w:author="Kelvin Sung" w:date="2021-05-14T07:55:00Z">
            <w:rPr/>
          </w:rPrChange>
        </w:rPr>
        <w:t>let h = zone * this.getWCHeight();</w:t>
      </w:r>
    </w:p>
    <w:p w14:paraId="0FA31BEF" w14:textId="25A7CD20" w:rsidR="007B512E" w:rsidRPr="00FE1332" w:rsidRDefault="00FE1332" w:rsidP="007B512E">
      <w:pPr>
        <w:pStyle w:val="Code"/>
        <w:rPr>
          <w:rStyle w:val="CodeBold"/>
          <w:rPrChange w:id="951" w:author="Kelvin Sung" w:date="2021-05-14T07:55:00Z">
            <w:rPr/>
          </w:rPrChange>
        </w:rPr>
      </w:pPr>
      <w:ins w:id="952" w:author="Kelvin Sung" w:date="2021-05-14T07:57:00Z">
        <w:r w:rsidRPr="006022C0">
          <w:t xml:space="preserve">        </w:t>
        </w:r>
      </w:ins>
      <w:del w:id="953" w:author="Kelvin Sung" w:date="2021-05-14T07:57:00Z">
        <w:r w:rsidR="007B512E" w:rsidRPr="00FE1332" w:rsidDel="00FE1332">
          <w:rPr>
            <w:rStyle w:val="CodeBold"/>
            <w:rPrChange w:id="954" w:author="Kelvin Sung" w:date="2021-05-14T07:55:00Z">
              <w:rPr/>
            </w:rPrChange>
          </w:rPr>
          <w:delText xml:space="preserve">    </w:delText>
        </w:r>
      </w:del>
      <w:r w:rsidR="007B512E" w:rsidRPr="00FE1332">
        <w:rPr>
          <w:rStyle w:val="CodeBold"/>
          <w:rPrChange w:id="955" w:author="Kelvin Sung" w:date="2021-05-14T07:55:00Z">
            <w:rPr/>
          </w:rPrChange>
        </w:rPr>
        <w:t>let cameraBound = new BoundingBox(this.getWCCenter(), w, h);</w:t>
      </w:r>
    </w:p>
    <w:p w14:paraId="7F734E6D" w14:textId="113E7F56" w:rsidR="007B512E" w:rsidRPr="00FE1332" w:rsidRDefault="00FE1332" w:rsidP="007B512E">
      <w:pPr>
        <w:pStyle w:val="Code"/>
        <w:rPr>
          <w:rStyle w:val="CodeBold"/>
          <w:rPrChange w:id="956" w:author="Kelvin Sung" w:date="2021-05-14T07:55:00Z">
            <w:rPr/>
          </w:rPrChange>
        </w:rPr>
      </w:pPr>
      <w:ins w:id="957" w:author="Kelvin Sung" w:date="2021-05-14T07:57:00Z">
        <w:r w:rsidRPr="006022C0">
          <w:t xml:space="preserve">        </w:t>
        </w:r>
      </w:ins>
      <w:del w:id="958" w:author="Kelvin Sung" w:date="2021-05-14T07:57:00Z">
        <w:r w:rsidR="007B512E" w:rsidRPr="00FE1332" w:rsidDel="00FE1332">
          <w:rPr>
            <w:rStyle w:val="CodeBold"/>
            <w:rPrChange w:id="959" w:author="Kelvin Sung" w:date="2021-05-14T07:55:00Z">
              <w:rPr/>
            </w:rPrChange>
          </w:rPr>
          <w:delText xml:space="preserve">    </w:delText>
        </w:r>
      </w:del>
      <w:r w:rsidR="007B512E" w:rsidRPr="00FE1332">
        <w:rPr>
          <w:rStyle w:val="CodeBold"/>
          <w:rPrChange w:id="960" w:author="Kelvin Sung" w:date="2021-05-14T07:55:00Z">
            <w:rPr/>
          </w:rPrChange>
        </w:rPr>
        <w:t>return cameraBound.boundCollideStatus(bbox);</w:t>
      </w:r>
    </w:p>
    <w:p w14:paraId="1D67AB27" w14:textId="30F67D1C" w:rsidR="007B512E" w:rsidRDefault="007B512E">
      <w:pPr>
        <w:pStyle w:val="Code"/>
        <w:ind w:firstLine="180"/>
        <w:rPr>
          <w:ins w:id="961" w:author="Kelvin Sung" w:date="2021-05-14T07:57:00Z"/>
          <w:rStyle w:val="CodeBold"/>
        </w:rPr>
        <w:pPrChange w:id="962" w:author="Kelvin Sung" w:date="2021-05-14T07:57:00Z">
          <w:pPr>
            <w:pStyle w:val="Code"/>
          </w:pPr>
        </w:pPrChange>
      </w:pPr>
      <w:r w:rsidRPr="00FE1332">
        <w:rPr>
          <w:rStyle w:val="CodeBold"/>
          <w:rPrChange w:id="963" w:author="Kelvin Sung" w:date="2021-05-14T07:55:00Z">
            <w:rPr/>
          </w:rPrChange>
        </w:rPr>
        <w:t>}</w:t>
      </w:r>
    </w:p>
    <w:p w14:paraId="188E94FD" w14:textId="7B2A74C8" w:rsidR="00FE1332" w:rsidRDefault="00FE1332" w:rsidP="007B250B">
      <w:pPr>
        <w:pStyle w:val="Code"/>
      </w:pPr>
      <w:ins w:id="964" w:author="Kelvin Sung" w:date="2021-05-14T07:58:00Z">
        <w:r>
          <w:t>}</w:t>
        </w:r>
      </w:ins>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75579D">
        <w:rPr>
          <w:rStyle w:val="CodeInline"/>
          <w:rPrChange w:id="965" w:author="Kelvin Sung" w:date="2021-05-14T08:00:00Z">
            <w:rPr/>
          </w:rPrChange>
        </w:rPr>
        <w:t>Camera</w:t>
      </w:r>
      <w:r>
        <w:t xml:space="preserve"> WC Bounds colliding with the bounds defined a </w:t>
      </w:r>
      <w:r w:rsidRPr="0075579D">
        <w:rPr>
          <w:rStyle w:val="CodeInline"/>
          <w:rPrChange w:id="966" w:author="Kelvin Sung" w:date="2021-05-14T08:00:00Z">
            <w:rPr/>
          </w:rPrChang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ins w:id="967" w:author="Kelvin Sung" w:date="2021-05-14T08:01:00Z">
        <w:r>
          <w:t xml:space="preserve">    </w:t>
        </w:r>
      </w:ins>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ins w:id="968" w:author="Kelvin Sung" w:date="2021-05-14T08:01:00Z">
        <w:r>
          <w:t xml:space="preserve">    </w:t>
        </w:r>
      </w:ins>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lastRenderedPageBreak/>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ins w:id="969" w:author="Kelvin Sung" w:date="2021-05-14T08:27:00Z">
        <w:r w:rsidR="00D953B8">
          <w:t xml:space="preserve">    </w:t>
        </w:r>
      </w:ins>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64AF12D2" w14:textId="6CAA2807" w:rsidR="009A3073" w:rsidRDefault="009A3073" w:rsidP="009A3073">
      <w:pPr>
        <w:pStyle w:val="Code"/>
      </w:pP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77777777" w:rsidR="009A3073" w:rsidRDefault="009A3073" w:rsidP="009A3073">
      <w:pPr>
        <w:pStyle w:val="Code"/>
      </w:pPr>
      <w:r>
        <w:t xml:space="preserve">    </w:t>
      </w:r>
      <w:del w:id="970" w:author="Kelvin Sung" w:date="2021-05-14T08:25:00Z">
        <w:r w:rsidDel="00D953B8">
          <w:delText xml:space="preserve">    </w:delText>
        </w:r>
      </w:del>
      <w:r>
        <w:t>}</w:t>
      </w:r>
    </w:p>
    <w:p w14:paraId="60882B15" w14:textId="77777777" w:rsidR="009A3073" w:rsidRDefault="009A3073" w:rsidP="009A3073">
      <w:pPr>
        <w:pStyle w:val="Code"/>
      </w:pPr>
    </w:p>
    <w:p w14:paraId="62E9A9C8" w14:textId="5D4BEE0D" w:rsidR="009A3073" w:rsidRDefault="007D00FE" w:rsidP="009A3073">
      <w:pPr>
        <w:pStyle w:val="Code"/>
      </w:pPr>
      <w:ins w:id="971" w:author="Kelvin Sung" w:date="2021-05-14T08:01:00Z">
        <w:r>
          <w:t xml:space="preserve">    </w:t>
        </w:r>
      </w:ins>
      <w:del w:id="972" w:author="Kelvin Sung" w:date="2021-05-14T08:26:00Z">
        <w:r w:rsidR="009A3073" w:rsidDel="00D953B8">
          <w:delText xml:space="preserve">    </w:delText>
        </w:r>
      </w:del>
      <w:r w:rsidR="009A3073">
        <w:t>// Check for hero going outside 80% of the WC Window bound</w:t>
      </w:r>
    </w:p>
    <w:p w14:paraId="4F33AD69" w14:textId="779D2331" w:rsidR="006723AB" w:rsidRDefault="007D00FE" w:rsidP="009A3073">
      <w:pPr>
        <w:pStyle w:val="Code"/>
      </w:pPr>
      <w:ins w:id="973" w:author="Kelvin Sung" w:date="2021-05-14T08:01:00Z">
        <w:r>
          <w:t xml:space="preserve">    </w:t>
        </w:r>
      </w:ins>
      <w:del w:id="974" w:author="Kelvin Sung" w:date="2021-05-14T08:26:00Z">
        <w:r w:rsidR="009A3073" w:rsidDel="00D953B8">
          <w:delText xml:space="preserve">    </w:delText>
        </w:r>
      </w:del>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ins w:id="975" w:author="Kelvin Sung" w:date="2021-05-14T08:01:00Z">
        <w:r>
          <w:t xml:space="preserve">    </w:t>
        </w:r>
      </w:ins>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175C1219" w:rsidR="006723AB" w:rsidRDefault="00D953B8" w:rsidP="00BD194A">
      <w:pPr>
        <w:pStyle w:val="BodyTextCont"/>
      </w:pPr>
      <w:ins w:id="976" w:author="Kelvin Sung" w:date="2021-05-14T08:29:00Z">
        <w:r>
          <w:t xml:space="preserve">In the </w:t>
        </w:r>
        <w:r w:rsidRPr="005570BA">
          <w:rPr>
            <w:rStyle w:val="CodeInline"/>
            <w:rPrChange w:id="977" w:author="Kelvin Sung" w:date="2021-05-14T08:29:00Z">
              <w:rPr/>
            </w:rPrChange>
          </w:rPr>
          <w:t>switch</w:t>
        </w:r>
        <w:r>
          <w:t xml:space="preserve"> statement</w:t>
        </w:r>
        <w:del w:id="978" w:author="Matthew T. Munson" w:date="2021-05-15T15:27:00Z">
          <w:r w:rsidDel="00073DE6">
            <w:delText>,</w:delText>
          </w:r>
        </w:del>
      </w:ins>
      <w:ins w:id="979" w:author="Matthew T. Munson" w:date="2021-05-15T15:28:00Z">
        <w:r w:rsidR="00073DE6">
          <w:t>’s</w:t>
        </w:r>
      </w:ins>
      <w:ins w:id="980" w:author="Kelvin Sung" w:date="2021-05-14T08:29:00Z">
        <w:del w:id="981" w:author="Matthew T. Munson" w:date="2021-05-15T15:27:00Z">
          <w:r w:rsidDel="00073DE6">
            <w:delText xml:space="preserve"> </w:delText>
          </w:r>
        </w:del>
        <w:del w:id="982" w:author="Matthew T. Munson" w:date="2021-05-15T15:28:00Z">
          <w:r w:rsidDel="00073DE6">
            <w:delText>for</w:delText>
          </w:r>
        </w:del>
      </w:ins>
      <w:ins w:id="983" w:author="Kelvin Sung" w:date="2021-05-14T08:28:00Z">
        <w:r>
          <w:t xml:space="preserve"> </w:t>
        </w:r>
        <w:r w:rsidRPr="00D953B8">
          <w:rPr>
            <w:b/>
            <w:rPrChange w:id="984" w:author="Kelvin Sung" w:date="2021-05-14T08:29:00Z">
              <w:rPr/>
            </w:rPrChange>
          </w:rPr>
          <w:t>J</w:t>
        </w:r>
        <w:r>
          <w:t xml:space="preserve"> and </w:t>
        </w:r>
        <w:r w:rsidRPr="00D953B8">
          <w:rPr>
            <w:b/>
            <w:rPrChange w:id="985" w:author="Kelvin Sung" w:date="2021-05-14T08:29:00Z">
              <w:rPr/>
            </w:rPrChange>
          </w:rPr>
          <w:t>K</w:t>
        </w:r>
        <w:r>
          <w:t xml:space="preserve"> cases</w:t>
        </w:r>
      </w:ins>
      <w:ins w:id="986" w:author="Matthew T. Munson" w:date="2021-05-15T15:28:00Z">
        <w:r w:rsidR="00073DE6">
          <w:t>,</w:t>
        </w:r>
      </w:ins>
      <w:ins w:id="987" w:author="Matthew T. Munson" w:date="2021-05-15T15:27:00Z">
        <w:r w:rsidR="00073DE6">
          <w:t xml:space="preserve"> </w:t>
        </w:r>
      </w:ins>
      <w:ins w:id="988" w:author="Kelvin Sung" w:date="2021-05-14T08:28:00Z">
        <w:del w:id="989" w:author="Matthew T. Munson" w:date="2021-05-15T15:27:00Z">
          <w:r w:rsidDel="00073DE6">
            <w:delText xml:space="preserve">, </w:delText>
          </w:r>
        </w:del>
      </w:ins>
      <w:del w:id="990" w:author="Kelvin Sung" w:date="2021-05-14T08:29:00Z">
        <w:r w:rsidR="006723AB" w:rsidDel="00D953B8">
          <w:delText xml:space="preserve">The </w:delText>
        </w:r>
      </w:del>
      <w:del w:id="991" w:author="Kelvin Sung" w:date="2021-05-14T08:27:00Z">
        <w:r w:rsidR="006723AB" w:rsidDel="00D953B8">
          <w:delText xml:space="preserve">previous modification </w:delText>
        </w:r>
      </w:del>
      <w:ins w:id="992" w:author="Kelvin Sung" w:date="2021-05-14T08:29:00Z">
        <w:r>
          <w:t xml:space="preserve">the modification </w:t>
        </w:r>
      </w:ins>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r w:rsidR="006723AB" w:rsidRPr="000A2B88">
        <w:rPr>
          <w:rStyle w:val="CodeInline"/>
        </w:rPr>
        <w:t>update()</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1FF81467"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w:t>
      </w:r>
      <w:del w:id="993" w:author="Kelvin Sung" w:date="2021-05-14T08:31:00Z">
        <w:r w:rsidDel="00E57AEE">
          <w:delText xml:space="preserve">that </w:delText>
        </w:r>
      </w:del>
      <w:r>
        <w:t xml:space="preserve">the </w:t>
      </w:r>
      <w:del w:id="994" w:author="Kelvin Sung" w:date="2021-05-14T08:31:00Z">
        <w:r w:rsidDel="00E57AEE">
          <w:delText xml:space="preserve">output </w:delText>
        </w:r>
      </w:del>
      <w:r w:rsidRPr="00BD22E2">
        <w:rPr>
          <w:rStyle w:val="CodeInline"/>
        </w:rPr>
        <w:t>Hero Bound</w:t>
      </w:r>
      <w:r w:rsidRPr="00BD22E2">
        <w:t xml:space="preserve"> </w:t>
      </w:r>
      <w:ins w:id="995" w:author="Kelvin Sung" w:date="2021-05-14T08:31:00Z">
        <w:r w:rsidR="00E57AEE">
          <w:t xml:space="preserve">output </w:t>
        </w:r>
      </w:ins>
      <w:r>
        <w:t xml:space="preserve">message </w:t>
      </w:r>
      <w:ins w:id="996" w:author="Kelvin Sung" w:date="2021-05-14T08:31:00Z">
        <w:r w:rsidR="00E57AEE">
          <w:t xml:space="preserve">begin to </w:t>
        </w:r>
      </w:ins>
      <w:r>
        <w:t>echo</w:t>
      </w:r>
      <w:del w:id="997" w:author="Kelvin Sung" w:date="2021-05-14T08:31:00Z">
        <w:r w:rsidDel="00E57AEE">
          <w:delText>es</w:delText>
        </w:r>
      </w:del>
      <w:r>
        <w:t xml:space="preserve">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lastRenderedPageBreak/>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3556CE7D"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del w:id="998" w:author="Kelvin Sung" w:date="2021-05-14T08:36:00Z">
        <w:r w:rsidRPr="00EF5FF8" w:rsidDel="00317716">
          <w:delText>ax</w:delText>
        </w:r>
        <w:r w:rsidDel="00317716">
          <w:delText>e</w:delText>
        </w:r>
        <w:r w:rsidRPr="00EF5FF8" w:rsidDel="00317716">
          <w:delText>s</w:delText>
        </w:r>
        <w:r w:rsidDel="00317716">
          <w:delText>-</w:delText>
        </w:r>
        <w:r w:rsidRPr="00EF5FF8" w:rsidDel="00317716">
          <w:delText>aligned bounding boxes</w:delText>
        </w:r>
      </w:del>
      <w:ins w:id="999" w:author="Kelvin Sung" w:date="2021-05-14T08:36:00Z">
        <w:r w:rsidR="00317716">
          <w:t>AABB</w:t>
        </w:r>
      </w:ins>
      <w:r>
        <w:t>: although</w:t>
      </w:r>
      <w:r w:rsidRPr="00EF5FF8">
        <w:t xml:space="preserve"> the approach is computationally efficient</w:t>
      </w:r>
      <w:r>
        <w:t>,</w:t>
      </w:r>
      <w:r w:rsidRPr="00EF5FF8">
        <w:t xml:space="preserve"> it does not support rotation.</w:t>
      </w:r>
    </w:p>
    <w:p w14:paraId="39417351" w14:textId="77777777" w:rsidR="006723AB" w:rsidRDefault="006723AB">
      <w:pPr>
        <w:pStyle w:val="NumList"/>
        <w:numPr>
          <w:ilvl w:val="0"/>
          <w:numId w:val="17"/>
        </w:numPr>
        <w:pPrChange w:id="1000" w:author="Kelvin Sung" w:date="2021-05-14T06:02:00Z">
          <w:pPr>
            <w:pStyle w:val="NumList"/>
            <w:numPr>
              <w:numId w:val="8"/>
            </w:numPr>
          </w:pPr>
        </w:pPrChange>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713EE1ED"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w:t>
      </w:r>
      <w:del w:id="1001" w:author="Kelvin Sung" w:date="2021-05-14T08:37:00Z">
        <w:r w:rsidRPr="004B10E3" w:rsidDel="00022C33">
          <w:delText xml:space="preserve">the </w:delText>
        </w:r>
      </w:del>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not an end-all solution. While the </w:t>
      </w:r>
      <w:ins w:id="1002" w:author="Kelvin Sung" w:date="2021-05-14T08:37:00Z">
        <w:r w:rsidR="00022C33">
          <w:t xml:space="preserve">per-pixel </w:t>
        </w:r>
      </w:ins>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568972C9"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 xml:space="preserve">appears at the collision point. You can see </w:t>
      </w:r>
      <w:r w:rsidRPr="005E2272">
        <w:lastRenderedPageBreak/>
        <w:t>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ins w:id="1003" w:author="Kelvin Sung" w:date="2021-05-14T18:18:00Z">
        <w:r w:rsidR="00644E6D">
          <w:rPr>
            <w:rStyle w:val="CodeInline"/>
          </w:rPr>
          <w:t>c</w:t>
        </w:r>
      </w:ins>
      <w:del w:id="1004" w:author="Kelvin Sung" w:date="2021-05-14T18:18:00Z">
        <w:r w:rsidRPr="00EE0655" w:rsidDel="00644E6D">
          <w:rPr>
            <w:rStyle w:val="CodeInline"/>
          </w:rPr>
          <w:delText>C</w:delText>
        </w:r>
      </w:del>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commentRangeStart w:id="1005"/>
      <w:commentRangeStart w:id="1006"/>
      <w:r>
        <w:rPr>
          <w:noProof/>
        </w:rPr>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commentRangeEnd w:id="1005"/>
      <w:r w:rsidR="0055334A">
        <w:rPr>
          <w:rStyle w:val="CommentReference"/>
          <w:rFonts w:asciiTheme="minorHAnsi" w:eastAsiaTheme="minorHAnsi" w:hAnsiTheme="minorHAnsi" w:cstheme="minorBidi"/>
        </w:rPr>
        <w:commentReference w:id="1005"/>
      </w:r>
      <w:commentRangeEnd w:id="1006"/>
      <w:r w:rsidR="00022C33">
        <w:rPr>
          <w:rStyle w:val="CommentReference"/>
          <w:rFonts w:asciiTheme="minorHAnsi" w:eastAsiaTheme="minorHAnsi" w:hAnsiTheme="minorHAnsi" w:cstheme="minorBidi"/>
        </w:rPr>
        <w:commentReference w:id="1006"/>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C5EA6">
        <w:rPr>
          <w:rStyle w:val="CodeInline"/>
          <w:rPrChange w:id="1007" w:author="Kelvin Sung" w:date="2021-05-14T08:40:00Z">
            <w:rPr>
              <w:rStyle w:val="CodeInline"/>
              <w:rFonts w:ascii="Utopia" w:hAnsi="Utopia"/>
              <w:bdr w:val="none" w:sz="0" w:space="0" w:color="auto"/>
            </w:rPr>
          </w:rPrChang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C5EA6">
        <w:rPr>
          <w:rStyle w:val="CodeInline"/>
          <w:rPrChange w:id="1008" w:author="Kelvin Sung" w:date="2021-05-14T08:40:00Z">
            <w:rPr>
              <w:rStyle w:val="CodeInline"/>
              <w:rFonts w:ascii="Utopia" w:hAnsi="Utopia"/>
              <w:bdr w:val="none" w:sz="0" w:space="0" w:color="auto"/>
            </w:rPr>
          </w:rPrChang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1009"/>
      <w:commentRangeStart w:id="1010"/>
      <w:r w:rsidRPr="00BD194A">
        <w:t>nontransparent</w:t>
      </w:r>
      <w:commentRangeEnd w:id="1009"/>
      <w:r w:rsidR="00D0043A">
        <w:rPr>
          <w:rStyle w:val="CommentReference"/>
          <w:rFonts w:asciiTheme="minorHAnsi" w:hAnsiTheme="minorHAnsi"/>
        </w:rPr>
        <w:commentReference w:id="1009"/>
      </w:r>
      <w:commentRangeEnd w:id="1010"/>
      <w:r w:rsidR="00DC5EA6">
        <w:rPr>
          <w:rStyle w:val="CommentReference"/>
          <w:rFonts w:asciiTheme="minorHAnsi" w:hAnsiTheme="minorHAnsi"/>
        </w:rPr>
        <w:commentReference w:id="1010"/>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6897B2EC" w:rsidR="003121FB" w:rsidRDefault="003121FB">
      <w:pPr>
        <w:pStyle w:val="NoteTipCaution"/>
        <w:rPr>
          <w:ins w:id="1011" w:author="Kelvin Sung" w:date="2021-05-14T08:42:00Z"/>
        </w:rPr>
        <w:pPrChange w:id="1012" w:author="Kelvin Sung" w:date="2021-05-14T08:43:00Z">
          <w:pPr>
            <w:pStyle w:val="BodyTextCont"/>
          </w:pPr>
        </w:pPrChange>
      </w:pPr>
      <w:ins w:id="1013" w:author="Kelvin Sung" w:date="2021-05-14T08:42:00Z">
        <w:r w:rsidRPr="003121FB">
          <w:rPr>
            <w:rStyle w:val="Strong"/>
            <w:rPrChange w:id="1014" w:author="Kelvin Sung" w:date="2021-05-14T08:43:00Z">
              <w:rPr/>
            </w:rPrChange>
          </w:rPr>
          <w:lastRenderedPageBreak/>
          <w:t>Note</w:t>
        </w:r>
        <w:r>
          <w:t xml:space="preserve"> </w:t>
        </w:r>
      </w:ins>
      <w:ins w:id="1015" w:author="Matthew T. Munson" w:date="2021-05-15T15:32:00Z">
        <w:r w:rsidR="00EA6B3D">
          <w:t>In this engine, a</w:t>
        </w:r>
      </w:ins>
      <w:ins w:id="1016" w:author="Kelvin Sung" w:date="2021-05-14T08:43:00Z">
        <w:del w:id="1017" w:author="Matthew T. Munson" w:date="2021-05-15T15:32:00Z">
          <w:r w:rsidDel="00EA6B3D">
            <w:delText>A</w:delText>
          </w:r>
        </w:del>
        <w:r>
          <w:t xml:space="preserve"> “transparent” pixel is </w:t>
        </w:r>
      </w:ins>
      <w:ins w:id="1018" w:author="Kelvin Sung" w:date="2021-05-14T08:45:00Z">
        <w:r>
          <w:t>one where you can see through comp</w:t>
        </w:r>
      </w:ins>
      <w:ins w:id="1019" w:author="Kelvin Sung" w:date="2021-05-14T08:46:00Z">
        <w:r>
          <w:t>lete</w:t>
        </w:r>
      </w:ins>
      <w:ins w:id="1020" w:author="Kelvin Sung" w:date="2021-05-14T08:47:00Z">
        <w:r w:rsidR="00D55E14">
          <w:t>ly with</w:t>
        </w:r>
      </w:ins>
      <w:ins w:id="1021" w:author="Kelvin Sung" w:date="2021-05-14T08:46:00Z">
        <w:r>
          <w:t xml:space="preserve"> a</w:t>
        </w:r>
      </w:ins>
      <w:ins w:id="1022" w:author="Kelvin Sung" w:date="2021-05-14T08:47:00Z">
        <w:r w:rsidR="00D55E14">
          <w:t>n</w:t>
        </w:r>
      </w:ins>
      <w:ins w:id="1023" w:author="Kelvin Sung" w:date="2021-05-14T08:46:00Z">
        <w:r>
          <w:t xml:space="preserve"> alpha value of </w:t>
        </w:r>
        <w:r w:rsidR="00F22A26">
          <w:t>0</w:t>
        </w:r>
      </w:ins>
      <w:ins w:id="1024" w:author="Kelvin Sung" w:date="2021-05-14T08:47:00Z">
        <w:del w:id="1025" w:author="Matthew T. Munson" w:date="2021-05-15T15:32:00Z">
          <w:r w:rsidR="00D55E14" w:rsidDel="00EA6B3D">
            <w:delText>,</w:delText>
          </w:r>
        </w:del>
      </w:ins>
      <w:ins w:id="1026" w:author="Kelvin Sung" w:date="2021-05-14T08:46:00Z">
        <w:del w:id="1027" w:author="Matthew T. Munson" w:date="2021-05-15T15:32:00Z">
          <w:r w:rsidR="00F22A26" w:rsidDel="00EA6B3D">
            <w:delText xml:space="preserve"> in </w:delText>
          </w:r>
          <w:r w:rsidR="00D55E14" w:rsidDel="00EA6B3D">
            <w:delText>the case of this engine</w:delText>
          </w:r>
        </w:del>
        <w:r w:rsidR="00D55E14">
          <w:t>.</w:t>
        </w:r>
      </w:ins>
      <w:ins w:id="1028" w:author="Kelvin Sung" w:date="2021-05-14T08:47:00Z">
        <w:r w:rsidR="00D55E14">
          <w:t xml:space="preserve"> </w:t>
        </w:r>
        <w:r w:rsidR="0004426B">
          <w:t>A “nontransparent” pixel has a</w:t>
        </w:r>
      </w:ins>
      <w:ins w:id="1029" w:author="Kelvin Sung" w:date="2021-05-14T08:48:00Z">
        <w:r w:rsidR="0004426B">
          <w:t xml:space="preserve"> greater than 0</w:t>
        </w:r>
      </w:ins>
      <w:ins w:id="1030" w:author="Kelvin Sung" w:date="2021-05-14T08:47:00Z">
        <w:r w:rsidR="0004426B">
          <w:t xml:space="preserve"> alpha</w:t>
        </w:r>
      </w:ins>
      <w:ins w:id="1031" w:author="Kelvin Sung" w:date="2021-05-14T08:48:00Z">
        <w:r w:rsidR="0004426B">
          <w:t xml:space="preserve"> value, which may </w:t>
        </w:r>
      </w:ins>
      <w:ins w:id="1032" w:author="Kelvin Sung" w:date="2021-05-14T08:49:00Z">
        <w:r w:rsidR="0004426B">
          <w:t xml:space="preserve">or may not </w:t>
        </w:r>
        <w:commentRangeStart w:id="1033"/>
        <w:r w:rsidR="0004426B">
          <w:t>occlude</w:t>
        </w:r>
      </w:ins>
      <w:commentRangeEnd w:id="1033"/>
      <w:r w:rsidR="00EA6B3D">
        <w:rPr>
          <w:rStyle w:val="CommentReference"/>
          <w:rFonts w:asciiTheme="minorHAnsi" w:hAnsiTheme="minorHAnsi"/>
        </w:rPr>
        <w:commentReference w:id="1033"/>
      </w:r>
      <w:ins w:id="1034" w:author="Kelvin Sung" w:date="2021-05-14T08:49:00Z">
        <w:r w:rsidR="0004426B">
          <w:t>. A</w:t>
        </w:r>
      </w:ins>
      <w:ins w:id="1035" w:author="Kelvin Sung" w:date="2021-05-14T08:48:00Z">
        <w:r w:rsidR="0004426B">
          <w:t>n “opaque” pixel</w:t>
        </w:r>
      </w:ins>
      <w:ins w:id="1036" w:author="Kelvin Sung" w:date="2021-05-14T08:49:00Z">
        <w:r w:rsidR="0004426B">
          <w:t xml:space="preserve"> </w:t>
        </w:r>
      </w:ins>
      <w:ins w:id="1037" w:author="Kelvin Sung" w:date="2021-05-14T08:50:00Z">
        <w:r w:rsidR="00C06570">
          <w:t xml:space="preserve">occludes, </w:t>
        </w:r>
      </w:ins>
      <w:ins w:id="1038" w:author="Kelvin Sung" w:date="2021-05-14T08:49:00Z">
        <w:r w:rsidR="0004426B">
          <w:t>is “nontransparent”</w:t>
        </w:r>
      </w:ins>
      <w:ins w:id="1039" w:author="Kelvin Sung" w:date="2021-05-14T08:50:00Z">
        <w:r w:rsidR="00C06570">
          <w:t>,</w:t>
        </w:r>
      </w:ins>
      <w:ins w:id="1040" w:author="Kelvin Sung" w:date="2021-05-14T08:48:00Z">
        <w:r w:rsidR="0004426B">
          <w:t xml:space="preserve"> </w:t>
        </w:r>
      </w:ins>
      <w:ins w:id="1041" w:author="Kelvin Sung" w:date="2021-05-14T08:50:00Z">
        <w:r w:rsidR="00C06570">
          <w:t xml:space="preserve">and has </w:t>
        </w:r>
      </w:ins>
      <w:ins w:id="1042" w:author="Kelvin Sung" w:date="2021-05-14T08:49:00Z">
        <w:r w:rsidR="0004426B">
          <w:t xml:space="preserve">an </w:t>
        </w:r>
      </w:ins>
      <w:ins w:id="1043" w:author="Kelvin Sung" w:date="2021-05-14T08:48:00Z">
        <w:r w:rsidR="0004426B">
          <w:t xml:space="preserve">alpha </w:t>
        </w:r>
      </w:ins>
      <w:ins w:id="1044" w:author="Kelvin Sung" w:date="2021-05-14T08:49:00Z">
        <w:r w:rsidR="0004426B">
          <w:t>value of 1.</w:t>
        </w:r>
      </w:ins>
      <w:ins w:id="1045" w:author="Kelvin Sung" w:date="2021-05-14T08:54:00Z">
        <w:r w:rsidR="00246736">
          <w:t xml:space="preserve"> For example, notice that </w:t>
        </w:r>
      </w:ins>
      <w:ins w:id="1046" w:author="Kelvin Sung" w:date="2021-05-14T08:55:00Z">
        <w:r w:rsidR="00246736">
          <w:t>you can “see thro</w:t>
        </w:r>
      </w:ins>
      <w:ins w:id="1047" w:author="Kelvin Sung" w:date="2021-05-14T08:56:00Z">
        <w:r w:rsidR="00246736">
          <w:t xml:space="preserve">ugh” </w:t>
        </w:r>
      </w:ins>
      <w:ins w:id="1048" w:author="Kelvin Sung" w:date="2021-05-14T08:54:00Z">
        <w:r w:rsidR="00246736">
          <w:t xml:space="preserve">the top region of the </w:t>
        </w:r>
      </w:ins>
      <w:ins w:id="1049" w:author="Kelvin Sung" w:date="2021-05-14T08:55:00Z">
        <w:r w:rsidR="00246736" w:rsidRPr="00246736">
          <w:rPr>
            <w:rStyle w:val="CodeInline"/>
            <w:rPrChange w:id="1050" w:author="Kelvin Sung" w:date="2021-05-14T08:55:00Z">
              <w:rPr/>
            </w:rPrChange>
          </w:rPr>
          <w:t>Portal</w:t>
        </w:r>
        <w:r w:rsidR="00246736">
          <w:t xml:space="preserve"> object</w:t>
        </w:r>
      </w:ins>
      <w:ins w:id="1051" w:author="Kelvin Sung" w:date="2021-05-14T08:57:00Z">
        <w:r w:rsidR="004A7AB5">
          <w:t>.</w:t>
        </w:r>
      </w:ins>
      <w:ins w:id="1052" w:author="Kelvin Sung" w:date="2021-05-14T08:56:00Z">
        <w:r w:rsidR="00246736">
          <w:t xml:space="preserve"> </w:t>
        </w:r>
      </w:ins>
      <w:ins w:id="1053" w:author="Kelvin Sung" w:date="2021-05-14T08:57:00Z">
        <w:r w:rsidR="004A7AB5">
          <w:t>T</w:t>
        </w:r>
      </w:ins>
      <w:ins w:id="1054" w:author="Kelvin Sung" w:date="2021-05-14T08:56:00Z">
        <w:r w:rsidR="00246736">
          <w:t>hese pixels are nontransparent but not opaque</w:t>
        </w:r>
      </w:ins>
      <w:ins w:id="1055" w:author="Kelvin Sung" w:date="2021-05-14T08:57:00Z">
        <w:r w:rsidR="004A7AB5">
          <w:t xml:space="preserve"> and should cause a collision when an overlap occurs.</w:t>
        </w:r>
      </w:ins>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lastRenderedPageBreak/>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DCDFAE3" w14:textId="7661AAE4" w:rsidR="006723AB" w:rsidDel="0010439D" w:rsidRDefault="006723AB" w:rsidP="00BD194A">
      <w:pPr>
        <w:pStyle w:val="BodyTextCont"/>
        <w:rPr>
          <w:del w:id="1056" w:author="Kelvin Sung" w:date="2021-05-14T09:16:00Z"/>
        </w:rPr>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del w:id="1057" w:author="Kelvin Sung" w:date="2021-05-14T09:15:00Z">
        <w:r w:rsidRPr="006A789C" w:rsidDel="00B914C5">
          <w:rPr>
            <w:rStyle w:val="CodeInline"/>
          </w:rPr>
          <w:delText>portal</w:delText>
        </w:r>
        <w:r w:rsidDel="00B914C5">
          <w:delText xml:space="preserve"> </w:delText>
        </w:r>
      </w:del>
      <w:ins w:id="1058" w:author="Kelvin Sung" w:date="2021-05-14T09:15:00Z">
        <w:r w:rsidR="00B914C5">
          <w:rPr>
            <w:rStyle w:val="CodeInline"/>
          </w:rPr>
          <w:t>P</w:t>
        </w:r>
        <w:r w:rsidR="00B914C5" w:rsidRPr="006A789C">
          <w:rPr>
            <w:rStyle w:val="CodeInline"/>
          </w:rPr>
          <w:t>ortal</w:t>
        </w:r>
        <w:r w:rsidR="00B914C5">
          <w:t xml:space="preserve"> </w:t>
        </w:r>
      </w:ins>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1B4268E0" w14:textId="4937A27E" w:rsidR="00BB35BD" w:rsidDel="0010439D" w:rsidRDefault="00BB35BD">
      <w:pPr>
        <w:pStyle w:val="BodyTextCont"/>
        <w:rPr>
          <w:del w:id="1059" w:author="Kelvin Sung" w:date="2021-05-14T09:16:00Z"/>
        </w:rPr>
        <w:pPrChange w:id="1060" w:author="Kelvin Sung" w:date="2021-05-14T09:16:00Z">
          <w:pPr>
            <w:pStyle w:val="BodyTextCont"/>
            <w:ind w:firstLine="0"/>
          </w:pPr>
        </w:pPrChange>
      </w:pPr>
    </w:p>
    <w:p w14:paraId="2139B05A" w14:textId="4DD15807" w:rsidR="00BB35BD" w:rsidRPr="00BB35BD" w:rsidDel="0010439D" w:rsidRDefault="00BB35BD" w:rsidP="00BB35BD">
      <w:pPr>
        <w:pStyle w:val="Heading3"/>
        <w:rPr>
          <w:del w:id="1061" w:author="Kelvin Sung" w:date="2021-05-14T09:16:00Z"/>
          <w:rFonts w:eastAsia="Times New Roman"/>
        </w:rPr>
      </w:pPr>
      <w:commentRangeStart w:id="1062"/>
      <w:commentRangeStart w:id="1063"/>
      <w:del w:id="1064" w:author="Kelvin Sung" w:date="2021-05-14T09:16:00Z">
        <w:r w:rsidRPr="00BB35BD" w:rsidDel="0010439D">
          <w:rPr>
            <w:rFonts w:eastAsia="Times New Roman"/>
          </w:rPr>
          <w:delText>Organize the Source Code</w:delText>
        </w:r>
        <w:commentRangeEnd w:id="1062"/>
        <w:r w:rsidDel="0010439D">
          <w:rPr>
            <w:rStyle w:val="CommentReference"/>
            <w:rFonts w:asciiTheme="minorHAnsi" w:eastAsiaTheme="minorHAnsi" w:hAnsiTheme="minorHAnsi" w:cstheme="minorBidi"/>
            <w:color w:val="auto"/>
          </w:rPr>
          <w:commentReference w:id="1062"/>
        </w:r>
        <w:commentRangeEnd w:id="1063"/>
        <w:r w:rsidR="00A24D70" w:rsidDel="0010439D">
          <w:rPr>
            <w:rStyle w:val="CommentReference"/>
            <w:rFonts w:asciiTheme="minorHAnsi" w:eastAsiaTheme="minorHAnsi" w:hAnsiTheme="minorHAnsi" w:cstheme="minorBidi"/>
            <w:color w:val="auto"/>
          </w:rPr>
          <w:commentReference w:id="1063"/>
        </w:r>
      </w:del>
    </w:p>
    <w:p w14:paraId="3D2F3095" w14:textId="6D40929B" w:rsidR="00BB35BD" w:rsidRPr="00BB35BD" w:rsidDel="0010439D" w:rsidRDefault="00BB35BD" w:rsidP="00BB35BD">
      <w:pPr>
        <w:pStyle w:val="BodyTextFirst"/>
        <w:rPr>
          <w:del w:id="1065" w:author="Kelvin Sung" w:date="2021-05-14T09:16:00Z"/>
        </w:rPr>
      </w:pPr>
      <w:del w:id="1066" w:author="Kelvin Sung" w:date="2021-05-14T09:16:00Z">
        <w:r w:rsidRPr="00BB35BD" w:rsidDel="0010439D">
          <w:delText>To accommodate the increase in functionality and the complexity of the </w:delText>
        </w:r>
        <w:r w:rsidRPr="00BB35BD" w:rsidDel="0010439D">
          <w:rPr>
            <w:rFonts w:ascii="TheSansMonoConNormal" w:hAnsi="TheSansMonoConNormal"/>
            <w:bdr w:val="none" w:sz="0" w:space="0" w:color="auto" w:frame="1"/>
          </w:rPr>
          <w:delText>Camera</w:delText>
        </w:r>
        <w:r w:rsidRPr="00BB35BD" w:rsidDel="0010439D">
          <w:delText> class, you will create a separate folder for storing the related source code files. As the functionality increases, so will the complexity and size of the implementation source code. For readability and expandability, it is important to maintain moderate size source code files. An effective approach is to separate the source code of a given class into multiple files according to their functionality. In the following steps, the </w:delText>
        </w:r>
        <w:r w:rsidRPr="00BB35BD" w:rsidDel="0010439D">
          <w:rPr>
            <w:rFonts w:ascii="TheSansMonoConNormal" w:hAnsi="TheSansMonoConNormal"/>
            <w:bdr w:val="none" w:sz="0" w:space="0" w:color="auto" w:frame="1"/>
          </w:rPr>
          <w:delText>Camera</w:delText>
        </w:r>
        <w:r w:rsidRPr="00BB35BD" w:rsidDel="0010439D">
          <w:delText> class will be separated into three source code files: </w:delText>
        </w:r>
        <w:r w:rsidRPr="00BB35BD" w:rsidDel="0010439D">
          <w:rPr>
            <w:rFonts w:ascii="TheSansMonoConNormal" w:hAnsi="TheSansMonoConNormal"/>
            <w:bdr w:val="none" w:sz="0" w:space="0" w:color="auto" w:frame="1"/>
          </w:rPr>
          <w:delText>camera_main.js</w:delText>
        </w:r>
        <w:r w:rsidRPr="00BB35BD" w:rsidDel="0010439D">
          <w:delText> for implementing the basic functionality from previous projects, </w:delText>
        </w:r>
        <w:r w:rsidRPr="00BB35BD" w:rsidDel="0010439D">
          <w:rPr>
            <w:rFonts w:ascii="TheSansMonoConNormal" w:hAnsi="TheSansMonoConNormal"/>
            <w:bdr w:val="none" w:sz="0" w:space="0" w:color="auto" w:frame="1"/>
          </w:rPr>
          <w:delText>camera_manipulation.js</w:delText>
        </w:r>
        <w:r w:rsidRPr="00BB35BD" w:rsidDel="0010439D">
          <w:delText> for supporting the newly introduced manipulation operations, and, </w:delText>
        </w:r>
        <w:r w:rsidRPr="00BB35BD" w:rsidDel="0010439D">
          <w:rPr>
            <w:rFonts w:ascii="TheSansMonoConNormal" w:hAnsi="TheSansMonoConNormal"/>
            <w:bdr w:val="none" w:sz="0" w:space="0" w:color="auto" w:frame="1"/>
          </w:rPr>
          <w:delText>Camera.js</w:delText>
        </w:r>
        <w:r w:rsidRPr="00BB35BD" w:rsidDel="0010439D">
          <w:delText> for serving as the class access point.  </w:delText>
        </w:r>
      </w:del>
    </w:p>
    <w:p w14:paraId="56678D55" w14:textId="614525F0" w:rsidR="00BB35BD" w:rsidRPr="00BB35BD" w:rsidDel="0010439D" w:rsidRDefault="00BB35BD" w:rsidP="00BB35BD">
      <w:pPr>
        <w:pStyle w:val="NumList"/>
        <w:numPr>
          <w:ilvl w:val="0"/>
          <w:numId w:val="26"/>
        </w:numPr>
        <w:rPr>
          <w:del w:id="1067" w:author="Kelvin Sung" w:date="2021-05-14T09:16:00Z"/>
        </w:rPr>
      </w:pPr>
      <w:del w:id="1068" w:author="Kelvin Sung" w:date="2021-05-14T09:16:00Z">
        <w:r w:rsidRPr="00BB35BD" w:rsidDel="0010439D">
          <w:delText>Create a new folder called cameras </w:delText>
        </w:r>
        <w:bookmarkStart w:id="1069" w:name="m_2252999220276967922__Hlk70223553"/>
        <w:r w:rsidRPr="00BB35BD" w:rsidDel="0010439D">
          <w:delText>in </w:delText>
        </w:r>
        <w:bookmarkEnd w:id="1069"/>
        <w:r w:rsidRPr="00BB35BD" w:rsidDel="0010439D">
          <w:delText>src/engine. Move the camera.js file into this folder and rename it to Camera_main.js.</w:delText>
        </w:r>
      </w:del>
    </w:p>
    <w:p w14:paraId="5DA5E179" w14:textId="22AD8153" w:rsidR="00BB35BD" w:rsidRPr="00BB35BD" w:rsidDel="0010439D" w:rsidRDefault="00BB35BD" w:rsidP="00BB35BD">
      <w:pPr>
        <w:pStyle w:val="NumList"/>
        <w:rPr>
          <w:del w:id="1070" w:author="Kelvin Sung" w:date="2021-05-14T09:16:00Z"/>
        </w:rPr>
      </w:pPr>
      <w:del w:id="1071" w:author="Kelvin Sung" w:date="2021-05-14T09:16:00Z">
        <w:r w:rsidRPr="00BB35BD" w:rsidDel="0010439D">
          <w:delText>Create a new file in src/engine/cameras and name it camera_manipulation.js. This file will be used to extend the Camera class functionality in supporting manipulations. Add in the following code to important and export the basic Camera class functionality. For now, this file does not serve any purpose, you will add in the appropriate extending functions in the following subsection.</w:delText>
        </w:r>
      </w:del>
    </w:p>
    <w:p w14:paraId="3FC7D8DE" w14:textId="7547044C" w:rsidR="00BB35BD" w:rsidRPr="00BB35BD" w:rsidDel="0010439D" w:rsidRDefault="00BB35BD" w:rsidP="00BB35BD">
      <w:pPr>
        <w:pStyle w:val="Code"/>
        <w:rPr>
          <w:del w:id="1072" w:author="Kelvin Sung" w:date="2021-05-14T09:16:00Z"/>
        </w:rPr>
      </w:pPr>
      <w:del w:id="1073" w:author="Kelvin Sung" w:date="2021-05-14T09:16:00Z">
        <w:r w:rsidRPr="00BB35BD" w:rsidDel="0010439D">
          <w:delText>"use strict";</w:delText>
        </w:r>
      </w:del>
    </w:p>
    <w:p w14:paraId="70D7846D" w14:textId="407CCBD3" w:rsidR="00BB35BD" w:rsidRPr="00BB35BD" w:rsidDel="0010439D" w:rsidRDefault="00BB35BD" w:rsidP="00BB35BD">
      <w:pPr>
        <w:pStyle w:val="Code"/>
        <w:rPr>
          <w:del w:id="1074" w:author="Kelvin Sung" w:date="2021-05-14T09:16:00Z"/>
        </w:rPr>
      </w:pPr>
      <w:del w:id="1075" w:author="Kelvin Sung" w:date="2021-05-14T09:16:00Z">
        <w:r w:rsidRPr="00BB35BD" w:rsidDel="0010439D">
          <w:delText>import Camera from "./camera_main.js";</w:delText>
        </w:r>
      </w:del>
    </w:p>
    <w:p w14:paraId="17004A41" w14:textId="0EA42D01" w:rsidR="00BB35BD" w:rsidRPr="00BB35BD" w:rsidDel="0010439D" w:rsidRDefault="00BB35BD" w:rsidP="00BB35BD">
      <w:pPr>
        <w:pStyle w:val="Code"/>
        <w:rPr>
          <w:del w:id="1076" w:author="Kelvin Sung" w:date="2021-05-14T09:16:00Z"/>
        </w:rPr>
      </w:pPr>
      <w:del w:id="1077" w:author="Kelvin Sung" w:date="2021-05-14T09:16:00Z">
        <w:r w:rsidRPr="00BB35BD" w:rsidDel="0010439D">
          <w:delText> </w:delText>
        </w:r>
      </w:del>
    </w:p>
    <w:p w14:paraId="012D4E73" w14:textId="1AF60B83" w:rsidR="00BB35BD" w:rsidRPr="00BB35BD" w:rsidDel="0010439D" w:rsidRDefault="00BB35BD" w:rsidP="00BB35BD">
      <w:pPr>
        <w:pStyle w:val="Code"/>
        <w:rPr>
          <w:del w:id="1078" w:author="Kelvin Sung" w:date="2021-05-14T09:16:00Z"/>
        </w:rPr>
      </w:pPr>
      <w:del w:id="1079" w:author="Kelvin Sung" w:date="2021-05-14T09:16:00Z">
        <w:r w:rsidRPr="00BB35BD" w:rsidDel="0010439D">
          <w:delText>// new fu</w:delText>
        </w:r>
        <w:r w:rsidDel="0010439D">
          <w:delText>n</w:delText>
        </w:r>
        <w:r w:rsidRPr="00BB35BD" w:rsidDel="0010439D">
          <w:delText>cti</w:delText>
        </w:r>
        <w:r w:rsidDel="0010439D">
          <w:delText>o</w:delText>
        </w:r>
        <w:r w:rsidRPr="00BB35BD" w:rsidDel="0010439D">
          <w:delText>nality to be define</w:delText>
        </w:r>
        <w:r w:rsidDel="0010439D">
          <w:delText>d</w:delText>
        </w:r>
        <w:r w:rsidRPr="00BB35BD" w:rsidDel="0010439D">
          <w:delText xml:space="preserve"> here in the next subsection</w:delText>
        </w:r>
      </w:del>
    </w:p>
    <w:p w14:paraId="4227330C" w14:textId="6C244EF8" w:rsidR="00BB35BD" w:rsidRPr="00BB35BD" w:rsidDel="0010439D" w:rsidRDefault="00BB35BD" w:rsidP="00BB35BD">
      <w:pPr>
        <w:pStyle w:val="Code"/>
        <w:rPr>
          <w:del w:id="1080" w:author="Kelvin Sung" w:date="2021-05-14T09:16:00Z"/>
        </w:rPr>
      </w:pPr>
      <w:del w:id="1081" w:author="Kelvin Sung" w:date="2021-05-14T09:16:00Z">
        <w:r w:rsidRPr="00BB35BD" w:rsidDel="0010439D">
          <w:delText> </w:delText>
        </w:r>
      </w:del>
    </w:p>
    <w:p w14:paraId="74DE1FB6" w14:textId="47F66AA4" w:rsidR="00BB35BD" w:rsidRPr="00BB35BD" w:rsidDel="0010439D" w:rsidRDefault="00BB35BD" w:rsidP="00BB35BD">
      <w:pPr>
        <w:pStyle w:val="Code"/>
        <w:rPr>
          <w:del w:id="1082" w:author="Kelvin Sung" w:date="2021-05-14T09:16:00Z"/>
        </w:rPr>
      </w:pPr>
      <w:del w:id="1083" w:author="Kelvin Sung" w:date="2021-05-14T09:16:00Z">
        <w:r w:rsidRPr="00BB35BD" w:rsidDel="0010439D">
          <w:delText>export default Camera;</w:delText>
        </w:r>
      </w:del>
    </w:p>
    <w:p w14:paraId="087371F2" w14:textId="50FEE8D7" w:rsidR="00BB35BD" w:rsidRPr="00BB35BD" w:rsidDel="0010439D" w:rsidRDefault="00BB35BD" w:rsidP="00BB35BD">
      <w:pPr>
        <w:pStyle w:val="NumList"/>
        <w:rPr>
          <w:del w:id="1084" w:author="Kelvin Sung" w:date="2021-05-14T09:16:00Z"/>
        </w:rPr>
      </w:pPr>
      <w:del w:id="1085" w:author="Kelvin Sung" w:date="2021-05-14T09:16:00Z">
        <w:r w:rsidRPr="00BB35BD" w:rsidDel="0010439D">
          <w:delText>Create a new </w:delText>
        </w:r>
        <w:r w:rsidRPr="00BB35BD" w:rsidDel="0010439D">
          <w:rPr>
            <w:rFonts w:ascii="TheSansMonoConNormal" w:hAnsi="TheSansMonoConNormal"/>
            <w:bdr w:val="none" w:sz="0" w:space="0" w:color="auto" w:frame="1"/>
          </w:rPr>
          <w:delText>camera.js</w:delText>
        </w:r>
        <w:r w:rsidRPr="00BB35BD" w:rsidDel="0010439D">
          <w:delText> to serve as the </w:delText>
        </w:r>
        <w:r w:rsidRPr="00BB35BD" w:rsidDel="0010439D">
          <w:rPr>
            <w:rFonts w:ascii="TheSansMonoConNormal" w:hAnsi="TheSansMonoConNormal"/>
            <w:bdr w:val="none" w:sz="0" w:space="0" w:color="auto" w:frame="1"/>
          </w:rPr>
          <w:delText>Camera</w:delText>
        </w:r>
        <w:r w:rsidRPr="00BB35BD" w:rsidDel="0010439D">
          <w:delText> access point by adding the following code.</w:delText>
        </w:r>
      </w:del>
    </w:p>
    <w:p w14:paraId="4FE708E3" w14:textId="5E37712C" w:rsidR="00BB35BD" w:rsidRPr="00BB35BD" w:rsidDel="0010439D" w:rsidRDefault="00BB35BD" w:rsidP="00BB35BD">
      <w:pPr>
        <w:pStyle w:val="Code"/>
        <w:rPr>
          <w:del w:id="1086" w:author="Kelvin Sung" w:date="2021-05-14T09:16:00Z"/>
        </w:rPr>
      </w:pPr>
      <w:del w:id="1087" w:author="Kelvin Sung" w:date="2021-05-14T09:16:00Z">
        <w:r w:rsidRPr="00BB35BD" w:rsidDel="0010439D">
          <w:delText>"use strict";</w:delText>
        </w:r>
      </w:del>
    </w:p>
    <w:p w14:paraId="6D4CBA3D" w14:textId="0FFD8280" w:rsidR="00BB35BD" w:rsidRPr="00BB35BD" w:rsidDel="0010439D" w:rsidRDefault="00BB35BD" w:rsidP="00BB35BD">
      <w:pPr>
        <w:pStyle w:val="Code"/>
        <w:rPr>
          <w:del w:id="1088" w:author="Kelvin Sung" w:date="2021-05-14T09:16:00Z"/>
        </w:rPr>
      </w:pPr>
      <w:del w:id="1089" w:author="Kelvin Sung" w:date="2021-05-14T09:16:00Z">
        <w:r w:rsidRPr="00BB35BD" w:rsidDel="0010439D">
          <w:delText>import Camera from "./camera_manipulation.js";</w:delText>
        </w:r>
      </w:del>
    </w:p>
    <w:p w14:paraId="3391A4D5" w14:textId="0B840FFE" w:rsidR="00BB35BD" w:rsidRPr="00BB35BD" w:rsidDel="0010439D" w:rsidRDefault="00BB35BD" w:rsidP="00BB35BD">
      <w:pPr>
        <w:pStyle w:val="Code"/>
        <w:rPr>
          <w:del w:id="1090" w:author="Kelvin Sung" w:date="2021-05-14T09:16:00Z"/>
        </w:rPr>
      </w:pPr>
      <w:del w:id="1091" w:author="Kelvin Sung" w:date="2021-05-14T09:16:00Z">
        <w:r w:rsidRPr="00BB35BD" w:rsidDel="0010439D">
          <w:delText>export default Camera;</w:delText>
        </w:r>
      </w:del>
    </w:p>
    <w:p w14:paraId="756D3DCB" w14:textId="762A20C2" w:rsidR="00BB35BD" w:rsidRPr="00BB35BD" w:rsidDel="0010439D" w:rsidRDefault="00BB35BD" w:rsidP="00BB35BD">
      <w:pPr>
        <w:pStyle w:val="BodyTextCont"/>
        <w:rPr>
          <w:del w:id="1092" w:author="Kelvin Sung" w:date="2021-05-14T09:16:00Z"/>
          <w:color w:val="222222"/>
        </w:rPr>
      </w:pPr>
      <w:del w:id="1093" w:author="Kelvin Sung" w:date="2021-05-14T09:16:00Z">
        <w:r w:rsidRPr="00BB35BD" w:rsidDel="0010439D">
          <w:rPr>
            <w:bdr w:val="none" w:sz="0" w:space="0" w:color="auto" w:frame="1"/>
          </w:rPr>
          <w:delText>With this structure of the source code files, camrea_main.js implements all the basic functionality and exports to camera_manipulation.js that defines additional functionality for the Camera class. Finally, camera.js imports the extended functions from camera_manipulation.js. The users of the Camera class can simply import from camera.js and will have access to all of the defined functionality. In this way, camera.js serves as the access point to the Camera class and hides the details of the implementation source code structure.</w:delText>
        </w:r>
      </w:del>
    </w:p>
    <w:p w14:paraId="5E8FBDE9" w14:textId="77777777" w:rsidR="00BB35BD" w:rsidRDefault="00BB35BD" w:rsidP="00BB35BD">
      <w:pPr>
        <w:pStyle w:val="BodyTextCont"/>
        <w:ind w:firstLine="0"/>
      </w:pP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013B4155"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ins w:id="1094" w:author="Kelvin Sung" w:date="2021-05-14T09:20:00Z">
        <w:r w:rsidR="006B76E4">
          <w:t xml:space="preserve">the texture image is </w:t>
        </w:r>
      </w:ins>
      <w:ins w:id="1095" w:author="Kelvin Sung" w:date="2021-05-14T09:21:00Z">
        <w:r w:rsidR="006B76E4">
          <w:t xml:space="preserve">stored </w:t>
        </w:r>
      </w:ins>
      <w:ins w:id="1096" w:author="Kelvin Sung" w:date="2021-05-14T09:22:00Z">
        <w:r w:rsidR="006B76E4">
          <w:t>o</w:t>
        </w:r>
      </w:ins>
      <w:ins w:id="1097" w:author="Kelvin Sung" w:date="2021-05-14T09:21:00Z">
        <w:r w:rsidR="006B76E4">
          <w:t xml:space="preserve">n the GPU and </w:t>
        </w:r>
      </w:ins>
      <w:del w:id="1098" w:author="Matthew T. Munson" w:date="2021-05-15T15:35:00Z">
        <w:r w:rsidDel="00EA6B3D">
          <w:delText xml:space="preserve">there is no actual storage of the file texture </w:delText>
        </w:r>
      </w:del>
      <w:ins w:id="1099" w:author="Matthew T. Munson" w:date="2021-05-15T15:35:00Z">
        <w:r w:rsidR="00EA6B3D">
          <w:t xml:space="preserve">instead of </w:t>
        </w:r>
      </w:ins>
      <w:ins w:id="1100" w:author="Kelvin Sung" w:date="2021-05-14T09:21:00Z">
        <w:del w:id="1101" w:author="Matthew T. Munson" w:date="2021-05-15T15:34:00Z">
          <w:r w:rsidR="006B76E4" w:rsidDel="00EA6B3D">
            <w:delText xml:space="preserve">in </w:delText>
          </w:r>
        </w:del>
      </w:ins>
      <w:del w:id="1102" w:author="Matthew T. Munson" w:date="2021-05-15T15:34:00Z">
        <w:r w:rsidDel="00EA6B3D">
          <w:delText>in the game engine</w:delText>
        </w:r>
      </w:del>
      <w:ins w:id="1103" w:author="Kelvin Sung" w:date="2021-05-14T09:22:00Z">
        <w:del w:id="1104" w:author="Matthew T. Munson" w:date="2021-05-15T15:34:00Z">
          <w:r w:rsidR="006B76E4" w:rsidDel="00EA6B3D">
            <w:delText xml:space="preserve"> </w:delText>
          </w:r>
        </w:del>
      </w:ins>
      <w:ins w:id="1105" w:author="Matthew T. Munson" w:date="2021-05-15T15:34:00Z">
        <w:r w:rsidR="00EA6B3D">
          <w:t>in the RAM used by</w:t>
        </w:r>
      </w:ins>
      <w:ins w:id="1106" w:author="Kelvin Sung" w:date="2021-05-14T09:22:00Z">
        <w:del w:id="1107" w:author="Matthew T. Munson" w:date="2021-05-15T15:34:00Z">
          <w:r w:rsidR="006B76E4" w:rsidDel="00EA6B3D">
            <w:delText>on</w:delText>
          </w:r>
        </w:del>
        <w:r w:rsidR="006B76E4">
          <w:t xml:space="preserve"> the CPU</w:t>
        </w:r>
      </w:ins>
      <w:r>
        <w:t xml:space="preserve">. To support per-pixel collision detection, the color information must be retrieved </w:t>
      </w:r>
      <w:ins w:id="1108" w:author="Matthew T. Munson" w:date="2021-05-15T15:36:00Z">
        <w:r w:rsidR="00EA6B3D">
          <w:t>by</w:t>
        </w:r>
      </w:ins>
      <w:ins w:id="1109" w:author="Kelvin Sung" w:date="2021-05-14T09:22:00Z">
        <w:del w:id="1110" w:author="Matthew T. Munson" w:date="2021-05-15T15:36:00Z">
          <w:r w:rsidR="006B76E4" w:rsidDel="00EA6B3D">
            <w:delText>to</w:delText>
          </w:r>
        </w:del>
        <w:r w:rsidR="006B76E4">
          <w:t xml:space="preserve"> the CPU </w:t>
        </w:r>
      </w:ins>
      <w:r>
        <w:t>from the WebGL context</w:t>
      </w:r>
      <w:ins w:id="1111" w:author="Kelvin Sung" w:date="2021-05-14T09:22:00Z">
        <w:r w:rsidR="006B76E4">
          <w:t xml:space="preserve"> on the </w:t>
        </w:r>
      </w:ins>
      <w:ins w:id="1112" w:author="Kelvin Sung" w:date="2021-05-14T09:23:00Z">
        <w:r w:rsidR="006B76E4">
          <w:t>G</w:t>
        </w:r>
      </w:ins>
      <w:ins w:id="1113" w:author="Kelvin Sung" w:date="2021-05-14T09:22:00Z">
        <w:r w:rsidR="006B76E4">
          <w:t>PU</w:t>
        </w:r>
      </w:ins>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40C16CB1" w:rsidR="006723AB" w:rsidRPr="00276FB5" w:rsidRDefault="006723AB">
      <w:pPr>
        <w:pStyle w:val="NumList"/>
        <w:numPr>
          <w:ilvl w:val="0"/>
          <w:numId w:val="17"/>
        </w:numPr>
        <w:pPrChange w:id="1114" w:author="Kelvin Sung" w:date="2021-05-14T06:02:00Z">
          <w:pPr>
            <w:pStyle w:val="NumList"/>
            <w:numPr>
              <w:numId w:val="8"/>
            </w:numPr>
          </w:pPr>
        </w:pPrChange>
      </w:pPr>
      <w:r w:rsidRPr="00BD194A">
        <w:t>Define</w:t>
      </w:r>
      <w:r>
        <w:t xml:space="preserve"> a function to retrieve the color array from the WebGL context and </w:t>
      </w:r>
      <w:r w:rsidRPr="00276FB5">
        <w:t xml:space="preserve">remember to </w:t>
      </w:r>
      <w:del w:id="1115" w:author="Kelvin Sung" w:date="2021-05-14T09:23:00Z">
        <w:r w:rsidRPr="00276FB5" w:rsidDel="000E6775">
          <w:delText xml:space="preserve">add </w:delText>
        </w:r>
      </w:del>
      <w:ins w:id="1116" w:author="Kelvin Sung" w:date="2021-05-14T09:23:00Z">
        <w:r w:rsidR="000E6775">
          <w:t xml:space="preserve">export </w:t>
        </w:r>
      </w:ins>
      <w:del w:id="1117" w:author="Matthew T. Munson" w:date="2021-05-15T15:37:00Z">
        <w:r w:rsidDel="00EA6B3D">
          <w:delText>this new function</w:delText>
        </w:r>
      </w:del>
      <w:ins w:id="1118" w:author="Matthew T. Munson" w:date="2021-05-15T15:37:00Z">
        <w:r w:rsidR="00EA6B3D">
          <w:t>it</w:t>
        </w:r>
      </w:ins>
      <w:del w:id="1119" w:author="Kelvin Sung" w:date="2021-05-14T09:23:00Z">
        <w:r w:rsidDel="000E6775">
          <w:delText xml:space="preserve"> </w:delText>
        </w:r>
        <w:r w:rsidRPr="00276FB5" w:rsidDel="000E6775">
          <w:delText>t</w:delText>
        </w:r>
        <w:r w:rsidDel="000E6775">
          <w:delText xml:space="preserve">o the public interface of </w:delText>
        </w:r>
        <w:r w:rsidRPr="00B87960" w:rsidDel="000E6775">
          <w:rPr>
            <w:rStyle w:val="CodeInline"/>
          </w:rPr>
          <w:delText>Texture</w:delText>
        </w:r>
      </w:del>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ins w:id="1120" w:author="Kelvin Sung" w:date="2021-05-14T09:24:00Z">
        <w:r w:rsidR="000E6775">
          <w:t xml:space="preserve">    </w:t>
        </w:r>
      </w:ins>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69257E03" w14:textId="77777777" w:rsidR="00D0043A" w:rsidRDefault="00D0043A" w:rsidP="00D0043A">
      <w:pPr>
        <w:pStyle w:val="Code"/>
      </w:pPr>
      <w:r>
        <w:t xml:space="preserve">        gl.framebufferTexture2D(</w:t>
      </w:r>
    </w:p>
    <w:p w14:paraId="03AE2E70" w14:textId="77777777" w:rsidR="00D0043A" w:rsidRDefault="00D0043A" w:rsidP="00D0043A">
      <w:pPr>
        <w:pStyle w:val="Code"/>
      </w:pPr>
      <w:r>
        <w:t xml:space="preserve">                                gl.FRAMEBUFFER, </w:t>
      </w:r>
    </w:p>
    <w:p w14:paraId="79CAEC10" w14:textId="77777777" w:rsidR="00D0043A" w:rsidRDefault="00D0043A" w:rsidP="00D0043A">
      <w:pPr>
        <w:pStyle w:val="Code"/>
      </w:pPr>
      <w:r>
        <w:t xml:space="preserve">                                gl.COLOR_ATTACHMENT0, </w:t>
      </w:r>
    </w:p>
    <w:p w14:paraId="7BCF5D60" w14:textId="77777777" w:rsidR="00D0043A" w:rsidRDefault="00D0043A" w:rsidP="00D0043A">
      <w:pPr>
        <w:pStyle w:val="Code"/>
      </w:pPr>
      <w:r>
        <w:t xml:space="preserve">                                gl.TEXTURE_2D, texInfo.mGLTexID, </w:t>
      </w:r>
    </w:p>
    <w:p w14:paraId="28B473CE" w14:textId="5D3E354B" w:rsidR="00D0043A" w:rsidRDefault="00D0043A" w:rsidP="00D0043A">
      <w:pPr>
        <w:pStyle w:val="Code"/>
      </w:pPr>
      <w:r>
        <w:t xml:space="preserve">                                0);</w:t>
      </w:r>
    </w:p>
    <w:p w14:paraId="6FF1DEB5" w14:textId="77777777" w:rsidR="000E6775" w:rsidRDefault="00D0043A" w:rsidP="00D0043A">
      <w:pPr>
        <w:pStyle w:val="Code"/>
        <w:rPr>
          <w:ins w:id="1121" w:author="Kelvin Sung" w:date="2021-05-14T09:24:00Z"/>
        </w:rPr>
      </w:pPr>
      <w:r>
        <w:t xml:space="preserve">        </w:t>
      </w:r>
      <w:commentRangeStart w:id="1122"/>
      <w:commentRangeStart w:id="1123"/>
      <w:r>
        <w:t>if (gl.checkFramebufferStatus(gl.FRAMEBUFFER) =</w:t>
      </w:r>
      <w:r w:rsidR="00A81F54">
        <w:t xml:space="preserve">== </w:t>
      </w:r>
    </w:p>
    <w:p w14:paraId="2DCB7A0F" w14:textId="38E47949" w:rsidR="00D0043A" w:rsidRDefault="000E6775" w:rsidP="00D0043A">
      <w:pPr>
        <w:pStyle w:val="Code"/>
      </w:pPr>
      <w:ins w:id="1124" w:author="Kelvin Sung" w:date="2021-05-14T09:24:00Z">
        <w:r>
          <w:t xml:space="preserve">                 </w:t>
        </w:r>
      </w:ins>
      <w:r w:rsidR="00D0043A">
        <w:t>gl.FRAMEBUFFER_COMPLETE) {</w:t>
      </w:r>
      <w:commentRangeEnd w:id="1122"/>
      <w:r w:rsidR="00A81F54">
        <w:rPr>
          <w:rStyle w:val="CommentReference"/>
          <w:rFonts w:asciiTheme="minorHAnsi" w:hAnsiTheme="minorHAnsi"/>
          <w:noProof w:val="0"/>
        </w:rPr>
        <w:commentReference w:id="1122"/>
      </w:r>
      <w:commentRangeEnd w:id="1123"/>
      <w:r>
        <w:rPr>
          <w:rStyle w:val="CommentReference"/>
          <w:rFonts w:asciiTheme="minorHAnsi" w:hAnsiTheme="minorHAnsi"/>
          <w:noProof w:val="0"/>
        </w:rPr>
        <w:commentReference w:id="1123"/>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rPr>
          <w:ins w:id="1125" w:author="Kelvin Sung" w:date="2021-05-14T09:24:00Z"/>
        </w:rPr>
      </w:pPr>
      <w:r>
        <w:t xml:space="preserve">            gl.readPixels(0, 0, texInfo.mWidth, texInfo.mHeight, </w:t>
      </w:r>
    </w:p>
    <w:p w14:paraId="5C507EE8" w14:textId="08E2FE0C" w:rsidR="00D0043A" w:rsidRDefault="000E6775" w:rsidP="00D0043A">
      <w:pPr>
        <w:pStyle w:val="Code"/>
      </w:pPr>
      <w:ins w:id="1126" w:author="Kelvin Sung" w:date="2021-05-14T09:24:00Z">
        <w:r>
          <w:t xml:space="preserve">             </w:t>
        </w:r>
      </w:ins>
      <w:ins w:id="1127" w:author="Kelvin Sung" w:date="2021-05-14T09:25:00Z">
        <w:r>
          <w:t xml:space="preserve">   </w:t>
        </w:r>
      </w:ins>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lastRenderedPageBreak/>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0E6775" w:rsidRDefault="00A81F54" w:rsidP="00A81F54">
      <w:pPr>
        <w:pStyle w:val="Code"/>
        <w:rPr>
          <w:rStyle w:val="CodeBold"/>
          <w:rPrChange w:id="1128" w:author="Kelvin Sung" w:date="2021-05-14T09:25:00Z">
            <w:rPr/>
          </w:rPrChange>
        </w:rPr>
      </w:pPr>
      <w:r>
        <w:t xml:space="preserve">    </w:t>
      </w:r>
      <w:r w:rsidRPr="000E6775">
        <w:rPr>
          <w:rStyle w:val="CodeBold"/>
          <w:rPrChange w:id="1129" w:author="Kelvin Sung" w:date="2021-05-14T09:25:00Z">
            <w:rPr/>
          </w:rPrChange>
        </w:rPr>
        <w:t>getColorArray</w:t>
      </w:r>
    </w:p>
    <w:p w14:paraId="69BF3FD6" w14:textId="118BBC88" w:rsidR="00A81F54" w:rsidRDefault="00A81F54" w:rsidP="00A81F54">
      <w:pPr>
        <w:pStyle w:val="Code"/>
      </w:pPr>
      <w:r>
        <w:t>}</w:t>
      </w:r>
    </w:p>
    <w:p w14:paraId="196DDF5B" w14:textId="22C48D53" w:rsidR="006723AB" w:rsidRPr="00276FB5" w:rsidRDefault="006723AB" w:rsidP="00BD194A">
      <w:pPr>
        <w:pStyle w:val="BodyTextCont"/>
      </w:pPr>
      <w:r>
        <w:t xml:space="preserve">The </w:t>
      </w:r>
      <w:del w:id="1130" w:author="Kelvin Sung" w:date="2021-05-14T09:26:00Z">
        <w:r w:rsidRPr="004D7101" w:rsidDel="004D7101">
          <w:rPr>
            <w:rStyle w:val="CodeInline"/>
            <w:rPrChange w:id="1131" w:author="Kelvin Sung" w:date="2021-05-14T09:26:00Z">
              <w:rPr/>
            </w:rPrChange>
          </w:rPr>
          <w:delText xml:space="preserve">previous code </w:delText>
        </w:r>
      </w:del>
      <w:proofErr w:type="spellStart"/>
      <w:ins w:id="1132" w:author="Kelvin Sung" w:date="2021-05-14T09:26:00Z">
        <w:r w:rsidR="004D7101" w:rsidRPr="004D7101">
          <w:rPr>
            <w:rStyle w:val="CodeInline"/>
            <w:rPrChange w:id="1133" w:author="Kelvin Sung" w:date="2021-05-14T09:26:00Z">
              <w:rPr/>
            </w:rPrChange>
          </w:rPr>
          <w:t>getColorArray</w:t>
        </w:r>
        <w:proofErr w:type="spellEnd"/>
        <w:r w:rsidR="004D7101" w:rsidRPr="004D7101">
          <w:rPr>
            <w:rStyle w:val="CodeInline"/>
            <w:rPrChange w:id="1134" w:author="Kelvin Sung" w:date="2021-05-14T09:26:00Z">
              <w:rPr/>
            </w:rPrChange>
          </w:rPr>
          <w:t>()</w:t>
        </w:r>
        <w:r w:rsidR="004D7101">
          <w:t xml:space="preserve"> function </w:t>
        </w:r>
      </w:ins>
      <w:r>
        <w:t xml:space="preserve">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38DDD36" w:rsidR="006723AB" w:rsidRPr="00506B37" w:rsidRDefault="006723AB" w:rsidP="006723AB">
      <w:pPr>
        <w:pStyle w:val="Heading3"/>
      </w:pPr>
      <w:commentRangeStart w:id="1135"/>
      <w:commentRangeStart w:id="1136"/>
      <w:del w:id="1137" w:author="Kelvin Sung" w:date="2021-05-14T15:46:00Z">
        <w:r w:rsidDel="00465B03">
          <w:delText>Modify Texture</w:delText>
        </w:r>
        <w:r w:rsidRPr="00506B37" w:rsidDel="00465B03">
          <w:delText>Renderable</w:delText>
        </w:r>
        <w:r w:rsidDel="00465B03">
          <w:fldChar w:fldCharType="begin"/>
        </w:r>
        <w:r w:rsidDel="00465B03">
          <w:delInstrText xml:space="preserve"> XE "</w:delInstrText>
        </w:r>
        <w:r w:rsidRPr="00537262" w:rsidDel="00465B03">
          <w:delInstrText>Per-Pixel Collisions Project:TextureRenderable modification</w:delInstrText>
        </w:r>
        <w:r w:rsidDel="00465B03">
          <w:delInstrText xml:space="preserve">" </w:delInstrText>
        </w:r>
        <w:r w:rsidDel="00465B03">
          <w:fldChar w:fldCharType="end"/>
        </w:r>
        <w:r w:rsidDel="00465B03">
          <w:delText xml:space="preserve"> to Support </w:delText>
        </w:r>
      </w:del>
      <w:ins w:id="1138" w:author="Kelvin Sung" w:date="2021-05-14T15:48:00Z">
        <w:r w:rsidR="008B0E27">
          <w:t xml:space="preserve">Modify </w:t>
        </w:r>
        <w:proofErr w:type="spellStart"/>
        <w:r w:rsidR="008B0E27">
          <w:t>TextureRenderable</w:t>
        </w:r>
        <w:proofErr w:type="spellEnd"/>
        <w:r w:rsidR="008B0E27">
          <w:t xml:space="preserve"> to Support</w:t>
        </w:r>
      </w:ins>
      <w:ins w:id="1139" w:author="Kelvin Sung" w:date="2021-05-14T15:46:00Z">
        <w:r w:rsidR="00465B03">
          <w:t xml:space="preserve"> </w:t>
        </w:r>
      </w:ins>
      <w:r>
        <w:t>Per-Pixel Collision</w:t>
      </w:r>
    </w:p>
    <w:p w14:paraId="0ACF20A2" w14:textId="0624C886" w:rsidR="00F4482C" w:rsidRDefault="00F4482C" w:rsidP="00F4482C">
      <w:pPr>
        <w:pStyle w:val="BodyTextFirst"/>
        <w:rPr>
          <w:moveTo w:id="1140" w:author="Kelvin Sung" w:date="2021-05-14T09:48:00Z"/>
        </w:rPr>
      </w:pPr>
      <w:moveToRangeStart w:id="1141" w:author="Kelvin Sung" w:date="2021-05-14T09:48:00Z" w:name="move71878137"/>
      <w:moveTo w:id="1142" w:author="Kelvin Sung" w:date="2021-05-14T09:48:00Z">
        <w:r>
          <w:t xml:space="preserve">The </w:t>
        </w:r>
        <w:proofErr w:type="spellStart"/>
        <w:r w:rsidRPr="00700B26">
          <w:rPr>
            <w:rStyle w:val="CodeInline"/>
          </w:rPr>
          <w:t>TextureRenderable</w:t>
        </w:r>
      </w:moveTo>
      <w:proofErr w:type="spellEnd"/>
      <w:ins w:id="1143" w:author="Matthew T. Munson" w:date="2021-05-15T15:39:00Z">
        <w:r w:rsidR="00EA6B3D">
          <w:t xml:space="preserve"> </w:t>
        </w:r>
      </w:ins>
      <w:moveTo w:id="1144" w:author="Kelvin Sung" w:date="2021-05-14T09:48:00Z">
        <w:del w:id="1145" w:author="Matthew T. Munson" w:date="2021-05-15T15:39:00Z">
          <w:r w:rsidDel="00EA6B3D">
            <w:delText xml:space="preserve"> object </w:delText>
          </w:r>
        </w:del>
        <w:r>
          <w:t>is the most appropriate</w:t>
        </w:r>
      </w:moveTo>
      <w:ins w:id="1146" w:author="Matthew T. Munson" w:date="2021-05-15T15:39:00Z">
        <w:r w:rsidR="00EA6B3D">
          <w:t xml:space="preserve"> object</w:t>
        </w:r>
      </w:ins>
      <w:moveTo w:id="1147" w:author="Kelvin Sung" w:date="2021-05-14T09:48:00Z">
        <w:r>
          <w:t xml:space="preserve"> for implementing the per-pixel collision functionality. This is because </w:t>
        </w:r>
        <w:del w:id="1148" w:author="Matthew T. Munson" w:date="2021-05-15T15:39:00Z">
          <w:r w:rsidDel="001204C2">
            <w:delText xml:space="preserve">the </w:delText>
          </w:r>
        </w:del>
        <w:proofErr w:type="spellStart"/>
        <w:r w:rsidRPr="00854E67">
          <w:rPr>
            <w:rStyle w:val="CodeInline"/>
          </w:rPr>
          <w:t>TextureRenderable</w:t>
        </w:r>
        <w:proofErr w:type="spellEnd"/>
        <w:del w:id="1149" w:author="Matthew T. Munson" w:date="2021-05-15T15:39:00Z">
          <w:r w:rsidDel="001204C2">
            <w:delText xml:space="preserve"> object</w:delText>
          </w:r>
        </w:del>
        <w:r>
          <w:t xml:space="preserve"> is the base class for all classes that render textures. Implementation in this base class means all subclasses can inherit the functionality with minimal additional changes.</w:t>
        </w:r>
        <w:commentRangeStart w:id="1150"/>
        <w:commentRangeEnd w:id="1150"/>
        <w:r>
          <w:rPr>
            <w:rStyle w:val="CommentReference"/>
            <w:rFonts w:asciiTheme="minorHAnsi" w:hAnsiTheme="minorHAnsi"/>
          </w:rPr>
          <w:commentReference w:id="1150"/>
        </w:r>
        <w:commentRangeStart w:id="1151"/>
        <w:commentRangeEnd w:id="1151"/>
        <w:r>
          <w:rPr>
            <w:rStyle w:val="CommentReference"/>
            <w:rFonts w:asciiTheme="minorHAnsi" w:hAnsiTheme="minorHAnsi"/>
          </w:rPr>
          <w:commentReference w:id="1151"/>
        </w:r>
      </w:moveTo>
    </w:p>
    <w:moveToRangeEnd w:id="1141"/>
    <w:p w14:paraId="54652A51" w14:textId="1BE469D8" w:rsidR="000A6DC9" w:rsidRDefault="00B365F9">
      <w:pPr>
        <w:pStyle w:val="BodyTextCont"/>
        <w:pPrChange w:id="1152" w:author="Kelvin Sung" w:date="2021-05-14T09:48:00Z">
          <w:pPr>
            <w:pStyle w:val="BodyTextFirst"/>
          </w:pPr>
        </w:pPrChange>
      </w:pPr>
      <w:r w:rsidRPr="00BB35BD">
        <w:t>As the functionality increases, so will the complexity and size of the implementation source code. For readability and expandability, it is important to maintain moderate size source code files. An effective approach is to separate the source code of a given class into multiple files according to their functionality.</w:t>
      </w:r>
    </w:p>
    <w:p w14:paraId="48154928" w14:textId="77777777" w:rsidR="000A6DC9" w:rsidRPr="00BB35BD" w:rsidRDefault="000A6DC9">
      <w:pPr>
        <w:pStyle w:val="Heading4"/>
        <w:pPrChange w:id="1153" w:author="Kelvin Sung" w:date="2021-05-14T09:27:00Z">
          <w:pPr>
            <w:pStyle w:val="Heading3"/>
          </w:pPr>
        </w:pPrChange>
      </w:pPr>
      <w:commentRangeStart w:id="1154"/>
      <w:commentRangeStart w:id="1155"/>
      <w:r w:rsidRPr="00BB35BD">
        <w:t>Organize the Source Code</w:t>
      </w:r>
      <w:commentRangeEnd w:id="1154"/>
      <w:r>
        <w:rPr>
          <w:rStyle w:val="CommentReference"/>
          <w:rFonts w:asciiTheme="minorHAnsi" w:eastAsiaTheme="minorHAnsi" w:hAnsiTheme="minorHAnsi" w:cstheme="minorBidi"/>
          <w:color w:val="auto"/>
        </w:rPr>
        <w:commentReference w:id="1154"/>
      </w:r>
      <w:commentRangeEnd w:id="1155"/>
      <w:r>
        <w:rPr>
          <w:rStyle w:val="CommentReference"/>
          <w:rFonts w:asciiTheme="minorHAnsi" w:eastAsiaTheme="minorHAnsi" w:hAnsiTheme="minorHAnsi" w:cstheme="minorBidi"/>
          <w:color w:val="auto"/>
        </w:rPr>
        <w:commentReference w:id="1155"/>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ins w:id="1156" w:author="Kelvin Sung" w:date="2021-05-14T09:43:00Z">
        <w:r w:rsidR="00DF1316">
          <w:rPr>
            <w:rFonts w:ascii="TheSansMonoConNormal" w:hAnsi="TheSansMonoConNormal"/>
            <w:bdr w:val="none" w:sz="0" w:space="0" w:color="auto" w:frame="1"/>
          </w:rPr>
          <w:t>pixel_</w:t>
        </w:r>
      </w:ins>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rPr>
          <w:ins w:id="1157" w:author="Kelvin Sung" w:date="2021-05-14T09:39:00Z"/>
        </w:rPr>
      </w:pPr>
      <w:ins w:id="1158" w:author="Kelvin Sung" w:date="2021-05-14T09:40:00Z">
        <w:r>
          <w:t>Rename</w:t>
        </w:r>
      </w:ins>
      <w:ins w:id="1159" w:author="Kelvin Sung" w:date="2021-05-14T09:39:00Z">
        <w:r w:rsidRPr="00BB35BD">
          <w:t xml:space="preserve"> </w:t>
        </w:r>
      </w:ins>
      <w:ins w:id="1160" w:author="Kelvin Sung" w:date="2021-05-14T09:40:00Z">
        <w:r w:rsidRPr="006022C0">
          <w:rPr>
            <w:rStyle w:val="CodeInline"/>
          </w:rPr>
          <w:t>texture_renderabl</w:t>
        </w:r>
        <w:r>
          <w:rPr>
            <w:rStyle w:val="CodeInline"/>
          </w:rPr>
          <w:t>e</w:t>
        </w:r>
        <w:r w:rsidRPr="006022C0">
          <w:rPr>
            <w:rStyle w:val="CodeInline"/>
          </w:rPr>
          <w:t>.js</w:t>
        </w:r>
        <w:r w:rsidRPr="00BB35BD">
          <w:t>.</w:t>
        </w:r>
        <w:r>
          <w:t xml:space="preserve">to </w:t>
        </w:r>
      </w:ins>
      <w:ins w:id="1161" w:author="Kelvin Sung" w:date="2021-05-14T09:39:00Z">
        <w:r w:rsidRPr="006022C0">
          <w:rPr>
            <w:rStyle w:val="CodeInline"/>
          </w:rPr>
          <w:t>texture_renderable_</w:t>
        </w:r>
        <w:r>
          <w:rPr>
            <w:rStyle w:val="CodeInline"/>
          </w:rPr>
          <w:t>m</w:t>
        </w:r>
      </w:ins>
      <w:ins w:id="1162" w:author="Kelvin Sung" w:date="2021-05-14T09:40:00Z">
        <w:r>
          <w:rPr>
            <w:rStyle w:val="CodeInline"/>
          </w:rPr>
          <w:t>ain</w:t>
        </w:r>
      </w:ins>
      <w:ins w:id="1163" w:author="Kelvin Sung" w:date="2021-05-14T09:39:00Z">
        <w:r w:rsidRPr="006022C0">
          <w:rPr>
            <w:rStyle w:val="CodeInline"/>
          </w:rPr>
          <w:t>.js</w:t>
        </w:r>
      </w:ins>
      <w:ins w:id="1164" w:author="Kelvin Sung" w:date="2021-05-14T09:41:00Z">
        <w:r w:rsidR="00E90004">
          <w:t>.</w:t>
        </w:r>
      </w:ins>
      <w:ins w:id="1165" w:author="Kelvin Sung" w:date="2021-05-14T09:40:00Z">
        <w:r>
          <w:t xml:space="preserve"> </w:t>
        </w:r>
      </w:ins>
      <w:ins w:id="1166" w:author="Kelvin Sung" w:date="2021-05-14T09:41:00Z">
        <w:r w:rsidR="00E90004">
          <w:t>T</w:t>
        </w:r>
      </w:ins>
      <w:ins w:id="1167" w:author="Kelvin Sung" w:date="2021-05-14T09:40:00Z">
        <w:r>
          <w:t xml:space="preserve">his file defines the basic functionality of </w:t>
        </w:r>
      </w:ins>
      <w:ins w:id="1168" w:author="Kelvin Sung" w:date="2021-05-14T09:41:00Z">
        <w:r>
          <w:t xml:space="preserve">the </w:t>
        </w:r>
        <w:proofErr w:type="spellStart"/>
        <w:r w:rsidRPr="00C84DC2">
          <w:rPr>
            <w:rStyle w:val="CodeInline"/>
            <w:rPrChange w:id="1169" w:author="Kelvin Sung" w:date="2021-05-14T09:41:00Z">
              <w:rPr/>
            </w:rPrChange>
          </w:rPr>
          <w:t>TextureRenderable</w:t>
        </w:r>
        <w:proofErr w:type="spellEnd"/>
        <w:r>
          <w:t xml:space="preserve"> class.</w:t>
        </w:r>
      </w:ins>
      <w:ins w:id="1170" w:author="Kelvin Sung" w:date="2021-05-14T09:39:00Z">
        <w:r w:rsidRPr="00BB35BD">
          <w:t xml:space="preserve"> </w:t>
        </w:r>
      </w:ins>
    </w:p>
    <w:p w14:paraId="1EDAEF21" w14:textId="0596C261" w:rsidR="000A6DC9" w:rsidRPr="00BB35BD" w:rsidRDefault="000A6DC9">
      <w:pPr>
        <w:pStyle w:val="NumList"/>
        <w:numPr>
          <w:ilvl w:val="0"/>
          <w:numId w:val="32"/>
        </w:numPr>
        <w:pPrChange w:id="1171" w:author="Kelvin Sung" w:date="2021-05-14T09:39:00Z">
          <w:pPr>
            <w:pStyle w:val="NumList"/>
          </w:pPr>
        </w:pPrChange>
      </w:pPr>
      <w:r w:rsidRPr="00BB35BD">
        <w:t>Create a new file in </w:t>
      </w:r>
      <w:proofErr w:type="spellStart"/>
      <w:r w:rsidRPr="00312AF0">
        <w:rPr>
          <w:rStyle w:val="CodeInline"/>
          <w:rPrChange w:id="1172" w:author="Kelvin Sung" w:date="2021-05-14T09:34:00Z">
            <w:rPr/>
          </w:rPrChange>
        </w:rPr>
        <w:t>src</w:t>
      </w:r>
      <w:proofErr w:type="spellEnd"/>
      <w:r w:rsidRPr="00312AF0">
        <w:rPr>
          <w:rStyle w:val="CodeInline"/>
          <w:rPrChange w:id="1173" w:author="Kelvin Sung" w:date="2021-05-14T09:34:00Z">
            <w:rPr/>
          </w:rPrChange>
        </w:rPr>
        <w:t>/engine/</w:t>
      </w:r>
      <w:proofErr w:type="spellStart"/>
      <w:r w:rsidR="00312AF0">
        <w:rPr>
          <w:rStyle w:val="CodeInline"/>
        </w:rPr>
        <w:t>renderables</w:t>
      </w:r>
      <w:proofErr w:type="spellEnd"/>
      <w:r w:rsidRPr="00BB35BD">
        <w:t> and name it </w:t>
      </w:r>
      <w:r w:rsidR="00312AF0" w:rsidRPr="00312AF0">
        <w:rPr>
          <w:rStyle w:val="CodeInline"/>
          <w:rPrChange w:id="1174" w:author="Kelvin Sung" w:date="2021-05-14T09:34:00Z">
            <w:rPr/>
          </w:rPrChange>
        </w:rPr>
        <w:t>texture_renderable_</w:t>
      </w:r>
      <w:ins w:id="1175" w:author="Kelvin Sung" w:date="2021-05-14T09:43:00Z">
        <w:r w:rsidR="00DF1316">
          <w:rPr>
            <w:rStyle w:val="CodeInline"/>
          </w:rPr>
          <w:t>pixel_</w:t>
        </w:r>
      </w:ins>
      <w:r w:rsidR="00312AF0" w:rsidRPr="00312AF0">
        <w:rPr>
          <w:rStyle w:val="CodeInline"/>
          <w:rPrChange w:id="1176" w:author="Kelvin Sung" w:date="2021-05-14T09:34:00Z">
            <w:rPr/>
          </w:rPrChange>
        </w:rPr>
        <w:t>collision</w:t>
      </w:r>
      <w:r w:rsidRPr="00312AF0">
        <w:rPr>
          <w:rStyle w:val="CodeInline"/>
          <w:rPrChange w:id="1177" w:author="Kelvin Sung" w:date="2021-05-14T09:34:00Z">
            <w:rPr/>
          </w:rPrChange>
        </w:rPr>
        <w:t>.js</w:t>
      </w:r>
      <w:r w:rsidRPr="00BB35BD">
        <w:t>. This file will be used to extend the </w:t>
      </w:r>
      <w:proofErr w:type="spellStart"/>
      <w:r w:rsidR="003E017E" w:rsidRPr="003E017E">
        <w:rPr>
          <w:rStyle w:val="CodeInline"/>
          <w:rPrChange w:id="1178" w:author="Kelvin Sung" w:date="2021-05-14T09:34:00Z">
            <w:rPr/>
          </w:rPrChang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B41E43">
        <w:rPr>
          <w:rStyle w:val="CodeInline"/>
          <w:rPrChange w:id="1179" w:author="Kelvin Sung" w:date="2021-05-14T09:38:00Z">
            <w:rPr/>
          </w:rPrChange>
        </w:rPr>
        <w:t>exture</w:t>
      </w:r>
      <w:r w:rsidR="00B41E43">
        <w:t xml:space="preserve"> module and </w:t>
      </w:r>
      <w:r w:rsidRPr="00BB35BD">
        <w:t xml:space="preserve">the basic </w:t>
      </w:r>
      <w:proofErr w:type="spellStart"/>
      <w:r w:rsidR="00A20DC1" w:rsidRPr="00A20DC1">
        <w:rPr>
          <w:rStyle w:val="CodeInline"/>
          <w:rPrChange w:id="1180" w:author="Kelvin Sung" w:date="2021-05-14T09:35:00Z">
            <w:rPr/>
          </w:rPrChang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lastRenderedPageBreak/>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743FE345" w:rsidR="000A6DC9" w:rsidRPr="00BB35BD" w:rsidRDefault="000A6DC9" w:rsidP="000A6DC9">
      <w:pPr>
        <w:pStyle w:val="NumList"/>
      </w:pPr>
      <w:r w:rsidRPr="00BB35BD">
        <w:t>Create a new </w:t>
      </w:r>
      <w:ins w:id="1181" w:author="Kelvin Sung" w:date="2021-05-14T09:42:00Z">
        <w:r w:rsidR="007623B3">
          <w:rPr>
            <w:rFonts w:ascii="TheSansMonoConNormal" w:hAnsi="TheSansMonoConNormal"/>
            <w:bdr w:val="none" w:sz="0" w:space="0" w:color="auto" w:frame="1"/>
          </w:rPr>
          <w:t>texture_renderable</w:t>
        </w:r>
      </w:ins>
      <w:del w:id="1182" w:author="Kelvin Sung" w:date="2021-05-14T09:42:00Z">
        <w:r w:rsidR="00757A06" w:rsidDel="007623B3">
          <w:rPr>
            <w:rFonts w:ascii="TheSansMonoConNormal" w:hAnsi="TheSansMonoConNormal"/>
            <w:bdr w:val="none" w:sz="0" w:space="0" w:color="auto" w:frame="1"/>
          </w:rPr>
          <w:delText>render_</w:delText>
        </w:r>
      </w:del>
      <w:r w:rsidRPr="00BB35BD">
        <w:rPr>
          <w:rFonts w:ascii="TheSansMonoConNormal" w:hAnsi="TheSansMonoConNormal"/>
          <w:bdr w:val="none" w:sz="0" w:space="0" w:color="auto" w:frame="1"/>
        </w:rPr>
        <w:t>.js</w:t>
      </w:r>
      <w:r w:rsidRPr="00BB35BD">
        <w:t> </w:t>
      </w:r>
      <w:ins w:id="1183" w:author="Kelvin Sung" w:date="2021-05-14T09:42:00Z">
        <w:r w:rsidR="007623B3">
          <w:t xml:space="preserve">file </w:t>
        </w:r>
      </w:ins>
      <w:r w:rsidRPr="00BB35BD">
        <w:t>to serve as the </w:t>
      </w:r>
      <w:proofErr w:type="spellStart"/>
      <w:del w:id="1184" w:author="Kelvin Sung" w:date="2021-05-14T09:42:00Z">
        <w:r w:rsidRPr="00BB35BD" w:rsidDel="0075150B">
          <w:rPr>
            <w:rFonts w:ascii="TheSansMonoConNormal" w:hAnsi="TheSansMonoConNormal"/>
            <w:bdr w:val="none" w:sz="0" w:space="0" w:color="auto" w:frame="1"/>
          </w:rPr>
          <w:delText>Camera</w:delText>
        </w:r>
        <w:r w:rsidRPr="00BB35BD" w:rsidDel="0075150B">
          <w:delText> </w:delText>
        </w:r>
      </w:del>
      <w:ins w:id="1185" w:author="Kelvin Sung" w:date="2021-05-14T09:42:00Z">
        <w:r w:rsidR="0075150B">
          <w:rPr>
            <w:rFonts w:ascii="TheSansMonoConNormal" w:hAnsi="TheSansMonoConNormal"/>
            <w:bdr w:val="none" w:sz="0" w:space="0" w:color="auto" w:frame="1"/>
          </w:rPr>
          <w:t>Text</w:t>
        </w:r>
      </w:ins>
      <w:ins w:id="1186" w:author="Kelvin Sung" w:date="2021-05-14T09:43:00Z">
        <w:r w:rsidR="0075150B">
          <w:rPr>
            <w:rFonts w:ascii="TheSansMonoConNormal" w:hAnsi="TheSansMonoConNormal"/>
            <w:bdr w:val="none" w:sz="0" w:space="0" w:color="auto" w:frame="1"/>
          </w:rPr>
          <w:t>ureRenderable</w:t>
        </w:r>
      </w:ins>
      <w:proofErr w:type="spellEnd"/>
      <w:del w:id="1187" w:author="Kelvin Sung" w:date="2021-05-14T09:43:00Z">
        <w:r w:rsidRPr="00BB35BD" w:rsidDel="0075150B">
          <w:delText>a</w:delText>
        </w:r>
      </w:del>
      <w:ins w:id="1188" w:author="Kelvin Sung" w:date="2021-05-14T09:43:00Z">
        <w:r w:rsidR="0075150B">
          <w:t xml:space="preserve"> a</w:t>
        </w:r>
      </w:ins>
      <w:r w:rsidRPr="00BB35BD">
        <w:t>ccess point by adding the following code.</w:t>
      </w:r>
    </w:p>
    <w:p w14:paraId="24684ED2" w14:textId="77777777" w:rsidR="000A6DC9" w:rsidRPr="00BB35BD" w:rsidRDefault="000A6DC9" w:rsidP="000A6DC9">
      <w:pPr>
        <w:pStyle w:val="Code"/>
      </w:pPr>
      <w:r w:rsidRPr="00BB35BD">
        <w:t>"use strict";</w:t>
      </w:r>
    </w:p>
    <w:p w14:paraId="50A48510" w14:textId="68A0DF27" w:rsidR="000A6DC9" w:rsidRPr="00BB35BD" w:rsidRDefault="000A6DC9" w:rsidP="000A6DC9">
      <w:pPr>
        <w:pStyle w:val="Code"/>
      </w:pPr>
      <w:r w:rsidRPr="00BB35BD">
        <w:t xml:space="preserve">import </w:t>
      </w:r>
      <w:del w:id="1189" w:author="Kelvin Sung" w:date="2021-05-14T09:43:00Z">
        <w:r w:rsidRPr="00BB35BD" w:rsidDel="002D74CD">
          <w:delText xml:space="preserve">Camera </w:delText>
        </w:r>
      </w:del>
      <w:ins w:id="1190" w:author="Kelvin Sung" w:date="2021-05-14T09:43:00Z">
        <w:r w:rsidR="002D74CD">
          <w:t xml:space="preserve">TextureRenderable </w:t>
        </w:r>
      </w:ins>
      <w:r w:rsidRPr="00BB35BD">
        <w:t>from "./</w:t>
      </w:r>
      <w:ins w:id="1191" w:author="Kelvin Sung" w:date="2021-05-14T09:43:00Z">
        <w:r w:rsidR="002D74CD" w:rsidRPr="00BB35BD" w:rsidDel="002D74CD">
          <w:t xml:space="preserve"> </w:t>
        </w:r>
        <w:r w:rsidR="002D74CD">
          <w:t>texture_renderable</w:t>
        </w:r>
      </w:ins>
      <w:del w:id="1192" w:author="Kelvin Sung" w:date="2021-05-14T09:43:00Z">
        <w:r w:rsidRPr="00BB35BD" w:rsidDel="002D74CD">
          <w:delText>camera</w:delText>
        </w:r>
      </w:del>
      <w:r w:rsidRPr="00BB35BD">
        <w:t>_</w:t>
      </w:r>
      <w:ins w:id="1193" w:author="Kelvin Sung" w:date="2021-05-14T09:44:00Z">
        <w:r w:rsidR="00DF1316">
          <w:t>pixel_</w:t>
        </w:r>
      </w:ins>
      <w:del w:id="1194" w:author="Kelvin Sung" w:date="2021-05-14T09:43:00Z">
        <w:r w:rsidRPr="00BB35BD" w:rsidDel="002D74CD">
          <w:delText>manipulation</w:delText>
        </w:r>
      </w:del>
      <w:ins w:id="1195" w:author="Kelvin Sung" w:date="2021-05-14T09:43:00Z">
        <w:r w:rsidR="002D74CD">
          <w:t>collision</w:t>
        </w:r>
      </w:ins>
      <w:r w:rsidRPr="00BB35BD">
        <w:t>.js";</w:t>
      </w:r>
    </w:p>
    <w:p w14:paraId="5291882F" w14:textId="746F6925" w:rsidR="000A6DC9" w:rsidRPr="00BB35BD" w:rsidRDefault="000A6DC9" w:rsidP="000A6DC9">
      <w:pPr>
        <w:pStyle w:val="Code"/>
      </w:pPr>
      <w:r w:rsidRPr="00BB35BD">
        <w:t>export default</w:t>
      </w:r>
      <w:ins w:id="1196" w:author="Kelvin Sung" w:date="2021-05-14T09:43:00Z">
        <w:r w:rsidR="00FD2657">
          <w:t xml:space="preserve"> TextureRenderable</w:t>
        </w:r>
      </w:ins>
      <w:del w:id="1197" w:author="Kelvin Sung" w:date="2021-05-14T09:43:00Z">
        <w:r w:rsidRPr="00BB35BD" w:rsidDel="00FD2657">
          <w:delText xml:space="preserve"> Camera</w:delText>
        </w:r>
      </w:del>
      <w:r w:rsidRPr="00BB35BD">
        <w:t>;</w:t>
      </w:r>
    </w:p>
    <w:p w14:paraId="7068566E" w14:textId="77777777" w:rsidR="003A00D3" w:rsidRDefault="000A6DC9" w:rsidP="000A6DC9">
      <w:pPr>
        <w:pStyle w:val="BodyTextCont"/>
        <w:rPr>
          <w:ins w:id="1198" w:author="Kelvin Sung" w:date="2021-05-14T15:42:00Z"/>
          <w:bdr w:val="none" w:sz="0" w:space="0" w:color="auto" w:frame="1"/>
        </w:rPr>
      </w:pPr>
      <w:r w:rsidRPr="00BB35BD">
        <w:rPr>
          <w:bdr w:val="none" w:sz="0" w:space="0" w:color="auto" w:frame="1"/>
        </w:rPr>
        <w:t>With this structure</w:t>
      </w:r>
      <w:del w:id="1199" w:author="Kelvin Sung" w:date="2021-05-14T15:42:00Z">
        <w:r w:rsidRPr="00BB35BD" w:rsidDel="003A00D3">
          <w:rPr>
            <w:bdr w:val="none" w:sz="0" w:space="0" w:color="auto" w:frame="1"/>
          </w:rPr>
          <w:delText xml:space="preserve"> of the source code files</w:delText>
        </w:r>
      </w:del>
      <w:r w:rsidRPr="00BB35BD">
        <w:rPr>
          <w:bdr w:val="none" w:sz="0" w:space="0" w:color="auto" w:frame="1"/>
        </w:rPr>
        <w:t xml:space="preserve">, </w:t>
      </w:r>
      <w:ins w:id="1200" w:author="Kelvin Sung" w:date="2021-05-14T15:42:00Z">
        <w:r w:rsidR="003A00D3">
          <w:rPr>
            <w:bdr w:val="none" w:sz="0" w:space="0" w:color="auto" w:frame="1"/>
          </w:rPr>
          <w:t xml:space="preserve">the </w:t>
        </w:r>
      </w:ins>
      <w:del w:id="1201" w:author="Kelvin Sung" w:date="2021-05-14T09:45:00Z">
        <w:r w:rsidRPr="0043601B" w:rsidDel="0043601B">
          <w:rPr>
            <w:rStyle w:val="CodeInline"/>
            <w:rPrChange w:id="1202" w:author="Kelvin Sung" w:date="2021-05-14T09:45:00Z">
              <w:rPr>
                <w:bdr w:val="none" w:sz="0" w:space="0" w:color="auto" w:frame="1"/>
              </w:rPr>
            </w:rPrChange>
          </w:rPr>
          <w:delText>camrea</w:delText>
        </w:r>
      </w:del>
      <w:ins w:id="1203" w:author="Kelvin Sung" w:date="2021-05-14T09:45:00Z">
        <w:r w:rsidR="0043601B" w:rsidRPr="0043601B">
          <w:rPr>
            <w:rStyle w:val="CodeInline"/>
            <w:rPrChange w:id="1204" w:author="Kelvin Sung" w:date="2021-05-14T09:45:00Z">
              <w:rPr>
                <w:bdr w:val="none" w:sz="0" w:space="0" w:color="auto" w:frame="1"/>
              </w:rPr>
            </w:rPrChange>
          </w:rPr>
          <w:t>texture_renderable</w:t>
        </w:r>
      </w:ins>
      <w:r w:rsidRPr="0043601B">
        <w:rPr>
          <w:rStyle w:val="CodeInline"/>
          <w:rPrChange w:id="1205" w:author="Kelvin Sung" w:date="2021-05-14T09:45:00Z">
            <w:rPr>
              <w:bdr w:val="none" w:sz="0" w:space="0" w:color="auto" w:frame="1"/>
            </w:rPr>
          </w:rPrChange>
        </w:rPr>
        <w:t>_main.js</w:t>
      </w:r>
      <w:r w:rsidRPr="00BB35BD">
        <w:rPr>
          <w:bdr w:val="none" w:sz="0" w:space="0" w:color="auto" w:frame="1"/>
        </w:rPr>
        <w:t xml:space="preserve"> </w:t>
      </w:r>
      <w:ins w:id="1206" w:author="Kelvin Sung" w:date="2021-05-14T15:42:00Z">
        <w:r w:rsidR="003A00D3">
          <w:rPr>
            <w:bdr w:val="none" w:sz="0" w:space="0" w:color="auto" w:frame="1"/>
          </w:rPr>
          <w:t xml:space="preserve">file </w:t>
        </w:r>
      </w:ins>
      <w:r w:rsidRPr="00BB35BD">
        <w:rPr>
          <w:bdr w:val="none" w:sz="0" w:space="0" w:color="auto" w:frame="1"/>
        </w:rPr>
        <w:t xml:space="preserve">implements all the basic functionality and exports to </w:t>
      </w:r>
      <w:del w:id="1207" w:author="Kelvin Sung" w:date="2021-05-14T09:45:00Z">
        <w:r w:rsidRPr="004944EF" w:rsidDel="0043601B">
          <w:rPr>
            <w:rStyle w:val="CodeInline"/>
            <w:rPrChange w:id="1208" w:author="Kelvin Sung" w:date="2021-05-14T09:46:00Z">
              <w:rPr>
                <w:bdr w:val="none" w:sz="0" w:space="0" w:color="auto" w:frame="1"/>
              </w:rPr>
            </w:rPrChange>
          </w:rPr>
          <w:delText>camera_manipulation</w:delText>
        </w:r>
      </w:del>
      <w:ins w:id="1209" w:author="Kelvin Sung" w:date="2021-05-14T09:45:00Z">
        <w:r w:rsidR="0043601B" w:rsidRPr="004944EF">
          <w:rPr>
            <w:rStyle w:val="CodeInline"/>
            <w:rPrChange w:id="1210" w:author="Kelvin Sung" w:date="2021-05-14T09:46:00Z">
              <w:rPr>
                <w:bdr w:val="none" w:sz="0" w:space="0" w:color="auto" w:frame="1"/>
              </w:rPr>
            </w:rPrChange>
          </w:rPr>
          <w:t>texture_renderable_pixel_colli</w:t>
        </w:r>
        <w:r w:rsidR="004944EF" w:rsidRPr="004944EF">
          <w:rPr>
            <w:rStyle w:val="CodeInline"/>
            <w:rPrChange w:id="1211" w:author="Kelvin Sung" w:date="2021-05-14T09:46:00Z">
              <w:rPr>
                <w:bdr w:val="none" w:sz="0" w:space="0" w:color="auto" w:frame="1"/>
              </w:rPr>
            </w:rPrChange>
          </w:rPr>
          <w:t>sion</w:t>
        </w:r>
      </w:ins>
      <w:r w:rsidRPr="004944EF">
        <w:rPr>
          <w:rStyle w:val="CodeInline"/>
          <w:rPrChange w:id="1212" w:author="Kelvin Sung" w:date="2021-05-14T09:46:00Z">
            <w:rPr>
              <w:bdr w:val="none" w:sz="0" w:space="0" w:color="auto" w:frame="1"/>
            </w:rPr>
          </w:rPrChange>
        </w:rPr>
        <w:t>.js</w:t>
      </w:r>
      <w:del w:id="1213" w:author="Kelvin Sung" w:date="2021-05-14T15:35:00Z">
        <w:r w:rsidRPr="00BB35BD" w:rsidDel="00011BC7">
          <w:rPr>
            <w:bdr w:val="none" w:sz="0" w:space="0" w:color="auto" w:frame="1"/>
          </w:rPr>
          <w:delText xml:space="preserve"> </w:delText>
        </w:r>
      </w:del>
      <w:ins w:id="1214" w:author="Kelvin Sung" w:date="2021-05-14T15:35:00Z">
        <w:r w:rsidR="00011BC7">
          <w:rPr>
            <w:bdr w:val="none" w:sz="0" w:space="0" w:color="auto" w:frame="1"/>
          </w:rPr>
          <w:t xml:space="preserve">, </w:t>
        </w:r>
      </w:ins>
      <w:del w:id="1215" w:author="Kelvin Sung" w:date="2021-05-14T15:35:00Z">
        <w:r w:rsidRPr="00BB35BD" w:rsidDel="00011BC7">
          <w:rPr>
            <w:bdr w:val="none" w:sz="0" w:space="0" w:color="auto" w:frame="1"/>
          </w:rPr>
          <w:delText xml:space="preserve">that </w:delText>
        </w:r>
      </w:del>
      <w:ins w:id="1216" w:author="Kelvin Sung" w:date="2021-05-14T15:36:00Z">
        <w:r w:rsidR="00011BC7">
          <w:rPr>
            <w:bdr w:val="none" w:sz="0" w:space="0" w:color="auto" w:frame="1"/>
          </w:rPr>
          <w:t xml:space="preserve">which </w:t>
        </w:r>
      </w:ins>
      <w:del w:id="1217" w:author="Kelvin Sung" w:date="2021-05-14T15:36:00Z">
        <w:r w:rsidRPr="00BB35BD" w:rsidDel="00E6135C">
          <w:rPr>
            <w:bdr w:val="none" w:sz="0" w:space="0" w:color="auto" w:frame="1"/>
          </w:rPr>
          <w:delText xml:space="preserve">defines </w:delText>
        </w:r>
      </w:del>
      <w:ins w:id="1218" w:author="Kelvin Sung" w:date="2021-05-14T15:36:00Z">
        <w:r w:rsidR="00E6135C">
          <w:rPr>
            <w:bdr w:val="none" w:sz="0" w:space="0" w:color="auto" w:frame="1"/>
          </w:rPr>
          <w:t xml:space="preserve">appends </w:t>
        </w:r>
      </w:ins>
      <w:r w:rsidRPr="00BB35BD">
        <w:rPr>
          <w:bdr w:val="none" w:sz="0" w:space="0" w:color="auto" w:frame="1"/>
        </w:rPr>
        <w:t xml:space="preserve">additional functionality </w:t>
      </w:r>
      <w:del w:id="1219" w:author="Kelvin Sung" w:date="2021-05-14T15:36:00Z">
        <w:r w:rsidRPr="00BB35BD" w:rsidDel="00E6135C">
          <w:rPr>
            <w:bdr w:val="none" w:sz="0" w:space="0" w:color="auto" w:frame="1"/>
          </w:rPr>
          <w:delText xml:space="preserve">for </w:delText>
        </w:r>
      </w:del>
      <w:ins w:id="1220" w:author="Kelvin Sung" w:date="2021-05-14T15:36:00Z">
        <w:r w:rsidR="00E6135C">
          <w:rPr>
            <w:bdr w:val="none" w:sz="0" w:space="0" w:color="auto" w:frame="1"/>
          </w:rPr>
          <w:t xml:space="preserve">to </w:t>
        </w:r>
      </w:ins>
      <w:r w:rsidRPr="00BB35BD">
        <w:rPr>
          <w:bdr w:val="none" w:sz="0" w:space="0" w:color="auto" w:frame="1"/>
        </w:rPr>
        <w:t xml:space="preserve">the </w:t>
      </w:r>
      <w:del w:id="1221" w:author="Kelvin Sung" w:date="2021-05-14T09:46:00Z">
        <w:r w:rsidRPr="004944EF" w:rsidDel="004944EF">
          <w:rPr>
            <w:rStyle w:val="CodeInline"/>
            <w:rPrChange w:id="1222" w:author="Kelvin Sung" w:date="2021-05-14T09:46:00Z">
              <w:rPr>
                <w:bdr w:val="none" w:sz="0" w:space="0" w:color="auto" w:frame="1"/>
              </w:rPr>
            </w:rPrChange>
          </w:rPr>
          <w:delText xml:space="preserve">Camera </w:delText>
        </w:r>
      </w:del>
      <w:proofErr w:type="spellStart"/>
      <w:ins w:id="1223" w:author="Kelvin Sung" w:date="2021-05-14T09:46:00Z">
        <w:r w:rsidR="004944EF" w:rsidRPr="004944EF">
          <w:rPr>
            <w:rStyle w:val="CodeInline"/>
            <w:rPrChange w:id="1224" w:author="Kelvin Sung" w:date="2021-05-14T09:46:00Z">
              <w:rPr>
                <w:bdr w:val="none" w:sz="0" w:space="0" w:color="auto" w:frame="1"/>
              </w:rPr>
            </w:rPrChange>
          </w:rPr>
          <w:t>TextureRenderable</w:t>
        </w:r>
        <w:proofErr w:type="spellEnd"/>
        <w:r w:rsidR="004944EF">
          <w:rPr>
            <w:bdr w:val="none" w:sz="0" w:space="0" w:color="auto" w:frame="1"/>
          </w:rPr>
          <w:t xml:space="preserve"> </w:t>
        </w:r>
      </w:ins>
      <w:r w:rsidRPr="00BB35BD">
        <w:rPr>
          <w:bdr w:val="none" w:sz="0" w:space="0" w:color="auto" w:frame="1"/>
        </w:rPr>
        <w:t xml:space="preserve">class. Finally, </w:t>
      </w:r>
      <w:del w:id="1225" w:author="Kelvin Sung" w:date="2021-05-14T09:46:00Z">
        <w:r w:rsidRPr="004944EF" w:rsidDel="004944EF">
          <w:rPr>
            <w:rStyle w:val="CodeInline"/>
            <w:rPrChange w:id="1226" w:author="Kelvin Sung" w:date="2021-05-14T09:46:00Z">
              <w:rPr>
                <w:bdr w:val="none" w:sz="0" w:space="0" w:color="auto" w:frame="1"/>
              </w:rPr>
            </w:rPrChange>
          </w:rPr>
          <w:delText>camera</w:delText>
        </w:r>
      </w:del>
      <w:ins w:id="1227" w:author="Kelvin Sung" w:date="2021-05-14T09:46:00Z">
        <w:r w:rsidR="004944EF" w:rsidRPr="004944EF">
          <w:rPr>
            <w:rStyle w:val="CodeInline"/>
            <w:rPrChange w:id="1228" w:author="Kelvin Sung" w:date="2021-05-14T09:46:00Z">
              <w:rPr>
                <w:bdr w:val="none" w:sz="0" w:space="0" w:color="auto" w:frame="1"/>
              </w:rPr>
            </w:rPrChange>
          </w:rPr>
          <w:t>texture_renderable</w:t>
        </w:r>
      </w:ins>
      <w:r w:rsidRPr="004944EF">
        <w:rPr>
          <w:rStyle w:val="CodeInline"/>
          <w:rPrChange w:id="1229" w:author="Kelvin Sung" w:date="2021-05-14T09:46:00Z">
            <w:rPr>
              <w:bdr w:val="none" w:sz="0" w:space="0" w:color="auto" w:frame="1"/>
            </w:rPr>
          </w:rPrChange>
        </w:rPr>
        <w:t>.js</w:t>
      </w:r>
      <w:r w:rsidRPr="00BB35BD">
        <w:rPr>
          <w:bdr w:val="none" w:sz="0" w:space="0" w:color="auto" w:frame="1"/>
        </w:rPr>
        <w:t xml:space="preserve"> imports the extended functions from </w:t>
      </w:r>
      <w:ins w:id="1230" w:author="Kelvin Sung" w:date="2021-05-14T09:46:00Z">
        <w:r w:rsidR="004944EF" w:rsidRPr="006022C0">
          <w:rPr>
            <w:rStyle w:val="CodeInline"/>
          </w:rPr>
          <w:t>texture_renderable_pixel_collision.js</w:t>
        </w:r>
        <w:r w:rsidR="004944EF" w:rsidRPr="00BB35BD">
          <w:rPr>
            <w:bdr w:val="none" w:sz="0" w:space="0" w:color="auto" w:frame="1"/>
          </w:rPr>
          <w:t xml:space="preserve"> </w:t>
        </w:r>
      </w:ins>
      <w:del w:id="1231" w:author="Kelvin Sung" w:date="2021-05-14T09:46:00Z">
        <w:r w:rsidRPr="00BB35BD" w:rsidDel="004944EF">
          <w:rPr>
            <w:bdr w:val="none" w:sz="0" w:space="0" w:color="auto" w:frame="1"/>
          </w:rPr>
          <w:delText>camera_manipulation.js</w:delText>
        </w:r>
      </w:del>
      <w:r w:rsidRPr="00BB35BD">
        <w:rPr>
          <w:bdr w:val="none" w:sz="0" w:space="0" w:color="auto" w:frame="1"/>
        </w:rPr>
        <w:t xml:space="preserve">. The users of the </w:t>
      </w:r>
      <w:del w:id="1232" w:author="Kelvin Sung" w:date="2021-05-14T09:47:00Z">
        <w:r w:rsidRPr="004944EF" w:rsidDel="004944EF">
          <w:rPr>
            <w:rStyle w:val="CodeInline"/>
            <w:rPrChange w:id="1233" w:author="Kelvin Sung" w:date="2021-05-14T09:47:00Z">
              <w:rPr>
                <w:bdr w:val="none" w:sz="0" w:space="0" w:color="auto" w:frame="1"/>
              </w:rPr>
            </w:rPrChange>
          </w:rPr>
          <w:delText xml:space="preserve">Camera </w:delText>
        </w:r>
      </w:del>
      <w:proofErr w:type="spellStart"/>
      <w:ins w:id="1234" w:author="Kelvin Sung" w:date="2021-05-14T09:47:00Z">
        <w:r w:rsidR="004944EF" w:rsidRPr="004944EF">
          <w:rPr>
            <w:rStyle w:val="CodeInline"/>
            <w:rPrChange w:id="1235" w:author="Kelvin Sung" w:date="2021-05-14T09:47:00Z">
              <w:rPr>
                <w:bdr w:val="none" w:sz="0" w:space="0" w:color="auto" w:frame="1"/>
              </w:rPr>
            </w:rPrChange>
          </w:rPr>
          <w:t>TextureRenderable</w:t>
        </w:r>
        <w:proofErr w:type="spellEnd"/>
        <w:r w:rsidR="004944EF">
          <w:rPr>
            <w:bdr w:val="none" w:sz="0" w:space="0" w:color="auto" w:frame="1"/>
          </w:rPr>
          <w:t xml:space="preserve"> </w:t>
        </w:r>
      </w:ins>
      <w:r w:rsidRPr="00BB35BD">
        <w:rPr>
          <w:bdr w:val="none" w:sz="0" w:space="0" w:color="auto" w:frame="1"/>
        </w:rPr>
        <w:t xml:space="preserve">class can simply import from </w:t>
      </w:r>
      <w:del w:id="1236" w:author="Kelvin Sung" w:date="2021-05-14T09:47:00Z">
        <w:r w:rsidRPr="004944EF" w:rsidDel="004944EF">
          <w:rPr>
            <w:rStyle w:val="CodeInline"/>
            <w:rPrChange w:id="1237" w:author="Kelvin Sung" w:date="2021-05-14T09:47:00Z">
              <w:rPr>
                <w:bdr w:val="none" w:sz="0" w:space="0" w:color="auto" w:frame="1"/>
              </w:rPr>
            </w:rPrChange>
          </w:rPr>
          <w:delText>camera</w:delText>
        </w:r>
      </w:del>
      <w:ins w:id="1238" w:author="Kelvin Sung" w:date="2021-05-14T09:47:00Z">
        <w:r w:rsidR="004944EF" w:rsidRPr="004944EF">
          <w:rPr>
            <w:rStyle w:val="CodeInline"/>
            <w:rPrChange w:id="1239" w:author="Kelvin Sung" w:date="2021-05-14T09:47:00Z">
              <w:rPr>
                <w:bdr w:val="none" w:sz="0" w:space="0" w:color="auto" w:frame="1"/>
              </w:rPr>
            </w:rPrChange>
          </w:rPr>
          <w:t>texture_renderable</w:t>
        </w:r>
      </w:ins>
      <w:r w:rsidRPr="004944EF">
        <w:rPr>
          <w:rStyle w:val="CodeInline"/>
          <w:rPrChange w:id="1240" w:author="Kelvin Sung" w:date="2021-05-14T09:47:00Z">
            <w:rPr>
              <w:bdr w:val="none" w:sz="0" w:space="0" w:color="auto" w:frame="1"/>
            </w:rPr>
          </w:rPrChange>
        </w:rPr>
        <w:t>.js</w:t>
      </w:r>
      <w:r w:rsidRPr="00BB35BD">
        <w:rPr>
          <w:bdr w:val="none" w:sz="0" w:space="0" w:color="auto" w:frame="1"/>
        </w:rPr>
        <w:t xml:space="preserve"> and will have access to all of the defined functionality. </w:t>
      </w:r>
    </w:p>
    <w:p w14:paraId="342256F4" w14:textId="71B31766" w:rsidR="000A6DC9" w:rsidRDefault="000A6DC9" w:rsidP="000A6DC9">
      <w:pPr>
        <w:pStyle w:val="BodyTextCont"/>
        <w:rPr>
          <w:ins w:id="1241" w:author="Kelvin Sung" w:date="2021-05-14T09:52:00Z"/>
          <w:bdr w:val="none" w:sz="0" w:space="0" w:color="auto" w:frame="1"/>
        </w:rPr>
      </w:pPr>
      <w:r w:rsidRPr="00BB35BD">
        <w:rPr>
          <w:bdr w:val="none" w:sz="0" w:space="0" w:color="auto" w:frame="1"/>
        </w:rPr>
        <w:t>In this way,</w:t>
      </w:r>
      <w:ins w:id="1242" w:author="Kelvin Sung" w:date="2021-05-14T15:43:00Z">
        <w:r w:rsidR="003A00D3">
          <w:rPr>
            <w:bdr w:val="none" w:sz="0" w:space="0" w:color="auto" w:frame="1"/>
          </w:rPr>
          <w:t xml:space="preserve"> from the </w:t>
        </w:r>
      </w:ins>
      <w:ins w:id="1243" w:author="Kelvin Sung" w:date="2021-05-14T15:44:00Z">
        <w:r w:rsidR="003A00D3">
          <w:rPr>
            <w:bdr w:val="none" w:sz="0" w:space="0" w:color="auto" w:frame="1"/>
          </w:rPr>
          <w:t>perspective of the game developer</w:t>
        </w:r>
      </w:ins>
      <w:del w:id="1244" w:author="Kelvin Sung" w:date="2021-05-14T15:44:00Z">
        <w:r w:rsidRPr="00BB35BD" w:rsidDel="003A00D3">
          <w:rPr>
            <w:bdr w:val="none" w:sz="0" w:space="0" w:color="auto" w:frame="1"/>
          </w:rPr>
          <w:delText xml:space="preserve"> </w:delText>
        </w:r>
      </w:del>
      <w:ins w:id="1245" w:author="Kelvin Sung" w:date="2021-05-14T15:43:00Z">
        <w:r w:rsidR="003A00D3">
          <w:rPr>
            <w:bdr w:val="none" w:sz="0" w:space="0" w:color="auto" w:frame="1"/>
          </w:rPr>
          <w:t xml:space="preserve">, </w:t>
        </w:r>
      </w:ins>
      <w:ins w:id="1246" w:author="Kelvin Sung" w:date="2021-05-14T09:47:00Z">
        <w:r w:rsidR="00F4482C" w:rsidRPr="006022C0">
          <w:rPr>
            <w:rStyle w:val="CodeInline"/>
          </w:rPr>
          <w:t>texture_renderable.js</w:t>
        </w:r>
      </w:ins>
      <w:del w:id="1247" w:author="Kelvin Sung" w:date="2021-05-14T09:47:00Z">
        <w:r w:rsidRPr="00BB35BD" w:rsidDel="00F4482C">
          <w:rPr>
            <w:bdr w:val="none" w:sz="0" w:space="0" w:color="auto" w:frame="1"/>
          </w:rPr>
          <w:delText>camera.js</w:delText>
        </w:r>
      </w:del>
      <w:r w:rsidRPr="00BB35BD">
        <w:rPr>
          <w:bdr w:val="none" w:sz="0" w:space="0" w:color="auto" w:frame="1"/>
        </w:rPr>
        <w:t xml:space="preserve"> serves as the access point to the </w:t>
      </w:r>
      <w:del w:id="1248" w:author="Kelvin Sung" w:date="2021-05-14T09:48:00Z">
        <w:r w:rsidRPr="00F4482C" w:rsidDel="00F4482C">
          <w:rPr>
            <w:rStyle w:val="CodeInline"/>
            <w:rPrChange w:id="1249" w:author="Kelvin Sung" w:date="2021-05-14T09:48:00Z">
              <w:rPr>
                <w:bdr w:val="none" w:sz="0" w:space="0" w:color="auto" w:frame="1"/>
              </w:rPr>
            </w:rPrChange>
          </w:rPr>
          <w:delText xml:space="preserve">Camera </w:delText>
        </w:r>
      </w:del>
      <w:proofErr w:type="spellStart"/>
      <w:ins w:id="1250" w:author="Kelvin Sung" w:date="2021-05-14T09:48:00Z">
        <w:r w:rsidR="00F4482C" w:rsidRPr="00F4482C">
          <w:rPr>
            <w:rStyle w:val="CodeInline"/>
            <w:rPrChange w:id="1251" w:author="Kelvin Sung" w:date="2021-05-14T09:48:00Z">
              <w:rPr>
                <w:bdr w:val="none" w:sz="0" w:space="0" w:color="auto" w:frame="1"/>
              </w:rPr>
            </w:rPrChange>
          </w:rPr>
          <w:t>TextureRenderable</w:t>
        </w:r>
        <w:proofErr w:type="spellEnd"/>
        <w:r w:rsidR="00F4482C">
          <w:rPr>
            <w:bdr w:val="none" w:sz="0" w:space="0" w:color="auto" w:frame="1"/>
          </w:rPr>
          <w:t xml:space="preserve"> </w:t>
        </w:r>
      </w:ins>
      <w:r w:rsidRPr="00BB35BD">
        <w:rPr>
          <w:bdr w:val="none" w:sz="0" w:space="0" w:color="auto" w:frame="1"/>
        </w:rPr>
        <w:t>class and hides the details of the implementation source code structure.</w:t>
      </w:r>
      <w:ins w:id="1252" w:author="Kelvin Sung" w:date="2021-05-14T15:37:00Z">
        <w:r w:rsidR="00DF5AA7">
          <w:rPr>
            <w:bdr w:val="none" w:sz="0" w:space="0" w:color="auto" w:frame="1"/>
          </w:rPr>
          <w:t xml:space="preserve"> At the same time, </w:t>
        </w:r>
      </w:ins>
      <w:ins w:id="1253" w:author="Kelvin Sung" w:date="2021-05-14T15:44:00Z">
        <w:r w:rsidR="003A00D3">
          <w:rPr>
            <w:bdr w:val="none" w:sz="0" w:space="0" w:color="auto" w:frame="1"/>
          </w:rPr>
          <w:t xml:space="preserve">from the perspective of </w:t>
        </w:r>
      </w:ins>
      <w:ins w:id="1254" w:author="Kelvin Sung" w:date="2021-05-14T15:45:00Z">
        <w:r w:rsidR="003A00D3">
          <w:rPr>
            <w:bdr w:val="none" w:sz="0" w:space="0" w:color="auto" w:frame="1"/>
          </w:rPr>
          <w:t xml:space="preserve">you as </w:t>
        </w:r>
      </w:ins>
      <w:ins w:id="1255" w:author="Kelvin Sung" w:date="2021-05-14T15:44:00Z">
        <w:r w:rsidR="003A00D3">
          <w:rPr>
            <w:bdr w:val="none" w:sz="0" w:space="0" w:color="auto" w:frame="1"/>
          </w:rPr>
          <w:t xml:space="preserve">the engine </w:t>
        </w:r>
      </w:ins>
      <w:ins w:id="1256" w:author="Kelvin Sung" w:date="2021-05-14T15:45:00Z">
        <w:r w:rsidR="003A00D3">
          <w:rPr>
            <w:bdr w:val="none" w:sz="0" w:space="0" w:color="auto" w:frame="1"/>
          </w:rPr>
          <w:t xml:space="preserve">developer, </w:t>
        </w:r>
      </w:ins>
      <w:ins w:id="1257" w:author="Kelvin Sung" w:date="2021-05-14T15:37:00Z">
        <w:r w:rsidR="00DF5AA7" w:rsidRPr="00DF5AA7">
          <w:rPr>
            <w:bdr w:val="none" w:sz="0" w:space="0" w:color="auto" w:frame="1"/>
          </w:rPr>
          <w:t xml:space="preserve">complex implementations </w:t>
        </w:r>
      </w:ins>
      <w:ins w:id="1258" w:author="Kelvin Sung" w:date="2021-05-14T15:38:00Z">
        <w:r w:rsidR="00DF5AA7">
          <w:rPr>
            <w:bdr w:val="none" w:sz="0" w:space="0" w:color="auto" w:frame="1"/>
          </w:rPr>
          <w:t xml:space="preserve">are </w:t>
        </w:r>
      </w:ins>
      <w:ins w:id="1259" w:author="Kelvin Sung" w:date="2021-05-14T15:37:00Z">
        <w:r w:rsidR="00DF5AA7" w:rsidRPr="00DF5AA7">
          <w:rPr>
            <w:bdr w:val="none" w:sz="0" w:space="0" w:color="auto" w:frame="1"/>
          </w:rPr>
          <w:t>separate</w:t>
        </w:r>
      </w:ins>
      <w:ins w:id="1260" w:author="Kelvin Sung" w:date="2021-05-14T15:38:00Z">
        <w:r w:rsidR="00DF5AA7">
          <w:rPr>
            <w:bdr w:val="none" w:sz="0" w:space="0" w:color="auto" w:frame="1"/>
          </w:rPr>
          <w:t>d into source code files</w:t>
        </w:r>
      </w:ins>
      <w:ins w:id="1261" w:author="Kelvin Sung" w:date="2021-05-14T15:39:00Z">
        <w:r w:rsidR="00DF5AA7">
          <w:rPr>
            <w:bdr w:val="none" w:sz="0" w:space="0" w:color="auto" w:frame="1"/>
          </w:rPr>
          <w:t xml:space="preserve"> with names </w:t>
        </w:r>
      </w:ins>
      <w:ins w:id="1262" w:author="Kelvin Sung" w:date="2021-05-14T15:45:00Z">
        <w:r w:rsidR="003A00D3">
          <w:rPr>
            <w:bdr w:val="none" w:sz="0" w:space="0" w:color="auto" w:frame="1"/>
          </w:rPr>
          <w:t xml:space="preserve">indicating </w:t>
        </w:r>
      </w:ins>
      <w:ins w:id="1263" w:author="Kelvin Sung" w:date="2021-05-14T15:39:00Z">
        <w:r w:rsidR="00DF5AA7">
          <w:rPr>
            <w:bdr w:val="none" w:sz="0" w:space="0" w:color="auto" w:frame="1"/>
          </w:rPr>
          <w:t xml:space="preserve">the content achieving </w:t>
        </w:r>
      </w:ins>
      <w:ins w:id="1264" w:author="Kelvin Sung" w:date="2021-05-14T15:37:00Z">
        <w:r w:rsidR="00DF5AA7" w:rsidRPr="00DF5AA7">
          <w:rPr>
            <w:bdr w:val="none" w:sz="0" w:space="0" w:color="auto" w:frame="1"/>
          </w:rPr>
          <w:t xml:space="preserve">readability of each </w:t>
        </w:r>
      </w:ins>
      <w:ins w:id="1265" w:author="Kelvin Sung" w:date="2021-05-14T15:40:00Z">
        <w:r w:rsidR="00DF5AA7">
          <w:rPr>
            <w:bdr w:val="none" w:sz="0" w:space="0" w:color="auto" w:frame="1"/>
          </w:rPr>
          <w:t xml:space="preserve">individual </w:t>
        </w:r>
      </w:ins>
      <w:ins w:id="1266" w:author="Kelvin Sung" w:date="2021-05-14T15:37:00Z">
        <w:r w:rsidR="00DF5AA7" w:rsidRPr="00DF5AA7">
          <w:rPr>
            <w:bdr w:val="none" w:sz="0" w:space="0" w:color="auto" w:frame="1"/>
          </w:rPr>
          <w:t>file.</w:t>
        </w:r>
        <w:r w:rsidR="00DF5AA7">
          <w:rPr>
            <w:bdr w:val="none" w:sz="0" w:space="0" w:color="auto" w:frame="1"/>
          </w:rPr>
          <w:t xml:space="preserve"> </w:t>
        </w:r>
      </w:ins>
    </w:p>
    <w:p w14:paraId="073A6FA5" w14:textId="56A4DC02" w:rsidR="00C82AC6" w:rsidRPr="00BB35BD" w:rsidRDefault="00DB2316">
      <w:pPr>
        <w:pStyle w:val="Heading4"/>
        <w:pPrChange w:id="1267" w:author="Kelvin Sung" w:date="2021-05-14T09:53:00Z">
          <w:pPr>
            <w:pStyle w:val="BodyTextCont"/>
          </w:pPr>
        </w:pPrChange>
      </w:pPr>
      <w:ins w:id="1268" w:author="Kelvin Sung" w:date="2021-05-14T15:50:00Z">
        <w:r>
          <w:t xml:space="preserve">Define </w:t>
        </w:r>
      </w:ins>
      <w:ins w:id="1269" w:author="Kelvin Sung" w:date="2021-05-14T15:52:00Z">
        <w:r>
          <w:t xml:space="preserve">Access to </w:t>
        </w:r>
      </w:ins>
      <w:ins w:id="1270" w:author="Kelvin Sung" w:date="2021-05-14T15:50:00Z">
        <w:r>
          <w:t>Texture Color Array</w:t>
        </w:r>
      </w:ins>
    </w:p>
    <w:p w14:paraId="04CC2A83" w14:textId="00E10613" w:rsidR="00DB2316" w:rsidRDefault="00DB2316" w:rsidP="00DB2316">
      <w:pPr>
        <w:pStyle w:val="BodyTextFirst"/>
        <w:rPr>
          <w:ins w:id="1271" w:author="Kelvin Sung" w:date="2021-05-14T15:54:00Z"/>
        </w:rPr>
      </w:pPr>
      <w:ins w:id="1272" w:author="Kelvin Sung" w:date="2021-05-14T15:54:00Z">
        <w:r>
          <w:t xml:space="preserve">Recall that you began this project by first editing the </w:t>
        </w:r>
        <w:r w:rsidRPr="00DB2316">
          <w:rPr>
            <w:rStyle w:val="CodeInline"/>
            <w:rPrChange w:id="1273" w:author="Kelvin Sung" w:date="2021-05-14T15:55:00Z">
              <w:rPr/>
            </w:rPrChange>
          </w:rPr>
          <w:t>Texture</w:t>
        </w:r>
        <w:r>
          <w:t xml:space="preserve"> </w:t>
        </w:r>
      </w:ins>
      <w:ins w:id="1274" w:author="Kelvin Sung" w:date="2021-05-14T15:55:00Z">
        <w:r>
          <w:t xml:space="preserve">module </w:t>
        </w:r>
      </w:ins>
      <w:ins w:id="1275" w:author="Kelvin Sung" w:date="2021-05-14T15:54:00Z">
        <w:r>
          <w:t xml:space="preserve">to </w:t>
        </w:r>
      </w:ins>
      <w:ins w:id="1276" w:author="Kelvin Sung" w:date="2021-05-14T15:55:00Z">
        <w:r>
          <w:t>retrieve</w:t>
        </w:r>
      </w:ins>
      <w:ins w:id="1277" w:author="Kelvin Sung" w:date="2021-05-14T15:54:00Z">
        <w:r>
          <w:t xml:space="preserve"> </w:t>
        </w:r>
      </w:ins>
      <w:ins w:id="1278" w:author="Kelvin Sung" w:date="2021-05-14T15:55:00Z">
        <w:r>
          <w:t xml:space="preserve">the color array that represent a texture. You must now edit </w:t>
        </w:r>
        <w:proofErr w:type="spellStart"/>
        <w:r w:rsidRPr="00DB2316">
          <w:rPr>
            <w:rStyle w:val="CodeInline"/>
            <w:rPrChange w:id="1279" w:author="Kelvin Sung" w:date="2021-05-14T15:56:00Z">
              <w:rPr/>
            </w:rPrChange>
          </w:rPr>
          <w:t>T</w:t>
        </w:r>
      </w:ins>
      <w:ins w:id="1280" w:author="Kelvin Sung" w:date="2021-05-14T15:56:00Z">
        <w:r w:rsidRPr="00DB2316">
          <w:rPr>
            <w:rStyle w:val="CodeInline"/>
            <w:rPrChange w:id="1281" w:author="Kelvin Sung" w:date="2021-05-14T15:56:00Z">
              <w:rPr/>
            </w:rPrChange>
          </w:rPr>
          <w:t>extureRenderable</w:t>
        </w:r>
        <w:proofErr w:type="spellEnd"/>
        <w:r>
          <w:t xml:space="preserve"> to </w:t>
        </w:r>
      </w:ins>
      <w:ins w:id="1282" w:author="Kelvin Sung" w:date="2021-05-14T15:55:00Z">
        <w:r>
          <w:t>gain access to this color array</w:t>
        </w:r>
      </w:ins>
      <w:ins w:id="1283" w:author="Kelvin Sung" w:date="2021-05-14T15:56:00Z">
        <w:r>
          <w:t>.</w:t>
        </w:r>
      </w:ins>
    </w:p>
    <w:p w14:paraId="55548C4C" w14:textId="64DCC991" w:rsidR="006723AB" w:rsidDel="00DB2316" w:rsidRDefault="006723AB">
      <w:pPr>
        <w:pStyle w:val="BodyTextFirst"/>
        <w:rPr>
          <w:del w:id="1284" w:author="Kelvin Sung" w:date="2021-05-14T15:56:00Z"/>
          <w:moveFrom w:id="1285" w:author="Kelvin Sung" w:date="2021-05-14T09:48:00Z"/>
        </w:rPr>
      </w:pPr>
      <w:moveFromRangeStart w:id="1286" w:author="Kelvin Sung" w:date="2021-05-14T09:48:00Z" w:name="move71878137"/>
      <w:moveFrom w:id="1287" w:author="Kelvin Sung" w:date="2021-05-14T09:48:00Z">
        <w:del w:id="1288" w:author="Kelvin Sung" w:date="2021-05-14T15:56:00Z">
          <w:r w:rsidDel="00DB2316">
            <w:delText xml:space="preserve">The </w:delText>
          </w:r>
          <w:r w:rsidRPr="00700B26" w:rsidDel="00DB2316">
            <w:rPr>
              <w:rStyle w:val="CodeInline"/>
            </w:rPr>
            <w:delText>TextureRenderable</w:delText>
          </w:r>
          <w:r w:rsidDel="00DB2316">
            <w:delText xml:space="preserve"> object is the most appropriate for implementing the per-pixel collision functionality. This is because the </w:delText>
          </w:r>
          <w:r w:rsidRPr="00854E67" w:rsidDel="00DB2316">
            <w:rPr>
              <w:rStyle w:val="CodeInline"/>
            </w:rPr>
            <w:delText>TextureRenderable</w:delText>
          </w:r>
          <w:r w:rsidDel="00DB2316">
            <w:delText xml:space="preserve"> object is the base class for all classes that render textures. Implementation in this base class means all subclasses can inherit the functionality with minimal additional changes.</w:delText>
          </w:r>
          <w:commentRangeEnd w:id="1135"/>
          <w:r w:rsidR="00BB35BD" w:rsidDel="00DB2316">
            <w:rPr>
              <w:rStyle w:val="CommentReference"/>
              <w:rFonts w:asciiTheme="minorHAnsi" w:hAnsiTheme="minorHAnsi"/>
            </w:rPr>
            <w:commentReference w:id="1135"/>
          </w:r>
          <w:commentRangeEnd w:id="1136"/>
          <w:r w:rsidR="000A6DC9" w:rsidDel="00DB2316">
            <w:rPr>
              <w:rStyle w:val="CommentReference"/>
              <w:rFonts w:asciiTheme="minorHAnsi" w:hAnsiTheme="minorHAnsi"/>
            </w:rPr>
            <w:commentReference w:id="1136"/>
          </w:r>
        </w:del>
      </w:moveFrom>
    </w:p>
    <w:moveFromRangeEnd w:id="1286"/>
    <w:p w14:paraId="6D077273" w14:textId="20F2FCFC" w:rsidR="00BB35BD" w:rsidDel="00DB2316" w:rsidRDefault="00BB35BD">
      <w:pPr>
        <w:pStyle w:val="BodyTextFirst"/>
        <w:rPr>
          <w:del w:id="1289" w:author="Kelvin Sung" w:date="2021-05-14T15:50:00Z"/>
        </w:rPr>
        <w:pPrChange w:id="1290" w:author="Kelvin Sung" w:date="2021-05-14T15:51:00Z">
          <w:pPr>
            <w:pStyle w:val="NumList"/>
            <w:numPr>
              <w:numId w:val="27"/>
            </w:numPr>
          </w:pPr>
        </w:pPrChange>
      </w:pPr>
      <w:del w:id="1291" w:author="Kelvin Sung" w:date="2021-05-14T15:50:00Z">
        <w:r w:rsidDel="00DB2316">
          <w:delText>TODO: remaining code in texture_renderable.js</w:delText>
        </w:r>
      </w:del>
    </w:p>
    <w:p w14:paraId="69425A50" w14:textId="41F1E291" w:rsidR="00BB35BD" w:rsidDel="00DB2316" w:rsidRDefault="00BB35BD">
      <w:pPr>
        <w:pStyle w:val="BodyTextFirst"/>
        <w:rPr>
          <w:del w:id="1292" w:author="Kelvin Sung" w:date="2021-05-14T15:50:00Z"/>
        </w:rPr>
        <w:pPrChange w:id="1293" w:author="Kelvin Sung" w:date="2021-05-14T15:51:00Z">
          <w:pPr>
            <w:pStyle w:val="Code"/>
          </w:pPr>
        </w:pPrChange>
      </w:pPr>
      <w:del w:id="1294" w:author="Kelvin Sung" w:date="2021-05-14T15:50:00Z">
        <w:r w:rsidDel="00DB2316">
          <w:delText>import TextureRenderable from "./texture_renderable_pixel_collision.js";</w:delText>
        </w:r>
      </w:del>
    </w:p>
    <w:p w14:paraId="534D8D60" w14:textId="102DBDFC" w:rsidR="00BB35BD" w:rsidRPr="00BB35BD" w:rsidDel="00DB2316" w:rsidRDefault="00BB35BD">
      <w:pPr>
        <w:pStyle w:val="BodyTextFirst"/>
        <w:rPr>
          <w:del w:id="1295" w:author="Kelvin Sung" w:date="2021-05-14T15:50:00Z"/>
        </w:rPr>
        <w:pPrChange w:id="1296" w:author="Kelvin Sung" w:date="2021-05-14T15:51:00Z">
          <w:pPr>
            <w:pStyle w:val="Code"/>
          </w:pPr>
        </w:pPrChange>
      </w:pPr>
      <w:del w:id="1297" w:author="Kelvin Sung" w:date="2021-05-14T15:50:00Z">
        <w:r w:rsidDel="00DB2316">
          <w:delText>export default TextureRenderable;</w:delText>
        </w:r>
      </w:del>
    </w:p>
    <w:p w14:paraId="27973194" w14:textId="63535CF5" w:rsidR="006723AB" w:rsidRPr="00B25031" w:rsidRDefault="006723AB" w:rsidP="00BB35BD">
      <w:pPr>
        <w:pStyle w:val="NumList"/>
        <w:numPr>
          <w:ilvl w:val="0"/>
          <w:numId w:val="27"/>
        </w:numPr>
      </w:pPr>
      <w:commentRangeStart w:id="1298"/>
      <w:commentRangeStart w:id="1299"/>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w:t>
      </w:r>
      <w:commentRangeEnd w:id="1298"/>
      <w:r w:rsidR="00867D86">
        <w:rPr>
          <w:rStyle w:val="CommentReference"/>
          <w:rFonts w:asciiTheme="minorHAnsi" w:hAnsiTheme="minorHAnsi"/>
        </w:rPr>
        <w:commentReference w:id="1298"/>
      </w:r>
      <w:commentRangeEnd w:id="1299"/>
      <w:r w:rsidR="00923540">
        <w:rPr>
          <w:rStyle w:val="CommentReference"/>
          <w:rFonts w:asciiTheme="minorHAnsi" w:hAnsiTheme="minorHAnsi"/>
        </w:rPr>
        <w:commentReference w:id="1299"/>
      </w:r>
      <w:r>
        <w:t xml:space="preserve">file and modify </w:t>
      </w:r>
      <w:r w:rsidRPr="00B25031">
        <w:t>the constructor</w:t>
      </w:r>
      <w:r>
        <w:t xml:space="preserve"> to</w:t>
      </w:r>
      <w:r w:rsidRPr="00B25031">
        <w:t xml:space="preserve"> add </w:t>
      </w:r>
      <w:r>
        <w:t xml:space="preserve">instance </w:t>
      </w:r>
      <w:r w:rsidRPr="00B25031">
        <w:t>variables to hold texture information</w:t>
      </w:r>
      <w:ins w:id="1300" w:author="Kelvin Sung" w:date="2021-05-14T15:56:00Z">
        <w:r w:rsidR="00DB2316">
          <w:t xml:space="preserve">, including a reference to the </w:t>
        </w:r>
        <w:r w:rsidR="00C86A71">
          <w:t xml:space="preserve">retrieved </w:t>
        </w:r>
        <w:r w:rsidR="00DB2316">
          <w:t>color array,</w:t>
        </w:r>
      </w:ins>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lastRenderedPageBreak/>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pPr>
        <w:pStyle w:val="NumList"/>
        <w:numPr>
          <w:ilvl w:val="0"/>
          <w:numId w:val="17"/>
        </w:numPr>
        <w:pPrChange w:id="1301" w:author="Kelvin Sung" w:date="2021-05-14T06:02:00Z">
          <w:pPr>
            <w:pStyle w:val="NumList"/>
            <w:numPr>
              <w:numId w:val="8"/>
            </w:numPr>
          </w:pPr>
        </w:pPrChange>
      </w:pPr>
      <w:r>
        <w:t xml:space="preserve">Modify the </w:t>
      </w:r>
      <w:proofErr w:type="spellStart"/>
      <w:r w:rsidRPr="008D7C2C">
        <w:rPr>
          <w:rStyle w:val="CodeInline"/>
        </w:rPr>
        <w:t>setTexture</w:t>
      </w:r>
      <w:proofErr w:type="spell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4C54BFCA" w14:textId="10220AA2" w:rsidR="00867D86" w:rsidDel="00C86A71" w:rsidRDefault="00867D86" w:rsidP="006723AB">
      <w:pPr>
        <w:pStyle w:val="Code"/>
        <w:rPr>
          <w:del w:id="1302" w:author="Kelvin Sung" w:date="2021-05-14T15:57:00Z"/>
        </w:rPr>
      </w:pPr>
    </w:p>
    <w:p w14:paraId="7341A44F" w14:textId="53059DF6" w:rsidR="006723AB" w:rsidRDefault="006723AB" w:rsidP="00BD194A">
      <w:pPr>
        <w:pStyle w:val="BodyTextCont"/>
      </w:pPr>
      <w:r>
        <w:t xml:space="preserve">Note that the </w:t>
      </w:r>
      <w:commentRangeStart w:id="1303"/>
      <w:commentRangeStart w:id="1304"/>
      <w:proofErr w:type="spellStart"/>
      <w:r w:rsidRPr="0034212A">
        <w:rPr>
          <w:rStyle w:val="CodeInline"/>
        </w:rPr>
        <w:t>m</w:t>
      </w:r>
      <w:r w:rsidR="00867D86">
        <w:rPr>
          <w:rStyle w:val="CodeInline"/>
        </w:rPr>
        <w:t>Elm</w:t>
      </w:r>
      <w:r w:rsidRPr="0034212A">
        <w:rPr>
          <w:rStyle w:val="CodeInline"/>
        </w:rPr>
        <w:t>Width</w:t>
      </w:r>
      <w:ins w:id="1305" w:author="Kelvin Sung" w:date="2021-05-14T15:58:00Z">
        <w:r w:rsidR="00C86A71">
          <w:rPr>
            <w:rStyle w:val="CodeInline"/>
          </w:rPr>
          <w:t>Pixels</w:t>
        </w:r>
        <w:proofErr w:type="spellEnd"/>
        <w:r w:rsidR="00C86A71">
          <w:t xml:space="preserve"> and </w:t>
        </w:r>
      </w:ins>
      <w:del w:id="1306" w:author="Kelvin Sung" w:date="2021-05-14T15:58:00Z">
        <w:r w:rsidDel="00C86A71">
          <w:delText>/</w:delText>
        </w:r>
        <w:r w:rsidRPr="0034212A" w:rsidDel="00C86A71">
          <w:rPr>
            <w:rStyle w:val="CodeInline"/>
          </w:rPr>
          <w:delText>H</w:delText>
        </w:r>
      </w:del>
      <w:proofErr w:type="spellStart"/>
      <w:ins w:id="1307" w:author="Kelvin Sung" w:date="2021-05-14T15:58:00Z">
        <w:r w:rsidR="00C86A71">
          <w:rPr>
            <w:rStyle w:val="CodeInline"/>
          </w:rPr>
          <w:t>mElmH</w:t>
        </w:r>
      </w:ins>
      <w:r w:rsidRPr="0034212A">
        <w:rPr>
          <w:rStyle w:val="CodeInline"/>
        </w:rPr>
        <w:t>eight</w:t>
      </w:r>
      <w:ins w:id="1308" w:author="Kelvin Sung" w:date="2021-05-14T15:58:00Z">
        <w:r w:rsidR="00C86A71">
          <w:rPr>
            <w:rStyle w:val="CodeInline"/>
          </w:rPr>
          <w:t>Pixels</w:t>
        </w:r>
      </w:ins>
      <w:proofErr w:type="spellEnd"/>
      <w:r>
        <w:t xml:space="preserve"> variables </w:t>
      </w:r>
      <w:commentRangeEnd w:id="1303"/>
      <w:r w:rsidR="00867D86">
        <w:rPr>
          <w:rStyle w:val="CommentReference"/>
          <w:rFonts w:asciiTheme="minorHAnsi" w:hAnsiTheme="minorHAnsi"/>
        </w:rPr>
        <w:commentReference w:id="1303"/>
      </w:r>
      <w:commentRangeEnd w:id="1304"/>
      <w:r w:rsidR="00C86A71">
        <w:rPr>
          <w:rStyle w:val="CommentReference"/>
          <w:rFonts w:asciiTheme="minorHAnsi" w:hAnsiTheme="minorHAnsi"/>
        </w:rPr>
        <w:commentReference w:id="1304"/>
      </w:r>
      <w:r>
        <w:t xml:space="preserve">are </w:t>
      </w:r>
      <w:ins w:id="1309" w:author="Kelvin Sung" w:date="2021-05-14T15:58:00Z">
        <w:r w:rsidR="00C86A71">
          <w:t xml:space="preserve">the width and height of the texture. </w:t>
        </w:r>
      </w:ins>
      <w:ins w:id="1310" w:author="Kelvin Sung" w:date="2021-05-14T15:59:00Z">
        <w:r w:rsidR="00C86A71">
          <w:t xml:space="preserve">These variables </w:t>
        </w:r>
      </w:ins>
      <w:ins w:id="1311" w:author="Kelvin Sung" w:date="2021-05-14T16:06:00Z">
        <w:r w:rsidR="00761E2D">
          <w:t xml:space="preserve">are </w:t>
        </w:r>
      </w:ins>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6C3D2AD0" w:rsidR="006723AB" w:rsidRPr="000223FC" w:rsidRDefault="006723AB">
      <w:pPr>
        <w:pStyle w:val="Heading4"/>
        <w:pPrChange w:id="1312" w:author="Kelvin Sung" w:date="2021-05-14T09:53:00Z">
          <w:pPr>
            <w:pStyle w:val="Heading3"/>
          </w:pPr>
        </w:pPrChange>
      </w:pPr>
      <w:del w:id="1313" w:author="Kelvin Sung" w:date="2021-05-14T15:59:00Z">
        <w:r w:rsidRPr="000223FC" w:rsidDel="00C86A71">
          <w:delText xml:space="preserve">Create </w:delText>
        </w:r>
        <w:r w:rsidRPr="008D7C2C" w:rsidDel="00C86A71">
          <w:delText xml:space="preserve">TextureRenderable_PixelCollision.js </w:delText>
        </w:r>
        <w:r w:rsidDel="00C86A71">
          <w:delText>F</w:delText>
        </w:r>
        <w:r w:rsidRPr="008D7C2C" w:rsidDel="00C86A71">
          <w:delText>ile</w:delText>
        </w:r>
        <w:r w:rsidDel="00C86A71">
          <w:fldChar w:fldCharType="begin"/>
        </w:r>
        <w:r w:rsidDel="00C86A71">
          <w:delInstrText xml:space="preserve"> XE "</w:delInstrText>
        </w:r>
        <w:r w:rsidRPr="00537262" w:rsidDel="00C86A71">
          <w:delInstrText>Per-Pixel Collisions Project:TextureRenderable_PixelCollision.js File</w:delInstrText>
        </w:r>
        <w:r w:rsidDel="00C86A71">
          <w:delInstrText xml:space="preserve">" </w:delInstrText>
        </w:r>
        <w:r w:rsidDel="00C86A71">
          <w:fldChar w:fldCharType="end"/>
        </w:r>
        <w:r w:rsidRPr="008D7C2C" w:rsidDel="00C86A71">
          <w:delText xml:space="preserve"> to </w:delText>
        </w:r>
      </w:del>
      <w:r w:rsidRPr="008D7C2C">
        <w:t xml:space="preserve">Implement Per-Pixel Collision </w:t>
      </w:r>
    </w:p>
    <w:p w14:paraId="73DECE5B" w14:textId="30678037" w:rsidR="006723AB" w:rsidDel="00C86A71" w:rsidRDefault="00C86A71">
      <w:pPr>
        <w:pStyle w:val="BodyTextFirst"/>
        <w:rPr>
          <w:del w:id="1314" w:author="Kelvin Sung" w:date="2021-05-14T16:01:00Z"/>
        </w:rPr>
      </w:pPr>
      <w:ins w:id="1315" w:author="Kelvin Sung" w:date="2021-05-14T16:00:00Z">
        <w:r>
          <w:t xml:space="preserve">You are now ready to </w:t>
        </w:r>
      </w:ins>
      <w:ins w:id="1316" w:author="Kelvin Sung" w:date="2021-05-14T16:06:00Z">
        <w:r w:rsidR="00761E2D">
          <w:t xml:space="preserve">implement the per-pixel collision algorithm in </w:t>
        </w:r>
      </w:ins>
      <w:ins w:id="1317" w:author="Kelvin Sung" w:date="2021-05-14T16:00:00Z">
        <w:r>
          <w:t xml:space="preserve">the newly created </w:t>
        </w:r>
        <w:r w:rsidRPr="00C86A71">
          <w:rPr>
            <w:rStyle w:val="CodeInline"/>
            <w:rPrChange w:id="1318" w:author="Kelvin Sung" w:date="2021-05-14T16:00:00Z">
              <w:rPr/>
            </w:rPrChange>
          </w:rPr>
          <w:t>texture_renderable_pixel_collision.js</w:t>
        </w:r>
        <w:r>
          <w:t xml:space="preserve"> file</w:t>
        </w:r>
      </w:ins>
      <w:ins w:id="1319" w:author="Kelvin Sung" w:date="2021-05-14T16:06:00Z">
        <w:r w:rsidR="00761E2D">
          <w:t>.</w:t>
        </w:r>
      </w:ins>
      <w:del w:id="1320" w:author="Kelvin Sung" w:date="2021-05-14T16:00:00Z">
        <w:r w:rsidR="006723AB" w:rsidDel="00C86A71">
          <w:delText>To maintain the readability of the source code, c</w:delText>
        </w:r>
        <w:r w:rsidR="006723AB" w:rsidRPr="00FD6740" w:rsidDel="00C86A71">
          <w:delText xml:space="preserve">reate a new file in the </w:delText>
        </w:r>
        <w:r w:rsidR="006723AB" w:rsidRPr="00FD6740" w:rsidDel="00C86A71">
          <w:rPr>
            <w:rStyle w:val="CodeInline"/>
          </w:rPr>
          <w:delText>src/</w:delText>
        </w:r>
        <w:r w:rsidR="00867D86" w:rsidDel="00C86A71">
          <w:rPr>
            <w:rStyle w:val="CodeInline"/>
          </w:rPr>
          <w:delText>e</w:delText>
        </w:r>
        <w:r w:rsidR="006723AB" w:rsidRPr="00FD6740" w:rsidDel="00C86A71">
          <w:rPr>
            <w:rStyle w:val="CodeInline"/>
          </w:rPr>
          <w:delText>ngine/</w:delText>
        </w:r>
        <w:r w:rsidR="00867D86" w:rsidDel="00C86A71">
          <w:rPr>
            <w:rStyle w:val="CodeInline"/>
          </w:rPr>
          <w:delText>t</w:delText>
        </w:r>
        <w:r w:rsidR="006723AB" w:rsidDel="00C86A71">
          <w:rPr>
            <w:rStyle w:val="CodeInline"/>
          </w:rPr>
          <w:delText>enderables</w:delText>
        </w:r>
      </w:del>
      <w:del w:id="1321" w:author="Kelvin Sung" w:date="2021-05-14T15:59:00Z">
        <w:r w:rsidR="006723AB" w:rsidRPr="00FD6740" w:rsidDel="00C86A71">
          <w:rPr>
            <w:rStyle w:val="CodeInline"/>
          </w:rPr>
          <w:delText>/</w:delText>
        </w:r>
      </w:del>
      <w:del w:id="1322" w:author="Kelvin Sung" w:date="2021-05-14T16:00:00Z">
        <w:r w:rsidR="006723AB" w:rsidRPr="00FD6740" w:rsidDel="00C86A71">
          <w:delText xml:space="preserve"> folder and name it </w:delText>
        </w:r>
        <w:r w:rsidR="00867D86" w:rsidDel="00C86A71">
          <w:rPr>
            <w:rStyle w:val="CodeInline"/>
          </w:rPr>
          <w:delText>t</w:delText>
        </w:r>
        <w:r w:rsidR="006723AB" w:rsidRPr="00FD6740" w:rsidDel="00C86A71">
          <w:rPr>
            <w:rStyle w:val="CodeInline"/>
          </w:rPr>
          <w:delText>exture</w:delText>
        </w:r>
        <w:r w:rsidR="00867D86" w:rsidDel="00C86A71">
          <w:rPr>
            <w:rStyle w:val="CodeInline"/>
          </w:rPr>
          <w:delText>_r</w:delText>
        </w:r>
        <w:r w:rsidR="006723AB" w:rsidRPr="00FD6740" w:rsidDel="00C86A71">
          <w:rPr>
            <w:rStyle w:val="CodeInline"/>
          </w:rPr>
          <w:delText>enderable_</w:delText>
        </w:r>
        <w:r w:rsidR="00867D86" w:rsidDel="00C86A71">
          <w:rPr>
            <w:rStyle w:val="CodeInline"/>
          </w:rPr>
          <w:delText>p</w:delText>
        </w:r>
        <w:r w:rsidR="006723AB" w:rsidRPr="00FD6740" w:rsidDel="00C86A71">
          <w:rPr>
            <w:rStyle w:val="CodeInline"/>
          </w:rPr>
          <w:delText>ixel</w:delText>
        </w:r>
        <w:r w:rsidR="00867D86" w:rsidDel="00C86A71">
          <w:rPr>
            <w:rStyle w:val="CodeInline"/>
          </w:rPr>
          <w:delText>_c</w:delText>
        </w:r>
        <w:r w:rsidR="006723AB" w:rsidRPr="00FD6740" w:rsidDel="00C86A71">
          <w:rPr>
            <w:rStyle w:val="CodeInline"/>
          </w:rPr>
          <w:delText>ollision.js</w:delText>
        </w:r>
        <w:r w:rsidR="006723AB" w:rsidDel="00C86A71">
          <w:delText xml:space="preserve">. </w:delText>
        </w:r>
        <w:r w:rsidR="006723AB" w:rsidRPr="00967B85" w:rsidDel="00C86A71">
          <w:delText xml:space="preserve">All per-pixel collision functionality </w:delText>
        </w:r>
        <w:r w:rsidR="006723AB" w:rsidDel="00C86A71">
          <w:delText>for the</w:delText>
        </w:r>
        <w:r w:rsidR="006723AB" w:rsidRPr="00967B85" w:rsidDel="00C86A71">
          <w:delText xml:space="preserve"> </w:delText>
        </w:r>
        <w:r w:rsidR="006723AB" w:rsidRPr="00967B85" w:rsidDel="00C86A71">
          <w:rPr>
            <w:rStyle w:val="CodeInline"/>
          </w:rPr>
          <w:delText>TextureRenderable</w:delText>
        </w:r>
        <w:r w:rsidR="006723AB" w:rsidRPr="00967B85" w:rsidDel="00C86A71">
          <w:delText xml:space="preserve"> object will be implemented in the </w:delText>
        </w:r>
        <w:r w:rsidR="00867D86" w:rsidDel="00C86A71">
          <w:rPr>
            <w:rStyle w:val="CodeInline"/>
          </w:rPr>
          <w:delText>t</w:delText>
        </w:r>
        <w:r w:rsidR="006723AB" w:rsidRPr="00967B85" w:rsidDel="00C86A71">
          <w:rPr>
            <w:rStyle w:val="CodeInline"/>
          </w:rPr>
          <w:delText>exture</w:delText>
        </w:r>
        <w:r w:rsidR="00867D86" w:rsidDel="00C86A71">
          <w:rPr>
            <w:rStyle w:val="CodeInline"/>
          </w:rPr>
          <w:delText>_r</w:delText>
        </w:r>
        <w:r w:rsidR="006723AB" w:rsidRPr="00967B85" w:rsidDel="00C86A71">
          <w:rPr>
            <w:rStyle w:val="CodeInline"/>
          </w:rPr>
          <w:delText>enderable_</w:delText>
        </w:r>
        <w:r w:rsidR="00867D86" w:rsidDel="00C86A71">
          <w:rPr>
            <w:rStyle w:val="CodeInline"/>
          </w:rPr>
          <w:delText>p</w:delText>
        </w:r>
        <w:r w:rsidR="006723AB" w:rsidRPr="00967B85" w:rsidDel="00C86A71">
          <w:rPr>
            <w:rStyle w:val="CodeInline"/>
          </w:rPr>
          <w:delText>ixel</w:delText>
        </w:r>
        <w:r w:rsidR="00867D86" w:rsidDel="00C86A71">
          <w:rPr>
            <w:rStyle w:val="CodeInline"/>
          </w:rPr>
          <w:delText>_c</w:delText>
        </w:r>
        <w:r w:rsidR="006723AB" w:rsidRPr="00967B85" w:rsidDel="00C86A71">
          <w:rPr>
            <w:rStyle w:val="CodeInline"/>
          </w:rPr>
          <w:delText>ollision.js</w:delText>
        </w:r>
        <w:r w:rsidR="006723AB" w:rsidRPr="00967B85" w:rsidDel="00C86A71">
          <w:delText xml:space="preserve"> file. Remember to include commands to load this new file in </w:delText>
        </w:r>
        <w:r w:rsidR="006723AB" w:rsidRPr="00967B85" w:rsidDel="00C86A71">
          <w:rPr>
            <w:rStyle w:val="CodeInline"/>
          </w:rPr>
          <w:delText>index.html</w:delText>
        </w:r>
        <w:r w:rsidR="006723AB" w:rsidDel="00C86A71">
          <w:delText>.</w:delText>
        </w:r>
      </w:del>
    </w:p>
    <w:p w14:paraId="459F5E83" w14:textId="47E9AB57" w:rsidR="006723AB" w:rsidRDefault="00762057">
      <w:pPr>
        <w:pStyle w:val="BodyTextFirst"/>
        <w:pPrChange w:id="1323" w:author="Kelvin Sung" w:date="2021-05-14T16:01:00Z">
          <w:pPr>
            <w:pStyle w:val="NoteTipCaution"/>
          </w:pPr>
        </w:pPrChange>
      </w:pPr>
      <w:del w:id="1324" w:author="Kelvin Sung" w:date="2021-05-14T16:01:00Z">
        <w:r w:rsidDel="00C86A71">
          <w:rPr>
            <w:rStyle w:val="GrayDingbat"/>
          </w:rPr>
          <w:delText></w:delText>
        </w:r>
        <w:r w:rsidRPr="001C0E07" w:rsidDel="00C86A71">
          <w:rPr>
            <w:rStyle w:val="Strong"/>
          </w:rPr>
          <w:delText xml:space="preserve"> Note</w:delText>
        </w:r>
        <w:r w:rsidDel="00C86A71">
          <w:rPr>
            <w:rStyle w:val="Strong"/>
          </w:rPr>
          <w:tab/>
          <w:delText xml:space="preserve"> </w:delText>
        </w:r>
        <w:r w:rsidR="006723AB" w:rsidDel="00C86A71">
          <w:delText xml:space="preserve">Source files with </w:delText>
        </w:r>
        <w:commentRangeStart w:id="1325"/>
        <w:r w:rsidR="006723AB" w:rsidDel="00C86A71">
          <w:delText xml:space="preserve">names in the form of </w:delText>
        </w:r>
        <w:r w:rsidR="006723AB" w:rsidRPr="002E365D" w:rsidDel="00C86A71">
          <w:rPr>
            <w:rStyle w:val="CodeInline"/>
          </w:rPr>
          <w:delText>object_functionality.js</w:delText>
        </w:r>
        <w:r w:rsidR="006723AB" w:rsidDel="00C86A71">
          <w:delText xml:space="preserve"> </w:delText>
        </w:r>
        <w:commentRangeEnd w:id="1325"/>
        <w:r w:rsidR="00867D86" w:rsidDel="00C86A71">
          <w:rPr>
            <w:rStyle w:val="CommentReference"/>
            <w:rFonts w:asciiTheme="minorHAnsi" w:hAnsiTheme="minorHAnsi"/>
          </w:rPr>
          <w:commentReference w:id="1325"/>
        </w:r>
        <w:r w:rsidR="006723AB" w:rsidDel="00C86A71">
          <w:delText xml:space="preserve">implement </w:delText>
        </w:r>
        <w:r w:rsidR="006723AB" w:rsidRPr="002E365D" w:rsidDel="00C86A71">
          <w:rPr>
            <w:rStyle w:val="CodeInline"/>
          </w:rPr>
          <w:delText>functionality</w:delText>
        </w:r>
        <w:r w:rsidR="006723AB" w:rsidDel="00C86A71">
          <w:delText xml:space="preserve"> for </w:delText>
        </w:r>
        <w:r w:rsidR="006723AB" w:rsidRPr="002E365D" w:rsidDel="00C86A71">
          <w:rPr>
            <w:rStyle w:val="CodeInline"/>
          </w:rPr>
          <w:delText>object</w:delText>
        </w:r>
        <w:r w:rsidR="006723AB" w:rsidDel="00C86A71">
          <w:delText>. By separating complex implementations of related functionality into separate files, the readability of each source code file can be maintained.</w:delText>
        </w:r>
      </w:del>
    </w:p>
    <w:p w14:paraId="0DF99F56" w14:textId="02D5D9BD" w:rsidR="006723AB" w:rsidRDefault="006723AB">
      <w:pPr>
        <w:pStyle w:val="NumList"/>
        <w:numPr>
          <w:ilvl w:val="0"/>
          <w:numId w:val="33"/>
        </w:numPr>
        <w:pPrChange w:id="1326" w:author="Kelvin Sung" w:date="2021-05-14T16:01:00Z">
          <w:pPr>
            <w:pStyle w:val="NumList"/>
            <w:numPr>
              <w:numId w:val="17"/>
            </w:numPr>
          </w:pPr>
        </w:pPrChange>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ins w:id="1327" w:author="Kelvin Sung" w:date="2021-05-14T16:07:00Z">
        <w:r w:rsidR="006431DE">
          <w:t xml:space="preserve">new </w:t>
        </w:r>
      </w:ins>
      <w:r w:rsidRPr="00C26844">
        <w:t xml:space="preserve">function </w:t>
      </w:r>
      <w:ins w:id="1328" w:author="Kelvin Sung" w:date="2021-05-14T16:07:00Z">
        <w:r w:rsidR="006431DE">
          <w:t xml:space="preserve">for the </w:t>
        </w:r>
        <w:proofErr w:type="spellStart"/>
        <w:r w:rsidR="006431DE" w:rsidRPr="006431DE">
          <w:rPr>
            <w:rStyle w:val="CodeInline"/>
            <w:rPrChange w:id="1329" w:author="Kelvin Sung" w:date="2021-05-14T16:07:00Z">
              <w:rPr/>
            </w:rPrChange>
          </w:rPr>
          <w:t>TextureRenderable</w:t>
        </w:r>
        <w:proofErr w:type="spellEnd"/>
        <w:r w:rsidR="006431DE">
          <w:t xml:space="preserve"> class </w:t>
        </w:r>
      </w:ins>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rPr>
          <w:ins w:id="1330" w:author="Kelvin Sung" w:date="2021-05-14T16:05:00Z"/>
        </w:rPr>
      </w:pPr>
      <w:r>
        <w:t>}</w:t>
      </w:r>
    </w:p>
    <w:p w14:paraId="2C41EBFB" w14:textId="49C17D80" w:rsidR="00DA66FB" w:rsidRPr="00C26844" w:rsidRDefault="00DA66FB">
      <w:pPr>
        <w:pStyle w:val="NoteTipCaution"/>
        <w:pPrChange w:id="1331" w:author="Kelvin Sung" w:date="2021-05-14T16:05:00Z">
          <w:pPr>
            <w:pStyle w:val="Code"/>
          </w:pPr>
        </w:pPrChange>
      </w:pPr>
      <w:ins w:id="1332" w:author="Kelvin Sung" w:date="2021-05-14T16:05:00Z">
        <w:r w:rsidRPr="004767E2">
          <w:rPr>
            <w:rStyle w:val="Strong"/>
          </w:rPr>
          <w:t>Note</w:t>
        </w:r>
        <w:r>
          <w:t xml:space="preserve"> JavaScript classes are implemented based on prototype chains. After class construction, instance methods can be </w:t>
        </w:r>
        <w:r>
          <w:lastRenderedPageBreak/>
          <w:t xml:space="preserve">accessed and defined via the prototype of the class or </w:t>
        </w:r>
        <w:proofErr w:type="spellStart"/>
        <w:r w:rsidRPr="004767E2">
          <w:rPr>
            <w:rStyle w:val="CodeInline"/>
          </w:rPr>
          <w:t>aClass.prototype.method</w:t>
        </w:r>
        <w:proofErr w:type="spellEnd"/>
        <w:r>
          <w:t xml:space="preserve">. For more information on JavaScript classes and prototypes, please refer to </w:t>
        </w:r>
        <w:r w:rsidRPr="008852CB">
          <w:t>https://developer.mozilla.org/en-US/docs/Web/JavaScript/Inheritance_and_the_prototype_chain</w:t>
        </w:r>
      </w:ins>
    </w:p>
    <w:p w14:paraId="5B97DE89" w14:textId="03D763B0" w:rsidR="006723AB" w:rsidRDefault="006723AB">
      <w:pPr>
        <w:pStyle w:val="NumList"/>
        <w:numPr>
          <w:ilvl w:val="0"/>
          <w:numId w:val="17"/>
        </w:numPr>
        <w:pPrChange w:id="1333" w:author="Kelvin Sung" w:date="2021-05-14T06:02:00Z">
          <w:pPr>
            <w:pStyle w:val="NumList"/>
            <w:numPr>
              <w:numId w:val="8"/>
            </w:numPr>
          </w:pPr>
        </w:pPrChange>
      </w:pPr>
      <w:r>
        <w:t xml:space="preserve">Define a </w:t>
      </w:r>
      <w:ins w:id="1334" w:author="Kelvin Sung" w:date="2021-05-14T16:08:00Z">
        <w:r w:rsidR="00E530C7">
          <w:t xml:space="preserve">new </w:t>
        </w:r>
      </w:ins>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0443B374" w:rsidR="006723AB" w:rsidRDefault="006723AB" w:rsidP="00BD194A">
      <w:pPr>
        <w:pStyle w:val="BodyTextCont"/>
      </w:pPr>
      <w:r>
        <w:t xml:space="preserve">Notice that </w:t>
      </w:r>
      <w:del w:id="1335" w:author="Kelvin Sung" w:date="2021-05-14T16:08:00Z">
        <w:r w:rsidDel="00DB0A3A">
          <w:delText xml:space="preserve">the </w:delText>
        </w:r>
      </w:del>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pPr>
        <w:pStyle w:val="NumList"/>
        <w:numPr>
          <w:ilvl w:val="0"/>
          <w:numId w:val="17"/>
        </w:numPr>
        <w:pPrChange w:id="1336" w:author="Kelvin Sung" w:date="2021-05-14T06:02:00Z">
          <w:pPr>
            <w:pStyle w:val="NumList"/>
            <w:numPr>
              <w:numId w:val="8"/>
            </w:numPr>
          </w:pPr>
        </w:pPrChange>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pPr>
        <w:pStyle w:val="NumList"/>
        <w:numPr>
          <w:ilvl w:val="0"/>
          <w:numId w:val="17"/>
        </w:numPr>
        <w:pPrChange w:id="1337" w:author="Kelvin Sung" w:date="2021-05-14T06:02:00Z">
          <w:pPr>
            <w:pStyle w:val="NumList"/>
            <w:numPr>
              <w:numId w:val="8"/>
            </w:numPr>
          </w:pPr>
        </w:pPrChange>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lastRenderedPageBreak/>
        <w:t xml:space="preserve">    returnIndex[1] = Math.floor(returnIndex[1]);</w:t>
      </w:r>
    </w:p>
    <w:p w14:paraId="5B0EBF17" w14:textId="45008F37" w:rsidR="00EE34CB" w:rsidRDefault="00EE34CB" w:rsidP="00EE34CB">
      <w:pPr>
        <w:pStyle w:val="Code"/>
      </w:pPr>
      <w:r>
        <w:t>}</w:t>
      </w:r>
    </w:p>
    <w:p w14:paraId="4549A631" w14:textId="58FB57DB" w:rsidR="006723AB" w:rsidRDefault="006723AB">
      <w:pPr>
        <w:pStyle w:val="NumList"/>
        <w:numPr>
          <w:ilvl w:val="0"/>
          <w:numId w:val="17"/>
        </w:numPr>
        <w:tabs>
          <w:tab w:val="left" w:pos="216"/>
        </w:tabs>
        <w:spacing w:after="0" w:line="260" w:lineRule="exact"/>
        <w:ind w:right="864"/>
        <w:pPrChange w:id="1338" w:author="Kelvin Sung" w:date="2021-05-14T06:02:00Z">
          <w:pPr>
            <w:pStyle w:val="NumList"/>
            <w:numPr>
              <w:numId w:val="8"/>
            </w:numPr>
            <w:tabs>
              <w:tab w:val="left" w:pos="216"/>
            </w:tabs>
            <w:spacing w:after="0" w:line="260" w:lineRule="exact"/>
            <w:ind w:right="864"/>
          </w:pPr>
        </w:pPrChange>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one pixel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013305DC" w:rsidR="006723AB" w:rsidRPr="00276FB5" w:rsidRDefault="006723AB" w:rsidP="006723AB">
      <w:pPr>
        <w:pStyle w:val="Heading3"/>
      </w:pPr>
      <w:r>
        <w:t xml:space="preserve">Support </w:t>
      </w:r>
      <w:del w:id="1339" w:author="Kelvin Sung" w:date="2021-05-14T16:11:00Z">
        <w:r w:rsidRPr="00276FB5" w:rsidDel="00EA484D">
          <w:delText>GameObject</w:delText>
        </w:r>
        <w:r w:rsidDel="00EA484D">
          <w:delText xml:space="preserve"> </w:delText>
        </w:r>
      </w:del>
      <w:r>
        <w:t>Per-Pixel C</w:t>
      </w:r>
      <w:r w:rsidRPr="00276FB5">
        <w:t xml:space="preserve">ollision </w:t>
      </w:r>
      <w:r>
        <w:t xml:space="preserve">in </w:t>
      </w:r>
      <w:proofErr w:type="spellStart"/>
      <w:ins w:id="1340" w:author="Kelvin Sung" w:date="2021-05-14T16:11:00Z">
        <w:r w:rsidR="00EA484D" w:rsidRPr="00276FB5">
          <w:t>GameObject</w:t>
        </w:r>
        <w:proofErr w:type="spellEnd"/>
        <w:r w:rsidR="00EA484D">
          <w:t xml:space="preserve"> </w:t>
        </w:r>
      </w:ins>
      <w:del w:id="1341" w:author="Kelvin Sung" w:date="2021-05-14T16:11:00Z">
        <w:r w:rsidR="00EE34CB" w:rsidDel="00EA484D">
          <w:delText>g</w:delText>
        </w:r>
        <w:r w:rsidDel="00EA484D">
          <w:delText>ame</w:delText>
        </w:r>
        <w:r w:rsidR="00EE34CB" w:rsidDel="00EA484D">
          <w:delText>_o</w:delText>
        </w:r>
        <w:r w:rsidDel="00EA484D">
          <w:delText>bject_</w:delText>
        </w:r>
        <w:r w:rsidR="00EE34CB" w:rsidDel="00EA484D">
          <w:delText>p</w:delText>
        </w:r>
        <w:r w:rsidDel="00EA484D">
          <w:delText>ixel</w:delText>
        </w:r>
        <w:r w:rsidR="00EE34CB" w:rsidDel="00EA484D">
          <w:delText>_c</w:delText>
        </w:r>
        <w:r w:rsidDel="00EA484D">
          <w:delText>ollision.js</w:delText>
        </w:r>
        <w:r w:rsidDel="00EA484D">
          <w:fldChar w:fldCharType="begin"/>
        </w:r>
        <w:r w:rsidDel="00EA484D">
          <w:delInstrText xml:space="preserve"> XE "</w:delInstrText>
        </w:r>
        <w:r w:rsidRPr="00537262" w:rsidDel="00EA484D">
          <w:delInstrText>Per-Pixel Collisions Project:GameObject_PixelCollision.js</w:delInstrText>
        </w:r>
        <w:r w:rsidDel="00EA484D">
          <w:delInstrText xml:space="preserve">" </w:delInstrText>
        </w:r>
        <w:r w:rsidDel="00EA484D">
          <w:fldChar w:fldCharType="end"/>
        </w:r>
      </w:del>
    </w:p>
    <w:p w14:paraId="2940A542" w14:textId="460D494F" w:rsidR="006723AB" w:rsidRPr="00276FB5" w:rsidRDefault="00B31368" w:rsidP="006723AB">
      <w:pPr>
        <w:pStyle w:val="BodyTextFirst"/>
      </w:pPr>
      <w:ins w:id="1342" w:author="Kelvin Sung" w:date="2021-05-14T16:12:00Z">
        <w:r>
          <w:t>Ed</w:t>
        </w:r>
      </w:ins>
      <w:ins w:id="1343" w:author="Kelvin Sung" w:date="2021-05-14T17:58:00Z">
        <w:r w:rsidR="00653FAC">
          <w:t>i</w:t>
        </w:r>
      </w:ins>
      <w:ins w:id="1344" w:author="Kelvin Sung" w:date="2021-05-14T16:12:00Z">
        <w:r>
          <w:t xml:space="preserve">t the </w:t>
        </w:r>
        <w:r w:rsidRPr="00B31368">
          <w:rPr>
            <w:rStyle w:val="CodeInline"/>
            <w:rPrChange w:id="1345" w:author="Kelvin Sung" w:date="2021-05-14T16:12:00Z">
              <w:rPr/>
            </w:rPrChange>
          </w:rPr>
          <w:t>game_object.js</w:t>
        </w:r>
        <w:r>
          <w:t xml:space="preserve"> file to add the </w:t>
        </w:r>
        <w:proofErr w:type="spellStart"/>
        <w:r w:rsidRPr="00B31368">
          <w:rPr>
            <w:rStyle w:val="CodeInline"/>
            <w:rPrChange w:id="1346" w:author="Kelvin Sung" w:date="2021-05-14T16:13:00Z">
              <w:rPr/>
            </w:rPrChange>
          </w:rPr>
          <w:t>pixelTouches</w:t>
        </w:r>
        <w:proofErr w:type="spellEnd"/>
        <w:r w:rsidRPr="00B31368">
          <w:rPr>
            <w:rStyle w:val="CodeInline"/>
            <w:rPrChange w:id="1347" w:author="Kelvin Sung" w:date="2021-05-14T16:13:00Z">
              <w:rPr/>
            </w:rPrChange>
          </w:rPr>
          <w:t>()</w:t>
        </w:r>
        <w:r>
          <w:t xml:space="preserve"> function to </w:t>
        </w:r>
      </w:ins>
      <w:del w:id="1348" w:author="Kelvin Sung" w:date="2021-05-14T16:12:00Z">
        <w:r w:rsidR="006723AB" w:rsidDel="00B31368">
          <w:delText>T</w:delText>
        </w:r>
      </w:del>
      <w:ins w:id="1349" w:author="Kelvin Sung" w:date="2021-05-14T16:12:00Z">
        <w:r>
          <w:t>t</w:t>
        </w:r>
      </w:ins>
      <w:r w:rsidR="006723AB">
        <w:t xml:space="preserve">he </w:t>
      </w:r>
      <w:proofErr w:type="spellStart"/>
      <w:r w:rsidR="006723AB" w:rsidRPr="003B48C0">
        <w:rPr>
          <w:rStyle w:val="CodeInline"/>
        </w:rPr>
        <w:t>GameObject</w:t>
      </w:r>
      <w:proofErr w:type="spellEnd"/>
      <w:r w:rsidR="006723AB">
        <w:t xml:space="preserve"> class</w:t>
      </w:r>
      <w:del w:id="1350" w:author="Kelvin Sung" w:date="2021-05-14T16:12:00Z">
        <w:r w:rsidR="006723AB" w:rsidDel="00B31368">
          <w:delText xml:space="preserve"> must be modified to support per-pixel collision</w:delText>
        </w:r>
      </w:del>
      <w:r w:rsidR="006723AB">
        <w:t xml:space="preserve">. </w:t>
      </w:r>
      <w:del w:id="1351" w:author="Matthew T. Munson" w:date="2021-05-10T00:40:00Z">
        <w:r w:rsidR="006723AB" w:rsidRPr="00276FB5" w:rsidDel="00EE34CB">
          <w:delText xml:space="preserve">Create a new file in the </w:delText>
        </w:r>
        <w:r w:rsidR="006723AB" w:rsidRPr="00276FB5" w:rsidDel="00EE34CB">
          <w:rPr>
            <w:rStyle w:val="CodeInline"/>
          </w:rPr>
          <w:delText>src/</w:delText>
        </w:r>
        <w:r w:rsidR="00EE34CB" w:rsidDel="00EE34CB">
          <w:rPr>
            <w:rStyle w:val="CodeInline"/>
          </w:rPr>
          <w:delText>e</w:delText>
        </w:r>
        <w:r w:rsidR="006723AB" w:rsidRPr="00276FB5" w:rsidDel="00EE34CB">
          <w:rPr>
            <w:rStyle w:val="CodeInline"/>
          </w:rPr>
          <w:delText>ngine/</w:delText>
        </w:r>
        <w:r w:rsidR="00EE34CB" w:rsidDel="00EE34CB">
          <w:rPr>
            <w:rStyle w:val="CodeInline"/>
          </w:rPr>
          <w:delText>g</w:delText>
        </w:r>
        <w:r w:rsidR="006723AB" w:rsidRPr="00276FB5" w:rsidDel="00EE34CB">
          <w:rPr>
            <w:rStyle w:val="CodeInline"/>
          </w:rPr>
          <w:delText>ame</w:delText>
        </w:r>
        <w:r w:rsidR="00EE34CB" w:rsidDel="00EE34CB">
          <w:rPr>
            <w:rStyle w:val="CodeInline"/>
          </w:rPr>
          <w:delText>_o</w:delText>
        </w:r>
        <w:r w:rsidR="006723AB" w:rsidRPr="00276FB5" w:rsidDel="00EE34CB">
          <w:rPr>
            <w:rStyle w:val="CodeInline"/>
          </w:rPr>
          <w:delText>bjects/</w:delText>
        </w:r>
        <w:r w:rsidR="006723AB" w:rsidRPr="00276FB5" w:rsidDel="00EE34CB">
          <w:delText xml:space="preserve"> folder and name it </w:delText>
        </w:r>
        <w:r w:rsidR="00EE34CB" w:rsidDel="00EE34CB">
          <w:rPr>
            <w:rStyle w:val="CodeInline"/>
          </w:rPr>
          <w:delText>g</w:delText>
        </w:r>
        <w:r w:rsidR="006723AB" w:rsidRPr="00276FB5" w:rsidDel="00EE34CB">
          <w:rPr>
            <w:rStyle w:val="CodeInline"/>
          </w:rPr>
          <w:delText>ameObject_PixelCollision.js</w:delText>
        </w:r>
        <w:r w:rsidR="006723AB" w:rsidRPr="00276FB5" w:rsidDel="00EE34CB">
          <w:delText xml:space="preserve">. </w:delText>
        </w:r>
        <w:r w:rsidR="006723AB" w:rsidDel="00EE34CB">
          <w:delText xml:space="preserve">As always, remember to include the loading of this new file </w:delText>
        </w:r>
        <w:r w:rsidR="006723AB" w:rsidRPr="00A51078" w:rsidDel="00EE34CB">
          <w:delText xml:space="preserve">in </w:delText>
        </w:r>
        <w:r w:rsidR="006723AB" w:rsidRPr="00A51078" w:rsidDel="00EE34CB">
          <w:rPr>
            <w:rStyle w:val="CodeInline"/>
          </w:rPr>
          <w:delText>index.html</w:delText>
        </w:r>
        <w:r w:rsidR="006723AB" w:rsidRPr="00A51078" w:rsidDel="00EE34CB">
          <w:delText>.</w:delText>
        </w:r>
        <w:r w:rsidR="006723AB" w:rsidDel="00EE34CB">
          <w:delText xml:space="preserve"> This new file will implement the support for per-pixel collision of the </w:delText>
        </w:r>
        <w:r w:rsidR="006723AB" w:rsidDel="00EE34CB">
          <w:rPr>
            <w:rStyle w:val="CodeInline"/>
          </w:rPr>
          <w:delText>GameObject</w:delText>
        </w:r>
        <w:r w:rsidR="006723AB" w:rsidDel="00EE34CB">
          <w:delText xml:space="preserve"> class.</w:delText>
        </w:r>
      </w:del>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lastRenderedPageBreak/>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rPr>
          <w:ins w:id="1352" w:author="Matthew T. Munson" w:date="2021-05-10T00:41:00Z"/>
        </w:rPr>
      </w:pPr>
      <w:r>
        <w:t>}</w:t>
      </w:r>
    </w:p>
    <w:p w14:paraId="11104D8A" w14:textId="557442D0" w:rsidR="006723AB" w:rsidRPr="00276FB5" w:rsidDel="001445CF" w:rsidRDefault="006723AB" w:rsidP="006723AB">
      <w:pPr>
        <w:pStyle w:val="Code"/>
        <w:rPr>
          <w:del w:id="1353" w:author="Kelvin Sung" w:date="2021-05-14T16:27:00Z"/>
        </w:rPr>
      </w:pPr>
      <w:r w:rsidRPr="00276FB5">
        <w:t xml:space="preserve">    </w:t>
      </w:r>
    </w:p>
    <w:p w14:paraId="397B4F85" w14:textId="001EFB29" w:rsidR="006723AB" w:rsidRPr="00E34AF0" w:rsidRDefault="006723AB">
      <w:pPr>
        <w:pStyle w:val="BodyTextFirst"/>
        <w:pPrChange w:id="1354" w:author="Kelvin Sung" w:date="2021-05-14T16:27:00Z">
          <w:pPr>
            <w:pStyle w:val="BodyTextCont"/>
          </w:pPr>
        </w:pPrChange>
      </w:pPr>
      <w:r>
        <w:t>This function checks to ensure that the objects are colliding and delegates the actual per-pixel collision to</w:t>
      </w:r>
      <w:ins w:id="1355" w:author="Kelvin Sung" w:date="2021-05-14T16:28:00Z">
        <w:r w:rsidR="001445CF">
          <w:t xml:space="preserve"> the</w:t>
        </w:r>
      </w:ins>
      <w:r>
        <w:t xml:space="preserve"> </w:t>
      </w:r>
      <w:proofErr w:type="spellStart"/>
      <w:r w:rsidRPr="004359F6">
        <w:rPr>
          <w:rStyle w:val="CodeInline"/>
        </w:rPr>
        <w:t>TextureRenderable</w:t>
      </w:r>
      <w:proofErr w:type="spellEnd"/>
      <w:r>
        <w:t xml:space="preserve"> objects. Notice the </w:t>
      </w:r>
      <w:r w:rsidRPr="009602A9">
        <w:rPr>
          <w:rStyle w:val="CodeInline"/>
        </w:rPr>
        <w:t>intersectsBound()</w:t>
      </w:r>
      <w:r>
        <w:t xml:space="preserve"> function for a bounding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commentRangeStart w:id="1356"/>
      <w:commentRangeStart w:id="1357"/>
      <w:commentRangeStart w:id="1358"/>
      <w:commentRangeStart w:id="1359"/>
      <w:r>
        <w:t>Test the Per-</w:t>
      </w:r>
      <w:r w:rsidRPr="0023031F">
        <w:t>Pixel Collision</w:t>
      </w:r>
      <w:r>
        <w:t xml:space="preserve"> in </w:t>
      </w:r>
      <w:proofErr w:type="spellStart"/>
      <w:r>
        <w:t>MyGame</w:t>
      </w:r>
      <w:commentRangeEnd w:id="1356"/>
      <w:proofErr w:type="spellEnd"/>
      <w:r w:rsidR="00EE34CB">
        <w:rPr>
          <w:rStyle w:val="CommentReference"/>
          <w:rFonts w:asciiTheme="minorHAnsi" w:eastAsiaTheme="minorHAnsi" w:hAnsiTheme="minorHAnsi" w:cstheme="minorBidi"/>
          <w:color w:val="auto"/>
        </w:rPr>
        <w:commentReference w:id="1356"/>
      </w:r>
      <w:commentRangeEnd w:id="1357"/>
      <w:r w:rsidR="00BE203E">
        <w:rPr>
          <w:rStyle w:val="CommentReference"/>
          <w:rFonts w:asciiTheme="minorHAnsi" w:eastAsiaTheme="minorHAnsi" w:hAnsiTheme="minorHAnsi" w:cstheme="minorBidi"/>
          <w:color w:val="auto"/>
        </w:rPr>
        <w:commentReference w:id="1357"/>
      </w:r>
      <w:commentRangeEnd w:id="1358"/>
      <w:r w:rsidR="00644E6D">
        <w:rPr>
          <w:rStyle w:val="CommentReference"/>
          <w:rFonts w:asciiTheme="minorHAnsi" w:eastAsiaTheme="minorHAnsi" w:hAnsiTheme="minorHAnsi" w:cstheme="minorBidi"/>
          <w:color w:val="auto"/>
        </w:rPr>
        <w:commentReference w:id="1358"/>
      </w:r>
      <w:commentRangeEnd w:id="1359"/>
      <w:r w:rsidR="001204C2">
        <w:rPr>
          <w:rStyle w:val="CommentReference"/>
          <w:rFonts w:asciiTheme="minorHAnsi" w:eastAsiaTheme="minorHAnsi" w:hAnsiTheme="minorHAnsi" w:cstheme="minorBidi"/>
          <w:color w:val="auto"/>
        </w:rPr>
        <w:commentReference w:id="1359"/>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r w:rsidRPr="00A37510">
        <w:rPr>
          <w:rStyle w:val="CodeInline"/>
        </w:rPr>
        <w:t>update()</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lastRenderedPageBreak/>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lastRenderedPageBreak/>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02E24CF3" w:rsidR="006723AB" w:rsidRPr="00431C46" w:rsidRDefault="006723AB" w:rsidP="00BD194A">
      <w:pPr>
        <w:pStyle w:val="BodyTextCont"/>
      </w:pPr>
      <w:del w:id="1360" w:author="Kelvin Sung" w:date="2021-05-14T18:12:00Z">
        <w:r w:rsidRPr="00431C46" w:rsidDel="00987733">
          <w:delText>With that in mind</w:delText>
        </w:r>
      </w:del>
      <w:ins w:id="1361" w:author="Kelvin Sung" w:date="2021-05-14T18:12:00Z">
        <w:r w:rsidR="00987733">
          <w:t>In general</w:t>
        </w:r>
      </w:ins>
      <w:r w:rsidRPr="00431C46">
        <w:t xml:space="preserve">, </w:t>
      </w:r>
      <w:ins w:id="1362" w:author="Kelvin Sung" w:date="2021-05-14T18:12:00Z">
        <w:r w:rsidR="00987733">
          <w:t xml:space="preserve">as illustrated in Figure 6-19, </w:t>
        </w:r>
      </w:ins>
      <w:r w:rsidRPr="00431C46">
        <w:t xml:space="preserve">given the normalized perpendicular </w:t>
      </w:r>
      <w:r>
        <w:t xml:space="preserve">component </w:t>
      </w:r>
      <w:r w:rsidRPr="00431C46">
        <w:t xml:space="preserve">vectors </w:t>
      </w:r>
      <m:oMath>
        <m:acc>
          <m:accPr>
            <m:ctrlPr>
              <w:rPr>
                <w:rFonts w:ascii="Cambria Math" w:hAnsi="Cambria Math"/>
              </w:rPr>
            </m:ctrlPr>
          </m:accPr>
          <m:e>
            <m:r>
              <w:rPr>
                <w:rFonts w:ascii="Cambria Math" w:hAnsi="Cambria Math"/>
              </w:rPr>
              <m:t>L</m:t>
            </m:r>
          </m:e>
        </m:acc>
      </m:oMath>
      <w:r w:rsidRPr="00431C46">
        <w:t xml:space="preserve"> and </w:t>
      </w:r>
      <m:oMath>
        <m:acc>
          <m:accPr>
            <m:ctrlPr>
              <w:rPr>
                <w:rFonts w:ascii="Cambria Math" w:hAnsi="Cambria Math"/>
              </w:rPr>
            </m:ctrlPr>
          </m:accPr>
          <m:e>
            <m:r>
              <w:rPr>
                <w:rFonts w:ascii="Cambria Math" w:hAnsi="Cambria Math"/>
              </w:rPr>
              <m:t>M</m:t>
            </m:r>
          </m:e>
        </m:acc>
      </m:oMath>
      <w:r w:rsidRPr="00431C46">
        <w:t xml:space="preserve"> and any vector </w:t>
      </w:r>
      <m:oMath>
        <m:acc>
          <m:accPr>
            <m:chr m:val="⃑"/>
            <m:ctrlPr>
              <w:rPr>
                <w:rFonts w:ascii="Cambria Math" w:hAnsi="Cambria Math"/>
              </w:rPr>
            </m:ctrlPr>
          </m:accPr>
          <m:e>
            <m:r>
              <w:rPr>
                <w:rFonts w:ascii="Cambria Math" w:hAnsi="Cambria Math"/>
              </w:rPr>
              <m:t>V</m:t>
            </m:r>
          </m:e>
        </m:acc>
      </m:oMath>
      <w:r w:rsidRPr="00431C46">
        <w:t xml:space="preserve">, the following formulas </w:t>
      </w:r>
      <w:del w:id="1363" w:author="Kelvin Sung" w:date="2021-05-14T18:13:00Z">
        <w:r w:rsidRPr="00431C46" w:rsidDel="009D648D">
          <w:delText xml:space="preserve">will </w:delText>
        </w:r>
      </w:del>
      <w:ins w:id="1364" w:author="Kelvin Sung" w:date="2021-05-14T18:13:00Z">
        <w:r w:rsidR="009D648D">
          <w:t xml:space="preserve">are </w:t>
        </w:r>
      </w:ins>
      <w:r w:rsidRPr="00431C46">
        <w:t xml:space="preserve">always </w:t>
      </w:r>
      <w:del w:id="1365" w:author="Kelvin Sung" w:date="2021-05-14T18:13:00Z">
        <w:r w:rsidRPr="00431C46" w:rsidDel="009D648D">
          <w:delText xml:space="preserve">be </w:delText>
        </w:r>
      </w:del>
      <w:r w:rsidRPr="00431C46">
        <w:t xml:space="preserve">true. </w:t>
      </w:r>
      <w:del w:id="1366" w:author="Kelvin Sung" w:date="2021-05-14T18:12:00Z">
        <w:r w:rsidRPr="00431C46" w:rsidDel="00987733">
          <w:delText>You can see a representatio</w:delText>
        </w:r>
        <w:r w:rsidDel="00987733">
          <w:delText>n of this principle in Figure 6-19</w:delText>
        </w:r>
        <w:r w:rsidDel="00987733">
          <w:fldChar w:fldCharType="begin"/>
        </w:r>
        <w:r w:rsidDel="00987733">
          <w:delInstrText xml:space="preserve"> XE "</w:delInstrText>
        </w:r>
        <w:r w:rsidRPr="00537262" w:rsidDel="00987733">
          <w:delInstrText>Generalized Per-Pixel Collisions Project:two normalized component vectors, vector decomposition</w:delInstrText>
        </w:r>
        <w:r w:rsidDel="00987733">
          <w:delInstrText xml:space="preserve">" </w:delInstrText>
        </w:r>
        <w:r w:rsidDel="00987733">
          <w:fldChar w:fldCharType="end"/>
        </w:r>
        <w:r w:rsidRPr="00431C46" w:rsidDel="00987733">
          <w:delText>.</w:delText>
        </w:r>
      </w:del>
    </w:p>
    <w:p w14:paraId="63682258" w14:textId="7CACB685" w:rsidR="006723AB" w:rsidRPr="007B250B" w:rsidRDefault="00086727" w:rsidP="006723AB">
      <w:pPr>
        <w:pStyle w:val="Equation"/>
        <w:rPr>
          <w:sz w:val="18"/>
          <w:szCs w:val="18"/>
          <w:rPrChange w:id="1367" w:author="Kelvin Sung" w:date="2021-05-14T18:10:00Z">
            <w:rPr/>
          </w:rPrChange>
        </w:rPr>
      </w:pPr>
      <m:oMath>
        <m:acc>
          <m:accPr>
            <m:chr m:val="⃑"/>
            <m:ctrlPr>
              <w:rPr>
                <w:sz w:val="18"/>
                <w:szCs w:val="18"/>
              </w:rPr>
            </m:ctrlPr>
          </m:accPr>
          <m:e>
            <m:r>
              <w:rPr>
                <w:sz w:val="18"/>
                <w:szCs w:val="18"/>
                <w:rPrChange w:id="1368" w:author="Kelvin Sung" w:date="2021-05-14T18:10:00Z">
                  <w:rPr/>
                </w:rPrChange>
              </w:rPr>
              <m:t>V</m:t>
            </m:r>
          </m:e>
        </m:acc>
        <m:r>
          <m:rPr>
            <m:sty m:val="p"/>
          </m:rPr>
          <w:rPr>
            <w:sz w:val="18"/>
            <w:szCs w:val="18"/>
            <w:rPrChange w:id="1369" w:author="Kelvin Sung" w:date="2021-05-14T18:10:00Z">
              <w:rPr/>
            </w:rPrChange>
          </w:rPr>
          <m:t xml:space="preserve">= </m:t>
        </m:r>
        <m:d>
          <m:dPr>
            <m:ctrlPr>
              <w:rPr>
                <w:sz w:val="18"/>
                <w:szCs w:val="18"/>
              </w:rPr>
            </m:ctrlPr>
          </m:dPr>
          <m:e>
            <m:acc>
              <m:accPr>
                <m:chr m:val="⃑"/>
                <m:ctrlPr>
                  <w:rPr>
                    <w:sz w:val="18"/>
                    <w:szCs w:val="18"/>
                  </w:rPr>
                </m:ctrlPr>
              </m:accPr>
              <m:e>
                <m:r>
                  <w:rPr>
                    <w:sz w:val="18"/>
                    <w:szCs w:val="18"/>
                    <w:rPrChange w:id="1370" w:author="Kelvin Sung" w:date="2021-05-14T18:10:00Z">
                      <w:rPr/>
                    </w:rPrChange>
                  </w:rPr>
                  <m:t>V</m:t>
                </m:r>
              </m:e>
            </m:acc>
            <m:r>
              <m:rPr>
                <m:sty m:val="p"/>
              </m:rPr>
              <w:rPr>
                <w:sz w:val="18"/>
                <w:szCs w:val="18"/>
                <w:rPrChange w:id="1371" w:author="Kelvin Sung" w:date="2021-05-14T18:10:00Z">
                  <w:rPr/>
                </w:rPrChange>
              </w:rPr>
              <m:t>∙</m:t>
            </m:r>
            <m:acc>
              <m:accPr>
                <m:ctrlPr>
                  <w:rPr>
                    <w:sz w:val="18"/>
                    <w:szCs w:val="18"/>
                  </w:rPr>
                </m:ctrlPr>
              </m:accPr>
              <m:e>
                <m:r>
                  <w:rPr>
                    <w:sz w:val="18"/>
                    <w:szCs w:val="18"/>
                    <w:rPrChange w:id="1372" w:author="Kelvin Sung" w:date="2021-05-14T18:10:00Z">
                      <w:rPr/>
                    </w:rPrChange>
                  </w:rPr>
                  <m:t>i</m:t>
                </m:r>
              </m:e>
            </m:acc>
          </m:e>
        </m:d>
        <m:r>
          <w:rPr>
            <w:sz w:val="18"/>
            <w:szCs w:val="18"/>
            <w:rPrChange w:id="1373" w:author="Kelvin Sung" w:date="2021-05-14T18:10:00Z">
              <w:rPr/>
            </w:rPrChange>
          </w:rPr>
          <m:t xml:space="preserve"> </m:t>
        </m:r>
        <m:acc>
          <m:accPr>
            <m:ctrlPr>
              <w:rPr>
                <w:sz w:val="18"/>
                <w:szCs w:val="18"/>
              </w:rPr>
            </m:ctrlPr>
          </m:accPr>
          <m:e>
            <m:r>
              <w:rPr>
                <w:sz w:val="18"/>
                <w:szCs w:val="18"/>
                <w:rPrChange w:id="1374" w:author="Kelvin Sung" w:date="2021-05-14T18:10:00Z">
                  <w:rPr/>
                </w:rPrChange>
              </w:rPr>
              <m:t>i</m:t>
            </m:r>
          </m:e>
        </m:acc>
        <m:r>
          <m:rPr>
            <m:sty m:val="p"/>
          </m:rPr>
          <w:rPr>
            <w:sz w:val="18"/>
            <w:szCs w:val="18"/>
            <w:rPrChange w:id="1375" w:author="Kelvin Sung" w:date="2021-05-14T18:10:00Z">
              <w:rPr/>
            </w:rPrChange>
          </w:rPr>
          <m:t xml:space="preserve">+ </m:t>
        </m:r>
        <m:d>
          <m:dPr>
            <m:ctrlPr>
              <w:rPr>
                <w:sz w:val="18"/>
                <w:szCs w:val="18"/>
              </w:rPr>
            </m:ctrlPr>
          </m:dPr>
          <m:e>
            <m:acc>
              <m:accPr>
                <m:chr m:val="⃑"/>
                <m:ctrlPr>
                  <w:rPr>
                    <w:sz w:val="18"/>
                    <w:szCs w:val="18"/>
                  </w:rPr>
                </m:ctrlPr>
              </m:accPr>
              <m:e>
                <m:r>
                  <w:rPr>
                    <w:sz w:val="18"/>
                    <w:szCs w:val="18"/>
                    <w:rPrChange w:id="1376" w:author="Kelvin Sung" w:date="2021-05-14T18:10:00Z">
                      <w:rPr/>
                    </w:rPrChange>
                  </w:rPr>
                  <m:t>V</m:t>
                </m:r>
              </m:e>
            </m:acc>
            <m:r>
              <m:rPr>
                <m:sty m:val="p"/>
              </m:rPr>
              <w:rPr>
                <w:sz w:val="18"/>
                <w:szCs w:val="18"/>
                <w:rPrChange w:id="1377" w:author="Kelvin Sung" w:date="2021-05-14T18:10:00Z">
                  <w:rPr/>
                </w:rPrChange>
              </w:rPr>
              <m:t>∙</m:t>
            </m:r>
            <m:acc>
              <m:accPr>
                <m:ctrlPr>
                  <w:rPr>
                    <w:sz w:val="18"/>
                    <w:szCs w:val="18"/>
                  </w:rPr>
                </m:ctrlPr>
              </m:accPr>
              <m:e>
                <m:r>
                  <w:rPr>
                    <w:sz w:val="18"/>
                    <w:szCs w:val="18"/>
                    <w:rPrChange w:id="1378" w:author="Kelvin Sung" w:date="2021-05-14T18:10:00Z">
                      <w:rPr/>
                    </w:rPrChange>
                  </w:rPr>
                  <m:t>j</m:t>
                </m:r>
              </m:e>
            </m:acc>
          </m:e>
        </m:d>
        <m:r>
          <w:rPr>
            <w:sz w:val="18"/>
            <w:szCs w:val="18"/>
            <w:rPrChange w:id="1379" w:author="Kelvin Sung" w:date="2021-05-14T18:10:00Z">
              <w:rPr/>
            </w:rPrChange>
          </w:rPr>
          <m:t xml:space="preserve"> </m:t>
        </m:r>
        <m:acc>
          <m:accPr>
            <m:ctrlPr>
              <w:rPr>
                <w:sz w:val="18"/>
                <w:szCs w:val="18"/>
              </w:rPr>
            </m:ctrlPr>
          </m:accPr>
          <m:e>
            <m:r>
              <w:rPr>
                <w:sz w:val="18"/>
                <w:szCs w:val="18"/>
                <w:rPrChange w:id="1380" w:author="Kelvin Sung" w:date="2021-05-14T18:10:00Z">
                  <w:rPr/>
                </w:rPrChange>
              </w:rPr>
              <m:t>j</m:t>
            </m:r>
          </m:e>
        </m:acc>
        <m:r>
          <w:del w:id="1381" w:author="Kelvin Sung" w:date="2021-05-14T18:13:00Z">
            <m:rPr>
              <m:sty m:val="p"/>
            </m:rPr>
            <w:rPr>
              <w:sz w:val="18"/>
              <w:szCs w:val="18"/>
              <w:rPrChange w:id="1382" w:author="Kelvin Sung" w:date="2021-05-14T18:10:00Z">
                <w:rPr/>
              </w:rPrChange>
            </w:rPr>
            <m:t xml:space="preserve"> </m:t>
          </w:del>
        </m:r>
      </m:oMath>
      <w:del w:id="1383" w:author="Kelvin Sung" w:date="2021-05-14T18:12:00Z">
        <w:r w:rsidR="006723AB" w:rsidRPr="007B250B" w:rsidDel="00987733">
          <w:rPr>
            <w:sz w:val="18"/>
            <w:szCs w:val="18"/>
            <w:rPrChange w:id="1384" w:author="Kelvin Sung" w:date="2021-05-14T18:10:00Z">
              <w:rPr/>
            </w:rPrChange>
          </w:rPr>
          <w:delText xml:space="preserve"> </w:delText>
        </w:r>
      </w:del>
    </w:p>
    <w:p w14:paraId="2CFA6B3A" w14:textId="0472714F" w:rsidR="006723AB" w:rsidRPr="007B250B" w:rsidRDefault="00086727" w:rsidP="006723AB">
      <w:pPr>
        <w:pStyle w:val="Equation"/>
        <w:rPr>
          <w:sz w:val="18"/>
          <w:szCs w:val="18"/>
          <w:rPrChange w:id="1385" w:author="Kelvin Sung" w:date="2021-05-14T18:10:00Z">
            <w:rPr/>
          </w:rPrChange>
        </w:rPr>
      </w:pPr>
      <m:oMath>
        <m:acc>
          <m:accPr>
            <m:chr m:val="⃑"/>
            <m:ctrlPr>
              <w:rPr>
                <w:sz w:val="18"/>
                <w:szCs w:val="18"/>
              </w:rPr>
            </m:ctrlPr>
          </m:accPr>
          <m:e>
            <m:r>
              <w:rPr>
                <w:sz w:val="18"/>
                <w:szCs w:val="18"/>
                <w:rPrChange w:id="1386" w:author="Kelvin Sung" w:date="2021-05-14T18:10:00Z">
                  <w:rPr/>
                </w:rPrChange>
              </w:rPr>
              <m:t>V</m:t>
            </m:r>
          </m:e>
        </m:acc>
        <m:r>
          <m:rPr>
            <m:sty m:val="p"/>
          </m:rPr>
          <w:rPr>
            <w:sz w:val="18"/>
            <w:szCs w:val="18"/>
            <w:rPrChange w:id="1387" w:author="Kelvin Sung" w:date="2021-05-14T18:10:00Z">
              <w:rPr/>
            </w:rPrChange>
          </w:rPr>
          <m:t xml:space="preserve">= </m:t>
        </m:r>
        <m:d>
          <m:dPr>
            <m:ctrlPr>
              <w:rPr>
                <w:sz w:val="18"/>
                <w:szCs w:val="18"/>
              </w:rPr>
            </m:ctrlPr>
          </m:dPr>
          <m:e>
            <m:acc>
              <m:accPr>
                <m:chr m:val="⃑"/>
                <m:ctrlPr>
                  <w:rPr>
                    <w:sz w:val="18"/>
                    <w:szCs w:val="18"/>
                  </w:rPr>
                </m:ctrlPr>
              </m:accPr>
              <m:e>
                <m:r>
                  <w:rPr>
                    <w:sz w:val="18"/>
                    <w:szCs w:val="18"/>
                    <w:rPrChange w:id="1388" w:author="Kelvin Sung" w:date="2021-05-14T18:10:00Z">
                      <w:rPr/>
                    </w:rPrChange>
                  </w:rPr>
                  <m:t>V</m:t>
                </m:r>
              </m:e>
            </m:acc>
            <m:r>
              <m:rPr>
                <m:sty m:val="p"/>
              </m:rPr>
              <w:rPr>
                <w:sz w:val="18"/>
                <w:szCs w:val="18"/>
                <w:rPrChange w:id="1389" w:author="Kelvin Sung" w:date="2021-05-14T18:10:00Z">
                  <w:rPr/>
                </w:rPrChange>
              </w:rPr>
              <m:t>∙</m:t>
            </m:r>
            <m:acc>
              <m:accPr>
                <m:ctrlPr>
                  <w:rPr>
                    <w:sz w:val="18"/>
                    <w:szCs w:val="18"/>
                  </w:rPr>
                </m:ctrlPr>
              </m:accPr>
              <m:e>
                <m:r>
                  <w:rPr>
                    <w:sz w:val="18"/>
                    <w:szCs w:val="18"/>
                    <w:rPrChange w:id="1390" w:author="Kelvin Sung" w:date="2021-05-14T18:10:00Z">
                      <w:rPr/>
                    </w:rPrChange>
                  </w:rPr>
                  <m:t>L</m:t>
                </m:r>
              </m:e>
            </m:acc>
          </m:e>
        </m:d>
        <m:r>
          <w:rPr>
            <w:sz w:val="18"/>
            <w:szCs w:val="18"/>
            <w:rPrChange w:id="1391" w:author="Kelvin Sung" w:date="2021-05-14T18:10:00Z">
              <w:rPr/>
            </w:rPrChange>
          </w:rPr>
          <m:t xml:space="preserve"> </m:t>
        </m:r>
        <m:acc>
          <m:accPr>
            <m:ctrlPr>
              <w:rPr>
                <w:sz w:val="18"/>
                <w:szCs w:val="18"/>
              </w:rPr>
            </m:ctrlPr>
          </m:accPr>
          <m:e>
            <m:r>
              <w:rPr>
                <w:sz w:val="18"/>
                <w:szCs w:val="18"/>
                <w:rPrChange w:id="1392" w:author="Kelvin Sung" w:date="2021-05-14T18:10:00Z">
                  <w:rPr/>
                </w:rPrChange>
              </w:rPr>
              <m:t>L</m:t>
            </m:r>
          </m:e>
        </m:acc>
        <m:r>
          <m:rPr>
            <m:sty m:val="p"/>
          </m:rPr>
          <w:rPr>
            <w:sz w:val="18"/>
            <w:szCs w:val="18"/>
            <w:rPrChange w:id="1393" w:author="Kelvin Sung" w:date="2021-05-14T18:10:00Z">
              <w:rPr/>
            </w:rPrChange>
          </w:rPr>
          <m:t xml:space="preserve"> + </m:t>
        </m:r>
        <m:d>
          <m:dPr>
            <m:ctrlPr>
              <w:rPr>
                <w:sz w:val="18"/>
                <w:szCs w:val="18"/>
              </w:rPr>
            </m:ctrlPr>
          </m:dPr>
          <m:e>
            <m:acc>
              <m:accPr>
                <m:chr m:val="⃑"/>
                <m:ctrlPr>
                  <w:rPr>
                    <w:sz w:val="18"/>
                    <w:szCs w:val="18"/>
                  </w:rPr>
                </m:ctrlPr>
              </m:accPr>
              <m:e>
                <m:r>
                  <w:rPr>
                    <w:sz w:val="18"/>
                    <w:szCs w:val="18"/>
                    <w:rPrChange w:id="1394" w:author="Kelvin Sung" w:date="2021-05-14T18:10:00Z">
                      <w:rPr/>
                    </w:rPrChange>
                  </w:rPr>
                  <m:t>V</m:t>
                </m:r>
              </m:e>
            </m:acc>
            <m:r>
              <m:rPr>
                <m:sty m:val="p"/>
              </m:rPr>
              <w:rPr>
                <w:sz w:val="18"/>
                <w:szCs w:val="18"/>
                <w:rPrChange w:id="1395" w:author="Kelvin Sung" w:date="2021-05-14T18:10:00Z">
                  <w:rPr/>
                </w:rPrChange>
              </w:rPr>
              <m:t>∙</m:t>
            </m:r>
            <m:acc>
              <m:accPr>
                <m:ctrlPr>
                  <w:rPr>
                    <w:sz w:val="18"/>
                    <w:szCs w:val="18"/>
                  </w:rPr>
                </m:ctrlPr>
              </m:accPr>
              <m:e>
                <m:r>
                  <w:rPr>
                    <w:sz w:val="18"/>
                    <w:szCs w:val="18"/>
                    <w:rPrChange w:id="1396" w:author="Kelvin Sung" w:date="2021-05-14T18:10:00Z">
                      <w:rPr/>
                    </w:rPrChange>
                  </w:rPr>
                  <m:t>M</m:t>
                </m:r>
              </m:e>
            </m:acc>
          </m:e>
        </m:d>
        <m:r>
          <w:ins w:id="1397" w:author="Kelvin Sung" w:date="2021-05-14T18:13:00Z">
            <w:rPr>
              <w:sz w:val="18"/>
              <w:szCs w:val="18"/>
            </w:rPr>
            <m:t xml:space="preserve"> </m:t>
          </w:ins>
        </m:r>
        <w:moveToRangeStart w:id="1398" w:author="Kelvin Sung" w:date="2021-05-14T18:13:00Z" w:name="move71908400"/>
        <m:acc>
          <m:accPr>
            <m:ctrlPr>
              <w:rPr>
                <w:sz w:val="18"/>
                <w:szCs w:val="18"/>
              </w:rPr>
            </m:ctrlPr>
          </m:accPr>
          <m:e>
            <m:r>
              <w:rPr>
                <w:sz w:val="18"/>
                <w:szCs w:val="18"/>
              </w:rPr>
              <m:t>M</m:t>
            </m:r>
          </m:e>
        </m:acc>
      </m:oMath>
      <w:moveToRangeEnd w:id="1398"/>
      <w:r w:rsidR="006723AB" w:rsidRPr="007B250B">
        <w:rPr>
          <w:sz w:val="18"/>
          <w:szCs w:val="18"/>
          <w:rPrChange w:id="1399" w:author="Kelvin Sung" w:date="2021-05-14T18:10:00Z">
            <w:rPr/>
          </w:rPrChange>
        </w:rPr>
        <w:t xml:space="preserve"> </w:t>
      </w:r>
      <w:moveFrom w:id="1400" w:author="Kelvin Sung" w:date="2021-05-14T18:13:00Z">
        <w:moveFromRangeStart w:id="1401" w:author="Kelvin Sung" w:date="2021-05-14T18:13:00Z" w:name="move71908400"/>
        <m:oMath>
          <m:acc>
            <m:accPr>
              <m:ctrlPr>
                <w:rPr>
                  <w:sz w:val="18"/>
                  <w:szCs w:val="18"/>
                </w:rPr>
              </m:ctrlPr>
            </m:accPr>
            <m:e>
              <w:moveFrom w:id="1402" w:author="Kelvin Sung" w:date="2021-05-14T18:13:00Z">
                <m:r>
                  <w:rPr>
                    <w:sz w:val="18"/>
                    <w:szCs w:val="18"/>
                    <w:rPrChange w:id="1403" w:author="Kelvin Sung" w:date="2021-05-14T18:10:00Z">
                      <w:rPr/>
                    </w:rPrChange>
                  </w:rPr>
                  <m:t>M</m:t>
                </m:r>
              </w:moveFrom>
            </m:e>
          </m:acc>
        </m:oMath>
        <w:moveFromRangeEnd w:id="1401"/>
      </w:moveFrom>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lastRenderedPageBreak/>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4130E219"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del w:id="1404" w:author="Kelvin Sung" w:date="2021-05-14T18:15:00Z">
        <w:r w:rsidDel="009D648D">
          <w:delText xml:space="preserve">As in </w:delText>
        </w:r>
      </w:del>
      <w:ins w:id="1405" w:author="Kelvin Sung" w:date="2021-05-14T18:15:00Z">
        <w:r w:rsidR="009D648D">
          <w:t xml:space="preserve">Similar to </w:t>
        </w:r>
      </w:ins>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ins w:id="1406" w:author="Kelvin Sung" w:date="2021-05-14T18:17:00Z">
        <w:r w:rsidR="004D7340">
          <w:rPr>
            <w:rStyle w:val="CodeInline"/>
          </w:rPr>
          <w:t>c</w:t>
        </w:r>
      </w:ins>
      <w:del w:id="1407" w:author="Kelvin Sung" w:date="2021-05-14T18:17:00Z">
        <w:r w:rsidRPr="00EE0655" w:rsidDel="004D7340">
          <w:rPr>
            <w:rStyle w:val="CodeInline"/>
          </w:rPr>
          <w:delText>C</w:delText>
        </w:r>
      </w:del>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753B1">
        <w:rPr>
          <w:rStyle w:val="CodeInline"/>
          <w:rPrChange w:id="1408" w:author="Kelvin Sung" w:date="2021-05-14T18:20:00Z">
            <w:rPr>
              <w:rStyle w:val="CodeInline"/>
              <w:rFonts w:ascii="Utopia" w:hAnsi="Utopia"/>
              <w:bdr w:val="none" w:sz="0" w:space="0" w:color="auto"/>
            </w:rPr>
          </w:rPrChang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B753B1">
        <w:rPr>
          <w:rStyle w:val="CodeInline"/>
          <w:rPrChange w:id="1409" w:author="Kelvin Sung" w:date="2021-05-14T18:20:00Z">
            <w:rPr>
              <w:rStyle w:val="CodeInline"/>
              <w:rFonts w:ascii="Utopia" w:hAnsi="Utopia"/>
              <w:bdr w:val="none" w:sz="0" w:space="0" w:color="auto"/>
            </w:rPr>
          </w:rPrChang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753B1">
        <w:rPr>
          <w:rStyle w:val="CodeInline"/>
          <w:rPrChange w:id="1410" w:author="Kelvin Sung" w:date="2021-05-14T18:20:00Z">
            <w:rPr>
              <w:rStyle w:val="CodeInline"/>
              <w:rFonts w:ascii="Utopia" w:hAnsi="Utopia"/>
              <w:bdr w:val="none" w:sz="0" w:space="0" w:color="auto"/>
            </w:rPr>
          </w:rPrChang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B753B1">
        <w:rPr>
          <w:rStyle w:val="CodeInline"/>
          <w:rPrChange w:id="1411" w:author="Kelvin Sung" w:date="2021-05-14T18:20:00Z">
            <w:rPr>
              <w:rStyle w:val="CodeInline"/>
              <w:rFonts w:ascii="Utopia" w:hAnsi="Utopia"/>
              <w:bdr w:val="none" w:sz="0" w:space="0" w:color="auto"/>
            </w:rPr>
          </w:rPrChange>
        </w:rPr>
        <w:t>Collector</w:t>
      </w:r>
      <w:r w:rsidRPr="00BD194A">
        <w:t xml:space="preserve"> minion</w:t>
      </w:r>
    </w:p>
    <w:p w14:paraId="70E968F9" w14:textId="6244235D" w:rsidR="00BD194A" w:rsidRPr="0023031F" w:rsidDel="00B753B1" w:rsidRDefault="00BD194A" w:rsidP="00BD194A">
      <w:pPr>
        <w:pStyle w:val="Bullet"/>
        <w:numPr>
          <w:ilvl w:val="0"/>
          <w:numId w:val="0"/>
        </w:numPr>
        <w:spacing w:after="0"/>
        <w:ind w:left="720"/>
        <w:rPr>
          <w:del w:id="1412" w:author="Kelvin Sung" w:date="2021-05-14T18:20:00Z"/>
        </w:rPr>
      </w:pP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2DE84593" w:rsidR="006723AB" w:rsidRDefault="006723AB" w:rsidP="006723AB">
      <w:pPr>
        <w:pStyle w:val="Heading3"/>
      </w:pPr>
      <w:r>
        <w:lastRenderedPageBreak/>
        <w:t xml:space="preserve">Modify </w:t>
      </w:r>
      <w:del w:id="1413" w:author="Kelvin Sung" w:date="2021-05-14T18:22:00Z">
        <w:r w:rsidRPr="003A170E" w:rsidDel="00B753B1">
          <w:delText>TextureRenderable_</w:delText>
        </w:r>
      </w:del>
      <w:r w:rsidRPr="003A170E">
        <w:t>Pixel</w:t>
      </w:r>
      <w:ins w:id="1414" w:author="Kelvin Sung" w:date="2021-05-14T18:22:00Z">
        <w:r w:rsidR="00B753B1">
          <w:t xml:space="preserve"> </w:t>
        </w:r>
      </w:ins>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1B72B7D7"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r w:rsidRPr="007C1F86">
        <w:rPr>
          <w:rStyle w:val="CodeInline"/>
        </w:rPr>
        <w:t>indexToWCPosition</w:t>
      </w:r>
      <w:proofErr w:type="spellEnd"/>
      <w:r w:rsidRPr="007C1F86">
        <w:rPr>
          <w:rStyle w:val="CodeInline"/>
        </w:rPr>
        <w:t>()</w:t>
      </w:r>
      <w:r>
        <w:t xml:space="preserve"> function</w:t>
      </w:r>
      <w:del w:id="1415" w:author="Kelvin Sung" w:date="2021-05-14T18:22:00Z">
        <w:r w:rsidDel="003A48B9">
          <w:delText xml:space="preserve"> accordingly</w:delText>
        </w:r>
      </w:del>
      <w:r>
        <w:t>.</w:t>
      </w:r>
    </w:p>
    <w:p w14:paraId="06929A71" w14:textId="4CC2B689" w:rsidR="0055334A" w:rsidRPr="0055334A" w:rsidRDefault="0055334A" w:rsidP="0055334A">
      <w:pPr>
        <w:pStyle w:val="Code"/>
      </w:pPr>
      <w:r w:rsidRPr="0055334A">
        <w:t xml:space="preserve">TextureRenderable.prototype._indexToWCPosition = function (returnWCPos, i, j, </w:t>
      </w:r>
      <w:r w:rsidRPr="00493011">
        <w:rPr>
          <w:rStyle w:val="CodeBold"/>
          <w:rPrChange w:id="1416" w:author="Kelvin Sung" w:date="2021-05-14T18:26:00Z">
            <w:rPr/>
          </w:rPrChange>
        </w:rPr>
        <w:t>xDir</w:t>
      </w:r>
      <w:r w:rsidRPr="0055334A">
        <w:t xml:space="preserve">, </w:t>
      </w:r>
      <w:r w:rsidRPr="00493011">
        <w:rPr>
          <w:rStyle w:val="CodeBold"/>
          <w:rPrChange w:id="1417" w:author="Kelvin Sung" w:date="2021-05-14T18:26:00Z">
            <w:rPr/>
          </w:rPrChange>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3A48B9">
        <w:rPr>
          <w:rPrChange w:id="1418" w:author="Kelvin Sung" w:date="2021-05-14T18:22:00Z">
            <w:rPr>
              <w:rStyle w:val="CodeBold"/>
            </w:rPr>
          </w:rPrChange>
        </w:rPr>
        <w:t xml:space="preserve">    </w:t>
      </w:r>
      <w:r w:rsidRPr="0055334A">
        <w:rPr>
          <w:rStyle w:val="CodeBold"/>
        </w:rPr>
        <w:t>let xDisp = x - (this.mXform.getWidth() * 0.5);</w:t>
      </w:r>
    </w:p>
    <w:p w14:paraId="76428386" w14:textId="1BACABE8" w:rsidR="0055334A" w:rsidRPr="0055334A" w:rsidRDefault="003A48B9" w:rsidP="0055334A">
      <w:pPr>
        <w:pStyle w:val="Code"/>
        <w:rPr>
          <w:rStyle w:val="CodeBold"/>
        </w:rPr>
      </w:pPr>
      <w:ins w:id="1419" w:author="Kelvin Sung" w:date="2021-05-14T18:22:00Z">
        <w:r w:rsidRPr="006022C0">
          <w:t xml:space="preserve">    </w:t>
        </w:r>
      </w:ins>
      <w:del w:id="1420" w:author="Kelvin Sung" w:date="2021-05-14T18:22:00Z">
        <w:r w:rsidR="0055334A" w:rsidRPr="0055334A" w:rsidDel="003A48B9">
          <w:rPr>
            <w:rStyle w:val="CodeBold"/>
          </w:rPr>
          <w:delText xml:space="preserve">    </w:delText>
        </w:r>
      </w:del>
      <w:r w:rsidR="0055334A" w:rsidRPr="0055334A">
        <w:rPr>
          <w:rStyle w:val="CodeBold"/>
        </w:rPr>
        <w:t>let yDisp = y - (this.mXform.getHeight() * 0.5);</w:t>
      </w:r>
    </w:p>
    <w:p w14:paraId="70BCA895" w14:textId="5147FD9F" w:rsidR="0055334A" w:rsidRPr="0055334A" w:rsidRDefault="003A48B9" w:rsidP="0055334A">
      <w:pPr>
        <w:pStyle w:val="Code"/>
        <w:rPr>
          <w:rStyle w:val="CodeBold"/>
        </w:rPr>
      </w:pPr>
      <w:ins w:id="1421" w:author="Kelvin Sung" w:date="2021-05-14T18:22:00Z">
        <w:r w:rsidRPr="006022C0">
          <w:t xml:space="preserve">    </w:t>
        </w:r>
      </w:ins>
      <w:del w:id="1422" w:author="Kelvin Sung" w:date="2021-05-14T18:22:00Z">
        <w:r w:rsidR="0055334A" w:rsidRPr="0055334A" w:rsidDel="003A48B9">
          <w:rPr>
            <w:rStyle w:val="CodeBold"/>
          </w:rPr>
          <w:delText xml:space="preserve">    </w:delText>
        </w:r>
      </w:del>
      <w:r w:rsidR="0055334A" w:rsidRPr="0055334A">
        <w:rPr>
          <w:rStyle w:val="CodeBold"/>
        </w:rPr>
        <w:t>let xDirDisp = [];</w:t>
      </w:r>
    </w:p>
    <w:p w14:paraId="109C548B" w14:textId="24C3B47D" w:rsidR="0055334A" w:rsidRPr="0055334A" w:rsidRDefault="003A48B9" w:rsidP="0055334A">
      <w:pPr>
        <w:pStyle w:val="Code"/>
        <w:rPr>
          <w:rStyle w:val="CodeBold"/>
        </w:rPr>
      </w:pPr>
      <w:ins w:id="1423" w:author="Kelvin Sung" w:date="2021-05-14T18:22:00Z">
        <w:r w:rsidRPr="006022C0">
          <w:t xml:space="preserve">    </w:t>
        </w:r>
      </w:ins>
      <w:del w:id="1424" w:author="Kelvin Sung" w:date="2021-05-14T18:22:00Z">
        <w:r w:rsidR="0055334A" w:rsidRPr="0055334A" w:rsidDel="003A48B9">
          <w:rPr>
            <w:rStyle w:val="CodeBold"/>
          </w:rPr>
          <w:delText xml:space="preserve">    </w:delText>
        </w:r>
      </w:del>
      <w:r w:rsidR="0055334A" w:rsidRPr="0055334A">
        <w:rPr>
          <w:rStyle w:val="CodeBold"/>
        </w:rPr>
        <w:t>let yDirDisp = [];</w:t>
      </w:r>
    </w:p>
    <w:p w14:paraId="58640813" w14:textId="77777777" w:rsidR="0055334A" w:rsidRPr="0055334A" w:rsidRDefault="0055334A" w:rsidP="0055334A">
      <w:pPr>
        <w:pStyle w:val="Code"/>
      </w:pPr>
    </w:p>
    <w:p w14:paraId="1096A7DB" w14:textId="47E42455" w:rsidR="0055334A" w:rsidRPr="0055334A" w:rsidRDefault="003A48B9" w:rsidP="0055334A">
      <w:pPr>
        <w:pStyle w:val="Code"/>
        <w:rPr>
          <w:rStyle w:val="CodeBold"/>
        </w:rPr>
      </w:pPr>
      <w:ins w:id="1425" w:author="Kelvin Sung" w:date="2021-05-14T18:22:00Z">
        <w:r w:rsidRPr="006022C0">
          <w:t xml:space="preserve">    </w:t>
        </w:r>
      </w:ins>
      <w:del w:id="1426" w:author="Kelvin Sung" w:date="2021-05-14T18:22:00Z">
        <w:r w:rsidR="0055334A" w:rsidRPr="0055334A" w:rsidDel="003A48B9">
          <w:rPr>
            <w:rStyle w:val="CodeBold"/>
          </w:rPr>
          <w:delText xml:space="preserve">    </w:delText>
        </w:r>
      </w:del>
      <w:r w:rsidR="0055334A" w:rsidRPr="0055334A">
        <w:rPr>
          <w:rStyle w:val="CodeBold"/>
        </w:rPr>
        <w:t>vec2.scale(xDirDisp, xDir, xDisp);</w:t>
      </w:r>
    </w:p>
    <w:p w14:paraId="7EB2460F" w14:textId="7BCE24A1" w:rsidR="0055334A" w:rsidRPr="0055334A" w:rsidRDefault="003A48B9" w:rsidP="0055334A">
      <w:pPr>
        <w:pStyle w:val="Code"/>
        <w:rPr>
          <w:rStyle w:val="CodeBold"/>
        </w:rPr>
      </w:pPr>
      <w:ins w:id="1427" w:author="Kelvin Sung" w:date="2021-05-14T18:22:00Z">
        <w:r w:rsidRPr="006022C0">
          <w:t xml:space="preserve">    </w:t>
        </w:r>
      </w:ins>
      <w:del w:id="1428" w:author="Kelvin Sung" w:date="2021-05-14T18:22:00Z">
        <w:r w:rsidR="0055334A" w:rsidRPr="0055334A" w:rsidDel="003A48B9">
          <w:rPr>
            <w:rStyle w:val="CodeBold"/>
          </w:rPr>
          <w:delText xml:space="preserve">    </w:delText>
        </w:r>
      </w:del>
      <w:r w:rsidR="0055334A" w:rsidRPr="0055334A">
        <w:rPr>
          <w:rStyle w:val="CodeBold"/>
        </w:rPr>
        <w:t>vec2.scale(yDirDisp, yDir, yDisp);</w:t>
      </w:r>
    </w:p>
    <w:p w14:paraId="1836B4EC" w14:textId="39DE128D" w:rsidR="0055334A" w:rsidRPr="0055334A" w:rsidRDefault="003A48B9" w:rsidP="0055334A">
      <w:pPr>
        <w:pStyle w:val="Code"/>
        <w:rPr>
          <w:rStyle w:val="CodeBold"/>
        </w:rPr>
      </w:pPr>
      <w:ins w:id="1429" w:author="Kelvin Sung" w:date="2021-05-14T18:22:00Z">
        <w:r w:rsidRPr="006022C0">
          <w:t xml:space="preserve">    </w:t>
        </w:r>
      </w:ins>
      <w:del w:id="1430" w:author="Kelvin Sung" w:date="2021-05-14T18:22:00Z">
        <w:r w:rsidR="0055334A" w:rsidRPr="0055334A" w:rsidDel="003A48B9">
          <w:rPr>
            <w:rStyle w:val="CodeBold"/>
          </w:rPr>
          <w:delText xml:space="preserve">    </w:delText>
        </w:r>
      </w:del>
      <w:r w:rsidR="0055334A" w:rsidRPr="0055334A">
        <w:rPr>
          <w:rStyle w:val="CodeBold"/>
        </w:rPr>
        <w:t>vec2.add(returnWCPos, this.mXform.getPosition(), xDirDisp);</w:t>
      </w:r>
    </w:p>
    <w:p w14:paraId="05C784CD" w14:textId="518371AA" w:rsidR="0055334A" w:rsidRPr="0055334A" w:rsidRDefault="003A48B9" w:rsidP="0055334A">
      <w:pPr>
        <w:pStyle w:val="Code"/>
        <w:rPr>
          <w:rStyle w:val="CodeBold"/>
        </w:rPr>
      </w:pPr>
      <w:ins w:id="1431" w:author="Kelvin Sung" w:date="2021-05-14T18:22:00Z">
        <w:r w:rsidRPr="006022C0">
          <w:t xml:space="preserve">    </w:t>
        </w:r>
      </w:ins>
      <w:del w:id="1432" w:author="Kelvin Sung" w:date="2021-05-14T18:22:00Z">
        <w:r w:rsidR="0055334A" w:rsidRPr="0055334A" w:rsidDel="003A48B9">
          <w:rPr>
            <w:rStyle w:val="CodeBold"/>
          </w:rPr>
          <w:delText xml:space="preserve">    </w:delText>
        </w:r>
      </w:del>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0142D08B" w:rsidR="006723AB" w:rsidRPr="00EB4DA7" w:rsidRDefault="006723AB" w:rsidP="00BD194A">
      <w:pPr>
        <w:pStyle w:val="BodyTextCont"/>
      </w:pPr>
      <w:r w:rsidRPr="004A32C0">
        <w:t xml:space="preserve">In </w:t>
      </w:r>
      <w:r w:rsidRPr="00BD194A">
        <w:t>the</w:t>
      </w:r>
      <w:r>
        <w:t xml:space="preserve"> </w:t>
      </w:r>
      <w:del w:id="1433" w:author="Kelvin Sung" w:date="2021-05-14T18:23:00Z">
        <w:r w:rsidDel="00121A59">
          <w:delText xml:space="preserve">previous </w:delText>
        </w:r>
      </w:del>
      <w:ins w:id="1434" w:author="Kelvin Sung" w:date="2021-05-14T18:23:00Z">
        <w:r w:rsidR="00121A59">
          <w:t xml:space="preserve">listed </w:t>
        </w:r>
      </w:ins>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del w:id="1435" w:author="Kelvin Sung" w:date="2021-05-14T18:23:00Z">
        <w:r w:rsidDel="00121A59">
          <w:delText xml:space="preserve">the </w:delText>
        </w:r>
      </w:del>
      <w:proofErr w:type="spellStart"/>
      <w:r w:rsidRPr="001718E9">
        <w:rPr>
          <w:rStyle w:val="CodeInline"/>
        </w:rPr>
        <w:t>xDir</w:t>
      </w:r>
      <w:proofErr w:type="spellEnd"/>
      <w:r>
        <w:t xml:space="preserve"> and </w:t>
      </w:r>
      <w:proofErr w:type="spellStart"/>
      <w:r w:rsidRPr="001718E9">
        <w:rPr>
          <w:rStyle w:val="CodeInline"/>
        </w:rPr>
        <w:t>yDir</w:t>
      </w:r>
      <w:proofErr w:type="spellEnd"/>
      <w:del w:id="1436" w:author="Kelvin Sung" w:date="2021-05-14T18:23:00Z">
        <w:r w:rsidDel="00121A59">
          <w:delText>,</w:delText>
        </w:r>
      </w:del>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ins w:id="1437" w:author="Kelvin Sung" w:date="2021-05-14T18:24:00Z">
        <w:r w:rsidR="00121A59">
          <w:t xml:space="preserve">. Note that </w:t>
        </w:r>
      </w:ins>
      <w:del w:id="1438" w:author="Kelvin Sung" w:date="2021-05-14T18:24:00Z">
        <w:r w:rsidDel="00121A59">
          <w:delText>,</w:delText>
        </w:r>
      </w:del>
      <w:del w:id="1439" w:author="Kelvin Sung" w:date="2021-05-14T18:25:00Z">
        <w:r w:rsidDel="00121A59">
          <w:delText xml:space="preserve"> </w:delText>
        </w:r>
      </w:del>
      <w:proofErr w:type="spellStart"/>
      <w:ins w:id="1440" w:author="Kelvin Sung" w:date="2021-05-14T18:24:00Z">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w:t>
        </w:r>
      </w:ins>
      <w:ins w:id="1441" w:author="Kelvin Sung" w:date="2021-05-14T18:25:00Z">
        <w:r w:rsidR="00121A59">
          <w:t xml:space="preserve">are </w:t>
        </w:r>
      </w:ins>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pPr>
        <w:pStyle w:val="NumList"/>
        <w:numPr>
          <w:ilvl w:val="0"/>
          <w:numId w:val="17"/>
        </w:numPr>
        <w:pPrChange w:id="1442" w:author="Kelvin Sung" w:date="2021-05-14T06:02:00Z">
          <w:pPr>
            <w:pStyle w:val="NumList"/>
            <w:numPr>
              <w:numId w:val="8"/>
            </w:numPr>
          </w:pPr>
        </w:pPrChange>
      </w:pPr>
      <w:r>
        <w:t xml:space="preserve">In a </w:t>
      </w:r>
      <w:r w:rsidRPr="00BD194A">
        <w:t>similar</w:t>
      </w:r>
      <w:r>
        <w:t xml:space="preserve"> fashion, modify the </w:t>
      </w:r>
      <w:r w:rsidRPr="00735E28">
        <w:rPr>
          <w:rStyle w:val="CodeInline"/>
        </w:rPr>
        <w:t>_</w:t>
      </w:r>
      <w:proofErr w:type="spellStart"/>
      <w:r w:rsidRPr="00735E28">
        <w:rPr>
          <w:rStyle w:val="CodeInline"/>
        </w:rPr>
        <w:t>wcPositionToIndex</w:t>
      </w:r>
      <w:proofErr w:type="spell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493011">
        <w:rPr>
          <w:rStyle w:val="CodeBold"/>
          <w:rPrChange w:id="1443" w:author="Kelvin Sung" w:date="2021-05-14T18:27:00Z">
            <w:rPr/>
          </w:rPrChange>
        </w:rPr>
        <w:t>xDir</w:t>
      </w:r>
      <w:r>
        <w:t xml:space="preserve">, </w:t>
      </w:r>
      <w:r w:rsidRPr="00493011">
        <w:rPr>
          <w:rStyle w:val="CodeBold"/>
          <w:rPrChange w:id="1444" w:author="Kelvin Sung" w:date="2021-05-14T18:27:00Z">
            <w:rPr/>
          </w:rPrChange>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493011" w:rsidRDefault="0055334A" w:rsidP="0055334A">
      <w:pPr>
        <w:pStyle w:val="Code"/>
        <w:rPr>
          <w:rStyle w:val="CodeBold"/>
          <w:rPrChange w:id="1445" w:author="Kelvin Sung" w:date="2021-05-14T18:27:00Z">
            <w:rPr/>
          </w:rPrChange>
        </w:rPr>
      </w:pPr>
      <w:r>
        <w:t xml:space="preserve">    </w:t>
      </w:r>
      <w:r w:rsidRPr="00493011">
        <w:rPr>
          <w:rStyle w:val="CodeBold"/>
          <w:rPrChange w:id="1446" w:author="Kelvin Sung" w:date="2021-05-14T18:27:00Z">
            <w:rPr/>
          </w:rPrChange>
        </w:rPr>
        <w:t>let xDisp = vec2.dot(delta, xDir);</w:t>
      </w:r>
    </w:p>
    <w:p w14:paraId="2C645306" w14:textId="77777777" w:rsidR="0055334A" w:rsidRPr="00493011" w:rsidRDefault="0055334A" w:rsidP="0055334A">
      <w:pPr>
        <w:pStyle w:val="Code"/>
        <w:rPr>
          <w:rStyle w:val="CodeBold"/>
          <w:rPrChange w:id="1447" w:author="Kelvin Sung" w:date="2021-05-14T18:27:00Z">
            <w:rPr/>
          </w:rPrChange>
        </w:rPr>
      </w:pPr>
      <w:r>
        <w:t xml:space="preserve">    </w:t>
      </w:r>
      <w:r w:rsidRPr="00493011">
        <w:rPr>
          <w:rStyle w:val="CodeBold"/>
          <w:rPrChange w:id="1448" w:author="Kelvin Sung" w:date="2021-05-14T18:27:00Z">
            <w:rPr/>
          </w:rPrChange>
        </w:rPr>
        <w:t>let yDisp = vec2.dot(delta, yDir);</w:t>
      </w:r>
    </w:p>
    <w:p w14:paraId="1FD1C59A" w14:textId="77777777" w:rsidR="0055334A" w:rsidRDefault="0055334A" w:rsidP="0055334A">
      <w:pPr>
        <w:pStyle w:val="Code"/>
      </w:pPr>
      <w:r>
        <w:t xml:space="preserve">    returnIndex[0] = this.mElmWidthPixels * (</w:t>
      </w:r>
      <w:r w:rsidRPr="00493011">
        <w:rPr>
          <w:rStyle w:val="CodeBold"/>
          <w:rPrChange w:id="1449" w:author="Kelvin Sung" w:date="2021-05-14T18:27:00Z">
            <w:rPr/>
          </w:rPrChange>
        </w:rPr>
        <w:t>xDisp</w:t>
      </w:r>
      <w:r>
        <w:t xml:space="preserve"> / this.mXform.getWidth());</w:t>
      </w:r>
    </w:p>
    <w:p w14:paraId="4D96762B" w14:textId="77777777" w:rsidR="0055334A" w:rsidRDefault="0055334A" w:rsidP="0055334A">
      <w:pPr>
        <w:pStyle w:val="Code"/>
      </w:pPr>
      <w:r>
        <w:t xml:space="preserve">    returnIndex[1] = this.mElmHeightPixels * (</w:t>
      </w:r>
      <w:r w:rsidRPr="00493011">
        <w:rPr>
          <w:rStyle w:val="CodeBold"/>
          <w:rPrChange w:id="1450" w:author="Kelvin Sung" w:date="2021-05-14T18:27:00Z">
            <w:rPr/>
          </w:rPrChange>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pPr>
        <w:pStyle w:val="NumList"/>
        <w:numPr>
          <w:ilvl w:val="0"/>
          <w:numId w:val="17"/>
        </w:numPr>
        <w:pPrChange w:id="1451" w:author="Kelvin Sung" w:date="2021-05-14T06:02:00Z">
          <w:pPr>
            <w:pStyle w:val="NumList"/>
            <w:numPr>
              <w:numId w:val="8"/>
            </w:numPr>
          </w:pPr>
        </w:pPrChange>
      </w:pPr>
      <w:r w:rsidRPr="00BD194A">
        <w:t>The</w:t>
      </w:r>
      <w:r w:rsidRPr="004A32C0">
        <w:t xml:space="preserve"> </w:t>
      </w:r>
      <w:proofErr w:type="spellStart"/>
      <w:r>
        <w:rPr>
          <w:rStyle w:val="CodeInline"/>
        </w:rPr>
        <w:t>p</w:t>
      </w:r>
      <w:r w:rsidRPr="004A32C0">
        <w:rPr>
          <w:rStyle w:val="CodeInline"/>
        </w:rPr>
        <w:t>ixelTouches</w:t>
      </w:r>
      <w:proofErr w:type="spell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lastRenderedPageBreak/>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493011" w:rsidRDefault="0055334A" w:rsidP="0055334A">
      <w:pPr>
        <w:pStyle w:val="Code"/>
        <w:rPr>
          <w:rStyle w:val="CodeBold"/>
          <w:rPrChange w:id="1452" w:author="Kelvin Sung" w:date="2021-05-14T18:28:00Z">
            <w:rPr/>
          </w:rPrChange>
        </w:rPr>
      </w:pPr>
      <w:r>
        <w:t xml:space="preserve">    </w:t>
      </w:r>
      <w:r w:rsidRPr="00493011">
        <w:rPr>
          <w:rStyle w:val="CodeBold"/>
          <w:rPrChange w:id="1453" w:author="Kelvin Sung" w:date="2021-05-14T18:28:00Z">
            <w:rPr/>
          </w:rPrChange>
        </w:rPr>
        <w:t>let xDir = [1, 0];</w:t>
      </w:r>
    </w:p>
    <w:p w14:paraId="5931DA96" w14:textId="6D58A54A" w:rsidR="0055334A" w:rsidRPr="00493011" w:rsidRDefault="00493011" w:rsidP="0055334A">
      <w:pPr>
        <w:pStyle w:val="Code"/>
        <w:rPr>
          <w:rStyle w:val="CodeBold"/>
          <w:rPrChange w:id="1454" w:author="Kelvin Sung" w:date="2021-05-14T18:28:00Z">
            <w:rPr/>
          </w:rPrChange>
        </w:rPr>
      </w:pPr>
      <w:ins w:id="1455" w:author="Kelvin Sung" w:date="2021-05-14T18:28:00Z">
        <w:r>
          <w:t xml:space="preserve">    </w:t>
        </w:r>
      </w:ins>
      <w:del w:id="1456" w:author="Kelvin Sung" w:date="2021-05-14T18:28:00Z">
        <w:r w:rsidR="0055334A" w:rsidRPr="00493011" w:rsidDel="00493011">
          <w:rPr>
            <w:rStyle w:val="CodeBold"/>
            <w:rPrChange w:id="1457" w:author="Kelvin Sung" w:date="2021-05-14T18:28:00Z">
              <w:rPr/>
            </w:rPrChange>
          </w:rPr>
          <w:delText xml:space="preserve">    </w:delText>
        </w:r>
      </w:del>
      <w:r w:rsidR="0055334A" w:rsidRPr="00493011">
        <w:rPr>
          <w:rStyle w:val="CodeBold"/>
          <w:rPrChange w:id="1458" w:author="Kelvin Sung" w:date="2021-05-14T18:28:00Z">
            <w:rPr/>
          </w:rPrChange>
        </w:rPr>
        <w:t>let yDir = [0, 1];</w:t>
      </w:r>
    </w:p>
    <w:p w14:paraId="689B8BF3" w14:textId="6B7FFE5D" w:rsidR="0055334A" w:rsidRPr="00493011" w:rsidRDefault="00493011" w:rsidP="0055334A">
      <w:pPr>
        <w:pStyle w:val="Code"/>
        <w:rPr>
          <w:rStyle w:val="CodeBold"/>
          <w:rPrChange w:id="1459" w:author="Kelvin Sung" w:date="2021-05-14T18:28:00Z">
            <w:rPr/>
          </w:rPrChange>
        </w:rPr>
      </w:pPr>
      <w:ins w:id="1460" w:author="Kelvin Sung" w:date="2021-05-14T18:28:00Z">
        <w:r>
          <w:t xml:space="preserve">    </w:t>
        </w:r>
      </w:ins>
      <w:del w:id="1461" w:author="Kelvin Sung" w:date="2021-05-14T18:28:00Z">
        <w:r w:rsidR="0055334A" w:rsidRPr="00493011" w:rsidDel="00493011">
          <w:rPr>
            <w:rStyle w:val="CodeBold"/>
            <w:rPrChange w:id="1462" w:author="Kelvin Sung" w:date="2021-05-14T18:28:00Z">
              <w:rPr/>
            </w:rPrChange>
          </w:rPr>
          <w:delText xml:space="preserve">    </w:delText>
        </w:r>
      </w:del>
      <w:r w:rsidR="0055334A" w:rsidRPr="00493011">
        <w:rPr>
          <w:rStyle w:val="CodeBold"/>
          <w:rPrChange w:id="1463" w:author="Kelvin Sung" w:date="2021-05-14T18:28:00Z">
            <w:rPr/>
          </w:rPrChange>
        </w:rPr>
        <w:t>let otherXDir = [1, 0];</w:t>
      </w:r>
    </w:p>
    <w:p w14:paraId="3254D2DA" w14:textId="58A59D3F" w:rsidR="0055334A" w:rsidRPr="00493011" w:rsidRDefault="00493011" w:rsidP="0055334A">
      <w:pPr>
        <w:pStyle w:val="Code"/>
        <w:rPr>
          <w:rStyle w:val="CodeBold"/>
          <w:rPrChange w:id="1464" w:author="Kelvin Sung" w:date="2021-05-14T18:28:00Z">
            <w:rPr/>
          </w:rPrChange>
        </w:rPr>
      </w:pPr>
      <w:ins w:id="1465" w:author="Kelvin Sung" w:date="2021-05-14T18:28:00Z">
        <w:r>
          <w:t xml:space="preserve">    </w:t>
        </w:r>
      </w:ins>
      <w:del w:id="1466" w:author="Kelvin Sung" w:date="2021-05-14T18:28:00Z">
        <w:r w:rsidR="0055334A" w:rsidRPr="00493011" w:rsidDel="00493011">
          <w:rPr>
            <w:rStyle w:val="CodeBold"/>
            <w:rPrChange w:id="1467" w:author="Kelvin Sung" w:date="2021-05-14T18:28:00Z">
              <w:rPr/>
            </w:rPrChange>
          </w:rPr>
          <w:delText xml:space="preserve">    </w:delText>
        </w:r>
      </w:del>
      <w:r w:rsidR="0055334A" w:rsidRPr="00493011">
        <w:rPr>
          <w:rStyle w:val="CodeBold"/>
          <w:rPrChange w:id="1468" w:author="Kelvin Sung" w:date="2021-05-14T18:28:00Z">
            <w:rPr/>
          </w:rPrChange>
        </w:rPr>
        <w:t>let otherYDir = [0, 1];</w:t>
      </w:r>
    </w:p>
    <w:p w14:paraId="7B29CC69" w14:textId="44906856" w:rsidR="0055334A" w:rsidRPr="00493011" w:rsidRDefault="00493011" w:rsidP="0055334A">
      <w:pPr>
        <w:pStyle w:val="Code"/>
        <w:rPr>
          <w:rStyle w:val="CodeBold"/>
          <w:rPrChange w:id="1469" w:author="Kelvin Sung" w:date="2021-05-14T18:28:00Z">
            <w:rPr/>
          </w:rPrChange>
        </w:rPr>
      </w:pPr>
      <w:ins w:id="1470" w:author="Kelvin Sung" w:date="2021-05-14T18:28:00Z">
        <w:r>
          <w:t xml:space="preserve">    </w:t>
        </w:r>
      </w:ins>
      <w:del w:id="1471" w:author="Kelvin Sung" w:date="2021-05-14T18:28:00Z">
        <w:r w:rsidR="0055334A" w:rsidRPr="00493011" w:rsidDel="00493011">
          <w:rPr>
            <w:rStyle w:val="CodeBold"/>
            <w:rPrChange w:id="1472" w:author="Kelvin Sung" w:date="2021-05-14T18:28:00Z">
              <w:rPr/>
            </w:rPrChange>
          </w:rPr>
          <w:delText xml:space="preserve">    </w:delText>
        </w:r>
      </w:del>
      <w:r w:rsidR="0055334A" w:rsidRPr="00493011">
        <w:rPr>
          <w:rStyle w:val="CodeBold"/>
          <w:rPrChange w:id="1473" w:author="Kelvin Sung" w:date="2021-05-14T18:28:00Z">
            <w:rPr/>
          </w:rPrChange>
        </w:rPr>
        <w:t>vec2.rotate(xDir, xDir, this.mXform.getRotationInRad());</w:t>
      </w:r>
    </w:p>
    <w:p w14:paraId="0D93C279" w14:textId="4E56B72C" w:rsidR="0055334A" w:rsidRPr="00493011" w:rsidRDefault="00493011" w:rsidP="0055334A">
      <w:pPr>
        <w:pStyle w:val="Code"/>
        <w:rPr>
          <w:rStyle w:val="CodeBold"/>
          <w:rPrChange w:id="1474" w:author="Kelvin Sung" w:date="2021-05-14T18:28:00Z">
            <w:rPr/>
          </w:rPrChange>
        </w:rPr>
      </w:pPr>
      <w:ins w:id="1475" w:author="Kelvin Sung" w:date="2021-05-14T18:28:00Z">
        <w:r>
          <w:t xml:space="preserve">    </w:t>
        </w:r>
      </w:ins>
      <w:del w:id="1476" w:author="Kelvin Sung" w:date="2021-05-14T18:28:00Z">
        <w:r w:rsidR="0055334A" w:rsidRPr="00493011" w:rsidDel="00493011">
          <w:rPr>
            <w:rStyle w:val="CodeBold"/>
            <w:rPrChange w:id="1477" w:author="Kelvin Sung" w:date="2021-05-14T18:28:00Z">
              <w:rPr/>
            </w:rPrChange>
          </w:rPr>
          <w:delText xml:space="preserve">    </w:delText>
        </w:r>
      </w:del>
      <w:r w:rsidR="0055334A" w:rsidRPr="00493011">
        <w:rPr>
          <w:rStyle w:val="CodeBold"/>
          <w:rPrChange w:id="1478" w:author="Kelvin Sung" w:date="2021-05-14T18:28:00Z">
            <w:rPr/>
          </w:rPrChange>
        </w:rPr>
        <w:t>vec2.rotate(yDir, yDir, this.mXform.getRotationInRad());</w:t>
      </w:r>
    </w:p>
    <w:p w14:paraId="789845D7" w14:textId="662D1590" w:rsidR="0055334A" w:rsidRPr="00493011" w:rsidRDefault="00493011" w:rsidP="0055334A">
      <w:pPr>
        <w:pStyle w:val="Code"/>
        <w:rPr>
          <w:rStyle w:val="CodeBold"/>
          <w:rPrChange w:id="1479" w:author="Kelvin Sung" w:date="2021-05-14T18:28:00Z">
            <w:rPr/>
          </w:rPrChange>
        </w:rPr>
      </w:pPr>
      <w:ins w:id="1480" w:author="Kelvin Sung" w:date="2021-05-14T18:28:00Z">
        <w:r>
          <w:t xml:space="preserve">    </w:t>
        </w:r>
      </w:ins>
      <w:del w:id="1481" w:author="Kelvin Sung" w:date="2021-05-14T18:28:00Z">
        <w:r w:rsidR="0055334A" w:rsidRPr="00493011" w:rsidDel="00493011">
          <w:rPr>
            <w:rStyle w:val="CodeBold"/>
            <w:rPrChange w:id="1482" w:author="Kelvin Sung" w:date="2021-05-14T18:28:00Z">
              <w:rPr/>
            </w:rPrChange>
          </w:rPr>
          <w:delText xml:space="preserve">    </w:delText>
        </w:r>
      </w:del>
      <w:r w:rsidR="0055334A" w:rsidRPr="00493011">
        <w:rPr>
          <w:rStyle w:val="CodeBold"/>
          <w:rPrChange w:id="1483" w:author="Kelvin Sung" w:date="2021-05-14T18:28:00Z">
            <w:rPr/>
          </w:rPrChange>
        </w:rPr>
        <w:t>vec2.rotate(otherXDir, otherXDir, other.mXform.getRotationInRad());</w:t>
      </w:r>
    </w:p>
    <w:p w14:paraId="04BC378E" w14:textId="404D9726" w:rsidR="0055334A" w:rsidRPr="00493011" w:rsidRDefault="00493011" w:rsidP="0055334A">
      <w:pPr>
        <w:pStyle w:val="Code"/>
        <w:rPr>
          <w:rStyle w:val="CodeBold"/>
          <w:rPrChange w:id="1484" w:author="Kelvin Sung" w:date="2021-05-14T18:28:00Z">
            <w:rPr/>
          </w:rPrChange>
        </w:rPr>
      </w:pPr>
      <w:ins w:id="1485" w:author="Kelvin Sung" w:date="2021-05-14T18:28:00Z">
        <w:r>
          <w:t xml:space="preserve">    </w:t>
        </w:r>
      </w:ins>
      <w:del w:id="1486" w:author="Kelvin Sung" w:date="2021-05-14T18:28:00Z">
        <w:r w:rsidR="0055334A" w:rsidRPr="00493011" w:rsidDel="00493011">
          <w:rPr>
            <w:rStyle w:val="CodeBold"/>
            <w:rPrChange w:id="1487" w:author="Kelvin Sung" w:date="2021-05-14T18:28:00Z">
              <w:rPr/>
            </w:rPrChange>
          </w:rPr>
          <w:delText xml:space="preserve">    </w:delText>
        </w:r>
      </w:del>
      <w:r w:rsidR="0055334A" w:rsidRPr="00493011">
        <w:rPr>
          <w:rStyle w:val="CodeBold"/>
          <w:rPrChange w:id="1488" w:author="Kelvin Sung" w:date="2021-05-14T18:28:00Z">
            <w:rPr/>
          </w:rPrChange>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597DBE">
        <w:rPr>
          <w:rStyle w:val="CodeBold"/>
          <w:rPrChange w:id="1489" w:author="Kelvin Sung" w:date="2021-05-14T18:29:00Z">
            <w:rPr/>
          </w:rPrChange>
        </w:rPr>
        <w:t>xDir</w:t>
      </w:r>
      <w:r>
        <w:t xml:space="preserve">, </w:t>
      </w:r>
      <w:r w:rsidRPr="00597DBE">
        <w:rPr>
          <w:rStyle w:val="CodeBold"/>
          <w:rPrChange w:id="1490" w:author="Kelvin Sung" w:date="2021-05-14T18:29:00Z">
            <w:rPr/>
          </w:rPrChange>
        </w:rPr>
        <w:t>yDir</w:t>
      </w:r>
      <w:r>
        <w:t>);</w:t>
      </w:r>
    </w:p>
    <w:p w14:paraId="1F27FB92" w14:textId="77777777" w:rsidR="0055334A" w:rsidRDefault="0055334A" w:rsidP="0055334A">
      <w:pPr>
        <w:pStyle w:val="Code"/>
      </w:pPr>
      <w:r>
        <w:t xml:space="preserve">                other._wcPositionToIndex(otherIndex, wcTouchPos, </w:t>
      </w:r>
      <w:r w:rsidRPr="00597DBE">
        <w:rPr>
          <w:rStyle w:val="CodeBold"/>
          <w:rPrChange w:id="1491" w:author="Kelvin Sung" w:date="2021-05-14T18:29:00Z">
            <w:rPr/>
          </w:rPrChange>
        </w:rPr>
        <w:t>otherXDir</w:t>
      </w:r>
      <w:r>
        <w:t xml:space="preserve">, </w:t>
      </w:r>
      <w:r w:rsidRPr="00597DBE">
        <w:rPr>
          <w:rStyle w:val="CodeBold"/>
          <w:rPrChange w:id="1492" w:author="Kelvin Sung" w:date="2021-05-14T18:29:00Z">
            <w:rPr/>
          </w:rPrChange>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2B95AC3D" w:rsidR="006723AB" w:rsidRDefault="006723AB" w:rsidP="006723AB">
      <w:pPr>
        <w:pStyle w:val="Heading3"/>
      </w:pPr>
      <w:r>
        <w:t xml:space="preserve">Modify </w:t>
      </w:r>
      <w:del w:id="1493" w:author="Kelvin Sung" w:date="2021-05-14T18:30:00Z">
        <w:r w:rsidDel="00597DBE">
          <w:delText xml:space="preserve">the </w:delText>
        </w:r>
        <w:r w:rsidR="0055334A" w:rsidDel="00597DBE">
          <w:delText>g</w:delText>
        </w:r>
        <w:r w:rsidDel="00597DBE">
          <w:delText>ame</w:delText>
        </w:r>
        <w:r w:rsidR="0055334A" w:rsidDel="00597DBE">
          <w:delText>_o</w:delText>
        </w:r>
        <w:r w:rsidDel="00597DBE">
          <w:delText>bject.js</w:delText>
        </w:r>
      </w:del>
      <w:proofErr w:type="spellStart"/>
      <w:ins w:id="1494" w:author="Kelvin Sung" w:date="2021-05-14T18:30:00Z">
        <w:r w:rsidR="00597DBE">
          <w:t>Game</w:t>
        </w:r>
        <w:r w:rsidR="004E2B90">
          <w:t>Object</w:t>
        </w:r>
      </w:ins>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lastRenderedPageBreak/>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4D5940" w:rsidRDefault="0055334A" w:rsidP="0055334A">
      <w:pPr>
        <w:pStyle w:val="Code"/>
        <w:rPr>
          <w:rStyle w:val="CodeBold"/>
          <w:rPrChange w:id="1495" w:author="Kelvin Sung" w:date="2021-05-14T18:31:00Z">
            <w:rPr/>
          </w:rPrChange>
        </w:rPr>
      </w:pPr>
      <w:r>
        <w:t xml:space="preserve">        </w:t>
      </w:r>
      <w:r w:rsidRPr="004D5940">
        <w:rPr>
          <w:rStyle w:val="CodeBold"/>
          <w:rPrChange w:id="1496" w:author="Kelvin Sung" w:date="2021-05-14T18:31:00Z">
            <w:rPr/>
          </w:rPrChange>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CF5698" w:rsidRDefault="0055334A" w:rsidP="0055334A">
      <w:pPr>
        <w:pStyle w:val="Code"/>
        <w:rPr>
          <w:rStyle w:val="CodeBold"/>
          <w:rPrChange w:id="1497" w:author="Kelvin Sung" w:date="2021-05-14T18:32:00Z">
            <w:rPr/>
          </w:rPrChange>
        </w:rPr>
      </w:pPr>
      <w:r>
        <w:t xml:space="preserve">        </w:t>
      </w:r>
      <w:r w:rsidRPr="00CF5698">
        <w:rPr>
          <w:rStyle w:val="CodeBold"/>
          <w:rPrChange w:id="1498" w:author="Kelvin Sung" w:date="2021-05-14T18:32:00Z">
            <w:rPr/>
          </w:rPrChange>
        </w:rPr>
        <w:t>} else {</w:t>
      </w:r>
    </w:p>
    <w:p w14:paraId="2BF9F61D" w14:textId="362FF512" w:rsidR="0055334A" w:rsidRPr="00CF5698" w:rsidRDefault="0055334A" w:rsidP="0055334A">
      <w:pPr>
        <w:pStyle w:val="Code"/>
        <w:rPr>
          <w:rStyle w:val="CodeBold"/>
          <w:rPrChange w:id="1499" w:author="Kelvin Sung" w:date="2021-05-14T18:32:00Z">
            <w:rPr/>
          </w:rPrChange>
        </w:rPr>
      </w:pPr>
      <w:r w:rsidRPr="00CF5698">
        <w:t xml:space="preserve">            </w:t>
      </w:r>
      <w:r w:rsidRPr="00CF5698">
        <w:rPr>
          <w:rStyle w:val="CodeBold"/>
          <w:rPrChange w:id="1500" w:author="Kelvin Sung" w:date="2021-05-14T18:32:00Z">
            <w:rPr/>
          </w:rPrChange>
        </w:rPr>
        <w:t>// One or both are rotated, compute an encompassing circle</w:t>
      </w:r>
    </w:p>
    <w:p w14:paraId="2F637F85" w14:textId="3E142E8B" w:rsidR="0055334A" w:rsidRPr="00CF5698" w:rsidRDefault="00CF5698" w:rsidP="0055334A">
      <w:pPr>
        <w:pStyle w:val="Code"/>
        <w:rPr>
          <w:rStyle w:val="CodeBold"/>
          <w:rPrChange w:id="1501" w:author="Kelvin Sung" w:date="2021-05-14T18:32:00Z">
            <w:rPr/>
          </w:rPrChange>
        </w:rPr>
      </w:pPr>
      <w:ins w:id="1502" w:author="Kelvin Sung" w:date="2021-05-14T18:32:00Z">
        <w:r w:rsidRPr="006022C0">
          <w:t xml:space="preserve">            </w:t>
        </w:r>
      </w:ins>
      <w:del w:id="1503" w:author="Kelvin Sung" w:date="2021-05-14T18:32:00Z">
        <w:r w:rsidR="0055334A" w:rsidRPr="00CF5698" w:rsidDel="00CF5698">
          <w:rPr>
            <w:rStyle w:val="CodeBold"/>
            <w:rPrChange w:id="1504" w:author="Kelvin Sung" w:date="2021-05-14T18:32:00Z">
              <w:rPr/>
            </w:rPrChange>
          </w:rPr>
          <w:delText xml:space="preserve">            </w:delText>
        </w:r>
      </w:del>
      <w:r w:rsidR="0055334A" w:rsidRPr="00CF5698">
        <w:rPr>
          <w:rStyle w:val="CodeBold"/>
          <w:rPrChange w:id="1505" w:author="Kelvin Sung" w:date="2021-05-14T18:32:00Z">
            <w:rPr/>
          </w:rPrChange>
        </w:rPr>
        <w:t>// by using the hypotenuse as radius</w:t>
      </w:r>
    </w:p>
    <w:p w14:paraId="171FCD26" w14:textId="69F85FEF" w:rsidR="0055334A" w:rsidRPr="00CF5698" w:rsidRDefault="00CF5698" w:rsidP="0055334A">
      <w:pPr>
        <w:pStyle w:val="Code"/>
        <w:rPr>
          <w:rStyle w:val="CodeBold"/>
          <w:rPrChange w:id="1506" w:author="Kelvin Sung" w:date="2021-05-14T18:32:00Z">
            <w:rPr/>
          </w:rPrChange>
        </w:rPr>
      </w:pPr>
      <w:ins w:id="1507" w:author="Kelvin Sung" w:date="2021-05-14T18:32:00Z">
        <w:r w:rsidRPr="006022C0">
          <w:t xml:space="preserve">            </w:t>
        </w:r>
      </w:ins>
      <w:del w:id="1508" w:author="Kelvin Sung" w:date="2021-05-14T18:32:00Z">
        <w:r w:rsidR="0055334A" w:rsidRPr="00CF5698" w:rsidDel="00CF5698">
          <w:rPr>
            <w:rStyle w:val="CodeBold"/>
            <w:rPrChange w:id="1509" w:author="Kelvin Sung" w:date="2021-05-14T18:32:00Z">
              <w:rPr/>
            </w:rPrChange>
          </w:rPr>
          <w:delText xml:space="preserve">            </w:delText>
        </w:r>
      </w:del>
      <w:r w:rsidR="0055334A" w:rsidRPr="00CF5698">
        <w:rPr>
          <w:rStyle w:val="CodeBold"/>
          <w:rPrChange w:id="1510" w:author="Kelvin Sung" w:date="2021-05-14T18:32:00Z">
            <w:rPr/>
          </w:rPrChange>
        </w:rPr>
        <w:t>let mySize = myRen.getXform().getSize();</w:t>
      </w:r>
    </w:p>
    <w:p w14:paraId="3A0DF300" w14:textId="28D69D30" w:rsidR="0055334A" w:rsidRPr="00CF5698" w:rsidRDefault="00CF5698" w:rsidP="0055334A">
      <w:pPr>
        <w:pStyle w:val="Code"/>
        <w:rPr>
          <w:rStyle w:val="CodeBold"/>
          <w:rPrChange w:id="1511" w:author="Kelvin Sung" w:date="2021-05-14T18:32:00Z">
            <w:rPr/>
          </w:rPrChange>
        </w:rPr>
      </w:pPr>
      <w:ins w:id="1512" w:author="Kelvin Sung" w:date="2021-05-14T18:32:00Z">
        <w:r w:rsidRPr="006022C0">
          <w:t xml:space="preserve">            </w:t>
        </w:r>
      </w:ins>
      <w:del w:id="1513" w:author="Kelvin Sung" w:date="2021-05-14T18:32:00Z">
        <w:r w:rsidR="0055334A" w:rsidRPr="00CF5698" w:rsidDel="00CF5698">
          <w:rPr>
            <w:rStyle w:val="CodeBold"/>
            <w:rPrChange w:id="1514" w:author="Kelvin Sung" w:date="2021-05-14T18:32:00Z">
              <w:rPr/>
            </w:rPrChange>
          </w:rPr>
          <w:delText xml:space="preserve">            </w:delText>
        </w:r>
      </w:del>
      <w:r w:rsidR="0055334A" w:rsidRPr="00CF5698">
        <w:rPr>
          <w:rStyle w:val="CodeBold"/>
          <w:rPrChange w:id="1515" w:author="Kelvin Sung" w:date="2021-05-14T18:32:00Z">
            <w:rPr/>
          </w:rPrChange>
        </w:rPr>
        <w:t>let otherSize = otherRen.getXform().getSize();</w:t>
      </w:r>
    </w:p>
    <w:p w14:paraId="44300E12" w14:textId="10493B05" w:rsidR="0055334A" w:rsidRPr="00CF5698" w:rsidRDefault="00CF5698" w:rsidP="0055334A">
      <w:pPr>
        <w:pStyle w:val="Code"/>
        <w:rPr>
          <w:rStyle w:val="CodeBold"/>
          <w:rPrChange w:id="1516" w:author="Kelvin Sung" w:date="2021-05-14T18:32:00Z">
            <w:rPr/>
          </w:rPrChange>
        </w:rPr>
      </w:pPr>
      <w:ins w:id="1517" w:author="Kelvin Sung" w:date="2021-05-14T18:32:00Z">
        <w:r w:rsidRPr="006022C0">
          <w:t xml:space="preserve">            </w:t>
        </w:r>
      </w:ins>
      <w:del w:id="1518" w:author="Kelvin Sung" w:date="2021-05-14T18:32:00Z">
        <w:r w:rsidR="0055334A" w:rsidRPr="00CF5698" w:rsidDel="00CF5698">
          <w:rPr>
            <w:rStyle w:val="CodeBold"/>
            <w:rPrChange w:id="1519" w:author="Kelvin Sung" w:date="2021-05-14T18:32:00Z">
              <w:rPr/>
            </w:rPrChange>
          </w:rPr>
          <w:delText xml:space="preserve">            </w:delText>
        </w:r>
      </w:del>
      <w:r w:rsidR="0055334A" w:rsidRPr="00CF5698">
        <w:rPr>
          <w:rStyle w:val="CodeBold"/>
          <w:rPrChange w:id="1520" w:author="Kelvin Sung" w:date="2021-05-14T18:32:00Z">
            <w:rPr/>
          </w:rPrChange>
        </w:rPr>
        <w:t>let myR = Math.sqrt(0.5*mySize[0]*0.5*mySize[0] + 0.5*mySize[1]*0.5*mySize[1]);</w:t>
      </w:r>
    </w:p>
    <w:p w14:paraId="02989A37" w14:textId="4EB3568E" w:rsidR="0055334A" w:rsidRPr="00CF5698" w:rsidRDefault="00CF5698" w:rsidP="0055334A">
      <w:pPr>
        <w:pStyle w:val="Code"/>
        <w:rPr>
          <w:rStyle w:val="CodeBold"/>
          <w:rPrChange w:id="1521" w:author="Kelvin Sung" w:date="2021-05-14T18:32:00Z">
            <w:rPr/>
          </w:rPrChange>
        </w:rPr>
      </w:pPr>
      <w:ins w:id="1522" w:author="Kelvin Sung" w:date="2021-05-14T18:32:00Z">
        <w:r w:rsidRPr="006022C0">
          <w:t xml:space="preserve">            </w:t>
        </w:r>
      </w:ins>
      <w:del w:id="1523" w:author="Kelvin Sung" w:date="2021-05-14T18:32:00Z">
        <w:r w:rsidR="0055334A" w:rsidRPr="00CF5698" w:rsidDel="00CF5698">
          <w:rPr>
            <w:rStyle w:val="CodeBold"/>
            <w:rPrChange w:id="1524" w:author="Kelvin Sung" w:date="2021-05-14T18:32:00Z">
              <w:rPr/>
            </w:rPrChange>
          </w:rPr>
          <w:delText xml:space="preserve">            </w:delText>
        </w:r>
      </w:del>
      <w:r w:rsidR="0055334A" w:rsidRPr="00CF5698">
        <w:rPr>
          <w:rStyle w:val="CodeBold"/>
          <w:rPrChange w:id="1525" w:author="Kelvin Sung" w:date="2021-05-14T18:32:00Z">
            <w:rPr/>
          </w:rPrChange>
        </w:rPr>
        <w:t>let otherR = Math.sqrt(0.5*otherSize[0]*0.5*otherSize[0] + 0.5*otherSize[1]*0.5*otherSize[1]);</w:t>
      </w:r>
    </w:p>
    <w:p w14:paraId="3360E302" w14:textId="612EBBDB" w:rsidR="0055334A" w:rsidRPr="00CF5698" w:rsidRDefault="00CF5698" w:rsidP="0055334A">
      <w:pPr>
        <w:pStyle w:val="Code"/>
        <w:rPr>
          <w:rStyle w:val="CodeBold"/>
          <w:rPrChange w:id="1526" w:author="Kelvin Sung" w:date="2021-05-14T18:32:00Z">
            <w:rPr/>
          </w:rPrChange>
        </w:rPr>
      </w:pPr>
      <w:ins w:id="1527" w:author="Kelvin Sung" w:date="2021-05-14T18:32:00Z">
        <w:r w:rsidRPr="006022C0">
          <w:t xml:space="preserve">            </w:t>
        </w:r>
      </w:ins>
      <w:del w:id="1528" w:author="Kelvin Sung" w:date="2021-05-14T18:32:00Z">
        <w:r w:rsidR="0055334A" w:rsidRPr="00CF5698" w:rsidDel="00CF5698">
          <w:rPr>
            <w:rStyle w:val="CodeBold"/>
            <w:rPrChange w:id="1529" w:author="Kelvin Sung" w:date="2021-05-14T18:32:00Z">
              <w:rPr/>
            </w:rPrChange>
          </w:rPr>
          <w:delText xml:space="preserve">            </w:delText>
        </w:r>
      </w:del>
      <w:r w:rsidR="0055334A" w:rsidRPr="00CF5698">
        <w:rPr>
          <w:rStyle w:val="CodeBold"/>
          <w:rPrChange w:id="1530" w:author="Kelvin Sung" w:date="2021-05-14T18:32:00Z">
            <w:rPr/>
          </w:rPrChange>
        </w:rPr>
        <w:t>let d = [];</w:t>
      </w:r>
    </w:p>
    <w:p w14:paraId="26F191F5" w14:textId="1844A528" w:rsidR="0055334A" w:rsidRPr="00CF5698" w:rsidRDefault="00CF5698" w:rsidP="0055334A">
      <w:pPr>
        <w:pStyle w:val="Code"/>
        <w:rPr>
          <w:rStyle w:val="CodeBold"/>
          <w:rPrChange w:id="1531" w:author="Kelvin Sung" w:date="2021-05-14T18:32:00Z">
            <w:rPr/>
          </w:rPrChange>
        </w:rPr>
      </w:pPr>
      <w:ins w:id="1532" w:author="Kelvin Sung" w:date="2021-05-14T18:32:00Z">
        <w:r w:rsidRPr="006022C0">
          <w:t xml:space="preserve">            </w:t>
        </w:r>
      </w:ins>
      <w:del w:id="1533" w:author="Kelvin Sung" w:date="2021-05-14T18:32:00Z">
        <w:r w:rsidR="0055334A" w:rsidRPr="00CF5698" w:rsidDel="00CF5698">
          <w:rPr>
            <w:rStyle w:val="CodeBold"/>
            <w:rPrChange w:id="1534" w:author="Kelvin Sung" w:date="2021-05-14T18:32:00Z">
              <w:rPr/>
            </w:rPrChange>
          </w:rPr>
          <w:delText xml:space="preserve">            </w:delText>
        </w:r>
      </w:del>
      <w:r w:rsidR="0055334A" w:rsidRPr="00CF5698">
        <w:rPr>
          <w:rStyle w:val="CodeBold"/>
          <w:rPrChange w:id="1535" w:author="Kelvin Sung" w:date="2021-05-14T18:32:00Z">
            <w:rPr/>
          </w:rPrChange>
        </w:rPr>
        <w:t>vec2.sub(d, myRen.getXform().getPosition(), otherRen.getXform().getPosition());</w:t>
      </w:r>
    </w:p>
    <w:p w14:paraId="1C792066" w14:textId="0EA6CDA4" w:rsidR="0055334A" w:rsidRPr="00CF5698" w:rsidRDefault="00CF5698" w:rsidP="0055334A">
      <w:pPr>
        <w:pStyle w:val="Code"/>
        <w:rPr>
          <w:rStyle w:val="CodeBold"/>
          <w:rPrChange w:id="1536" w:author="Kelvin Sung" w:date="2021-05-14T18:32:00Z">
            <w:rPr/>
          </w:rPrChange>
        </w:rPr>
      </w:pPr>
      <w:ins w:id="1537" w:author="Kelvin Sung" w:date="2021-05-14T18:32:00Z">
        <w:r w:rsidRPr="006022C0">
          <w:t xml:space="preserve">            </w:t>
        </w:r>
      </w:ins>
      <w:del w:id="1538" w:author="Kelvin Sung" w:date="2021-05-14T18:32:00Z">
        <w:r w:rsidR="0055334A" w:rsidRPr="00CF5698" w:rsidDel="00CF5698">
          <w:rPr>
            <w:rStyle w:val="CodeBold"/>
            <w:rPrChange w:id="1539" w:author="Kelvin Sung" w:date="2021-05-14T18:32:00Z">
              <w:rPr/>
            </w:rPrChange>
          </w:rPr>
          <w:delText xml:space="preserve">            </w:delText>
        </w:r>
      </w:del>
      <w:r w:rsidR="0055334A" w:rsidRPr="00CF5698">
        <w:rPr>
          <w:rStyle w:val="CodeBold"/>
          <w:rPrChange w:id="1540" w:author="Kelvin Sung" w:date="2021-05-14T18:32:00Z">
            <w:rPr/>
          </w:rPrChange>
        </w:rPr>
        <w:t>if (vec2.length(d) &lt; (myR + otherR)) {</w:t>
      </w:r>
    </w:p>
    <w:p w14:paraId="6DDCABF7" w14:textId="4D77B208" w:rsidR="0055334A" w:rsidRPr="00CF5698" w:rsidRDefault="00CF5698" w:rsidP="0055334A">
      <w:pPr>
        <w:pStyle w:val="Code"/>
        <w:rPr>
          <w:rStyle w:val="CodeBold"/>
          <w:rPrChange w:id="1541" w:author="Kelvin Sung" w:date="2021-05-14T18:32:00Z">
            <w:rPr/>
          </w:rPrChange>
        </w:rPr>
      </w:pPr>
      <w:ins w:id="1542" w:author="Kelvin Sung" w:date="2021-05-14T18:32:00Z">
        <w:r w:rsidRPr="006022C0">
          <w:t xml:space="preserve">            </w:t>
        </w:r>
        <w:r>
          <w:t xml:space="preserve">    </w:t>
        </w:r>
      </w:ins>
      <w:del w:id="1543" w:author="Kelvin Sung" w:date="2021-05-14T18:32:00Z">
        <w:r w:rsidR="0055334A" w:rsidRPr="00CF5698" w:rsidDel="00CF5698">
          <w:rPr>
            <w:rStyle w:val="CodeBold"/>
            <w:rPrChange w:id="1544" w:author="Kelvin Sung" w:date="2021-05-14T18:32:00Z">
              <w:rPr/>
            </w:rPrChange>
          </w:rPr>
          <w:delText xml:space="preserve">                </w:delText>
        </w:r>
      </w:del>
      <w:r w:rsidR="0055334A" w:rsidRPr="00CF5698">
        <w:rPr>
          <w:rStyle w:val="CodeBold"/>
          <w:rPrChange w:id="1545" w:author="Kelvin Sung" w:date="2021-05-14T18:32:00Z">
            <w:rPr/>
          </w:rPrChange>
        </w:rPr>
        <w:t>myRen.setColorArray();</w:t>
      </w:r>
    </w:p>
    <w:p w14:paraId="45BE0470" w14:textId="6A7A4DBA" w:rsidR="0055334A" w:rsidRPr="00CF5698" w:rsidRDefault="00CF5698" w:rsidP="0055334A">
      <w:pPr>
        <w:pStyle w:val="Code"/>
        <w:rPr>
          <w:rStyle w:val="CodeBold"/>
          <w:rPrChange w:id="1546" w:author="Kelvin Sung" w:date="2021-05-14T18:32:00Z">
            <w:rPr/>
          </w:rPrChange>
        </w:rPr>
      </w:pPr>
      <w:ins w:id="1547" w:author="Kelvin Sung" w:date="2021-05-14T18:32:00Z">
        <w:r w:rsidRPr="006022C0">
          <w:t xml:space="preserve">            </w:t>
        </w:r>
        <w:r>
          <w:t xml:space="preserve">    </w:t>
        </w:r>
      </w:ins>
      <w:del w:id="1548" w:author="Kelvin Sung" w:date="2021-05-14T18:32:00Z">
        <w:r w:rsidR="0055334A" w:rsidRPr="00CF5698" w:rsidDel="00CF5698">
          <w:rPr>
            <w:rStyle w:val="CodeBold"/>
            <w:rPrChange w:id="1549" w:author="Kelvin Sung" w:date="2021-05-14T18:32:00Z">
              <w:rPr/>
            </w:rPrChange>
          </w:rPr>
          <w:delText xml:space="preserve">                </w:delText>
        </w:r>
      </w:del>
      <w:r w:rsidR="0055334A" w:rsidRPr="00CF5698">
        <w:rPr>
          <w:rStyle w:val="CodeBold"/>
          <w:rPrChange w:id="1550" w:author="Kelvin Sung" w:date="2021-05-14T18:32:00Z">
            <w:rPr/>
          </w:rPrChange>
        </w:rPr>
        <w:t>otherRen.setColorArray();</w:t>
      </w:r>
    </w:p>
    <w:p w14:paraId="25BD1122" w14:textId="658198E7" w:rsidR="0055334A" w:rsidRPr="00CF5698" w:rsidRDefault="0055334A" w:rsidP="0055334A">
      <w:pPr>
        <w:pStyle w:val="Code"/>
        <w:rPr>
          <w:rStyle w:val="CodeBold"/>
          <w:rPrChange w:id="1551" w:author="Kelvin Sung" w:date="2021-05-14T18:32:00Z">
            <w:rPr/>
          </w:rPrChange>
        </w:rPr>
      </w:pPr>
      <w:r w:rsidRPr="00CF5698">
        <w:t xml:space="preserve">                </w:t>
      </w:r>
      <w:r w:rsidRPr="00CF5698">
        <w:rPr>
          <w:rStyle w:val="CodeBold"/>
          <w:rPrChange w:id="1552" w:author="Kelvin Sung" w:date="2021-05-14T18:32:00Z">
            <w:rPr/>
          </w:rPrChange>
        </w:rPr>
        <w:t>pixelTouch = myRen.pixelTouches(otherRen, wcTouchPos);</w:t>
      </w:r>
    </w:p>
    <w:p w14:paraId="61471406" w14:textId="281E1809" w:rsidR="0055334A" w:rsidRPr="00CF5698" w:rsidRDefault="0055334A" w:rsidP="0055334A">
      <w:pPr>
        <w:pStyle w:val="Code"/>
        <w:rPr>
          <w:rStyle w:val="CodeBold"/>
          <w:rPrChange w:id="1553" w:author="Kelvin Sung" w:date="2021-05-14T18:32:00Z">
            <w:rPr/>
          </w:rPrChange>
        </w:rPr>
      </w:pPr>
      <w:r w:rsidRPr="00CF5698">
        <w:t xml:space="preserve">            </w:t>
      </w:r>
      <w:r w:rsidRPr="00CF5698">
        <w:rPr>
          <w:rStyle w:val="CodeBold"/>
          <w:rPrChange w:id="1554" w:author="Kelvin Sung" w:date="2021-05-14T18:32:00Z">
            <w:rPr/>
          </w:rPrChange>
        </w:rPr>
        <w:t>}</w:t>
      </w:r>
    </w:p>
    <w:p w14:paraId="7ED81FBD" w14:textId="5FC8EA15" w:rsidR="0055334A" w:rsidRPr="00CF5698" w:rsidRDefault="0055334A" w:rsidP="0055334A">
      <w:pPr>
        <w:pStyle w:val="Code"/>
        <w:rPr>
          <w:rStyle w:val="CodeBold"/>
          <w:rPrChange w:id="1555" w:author="Kelvin Sung" w:date="2021-05-14T18:32:00Z">
            <w:rPr/>
          </w:rPrChange>
        </w:rPr>
      </w:pPr>
      <w:r w:rsidRPr="00CF5698">
        <w:t xml:space="preserve">        </w:t>
      </w:r>
      <w:r w:rsidRPr="00CF5698">
        <w:rPr>
          <w:rStyle w:val="CodeBold"/>
          <w:rPrChange w:id="1556" w:author="Kelvin Sung" w:date="2021-05-14T18:32:00Z">
            <w:rPr/>
          </w:rPrChange>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60336FC1" w:rsidR="006723AB" w:rsidRPr="004622B2" w:rsidRDefault="006723AB" w:rsidP="00BD194A">
      <w:pPr>
        <w:pStyle w:val="BodyTextCont"/>
      </w:pPr>
      <w:r>
        <w:t xml:space="preserve">The </w:t>
      </w:r>
      <w:del w:id="1557" w:author="Kelvin Sung" w:date="2021-05-14T18:33:00Z">
        <w:r w:rsidDel="00044976">
          <w:delText xml:space="preserve">previous </w:delText>
        </w:r>
      </w:del>
      <w:ins w:id="1558" w:author="Kelvin Sung" w:date="2021-05-14T18:33:00Z">
        <w:r w:rsidR="00044976">
          <w:t xml:space="preserve">listed </w:t>
        </w:r>
      </w:ins>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w:t>
      </w:r>
      <w:r>
        <w:lastRenderedPageBreak/>
        <w:t>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5EB61C93"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ins w:id="1559" w:author="Kelvin Sung" w:date="2021-05-14T18:17:00Z">
        <w:r w:rsidR="00644E6D">
          <w:rPr>
            <w:rStyle w:val="CodeInline"/>
          </w:rPr>
          <w:t>c</w:t>
        </w:r>
      </w:ins>
      <w:del w:id="1560" w:author="Kelvin Sung" w:date="2021-05-14T18:17:00Z">
        <w:r w:rsidRPr="00EE0655" w:rsidDel="00644E6D">
          <w:rPr>
            <w:rStyle w:val="CodeInline"/>
          </w:rPr>
          <w:delText>C</w:delText>
        </w:r>
      </w:del>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lastRenderedPageBreak/>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044976">
        <w:rPr>
          <w:rStyle w:val="CodeInline"/>
          <w:rPrChange w:id="1561" w:author="Kelvin Sung" w:date="2021-05-14T18:38:00Z">
            <w:rPr>
              <w:rStyle w:val="CodeInline"/>
              <w:rFonts w:ascii="Utopia" w:hAnsi="Utopia"/>
              <w:bdr w:val="none" w:sz="0" w:space="0" w:color="auto"/>
            </w:rPr>
          </w:rPrChang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044976">
        <w:rPr>
          <w:rStyle w:val="CodeInline"/>
          <w:rPrChange w:id="1562" w:author="Kelvin Sung" w:date="2021-05-14T18:38:00Z">
            <w:rPr>
              <w:rStyle w:val="CodeInline"/>
              <w:rFonts w:ascii="Utopia" w:hAnsi="Utopia"/>
              <w:bdr w:val="none" w:sz="0" w:space="0" w:color="auto"/>
            </w:rPr>
          </w:rPrChang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044976">
        <w:rPr>
          <w:rStyle w:val="CodeInline"/>
          <w:rPrChange w:id="1563" w:author="Kelvin Sung" w:date="2021-05-14T18:38:00Z">
            <w:rPr>
              <w:rStyle w:val="CodeInline"/>
              <w:rFonts w:ascii="Utopia" w:hAnsi="Utopia"/>
              <w:bdr w:val="none" w:sz="0" w:space="0" w:color="auto"/>
            </w:rPr>
          </w:rPrChang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549CBF0F" w:rsidR="006723AB" w:rsidRPr="00FA4470" w:rsidRDefault="006723AB" w:rsidP="00BD194A">
      <w:pPr>
        <w:pStyle w:val="BodyTextCont"/>
      </w:pPr>
      <w:r w:rsidRPr="00FA4470">
        <w:t>You can find the following external resource file</w:t>
      </w:r>
      <w:ins w:id="1564" w:author="Kelvin Sung" w:date="2021-05-14T18:38:00Z">
        <w:r w:rsidR="00044976">
          <w:t>s</w:t>
        </w:r>
      </w:ins>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ins w:id="1565" w:author="Kelvin Sung" w:date="2021-05-14T18:39:00Z">
        <w:r w:rsidR="00044976">
          <w:t>,</w:t>
        </w:r>
      </w:ins>
      <w:del w:id="1566" w:author="Kelvin Sung" w:date="2021-05-14T18:39:00Z">
        <w:r w:rsidDel="00044976">
          <w:delText xml:space="preserve"> and</w:delText>
        </w:r>
      </w:del>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25BFF01E" w:rsidR="006723AB" w:rsidRPr="004F3228" w:rsidRDefault="009F1FCD" w:rsidP="006723AB">
      <w:pPr>
        <w:pStyle w:val="Heading3"/>
      </w:pPr>
      <w:del w:id="1567" w:author="Kelvin Sung" w:date="2021-05-14T18:39:00Z">
        <w:r w:rsidDel="00044976">
          <w:delText>Edit</w:delText>
        </w:r>
        <w:r w:rsidR="006723AB" w:rsidDel="00044976">
          <w:delText xml:space="preserve"> </w:delText>
        </w:r>
        <w:r w:rsidDel="00044976">
          <w:delText>s</w:delText>
        </w:r>
        <w:r w:rsidR="006723AB" w:rsidRPr="004F3228" w:rsidDel="00044976">
          <w:delText>prite</w:delText>
        </w:r>
        <w:r w:rsidDel="00044976">
          <w:delText>_r</w:delText>
        </w:r>
        <w:r w:rsidR="006723AB" w:rsidRPr="004F3228" w:rsidDel="00044976">
          <w:delText>enderable</w:delText>
        </w:r>
        <w:r w:rsidR="006723AB" w:rsidDel="00044976">
          <w:delText>.js</w:delText>
        </w:r>
      </w:del>
      <w:del w:id="1568" w:author="Kelvin Sung" w:date="2021-05-14T18:40:00Z">
        <w:r w:rsidR="006723AB" w:rsidDel="00044976">
          <w:delText xml:space="preserve"> file to </w:delText>
        </w:r>
      </w:del>
      <w:r w:rsidR="006723AB">
        <w:t>Implement Per-Pixel Collision</w:t>
      </w:r>
      <w:ins w:id="1569" w:author="Kelvin Sung" w:date="2021-05-14T18:40:00Z">
        <w:r w:rsidR="00044976">
          <w:rPr>
            <w:rStyle w:val="CodeInline"/>
          </w:rPr>
          <w:t xml:space="preserve"> </w:t>
        </w:r>
      </w:ins>
      <w:del w:id="1570" w:author="Kelvin Sung" w:date="2021-05-14T18:40:00Z">
        <w:r w:rsidR="006723AB" w:rsidRPr="004F3228" w:rsidDel="00044976">
          <w:rPr>
            <w:rStyle w:val="CodeInline"/>
          </w:rPr>
          <w:delText xml:space="preserve"> </w:delText>
        </w:r>
      </w:del>
      <w:ins w:id="1571" w:author="Kelvin Sung" w:date="2021-05-14T18:40:00Z">
        <w:r w:rsidR="00044976">
          <w:t xml:space="preserve">for </w:t>
        </w:r>
        <w:proofErr w:type="spellStart"/>
        <w:r w:rsidR="00044976">
          <w:t>SpriteRenderable</w:t>
        </w:r>
      </w:ins>
      <w:proofErr w:type="spellEnd"/>
    </w:p>
    <w:p w14:paraId="096C54D0" w14:textId="77777777" w:rsidR="002C0A57" w:rsidRDefault="006723AB" w:rsidP="006723AB">
      <w:pPr>
        <w:pStyle w:val="BodyTextFirst"/>
        <w:rPr>
          <w:ins w:id="1572" w:author="Kelvin Sung" w:date="2021-05-14T18:44:00Z"/>
        </w:rPr>
      </w:pPr>
      <w:del w:id="1573" w:author="Matthew T. Munson" w:date="2021-05-10T01:02:00Z">
        <w:r w:rsidRPr="0090209F" w:rsidDel="009F1FCD">
          <w:delText xml:space="preserve">Create a new file in the </w:delText>
        </w:r>
        <w:r w:rsidRPr="0090209F" w:rsidDel="009F1FCD">
          <w:rPr>
            <w:rStyle w:val="CodeInline"/>
          </w:rPr>
          <w:delText>src/Engine/Renderables/</w:delText>
        </w:r>
        <w:r w:rsidRPr="0090209F" w:rsidDel="009F1FCD">
          <w:delText xml:space="preserve"> folder and name it </w:delText>
        </w:r>
        <w:r w:rsidDel="009F1FCD">
          <w:rPr>
            <w:rStyle w:val="CodeInline"/>
          </w:rPr>
          <w:delText>Sprite</w:delText>
        </w:r>
        <w:r w:rsidRPr="0090209F" w:rsidDel="009F1FCD">
          <w:rPr>
            <w:rStyle w:val="CodeInline"/>
          </w:rPr>
          <w:delText>Renderable_PixelCollision.js</w:delText>
        </w:r>
        <w:r w:rsidRPr="0090209F" w:rsidDel="009F1FCD">
          <w:delText>.</w:delText>
        </w:r>
        <w:r w:rsidDel="009F1FCD">
          <w:fldChar w:fldCharType="begin"/>
        </w:r>
        <w:r w:rsidDel="009F1FCD">
          <w:delInstrText xml:space="preserve"> XE "</w:delInstrText>
        </w:r>
        <w:r w:rsidRPr="00537262" w:rsidDel="009F1FCD">
          <w:rPr>
            <w:rStyle w:val="CodeInline"/>
          </w:rPr>
          <w:delInstrText>Sprite Pixel Collisions Project:SpriteRenderable_PixelCollision.js</w:delInstrText>
        </w:r>
        <w:r w:rsidRPr="00537262" w:rsidDel="009F1FCD">
          <w:delInstrText>. creation</w:delInstrText>
        </w:r>
        <w:r w:rsidDel="009F1FCD">
          <w:delInstrText xml:space="preserve">" </w:delInstrText>
        </w:r>
        <w:r w:rsidDel="009F1FCD">
          <w:fldChar w:fldCharType="end"/>
        </w:r>
        <w:r w:rsidRPr="0090209F" w:rsidDel="009F1FCD">
          <w:delText xml:space="preserve"> </w:delText>
        </w:r>
        <w:r w:rsidDel="009F1FCD">
          <w:delText>This file</w:delText>
        </w:r>
      </w:del>
      <w:ins w:id="1574" w:author="Matthew T. Munson" w:date="2021-05-10T01:02:00Z">
        <w:r w:rsidR="009F1FCD">
          <w:t xml:space="preserve">Edit </w:t>
        </w:r>
        <w:r w:rsidR="009F1FCD" w:rsidRPr="00DB5868">
          <w:rPr>
            <w:rStyle w:val="CodeInline"/>
            <w:rPrChange w:id="1575" w:author="Kelvin Sung" w:date="2021-05-14T18:48:00Z">
              <w:rPr/>
            </w:rPrChange>
          </w:rPr>
          <w:t>sprite_renderable.js</w:t>
        </w:r>
        <w:r w:rsidR="009F1FCD">
          <w:t xml:space="preserve"> to</w:t>
        </w:r>
      </w:ins>
      <w:r>
        <w:t xml:space="preserve"> implement</w:t>
      </w:r>
      <w:del w:id="1576" w:author="Matthew T. Munson" w:date="2021-05-10T01:02:00Z">
        <w:r w:rsidDel="009F1FCD">
          <w:delText>s</w:delText>
        </w:r>
      </w:del>
      <w:r>
        <w:t xml:space="preserve"> the per-pixel specific support for </w:t>
      </w:r>
      <w:proofErr w:type="spellStart"/>
      <w:r w:rsidRPr="00C302AF">
        <w:rPr>
          <w:rStyle w:val="CodeInline"/>
        </w:rPr>
        <w:t>SpriteRenderable</w:t>
      </w:r>
      <w:proofErr w:type="spellEnd"/>
      <w:r>
        <w:t xml:space="preserve"> objects. </w:t>
      </w:r>
    </w:p>
    <w:p w14:paraId="69F6EBCB" w14:textId="45272011" w:rsidR="006723AB" w:rsidRPr="0090209F" w:rsidDel="002C0A57" w:rsidRDefault="006723AB" w:rsidP="006723AB">
      <w:pPr>
        <w:pStyle w:val="BodyTextFirst"/>
        <w:rPr>
          <w:del w:id="1577" w:author="Kelvin Sung" w:date="2021-05-14T18:44:00Z"/>
        </w:rPr>
      </w:pPr>
      <w:del w:id="1578" w:author="Kelvin Sung" w:date="2021-05-14T18:44:00Z">
        <w:r w:rsidDel="002C0A57">
          <w:delText xml:space="preserve">Remember to include commands to load this new file </w:delText>
        </w:r>
        <w:r w:rsidRPr="0090209F" w:rsidDel="002C0A57">
          <w:delText xml:space="preserve">in </w:delText>
        </w:r>
        <w:r w:rsidRPr="00FB7E57" w:rsidDel="002C0A57">
          <w:rPr>
            <w:rStyle w:val="CodeInline"/>
          </w:rPr>
          <w:delText>index.html</w:delText>
        </w:r>
        <w:r w:rsidDel="002C0A57">
          <w:delText xml:space="preserve">. In this file, </w:delText>
        </w:r>
      </w:del>
      <w:ins w:id="1579" w:author="Matthew T. Munson" w:date="2021-05-10T01:02:00Z">
        <w:del w:id="1580" w:author="Kelvin Sung" w:date="2021-05-14T18:44:00Z">
          <w:r w:rsidR="009F1FCD" w:rsidDel="002C0A57">
            <w:delText>D</w:delText>
          </w:r>
        </w:del>
      </w:ins>
      <w:del w:id="1581" w:author="Kelvin Sung" w:date="2021-05-14T18:44:00Z">
        <w:r w:rsidDel="002C0A57">
          <w:delText xml:space="preserve">define the </w:delText>
        </w:r>
        <w:r w:rsidRPr="00B12194" w:rsidDel="002C0A57">
          <w:rPr>
            <w:rStyle w:val="CodeInline"/>
          </w:rPr>
          <w:delText>_setTexInfo()</w:delText>
        </w:r>
        <w:r w:rsidDel="002C0A57">
          <w:delText xml:space="preserve"> function to override instance variables defined in the superclass, </w:delText>
        </w:r>
        <w:r w:rsidRPr="00B12194" w:rsidDel="002C0A57">
          <w:rPr>
            <w:rStyle w:val="CodeInline"/>
          </w:rPr>
          <w:delText>TextureRenderable</w:delText>
        </w:r>
        <w:r w:rsidDel="002C0A57">
          <w:delText>, such that these variables identify the currently active sprite element.</w:delText>
        </w:r>
      </w:del>
    </w:p>
    <w:p w14:paraId="628A4450" w14:textId="09061694" w:rsidR="009F1FCD" w:rsidDel="002C0A57" w:rsidRDefault="009F1FCD" w:rsidP="009F1FCD">
      <w:pPr>
        <w:pStyle w:val="Code"/>
        <w:rPr>
          <w:del w:id="1582" w:author="Kelvin Sung" w:date="2021-05-14T18:44:00Z"/>
        </w:rPr>
      </w:pPr>
      <w:del w:id="1583" w:author="Kelvin Sung" w:date="2021-05-14T18:44:00Z">
        <w:r w:rsidDel="002C0A57">
          <w:delText>_setTexInfo() {</w:delText>
        </w:r>
      </w:del>
    </w:p>
    <w:p w14:paraId="6D6B9623" w14:textId="499CDC8B" w:rsidR="009F1FCD" w:rsidDel="002C0A57" w:rsidRDefault="009F1FCD" w:rsidP="009F1FCD">
      <w:pPr>
        <w:pStyle w:val="Code"/>
        <w:rPr>
          <w:del w:id="1584" w:author="Kelvin Sung" w:date="2021-05-14T18:44:00Z"/>
        </w:rPr>
      </w:pPr>
      <w:del w:id="1585" w:author="Kelvin Sung" w:date="2021-05-14T18:44:00Z">
        <w:r w:rsidDel="002C0A57">
          <w:delText xml:space="preserve">    let imageW = this.mTextureInfo.mWidth;</w:delText>
        </w:r>
      </w:del>
    </w:p>
    <w:p w14:paraId="536BBE31" w14:textId="21C5A3DA" w:rsidR="009F1FCD" w:rsidDel="002C0A57" w:rsidRDefault="009F1FCD" w:rsidP="009F1FCD">
      <w:pPr>
        <w:pStyle w:val="Code"/>
        <w:rPr>
          <w:del w:id="1586" w:author="Kelvin Sung" w:date="2021-05-14T18:44:00Z"/>
        </w:rPr>
      </w:pPr>
      <w:del w:id="1587" w:author="Kelvin Sung" w:date="2021-05-14T18:44:00Z">
        <w:r w:rsidDel="002C0A57">
          <w:delText xml:space="preserve">    let imageH = this.mTextureInfo.mHeight;</w:delText>
        </w:r>
      </w:del>
    </w:p>
    <w:p w14:paraId="676C32D8" w14:textId="362BB67E" w:rsidR="009F1FCD" w:rsidDel="002C0A57" w:rsidRDefault="009F1FCD" w:rsidP="009F1FCD">
      <w:pPr>
        <w:pStyle w:val="Code"/>
        <w:rPr>
          <w:del w:id="1588" w:author="Kelvin Sung" w:date="2021-05-14T18:44:00Z"/>
        </w:rPr>
      </w:pPr>
      <w:del w:id="1589" w:author="Kelvin Sung" w:date="2021-05-14T18:44:00Z">
        <w:r w:rsidDel="002C0A57">
          <w:delText xml:space="preserve">    </w:delText>
        </w:r>
      </w:del>
    </w:p>
    <w:p w14:paraId="3CE76887" w14:textId="3F5A3908" w:rsidR="009F1FCD" w:rsidDel="002C0A57" w:rsidRDefault="009F1FCD" w:rsidP="009F1FCD">
      <w:pPr>
        <w:pStyle w:val="Code"/>
        <w:rPr>
          <w:del w:id="1590" w:author="Kelvin Sung" w:date="2021-05-14T18:44:00Z"/>
        </w:rPr>
      </w:pPr>
      <w:del w:id="1591" w:author="Kelvin Sung" w:date="2021-05-14T18:44:00Z">
        <w:r w:rsidDel="002C0A57">
          <w:delText xml:space="preserve">    this.mElmLeftIndex = this.mElmLeft * imageW;</w:delText>
        </w:r>
      </w:del>
    </w:p>
    <w:p w14:paraId="14A1D7A4" w14:textId="034AC0C6" w:rsidR="009F1FCD" w:rsidDel="002C0A57" w:rsidRDefault="009F1FCD" w:rsidP="009F1FCD">
      <w:pPr>
        <w:pStyle w:val="Code"/>
        <w:rPr>
          <w:del w:id="1592" w:author="Kelvin Sung" w:date="2021-05-14T18:44:00Z"/>
        </w:rPr>
      </w:pPr>
      <w:del w:id="1593" w:author="Kelvin Sung" w:date="2021-05-14T18:44:00Z">
        <w:r w:rsidDel="002C0A57">
          <w:delText xml:space="preserve">    this.mElmBottomIndex = this.mElmBottom * imageH;</w:delText>
        </w:r>
      </w:del>
    </w:p>
    <w:p w14:paraId="1FDA64D4" w14:textId="65D22FBD" w:rsidR="009F1FCD" w:rsidDel="002C0A57" w:rsidRDefault="009F1FCD" w:rsidP="009F1FCD">
      <w:pPr>
        <w:pStyle w:val="Code"/>
        <w:rPr>
          <w:del w:id="1594" w:author="Kelvin Sung" w:date="2021-05-14T18:44:00Z"/>
        </w:rPr>
      </w:pPr>
      <w:del w:id="1595" w:author="Kelvin Sung" w:date="2021-05-14T18:44:00Z">
        <w:r w:rsidDel="002C0A57">
          <w:delText xml:space="preserve">    </w:delText>
        </w:r>
      </w:del>
    </w:p>
    <w:p w14:paraId="185ADFFA" w14:textId="4B7E4E43" w:rsidR="009F1FCD" w:rsidDel="002C0A57" w:rsidRDefault="009F1FCD" w:rsidP="009F1FCD">
      <w:pPr>
        <w:pStyle w:val="Code"/>
        <w:rPr>
          <w:del w:id="1596" w:author="Kelvin Sung" w:date="2021-05-14T18:44:00Z"/>
        </w:rPr>
      </w:pPr>
      <w:del w:id="1597" w:author="Kelvin Sung" w:date="2021-05-14T18:44:00Z">
        <w:r w:rsidDel="002C0A57">
          <w:delText xml:space="preserve">    this.mElmWidthPixels = ((this.mElmRight - this.mElmLeft) * imageW) + 1;</w:delText>
        </w:r>
      </w:del>
    </w:p>
    <w:p w14:paraId="714F2DD1" w14:textId="478D40B3" w:rsidR="009F1FCD" w:rsidDel="002C0A57" w:rsidRDefault="009F1FCD" w:rsidP="009F1FCD">
      <w:pPr>
        <w:pStyle w:val="Code"/>
        <w:rPr>
          <w:del w:id="1598" w:author="Kelvin Sung" w:date="2021-05-14T18:44:00Z"/>
        </w:rPr>
      </w:pPr>
      <w:del w:id="1599" w:author="Kelvin Sung" w:date="2021-05-14T18:44:00Z">
        <w:r w:rsidDel="002C0A57">
          <w:delText xml:space="preserve">    this.mElmHeightPixels = ((this.mElmTop - this.mElmBottom) * imageH) + 1;</w:delText>
        </w:r>
      </w:del>
    </w:p>
    <w:p w14:paraId="7314E06E" w14:textId="10F7DD22" w:rsidR="009F1FCD" w:rsidDel="002C0A57" w:rsidRDefault="009F1FCD" w:rsidP="009F1FCD">
      <w:pPr>
        <w:pStyle w:val="Code"/>
        <w:rPr>
          <w:del w:id="1600" w:author="Kelvin Sung" w:date="2021-05-14T18:44:00Z"/>
        </w:rPr>
      </w:pPr>
      <w:del w:id="1601" w:author="Kelvin Sung" w:date="2021-05-14T18:44:00Z">
        <w:r w:rsidDel="002C0A57">
          <w:delText>}</w:delText>
        </w:r>
      </w:del>
    </w:p>
    <w:p w14:paraId="39D15614" w14:textId="5B643D61" w:rsidR="006723AB" w:rsidDel="002C0A57" w:rsidRDefault="006723AB" w:rsidP="00BD194A">
      <w:pPr>
        <w:pStyle w:val="BodyTextCont"/>
        <w:rPr>
          <w:del w:id="1602" w:author="Kelvin Sung" w:date="2021-05-14T18:44:00Z"/>
        </w:rPr>
      </w:pPr>
      <w:del w:id="1603" w:author="Kelvin Sung" w:date="2021-05-14T18:44:00Z">
        <w:r w:rsidDel="002C0A57">
          <w:delText xml:space="preserve">Notice that instead of the dimension of the entire texture map, </w:delText>
        </w:r>
        <w:r w:rsidRPr="008D345A" w:rsidDel="002C0A57">
          <w:rPr>
            <w:rStyle w:val="CodeInline"/>
          </w:rPr>
          <w:delText>m</w:delText>
        </w:r>
        <w:r w:rsidR="009F1FCD" w:rsidDel="002C0A57">
          <w:rPr>
            <w:rStyle w:val="CodeInline"/>
          </w:rPr>
          <w:delText>Elm</w:delText>
        </w:r>
        <w:r w:rsidRPr="008D345A" w:rsidDel="002C0A57">
          <w:rPr>
            <w:rStyle w:val="CodeInline"/>
          </w:rPr>
          <w:delText>Width</w:delText>
        </w:r>
      </w:del>
      <w:del w:id="1604" w:author="Kelvin Sung" w:date="2021-05-14T18:42:00Z">
        <w:r w:rsidDel="000634C4">
          <w:delText>/</w:delText>
        </w:r>
        <w:r w:rsidRPr="008D345A" w:rsidDel="000634C4">
          <w:rPr>
            <w:rStyle w:val="CodeInline"/>
          </w:rPr>
          <w:delText>Height</w:delText>
        </w:r>
      </w:del>
      <w:del w:id="1605" w:author="Kelvin Sung" w:date="2021-05-14T18:44:00Z">
        <w:r w:rsidDel="002C0A57">
          <w:delText xml:space="preserve"> now contain values that correspond to the dimension of a single sprite element in the sprite sheet</w:delText>
        </w:r>
        <w:r w:rsidDel="002C0A57">
          <w:fldChar w:fldCharType="begin"/>
        </w:r>
        <w:r w:rsidDel="002C0A57">
          <w:delInstrText xml:space="preserve"> XE "</w:delInstrText>
        </w:r>
        <w:r w:rsidRPr="00537262" w:rsidDel="002C0A57">
          <w:delInstrText>Sprite Pixel Collisions Project:SpriteRenderable_PixelCollision.js. creation</w:delInstrText>
        </w:r>
        <w:r w:rsidDel="002C0A57">
          <w:delInstrText xml:space="preserve">" </w:delInstrText>
        </w:r>
        <w:r w:rsidDel="002C0A57">
          <w:fldChar w:fldCharType="end"/>
        </w:r>
        <w:r w:rsidDel="002C0A57">
          <w:delText>.</w:delText>
        </w:r>
      </w:del>
    </w:p>
    <w:p w14:paraId="2EE00D11" w14:textId="3964CBB7" w:rsidR="006723AB" w:rsidDel="009F1FCD" w:rsidRDefault="006723AB">
      <w:pPr>
        <w:pStyle w:val="BodyTextCont"/>
        <w:rPr>
          <w:del w:id="1606" w:author="Matthew T. Munson" w:date="2021-05-10T01:04:00Z"/>
        </w:rPr>
        <w:pPrChange w:id="1607" w:author="Kelvin Sung" w:date="2021-05-14T18:44:00Z">
          <w:pPr>
            <w:pStyle w:val="Heading3"/>
          </w:pPr>
        </w:pPrChange>
      </w:pPr>
      <w:commentRangeStart w:id="1608"/>
      <w:del w:id="1609" w:author="Matthew T. Munson" w:date="2021-05-10T01:04:00Z">
        <w:r w:rsidDel="009F1FCD">
          <w:delText>Modify E</w:delText>
        </w:r>
        <w:r w:rsidDel="009F1FCD">
          <w:fldChar w:fldCharType="begin"/>
        </w:r>
        <w:r w:rsidDel="009F1FCD">
          <w:delInstrText xml:space="preserve"> XE "</w:delInstrText>
        </w:r>
        <w:r w:rsidRPr="00537262" w:rsidDel="009F1FCD">
          <w:delInstrText>Sprite Pixel Collisions Project:modification</w:delInstrText>
        </w:r>
        <w:r w:rsidDel="009F1FCD">
          <w:delInstrText xml:space="preserve">" </w:delInstrText>
        </w:r>
        <w:r w:rsidDel="009F1FCD">
          <w:fldChar w:fldCharType="end"/>
        </w:r>
        <w:r w:rsidDel="009F1FCD">
          <w:delText>xisting SpriteRenderable Functions to Support Per-Pixel Collision</w:delText>
        </w:r>
      </w:del>
    </w:p>
    <w:p w14:paraId="646209CF" w14:textId="663FCB61" w:rsidR="006723AB" w:rsidDel="002C0A57" w:rsidRDefault="006723AB">
      <w:pPr>
        <w:pStyle w:val="BodyTextCont"/>
        <w:rPr>
          <w:del w:id="1610" w:author="Kelvin Sung" w:date="2021-05-14T18:44:00Z"/>
        </w:rPr>
        <w:pPrChange w:id="1611" w:author="Kelvin Sung" w:date="2021-05-14T18:44:00Z">
          <w:pPr>
            <w:pStyle w:val="BodyTextFirst"/>
          </w:pPr>
        </w:pPrChange>
      </w:pPr>
      <w:del w:id="1612" w:author="Kelvin Sung" w:date="2021-05-14T18:44:00Z">
        <w:r w:rsidDel="002C0A57">
          <w:delText>Follow these steps:</w:delText>
        </w:r>
        <w:commentRangeEnd w:id="1608"/>
        <w:r w:rsidR="009F1FCD" w:rsidDel="002C0A57">
          <w:rPr>
            <w:rStyle w:val="CommentReference"/>
            <w:rFonts w:asciiTheme="minorHAnsi" w:hAnsiTheme="minorHAnsi"/>
          </w:rPr>
          <w:commentReference w:id="1608"/>
        </w:r>
      </w:del>
    </w:p>
    <w:p w14:paraId="201F32BA" w14:textId="65E4CA43" w:rsidR="006723AB" w:rsidRDefault="006723AB" w:rsidP="00E60016">
      <w:pPr>
        <w:pStyle w:val="NumList"/>
        <w:numPr>
          <w:ilvl w:val="0"/>
          <w:numId w:val="23"/>
        </w:numPr>
      </w:pPr>
      <w:del w:id="1613" w:author="Matthew T. Munson" w:date="2021-05-10T01:05:00Z">
        <w:r w:rsidRPr="00BD194A" w:rsidDel="009F1FCD">
          <w:delText>Edit</w:delText>
        </w:r>
        <w:r w:rsidDel="009F1FCD">
          <w:delText xml:space="preserve"> the </w:delText>
        </w:r>
        <w:r w:rsidRPr="003D44E6" w:rsidDel="009F1FCD">
          <w:rPr>
            <w:rStyle w:val="CodeInline"/>
          </w:rPr>
          <w:delText>SpriteRenderable.js</w:delText>
        </w:r>
        <w:r w:rsidDel="009F1FCD">
          <w:delText xml:space="preserve"> file and modify the constructor to call the newly defined </w:delText>
        </w:r>
        <w:r w:rsidRPr="003D44E6" w:rsidDel="009F1FCD">
          <w:rPr>
            <w:rStyle w:val="CodeInline"/>
          </w:rPr>
          <w:delText>_setTexInfo()</w:delText>
        </w:r>
        <w:r w:rsidDel="009F1FCD">
          <w:delText xml:space="preserve"> function to properly r</w:delText>
        </w:r>
        <w:r w:rsidRPr="00407661" w:rsidDel="009F1FCD">
          <w:delText>ecord</w:delText>
        </w:r>
        <w:r w:rsidDel="009F1FCD">
          <w:delText xml:space="preserve"> the dimension of a sprite element.</w:delText>
        </w:r>
      </w:del>
      <w:ins w:id="1614" w:author="Matthew T. Munson" w:date="2021-05-10T01:05:00Z">
        <w:r w:rsidR="009F1FCD">
          <w:t xml:space="preserve">Modify the </w:t>
        </w:r>
        <w:proofErr w:type="spellStart"/>
        <w:r w:rsidR="009F1FCD" w:rsidRPr="002C0A57">
          <w:rPr>
            <w:rStyle w:val="CodeInline"/>
            <w:rPrChange w:id="1615" w:author="Kelvin Sung" w:date="2021-05-14T18:45:00Z">
              <w:rPr/>
            </w:rPrChange>
          </w:rPr>
          <w:t>SpriteRenderable</w:t>
        </w:r>
        <w:proofErr w:type="spellEnd"/>
        <w:r w:rsidR="009F1FCD">
          <w:t xml:space="preserve"> const</w:t>
        </w:r>
      </w:ins>
      <w:ins w:id="1616" w:author="Matthew T. Munson" w:date="2021-05-10T01:06:00Z">
        <w:r w:rsidR="009F1FCD">
          <w:t xml:space="preserve">ructor to call the </w:t>
        </w:r>
        <w:del w:id="1617" w:author="Kelvin Sung" w:date="2021-05-14T18:45:00Z">
          <w:r w:rsidR="009F1FCD" w:rsidRPr="00DB5868" w:rsidDel="00DB5868">
            <w:rPr>
              <w:rStyle w:val="CodeInline"/>
              <w:rPrChange w:id="1618" w:author="Kelvin Sung" w:date="2021-05-14T18:46:00Z">
                <w:rPr/>
              </w:rPrChange>
            </w:rPr>
            <w:delText xml:space="preserve">newly implemented </w:delText>
          </w:r>
        </w:del>
        <w:r w:rsidR="009F1FCD" w:rsidRPr="00DB5868">
          <w:rPr>
            <w:rStyle w:val="CodeInline"/>
            <w:rPrChange w:id="1619" w:author="Kelvin Sung" w:date="2021-05-14T18:46:00Z">
              <w:rPr/>
            </w:rPrChange>
          </w:rPr>
          <w:t>_</w:t>
        </w:r>
        <w:proofErr w:type="spellStart"/>
        <w:r w:rsidR="009F1FCD" w:rsidRPr="00DB5868">
          <w:rPr>
            <w:rStyle w:val="CodeInline"/>
            <w:rPrChange w:id="1620" w:author="Kelvin Sung" w:date="2021-05-14T18:46:00Z">
              <w:rPr/>
            </w:rPrChange>
          </w:rPr>
          <w:t>setTexInfo</w:t>
        </w:r>
        <w:proofErr w:type="spellEnd"/>
        <w:r w:rsidR="009F1FCD" w:rsidRPr="00DB5868">
          <w:rPr>
            <w:rStyle w:val="CodeInline"/>
            <w:rPrChange w:id="1621" w:author="Kelvin Sung" w:date="2021-05-14T18:46:00Z">
              <w:rPr/>
            </w:rPrChange>
          </w:rPr>
          <w:t>()</w:t>
        </w:r>
        <w:r w:rsidR="009F1FCD">
          <w:t xml:space="preserve"> function</w:t>
        </w:r>
      </w:ins>
      <w:ins w:id="1622" w:author="Kelvin Sung" w:date="2021-05-14T18:45:00Z">
        <w:r w:rsidR="00DB5868">
          <w:t xml:space="preserve"> to initialize </w:t>
        </w:r>
      </w:ins>
      <w:ins w:id="1623" w:author="Kelvin Sung" w:date="2021-05-14T18:46:00Z">
        <w:r w:rsidR="00DB5868">
          <w:t>per-pixel collision parameters, this function is defined in the next step.</w:t>
        </w:r>
      </w:ins>
      <w:ins w:id="1624" w:author="Matthew T. Munson" w:date="2021-05-10T01:06:00Z">
        <w:del w:id="1625" w:author="Kelvin Sung" w:date="2021-05-14T18:46:00Z">
          <w:r w:rsidR="009F1FCD" w:rsidDel="00DB5868">
            <w:delText>. This will properly record the dimension of a sprite element.</w:delText>
          </w:r>
        </w:del>
      </w:ins>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B5868" w:rsidRDefault="009F1FCD" w:rsidP="009F1FCD">
      <w:pPr>
        <w:pStyle w:val="Code"/>
        <w:rPr>
          <w:rStyle w:val="CodeBold"/>
          <w:rPrChange w:id="1626" w:author="Kelvin Sung" w:date="2021-05-14T18:47:00Z">
            <w:rPr/>
          </w:rPrChange>
        </w:rPr>
      </w:pPr>
      <w:r>
        <w:t xml:space="preserve">    </w:t>
      </w:r>
      <w:r w:rsidRPr="00DB5868">
        <w:rPr>
          <w:rStyle w:val="CodeBold"/>
          <w:rPrChange w:id="1627" w:author="Kelvin Sung" w:date="2021-05-14T18:47:00Z">
            <w:rPr/>
          </w:rPrChange>
        </w:rPr>
        <w:t xml:space="preserve">// sets info to support per-pixel collision </w:t>
      </w:r>
    </w:p>
    <w:p w14:paraId="3844615B" w14:textId="02F22AF5" w:rsidR="009F1FCD" w:rsidRPr="00DB5868" w:rsidRDefault="009F1FCD" w:rsidP="009F1FCD">
      <w:pPr>
        <w:pStyle w:val="Code"/>
        <w:rPr>
          <w:rStyle w:val="CodeBold"/>
          <w:rPrChange w:id="1628" w:author="Kelvin Sung" w:date="2021-05-14T18:47:00Z">
            <w:rPr/>
          </w:rPrChange>
        </w:rPr>
      </w:pPr>
      <w:r>
        <w:t xml:space="preserve">    </w:t>
      </w:r>
      <w:r w:rsidRPr="00DB5868">
        <w:rPr>
          <w:rStyle w:val="CodeBold"/>
          <w:rPrChange w:id="1629" w:author="Kelvin Sung" w:date="2021-05-14T18:47:00Z">
            <w:rPr/>
          </w:rPrChange>
        </w:rPr>
        <w:t>this._setTexInfo();</w:t>
      </w:r>
    </w:p>
    <w:p w14:paraId="12148B11" w14:textId="3CDD74C7" w:rsidR="009F1FCD" w:rsidRDefault="009F1FCD" w:rsidP="009F1FCD">
      <w:pPr>
        <w:pStyle w:val="Code"/>
      </w:pPr>
      <w:r>
        <w:t>}</w:t>
      </w:r>
    </w:p>
    <w:p w14:paraId="5CF1A784" w14:textId="2F0B2BDE" w:rsidR="002C0A57" w:rsidRPr="0090209F" w:rsidRDefault="002C0A57">
      <w:pPr>
        <w:pStyle w:val="NumList"/>
        <w:rPr>
          <w:ins w:id="1630" w:author="Kelvin Sung" w:date="2021-05-14T18:45:00Z"/>
        </w:rPr>
        <w:pPrChange w:id="1631" w:author="Kelvin Sung" w:date="2021-05-14T18:45:00Z">
          <w:pPr>
            <w:pStyle w:val="BodyTextFirst"/>
          </w:pPr>
        </w:pPrChange>
      </w:pPr>
      <w:ins w:id="1632" w:author="Kelvin Sung" w:date="2021-05-14T18:45:00Z">
        <w:r>
          <w:t xml:space="preserve">Define the </w:t>
        </w:r>
        <w:r w:rsidRPr="00B12194">
          <w:rPr>
            <w:rStyle w:val="CodeInline"/>
          </w:rPr>
          <w:t>_</w:t>
        </w:r>
        <w:proofErr w:type="spellStart"/>
        <w:r w:rsidRPr="00B12194">
          <w:rPr>
            <w:rStyle w:val="CodeInline"/>
          </w:rPr>
          <w:t>setTexInfo</w:t>
        </w:r>
        <w:proofErr w:type="spellEnd"/>
        <w:r w:rsidRPr="00B12194">
          <w:rPr>
            <w:rStyle w:val="CodeInline"/>
          </w:rPr>
          <w:t>()</w:t>
        </w:r>
        <w:r>
          <w:t xml:space="preserve"> function to override instance variables defined in the </w:t>
        </w:r>
        <w:del w:id="1633" w:author="Matthew T. Munson" w:date="2021-05-15T15:46:00Z">
          <w:r w:rsidDel="001204C2">
            <w:delText xml:space="preserve">superclass, </w:delText>
          </w:r>
        </w:del>
        <w:proofErr w:type="spellStart"/>
        <w:r w:rsidRPr="00B12194">
          <w:rPr>
            <w:rStyle w:val="CodeInline"/>
          </w:rPr>
          <w:t>TextureRenderable</w:t>
        </w:r>
      </w:ins>
      <w:proofErr w:type="spellEnd"/>
      <w:ins w:id="1634" w:author="Matthew T. Munson" w:date="2021-05-15T15:46:00Z">
        <w:r w:rsidR="001204C2">
          <w:rPr>
            <w:rStyle w:val="CodeInline"/>
          </w:rPr>
          <w:t xml:space="preserve"> superclass</w:t>
        </w:r>
      </w:ins>
      <w:ins w:id="1635" w:author="Kelvin Sung" w:date="2021-05-14T18:48:00Z">
        <w:r w:rsidR="00A571BC">
          <w:t>.</w:t>
        </w:r>
      </w:ins>
      <w:ins w:id="1636" w:author="Kelvin Sung" w:date="2021-05-14T18:45:00Z">
        <w:r>
          <w:t xml:space="preserve"> </w:t>
        </w:r>
      </w:ins>
      <w:ins w:id="1637" w:author="Kelvin Sung" w:date="2021-05-14T18:49:00Z">
        <w:r w:rsidR="00A571BC">
          <w:t>I</w:t>
        </w:r>
      </w:ins>
      <w:ins w:id="1638" w:author="Kelvin Sung" w:date="2021-05-14T18:48:00Z">
        <w:r w:rsidR="006E159C">
          <w:t xml:space="preserve">nstead of the entire texture image, </w:t>
        </w:r>
      </w:ins>
      <w:ins w:id="1639" w:author="Kelvin Sung" w:date="2021-05-14T18:45:00Z">
        <w:r>
          <w:t xml:space="preserve">the </w:t>
        </w:r>
      </w:ins>
      <w:ins w:id="1640" w:author="Kelvin Sung" w:date="2021-05-14T18:49:00Z">
        <w:r w:rsidR="00A571BC">
          <w:t xml:space="preserve">instance </w:t>
        </w:r>
      </w:ins>
      <w:ins w:id="1641" w:author="Kelvin Sung" w:date="2021-05-14T18:45:00Z">
        <w:r>
          <w:t xml:space="preserve">variables </w:t>
        </w:r>
      </w:ins>
      <w:ins w:id="1642" w:author="Kelvin Sung" w:date="2021-05-14T18:49:00Z">
        <w:r w:rsidR="00A571BC">
          <w:t xml:space="preserve">now </w:t>
        </w:r>
      </w:ins>
      <w:ins w:id="1643" w:author="Kelvin Sung" w:date="2021-05-14T18:45:00Z">
        <w:r>
          <w:t>identify the currently active sprite element.</w:t>
        </w:r>
      </w:ins>
    </w:p>
    <w:p w14:paraId="3DB44BAB" w14:textId="77777777" w:rsidR="002C0A57" w:rsidRDefault="002C0A57" w:rsidP="002C0A57">
      <w:pPr>
        <w:pStyle w:val="Code"/>
        <w:rPr>
          <w:ins w:id="1644" w:author="Kelvin Sung" w:date="2021-05-14T18:45:00Z"/>
        </w:rPr>
      </w:pPr>
      <w:ins w:id="1645" w:author="Kelvin Sung" w:date="2021-05-14T18:45:00Z">
        <w:r>
          <w:t>_setTexInfo() {</w:t>
        </w:r>
      </w:ins>
    </w:p>
    <w:p w14:paraId="48C7BB5C" w14:textId="77777777" w:rsidR="002C0A57" w:rsidRDefault="002C0A57" w:rsidP="002C0A57">
      <w:pPr>
        <w:pStyle w:val="Code"/>
        <w:rPr>
          <w:ins w:id="1646" w:author="Kelvin Sung" w:date="2021-05-14T18:45:00Z"/>
        </w:rPr>
      </w:pPr>
      <w:ins w:id="1647" w:author="Kelvin Sung" w:date="2021-05-14T18:45:00Z">
        <w:r>
          <w:t xml:space="preserve">    let imageW = this.mTextureInfo.mWidth;</w:t>
        </w:r>
      </w:ins>
    </w:p>
    <w:p w14:paraId="316B82E7" w14:textId="77777777" w:rsidR="002C0A57" w:rsidRDefault="002C0A57" w:rsidP="002C0A57">
      <w:pPr>
        <w:pStyle w:val="Code"/>
        <w:rPr>
          <w:ins w:id="1648" w:author="Kelvin Sung" w:date="2021-05-14T18:45:00Z"/>
        </w:rPr>
      </w:pPr>
      <w:ins w:id="1649" w:author="Kelvin Sung" w:date="2021-05-14T18:45:00Z">
        <w:r>
          <w:t xml:space="preserve">    let imageH = this.mTextureInfo.mHeight;</w:t>
        </w:r>
      </w:ins>
    </w:p>
    <w:p w14:paraId="0489A087" w14:textId="77777777" w:rsidR="002C0A57" w:rsidRDefault="002C0A57" w:rsidP="002C0A57">
      <w:pPr>
        <w:pStyle w:val="Code"/>
        <w:rPr>
          <w:ins w:id="1650" w:author="Kelvin Sung" w:date="2021-05-14T18:45:00Z"/>
        </w:rPr>
      </w:pPr>
      <w:ins w:id="1651" w:author="Kelvin Sung" w:date="2021-05-14T18:45:00Z">
        <w:r>
          <w:t xml:space="preserve">    </w:t>
        </w:r>
      </w:ins>
    </w:p>
    <w:p w14:paraId="2EE00EE5" w14:textId="77777777" w:rsidR="002C0A57" w:rsidRDefault="002C0A57" w:rsidP="002C0A57">
      <w:pPr>
        <w:pStyle w:val="Code"/>
        <w:rPr>
          <w:ins w:id="1652" w:author="Kelvin Sung" w:date="2021-05-14T18:45:00Z"/>
        </w:rPr>
      </w:pPr>
      <w:ins w:id="1653" w:author="Kelvin Sung" w:date="2021-05-14T18:45:00Z">
        <w:r>
          <w:t xml:space="preserve">    this.mElmLeftIndex = this.mElmLeft * imageW;</w:t>
        </w:r>
      </w:ins>
    </w:p>
    <w:p w14:paraId="64A83557" w14:textId="77777777" w:rsidR="002C0A57" w:rsidRDefault="002C0A57" w:rsidP="002C0A57">
      <w:pPr>
        <w:pStyle w:val="Code"/>
        <w:rPr>
          <w:ins w:id="1654" w:author="Kelvin Sung" w:date="2021-05-14T18:45:00Z"/>
        </w:rPr>
      </w:pPr>
      <w:ins w:id="1655" w:author="Kelvin Sung" w:date="2021-05-14T18:45:00Z">
        <w:r>
          <w:t xml:space="preserve">    this.mElmBottomIndex = this.mElmBottom * imageH;</w:t>
        </w:r>
      </w:ins>
    </w:p>
    <w:p w14:paraId="241335C1" w14:textId="77777777" w:rsidR="002C0A57" w:rsidRDefault="002C0A57" w:rsidP="002C0A57">
      <w:pPr>
        <w:pStyle w:val="Code"/>
        <w:rPr>
          <w:ins w:id="1656" w:author="Kelvin Sung" w:date="2021-05-14T18:45:00Z"/>
        </w:rPr>
      </w:pPr>
      <w:ins w:id="1657" w:author="Kelvin Sung" w:date="2021-05-14T18:45:00Z">
        <w:r>
          <w:lastRenderedPageBreak/>
          <w:t xml:space="preserve">    </w:t>
        </w:r>
      </w:ins>
    </w:p>
    <w:p w14:paraId="1001FD37" w14:textId="77777777" w:rsidR="002C0A57" w:rsidRDefault="002C0A57" w:rsidP="002C0A57">
      <w:pPr>
        <w:pStyle w:val="Code"/>
        <w:rPr>
          <w:ins w:id="1658" w:author="Kelvin Sung" w:date="2021-05-14T18:45:00Z"/>
        </w:rPr>
      </w:pPr>
      <w:ins w:id="1659" w:author="Kelvin Sung" w:date="2021-05-14T18:45:00Z">
        <w:r>
          <w:t xml:space="preserve">    this.mElmWidthPixels = ((this.mElmRight - this.mElmLeft) * imageW) + 1;</w:t>
        </w:r>
      </w:ins>
    </w:p>
    <w:p w14:paraId="375BE120" w14:textId="77777777" w:rsidR="002C0A57" w:rsidRDefault="002C0A57" w:rsidP="002C0A57">
      <w:pPr>
        <w:pStyle w:val="Code"/>
        <w:rPr>
          <w:ins w:id="1660" w:author="Kelvin Sung" w:date="2021-05-14T18:45:00Z"/>
        </w:rPr>
      </w:pPr>
      <w:ins w:id="1661" w:author="Kelvin Sung" w:date="2021-05-14T18:45:00Z">
        <w:r>
          <w:t xml:space="preserve">    this.mElmHeightPixels = ((this.mElmTop - this.mElmBottom) * imageH) + 1;</w:t>
        </w:r>
      </w:ins>
    </w:p>
    <w:p w14:paraId="5AD860AA" w14:textId="77777777" w:rsidR="002C0A57" w:rsidRDefault="002C0A57" w:rsidP="002C0A57">
      <w:pPr>
        <w:pStyle w:val="Code"/>
        <w:rPr>
          <w:ins w:id="1662" w:author="Kelvin Sung" w:date="2021-05-14T18:45:00Z"/>
        </w:rPr>
      </w:pPr>
      <w:ins w:id="1663" w:author="Kelvin Sung" w:date="2021-05-14T18:45:00Z">
        <w:r>
          <w:t>}</w:t>
        </w:r>
      </w:ins>
    </w:p>
    <w:p w14:paraId="5AFAA751" w14:textId="3A014402" w:rsidR="002C0A57" w:rsidRDefault="002C0A57">
      <w:pPr>
        <w:pStyle w:val="BodyTextCont"/>
        <w:rPr>
          <w:ins w:id="1664" w:author="Kelvin Sung" w:date="2021-05-14T18:45:00Z"/>
        </w:rPr>
        <w:pPrChange w:id="1665" w:author="Kelvin Sung" w:date="2021-05-14T18:49:00Z">
          <w:pPr>
            <w:pStyle w:val="NumList"/>
            <w:numPr>
              <w:numId w:val="34"/>
            </w:numPr>
          </w:pPr>
        </w:pPrChange>
      </w:pPr>
      <w:ins w:id="1666" w:author="Kelvin Sung" w:date="2021-05-14T18:45:00Z">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ins>
    </w:p>
    <w:p w14:paraId="76DD9973" w14:textId="386A242D" w:rsidR="006723AB" w:rsidRDefault="006723AB">
      <w:pPr>
        <w:pStyle w:val="NumList"/>
        <w:numPr>
          <w:ilvl w:val="0"/>
          <w:numId w:val="17"/>
        </w:numPr>
        <w:pPrChange w:id="1667" w:author="Kelvin Sung" w:date="2021-05-14T06:02:00Z">
          <w:pPr>
            <w:pStyle w:val="NumList"/>
            <w:numPr>
              <w:numId w:val="8"/>
            </w:numPr>
          </w:pPr>
        </w:pPrChange>
      </w:pPr>
      <w:r w:rsidRPr="00BD194A">
        <w:t>Remember</w:t>
      </w:r>
      <w:r>
        <w:t xml:space="preserve"> to call the </w:t>
      </w:r>
      <w:r w:rsidRPr="00363D0B">
        <w:rPr>
          <w:rStyle w:val="CodeInline"/>
        </w:rPr>
        <w:t>_</w:t>
      </w:r>
      <w:proofErr w:type="spellStart"/>
      <w:r w:rsidRPr="00363D0B">
        <w:rPr>
          <w:rStyle w:val="CodeInline"/>
        </w:rPr>
        <w:t>setTexInfo</w:t>
      </w:r>
      <w:proofErr w:type="spell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2DB3C1D5" w:rsidR="006723AB" w:rsidRDefault="006723AB" w:rsidP="006723AB">
      <w:pPr>
        <w:pStyle w:val="Heading3"/>
      </w:pPr>
      <w:del w:id="1668" w:author="Kelvin Sung" w:date="2021-05-14T18:50:00Z">
        <w:r w:rsidDel="007D19E8">
          <w:delText>Modify TextureRenderable</w:delText>
        </w:r>
      </w:del>
      <w:r>
        <w:fldChar w:fldCharType="begin"/>
      </w:r>
      <w:r>
        <w:instrText xml:space="preserve"> XE "</w:instrText>
      </w:r>
      <w:r w:rsidRPr="00537262">
        <w:instrText>Sprite Pixel Collisions Project:TextureRenderable modification</w:instrText>
      </w:r>
      <w:r>
        <w:instrText xml:space="preserve">" </w:instrText>
      </w:r>
      <w:r>
        <w:fldChar w:fldCharType="end"/>
      </w:r>
      <w:del w:id="1669" w:author="Kelvin Sung" w:date="2021-05-14T18:50:00Z">
        <w:r w:rsidDel="007D19E8">
          <w:delText xml:space="preserve"> to </w:delText>
        </w:r>
      </w:del>
      <w:r>
        <w:t xml:space="preserve">Support Accesses to </w:t>
      </w:r>
      <w:r w:rsidRPr="00756A9A">
        <w:t>Sprite Pixel</w:t>
      </w:r>
      <w:r>
        <w:t>s</w:t>
      </w:r>
      <w:ins w:id="1670" w:author="Kelvin Sung" w:date="2021-05-14T18:50:00Z">
        <w:r w:rsidR="007D19E8">
          <w:t xml:space="preserve"> in </w:t>
        </w:r>
        <w:proofErr w:type="spellStart"/>
        <w:r w:rsidR="007D19E8">
          <w:t>TextureRenderable</w:t>
        </w:r>
      </w:ins>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r w:rsidRPr="00176D5A">
        <w:rPr>
          <w:rStyle w:val="CodeInline"/>
        </w:rPr>
        <w:t>pixelAlphaValue</w:t>
      </w:r>
      <w:proofErr w:type="spell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5A5A44" w:rsidRDefault="002D2F14" w:rsidP="002D2F14">
      <w:pPr>
        <w:pStyle w:val="Code"/>
        <w:rPr>
          <w:rStyle w:val="CodeBold"/>
          <w:rPrChange w:id="1671" w:author="Kelvin Sung" w:date="2021-05-14T18:51:00Z">
            <w:rPr/>
          </w:rPrChange>
        </w:rPr>
      </w:pPr>
      <w:r>
        <w:t xml:space="preserve">    </w:t>
      </w:r>
      <w:r w:rsidRPr="005A5A44">
        <w:rPr>
          <w:rStyle w:val="CodeBold"/>
          <w:rPrChange w:id="1672" w:author="Kelvin Sung" w:date="2021-05-14T18:51:00Z">
            <w:rPr/>
          </w:rPrChange>
        </w:rPr>
        <w:t>y += this.mElmBottomIndex;</w:t>
      </w:r>
    </w:p>
    <w:p w14:paraId="6C31D0E3" w14:textId="77777777" w:rsidR="002D2F14" w:rsidRPr="005A5A44" w:rsidRDefault="002D2F14" w:rsidP="002D2F14">
      <w:pPr>
        <w:pStyle w:val="Code"/>
        <w:rPr>
          <w:rStyle w:val="CodeBold"/>
          <w:rPrChange w:id="1673" w:author="Kelvin Sung" w:date="2021-05-14T18:51:00Z">
            <w:rPr/>
          </w:rPrChange>
        </w:rPr>
      </w:pPr>
      <w:r>
        <w:t xml:space="preserve">    </w:t>
      </w:r>
      <w:r w:rsidRPr="005A5A44">
        <w:rPr>
          <w:rStyle w:val="CodeBold"/>
          <w:rPrChange w:id="1674" w:author="Kelvin Sung" w:date="2021-05-14T18:51:00Z">
            <w:rPr/>
          </w:rPrChange>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CE3B2F">
        <w:rPr>
          <w:rStyle w:val="CodeInline"/>
          <w:rPrChange w:id="1675" w:author="Kelvin Sung" w:date="2021-05-14T18:52:00Z">
            <w:rPr>
              <w:rStyle w:val="CodeInline"/>
              <w:rFonts w:ascii="Utopia" w:hAnsi="Utopia"/>
              <w:bdr w:val="none" w:sz="0" w:space="0" w:color="auto"/>
            </w:rPr>
          </w:rPrChange>
        </w:rPr>
        <w:lastRenderedPageBreak/>
        <w:t>Portal</w:t>
      </w:r>
      <w:r w:rsidRPr="00BD194A">
        <w:t xml:space="preserve"> minion: A simple </w:t>
      </w:r>
      <w:proofErr w:type="spellStart"/>
      <w:r w:rsidRPr="00CE3B2F">
        <w:rPr>
          <w:rStyle w:val="CodeInline"/>
          <w:rPrChange w:id="1676" w:author="Kelvin Sung" w:date="2021-05-14T18:52:00Z">
            <w:rPr>
              <w:rStyle w:val="CodeInline"/>
              <w:rFonts w:ascii="Utopia" w:hAnsi="Utopia"/>
              <w:bdr w:val="none" w:sz="0" w:space="0" w:color="auto"/>
            </w:rPr>
          </w:rPrChange>
        </w:rPr>
        <w:t>TextureRenderable</w:t>
      </w:r>
      <w:proofErr w:type="spellEnd"/>
      <w:r w:rsidRPr="00BD194A">
        <w:t xml:space="preserve"> object </w:t>
      </w:r>
    </w:p>
    <w:p w14:paraId="0E9832BD" w14:textId="77777777" w:rsidR="006723AB" w:rsidRPr="00BD194A" w:rsidRDefault="006723AB" w:rsidP="00BD194A">
      <w:pPr>
        <w:pStyle w:val="Bullet"/>
      </w:pPr>
      <w:r w:rsidRPr="00CE3B2F">
        <w:rPr>
          <w:rStyle w:val="CodeInline"/>
          <w:rPrChange w:id="1677" w:author="Kelvin Sung" w:date="2021-05-14T18:52:00Z">
            <w:rPr>
              <w:rStyle w:val="CodeInline"/>
              <w:rFonts w:ascii="Utopia" w:hAnsi="Utopia"/>
              <w:bdr w:val="none" w:sz="0" w:space="0" w:color="auto"/>
            </w:rPr>
          </w:rPrChange>
        </w:rPr>
        <w:t>Hero</w:t>
      </w:r>
      <w:r w:rsidRPr="00BD194A">
        <w:t xml:space="preserve"> and </w:t>
      </w:r>
      <w:r w:rsidRPr="00CE3B2F">
        <w:rPr>
          <w:rStyle w:val="CodeInline"/>
          <w:rPrChange w:id="1678" w:author="Kelvin Sung" w:date="2021-05-14T18:52:00Z">
            <w:rPr>
              <w:rStyle w:val="CodeInline"/>
              <w:rFonts w:ascii="Utopia" w:hAnsi="Utopia"/>
              <w:bdr w:val="none" w:sz="0" w:space="0" w:color="auto"/>
            </w:rPr>
          </w:rPrChange>
        </w:rPr>
        <w:t>Brain</w:t>
      </w:r>
      <w:r w:rsidRPr="00BD194A">
        <w:t xml:space="preserve">: </w:t>
      </w:r>
      <w:proofErr w:type="spellStart"/>
      <w:r w:rsidRPr="00CE3B2F">
        <w:rPr>
          <w:rStyle w:val="CodeInline"/>
          <w:rPrChange w:id="1679" w:author="Kelvin Sung" w:date="2021-05-14T18:52:00Z">
            <w:rPr>
              <w:rStyle w:val="CodeInline"/>
              <w:rFonts w:ascii="Utopia" w:hAnsi="Utopia"/>
              <w:bdr w:val="none" w:sz="0" w:space="0" w:color="auto"/>
            </w:rPr>
          </w:rPrChange>
        </w:rPr>
        <w:t>SpriteRenderable</w:t>
      </w:r>
      <w:proofErr w:type="spellEnd"/>
      <w:r w:rsidRPr="00BD194A">
        <w:t xml:space="preserve"> objects where the textures shown on the geometries are sprite elements defined in the </w:t>
      </w:r>
      <w:r w:rsidRPr="00CE3B2F">
        <w:rPr>
          <w:rStyle w:val="CodeInline"/>
          <w:rPrChange w:id="1680" w:author="Kelvin Sung" w:date="2021-05-14T18:52:00Z">
            <w:rPr>
              <w:rStyle w:val="CodeInline"/>
              <w:rFonts w:ascii="Utopia" w:hAnsi="Utopia"/>
              <w:bdr w:val="none" w:sz="0" w:space="0" w:color="auto"/>
            </w:rPr>
          </w:rPrChang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CE3B2F">
        <w:rPr>
          <w:rStyle w:val="CodeInline"/>
          <w:rPrChange w:id="1681" w:author="Kelvin Sung" w:date="2021-05-14T18:52:00Z">
            <w:rPr>
              <w:rStyle w:val="CodeInline"/>
              <w:rFonts w:ascii="Utopia" w:hAnsi="Utopia"/>
              <w:bdr w:val="none" w:sz="0" w:space="0" w:color="auto"/>
            </w:rPr>
          </w:rPrChange>
        </w:rPr>
        <w:t>SpriteAnimateRenderable</w:t>
      </w:r>
      <w:proofErr w:type="spellEnd"/>
      <w:r w:rsidRPr="00BD194A">
        <w:t xml:space="preserve"> objects with sprite elements defined in the top two rows of the </w:t>
      </w:r>
      <w:r w:rsidRPr="00CE3B2F">
        <w:rPr>
          <w:rStyle w:val="CodeInline"/>
          <w:rPrChange w:id="1682" w:author="Kelvin Sung" w:date="2021-05-14T18:52:00Z">
            <w:rPr>
              <w:rStyle w:val="CodeInline"/>
              <w:rFonts w:ascii="Utopia" w:hAnsi="Utopia"/>
              <w:bdr w:val="none" w:sz="0" w:space="0" w:color="auto"/>
            </w:rPr>
          </w:rPrChange>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pPr>
        <w:pStyle w:val="NumList"/>
        <w:numPr>
          <w:ilvl w:val="0"/>
          <w:numId w:val="17"/>
        </w:numPr>
        <w:pPrChange w:id="1683" w:author="Kelvin Sung" w:date="2021-05-14T06:02:00Z">
          <w:pPr>
            <w:pStyle w:val="NumList"/>
            <w:numPr>
              <w:numId w:val="8"/>
            </w:numPr>
          </w:pPr>
        </w:pPrChange>
      </w:pPr>
      <w:r w:rsidRPr="00F84D15">
        <w:t xml:space="preserve">Press the L/R keys and then move the </w:t>
      </w:r>
      <w:r w:rsidRPr="000634CE">
        <w:rPr>
          <w:rStyle w:val="CodeInline"/>
          <w:rPrChange w:id="1684" w:author="Kelvin Sung" w:date="2021-05-14T18:53:00Z">
            <w:rPr>
              <w:rStyle w:val="CodeInline"/>
              <w:rFonts w:ascii="Utopia" w:hAnsi="Utopia"/>
              <w:bdr w:val="none" w:sz="0" w:space="0" w:color="auto"/>
            </w:rPr>
          </w:rPrChang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C029CB">
        <w:rPr>
          <w:rStyle w:val="CodeInline"/>
          <w:rPrChange w:id="1685" w:author="Kelvin Sung" w:date="2021-05-14T18:53:00Z">
            <w:rPr>
              <w:rStyle w:val="CodeInline"/>
              <w:rFonts w:ascii="Utopia" w:hAnsi="Utopia"/>
              <w:bdr w:val="none" w:sz="0" w:space="0" w:color="auto"/>
            </w:rPr>
          </w:rPrChange>
        </w:rPr>
        <w:t>Portal</w:t>
      </w:r>
      <w:r w:rsidRPr="00F84D15">
        <w:t xml:space="preserve"> minion with the P key. This is the case of collision between </w:t>
      </w:r>
      <w:proofErr w:type="spellStart"/>
      <w:r w:rsidRPr="00C029CB">
        <w:rPr>
          <w:rStyle w:val="CodeInline"/>
          <w:rPrChange w:id="1686" w:author="Kelvin Sung" w:date="2021-05-14T18:53:00Z">
            <w:rPr>
              <w:rStyle w:val="CodeInline"/>
              <w:rFonts w:ascii="Utopia" w:hAnsi="Utopia"/>
              <w:bdr w:val="none" w:sz="0" w:space="0" w:color="auto"/>
            </w:rPr>
          </w:rPrChange>
        </w:rPr>
        <w:t>TextureRenderable</w:t>
      </w:r>
      <w:proofErr w:type="spellEnd"/>
      <w:r w:rsidRPr="00F84D15">
        <w:t xml:space="preserve"> and </w:t>
      </w:r>
      <w:proofErr w:type="spellStart"/>
      <w:r w:rsidRPr="00C029CB">
        <w:rPr>
          <w:rStyle w:val="CodeInline"/>
          <w:rPrChange w:id="1687" w:author="Kelvin Sung" w:date="2021-05-14T18:53:00Z">
            <w:rPr>
              <w:rStyle w:val="CodeInline"/>
              <w:rFonts w:ascii="Utopia" w:hAnsi="Utopia"/>
              <w:bdr w:val="none" w:sz="0" w:space="0" w:color="auto"/>
            </w:rPr>
          </w:rPrChange>
        </w:rPr>
        <w:t>SpriteAnimatedRenderable</w:t>
      </w:r>
      <w:proofErr w:type="spellEnd"/>
      <w:r w:rsidRPr="00F84D15">
        <w:t xml:space="preserve"> objects.</w:t>
      </w:r>
    </w:p>
    <w:p w14:paraId="1ED7C4F6" w14:textId="77777777" w:rsidR="006723AB" w:rsidRPr="00F84D15" w:rsidRDefault="006723AB">
      <w:pPr>
        <w:pStyle w:val="NumList"/>
        <w:numPr>
          <w:ilvl w:val="0"/>
          <w:numId w:val="17"/>
        </w:numPr>
        <w:pPrChange w:id="1688" w:author="Kelvin Sung" w:date="2021-05-14T06:02:00Z">
          <w:pPr>
            <w:pStyle w:val="NumList"/>
            <w:numPr>
              <w:numId w:val="8"/>
            </w:numPr>
          </w:pPr>
        </w:pPrChange>
      </w:pPr>
      <w:r w:rsidRPr="00F84D15">
        <w:t xml:space="preserve">Type the H key and then move the </w:t>
      </w:r>
      <w:r w:rsidRPr="00C029CB">
        <w:rPr>
          <w:rStyle w:val="CodeInline"/>
          <w:rPrChange w:id="1689" w:author="Kelvin Sung" w:date="2021-05-14T18:53:00Z">
            <w:rPr>
              <w:rStyle w:val="CodeInline"/>
              <w:rFonts w:ascii="Utopia" w:hAnsi="Utopia"/>
              <w:bdr w:val="none" w:sz="0" w:space="0" w:color="auto"/>
            </w:rPr>
          </w:rPrChange>
        </w:rPr>
        <w:t>Portal</w:t>
      </w:r>
      <w:r w:rsidRPr="00F84D15">
        <w:t xml:space="preserve"> minion to collide with the </w:t>
      </w:r>
      <w:r w:rsidRPr="00C029CB">
        <w:rPr>
          <w:rStyle w:val="CodeInline"/>
          <w:rPrChange w:id="1690" w:author="Kelvin Sung" w:date="2021-05-14T18:53:00Z">
            <w:rPr>
              <w:rStyle w:val="CodeInline"/>
              <w:rFonts w:ascii="Utopia" w:hAnsi="Utopia"/>
              <w:bdr w:val="none" w:sz="0" w:space="0" w:color="auto"/>
            </w:rPr>
          </w:rPrChang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C029CB">
        <w:rPr>
          <w:rStyle w:val="CodeInline"/>
          <w:rPrChange w:id="1691" w:author="Kelvin Sung" w:date="2021-05-14T18:53:00Z">
            <w:rPr>
              <w:rStyle w:val="CodeInline"/>
              <w:rFonts w:ascii="Utopia" w:hAnsi="Utopia"/>
              <w:bdr w:val="none" w:sz="0" w:space="0" w:color="auto"/>
            </w:rPr>
          </w:rPrChange>
        </w:rPr>
        <w:t>TextureRenderable</w:t>
      </w:r>
      <w:proofErr w:type="spellEnd"/>
      <w:r w:rsidRPr="00F84D15">
        <w:t xml:space="preserve"> and </w:t>
      </w:r>
      <w:proofErr w:type="spellStart"/>
      <w:r w:rsidRPr="00C029CB">
        <w:rPr>
          <w:rStyle w:val="CodeInline"/>
          <w:rPrChange w:id="1692" w:author="Kelvin Sung" w:date="2021-05-14T18:53:00Z">
            <w:rPr>
              <w:rStyle w:val="CodeInline"/>
              <w:rFonts w:ascii="Utopia" w:hAnsi="Utopia"/>
              <w:bdr w:val="none" w:sz="0" w:space="0" w:color="auto"/>
            </w:rPr>
          </w:rPrChang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C029CB">
        <w:rPr>
          <w:rStyle w:val="CodeInline"/>
          <w:rPrChange w:id="1693" w:author="Kelvin Sung" w:date="2021-05-14T18:54:00Z">
            <w:rPr>
              <w:rStyle w:val="CodeInline"/>
              <w:rFonts w:ascii="Utopia" w:hAnsi="Utopia"/>
              <w:bdr w:val="none" w:sz="0" w:space="0" w:color="auto"/>
            </w:rPr>
          </w:rPrChange>
        </w:rPr>
        <w:t>Portal</w:t>
      </w:r>
      <w:r w:rsidRPr="00F84D15">
        <w:t xml:space="preserve"> minion to collide with the </w:t>
      </w:r>
      <w:r w:rsidRPr="00C029CB">
        <w:rPr>
          <w:rStyle w:val="CodeInline"/>
          <w:rPrChange w:id="1694" w:author="Kelvin Sung" w:date="2021-05-14T18:54:00Z">
            <w:rPr>
              <w:rStyle w:val="CodeInline"/>
              <w:rFonts w:ascii="Utopia" w:hAnsi="Utopia"/>
              <w:bdr w:val="none" w:sz="0" w:space="0" w:color="auto"/>
            </w:rPr>
          </w:rPrChange>
        </w:rPr>
        <w:t>Brain</w:t>
      </w:r>
      <w:r w:rsidRPr="00F84D15">
        <w:t xml:space="preserve"> object. This is the case of collision between rotated </w:t>
      </w:r>
      <w:proofErr w:type="spellStart"/>
      <w:r w:rsidRPr="00C029CB">
        <w:rPr>
          <w:rStyle w:val="CodeInline"/>
          <w:rPrChange w:id="1695" w:author="Kelvin Sung" w:date="2021-05-14T18:54:00Z">
            <w:rPr>
              <w:rStyle w:val="CodeInline"/>
              <w:rFonts w:ascii="Utopia" w:hAnsi="Utopia"/>
              <w:bdr w:val="none" w:sz="0" w:space="0" w:color="auto"/>
            </w:rPr>
          </w:rPrChange>
        </w:rPr>
        <w:t>TextureRenderable</w:t>
      </w:r>
      <w:proofErr w:type="spellEnd"/>
      <w:r w:rsidRPr="00F84D15">
        <w:t xml:space="preserve"> and </w:t>
      </w:r>
      <w:proofErr w:type="spellStart"/>
      <w:r w:rsidRPr="00C029CB">
        <w:rPr>
          <w:rStyle w:val="CodeInline"/>
          <w:rPrChange w:id="1696" w:author="Kelvin Sung" w:date="2021-05-14T18:54:00Z">
            <w:rPr>
              <w:rStyle w:val="CodeInline"/>
              <w:rFonts w:ascii="Utopia" w:hAnsi="Utopia"/>
              <w:bdr w:val="none" w:sz="0" w:space="0" w:color="auto"/>
            </w:rPr>
          </w:rPrChang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18F5C39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w:t>
      </w:r>
      <w:del w:id="1697" w:author="Kelvin Sung" w:date="2021-05-14T18:55:00Z">
        <w:r w:rsidDel="00C029CB">
          <w:delText xml:space="preserve">defined </w:delText>
        </w:r>
      </w:del>
      <w:r>
        <w:t>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79F4F168" w:rsidR="006723AB" w:rsidRDefault="006723AB" w:rsidP="00F84D15">
      <w:pPr>
        <w:pStyle w:val="BodyTextCont"/>
      </w:pPr>
      <w:r>
        <w:t xml:space="preserve">The need for detecting object collisions becomes prominent as the </w:t>
      </w:r>
      <w:del w:id="1698" w:author="Kelvin Sung" w:date="2021-05-14T18:55:00Z">
        <w:r w:rsidDel="00C029CB">
          <w:delText xml:space="preserve">objects’ </w:delText>
        </w:r>
      </w:del>
      <w:r>
        <w:t xml:space="preserve">behaviors </w:t>
      </w:r>
      <w:ins w:id="1699" w:author="Kelvin Sung" w:date="2021-05-14T18:55:00Z">
        <w:r w:rsidR="00C029CB">
          <w:t xml:space="preserve">of objects </w:t>
        </w:r>
      </w:ins>
      <w:r>
        <w:t>increase in sophistication. The axes-aligned bounding boxes</w:t>
      </w:r>
      <w:ins w:id="1700" w:author="Kelvin Sung" w:date="2021-05-14T18:56:00Z">
        <w:r w:rsidR="00DE2E86">
          <w:t>, or AABB,</w:t>
        </w:r>
      </w:ins>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w:t>
      </w:r>
      <w:r>
        <w:lastRenderedPageBreak/>
        <w:t xml:space="preserve">objects are sufficiently close to each other, such as when their bounding boxes collide. Second, you execute the pixel iteration process based on the texture with </w:t>
      </w:r>
      <w:ins w:id="1701" w:author="Kelvin Sung" w:date="2021-05-14T18:57:00Z">
        <w:r w:rsidR="00DE2E86">
          <w:t xml:space="preserve">a </w:t>
        </w:r>
      </w:ins>
      <w:r>
        <w:t xml:space="preserve">lower resolution. When implementing pixel-accurate collision, you began with tackling the basic case of working with </w:t>
      </w:r>
      <w:ins w:id="1702" w:author="Kelvin Sung" w:date="2021-05-14T18:57:00Z">
        <w:r w:rsidR="00DE2E86">
          <w:t>axis-</w:t>
        </w:r>
      </w:ins>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17ACBB70"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del w:id="1703" w:author="Kelvin Sung" w:date="2021-05-14T18:59:00Z">
        <w:r w:rsidRPr="000847C9" w:rsidDel="005D7A11">
          <w:rPr>
            <w:rStyle w:val="CodeInline"/>
          </w:rPr>
          <w:delText>s</w:delText>
        </w:r>
      </w:del>
      <w:r>
        <w:t xml:space="preserve"> </w:t>
      </w:r>
      <w:ins w:id="1704" w:author="Kelvin Sung" w:date="2021-05-14T18:59:00Z">
        <w:r w:rsidR="005D7A11">
          <w:t xml:space="preserve">objects </w:t>
        </w:r>
      </w:ins>
      <w:r>
        <w:t>in the same game.</w:t>
      </w:r>
    </w:p>
    <w:p w14:paraId="2884D0A4" w14:textId="77777777" w:rsidR="006723AB" w:rsidRPr="00443E11" w:rsidRDefault="006723AB" w:rsidP="006723AB">
      <w:pPr>
        <w:pStyle w:val="Heading1"/>
      </w:pPr>
      <w:commentRangeStart w:id="1705"/>
      <w:r>
        <w:t xml:space="preserve">Game </w:t>
      </w:r>
      <w:r w:rsidRPr="00443E11">
        <w:t xml:space="preserve">Design </w:t>
      </w:r>
      <w:commentRangeEnd w:id="1705"/>
      <w:r w:rsidR="00471CD5">
        <w:rPr>
          <w:rStyle w:val="CommentReference"/>
          <w:rFonts w:asciiTheme="minorHAnsi" w:hAnsiTheme="minorHAnsi"/>
          <w:b w:val="0"/>
        </w:rPr>
        <w:commentReference w:id="1705"/>
      </w:r>
      <w:r>
        <w:t>Considerations</w:t>
      </w:r>
    </w:p>
    <w:p w14:paraId="0A44F720" w14:textId="77777777" w:rsidR="006723AB" w:rsidRPr="00443E11" w:rsidRDefault="006723AB" w:rsidP="006723AB">
      <w:pPr>
        <w:pStyle w:val="BodyTextFirst"/>
      </w:pPr>
      <w:r>
        <w:t>C</w:t>
      </w:r>
      <w:r w:rsidRPr="00443E11">
        <w:t>hapters 1</w:t>
      </w:r>
      <w:r>
        <w:t>–</w:t>
      </w:r>
      <w:r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it’s possible to build an intriguing (albeit simple) puzzle game using only the elements from </w:t>
      </w:r>
      <w:r>
        <w:t>C</w:t>
      </w:r>
      <w:r w:rsidRPr="00443E11">
        <w:t>hapters 1</w:t>
      </w:r>
      <w:r>
        <w:t>–</w:t>
      </w:r>
      <w:r w:rsidRPr="00443E11">
        <w:t xml:space="preserve">5, things get much more interesting when </w:t>
      </w:r>
      <w:r>
        <w:t>you</w:t>
      </w:r>
      <w:r w:rsidRPr="00443E11">
        <w:t xml:space="preserve"> can integrate object detection and collision triggers; these behaviors form the basis for many common game mechanics and provide opportunities to design a wide range of interesting gameplay options.</w:t>
      </w:r>
    </w:p>
    <w:p w14:paraId="12C94E69" w14:textId="77777777" w:rsidR="006723AB" w:rsidRPr="00443E11" w:rsidRDefault="006723AB" w:rsidP="00F84D15">
      <w:pPr>
        <w:pStyle w:val="BodyTextCont"/>
      </w:pPr>
      <w:r w:rsidRPr="00443E11">
        <w:t>Starting with the Game Object</w:t>
      </w:r>
      <w:r>
        <w:t>s</w:t>
      </w:r>
      <w:r w:rsidRPr="00443E11">
        <w:t xml:space="preserve"> project</w:t>
      </w:r>
      <w:r>
        <w:t>,</w:t>
      </w:r>
      <w:r w:rsidRPr="00443E11">
        <w:t xml:space="preserve"> you can see how the screen elements start working together to convey the game setting</w:t>
      </w:r>
      <w:r>
        <w:t>. E</w:t>
      </w:r>
      <w:r w:rsidRPr="00443E11">
        <w:t>ven with the interaction in this project limited to character movement, the setting is beginning to resolve into something that feels coherent</w:t>
      </w:r>
      <w:r>
        <w:t>. T</w:t>
      </w:r>
      <w:r w:rsidRPr="00443E11">
        <w:t xml:space="preserve">he hero character appears to be flying through a moving scene populated by a number of mechanized robots; there’s also a small object in the center of the screen that </w:t>
      </w:r>
      <w:r>
        <w:t>you</w:t>
      </w:r>
      <w:r w:rsidRPr="00443E11">
        <w:t xml:space="preserve"> might imagine could become some kind of special pickup. </w:t>
      </w:r>
    </w:p>
    <w:p w14:paraId="4FD1C612" w14:textId="77777777" w:rsidR="006723AB" w:rsidRPr="00443E11" w:rsidRDefault="006723AB" w:rsidP="00F84D15">
      <w:pPr>
        <w:pStyle w:val="BodyTextCont"/>
      </w:pPr>
      <w:r w:rsidRPr="00443E11">
        <w:t>Even at this basic sta</w:t>
      </w:r>
      <w:r>
        <w:t>ge of development,</w:t>
      </w:r>
      <w:r w:rsidRPr="00443E11">
        <w:t xml:space="preserve"> it’s possible to brainstorm game mechanics that could potentially form the foundation for a full game. If you were designing a simple game mechanic based on only the screen elements found </w:t>
      </w:r>
      <w:r w:rsidRPr="00443E11">
        <w:lastRenderedPageBreak/>
        <w:t>in the Game Object Abstraction project, what kind of behaviors would you choose and what kind of interactions would you require? As one example, imagine that the hero character must avoid colliding with the flying robots and that perhaps some of the robots will detect and follow the hero; maybe the hero is also “zapped” if she comes in</w:t>
      </w:r>
      <w:r>
        <w:t>to</w:t>
      </w:r>
      <w:r w:rsidRPr="00443E11">
        <w:t xml:space="preserve"> contact with a robot. Imagine also that the small object </w:t>
      </w:r>
      <w:r w:rsidRPr="00D17AA2">
        <w:t>in the center of the screen allows the hero to be invincible for a certain duration</w:t>
      </w:r>
      <w:r>
        <w:t>. With these few basic interactions, you</w:t>
      </w:r>
      <w:r w:rsidRPr="00D17AA2">
        <w:t xml:space="preserve"> have </w:t>
      </w:r>
      <w:r>
        <w:t>opened opportunities to explore mechanics and levels typically associated with familiar game genres,</w:t>
      </w:r>
      <w:r w:rsidRPr="00D17AA2">
        <w:t xml:space="preserve"> </w:t>
      </w:r>
      <w:r>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14:paraId="3DA875A8" w14:textId="77777777" w:rsidR="006723AB" w:rsidRPr="00443E11" w:rsidRDefault="006723AB" w:rsidP="00F84D15">
      <w:pPr>
        <w:pStyle w:val="BodyTextCont"/>
      </w:pPr>
      <w:r w:rsidRPr="00443E11">
        <w:t>This is also a good opportunity to brainstorm some of the other nine elements</w:t>
      </w:r>
      <w:r>
        <w:t xml:space="preserve"> </w:t>
      </w:r>
      <w:r w:rsidRPr="00443E11">
        <w:t xml:space="preserve">of game design discussed in Chapter </w:t>
      </w:r>
      <w:r>
        <w:t>1.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t xml:space="preserve">; </w:t>
      </w:r>
      <w:r w:rsidRPr="00443E11">
        <w:t>design constraints often help the creative process by shaping and guiding your ideas.</w:t>
      </w:r>
      <w:r>
        <w:t xml:space="preserve"> </w:t>
      </w:r>
    </w:p>
    <w:p w14:paraId="02B69510" w14:textId="77777777" w:rsidR="006723AB" w:rsidRPr="00443E11" w:rsidRDefault="006723AB" w:rsidP="00F84D15">
      <w:pPr>
        <w:pStyle w:val="BodyTextCont"/>
      </w:pPr>
      <w:r w:rsidRPr="00443E11">
        <w:t>The Vectors: Front and Chase project is interesting from both a game mechanic and presence perspective</w:t>
      </w:r>
      <w:r>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t>. I</w:t>
      </w:r>
      <w:r w:rsidRPr="00443E11">
        <w:t>f you were designing a game where ships were interacting on the ocean, for example, you would likely want their pursuit behavior to take real-world inertia and momentum into consideration</w:t>
      </w:r>
      <w:r>
        <w:t xml:space="preserve"> because </w:t>
      </w:r>
      <w:r w:rsidRPr="00443E11">
        <w:t>ships can’t instantly turn and respond to changes in movement</w:t>
      </w:r>
      <w:r>
        <w:t xml:space="preserve">; </w:t>
      </w:r>
      <w:r w:rsidRPr="00443E11">
        <w:t>rather</w:t>
      </w:r>
      <w:r>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318130EC" w14:textId="77777777" w:rsidR="006723AB" w:rsidRPr="00443E11" w:rsidRDefault="006723AB" w:rsidP="00F84D15">
      <w:pPr>
        <w:pStyle w:val="BodyTextCont"/>
      </w:pPr>
      <w:r w:rsidRPr="00443E11">
        <w:lastRenderedPageBreak/>
        <w:t xml:space="preserve">The Bounding Box and Collisions project introduces the key element of detection to </w:t>
      </w:r>
      <w:r>
        <w:t>y</w:t>
      </w:r>
      <w:r w:rsidRPr="00443E11">
        <w:t>our design arsenal</w:t>
      </w:r>
      <w:r>
        <w:t>. D</w:t>
      </w:r>
      <w:r w:rsidRPr="00443E11">
        <w:t xml:space="preserve">etection allows </w:t>
      </w:r>
      <w:r>
        <w:t>you</w:t>
      </w:r>
      <w:r w:rsidRPr="00443E11">
        <w:t xml:space="preserve"> to begin including more robust cause-and-effect mechanics that form the basis for </w:t>
      </w:r>
      <w:r w:rsidRPr="00F84D15">
        <w:t>many</w:t>
      </w:r>
      <w:r w:rsidRPr="00443E11">
        <w:t xml:space="preserve"> game interactions. Chapter 6 discusses the trade</w:t>
      </w:r>
      <w:r>
        <w:t>-</w:t>
      </w:r>
      <w:r w:rsidRPr="00443E11">
        <w:t xml:space="preserve">offs of choosing between the less precise but more performant bounding box collision detection method </w:t>
      </w:r>
      <w:r>
        <w:t>versus</w:t>
      </w:r>
      <w:r w:rsidRPr="00443E11">
        <w:t xml:space="preserve"> the precise but resource</w:t>
      </w:r>
      <w:r>
        <w:t>-</w:t>
      </w:r>
      <w:r w:rsidRPr="00443E11">
        <w:t>intensive per-pixel detection method</w:t>
      </w:r>
      <w:r>
        <w:t>. T</w:t>
      </w:r>
      <w:r w:rsidRPr="00443E11">
        <w:t>here are situations where the bounding</w:t>
      </w:r>
      <w:r>
        <w:t>-</w:t>
      </w:r>
      <w:r w:rsidRPr="00443E11">
        <w:t>box approach is sufficient, but if players perceive collisions to be arbitrary because the bounding boxes are too removed from the actual visual objects</w:t>
      </w:r>
      <w:r>
        <w:t>,</w:t>
      </w:r>
      <w:r w:rsidRPr="00443E11">
        <w:t xml:space="preserve"> it can negatively impact the sense of presence. Detection and collision are even more powerful design tools when coupled with the result from the Per Pixel Collisions project</w:t>
      </w:r>
      <w:r>
        <w:t>. A</w:t>
      </w:r>
      <w:r w:rsidRPr="00443E11">
        <w:t>lthough the dye pack in this example was used to indicate the first point of collision, you can imagine building interesting casual chains around a new object being produced as the result of two objects colliding (</w:t>
      </w:r>
      <w:r>
        <w:t>for example,</w:t>
      </w:r>
      <w:r w:rsidRPr="00443E11">
        <w:t xml:space="preserve"> player pursues object, player collides with object, object “drops” a new object that enables the player to do something they couldn’t do before).</w:t>
      </w:r>
      <w:r>
        <w:t xml:space="preserve"> </w:t>
      </w:r>
      <w:r w:rsidRPr="00443E11">
        <w:t xml:space="preserve"> Game objects that move around the game screen will typically be animated, of course, so the Sprite Pixel Collisions project review</w:t>
      </w:r>
      <w:r>
        <w:t>ed</w:t>
      </w:r>
      <w:r w:rsidRPr="00443E11">
        <w:t xml:space="preserve"> how to implement collision detection when the object boundaries aren’t stationary. </w:t>
      </w:r>
    </w:p>
    <w:p w14:paraId="443EAAB9" w14:textId="77777777" w:rsidR="006723AB" w:rsidRDefault="006723AB" w:rsidP="00F84D15">
      <w:pPr>
        <w:pStyle w:val="BodyTextCont"/>
      </w:pPr>
      <w:r w:rsidRPr="00443E11">
        <w:t>With the addition of the techniques in Chapter 6</w:t>
      </w:r>
      <w:r>
        <w:t>, you</w:t>
      </w:r>
      <w:r w:rsidRPr="00443E11">
        <w:t xml:space="preserve"> now have a critical mass of behaviors that can be combined to create truly interesting game mechanics relevant to many genres from action games to puzzlers. Of course, game mechanic behaviors are only one of the </w:t>
      </w:r>
      <w:r>
        <w:t>nine</w:t>
      </w:r>
      <w:r w:rsidRPr="00443E11">
        <w:t xml:space="preserve"> elements of game design and typically aren’t sufficient on their own to create a magical gameplay experience: the setting, visual style, meta game elements</w:t>
      </w:r>
      <w:r>
        <w:t>,</w:t>
      </w:r>
      <w:r w:rsidRPr="00443E11">
        <w:t xml:space="preserve"> and the like all have something important to contribute. The good news is that creating a memorable game experience need not be as elaborate as </w:t>
      </w:r>
      <w:r>
        <w:t>you</w:t>
      </w:r>
      <w:r w:rsidRPr="00443E11">
        <w:t xml:space="preserve"> often believe</w:t>
      </w:r>
      <w:r>
        <w:t>. G</w:t>
      </w:r>
      <w:r w:rsidRPr="00443E11">
        <w:t xml:space="preserve">reat games continue being produced based on relatively basic combinations of the behaviors and techniques covered in </w:t>
      </w:r>
      <w:r>
        <w:t>C</w:t>
      </w:r>
      <w:r w:rsidRPr="00443E11">
        <w:t>hapters 1</w:t>
      </w:r>
      <w:r>
        <w:t>–</w:t>
      </w:r>
      <w:r w:rsidRPr="00443E11">
        <w:t xml:space="preserve">6. The games that often shine the brightest aren’t always the most complex, but rather they’re often the games where every aspect of each of the </w:t>
      </w:r>
      <w:r>
        <w:t>nine</w:t>
      </w:r>
      <w:r w:rsidRPr="00443E11">
        <w:t xml:space="preserve"> elements of design is intentional and working together in harmony. If you give the appropriate attention and focus to all aspects of the game design, you’re on a great track to produce something great whether you’re working on your own or you’re part of a large team.</w:t>
      </w:r>
    </w:p>
    <w:p w14:paraId="332855A6" w14:textId="77777777" w:rsidR="006723AB" w:rsidRDefault="006723AB" w:rsidP="006723AB">
      <w:pPr>
        <w:pStyle w:val="BodyText"/>
      </w:pPr>
    </w:p>
    <w:sectPr w:rsidR="006723AB" w:rsidSect="00550743">
      <w:headerReference w:type="even" r:id="rId36"/>
      <w:headerReference w:type="default" r:id="rId37"/>
      <w:footerReference w:type="even" r:id="rId38"/>
      <w:footerReference w:type="default" r:id="rId39"/>
      <w:headerReference w:type="first" r:id="rId40"/>
      <w:footerReference w:type="first" r:id="rId4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Matthew T. Munson" w:date="2021-05-06T17:46:00Z" w:initials="MTM">
    <w:p w14:paraId="28310AEE" w14:textId="77777777" w:rsidR="00086727" w:rsidRDefault="00086727">
      <w:pPr>
        <w:pStyle w:val="CommentText"/>
      </w:pPr>
      <w:r>
        <w:rPr>
          <w:rStyle w:val="CommentReference"/>
        </w:rPr>
        <w:annotationRef/>
      </w:r>
      <w:r>
        <w:t>Differences between 5.4 Font Support and 6.1:</w:t>
      </w:r>
    </w:p>
    <w:p w14:paraId="63B55D5F" w14:textId="77777777" w:rsidR="00086727" w:rsidRDefault="00086727">
      <w:pPr>
        <w:pStyle w:val="CommentText"/>
      </w:pPr>
    </w:p>
    <w:p w14:paraId="64C6CA15" w14:textId="45456796" w:rsidR="00086727" w:rsidRDefault="00086727" w:rsidP="00ED3A08">
      <w:pPr>
        <w:pStyle w:val="CommentText"/>
        <w:numPr>
          <w:ilvl w:val="0"/>
          <w:numId w:val="25"/>
        </w:numPr>
      </w:pPr>
      <w:r>
        <w:t>In gl-matrix.js the vec2.str function now returns .</w:t>
      </w:r>
      <w:proofErr w:type="spellStart"/>
      <w:r>
        <w:t>toPrecision</w:t>
      </w:r>
      <w:proofErr w:type="spellEnd"/>
      <w:r>
        <w:t>(3). Is this a change you want the reader to make?</w:t>
      </w:r>
    </w:p>
    <w:p w14:paraId="12A3C315" w14:textId="77777777" w:rsidR="00086727" w:rsidRDefault="00086727" w:rsidP="00ED3A08">
      <w:pPr>
        <w:pStyle w:val="CommentText"/>
        <w:numPr>
          <w:ilvl w:val="0"/>
          <w:numId w:val="25"/>
        </w:numPr>
      </w:pPr>
    </w:p>
    <w:p w14:paraId="33FA9DB6" w14:textId="3FCC0437" w:rsidR="00086727" w:rsidRDefault="00086727">
      <w:pPr>
        <w:pStyle w:val="CommentText"/>
      </w:pPr>
    </w:p>
  </w:comment>
  <w:comment w:id="26" w:author="Kelvin Sung" w:date="2021-05-13T14:38:00Z" w:initials="KS">
    <w:p w14:paraId="632FBCBE" w14:textId="3582F231" w:rsidR="00086727" w:rsidRDefault="00086727">
      <w:pPr>
        <w:pStyle w:val="CommentText"/>
      </w:pPr>
      <w:r>
        <w:rPr>
          <w:rStyle w:val="CommentReference"/>
        </w:rPr>
        <w:annotationRef/>
      </w:r>
      <w:proofErr w:type="spellStart"/>
      <w:r>
        <w:t>Neh</w:t>
      </w:r>
      <w:proofErr w:type="spellEnd"/>
      <w:r>
        <w:t>, we are ok.</w:t>
      </w:r>
    </w:p>
  </w:comment>
  <w:comment w:id="81" w:author="Matthew T. Munson" w:date="2021-05-06T17:49:00Z" w:initials="MTM">
    <w:p w14:paraId="50320BF7" w14:textId="22054205" w:rsidR="00086727" w:rsidRDefault="00086727">
      <w:pPr>
        <w:pStyle w:val="CommentText"/>
      </w:pPr>
      <w:r>
        <w:rPr>
          <w:rStyle w:val="CommentReference"/>
        </w:rPr>
        <w:annotationRef/>
      </w:r>
      <w:r>
        <w:t xml:space="preserve">Reminder: Add </w:t>
      </w:r>
      <w:proofErr w:type="spellStart"/>
      <w:r>
        <w:t>GameObject</w:t>
      </w:r>
      <w:proofErr w:type="spellEnd"/>
      <w:r>
        <w:t xml:space="preserve"> to index.js</w:t>
      </w:r>
    </w:p>
  </w:comment>
  <w:comment w:id="82" w:author="Kelvin Sung" w:date="2021-05-13T16:32:00Z" w:initials="KS">
    <w:p w14:paraId="0DAE2304" w14:textId="342BFD45" w:rsidR="00086727" w:rsidRDefault="00086727">
      <w:pPr>
        <w:pStyle w:val="CommentText"/>
      </w:pPr>
      <w:r>
        <w:rPr>
          <w:rStyle w:val="CommentReference"/>
        </w:rPr>
        <w:annotationRef/>
      </w:r>
      <w:r>
        <w:t>done</w:t>
      </w:r>
    </w:p>
  </w:comment>
  <w:comment w:id="83" w:author="Matthew T. Munson" w:date="2021-05-06T17:50:00Z" w:initials="MTM">
    <w:p w14:paraId="3EC27ADB" w14:textId="0F3C4BED" w:rsidR="00086727" w:rsidRDefault="00086727">
      <w:pPr>
        <w:pStyle w:val="CommentText"/>
      </w:pPr>
      <w:r>
        <w:rPr>
          <w:rStyle w:val="CommentReference"/>
        </w:rPr>
        <w:annotationRef/>
      </w:r>
      <w:r>
        <w:t xml:space="preserve">Reminder: Add </w:t>
      </w:r>
      <w:proofErr w:type="spellStart"/>
      <w:r>
        <w:t>GameObjectSet</w:t>
      </w:r>
      <w:proofErr w:type="spellEnd"/>
      <w:r>
        <w:t xml:space="preserve"> to index.js</w:t>
      </w:r>
    </w:p>
  </w:comment>
  <w:comment w:id="84" w:author="Kelvin Sung" w:date="2021-05-13T16:32:00Z" w:initials="KS">
    <w:p w14:paraId="3C55EB7F" w14:textId="4BE0E496" w:rsidR="00086727" w:rsidRDefault="00086727">
      <w:pPr>
        <w:pStyle w:val="CommentText"/>
      </w:pPr>
      <w:r>
        <w:rPr>
          <w:rStyle w:val="CommentReference"/>
        </w:rPr>
        <w:annotationRef/>
      </w:r>
      <w:r>
        <w:t>done</w:t>
      </w:r>
    </w:p>
  </w:comment>
  <w:comment w:id="332" w:author="Kelvin Sung" w:date="2021-05-13T17:08:00Z" w:initials="KS">
    <w:p w14:paraId="6D16F011" w14:textId="74336772" w:rsidR="00086727" w:rsidRDefault="00086727">
      <w:pPr>
        <w:pStyle w:val="CommentText"/>
      </w:pPr>
      <w:r>
        <w:rPr>
          <w:rStyle w:val="CommentReference"/>
        </w:rPr>
        <w:annotationRef/>
      </w:r>
      <w:r>
        <w:t xml:space="preserve">do not include “//” </w:t>
      </w:r>
    </w:p>
  </w:comment>
  <w:comment w:id="371" w:author="Matthew T. Munson" w:date="2021-05-06T14:17:00Z" w:initials="MTM">
    <w:p w14:paraId="322EB0E9" w14:textId="0092D42A" w:rsidR="00086727" w:rsidRDefault="00086727">
      <w:pPr>
        <w:pStyle w:val="CommentText"/>
      </w:pPr>
      <w:r>
        <w:rPr>
          <w:rStyle w:val="CommentReference"/>
        </w:rPr>
        <w:annotationRef/>
      </w:r>
      <w:r>
        <w:t>Heading is awkward. Do you like either of these?</w:t>
      </w:r>
      <w:r>
        <w:br/>
        <w:t>“Creating a Chase Mechanic”</w:t>
      </w:r>
    </w:p>
    <w:p w14:paraId="10541032" w14:textId="2C27391E" w:rsidR="00086727" w:rsidRDefault="00086727">
      <w:pPr>
        <w:pStyle w:val="CommentText"/>
      </w:pPr>
      <w:r>
        <w:t xml:space="preserve">“Interactions Between </w:t>
      </w:r>
      <w:proofErr w:type="spellStart"/>
      <w:r>
        <w:t>GameObjects</w:t>
      </w:r>
      <w:proofErr w:type="spellEnd"/>
      <w:r>
        <w:t>”</w:t>
      </w:r>
    </w:p>
  </w:comment>
  <w:comment w:id="372" w:author="Kelvin Sung" w:date="2021-05-13T18:30:00Z" w:initials="KS">
    <w:p w14:paraId="06DC75AF" w14:textId="0AAD67FF" w:rsidR="00086727" w:rsidRDefault="00086727">
      <w:pPr>
        <w:pStyle w:val="CommentText"/>
      </w:pPr>
      <w:r>
        <w:rPr>
          <w:rStyle w:val="CommentReference"/>
        </w:rPr>
        <w:annotationRef/>
      </w:r>
      <w:r>
        <w:t>Fixed. Thanks! … I am a little concerned with “Mechanic” as it is a rather overloaded word in the context of videogames. … is Behavior ok?</w:t>
      </w:r>
    </w:p>
  </w:comment>
  <w:comment w:id="373" w:author="Matthew T. Munson" w:date="2021-05-15T15:06:00Z" w:initials="MTM">
    <w:p w14:paraId="1BB64F4D" w14:textId="2FAEF2D8" w:rsidR="00F305C7" w:rsidRDefault="00F305C7">
      <w:pPr>
        <w:pStyle w:val="CommentText"/>
      </w:pPr>
      <w:r>
        <w:rPr>
          <w:rStyle w:val="CommentReference"/>
        </w:rPr>
        <w:annotationRef/>
      </w:r>
      <w:r>
        <w:t>Looks great!</w:t>
      </w:r>
    </w:p>
  </w:comment>
  <w:comment w:id="390" w:author="Kelvin Sung" w:date="2021-05-13T18:43:00Z" w:initials="KS">
    <w:p w14:paraId="3AD964B8" w14:textId="0289D5CC" w:rsidR="00086727" w:rsidRDefault="00086727">
      <w:pPr>
        <w:pStyle w:val="CommentText"/>
      </w:pPr>
      <w:r>
        <w:rPr>
          <w:rStyle w:val="CommentReference"/>
        </w:rPr>
        <w:annotationRef/>
      </w:r>
      <w:r>
        <w:t>Self-promoting … I wonder if this is appropriate. We did not do this for Matrix.</w:t>
      </w:r>
    </w:p>
  </w:comment>
  <w:comment w:id="761" w:author="Matthew T. Munson" w:date="2021-05-09T22:51:00Z" w:initials="MTM">
    <w:p w14:paraId="08976B6C" w14:textId="77777777" w:rsidR="00086727" w:rsidRDefault="00086727" w:rsidP="00876E52">
      <w:pPr>
        <w:pStyle w:val="CommentText"/>
      </w:pPr>
      <w:r>
        <w:rPr>
          <w:rStyle w:val="CommentReference"/>
        </w:rPr>
        <w:annotationRef/>
      </w:r>
      <w:r>
        <w:t>I changed this to clarify that the enumeration was above the class declaration. Change as desired</w:t>
      </w:r>
    </w:p>
  </w:comment>
  <w:comment w:id="762" w:author="Kelvin Sung" w:date="2021-05-14T07:33:00Z" w:initials="KS">
    <w:p w14:paraId="2F9AA3CB" w14:textId="501BA41B" w:rsidR="00086727" w:rsidRDefault="00086727">
      <w:pPr>
        <w:pStyle w:val="CommentText"/>
      </w:pPr>
      <w:r>
        <w:rPr>
          <w:rStyle w:val="CommentReference"/>
        </w:rPr>
        <w:annotationRef/>
      </w:r>
      <w:r>
        <w:t>Let’s start with this instead.</w:t>
      </w:r>
    </w:p>
  </w:comment>
  <w:comment w:id="807" w:author="Matthew T. Munson" w:date="2021-05-09T22:51:00Z" w:initials="MTM">
    <w:p w14:paraId="2842B69D" w14:textId="27A2DE1A" w:rsidR="00086727" w:rsidRDefault="00086727">
      <w:pPr>
        <w:pStyle w:val="CommentText"/>
      </w:pPr>
      <w:r>
        <w:rPr>
          <w:rStyle w:val="CommentReference"/>
        </w:rPr>
        <w:annotationRef/>
      </w:r>
      <w:r>
        <w:t>I changed this to clarify that the enumeration was above the class declaration. Change as desired</w:t>
      </w:r>
    </w:p>
  </w:comment>
  <w:comment w:id="855" w:author="Matthew T. Munson" w:date="2021-05-09T22:57:00Z" w:initials="MTM">
    <w:p w14:paraId="47979914" w14:textId="77777777" w:rsidR="00086727" w:rsidRDefault="00086727">
      <w:pPr>
        <w:pStyle w:val="CommentText"/>
      </w:pPr>
      <w:r>
        <w:rPr>
          <w:rStyle w:val="CommentReference"/>
        </w:rPr>
        <w:annotationRef/>
      </w:r>
      <w:r>
        <w:t xml:space="preserve">We also import the </w:t>
      </w:r>
      <w:proofErr w:type="spellStart"/>
      <w:r>
        <w:t>Boundingbox</w:t>
      </w:r>
      <w:proofErr w:type="spellEnd"/>
      <w:r>
        <w:t xml:space="preserve"> in this class, should that be mentioned?</w:t>
      </w:r>
    </w:p>
    <w:p w14:paraId="152F9A86" w14:textId="77777777" w:rsidR="00086727" w:rsidRDefault="00086727">
      <w:pPr>
        <w:pStyle w:val="CommentText"/>
      </w:pPr>
    </w:p>
    <w:p w14:paraId="0235F144" w14:textId="28AC2BC5" w:rsidR="00086727" w:rsidRDefault="00086727">
      <w:pPr>
        <w:pStyle w:val="CommentText"/>
      </w:pPr>
      <w:r>
        <w:t>Import Code in case you want it:</w:t>
      </w:r>
    </w:p>
    <w:p w14:paraId="7017F556" w14:textId="622BDD1A" w:rsidR="00086727" w:rsidRDefault="00086727">
      <w:pPr>
        <w:pStyle w:val="CommentText"/>
      </w:pPr>
    </w:p>
    <w:p w14:paraId="47CE07D6" w14:textId="600D8BCF" w:rsidR="00086727" w:rsidRDefault="00086727">
      <w:pPr>
        <w:pStyle w:val="CommentText"/>
      </w:pPr>
      <w:r w:rsidRPr="007B512E">
        <w:t xml:space="preserve">import </w:t>
      </w:r>
      <w:proofErr w:type="spellStart"/>
      <w:r w:rsidRPr="007B512E">
        <w:t>BoundingBox</w:t>
      </w:r>
      <w:proofErr w:type="spellEnd"/>
      <w:r w:rsidRPr="007B512E">
        <w:t xml:space="preserve"> from "../bounding_box.js";</w:t>
      </w:r>
    </w:p>
    <w:p w14:paraId="675E89B2" w14:textId="5E47C3F8" w:rsidR="00086727" w:rsidRDefault="00086727">
      <w:pPr>
        <w:pStyle w:val="CommentText"/>
      </w:pPr>
    </w:p>
  </w:comment>
  <w:comment w:id="902" w:author="Matthew T. Munson" w:date="2021-05-09T22:59:00Z" w:initials="MTM">
    <w:p w14:paraId="6B5FAAA9" w14:textId="54B8CD73" w:rsidR="00086727" w:rsidRDefault="00086727">
      <w:pPr>
        <w:pStyle w:val="CommentText"/>
      </w:pPr>
      <w:r>
        <w:rPr>
          <w:rStyle w:val="CommentReference"/>
        </w:rPr>
        <w:annotationRef/>
      </w:r>
      <w:r>
        <w:t>Same Import, one less period on path</w:t>
      </w:r>
    </w:p>
    <w:p w14:paraId="6B9350AD" w14:textId="77777777" w:rsidR="00086727" w:rsidRDefault="00086727">
      <w:pPr>
        <w:pStyle w:val="CommentText"/>
      </w:pPr>
    </w:p>
    <w:p w14:paraId="6BAA0D4B" w14:textId="25FB65FD" w:rsidR="00086727" w:rsidRDefault="00086727">
      <w:pPr>
        <w:pStyle w:val="CommentText"/>
      </w:pPr>
      <w:r w:rsidRPr="007B512E">
        <w:t xml:space="preserve">import </w:t>
      </w:r>
      <w:proofErr w:type="spellStart"/>
      <w:r w:rsidRPr="007B512E">
        <w:t>BoundingBox</w:t>
      </w:r>
      <w:proofErr w:type="spellEnd"/>
      <w:r w:rsidRPr="007B512E">
        <w:t xml:space="preserve"> from "./bounding_box.js";</w:t>
      </w:r>
    </w:p>
  </w:comment>
  <w:comment w:id="1005" w:author="Matthew T. Munson" w:date="2021-05-10T00:48:00Z" w:initials="MTM">
    <w:p w14:paraId="2FFCF4CA" w14:textId="0E763695" w:rsidR="00086727" w:rsidRDefault="00086727">
      <w:pPr>
        <w:pStyle w:val="CommentText"/>
      </w:pPr>
      <w:r>
        <w:rPr>
          <w:rStyle w:val="CommentReference"/>
        </w:rPr>
        <w:annotationRef/>
      </w:r>
      <w:r>
        <w:t>Based on the new code added to this project I am assuming this figure needs to be updated. I can do this!! Will complete by revision round II</w:t>
      </w:r>
    </w:p>
  </w:comment>
  <w:comment w:id="1006" w:author="Kelvin Sung" w:date="2021-05-14T08:38:00Z" w:initials="KS">
    <w:p w14:paraId="146E37B6" w14:textId="7B713D18" w:rsidR="00086727" w:rsidRDefault="00086727">
      <w:pPr>
        <w:pStyle w:val="CommentText"/>
      </w:pPr>
      <w:r>
        <w:rPr>
          <w:rStyle w:val="CommentReference"/>
        </w:rPr>
        <w:annotationRef/>
      </w:r>
      <w:r>
        <w:t>Try running the examples on the website, no need to update here.</w:t>
      </w:r>
    </w:p>
  </w:comment>
  <w:comment w:id="1009" w:author="Matthew T. Munson" w:date="2021-05-09T23:40:00Z" w:initials="MTM">
    <w:p w14:paraId="43B62995" w14:textId="7736E0DA" w:rsidR="00086727" w:rsidRDefault="00086727">
      <w:pPr>
        <w:pStyle w:val="CommentText"/>
      </w:pPr>
      <w:r>
        <w:rPr>
          <w:rStyle w:val="CommentReference"/>
        </w:rPr>
        <w:annotationRef/>
      </w:r>
      <w:r>
        <w:t>is opaque a better word for this? Not sure if nontransparent is common jargon</w:t>
      </w:r>
    </w:p>
  </w:comment>
  <w:comment w:id="1010" w:author="Kelvin Sung" w:date="2021-05-14T08:41:00Z" w:initials="KS">
    <w:p w14:paraId="51D552C0" w14:textId="560F2818" w:rsidR="00086727" w:rsidRDefault="00086727">
      <w:pPr>
        <w:pStyle w:val="CommentText"/>
      </w:pPr>
      <w:r>
        <w:rPr>
          <w:rStyle w:val="CommentReference"/>
        </w:rPr>
        <w:annotationRef/>
      </w:r>
      <w:r>
        <w:t>There is “semi-transparent” that must be addressed. “opaque” means blocking, right? Added in a note for this.</w:t>
      </w:r>
    </w:p>
  </w:comment>
  <w:comment w:id="1033" w:author="Matthew T. Munson" w:date="2021-05-15T15:32:00Z" w:initials="MTM">
    <w:p w14:paraId="3F35B92F" w14:textId="0C6BA336" w:rsidR="00EA6B3D" w:rsidRDefault="00EA6B3D">
      <w:pPr>
        <w:pStyle w:val="CommentText"/>
      </w:pPr>
      <w:r>
        <w:rPr>
          <w:rStyle w:val="CommentReference"/>
        </w:rPr>
        <w:annotationRef/>
      </w:r>
      <w:r>
        <w:t>Not sure if we’ve defined occlusion up to this point but we may need a definition somewhere</w:t>
      </w:r>
    </w:p>
  </w:comment>
  <w:comment w:id="1062" w:author="Matthew T. Munson" w:date="2021-05-10T00:06:00Z" w:initials="MTM">
    <w:p w14:paraId="7D79BE31" w14:textId="5FB64CAB" w:rsidR="00086727" w:rsidRDefault="00086727">
      <w:pPr>
        <w:pStyle w:val="CommentText"/>
      </w:pPr>
      <w:r>
        <w:rPr>
          <w:rStyle w:val="CommentReference"/>
        </w:rPr>
        <w:annotationRef/>
      </w:r>
      <w:r>
        <w:t>This is the section I added per your email</w:t>
      </w:r>
    </w:p>
  </w:comment>
  <w:comment w:id="1063" w:author="Kelvin Sung" w:date="2021-05-14T09:15:00Z" w:initials="KS">
    <w:p w14:paraId="06577BA3" w14:textId="3BEFF21D" w:rsidR="00086727" w:rsidRDefault="00086727">
      <w:pPr>
        <w:pStyle w:val="CommentText"/>
      </w:pPr>
      <w:r>
        <w:rPr>
          <w:rStyle w:val="CommentReference"/>
        </w:rPr>
        <w:annotationRef/>
      </w:r>
      <w:r>
        <w:t>Cool!</w:t>
      </w:r>
    </w:p>
  </w:comment>
  <w:comment w:id="1122" w:author="Matthew T. Munson" w:date="2021-05-09T23:51:00Z" w:initials="MTM">
    <w:p w14:paraId="46E2EEA6" w14:textId="7D3AE328" w:rsidR="00086727" w:rsidRDefault="00086727">
      <w:pPr>
        <w:pStyle w:val="CommentText"/>
      </w:pPr>
      <w:r>
        <w:rPr>
          <w:rStyle w:val="CommentReference"/>
        </w:rPr>
        <w:annotationRef/>
      </w:r>
      <w:r>
        <w:t>A bug in Word for MacOS is preventing me from formatting this properly, my apologies</w:t>
      </w:r>
    </w:p>
  </w:comment>
  <w:comment w:id="1123" w:author="Kelvin Sung" w:date="2021-05-14T09:24:00Z" w:initials="KS">
    <w:p w14:paraId="300DA5E2" w14:textId="7A688FC6" w:rsidR="00086727" w:rsidRDefault="00086727">
      <w:pPr>
        <w:pStyle w:val="CommentText"/>
      </w:pPr>
      <w:r>
        <w:rPr>
          <w:rStyle w:val="CommentReference"/>
        </w:rPr>
        <w:annotationRef/>
      </w:r>
      <w:r>
        <w:t>All good</w:t>
      </w:r>
    </w:p>
  </w:comment>
  <w:comment w:id="1150" w:author="Matthew T. Munson" w:date="2021-05-10T00:08:00Z" w:initials="MTM">
    <w:p w14:paraId="4723ACC2" w14:textId="77777777" w:rsidR="00086727" w:rsidRDefault="00086727" w:rsidP="00F4482C">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1151" w:author="Kelvin Sung" w:date="2021-05-14T09:17:00Z" w:initials="KS">
    <w:p w14:paraId="3EA77A60" w14:textId="77777777" w:rsidR="00086727" w:rsidRDefault="00086727" w:rsidP="00F4482C">
      <w:pPr>
        <w:pStyle w:val="CommentText"/>
      </w:pPr>
      <w:r>
        <w:rPr>
          <w:rStyle w:val="CommentReference"/>
        </w:rPr>
        <w:annotationRef/>
      </w:r>
      <w:r>
        <w:t xml:space="preserve">This is what the “Organize the Source Code” section is meant to do. </w:t>
      </w:r>
    </w:p>
  </w:comment>
  <w:comment w:id="1154" w:author="Matthew T. Munson" w:date="2021-05-10T00:06:00Z" w:initials="MTM">
    <w:p w14:paraId="246EAD5A" w14:textId="77777777" w:rsidR="00086727" w:rsidRDefault="00086727" w:rsidP="000A6DC9">
      <w:pPr>
        <w:pStyle w:val="CommentText"/>
      </w:pPr>
      <w:r>
        <w:rPr>
          <w:rStyle w:val="CommentReference"/>
        </w:rPr>
        <w:annotationRef/>
      </w:r>
      <w:r>
        <w:t>This is the section I added per your email</w:t>
      </w:r>
    </w:p>
  </w:comment>
  <w:comment w:id="1155" w:author="Kelvin Sung" w:date="2021-05-14T09:15:00Z" w:initials="KS">
    <w:p w14:paraId="44FD1FF3" w14:textId="77777777" w:rsidR="00086727" w:rsidRDefault="00086727" w:rsidP="000A6DC9">
      <w:pPr>
        <w:pStyle w:val="CommentText"/>
      </w:pPr>
      <w:r>
        <w:rPr>
          <w:rStyle w:val="CommentReference"/>
        </w:rPr>
        <w:annotationRef/>
      </w:r>
      <w:r>
        <w:t>Cool!</w:t>
      </w:r>
    </w:p>
  </w:comment>
  <w:comment w:id="1135" w:author="Matthew T. Munson" w:date="2021-05-10T00:08:00Z" w:initials="MTM">
    <w:p w14:paraId="1DF59FDB" w14:textId="3DE64D43" w:rsidR="00086727" w:rsidRDefault="00086727">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1136" w:author="Kelvin Sung" w:date="2021-05-14T09:17:00Z" w:initials="KS">
    <w:p w14:paraId="3DBF8757" w14:textId="48880C16" w:rsidR="00086727" w:rsidRDefault="00086727">
      <w:pPr>
        <w:pStyle w:val="CommentText"/>
      </w:pPr>
      <w:r>
        <w:rPr>
          <w:rStyle w:val="CommentReference"/>
        </w:rPr>
        <w:annotationRef/>
      </w:r>
      <w:r>
        <w:t xml:space="preserve">This is what the “Organize the Source Code” section is meant to do. </w:t>
      </w:r>
    </w:p>
  </w:comment>
  <w:comment w:id="1298" w:author="Matthew T. Munson" w:date="2021-05-10T00:14:00Z" w:initials="MTM">
    <w:p w14:paraId="6F492236" w14:textId="5ECCBE22" w:rsidR="00086727" w:rsidRDefault="00086727">
      <w:pPr>
        <w:pStyle w:val="CommentText"/>
      </w:pPr>
      <w:r>
        <w:rPr>
          <w:rStyle w:val="CommentReference"/>
        </w:rPr>
        <w:annotationRef/>
      </w:r>
      <w:r>
        <w:t>Changes from here on assume that the reader has created texture_renderable_main.js</w:t>
      </w:r>
    </w:p>
  </w:comment>
  <w:comment w:id="1299" w:author="Kelvin Sung" w:date="2021-05-14T09:49:00Z" w:initials="KS">
    <w:p w14:paraId="25638BF9" w14:textId="0C72A8F5" w:rsidR="00086727" w:rsidRDefault="00086727">
      <w:pPr>
        <w:pStyle w:val="CommentText"/>
      </w:pPr>
      <w:r>
        <w:rPr>
          <w:rStyle w:val="CommentReference"/>
        </w:rPr>
        <w:annotationRef/>
      </w:r>
      <w:r>
        <w:t>Source comparison from 6.3 shows, right?</w:t>
      </w:r>
    </w:p>
  </w:comment>
  <w:comment w:id="1303" w:author="Matthew T. Munson" w:date="2021-05-10T00:17:00Z" w:initials="MTM">
    <w:p w14:paraId="19DC3772" w14:textId="359BE390" w:rsidR="00086727" w:rsidRDefault="00086727">
      <w:pPr>
        <w:pStyle w:val="CommentText"/>
      </w:pPr>
      <w:r>
        <w:rPr>
          <w:rStyle w:val="CommentReference"/>
        </w:rPr>
        <w:annotationRef/>
      </w:r>
      <w:r>
        <w:t>Double check that I changed this to the correct thing and that this is still relevant</w:t>
      </w:r>
    </w:p>
  </w:comment>
  <w:comment w:id="1304" w:author="Kelvin Sung" w:date="2021-05-14T15:59:00Z" w:initials="KS">
    <w:p w14:paraId="0986C591" w14:textId="36877AF4" w:rsidR="00086727" w:rsidRDefault="00086727">
      <w:pPr>
        <w:pStyle w:val="CommentText"/>
      </w:pPr>
      <w:r>
        <w:rPr>
          <w:rStyle w:val="CommentReference"/>
        </w:rPr>
        <w:annotationRef/>
      </w:r>
      <w:r>
        <w:t>Checked. Thanks.</w:t>
      </w:r>
    </w:p>
  </w:comment>
  <w:comment w:id="1325" w:author="Matthew T. Munson" w:date="2021-05-10T00:21:00Z" w:initials="MTM">
    <w:p w14:paraId="37576AC2" w14:textId="0F1DF9B4" w:rsidR="00086727" w:rsidRDefault="00086727">
      <w:pPr>
        <w:pStyle w:val="CommentText"/>
      </w:pPr>
      <w:r>
        <w:rPr>
          <w:rStyle w:val="CommentReference"/>
        </w:rPr>
        <w:annotationRef/>
      </w:r>
      <w:r>
        <w:t>This may need to be explained differently as we now use underscores for all naming</w:t>
      </w:r>
    </w:p>
  </w:comment>
  <w:comment w:id="1356" w:author="Matthew T. Munson" w:date="2021-05-10T00:43:00Z" w:initials="MTM">
    <w:p w14:paraId="34428635" w14:textId="1702B61E" w:rsidR="00086727" w:rsidRDefault="00086727">
      <w:pPr>
        <w:pStyle w:val="CommentText"/>
      </w:pPr>
      <w:r>
        <w:rPr>
          <w:rStyle w:val="CommentReference"/>
        </w:rPr>
        <w:annotationRef/>
      </w:r>
      <w:r>
        <w:t>There appear to be changes to update() dye_pack.js. The new function is:</w:t>
      </w:r>
    </w:p>
    <w:p w14:paraId="281CF18E" w14:textId="77777777" w:rsidR="00086727" w:rsidRDefault="00086727">
      <w:pPr>
        <w:pStyle w:val="CommentText"/>
      </w:pPr>
    </w:p>
    <w:p w14:paraId="3029BEA3" w14:textId="77777777" w:rsidR="00086727" w:rsidRDefault="00086727">
      <w:pPr>
        <w:pStyle w:val="CommentText"/>
      </w:pPr>
    </w:p>
    <w:p w14:paraId="6C015EC2" w14:textId="77777777" w:rsidR="00086727" w:rsidRDefault="00086727" w:rsidP="00EE34CB">
      <w:pPr>
        <w:pStyle w:val="CommentText"/>
      </w:pPr>
      <w:r>
        <w:t>update() {</w:t>
      </w:r>
    </w:p>
    <w:p w14:paraId="15CD3706" w14:textId="7FE4D1F7" w:rsidR="00086727" w:rsidRDefault="00086727" w:rsidP="000A3337">
      <w:pPr>
        <w:pStyle w:val="CommentText"/>
      </w:pPr>
      <w:r>
        <w:t xml:space="preserve">        </w:t>
      </w:r>
    </w:p>
    <w:p w14:paraId="7CC49DCB" w14:textId="77777777" w:rsidR="00086727" w:rsidRDefault="00086727" w:rsidP="00EE34CB">
      <w:pPr>
        <w:pStyle w:val="CommentText"/>
      </w:pPr>
      <w:r>
        <w:t>}</w:t>
      </w:r>
    </w:p>
    <w:p w14:paraId="4258041B" w14:textId="0857FAC1" w:rsidR="00086727" w:rsidRDefault="00086727" w:rsidP="00EE34CB">
      <w:pPr>
        <w:pStyle w:val="CommentText"/>
      </w:pPr>
    </w:p>
  </w:comment>
  <w:comment w:id="1357" w:author="Kelvin Sung" w:date="2021-05-14T17:59:00Z" w:initials="KS">
    <w:p w14:paraId="2737A003" w14:textId="72DFBFC3" w:rsidR="00086727" w:rsidRDefault="00086727">
      <w:pPr>
        <w:pStyle w:val="CommentText"/>
      </w:pPr>
      <w:r>
        <w:rPr>
          <w:rStyle w:val="CommentReference"/>
        </w:rPr>
        <w:annotationRef/>
      </w:r>
      <w:r>
        <w:t xml:space="preserve">Yeah, but we only care about “noteworthy code” … if you are confused by the code, then, we should add in a paragraph describing the fact that both Collector and Portal subclasses from the </w:t>
      </w:r>
      <w:proofErr w:type="spellStart"/>
      <w:r>
        <w:t>TextureObject</w:t>
      </w:r>
      <w:proofErr w:type="spellEnd"/>
      <w:r>
        <w:t xml:space="preserve"> where the position is controlled by parameters passed.</w:t>
      </w:r>
    </w:p>
  </w:comment>
  <w:comment w:id="1358" w:author="Kelvin Sung" w:date="2021-05-14T18:20:00Z" w:initials="KS">
    <w:p w14:paraId="0CCC97A0" w14:textId="1FE18B4D" w:rsidR="00086727" w:rsidRDefault="00086727">
      <w:pPr>
        <w:pStyle w:val="CommentText"/>
      </w:pPr>
      <w:r>
        <w:rPr>
          <w:rStyle w:val="CommentReference"/>
        </w:rPr>
        <w:annotationRef/>
      </w:r>
    </w:p>
  </w:comment>
  <w:comment w:id="1359" w:author="Matthew T. Munson" w:date="2021-05-15T15:44:00Z" w:initials="MTM">
    <w:p w14:paraId="7E4347A2" w14:textId="70407E5A" w:rsidR="001204C2" w:rsidRDefault="001204C2">
      <w:pPr>
        <w:pStyle w:val="CommentText"/>
      </w:pPr>
      <w:r>
        <w:rPr>
          <w:rStyle w:val="CommentReference"/>
        </w:rPr>
        <w:annotationRef/>
      </w:r>
      <w:r>
        <w:t>I didn’t find it confusing, just making note of the diff!</w:t>
      </w:r>
    </w:p>
  </w:comment>
  <w:comment w:id="1608" w:author="Matthew T. Munson" w:date="2021-05-10T01:04:00Z" w:initials="MTM">
    <w:p w14:paraId="747B899B" w14:textId="2AB0A308" w:rsidR="00086727" w:rsidRDefault="00086727">
      <w:pPr>
        <w:pStyle w:val="CommentText"/>
      </w:pPr>
      <w:r>
        <w:rPr>
          <w:rStyle w:val="CommentReference"/>
        </w:rPr>
        <w:annotationRef/>
      </w:r>
      <w:r>
        <w:t>Need a transition into these changes, which used to be a separate section. Maybe the first part should be numbered?</w:t>
      </w:r>
    </w:p>
  </w:comment>
  <w:comment w:id="1705" w:author="Kelvin Sung" w:date="2021-05-14T18:59:00Z" w:initials="KS">
    <w:p w14:paraId="573A1037" w14:textId="4470177B" w:rsidR="00086727" w:rsidRDefault="00086727">
      <w:pPr>
        <w:pStyle w:val="CommentText"/>
      </w:pPr>
      <w:r>
        <w:rPr>
          <w:rStyle w:val="CommentReference"/>
        </w:rPr>
        <w:annotationRef/>
      </w:r>
      <w:r>
        <w:t>Wait for Jason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FA9DB6" w15:done="0"/>
  <w15:commentEx w15:paraId="632FBCBE" w15:paraIdParent="33FA9DB6" w15:done="0"/>
  <w15:commentEx w15:paraId="50320BF7" w15:done="0"/>
  <w15:commentEx w15:paraId="0DAE2304" w15:paraIdParent="50320BF7" w15:done="0"/>
  <w15:commentEx w15:paraId="3EC27ADB" w15:done="0"/>
  <w15:commentEx w15:paraId="3C55EB7F" w15:paraIdParent="3EC27ADB" w15:done="0"/>
  <w15:commentEx w15:paraId="6D16F011" w15:done="0"/>
  <w15:commentEx w15:paraId="10541032" w15:done="0"/>
  <w15:commentEx w15:paraId="06DC75AF" w15:paraIdParent="10541032" w15:done="0"/>
  <w15:commentEx w15:paraId="1BB64F4D" w15:paraIdParent="10541032" w15:done="0"/>
  <w15:commentEx w15:paraId="3AD964B8" w15:done="0"/>
  <w15:commentEx w15:paraId="08976B6C" w15:done="0"/>
  <w15:commentEx w15:paraId="2F9AA3CB" w15:paraIdParent="08976B6C" w15:done="0"/>
  <w15:commentEx w15:paraId="2842B69D" w15:done="0"/>
  <w15:commentEx w15:paraId="675E89B2" w15:done="0"/>
  <w15:commentEx w15:paraId="6BAA0D4B" w15:done="0"/>
  <w15:commentEx w15:paraId="2FFCF4CA" w15:done="0"/>
  <w15:commentEx w15:paraId="146E37B6" w15:paraIdParent="2FFCF4CA" w15:done="0"/>
  <w15:commentEx w15:paraId="43B62995" w15:done="0"/>
  <w15:commentEx w15:paraId="51D552C0" w15:paraIdParent="43B62995" w15:done="0"/>
  <w15:commentEx w15:paraId="3F35B92F" w15:done="0"/>
  <w15:commentEx w15:paraId="7D79BE31" w15:done="0"/>
  <w15:commentEx w15:paraId="06577BA3" w15:paraIdParent="7D79BE31" w15:done="0"/>
  <w15:commentEx w15:paraId="46E2EEA6" w15:done="0"/>
  <w15:commentEx w15:paraId="300DA5E2" w15:paraIdParent="46E2EEA6" w15:done="0"/>
  <w15:commentEx w15:paraId="4723ACC2" w15:done="0"/>
  <w15:commentEx w15:paraId="3EA77A60" w15:paraIdParent="4723ACC2" w15:done="0"/>
  <w15:commentEx w15:paraId="246EAD5A" w15:done="0"/>
  <w15:commentEx w15:paraId="44FD1FF3" w15:paraIdParent="246EAD5A" w15:done="0"/>
  <w15:commentEx w15:paraId="1DF59FDB" w15:done="0"/>
  <w15:commentEx w15:paraId="3DBF8757" w15:paraIdParent="1DF59FDB" w15:done="0"/>
  <w15:commentEx w15:paraId="6F492236" w15:done="0"/>
  <w15:commentEx w15:paraId="25638BF9" w15:paraIdParent="6F492236" w15:done="0"/>
  <w15:commentEx w15:paraId="19DC3772" w15:done="0"/>
  <w15:commentEx w15:paraId="0986C591" w15:paraIdParent="19DC3772" w15:done="0"/>
  <w15:commentEx w15:paraId="37576AC2" w15:done="0"/>
  <w15:commentEx w15:paraId="4258041B" w15:done="0"/>
  <w15:commentEx w15:paraId="2737A003" w15:paraIdParent="4258041B" w15:done="0"/>
  <w15:commentEx w15:paraId="0CCC97A0" w15:paraIdParent="4258041B" w15:done="0"/>
  <w15:commentEx w15:paraId="7E4347A2" w15:paraIdParent="4258041B" w15:done="0"/>
  <w15:commentEx w15:paraId="747B899B" w15:done="0"/>
  <w15:commentEx w15:paraId="573A10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A61F1" w16cex:dateUtc="2021-05-15T22:06: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A681D" w16cex:dateUtc="2021-05-15T22:32: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A6ACF" w16cex:dateUtc="2021-05-15T22:44: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FA9DB6" w16cid:durableId="243EA9F3"/>
  <w16cid:commentId w16cid:paraId="632FBCBE" w16cid:durableId="2447B84F"/>
  <w16cid:commentId w16cid:paraId="50320BF7" w16cid:durableId="243EAAC3"/>
  <w16cid:commentId w16cid:paraId="0DAE2304" w16cid:durableId="2447D317"/>
  <w16cid:commentId w16cid:paraId="3EC27ADB" w16cid:durableId="243EAAE1"/>
  <w16cid:commentId w16cid:paraId="3C55EB7F" w16cid:durableId="2447D311"/>
  <w16cid:commentId w16cid:paraId="6D16F011" w16cid:durableId="2447DB8A"/>
  <w16cid:commentId w16cid:paraId="10541032" w16cid:durableId="243E7914"/>
  <w16cid:commentId w16cid:paraId="06DC75AF" w16cid:durableId="2447EED8"/>
  <w16cid:commentId w16cid:paraId="1BB64F4D" w16cid:durableId="244A61F1"/>
  <w16cid:commentId w16cid:paraId="3AD964B8" w16cid:durableId="2447F1DE"/>
  <w16cid:commentId w16cid:paraId="08976B6C" w16cid:durableId="2448A61C"/>
  <w16cid:commentId w16cid:paraId="2F9AA3CB" w16cid:durableId="2448A65B"/>
  <w16cid:commentId w16cid:paraId="2842B69D" w16cid:durableId="2442E5EC"/>
  <w16cid:commentId w16cid:paraId="675E89B2" w16cid:durableId="2442E76E"/>
  <w16cid:commentId w16cid:paraId="6BAA0D4B" w16cid:durableId="2442E7E4"/>
  <w16cid:commentId w16cid:paraId="2FFCF4CA" w16cid:durableId="24430171"/>
  <w16cid:commentId w16cid:paraId="146E37B6" w16cid:durableId="2448B57C"/>
  <w16cid:commentId w16cid:paraId="43B62995" w16cid:durableId="2442F159"/>
  <w16cid:commentId w16cid:paraId="51D552C0" w16cid:durableId="2448B623"/>
  <w16cid:commentId w16cid:paraId="3F35B92F" w16cid:durableId="244A681D"/>
  <w16cid:commentId w16cid:paraId="7D79BE31" w16cid:durableId="2442F779"/>
  <w16cid:commentId w16cid:paraId="06577BA3" w16cid:durableId="2448BE4F"/>
  <w16cid:commentId w16cid:paraId="46E2EEA6" w16cid:durableId="2442F3EA"/>
  <w16cid:commentId w16cid:paraId="300DA5E2" w16cid:durableId="2448C051"/>
  <w16cid:commentId w16cid:paraId="4723ACC2" w16cid:durableId="244A5DB8"/>
  <w16cid:commentId w16cid:paraId="3EA77A60" w16cid:durableId="244A5DB9"/>
  <w16cid:commentId w16cid:paraId="246EAD5A" w16cid:durableId="2448BEA5"/>
  <w16cid:commentId w16cid:paraId="44FD1FF3" w16cid:durableId="2448BEA4"/>
  <w16cid:commentId w16cid:paraId="1DF59FDB" w16cid:durableId="2442F7F7"/>
  <w16cid:commentId w16cid:paraId="3DBF8757" w16cid:durableId="2448BEA9"/>
  <w16cid:commentId w16cid:paraId="6F492236" w16cid:durableId="2442F97A"/>
  <w16cid:commentId w16cid:paraId="25638BF9" w16cid:durableId="2448C635"/>
  <w16cid:commentId w16cid:paraId="19DC3772" w16cid:durableId="2442F9FC"/>
  <w16cid:commentId w16cid:paraId="0986C591" w16cid:durableId="24491CD0"/>
  <w16cid:commentId w16cid:paraId="37576AC2" w16cid:durableId="2442FAF6"/>
  <w16cid:commentId w16cid:paraId="4258041B" w16cid:durableId="2443003D"/>
  <w16cid:commentId w16cid:paraId="2737A003" w16cid:durableId="2449390C"/>
  <w16cid:commentId w16cid:paraId="0CCC97A0" w16cid:durableId="24493DDF"/>
  <w16cid:commentId w16cid:paraId="7E4347A2" w16cid:durableId="244A6ACF"/>
  <w16cid:commentId w16cid:paraId="747B899B" w16cid:durableId="2443052C"/>
  <w16cid:commentId w16cid:paraId="573A1037" w16cid:durableId="2449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C9523" w14:textId="77777777" w:rsidR="00103B6D" w:rsidRDefault="00103B6D" w:rsidP="000C758C">
      <w:pPr>
        <w:spacing w:after="0" w:line="240" w:lineRule="auto"/>
      </w:pPr>
      <w:r>
        <w:separator/>
      </w:r>
    </w:p>
  </w:endnote>
  <w:endnote w:type="continuationSeparator" w:id="0">
    <w:p w14:paraId="06732357" w14:textId="77777777" w:rsidR="00103B6D" w:rsidRDefault="00103B6D"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auto"/>
    <w:pitch w:val="default"/>
  </w:font>
  <w:font w:name="HelveticaNeue Condensed">
    <w:altName w:val="Courier New"/>
    <w:panose1 w:val="020B0604020202020204"/>
    <w:charset w:val="00"/>
    <w:family w:val="swiss"/>
    <w:notTrueType/>
    <w:pitch w:val="variable"/>
    <w:sig w:usb0="00000003" w:usb1="00000000" w:usb2="00000000" w:usb3="00000000" w:csb0="00000001" w:csb1="00000000"/>
  </w:font>
  <w:font w:name="TheSansMonoConNormal">
    <w:altName w:val="Courier New"/>
    <w:panose1 w:val="020B0604020202020204"/>
    <w:charset w:val="00"/>
    <w:family w:val="auto"/>
    <w:pitch w:val="default"/>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notTrueType/>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notTrueType/>
    <w:pitch w:val="variable"/>
    <w:sig w:usb0="00000003" w:usb1="00000000" w:usb2="00000000" w:usb3="00000000" w:csb0="00000001" w:csb1="00000000"/>
  </w:font>
  <w:font w:name="HelveticaNeue MediumCond">
    <w:altName w:val="Arial"/>
    <w:panose1 w:val="020B0604020202020204"/>
    <w:charset w:val="00"/>
    <w:family w:val="swiss"/>
    <w:notTrueType/>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DF07" w14:textId="77777777" w:rsidR="00086727" w:rsidRPr="00222F70" w:rsidRDefault="0008672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C86CA" w14:textId="77777777" w:rsidR="00086727" w:rsidRPr="00222F70" w:rsidRDefault="00086727"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086727" w:rsidRDefault="00086727"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98229" w14:textId="77777777" w:rsidR="00103B6D" w:rsidRDefault="00103B6D" w:rsidP="000C758C">
      <w:pPr>
        <w:spacing w:after="0" w:line="240" w:lineRule="auto"/>
      </w:pPr>
      <w:r>
        <w:separator/>
      </w:r>
    </w:p>
  </w:footnote>
  <w:footnote w:type="continuationSeparator" w:id="0">
    <w:p w14:paraId="0F351491" w14:textId="77777777" w:rsidR="00103B6D" w:rsidRDefault="00103B6D"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FD64F" w14:textId="77777777" w:rsidR="00086727" w:rsidRPr="003C7D0E" w:rsidRDefault="00086727"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7D462" w14:textId="77777777" w:rsidR="00086727" w:rsidRPr="002A45BE" w:rsidRDefault="00086727"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03608" w14:textId="77777777" w:rsidR="00086727" w:rsidRDefault="00086727"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4EE522"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086727" w:rsidRPr="00B44665" w:rsidRDefault="00086727"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73DE6"/>
    <w:rsid w:val="0008140C"/>
    <w:rsid w:val="000836CA"/>
    <w:rsid w:val="00086727"/>
    <w:rsid w:val="000A3337"/>
    <w:rsid w:val="000A6DC9"/>
    <w:rsid w:val="000B1471"/>
    <w:rsid w:val="000C758C"/>
    <w:rsid w:val="000D026E"/>
    <w:rsid w:val="000D5778"/>
    <w:rsid w:val="000E6775"/>
    <w:rsid w:val="000E718F"/>
    <w:rsid w:val="000F5602"/>
    <w:rsid w:val="00100304"/>
    <w:rsid w:val="00103B6D"/>
    <w:rsid w:val="0010439D"/>
    <w:rsid w:val="00115F72"/>
    <w:rsid w:val="001204C2"/>
    <w:rsid w:val="00121A59"/>
    <w:rsid w:val="00123108"/>
    <w:rsid w:val="001238F5"/>
    <w:rsid w:val="001269A8"/>
    <w:rsid w:val="00132B8B"/>
    <w:rsid w:val="001445CF"/>
    <w:rsid w:val="001554F2"/>
    <w:rsid w:val="00173C68"/>
    <w:rsid w:val="001761BC"/>
    <w:rsid w:val="00177235"/>
    <w:rsid w:val="00182CF6"/>
    <w:rsid w:val="001A6AB3"/>
    <w:rsid w:val="00201B04"/>
    <w:rsid w:val="00203E30"/>
    <w:rsid w:val="00212A4F"/>
    <w:rsid w:val="00246736"/>
    <w:rsid w:val="002522E4"/>
    <w:rsid w:val="002613E4"/>
    <w:rsid w:val="00264BE1"/>
    <w:rsid w:val="00276C3E"/>
    <w:rsid w:val="00277A3B"/>
    <w:rsid w:val="00283BF2"/>
    <w:rsid w:val="00285727"/>
    <w:rsid w:val="002B2F93"/>
    <w:rsid w:val="002C0A57"/>
    <w:rsid w:val="002D2F14"/>
    <w:rsid w:val="002D533D"/>
    <w:rsid w:val="002D74CD"/>
    <w:rsid w:val="002D76F1"/>
    <w:rsid w:val="00301794"/>
    <w:rsid w:val="003121FB"/>
    <w:rsid w:val="003124E2"/>
    <w:rsid w:val="00312AF0"/>
    <w:rsid w:val="00314270"/>
    <w:rsid w:val="00317716"/>
    <w:rsid w:val="00334A41"/>
    <w:rsid w:val="0035230C"/>
    <w:rsid w:val="003850DC"/>
    <w:rsid w:val="00397B24"/>
    <w:rsid w:val="003A00D3"/>
    <w:rsid w:val="003A48B9"/>
    <w:rsid w:val="003B4377"/>
    <w:rsid w:val="003E017E"/>
    <w:rsid w:val="003E2D70"/>
    <w:rsid w:val="003E2D9D"/>
    <w:rsid w:val="003E3189"/>
    <w:rsid w:val="003E7FBD"/>
    <w:rsid w:val="00405250"/>
    <w:rsid w:val="00410EF7"/>
    <w:rsid w:val="00425E00"/>
    <w:rsid w:val="00432E3F"/>
    <w:rsid w:val="0043601B"/>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D5940"/>
    <w:rsid w:val="004D7101"/>
    <w:rsid w:val="004D7340"/>
    <w:rsid w:val="004E03CD"/>
    <w:rsid w:val="004E2B90"/>
    <w:rsid w:val="00546630"/>
    <w:rsid w:val="00550743"/>
    <w:rsid w:val="0055334A"/>
    <w:rsid w:val="005570BA"/>
    <w:rsid w:val="005617B0"/>
    <w:rsid w:val="0059493A"/>
    <w:rsid w:val="00597DBE"/>
    <w:rsid w:val="005A5A44"/>
    <w:rsid w:val="005D6D97"/>
    <w:rsid w:val="005D7A11"/>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7048AE"/>
    <w:rsid w:val="0075130D"/>
    <w:rsid w:val="0075150B"/>
    <w:rsid w:val="0075579D"/>
    <w:rsid w:val="00755FDE"/>
    <w:rsid w:val="00757A06"/>
    <w:rsid w:val="00761E2D"/>
    <w:rsid w:val="00762057"/>
    <w:rsid w:val="007623B3"/>
    <w:rsid w:val="007711B3"/>
    <w:rsid w:val="00777814"/>
    <w:rsid w:val="007A149E"/>
    <w:rsid w:val="007B250B"/>
    <w:rsid w:val="007B512E"/>
    <w:rsid w:val="007C3948"/>
    <w:rsid w:val="007D00FE"/>
    <w:rsid w:val="007D19E8"/>
    <w:rsid w:val="007E0049"/>
    <w:rsid w:val="007E1899"/>
    <w:rsid w:val="007F3450"/>
    <w:rsid w:val="007F3D20"/>
    <w:rsid w:val="00800AF9"/>
    <w:rsid w:val="008215D0"/>
    <w:rsid w:val="008469E0"/>
    <w:rsid w:val="00867D86"/>
    <w:rsid w:val="00872128"/>
    <w:rsid w:val="008766DD"/>
    <w:rsid w:val="00876E52"/>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71BC"/>
    <w:rsid w:val="00A61116"/>
    <w:rsid w:val="00A71112"/>
    <w:rsid w:val="00A733C3"/>
    <w:rsid w:val="00A81F54"/>
    <w:rsid w:val="00A90518"/>
    <w:rsid w:val="00AB632F"/>
    <w:rsid w:val="00AC2EF9"/>
    <w:rsid w:val="00AD26A0"/>
    <w:rsid w:val="00B00D20"/>
    <w:rsid w:val="00B10D5A"/>
    <w:rsid w:val="00B16FDD"/>
    <w:rsid w:val="00B2128C"/>
    <w:rsid w:val="00B2311D"/>
    <w:rsid w:val="00B31368"/>
    <w:rsid w:val="00B365F9"/>
    <w:rsid w:val="00B40337"/>
    <w:rsid w:val="00B41E43"/>
    <w:rsid w:val="00B468DE"/>
    <w:rsid w:val="00B63889"/>
    <w:rsid w:val="00B704B5"/>
    <w:rsid w:val="00B753B1"/>
    <w:rsid w:val="00B914C5"/>
    <w:rsid w:val="00BB35BD"/>
    <w:rsid w:val="00BB40DB"/>
    <w:rsid w:val="00BC434F"/>
    <w:rsid w:val="00BD194A"/>
    <w:rsid w:val="00BE203E"/>
    <w:rsid w:val="00BF128A"/>
    <w:rsid w:val="00C029CB"/>
    <w:rsid w:val="00C06570"/>
    <w:rsid w:val="00C16255"/>
    <w:rsid w:val="00C237EB"/>
    <w:rsid w:val="00C24840"/>
    <w:rsid w:val="00C54BFF"/>
    <w:rsid w:val="00C63E57"/>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456A"/>
    <w:rsid w:val="00D54F50"/>
    <w:rsid w:val="00D55E14"/>
    <w:rsid w:val="00D65219"/>
    <w:rsid w:val="00D72878"/>
    <w:rsid w:val="00D74251"/>
    <w:rsid w:val="00D8426D"/>
    <w:rsid w:val="00D9169D"/>
    <w:rsid w:val="00D953B8"/>
    <w:rsid w:val="00DA402C"/>
    <w:rsid w:val="00DA66FB"/>
    <w:rsid w:val="00DB0A3A"/>
    <w:rsid w:val="00DB2316"/>
    <w:rsid w:val="00DB5868"/>
    <w:rsid w:val="00DC5EA6"/>
    <w:rsid w:val="00DE0C2D"/>
    <w:rsid w:val="00DE11A4"/>
    <w:rsid w:val="00DE2E86"/>
    <w:rsid w:val="00DE358A"/>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A6B3D"/>
    <w:rsid w:val="00ED19A4"/>
    <w:rsid w:val="00ED3A08"/>
    <w:rsid w:val="00EE34CB"/>
    <w:rsid w:val="00F20A10"/>
    <w:rsid w:val="00F22A26"/>
    <w:rsid w:val="00F305C7"/>
    <w:rsid w:val="00F4482C"/>
    <w:rsid w:val="00F47501"/>
    <w:rsid w:val="00F82188"/>
    <w:rsid w:val="00F84D15"/>
    <w:rsid w:val="00F961D4"/>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87E44-9FD0-451C-B07F-E33D516FD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57</Pages>
  <Words>16900</Words>
  <Characters>96333</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208</cp:revision>
  <dcterms:created xsi:type="dcterms:W3CDTF">2020-05-04T05:47:00Z</dcterms:created>
  <dcterms:modified xsi:type="dcterms:W3CDTF">2021-05-15T22:47:00Z</dcterms:modified>
</cp:coreProperties>
</file>