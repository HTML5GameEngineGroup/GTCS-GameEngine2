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77777777" w:rsidR="00665FB8" w:rsidRDefault="00665FB8" w:rsidP="00665FB8">
      <w:pPr>
        <w:pStyle w:val="BodyTextFirst"/>
        <w:rPr>
          <w:rFonts w:hint="eastAsia"/>
        </w:rPr>
      </w:pPr>
      <w:r>
        <w:t>After completing this chapter, you will be able to:</w:t>
      </w:r>
    </w:p>
    <w:p w14:paraId="0C02F7AC" w14:textId="77777777" w:rsidR="00665FB8" w:rsidRDefault="00665FB8" w:rsidP="00665FB8">
      <w:pPr>
        <w:pStyle w:val="Bullet"/>
        <w:rPr>
          <w:rFonts w:hint="eastAsia"/>
        </w:rPr>
      </w:pPr>
      <w:r>
        <w:t>Understand the parameters of simple illumination models</w:t>
      </w:r>
    </w:p>
    <w:p w14:paraId="68E44957" w14:textId="77777777" w:rsidR="00665FB8" w:rsidRDefault="00665FB8" w:rsidP="00665FB8">
      <w:pPr>
        <w:pStyle w:val="Bullet"/>
        <w:rPr>
          <w:rFonts w:hint="eastAsia"/>
        </w:rPr>
      </w:pPr>
      <w:r>
        <w:t>Define infrastructure supports for working with multiple light sources</w:t>
      </w:r>
    </w:p>
    <w:p w14:paraId="18DE6FDD" w14:textId="77777777" w:rsidR="00665FB8" w:rsidRDefault="00665FB8" w:rsidP="00665FB8">
      <w:pPr>
        <w:pStyle w:val="Bullet"/>
        <w:rPr>
          <w:rFonts w:hint="eastAsia"/>
        </w:rPr>
      </w:pPr>
      <w:r>
        <w:t xml:space="preserve">Understand the basics of diffuse reflection and normal mapping </w:t>
      </w:r>
    </w:p>
    <w:p w14:paraId="28764249" w14:textId="77777777" w:rsidR="00665FB8" w:rsidRDefault="00665FB8" w:rsidP="00665FB8">
      <w:pPr>
        <w:pStyle w:val="Bullet"/>
        <w:rPr>
          <w:rFonts w:hint="eastAsia"/>
        </w:rPr>
      </w:pPr>
      <w:r>
        <w:t>Understand the basics of specular reflection and the Phong illumination model</w:t>
      </w:r>
    </w:p>
    <w:p w14:paraId="5BD9AB8E" w14:textId="77777777" w:rsidR="00665FB8" w:rsidRDefault="00665FB8" w:rsidP="00665FB8">
      <w:pPr>
        <w:pStyle w:val="Bullet"/>
        <w:rPr>
          <w:rFonts w:hint="eastAsia"/>
        </w:rPr>
      </w:pPr>
      <w:r>
        <w:t>Implement GLSL shaders to simulate diffuse and specular reflection and the Phong illumination model</w:t>
      </w:r>
    </w:p>
    <w:p w14:paraId="489759E6" w14:textId="77777777" w:rsidR="00665FB8" w:rsidRDefault="00665FB8" w:rsidP="00665FB8">
      <w:pPr>
        <w:pStyle w:val="Bullet"/>
        <w:rPr>
          <w:rFonts w:hint="eastAsia"/>
        </w:rPr>
      </w:pPr>
      <w:r>
        <w:t>Create and manipulate point, directional, and spotlights</w:t>
      </w:r>
    </w:p>
    <w:p w14:paraId="7160BB4C" w14:textId="77777777" w:rsidR="00665FB8" w:rsidRDefault="00665FB8" w:rsidP="00665FB8">
      <w:pPr>
        <w:pStyle w:val="Bullet"/>
        <w:rPr>
          <w:rFonts w:hint="eastAsia"/>
        </w:rPr>
      </w:pPr>
      <w:r>
        <w:t>Simulate shadows with the WebGL stencil buffer</w:t>
      </w:r>
    </w:p>
    <w:p w14:paraId="6B531D8C" w14:textId="0FAA889C" w:rsidR="00665FB8" w:rsidRDefault="00665FB8" w:rsidP="00665FB8">
      <w:pPr>
        <w:pStyle w:val="Heading1"/>
      </w:pPr>
      <w:r w:rsidRPr="00665FB8">
        <w:t>Introduction</w:t>
      </w:r>
    </w:p>
    <w:p w14:paraId="2180AD52" w14:textId="1FD77BFD" w:rsidR="00665FB8" w:rsidRDefault="00665FB8" w:rsidP="00665FB8">
      <w:pPr>
        <w:pStyle w:val="BodyTextFirst"/>
        <w:rPr>
          <w:rFonts w:hint="eastAsia"/>
        </w:rPr>
      </w:pPr>
      <w:r>
        <w:t xml:space="preserve">Up to now in </w:t>
      </w:r>
      <w:del w:id="1" w:author="Kelvin Sung" w:date="2021-05-18T15:37:00Z">
        <w:r w:rsidDel="002946C2">
          <w:delText xml:space="preserve">your </w:delText>
        </w:r>
      </w:del>
      <w:ins w:id="2" w:author="Kelvin Sung" w:date="2021-05-18T15:37:00Z">
        <w:r w:rsidR="002946C2">
          <w:t xml:space="preserve">the </w:t>
        </w:r>
      </w:ins>
      <w:r>
        <w:t xml:space="preserve">game engine you have implemented mostly functional modules in order to provide the </w:t>
      </w:r>
      <w:del w:id="3" w:author="Kelvin Sung" w:date="2021-05-18T15:38:00Z">
        <w:r w:rsidDel="002946C2">
          <w:delText xml:space="preserve">core </w:delText>
        </w:r>
      </w:del>
      <w:r>
        <w:t>fundamentals required for many types of 2D games</w:t>
      </w:r>
      <w:ins w:id="4" w:author="Kelvin Sung" w:date="2021-05-18T15:38:00Z">
        <w:r w:rsidR="002946C2">
          <w:t>.</w:t>
        </w:r>
      </w:ins>
      <w:r>
        <w:t xml:space="preserve"> </w:t>
      </w:r>
      <w:del w:id="5" w:author="Kelvin Sung" w:date="2021-05-18T15:38:00Z">
        <w:r w:rsidDel="002946C2">
          <w:delText>(t</w:delText>
        </w:r>
      </w:del>
      <w:ins w:id="6" w:author="Kelvin Sung" w:date="2021-05-18T15:38:00Z">
        <w:r w:rsidR="002946C2">
          <w:t>T</w:t>
        </w:r>
      </w:ins>
      <w:r>
        <w:t xml:space="preserve">hat is, </w:t>
      </w:r>
      <w:ins w:id="7" w:author="Kelvin Sung" w:date="2021-05-18T15:43:00Z">
        <w:r w:rsidR="002946C2">
          <w:t xml:space="preserve">you have developed </w:t>
        </w:r>
      </w:ins>
      <w:del w:id="8" w:author="Kelvin Sung" w:date="2021-05-18T15:38:00Z">
        <w:r w:rsidDel="002946C2">
          <w:delText xml:space="preserve">modules </w:delText>
        </w:r>
      </w:del>
      <w:ins w:id="9" w:author="Kelvin Sung" w:date="2021-05-18T15:38:00Z">
        <w:r w:rsidR="002946C2">
          <w:t xml:space="preserve">engine components and utility classes </w:t>
        </w:r>
      </w:ins>
      <w:del w:id="10" w:author="Kelvin Sung" w:date="2021-05-18T15:44:00Z">
        <w:r w:rsidDel="00C941A3">
          <w:delText xml:space="preserve">that serve to provide functionality </w:delText>
        </w:r>
      </w:del>
      <w:ins w:id="11" w:author="Kelvin Sung" w:date="2021-05-18T15:44:00Z">
        <w:r w:rsidR="00C941A3">
          <w:t xml:space="preserve">that are designed to </w:t>
        </w:r>
      </w:ins>
      <w:del w:id="12" w:author="Kelvin Sung" w:date="2021-05-18T15:44:00Z">
        <w:r w:rsidDel="00C941A3">
          <w:delText xml:space="preserve">directly </w:delText>
        </w:r>
      </w:del>
      <w:ins w:id="13" w:author="Kelvin Sung" w:date="2021-05-18T15:39:00Z">
        <w:r w:rsidR="002946C2">
          <w:t xml:space="preserve">support </w:t>
        </w:r>
      </w:ins>
      <w:del w:id="14" w:author="Kelvin Sung" w:date="2021-05-18T15:39:00Z">
        <w:r w:rsidDel="002946C2">
          <w:delText xml:space="preserve">to </w:delText>
        </w:r>
      </w:del>
      <w:r>
        <w:t xml:space="preserve">the </w:t>
      </w:r>
      <w:del w:id="15" w:author="Kelvin Sung" w:date="2021-05-18T15:38:00Z">
        <w:r w:rsidDel="002946C2">
          <w:delText xml:space="preserve">end </w:delText>
        </w:r>
      </w:del>
      <w:ins w:id="16" w:author="Kelvin Sung" w:date="2021-05-18T15:38:00Z">
        <w:r w:rsidR="002946C2">
          <w:t xml:space="preserve">actual </w:t>
        </w:r>
      </w:ins>
      <w:r>
        <w:t>gameplay</w:t>
      </w:r>
      <w:ins w:id="17" w:author="Kelvin Sung" w:date="2021-05-18T15:44:00Z">
        <w:r w:rsidR="00C941A3">
          <w:t xml:space="preserve"> directly</w:t>
        </w:r>
      </w:ins>
      <w:del w:id="18" w:author="Kelvin Sung" w:date="2021-05-18T15:38:00Z">
        <w:r w:rsidDel="002946C2">
          <w:delText xml:space="preserve"> of a game created with your engine)</w:delText>
        </w:r>
      </w:del>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0DBACF89" w:rsidR="00665FB8" w:rsidRDefault="00665FB8" w:rsidP="00665FB8">
      <w:pPr>
        <w:pStyle w:val="BodyTextCont"/>
        <w:rPr>
          <w:rFonts w:hint="eastAsia"/>
        </w:rPr>
      </w:pPr>
      <w:r>
        <w:t xml:space="preserve">An illumination model, or a lighting model, is a mathematic formulation that describes the color and brightness of a scene based on </w:t>
      </w:r>
      <w:del w:id="19" w:author="Kelvin Sung" w:date="2021-05-18T15:46:00Z">
        <w:r w:rsidDel="00BA67A1">
          <w:delText xml:space="preserve">simulating </w:delText>
        </w:r>
      </w:del>
      <w:ins w:id="20" w:author="Kelvin Sung" w:date="2021-05-18T15:46:00Z">
        <w:r w:rsidR="00BA67A1">
          <w:t xml:space="preserve">approximating </w:t>
        </w:r>
      </w:ins>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del w:id="21" w:author="Kelvin Sung" w:date="2021-05-18T15:47:00Z">
        <w:r w:rsidDel="00BA67A1">
          <w:delText xml:space="preserve">within </w:delText>
        </w:r>
      </w:del>
      <w:ins w:id="22" w:author="Kelvin Sung" w:date="2021-05-18T15:47:00Z">
        <w:r w:rsidR="00BA67A1">
          <w:t xml:space="preserve">support from </w:t>
        </w:r>
      </w:ins>
      <w:r>
        <w:t xml:space="preserve">a game engine can be more than a simple aesthetic effect. When </w:t>
      </w:r>
      <w:del w:id="23" w:author="Kelvin Sung" w:date="2021-05-18T15:47:00Z">
        <w:r w:rsidDel="003741ED">
          <w:delText xml:space="preserve">used </w:delText>
        </w:r>
      </w:del>
      <w:ins w:id="24" w:author="Kelvin Sung" w:date="2021-05-18T15:47:00Z">
        <w:r w:rsidR="003741ED">
          <w:t xml:space="preserve">applied </w:t>
        </w:r>
      </w:ins>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del w:id="25" w:author="Kelvin Sung" w:date="2021-05-18T15:48:00Z">
        <w:r w:rsidDel="003741ED">
          <w:delText xml:space="preserve">within </w:delText>
        </w:r>
      </w:del>
      <w:ins w:id="26" w:author="Kelvin Sung" w:date="2021-05-18T15:48:00Z">
        <w:r w:rsidR="003741ED">
          <w:t xml:space="preserve">in </w:t>
        </w:r>
      </w:ins>
      <w:r>
        <w:t xml:space="preserve">the </w:t>
      </w:r>
      <w:del w:id="27" w:author="Kelvin Sung" w:date="2021-05-18T15:48:00Z">
        <w:r w:rsidDel="003741ED">
          <w:delText xml:space="preserve">real </w:delText>
        </w:r>
      </w:del>
      <w:ins w:id="28" w:author="Kelvin Sung" w:date="2021-05-18T15:48:00Z">
        <w:r w:rsidR="003741ED">
          <w:t xml:space="preserve">physical </w:t>
        </w:r>
      </w:ins>
      <w:r>
        <w:t xml:space="preserve">world, in your game implementation the lighting model allows surreal or physically impossible settings, such as an oversaturated light source that displays bright or iridescent colors or even a negative light </w:t>
      </w:r>
      <w:del w:id="29" w:author="Kelvin Sung" w:date="2021-05-18T15:49:00Z">
        <w:r w:rsidDel="003D69A8">
          <w:delText xml:space="preserve">intensity </w:delText>
        </w:r>
      </w:del>
      <w:ins w:id="30" w:author="Kelvin Sung" w:date="2021-05-18T15:49:00Z">
        <w:r w:rsidR="003D69A8">
          <w:t xml:space="preserve">source </w:t>
        </w:r>
      </w:ins>
      <w:r>
        <w:t xml:space="preserve">that </w:t>
      </w:r>
      <w:del w:id="31" w:author="Kelvin Sung" w:date="2021-05-18T15:49:00Z">
        <w:r w:rsidDel="003D69A8">
          <w:delText xml:space="preserve">seemingly </w:delText>
        </w:r>
      </w:del>
      <w:r>
        <w:t xml:space="preserve">absorbs </w:t>
      </w:r>
      <w:del w:id="32" w:author="Kelvin Sung" w:date="2021-05-18T15:50:00Z">
        <w:r w:rsidDel="003D69A8">
          <w:delText xml:space="preserve">the light </w:delText>
        </w:r>
      </w:del>
      <w:ins w:id="33" w:author="Kelvin Sung" w:date="2021-05-18T15:50:00Z">
        <w:r w:rsidR="003D69A8">
          <w:t xml:space="preserve">visible energy </w:t>
        </w:r>
      </w:ins>
      <w:r>
        <w:t xml:space="preserve">around it. </w:t>
      </w:r>
    </w:p>
    <w:p w14:paraId="0CFD77E6" w14:textId="17B162D7" w:rsidR="00665FB8" w:rsidRDefault="00665FB8" w:rsidP="00665FB8">
      <w:pPr>
        <w:pStyle w:val="BodyTextCont"/>
        <w:rPr>
          <w:rFonts w:hint="eastAsia"/>
        </w:rPr>
      </w:pPr>
      <w:r>
        <w:t>When implementing illumination models commonly present in game engines, you will need to venture into concepts in 3D space to properly simulate light</w:t>
      </w:r>
      <w:del w:id="34" w:author="Kelvin Sung" w:date="2021-05-18T15:50:00Z">
        <w:r w:rsidDel="009C0A9E">
          <w:delText xml:space="preserve"> within your scenes</w:delText>
        </w:r>
      </w:del>
      <w:r>
        <w:t>.</w:t>
      </w:r>
      <w:ins w:id="35" w:author="Kelvin Sung" w:date="2021-05-18T15:50:00Z">
        <w:r w:rsidR="009C0A9E">
          <w:t xml:space="preserve"> As such,</w:t>
        </w:r>
      </w:ins>
      <w:r>
        <w:t xml:space="preserve"> </w:t>
      </w:r>
      <w:ins w:id="36" w:author="Kelvin Sung" w:date="2021-05-18T15:50:00Z">
        <w:r w:rsidR="009C0A9E">
          <w:t>the third dim</w:t>
        </w:r>
      </w:ins>
      <w:ins w:id="37" w:author="Kelvin Sung" w:date="2021-05-18T15:51:00Z">
        <w:r w:rsidR="009C0A9E">
          <w:t xml:space="preserve">ension, or depth, must be specified </w:t>
        </w:r>
      </w:ins>
      <w:del w:id="38" w:author="Kelvin Sung" w:date="2021-05-18T15:51:00Z">
        <w:r w:rsidDel="009C0A9E">
          <w:delText xml:space="preserve">You will need to define depth values </w:delText>
        </w:r>
      </w:del>
      <w:r>
        <w:t xml:space="preserve">for the light sources to cast light energy upon the game objects, or </w:t>
      </w:r>
      <w:ins w:id="39" w:author="Kelvin Sung" w:date="2021-05-18T15:51:00Z">
        <w:r w:rsidR="009C0A9E">
          <w:t xml:space="preserve">the </w:t>
        </w:r>
        <w:r w:rsidR="009C0A9E" w:rsidRPr="009C0A9E">
          <w:rPr>
            <w:rStyle w:val="CodeInline"/>
            <w:rFonts w:hint="eastAsia"/>
            <w:rPrChange w:id="40" w:author="Kelvin Sung" w:date="2021-05-18T15:51:00Z">
              <w:rPr>
                <w:rFonts w:hint="eastAsia"/>
              </w:rPr>
            </w:rPrChange>
          </w:rPr>
          <w:t>R</w:t>
        </w:r>
      </w:ins>
      <w:del w:id="41" w:author="Kelvin Sung" w:date="2021-05-18T15:51:00Z">
        <w:r w:rsidRPr="009C0A9E" w:rsidDel="009C0A9E">
          <w:rPr>
            <w:rStyle w:val="CodeInline"/>
            <w:rFonts w:hint="eastAsia"/>
            <w:rPrChange w:id="42" w:author="Kelvin Sung" w:date="2021-05-18T15:51:00Z">
              <w:rPr>
                <w:rFonts w:hint="eastAsia"/>
              </w:rPr>
            </w:rPrChange>
          </w:rPr>
          <w:delText>r</w:delText>
        </w:r>
      </w:del>
      <w:r w:rsidRPr="009C0A9E">
        <w:rPr>
          <w:rStyle w:val="CodeInline"/>
          <w:rFonts w:hint="eastAsia"/>
          <w:rPrChange w:id="43" w:author="Kelvin Sung" w:date="2021-05-18T15:51:00Z">
            <w:rPr>
              <w:rFonts w:hint="eastAsia"/>
            </w:rPr>
          </w:rPrChange>
        </w:rPr>
        <w:t>enderable</w:t>
      </w:r>
      <w:ins w:id="44" w:author="Kelvin Sung" w:date="2021-05-18T15:51:00Z">
        <w:r w:rsidR="009C0A9E">
          <w:rPr>
            <w:rStyle w:val="CodeInline"/>
          </w:rPr>
          <w:t xml:space="preserve"> </w:t>
        </w:r>
        <w:r w:rsidR="009C0A9E">
          <w:t>objects</w:t>
        </w:r>
      </w:ins>
      <w:del w:id="45" w:author="Kelvin Sung" w:date="2021-05-18T15:51:00Z">
        <w:r w:rsidDel="009C0A9E">
          <w:delText>s</w:delText>
        </w:r>
      </w:del>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252CEC" w:rsidR="00665FB8" w:rsidRDefault="00665FB8" w:rsidP="00665FB8">
      <w:pPr>
        <w:pStyle w:val="BodyTextCont"/>
        <w:rPr>
          <w:rFonts w:hint="eastAsia"/>
        </w:rPr>
      </w:pPr>
      <w:r>
        <w:t xml:space="preserve">A </w:t>
      </w:r>
      <w:ins w:id="46" w:author="Kelvin Sung" w:date="2021-05-18T15:54:00Z">
        <w:r w:rsidR="00667283">
          <w:t xml:space="preserve">simplified </w:t>
        </w:r>
      </w:ins>
      <w:r>
        <w:t>variation of the Phong illumination model</w:t>
      </w:r>
      <w:ins w:id="47" w:author="Kelvin Sung" w:date="2021-05-18T15:54:00Z">
        <w:r w:rsidR="00667283">
          <w:t xml:space="preserve">, caters specifically </w:t>
        </w:r>
      </w:ins>
      <w:ins w:id="48" w:author="Kelvin Sung" w:date="2021-05-18T15:55:00Z">
        <w:r w:rsidR="00667283">
          <w:t>to the 2D aspect of your game engine,</w:t>
        </w:r>
      </w:ins>
      <w:r>
        <w:t xml:space="preserve"> will be derived and implemented</w:t>
      </w:r>
      <w:del w:id="49" w:author="Kelvin Sung" w:date="2021-05-18T15:55:00Z">
        <w:r w:rsidDel="00667283">
          <w:delText xml:space="preserve"> in your game engine</w:delText>
        </w:r>
      </w:del>
      <w:r>
        <w:t xml:space="preserve">. </w:t>
      </w:r>
      <w:del w:id="50" w:author="Kelvin Sung" w:date="2021-05-18T15:55:00Z">
        <w:r w:rsidDel="00667283">
          <w:delText xml:space="preserve">While there are many versions </w:delText>
        </w:r>
      </w:del>
      <w:del w:id="51" w:author="Kelvin Sung" w:date="2021-05-18T15:52:00Z">
        <w:r w:rsidDel="00417C46">
          <w:delText xml:space="preserve">of the Phong illumination model, </w:delText>
        </w:r>
      </w:del>
      <w:del w:id="52" w:author="Kelvin Sung" w:date="2021-05-18T15:53:00Z">
        <w:r w:rsidDel="00417C46">
          <w:delText xml:space="preserve">you will be implementing </w:delText>
        </w:r>
      </w:del>
      <w:del w:id="53" w:author="Kelvin Sung" w:date="2021-05-18T15:55:00Z">
        <w:r w:rsidDel="00667283">
          <w:delText xml:space="preserve">a simplified version that caters to the 2D aspect of your game engine. </w:delText>
        </w:r>
      </w:del>
      <w:r>
        <w:t xml:space="preserve">However, the principles of the illumination model remain the same. If you desire more information or a further in-depth analysis of the Phong illumination model, please refer to the </w:t>
      </w:r>
      <w:ins w:id="54" w:author="Kelvin Sung" w:date="2021-05-18T15:55:00Z">
        <w:r w:rsidR="004223F1">
          <w:t xml:space="preserve">recommended </w:t>
        </w:r>
      </w:ins>
      <w:del w:id="55" w:author="Kelvin Sung" w:date="2021-05-18T15:55:00Z">
        <w:r w:rsidDel="004223F1">
          <w:delText xml:space="preserve">discussion </w:delText>
        </w:r>
      </w:del>
      <w:ins w:id="56" w:author="Kelvin Sung" w:date="2021-05-18T15:55:00Z">
        <w:r w:rsidR="004223F1">
          <w:t xml:space="preserve">reference books from </w:t>
        </w:r>
      </w:ins>
      <w:del w:id="57" w:author="Kelvin Sung" w:date="2021-05-18T15:55:00Z">
        <w:r w:rsidDel="004223F1">
          <w:delText xml:space="preserve">in </w:delText>
        </w:r>
      </w:del>
      <w:r>
        <w:t>Chapter 1.</w:t>
      </w:r>
    </w:p>
    <w:p w14:paraId="0E3222AA" w14:textId="77777777" w:rsidR="00665FB8" w:rsidRDefault="00665FB8" w:rsidP="00665FB8">
      <w:pPr>
        <w:pStyle w:val="Heading1"/>
      </w:pPr>
      <w:r>
        <w:t>Overview of Illumination and GLSL Implementation</w:t>
      </w:r>
    </w:p>
    <w:p w14:paraId="3468964C" w14:textId="63E86406" w:rsidR="00665FB8" w:rsidRDefault="00665FB8" w:rsidP="00665FB8">
      <w:pPr>
        <w:pStyle w:val="BodyTextFirst"/>
        <w:rPr>
          <w:rFonts w:hint="eastAsia"/>
        </w:rPr>
      </w:pPr>
      <w:r>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ins w:id="58" w:author="Kelvin Sung" w:date="2021-05-19T17:32:00Z">
        <w:r w:rsidR="00685776">
          <w:t xml:space="preserve"> in the following ordering</w:t>
        </w:r>
      </w:ins>
      <w:r>
        <w:t>.</w:t>
      </w:r>
    </w:p>
    <w:p w14:paraId="2B5AA07A" w14:textId="77777777" w:rsidR="00665FB8" w:rsidRDefault="00665FB8" w:rsidP="00C5290D">
      <w:pPr>
        <w:pStyle w:val="Bullet"/>
        <w:rPr>
          <w:rFonts w:hint="eastAsia"/>
        </w:rPr>
      </w:pPr>
      <w:r>
        <w:t>Ambient Light: Reviews the effects of lights in the absence of explicit light sources</w:t>
      </w:r>
    </w:p>
    <w:p w14:paraId="4ECB2B02" w14:textId="77777777" w:rsidR="00665FB8" w:rsidRDefault="00665FB8" w:rsidP="00C5290D">
      <w:pPr>
        <w:pStyle w:val="Bullet"/>
        <w:rPr>
          <w:rFonts w:hint="eastAsia"/>
        </w:rPr>
      </w:pPr>
      <w:r>
        <w:t>Light Source: Examines the effect of illumination from a single light source</w:t>
      </w:r>
    </w:p>
    <w:p w14:paraId="633DB887" w14:textId="77777777" w:rsidR="00665FB8" w:rsidRDefault="00665FB8" w:rsidP="00C5290D">
      <w:pPr>
        <w:pStyle w:val="Bullet"/>
        <w:rPr>
          <w:rFonts w:hint="eastAsia"/>
        </w:rPr>
      </w:pPr>
      <w:r>
        <w:t>Multiple Light Sources: Develops game engine infrastructure to support multiple light sources</w:t>
      </w:r>
    </w:p>
    <w:p w14:paraId="51DCF3D9" w14:textId="77777777" w:rsidR="00665FB8" w:rsidRDefault="00665FB8" w:rsidP="00C5290D">
      <w:pPr>
        <w:pStyle w:val="Bullet"/>
        <w:rPr>
          <w:rFonts w:hint="eastAsia"/>
        </w:rPr>
      </w:pPr>
      <w:r>
        <w:t>Diffuse Reflection and Normal Maps: Simulates diffuse light reflection in 2D</w:t>
      </w:r>
    </w:p>
    <w:p w14:paraId="2483BFC0" w14:textId="77777777" w:rsidR="00665FB8" w:rsidRDefault="00665FB8" w:rsidP="00C5290D">
      <w:pPr>
        <w:pStyle w:val="Bullet"/>
        <w:rPr>
          <w:rFonts w:hint="eastAsia"/>
        </w:rPr>
      </w:pPr>
      <w:r>
        <w:t>Specular Light and Material: Models light reflecting off surfaces and reaching the camera</w:t>
      </w:r>
    </w:p>
    <w:p w14:paraId="6D5FDC26" w14:textId="77777777" w:rsidR="00665FB8" w:rsidRDefault="00665FB8" w:rsidP="00C5290D">
      <w:pPr>
        <w:pStyle w:val="Bullet"/>
        <w:rPr>
          <w:rFonts w:hint="eastAsia"/>
        </w:rPr>
      </w:pPr>
      <w:r>
        <w:lastRenderedPageBreak/>
        <w:t>Light Source types: Introduces illumination based on different types of light sources</w:t>
      </w:r>
    </w:p>
    <w:p w14:paraId="118D8EE0" w14:textId="77777777" w:rsidR="00665FB8" w:rsidRDefault="00665FB8" w:rsidP="00C5290D">
      <w:pPr>
        <w:pStyle w:val="Bullet"/>
        <w:rPr>
          <w:rFonts w:hint="eastAsia"/>
        </w:rPr>
      </w:pPr>
      <w:r>
        <w:t>Shadow: Approximates the results from light occlusion</w:t>
      </w:r>
    </w:p>
    <w:p w14:paraId="7EAEDE98" w14:textId="0F973F19" w:rsidR="00665FB8" w:rsidRDefault="00665FB8" w:rsidP="00C5290D">
      <w:pPr>
        <w:pStyle w:val="BodyTextFirst"/>
        <w:rPr>
          <w:ins w:id="59" w:author="Kelvin Sung" w:date="2021-05-20T07:42:00Z"/>
          <w:rFonts w:hint="eastAsia"/>
        </w:rPr>
      </w:pPr>
      <w:r>
        <w:t xml:space="preserve">Together, the projects in this chapter build a powerful tool for adding visual intricacy into your games. </w:t>
      </w:r>
    </w:p>
    <w:p w14:paraId="385C6E82" w14:textId="1300F00D" w:rsidR="00616398" w:rsidRDefault="00616398">
      <w:pPr>
        <w:pStyle w:val="BodyTextCont"/>
        <w:rPr>
          <w:rFonts w:hint="eastAsia"/>
        </w:rPr>
        <w:pPrChange w:id="60" w:author="Kelvin Sung" w:date="2021-05-20T07:43:00Z">
          <w:pPr>
            <w:pStyle w:val="BodyTextFirst"/>
          </w:pPr>
        </w:pPrChange>
      </w:pPr>
      <w:ins w:id="61" w:author="Kelvin Sung" w:date="2021-05-20T07:42:00Z">
        <w:r>
          <w:t xml:space="preserve">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w:t>
        </w:r>
      </w:ins>
      <w:ins w:id="62" w:author="Kelvin Sung" w:date="2021-05-20T07:45:00Z">
        <w:r>
          <w:t>additional functionality</w:t>
        </w:r>
      </w:ins>
      <w:ins w:id="63" w:author="Kelvin Sung" w:date="2021-05-20T07:42:00Z">
        <w:r>
          <w:t xml:space="preserve"> </w:t>
        </w:r>
      </w:ins>
      <w:ins w:id="64" w:author="Kelvin Sung" w:date="2021-05-20T07:45:00Z">
        <w:r>
          <w:t xml:space="preserve">to existing </w:t>
        </w:r>
      </w:ins>
      <w:ins w:id="65" w:author="Kelvin Sung" w:date="2021-05-20T07:42:00Z">
        <w:r>
          <w:t xml:space="preserve">or </w:t>
        </w:r>
      </w:ins>
      <w:ins w:id="66" w:author="Kelvin Sung" w:date="2021-05-20T07:45:00Z">
        <w:r>
          <w:t xml:space="preserve">new </w:t>
        </w:r>
      </w:ins>
      <w:ins w:id="67" w:author="Kelvin Sung" w:date="2021-05-20T07:42:00Z">
        <w:r>
          <w:t>GLSL fragment shaders.</w:t>
        </w:r>
      </w:ins>
      <w:ins w:id="68" w:author="Kelvin Sung" w:date="2021-05-20T07:46:00Z">
        <w:r>
          <w:t xml:space="preserve"> In all projects of this chapter, you will begin by </w:t>
        </w:r>
      </w:ins>
      <w:ins w:id="69" w:author="Kelvin Sung" w:date="2021-05-20T07:47:00Z">
        <w:r>
          <w:t>working with the GLSL fragment shader.</w:t>
        </w:r>
      </w:ins>
    </w:p>
    <w:p w14:paraId="159E6867" w14:textId="77777777" w:rsidR="00665FB8" w:rsidRDefault="00665FB8" w:rsidP="00C5290D">
      <w:pPr>
        <w:pStyle w:val="Heading1"/>
      </w:pPr>
      <w:r>
        <w:t>Ambient Light</w:t>
      </w:r>
    </w:p>
    <w:p w14:paraId="79180291" w14:textId="2ABFF643" w:rsidR="00665FB8" w:rsidRDefault="00665FB8" w:rsidP="00C5290D">
      <w:pPr>
        <w:pStyle w:val="BodyTextFirst"/>
        <w:rPr>
          <w:rFonts w:hint="eastAsia"/>
        </w:rPr>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ins w:id="70" w:author="Kelvin Sung" w:date="2021-05-19T17:46:00Z">
        <w:r w:rsidR="00232311">
          <w:t xml:space="preserve">algorithmically </w:t>
        </w:r>
      </w:ins>
      <w:r>
        <w:t xml:space="preserve">complex and </w:t>
      </w:r>
      <w:ins w:id="71" w:author="Kelvin Sung" w:date="2021-05-19T17:34:00Z">
        <w:r w:rsidR="00E52706">
          <w:t xml:space="preserve">can be </w:t>
        </w:r>
      </w:ins>
      <w:r>
        <w:t xml:space="preserve">computationally </w:t>
      </w:r>
      <w:del w:id="72" w:author="Kelvin Sung" w:date="2021-05-19T17:35:00Z">
        <w:r w:rsidDel="00E52706">
          <w:delText xml:space="preserve">too </w:delText>
        </w:r>
      </w:del>
      <w:r>
        <w:t>expensive</w:t>
      </w:r>
      <w:del w:id="73" w:author="Kelvin Sung" w:date="2021-05-19T17:46:00Z">
        <w:r w:rsidDel="00232311">
          <w:delText xml:space="preserve"> to </w:delText>
        </w:r>
      </w:del>
      <w:del w:id="74" w:author="Kelvin Sung" w:date="2021-05-19T17:44:00Z">
        <w:r w:rsidDel="00232311">
          <w:delText xml:space="preserve">simulate </w:delText>
        </w:r>
      </w:del>
      <w:del w:id="75" w:author="Kelvin Sung" w:date="2021-05-19T17:46:00Z">
        <w:r w:rsidDel="00232311">
          <w:delText>in real time</w:delText>
        </w:r>
      </w:del>
      <w:r>
        <w:t xml:space="preserve">. Instead, in computer graphics and most 2D games, ambient lighting is approximated by adding a constant </w:t>
      </w:r>
      <w:del w:id="76" w:author="Kelvin Sung" w:date="2021-05-19T17:47:00Z">
        <w:r w:rsidDel="00232311">
          <w:delText xml:space="preserve">ambient light </w:delText>
        </w:r>
      </w:del>
      <w:r>
        <w:t>color</w:t>
      </w:r>
      <w:ins w:id="77" w:author="Kelvin Sung" w:date="2021-05-19T17:47:00Z">
        <w:r w:rsidR="00232311">
          <w:t>, or the ambient light,</w:t>
        </w:r>
      </w:ins>
      <w:r>
        <w:t xml:space="preserve"> to every object within the current scene or world. It is important to note that while ambient lighting can provide </w:t>
      </w:r>
      <w:ins w:id="78" w:author="Kelvin Sung" w:date="2021-05-19T17:49:00Z">
        <w:r w:rsidR="0077223A">
          <w:t xml:space="preserve">the </w:t>
        </w:r>
      </w:ins>
      <w:r>
        <w:t xml:space="preserve">desired results, it is </w:t>
      </w:r>
      <w:ins w:id="79" w:author="Kelvin Sung" w:date="2021-05-19T17:53:00Z">
        <w:r w:rsidR="00B815D4">
          <w:t xml:space="preserve">only a rough approximation and </w:t>
        </w:r>
      </w:ins>
      <w:ins w:id="80" w:author="Kelvin Sung" w:date="2021-05-19T17:50:00Z">
        <w:r w:rsidR="0077223A">
          <w:t xml:space="preserve">does </w:t>
        </w:r>
      </w:ins>
      <w:r>
        <w:t xml:space="preserve">not </w:t>
      </w:r>
      <w:del w:id="81" w:author="Kelvin Sung" w:date="2021-05-19T17:50:00Z">
        <w:r w:rsidDel="0077223A">
          <w:delText xml:space="preserve">meant to </w:delText>
        </w:r>
      </w:del>
      <w:r>
        <w:t xml:space="preserve">mimic real-world </w:t>
      </w:r>
      <w:ins w:id="82" w:author="Kelvin Sung" w:date="2021-05-19T17:50:00Z">
        <w:r w:rsidR="0077223A">
          <w:t xml:space="preserve">indirect </w:t>
        </w:r>
      </w:ins>
      <w:r>
        <w:t>lighting</w:t>
      </w:r>
      <w:del w:id="83" w:author="Kelvin Sung" w:date="2021-05-19T17:47:00Z">
        <w:r w:rsidDel="00130A42">
          <w:delText xml:space="preserve"> exactly</w:delText>
        </w:r>
      </w:del>
      <w:r>
        <w:t>.</w:t>
      </w:r>
      <w:del w:id="84" w:author="Kelvin Sung" w:date="2021-05-19T17:52:00Z">
        <w:r w:rsidDel="00315E34">
          <w:delText xml:space="preserve"> For your </w:delText>
        </w:r>
      </w:del>
      <w:del w:id="85" w:author="Kelvin Sung" w:date="2021-05-19T17:48:00Z">
        <w:r w:rsidDel="00130A42">
          <w:delText xml:space="preserve">specific </w:delText>
        </w:r>
      </w:del>
      <w:del w:id="86" w:author="Kelvin Sung" w:date="2021-05-19T17:52:00Z">
        <w:r w:rsidDel="00315E34">
          <w:delText xml:space="preserve">engine implementation, each object </w:delText>
        </w:r>
      </w:del>
      <w:del w:id="87" w:author="Kelvin Sung" w:date="2021-05-19T17:50:00Z">
        <w:r w:rsidDel="00A40715">
          <w:delText xml:space="preserve">within the scene needs access to </w:delText>
        </w:r>
      </w:del>
      <w:del w:id="88" w:author="Kelvin Sung" w:date="2021-05-19T17:52:00Z">
        <w:r w:rsidDel="00315E34">
          <w:delText>an ambient color and an ambient intensity</w:delText>
        </w:r>
      </w:del>
      <w:del w:id="89" w:author="Kelvin Sung" w:date="2021-05-19T17:50:00Z">
        <w:r w:rsidDel="00A40715">
          <w:delText xml:space="preserve"> before it is drawn in order to take into account the ambient lighting of the scene</w:delText>
        </w:r>
      </w:del>
      <w:del w:id="90" w:author="Kelvin Sung" w:date="2021-05-19T17:52:00Z">
        <w:r w:rsidDel="00315E34">
          <w:delText>.</w:delText>
        </w:r>
      </w:del>
    </w:p>
    <w:p w14:paraId="29277BFF" w14:textId="77777777" w:rsidR="00665FB8" w:rsidRDefault="00665FB8" w:rsidP="00C5290D">
      <w:pPr>
        <w:pStyle w:val="Heading2"/>
      </w:pPr>
      <w:r>
        <w:t>The Global Ambient Project</w:t>
      </w:r>
    </w:p>
    <w:p w14:paraId="6ACCC146" w14:textId="31A8D3CA" w:rsidR="00665FB8" w:rsidRDefault="00665FB8" w:rsidP="00C5290D">
      <w:pPr>
        <w:pStyle w:val="BodyTextFirst"/>
        <w:rPr>
          <w:rFonts w:hint="eastAsia"/>
        </w:rPr>
      </w:pPr>
      <w:r>
        <w:t xml:space="preserve">This project demonstrates how to implement ambient lighting within your scenes by </w:t>
      </w:r>
      <w:del w:id="91" w:author="Kelvin Sung" w:date="2021-05-19T17:52:00Z">
        <w:r w:rsidDel="002537E5">
          <w:delText xml:space="preserve">providing </w:delText>
        </w:r>
      </w:del>
      <w:ins w:id="92" w:author="Kelvin Sung" w:date="2021-05-19T17:52:00Z">
        <w:r w:rsidR="002537E5">
          <w:t xml:space="preserve">defining </w:t>
        </w:r>
      </w:ins>
      <w:r>
        <w:t xml:space="preserve">a global ambient color and a global ambient intensity </w:t>
      </w:r>
      <w:ins w:id="93" w:author="Kelvin Sung" w:date="2021-05-19T17:52:00Z">
        <w:r w:rsidR="002537E5">
          <w:t xml:space="preserve">for drawing </w:t>
        </w:r>
      </w:ins>
      <w:del w:id="94" w:author="Kelvin Sung" w:date="2021-05-19T17:52:00Z">
        <w:r w:rsidDel="002537E5">
          <w:delText xml:space="preserve">that </w:delText>
        </w:r>
      </w:del>
      <w:r>
        <w:t xml:space="preserve">each </w:t>
      </w:r>
      <w:ins w:id="95" w:author="Kelvin Sung" w:date="2021-05-19T17:51:00Z">
        <w:r w:rsidR="002537E5" w:rsidRPr="002537E5">
          <w:rPr>
            <w:rStyle w:val="CodeInline"/>
            <w:rFonts w:hint="eastAsia"/>
            <w:rPrChange w:id="96" w:author="Kelvin Sung" w:date="2021-05-19T17:51:00Z">
              <w:rPr>
                <w:rFonts w:hint="eastAsia"/>
              </w:rPr>
            </w:rPrChange>
          </w:rPr>
          <w:t>R</w:t>
        </w:r>
      </w:ins>
      <w:del w:id="97" w:author="Kelvin Sung" w:date="2021-05-19T17:51:00Z">
        <w:r w:rsidRPr="002537E5" w:rsidDel="002537E5">
          <w:rPr>
            <w:rStyle w:val="CodeInline"/>
            <w:rFonts w:hint="eastAsia"/>
            <w:rPrChange w:id="98" w:author="Kelvin Sung" w:date="2021-05-19T17:51:00Z">
              <w:rPr>
                <w:rFonts w:hint="eastAsia"/>
              </w:rPr>
            </w:rPrChange>
          </w:rPr>
          <w:delText>r</w:delText>
        </w:r>
      </w:del>
      <w:r w:rsidRPr="002537E5">
        <w:rPr>
          <w:rStyle w:val="CodeInline"/>
          <w:rFonts w:hint="eastAsia"/>
          <w:rPrChange w:id="99" w:author="Kelvin Sung" w:date="2021-05-19T17:51:00Z">
            <w:rPr>
              <w:rFonts w:hint="eastAsia"/>
            </w:rPr>
          </w:rPrChange>
        </w:rPr>
        <w:t>enderable</w:t>
      </w:r>
      <w:r>
        <w:t xml:space="preserve"> object</w:t>
      </w:r>
      <w:del w:id="100" w:author="Kelvin Sung" w:date="2021-05-19T17:52:00Z">
        <w:r w:rsidDel="002537E5">
          <w:delText xml:space="preserve"> references before being drawn</w:delText>
        </w:r>
      </w:del>
      <w:r>
        <w:t xml:space="preserve">.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rPr>
          <w:rFonts w:hint="eastAsia"/>
        </w:rPr>
      </w:pPr>
      <w:r>
        <w:t>The controls of the project are as follows:</w:t>
      </w:r>
    </w:p>
    <w:p w14:paraId="22405B23" w14:textId="77777777" w:rsidR="00C5290D" w:rsidRDefault="00C5290D" w:rsidP="00C5290D">
      <w:pPr>
        <w:pStyle w:val="Bullet"/>
        <w:rPr>
          <w:rFonts w:hint="eastAsia"/>
        </w:rPr>
      </w:pPr>
      <w:r>
        <w:t>Left mouse button: Increases the global red ambient</w:t>
      </w:r>
    </w:p>
    <w:p w14:paraId="19F50158" w14:textId="77777777" w:rsidR="00C5290D" w:rsidRDefault="00C5290D" w:rsidP="00C5290D">
      <w:pPr>
        <w:pStyle w:val="Bullet"/>
        <w:rPr>
          <w:rFonts w:hint="eastAsia"/>
        </w:rPr>
      </w:pPr>
      <w:r>
        <w:t>Middle mouse button: Decreases the global red ambient</w:t>
      </w:r>
    </w:p>
    <w:p w14:paraId="67414636" w14:textId="6EE848EF" w:rsidR="00C5290D" w:rsidRDefault="00C5290D" w:rsidP="00C5290D">
      <w:pPr>
        <w:pStyle w:val="Bullet"/>
        <w:rPr>
          <w:rFonts w:hint="eastAsia"/>
        </w:rPr>
      </w:pPr>
      <w:r>
        <w:t>Left/right-arrow keys: Decrease/increase the global ambient intensity</w:t>
      </w:r>
    </w:p>
    <w:p w14:paraId="4E2F7D21" w14:textId="77777777" w:rsidR="00C5290D" w:rsidRDefault="00C5290D" w:rsidP="00C5290D">
      <w:pPr>
        <w:pStyle w:val="BodyTextFirst"/>
        <w:rPr>
          <w:rFonts w:hint="eastAsia"/>
        </w:rPr>
      </w:pPr>
      <w:r>
        <w:t>The goals of the project are as follows:</w:t>
      </w:r>
    </w:p>
    <w:p w14:paraId="0EE029F7" w14:textId="77777777" w:rsidR="00C5290D" w:rsidRDefault="00C5290D" w:rsidP="00C5290D">
      <w:pPr>
        <w:pStyle w:val="Bullet"/>
        <w:rPr>
          <w:rFonts w:hint="eastAsia"/>
        </w:rPr>
      </w:pPr>
      <w:r>
        <w:t xml:space="preserve">To experience the effects of ambient lighting </w:t>
      </w:r>
    </w:p>
    <w:p w14:paraId="48B6AD71" w14:textId="77777777" w:rsidR="00C5290D" w:rsidRDefault="00C5290D" w:rsidP="00C5290D">
      <w:pPr>
        <w:pStyle w:val="Bullet"/>
        <w:rPr>
          <w:rFonts w:hint="eastAsia"/>
        </w:rPr>
      </w:pPr>
      <w:r>
        <w:t>To understand how to implement a simple global ambient across a scene</w:t>
      </w:r>
    </w:p>
    <w:p w14:paraId="2328912F" w14:textId="77777777" w:rsidR="00C5290D" w:rsidRDefault="00C5290D" w:rsidP="00C5290D">
      <w:pPr>
        <w:pStyle w:val="Bullet"/>
        <w:rPr>
          <w:rFonts w:hint="eastAsia"/>
        </w:rPr>
      </w:pPr>
      <w:r>
        <w:t xml:space="preserve">To refamiliarize yourself with the </w:t>
      </w:r>
      <w:r w:rsidRPr="00C5290D">
        <w:rPr>
          <w:rStyle w:val="CodeInline"/>
        </w:rPr>
        <w:t>Shader</w:t>
      </w:r>
      <w:r>
        <w:t>/</w:t>
      </w:r>
      <w:r w:rsidRPr="00C5290D">
        <w:rPr>
          <w:rStyle w:val="CodeInline"/>
        </w:rPr>
        <w:t>Renderable</w:t>
      </w:r>
      <w:r>
        <w:t xml:space="preserve"> pair structure to interface to GLSL shaders and the game engine</w:t>
      </w:r>
    </w:p>
    <w:p w14:paraId="66567656" w14:textId="77777777" w:rsidR="00C5290D" w:rsidRDefault="00C5290D" w:rsidP="00C5290D">
      <w:pPr>
        <w:pStyle w:val="BodyTextFirst"/>
        <w:rPr>
          <w:rFonts w:hint="eastAsia"/>
        </w:rPr>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13AEC7B5" w14:textId="74736FAA" w:rsidR="008919F1" w:rsidRDefault="00A25D16" w:rsidP="00A25D16">
      <w:pPr>
        <w:pStyle w:val="BodyTextFirst"/>
        <w:rPr>
          <w:ins w:id="101" w:author="Kelvin Sung" w:date="2021-05-19T18:02:00Z"/>
          <w:rFonts w:hint="eastAsia"/>
        </w:rPr>
      </w:pPr>
      <w:r w:rsidRPr="00A25D16">
        <w:t xml:space="preserve">A good place to start when implementing new shaders </w:t>
      </w:r>
      <w:ins w:id="102" w:author="Kelvin Sung" w:date="2021-05-19T17:56:00Z">
        <w:r w:rsidR="00B134DB">
          <w:t xml:space="preserve">or shading functionality </w:t>
        </w:r>
      </w:ins>
      <w:r w:rsidRPr="00A25D16">
        <w:t xml:space="preserve">for the game engine is the GLSL shader. </w:t>
      </w:r>
      <w:del w:id="103" w:author="Kelvin Sung" w:date="2021-05-19T17:58:00Z">
        <w:r w:rsidRPr="00A25D16" w:rsidDel="008919F1">
          <w:delText xml:space="preserve">This is because it </w:delText>
        </w:r>
      </w:del>
      <w:ins w:id="104" w:author="Kelvin Sung" w:date="2021-05-19T17:58:00Z">
        <w:r w:rsidR="008919F1">
          <w:t xml:space="preserve">The GLSL </w:t>
        </w:r>
      </w:ins>
      <w:ins w:id="105" w:author="Kelvin Sung" w:date="2021-05-19T17:59:00Z">
        <w:r w:rsidR="008919F1">
          <w:t xml:space="preserve">code creation or modification </w:t>
        </w:r>
      </w:ins>
      <w:r w:rsidRPr="00A25D16">
        <w:t xml:space="preserve">allows you to implement the </w:t>
      </w:r>
      <w:ins w:id="106" w:author="Kelvin Sung" w:date="2021-05-19T17:57:00Z">
        <w:r w:rsidR="008919F1">
          <w:t xml:space="preserve">actual </w:t>
        </w:r>
      </w:ins>
      <w:ins w:id="107" w:author="Kelvin Sung" w:date="2021-05-19T17:59:00Z">
        <w:r w:rsidR="008919F1">
          <w:t xml:space="preserve">functionality </w:t>
        </w:r>
      </w:ins>
      <w:del w:id="108" w:author="Kelvin Sung" w:date="2021-05-19T17:59:00Z">
        <w:r w:rsidRPr="00A25D16" w:rsidDel="008919F1">
          <w:delText>shading technique</w:delText>
        </w:r>
      </w:del>
      <w:ins w:id="109" w:author="Kelvin Sung" w:date="2021-05-19T17:59:00Z">
        <w:r w:rsidR="008919F1">
          <w:t>details</w:t>
        </w:r>
      </w:ins>
      <w:r w:rsidRPr="00A25D16">
        <w:t xml:space="preserve">, which </w:t>
      </w:r>
      <w:ins w:id="110" w:author="Kelvin Sung" w:date="2021-05-19T18:05:00Z">
        <w:r w:rsidR="00127088">
          <w:t xml:space="preserve">in turn, </w:t>
        </w:r>
      </w:ins>
      <w:del w:id="111" w:author="Kelvin Sung" w:date="2021-05-19T18:00:00Z">
        <w:r w:rsidRPr="00A25D16" w:rsidDel="008919F1">
          <w:delText xml:space="preserve">in turn provides </w:delText>
        </w:r>
      </w:del>
      <w:ins w:id="112" w:author="Kelvin Sung" w:date="2021-05-19T18:00:00Z">
        <w:r w:rsidR="008919F1">
          <w:t xml:space="preserve">serves as </w:t>
        </w:r>
      </w:ins>
      <w:r w:rsidRPr="00A25D16">
        <w:t xml:space="preserve">the </w:t>
      </w:r>
      <w:del w:id="113" w:author="Kelvin Sung" w:date="2021-05-19T18:00:00Z">
        <w:r w:rsidRPr="00A25D16" w:rsidDel="008919F1">
          <w:delText xml:space="preserve">outline </w:delText>
        </w:r>
      </w:del>
      <w:ins w:id="114" w:author="Kelvin Sung" w:date="2021-05-19T18:00:00Z">
        <w:r w:rsidR="008919F1">
          <w:t xml:space="preserve">requirements </w:t>
        </w:r>
      </w:ins>
      <w:r w:rsidRPr="00A25D16">
        <w:t xml:space="preserve">for </w:t>
      </w:r>
      <w:ins w:id="115" w:author="Kelvin Sung" w:date="2021-05-19T18:06:00Z">
        <w:r w:rsidR="00127088">
          <w:t xml:space="preserve">expanding </w:t>
        </w:r>
      </w:ins>
      <w:del w:id="116" w:author="Kelvin Sung" w:date="2021-05-19T17:58:00Z">
        <w:r w:rsidRPr="00A25D16" w:rsidDel="008919F1">
          <w:delText xml:space="preserve">how your engine must be </w:delText>
        </w:r>
      </w:del>
      <w:del w:id="117" w:author="Kelvin Sung" w:date="2021-05-19T18:01:00Z">
        <w:r w:rsidRPr="00A25D16" w:rsidDel="008919F1">
          <w:delText>modif</w:delText>
        </w:r>
      </w:del>
      <w:del w:id="118" w:author="Kelvin Sung" w:date="2021-05-19T17:58:00Z">
        <w:r w:rsidRPr="00A25D16" w:rsidDel="008919F1">
          <w:delText>ied</w:delText>
        </w:r>
      </w:del>
      <w:del w:id="119" w:author="Kelvin Sung" w:date="2021-05-19T18:01:00Z">
        <w:r w:rsidRPr="00A25D16" w:rsidDel="008919F1">
          <w:delText xml:space="preserve"> </w:delText>
        </w:r>
      </w:del>
      <w:del w:id="120" w:author="Kelvin Sung" w:date="2021-05-19T17:58:00Z">
        <w:r w:rsidRPr="00A25D16" w:rsidDel="008919F1">
          <w:delText xml:space="preserve">in order to support this </w:delText>
        </w:r>
      </w:del>
      <w:ins w:id="121" w:author="Kelvin Sung" w:date="2021-05-19T17:58:00Z">
        <w:r w:rsidR="008919F1">
          <w:t>the engine</w:t>
        </w:r>
      </w:ins>
      <w:del w:id="122" w:author="Kelvin Sung" w:date="2021-05-19T17:58:00Z">
        <w:r w:rsidRPr="00A25D16" w:rsidDel="008919F1">
          <w:delText>new shader</w:delText>
        </w:r>
      </w:del>
      <w:r w:rsidRPr="00A25D16">
        <w:t xml:space="preserve">. </w:t>
      </w:r>
    </w:p>
    <w:p w14:paraId="70E40681" w14:textId="33798DBC" w:rsidR="008919F1" w:rsidRDefault="008919F1" w:rsidP="008919F1">
      <w:pPr>
        <w:pStyle w:val="BodyTextCont"/>
        <w:rPr>
          <w:ins w:id="123" w:author="Kelvin Sung" w:date="2021-05-19T18:02:00Z"/>
          <w:rFonts w:hint="eastAsia"/>
        </w:rPr>
      </w:pPr>
      <w:ins w:id="124" w:author="Kelvin Sung" w:date="2021-05-19T18:02:00Z">
        <w:r>
          <w:t xml:space="preserve">For example, in this project you will begin by adding ambient </w:t>
        </w:r>
      </w:ins>
      <w:ins w:id="125" w:author="Kelvin Sung" w:date="2021-05-19T18:03:00Z">
        <w:r>
          <w:t xml:space="preserve">lighting </w:t>
        </w:r>
      </w:ins>
      <w:ins w:id="126" w:author="Kelvin Sung" w:date="2021-05-19T18:02:00Z">
        <w:r>
          <w:t xml:space="preserve">functionality to </w:t>
        </w:r>
      </w:ins>
      <w:ins w:id="127" w:author="Kelvin Sung" w:date="2021-05-19T18:10:00Z">
        <w:r w:rsidR="000F7218">
          <w:t xml:space="preserve">all </w:t>
        </w:r>
      </w:ins>
      <w:ins w:id="128" w:author="Kelvin Sung" w:date="2021-05-19T18:02:00Z">
        <w:r>
          <w:t xml:space="preserve">existing </w:t>
        </w:r>
      </w:ins>
      <w:ins w:id="129" w:author="Kelvin Sung" w:date="2021-05-19T18:03:00Z">
        <w:r>
          <w:t>GLSL shader</w:t>
        </w:r>
      </w:ins>
      <w:ins w:id="130" w:author="Kelvin Sung" w:date="2021-05-19T18:10:00Z">
        <w:r w:rsidR="000F7218">
          <w:t>s</w:t>
        </w:r>
      </w:ins>
      <w:ins w:id="131" w:author="Kelvin Sung" w:date="2021-05-19T18:03:00Z">
        <w:r>
          <w:t xml:space="preserve">. The support for this </w:t>
        </w:r>
        <w:r w:rsidR="005E66D2">
          <w:t>new</w:t>
        </w:r>
      </w:ins>
      <w:ins w:id="132" w:author="Kelvin Sung" w:date="2021-05-19T18:04:00Z">
        <w:r w:rsidR="005E66D2">
          <w:t>ly added</w:t>
        </w:r>
      </w:ins>
      <w:ins w:id="133" w:author="Kelvin Sung" w:date="2021-05-19T18:03:00Z">
        <w:r w:rsidR="005E66D2">
          <w:t xml:space="preserve"> </w:t>
        </w:r>
      </w:ins>
      <w:ins w:id="134" w:author="Kelvin Sung" w:date="2021-05-19T18:04:00Z">
        <w:r w:rsidR="005E66D2">
          <w:t xml:space="preserve">functionality then becomes the requirements </w:t>
        </w:r>
      </w:ins>
      <w:ins w:id="135" w:author="Kelvin Sung" w:date="2021-05-19T18:05:00Z">
        <w:r w:rsidR="00127088">
          <w:t xml:space="preserve">that </w:t>
        </w:r>
      </w:ins>
      <w:ins w:id="136" w:author="Kelvin Sung" w:date="2021-05-19T18:04:00Z">
        <w:r w:rsidR="005E66D2">
          <w:t>guid</w:t>
        </w:r>
      </w:ins>
      <w:ins w:id="137" w:author="Kelvin Sung" w:date="2021-05-19T18:05:00Z">
        <w:r w:rsidR="00127088">
          <w:t>e</w:t>
        </w:r>
      </w:ins>
      <w:ins w:id="138" w:author="Kelvin Sung" w:date="2021-05-19T18:04:00Z">
        <w:r w:rsidR="005E66D2">
          <w:t xml:space="preserve"> the modification</w:t>
        </w:r>
      </w:ins>
      <w:ins w:id="139" w:author="Kelvin Sung" w:date="2021-05-19T18:11:00Z">
        <w:r w:rsidR="00CB3F60">
          <w:t>s</w:t>
        </w:r>
      </w:ins>
      <w:ins w:id="140" w:author="Kelvin Sung" w:date="2021-05-19T18:04:00Z">
        <w:r w:rsidR="005E66D2">
          <w:t xml:space="preserve"> to the rest of the engine. </w:t>
        </w:r>
      </w:ins>
      <w:ins w:id="141" w:author="Kelvin Sung" w:date="2021-05-19T18:07:00Z">
        <w:r w:rsidR="00127088">
          <w:t>You will observe this implementation patte</w:t>
        </w:r>
      </w:ins>
      <w:ins w:id="142" w:author="Kelvin Sung" w:date="2021-05-19T18:11:00Z">
        <w:r w:rsidR="00CB3F60">
          <w:t>r</w:t>
        </w:r>
      </w:ins>
      <w:ins w:id="143" w:author="Kelvin Sung" w:date="2021-05-19T18:07:00Z">
        <w:r w:rsidR="00127088">
          <w:t>n for all of the examples in this chapter.</w:t>
        </w:r>
      </w:ins>
    </w:p>
    <w:p w14:paraId="43FE4209" w14:textId="798BEFB2" w:rsidR="00C5290D" w:rsidRDefault="00A25D16">
      <w:pPr>
        <w:pStyle w:val="BodyTextCont"/>
        <w:rPr>
          <w:rFonts w:hint="eastAsia"/>
        </w:rPr>
        <w:pPrChange w:id="144" w:author="Kelvin Sung" w:date="2021-05-19T18:02:00Z">
          <w:pPr>
            <w:pStyle w:val="BodyTextFirst"/>
          </w:pPr>
        </w:pPrChange>
      </w:pPr>
      <w:r w:rsidRPr="00A25D16">
        <w:t>Thus, to</w:t>
      </w:r>
      <w:ins w:id="145" w:author="Kelvin Sung" w:date="2021-05-19T18:07:00Z">
        <w:r w:rsidR="00127088">
          <w:t xml:space="preserve"> </w:t>
        </w:r>
      </w:ins>
      <w:del w:id="146" w:author="Kelvin Sung" w:date="2021-05-19T18:07:00Z">
        <w:r w:rsidRPr="00A25D16" w:rsidDel="00127088">
          <w:delText xml:space="preserve"> start</w:delText>
        </w:r>
      </w:del>
      <w:ins w:id="147" w:author="Kelvin Sung" w:date="2021-05-19T18:07:00Z">
        <w:r w:rsidR="00127088">
          <w:t>begin</w:t>
        </w:r>
      </w:ins>
      <w:r w:rsidRPr="00A25D16">
        <w:t xml:space="preserve">, </w:t>
      </w:r>
      <w:del w:id="148" w:author="Kelvin Sung" w:date="2021-05-19T18:07:00Z">
        <w:r w:rsidRPr="00A25D16" w:rsidDel="00C050D1">
          <w:delText xml:space="preserve">implement </w:delText>
        </w:r>
      </w:del>
      <w:ins w:id="149" w:author="Kelvin Sung" w:date="2021-05-19T18:07:00Z">
        <w:r w:rsidR="00C050D1">
          <w:t xml:space="preserve">integrate </w:t>
        </w:r>
      </w:ins>
      <w:r w:rsidRPr="00A25D16">
        <w:t xml:space="preserve">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2983CA86" w:rsidR="00A25D16" w:rsidRDefault="00A25D16" w:rsidP="00A25D16">
      <w:pPr>
        <w:pStyle w:val="NumList"/>
        <w:rPr>
          <w:rFonts w:hint="eastAsia"/>
        </w:rPr>
      </w:pPr>
      <w:r w:rsidRPr="00A25D16">
        <w:t xml:space="preserve">Modify the fragment shader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w:t>
      </w:r>
      <w:del w:id="150" w:author="Kelvin Sung" w:date="2021-05-19T18:09:00Z">
        <w:r w:rsidRPr="00A25D16" w:rsidDel="00C050D1">
          <w:delText xml:space="preserve">adding </w:delText>
        </w:r>
      </w:del>
      <w:ins w:id="151" w:author="Kelvin Sung" w:date="2021-05-19T18:09:00Z">
        <w:r w:rsidR="00C050D1">
          <w:t xml:space="preserve">defining two new </w:t>
        </w:r>
      </w:ins>
      <w:del w:id="152" w:author="Kelvin Sung" w:date="2021-05-19T18:09:00Z">
        <w:r w:rsidRPr="00A25D16" w:rsidDel="00C050D1">
          <w:delText xml:space="preserve">the </w:delText>
        </w:r>
      </w:del>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del w:id="153" w:author="Kelvin Sung" w:date="2021-05-19T18:09:00Z">
        <w:r w:rsidRPr="00A25D16" w:rsidDel="00C050D1">
          <w:delText>.</w:delText>
        </w:r>
      </w:del>
      <w:ins w:id="154" w:author="Kelvin Sung" w:date="2021-05-19T18:09:00Z">
        <w:r w:rsidR="00C050D1">
          <w:t>,</w:t>
        </w:r>
      </w:ins>
      <w:r w:rsidRPr="00A25D16">
        <w:t xml:space="preserve"> </w:t>
      </w:r>
      <w:del w:id="155" w:author="Kelvin Sung" w:date="2021-05-19T18:10:00Z">
        <w:r w:rsidRPr="00A25D16" w:rsidDel="00C050D1">
          <w:delText xml:space="preserve">Then utilize </w:delText>
        </w:r>
      </w:del>
      <w:ins w:id="156" w:author="Kelvin Sung" w:date="2021-05-19T18:10:00Z">
        <w:r w:rsidR="00C050D1">
          <w:t>and multiply</w:t>
        </w:r>
      </w:ins>
      <w:ins w:id="157" w:author="Kelvin Sung" w:date="2021-05-19T18:12:00Z">
        <w:r w:rsidR="00E01D75">
          <w:t>ing</w:t>
        </w:r>
      </w:ins>
      <w:ins w:id="158" w:author="Kelvin Sung" w:date="2021-05-19T18:10:00Z">
        <w:r w:rsidR="00C050D1">
          <w:t xml:space="preserve"> </w:t>
        </w:r>
      </w:ins>
      <w:del w:id="159" w:author="Kelvin Sung" w:date="2021-05-19T18:08:00Z">
        <w:r w:rsidRPr="00A25D16" w:rsidDel="00C050D1">
          <w:delText xml:space="preserve">them </w:delText>
        </w:r>
      </w:del>
      <w:ins w:id="160" w:author="Kelvin Sung" w:date="2021-05-19T18:08:00Z">
        <w:r w:rsidR="00C050D1">
          <w:t xml:space="preserve">these variables </w:t>
        </w:r>
      </w:ins>
      <w:del w:id="161" w:author="Kelvin Sung" w:date="2021-05-19T18:10:00Z">
        <w:r w:rsidRPr="00A25D16" w:rsidDel="00C050D1">
          <w:delText xml:space="preserve">by multiplying them </w:delText>
        </w:r>
      </w:del>
      <w:del w:id="162" w:author="Kelvin Sung" w:date="2021-05-19T18:08:00Z">
        <w:r w:rsidRPr="00A25D16" w:rsidDel="00C050D1">
          <w:delText xml:space="preserve">by </w:delText>
        </w:r>
      </w:del>
      <w:ins w:id="163" w:author="Kelvin Sung" w:date="2021-05-19T18:08:00Z">
        <w:r w:rsidR="00C050D1">
          <w:t xml:space="preserve">with the </w:t>
        </w:r>
      </w:ins>
      <w:proofErr w:type="spellStart"/>
      <w:r w:rsidRPr="00A25D16">
        <w:rPr>
          <w:rStyle w:val="CodeInline"/>
        </w:rPr>
        <w:t>uPixelColor</w:t>
      </w:r>
      <w:proofErr w:type="spellEnd"/>
      <w:r w:rsidRPr="00A25D16">
        <w:t xml:space="preserve"> </w:t>
      </w:r>
      <w:ins w:id="164" w:author="Kelvin Sung" w:date="2021-05-19T18:09:00Z">
        <w:r w:rsidR="00C050D1">
          <w:t xml:space="preserve">when </w:t>
        </w:r>
      </w:ins>
      <w:del w:id="165" w:author="Kelvin Sung" w:date="2021-05-19T18:09:00Z">
        <w:r w:rsidRPr="00A25D16" w:rsidDel="00C050D1">
          <w:delText xml:space="preserve">to get the </w:delText>
        </w:r>
      </w:del>
      <w:ins w:id="166" w:author="Kelvin Sung" w:date="2021-05-19T18:09:00Z">
        <w:r w:rsidR="00C050D1">
          <w:t xml:space="preserve">computing the </w:t>
        </w:r>
      </w:ins>
      <w:r w:rsidRPr="00A25D16">
        <w:t xml:space="preserve">final color for each </w:t>
      </w:r>
      <w:del w:id="167" w:author="Kelvin Sung" w:date="2021-05-19T18:09:00Z">
        <w:r w:rsidRPr="00A25D16" w:rsidDel="00C050D1">
          <w:delText>fragment</w:delText>
        </w:r>
      </w:del>
      <w:ins w:id="168" w:author="Kelvin Sung" w:date="2021-05-19T18:09:00Z">
        <w:r w:rsidR="00C050D1">
          <w:t>pixel</w:t>
        </w:r>
      </w:ins>
      <w:r w:rsidRPr="00A25D16">
        <w:t xml:space="preserve">. </w:t>
      </w:r>
      <w:del w:id="169" w:author="Kelvin Sung" w:date="2021-05-19T18:09:00Z">
        <w:r w:rsidRPr="00A25D16" w:rsidDel="00C050D1">
          <w:delText>You can see this implemented in the following code:</w:delText>
        </w:r>
      </w:del>
    </w:p>
    <w:p w14:paraId="0EDD0738" w14:textId="6DED371A" w:rsidR="00A25D16" w:rsidRDefault="00A25D16" w:rsidP="00A25D16">
      <w:pPr>
        <w:pStyle w:val="Code"/>
        <w:rPr>
          <w:rFonts w:hint="eastAsia"/>
        </w:rPr>
      </w:pPr>
      <w:r>
        <w:t xml:space="preserve">precision mediump float; </w:t>
      </w:r>
    </w:p>
    <w:p w14:paraId="4067D808" w14:textId="77777777" w:rsidR="00A25D16" w:rsidRDefault="00A25D16" w:rsidP="00A25D16">
      <w:pPr>
        <w:pStyle w:val="Code"/>
        <w:rPr>
          <w:rFonts w:hint="eastAsia"/>
        </w:rPr>
      </w:pPr>
    </w:p>
    <w:p w14:paraId="506A975B" w14:textId="77777777" w:rsidR="00A25D16" w:rsidRDefault="00A25D16" w:rsidP="00A25D16">
      <w:pPr>
        <w:pStyle w:val="Code"/>
        <w:rPr>
          <w:rFonts w:hint="eastAsia"/>
        </w:rPr>
      </w:pPr>
      <w:r>
        <w:t>// Color of pixel</w:t>
      </w:r>
    </w:p>
    <w:p w14:paraId="243D57C0" w14:textId="77777777" w:rsidR="00A25D16" w:rsidRDefault="00A25D16" w:rsidP="00A25D16">
      <w:pPr>
        <w:pStyle w:val="Code"/>
        <w:rPr>
          <w:rFonts w:hint="eastAsia"/>
        </w:rPr>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rPr>
          <w:rFonts w:hint="eastAsia"/>
        </w:rPr>
      </w:pPr>
    </w:p>
    <w:p w14:paraId="5744ECBB" w14:textId="77777777" w:rsidR="00A25D16" w:rsidRDefault="00A25D16" w:rsidP="00A25D16">
      <w:pPr>
        <w:pStyle w:val="Code"/>
        <w:rPr>
          <w:rFonts w:hint="eastAsia"/>
        </w:rPr>
      </w:pPr>
      <w:r>
        <w:t>void main(void) {</w:t>
      </w:r>
    </w:p>
    <w:p w14:paraId="0A3AB720" w14:textId="77777777" w:rsidR="00A25D16" w:rsidRDefault="00A25D16" w:rsidP="00A25D16">
      <w:pPr>
        <w:pStyle w:val="Code"/>
        <w:rPr>
          <w:rFonts w:hint="eastAsia"/>
        </w:rPr>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rPr>
          <w:rFonts w:hint="eastAsia"/>
        </w:rPr>
      </w:pPr>
      <w:r w:rsidRPr="00A25D16">
        <w:t>}</w:t>
      </w:r>
    </w:p>
    <w:p w14:paraId="7975EB36" w14:textId="4D7BEFBB" w:rsidR="00A25D16" w:rsidRPr="00A25D16" w:rsidRDefault="00A25D16">
      <w:pPr>
        <w:pStyle w:val="NumList"/>
        <w:rPr>
          <w:rFonts w:hint="eastAsia"/>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del w:id="170" w:author="Kelvin Sung" w:date="2021-05-19T18:11:00Z">
        <w:r w:rsidRPr="00A25D16" w:rsidDel="00E01D75">
          <w:rPr>
            <w:noProof/>
          </w:rPr>
          <w:delText xml:space="preserve">. </w:delText>
        </w:r>
      </w:del>
      <w:ins w:id="171" w:author="Kelvin Sung" w:date="2021-05-19T18:13:00Z">
        <w:r w:rsidR="00E01D75">
          <w:rPr>
            <w:noProof/>
          </w:rPr>
          <w:t>.</w:t>
        </w:r>
      </w:ins>
      <w:ins w:id="172" w:author="Kelvin Sung" w:date="2021-05-19T18:11:00Z">
        <w:r w:rsidR="00E01D75">
          <w:rPr>
            <w:noProof/>
          </w:rPr>
          <w:t xml:space="preserve"> </w:t>
        </w:r>
      </w:ins>
      <w:ins w:id="173" w:author="Kelvin Sung" w:date="2021-05-19T18:15:00Z">
        <w:r w:rsidR="009D5853">
          <w:rPr>
            <w:noProof/>
          </w:rPr>
          <w:t xml:space="preserve">Multiply these two </w:t>
        </w:r>
      </w:ins>
      <w:ins w:id="174" w:author="Kelvin Sung" w:date="2021-05-19T18:18:00Z">
        <w:r w:rsidR="00082611">
          <w:rPr>
            <w:noProof/>
          </w:rPr>
          <w:t>variables</w:t>
        </w:r>
      </w:ins>
      <w:ins w:id="175" w:author="Kelvin Sung" w:date="2021-05-19T18:15:00Z">
        <w:r w:rsidR="009D5853">
          <w:rPr>
            <w:noProof/>
          </w:rPr>
          <w:t xml:space="preserve"> with the </w:t>
        </w:r>
      </w:ins>
      <w:ins w:id="176" w:author="Kelvin Sung" w:date="2021-05-19T18:16:00Z">
        <w:r w:rsidR="009D5853">
          <w:rPr>
            <w:noProof/>
          </w:rPr>
          <w:t xml:space="preserve">sampled </w:t>
        </w:r>
      </w:ins>
      <w:ins w:id="177" w:author="Kelvin Sung" w:date="2021-05-19T18:14:00Z">
        <w:r w:rsidR="00E01D75">
          <w:rPr>
            <w:noProof/>
          </w:rPr>
          <w:t xml:space="preserve">texture color </w:t>
        </w:r>
      </w:ins>
      <w:ins w:id="178" w:author="Kelvin Sung" w:date="2021-05-19T18:15:00Z">
        <w:r w:rsidR="009D5853">
          <w:rPr>
            <w:noProof/>
          </w:rPr>
          <w:t>to create the background light</w:t>
        </w:r>
      </w:ins>
      <w:ins w:id="179" w:author="Kelvin Sung" w:date="2021-05-19T18:16:00Z">
        <w:r w:rsidR="009D5853">
          <w:rPr>
            <w:noProof/>
          </w:rPr>
          <w:t xml:space="preserve">ing effect. </w:t>
        </w:r>
      </w:ins>
      <w:del w:id="180" w:author="Kelvin Sung" w:date="2021-05-19T18:12:00Z">
        <w:r w:rsidRPr="00A25D16" w:rsidDel="00E01D75">
          <w:rPr>
            <w:noProof/>
          </w:rPr>
          <w:delText xml:space="preserve">Then utilize them by </w:delText>
        </w:r>
      </w:del>
      <w:del w:id="181" w:author="Kelvin Sung" w:date="2021-05-19T18:15:00Z">
        <w:r w:rsidRPr="00A25D16" w:rsidDel="009D5853">
          <w:rPr>
            <w:noProof/>
          </w:rPr>
          <w:delText xml:space="preserve">multiplying </w:delText>
        </w:r>
      </w:del>
      <w:del w:id="182" w:author="Kelvin Sung" w:date="2021-05-19T18:16:00Z">
        <w:r w:rsidRPr="00A25D16" w:rsidDel="009D5853">
          <w:rPr>
            <w:noProof/>
          </w:rPr>
          <w:delText xml:space="preserve">them by c (the fragment color sampled from the texture) to get the final color for each fragment. </w:delText>
        </w:r>
      </w:del>
      <w:del w:id="183" w:author="Kelvin Sung" w:date="2021-05-19T18:18:00Z">
        <w:r w:rsidRPr="00A25D16" w:rsidDel="00082611">
          <w:rPr>
            <w:noProof/>
          </w:rPr>
          <w:delText xml:space="preserve">Remember that the color for </w:delText>
        </w:r>
        <w:r w:rsidRPr="006859CA" w:rsidDel="00082611">
          <w:rPr>
            <w:rStyle w:val="CodeInline"/>
          </w:rPr>
          <w:delText>c</w:delText>
        </w:r>
        <w:r w:rsidRPr="00A25D16" w:rsidDel="00082611">
          <w:rPr>
            <w:noProof/>
          </w:rPr>
          <w:delText xml:space="preserve"> was obtained by using the interpolated </w:delText>
        </w:r>
        <w:r w:rsidRPr="006859CA" w:rsidDel="00082611">
          <w:rPr>
            <w:rStyle w:val="CodeInline"/>
          </w:rPr>
          <w:delText>vTexCoord</w:delText>
        </w:r>
        <w:r w:rsidRPr="00A25D16" w:rsidDel="00082611">
          <w:rPr>
            <w:noProof/>
          </w:rPr>
          <w:delText xml:space="preserve"> variable from the vertex shader to sample a fragment from the passed-in texture. You can see this implemented in the following code:</w:delText>
        </w:r>
      </w:del>
    </w:p>
    <w:p w14:paraId="5289BBB0" w14:textId="31A85E8D" w:rsidR="00A25D16" w:rsidDel="00082611" w:rsidRDefault="00A25D16" w:rsidP="00A25D16">
      <w:pPr>
        <w:pStyle w:val="Code"/>
        <w:rPr>
          <w:del w:id="184" w:author="Kelvin Sung" w:date="2021-05-19T18:19:00Z"/>
          <w:rFonts w:hint="eastAsia"/>
        </w:rPr>
      </w:pPr>
      <w:del w:id="185" w:author="Kelvin Sung" w:date="2021-05-19T18:19:00Z">
        <w:r w:rsidDel="00082611">
          <w:delText xml:space="preserve">precision mediump float; </w:delText>
        </w:r>
      </w:del>
    </w:p>
    <w:p w14:paraId="0E4F6F67" w14:textId="23400CAF" w:rsidR="006859CA" w:rsidDel="00082611" w:rsidRDefault="006859CA" w:rsidP="00A25D16">
      <w:pPr>
        <w:pStyle w:val="Code"/>
        <w:rPr>
          <w:del w:id="186" w:author="Kelvin Sung" w:date="2021-05-19T18:19:00Z"/>
          <w:rFonts w:hint="eastAsia"/>
        </w:rPr>
      </w:pPr>
    </w:p>
    <w:p w14:paraId="6A9049C2" w14:textId="52EAA1D6" w:rsidR="00A25D16" w:rsidRDefault="00A25D16" w:rsidP="00A25D16">
      <w:pPr>
        <w:pStyle w:val="Code"/>
        <w:rPr>
          <w:rFonts w:hint="eastAsia"/>
        </w:rPr>
      </w:pPr>
      <w:r>
        <w:t>uniform sampler2D uSampler;</w:t>
      </w:r>
    </w:p>
    <w:p w14:paraId="3C6A8120" w14:textId="77777777" w:rsidR="00A25D16" w:rsidRDefault="00A25D16" w:rsidP="00A25D16">
      <w:pPr>
        <w:pStyle w:val="Code"/>
        <w:rPr>
          <w:rFonts w:hint="eastAsia"/>
        </w:rPr>
      </w:pPr>
    </w:p>
    <w:p w14:paraId="5CE886CF" w14:textId="77777777" w:rsidR="00A25D16" w:rsidRDefault="00A25D16" w:rsidP="00A25D16">
      <w:pPr>
        <w:pStyle w:val="Code"/>
        <w:rPr>
          <w:rFonts w:hint="eastAsia"/>
        </w:rPr>
      </w:pPr>
      <w:r>
        <w:t>// Color of pixel</w:t>
      </w:r>
    </w:p>
    <w:p w14:paraId="5F889966" w14:textId="77777777" w:rsidR="00A25D16" w:rsidRDefault="00A25D16" w:rsidP="00A25D16">
      <w:pPr>
        <w:pStyle w:val="Code"/>
        <w:rPr>
          <w:rFonts w:hint="eastAsia"/>
        </w:rPr>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rPr>
          <w:rFonts w:hint="eastAsia"/>
        </w:rPr>
      </w:pPr>
    </w:p>
    <w:p w14:paraId="6B7949BE" w14:textId="773FC25D" w:rsidR="00A25D16" w:rsidDel="00082611" w:rsidRDefault="00A25D16" w:rsidP="00A25D16">
      <w:pPr>
        <w:pStyle w:val="Code"/>
        <w:rPr>
          <w:del w:id="187" w:author="Kelvin Sung" w:date="2021-05-19T18:18:00Z"/>
          <w:rFonts w:hint="eastAsia"/>
        </w:rPr>
      </w:pPr>
      <w:commentRangeStart w:id="188"/>
      <w:commentRangeStart w:id="189"/>
      <w:del w:id="190" w:author="Kelvin Sung" w:date="2021-05-19T18:18:00Z">
        <w:r w:rsidDel="00082611">
          <w:delText>// The "varying" keyword is for signifying that the texture coordinate will be</w:delText>
        </w:r>
      </w:del>
    </w:p>
    <w:p w14:paraId="270EFED4" w14:textId="641052AF" w:rsidR="00A25D16" w:rsidDel="00082611" w:rsidRDefault="00A25D16" w:rsidP="00A25D16">
      <w:pPr>
        <w:pStyle w:val="Code"/>
        <w:rPr>
          <w:del w:id="191" w:author="Kelvin Sung" w:date="2021-05-19T18:18:00Z"/>
          <w:rFonts w:hint="eastAsia"/>
        </w:rPr>
      </w:pPr>
      <w:del w:id="192" w:author="Kelvin Sung" w:date="2021-05-19T18:18:00Z">
        <w:r w:rsidDel="00082611">
          <w:delText xml:space="preserve">// interpolated and thus varies. </w:delText>
        </w:r>
      </w:del>
    </w:p>
    <w:p w14:paraId="0552C7C9" w14:textId="77777777" w:rsidR="00A25D16" w:rsidRDefault="00A25D16" w:rsidP="00A25D16">
      <w:pPr>
        <w:pStyle w:val="Code"/>
        <w:rPr>
          <w:rFonts w:hint="eastAsia"/>
        </w:rPr>
      </w:pPr>
      <w:r>
        <w:t>varying vec2 vTexCoord;</w:t>
      </w:r>
    </w:p>
    <w:p w14:paraId="53C72968" w14:textId="77777777" w:rsidR="00A25D16" w:rsidRDefault="00A25D16" w:rsidP="00A25D16">
      <w:pPr>
        <w:pStyle w:val="Code"/>
        <w:rPr>
          <w:rFonts w:hint="eastAsia"/>
        </w:rPr>
      </w:pPr>
    </w:p>
    <w:p w14:paraId="1A8C6E40" w14:textId="77777777" w:rsidR="00A25D16" w:rsidRDefault="00A25D16" w:rsidP="00A25D16">
      <w:pPr>
        <w:pStyle w:val="Code"/>
        <w:rPr>
          <w:rFonts w:hint="eastAsia"/>
        </w:rPr>
      </w:pPr>
      <w:r>
        <w:t>void main(void)  {</w:t>
      </w:r>
    </w:p>
    <w:p w14:paraId="186E3D35" w14:textId="77777777" w:rsidR="00A25D16" w:rsidRDefault="00A25D16" w:rsidP="00A25D16">
      <w:pPr>
        <w:pStyle w:val="Code"/>
        <w:rPr>
          <w:rFonts w:hint="eastAsia"/>
        </w:rPr>
      </w:pPr>
      <w:r>
        <w:t xml:space="preserve">    // texel color look up based on interpolated UV value in vTexCoord</w:t>
      </w:r>
    </w:p>
    <w:p w14:paraId="582ED752" w14:textId="77777777" w:rsidR="00A25D16" w:rsidRPr="009D5853" w:rsidRDefault="00A25D16">
      <w:pPr>
        <w:pStyle w:val="Code"/>
        <w:rPr>
          <w:rStyle w:val="CodeBold"/>
          <w:rFonts w:ascii="TheSansMonoConNormal" w:hAnsi="TheSansMonoConNormal"/>
          <w:rPrChange w:id="193" w:author="Kelvin Sung" w:date="2021-05-19T18:17:00Z">
            <w:rPr>
              <w:rStyle w:val="CodeBold"/>
            </w:rPr>
          </w:rPrChange>
        </w:rPr>
      </w:pPr>
      <w:r w:rsidRPr="009D5853">
        <w:rPr>
          <w:rStyle w:val="CodeBold"/>
          <w:rFonts w:ascii="TheSansMonoConNormal" w:hAnsi="TheSansMonoConNormal"/>
          <w:rPrChange w:id="194" w:author="Kelvin Sung" w:date="2021-05-19T18:17:00Z">
            <w:rPr>
              <w:rStyle w:val="CodeBold"/>
            </w:rPr>
          </w:rPrChange>
        </w:rPr>
        <w:t xml:space="preserve">    vec4 c = texture2D(uSampler, vec2(vTexCoord.s, vTexCoord.t));</w:t>
      </w:r>
    </w:p>
    <w:p w14:paraId="693115B3" w14:textId="77777777" w:rsidR="00A25D16" w:rsidRPr="006859CA" w:rsidRDefault="00A25D16" w:rsidP="00A25D16">
      <w:pPr>
        <w:pStyle w:val="Code"/>
        <w:rPr>
          <w:rStyle w:val="CodeBold"/>
        </w:rPr>
      </w:pPr>
      <w:r w:rsidRPr="009D5853">
        <w:rPr>
          <w:rPrChange w:id="195" w:author="Kelvin Sung" w:date="2021-05-19T18:17:00Z">
            <w:rPr>
              <w:rStyle w:val="CodeBold"/>
            </w:rPr>
          </w:rPrChange>
        </w:rPr>
        <w:t xml:space="preserve">    </w:t>
      </w:r>
      <w:r w:rsidRPr="006859CA">
        <w:rPr>
          <w:rStyle w:val="CodeBold"/>
        </w:rPr>
        <w:t>c = c * uGlobalAmbientIntensity * uGlobalAmbientColor;</w:t>
      </w:r>
    </w:p>
    <w:p w14:paraId="1B1A7236" w14:textId="77777777" w:rsidR="00A25D16" w:rsidRDefault="00A25D16" w:rsidP="00A25D16">
      <w:pPr>
        <w:pStyle w:val="Code"/>
        <w:rPr>
          <w:rFonts w:hint="eastAsia"/>
        </w:rPr>
      </w:pPr>
      <w:r>
        <w:t xml:space="preserve">    </w:t>
      </w:r>
    </w:p>
    <w:p w14:paraId="609C3098" w14:textId="6983EA15" w:rsidR="00A25D16" w:rsidDel="009D5853" w:rsidRDefault="00A25D16" w:rsidP="00A25D16">
      <w:pPr>
        <w:pStyle w:val="Code"/>
        <w:rPr>
          <w:del w:id="196" w:author="Kelvin Sung" w:date="2021-05-19T18:17:00Z"/>
          <w:rFonts w:hint="eastAsia"/>
        </w:rPr>
      </w:pPr>
      <w:r>
        <w:t xml:space="preserve">    </w:t>
      </w:r>
      <w:del w:id="197" w:author="Kelvin Sung" w:date="2021-05-19T18:17:00Z">
        <w:r w:rsidDel="009D5853">
          <w:delText>// different options:</w:delText>
        </w:r>
      </w:del>
    </w:p>
    <w:p w14:paraId="63013326" w14:textId="04B81B9F" w:rsidR="00A25D16" w:rsidDel="009D5853" w:rsidRDefault="00A25D16" w:rsidP="00A25D16">
      <w:pPr>
        <w:pStyle w:val="Code"/>
        <w:rPr>
          <w:del w:id="198" w:author="Kelvin Sung" w:date="2021-05-19T18:17:00Z"/>
          <w:rFonts w:hint="eastAsia"/>
        </w:rPr>
      </w:pPr>
      <w:del w:id="199" w:author="Kelvin Sung" w:date="2021-05-19T18:17:00Z">
        <w:r w:rsidDel="009D5853">
          <w:delText xml:space="preserve">    // e.g.  tint the transparent area also</w:delText>
        </w:r>
      </w:del>
    </w:p>
    <w:p w14:paraId="40142347" w14:textId="29E9A7F0" w:rsidR="00A25D16" w:rsidDel="009D5853" w:rsidRDefault="00A25D16" w:rsidP="00A25D16">
      <w:pPr>
        <w:pStyle w:val="Code"/>
        <w:rPr>
          <w:del w:id="200" w:author="Kelvin Sung" w:date="2021-05-19T18:17:00Z"/>
          <w:rFonts w:hint="eastAsia"/>
        </w:rPr>
      </w:pPr>
      <w:del w:id="201" w:author="Kelvin Sung" w:date="2021-05-19T18:17:00Z">
        <w:r w:rsidDel="009D5853">
          <w:delText xml:space="preserve">    // vec4 result = c * (1.0-uPixelColor.a) + uPixelColor * uPixelColor.a;</w:delText>
        </w:r>
      </w:del>
    </w:p>
    <w:p w14:paraId="5F9A38E7" w14:textId="03DC59B7" w:rsidR="00A25D16" w:rsidDel="009D5853" w:rsidRDefault="00A25D16" w:rsidP="00A25D16">
      <w:pPr>
        <w:pStyle w:val="Code"/>
        <w:rPr>
          <w:del w:id="202" w:author="Kelvin Sung" w:date="2021-05-19T18:17:00Z"/>
          <w:rFonts w:hint="eastAsia"/>
        </w:rPr>
      </w:pPr>
      <w:del w:id="203" w:author="Kelvin Sung" w:date="2021-05-19T18:17:00Z">
        <w:r w:rsidDel="009D5853">
          <w:delText xml:space="preserve">    </w:delText>
        </w:r>
      </w:del>
    </w:p>
    <w:p w14:paraId="3A85D527" w14:textId="376A6572" w:rsidR="00A25D16" w:rsidDel="009D5853" w:rsidRDefault="00A25D16" w:rsidP="00A25D16">
      <w:pPr>
        <w:pStyle w:val="Code"/>
        <w:rPr>
          <w:del w:id="204" w:author="Kelvin Sung" w:date="2021-05-19T18:17:00Z"/>
          <w:rFonts w:hint="eastAsia"/>
        </w:rPr>
      </w:pPr>
      <w:del w:id="205" w:author="Kelvin Sung" w:date="2021-05-19T18:17:00Z">
        <w:r w:rsidDel="009D5853">
          <w:delText xml:space="preserve">    // or: tint the textured area, and leave transparent area as defined by the texture</w:delText>
        </w:r>
      </w:del>
    </w:p>
    <w:p w14:paraId="3B4F0DD6" w14:textId="07C2A773" w:rsidR="00A25D16" w:rsidDel="009D5853" w:rsidRDefault="00A25D16" w:rsidP="00A25D16">
      <w:pPr>
        <w:pStyle w:val="Code"/>
        <w:rPr>
          <w:del w:id="206" w:author="Kelvin Sung" w:date="2021-05-19T18:17:00Z"/>
          <w:rFonts w:hint="eastAsia"/>
        </w:rPr>
      </w:pPr>
      <w:del w:id="207" w:author="Kelvin Sung" w:date="2021-05-19T18:17:00Z">
        <w:r w:rsidDel="009D5853">
          <w:delText xml:space="preserve">    vec3 r = vec3(c) * (1.0-uPixelColor.a) + vec3(uPixelColor) * uPixelColor.a;</w:delText>
        </w:r>
      </w:del>
    </w:p>
    <w:p w14:paraId="62D2AE52" w14:textId="519EA2DE" w:rsidR="00A25D16" w:rsidDel="009D5853" w:rsidRDefault="00A25D16" w:rsidP="00A25D16">
      <w:pPr>
        <w:pStyle w:val="Code"/>
        <w:rPr>
          <w:del w:id="208" w:author="Kelvin Sung" w:date="2021-05-19T18:17:00Z"/>
          <w:rFonts w:hint="eastAsia"/>
        </w:rPr>
      </w:pPr>
      <w:del w:id="209" w:author="Kelvin Sung" w:date="2021-05-19T18:17:00Z">
        <w:r w:rsidDel="009D5853">
          <w:delText xml:space="preserve">    vec4 result = vec4(r, c.a);</w:delText>
        </w:r>
      </w:del>
    </w:p>
    <w:p w14:paraId="477668FD" w14:textId="4DDB126A" w:rsidR="00A25D16" w:rsidDel="009D5853" w:rsidRDefault="00A25D16" w:rsidP="00A25D16">
      <w:pPr>
        <w:pStyle w:val="Code"/>
        <w:rPr>
          <w:del w:id="210" w:author="Kelvin Sung" w:date="2021-05-19T18:17:00Z"/>
          <w:rFonts w:hint="eastAsia"/>
        </w:rPr>
      </w:pPr>
      <w:del w:id="211" w:author="Kelvin Sung" w:date="2021-05-19T18:17:00Z">
        <w:r w:rsidDel="009D5853">
          <w:delText xml:space="preserve">    </w:delText>
        </w:r>
      </w:del>
    </w:p>
    <w:p w14:paraId="24A68CA6" w14:textId="01A40E31" w:rsidR="00A25D16" w:rsidDel="009D5853" w:rsidRDefault="00A25D16" w:rsidP="00A25D16">
      <w:pPr>
        <w:pStyle w:val="Code"/>
        <w:rPr>
          <w:del w:id="212" w:author="Kelvin Sung" w:date="2021-05-19T18:17:00Z"/>
          <w:rFonts w:hint="eastAsia"/>
        </w:rPr>
      </w:pPr>
      <w:del w:id="213" w:author="Kelvin Sung" w:date="2021-05-19T18:17:00Z">
        <w:r w:rsidDel="009D5853">
          <w:delText xml:space="preserve">    // or: ignore pixel tinting ...</w:delText>
        </w:r>
      </w:del>
    </w:p>
    <w:p w14:paraId="246E94DF" w14:textId="0DC12434" w:rsidR="00A25D16" w:rsidDel="009D5853" w:rsidRDefault="00A25D16" w:rsidP="00A25D16">
      <w:pPr>
        <w:pStyle w:val="Code"/>
        <w:rPr>
          <w:del w:id="214" w:author="Kelvin Sung" w:date="2021-05-19T18:17:00Z"/>
          <w:rFonts w:hint="eastAsia"/>
        </w:rPr>
      </w:pPr>
      <w:del w:id="215" w:author="Kelvin Sung" w:date="2021-05-19T18:17:00Z">
        <w:r w:rsidDel="009D5853">
          <w:delText xml:space="preserve">    // vec4 result = c;</w:delText>
        </w:r>
      </w:del>
    </w:p>
    <w:p w14:paraId="4151FD50" w14:textId="45968D6C" w:rsidR="00A25D16" w:rsidDel="009D5853" w:rsidRDefault="00A25D16" w:rsidP="00A25D16">
      <w:pPr>
        <w:pStyle w:val="Code"/>
        <w:rPr>
          <w:del w:id="216" w:author="Kelvin Sung" w:date="2021-05-19T18:17:00Z"/>
          <w:rFonts w:hint="eastAsia"/>
        </w:rPr>
      </w:pPr>
    </w:p>
    <w:p w14:paraId="016FB8CA" w14:textId="3BBC45DC" w:rsidR="00A25D16" w:rsidDel="009D5853" w:rsidRDefault="00A25D16" w:rsidP="00A25D16">
      <w:pPr>
        <w:pStyle w:val="Code"/>
        <w:rPr>
          <w:del w:id="217" w:author="Kelvin Sung" w:date="2021-05-19T18:17:00Z"/>
          <w:rFonts w:hint="eastAsia"/>
        </w:rPr>
      </w:pPr>
      <w:del w:id="218" w:author="Kelvin Sung" w:date="2021-05-19T18:17:00Z">
        <w:r w:rsidDel="009D5853">
          <w:delText xml:space="preserve">    // or: simply multiply pixel color with texture color</w:delText>
        </w:r>
      </w:del>
    </w:p>
    <w:p w14:paraId="3610BEE0" w14:textId="3A62864A" w:rsidR="00A25D16" w:rsidRDefault="00A25D16">
      <w:pPr>
        <w:pStyle w:val="Code"/>
        <w:rPr>
          <w:rFonts w:hint="eastAsia"/>
        </w:rPr>
      </w:pPr>
      <w:del w:id="219" w:author="Kelvin Sung" w:date="2021-05-19T18:17:00Z">
        <w:r w:rsidDel="009D5853">
          <w:delText xml:space="preserve">    // vec4 result = c * uPixelColor;</w:delText>
        </w:r>
      </w:del>
      <w:ins w:id="220" w:author="Kelvin Sung" w:date="2021-05-19T18:17:00Z">
        <w:r w:rsidR="009D5853">
          <w:t>… identical to previous code …</w:t>
        </w:r>
      </w:ins>
    </w:p>
    <w:p w14:paraId="3B7778A2" w14:textId="251E3C81" w:rsidR="00A25D16" w:rsidDel="00082611" w:rsidRDefault="00A25D16" w:rsidP="00A25D16">
      <w:pPr>
        <w:pStyle w:val="Code"/>
        <w:rPr>
          <w:del w:id="221" w:author="Kelvin Sung" w:date="2021-05-19T18:18:00Z"/>
          <w:rFonts w:hint="eastAsia"/>
        </w:rPr>
      </w:pPr>
    </w:p>
    <w:p w14:paraId="715BBB4F" w14:textId="1403F7A2" w:rsidR="00A25D16" w:rsidDel="00082611" w:rsidRDefault="00A25D16" w:rsidP="00A25D16">
      <w:pPr>
        <w:pStyle w:val="Code"/>
        <w:rPr>
          <w:del w:id="222" w:author="Kelvin Sung" w:date="2021-05-19T18:18:00Z"/>
          <w:rFonts w:hint="eastAsia"/>
        </w:rPr>
      </w:pPr>
      <w:del w:id="223" w:author="Kelvin Sung" w:date="2021-05-19T18:18:00Z">
        <w:r w:rsidDel="00082611">
          <w:delText xml:space="preserve">    gl_FragColor = result;</w:delText>
        </w:r>
      </w:del>
    </w:p>
    <w:p w14:paraId="73F19C39" w14:textId="672DCB72" w:rsidR="00A25D16" w:rsidRPr="00A25D16" w:rsidRDefault="00A25D16" w:rsidP="00A25D16">
      <w:pPr>
        <w:pStyle w:val="Code"/>
        <w:rPr>
          <w:rFonts w:hint="eastAsia"/>
        </w:rPr>
      </w:pPr>
      <w:r>
        <w:t>}</w:t>
      </w:r>
      <w:commentRangeEnd w:id="188"/>
      <w:r w:rsidR="006859CA">
        <w:rPr>
          <w:rStyle w:val="CommentReference"/>
          <w:rFonts w:asciiTheme="minorHAnsi" w:hAnsiTheme="minorHAnsi"/>
          <w:noProof w:val="0"/>
        </w:rPr>
        <w:commentReference w:id="188"/>
      </w:r>
      <w:commentRangeEnd w:id="189"/>
      <w:r w:rsidR="003D4021">
        <w:rPr>
          <w:rStyle w:val="CommentReference"/>
          <w:rFonts w:asciiTheme="minorHAnsi" w:hAnsiTheme="minorHAnsi"/>
          <w:noProof w:val="0"/>
        </w:rPr>
        <w:commentReference w:id="189"/>
      </w:r>
    </w:p>
    <w:p w14:paraId="38157EC5" w14:textId="133E82B1" w:rsidR="006007F9" w:rsidRDefault="006007F9" w:rsidP="006007F9">
      <w:pPr>
        <w:pStyle w:val="Heading3"/>
        <w:rPr>
          <w:ins w:id="224" w:author="Kelvin Sung" w:date="2021-05-19T18:24:00Z"/>
        </w:rPr>
      </w:pPr>
      <w:ins w:id="225" w:author="Kelvin Sung" w:date="2021-05-19T18:24:00Z">
        <w:r>
          <w:t xml:space="preserve">Defining </w:t>
        </w:r>
      </w:ins>
      <w:ins w:id="226" w:author="Kelvin Sung" w:date="2021-05-19T18:25:00Z">
        <w:r w:rsidR="00AE249E">
          <w:t xml:space="preserve">as </w:t>
        </w:r>
      </w:ins>
      <w:ins w:id="227" w:author="Kelvin Sung" w:date="2021-05-19T18:35:00Z">
        <w:r w:rsidR="00B23400">
          <w:t xml:space="preserve">Global </w:t>
        </w:r>
      </w:ins>
      <w:ins w:id="228" w:author="Kelvin Sung" w:date="2021-05-19T18:24:00Z">
        <w:r>
          <w:t xml:space="preserve">Shared </w:t>
        </w:r>
      </w:ins>
      <w:ins w:id="229" w:author="Kelvin Sung" w:date="2021-05-19T18:25:00Z">
        <w:r w:rsidR="00AE249E">
          <w:t>Resources</w:t>
        </w:r>
      </w:ins>
    </w:p>
    <w:p w14:paraId="7DEE3FE0" w14:textId="43217EEF" w:rsidR="006007F9" w:rsidRDefault="008902DF" w:rsidP="006007F9">
      <w:pPr>
        <w:pStyle w:val="BodyTextFirst"/>
        <w:rPr>
          <w:ins w:id="230" w:author="Kelvin Sung" w:date="2021-05-19T18:33:00Z"/>
          <w:rFonts w:hint="eastAsia"/>
        </w:rPr>
      </w:pPr>
      <w:ins w:id="231" w:author="Kelvin Sung" w:date="2021-05-19T18:25:00Z">
        <w:r>
          <w:t xml:space="preserve">Ambient lighting affects the entire scene and thus the </w:t>
        </w:r>
      </w:ins>
      <w:ins w:id="232" w:author="Kelvin Sung" w:date="2021-05-19T18:36:00Z">
        <w:r w:rsidR="001E339F">
          <w:t xml:space="preserve">associated </w:t>
        </w:r>
      </w:ins>
      <w:ins w:id="233" w:author="Kelvin Sung" w:date="2021-05-19T18:26:00Z">
        <w:r>
          <w:t xml:space="preserve">variables </w:t>
        </w:r>
      </w:ins>
      <w:ins w:id="234" w:author="Kelvin Sung" w:date="2021-05-19T18:36:00Z">
        <w:r w:rsidR="001E339F">
          <w:t xml:space="preserve">must </w:t>
        </w:r>
      </w:ins>
      <w:ins w:id="235" w:author="Kelvin Sung" w:date="2021-05-19T18:26:00Z">
        <w:r>
          <w:t>be global</w:t>
        </w:r>
      </w:ins>
      <w:ins w:id="236" w:author="Kelvin Sung" w:date="2021-05-19T18:36:00Z">
        <w:r w:rsidR="001E339F">
          <w:t xml:space="preserve"> and shared</w:t>
        </w:r>
      </w:ins>
      <w:ins w:id="237" w:author="Kelvin Sung" w:date="2021-05-19T18:26:00Z">
        <w:r>
          <w:t xml:space="preserve">. In this case, </w:t>
        </w:r>
      </w:ins>
      <w:ins w:id="238" w:author="Kelvin Sung" w:date="2021-05-19T18:27:00Z">
        <w:r>
          <w:t xml:space="preserve">the two variables, </w:t>
        </w:r>
      </w:ins>
      <w:ins w:id="239" w:author="Kelvin Sung" w:date="2021-05-19T18:26:00Z">
        <w:r>
          <w:t>a color</w:t>
        </w:r>
      </w:ins>
      <w:ins w:id="240" w:author="Kelvin Sung" w:date="2021-05-19T18:27:00Z">
        <w:r>
          <w:t xml:space="preserve"> (</w:t>
        </w:r>
      </w:ins>
      <w:ins w:id="241" w:author="Kelvin Sung" w:date="2021-05-19T18:26:00Z">
        <w:r>
          <w:t>ambient color</w:t>
        </w:r>
      </w:ins>
      <w:ins w:id="242" w:author="Kelvin Sung" w:date="2021-05-19T18:27:00Z">
        <w:r>
          <w:t>)</w:t>
        </w:r>
      </w:ins>
      <w:ins w:id="243" w:author="Kelvin Sung" w:date="2021-05-19T18:26:00Z">
        <w:r>
          <w:t>, and a floating</w:t>
        </w:r>
      </w:ins>
      <w:ins w:id="244" w:author="Kelvin Sung" w:date="2021-05-19T18:28:00Z">
        <w:r w:rsidR="000F01D6">
          <w:t>-</w:t>
        </w:r>
      </w:ins>
      <w:ins w:id="245" w:author="Kelvin Sung" w:date="2021-05-19T18:26:00Z">
        <w:r>
          <w:t xml:space="preserve">point </w:t>
        </w:r>
      </w:ins>
      <w:ins w:id="246" w:author="Kelvin Sung" w:date="2021-05-19T18:27:00Z">
        <w:r>
          <w:t>(</w:t>
        </w:r>
      </w:ins>
      <w:ins w:id="247" w:author="Kelvin Sung" w:date="2021-05-19T18:26:00Z">
        <w:r>
          <w:t>intensity of the color</w:t>
        </w:r>
      </w:ins>
      <w:ins w:id="248" w:author="Kelvin Sung" w:date="2021-05-19T18:27:00Z">
        <w:r>
          <w:t>)</w:t>
        </w:r>
      </w:ins>
      <w:ins w:id="249" w:author="Kelvin Sung" w:date="2021-05-19T18:26:00Z">
        <w:r>
          <w:t xml:space="preserve">, should be </w:t>
        </w:r>
      </w:ins>
      <w:ins w:id="250" w:author="Kelvin Sung" w:date="2021-05-19T18:28:00Z">
        <w:r>
          <w:t xml:space="preserve">globally accessible </w:t>
        </w:r>
      </w:ins>
      <w:ins w:id="251" w:author="Kelvin Sung" w:date="2021-05-19T18:30:00Z">
        <w:r w:rsidR="005E0F56">
          <w:t xml:space="preserve">to the rest of the engine, and to the </w:t>
        </w:r>
      </w:ins>
      <w:ins w:id="252" w:author="Kelvin Sung" w:date="2021-05-19T18:28:00Z">
        <w:r>
          <w:t xml:space="preserve">clients. </w:t>
        </w:r>
        <w:r w:rsidR="000F01D6">
          <w:t xml:space="preserve">The </w:t>
        </w:r>
      </w:ins>
      <w:proofErr w:type="spellStart"/>
      <w:ins w:id="253" w:author="Kelvin Sung" w:date="2021-05-19T18:30:00Z">
        <w:r w:rsidR="005E0F56" w:rsidRPr="005E0F56">
          <w:rPr>
            <w:rStyle w:val="CodeInline"/>
            <w:rFonts w:hint="eastAsia"/>
            <w:rPrChange w:id="254" w:author="Kelvin Sung" w:date="2021-05-19T18:31:00Z">
              <w:rPr>
                <w:rFonts w:hint="eastAsia"/>
              </w:rPr>
            </w:rPrChange>
          </w:rPr>
          <w:t>d</w:t>
        </w:r>
      </w:ins>
      <w:ins w:id="255" w:author="Kelvin Sung" w:date="2021-05-19T18:29:00Z">
        <w:r w:rsidR="000F01D6" w:rsidRPr="005E0F56">
          <w:rPr>
            <w:rStyle w:val="CodeInline"/>
            <w:rFonts w:hint="eastAsia"/>
            <w:rPrChange w:id="256" w:author="Kelvin Sung" w:date="2021-05-19T18:31:00Z">
              <w:rPr>
                <w:rFonts w:hint="eastAsia"/>
              </w:rPr>
            </w:rPrChange>
          </w:rPr>
          <w:t>efaultResources</w:t>
        </w:r>
        <w:proofErr w:type="spellEnd"/>
        <w:r w:rsidR="000F01D6">
          <w:t xml:space="preserve"> </w:t>
        </w:r>
      </w:ins>
      <w:ins w:id="257" w:author="Kelvin Sung" w:date="2021-05-19T18:30:00Z">
        <w:r w:rsidR="005E0F56">
          <w:t>module is perfectly suited for this purpose.</w:t>
        </w:r>
      </w:ins>
      <w:ins w:id="258" w:author="Kelvin Sung" w:date="2021-05-19T18:31:00Z">
        <w:r w:rsidR="005E0F56">
          <w:t xml:space="preserve"> Edit the </w:t>
        </w:r>
      </w:ins>
      <w:proofErr w:type="spellStart"/>
      <w:ins w:id="259" w:author="Kelvin Sung" w:date="2021-05-19T18:40:00Z">
        <w:r w:rsidR="00F2094E">
          <w:rPr>
            <w:rStyle w:val="CodeInline"/>
          </w:rPr>
          <w:t>src</w:t>
        </w:r>
        <w:proofErr w:type="spellEnd"/>
        <w:r w:rsidR="00F2094E">
          <w:rPr>
            <w:rStyle w:val="CodeInline"/>
          </w:rPr>
          <w:t>/e</w:t>
        </w:r>
      </w:ins>
      <w:ins w:id="260" w:author="Kelvin Sung" w:date="2021-05-19T18:31:00Z">
        <w:r w:rsidR="005E0F56" w:rsidRPr="00140DD6">
          <w:rPr>
            <w:rStyle w:val="CodeInline"/>
            <w:rFonts w:hint="eastAsia"/>
            <w:rPrChange w:id="261" w:author="Kelvin Sung" w:date="2021-05-19T18:37:00Z">
              <w:rPr>
                <w:rFonts w:hint="eastAsia"/>
              </w:rPr>
            </w:rPrChange>
          </w:rPr>
          <w:t>ngine/resources/default_resources.js</w:t>
        </w:r>
        <w:r w:rsidR="005E0F56">
          <w:t xml:space="preserve"> file and </w:t>
        </w:r>
      </w:ins>
      <w:ins w:id="262" w:author="Kelvin Sung" w:date="2021-05-19T18:32:00Z">
        <w:r w:rsidR="005E0F56">
          <w:t xml:space="preserve">define </w:t>
        </w:r>
      </w:ins>
      <w:ins w:id="263" w:author="Kelvin Sung" w:date="2021-05-19T18:31:00Z">
        <w:r w:rsidR="005E0F56">
          <w:t xml:space="preserve">the </w:t>
        </w:r>
      </w:ins>
      <w:ins w:id="264" w:author="Kelvin Sung" w:date="2021-05-19T18:32:00Z">
        <w:r w:rsidR="005E0F56">
          <w:t xml:space="preserve">color and intensity variables, their corresponding getters and setters, and remember to export the </w:t>
        </w:r>
      </w:ins>
      <w:ins w:id="265" w:author="Kelvin Sung" w:date="2021-05-19T18:33:00Z">
        <w:r w:rsidR="005E0F56">
          <w:t>functionality.</w:t>
        </w:r>
      </w:ins>
    </w:p>
    <w:p w14:paraId="35924A1B" w14:textId="77777777" w:rsidR="005E0F56" w:rsidRDefault="005E0F56">
      <w:pPr>
        <w:pStyle w:val="Code"/>
        <w:rPr>
          <w:ins w:id="266" w:author="Kelvin Sung" w:date="2021-05-19T18:33:00Z"/>
          <w:rFonts w:hint="eastAsia"/>
        </w:rPr>
        <w:pPrChange w:id="267" w:author="Kelvin Sung" w:date="2021-05-19T18:33:00Z">
          <w:pPr>
            <w:pStyle w:val="BodyTextFirst"/>
          </w:pPr>
        </w:pPrChange>
      </w:pPr>
      <w:ins w:id="268" w:author="Kelvin Sung" w:date="2021-05-19T18:33:00Z">
        <w:r>
          <w:t>import * as font from "./font.js";</w:t>
        </w:r>
      </w:ins>
    </w:p>
    <w:p w14:paraId="4831B225" w14:textId="77777777" w:rsidR="005E0F56" w:rsidRDefault="005E0F56">
      <w:pPr>
        <w:pStyle w:val="Code"/>
        <w:rPr>
          <w:ins w:id="269" w:author="Kelvin Sung" w:date="2021-05-19T18:33:00Z"/>
          <w:rFonts w:hint="eastAsia"/>
        </w:rPr>
        <w:pPrChange w:id="270" w:author="Kelvin Sung" w:date="2021-05-19T18:33:00Z">
          <w:pPr>
            <w:pStyle w:val="BodyTextFirst"/>
          </w:pPr>
        </w:pPrChange>
      </w:pPr>
      <w:ins w:id="271" w:author="Kelvin Sung" w:date="2021-05-19T18:33:00Z">
        <w:r>
          <w:t>import * as map from "../core/resource_map.js";</w:t>
        </w:r>
      </w:ins>
    </w:p>
    <w:p w14:paraId="358C0218" w14:textId="77777777" w:rsidR="005E0F56" w:rsidRDefault="005E0F56">
      <w:pPr>
        <w:pStyle w:val="Code"/>
        <w:rPr>
          <w:ins w:id="272" w:author="Kelvin Sung" w:date="2021-05-19T18:33:00Z"/>
          <w:rFonts w:hint="eastAsia"/>
        </w:rPr>
        <w:pPrChange w:id="273" w:author="Kelvin Sung" w:date="2021-05-19T18:33:00Z">
          <w:pPr>
            <w:pStyle w:val="BodyTextFirst"/>
          </w:pPr>
        </w:pPrChange>
      </w:pPr>
    </w:p>
    <w:p w14:paraId="57392597" w14:textId="77777777" w:rsidR="005E0F56" w:rsidRDefault="005E0F56">
      <w:pPr>
        <w:pStyle w:val="Code"/>
        <w:rPr>
          <w:ins w:id="274" w:author="Kelvin Sung" w:date="2021-05-19T18:33:00Z"/>
          <w:rFonts w:hint="eastAsia"/>
        </w:rPr>
        <w:pPrChange w:id="275" w:author="Kelvin Sung" w:date="2021-05-19T18:33:00Z">
          <w:pPr>
            <w:pStyle w:val="BodyTextFirst"/>
          </w:pPr>
        </w:pPrChange>
      </w:pPr>
      <w:ins w:id="276" w:author="Kelvin Sung" w:date="2021-05-19T18:33:00Z">
        <w:r>
          <w:t>// Global Ambient color</w:t>
        </w:r>
      </w:ins>
    </w:p>
    <w:p w14:paraId="4663E7A6" w14:textId="77777777" w:rsidR="005E0F56" w:rsidRPr="005E0F56" w:rsidRDefault="005E0F56">
      <w:pPr>
        <w:pStyle w:val="Code"/>
        <w:rPr>
          <w:ins w:id="277" w:author="Kelvin Sung" w:date="2021-05-19T18:33:00Z"/>
          <w:rStyle w:val="CodeBold"/>
          <w:rFonts w:hint="eastAsia"/>
          <w:rPrChange w:id="278" w:author="Kelvin Sung" w:date="2021-05-19T18:33:00Z">
            <w:rPr>
              <w:ins w:id="279" w:author="Kelvin Sung" w:date="2021-05-19T18:33:00Z"/>
              <w:rFonts w:hint="eastAsia"/>
            </w:rPr>
          </w:rPrChange>
        </w:rPr>
        <w:pPrChange w:id="280" w:author="Kelvin Sung" w:date="2021-05-19T18:33:00Z">
          <w:pPr>
            <w:pStyle w:val="BodyTextFirst"/>
          </w:pPr>
        </w:pPrChange>
      </w:pPr>
      <w:ins w:id="281" w:author="Kelvin Sung" w:date="2021-05-19T18:33:00Z">
        <w:r w:rsidRPr="005E0F56">
          <w:rPr>
            <w:rStyle w:val="CodeBold"/>
            <w:rFonts w:hint="eastAsia"/>
            <w:rPrChange w:id="282" w:author="Kelvin Sung" w:date="2021-05-19T18:33:00Z">
              <w:rPr>
                <w:rFonts w:hint="eastAsia"/>
              </w:rPr>
            </w:rPrChange>
          </w:rPr>
          <w:t>let mGlobalAmbientColor = [0.3, 0.3, 0.3, 1];</w:t>
        </w:r>
      </w:ins>
    </w:p>
    <w:p w14:paraId="01BAA453" w14:textId="77777777" w:rsidR="005E0F56" w:rsidRPr="005E0F56" w:rsidRDefault="005E0F56">
      <w:pPr>
        <w:pStyle w:val="Code"/>
        <w:rPr>
          <w:ins w:id="283" w:author="Kelvin Sung" w:date="2021-05-19T18:33:00Z"/>
          <w:rStyle w:val="CodeBold"/>
          <w:rFonts w:hint="eastAsia"/>
          <w:rPrChange w:id="284" w:author="Kelvin Sung" w:date="2021-05-19T18:33:00Z">
            <w:rPr>
              <w:ins w:id="285" w:author="Kelvin Sung" w:date="2021-05-19T18:33:00Z"/>
              <w:rFonts w:hint="eastAsia"/>
            </w:rPr>
          </w:rPrChange>
        </w:rPr>
        <w:pPrChange w:id="286" w:author="Kelvin Sung" w:date="2021-05-19T18:33:00Z">
          <w:pPr>
            <w:pStyle w:val="BodyTextFirst"/>
          </w:pPr>
        </w:pPrChange>
      </w:pPr>
      <w:ins w:id="287" w:author="Kelvin Sung" w:date="2021-05-19T18:33:00Z">
        <w:r w:rsidRPr="005E0F56">
          <w:rPr>
            <w:rStyle w:val="CodeBold"/>
            <w:rFonts w:hint="eastAsia"/>
            <w:rPrChange w:id="288" w:author="Kelvin Sung" w:date="2021-05-19T18:33:00Z">
              <w:rPr>
                <w:rFonts w:hint="eastAsia"/>
              </w:rPr>
            </w:rPrChange>
          </w:rPr>
          <w:t>let mGlobalAmbientIntensity = 1;</w:t>
        </w:r>
      </w:ins>
    </w:p>
    <w:p w14:paraId="703EAF89" w14:textId="77777777" w:rsidR="005E0F56" w:rsidRPr="005E0F56" w:rsidRDefault="005E0F56">
      <w:pPr>
        <w:pStyle w:val="Code"/>
        <w:rPr>
          <w:ins w:id="289" w:author="Kelvin Sung" w:date="2021-05-19T18:33:00Z"/>
          <w:rStyle w:val="CodeBold"/>
          <w:rFonts w:hint="eastAsia"/>
          <w:rPrChange w:id="290" w:author="Kelvin Sung" w:date="2021-05-19T18:33:00Z">
            <w:rPr>
              <w:ins w:id="291" w:author="Kelvin Sung" w:date="2021-05-19T18:33:00Z"/>
              <w:rFonts w:hint="eastAsia"/>
            </w:rPr>
          </w:rPrChange>
        </w:rPr>
        <w:pPrChange w:id="292" w:author="Kelvin Sung" w:date="2021-05-19T18:33:00Z">
          <w:pPr>
            <w:pStyle w:val="BodyTextFirst"/>
          </w:pPr>
        </w:pPrChange>
      </w:pPr>
      <w:ins w:id="293" w:author="Kelvin Sung" w:date="2021-05-19T18:33:00Z">
        <w:r w:rsidRPr="005E0F56">
          <w:rPr>
            <w:rStyle w:val="CodeBold"/>
            <w:rFonts w:hint="eastAsia"/>
            <w:rPrChange w:id="294" w:author="Kelvin Sung" w:date="2021-05-19T18:33:00Z">
              <w:rPr>
                <w:rFonts w:hint="eastAsia"/>
              </w:rPr>
            </w:rPrChange>
          </w:rPr>
          <w:t>function getGlobalAmbientIntensity() { return mGlobalAmbientIntensity; }</w:t>
        </w:r>
      </w:ins>
    </w:p>
    <w:p w14:paraId="2FE0FB22" w14:textId="77777777" w:rsidR="005E0F56" w:rsidRPr="005E0F56" w:rsidRDefault="005E0F56">
      <w:pPr>
        <w:pStyle w:val="Code"/>
        <w:rPr>
          <w:ins w:id="295" w:author="Kelvin Sung" w:date="2021-05-19T18:33:00Z"/>
          <w:rStyle w:val="CodeBold"/>
          <w:rFonts w:hint="eastAsia"/>
          <w:rPrChange w:id="296" w:author="Kelvin Sung" w:date="2021-05-19T18:33:00Z">
            <w:rPr>
              <w:ins w:id="297" w:author="Kelvin Sung" w:date="2021-05-19T18:33:00Z"/>
              <w:rFonts w:hint="eastAsia"/>
            </w:rPr>
          </w:rPrChange>
        </w:rPr>
        <w:pPrChange w:id="298" w:author="Kelvin Sung" w:date="2021-05-19T18:33:00Z">
          <w:pPr>
            <w:pStyle w:val="BodyTextFirst"/>
          </w:pPr>
        </w:pPrChange>
      </w:pPr>
      <w:ins w:id="299" w:author="Kelvin Sung" w:date="2021-05-19T18:33:00Z">
        <w:r w:rsidRPr="005E0F56">
          <w:rPr>
            <w:rStyle w:val="CodeBold"/>
            <w:rFonts w:hint="eastAsia"/>
            <w:rPrChange w:id="300" w:author="Kelvin Sung" w:date="2021-05-19T18:33:00Z">
              <w:rPr>
                <w:rFonts w:hint="eastAsia"/>
              </w:rPr>
            </w:rPrChange>
          </w:rPr>
          <w:t>function setGlobalAmbientIntensity(v) { mGlobalAmbientIntensity = v; }</w:t>
        </w:r>
      </w:ins>
    </w:p>
    <w:p w14:paraId="650F022B" w14:textId="77777777" w:rsidR="005E0F56" w:rsidRPr="005E0F56" w:rsidRDefault="005E0F56">
      <w:pPr>
        <w:pStyle w:val="Code"/>
        <w:rPr>
          <w:ins w:id="301" w:author="Kelvin Sung" w:date="2021-05-19T18:33:00Z"/>
          <w:rStyle w:val="CodeBold"/>
          <w:rFonts w:hint="eastAsia"/>
          <w:rPrChange w:id="302" w:author="Kelvin Sung" w:date="2021-05-19T18:33:00Z">
            <w:rPr>
              <w:ins w:id="303" w:author="Kelvin Sung" w:date="2021-05-19T18:33:00Z"/>
              <w:rFonts w:hint="eastAsia"/>
            </w:rPr>
          </w:rPrChange>
        </w:rPr>
        <w:pPrChange w:id="304" w:author="Kelvin Sung" w:date="2021-05-19T18:33:00Z">
          <w:pPr>
            <w:pStyle w:val="BodyTextFirst"/>
          </w:pPr>
        </w:pPrChange>
      </w:pPr>
      <w:ins w:id="305" w:author="Kelvin Sung" w:date="2021-05-19T18:33:00Z">
        <w:r w:rsidRPr="005E0F56">
          <w:rPr>
            <w:rStyle w:val="CodeBold"/>
            <w:rFonts w:hint="eastAsia"/>
            <w:rPrChange w:id="306" w:author="Kelvin Sung" w:date="2021-05-19T18:33:00Z">
              <w:rPr>
                <w:rFonts w:hint="eastAsia"/>
              </w:rPr>
            </w:rPrChange>
          </w:rPr>
          <w:t>function getGlobalAmbientColor() { return mGlobalAmbientColor; }</w:t>
        </w:r>
      </w:ins>
    </w:p>
    <w:p w14:paraId="0BD31C04" w14:textId="77777777" w:rsidR="005E0F56" w:rsidRPr="005E0F56" w:rsidRDefault="005E0F56">
      <w:pPr>
        <w:pStyle w:val="Code"/>
        <w:rPr>
          <w:ins w:id="307" w:author="Kelvin Sung" w:date="2021-05-19T18:33:00Z"/>
          <w:rStyle w:val="CodeBold"/>
          <w:rFonts w:hint="eastAsia"/>
          <w:rPrChange w:id="308" w:author="Kelvin Sung" w:date="2021-05-19T18:33:00Z">
            <w:rPr>
              <w:ins w:id="309" w:author="Kelvin Sung" w:date="2021-05-19T18:33:00Z"/>
              <w:rFonts w:hint="eastAsia"/>
            </w:rPr>
          </w:rPrChange>
        </w:rPr>
        <w:pPrChange w:id="310" w:author="Kelvin Sung" w:date="2021-05-19T18:33:00Z">
          <w:pPr>
            <w:pStyle w:val="BodyTextFirst"/>
          </w:pPr>
        </w:pPrChange>
      </w:pPr>
      <w:ins w:id="311" w:author="Kelvin Sung" w:date="2021-05-19T18:33:00Z">
        <w:r w:rsidRPr="005E0F56">
          <w:rPr>
            <w:rStyle w:val="CodeBold"/>
            <w:rFonts w:hint="eastAsia"/>
            <w:rPrChange w:id="312" w:author="Kelvin Sung" w:date="2021-05-19T18:33:00Z">
              <w:rPr>
                <w:rFonts w:hint="eastAsia"/>
              </w:rPr>
            </w:rPrChange>
          </w:rPr>
          <w:t>function setGlobalAmbientColor(v) { mGlobalAmbientColor = vec4.fromValues(v[0], v[1], v[2], v[3]); }</w:t>
        </w:r>
      </w:ins>
    </w:p>
    <w:p w14:paraId="3CE68A9D" w14:textId="77777777" w:rsidR="005E0F56" w:rsidRDefault="005E0F56">
      <w:pPr>
        <w:pStyle w:val="Code"/>
        <w:rPr>
          <w:ins w:id="313" w:author="Kelvin Sung" w:date="2021-05-19T18:33:00Z"/>
          <w:rFonts w:hint="eastAsia"/>
        </w:rPr>
        <w:pPrChange w:id="314" w:author="Kelvin Sung" w:date="2021-05-19T18:33:00Z">
          <w:pPr>
            <w:pStyle w:val="BodyTextFirst"/>
          </w:pPr>
        </w:pPrChange>
      </w:pPr>
    </w:p>
    <w:p w14:paraId="1B6DB73B" w14:textId="0F739463" w:rsidR="005E0F56" w:rsidRDefault="005E0F56">
      <w:pPr>
        <w:pStyle w:val="Code"/>
        <w:rPr>
          <w:ins w:id="315" w:author="Kelvin Sung" w:date="2021-05-19T18:33:00Z"/>
          <w:rFonts w:hint="eastAsia"/>
        </w:rPr>
        <w:pPrChange w:id="316" w:author="Kelvin Sung" w:date="2021-05-19T18:33:00Z">
          <w:pPr>
            <w:pStyle w:val="BodyTextFirst"/>
          </w:pPr>
        </w:pPrChange>
      </w:pPr>
      <w:ins w:id="317" w:author="Kelvin Sung" w:date="2021-05-19T18:33:00Z">
        <w:r>
          <w:t xml:space="preserve">… identical to previous code … </w:t>
        </w:r>
      </w:ins>
    </w:p>
    <w:p w14:paraId="5B1B206F" w14:textId="77777777" w:rsidR="005E0F56" w:rsidRDefault="005E0F56">
      <w:pPr>
        <w:pStyle w:val="Code"/>
        <w:rPr>
          <w:ins w:id="318" w:author="Kelvin Sung" w:date="2021-05-19T18:33:00Z"/>
          <w:rFonts w:hint="eastAsia"/>
        </w:rPr>
        <w:pPrChange w:id="319" w:author="Kelvin Sung" w:date="2021-05-19T18:33:00Z">
          <w:pPr>
            <w:pStyle w:val="BodyTextFirst"/>
          </w:pPr>
        </w:pPrChange>
      </w:pPr>
    </w:p>
    <w:p w14:paraId="3AB81F89" w14:textId="77777777" w:rsidR="005E0F56" w:rsidRDefault="005E0F56">
      <w:pPr>
        <w:pStyle w:val="Code"/>
        <w:rPr>
          <w:ins w:id="320" w:author="Kelvin Sung" w:date="2021-05-19T18:33:00Z"/>
          <w:rFonts w:hint="eastAsia"/>
        </w:rPr>
        <w:pPrChange w:id="321" w:author="Kelvin Sung" w:date="2021-05-19T18:33:00Z">
          <w:pPr>
            <w:pStyle w:val="BodyTextFirst"/>
          </w:pPr>
        </w:pPrChange>
      </w:pPr>
      <w:ins w:id="322" w:author="Kelvin Sung" w:date="2021-05-19T18:33:00Z">
        <w:r>
          <w:t>export {</w:t>
        </w:r>
      </w:ins>
    </w:p>
    <w:p w14:paraId="449EA31C" w14:textId="77777777" w:rsidR="005E0F56" w:rsidRDefault="005E0F56">
      <w:pPr>
        <w:pStyle w:val="Code"/>
        <w:rPr>
          <w:ins w:id="323" w:author="Kelvin Sung" w:date="2021-05-19T18:33:00Z"/>
          <w:rFonts w:hint="eastAsia"/>
        </w:rPr>
        <w:pPrChange w:id="324" w:author="Kelvin Sung" w:date="2021-05-19T18:33:00Z">
          <w:pPr>
            <w:pStyle w:val="BodyTextFirst"/>
          </w:pPr>
        </w:pPrChange>
      </w:pPr>
      <w:ins w:id="325" w:author="Kelvin Sung" w:date="2021-05-19T18:33:00Z">
        <w:r>
          <w:t xml:space="preserve">    init, cleanUp,</w:t>
        </w:r>
      </w:ins>
    </w:p>
    <w:p w14:paraId="14E448EF" w14:textId="77777777" w:rsidR="005E0F56" w:rsidRDefault="005E0F56">
      <w:pPr>
        <w:pStyle w:val="Code"/>
        <w:rPr>
          <w:ins w:id="326" w:author="Kelvin Sung" w:date="2021-05-19T18:33:00Z"/>
          <w:rFonts w:hint="eastAsia"/>
        </w:rPr>
        <w:pPrChange w:id="327" w:author="Kelvin Sung" w:date="2021-05-19T18:33:00Z">
          <w:pPr>
            <w:pStyle w:val="BodyTextFirst"/>
          </w:pPr>
        </w:pPrChange>
      </w:pPr>
    </w:p>
    <w:p w14:paraId="14CEB18C" w14:textId="77777777" w:rsidR="005E0F56" w:rsidRDefault="005E0F56">
      <w:pPr>
        <w:pStyle w:val="Code"/>
        <w:rPr>
          <w:ins w:id="328" w:author="Kelvin Sung" w:date="2021-05-19T18:33:00Z"/>
          <w:rFonts w:hint="eastAsia"/>
        </w:rPr>
        <w:pPrChange w:id="329" w:author="Kelvin Sung" w:date="2021-05-19T18:33:00Z">
          <w:pPr>
            <w:pStyle w:val="BodyTextFirst"/>
          </w:pPr>
        </w:pPrChange>
      </w:pPr>
      <w:ins w:id="330" w:author="Kelvin Sung" w:date="2021-05-19T18:33:00Z">
        <w:r>
          <w:t xml:space="preserve">    // default system font name: this is guaranteed to be loaded</w:t>
        </w:r>
      </w:ins>
    </w:p>
    <w:p w14:paraId="587E0E97" w14:textId="77777777" w:rsidR="005E0F56" w:rsidRDefault="005E0F56">
      <w:pPr>
        <w:pStyle w:val="Code"/>
        <w:rPr>
          <w:ins w:id="331" w:author="Kelvin Sung" w:date="2021-05-19T18:33:00Z"/>
          <w:rFonts w:hint="eastAsia"/>
        </w:rPr>
        <w:pPrChange w:id="332" w:author="Kelvin Sung" w:date="2021-05-19T18:33:00Z">
          <w:pPr>
            <w:pStyle w:val="BodyTextFirst"/>
          </w:pPr>
        </w:pPrChange>
      </w:pPr>
      <w:ins w:id="333" w:author="Kelvin Sung" w:date="2021-05-19T18:33:00Z">
        <w:r>
          <w:t xml:space="preserve">    getDefaultFontName,</w:t>
        </w:r>
      </w:ins>
    </w:p>
    <w:p w14:paraId="7702A2AD" w14:textId="77777777" w:rsidR="005E0F56" w:rsidRDefault="005E0F56">
      <w:pPr>
        <w:pStyle w:val="Code"/>
        <w:rPr>
          <w:ins w:id="334" w:author="Kelvin Sung" w:date="2021-05-19T18:33:00Z"/>
          <w:rFonts w:hint="eastAsia"/>
        </w:rPr>
        <w:pPrChange w:id="335" w:author="Kelvin Sung" w:date="2021-05-19T18:33:00Z">
          <w:pPr>
            <w:pStyle w:val="BodyTextFirst"/>
          </w:pPr>
        </w:pPrChange>
      </w:pPr>
    </w:p>
    <w:p w14:paraId="3B27AF4C" w14:textId="77777777" w:rsidR="005E0F56" w:rsidRDefault="005E0F56">
      <w:pPr>
        <w:pStyle w:val="Code"/>
        <w:rPr>
          <w:ins w:id="336" w:author="Kelvin Sung" w:date="2021-05-19T18:33:00Z"/>
          <w:rFonts w:hint="eastAsia"/>
        </w:rPr>
        <w:pPrChange w:id="337" w:author="Kelvin Sung" w:date="2021-05-19T18:33:00Z">
          <w:pPr>
            <w:pStyle w:val="BodyTextFirst"/>
          </w:pPr>
        </w:pPrChange>
      </w:pPr>
      <w:ins w:id="338" w:author="Kelvin Sung" w:date="2021-05-19T18:33:00Z">
        <w:r>
          <w:t xml:space="preserve">    // Global ambient: intensity and color</w:t>
        </w:r>
      </w:ins>
    </w:p>
    <w:p w14:paraId="7C7CD88A" w14:textId="77777777" w:rsidR="005E0F56" w:rsidRPr="005E0F56" w:rsidRDefault="005E0F56">
      <w:pPr>
        <w:pStyle w:val="Code"/>
        <w:rPr>
          <w:ins w:id="339" w:author="Kelvin Sung" w:date="2021-05-19T18:33:00Z"/>
          <w:rStyle w:val="CodeBold"/>
          <w:rFonts w:hint="eastAsia"/>
          <w:rPrChange w:id="340" w:author="Kelvin Sung" w:date="2021-05-19T18:34:00Z">
            <w:rPr>
              <w:ins w:id="341" w:author="Kelvin Sung" w:date="2021-05-19T18:33:00Z"/>
              <w:rFonts w:hint="eastAsia"/>
            </w:rPr>
          </w:rPrChange>
        </w:rPr>
        <w:pPrChange w:id="342" w:author="Kelvin Sung" w:date="2021-05-19T18:33:00Z">
          <w:pPr>
            <w:pStyle w:val="BodyTextFirst"/>
          </w:pPr>
        </w:pPrChange>
      </w:pPr>
      <w:ins w:id="343" w:author="Kelvin Sung" w:date="2021-05-19T18:33:00Z">
        <w:r>
          <w:t xml:space="preserve">    </w:t>
        </w:r>
        <w:r w:rsidRPr="005E0F56">
          <w:rPr>
            <w:rStyle w:val="CodeBold"/>
            <w:rFonts w:hint="eastAsia"/>
            <w:rPrChange w:id="344" w:author="Kelvin Sung" w:date="2021-05-19T18:34:00Z">
              <w:rPr>
                <w:rFonts w:hint="eastAsia"/>
              </w:rPr>
            </w:rPrChange>
          </w:rPr>
          <w:t xml:space="preserve">getGlobalAmbientColor, setGlobalAmbientColor, </w:t>
        </w:r>
      </w:ins>
    </w:p>
    <w:p w14:paraId="5C8C0F7B" w14:textId="77777777" w:rsidR="005E0F56" w:rsidRPr="005E0F56" w:rsidRDefault="005E0F56">
      <w:pPr>
        <w:pStyle w:val="Code"/>
        <w:rPr>
          <w:ins w:id="345" w:author="Kelvin Sung" w:date="2021-05-19T18:33:00Z"/>
          <w:rStyle w:val="CodeBold"/>
          <w:rFonts w:hint="eastAsia"/>
          <w:rPrChange w:id="346" w:author="Kelvin Sung" w:date="2021-05-19T18:34:00Z">
            <w:rPr>
              <w:ins w:id="347" w:author="Kelvin Sung" w:date="2021-05-19T18:33:00Z"/>
              <w:rFonts w:hint="eastAsia"/>
            </w:rPr>
          </w:rPrChange>
        </w:rPr>
        <w:pPrChange w:id="348" w:author="Kelvin Sung" w:date="2021-05-19T18:33:00Z">
          <w:pPr>
            <w:pStyle w:val="BodyTextFirst"/>
          </w:pPr>
        </w:pPrChange>
      </w:pPr>
      <w:ins w:id="349" w:author="Kelvin Sung" w:date="2021-05-19T18:33:00Z">
        <w:r>
          <w:t xml:space="preserve">    </w:t>
        </w:r>
        <w:r w:rsidRPr="005E0F56">
          <w:rPr>
            <w:rStyle w:val="CodeBold"/>
            <w:rFonts w:hint="eastAsia"/>
            <w:rPrChange w:id="350" w:author="Kelvin Sung" w:date="2021-05-19T18:34:00Z">
              <w:rPr>
                <w:rFonts w:hint="eastAsia"/>
              </w:rPr>
            </w:rPrChange>
          </w:rPr>
          <w:t>getGlobalAmbientIntensity, setGlobalAmbientIntensity</w:t>
        </w:r>
      </w:ins>
    </w:p>
    <w:p w14:paraId="4D504CED" w14:textId="043ACA83" w:rsidR="005E0F56" w:rsidRDefault="005E0F56">
      <w:pPr>
        <w:pStyle w:val="Code"/>
        <w:rPr>
          <w:ins w:id="351" w:author="Kelvin Sung" w:date="2021-05-19T18:32:00Z"/>
          <w:rFonts w:hint="eastAsia"/>
        </w:rPr>
        <w:pPrChange w:id="352" w:author="Kelvin Sung" w:date="2021-05-19T18:33:00Z">
          <w:pPr>
            <w:pStyle w:val="BodyTextFirst"/>
          </w:pPr>
        </w:pPrChange>
      </w:pPr>
      <w:ins w:id="353" w:author="Kelvin Sung" w:date="2021-05-19T18:33:00Z">
        <w:r>
          <w:t>}</w:t>
        </w:r>
      </w:ins>
    </w:p>
    <w:p w14:paraId="410E9AA5" w14:textId="4ABADE48" w:rsidR="00A25D16" w:rsidRDefault="006859CA" w:rsidP="006859CA">
      <w:pPr>
        <w:pStyle w:val="Heading3"/>
      </w:pPr>
      <w:r w:rsidRPr="006859CA">
        <w:lastRenderedPageBreak/>
        <w:t>Modifying SimpleShader</w:t>
      </w:r>
    </w:p>
    <w:p w14:paraId="5F92CADD" w14:textId="24592B79" w:rsidR="00082611" w:rsidRDefault="006859CA" w:rsidP="006859CA">
      <w:pPr>
        <w:pStyle w:val="BodyTextFirst"/>
        <w:rPr>
          <w:ins w:id="354" w:author="Kelvin Sung" w:date="2021-05-19T18:19:00Z"/>
          <w:rFonts w:hint="eastAsia"/>
        </w:rPr>
      </w:pPr>
      <w:r>
        <w:t xml:space="preserve">With global ambient color and intensity now implemented </w:t>
      </w:r>
      <w:del w:id="355" w:author="Kelvin Sung" w:date="2021-05-19T18:19:00Z">
        <w:r w:rsidDel="00082611">
          <w:delText xml:space="preserve">within </w:delText>
        </w:r>
      </w:del>
      <w:ins w:id="356" w:author="Kelvin Sung" w:date="2021-05-19T18:19:00Z">
        <w:r w:rsidR="00082611">
          <w:t xml:space="preserve">in </w:t>
        </w:r>
      </w:ins>
      <w:r>
        <w:t xml:space="preserve">the </w:t>
      </w:r>
      <w:ins w:id="357" w:author="Kelvin Sung" w:date="2021-05-19T18:19:00Z">
        <w:r w:rsidR="00082611">
          <w:t xml:space="preserve">GLSL </w:t>
        </w:r>
      </w:ins>
      <w:r>
        <w:t>shader</w:t>
      </w:r>
      <w:ins w:id="358" w:author="Kelvin Sung" w:date="2021-05-19T18:19:00Z">
        <w:r w:rsidR="00082611">
          <w:t>s</w:t>
        </w:r>
      </w:ins>
      <w:r>
        <w:t xml:space="preserve">, you need to modify the </w:t>
      </w:r>
      <w:ins w:id="359" w:author="Kelvin Sung" w:date="2021-05-19T18:19:00Z">
        <w:r w:rsidR="00082611">
          <w:t>rest of the game engine to suppor</w:t>
        </w:r>
      </w:ins>
      <w:ins w:id="360" w:author="Kelvin Sung" w:date="2021-05-19T18:20:00Z">
        <w:r w:rsidR="00082611">
          <w:t xml:space="preserve">t the newly defined functionality. </w:t>
        </w:r>
        <w:r w:rsidR="00066CA0">
          <w:t xml:space="preserve">Recall that </w:t>
        </w:r>
        <w:proofErr w:type="spellStart"/>
        <w:r w:rsidR="00066CA0" w:rsidRPr="00066CA0">
          <w:rPr>
            <w:rStyle w:val="CodeInline"/>
            <w:rFonts w:hint="eastAsia"/>
            <w:rPrChange w:id="361" w:author="Kelvin Sung" w:date="2021-05-19T18:21:00Z">
              <w:rPr>
                <w:rFonts w:hint="eastAsia"/>
              </w:rPr>
            </w:rPrChange>
          </w:rPr>
          <w:t>simple_</w:t>
        </w:r>
        <w:proofErr w:type="gramStart"/>
        <w:r w:rsidR="00066CA0" w:rsidRPr="00066CA0">
          <w:rPr>
            <w:rStyle w:val="CodeInline"/>
            <w:rFonts w:hint="eastAsia"/>
            <w:rPrChange w:id="362" w:author="Kelvin Sung" w:date="2021-05-19T18:21:00Z">
              <w:rPr>
                <w:rFonts w:hint="eastAsia"/>
              </w:rPr>
            </w:rPrChange>
          </w:rPr>
          <w:t>fs.glsl</w:t>
        </w:r>
        <w:proofErr w:type="spellEnd"/>
        <w:proofErr w:type="gramEnd"/>
        <w:r w:rsidR="00066CA0">
          <w:t xml:space="preserve"> is referenced by the </w:t>
        </w:r>
        <w:r w:rsidR="00066CA0" w:rsidRPr="00066CA0">
          <w:rPr>
            <w:rStyle w:val="CodeInline"/>
            <w:rFonts w:hint="eastAsia"/>
            <w:rPrChange w:id="363" w:author="Kelvin Sung" w:date="2021-05-19T18:21:00Z">
              <w:rPr>
                <w:rFonts w:hint="eastAsia"/>
              </w:rPr>
            </w:rPrChange>
          </w:rPr>
          <w:t>SimpleShader</w:t>
        </w:r>
        <w:r w:rsidR="00066CA0">
          <w:t xml:space="preserve"> class,</w:t>
        </w:r>
      </w:ins>
      <w:ins w:id="364" w:author="Kelvin Sung" w:date="2021-05-19T18:21:00Z">
        <w:r w:rsidR="00066CA0">
          <w:t xml:space="preserve"> and </w:t>
        </w:r>
      </w:ins>
      <w:ins w:id="365" w:author="Kelvin Sung" w:date="2021-05-19T18:22:00Z">
        <w:r w:rsidR="00066CA0">
          <w:t xml:space="preserve">that </w:t>
        </w:r>
      </w:ins>
      <w:proofErr w:type="spellStart"/>
      <w:ins w:id="366" w:author="Kelvin Sung" w:date="2021-05-19T18:21:00Z">
        <w:r w:rsidR="00066CA0" w:rsidRPr="00066CA0">
          <w:rPr>
            <w:rStyle w:val="CodeInline"/>
            <w:rFonts w:hint="eastAsia"/>
            <w:rPrChange w:id="367" w:author="Kelvin Sung" w:date="2021-05-19T18:21:00Z">
              <w:rPr>
                <w:rFonts w:hint="eastAsia"/>
              </w:rPr>
            </w:rPrChange>
          </w:rPr>
          <w:t>texture_fs.glsl</w:t>
        </w:r>
        <w:proofErr w:type="spellEnd"/>
        <w:r w:rsidR="00066CA0">
          <w:t xml:space="preserve"> is referenced by the </w:t>
        </w:r>
        <w:proofErr w:type="spellStart"/>
        <w:r w:rsidR="00066CA0" w:rsidRPr="00066CA0">
          <w:rPr>
            <w:rStyle w:val="CodeInline"/>
            <w:rFonts w:hint="eastAsia"/>
            <w:rPrChange w:id="368" w:author="Kelvin Sung" w:date="2021-05-19T18:21:00Z">
              <w:rPr>
                <w:rFonts w:hint="eastAsia"/>
              </w:rPr>
            </w:rPrChange>
          </w:rPr>
          <w:t>TextureShader</w:t>
        </w:r>
        <w:proofErr w:type="spellEnd"/>
        <w:r w:rsidR="00066CA0">
          <w:t xml:space="preserve"> class. Since </w:t>
        </w:r>
      </w:ins>
      <w:proofErr w:type="spellStart"/>
      <w:ins w:id="369" w:author="Kelvin Sung" w:date="2021-05-19T18:22:00Z">
        <w:r w:rsidR="00066CA0" w:rsidRPr="00066CA0">
          <w:rPr>
            <w:rStyle w:val="CodeInline"/>
            <w:rFonts w:hint="eastAsia"/>
            <w:rPrChange w:id="370" w:author="Kelvin Sung" w:date="2021-05-19T18:22:00Z">
              <w:rPr>
                <w:rFonts w:hint="eastAsia"/>
              </w:rPr>
            </w:rPrChange>
          </w:rPr>
          <w:t>TextureShader</w:t>
        </w:r>
        <w:proofErr w:type="spellEnd"/>
        <w:r w:rsidR="00066CA0">
          <w:t xml:space="preserve"> is a subclass of </w:t>
        </w:r>
        <w:r w:rsidR="00066CA0" w:rsidRPr="00066CA0">
          <w:rPr>
            <w:rStyle w:val="CodeInline"/>
            <w:rFonts w:hint="eastAsia"/>
            <w:rPrChange w:id="371" w:author="Kelvin Sung" w:date="2021-05-19T18:22:00Z">
              <w:rPr>
                <w:rFonts w:hint="eastAsia"/>
              </w:rPr>
            </w:rPrChange>
          </w:rPr>
          <w:t>SimpleShader</w:t>
        </w:r>
        <w:r w:rsidR="00066CA0">
          <w:t xml:space="preserve">, the </w:t>
        </w:r>
      </w:ins>
      <w:ins w:id="372" w:author="Kelvin Sung" w:date="2021-05-19T18:39:00Z">
        <w:r w:rsidR="00F13B77">
          <w:t xml:space="preserve">newly defined </w:t>
        </w:r>
      </w:ins>
      <w:ins w:id="373" w:author="Kelvin Sung" w:date="2021-05-19T18:23:00Z">
        <w:r w:rsidR="00066CA0">
          <w:t xml:space="preserve">GLSL functionality in </w:t>
        </w:r>
        <w:proofErr w:type="spellStart"/>
        <w:r w:rsidR="00066CA0" w:rsidRPr="00066CA0">
          <w:rPr>
            <w:rStyle w:val="CodeInline"/>
            <w:rFonts w:hint="eastAsia"/>
            <w:rPrChange w:id="374" w:author="Kelvin Sung" w:date="2021-05-19T18:23:00Z">
              <w:rPr>
                <w:rFonts w:hint="eastAsia"/>
              </w:rPr>
            </w:rPrChange>
          </w:rPr>
          <w:t>texture_</w:t>
        </w:r>
        <w:proofErr w:type="gramStart"/>
        <w:r w:rsidR="00066CA0" w:rsidRPr="00066CA0">
          <w:rPr>
            <w:rStyle w:val="CodeInline"/>
            <w:rFonts w:hint="eastAsia"/>
            <w:rPrChange w:id="375" w:author="Kelvin Sung" w:date="2021-05-19T18:23:00Z">
              <w:rPr>
                <w:rFonts w:hint="eastAsia"/>
              </w:rPr>
            </w:rPrChange>
          </w:rPr>
          <w:t>fs.glsl</w:t>
        </w:r>
        <w:proofErr w:type="spellEnd"/>
        <w:proofErr w:type="gramEnd"/>
        <w:r w:rsidR="00066CA0">
          <w:t xml:space="preserve"> will be supported with appropriate </w:t>
        </w:r>
        <w:r w:rsidR="00066CA0" w:rsidRPr="00066CA0">
          <w:rPr>
            <w:rStyle w:val="CodeInline"/>
            <w:rFonts w:hint="eastAsia"/>
            <w:rPrChange w:id="376" w:author="Kelvin Sung" w:date="2021-05-19T18:23:00Z">
              <w:rPr>
                <w:rFonts w:hint="eastAsia"/>
              </w:rPr>
            </w:rPrChange>
          </w:rPr>
          <w:t>SimpleShader</w:t>
        </w:r>
      </w:ins>
      <w:ins w:id="377" w:author="Kelvin Sung" w:date="2021-05-19T18:39:00Z">
        <w:r w:rsidR="00F13B77">
          <w:t xml:space="preserve">, super class of </w:t>
        </w:r>
        <w:proofErr w:type="spellStart"/>
        <w:r w:rsidR="00F13B77" w:rsidRPr="00F13B77">
          <w:rPr>
            <w:rStyle w:val="CodeInline"/>
            <w:rFonts w:hint="eastAsia"/>
            <w:rPrChange w:id="378" w:author="Kelvin Sung" w:date="2021-05-19T18:39:00Z">
              <w:rPr>
                <w:rFonts w:hint="eastAsia"/>
              </w:rPr>
            </w:rPrChange>
          </w:rPr>
          <w:t>TextureShader</w:t>
        </w:r>
        <w:proofErr w:type="spellEnd"/>
        <w:r w:rsidR="00F13B77">
          <w:t xml:space="preserve">, </w:t>
        </w:r>
      </w:ins>
      <w:ins w:id="379" w:author="Kelvin Sung" w:date="2021-05-19T18:23:00Z">
        <w:r w:rsidR="00066CA0">
          <w:t>modifications.</w:t>
        </w:r>
      </w:ins>
    </w:p>
    <w:p w14:paraId="38A611E9" w14:textId="22C0E099" w:rsidR="006859CA" w:rsidDel="00F2094E" w:rsidRDefault="006859CA" w:rsidP="006859CA">
      <w:pPr>
        <w:pStyle w:val="BodyTextFirst"/>
        <w:rPr>
          <w:del w:id="380" w:author="Kelvin Sung" w:date="2021-05-19T18:39:00Z"/>
          <w:rFonts w:hint="eastAsia"/>
        </w:rPr>
      </w:pPr>
      <w:del w:id="381" w:author="Kelvin Sung" w:date="2021-05-19T18:39:00Z">
        <w:r w:rsidDel="00F2094E">
          <w:delText>simple shader in order to accommodate the new variables by passing the values onto the GLSL shader.</w:delText>
        </w:r>
      </w:del>
    </w:p>
    <w:p w14:paraId="24F3B9C0" w14:textId="6E6F4602" w:rsidR="0088796B" w:rsidRDefault="00846ED5" w:rsidP="000D057D">
      <w:pPr>
        <w:pStyle w:val="NumList"/>
        <w:numPr>
          <w:ilvl w:val="0"/>
          <w:numId w:val="8"/>
        </w:numPr>
        <w:rPr>
          <w:rFonts w:hint="eastAsia"/>
        </w:rPr>
      </w:pPr>
      <w:ins w:id="382" w:author="Kelvin Sung" w:date="2021-05-19T18:41:00Z">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import from the </w:t>
        </w:r>
        <w:proofErr w:type="spellStart"/>
        <w:r>
          <w:rPr>
            <w:rStyle w:val="CodeInline"/>
          </w:rPr>
          <w:t>d</w:t>
        </w:r>
        <w:r w:rsidRPr="00846ED5">
          <w:rPr>
            <w:rStyle w:val="CodeInline"/>
            <w:rFonts w:hint="eastAsia"/>
            <w:rPrChange w:id="383" w:author="Kelvin Sung" w:date="2021-05-19T18:41:00Z">
              <w:rPr>
                <w:rFonts w:hint="eastAsia"/>
              </w:rPr>
            </w:rPrChange>
          </w:rPr>
          <w:t>efaultResources</w:t>
        </w:r>
        <w:proofErr w:type="spellEnd"/>
        <w:r>
          <w:t xml:space="preserve"> module</w:t>
        </w:r>
      </w:ins>
      <w:commentRangeStart w:id="384"/>
      <w:del w:id="385" w:author="Kelvin Sung" w:date="2021-05-19T18:41:00Z">
        <w:r w:rsidR="0088796B" w:rsidDel="00846ED5">
          <w:delText>TEMP TEXT</w:delText>
        </w:r>
        <w:commentRangeEnd w:id="384"/>
        <w:r w:rsidR="0088796B" w:rsidDel="00846ED5">
          <w:rPr>
            <w:rStyle w:val="CommentReference"/>
            <w:rFonts w:asciiTheme="minorHAnsi" w:hAnsiTheme="minorHAnsi"/>
          </w:rPr>
          <w:commentReference w:id="384"/>
        </w:r>
      </w:del>
      <w:ins w:id="386" w:author="Kelvin Sung" w:date="2021-05-19T18:41:00Z">
        <w:r>
          <w:t xml:space="preserve"> for accessing the global ambient light effects</w:t>
        </w:r>
      </w:ins>
      <w:ins w:id="387" w:author="Kelvin Sung" w:date="2021-05-19T18:42:00Z">
        <w:r>
          <w:t xml:space="preserve"> variables.</w:t>
        </w:r>
      </w:ins>
    </w:p>
    <w:p w14:paraId="630C8D1C" w14:textId="7CFA4294" w:rsidR="0088796B" w:rsidRPr="0088796B" w:rsidRDefault="0088796B" w:rsidP="0088796B">
      <w:pPr>
        <w:pStyle w:val="Code"/>
        <w:rPr>
          <w:rFonts w:hint="eastAsia"/>
        </w:rPr>
      </w:pPr>
      <w:r w:rsidRPr="0088796B">
        <w:t>import * as defaultResources from "../resources/default_resources.js";</w:t>
      </w:r>
    </w:p>
    <w:p w14:paraId="5609FB39" w14:textId="6BF86598" w:rsidR="006859CA" w:rsidRDefault="001649D0" w:rsidP="000D057D">
      <w:pPr>
        <w:pStyle w:val="NumList"/>
        <w:numPr>
          <w:ilvl w:val="0"/>
          <w:numId w:val="8"/>
        </w:numPr>
        <w:rPr>
          <w:rFonts w:hint="eastAsia"/>
        </w:rPr>
      </w:pPr>
      <w:ins w:id="388" w:author="Kelvin Sung" w:date="2021-05-19T18:42:00Z">
        <w:r>
          <w:t xml:space="preserve">Define two new instance </w:t>
        </w:r>
      </w:ins>
      <w:del w:id="389" w:author="Kelvin Sung" w:date="2021-05-19T18:40:00Z">
        <w:r w:rsidR="006859CA" w:rsidDel="00846ED5">
          <w:delText xml:space="preserve">Modify the </w:delText>
        </w:r>
        <w:r w:rsidR="006859CA" w:rsidRPr="006859CA" w:rsidDel="00846ED5">
          <w:rPr>
            <w:rStyle w:val="CodeInline"/>
          </w:rPr>
          <w:delText>simple_shader.js</w:delText>
        </w:r>
        <w:r w:rsidR="006859CA" w:rsidDel="00846ED5">
          <w:delText xml:space="preserve"> file in the </w:delText>
        </w:r>
        <w:r w:rsidR="006859CA" w:rsidRPr="006859CA" w:rsidDel="00846ED5">
          <w:rPr>
            <w:rStyle w:val="CodeInline"/>
          </w:rPr>
          <w:delText>src/engine/shaders</w:delText>
        </w:r>
        <w:r w:rsidR="006859CA" w:rsidDel="00846ED5">
          <w:delText xml:space="preserve"> folder to </w:delText>
        </w:r>
      </w:del>
      <w:del w:id="390" w:author="Kelvin Sung" w:date="2021-05-19T18:42:00Z">
        <w:r w:rsidR="006859CA" w:rsidDel="001649D0">
          <w:delText xml:space="preserve">hold two new </w:delText>
        </w:r>
      </w:del>
      <w:r w:rsidR="006859CA">
        <w:t xml:space="preserve">variables in the constructor for storing the references or locations of the ambient color and intensity variables </w:t>
      </w:r>
      <w:del w:id="391" w:author="Kelvin Sung" w:date="2021-05-19T18:42:00Z">
        <w:r w:rsidR="006859CA" w:rsidDel="001649D0">
          <w:delText>with</w:delText>
        </w:r>
      </w:del>
      <w:r w:rsidR="006859CA">
        <w:t>in the GLSL shader.</w:t>
      </w:r>
    </w:p>
    <w:p w14:paraId="26170C86" w14:textId="17C7F7EB" w:rsidR="006859CA" w:rsidRDefault="006859CA" w:rsidP="006859CA">
      <w:pPr>
        <w:pStyle w:val="Code"/>
        <w:rPr>
          <w:rFonts w:hint="eastAsia"/>
        </w:rPr>
      </w:pPr>
      <w:del w:id="392" w:author="Kelvin Sung" w:date="2021-05-19T18:43:00Z">
        <w:r w:rsidDel="00BD1A21">
          <w:delText xml:space="preserve">        </w:delText>
        </w:r>
      </w:del>
      <w:r>
        <w:t>this.mGlobalAmbientColorRef = null;</w:t>
      </w:r>
    </w:p>
    <w:p w14:paraId="6626F0B5" w14:textId="6D7EB68E" w:rsidR="006859CA" w:rsidRDefault="006859CA" w:rsidP="006859CA">
      <w:pPr>
        <w:pStyle w:val="Code"/>
        <w:rPr>
          <w:rFonts w:hint="eastAsia"/>
        </w:rPr>
      </w:pPr>
      <w:del w:id="393" w:author="Kelvin Sung" w:date="2021-05-19T18:43:00Z">
        <w:r w:rsidDel="00BD1A21">
          <w:delText xml:space="preserve">        </w:delText>
        </w:r>
      </w:del>
      <w:r>
        <w:t>this.mGlobalAmbientIntensityRef = null;</w:t>
      </w:r>
    </w:p>
    <w:p w14:paraId="4564669F" w14:textId="7942D035" w:rsidR="006859CA" w:rsidRPr="006859CA" w:rsidRDefault="006859CA" w:rsidP="000D057D">
      <w:pPr>
        <w:pStyle w:val="NumList"/>
        <w:numPr>
          <w:ilvl w:val="0"/>
          <w:numId w:val="8"/>
        </w:numPr>
        <w:rPr>
          <w:rFonts w:hint="eastAsia"/>
        </w:rPr>
      </w:pPr>
      <w:r w:rsidRPr="006859CA">
        <w:t xml:space="preserve">In step E of the </w:t>
      </w:r>
      <w:r w:rsidRPr="006859CA">
        <w:rPr>
          <w:rStyle w:val="CodeInline"/>
        </w:rPr>
        <w:t>SimpleShader</w:t>
      </w:r>
      <w:r w:rsidRPr="00BD1A21">
        <w:t xml:space="preserve"> </w:t>
      </w:r>
      <w:r w:rsidRPr="00BD1A21">
        <w:rPr>
          <w:rFonts w:hint="eastAsia"/>
          <w:rPrChange w:id="394" w:author="Kelvin Sung" w:date="2021-05-19T18:43:00Z">
            <w:rPr>
              <w:rStyle w:val="CodeInline"/>
              <w:rFonts w:hint="eastAsia"/>
            </w:rPr>
          </w:rPrChange>
        </w:rPr>
        <w:t>constructor</w:t>
      </w:r>
      <w:r w:rsidRPr="00BD1A21">
        <w:t>,</w:t>
      </w:r>
      <w:r w:rsidRPr="006859CA">
        <w:t xml:space="preserve"> </w:t>
      </w:r>
      <w:ins w:id="395" w:author="Kelvin Sung" w:date="2021-05-19T18:46:00Z">
        <w:r w:rsidR="00B96D54">
          <w:t xml:space="preserve">call the WebGL </w:t>
        </w:r>
        <w:proofErr w:type="spellStart"/>
        <w:r w:rsidR="00B96D54" w:rsidRPr="0088796B">
          <w:rPr>
            <w:rStyle w:val="CodeInline"/>
          </w:rPr>
          <w:t>getUniformLocation</w:t>
        </w:r>
        <w:proofErr w:type="spellEnd"/>
        <w:r w:rsidR="00B96D54" w:rsidRPr="0088796B">
          <w:rPr>
            <w:rStyle w:val="CodeInline"/>
          </w:rPr>
          <w:t>()</w:t>
        </w:r>
        <w:r w:rsidR="00B96D54" w:rsidRPr="006859CA">
          <w:t xml:space="preserve"> function</w:t>
        </w:r>
        <w:r w:rsidR="00B96D54" w:rsidRPr="006859CA" w:rsidDel="00BD1A21">
          <w:t xml:space="preserve"> </w:t>
        </w:r>
        <w:r w:rsidR="00B96D54">
          <w:t xml:space="preserve">to </w:t>
        </w:r>
      </w:ins>
      <w:del w:id="396" w:author="Kelvin Sung" w:date="2021-05-19T18:44:00Z">
        <w:r w:rsidRPr="006859CA" w:rsidDel="00BD1A21">
          <w:delText xml:space="preserve">get </w:delText>
        </w:r>
      </w:del>
      <w:ins w:id="397" w:author="Kelvin Sung" w:date="2021-05-19T18:44:00Z">
        <w:r w:rsidR="00BD1A21">
          <w:t>query and store</w:t>
        </w:r>
        <w:r w:rsidR="00BD1A21" w:rsidRPr="006859CA">
          <w:t xml:space="preserve"> </w:t>
        </w:r>
      </w:ins>
      <w:r w:rsidRPr="006859CA">
        <w:t xml:space="preserve">the locations of the </w:t>
      </w:r>
      <w:ins w:id="398" w:author="Kelvin Sung" w:date="2021-05-19T18:46:00Z">
        <w:r w:rsidR="00B96D54">
          <w:t xml:space="preserve">uniform variables for </w:t>
        </w:r>
      </w:ins>
      <w:r w:rsidRPr="006859CA">
        <w:t xml:space="preserve">ambient color and intensity </w:t>
      </w:r>
      <w:del w:id="399" w:author="Kelvin Sung" w:date="2021-05-19T18:44:00Z">
        <w:r w:rsidRPr="006859CA" w:rsidDel="00BD1A21">
          <w:delText xml:space="preserve">within </w:delText>
        </w:r>
      </w:del>
      <w:ins w:id="400" w:author="Kelvin Sung" w:date="2021-05-19T18:46:00Z">
        <w:r w:rsidR="00B96D54">
          <w:t xml:space="preserve">in </w:t>
        </w:r>
      </w:ins>
      <w:r w:rsidRPr="006859CA">
        <w:t xml:space="preserve">the </w:t>
      </w:r>
      <w:ins w:id="401" w:author="Kelvin Sung" w:date="2021-05-19T18:44:00Z">
        <w:r w:rsidR="00BD1A21">
          <w:t xml:space="preserve">GLSL </w:t>
        </w:r>
      </w:ins>
      <w:r w:rsidRPr="006859CA">
        <w:t>shader</w:t>
      </w:r>
      <w:del w:id="402" w:author="Kelvin Sung" w:date="2021-05-19T18:46:00Z">
        <w:r w:rsidRPr="006859CA" w:rsidDel="00B96D54">
          <w:delText xml:space="preserve"> </w:delText>
        </w:r>
      </w:del>
      <w:del w:id="403" w:author="Kelvin Sung" w:date="2021-05-19T18:45:00Z">
        <w:r w:rsidRPr="006859CA" w:rsidDel="00F3624A">
          <w:delText xml:space="preserve">by using WebGL’s </w:delText>
        </w:r>
      </w:del>
      <w:del w:id="404" w:author="Kelvin Sung" w:date="2021-05-19T18:46:00Z">
        <w:r w:rsidRPr="0088796B" w:rsidDel="00B96D54">
          <w:rPr>
            <w:rStyle w:val="CodeInline"/>
          </w:rPr>
          <w:delText>getUniformLocation()</w:delText>
        </w:r>
        <w:r w:rsidRPr="006859CA" w:rsidDel="00B96D54">
          <w:delText xml:space="preserve"> function</w:delText>
        </w:r>
      </w:del>
      <w:del w:id="405" w:author="Kelvin Sung" w:date="2021-05-19T18:45:00Z">
        <w:r w:rsidRPr="006859CA" w:rsidDel="00F3624A">
          <w:delText>, as shown in the following code:</w:delText>
        </w:r>
      </w:del>
      <w:ins w:id="406" w:author="Kelvin Sung" w:date="2021-05-19T18:45:00Z">
        <w:r w:rsidR="00F3624A">
          <w:t>.</w:t>
        </w:r>
      </w:ins>
    </w:p>
    <w:p w14:paraId="0B68EBBC" w14:textId="312E4AAA" w:rsidR="0088796B" w:rsidRPr="0088796B" w:rsidRDefault="0088796B" w:rsidP="0088796B">
      <w:pPr>
        <w:pStyle w:val="Code"/>
        <w:rPr>
          <w:rFonts w:hint="eastAsia"/>
        </w:rPr>
      </w:pPr>
      <w:del w:id="407" w:author="Kelvin Sung" w:date="2021-05-19T18:43:00Z">
        <w:r w:rsidRPr="0088796B" w:rsidDel="00BD1A21">
          <w:delText xml:space="preserve">        </w:delText>
        </w:r>
      </w:del>
      <w:r w:rsidRPr="0088796B">
        <w:t>// Step E: Gets references to the uniform variables</w:t>
      </w:r>
    </w:p>
    <w:p w14:paraId="532831CF" w14:textId="288FBDEE" w:rsidR="0088796B" w:rsidRPr="0088796B" w:rsidRDefault="0088796B" w:rsidP="0088796B">
      <w:pPr>
        <w:pStyle w:val="Code"/>
        <w:rPr>
          <w:rFonts w:hint="eastAsia"/>
        </w:rPr>
      </w:pPr>
      <w:del w:id="408" w:author="Kelvin Sung" w:date="2021-05-19T18:43:00Z">
        <w:r w:rsidRPr="0088796B" w:rsidDel="00BD1A21">
          <w:delText xml:space="preserve">        </w:delText>
        </w:r>
      </w:del>
      <w:r w:rsidRPr="0088796B">
        <w:t>this.mPixelColorRef = gl.getUniformLocation(this.mCompiledShader, "uPixelColor");</w:t>
      </w:r>
    </w:p>
    <w:p w14:paraId="480BB9FA" w14:textId="2D760909" w:rsidR="0088796B" w:rsidRPr="0088796B" w:rsidRDefault="0088796B" w:rsidP="0088796B">
      <w:pPr>
        <w:pStyle w:val="Code"/>
        <w:rPr>
          <w:rFonts w:hint="eastAsia"/>
        </w:rPr>
      </w:pPr>
      <w:del w:id="409" w:author="Kelvin Sung" w:date="2021-05-19T18:43:00Z">
        <w:r w:rsidRPr="0088796B" w:rsidDel="00BD1A21">
          <w:delText xml:space="preserve">        </w:delText>
        </w:r>
      </w:del>
      <w:r w:rsidRPr="0088796B">
        <w:t>this.mModelMatrixRef = gl.getUniformLocation(this.mCompiledShader, "uModelXformMatrix");</w:t>
      </w:r>
    </w:p>
    <w:p w14:paraId="04EA7541" w14:textId="2445733D" w:rsidR="0088796B" w:rsidRPr="0088796B" w:rsidRDefault="0088796B" w:rsidP="0088796B">
      <w:pPr>
        <w:pStyle w:val="Code"/>
        <w:rPr>
          <w:rFonts w:hint="eastAsia"/>
        </w:rPr>
      </w:pPr>
      <w:del w:id="410" w:author="Kelvin Sung" w:date="2021-05-19T18:43:00Z">
        <w:r w:rsidRPr="0088796B" w:rsidDel="00BD1A21">
          <w:delText xml:space="preserve">        </w:delText>
        </w:r>
      </w:del>
      <w:r w:rsidRPr="0088796B">
        <w:t>this.mCameraMatrixRef = gl.getUniformLocation(this.mCompiledShader, "uCameraXformMatrix");</w:t>
      </w:r>
    </w:p>
    <w:p w14:paraId="31A0F264" w14:textId="1762C441" w:rsidR="0088796B" w:rsidRPr="00BD1A21" w:rsidRDefault="0088796B" w:rsidP="0088796B">
      <w:pPr>
        <w:pStyle w:val="Code"/>
        <w:rPr>
          <w:rStyle w:val="CodeBold"/>
          <w:rFonts w:hint="eastAsia"/>
          <w:rPrChange w:id="411" w:author="Kelvin Sung" w:date="2021-05-19T18:43:00Z">
            <w:rPr>
              <w:rFonts w:hint="eastAsia"/>
            </w:rPr>
          </w:rPrChange>
        </w:rPr>
      </w:pPr>
      <w:del w:id="412" w:author="Kelvin Sung" w:date="2021-05-19T18:43:00Z">
        <w:r w:rsidRPr="00BD1A21" w:rsidDel="00BD1A21">
          <w:rPr>
            <w:rStyle w:val="CodeBold"/>
            <w:rFonts w:hint="eastAsia"/>
            <w:rPrChange w:id="413" w:author="Kelvin Sung" w:date="2021-05-19T18:43:00Z">
              <w:rPr>
                <w:rFonts w:hint="eastAsia"/>
              </w:rPr>
            </w:rPrChange>
          </w:rPr>
          <w:delText xml:space="preserve">        </w:delText>
        </w:r>
      </w:del>
      <w:r w:rsidRPr="00BD1A21">
        <w:rPr>
          <w:rStyle w:val="CodeBold"/>
          <w:rFonts w:hint="eastAsia"/>
          <w:rPrChange w:id="414" w:author="Kelvin Sung" w:date="2021-05-19T18:43:00Z">
            <w:rPr>
              <w:rFonts w:hint="eastAsia"/>
            </w:rPr>
          </w:rPrChange>
        </w:rPr>
        <w:t>this.mGlobalAmbientColorRef = gl.getUniformLocation(this.mCompiledShader, "uGlobalAmbientColor");</w:t>
      </w:r>
    </w:p>
    <w:p w14:paraId="7F1330D5" w14:textId="430FA3F7" w:rsidR="006859CA" w:rsidRPr="00BD1A21" w:rsidRDefault="0088796B" w:rsidP="0088796B">
      <w:pPr>
        <w:pStyle w:val="Code"/>
        <w:rPr>
          <w:rStyle w:val="CodeBold"/>
          <w:rFonts w:hint="eastAsia"/>
          <w:rPrChange w:id="415" w:author="Kelvin Sung" w:date="2021-05-19T18:43:00Z">
            <w:rPr>
              <w:rFonts w:hint="eastAsia"/>
            </w:rPr>
          </w:rPrChange>
        </w:rPr>
      </w:pPr>
      <w:del w:id="416" w:author="Kelvin Sung" w:date="2021-05-19T18:43:00Z">
        <w:r w:rsidRPr="00BD1A21" w:rsidDel="00BD1A21">
          <w:rPr>
            <w:rStyle w:val="CodeBold"/>
            <w:rFonts w:hint="eastAsia"/>
            <w:rPrChange w:id="417" w:author="Kelvin Sung" w:date="2021-05-19T18:43:00Z">
              <w:rPr>
                <w:rFonts w:hint="eastAsia"/>
              </w:rPr>
            </w:rPrChange>
          </w:rPr>
          <w:delText xml:space="preserve">        </w:delText>
        </w:r>
      </w:del>
      <w:r w:rsidRPr="00BD1A21">
        <w:rPr>
          <w:rStyle w:val="CodeBold"/>
          <w:rFonts w:hint="eastAsia"/>
          <w:rPrChange w:id="418" w:author="Kelvin Sung" w:date="2021-05-19T18:43:00Z">
            <w:rPr>
              <w:rFonts w:hint="eastAsia"/>
            </w:rPr>
          </w:rPrChange>
        </w:rPr>
        <w:t>this.mGlobalAmbientIntensityRef = gl.getUniformLocation(this.mCompiledShader, "uGlobalAmbientIntensity");</w:t>
      </w:r>
    </w:p>
    <w:p w14:paraId="0CF7E99C" w14:textId="3A58CA51" w:rsidR="0088796B" w:rsidRPr="0088796B" w:rsidRDefault="0088796B" w:rsidP="0088796B">
      <w:pPr>
        <w:pStyle w:val="NumList"/>
        <w:rPr>
          <w:rFonts w:hint="eastAsia"/>
        </w:rPr>
      </w:pPr>
      <w:r w:rsidRPr="0088796B">
        <w:t xml:space="preserve">In the </w:t>
      </w:r>
      <w:r w:rsidRPr="0088796B">
        <w:rPr>
          <w:rStyle w:val="CodeInline"/>
        </w:rPr>
        <w:t>activate()</w:t>
      </w:r>
      <w:r w:rsidRPr="0088796B">
        <w:t xml:space="preserve"> function, </w:t>
      </w:r>
      <w:del w:id="419" w:author="Kelvin Sung" w:date="2021-05-19T18:48:00Z">
        <w:r w:rsidRPr="0088796B" w:rsidDel="00B96D54">
          <w:delText xml:space="preserve">pass </w:delText>
        </w:r>
      </w:del>
      <w:ins w:id="420" w:author="Kelvin Sung" w:date="2021-05-19T18:48:00Z">
        <w:r w:rsidR="00B96D54">
          <w:t xml:space="preserve">retrieve </w:t>
        </w:r>
      </w:ins>
      <w:r w:rsidRPr="0088796B">
        <w:t xml:space="preserve">the </w:t>
      </w:r>
      <w:ins w:id="421" w:author="Kelvin Sung" w:date="2021-05-19T18:47:00Z">
        <w:r w:rsidR="00B96D54">
          <w:t xml:space="preserve">global </w:t>
        </w:r>
      </w:ins>
      <w:r w:rsidRPr="0088796B">
        <w:t xml:space="preserve">ambient color and intensity values </w:t>
      </w:r>
      <w:ins w:id="422" w:author="Kelvin Sung" w:date="2021-05-19T18:48:00Z">
        <w:r w:rsidR="00B96D54">
          <w:t xml:space="preserve">from </w:t>
        </w:r>
      </w:ins>
      <w:ins w:id="423" w:author="Kelvin Sung" w:date="2021-05-19T18:47:00Z">
        <w:r w:rsidR="00B96D54">
          <w:t xml:space="preserve">the </w:t>
        </w:r>
        <w:proofErr w:type="spellStart"/>
        <w:r w:rsidR="00B96D54" w:rsidRPr="00B96D54">
          <w:rPr>
            <w:rStyle w:val="CodeInline"/>
            <w:rFonts w:hint="eastAsia"/>
            <w:rPrChange w:id="424" w:author="Kelvin Sung" w:date="2021-05-19T18:47:00Z">
              <w:rPr>
                <w:rFonts w:hint="eastAsia"/>
              </w:rPr>
            </w:rPrChange>
          </w:rPr>
          <w:t>defaultResoruces</w:t>
        </w:r>
        <w:proofErr w:type="spellEnd"/>
        <w:r w:rsidR="00B96D54">
          <w:t xml:space="preserve"> module </w:t>
        </w:r>
      </w:ins>
      <w:ins w:id="425" w:author="Kelvin Sung" w:date="2021-05-19T18:48:00Z">
        <w:r w:rsidR="00B96D54">
          <w:t xml:space="preserve">and pass to the corresponding uniform variables in </w:t>
        </w:r>
      </w:ins>
      <w:del w:id="426" w:author="Kelvin Sung" w:date="2021-05-19T18:48:00Z">
        <w:r w:rsidRPr="0088796B" w:rsidDel="00B96D54">
          <w:delText xml:space="preserve">to </w:delText>
        </w:r>
      </w:del>
      <w:r w:rsidRPr="0088796B">
        <w:t xml:space="preserve">the </w:t>
      </w:r>
      <w:ins w:id="427" w:author="Kelvin Sung" w:date="2021-05-19T18:48:00Z">
        <w:r w:rsidR="00B96D54">
          <w:t xml:space="preserve">GLSL </w:t>
        </w:r>
      </w:ins>
      <w:r w:rsidRPr="0088796B">
        <w:t>shader</w:t>
      </w:r>
      <w:del w:id="428" w:author="Kelvin Sung" w:date="2021-05-19T18:47:00Z">
        <w:r w:rsidRPr="0088796B" w:rsidDel="00B96D54">
          <w:delText xml:space="preserve"> by utilizing the global values and the locations you obtained in the previous step along with the GLSL uniform set functions provided by WebGL</w:delText>
        </w:r>
      </w:del>
      <w:r w:rsidRPr="0088796B">
        <w:t xml:space="preserve">. Notice </w:t>
      </w:r>
      <w:del w:id="429" w:author="Kelvin Sung" w:date="2021-05-19T18:51:00Z">
        <w:r w:rsidRPr="0088796B" w:rsidDel="00B96D54">
          <w:delText xml:space="preserve">that </w:delText>
        </w:r>
      </w:del>
      <w:del w:id="430" w:author="Kelvin Sung" w:date="2021-05-19T18:50:00Z">
        <w:r w:rsidRPr="0088796B" w:rsidDel="00B96D54">
          <w:delText xml:space="preserve">the </w:delText>
        </w:r>
      </w:del>
      <w:ins w:id="431" w:author="Kelvin Sung" w:date="2021-05-19T18:51:00Z">
        <w:r w:rsidR="00B96D54">
          <w:t xml:space="preserve">the </w:t>
        </w:r>
      </w:ins>
      <w:ins w:id="432" w:author="Kelvin Sung" w:date="2021-05-19T18:52:00Z">
        <w:r w:rsidR="00B96D54">
          <w:t xml:space="preserve">data type specific </w:t>
        </w:r>
      </w:ins>
      <w:ins w:id="433" w:author="Kelvin Sung" w:date="2021-05-19T18:51:00Z">
        <w:r w:rsidR="00B96D54">
          <w:t xml:space="preserve">WebGL function </w:t>
        </w:r>
      </w:ins>
      <w:ins w:id="434" w:author="Kelvin Sung" w:date="2021-05-19T18:52:00Z">
        <w:r w:rsidR="00B96D54">
          <w:t>names</w:t>
        </w:r>
      </w:ins>
      <w:del w:id="435" w:author="Kelvin Sung" w:date="2021-05-19T18:52:00Z">
        <w:r w:rsidRPr="0088796B" w:rsidDel="00B96D54">
          <w:delText>data type used by the set functions for GLSL variables state which data type is used explicitly</w:delText>
        </w:r>
      </w:del>
      <w:ins w:id="436" w:author="Kelvin Sung" w:date="2021-05-19T18:52:00Z">
        <w:r w:rsidR="00B96D54">
          <w:t xml:space="preserve"> for setting uniform variables</w:t>
        </w:r>
      </w:ins>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xml:space="preserve">, which is </w:t>
      </w:r>
      <w:del w:id="437" w:author="Kelvin Sung" w:date="2021-05-19T18:53:00Z">
        <w:r w:rsidRPr="0088796B" w:rsidDel="00B96D54">
          <w:delText xml:space="preserve">used to hold </w:delText>
        </w:r>
      </w:del>
      <w:r w:rsidRPr="0088796B">
        <w:t>the color</w:t>
      </w:r>
      <w:ins w:id="438" w:author="Kelvin Sung" w:date="2021-05-19T18:53:00Z">
        <w:r w:rsidR="00B96D54">
          <w:t xml:space="preserve"> storage</w:t>
        </w:r>
      </w:ins>
      <w:r w:rsidRPr="0088796B">
        <w:t xml:space="preserve">, and to </w:t>
      </w:r>
      <w:r w:rsidRPr="0088796B">
        <w:rPr>
          <w:rStyle w:val="CodeInline"/>
        </w:rPr>
        <w:t>uniform1f</w:t>
      </w:r>
      <w:r w:rsidRPr="0088796B">
        <w:t xml:space="preserve">, </w:t>
      </w:r>
      <w:del w:id="439" w:author="Kelvin Sung" w:date="2021-05-19T18:53:00Z">
        <w:r w:rsidRPr="0088796B" w:rsidDel="00B96D54">
          <w:delText xml:space="preserve">which </w:delText>
        </w:r>
      </w:del>
      <w:r w:rsidRPr="0088796B">
        <w:t xml:space="preserve">corresponds to a float and is </w:t>
      </w:r>
      <w:del w:id="440" w:author="Kelvin Sung" w:date="2021-05-19T18:53:00Z">
        <w:r w:rsidRPr="0088796B" w:rsidDel="00B96D54">
          <w:delText xml:space="preserve">used to hold </w:delText>
        </w:r>
      </w:del>
      <w:r w:rsidRPr="0088796B">
        <w:t>the intensity.</w:t>
      </w:r>
    </w:p>
    <w:p w14:paraId="79D2DCDF" w14:textId="0C1922AA" w:rsidR="0088796B" w:rsidRDefault="0088796B" w:rsidP="0088796B">
      <w:pPr>
        <w:pStyle w:val="Code"/>
        <w:rPr>
          <w:rFonts w:hint="eastAsia"/>
        </w:rPr>
      </w:pPr>
      <w:del w:id="441" w:author="Kelvin Sung" w:date="2021-05-19T18:50:00Z">
        <w:r w:rsidDel="00B96D54">
          <w:delText xml:space="preserve">    </w:delText>
        </w:r>
      </w:del>
      <w:r>
        <w:t>activate(pixelColor, trsMatrix, cameraMatrix) {</w:t>
      </w:r>
    </w:p>
    <w:p w14:paraId="297041C9" w14:textId="0C4EEBB4" w:rsidR="0088796B" w:rsidRDefault="0088796B" w:rsidP="0088796B">
      <w:pPr>
        <w:pStyle w:val="Code"/>
        <w:rPr>
          <w:ins w:id="442" w:author="Kelvin Sung" w:date="2021-05-19T18:50:00Z"/>
          <w:rFonts w:hint="eastAsia"/>
        </w:rPr>
      </w:pPr>
      <w:del w:id="443" w:author="Kelvin Sung" w:date="2021-05-19T18:50:00Z">
        <w:r w:rsidDel="00B96D54">
          <w:delText xml:space="preserve">        </w:delText>
        </w:r>
      </w:del>
      <w:ins w:id="444" w:author="Kelvin Sung" w:date="2021-05-19T18:50:00Z">
        <w:r w:rsidR="00B96D54">
          <w:t xml:space="preserve">    </w:t>
        </w:r>
      </w:ins>
      <w:r>
        <w:t>let gl = glSys.get();</w:t>
      </w:r>
    </w:p>
    <w:p w14:paraId="4C7749CE" w14:textId="77777777" w:rsidR="00B96D54" w:rsidRDefault="00B96D54" w:rsidP="0088796B">
      <w:pPr>
        <w:pStyle w:val="Code"/>
        <w:rPr>
          <w:rFonts w:hint="eastAsia"/>
        </w:rPr>
      </w:pPr>
    </w:p>
    <w:p w14:paraId="52988FB7" w14:textId="7EDF206D" w:rsidR="0088796B" w:rsidDel="00B96D54" w:rsidRDefault="00B96D54" w:rsidP="0088796B">
      <w:pPr>
        <w:pStyle w:val="Code"/>
        <w:rPr>
          <w:del w:id="445" w:author="Kelvin Sung" w:date="2021-05-19T18:49:00Z"/>
          <w:rFonts w:hint="eastAsia"/>
        </w:rPr>
      </w:pPr>
      <w:ins w:id="446" w:author="Kelvin Sung" w:date="2021-05-19T18:50:00Z">
        <w:r>
          <w:lastRenderedPageBreak/>
          <w:t xml:space="preserve">    </w:t>
        </w:r>
      </w:ins>
      <w:del w:id="447" w:author="Kelvin Sung" w:date="2021-05-19T18:50:00Z">
        <w:r w:rsidR="0088796B" w:rsidDel="00B96D54">
          <w:delText xml:space="preserve">        </w:delText>
        </w:r>
      </w:del>
      <w:del w:id="448" w:author="Kelvin Sung" w:date="2021-05-19T18:49:00Z">
        <w:r w:rsidR="0088796B" w:rsidDel="00B96D54">
          <w:delText>gl.useProgram(this.mCompiledShader);</w:delText>
        </w:r>
      </w:del>
    </w:p>
    <w:p w14:paraId="41CE3533" w14:textId="587BD664" w:rsidR="0088796B" w:rsidDel="00B96D54" w:rsidRDefault="0088796B" w:rsidP="0088796B">
      <w:pPr>
        <w:pStyle w:val="Code"/>
        <w:rPr>
          <w:del w:id="449" w:author="Kelvin Sung" w:date="2021-05-19T18:49:00Z"/>
          <w:rFonts w:hint="eastAsia"/>
        </w:rPr>
      </w:pPr>
      <w:del w:id="450" w:author="Kelvin Sung" w:date="2021-05-19T18:49:00Z">
        <w:r w:rsidDel="00B96D54">
          <w:delText xml:space="preserve">        </w:delText>
        </w:r>
      </w:del>
    </w:p>
    <w:p w14:paraId="1EDBB794" w14:textId="21DCADDF" w:rsidR="0088796B" w:rsidDel="00B96D54" w:rsidRDefault="0088796B" w:rsidP="0088796B">
      <w:pPr>
        <w:pStyle w:val="Code"/>
        <w:rPr>
          <w:del w:id="451" w:author="Kelvin Sung" w:date="2021-05-19T18:49:00Z"/>
          <w:rFonts w:hint="eastAsia"/>
        </w:rPr>
      </w:pPr>
      <w:del w:id="452" w:author="Kelvin Sung" w:date="2021-05-19T18:49:00Z">
        <w:r w:rsidDel="00B96D54">
          <w:delText xml:space="preserve">        // bind vertex buffer</w:delText>
        </w:r>
      </w:del>
    </w:p>
    <w:p w14:paraId="6E1E5845" w14:textId="2A06FAF0" w:rsidR="0088796B" w:rsidDel="00B96D54" w:rsidRDefault="0088796B" w:rsidP="0088796B">
      <w:pPr>
        <w:pStyle w:val="Code"/>
        <w:rPr>
          <w:del w:id="453" w:author="Kelvin Sung" w:date="2021-05-19T18:49:00Z"/>
          <w:rFonts w:hint="eastAsia"/>
        </w:rPr>
      </w:pPr>
      <w:del w:id="454" w:author="Kelvin Sung" w:date="2021-05-19T18:49:00Z">
        <w:r w:rsidDel="00B96D54">
          <w:delText xml:space="preserve">        gl.bindBuffer(gl.ARRAY_BUFFER, vertexBuffer.get());</w:delText>
        </w:r>
      </w:del>
    </w:p>
    <w:p w14:paraId="1D2D2F0D" w14:textId="61EE2DFD" w:rsidR="0088796B" w:rsidDel="00B96D54" w:rsidRDefault="0088796B" w:rsidP="0088796B">
      <w:pPr>
        <w:pStyle w:val="Code"/>
        <w:rPr>
          <w:del w:id="455" w:author="Kelvin Sung" w:date="2021-05-19T18:49:00Z"/>
          <w:rFonts w:hint="eastAsia"/>
        </w:rPr>
      </w:pPr>
      <w:del w:id="456" w:author="Kelvin Sung" w:date="2021-05-19T18:49:00Z">
        <w:r w:rsidDel="00B96D54">
          <w:delText xml:space="preserve">        gl.vertexAttribPointer(this.mVertexPositionRef,</w:delText>
        </w:r>
      </w:del>
    </w:p>
    <w:p w14:paraId="6972D36C" w14:textId="0967225F" w:rsidR="0088796B" w:rsidDel="00B96D54" w:rsidRDefault="0088796B" w:rsidP="0088796B">
      <w:pPr>
        <w:pStyle w:val="Code"/>
        <w:rPr>
          <w:del w:id="457" w:author="Kelvin Sung" w:date="2021-05-19T18:49:00Z"/>
          <w:rFonts w:hint="eastAsia"/>
        </w:rPr>
      </w:pPr>
      <w:del w:id="458" w:author="Kelvin Sung" w:date="2021-05-19T18:49:00Z">
        <w:r w:rsidDel="00B96D54">
          <w:delText xml:space="preserve">            3,              // each element is a 3-float (x,y.z)</w:delText>
        </w:r>
      </w:del>
    </w:p>
    <w:p w14:paraId="7525BDEF" w14:textId="549E59B9" w:rsidR="0088796B" w:rsidDel="00B96D54" w:rsidRDefault="0088796B" w:rsidP="0088796B">
      <w:pPr>
        <w:pStyle w:val="Code"/>
        <w:rPr>
          <w:del w:id="459" w:author="Kelvin Sung" w:date="2021-05-19T18:49:00Z"/>
          <w:rFonts w:hint="eastAsia"/>
        </w:rPr>
      </w:pPr>
      <w:del w:id="460" w:author="Kelvin Sung" w:date="2021-05-19T18:49:00Z">
        <w:r w:rsidDel="00B96D54">
          <w:delText xml:space="preserve">            gl.FLOAT,       // data type is FLOAT</w:delText>
        </w:r>
      </w:del>
    </w:p>
    <w:p w14:paraId="43F462A6" w14:textId="59E4E56C" w:rsidR="0088796B" w:rsidDel="00B96D54" w:rsidRDefault="0088796B" w:rsidP="0088796B">
      <w:pPr>
        <w:pStyle w:val="Code"/>
        <w:rPr>
          <w:del w:id="461" w:author="Kelvin Sung" w:date="2021-05-19T18:49:00Z"/>
          <w:rFonts w:hint="eastAsia"/>
        </w:rPr>
      </w:pPr>
      <w:del w:id="462" w:author="Kelvin Sung" w:date="2021-05-19T18:49:00Z">
        <w:r w:rsidDel="00B96D54">
          <w:delText xml:space="preserve">            false,          // if the content is normalized vectors</w:delText>
        </w:r>
      </w:del>
    </w:p>
    <w:p w14:paraId="117958A4" w14:textId="33332020" w:rsidR="0088796B" w:rsidDel="00B96D54" w:rsidRDefault="0088796B" w:rsidP="0088796B">
      <w:pPr>
        <w:pStyle w:val="Code"/>
        <w:rPr>
          <w:del w:id="463" w:author="Kelvin Sung" w:date="2021-05-19T18:49:00Z"/>
          <w:rFonts w:hint="eastAsia"/>
        </w:rPr>
      </w:pPr>
      <w:del w:id="464" w:author="Kelvin Sung" w:date="2021-05-19T18:49:00Z">
        <w:r w:rsidDel="00B96D54">
          <w:delText xml:space="preserve">            0,              // number of bytes to skip in between elements</w:delText>
        </w:r>
      </w:del>
    </w:p>
    <w:p w14:paraId="774A595A" w14:textId="4B642CBD" w:rsidR="0088796B" w:rsidDel="00B96D54" w:rsidRDefault="0088796B" w:rsidP="0088796B">
      <w:pPr>
        <w:pStyle w:val="Code"/>
        <w:rPr>
          <w:del w:id="465" w:author="Kelvin Sung" w:date="2021-05-19T18:49:00Z"/>
          <w:rFonts w:hint="eastAsia"/>
        </w:rPr>
      </w:pPr>
      <w:del w:id="466" w:author="Kelvin Sung" w:date="2021-05-19T18:49:00Z">
        <w:r w:rsidDel="00B96D54">
          <w:delText xml:space="preserve">            0);             // offsets to the first element</w:delText>
        </w:r>
      </w:del>
    </w:p>
    <w:p w14:paraId="7A52C05C" w14:textId="5E999136" w:rsidR="0088796B" w:rsidRDefault="0088796B">
      <w:pPr>
        <w:pStyle w:val="Code"/>
        <w:rPr>
          <w:rFonts w:hint="eastAsia"/>
        </w:rPr>
      </w:pPr>
      <w:del w:id="467" w:author="Kelvin Sung" w:date="2021-05-19T18:49:00Z">
        <w:r w:rsidDel="00B96D54">
          <w:delText xml:space="preserve">        gl.enableVertexAttribArray(this.mVertexPositionRef);</w:delText>
        </w:r>
      </w:del>
      <w:ins w:id="468" w:author="Kelvin Sung" w:date="2021-05-19T18:49:00Z">
        <w:r w:rsidR="00B96D54">
          <w:t>… identical to previous code …</w:t>
        </w:r>
      </w:ins>
    </w:p>
    <w:p w14:paraId="53AA9490" w14:textId="77777777" w:rsidR="0088796B" w:rsidRDefault="0088796B" w:rsidP="0088796B">
      <w:pPr>
        <w:pStyle w:val="Code"/>
        <w:rPr>
          <w:rFonts w:hint="eastAsia"/>
        </w:rPr>
      </w:pPr>
      <w:r>
        <w:t xml:space="preserve">        </w:t>
      </w:r>
    </w:p>
    <w:p w14:paraId="52123DFD" w14:textId="063BF6EB" w:rsidR="0088796B" w:rsidRDefault="00B96D54" w:rsidP="0088796B">
      <w:pPr>
        <w:pStyle w:val="Code"/>
        <w:rPr>
          <w:rFonts w:hint="eastAsia"/>
        </w:rPr>
      </w:pPr>
      <w:ins w:id="469" w:author="Kelvin Sung" w:date="2021-05-19T18:50:00Z">
        <w:r>
          <w:t xml:space="preserve">    </w:t>
        </w:r>
      </w:ins>
      <w:del w:id="470" w:author="Kelvin Sung" w:date="2021-05-19T18:50:00Z">
        <w:r w:rsidR="0088796B" w:rsidDel="00B96D54">
          <w:delText xml:space="preserve">        </w:delText>
        </w:r>
      </w:del>
      <w:r w:rsidR="0088796B">
        <w:t>// load uniforms</w:t>
      </w:r>
    </w:p>
    <w:p w14:paraId="20E0FF69" w14:textId="4464A6B3" w:rsidR="0088796B" w:rsidDel="00B96D54" w:rsidRDefault="0088796B" w:rsidP="0088796B">
      <w:pPr>
        <w:pStyle w:val="Code"/>
        <w:rPr>
          <w:del w:id="471" w:author="Kelvin Sung" w:date="2021-05-19T18:49:00Z"/>
          <w:rFonts w:hint="eastAsia"/>
        </w:rPr>
      </w:pPr>
      <w:del w:id="472" w:author="Kelvin Sung" w:date="2021-05-19T18:49:00Z">
        <w:r w:rsidDel="00B96D54">
          <w:delText xml:space="preserve">        gl.uniform4fv(this.mPixelColorRef, pixelColor);</w:delText>
        </w:r>
      </w:del>
    </w:p>
    <w:p w14:paraId="72B31338" w14:textId="365DD7B6" w:rsidR="0088796B" w:rsidDel="00B96D54" w:rsidRDefault="0088796B" w:rsidP="0088796B">
      <w:pPr>
        <w:pStyle w:val="Code"/>
        <w:rPr>
          <w:del w:id="473" w:author="Kelvin Sung" w:date="2021-05-19T18:49:00Z"/>
          <w:rFonts w:hint="eastAsia"/>
        </w:rPr>
      </w:pPr>
      <w:del w:id="474" w:author="Kelvin Sung" w:date="2021-05-19T18:49:00Z">
        <w:r w:rsidDel="00B96D54">
          <w:delText xml:space="preserve">        gl.uniformMatrix4fv(this.mModelMatrixRef, false, trsMatrix);</w:delText>
        </w:r>
      </w:del>
    </w:p>
    <w:p w14:paraId="5AF52E66" w14:textId="4AA7AE27" w:rsidR="0088796B" w:rsidRDefault="00B96D54" w:rsidP="0088796B">
      <w:pPr>
        <w:pStyle w:val="Code"/>
        <w:rPr>
          <w:rFonts w:hint="eastAsia"/>
        </w:rPr>
      </w:pPr>
      <w:ins w:id="475" w:author="Kelvin Sung" w:date="2021-05-19T18:50:00Z">
        <w:r>
          <w:t xml:space="preserve">    </w:t>
        </w:r>
      </w:ins>
      <w:del w:id="476" w:author="Kelvin Sung" w:date="2021-05-19T18:50:00Z">
        <w:r w:rsidR="0088796B" w:rsidDel="00B96D54">
          <w:delText xml:space="preserve">        </w:delText>
        </w:r>
      </w:del>
      <w:r w:rsidR="0088796B">
        <w:t>gl.uniformMatrix4fv(this.mCameraMatrixRef, false, cameraMatrix);</w:t>
      </w:r>
    </w:p>
    <w:p w14:paraId="0B01DDFE" w14:textId="724D474D" w:rsidR="0088796B" w:rsidRPr="0088796B" w:rsidRDefault="00B96D54" w:rsidP="0088796B">
      <w:pPr>
        <w:pStyle w:val="Code"/>
        <w:rPr>
          <w:rStyle w:val="CodeBold"/>
        </w:rPr>
      </w:pPr>
      <w:ins w:id="477" w:author="Kelvin Sung" w:date="2021-05-19T18:50:00Z">
        <w:r>
          <w:t xml:space="preserve">    </w:t>
        </w:r>
      </w:ins>
      <w:del w:id="478" w:author="Kelvin Sung" w:date="2021-05-19T18:50:00Z">
        <w:r w:rsidR="0088796B" w:rsidRPr="0088796B" w:rsidDel="00B96D54">
          <w:rPr>
            <w:rStyle w:val="CodeBold"/>
          </w:rPr>
          <w:delText xml:space="preserve">        </w:delText>
        </w:r>
      </w:del>
      <w:r w:rsidR="0088796B" w:rsidRPr="0088796B">
        <w:rPr>
          <w:rStyle w:val="CodeBold"/>
        </w:rPr>
        <w:t>gl.uniform4fv(this.mGlobalAmbientColorRef, defaultResources.getGlobalAmbientColor());</w:t>
      </w:r>
    </w:p>
    <w:p w14:paraId="61AE1211" w14:textId="16744477" w:rsidR="0088796B" w:rsidRPr="0088796B" w:rsidRDefault="00B96D54" w:rsidP="0088796B">
      <w:pPr>
        <w:pStyle w:val="Code"/>
        <w:rPr>
          <w:rStyle w:val="CodeBold"/>
        </w:rPr>
      </w:pPr>
      <w:ins w:id="479" w:author="Kelvin Sung" w:date="2021-05-19T18:50:00Z">
        <w:r w:rsidRPr="00B96D54">
          <w:rPr>
            <w:rStyle w:val="CodeBold"/>
          </w:rPr>
          <w:t xml:space="preserve">    </w:t>
        </w:r>
      </w:ins>
      <w:del w:id="480" w:author="Kelvin Sung" w:date="2021-05-19T18:50:00Z">
        <w:r w:rsidR="0088796B" w:rsidRPr="0088796B" w:rsidDel="00B96D54">
          <w:rPr>
            <w:rStyle w:val="CodeBold"/>
          </w:rPr>
          <w:delText xml:space="preserve">        </w:delText>
        </w:r>
      </w:del>
      <w:r w:rsidR="0088796B" w:rsidRPr="0088796B">
        <w:rPr>
          <w:rStyle w:val="CodeBold"/>
        </w:rPr>
        <w:t>gl.uniform1f(this.mGlobalAmbientIntensityRef, defaultResources.getGlobalAmbientIntensity());</w:t>
      </w:r>
    </w:p>
    <w:p w14:paraId="056003ED" w14:textId="05733405" w:rsidR="0088796B" w:rsidRDefault="0088796B" w:rsidP="0088796B">
      <w:pPr>
        <w:pStyle w:val="Code"/>
        <w:rPr>
          <w:rFonts w:hint="eastAsia"/>
        </w:rPr>
      </w:pPr>
      <w:del w:id="481" w:author="Kelvin Sung" w:date="2021-05-19T18:50:00Z">
        <w:r w:rsidDel="00B96D54">
          <w:delText xml:space="preserve">    </w:delText>
        </w:r>
      </w:del>
      <w:r>
        <w:t>}</w:t>
      </w:r>
    </w:p>
    <w:p w14:paraId="0DF88A11" w14:textId="3BED6782" w:rsidR="0088796B" w:rsidDel="00A476D9" w:rsidRDefault="0088796B" w:rsidP="0088796B">
      <w:pPr>
        <w:pStyle w:val="Heading3"/>
        <w:rPr>
          <w:del w:id="482" w:author="Kelvin Sung" w:date="2021-05-19T18:54:00Z"/>
        </w:rPr>
      </w:pPr>
      <w:del w:id="483" w:author="Kelvin Sung" w:date="2021-05-19T18:54:00Z">
        <w:r w:rsidDel="00A476D9">
          <w:delText>Modifying the Engine</w:delText>
        </w:r>
      </w:del>
    </w:p>
    <w:p w14:paraId="50103027" w14:textId="6B3C7C1C" w:rsidR="0088796B" w:rsidDel="00A476D9" w:rsidRDefault="0088796B" w:rsidP="0088796B">
      <w:pPr>
        <w:pStyle w:val="BodyTextFirst"/>
        <w:rPr>
          <w:del w:id="484" w:author="Kelvin Sung" w:date="2021-05-19T18:54:00Z"/>
          <w:rFonts w:hint="eastAsia"/>
        </w:rPr>
      </w:pPr>
      <w:del w:id="485" w:author="Kelvin Sung" w:date="2021-05-19T18:54:00Z">
        <w:r w:rsidDel="00A476D9">
          <w:delText>Now that the shader and the corresponding shader object for ambient color and intensity are properly integrated, you can modify the engine in order to support the variables for global ambient.</w:delText>
        </w:r>
      </w:del>
    </w:p>
    <w:p w14:paraId="0B7B6A3F" w14:textId="37D33E9E" w:rsidR="0088796B" w:rsidDel="00A476D9" w:rsidRDefault="0088796B" w:rsidP="000D057D">
      <w:pPr>
        <w:pStyle w:val="NumList"/>
        <w:numPr>
          <w:ilvl w:val="0"/>
          <w:numId w:val="9"/>
        </w:numPr>
        <w:rPr>
          <w:del w:id="486" w:author="Kelvin Sung" w:date="2021-05-19T18:54:00Z"/>
          <w:rFonts w:hint="eastAsia"/>
          <w:noProof/>
        </w:rPr>
      </w:pPr>
      <w:del w:id="487" w:author="Kelvin Sung" w:date="2021-05-19T18:54:00Z">
        <w:r w:rsidRPr="0088796B" w:rsidDel="00A476D9">
          <w:rPr>
            <w:noProof/>
          </w:rPr>
          <w:delText xml:space="preserve">Begin by adding a global ambient color and a global ambient intensity variable in the </w:delText>
        </w:r>
        <w:r w:rsidR="00BD6D71" w:rsidRPr="00BD6D71" w:rsidDel="00A476D9">
          <w:rPr>
            <w:rStyle w:val="CodeInline"/>
          </w:rPr>
          <w:delText>d</w:delText>
        </w:r>
        <w:r w:rsidRPr="00BD6D71" w:rsidDel="00A476D9">
          <w:rPr>
            <w:rStyle w:val="CodeInline"/>
          </w:rPr>
          <w:delText>efault</w:delText>
        </w:r>
        <w:r w:rsidR="00BD6D71" w:rsidRPr="00BD6D71" w:rsidDel="00A476D9">
          <w:rPr>
            <w:rStyle w:val="CodeInline"/>
          </w:rPr>
          <w:delText>_r</w:delText>
        </w:r>
        <w:r w:rsidRPr="00BD6D71" w:rsidDel="00A476D9">
          <w:rPr>
            <w:rStyle w:val="CodeInline"/>
          </w:rPr>
          <w:delText>esources.js</w:delText>
        </w:r>
        <w:r w:rsidRPr="0088796B" w:rsidDel="00A476D9">
          <w:rPr>
            <w:noProof/>
          </w:rPr>
          <w:delText xml:space="preserve"> file, located in the </w:delText>
        </w:r>
        <w:r w:rsidRPr="00BD6D71" w:rsidDel="00A476D9">
          <w:rPr>
            <w:rStyle w:val="CodeInline"/>
          </w:rPr>
          <w:delText>src/</w:delText>
        </w:r>
        <w:r w:rsidR="00BD6D71" w:rsidRPr="00BD6D71" w:rsidDel="00A476D9">
          <w:rPr>
            <w:rStyle w:val="CodeInline"/>
          </w:rPr>
          <w:delText>e</w:delText>
        </w:r>
        <w:r w:rsidRPr="00BD6D71" w:rsidDel="00A476D9">
          <w:rPr>
            <w:rStyle w:val="CodeInline"/>
          </w:rPr>
          <w:delText>ngine/</w:delText>
        </w:r>
        <w:r w:rsidR="00BD6D71" w:rsidRPr="00BD6D71" w:rsidDel="00A476D9">
          <w:rPr>
            <w:rStyle w:val="CodeInline"/>
          </w:rPr>
          <w:delText>r</w:delText>
        </w:r>
        <w:r w:rsidRPr="00BD6D71" w:rsidDel="00A476D9">
          <w:rPr>
            <w:rStyle w:val="CodeInline"/>
          </w:rPr>
          <w:delText>esources</w:delText>
        </w:r>
        <w:r w:rsidRPr="0088796B" w:rsidDel="00A476D9">
          <w:rPr>
            <w:noProof/>
          </w:rPr>
          <w:delText xml:space="preserve"> folder, as shown here:</w:delText>
        </w:r>
      </w:del>
    </w:p>
    <w:p w14:paraId="4767C02C" w14:textId="3E15FC74" w:rsidR="00BD6D71" w:rsidDel="00A476D9" w:rsidRDefault="00BD6D71" w:rsidP="00BD6D71">
      <w:pPr>
        <w:pStyle w:val="Code"/>
        <w:rPr>
          <w:del w:id="488" w:author="Kelvin Sung" w:date="2021-05-19T18:54:00Z"/>
          <w:rFonts w:hint="eastAsia"/>
        </w:rPr>
      </w:pPr>
      <w:del w:id="489" w:author="Kelvin Sung" w:date="2021-05-19T18:54:00Z">
        <w:r w:rsidDel="00A476D9">
          <w:delText>// Global Ambient color</w:delText>
        </w:r>
      </w:del>
    </w:p>
    <w:p w14:paraId="724431E5" w14:textId="70D15342" w:rsidR="00BD6D71" w:rsidDel="00A476D9" w:rsidRDefault="00BD6D71" w:rsidP="00BD6D71">
      <w:pPr>
        <w:pStyle w:val="Code"/>
        <w:rPr>
          <w:del w:id="490" w:author="Kelvin Sung" w:date="2021-05-19T18:54:00Z"/>
          <w:rFonts w:hint="eastAsia"/>
        </w:rPr>
      </w:pPr>
      <w:del w:id="491" w:author="Kelvin Sung" w:date="2021-05-19T18:54:00Z">
        <w:r w:rsidDel="00A476D9">
          <w:delText>let mGlobalAmbientColor = [0.3, 0.3, 0.3, 1];</w:delText>
        </w:r>
      </w:del>
    </w:p>
    <w:p w14:paraId="4E165A40" w14:textId="2973F873" w:rsidR="00BD6D71" w:rsidDel="00A476D9" w:rsidRDefault="00BD6D71" w:rsidP="00BD6D71">
      <w:pPr>
        <w:pStyle w:val="Code"/>
        <w:rPr>
          <w:del w:id="492" w:author="Kelvin Sung" w:date="2021-05-19T18:54:00Z"/>
          <w:rFonts w:hint="eastAsia"/>
        </w:rPr>
      </w:pPr>
      <w:del w:id="493" w:author="Kelvin Sung" w:date="2021-05-19T18:54:00Z">
        <w:r w:rsidDel="00A476D9">
          <w:delText>let mGlobalAmbientIntensity = 1;</w:delText>
        </w:r>
      </w:del>
    </w:p>
    <w:p w14:paraId="6207D814" w14:textId="1AC3C133" w:rsidR="0088796B" w:rsidDel="00A476D9" w:rsidRDefault="0088796B" w:rsidP="000D057D">
      <w:pPr>
        <w:pStyle w:val="NumList"/>
        <w:numPr>
          <w:ilvl w:val="0"/>
          <w:numId w:val="9"/>
        </w:numPr>
        <w:rPr>
          <w:del w:id="494" w:author="Kelvin Sung" w:date="2021-05-19T18:54:00Z"/>
          <w:rFonts w:hint="eastAsia"/>
          <w:noProof/>
        </w:rPr>
      </w:pPr>
      <w:del w:id="495" w:author="Kelvin Sung" w:date="2021-05-19T18:54:00Z">
        <w:r w:rsidRPr="0088796B" w:rsidDel="00A476D9">
          <w:rPr>
            <w:noProof/>
          </w:rPr>
          <w:delText>Define basic get and set accessors to allow for the modification of the ambient color and intensity, as shown in the following code:</w:delText>
        </w:r>
      </w:del>
    </w:p>
    <w:p w14:paraId="6C846CBF" w14:textId="62D77AB2" w:rsidR="00BD6D71" w:rsidDel="00A476D9" w:rsidRDefault="00BD6D71" w:rsidP="00BD6D71">
      <w:pPr>
        <w:pStyle w:val="Code"/>
        <w:rPr>
          <w:del w:id="496" w:author="Kelvin Sung" w:date="2021-05-19T18:54:00Z"/>
          <w:rFonts w:hint="eastAsia"/>
        </w:rPr>
      </w:pPr>
      <w:del w:id="497" w:author="Kelvin Sung" w:date="2021-05-19T18:54:00Z">
        <w:r w:rsidDel="00A476D9">
          <w:delText>function getGlobalAmbientIntensity() { return mGlobalAmbientIntensity; }</w:delText>
        </w:r>
      </w:del>
    </w:p>
    <w:p w14:paraId="2F4CBB39" w14:textId="1007975A" w:rsidR="00BD6D71" w:rsidDel="00A476D9" w:rsidRDefault="00BD6D71" w:rsidP="00BD6D71">
      <w:pPr>
        <w:pStyle w:val="Code"/>
        <w:rPr>
          <w:del w:id="498" w:author="Kelvin Sung" w:date="2021-05-19T18:54:00Z"/>
          <w:rFonts w:hint="eastAsia"/>
        </w:rPr>
      </w:pPr>
      <w:del w:id="499" w:author="Kelvin Sung" w:date="2021-05-19T18:54:00Z">
        <w:r w:rsidDel="00A476D9">
          <w:delText>function setGlobalAmbientIntensity(v) { mGlobalAmbientIntensity = v; }</w:delText>
        </w:r>
      </w:del>
    </w:p>
    <w:p w14:paraId="2DB73979" w14:textId="0E461C1C" w:rsidR="00BD6D71" w:rsidDel="00A476D9" w:rsidRDefault="00BD6D71" w:rsidP="00BD6D71">
      <w:pPr>
        <w:pStyle w:val="Code"/>
        <w:rPr>
          <w:del w:id="500" w:author="Kelvin Sung" w:date="2021-05-19T18:54:00Z"/>
          <w:rFonts w:hint="eastAsia"/>
        </w:rPr>
      </w:pPr>
      <w:del w:id="501" w:author="Kelvin Sung" w:date="2021-05-19T18:54:00Z">
        <w:r w:rsidDel="00A476D9">
          <w:delText>function getGlobalAmbientColor() { return mGlobalAmbientColor; }</w:delText>
        </w:r>
      </w:del>
    </w:p>
    <w:p w14:paraId="50A73CCB" w14:textId="4D1049B6" w:rsidR="00BD6D71" w:rsidRPr="0088796B" w:rsidDel="00A476D9" w:rsidRDefault="00BD6D71" w:rsidP="00BD6D71">
      <w:pPr>
        <w:pStyle w:val="Code"/>
        <w:rPr>
          <w:del w:id="502" w:author="Kelvin Sung" w:date="2021-05-19T18:54:00Z"/>
          <w:rFonts w:hint="eastAsia"/>
        </w:rPr>
      </w:pPr>
      <w:del w:id="503" w:author="Kelvin Sung" w:date="2021-05-19T18:54:00Z">
        <w:r w:rsidDel="00A476D9">
          <w:delText>function setGlobalAmbientColor(v) { mGlobalAmbientColor = vec4.fromValues(v[0], v[1], v[2], v[3]); }</w:delText>
        </w:r>
      </w:del>
    </w:p>
    <w:p w14:paraId="7F90A78E" w14:textId="3297AD99" w:rsidR="0088796B" w:rsidDel="00A476D9" w:rsidRDefault="00BD6D71" w:rsidP="000D057D">
      <w:pPr>
        <w:pStyle w:val="NumList"/>
        <w:numPr>
          <w:ilvl w:val="0"/>
          <w:numId w:val="9"/>
        </w:numPr>
        <w:rPr>
          <w:del w:id="504" w:author="Kelvin Sung" w:date="2021-05-19T18:54:00Z"/>
          <w:rFonts w:hint="eastAsia"/>
          <w:noProof/>
        </w:rPr>
      </w:pPr>
      <w:commentRangeStart w:id="505"/>
      <w:del w:id="506" w:author="Kelvin Sung" w:date="2021-05-19T18:54:00Z">
        <w:r w:rsidDel="00A476D9">
          <w:rPr>
            <w:noProof/>
          </w:rPr>
          <w:delText>TEMP TEXT</w:delText>
        </w:r>
        <w:commentRangeEnd w:id="505"/>
        <w:r w:rsidDel="00A476D9">
          <w:rPr>
            <w:rStyle w:val="CommentReference"/>
            <w:rFonts w:asciiTheme="minorHAnsi" w:hAnsiTheme="minorHAnsi"/>
          </w:rPr>
          <w:commentReference w:id="505"/>
        </w:r>
      </w:del>
    </w:p>
    <w:p w14:paraId="1E840732" w14:textId="7FEB8272" w:rsidR="00BD6D71" w:rsidDel="00A476D9" w:rsidRDefault="00BD6D71" w:rsidP="00BD6D71">
      <w:pPr>
        <w:pStyle w:val="Code"/>
        <w:rPr>
          <w:del w:id="507" w:author="Kelvin Sung" w:date="2021-05-19T18:54:00Z"/>
          <w:rFonts w:hint="eastAsia"/>
        </w:rPr>
      </w:pPr>
      <w:del w:id="508" w:author="Kelvin Sung" w:date="2021-05-19T18:54:00Z">
        <w:r w:rsidDel="00A476D9">
          <w:delText>export {</w:delText>
        </w:r>
      </w:del>
    </w:p>
    <w:p w14:paraId="4A14CAA7" w14:textId="39D3C98E" w:rsidR="00BD6D71" w:rsidDel="00A476D9" w:rsidRDefault="00BD6D71" w:rsidP="00BD6D71">
      <w:pPr>
        <w:pStyle w:val="Code"/>
        <w:rPr>
          <w:del w:id="509" w:author="Kelvin Sung" w:date="2021-05-19T18:54:00Z"/>
          <w:rFonts w:hint="eastAsia"/>
        </w:rPr>
      </w:pPr>
      <w:del w:id="510" w:author="Kelvin Sung" w:date="2021-05-19T18:54:00Z">
        <w:r w:rsidDel="00A476D9">
          <w:delText xml:space="preserve">    init, cleanUp,</w:delText>
        </w:r>
      </w:del>
    </w:p>
    <w:p w14:paraId="1AAF3912" w14:textId="0CE82C59" w:rsidR="00BD6D71" w:rsidDel="00A476D9" w:rsidRDefault="00BD6D71" w:rsidP="00BD6D71">
      <w:pPr>
        <w:pStyle w:val="Code"/>
        <w:rPr>
          <w:del w:id="511" w:author="Kelvin Sung" w:date="2021-05-19T18:54:00Z"/>
          <w:rFonts w:hint="eastAsia"/>
        </w:rPr>
      </w:pPr>
    </w:p>
    <w:p w14:paraId="4F2D1731" w14:textId="41FA0B0E" w:rsidR="00BD6D71" w:rsidDel="00A476D9" w:rsidRDefault="00BD6D71" w:rsidP="00BD6D71">
      <w:pPr>
        <w:pStyle w:val="Code"/>
        <w:rPr>
          <w:del w:id="512" w:author="Kelvin Sung" w:date="2021-05-19T18:54:00Z"/>
          <w:rFonts w:hint="eastAsia"/>
        </w:rPr>
      </w:pPr>
      <w:del w:id="513" w:author="Kelvin Sung" w:date="2021-05-19T18:54:00Z">
        <w:r w:rsidDel="00A476D9">
          <w:delText xml:space="preserve">    // default system font name: this is guaranteed to be loaded</w:delText>
        </w:r>
      </w:del>
    </w:p>
    <w:p w14:paraId="0FDFA0B9" w14:textId="3086DED2" w:rsidR="00BD6D71" w:rsidDel="00A476D9" w:rsidRDefault="00BD6D71" w:rsidP="00BD6D71">
      <w:pPr>
        <w:pStyle w:val="Code"/>
        <w:rPr>
          <w:del w:id="514" w:author="Kelvin Sung" w:date="2021-05-19T18:54:00Z"/>
          <w:rFonts w:hint="eastAsia"/>
        </w:rPr>
      </w:pPr>
      <w:del w:id="515" w:author="Kelvin Sung" w:date="2021-05-19T18:54:00Z">
        <w:r w:rsidDel="00A476D9">
          <w:delText xml:space="preserve">    getDefaultFontName,</w:delText>
        </w:r>
      </w:del>
    </w:p>
    <w:p w14:paraId="11259E98" w14:textId="411EE3BF" w:rsidR="00BD6D71" w:rsidDel="00A476D9" w:rsidRDefault="00BD6D71" w:rsidP="00BD6D71">
      <w:pPr>
        <w:pStyle w:val="Code"/>
        <w:rPr>
          <w:del w:id="516" w:author="Kelvin Sung" w:date="2021-05-19T18:54:00Z"/>
          <w:rFonts w:hint="eastAsia"/>
        </w:rPr>
      </w:pPr>
    </w:p>
    <w:p w14:paraId="6B41E856" w14:textId="5913FED6" w:rsidR="00BD6D71" w:rsidRPr="00BD6D71" w:rsidDel="00A476D9" w:rsidRDefault="00BD6D71" w:rsidP="00BD6D71">
      <w:pPr>
        <w:pStyle w:val="Code"/>
        <w:rPr>
          <w:del w:id="517" w:author="Kelvin Sung" w:date="2021-05-19T18:54:00Z"/>
          <w:rStyle w:val="CodeBold"/>
        </w:rPr>
      </w:pPr>
      <w:del w:id="518" w:author="Kelvin Sung" w:date="2021-05-19T18:54:00Z">
        <w:r w:rsidRPr="00BD6D71" w:rsidDel="00A476D9">
          <w:rPr>
            <w:rStyle w:val="CodeBold"/>
          </w:rPr>
          <w:delText xml:space="preserve">    // Global ambient: intensity and color</w:delText>
        </w:r>
      </w:del>
    </w:p>
    <w:p w14:paraId="5A7B1125" w14:textId="6F243985" w:rsidR="00BD6D71" w:rsidRPr="00BD6D71" w:rsidDel="00A476D9" w:rsidRDefault="00BD6D71" w:rsidP="00BD6D71">
      <w:pPr>
        <w:pStyle w:val="Code"/>
        <w:rPr>
          <w:del w:id="519" w:author="Kelvin Sung" w:date="2021-05-19T18:54:00Z"/>
          <w:rStyle w:val="CodeBold"/>
        </w:rPr>
      </w:pPr>
      <w:del w:id="520" w:author="Kelvin Sung" w:date="2021-05-19T18:54:00Z">
        <w:r w:rsidRPr="00BD6D71" w:rsidDel="00A476D9">
          <w:rPr>
            <w:rStyle w:val="CodeBold"/>
          </w:rPr>
          <w:delText xml:space="preserve">    getGlobalAmbientColor, setGlobalAmbientColor, </w:delText>
        </w:r>
      </w:del>
    </w:p>
    <w:p w14:paraId="3E4D937B" w14:textId="622D5445" w:rsidR="00BD6D71" w:rsidRPr="00BD6D71" w:rsidDel="00A476D9" w:rsidRDefault="00BD6D71" w:rsidP="00BD6D71">
      <w:pPr>
        <w:pStyle w:val="Code"/>
        <w:rPr>
          <w:del w:id="521" w:author="Kelvin Sung" w:date="2021-05-19T18:54:00Z"/>
          <w:rStyle w:val="CodeBold"/>
        </w:rPr>
      </w:pPr>
      <w:del w:id="522" w:author="Kelvin Sung" w:date="2021-05-19T18:54:00Z">
        <w:r w:rsidRPr="00BD6D71" w:rsidDel="00A476D9">
          <w:rPr>
            <w:rStyle w:val="CodeBold"/>
          </w:rPr>
          <w:delText xml:space="preserve">    getGlobalAmbientIntensity, setGlobalAmbientIntensity</w:delText>
        </w:r>
      </w:del>
    </w:p>
    <w:p w14:paraId="1B2418F4" w14:textId="208CE975" w:rsidR="00BD6D71" w:rsidRPr="0088796B" w:rsidDel="00A476D9" w:rsidRDefault="00BD6D71" w:rsidP="00BD6D71">
      <w:pPr>
        <w:pStyle w:val="Code"/>
        <w:rPr>
          <w:del w:id="523" w:author="Kelvin Sung" w:date="2021-05-19T18:54:00Z"/>
          <w:rFonts w:hint="eastAsia"/>
        </w:rPr>
      </w:pPr>
      <w:del w:id="524" w:author="Kelvin Sung" w:date="2021-05-19T18:54:00Z">
        <w:r w:rsidDel="00A476D9">
          <w:delText>}</w:delText>
        </w:r>
      </w:del>
    </w:p>
    <w:p w14:paraId="30791165" w14:textId="771333DF" w:rsidR="0088796B" w:rsidRPr="0088796B" w:rsidRDefault="00BD6D71" w:rsidP="00BD6D71">
      <w:pPr>
        <w:pStyle w:val="Heading3"/>
        <w:rPr>
          <w:noProof/>
        </w:rPr>
      </w:pPr>
      <w:r w:rsidRPr="00BD6D71">
        <w:rPr>
          <w:noProof/>
        </w:rPr>
        <w:t>Testing the Ambient Illumination</w:t>
      </w:r>
    </w:p>
    <w:p w14:paraId="2B167E7D" w14:textId="0015B9C2" w:rsidR="002A45D1" w:rsidRDefault="002A45D1" w:rsidP="00BD6D71">
      <w:pPr>
        <w:pStyle w:val="BodyTextFirst"/>
        <w:rPr>
          <w:ins w:id="525" w:author="Kelvin Sung" w:date="2021-05-19T19:12:00Z"/>
          <w:rFonts w:hint="eastAsia"/>
        </w:rPr>
      </w:pPr>
      <w:ins w:id="526" w:author="Kelvin Sung" w:date="2021-05-19T19:19:00Z">
        <w:r>
          <w:t xml:space="preserve">You can now define the </w:t>
        </w:r>
        <w:proofErr w:type="spellStart"/>
        <w:r w:rsidRPr="002A45D1">
          <w:rPr>
            <w:rStyle w:val="CodeInline"/>
            <w:rFonts w:hint="eastAsia"/>
            <w:rPrChange w:id="527" w:author="Kelvin Sung" w:date="2021-05-19T19:19:00Z">
              <w:rPr>
                <w:rFonts w:hint="eastAsia"/>
              </w:rPr>
            </w:rPrChange>
          </w:rPr>
          <w:t>MyGame</w:t>
        </w:r>
        <w:proofErr w:type="spellEnd"/>
        <w:r>
          <w:t xml:space="preserve"> class to </w:t>
        </w:r>
      </w:ins>
      <w:ins w:id="528" w:author="Kelvin Sung" w:date="2021-05-19T19:12:00Z">
        <w:r>
          <w:t xml:space="preserve">verify the correctness of the newly defined ambient </w:t>
        </w:r>
      </w:ins>
      <w:ins w:id="529" w:author="Kelvin Sung" w:date="2021-05-19T19:13:00Z">
        <w:r>
          <w:t xml:space="preserve">lighting effect. In anticipation </w:t>
        </w:r>
      </w:ins>
      <w:ins w:id="530" w:author="Kelvin Sung" w:date="2021-05-19T19:19:00Z">
        <w:r>
          <w:t xml:space="preserve">of </w:t>
        </w:r>
      </w:ins>
      <w:ins w:id="531" w:author="Kelvin Sung" w:date="2021-05-19T19:13:00Z">
        <w:r>
          <w:t xml:space="preserve">upcoming complexities in testing, the </w:t>
        </w:r>
        <w:proofErr w:type="spellStart"/>
        <w:r w:rsidRPr="002A45D1">
          <w:rPr>
            <w:rStyle w:val="CodeInline"/>
            <w:rFonts w:hint="eastAsia"/>
            <w:rPrChange w:id="532" w:author="Kelvin Sung" w:date="2021-05-19T19:14:00Z">
              <w:rPr>
                <w:rFonts w:hint="eastAsia"/>
              </w:rPr>
            </w:rPrChange>
          </w:rPr>
          <w:t>MyGame</w:t>
        </w:r>
        <w:proofErr w:type="spellEnd"/>
        <w:r>
          <w:t xml:space="preserve"> class </w:t>
        </w:r>
      </w:ins>
      <w:ins w:id="533" w:author="Kelvin Sung" w:date="2021-05-19T19:20:00Z">
        <w:r>
          <w:t xml:space="preserve">source code </w:t>
        </w:r>
      </w:ins>
      <w:ins w:id="534" w:author="Kelvin Sung" w:date="2021-05-19T19:13:00Z">
        <w:r>
          <w:t>will be separated into multiple files</w:t>
        </w:r>
      </w:ins>
      <w:ins w:id="535" w:author="Kelvin Sung" w:date="2021-05-19T19:16:00Z">
        <w:r>
          <w:t xml:space="preserve"> s</w:t>
        </w:r>
      </w:ins>
      <w:ins w:id="536" w:author="Kelvin Sung" w:date="2021-05-19T19:14:00Z">
        <w:r>
          <w:t>imilar to your experience</w:t>
        </w:r>
      </w:ins>
      <w:ins w:id="537" w:author="Kelvin Sung" w:date="2021-05-19T19:21:00Z">
        <w:r w:rsidR="00141C46">
          <w:t xml:space="preserve"> </w:t>
        </w:r>
      </w:ins>
      <w:ins w:id="538" w:author="Kelvin Sung" w:date="2021-05-20T05:31:00Z">
        <w:r w:rsidR="00BE40D3">
          <w:t xml:space="preserve">working </w:t>
        </w:r>
      </w:ins>
      <w:ins w:id="539" w:author="Kelvin Sung" w:date="2021-05-19T19:21:00Z">
        <w:r w:rsidR="00141C46">
          <w:t xml:space="preserve">with the </w:t>
        </w:r>
        <w:r w:rsidR="00141C46" w:rsidRPr="00141C46">
          <w:rPr>
            <w:rStyle w:val="CodeInline"/>
            <w:rFonts w:hint="eastAsia"/>
            <w:rPrChange w:id="540" w:author="Kelvin Sung" w:date="2021-05-19T19:21:00Z">
              <w:rPr>
                <w:rFonts w:hint="eastAsia"/>
              </w:rPr>
            </w:rPrChange>
          </w:rPr>
          <w:t>Camera</w:t>
        </w:r>
        <w:r w:rsidR="00141C46">
          <w:t xml:space="preserve"> class in Chapter 7</w:t>
        </w:r>
      </w:ins>
      <w:ins w:id="541" w:author="Kelvin Sung" w:date="2021-05-19T19:17:00Z">
        <w:r>
          <w:t>.</w:t>
        </w:r>
      </w:ins>
      <w:ins w:id="542" w:author="Kelvin Sung" w:date="2021-05-19T19:15:00Z">
        <w:r>
          <w:t xml:space="preserve"> </w:t>
        </w:r>
      </w:ins>
      <w:ins w:id="543" w:author="Kelvin Sung" w:date="2021-05-19T19:17:00Z">
        <w:r>
          <w:t>A</w:t>
        </w:r>
      </w:ins>
      <w:ins w:id="544" w:author="Kelvin Sung" w:date="2021-05-19T19:15:00Z">
        <w:r>
          <w:t>ll file</w:t>
        </w:r>
      </w:ins>
      <w:ins w:id="545" w:author="Kelvin Sung" w:date="2021-05-20T05:32:00Z">
        <w:r w:rsidR="00BE40D3">
          <w:t xml:space="preserve">s implementing </w:t>
        </w:r>
        <w:proofErr w:type="spellStart"/>
        <w:r w:rsidR="00BE40D3" w:rsidRPr="00BE40D3">
          <w:rPr>
            <w:rStyle w:val="CodeInline"/>
            <w:rFonts w:hint="eastAsia"/>
            <w:rPrChange w:id="546" w:author="Kelvin Sung" w:date="2021-05-20T05:32:00Z">
              <w:rPr>
                <w:rFonts w:hint="eastAsia"/>
              </w:rPr>
            </w:rPrChange>
          </w:rPr>
          <w:t>MyGame</w:t>
        </w:r>
        <w:proofErr w:type="spellEnd"/>
        <w:r w:rsidR="00BE40D3">
          <w:t xml:space="preserve"> </w:t>
        </w:r>
      </w:ins>
      <w:ins w:id="547" w:author="Kelvin Sung" w:date="2021-05-19T19:15:00Z">
        <w:r>
          <w:t xml:space="preserve">will begin with </w:t>
        </w:r>
      </w:ins>
      <w:proofErr w:type="spellStart"/>
      <w:ins w:id="548" w:author="Kelvin Sung" w:date="2021-05-19T19:17:00Z">
        <w:r w:rsidRPr="002A45D1">
          <w:rPr>
            <w:rStyle w:val="CodeInline"/>
            <w:rFonts w:hint="eastAsia"/>
            <w:rPrChange w:id="549" w:author="Kelvin Sung" w:date="2021-05-19T19:17:00Z">
              <w:rPr>
                <w:rFonts w:hint="eastAsia"/>
              </w:rPr>
            </w:rPrChange>
          </w:rPr>
          <w:t>my_game</w:t>
        </w:r>
      </w:ins>
      <w:proofErr w:type="spellEnd"/>
      <w:ins w:id="550" w:author="Kelvin Sung" w:date="2021-05-19T19:15:00Z">
        <w:r>
          <w:t xml:space="preserve"> </w:t>
        </w:r>
      </w:ins>
      <w:ins w:id="551" w:author="Kelvin Sung" w:date="2021-05-19T19:17:00Z">
        <w:r>
          <w:t xml:space="preserve">where </w:t>
        </w:r>
      </w:ins>
      <w:ins w:id="552" w:author="Kelvin Sung" w:date="2021-05-19T19:16:00Z">
        <w:r>
          <w:t>each individual file</w:t>
        </w:r>
      </w:ins>
      <w:ins w:id="553" w:author="Kelvin Sung" w:date="2021-05-19T19:17:00Z">
        <w:r>
          <w:t>name</w:t>
        </w:r>
      </w:ins>
      <w:ins w:id="554" w:author="Kelvin Sung" w:date="2021-05-19T19:16:00Z">
        <w:r>
          <w:t xml:space="preserve"> </w:t>
        </w:r>
      </w:ins>
      <w:ins w:id="555" w:author="Kelvin Sung" w:date="2021-05-19T19:17:00Z">
        <w:r>
          <w:t xml:space="preserve">will </w:t>
        </w:r>
      </w:ins>
      <w:ins w:id="556" w:author="Kelvin Sung" w:date="2021-05-19T19:16:00Z">
        <w:r>
          <w:t xml:space="preserve">end with </w:t>
        </w:r>
      </w:ins>
      <w:ins w:id="557" w:author="Kelvin Sung" w:date="2021-05-19T19:18:00Z">
        <w:r>
          <w:t>indicat</w:t>
        </w:r>
      </w:ins>
      <w:ins w:id="558" w:author="Kelvin Sung" w:date="2021-05-19T19:22:00Z">
        <w:r w:rsidR="00391FE8">
          <w:t>ion</w:t>
        </w:r>
      </w:ins>
      <w:ins w:id="559" w:author="Kelvin Sung" w:date="2021-05-19T19:16:00Z">
        <w:r>
          <w:t xml:space="preserve"> </w:t>
        </w:r>
      </w:ins>
      <w:ins w:id="560" w:author="Kelvin Sung" w:date="2021-05-19T19:22:00Z">
        <w:r w:rsidR="00391FE8">
          <w:t xml:space="preserve">of </w:t>
        </w:r>
      </w:ins>
      <w:ins w:id="561" w:author="Kelvin Sung" w:date="2021-05-19T19:16:00Z">
        <w:r>
          <w:t>the associated functionality</w:t>
        </w:r>
      </w:ins>
      <w:ins w:id="562" w:author="Kelvin Sung" w:date="2021-05-19T19:18:00Z">
        <w:r>
          <w:t xml:space="preserve"> defined</w:t>
        </w:r>
      </w:ins>
      <w:ins w:id="563" w:author="Kelvin Sung" w:date="2021-05-19T19:22:00Z">
        <w:r w:rsidR="00391FE8">
          <w:t xml:space="preserve"> in the file</w:t>
        </w:r>
      </w:ins>
      <w:ins w:id="564" w:author="Kelvin Sung" w:date="2021-05-19T19:18:00Z">
        <w:r>
          <w:t>.</w:t>
        </w:r>
      </w:ins>
      <w:ins w:id="565" w:author="Kelvin Sung" w:date="2021-05-20T05:34:00Z">
        <w:r w:rsidR="00BE40D3">
          <w:t xml:space="preserve"> For example, in later examples, </w:t>
        </w:r>
        <w:r w:rsidR="00BE40D3" w:rsidRPr="00BE40D3">
          <w:rPr>
            <w:rStyle w:val="CodeInline"/>
            <w:rFonts w:hint="eastAsia"/>
            <w:rPrChange w:id="566" w:author="Kelvin Sung" w:date="2021-05-20T05:35:00Z">
              <w:rPr>
                <w:rFonts w:hint="eastAsia"/>
              </w:rPr>
            </w:rPrChange>
          </w:rPr>
          <w:t>my_game_light.js</w:t>
        </w:r>
        <w:r w:rsidR="00BE40D3">
          <w:t xml:space="preserve"> indicating the file implements light source initialization logic.</w:t>
        </w:r>
      </w:ins>
      <w:ins w:id="567" w:author="Kelvin Sung" w:date="2021-05-19T19:18:00Z">
        <w:r>
          <w:t xml:space="preserve"> </w:t>
        </w:r>
      </w:ins>
      <w:ins w:id="568" w:author="Kelvin Sung" w:date="2021-05-20T05:36:00Z">
        <w:r w:rsidR="00BE40D3">
          <w:t>For this project, s</w:t>
        </w:r>
      </w:ins>
      <w:ins w:id="569" w:author="Kelvin Sung" w:date="2021-05-20T05:35:00Z">
        <w:r w:rsidR="00BE40D3">
          <w:t xml:space="preserve">imilar to the </w:t>
        </w:r>
        <w:r w:rsidR="00BE40D3" w:rsidRPr="00BE40D3">
          <w:rPr>
            <w:rStyle w:val="CodeInline"/>
            <w:rFonts w:hint="eastAsia"/>
            <w:rPrChange w:id="570" w:author="Kelvin Sung" w:date="2021-05-20T05:35:00Z">
              <w:rPr>
                <w:rFonts w:hint="eastAsia"/>
              </w:rPr>
            </w:rPrChange>
          </w:rPr>
          <w:t>Camera</w:t>
        </w:r>
        <w:r w:rsidR="00BE40D3">
          <w:t xml:space="preserve"> class naming scheme, t</w:t>
        </w:r>
      </w:ins>
      <w:ins w:id="571" w:author="Kelvin Sung" w:date="2021-05-19T19:18:00Z">
        <w:r>
          <w:t xml:space="preserve">he </w:t>
        </w:r>
      </w:ins>
      <w:ins w:id="572" w:author="Kelvin Sung" w:date="2021-05-20T05:35:00Z">
        <w:r w:rsidR="00BE40D3">
          <w:t xml:space="preserve">basic functionality of </w:t>
        </w:r>
        <w:proofErr w:type="spellStart"/>
        <w:r w:rsidR="00BE40D3" w:rsidRPr="00BE40D3">
          <w:rPr>
            <w:rStyle w:val="CodeInline"/>
            <w:rFonts w:hint="eastAsia"/>
            <w:rPrChange w:id="573" w:author="Kelvin Sung" w:date="2021-05-20T05:35:00Z">
              <w:rPr>
                <w:rFonts w:hint="eastAsia"/>
              </w:rPr>
            </w:rPrChange>
          </w:rPr>
          <w:t>MyGame</w:t>
        </w:r>
        <w:proofErr w:type="spellEnd"/>
        <w:r w:rsidR="00BE40D3">
          <w:t xml:space="preserve"> </w:t>
        </w:r>
      </w:ins>
      <w:ins w:id="574" w:author="Kelvin Sung" w:date="2021-05-19T19:22:00Z">
        <w:r w:rsidR="00391FE8">
          <w:t>class</w:t>
        </w:r>
      </w:ins>
      <w:ins w:id="575" w:author="Kelvin Sung" w:date="2021-05-19T19:18:00Z">
        <w:r>
          <w:t xml:space="preserve"> will be </w:t>
        </w:r>
      </w:ins>
      <w:ins w:id="576" w:author="Kelvin Sung" w:date="2021-05-20T05:35:00Z">
        <w:r w:rsidR="00BE40D3">
          <w:t xml:space="preserve">implemented </w:t>
        </w:r>
      </w:ins>
      <w:ins w:id="577" w:author="Kelvin Sung" w:date="2021-05-19T19:18:00Z">
        <w:r>
          <w:t xml:space="preserve">in </w:t>
        </w:r>
        <w:r w:rsidRPr="002A45D1">
          <w:rPr>
            <w:rStyle w:val="CodeInline"/>
            <w:rFonts w:hint="eastAsia"/>
            <w:rPrChange w:id="578" w:author="Kelvin Sung" w:date="2021-05-19T19:18:00Z">
              <w:rPr>
                <w:rFonts w:hint="eastAsia"/>
              </w:rPr>
            </w:rPrChange>
          </w:rPr>
          <w:t>my_game_main.js</w:t>
        </w:r>
        <w:r>
          <w:t>, and the access will be</w:t>
        </w:r>
      </w:ins>
      <w:ins w:id="579" w:author="Kelvin Sung" w:date="2021-05-20T05:36:00Z">
        <w:r w:rsidR="00BE40D3">
          <w:t xml:space="preserve"> via the file</w:t>
        </w:r>
      </w:ins>
      <w:ins w:id="580" w:author="Kelvin Sung" w:date="2021-05-19T19:18:00Z">
        <w:r>
          <w:t xml:space="preserve"> </w:t>
        </w:r>
        <w:r w:rsidRPr="002A45D1">
          <w:rPr>
            <w:rStyle w:val="CodeInline"/>
            <w:rFonts w:hint="eastAsia"/>
            <w:rPrChange w:id="581" w:author="Kelvin Sung" w:date="2021-05-19T19:18:00Z">
              <w:rPr>
                <w:rFonts w:hint="eastAsia"/>
              </w:rPr>
            </w:rPrChange>
          </w:rPr>
          <w:t>my_game.js</w:t>
        </w:r>
        <w:r>
          <w:t>.</w:t>
        </w:r>
      </w:ins>
    </w:p>
    <w:p w14:paraId="1F868A8C" w14:textId="4E9BBD1A" w:rsidR="0088796B" w:rsidDel="00BE40D3" w:rsidRDefault="00BD6D71" w:rsidP="00BD6D71">
      <w:pPr>
        <w:pStyle w:val="BodyTextFirst"/>
        <w:rPr>
          <w:del w:id="582" w:author="Kelvin Sung" w:date="2021-05-20T05:37:00Z"/>
          <w:rFonts w:hint="eastAsia"/>
        </w:rPr>
      </w:pPr>
      <w:commentRangeStart w:id="583"/>
      <w:del w:id="584" w:author="Kelvin Sung" w:date="2021-05-19T19:12:00Z">
        <w:r w:rsidRPr="00BD6D71" w:rsidDel="002A45D1">
          <w:delText>Now that the engine supports ambient lighting for a scene, a</w:delText>
        </w:r>
      </w:del>
      <w:del w:id="585" w:author="Kelvin Sung" w:date="2021-05-20T05:37:00Z">
        <w:r w:rsidRPr="00BD6D71" w:rsidDel="00BE40D3">
          <w:delText xml:space="preserve">ll that is left </w:delText>
        </w:r>
        <w:commentRangeEnd w:id="583"/>
        <w:r w:rsidR="00662791" w:rsidDel="00BE40D3">
          <w:rPr>
            <w:rStyle w:val="CommentReference"/>
            <w:rFonts w:asciiTheme="minorHAnsi" w:hAnsiTheme="minorHAnsi"/>
          </w:rPr>
          <w:commentReference w:id="583"/>
        </w:r>
        <w:r w:rsidRPr="00BD6D71" w:rsidDel="00BE40D3">
          <w:delText xml:space="preserve">is to verify the correctness by utilizing it within </w:delText>
        </w:r>
        <w:commentRangeStart w:id="586"/>
        <w:commentRangeStart w:id="587"/>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6"/>
        <w:r w:rsidR="006A40FB" w:rsidDel="00BE40D3">
          <w:rPr>
            <w:rStyle w:val="CommentReference"/>
            <w:rFonts w:asciiTheme="minorHAnsi" w:hAnsiTheme="minorHAnsi"/>
          </w:rPr>
          <w:commentReference w:id="586"/>
        </w:r>
        <w:r w:rsidRPr="00BD6D71" w:rsidDel="00BE40D3">
          <w:delText xml:space="preserve">and observe the shaded results. To get a better picture of what exactly is happening and how exactly the ambient lighting can be utilized, you can begin with a clean </w:delText>
        </w:r>
        <w:commentRangeStart w:id="589"/>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9"/>
        <w:r w:rsidR="006A40FB" w:rsidDel="00BE40D3">
          <w:rPr>
            <w:rStyle w:val="CommentReference"/>
            <w:rFonts w:asciiTheme="minorHAnsi" w:hAnsiTheme="minorHAnsi"/>
          </w:rPr>
          <w:commentReference w:id="589"/>
        </w:r>
        <w:r w:rsidRPr="00BD6D71" w:rsidDel="00BE40D3">
          <w:delText>file and re-implement the core functions.</w:delText>
        </w:r>
        <w:commentRangeEnd w:id="587"/>
        <w:r w:rsidR="0072479E" w:rsidDel="00BE40D3">
          <w:rPr>
            <w:rStyle w:val="CommentReference"/>
            <w:rFonts w:asciiTheme="minorHAnsi" w:hAnsiTheme="minorHAnsi"/>
          </w:rPr>
          <w:commentReference w:id="587"/>
        </w:r>
      </w:del>
    </w:p>
    <w:p w14:paraId="4133FFE7" w14:textId="32F89241" w:rsidR="006A40FB" w:rsidRDefault="00CA589C" w:rsidP="000D057D">
      <w:pPr>
        <w:pStyle w:val="NumList"/>
        <w:numPr>
          <w:ilvl w:val="0"/>
          <w:numId w:val="10"/>
        </w:numPr>
        <w:rPr>
          <w:rFonts w:hint="eastAsia"/>
        </w:rPr>
      </w:pPr>
      <w:commentRangeStart w:id="590"/>
      <w:del w:id="591" w:author="Kelvin Sung" w:date="2021-05-20T05:37:00Z">
        <w:r w:rsidDel="00BE40D3">
          <w:delText>TEMP TEXT</w:delText>
        </w:r>
        <w:commentRangeEnd w:id="590"/>
        <w:r w:rsidDel="00BE40D3">
          <w:rPr>
            <w:rStyle w:val="CommentReference"/>
            <w:rFonts w:asciiTheme="minorHAnsi" w:hAnsiTheme="minorHAnsi"/>
          </w:rPr>
          <w:commentReference w:id="590"/>
        </w:r>
      </w:del>
      <w:ins w:id="592" w:author="Kelvin Sung" w:date="2021-05-20T05:38:00Z">
        <w:r w:rsidR="00BE40D3">
          <w:t xml:space="preserve">Create the </w:t>
        </w:r>
        <w:proofErr w:type="spellStart"/>
        <w:r w:rsidR="00BE40D3" w:rsidRPr="00BE40D3">
          <w:rPr>
            <w:rStyle w:val="CodeInline"/>
            <w:rFonts w:hint="eastAsia"/>
            <w:rPrChange w:id="593" w:author="Kelvin Sung" w:date="2021-05-20T05:39:00Z">
              <w:rPr>
                <w:rFonts w:hint="eastAsia"/>
              </w:rPr>
            </w:rPrChange>
          </w:rPr>
          <w:t>MyGame</w:t>
        </w:r>
        <w:proofErr w:type="spellEnd"/>
        <w:r w:rsidR="00BE40D3">
          <w:t xml:space="preserve"> class access file in </w:t>
        </w:r>
        <w:proofErr w:type="spellStart"/>
        <w:r w:rsidR="00BE40D3" w:rsidRPr="00BE40D3">
          <w:rPr>
            <w:rStyle w:val="CodeInline"/>
            <w:rFonts w:hint="eastAsia"/>
            <w:rPrChange w:id="594" w:author="Kelvin Sung" w:date="2021-05-20T05:39:00Z">
              <w:rPr>
                <w:rFonts w:hint="eastAsia"/>
              </w:rPr>
            </w:rPrChange>
          </w:rPr>
          <w:t>src</w:t>
        </w:r>
        <w:proofErr w:type="spellEnd"/>
        <w:r w:rsidR="00BE40D3" w:rsidRPr="00BE40D3">
          <w:rPr>
            <w:rStyle w:val="CodeInline"/>
            <w:rFonts w:hint="eastAsia"/>
            <w:rPrChange w:id="595" w:author="Kelvin Sung" w:date="2021-05-20T05:39:00Z">
              <w:rPr>
                <w:rFonts w:hint="eastAsia"/>
              </w:rPr>
            </w:rPrChange>
          </w:rPr>
          <w:t>/</w:t>
        </w:r>
        <w:proofErr w:type="spellStart"/>
        <w:r w:rsidR="00BE40D3" w:rsidRPr="00BE40D3">
          <w:rPr>
            <w:rStyle w:val="CodeInline"/>
            <w:rFonts w:hint="eastAsia"/>
            <w:rPrChange w:id="596" w:author="Kelvin Sung" w:date="2021-05-20T05:39:00Z">
              <w:rPr>
                <w:rFonts w:hint="eastAsia"/>
              </w:rPr>
            </w:rPrChange>
          </w:rPr>
          <w:t>my_game</w:t>
        </w:r>
        <w:proofErr w:type="spellEnd"/>
        <w:r w:rsidR="00BE40D3">
          <w:t>.</w:t>
        </w:r>
      </w:ins>
      <w:ins w:id="597" w:author="Kelvin Sung" w:date="2021-05-20T05:39:00Z">
        <w:r w:rsidR="00BE40D3">
          <w:t xml:space="preserve"> </w:t>
        </w:r>
      </w:ins>
      <w:ins w:id="598" w:author="Kelvin Sung" w:date="2021-05-20T05:40:00Z">
        <w:r w:rsidR="00BE40D3">
          <w:t xml:space="preserve">For now, the </w:t>
        </w:r>
        <w:proofErr w:type="spellStart"/>
        <w:r w:rsidR="00BE40D3" w:rsidRPr="00BE40D3">
          <w:rPr>
            <w:rStyle w:val="CodeInline"/>
            <w:rFonts w:hint="eastAsia"/>
            <w:rPrChange w:id="599" w:author="Kelvin Sung" w:date="2021-05-20T05:40:00Z">
              <w:rPr>
                <w:rFonts w:hint="eastAsia"/>
              </w:rPr>
            </w:rPrChange>
          </w:rPr>
          <w:t>MyGame</w:t>
        </w:r>
        <w:proofErr w:type="spellEnd"/>
        <w:r w:rsidR="00BE40D3">
          <w:t xml:space="preserve"> functionality should be imported from the basic class implementation file, </w:t>
        </w:r>
        <w:r w:rsidR="00BE40D3" w:rsidRPr="00BE40D3">
          <w:rPr>
            <w:rStyle w:val="CodeInline"/>
            <w:rFonts w:hint="eastAsia"/>
            <w:rPrChange w:id="600" w:author="Kelvin Sung" w:date="2021-05-20T05:40:00Z">
              <w:rPr>
                <w:rFonts w:hint="eastAsia"/>
              </w:rPr>
            </w:rPrChange>
          </w:rPr>
          <w:t>my_game_main.js</w:t>
        </w:r>
        <w:r w:rsidR="00BE40D3">
          <w:t xml:space="preserve">. </w:t>
        </w:r>
      </w:ins>
      <w:ins w:id="601" w:author="Kelvin Sung" w:date="2021-05-20T05:41:00Z">
        <w:r w:rsidR="00743170">
          <w:t xml:space="preserve">With full access to the </w:t>
        </w:r>
        <w:proofErr w:type="spellStart"/>
        <w:r w:rsidR="00743170" w:rsidRPr="00743170">
          <w:rPr>
            <w:rStyle w:val="CodeInline"/>
            <w:rFonts w:hint="eastAsia"/>
            <w:rPrChange w:id="602" w:author="Kelvin Sung" w:date="2021-05-20T05:42:00Z">
              <w:rPr>
                <w:rFonts w:hint="eastAsia"/>
              </w:rPr>
            </w:rPrChange>
          </w:rPr>
          <w:t>MyGame</w:t>
        </w:r>
        <w:proofErr w:type="spellEnd"/>
        <w:r w:rsidR="00743170">
          <w:t xml:space="preserve"> class, it is convenient to define the webpage </w:t>
        </w:r>
        <w:proofErr w:type="gramStart"/>
        <w:r w:rsidR="00743170" w:rsidRPr="00743170">
          <w:rPr>
            <w:rStyle w:val="CodeInline"/>
            <w:rFonts w:hint="eastAsia"/>
            <w:rPrChange w:id="603" w:author="Kelvin Sung" w:date="2021-05-20T05:41:00Z">
              <w:rPr>
                <w:rFonts w:hint="eastAsia"/>
              </w:rPr>
            </w:rPrChange>
          </w:rPr>
          <w:t>onload(</w:t>
        </w:r>
        <w:proofErr w:type="gramEnd"/>
        <w:r w:rsidR="00743170" w:rsidRPr="00743170">
          <w:rPr>
            <w:rStyle w:val="CodeInline"/>
            <w:rFonts w:hint="eastAsia"/>
            <w:rPrChange w:id="604" w:author="Kelvin Sung" w:date="2021-05-20T05:41:00Z">
              <w:rPr>
                <w:rFonts w:hint="eastAsia"/>
              </w:rPr>
            </w:rPrChange>
          </w:rPr>
          <w:t>)</w:t>
        </w:r>
        <w:r w:rsidR="00743170">
          <w:t xml:space="preserve"> function in this file</w:t>
        </w:r>
      </w:ins>
      <w:ins w:id="605" w:author="Kelvin Sung" w:date="2021-05-20T05:42:00Z">
        <w:r w:rsidR="00743170">
          <w:t>.</w:t>
        </w:r>
      </w:ins>
    </w:p>
    <w:p w14:paraId="3BD6FB9D" w14:textId="47362E83" w:rsidR="00CA589C" w:rsidDel="00BE40D3" w:rsidRDefault="00CA589C" w:rsidP="00CA589C">
      <w:pPr>
        <w:pStyle w:val="Code"/>
        <w:rPr>
          <w:del w:id="606" w:author="Kelvin Sung" w:date="2021-05-20T05:39:00Z"/>
          <w:rFonts w:hint="eastAsia"/>
        </w:rPr>
      </w:pPr>
      <w:del w:id="607" w:author="Kelvin Sung" w:date="2021-05-20T05:39:00Z">
        <w:r w:rsidDel="00BE40D3">
          <w:delText>"use strict";  // Operate in Strict mode such that variables must be declared before used!</w:delText>
        </w:r>
      </w:del>
    </w:p>
    <w:p w14:paraId="417F7FFD" w14:textId="04A32E23" w:rsidR="00CA589C" w:rsidDel="00BE40D3" w:rsidRDefault="00CA589C" w:rsidP="00CA589C">
      <w:pPr>
        <w:pStyle w:val="Code"/>
        <w:rPr>
          <w:del w:id="608" w:author="Kelvin Sung" w:date="2021-05-20T05:39:00Z"/>
          <w:rFonts w:hint="eastAsia"/>
        </w:rPr>
      </w:pPr>
    </w:p>
    <w:p w14:paraId="535DF177" w14:textId="77777777" w:rsidR="00CA589C" w:rsidRDefault="00CA589C" w:rsidP="00CA589C">
      <w:pPr>
        <w:pStyle w:val="Code"/>
        <w:rPr>
          <w:rFonts w:hint="eastAsia"/>
        </w:rPr>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rPr>
          <w:rFonts w:hint="eastAsia"/>
        </w:rPr>
      </w:pPr>
    </w:p>
    <w:p w14:paraId="5B298A58" w14:textId="77777777" w:rsidR="00CA589C" w:rsidRDefault="00CA589C" w:rsidP="00CA589C">
      <w:pPr>
        <w:pStyle w:val="Code"/>
        <w:rPr>
          <w:rFonts w:hint="eastAsia"/>
        </w:rPr>
      </w:pPr>
      <w:r>
        <w:t>window.onload = function () {</w:t>
      </w:r>
    </w:p>
    <w:p w14:paraId="63AD3F36" w14:textId="77777777" w:rsidR="00CA589C" w:rsidRDefault="00CA589C" w:rsidP="00CA589C">
      <w:pPr>
        <w:pStyle w:val="Code"/>
        <w:rPr>
          <w:rFonts w:hint="eastAsia"/>
        </w:rPr>
      </w:pPr>
      <w:r>
        <w:t xml:space="preserve">    engine.init("GLCanvas");</w:t>
      </w:r>
    </w:p>
    <w:p w14:paraId="085EF461" w14:textId="77777777" w:rsidR="00CA589C" w:rsidRDefault="00CA589C" w:rsidP="00CA589C">
      <w:pPr>
        <w:pStyle w:val="Code"/>
        <w:rPr>
          <w:rFonts w:hint="eastAsia"/>
        </w:rPr>
      </w:pPr>
    </w:p>
    <w:p w14:paraId="3DD1E715" w14:textId="77777777" w:rsidR="00CA589C" w:rsidRDefault="00CA589C" w:rsidP="00CA589C">
      <w:pPr>
        <w:pStyle w:val="Code"/>
        <w:rPr>
          <w:rFonts w:hint="eastAsia"/>
        </w:rPr>
      </w:pPr>
      <w:r>
        <w:t xml:space="preserve">    let myGame = new MyGame();</w:t>
      </w:r>
    </w:p>
    <w:p w14:paraId="389AF329" w14:textId="77777777" w:rsidR="00CA589C" w:rsidRDefault="00CA589C" w:rsidP="00CA589C">
      <w:pPr>
        <w:pStyle w:val="Code"/>
        <w:rPr>
          <w:rFonts w:hint="eastAsia"/>
        </w:rPr>
      </w:pPr>
      <w:r>
        <w:t xml:space="preserve">    myGame.start();</w:t>
      </w:r>
    </w:p>
    <w:p w14:paraId="4A4CE66D" w14:textId="2B6F4044" w:rsidR="00CA589C" w:rsidRDefault="00CA589C" w:rsidP="00CA589C">
      <w:pPr>
        <w:pStyle w:val="Code"/>
        <w:rPr>
          <w:rFonts w:hint="eastAsia"/>
        </w:rPr>
      </w:pPr>
      <w:r>
        <w:t>}</w:t>
      </w:r>
    </w:p>
    <w:p w14:paraId="6FC986C7" w14:textId="1452F714" w:rsidR="0072479E" w:rsidRPr="0072479E" w:rsidRDefault="006A40FB">
      <w:pPr>
        <w:pStyle w:val="NumList"/>
        <w:numPr>
          <w:ilvl w:val="0"/>
          <w:numId w:val="10"/>
        </w:numPr>
        <w:rPr>
          <w:rFonts w:hint="eastAsia"/>
        </w:rPr>
      </w:pPr>
      <w:del w:id="609" w:author="Kelvin Sung" w:date="2021-05-20T05:42:00Z">
        <w:r w:rsidDel="00743170">
          <w:delText xml:space="preserve">Modify </w:delText>
        </w:r>
      </w:del>
      <w:ins w:id="610" w:author="Kelvin Sung" w:date="2021-05-20T05:42:00Z">
        <w:r w:rsidR="00743170">
          <w:t xml:space="preserve">Create </w:t>
        </w:r>
      </w:ins>
      <w:r w:rsidRPr="006A40FB">
        <w:rPr>
          <w:rStyle w:val="CodeInline"/>
        </w:rPr>
        <w:t>my_game_main.js</w:t>
      </w:r>
      <w:del w:id="611" w:author="Kelvin Sung" w:date="2021-05-20T05:45:00Z">
        <w:r w:rsidDel="00743170">
          <w:delText xml:space="preserve"> </w:delText>
        </w:r>
      </w:del>
      <w:del w:id="612" w:author="Kelvin Sung" w:date="2021-05-20T05:43:00Z">
        <w:r w:rsidDel="00743170">
          <w:delText>by creating</w:delText>
        </w:r>
      </w:del>
      <w:ins w:id="613" w:author="Kelvin Sung" w:date="2021-05-20T05:45:00Z">
        <w:r w:rsidR="00743170">
          <w:t xml:space="preserve">, </w:t>
        </w:r>
      </w:ins>
      <w:del w:id="614" w:author="Kelvin Sung" w:date="2021-05-20T05:43:00Z">
        <w:r w:rsidDel="00743170">
          <w:delText xml:space="preserve"> </w:delText>
        </w:r>
      </w:del>
      <w:ins w:id="615" w:author="Kelvin Sung" w:date="2021-05-20T05:45:00Z">
        <w:r w:rsidR="00743170">
          <w:t xml:space="preserve">import from the engine access file, </w:t>
        </w:r>
        <w:r w:rsidR="00743170" w:rsidRPr="00743170">
          <w:rPr>
            <w:rStyle w:val="CodeInline"/>
            <w:rFonts w:hint="eastAsia"/>
            <w:rPrChange w:id="616" w:author="Kelvin Sung" w:date="2021-05-20T05:47:00Z">
              <w:rPr>
                <w:rFonts w:hint="eastAsia"/>
              </w:rPr>
            </w:rPrChange>
          </w:rPr>
          <w:t>index.js</w:t>
        </w:r>
        <w:r w:rsidR="00743170">
          <w:t xml:space="preserve">, and from </w:t>
        </w:r>
        <w:r w:rsidR="00743170" w:rsidRPr="00743170">
          <w:rPr>
            <w:rStyle w:val="CodeInline"/>
            <w:rFonts w:hint="eastAsia"/>
            <w:rPrChange w:id="617" w:author="Kelvin Sung" w:date="2021-05-20T05:47:00Z">
              <w:rPr>
                <w:rFonts w:hint="eastAsia"/>
              </w:rPr>
            </w:rPrChange>
          </w:rPr>
          <w:t>Hero</w:t>
        </w:r>
        <w:r w:rsidR="00743170">
          <w:t xml:space="preserve"> and </w:t>
        </w:r>
        <w:r w:rsidR="00743170" w:rsidRPr="00743170">
          <w:rPr>
            <w:rStyle w:val="CodeInline"/>
            <w:rFonts w:hint="eastAsia"/>
            <w:rPrChange w:id="618" w:author="Kelvin Sung" w:date="2021-05-20T05:47:00Z">
              <w:rPr>
                <w:rFonts w:hint="eastAsia"/>
              </w:rPr>
            </w:rPrChange>
          </w:rPr>
          <w:t>Minion</w:t>
        </w:r>
      </w:ins>
      <w:ins w:id="619" w:author="Kelvin Sung" w:date="2021-05-20T05:46:00Z">
        <w:r w:rsidR="00743170">
          <w:t xml:space="preserve">, and remember to export the </w:t>
        </w:r>
        <w:proofErr w:type="spellStart"/>
        <w:r w:rsidR="00743170" w:rsidRPr="00743170">
          <w:rPr>
            <w:rStyle w:val="CodeInline"/>
            <w:rFonts w:hint="eastAsia"/>
            <w:rPrChange w:id="620" w:author="Kelvin Sung" w:date="2021-05-20T05:47:00Z">
              <w:rPr>
                <w:rFonts w:hint="eastAsia"/>
              </w:rPr>
            </w:rPrChange>
          </w:rPr>
          <w:t>MyGame</w:t>
        </w:r>
        <w:proofErr w:type="spellEnd"/>
        <w:r w:rsidR="00743170">
          <w:t xml:space="preserve"> functionality. Now, </w:t>
        </w:r>
      </w:ins>
      <w:ins w:id="621" w:author="Kelvin Sung" w:date="2021-05-20T05:43:00Z">
        <w:r w:rsidR="00743170">
          <w:t xml:space="preserve">as </w:t>
        </w:r>
      </w:ins>
      <w:ins w:id="622" w:author="Kelvin Sung" w:date="2021-05-20T05:48:00Z">
        <w:r w:rsidR="00743170">
          <w:t>in all previous cases</w:t>
        </w:r>
      </w:ins>
      <w:ins w:id="623" w:author="Kelvin Sung" w:date="2021-05-20T05:43:00Z">
        <w:r w:rsidR="00743170">
          <w:t xml:space="preserve">, define </w:t>
        </w:r>
      </w:ins>
      <w:r w:rsidR="00CA589C">
        <w:t>the</w:t>
      </w:r>
      <w:r>
        <w:t xml:space="preserve"> </w:t>
      </w:r>
      <w:proofErr w:type="spellStart"/>
      <w:r w:rsidRPr="006A40FB">
        <w:rPr>
          <w:rStyle w:val="CodeInline"/>
        </w:rPr>
        <w:t>MyGame</w:t>
      </w:r>
      <w:proofErr w:type="spellEnd"/>
      <w:r>
        <w:rPr>
          <w:rStyle w:val="CodeInline"/>
        </w:rPr>
        <w:t xml:space="preserve"> </w:t>
      </w:r>
      <w:r w:rsidRPr="006A40FB">
        <w:rPr>
          <w:rStyle w:val="BodyTextFirstChar"/>
        </w:rPr>
        <w:t xml:space="preserve">class </w:t>
      </w:r>
      <w:del w:id="624" w:author="Kelvin Sung" w:date="2021-05-20T05:43:00Z">
        <w:r w:rsidR="00CA589C" w:rsidDel="00743170">
          <w:rPr>
            <w:rStyle w:val="BodyTextFirstChar"/>
          </w:rPr>
          <w:delText>which</w:delText>
        </w:r>
        <w:r w:rsidRPr="006A40FB" w:rsidDel="00743170">
          <w:rPr>
            <w:rStyle w:val="BodyTextFirstChar"/>
          </w:rPr>
          <w:delText xml:space="preserve"> </w:delText>
        </w:r>
      </w:del>
      <w:ins w:id="625" w:author="Kelvin Sung" w:date="2021-05-20T05:48:00Z">
        <w:r w:rsidR="00743170">
          <w:rPr>
            <w:rStyle w:val="BodyTextFirstChar"/>
          </w:rPr>
          <w:t xml:space="preserve">as </w:t>
        </w:r>
      </w:ins>
      <w:ins w:id="626" w:author="Kelvin Sung" w:date="2021-05-20T05:43:00Z">
        <w:r w:rsidR="00743170">
          <w:rPr>
            <w:rStyle w:val="BodyTextFirstChar"/>
          </w:rPr>
          <w:t xml:space="preserve">a subclass of </w:t>
        </w:r>
        <w:proofErr w:type="spellStart"/>
        <w:r w:rsidR="00743170" w:rsidRPr="00743170">
          <w:rPr>
            <w:rStyle w:val="CodeInline"/>
            <w:rFonts w:hint="eastAsia"/>
            <w:rPrChange w:id="627" w:author="Kelvin Sung" w:date="2021-05-20T05:43:00Z">
              <w:rPr>
                <w:rStyle w:val="BodyTextFirstChar"/>
                <w:rFonts w:hint="eastAsia"/>
              </w:rPr>
            </w:rPrChange>
          </w:rPr>
          <w:t>engine.</w:t>
        </w:r>
      </w:ins>
      <w:del w:id="628" w:author="Kelvin Sung" w:date="2021-05-20T05:43:00Z">
        <w:r w:rsidRPr="006A40FB" w:rsidDel="00743170">
          <w:rPr>
            <w:rStyle w:val="CodeInline"/>
          </w:rPr>
          <w:delText>extends</w:delText>
        </w:r>
        <w:r w:rsidRPr="006A40FB" w:rsidDel="00743170">
          <w:rPr>
            <w:rStyle w:val="BodyTextFirstChar"/>
          </w:rPr>
          <w:delText xml:space="preserve"> the </w:delText>
        </w:r>
      </w:del>
      <w:r w:rsidRPr="006A40FB">
        <w:rPr>
          <w:rStyle w:val="CodeInline"/>
        </w:rPr>
        <w:t>Scene</w:t>
      </w:r>
      <w:proofErr w:type="spellEnd"/>
      <w:del w:id="629" w:author="Kelvin Sung" w:date="2021-05-20T05:43:00Z">
        <w:r w:rsidRPr="006A40FB" w:rsidDel="00743170">
          <w:rPr>
            <w:rStyle w:val="BodyTextFirstChar"/>
          </w:rPr>
          <w:delText xml:space="preserve"> </w:delText>
        </w:r>
        <w:r w:rsidDel="00743170">
          <w:delText>class</w:delText>
        </w:r>
      </w:del>
      <w:r w:rsidR="00CA589C">
        <w:t>.</w:t>
      </w:r>
      <w:r>
        <w:t xml:space="preserve"> </w:t>
      </w:r>
      <w:r w:rsidR="00CA589C">
        <w:t>D</w:t>
      </w:r>
      <w:r>
        <w:t>efin</w:t>
      </w:r>
      <w:r w:rsidR="00CA589C">
        <w:t>e</w:t>
      </w:r>
      <w:r>
        <w:t xml:space="preserve"> the </w:t>
      </w:r>
      <w:r w:rsidRPr="006A40FB">
        <w:rPr>
          <w:rStyle w:val="CodeInline"/>
        </w:rPr>
        <w:t>constructor</w:t>
      </w:r>
      <w:r w:rsidR="00CA589C">
        <w:t xml:space="preserve"> by </w:t>
      </w:r>
      <w:ins w:id="630" w:author="Kelvin Sung" w:date="2021-05-20T05:48:00Z">
        <w:r w:rsidR="00743170">
          <w:t xml:space="preserve">to </w:t>
        </w:r>
      </w:ins>
      <w:ins w:id="631" w:author="Kelvin Sung" w:date="2021-05-20T05:49:00Z">
        <w:r w:rsidR="00743170" w:rsidRPr="00743170">
          <w:rPr>
            <w:rStyle w:val="CodeInline"/>
            <w:rFonts w:hint="eastAsia"/>
            <w:rPrChange w:id="632" w:author="Kelvin Sung" w:date="2021-05-20T05:49:00Z">
              <w:rPr>
                <w:rFonts w:hint="eastAsia"/>
              </w:rPr>
            </w:rPrChange>
          </w:rPr>
          <w:t>null</w:t>
        </w:r>
        <w:r w:rsidR="00743170">
          <w:t>-</w:t>
        </w:r>
      </w:ins>
      <w:ins w:id="633" w:author="Kelvin Sung" w:date="2021-05-20T05:48:00Z">
        <w:r w:rsidR="00743170">
          <w:t xml:space="preserve">initialize instance variables. </w:t>
        </w:r>
      </w:ins>
      <w:del w:id="634" w:author="Kelvin Sung" w:date="2021-05-20T05:48:00Z">
        <w:r w:rsidR="00CA589C" w:rsidDel="00743170">
          <w:delText>adding</w:delText>
        </w:r>
        <w:r w:rsidRPr="006A40FB" w:rsidDel="00743170">
          <w:delText xml:space="preserve"> variables to the for a camera, a background, a hero, and some minions. Additionally, remember to </w:delText>
        </w:r>
        <w:r w:rsidRPr="006A40FB" w:rsidDel="00743170">
          <w:rPr>
            <w:rStyle w:val="CodeInline"/>
          </w:rPr>
          <w:delText>import</w:delText>
        </w:r>
        <w:r w:rsidDel="00743170">
          <w:delText xml:space="preserve"> and </w:delText>
        </w:r>
        <w:r w:rsidRPr="006A40FB" w:rsidDel="00743170">
          <w:rPr>
            <w:rStyle w:val="CodeInline"/>
          </w:rPr>
          <w:delText>export</w:delText>
        </w:r>
        <w:r w:rsidDel="00743170">
          <w:delText xml:space="preserve"> the need functionalities.</w:delText>
        </w:r>
      </w:del>
    </w:p>
    <w:p w14:paraId="024BBABC" w14:textId="77777777" w:rsidR="0072479E" w:rsidRDefault="0072479E" w:rsidP="0072479E">
      <w:pPr>
        <w:pStyle w:val="Code"/>
        <w:rPr>
          <w:rFonts w:hint="eastAsia"/>
        </w:rPr>
      </w:pPr>
      <w:r>
        <w:lastRenderedPageBreak/>
        <w:t>import engine from "../engine/index.js";</w:t>
      </w:r>
    </w:p>
    <w:p w14:paraId="2E4776CB" w14:textId="77777777" w:rsidR="0072479E" w:rsidRDefault="0072479E" w:rsidP="0072479E">
      <w:pPr>
        <w:pStyle w:val="Code"/>
        <w:rPr>
          <w:rFonts w:hint="eastAsia"/>
        </w:rPr>
      </w:pPr>
    </w:p>
    <w:p w14:paraId="06A521F1" w14:textId="77777777" w:rsidR="0072479E" w:rsidRDefault="0072479E" w:rsidP="0072479E">
      <w:pPr>
        <w:pStyle w:val="Code"/>
        <w:rPr>
          <w:rFonts w:hint="eastAsia"/>
        </w:rPr>
      </w:pPr>
      <w:r>
        <w:t>// user stuff</w:t>
      </w:r>
    </w:p>
    <w:p w14:paraId="0813DD04" w14:textId="77777777" w:rsidR="0072479E" w:rsidRDefault="0072479E" w:rsidP="0072479E">
      <w:pPr>
        <w:pStyle w:val="Code"/>
        <w:rPr>
          <w:rFonts w:hint="eastAsia"/>
        </w:rPr>
      </w:pPr>
      <w:r>
        <w:t>import Hero from "./objects/hero.js";</w:t>
      </w:r>
    </w:p>
    <w:p w14:paraId="7D129A59" w14:textId="77777777" w:rsidR="0072479E" w:rsidRDefault="0072479E" w:rsidP="0072479E">
      <w:pPr>
        <w:pStyle w:val="Code"/>
        <w:rPr>
          <w:rFonts w:hint="eastAsia"/>
        </w:rPr>
      </w:pPr>
      <w:r>
        <w:t>import Minion from "./objects/minion.js";</w:t>
      </w:r>
    </w:p>
    <w:p w14:paraId="4DB83581" w14:textId="77777777" w:rsidR="0072479E" w:rsidRDefault="0072479E" w:rsidP="0072479E">
      <w:pPr>
        <w:pStyle w:val="Code"/>
        <w:rPr>
          <w:rFonts w:hint="eastAsia"/>
        </w:rPr>
      </w:pPr>
    </w:p>
    <w:p w14:paraId="2EE9625E" w14:textId="77777777" w:rsidR="0072479E" w:rsidRDefault="0072479E" w:rsidP="0072479E">
      <w:pPr>
        <w:pStyle w:val="Code"/>
        <w:rPr>
          <w:rFonts w:hint="eastAsia"/>
        </w:rPr>
      </w:pPr>
      <w:r>
        <w:t>class MyGame extends engine.Scene {</w:t>
      </w:r>
    </w:p>
    <w:p w14:paraId="4A6F7515" w14:textId="77777777" w:rsidR="0072479E" w:rsidRDefault="0072479E" w:rsidP="0072479E">
      <w:pPr>
        <w:pStyle w:val="Code"/>
        <w:rPr>
          <w:rFonts w:hint="eastAsia"/>
        </w:rPr>
      </w:pPr>
      <w:r>
        <w:t xml:space="preserve">    constructor() {</w:t>
      </w:r>
    </w:p>
    <w:p w14:paraId="30EB84AA" w14:textId="77777777" w:rsidR="0072479E" w:rsidRDefault="0072479E" w:rsidP="0072479E">
      <w:pPr>
        <w:pStyle w:val="Code"/>
        <w:rPr>
          <w:rFonts w:hint="eastAsia"/>
        </w:rPr>
      </w:pPr>
      <w:r>
        <w:t xml:space="preserve">        super();</w:t>
      </w:r>
    </w:p>
    <w:p w14:paraId="564D4606" w14:textId="77777777" w:rsidR="0072479E" w:rsidRDefault="0072479E" w:rsidP="0072479E">
      <w:pPr>
        <w:pStyle w:val="Code"/>
        <w:rPr>
          <w:rFonts w:hint="eastAsia"/>
        </w:rPr>
      </w:pPr>
      <w:r>
        <w:t xml:space="preserve">        this.kMinionSprite = "assets/minion_sprite.png";</w:t>
      </w:r>
    </w:p>
    <w:p w14:paraId="6D842CF8" w14:textId="77777777" w:rsidR="0072479E" w:rsidRDefault="0072479E" w:rsidP="0072479E">
      <w:pPr>
        <w:pStyle w:val="Code"/>
        <w:rPr>
          <w:rFonts w:hint="eastAsia"/>
        </w:rPr>
      </w:pPr>
      <w:r>
        <w:t xml:space="preserve">        this.kBg = "assets/bg.png";</w:t>
      </w:r>
    </w:p>
    <w:p w14:paraId="02BE094E" w14:textId="77777777" w:rsidR="0072479E" w:rsidRDefault="0072479E" w:rsidP="0072479E">
      <w:pPr>
        <w:pStyle w:val="Code"/>
        <w:rPr>
          <w:rFonts w:hint="eastAsia"/>
        </w:rPr>
      </w:pPr>
    </w:p>
    <w:p w14:paraId="4F779554" w14:textId="77777777" w:rsidR="0072479E" w:rsidRDefault="0072479E" w:rsidP="0072479E">
      <w:pPr>
        <w:pStyle w:val="Code"/>
        <w:rPr>
          <w:rFonts w:hint="eastAsia"/>
        </w:rPr>
      </w:pPr>
      <w:r>
        <w:t xml:space="preserve">        // The camera to view the scene</w:t>
      </w:r>
    </w:p>
    <w:p w14:paraId="39A8A6DD" w14:textId="77777777" w:rsidR="0072479E" w:rsidRDefault="0072479E" w:rsidP="0072479E">
      <w:pPr>
        <w:pStyle w:val="Code"/>
        <w:rPr>
          <w:rFonts w:hint="eastAsia"/>
        </w:rPr>
      </w:pPr>
      <w:r>
        <w:t xml:space="preserve">        this.mCamera = null;</w:t>
      </w:r>
    </w:p>
    <w:p w14:paraId="1616339F" w14:textId="77777777" w:rsidR="0072479E" w:rsidRDefault="0072479E" w:rsidP="0072479E">
      <w:pPr>
        <w:pStyle w:val="Code"/>
        <w:rPr>
          <w:rFonts w:hint="eastAsia"/>
        </w:rPr>
      </w:pPr>
      <w:r>
        <w:t xml:space="preserve">        this.mBg = null;</w:t>
      </w:r>
    </w:p>
    <w:p w14:paraId="6CC70B3D" w14:textId="77777777" w:rsidR="0072479E" w:rsidRDefault="0072479E" w:rsidP="0072479E">
      <w:pPr>
        <w:pStyle w:val="Code"/>
        <w:rPr>
          <w:rFonts w:hint="eastAsia"/>
        </w:rPr>
      </w:pPr>
    </w:p>
    <w:p w14:paraId="2B071102" w14:textId="77777777" w:rsidR="0072479E" w:rsidRDefault="0072479E" w:rsidP="0072479E">
      <w:pPr>
        <w:pStyle w:val="Code"/>
        <w:rPr>
          <w:rFonts w:hint="eastAsia"/>
        </w:rPr>
      </w:pPr>
      <w:r>
        <w:t xml:space="preserve">        this.mMsg = null;</w:t>
      </w:r>
    </w:p>
    <w:p w14:paraId="4924384B" w14:textId="77777777" w:rsidR="0072479E" w:rsidRDefault="0072479E" w:rsidP="0072479E">
      <w:pPr>
        <w:pStyle w:val="Code"/>
        <w:rPr>
          <w:rFonts w:hint="eastAsia"/>
        </w:rPr>
      </w:pPr>
    </w:p>
    <w:p w14:paraId="0D90626D" w14:textId="77777777" w:rsidR="0072479E" w:rsidRDefault="0072479E" w:rsidP="0072479E">
      <w:pPr>
        <w:pStyle w:val="Code"/>
        <w:rPr>
          <w:rFonts w:hint="eastAsia"/>
        </w:rPr>
      </w:pPr>
      <w:r>
        <w:t xml:space="preserve">        // the hero and the support objects</w:t>
      </w:r>
    </w:p>
    <w:p w14:paraId="771CA684" w14:textId="77777777" w:rsidR="0072479E" w:rsidRDefault="0072479E" w:rsidP="0072479E">
      <w:pPr>
        <w:pStyle w:val="Code"/>
        <w:rPr>
          <w:rFonts w:hint="eastAsia"/>
        </w:rPr>
      </w:pPr>
      <w:r>
        <w:t xml:space="preserve">        this.mHero = null;</w:t>
      </w:r>
    </w:p>
    <w:p w14:paraId="212D1BA1" w14:textId="77777777" w:rsidR="0072479E" w:rsidRDefault="0072479E" w:rsidP="0072479E">
      <w:pPr>
        <w:pStyle w:val="Code"/>
        <w:rPr>
          <w:rFonts w:hint="eastAsia"/>
        </w:rPr>
      </w:pPr>
      <w:r>
        <w:t xml:space="preserve">        this.mLMinion = null;</w:t>
      </w:r>
    </w:p>
    <w:p w14:paraId="5A89A4C3" w14:textId="77777777" w:rsidR="0072479E" w:rsidRDefault="0072479E" w:rsidP="0072479E">
      <w:pPr>
        <w:pStyle w:val="Code"/>
        <w:rPr>
          <w:rFonts w:hint="eastAsia"/>
        </w:rPr>
      </w:pPr>
      <w:r>
        <w:t xml:space="preserve">        this.mRMinion = null;</w:t>
      </w:r>
    </w:p>
    <w:p w14:paraId="24F21459" w14:textId="339D2807" w:rsidR="0072479E" w:rsidRDefault="0072479E" w:rsidP="0072479E">
      <w:pPr>
        <w:pStyle w:val="Code"/>
        <w:rPr>
          <w:rFonts w:hint="eastAsia"/>
        </w:rPr>
      </w:pPr>
      <w:r>
        <w:t xml:space="preserve">    }</w:t>
      </w:r>
    </w:p>
    <w:p w14:paraId="2F156B9C" w14:textId="77777777" w:rsidR="0072479E" w:rsidRDefault="0072479E" w:rsidP="0072479E">
      <w:pPr>
        <w:pStyle w:val="Code"/>
        <w:rPr>
          <w:rFonts w:hint="eastAsia"/>
        </w:rPr>
      </w:pPr>
    </w:p>
    <w:p w14:paraId="63F3FB5B" w14:textId="63CE1C0E" w:rsidR="0072479E" w:rsidRDefault="0072479E" w:rsidP="0072479E">
      <w:pPr>
        <w:pStyle w:val="Code"/>
        <w:rPr>
          <w:rFonts w:hint="eastAsia"/>
        </w:rPr>
      </w:pPr>
      <w:r>
        <w:t xml:space="preserve">    </w:t>
      </w:r>
      <w:r w:rsidRPr="0072479E">
        <w:t>... implementation to follow …</w:t>
      </w:r>
    </w:p>
    <w:p w14:paraId="751743DD" w14:textId="77777777" w:rsidR="0072479E" w:rsidRDefault="0072479E" w:rsidP="0072479E">
      <w:pPr>
        <w:pStyle w:val="Code"/>
        <w:rPr>
          <w:rFonts w:hint="eastAsia"/>
        </w:rPr>
      </w:pPr>
    </w:p>
    <w:p w14:paraId="63AB9765" w14:textId="2BCAFDAC" w:rsidR="0072479E" w:rsidRDefault="0072479E" w:rsidP="0072479E">
      <w:pPr>
        <w:pStyle w:val="Code"/>
        <w:rPr>
          <w:rFonts w:hint="eastAsia"/>
        </w:rPr>
      </w:pPr>
      <w:r>
        <w:t>}</w:t>
      </w:r>
    </w:p>
    <w:p w14:paraId="257271CC" w14:textId="32846F6F" w:rsidR="0072479E" w:rsidRDefault="0072479E" w:rsidP="0072479E">
      <w:pPr>
        <w:pStyle w:val="Code"/>
        <w:rPr>
          <w:rFonts w:hint="eastAsia"/>
        </w:rPr>
      </w:pPr>
    </w:p>
    <w:p w14:paraId="1DB3C460" w14:textId="41960727" w:rsidR="0072479E" w:rsidRDefault="0072479E" w:rsidP="0072479E">
      <w:pPr>
        <w:pStyle w:val="Code"/>
        <w:rPr>
          <w:rFonts w:hint="eastAsia"/>
        </w:rPr>
      </w:pPr>
      <w:r w:rsidRPr="0072479E">
        <w:t>export default MyGame;</w:t>
      </w:r>
    </w:p>
    <w:p w14:paraId="1CC75653" w14:textId="026AD288" w:rsidR="0072479E" w:rsidRDefault="00CA589C" w:rsidP="000D057D">
      <w:pPr>
        <w:pStyle w:val="NumList"/>
        <w:numPr>
          <w:ilvl w:val="0"/>
          <w:numId w:val="7"/>
        </w:numPr>
        <w:rPr>
          <w:rFonts w:hint="eastAsia"/>
        </w:rPr>
      </w:pPr>
      <w:del w:id="635" w:author="Kelvin Sung" w:date="2021-05-20T05:50:00Z">
        <w:r w:rsidDel="00743170">
          <w:delText>N</w:delText>
        </w:r>
        <w:r w:rsidRPr="00CA589C" w:rsidDel="00743170">
          <w:delText>ext, p</w:delText>
        </w:r>
      </w:del>
      <w:ins w:id="636" w:author="Kelvin Sung" w:date="2021-05-20T05:50:00Z">
        <w:r w:rsidR="00743170">
          <w:t>P</w:t>
        </w:r>
      </w:ins>
      <w:r w:rsidRPr="00CA589C">
        <w:t xml:space="preserve">ractice proper implementation by remembering to load and unload the background and the minions. </w:t>
      </w:r>
      <w:del w:id="637" w:author="Kelvin Sung" w:date="2021-05-20T05:50:00Z">
        <w:r w:rsidRPr="00CA589C" w:rsidDel="00743170">
          <w:delText>You can see this in the following code:</w:delText>
        </w:r>
      </w:del>
    </w:p>
    <w:p w14:paraId="152A40F4" w14:textId="41FFEDE1" w:rsidR="0072479E" w:rsidRDefault="0072479E" w:rsidP="0072479E">
      <w:pPr>
        <w:pStyle w:val="Code"/>
        <w:rPr>
          <w:rFonts w:hint="eastAsia"/>
        </w:rPr>
      </w:pPr>
      <w:del w:id="638" w:author="Kelvin Sung" w:date="2021-05-20T06:03:00Z">
        <w:r w:rsidDel="008A142F">
          <w:delText xml:space="preserve">    </w:delText>
        </w:r>
      </w:del>
      <w:r>
        <w:t>load() {</w:t>
      </w:r>
    </w:p>
    <w:p w14:paraId="110A9820" w14:textId="50422B5D" w:rsidR="0072479E" w:rsidRDefault="008A142F" w:rsidP="0072479E">
      <w:pPr>
        <w:pStyle w:val="Code"/>
        <w:rPr>
          <w:rFonts w:hint="eastAsia"/>
        </w:rPr>
      </w:pPr>
      <w:ins w:id="639" w:author="Kelvin Sung" w:date="2021-05-20T06:03:00Z">
        <w:r>
          <w:t xml:space="preserve">    </w:t>
        </w:r>
      </w:ins>
      <w:del w:id="640" w:author="Kelvin Sung" w:date="2021-05-20T06:03:00Z">
        <w:r w:rsidR="0072479E" w:rsidDel="008A142F">
          <w:delText xml:space="preserve">        </w:delText>
        </w:r>
      </w:del>
      <w:r w:rsidR="0072479E">
        <w:t>engine.texture.load(this.kMinionSprite);</w:t>
      </w:r>
    </w:p>
    <w:p w14:paraId="5E7AC20A" w14:textId="605D1450" w:rsidR="0072479E" w:rsidRDefault="008A142F" w:rsidP="0072479E">
      <w:pPr>
        <w:pStyle w:val="Code"/>
        <w:rPr>
          <w:rFonts w:hint="eastAsia"/>
        </w:rPr>
      </w:pPr>
      <w:ins w:id="641" w:author="Kelvin Sung" w:date="2021-05-20T06:03:00Z">
        <w:r>
          <w:t xml:space="preserve">    </w:t>
        </w:r>
      </w:ins>
      <w:del w:id="642" w:author="Kelvin Sung" w:date="2021-05-20T06:03:00Z">
        <w:r w:rsidR="0072479E" w:rsidDel="008A142F">
          <w:delText xml:space="preserve">        </w:delText>
        </w:r>
      </w:del>
      <w:r w:rsidR="0072479E">
        <w:t>engine.texture.load(this.kBg);</w:t>
      </w:r>
    </w:p>
    <w:p w14:paraId="2672DF3D" w14:textId="1AC74595" w:rsidR="0072479E" w:rsidRDefault="0072479E" w:rsidP="0072479E">
      <w:pPr>
        <w:pStyle w:val="Code"/>
        <w:rPr>
          <w:rFonts w:hint="eastAsia"/>
        </w:rPr>
      </w:pPr>
      <w:del w:id="643" w:author="Kelvin Sung" w:date="2021-05-20T06:03:00Z">
        <w:r w:rsidDel="008A142F">
          <w:delText xml:space="preserve">    </w:delText>
        </w:r>
      </w:del>
      <w:r>
        <w:t>}</w:t>
      </w:r>
    </w:p>
    <w:p w14:paraId="1FEAE654" w14:textId="77777777" w:rsidR="0072479E" w:rsidRDefault="0072479E" w:rsidP="0072479E">
      <w:pPr>
        <w:pStyle w:val="Code"/>
        <w:rPr>
          <w:rFonts w:hint="eastAsia"/>
        </w:rPr>
      </w:pPr>
    </w:p>
    <w:p w14:paraId="1192DCB7" w14:textId="69C51F1F" w:rsidR="0072479E" w:rsidRDefault="0072479E" w:rsidP="0072479E">
      <w:pPr>
        <w:pStyle w:val="Code"/>
        <w:rPr>
          <w:rFonts w:hint="eastAsia"/>
        </w:rPr>
      </w:pPr>
      <w:del w:id="644" w:author="Kelvin Sung" w:date="2021-05-20T06:03:00Z">
        <w:r w:rsidDel="008A142F">
          <w:delText xml:space="preserve">    </w:delText>
        </w:r>
      </w:del>
      <w:r>
        <w:t>unload() {</w:t>
      </w:r>
    </w:p>
    <w:p w14:paraId="4A2A14CC" w14:textId="41524A10" w:rsidR="0072479E" w:rsidRDefault="008A142F" w:rsidP="0072479E">
      <w:pPr>
        <w:pStyle w:val="Code"/>
        <w:rPr>
          <w:rFonts w:hint="eastAsia"/>
        </w:rPr>
      </w:pPr>
      <w:ins w:id="645" w:author="Kelvin Sung" w:date="2021-05-20T06:03:00Z">
        <w:r>
          <w:t xml:space="preserve">    </w:t>
        </w:r>
      </w:ins>
      <w:del w:id="646" w:author="Kelvin Sung" w:date="2021-05-20T06:03:00Z">
        <w:r w:rsidR="0072479E" w:rsidDel="008A142F">
          <w:delText xml:space="preserve">        </w:delText>
        </w:r>
      </w:del>
      <w:r w:rsidR="0072479E">
        <w:t>engine.texture.unload(this.kMinionSprite);</w:t>
      </w:r>
    </w:p>
    <w:p w14:paraId="4B6CB86A" w14:textId="3C004227" w:rsidR="0072479E" w:rsidRDefault="008A142F" w:rsidP="0072479E">
      <w:pPr>
        <w:pStyle w:val="Code"/>
        <w:rPr>
          <w:rFonts w:hint="eastAsia"/>
        </w:rPr>
      </w:pPr>
      <w:ins w:id="647" w:author="Kelvin Sung" w:date="2021-05-20T06:03:00Z">
        <w:r>
          <w:t xml:space="preserve">    </w:t>
        </w:r>
      </w:ins>
      <w:del w:id="648" w:author="Kelvin Sung" w:date="2021-05-20T06:03:00Z">
        <w:r w:rsidR="0072479E" w:rsidDel="008A142F">
          <w:delText xml:space="preserve">        </w:delText>
        </w:r>
      </w:del>
      <w:r w:rsidR="0072479E">
        <w:t>engine.texture.unload(this.kBg);</w:t>
      </w:r>
    </w:p>
    <w:p w14:paraId="0918D84C" w14:textId="70F6AD47" w:rsidR="0072479E" w:rsidRDefault="0072479E" w:rsidP="0072479E">
      <w:pPr>
        <w:pStyle w:val="Code"/>
        <w:rPr>
          <w:rFonts w:hint="eastAsia"/>
        </w:rPr>
      </w:pPr>
      <w:del w:id="649" w:author="Kelvin Sung" w:date="2021-05-20T06:03:00Z">
        <w:r w:rsidDel="008A142F">
          <w:delText xml:space="preserve">    </w:delText>
        </w:r>
      </w:del>
      <w:r>
        <w:t>}</w:t>
      </w:r>
    </w:p>
    <w:p w14:paraId="21CA6AFC" w14:textId="6DD7C555" w:rsidR="0072479E" w:rsidRDefault="00CA589C" w:rsidP="000D057D">
      <w:pPr>
        <w:pStyle w:val="NumList"/>
        <w:numPr>
          <w:ilvl w:val="0"/>
          <w:numId w:val="7"/>
        </w:numPr>
        <w:rPr>
          <w:rFonts w:hint="eastAsia"/>
        </w:rPr>
      </w:pPr>
      <w:del w:id="650" w:author="Kelvin Sung" w:date="2021-05-20T05:50:00Z">
        <w:r w:rsidDel="00A53DFC">
          <w:lastRenderedPageBreak/>
          <w:delText>N</w:delText>
        </w:r>
        <w:r w:rsidRPr="00CA589C" w:rsidDel="00A53DFC">
          <w:delText>ow i</w:delText>
        </w:r>
      </w:del>
      <w:ins w:id="651" w:author="Kelvin Sung" w:date="2021-05-20T05:50:00Z">
        <w:r w:rsidR="00A53DFC">
          <w:t>I</w:t>
        </w:r>
      </w:ins>
      <w:r w:rsidRPr="00CA589C">
        <w:t>nitialize the camera and scene objects</w:t>
      </w:r>
      <w:ins w:id="652" w:author="Kelvin Sung" w:date="2021-05-20T05:51:00Z">
        <w:r w:rsidR="00C64CAE">
          <w:t xml:space="preserve"> with corresponding values to ensure proper scene view at startup.</w:t>
        </w:r>
      </w:ins>
      <w:ins w:id="653" w:author="Kelvin Sung" w:date="2021-05-20T05:56:00Z">
        <w:r w:rsidR="00720E36">
          <w:t xml:space="preserve"> Note </w:t>
        </w:r>
      </w:ins>
      <w:del w:id="654" w:author="Kelvin Sung" w:date="2021-05-20T05:51:00Z">
        <w:r w:rsidRPr="00CA589C" w:rsidDel="00C64CAE">
          <w:delText xml:space="preserve"> by setting them to the values shown here so that the scene is visible by the camera upon startup:</w:delText>
        </w:r>
      </w:del>
      <w:ins w:id="655" w:author="Kelvin Sung" w:date="2021-05-20T05:56:00Z">
        <w:r w:rsidR="00720E36">
          <w:t xml:space="preserve">the </w:t>
        </w:r>
      </w:ins>
      <w:ins w:id="656" w:author="Kelvin Sung" w:date="2021-05-20T05:58:00Z">
        <w:r w:rsidR="00720E36">
          <w:t xml:space="preserve">simple </w:t>
        </w:r>
      </w:ins>
      <w:ins w:id="657" w:author="Kelvin Sung" w:date="2021-05-20T05:57:00Z">
        <w:r w:rsidR="00720E36">
          <w:t>elements in the scene, the</w:t>
        </w:r>
      </w:ins>
      <w:ins w:id="658" w:author="Kelvin Sung" w:date="2021-05-20T05:59:00Z">
        <w:r w:rsidR="00D14D30">
          <w:t xml:space="preserve"> ca</w:t>
        </w:r>
      </w:ins>
      <w:ins w:id="659" w:author="Kelvin Sung" w:date="2021-05-20T06:00:00Z">
        <w:r w:rsidR="00D14D30">
          <w:t>mera, the large background, a</w:t>
        </w:r>
      </w:ins>
      <w:ins w:id="660" w:author="Kelvin Sung" w:date="2021-05-20T05:57:00Z">
        <w:r w:rsidR="00720E36">
          <w:t xml:space="preserve"> </w:t>
        </w:r>
        <w:r w:rsidR="00720E36" w:rsidRPr="00720E36">
          <w:rPr>
            <w:rStyle w:val="CodeInline"/>
            <w:rFonts w:hint="eastAsia"/>
            <w:rPrChange w:id="661" w:author="Kelvin Sung" w:date="2021-05-20T05:57:00Z">
              <w:rPr>
                <w:rFonts w:hint="eastAsia"/>
              </w:rPr>
            </w:rPrChange>
          </w:rPr>
          <w:t>Hero</w:t>
        </w:r>
        <w:r w:rsidR="00720E36">
          <w:t xml:space="preserve">, </w:t>
        </w:r>
      </w:ins>
      <w:ins w:id="662" w:author="Kelvin Sung" w:date="2021-05-20T06:00:00Z">
        <w:r w:rsidR="00D14D30">
          <w:t>the left and right</w:t>
        </w:r>
      </w:ins>
      <w:ins w:id="663" w:author="Kelvin Sung" w:date="2021-05-20T05:57:00Z">
        <w:r w:rsidR="00720E36">
          <w:t xml:space="preserve"> </w:t>
        </w:r>
        <w:r w:rsidR="00720E36" w:rsidRPr="00720E36">
          <w:rPr>
            <w:rStyle w:val="CodeInline"/>
            <w:rFonts w:hint="eastAsia"/>
            <w:rPrChange w:id="664" w:author="Kelvin Sung" w:date="2021-05-20T05:57:00Z">
              <w:rPr>
                <w:rFonts w:hint="eastAsia"/>
              </w:rPr>
            </w:rPrChange>
          </w:rPr>
          <w:t>Minion</w:t>
        </w:r>
      </w:ins>
      <w:ins w:id="665" w:author="Kelvin Sung" w:date="2021-05-20T05:58:00Z">
        <w:r w:rsidR="00720E36">
          <w:t xml:space="preserve"> objects,</w:t>
        </w:r>
      </w:ins>
      <w:ins w:id="666" w:author="Kelvin Sung" w:date="2021-05-20T05:57:00Z">
        <w:r w:rsidR="00720E36">
          <w:t xml:space="preserve"> </w:t>
        </w:r>
      </w:ins>
      <w:ins w:id="667" w:author="Kelvin Sung" w:date="2021-05-20T06:00:00Z">
        <w:r w:rsidR="00D14D30">
          <w:t xml:space="preserve">and </w:t>
        </w:r>
      </w:ins>
      <w:ins w:id="668" w:author="Kelvin Sung" w:date="2021-05-20T05:58:00Z">
        <w:r w:rsidR="00720E36">
          <w:t>the</w:t>
        </w:r>
      </w:ins>
      <w:ins w:id="669" w:author="Kelvin Sung" w:date="2021-05-20T05:59:00Z">
        <w:r w:rsidR="009A4901">
          <w:t xml:space="preserve"> </w:t>
        </w:r>
      </w:ins>
      <w:ins w:id="670" w:author="Kelvin Sung" w:date="2021-05-20T05:58:00Z">
        <w:r w:rsidR="00720E36">
          <w:t>status message</w:t>
        </w:r>
      </w:ins>
      <w:ins w:id="671" w:author="Kelvin Sung" w:date="2021-05-20T05:59:00Z">
        <w:r w:rsidR="009A4901">
          <w:t>.</w:t>
        </w:r>
      </w:ins>
    </w:p>
    <w:p w14:paraId="3BA33585" w14:textId="77777777" w:rsidR="0072479E" w:rsidRDefault="0072479E" w:rsidP="0072479E">
      <w:pPr>
        <w:pStyle w:val="Code"/>
        <w:rPr>
          <w:rFonts w:hint="eastAsia"/>
        </w:rPr>
      </w:pPr>
      <w:del w:id="672" w:author="Kelvin Sung" w:date="2021-05-20T06:03:00Z">
        <w:r w:rsidDel="008A142F">
          <w:delText xml:space="preserve">    </w:delText>
        </w:r>
      </w:del>
      <w:r>
        <w:t>init() {</w:t>
      </w:r>
    </w:p>
    <w:p w14:paraId="7F490CAC" w14:textId="4C926D37" w:rsidR="0072479E" w:rsidRDefault="0072479E" w:rsidP="0072479E">
      <w:pPr>
        <w:pStyle w:val="Code"/>
        <w:rPr>
          <w:rFonts w:hint="eastAsia"/>
        </w:rPr>
      </w:pPr>
      <w:r>
        <w:t xml:space="preserve">    </w:t>
      </w:r>
      <w:del w:id="673" w:author="Kelvin Sung" w:date="2021-05-20T06:03:00Z">
        <w:r w:rsidDel="008A142F">
          <w:delText xml:space="preserve">    </w:delText>
        </w:r>
      </w:del>
      <w:r>
        <w:t>// Step A: set up the cameras</w:t>
      </w:r>
    </w:p>
    <w:p w14:paraId="30782F20" w14:textId="7446CE3D" w:rsidR="0072479E" w:rsidRDefault="0072479E" w:rsidP="0072479E">
      <w:pPr>
        <w:pStyle w:val="Code"/>
        <w:rPr>
          <w:rFonts w:hint="eastAsia"/>
        </w:rPr>
      </w:pPr>
      <w:r>
        <w:t xml:space="preserve">    </w:t>
      </w:r>
      <w:del w:id="674" w:author="Kelvin Sung" w:date="2021-05-20T06:03:00Z">
        <w:r w:rsidDel="008A142F">
          <w:delText xml:space="preserve">    </w:delText>
        </w:r>
      </w:del>
      <w:r>
        <w:t>this.mCamera = new engine.Camera(</w:t>
      </w:r>
    </w:p>
    <w:p w14:paraId="0DB4B638" w14:textId="1C22D54B" w:rsidR="0072479E" w:rsidRDefault="0072479E" w:rsidP="0072479E">
      <w:pPr>
        <w:pStyle w:val="Code"/>
        <w:rPr>
          <w:rFonts w:hint="eastAsia"/>
        </w:rPr>
      </w:pPr>
      <w:r>
        <w:t xml:space="preserve">    </w:t>
      </w:r>
      <w:del w:id="675" w:author="Kelvin Sung" w:date="2021-05-20T06:03:00Z">
        <w:r w:rsidDel="008A142F">
          <w:delText xml:space="preserve">    </w:delText>
        </w:r>
      </w:del>
      <w:r>
        <w:t xml:space="preserve">    vec2.fromValues(50, 37.5), // position of the camera</w:t>
      </w:r>
    </w:p>
    <w:p w14:paraId="68BF42C8" w14:textId="3B3DD811" w:rsidR="0072479E" w:rsidRDefault="0072479E" w:rsidP="0072479E">
      <w:pPr>
        <w:pStyle w:val="Code"/>
        <w:rPr>
          <w:rFonts w:hint="eastAsia"/>
        </w:rPr>
      </w:pPr>
      <w:r>
        <w:t xml:space="preserve">    </w:t>
      </w:r>
      <w:del w:id="676" w:author="Kelvin Sung" w:date="2021-05-20T06:03:00Z">
        <w:r w:rsidDel="008A142F">
          <w:delText xml:space="preserve">    </w:delText>
        </w:r>
      </w:del>
      <w:r>
        <w:t xml:space="preserve">    100,                       // width of camera</w:t>
      </w:r>
    </w:p>
    <w:p w14:paraId="0C71D497" w14:textId="2B5A51F8" w:rsidR="0072479E" w:rsidRDefault="008A142F" w:rsidP="0072479E">
      <w:pPr>
        <w:pStyle w:val="Code"/>
        <w:rPr>
          <w:rFonts w:hint="eastAsia"/>
        </w:rPr>
      </w:pPr>
      <w:ins w:id="677" w:author="Kelvin Sung" w:date="2021-05-20T06:02:00Z">
        <w:r>
          <w:t xml:space="preserve">    </w:t>
        </w:r>
      </w:ins>
      <w:del w:id="678" w:author="Kelvin Sung" w:date="2021-05-20T06:02:00Z">
        <w:r w:rsidR="0072479E" w:rsidDel="008A142F">
          <w:delText xml:space="preserve">        </w:delText>
        </w:r>
      </w:del>
      <w:r w:rsidR="0072479E">
        <w:t xml:space="preserve">    [0, 0, 640, 480]           // viewport (orgX, orgY, width, height)</w:t>
      </w:r>
    </w:p>
    <w:p w14:paraId="05F567D8" w14:textId="163F6179" w:rsidR="0072479E" w:rsidRDefault="008A142F" w:rsidP="0072479E">
      <w:pPr>
        <w:pStyle w:val="Code"/>
        <w:rPr>
          <w:rFonts w:hint="eastAsia"/>
        </w:rPr>
      </w:pPr>
      <w:ins w:id="679" w:author="Kelvin Sung" w:date="2021-05-20T06:02:00Z">
        <w:r>
          <w:t xml:space="preserve">    </w:t>
        </w:r>
      </w:ins>
      <w:del w:id="680" w:author="Kelvin Sung" w:date="2021-05-20T06:02:00Z">
        <w:r w:rsidR="0072479E" w:rsidDel="008A142F">
          <w:delText xml:space="preserve">        </w:delText>
        </w:r>
      </w:del>
      <w:r w:rsidR="0072479E">
        <w:t>);</w:t>
      </w:r>
    </w:p>
    <w:p w14:paraId="329D8BC8" w14:textId="4E5BA662" w:rsidR="0072479E" w:rsidRDefault="008A142F" w:rsidP="0072479E">
      <w:pPr>
        <w:pStyle w:val="Code"/>
        <w:rPr>
          <w:rFonts w:hint="eastAsia"/>
        </w:rPr>
      </w:pPr>
      <w:ins w:id="681" w:author="Kelvin Sung" w:date="2021-05-20T06:02:00Z">
        <w:r>
          <w:t xml:space="preserve">    </w:t>
        </w:r>
      </w:ins>
      <w:del w:id="682" w:author="Kelvin Sung" w:date="2021-05-20T06:02:00Z">
        <w:r w:rsidR="0072479E" w:rsidDel="008A142F">
          <w:delText xml:space="preserve">        </w:delText>
        </w:r>
      </w:del>
      <w:r w:rsidR="0072479E">
        <w:t>this.mCamera.setBackgroundColor([0.8, 0.8, 0.8, 1]);</w:t>
      </w:r>
    </w:p>
    <w:p w14:paraId="610847FA" w14:textId="43CAB9CA" w:rsidR="0072479E" w:rsidRDefault="008A142F" w:rsidP="0072479E">
      <w:pPr>
        <w:pStyle w:val="Code"/>
        <w:rPr>
          <w:rFonts w:hint="eastAsia"/>
        </w:rPr>
      </w:pPr>
      <w:ins w:id="683" w:author="Kelvin Sung" w:date="2021-05-20T06:02:00Z">
        <w:r>
          <w:t xml:space="preserve">    </w:t>
        </w:r>
      </w:ins>
      <w:del w:id="684" w:author="Kelvin Sung" w:date="2021-05-20T06:02:00Z">
        <w:r w:rsidR="0072479E" w:rsidDel="008A142F">
          <w:delText xml:space="preserve">        </w:delText>
        </w:r>
      </w:del>
      <w:r w:rsidR="0072479E">
        <w:t>// sets the background to gray</w:t>
      </w:r>
    </w:p>
    <w:p w14:paraId="15BE373C" w14:textId="77777777" w:rsidR="0072479E" w:rsidRDefault="0072479E" w:rsidP="0072479E">
      <w:pPr>
        <w:pStyle w:val="Code"/>
        <w:rPr>
          <w:rFonts w:hint="eastAsia"/>
        </w:rPr>
      </w:pPr>
    </w:p>
    <w:p w14:paraId="3D59C47A" w14:textId="004D925A" w:rsidR="0072479E" w:rsidRDefault="008A142F" w:rsidP="0072479E">
      <w:pPr>
        <w:pStyle w:val="Code"/>
        <w:rPr>
          <w:rFonts w:hint="eastAsia"/>
        </w:rPr>
      </w:pPr>
      <w:ins w:id="685" w:author="Kelvin Sung" w:date="2021-05-20T06:02:00Z">
        <w:r>
          <w:t xml:space="preserve">    </w:t>
        </w:r>
      </w:ins>
      <w:del w:id="686" w:author="Kelvin Sung" w:date="2021-05-20T06:02:00Z">
        <w:r w:rsidR="0072479E" w:rsidDel="008A142F">
          <w:delText xml:space="preserve">        </w:delText>
        </w:r>
      </w:del>
      <w:r w:rsidR="0072479E">
        <w:t>let bgR = new engine.SpriteRenderable(this.kBg);</w:t>
      </w:r>
    </w:p>
    <w:p w14:paraId="37D34155" w14:textId="5334082A" w:rsidR="0072479E" w:rsidRDefault="008A142F" w:rsidP="0072479E">
      <w:pPr>
        <w:pStyle w:val="Code"/>
        <w:rPr>
          <w:rFonts w:hint="eastAsia"/>
        </w:rPr>
      </w:pPr>
      <w:ins w:id="687" w:author="Kelvin Sung" w:date="2021-05-20T06:02:00Z">
        <w:r>
          <w:t xml:space="preserve">    </w:t>
        </w:r>
      </w:ins>
      <w:del w:id="688" w:author="Kelvin Sung" w:date="2021-05-20T06:02:00Z">
        <w:r w:rsidR="0072479E" w:rsidDel="008A142F">
          <w:delText xml:space="preserve">        </w:delText>
        </w:r>
      </w:del>
      <w:r w:rsidR="0072479E">
        <w:t>bgR.setElementPixelPositions(0, 1900, 0, 1000);</w:t>
      </w:r>
    </w:p>
    <w:p w14:paraId="3E7E1885" w14:textId="55F72929" w:rsidR="0072479E" w:rsidRDefault="008A142F" w:rsidP="0072479E">
      <w:pPr>
        <w:pStyle w:val="Code"/>
        <w:rPr>
          <w:rFonts w:hint="eastAsia"/>
        </w:rPr>
      </w:pPr>
      <w:ins w:id="689" w:author="Kelvin Sung" w:date="2021-05-20T06:02:00Z">
        <w:r>
          <w:t xml:space="preserve">    </w:t>
        </w:r>
      </w:ins>
      <w:del w:id="690" w:author="Kelvin Sung" w:date="2021-05-20T06:02:00Z">
        <w:r w:rsidR="0072479E" w:rsidDel="008A142F">
          <w:delText xml:space="preserve">        </w:delText>
        </w:r>
      </w:del>
      <w:r w:rsidR="0072479E">
        <w:t>bgR.getXform().setSize(190, 100);</w:t>
      </w:r>
    </w:p>
    <w:p w14:paraId="067F7A77" w14:textId="499F85D1" w:rsidR="0072479E" w:rsidRDefault="008A142F" w:rsidP="0072479E">
      <w:pPr>
        <w:pStyle w:val="Code"/>
        <w:rPr>
          <w:rFonts w:hint="eastAsia"/>
        </w:rPr>
      </w:pPr>
      <w:ins w:id="691" w:author="Kelvin Sung" w:date="2021-05-20T06:02:00Z">
        <w:r>
          <w:t xml:space="preserve">    </w:t>
        </w:r>
      </w:ins>
      <w:del w:id="692" w:author="Kelvin Sung" w:date="2021-05-20T06:02:00Z">
        <w:r w:rsidR="0072479E" w:rsidDel="008A142F">
          <w:delText xml:space="preserve">        </w:delText>
        </w:r>
      </w:del>
      <w:r w:rsidR="0072479E">
        <w:t>bgR.getXform().setPosition(50, 35);</w:t>
      </w:r>
    </w:p>
    <w:p w14:paraId="6389DA08" w14:textId="2F3CFD9F" w:rsidR="0072479E" w:rsidRDefault="008A142F" w:rsidP="0072479E">
      <w:pPr>
        <w:pStyle w:val="Code"/>
        <w:rPr>
          <w:rFonts w:hint="eastAsia"/>
        </w:rPr>
      </w:pPr>
      <w:ins w:id="693" w:author="Kelvin Sung" w:date="2021-05-20T06:02:00Z">
        <w:r>
          <w:t xml:space="preserve">    </w:t>
        </w:r>
      </w:ins>
      <w:del w:id="694" w:author="Kelvin Sung" w:date="2021-05-20T06:02:00Z">
        <w:r w:rsidR="0072479E" w:rsidDel="008A142F">
          <w:delText xml:space="preserve">        </w:delText>
        </w:r>
      </w:del>
      <w:r w:rsidR="0072479E">
        <w:t>this.mBg = new engine.GameObject(bgR);</w:t>
      </w:r>
    </w:p>
    <w:p w14:paraId="3A7E4497" w14:textId="0002698C" w:rsidR="0072479E" w:rsidDel="00F90E78" w:rsidRDefault="0072479E" w:rsidP="0072479E">
      <w:pPr>
        <w:pStyle w:val="Code"/>
        <w:rPr>
          <w:del w:id="695" w:author="Kelvin Sung" w:date="2021-05-20T06:28:00Z"/>
          <w:rFonts w:hint="eastAsia"/>
        </w:rPr>
      </w:pPr>
    </w:p>
    <w:p w14:paraId="191A2CF9" w14:textId="426035F2" w:rsidR="0072479E" w:rsidRDefault="008A142F" w:rsidP="0072479E">
      <w:pPr>
        <w:pStyle w:val="Code"/>
        <w:rPr>
          <w:rFonts w:hint="eastAsia"/>
        </w:rPr>
      </w:pPr>
      <w:ins w:id="696" w:author="Kelvin Sung" w:date="2021-05-20T06:02:00Z">
        <w:r>
          <w:t xml:space="preserve">    </w:t>
        </w:r>
      </w:ins>
      <w:del w:id="697" w:author="Kelvin Sung" w:date="2021-05-20T06:02:00Z">
        <w:r w:rsidR="0072479E" w:rsidDel="008A142F">
          <w:delText xml:space="preserve">        </w:delText>
        </w:r>
      </w:del>
      <w:del w:id="698" w:author="Kelvin Sung" w:date="2021-05-20T06:28:00Z">
        <w:r w:rsidR="0072479E" w:rsidDel="00F90E78">
          <w:delText xml:space="preserve">// Step B: Create the hero object with texture from the lower-left corner </w:delText>
        </w:r>
      </w:del>
    </w:p>
    <w:p w14:paraId="1C3C1750" w14:textId="290D1CEE" w:rsidR="0072479E" w:rsidRDefault="008A142F" w:rsidP="0072479E">
      <w:pPr>
        <w:pStyle w:val="Code"/>
        <w:rPr>
          <w:rFonts w:hint="eastAsia"/>
        </w:rPr>
      </w:pPr>
      <w:ins w:id="699" w:author="Kelvin Sung" w:date="2021-05-20T06:02:00Z">
        <w:r>
          <w:t xml:space="preserve">    </w:t>
        </w:r>
      </w:ins>
      <w:del w:id="700" w:author="Kelvin Sung" w:date="2021-05-20T06:02:00Z">
        <w:r w:rsidR="0072479E" w:rsidDel="008A142F">
          <w:delText xml:space="preserve">        </w:delText>
        </w:r>
      </w:del>
      <w:r w:rsidR="0072479E">
        <w:t>this.mHero = new Hero(this.kMinionSprite);</w:t>
      </w:r>
    </w:p>
    <w:p w14:paraId="48571D25" w14:textId="77777777" w:rsidR="0072479E" w:rsidRDefault="0072479E" w:rsidP="0072479E">
      <w:pPr>
        <w:pStyle w:val="Code"/>
        <w:rPr>
          <w:rFonts w:hint="eastAsia"/>
        </w:rPr>
      </w:pPr>
    </w:p>
    <w:p w14:paraId="5106006A" w14:textId="27AE3CA8" w:rsidR="0072479E" w:rsidRDefault="008A142F" w:rsidP="0072479E">
      <w:pPr>
        <w:pStyle w:val="Code"/>
        <w:rPr>
          <w:rFonts w:hint="eastAsia"/>
        </w:rPr>
      </w:pPr>
      <w:ins w:id="701" w:author="Kelvin Sung" w:date="2021-05-20T06:02:00Z">
        <w:r>
          <w:t xml:space="preserve">    </w:t>
        </w:r>
      </w:ins>
      <w:del w:id="702" w:author="Kelvin Sung" w:date="2021-05-20T06:02:00Z">
        <w:r w:rsidR="0072479E" w:rsidDel="008A142F">
          <w:delText xml:space="preserve">        </w:delText>
        </w:r>
      </w:del>
      <w:r w:rsidR="0072479E">
        <w:t>this.mLMinion = new Minion(this.kMinionSprite, 30, 30);</w:t>
      </w:r>
    </w:p>
    <w:p w14:paraId="6E4AB287" w14:textId="11A410AF" w:rsidR="0072479E" w:rsidRDefault="008A142F" w:rsidP="0072479E">
      <w:pPr>
        <w:pStyle w:val="Code"/>
        <w:rPr>
          <w:rFonts w:hint="eastAsia"/>
        </w:rPr>
      </w:pPr>
      <w:ins w:id="703" w:author="Kelvin Sung" w:date="2021-05-20T06:02:00Z">
        <w:r>
          <w:t xml:space="preserve">    </w:t>
        </w:r>
      </w:ins>
      <w:del w:id="704" w:author="Kelvin Sung" w:date="2021-05-20T06:02:00Z">
        <w:r w:rsidR="0072479E" w:rsidDel="008A142F">
          <w:delText xml:space="preserve">        </w:delText>
        </w:r>
      </w:del>
      <w:r w:rsidR="0072479E">
        <w:t>this.mRMinion = new Minion(this.kMinionSprite, 70, 30);</w:t>
      </w:r>
    </w:p>
    <w:p w14:paraId="42AFE4F2" w14:textId="77777777" w:rsidR="0072479E" w:rsidRDefault="0072479E" w:rsidP="0072479E">
      <w:pPr>
        <w:pStyle w:val="Code"/>
        <w:rPr>
          <w:rFonts w:hint="eastAsia"/>
        </w:rPr>
      </w:pPr>
    </w:p>
    <w:p w14:paraId="70EEF426" w14:textId="1DE6A675" w:rsidR="0072479E" w:rsidRDefault="008A142F" w:rsidP="0072479E">
      <w:pPr>
        <w:pStyle w:val="Code"/>
        <w:rPr>
          <w:rFonts w:hint="eastAsia"/>
        </w:rPr>
      </w:pPr>
      <w:ins w:id="705" w:author="Kelvin Sung" w:date="2021-05-20T06:02:00Z">
        <w:r>
          <w:t xml:space="preserve">    </w:t>
        </w:r>
      </w:ins>
      <w:del w:id="706" w:author="Kelvin Sung" w:date="2021-05-20T06:02:00Z">
        <w:r w:rsidR="0072479E" w:rsidDel="008A142F">
          <w:delText xml:space="preserve">        </w:delText>
        </w:r>
      </w:del>
      <w:r w:rsidR="0072479E">
        <w:t>this.mMsg = new engine.FontRenderable("Status Message");</w:t>
      </w:r>
    </w:p>
    <w:p w14:paraId="1A1946A6" w14:textId="13377B2B" w:rsidR="0072479E" w:rsidRDefault="008A142F" w:rsidP="0072479E">
      <w:pPr>
        <w:pStyle w:val="Code"/>
        <w:rPr>
          <w:rFonts w:hint="eastAsia"/>
        </w:rPr>
      </w:pPr>
      <w:ins w:id="707" w:author="Kelvin Sung" w:date="2021-05-20T06:02:00Z">
        <w:r>
          <w:t xml:space="preserve">    </w:t>
        </w:r>
      </w:ins>
      <w:del w:id="708" w:author="Kelvin Sung" w:date="2021-05-20T06:02:00Z">
        <w:r w:rsidR="0072479E" w:rsidDel="008A142F">
          <w:delText xml:space="preserve">        </w:delText>
        </w:r>
      </w:del>
      <w:r w:rsidR="0072479E">
        <w:t>this.mMsg.setColor([1, 1, 1, 1]);</w:t>
      </w:r>
    </w:p>
    <w:p w14:paraId="56B8170F" w14:textId="507152E9" w:rsidR="0072479E" w:rsidRDefault="008A142F" w:rsidP="0072479E">
      <w:pPr>
        <w:pStyle w:val="Code"/>
        <w:rPr>
          <w:rFonts w:hint="eastAsia"/>
        </w:rPr>
      </w:pPr>
      <w:ins w:id="709" w:author="Kelvin Sung" w:date="2021-05-20T06:02:00Z">
        <w:r>
          <w:t xml:space="preserve">    </w:t>
        </w:r>
      </w:ins>
      <w:del w:id="710" w:author="Kelvin Sung" w:date="2021-05-20T06:02:00Z">
        <w:r w:rsidR="0072479E" w:rsidDel="008A142F">
          <w:delText xml:space="preserve">        </w:delText>
        </w:r>
      </w:del>
      <w:r w:rsidR="0072479E">
        <w:t>this.mMsg.getXform().setPosition(1, 2);</w:t>
      </w:r>
    </w:p>
    <w:p w14:paraId="6F598299" w14:textId="1BA08CD6" w:rsidR="0072479E" w:rsidRDefault="0072479E" w:rsidP="0072479E">
      <w:pPr>
        <w:pStyle w:val="Code"/>
        <w:rPr>
          <w:rFonts w:hint="eastAsia"/>
        </w:rPr>
      </w:pPr>
      <w:del w:id="711" w:author="Kelvin Sung" w:date="2021-05-20T06:02:00Z">
        <w:r w:rsidDel="008A142F">
          <w:delText xml:space="preserve">    </w:delText>
        </w:r>
      </w:del>
      <w:r>
        <w:t xml:space="preserve">    this.mMsg.setTextHeight(3);</w:t>
      </w:r>
    </w:p>
    <w:p w14:paraId="16BAEA43" w14:textId="0B6D7B38" w:rsidR="0072479E" w:rsidRDefault="0072479E" w:rsidP="0072479E">
      <w:pPr>
        <w:pStyle w:val="Code"/>
        <w:rPr>
          <w:rFonts w:hint="eastAsia"/>
        </w:rPr>
      </w:pPr>
      <w:del w:id="712" w:author="Kelvin Sung" w:date="2021-05-20T06:02:00Z">
        <w:r w:rsidDel="008A142F">
          <w:delText xml:space="preserve">    </w:delText>
        </w:r>
      </w:del>
      <w:r>
        <w:t>}</w:t>
      </w:r>
    </w:p>
    <w:p w14:paraId="1D1C50AA" w14:textId="3FBC91B4" w:rsidR="0072479E" w:rsidRDefault="00CA589C" w:rsidP="000D057D">
      <w:pPr>
        <w:pStyle w:val="NumList"/>
        <w:numPr>
          <w:ilvl w:val="0"/>
          <w:numId w:val="7"/>
        </w:numPr>
        <w:rPr>
          <w:rFonts w:hint="eastAsia"/>
        </w:rPr>
      </w:pPr>
      <w:del w:id="713" w:author="Kelvin Sung" w:date="2021-05-20T05:52:00Z">
        <w:r w:rsidDel="00720E36">
          <w:delText>N</w:delText>
        </w:r>
        <w:r w:rsidRPr="00CA589C" w:rsidDel="00720E36">
          <w:delText>ext</w:delText>
        </w:r>
      </w:del>
      <w:ins w:id="714" w:author="Kelvin Sung" w:date="2021-05-20T05:52:00Z">
        <w:r w:rsidR="00720E36">
          <w:t>Define the</w:t>
        </w:r>
      </w:ins>
      <w:del w:id="715" w:author="Kelvin Sung" w:date="2021-05-20T05:52:00Z">
        <w:r w:rsidRPr="00CA589C" w:rsidDel="00720E36">
          <w:delText>,</w:delText>
        </w:r>
      </w:del>
      <w:r w:rsidRPr="00CA589C">
        <w:t xml:space="preserve"> </w:t>
      </w:r>
      <w:proofErr w:type="gramStart"/>
      <w:r w:rsidRPr="008A142F">
        <w:rPr>
          <w:rStyle w:val="CodeInline"/>
          <w:rFonts w:hint="eastAsia"/>
          <w:rPrChange w:id="716" w:author="Kelvin Sung" w:date="2021-05-20T06:04:00Z">
            <w:rPr>
              <w:rFonts w:hint="eastAsia"/>
            </w:rPr>
          </w:rPrChange>
        </w:rPr>
        <w:t>draw</w:t>
      </w:r>
      <w:ins w:id="717" w:author="Kelvin Sung" w:date="2021-05-20T05:53:00Z">
        <w:r w:rsidR="00720E36" w:rsidRPr="008A142F">
          <w:rPr>
            <w:rStyle w:val="CodeInline"/>
            <w:rFonts w:hint="eastAsia"/>
            <w:rPrChange w:id="718" w:author="Kelvin Sung" w:date="2021-05-20T06:04:00Z">
              <w:rPr>
                <w:rFonts w:hint="eastAsia"/>
              </w:rPr>
            </w:rPrChange>
          </w:rPr>
          <w:t>(</w:t>
        </w:r>
        <w:proofErr w:type="gramEnd"/>
        <w:r w:rsidR="00720E36" w:rsidRPr="008A142F">
          <w:rPr>
            <w:rStyle w:val="CodeInline"/>
            <w:rFonts w:hint="eastAsia"/>
            <w:rPrChange w:id="719" w:author="Kelvin Sung" w:date="2021-05-20T06:04:00Z">
              <w:rPr>
                <w:rFonts w:hint="eastAsia"/>
              </w:rPr>
            </w:rPrChange>
          </w:rPr>
          <w:t>)</w:t>
        </w:r>
      </w:ins>
      <w:r w:rsidRPr="00CA589C">
        <w:t xml:space="preserve"> </w:t>
      </w:r>
      <w:ins w:id="720" w:author="Kelvin Sung" w:date="2021-05-20T05:52:00Z">
        <w:r w:rsidR="00720E36">
          <w:t>function</w:t>
        </w:r>
      </w:ins>
      <w:ins w:id="721" w:author="Kelvin Sung" w:date="2021-05-20T06:04:00Z">
        <w:r w:rsidR="008A142F">
          <w:t>. As always, draw the status message last</w:t>
        </w:r>
      </w:ins>
      <w:ins w:id="722" w:author="Kelvin Sung" w:date="2021-05-20T06:26:00Z">
        <w:r w:rsidR="003859BD">
          <w:t xml:space="preserve"> such that it will not be covered by any other object.</w:t>
        </w:r>
      </w:ins>
      <w:del w:id="723" w:author="Kelvin Sung" w:date="2021-05-20T06:04:00Z">
        <w:r w:rsidRPr="00CA589C" w:rsidDel="008A142F">
          <w:delText>each object in the scene, as shown in the following functions:</w:delText>
        </w:r>
      </w:del>
    </w:p>
    <w:p w14:paraId="6726D019" w14:textId="70BD6CD1" w:rsidR="0072479E" w:rsidDel="008A142F" w:rsidRDefault="0072479E">
      <w:pPr>
        <w:pStyle w:val="Code"/>
        <w:rPr>
          <w:del w:id="724" w:author="Kelvin Sung" w:date="2021-05-20T06:01:00Z"/>
          <w:rFonts w:hint="eastAsia"/>
        </w:rPr>
      </w:pPr>
      <w:del w:id="725" w:author="Kelvin Sung" w:date="2021-05-20T06:02:00Z">
        <w:r w:rsidDel="008A142F">
          <w:delText xml:space="preserve">    </w:delText>
        </w:r>
      </w:del>
      <w:del w:id="726" w:author="Kelvin Sung" w:date="2021-05-20T06:01:00Z">
        <w:r w:rsidDel="008A142F">
          <w:delText>_drawCamera(camera) {</w:delText>
        </w:r>
      </w:del>
    </w:p>
    <w:p w14:paraId="570A4877" w14:textId="2E0484EA" w:rsidR="0072479E" w:rsidDel="008A142F" w:rsidRDefault="0072479E">
      <w:pPr>
        <w:pStyle w:val="Code"/>
        <w:rPr>
          <w:del w:id="727" w:author="Kelvin Sung" w:date="2021-05-20T06:01:00Z"/>
          <w:rFonts w:hint="eastAsia"/>
        </w:rPr>
      </w:pPr>
      <w:del w:id="728" w:author="Kelvin Sung" w:date="2021-05-20T06:01:00Z">
        <w:r w:rsidDel="008A142F">
          <w:delText xml:space="preserve">        // set up the View Projection matrix</w:delText>
        </w:r>
      </w:del>
    </w:p>
    <w:p w14:paraId="408AE0F6" w14:textId="0820A13C" w:rsidR="0072479E" w:rsidDel="008A142F" w:rsidRDefault="0072479E">
      <w:pPr>
        <w:pStyle w:val="Code"/>
        <w:rPr>
          <w:del w:id="729" w:author="Kelvin Sung" w:date="2021-05-20T06:01:00Z"/>
          <w:rFonts w:hint="eastAsia"/>
        </w:rPr>
      </w:pPr>
      <w:del w:id="730" w:author="Kelvin Sung" w:date="2021-05-20T06:01:00Z">
        <w:r w:rsidDel="008A142F">
          <w:delText xml:space="preserve">        camera.setViewAndCameraMatrix();</w:delText>
        </w:r>
      </w:del>
    </w:p>
    <w:p w14:paraId="2AE50E24" w14:textId="66D64174" w:rsidR="0072479E" w:rsidDel="008A142F" w:rsidRDefault="0072479E">
      <w:pPr>
        <w:pStyle w:val="Code"/>
        <w:rPr>
          <w:del w:id="731" w:author="Kelvin Sung" w:date="2021-05-20T06:01:00Z"/>
          <w:rFonts w:hint="eastAsia"/>
        </w:rPr>
      </w:pPr>
    </w:p>
    <w:p w14:paraId="305C4D93" w14:textId="4499E3FF" w:rsidR="0072479E" w:rsidDel="008A142F" w:rsidRDefault="0072479E">
      <w:pPr>
        <w:pStyle w:val="Code"/>
        <w:rPr>
          <w:del w:id="732" w:author="Kelvin Sung" w:date="2021-05-20T06:01:00Z"/>
          <w:rFonts w:hint="eastAsia"/>
        </w:rPr>
      </w:pPr>
      <w:del w:id="733" w:author="Kelvin Sung" w:date="2021-05-20T06:01:00Z">
        <w:r w:rsidDel="008A142F">
          <w:delText xml:space="preserve">        // Now draws each primitive</w:delText>
        </w:r>
      </w:del>
    </w:p>
    <w:p w14:paraId="6018D9B7" w14:textId="5ECC73D8" w:rsidR="0072479E" w:rsidDel="008A142F" w:rsidRDefault="0072479E">
      <w:pPr>
        <w:pStyle w:val="Code"/>
        <w:rPr>
          <w:del w:id="734" w:author="Kelvin Sung" w:date="2021-05-20T06:01:00Z"/>
          <w:rFonts w:hint="eastAsia"/>
        </w:rPr>
      </w:pPr>
      <w:del w:id="735" w:author="Kelvin Sung" w:date="2021-05-20T06:01:00Z">
        <w:r w:rsidDel="008A142F">
          <w:delText xml:space="preserve">        this.mBg.draw(camera);</w:delText>
        </w:r>
      </w:del>
    </w:p>
    <w:p w14:paraId="34652F1A" w14:textId="648506E0" w:rsidR="0072479E" w:rsidDel="008A142F" w:rsidRDefault="0072479E">
      <w:pPr>
        <w:pStyle w:val="Code"/>
        <w:rPr>
          <w:del w:id="736" w:author="Kelvin Sung" w:date="2021-05-20T06:01:00Z"/>
          <w:rFonts w:hint="eastAsia"/>
        </w:rPr>
      </w:pPr>
      <w:del w:id="737" w:author="Kelvin Sung" w:date="2021-05-20T06:01:00Z">
        <w:r w:rsidDel="008A142F">
          <w:delText xml:space="preserve">        this.mHero.draw(camera);</w:delText>
        </w:r>
      </w:del>
    </w:p>
    <w:p w14:paraId="28CCC852" w14:textId="5E659E4F" w:rsidR="0072479E" w:rsidDel="008A142F" w:rsidRDefault="0072479E">
      <w:pPr>
        <w:pStyle w:val="Code"/>
        <w:rPr>
          <w:del w:id="738" w:author="Kelvin Sung" w:date="2021-05-20T06:01:00Z"/>
          <w:rFonts w:hint="eastAsia"/>
        </w:rPr>
      </w:pPr>
      <w:del w:id="739" w:author="Kelvin Sung" w:date="2021-05-20T06:01:00Z">
        <w:r w:rsidDel="008A142F">
          <w:delText xml:space="preserve">        this.mLMinion.draw(camera);</w:delText>
        </w:r>
      </w:del>
    </w:p>
    <w:p w14:paraId="532DBD64" w14:textId="7B771BDB" w:rsidR="0072479E" w:rsidDel="008A142F" w:rsidRDefault="0072479E">
      <w:pPr>
        <w:pStyle w:val="Code"/>
        <w:rPr>
          <w:del w:id="740" w:author="Kelvin Sung" w:date="2021-05-20T06:01:00Z"/>
          <w:rFonts w:hint="eastAsia"/>
        </w:rPr>
      </w:pPr>
      <w:del w:id="741" w:author="Kelvin Sung" w:date="2021-05-20T06:01:00Z">
        <w:r w:rsidDel="008A142F">
          <w:delText xml:space="preserve">        this.mRMinion.draw(camera);</w:delText>
        </w:r>
      </w:del>
    </w:p>
    <w:p w14:paraId="1CC789BC" w14:textId="4A767F89" w:rsidR="0072479E" w:rsidDel="008A142F" w:rsidRDefault="0072479E">
      <w:pPr>
        <w:pStyle w:val="Code"/>
        <w:rPr>
          <w:del w:id="742" w:author="Kelvin Sung" w:date="2021-05-20T06:01:00Z"/>
          <w:rFonts w:hint="eastAsia"/>
        </w:rPr>
      </w:pPr>
      <w:del w:id="743" w:author="Kelvin Sung" w:date="2021-05-20T06:01:00Z">
        <w:r w:rsidDel="008A142F">
          <w:delText xml:space="preserve">    }</w:delText>
        </w:r>
      </w:del>
    </w:p>
    <w:p w14:paraId="2DFBB40F" w14:textId="3F079A90" w:rsidR="0072479E" w:rsidDel="008A142F" w:rsidRDefault="0072479E" w:rsidP="0072479E">
      <w:pPr>
        <w:pStyle w:val="Code"/>
        <w:rPr>
          <w:del w:id="744" w:author="Kelvin Sung" w:date="2021-05-20T06:01:00Z"/>
          <w:rFonts w:hint="eastAsia"/>
        </w:rPr>
      </w:pPr>
    </w:p>
    <w:p w14:paraId="0CD40CD6" w14:textId="129E0953" w:rsidR="0072479E" w:rsidRDefault="0072479E" w:rsidP="0072479E">
      <w:pPr>
        <w:pStyle w:val="Code"/>
        <w:rPr>
          <w:rFonts w:hint="eastAsia"/>
        </w:rPr>
      </w:pPr>
      <w:del w:id="745" w:author="Kelvin Sung" w:date="2021-05-20T06:01:00Z">
        <w:r w:rsidDel="008A142F">
          <w:delText xml:space="preserve">    </w:delText>
        </w:r>
      </w:del>
      <w:r>
        <w:t>draw() {</w:t>
      </w:r>
    </w:p>
    <w:p w14:paraId="3DFD1D9F" w14:textId="4CF7F2AC" w:rsidR="0072479E" w:rsidRDefault="0072479E" w:rsidP="0072479E">
      <w:pPr>
        <w:pStyle w:val="Code"/>
        <w:rPr>
          <w:rFonts w:hint="eastAsia"/>
        </w:rPr>
      </w:pPr>
      <w:del w:id="746" w:author="Kelvin Sung" w:date="2021-05-20T06:27:00Z">
        <w:r w:rsidDel="00EE5274">
          <w:delText xml:space="preserve">        </w:delText>
        </w:r>
      </w:del>
      <w:ins w:id="747" w:author="Kelvin Sung" w:date="2021-05-20T06:27:00Z">
        <w:r w:rsidR="00EE5274">
          <w:t xml:space="preserve">    </w:t>
        </w:r>
      </w:ins>
      <w:r>
        <w:t xml:space="preserve">// </w:t>
      </w:r>
      <w:del w:id="748" w:author="Kelvin Sung" w:date="2021-05-20T06:08:00Z">
        <w:r w:rsidDel="006E7F9D">
          <w:delText xml:space="preserve">Step A: </w:delText>
        </w:r>
      </w:del>
      <w:ins w:id="749" w:author="Kelvin Sung" w:date="2021-05-20T06:11:00Z">
        <w:r w:rsidR="007236D6">
          <w:t>C</w:t>
        </w:r>
      </w:ins>
      <w:del w:id="750" w:author="Kelvin Sung" w:date="2021-05-20T06:11:00Z">
        <w:r w:rsidDel="007236D6">
          <w:delText>c</w:delText>
        </w:r>
      </w:del>
      <w:r>
        <w:t>lear the canvas</w:t>
      </w:r>
    </w:p>
    <w:p w14:paraId="32663939" w14:textId="10ABC406" w:rsidR="0072479E" w:rsidRDefault="00EE5274" w:rsidP="0072479E">
      <w:pPr>
        <w:pStyle w:val="Code"/>
        <w:rPr>
          <w:rFonts w:hint="eastAsia"/>
        </w:rPr>
      </w:pPr>
      <w:ins w:id="751" w:author="Kelvin Sung" w:date="2021-05-20T06:27:00Z">
        <w:r>
          <w:t xml:space="preserve">    </w:t>
        </w:r>
      </w:ins>
      <w:del w:id="752" w:author="Kelvin Sung" w:date="2021-05-20T06:27:00Z">
        <w:r w:rsidR="0072479E" w:rsidDel="00EE5274">
          <w:delText xml:space="preserve">        </w:delText>
        </w:r>
      </w:del>
      <w:r w:rsidR="0072479E">
        <w:t>engine.clearCanvas([0.9, 0.9, 0.9, 1.0]); // clear to light gray</w:t>
      </w:r>
    </w:p>
    <w:p w14:paraId="16AE1F18" w14:textId="77777777" w:rsidR="0072479E" w:rsidRDefault="0072479E" w:rsidP="0072479E">
      <w:pPr>
        <w:pStyle w:val="Code"/>
        <w:rPr>
          <w:rFonts w:hint="eastAsia"/>
        </w:rPr>
      </w:pPr>
    </w:p>
    <w:p w14:paraId="30EB97F6" w14:textId="186E5FE9" w:rsidR="0072479E" w:rsidRDefault="00EE5274" w:rsidP="0072479E">
      <w:pPr>
        <w:pStyle w:val="Code"/>
        <w:rPr>
          <w:rFonts w:hint="eastAsia"/>
        </w:rPr>
      </w:pPr>
      <w:ins w:id="753" w:author="Kelvin Sung" w:date="2021-05-20T06:27:00Z">
        <w:r>
          <w:t xml:space="preserve">    </w:t>
        </w:r>
      </w:ins>
      <w:del w:id="754" w:author="Kelvin Sung" w:date="2021-05-20T06:27:00Z">
        <w:r w:rsidR="0072479E" w:rsidDel="00EE5274">
          <w:delText xml:space="preserve">        </w:delText>
        </w:r>
      </w:del>
      <w:r w:rsidR="0072479E">
        <w:t xml:space="preserve">// </w:t>
      </w:r>
      <w:del w:id="755" w:author="Kelvin Sung" w:date="2021-05-20T06:08:00Z">
        <w:r w:rsidR="0072479E" w:rsidDel="006E7F9D">
          <w:delText xml:space="preserve">Step  B: </w:delText>
        </w:r>
      </w:del>
      <w:ins w:id="756" w:author="Kelvin Sung" w:date="2021-05-20T06:08:00Z">
        <w:r w:rsidR="006E7F9D">
          <w:t xml:space="preserve">Set up </w:t>
        </w:r>
      </w:ins>
      <w:ins w:id="757" w:author="Kelvin Sung" w:date="2021-05-20T06:09:00Z">
        <w:r w:rsidR="006E7F9D">
          <w:t xml:space="preserve">the </w:t>
        </w:r>
      </w:ins>
      <w:ins w:id="758" w:author="Kelvin Sung" w:date="2021-05-20T06:08:00Z">
        <w:r w:rsidR="006E7F9D">
          <w:t xml:space="preserve">camera and </w:t>
        </w:r>
      </w:ins>
      <w:del w:id="759" w:author="Kelvin Sung" w:date="2021-05-20T06:08:00Z">
        <w:r w:rsidR="0072479E" w:rsidDel="006E7F9D">
          <w:delText>D</w:delText>
        </w:r>
      </w:del>
      <w:ins w:id="760" w:author="Kelvin Sung" w:date="2021-05-20T06:08:00Z">
        <w:r w:rsidR="006E7F9D">
          <w:t>d</w:t>
        </w:r>
      </w:ins>
      <w:r w:rsidR="0072479E">
        <w:t xml:space="preserve">raw </w:t>
      </w:r>
      <w:del w:id="761" w:author="Kelvin Sung" w:date="2021-05-20T06:01:00Z">
        <w:r w:rsidR="0072479E" w:rsidDel="008A142F">
          <w:delText>with all three cameras</w:delText>
        </w:r>
      </w:del>
    </w:p>
    <w:p w14:paraId="38F29C66" w14:textId="19E52531" w:rsidR="008A142F" w:rsidRDefault="00EE5274" w:rsidP="008A142F">
      <w:pPr>
        <w:pStyle w:val="Code"/>
        <w:rPr>
          <w:ins w:id="762" w:author="Kelvin Sung" w:date="2021-05-20T06:01:00Z"/>
          <w:rFonts w:hint="eastAsia"/>
        </w:rPr>
      </w:pPr>
      <w:ins w:id="763" w:author="Kelvin Sung" w:date="2021-05-20T06:27:00Z">
        <w:r>
          <w:t xml:space="preserve">    </w:t>
        </w:r>
      </w:ins>
      <w:ins w:id="764" w:author="Kelvin Sung" w:date="2021-05-20T06:01:00Z">
        <w:r w:rsidR="008A142F">
          <w:t>this.mCamera.setViewAndCameraMatrix();</w:t>
        </w:r>
      </w:ins>
    </w:p>
    <w:p w14:paraId="57B4A907" w14:textId="0B80D053" w:rsidR="008A142F" w:rsidRDefault="00EE5274" w:rsidP="008A142F">
      <w:pPr>
        <w:pStyle w:val="Code"/>
        <w:rPr>
          <w:ins w:id="765" w:author="Kelvin Sung" w:date="2021-05-20T06:01:00Z"/>
          <w:rFonts w:hint="eastAsia"/>
        </w:rPr>
      </w:pPr>
      <w:ins w:id="766" w:author="Kelvin Sung" w:date="2021-05-20T06:27:00Z">
        <w:r>
          <w:t xml:space="preserve">    </w:t>
        </w:r>
      </w:ins>
      <w:ins w:id="767" w:author="Kelvin Sung" w:date="2021-05-20T06:01:00Z">
        <w:r w:rsidR="008A142F">
          <w:t>this.mBg.draw(this.mCamera);</w:t>
        </w:r>
      </w:ins>
    </w:p>
    <w:p w14:paraId="48C55B57" w14:textId="01232E0B" w:rsidR="008A142F" w:rsidRDefault="00EE5274" w:rsidP="008A142F">
      <w:pPr>
        <w:pStyle w:val="Code"/>
        <w:rPr>
          <w:ins w:id="768" w:author="Kelvin Sung" w:date="2021-05-20T06:01:00Z"/>
          <w:rFonts w:hint="eastAsia"/>
        </w:rPr>
      </w:pPr>
      <w:ins w:id="769" w:author="Kelvin Sung" w:date="2021-05-20T06:27:00Z">
        <w:r>
          <w:lastRenderedPageBreak/>
          <w:t xml:space="preserve">    </w:t>
        </w:r>
      </w:ins>
      <w:ins w:id="770" w:author="Kelvin Sung" w:date="2021-05-20T06:01:00Z">
        <w:r w:rsidR="008A142F">
          <w:t>this.mHero.draw(this.mCamera);</w:t>
        </w:r>
      </w:ins>
    </w:p>
    <w:p w14:paraId="564E04BA" w14:textId="3EB0772F" w:rsidR="008A142F" w:rsidRDefault="00EE5274" w:rsidP="008A142F">
      <w:pPr>
        <w:pStyle w:val="Code"/>
        <w:rPr>
          <w:ins w:id="771" w:author="Kelvin Sung" w:date="2021-05-20T06:01:00Z"/>
          <w:rFonts w:hint="eastAsia"/>
        </w:rPr>
      </w:pPr>
      <w:ins w:id="772" w:author="Kelvin Sung" w:date="2021-05-20T06:27:00Z">
        <w:r>
          <w:t xml:space="preserve">    </w:t>
        </w:r>
      </w:ins>
      <w:ins w:id="773" w:author="Kelvin Sung" w:date="2021-05-20T06:01:00Z">
        <w:r w:rsidR="008A142F">
          <w:t>this.mLMinion.draw(this.mCamera);</w:t>
        </w:r>
      </w:ins>
    </w:p>
    <w:p w14:paraId="593193B4" w14:textId="2EE0C339" w:rsidR="0072479E" w:rsidDel="008A142F" w:rsidRDefault="00EE5274" w:rsidP="008A142F">
      <w:pPr>
        <w:pStyle w:val="Code"/>
        <w:rPr>
          <w:del w:id="774" w:author="Kelvin Sung" w:date="2021-05-20T06:01:00Z"/>
          <w:rFonts w:hint="eastAsia"/>
        </w:rPr>
      </w:pPr>
      <w:ins w:id="775" w:author="Kelvin Sung" w:date="2021-05-20T06:27:00Z">
        <w:r>
          <w:t xml:space="preserve">    </w:t>
        </w:r>
      </w:ins>
      <w:ins w:id="776" w:author="Kelvin Sung" w:date="2021-05-20T06:01:00Z">
        <w:r w:rsidR="008A142F">
          <w:t>this.mRMinion.draw(this.mCamera);</w:t>
        </w:r>
      </w:ins>
      <w:del w:id="777" w:author="Kelvin Sung" w:date="2021-05-20T06:01:00Z">
        <w:r w:rsidR="0072479E" w:rsidDel="008A142F">
          <w:delText xml:space="preserve">        this._drawCamera(this.mCamera);</w:delText>
        </w:r>
      </w:del>
    </w:p>
    <w:p w14:paraId="3E84E5B7" w14:textId="77777777" w:rsidR="008A142F" w:rsidRDefault="008A142F" w:rsidP="0072479E">
      <w:pPr>
        <w:pStyle w:val="Code"/>
        <w:rPr>
          <w:ins w:id="778" w:author="Kelvin Sung" w:date="2021-05-20T06:01:00Z"/>
          <w:rFonts w:hint="eastAsia"/>
        </w:rPr>
      </w:pPr>
    </w:p>
    <w:p w14:paraId="3BCE794D" w14:textId="77777777" w:rsidR="008A142F" w:rsidRDefault="008A142F" w:rsidP="008A142F">
      <w:pPr>
        <w:pStyle w:val="Code"/>
        <w:rPr>
          <w:ins w:id="779" w:author="Kelvin Sung" w:date="2021-05-20T06:01:00Z"/>
          <w:rFonts w:hint="eastAsia"/>
        </w:rPr>
      </w:pPr>
    </w:p>
    <w:p w14:paraId="5DFC4A56" w14:textId="3416D85D" w:rsidR="0072479E" w:rsidRDefault="00EE5274" w:rsidP="0072479E">
      <w:pPr>
        <w:pStyle w:val="Code"/>
        <w:rPr>
          <w:rFonts w:hint="eastAsia"/>
        </w:rPr>
      </w:pPr>
      <w:ins w:id="780" w:author="Kelvin Sung" w:date="2021-05-20T06:27:00Z">
        <w:r>
          <w:t xml:space="preserve">    </w:t>
        </w:r>
      </w:ins>
      <w:del w:id="781" w:author="Kelvin Sung" w:date="2021-05-20T06:27:00Z">
        <w:r w:rsidR="0072479E" w:rsidDel="00EE5274">
          <w:delText xml:space="preserve">        </w:delText>
        </w:r>
      </w:del>
      <w:r w:rsidR="0072479E">
        <w:t xml:space="preserve">this.mMsg.draw(this.mCamera);   // </w:t>
      </w:r>
      <w:del w:id="782" w:author="Kelvin Sung" w:date="2021-05-20T06:27:00Z">
        <w:r w:rsidR="0072479E" w:rsidDel="00284DE8">
          <w:delText>only draw status in the main camera</w:delText>
        </w:r>
      </w:del>
      <w:ins w:id="783" w:author="Kelvin Sung" w:date="2021-05-20T06:27:00Z">
        <w:r w:rsidR="00284DE8">
          <w:t>draw last</w:t>
        </w:r>
      </w:ins>
    </w:p>
    <w:p w14:paraId="2CB707A5" w14:textId="6B0F2757" w:rsidR="0072479E" w:rsidRDefault="0072479E" w:rsidP="0072479E">
      <w:pPr>
        <w:pStyle w:val="Code"/>
        <w:rPr>
          <w:rFonts w:hint="eastAsia"/>
        </w:rPr>
      </w:pPr>
      <w:del w:id="784" w:author="Kelvin Sung" w:date="2021-05-20T06:27:00Z">
        <w:r w:rsidDel="00EE5274">
          <w:delText xml:space="preserve">    </w:delText>
        </w:r>
      </w:del>
      <w:r>
        <w:t>}</w:t>
      </w:r>
    </w:p>
    <w:p w14:paraId="4150D259" w14:textId="7F0AF970" w:rsidR="0072479E" w:rsidRDefault="00CA589C" w:rsidP="000D057D">
      <w:pPr>
        <w:pStyle w:val="NumList"/>
        <w:numPr>
          <w:ilvl w:val="0"/>
          <w:numId w:val="7"/>
        </w:numPr>
        <w:rPr>
          <w:rFonts w:hint="eastAsia"/>
        </w:rPr>
      </w:pPr>
      <w:r w:rsidRPr="00CA589C">
        <w:t xml:space="preserve">Lastly, implement the </w:t>
      </w:r>
      <w:del w:id="785" w:author="Kelvin Sung" w:date="2021-05-20T06:30:00Z">
        <w:r w:rsidRPr="00F90E78" w:rsidDel="00F90E78">
          <w:rPr>
            <w:rStyle w:val="CodeInline"/>
            <w:rFonts w:hint="eastAsia"/>
            <w:rPrChange w:id="786" w:author="Kelvin Sung" w:date="2021-05-20T06:31:00Z">
              <w:rPr>
                <w:rFonts w:hint="eastAsia"/>
              </w:rPr>
            </w:rPrChange>
          </w:rPr>
          <w:delText xml:space="preserve">following </w:delText>
        </w:r>
      </w:del>
      <w:r w:rsidRPr="00F90E78">
        <w:rPr>
          <w:rStyle w:val="CodeInline"/>
          <w:rFonts w:hint="eastAsia"/>
          <w:rPrChange w:id="787" w:author="Kelvin Sung" w:date="2021-05-20T06:31:00Z">
            <w:rPr>
              <w:rFonts w:hint="eastAsia"/>
            </w:rPr>
          </w:rPrChange>
        </w:rPr>
        <w:t>update</w:t>
      </w:r>
      <w:ins w:id="788" w:author="Kelvin Sung" w:date="2021-05-20T06:30:00Z">
        <w:r w:rsidR="00F90E78" w:rsidRPr="00F90E78">
          <w:rPr>
            <w:rStyle w:val="CodeInline"/>
            <w:rFonts w:hint="eastAsia"/>
            <w:rPrChange w:id="789" w:author="Kelvin Sung" w:date="2021-05-20T06:31:00Z">
              <w:rPr>
                <w:rFonts w:hint="eastAsia"/>
              </w:rPr>
            </w:rPrChange>
          </w:rPr>
          <w:t>()</w:t>
        </w:r>
      </w:ins>
      <w:r w:rsidRPr="00CA589C">
        <w:t xml:space="preserve"> function</w:t>
      </w:r>
      <w:ins w:id="790" w:author="Kelvin Sung" w:date="2021-05-20T06:32:00Z">
        <w:r w:rsidR="00F90E78">
          <w:t xml:space="preserve"> to update all objects and receive </w:t>
        </w:r>
      </w:ins>
      <w:del w:id="791" w:author="Kelvin Sung" w:date="2021-05-20T06:30:00Z">
        <w:r w:rsidRPr="00CA589C" w:rsidDel="00F90E78">
          <w:delText xml:space="preserve"> to update each object as well as the camera within the scene</w:delText>
        </w:r>
      </w:del>
      <w:ins w:id="792" w:author="Kelvin Sung" w:date="2021-05-20T06:33:00Z">
        <w:r w:rsidR="00F90E78">
          <w:t>controls over global ambient color and intensity</w:t>
        </w:r>
      </w:ins>
      <w:del w:id="793" w:author="Kelvin Sung" w:date="2021-05-20T06:30:00Z">
        <w:r w:rsidRPr="00CA589C" w:rsidDel="00F90E78">
          <w:delText>.</w:delText>
        </w:r>
      </w:del>
      <w:del w:id="794" w:author="Kelvin Sung" w:date="2021-05-20T06:31:00Z">
        <w:r w:rsidRPr="00CA589C" w:rsidDel="00F90E78">
          <w:delText xml:space="preserve"> Additionally, provide </w:delText>
        </w:r>
      </w:del>
      <w:del w:id="795" w:author="Kelvin Sung" w:date="2021-05-20T06:33:00Z">
        <w:r w:rsidRPr="00CA589C" w:rsidDel="00F90E78">
          <w:delText>control over the global ambient color and intensity for testing purposes and display a status for color and intensity</w:delText>
        </w:r>
      </w:del>
      <w:r w:rsidRPr="00CA589C">
        <w:t>.</w:t>
      </w:r>
    </w:p>
    <w:p w14:paraId="4326B729" w14:textId="63103EB6" w:rsidR="0072479E" w:rsidRPr="0072479E" w:rsidRDefault="0072479E" w:rsidP="0072479E">
      <w:pPr>
        <w:pStyle w:val="Code"/>
        <w:rPr>
          <w:rFonts w:hint="eastAsia"/>
        </w:rPr>
      </w:pPr>
      <w:del w:id="796" w:author="Kelvin Sung" w:date="2021-05-20T06:33:00Z">
        <w:r w:rsidRPr="0072479E" w:rsidDel="00F90E78">
          <w:delText xml:space="preserve">    </w:delText>
        </w:r>
      </w:del>
      <w:r w:rsidRPr="0072479E">
        <w:t>update() {</w:t>
      </w:r>
    </w:p>
    <w:p w14:paraId="3F4D6F9E" w14:textId="677F7EEA" w:rsidR="0072479E" w:rsidRPr="0072479E" w:rsidRDefault="0072479E" w:rsidP="0072479E">
      <w:pPr>
        <w:pStyle w:val="Code"/>
        <w:rPr>
          <w:rFonts w:hint="eastAsia"/>
        </w:rPr>
      </w:pPr>
      <w:del w:id="797" w:author="Kelvin Sung" w:date="2021-05-20T06:33:00Z">
        <w:r w:rsidRPr="0072479E" w:rsidDel="00F90E78">
          <w:delText xml:space="preserve">    </w:delText>
        </w:r>
      </w:del>
      <w:r w:rsidRPr="0072479E">
        <w:t xml:space="preserve">    let deltaAmbient = 0.01;</w:t>
      </w:r>
    </w:p>
    <w:p w14:paraId="18BFE46E" w14:textId="353DB0A2" w:rsidR="0072479E" w:rsidRPr="0072479E" w:rsidRDefault="00F90E78" w:rsidP="0072479E">
      <w:pPr>
        <w:pStyle w:val="Code"/>
        <w:rPr>
          <w:rFonts w:hint="eastAsia"/>
        </w:rPr>
      </w:pPr>
      <w:ins w:id="798" w:author="Kelvin Sung" w:date="2021-05-20T06:33:00Z">
        <w:r w:rsidRPr="0072479E">
          <w:t xml:space="preserve">    </w:t>
        </w:r>
      </w:ins>
      <w:del w:id="799" w:author="Kelvin Sung" w:date="2021-05-20T06:33:00Z">
        <w:r w:rsidR="0072479E" w:rsidRPr="0072479E" w:rsidDel="00F90E78">
          <w:delText xml:space="preserve">        </w:delText>
        </w:r>
      </w:del>
      <w:r w:rsidR="0072479E" w:rsidRPr="0072479E">
        <w:t>let msg = "Current Ambient]: ";</w:t>
      </w:r>
    </w:p>
    <w:p w14:paraId="14AB163F" w14:textId="77777777" w:rsidR="0072479E" w:rsidRPr="0072479E" w:rsidRDefault="0072479E" w:rsidP="0072479E">
      <w:pPr>
        <w:pStyle w:val="Code"/>
        <w:rPr>
          <w:rFonts w:hint="eastAsia"/>
        </w:rPr>
      </w:pPr>
    </w:p>
    <w:p w14:paraId="028130E7" w14:textId="1AAE0FD5" w:rsidR="0072479E" w:rsidRPr="0072479E" w:rsidRDefault="0072479E" w:rsidP="0072479E">
      <w:pPr>
        <w:pStyle w:val="Code"/>
        <w:rPr>
          <w:rFonts w:hint="eastAsia"/>
        </w:rPr>
      </w:pPr>
      <w:del w:id="800" w:author="Kelvin Sung" w:date="2021-05-20T06:35:00Z">
        <w:r w:rsidRPr="0072479E" w:rsidDel="00F90E78">
          <w:delText xml:space="preserve">    </w:delText>
        </w:r>
      </w:del>
      <w:r w:rsidRPr="0072479E">
        <w:t xml:space="preserve">    this.mCamera.update();  // to ensure proper interpolated movement effects</w:t>
      </w:r>
    </w:p>
    <w:p w14:paraId="313DC25E" w14:textId="039F6681" w:rsidR="0072479E" w:rsidRPr="0072479E" w:rsidRDefault="0072479E" w:rsidP="0072479E">
      <w:pPr>
        <w:pStyle w:val="Code"/>
        <w:rPr>
          <w:rFonts w:hint="eastAsia"/>
        </w:rPr>
      </w:pPr>
      <w:del w:id="801" w:author="Kelvin Sung" w:date="2021-05-20T06:35:00Z">
        <w:r w:rsidRPr="0072479E" w:rsidDel="00F90E78">
          <w:delText xml:space="preserve">        </w:delText>
        </w:r>
      </w:del>
      <w:ins w:id="802" w:author="Kelvin Sung" w:date="2021-05-20T06:35:00Z">
        <w:r w:rsidR="00F90E78">
          <w:t xml:space="preserve">    </w:t>
        </w:r>
      </w:ins>
      <w:r w:rsidRPr="0072479E">
        <w:t>this.mLMinion.update(); // ensure sprite animation</w:t>
      </w:r>
    </w:p>
    <w:p w14:paraId="29566FB0" w14:textId="59A67F27" w:rsidR="0072479E" w:rsidRPr="0072479E" w:rsidRDefault="0072479E" w:rsidP="0072479E">
      <w:pPr>
        <w:pStyle w:val="Code"/>
        <w:rPr>
          <w:rFonts w:hint="eastAsia"/>
        </w:rPr>
      </w:pPr>
      <w:del w:id="803" w:author="Kelvin Sung" w:date="2021-05-20T06:35:00Z">
        <w:r w:rsidRPr="0072479E" w:rsidDel="00F90E78">
          <w:delText xml:space="preserve">        </w:delText>
        </w:r>
      </w:del>
      <w:ins w:id="804" w:author="Kelvin Sung" w:date="2021-05-20T06:35:00Z">
        <w:r w:rsidR="00F90E78">
          <w:t xml:space="preserve">    </w:t>
        </w:r>
      </w:ins>
      <w:r w:rsidRPr="0072479E">
        <w:t>this.mRMinion.update();</w:t>
      </w:r>
    </w:p>
    <w:p w14:paraId="74076DC1" w14:textId="4969EC42" w:rsidR="0072479E" w:rsidRPr="0072479E" w:rsidRDefault="0072479E" w:rsidP="0072479E">
      <w:pPr>
        <w:pStyle w:val="Code"/>
        <w:rPr>
          <w:rFonts w:hint="eastAsia"/>
        </w:rPr>
      </w:pPr>
      <w:del w:id="805" w:author="Kelvin Sung" w:date="2021-05-20T06:35:00Z">
        <w:r w:rsidRPr="0072479E" w:rsidDel="00F90E78">
          <w:delText xml:space="preserve">        </w:delText>
        </w:r>
      </w:del>
      <w:ins w:id="806" w:author="Kelvin Sung" w:date="2021-05-20T06:35:00Z">
        <w:r w:rsidR="00F90E78">
          <w:t xml:space="preserve">    </w:t>
        </w:r>
      </w:ins>
      <w:r w:rsidRPr="0072479E">
        <w:t>this.mHero.update();  // allow keyboard control to move</w:t>
      </w:r>
    </w:p>
    <w:p w14:paraId="5C0A7581" w14:textId="3E6752A6" w:rsidR="0072479E" w:rsidRPr="0072479E" w:rsidRDefault="0072479E" w:rsidP="0072479E">
      <w:pPr>
        <w:pStyle w:val="Code"/>
        <w:rPr>
          <w:rFonts w:hint="eastAsia"/>
        </w:rPr>
      </w:pPr>
      <w:del w:id="807" w:author="Kelvin Sung" w:date="2021-05-20T06:35:00Z">
        <w:r w:rsidRPr="0072479E" w:rsidDel="00F90E78">
          <w:delText xml:space="preserve">        </w:delText>
        </w:r>
      </w:del>
      <w:ins w:id="808" w:author="Kelvin Sung" w:date="2021-05-20T06:35:00Z">
        <w:r w:rsidR="00F90E78">
          <w:t xml:space="preserve">    </w:t>
        </w:r>
      </w:ins>
      <w:r w:rsidRPr="0072479E">
        <w:t>this.mCamera.panWith(this.mHero.getXform(), 0.8);</w:t>
      </w:r>
    </w:p>
    <w:p w14:paraId="184AC163" w14:textId="77777777" w:rsidR="0072479E" w:rsidRPr="0072479E" w:rsidRDefault="0072479E" w:rsidP="0072479E">
      <w:pPr>
        <w:pStyle w:val="Code"/>
        <w:rPr>
          <w:rFonts w:hint="eastAsia"/>
        </w:rPr>
      </w:pPr>
    </w:p>
    <w:p w14:paraId="06E9BF8C" w14:textId="06514E03" w:rsidR="0072479E" w:rsidRPr="0072479E" w:rsidRDefault="0072479E" w:rsidP="0072479E">
      <w:pPr>
        <w:pStyle w:val="Code"/>
        <w:rPr>
          <w:rFonts w:hint="eastAsia"/>
        </w:rPr>
      </w:pPr>
      <w:del w:id="809" w:author="Kelvin Sung" w:date="2021-05-20T06:35:00Z">
        <w:r w:rsidRPr="0072479E" w:rsidDel="00F90E78">
          <w:delText xml:space="preserve">        </w:delText>
        </w:r>
      </w:del>
      <w:ins w:id="810" w:author="Kelvin Sung" w:date="2021-05-20T06:35:00Z">
        <w:r w:rsidR="00F90E78">
          <w:t xml:space="preserve">    </w:t>
        </w:r>
      </w:ins>
      <w:r w:rsidRPr="0072479E">
        <w:t>let v = engine.defaultResources.getGlobalAmbientColor();</w:t>
      </w:r>
    </w:p>
    <w:p w14:paraId="50660366" w14:textId="13553D31" w:rsidR="0072479E" w:rsidRPr="0072479E" w:rsidRDefault="0072479E" w:rsidP="0072479E">
      <w:pPr>
        <w:pStyle w:val="Code"/>
        <w:rPr>
          <w:rFonts w:hint="eastAsia"/>
        </w:rPr>
      </w:pPr>
      <w:del w:id="811" w:author="Kelvin Sung" w:date="2021-05-20T06:35:00Z">
        <w:r w:rsidRPr="0072479E" w:rsidDel="00F90E78">
          <w:delText xml:space="preserve">        </w:delText>
        </w:r>
      </w:del>
      <w:ins w:id="812" w:author="Kelvin Sung" w:date="2021-05-20T06:35:00Z">
        <w:r w:rsidR="00F90E78">
          <w:t xml:space="preserve">    </w:t>
        </w:r>
      </w:ins>
      <w:r w:rsidRPr="0072479E">
        <w:t>if (engine.input.isButtonPressed(engine.input.eMouseButton.eLeft))</w:t>
      </w:r>
      <w:del w:id="813" w:author="Kelvin Sung" w:date="2021-05-20T06:36:00Z">
        <w:r w:rsidRPr="0072479E" w:rsidDel="00F90E78">
          <w:delText xml:space="preserve"> {</w:delText>
        </w:r>
      </w:del>
    </w:p>
    <w:p w14:paraId="749D39F7" w14:textId="0C6FBD04" w:rsidR="0072479E" w:rsidRPr="0072479E" w:rsidRDefault="0072479E" w:rsidP="0072479E">
      <w:pPr>
        <w:pStyle w:val="Code"/>
        <w:rPr>
          <w:rFonts w:hint="eastAsia"/>
        </w:rPr>
      </w:pPr>
      <w:del w:id="814" w:author="Kelvin Sung" w:date="2021-05-20T06:35:00Z">
        <w:r w:rsidRPr="0072479E" w:rsidDel="00F90E78">
          <w:delText xml:space="preserve">        </w:delText>
        </w:r>
      </w:del>
      <w:ins w:id="815" w:author="Kelvin Sung" w:date="2021-05-20T06:35:00Z">
        <w:r w:rsidR="00F90E78">
          <w:t xml:space="preserve">    </w:t>
        </w:r>
      </w:ins>
      <w:r w:rsidRPr="0072479E">
        <w:t xml:space="preserve">    v[0] += deltaAmbient;</w:t>
      </w:r>
    </w:p>
    <w:p w14:paraId="4EC5B7BC" w14:textId="37F37A43" w:rsidR="0072479E" w:rsidRPr="0072479E" w:rsidDel="00F90E78" w:rsidRDefault="0072479E" w:rsidP="0072479E">
      <w:pPr>
        <w:pStyle w:val="Code"/>
        <w:rPr>
          <w:del w:id="816" w:author="Kelvin Sung" w:date="2021-05-20T06:36:00Z"/>
          <w:rFonts w:hint="eastAsia"/>
        </w:rPr>
      </w:pPr>
      <w:del w:id="817" w:author="Kelvin Sung" w:date="2021-05-20T06:35:00Z">
        <w:r w:rsidRPr="0072479E" w:rsidDel="00F90E78">
          <w:delText xml:space="preserve">        </w:delText>
        </w:r>
      </w:del>
      <w:del w:id="818" w:author="Kelvin Sung" w:date="2021-05-20T06:36:00Z">
        <w:r w:rsidRPr="0072479E" w:rsidDel="00F90E78">
          <w:delText>}</w:delText>
        </w:r>
      </w:del>
    </w:p>
    <w:p w14:paraId="12267CA5" w14:textId="77777777" w:rsidR="0072479E" w:rsidRPr="0072479E" w:rsidRDefault="0072479E" w:rsidP="0072479E">
      <w:pPr>
        <w:pStyle w:val="Code"/>
        <w:rPr>
          <w:rFonts w:hint="eastAsia"/>
        </w:rPr>
      </w:pPr>
    </w:p>
    <w:p w14:paraId="69887525" w14:textId="6638FE26" w:rsidR="0072479E" w:rsidRPr="0072479E" w:rsidRDefault="0072479E" w:rsidP="0072479E">
      <w:pPr>
        <w:pStyle w:val="Code"/>
        <w:rPr>
          <w:rFonts w:hint="eastAsia"/>
        </w:rPr>
      </w:pPr>
      <w:del w:id="819" w:author="Kelvin Sung" w:date="2021-05-20T06:35:00Z">
        <w:r w:rsidRPr="0072479E" w:rsidDel="00F90E78">
          <w:delText xml:space="preserve">        </w:delText>
        </w:r>
      </w:del>
      <w:ins w:id="820" w:author="Kelvin Sung" w:date="2021-05-20T06:35:00Z">
        <w:r w:rsidR="00F90E78">
          <w:t xml:space="preserve">    </w:t>
        </w:r>
      </w:ins>
      <w:r w:rsidRPr="0072479E">
        <w:t>if (engine.input.isButtonPressed(engine.input.eMouseButton.eMiddle))</w:t>
      </w:r>
      <w:del w:id="821" w:author="Kelvin Sung" w:date="2021-05-20T06:36:00Z">
        <w:r w:rsidRPr="0072479E" w:rsidDel="00F90E78">
          <w:delText xml:space="preserve"> {</w:delText>
        </w:r>
      </w:del>
    </w:p>
    <w:p w14:paraId="3302F6EA" w14:textId="0F1BFB51" w:rsidR="0072479E" w:rsidRPr="0072479E" w:rsidRDefault="0072479E" w:rsidP="0072479E">
      <w:pPr>
        <w:pStyle w:val="Code"/>
        <w:rPr>
          <w:rFonts w:hint="eastAsia"/>
        </w:rPr>
      </w:pPr>
      <w:del w:id="822" w:author="Kelvin Sung" w:date="2021-05-20T06:35:00Z">
        <w:r w:rsidRPr="0072479E" w:rsidDel="00F90E78">
          <w:delText xml:space="preserve">        </w:delText>
        </w:r>
      </w:del>
      <w:ins w:id="823" w:author="Kelvin Sung" w:date="2021-05-20T06:35:00Z">
        <w:r w:rsidR="00F90E78">
          <w:t xml:space="preserve">    </w:t>
        </w:r>
      </w:ins>
      <w:r w:rsidRPr="0072479E">
        <w:t xml:space="preserve">    v[0] -= deltaAmbient;</w:t>
      </w:r>
    </w:p>
    <w:p w14:paraId="13C74D1F" w14:textId="0DC13127" w:rsidR="0072479E" w:rsidRPr="0072479E" w:rsidDel="00F90E78" w:rsidRDefault="0072479E" w:rsidP="0072479E">
      <w:pPr>
        <w:pStyle w:val="Code"/>
        <w:rPr>
          <w:del w:id="824" w:author="Kelvin Sung" w:date="2021-05-20T06:36:00Z"/>
          <w:rFonts w:hint="eastAsia"/>
        </w:rPr>
      </w:pPr>
      <w:del w:id="825" w:author="Kelvin Sung" w:date="2021-05-20T06:35:00Z">
        <w:r w:rsidRPr="0072479E" w:rsidDel="00F90E78">
          <w:delText xml:space="preserve">        </w:delText>
        </w:r>
      </w:del>
      <w:del w:id="826" w:author="Kelvin Sung" w:date="2021-05-20T06:36:00Z">
        <w:r w:rsidRPr="0072479E" w:rsidDel="00F90E78">
          <w:delText>}</w:delText>
        </w:r>
      </w:del>
    </w:p>
    <w:p w14:paraId="5FE65721" w14:textId="77777777" w:rsidR="0072479E" w:rsidRPr="0072479E" w:rsidRDefault="0072479E" w:rsidP="0072479E">
      <w:pPr>
        <w:pStyle w:val="Code"/>
        <w:rPr>
          <w:rFonts w:hint="eastAsia"/>
        </w:rPr>
      </w:pPr>
    </w:p>
    <w:p w14:paraId="22A98806" w14:textId="2883187D" w:rsidR="0072479E" w:rsidRPr="0072479E" w:rsidRDefault="0072479E" w:rsidP="0072479E">
      <w:pPr>
        <w:pStyle w:val="Code"/>
        <w:rPr>
          <w:rFonts w:hint="eastAsia"/>
        </w:rPr>
      </w:pPr>
      <w:del w:id="827" w:author="Kelvin Sung" w:date="2021-05-20T06:35:00Z">
        <w:r w:rsidRPr="0072479E" w:rsidDel="00F90E78">
          <w:delText xml:space="preserve">        </w:delText>
        </w:r>
      </w:del>
      <w:ins w:id="828" w:author="Kelvin Sung" w:date="2021-05-20T06:35:00Z">
        <w:r w:rsidR="00F90E78">
          <w:t xml:space="preserve">    </w:t>
        </w:r>
      </w:ins>
      <w:r w:rsidRPr="0072479E">
        <w:t>if (engine.input.isKeyPressed(engine.input.keys.Left))</w:t>
      </w:r>
      <w:del w:id="829" w:author="Kelvin Sung" w:date="2021-05-20T06:37:00Z">
        <w:r w:rsidRPr="0072479E" w:rsidDel="00F90E78">
          <w:delText xml:space="preserve"> {</w:delText>
        </w:r>
      </w:del>
    </w:p>
    <w:p w14:paraId="2E631106" w14:textId="77777777" w:rsidR="00F90E78" w:rsidRDefault="0072479E" w:rsidP="0072479E">
      <w:pPr>
        <w:pStyle w:val="Code"/>
        <w:rPr>
          <w:ins w:id="830" w:author="Kelvin Sung" w:date="2021-05-20T06:37:00Z"/>
          <w:rFonts w:hint="eastAsia"/>
        </w:rPr>
      </w:pPr>
      <w:del w:id="831" w:author="Kelvin Sung" w:date="2021-05-20T06:35:00Z">
        <w:r w:rsidRPr="0072479E" w:rsidDel="00F90E78">
          <w:delText xml:space="preserve">        </w:delText>
        </w:r>
      </w:del>
      <w:ins w:id="832" w:author="Kelvin Sung" w:date="2021-05-20T06:35:00Z">
        <w:r w:rsidR="00F90E78">
          <w:t xml:space="preserve">    </w:t>
        </w:r>
      </w:ins>
      <w:r w:rsidRPr="0072479E">
        <w:t xml:space="preserve">    engine.defaultResources.setGlobalAmbientIntensity(</w:t>
      </w:r>
    </w:p>
    <w:p w14:paraId="5CD40B65" w14:textId="3B298809" w:rsidR="0072479E" w:rsidRPr="0072479E" w:rsidRDefault="00F90E78" w:rsidP="0072479E">
      <w:pPr>
        <w:pStyle w:val="Code"/>
        <w:rPr>
          <w:rFonts w:hint="eastAsia"/>
        </w:rPr>
      </w:pPr>
      <w:ins w:id="833" w:author="Kelvin Sung" w:date="2021-05-20T06:37:00Z">
        <w:r>
          <w:t xml:space="preserve">            </w:t>
        </w:r>
      </w:ins>
      <w:r w:rsidR="0072479E" w:rsidRPr="0072479E">
        <w:t>engine.defaultResources.getGlobalAmbientIntensity() - deltaAmbient);</w:t>
      </w:r>
    </w:p>
    <w:p w14:paraId="4DC60AE4" w14:textId="1C377C3B" w:rsidR="0072479E" w:rsidRPr="0072479E" w:rsidDel="00F90E78" w:rsidRDefault="0072479E" w:rsidP="0072479E">
      <w:pPr>
        <w:pStyle w:val="Code"/>
        <w:rPr>
          <w:del w:id="834" w:author="Kelvin Sung" w:date="2021-05-20T06:37:00Z"/>
          <w:rFonts w:hint="eastAsia"/>
        </w:rPr>
      </w:pPr>
      <w:del w:id="835" w:author="Kelvin Sung" w:date="2021-05-20T06:35:00Z">
        <w:r w:rsidRPr="0072479E" w:rsidDel="00F90E78">
          <w:delText xml:space="preserve">        </w:delText>
        </w:r>
      </w:del>
      <w:del w:id="836" w:author="Kelvin Sung" w:date="2021-05-20T06:37:00Z">
        <w:r w:rsidRPr="0072479E" w:rsidDel="00F90E78">
          <w:delText>}</w:delText>
        </w:r>
      </w:del>
    </w:p>
    <w:p w14:paraId="419CA791" w14:textId="77777777" w:rsidR="0072479E" w:rsidRPr="0072479E" w:rsidRDefault="0072479E" w:rsidP="0072479E">
      <w:pPr>
        <w:pStyle w:val="Code"/>
        <w:rPr>
          <w:rFonts w:hint="eastAsia"/>
        </w:rPr>
      </w:pPr>
    </w:p>
    <w:p w14:paraId="31D53E3E" w14:textId="50C0BF9C" w:rsidR="0072479E" w:rsidRPr="0072479E" w:rsidRDefault="0072479E" w:rsidP="0072479E">
      <w:pPr>
        <w:pStyle w:val="Code"/>
        <w:rPr>
          <w:rFonts w:hint="eastAsia"/>
        </w:rPr>
      </w:pPr>
      <w:del w:id="837" w:author="Kelvin Sung" w:date="2021-05-20T06:35:00Z">
        <w:r w:rsidRPr="0072479E" w:rsidDel="00F90E78">
          <w:delText xml:space="preserve">        </w:delText>
        </w:r>
      </w:del>
      <w:ins w:id="838" w:author="Kelvin Sung" w:date="2021-05-20T06:35:00Z">
        <w:r w:rsidR="00F90E78">
          <w:t xml:space="preserve">    </w:t>
        </w:r>
      </w:ins>
      <w:r w:rsidRPr="0072479E">
        <w:t>if (engine.input.isKeyPressed(engine.input.keys.Right))</w:t>
      </w:r>
      <w:del w:id="839" w:author="Kelvin Sung" w:date="2021-05-20T06:37:00Z">
        <w:r w:rsidRPr="0072479E" w:rsidDel="00F90E78">
          <w:delText xml:space="preserve"> {</w:delText>
        </w:r>
      </w:del>
    </w:p>
    <w:p w14:paraId="3993B99F" w14:textId="77777777" w:rsidR="00F90E78" w:rsidRDefault="0072479E" w:rsidP="0072479E">
      <w:pPr>
        <w:pStyle w:val="Code"/>
        <w:rPr>
          <w:ins w:id="840" w:author="Kelvin Sung" w:date="2021-05-20T06:37:00Z"/>
          <w:rFonts w:hint="eastAsia"/>
        </w:rPr>
      </w:pPr>
      <w:del w:id="841" w:author="Kelvin Sung" w:date="2021-05-20T06:36:00Z">
        <w:r w:rsidRPr="0072479E" w:rsidDel="00F90E78">
          <w:delText xml:space="preserve">        </w:delText>
        </w:r>
      </w:del>
      <w:ins w:id="842" w:author="Kelvin Sung" w:date="2021-05-20T06:36:00Z">
        <w:r w:rsidR="00F90E78">
          <w:t xml:space="preserve">    </w:t>
        </w:r>
      </w:ins>
      <w:r w:rsidRPr="0072479E">
        <w:t xml:space="preserve">    engine.defaultResources.setGlobalAmbientIntensity(</w:t>
      </w:r>
    </w:p>
    <w:p w14:paraId="5CC19ED2" w14:textId="11AA15F7" w:rsidR="0072479E" w:rsidDel="00F90E78" w:rsidRDefault="00F90E78" w:rsidP="0072479E">
      <w:pPr>
        <w:pStyle w:val="Code"/>
        <w:rPr>
          <w:del w:id="843" w:author="Kelvin Sung" w:date="2021-05-20T06:37:00Z"/>
          <w:rFonts w:hint="eastAsia"/>
        </w:rPr>
      </w:pPr>
      <w:ins w:id="844" w:author="Kelvin Sung" w:date="2021-05-20T06:37:00Z">
        <w:r>
          <w:t xml:space="preserve">            </w:t>
        </w:r>
      </w:ins>
      <w:r w:rsidR="0072479E" w:rsidRPr="0072479E">
        <w:t>engine.defaultResources.getGlobalAmbientIntensity() + deltaAmbient);</w:t>
      </w:r>
    </w:p>
    <w:p w14:paraId="45195270" w14:textId="77777777" w:rsidR="00F90E78" w:rsidRPr="0072479E" w:rsidRDefault="00F90E78" w:rsidP="0072479E">
      <w:pPr>
        <w:pStyle w:val="Code"/>
        <w:rPr>
          <w:ins w:id="845" w:author="Kelvin Sung" w:date="2021-05-20T06:37:00Z"/>
          <w:rFonts w:hint="eastAsia"/>
        </w:rPr>
      </w:pPr>
    </w:p>
    <w:p w14:paraId="0AF6D760" w14:textId="0ADE6A8B" w:rsidR="0072479E" w:rsidRPr="0072479E" w:rsidDel="00F90E78" w:rsidRDefault="0072479E" w:rsidP="0072479E">
      <w:pPr>
        <w:pStyle w:val="Code"/>
        <w:rPr>
          <w:del w:id="846" w:author="Kelvin Sung" w:date="2021-05-20T06:37:00Z"/>
          <w:rFonts w:hint="eastAsia"/>
        </w:rPr>
      </w:pPr>
      <w:del w:id="847" w:author="Kelvin Sung" w:date="2021-05-20T06:36:00Z">
        <w:r w:rsidRPr="0072479E" w:rsidDel="00F90E78">
          <w:delText xml:space="preserve">        </w:delText>
        </w:r>
      </w:del>
      <w:del w:id="848" w:author="Kelvin Sung" w:date="2021-05-20T06:37:00Z">
        <w:r w:rsidRPr="0072479E" w:rsidDel="00F90E78">
          <w:delText>}</w:delText>
        </w:r>
      </w:del>
    </w:p>
    <w:p w14:paraId="3AB145BB" w14:textId="77777777" w:rsidR="0072479E" w:rsidRPr="0072479E" w:rsidRDefault="0072479E" w:rsidP="0072479E">
      <w:pPr>
        <w:pStyle w:val="Code"/>
        <w:rPr>
          <w:rFonts w:hint="eastAsia"/>
        </w:rPr>
      </w:pPr>
    </w:p>
    <w:p w14:paraId="7A3715E7" w14:textId="2E503D06" w:rsidR="00F90E78" w:rsidRDefault="0072479E">
      <w:pPr>
        <w:pStyle w:val="Code"/>
        <w:ind w:firstLine="435"/>
        <w:rPr>
          <w:ins w:id="849" w:author="Kelvin Sung" w:date="2021-05-20T06:37:00Z"/>
          <w:rFonts w:hint="eastAsia"/>
        </w:rPr>
        <w:pPrChange w:id="850" w:author="Kelvin Sung" w:date="2021-05-20T06:37:00Z">
          <w:pPr>
            <w:pStyle w:val="Code"/>
          </w:pPr>
        </w:pPrChange>
      </w:pPr>
      <w:del w:id="851" w:author="Kelvin Sung" w:date="2021-05-20T06:36:00Z">
        <w:r w:rsidRPr="0072479E" w:rsidDel="00F90E78">
          <w:delText xml:space="preserve">        </w:delText>
        </w:r>
      </w:del>
      <w:r w:rsidRPr="0072479E">
        <w:t xml:space="preserve">msg += " Red=" + v[0].toPrecision(3) + " Intensity=" + </w:t>
      </w:r>
    </w:p>
    <w:p w14:paraId="3DCCF831" w14:textId="35DDC242" w:rsidR="0072479E" w:rsidRPr="0072479E" w:rsidRDefault="00F90E78">
      <w:pPr>
        <w:pStyle w:val="Code"/>
        <w:ind w:firstLine="435"/>
        <w:rPr>
          <w:rFonts w:hint="eastAsia"/>
        </w:rPr>
        <w:pPrChange w:id="852" w:author="Kelvin Sung" w:date="2021-05-20T06:37:00Z">
          <w:pPr>
            <w:pStyle w:val="Code"/>
          </w:pPr>
        </w:pPrChange>
      </w:pPr>
      <w:ins w:id="853" w:author="Kelvin Sung" w:date="2021-05-20T06:37:00Z">
        <w:r>
          <w:t xml:space="preserve">       </w:t>
        </w:r>
      </w:ins>
      <w:r w:rsidR="0072479E" w:rsidRPr="0072479E">
        <w:t>engine.defaultResources.getGlobalAmbientIntensity().toPrecision(3);</w:t>
      </w:r>
    </w:p>
    <w:p w14:paraId="7B5A40CC" w14:textId="563B20F7" w:rsidR="0072479E" w:rsidRPr="0072479E" w:rsidRDefault="0072479E" w:rsidP="0072479E">
      <w:pPr>
        <w:pStyle w:val="Code"/>
        <w:rPr>
          <w:rFonts w:hint="eastAsia"/>
        </w:rPr>
      </w:pPr>
      <w:del w:id="854" w:author="Kelvin Sung" w:date="2021-05-20T06:36:00Z">
        <w:r w:rsidRPr="0072479E" w:rsidDel="00F90E78">
          <w:delText xml:space="preserve">        </w:delText>
        </w:r>
      </w:del>
      <w:ins w:id="855" w:author="Kelvin Sung" w:date="2021-05-20T06:36:00Z">
        <w:r w:rsidR="00F90E78">
          <w:t xml:space="preserve">    </w:t>
        </w:r>
      </w:ins>
      <w:r w:rsidRPr="0072479E">
        <w:t>this.mMsg.setText(msg);</w:t>
      </w:r>
    </w:p>
    <w:p w14:paraId="21740490" w14:textId="7758FDFE" w:rsidR="0072479E" w:rsidRPr="0072479E" w:rsidRDefault="0072479E" w:rsidP="0072479E">
      <w:pPr>
        <w:pStyle w:val="Code"/>
        <w:rPr>
          <w:rFonts w:hint="eastAsia"/>
        </w:rPr>
      </w:pPr>
      <w:del w:id="856" w:author="Kelvin Sung" w:date="2021-05-20T06:36:00Z">
        <w:r w:rsidRPr="0072479E" w:rsidDel="00F90E78">
          <w:delText xml:space="preserve">    </w:delText>
        </w:r>
      </w:del>
      <w:r w:rsidRPr="0072479E">
        <w:t>}</w:t>
      </w:r>
    </w:p>
    <w:p w14:paraId="6DD1039D" w14:textId="77777777" w:rsidR="00BD6D71" w:rsidRDefault="00BD6D71" w:rsidP="00BD6D71">
      <w:pPr>
        <w:pStyle w:val="Heading3"/>
      </w:pPr>
      <w:r>
        <w:t>Observations</w:t>
      </w:r>
    </w:p>
    <w:p w14:paraId="07328637" w14:textId="77777777" w:rsidR="00F90E78" w:rsidRDefault="00BD6D71" w:rsidP="00BD6D71">
      <w:pPr>
        <w:pStyle w:val="BodyTextFirst"/>
        <w:rPr>
          <w:ins w:id="857" w:author="Kelvin Sung" w:date="2021-05-20T06:42:00Z"/>
          <w:rFonts w:hint="eastAsia"/>
        </w:rPr>
      </w:pPr>
      <w:r>
        <w:t xml:space="preserve">You can now </w:t>
      </w:r>
      <w:ins w:id="858" w:author="Kelvin Sung" w:date="2021-05-20T06:38:00Z">
        <w:r w:rsidR="00F90E78">
          <w:t xml:space="preserve">run the project and </w:t>
        </w:r>
      </w:ins>
      <w:del w:id="859" w:author="Kelvin Sung" w:date="2021-05-20T06:38:00Z">
        <w:r w:rsidDel="00F90E78">
          <w:delText xml:space="preserve">see </w:delText>
        </w:r>
      </w:del>
      <w:ins w:id="860" w:author="Kelvin Sung" w:date="2021-05-20T06:38:00Z">
        <w:r w:rsidR="00F90E78">
          <w:t xml:space="preserve">observe </w:t>
        </w:r>
      </w:ins>
      <w:r>
        <w:t>the results</w:t>
      </w:r>
      <w:del w:id="861" w:author="Kelvin Sung" w:date="2021-05-20T06:38:00Z">
        <w:r w:rsidDel="00F90E78">
          <w:delText xml:space="preserve"> of the project by running it</w:delText>
        </w:r>
      </w:del>
      <w:r>
        <w:t xml:space="preserve">. Notice that the </w:t>
      </w:r>
      <w:ins w:id="862" w:author="Kelvin Sung" w:date="2021-05-20T06:39:00Z">
        <w:r w:rsidR="00F90E78">
          <w:t xml:space="preserve">initial </w:t>
        </w:r>
      </w:ins>
      <w:r>
        <w:t xml:space="preserve">scene </w:t>
      </w:r>
      <w:del w:id="863" w:author="Kelvin Sung" w:date="2021-05-20T06:39:00Z">
        <w:r w:rsidDel="00F90E78">
          <w:delText xml:space="preserve">itself </w:delText>
        </w:r>
      </w:del>
      <w:r>
        <w:t xml:space="preserve">is dark. This is because the RGB values for the global ambient color were all </w:t>
      </w:r>
      <w:r>
        <w:lastRenderedPageBreak/>
        <w:t>initialized to 0.3</w:t>
      </w:r>
      <w:ins w:id="864" w:author="Kelvin Sung" w:date="2021-05-20T06:39:00Z">
        <w:r w:rsidR="00F90E78">
          <w:t>.</w:t>
        </w:r>
      </w:ins>
      <w:del w:id="865" w:author="Kelvin Sung" w:date="2021-05-20T06:39:00Z">
        <w:r w:rsidDel="00F90E78">
          <w:delText>,</w:delText>
        </w:r>
      </w:del>
      <w:r>
        <w:t xml:space="preserve"> </w:t>
      </w:r>
      <w:del w:id="866" w:author="Kelvin Sung" w:date="2021-05-20T06:39:00Z">
        <w:r w:rsidDel="00F90E78">
          <w:delText>and s</w:delText>
        </w:r>
      </w:del>
      <w:ins w:id="867" w:author="Kelvin Sung" w:date="2021-05-20T06:39:00Z">
        <w:r w:rsidR="00F90E78">
          <w:t>S</w:t>
        </w:r>
      </w:ins>
      <w:r>
        <w:t xml:space="preserve">ince the ambient color is multiplied by the color sampled from the textures, the results are similar to applying a dark tint across the entire scene. The same effect </w:t>
      </w:r>
      <w:del w:id="868" w:author="Kelvin Sung" w:date="2021-05-20T06:40:00Z">
        <w:r w:rsidDel="00F90E78">
          <w:delText xml:space="preserve">would happen </w:delText>
        </w:r>
      </w:del>
      <w:ins w:id="869" w:author="Kelvin Sung" w:date="2021-05-20T06:40:00Z">
        <w:r w:rsidR="00F90E78">
          <w:t xml:space="preserve">can be accomplished </w:t>
        </w:r>
      </w:ins>
      <w:r>
        <w:t>if the RGB values were set to 1</w:t>
      </w:r>
      <w:ins w:id="870" w:author="Kelvin Sung" w:date="2021-05-20T06:41:00Z">
        <w:r w:rsidR="00F90E78">
          <w:t>.0</w:t>
        </w:r>
      </w:ins>
      <w:r>
        <w:t xml:space="preserve"> and the intensity was set 0.3 because </w:t>
      </w:r>
      <w:ins w:id="871" w:author="Kelvin Sung" w:date="2021-05-20T06:41:00Z">
        <w:r w:rsidR="00F90E78">
          <w:t>the two sets of values are simply</w:t>
        </w:r>
      </w:ins>
      <w:ins w:id="872" w:author="Kelvin Sung" w:date="2021-05-20T06:42:00Z">
        <w:r w:rsidR="00F90E78">
          <w:t xml:space="preserve"> </w:t>
        </w:r>
      </w:ins>
      <w:ins w:id="873" w:author="Kelvin Sung" w:date="2021-05-20T06:41:00Z">
        <w:r w:rsidR="00F90E78">
          <w:t>multiplied</w:t>
        </w:r>
      </w:ins>
      <w:del w:id="874" w:author="Kelvin Sung" w:date="2021-05-20T06:41:00Z">
        <w:r w:rsidDel="00F90E78">
          <w:delText xml:space="preserve">applying the ambient values is done through </w:delText>
        </w:r>
      </w:del>
      <w:del w:id="875" w:author="Kelvin Sung" w:date="2021-05-20T06:42:00Z">
        <w:r w:rsidDel="00F90E78">
          <w:delText>straightforward</w:delText>
        </w:r>
      </w:del>
      <w:del w:id="876" w:author="Kelvin Sung" w:date="2021-05-20T06:41:00Z">
        <w:r w:rsidDel="00F90E78">
          <w:delText xml:space="preserve"> multiplication</w:delText>
        </w:r>
      </w:del>
      <w:r>
        <w:t xml:space="preserve">. </w:t>
      </w:r>
    </w:p>
    <w:p w14:paraId="528F315C" w14:textId="2016988D" w:rsidR="00BD6D71" w:rsidRDefault="00BD6D71">
      <w:pPr>
        <w:pStyle w:val="BodyTextCont"/>
        <w:rPr>
          <w:rFonts w:hint="eastAsia"/>
        </w:rPr>
        <w:pPrChange w:id="877" w:author="Kelvin Sung" w:date="2021-05-20T06:42:00Z">
          <w:pPr>
            <w:pStyle w:val="BodyTextFirst"/>
          </w:pPr>
        </w:pPrChange>
      </w:pPr>
      <w:r>
        <w:t xml:space="preserve">Before moving onto the next project, try fiddling with the ambient red channel and the ambient intensity </w:t>
      </w:r>
      <w:del w:id="878" w:author="Kelvin Sung" w:date="2021-05-20T06:42:00Z">
        <w:r w:rsidDel="00F90E78">
          <w:delText xml:space="preserve">in order </w:delText>
        </w:r>
      </w:del>
      <w:r>
        <w:t xml:space="preserve">to </w:t>
      </w:r>
      <w:del w:id="879" w:author="Kelvin Sung" w:date="2021-05-20T06:42:00Z">
        <w:r w:rsidDel="00F90E78">
          <w:delText xml:space="preserve">see </w:delText>
        </w:r>
      </w:del>
      <w:ins w:id="880" w:author="Kelvin Sung" w:date="2021-05-20T06:42:00Z">
        <w:r w:rsidR="00F90E78">
          <w:t xml:space="preserve">observe </w:t>
        </w:r>
      </w:ins>
      <w:del w:id="881" w:author="Kelvin Sung" w:date="2021-05-20T06:42:00Z">
        <w:r w:rsidDel="00F90E78">
          <w:delText xml:space="preserve">its </w:delText>
        </w:r>
      </w:del>
      <w:ins w:id="882" w:author="Kelvin Sung" w:date="2021-05-20T06:42:00Z">
        <w:r w:rsidR="00F90E78">
          <w:t xml:space="preserve">their </w:t>
        </w:r>
      </w:ins>
      <w:r>
        <w:t>effect</w:t>
      </w:r>
      <w:ins w:id="883" w:author="Kelvin Sung" w:date="2021-05-20T06:42:00Z">
        <w:r w:rsidR="00F90E78">
          <w:t>s</w:t>
        </w:r>
      </w:ins>
      <w:r>
        <w:t xml:space="preserve"> on the scene. By pressing the right arrow key, you can increase the intensity of the entire scene and make all objects more visible. </w:t>
      </w:r>
      <w:ins w:id="884" w:author="Kelvin Sung" w:date="2021-05-20T06:43:00Z">
        <w:r w:rsidR="00F90E78">
          <w:t xml:space="preserve">Continue </w:t>
        </w:r>
      </w:ins>
      <w:ins w:id="885" w:author="Kelvin Sung" w:date="2021-05-20T06:46:00Z">
        <w:r w:rsidR="00F90E78">
          <w:t>with th</w:t>
        </w:r>
      </w:ins>
      <w:ins w:id="886" w:author="Kelvin Sung" w:date="2021-05-20T06:48:00Z">
        <w:r w:rsidR="00F90E78">
          <w:t>is</w:t>
        </w:r>
      </w:ins>
      <w:ins w:id="887" w:author="Kelvin Sung" w:date="2021-05-20T06:46:00Z">
        <w:r w:rsidR="00F90E78">
          <w:t xml:space="preserve"> </w:t>
        </w:r>
      </w:ins>
      <w:ins w:id="888" w:author="Kelvin Sung" w:date="2021-05-20T06:47:00Z">
        <w:r w:rsidR="00F90E78">
          <w:t xml:space="preserve">increment and </w:t>
        </w:r>
      </w:ins>
      <w:ins w:id="889" w:author="Kelvin Sung" w:date="2021-05-20T06:48:00Z">
        <w:r w:rsidR="00F90E78">
          <w:t xml:space="preserve">observe </w:t>
        </w:r>
      </w:ins>
      <w:ins w:id="890" w:author="Kelvin Sung" w:date="2021-05-20T06:47:00Z">
        <w:r w:rsidR="00F90E78">
          <w:t xml:space="preserve">that when </w:t>
        </w:r>
      </w:ins>
      <w:ins w:id="891" w:author="Kelvin Sung" w:date="2021-05-20T06:48:00Z">
        <w:r w:rsidR="00F90E78">
          <w:t xml:space="preserve">the </w:t>
        </w:r>
      </w:ins>
      <w:ins w:id="892" w:author="Kelvin Sung" w:date="2021-05-20T06:46:00Z">
        <w:r w:rsidR="00F90E78">
          <w:t xml:space="preserve">intensity </w:t>
        </w:r>
      </w:ins>
      <w:ins w:id="893" w:author="Kelvin Sung" w:date="2021-05-20T06:47:00Z">
        <w:r w:rsidR="00F90E78">
          <w:t>reach</w:t>
        </w:r>
      </w:ins>
      <w:ins w:id="894" w:author="Kelvin Sung" w:date="2021-05-20T06:48:00Z">
        <w:r w:rsidR="00F90E78">
          <w:t>es</w:t>
        </w:r>
      </w:ins>
      <w:ins w:id="895" w:author="Kelvin Sung" w:date="2021-05-20T06:47:00Z">
        <w:r w:rsidR="00F90E78">
          <w:t xml:space="preserve"> values </w:t>
        </w:r>
      </w:ins>
      <w:ins w:id="896" w:author="Kelvin Sung" w:date="2021-05-20T06:44:00Z">
        <w:r w:rsidR="00F90E78">
          <w:t>beyond 15.0</w:t>
        </w:r>
      </w:ins>
      <w:ins w:id="897" w:author="Kelvin Sung" w:date="2021-05-20T06:48:00Z">
        <w:r w:rsidR="00F90E78">
          <w:t>,</w:t>
        </w:r>
      </w:ins>
      <w:ins w:id="898" w:author="Kelvin Sung" w:date="2021-05-20T06:44:00Z">
        <w:r w:rsidR="00F90E78">
          <w:t xml:space="preserve"> </w:t>
        </w:r>
      </w:ins>
      <w:ins w:id="899" w:author="Kelvin Sung" w:date="2021-05-20T06:45:00Z">
        <w:r w:rsidR="00F90E78">
          <w:t xml:space="preserve">all colors </w:t>
        </w:r>
      </w:ins>
      <w:ins w:id="900" w:author="Kelvin Sung" w:date="2021-05-20T06:49:00Z">
        <w:r w:rsidR="00F90E78">
          <w:t xml:space="preserve">in the scene </w:t>
        </w:r>
      </w:ins>
      <w:ins w:id="901" w:author="Kelvin Sung" w:date="2021-05-20T06:45:00Z">
        <w:r w:rsidR="00F90E78">
          <w:t>conv</w:t>
        </w:r>
      </w:ins>
      <w:ins w:id="902" w:author="Kelvin Sung" w:date="2021-05-20T06:46:00Z">
        <w:r w:rsidR="00F90E78">
          <w:t>erg</w:t>
        </w:r>
      </w:ins>
      <w:ins w:id="903" w:author="Kelvin Sung" w:date="2021-05-20T06:49:00Z">
        <w:r w:rsidR="00F90E78">
          <w:t>es</w:t>
        </w:r>
      </w:ins>
      <w:ins w:id="904" w:author="Kelvin Sung" w:date="2021-05-20T06:46:00Z">
        <w:r w:rsidR="00F90E78">
          <w:t xml:space="preserve"> </w:t>
        </w:r>
      </w:ins>
      <w:ins w:id="905" w:author="Kelvin Sung" w:date="2021-05-20T06:45:00Z">
        <w:r w:rsidR="00F90E78">
          <w:t>towards white, or</w:t>
        </w:r>
      </w:ins>
      <w:ins w:id="906" w:author="Kelvin Sung" w:date="2021-05-20T06:46:00Z">
        <w:r w:rsidR="00F90E78">
          <w:t xml:space="preserve"> </w:t>
        </w:r>
      </w:ins>
      <w:ins w:id="907" w:author="Kelvin Sung" w:date="2021-05-20T06:49:00Z">
        <w:r w:rsidR="00F90E78">
          <w:t xml:space="preserve">begin to </w:t>
        </w:r>
      </w:ins>
      <w:ins w:id="908" w:author="Kelvin Sung" w:date="2021-05-20T06:46:00Z">
        <w:r w:rsidR="00F90E78">
          <w:t xml:space="preserve">over saturates. </w:t>
        </w:r>
      </w:ins>
      <w:ins w:id="909" w:author="Kelvin Sung" w:date="2021-05-20T06:50:00Z">
        <w:r w:rsidR="001A052B">
          <w:t xml:space="preserve">Without proper context, over saturation can be a distraction. However, it is also true that </w:t>
        </w:r>
      </w:ins>
      <w:ins w:id="910" w:author="Kelvin Sung" w:date="2021-05-20T06:51:00Z">
        <w:r w:rsidR="001A052B">
          <w:t xml:space="preserve">strategically creating over saturations </w:t>
        </w:r>
      </w:ins>
      <w:ins w:id="911" w:author="Kelvin Sung" w:date="2021-05-20T06:54:00Z">
        <w:r w:rsidR="001A052B">
          <w:t xml:space="preserve">on selective objects </w:t>
        </w:r>
      </w:ins>
      <w:ins w:id="912" w:author="Kelvin Sung" w:date="2021-05-20T06:51:00Z">
        <w:r w:rsidR="001A052B">
          <w:t xml:space="preserve">can </w:t>
        </w:r>
      </w:ins>
      <w:ins w:id="913" w:author="Kelvin Sung" w:date="2021-05-20T06:52:00Z">
        <w:r w:rsidR="001A052B">
          <w:t xml:space="preserve">be used to </w:t>
        </w:r>
      </w:ins>
      <w:ins w:id="914" w:author="Kelvin Sung" w:date="2021-05-20T06:53:00Z">
        <w:r w:rsidR="001A052B">
          <w:t>indicate significant events, e.g., triggering a trap</w:t>
        </w:r>
      </w:ins>
      <w:ins w:id="915" w:author="Kelvin Sung" w:date="2021-05-20T06:54:00Z">
        <w:r w:rsidR="001A052B">
          <w:t>.</w:t>
        </w:r>
      </w:ins>
      <w:ins w:id="916" w:author="Kelvin Sung" w:date="2021-05-20T06:52:00Z">
        <w:r w:rsidR="001A052B">
          <w:t xml:space="preserve"> </w:t>
        </w:r>
      </w:ins>
      <w:r>
        <w:t>The next section describes how to create and direct a light source to illuminate only on selected objects.</w:t>
      </w:r>
    </w:p>
    <w:p w14:paraId="57FD466A" w14:textId="77777777" w:rsidR="00CA589C" w:rsidRDefault="00CA589C" w:rsidP="00CA589C">
      <w:pPr>
        <w:pStyle w:val="Heading1"/>
      </w:pPr>
      <w:r>
        <w:t>Light Source</w:t>
      </w:r>
    </w:p>
    <w:p w14:paraId="0887D505" w14:textId="29F7A050" w:rsidR="001E737E" w:rsidRDefault="00CA589C" w:rsidP="00CA589C">
      <w:pPr>
        <w:pStyle w:val="BodyTextFirst"/>
        <w:rPr>
          <w:ins w:id="917" w:author="Kelvin Sung" w:date="2021-05-20T07:04:00Z"/>
          <w:rFonts w:hint="eastAsia"/>
        </w:rPr>
      </w:pPr>
      <w:del w:id="918" w:author="Kelvin Sung" w:date="2021-05-20T06:57:00Z">
        <w:r w:rsidDel="001A052B">
          <w:delText xml:space="preserve">With </w:delText>
        </w:r>
      </w:del>
      <w:del w:id="919" w:author="Kelvin Sung" w:date="2021-05-20T06:56:00Z">
        <w:r w:rsidDel="001A052B">
          <w:delText xml:space="preserve">ambient lighting for the scene completed, it is </w:delText>
        </w:r>
      </w:del>
      <w:del w:id="920" w:author="Kelvin Sung" w:date="2021-05-20T07:00:00Z">
        <w:r w:rsidDel="001A052B">
          <w:delText>now time to implement</w:delText>
        </w:r>
      </w:del>
      <w:del w:id="921" w:author="Kelvin Sung" w:date="2021-05-20T07:23:00Z">
        <w:r w:rsidDel="008D7AAF">
          <w:delText xml:space="preserve"> light with an object-oriented approach while adhering to </w:delText>
        </w:r>
      </w:del>
      <w:del w:id="922" w:author="Kelvin Sung" w:date="2021-05-20T07:01:00Z">
        <w:r w:rsidDel="001A052B">
          <w:delText xml:space="preserve">your </w:delText>
        </w:r>
      </w:del>
      <w:del w:id="923" w:author="Kelvin Sung" w:date="2021-05-20T07:23:00Z">
        <w:r w:rsidDel="008D7AAF">
          <w:delText xml:space="preserve">expectations of </w:delText>
        </w:r>
      </w:del>
      <w:del w:id="924" w:author="Kelvin Sung" w:date="2021-05-20T07:01:00Z">
        <w:r w:rsidDel="001A052B">
          <w:delText xml:space="preserve">what </w:delText>
        </w:r>
      </w:del>
      <w:del w:id="925" w:author="Kelvin Sung" w:date="2021-05-20T07:23:00Z">
        <w:r w:rsidDel="008D7AAF">
          <w:delText xml:space="preserve">a light </w:delText>
        </w:r>
      </w:del>
      <w:del w:id="926" w:author="Kelvin Sung" w:date="2021-05-20T07:01:00Z">
        <w:r w:rsidDel="001A052B">
          <w:delText>is and how it interacts with the environment</w:delText>
        </w:r>
      </w:del>
      <w:del w:id="927" w:author="Kelvin Sung" w:date="2021-05-20T07:23:00Z">
        <w:r w:rsidDel="008D7AAF">
          <w:delText xml:space="preserve">. This can be achieved through the definition of a </w:delText>
        </w:r>
        <w:r w:rsidRPr="001A052B" w:rsidDel="008D7AAF">
          <w:rPr>
            <w:rStyle w:val="CodeInline"/>
            <w:rFonts w:hint="eastAsia"/>
            <w:rPrChange w:id="928" w:author="Kelvin Sung" w:date="2021-05-20T07:01:00Z">
              <w:rPr>
                <w:rFonts w:hint="eastAsia"/>
              </w:rPr>
            </w:rPrChange>
          </w:rPr>
          <w:delText>Light</w:delText>
        </w:r>
        <w:r w:rsidDel="008D7AAF">
          <w:delText xml:space="preserve"> object to represent a light source. As </w:delText>
        </w:r>
      </w:del>
      <w:del w:id="929" w:author="Kelvin Sung" w:date="2021-05-20T07:02:00Z">
        <w:r w:rsidDel="001E737E">
          <w:delText>mentioned</w:delText>
        </w:r>
      </w:del>
      <w:del w:id="930" w:author="Kelvin Sung" w:date="2021-05-20T07:23:00Z">
        <w:r w:rsidDel="008D7AAF">
          <w:delText xml:space="preserve">, </w:delText>
        </w:r>
      </w:del>
      <w:del w:id="931" w:author="Kelvin Sung" w:date="2021-05-20T07:02:00Z">
        <w:r w:rsidDel="001E737E">
          <w:delText xml:space="preserve">to implement a light source, </w:delText>
        </w:r>
      </w:del>
      <w:del w:id="932" w:author="Kelvin Sung" w:date="2021-05-20T07:23:00Z">
        <w:r w:rsidDel="008D7AAF">
          <w:delText>the 2D engine will need to venture into the third dimension to properly simulate light energy</w:delText>
        </w:r>
      </w:del>
      <w:del w:id="933" w:author="Kelvin Sung" w:date="2021-05-20T07:03:00Z">
        <w:r w:rsidDel="001E737E">
          <w:delText xml:space="preserve"> traveling from the source to the surface of your geometries</w:delText>
        </w:r>
      </w:del>
      <w:del w:id="934" w:author="Kelvin Sung" w:date="2021-05-20T07:23:00Z">
        <w:r w:rsidDel="008D7AAF">
          <w:delText xml:space="preserve">. </w:delText>
        </w:r>
      </w:del>
      <w:ins w:id="935" w:author="Kelvin Sung" w:date="2021-05-20T07:23:00Z">
        <w:r w:rsidR="008D7AAF">
          <w:t>E</w:t>
        </w:r>
      </w:ins>
      <w:ins w:id="936" w:author="Kelvin Sung" w:date="2021-05-20T07:04:00Z">
        <w:r w:rsidR="001E737E">
          <w:t>xamin</w:t>
        </w:r>
      </w:ins>
      <w:ins w:id="937" w:author="Kelvin Sung" w:date="2021-05-20T07:23:00Z">
        <w:r w:rsidR="008D7AAF">
          <w:t>e</w:t>
        </w:r>
      </w:ins>
      <w:ins w:id="938" w:author="Kelvin Sung" w:date="2021-05-20T07:04:00Z">
        <w:r w:rsidR="001E737E">
          <w:t xml:space="preserve"> your surroundings</w:t>
        </w:r>
      </w:ins>
      <w:ins w:id="939" w:author="Kelvin Sung" w:date="2021-05-20T07:23:00Z">
        <w:r w:rsidR="008D7AAF">
          <w:t xml:space="preserve"> and</w:t>
        </w:r>
      </w:ins>
      <w:ins w:id="940" w:author="Kelvin Sung" w:date="2021-05-20T07:04:00Z">
        <w:r w:rsidR="001E737E">
          <w:t xml:space="preserve"> you </w:t>
        </w:r>
      </w:ins>
      <w:ins w:id="941" w:author="Kelvin Sung" w:date="2021-05-20T07:07:00Z">
        <w:r w:rsidR="001E737E">
          <w:t xml:space="preserve">can </w:t>
        </w:r>
      </w:ins>
      <w:ins w:id="942" w:author="Kelvin Sung" w:date="2021-05-20T07:04:00Z">
        <w:r w:rsidR="001E737E">
          <w:t>observe many types of light</w:t>
        </w:r>
      </w:ins>
      <w:ins w:id="943" w:author="Kelvin Sung" w:date="2021-05-20T07:05:00Z">
        <w:r w:rsidR="001E737E">
          <w:t xml:space="preserve"> sources, e.g., your table lamp, </w:t>
        </w:r>
      </w:ins>
      <w:ins w:id="944" w:author="Kelvin Sung" w:date="2021-05-20T07:06:00Z">
        <w:r w:rsidR="001E737E">
          <w:t>light rays from the Sun, or, an isolated light bulb.</w:t>
        </w:r>
      </w:ins>
      <w:ins w:id="945" w:author="Kelvin Sung" w:date="2021-05-20T07:07:00Z">
        <w:r w:rsidR="001E737E">
          <w:t xml:space="preserve"> The isolated light bulb </w:t>
        </w:r>
      </w:ins>
      <w:ins w:id="946" w:author="Kelvin Sung" w:date="2021-05-20T07:08:00Z">
        <w:r w:rsidR="001E737E">
          <w:t xml:space="preserve">can be </w:t>
        </w:r>
      </w:ins>
      <w:ins w:id="947" w:author="Kelvin Sung" w:date="2021-05-20T07:24:00Z">
        <w:r w:rsidR="008D7AAF">
          <w:t>described</w:t>
        </w:r>
      </w:ins>
      <w:ins w:id="948" w:author="Kelvin Sung" w:date="2021-05-20T07:08:00Z">
        <w:r w:rsidR="001E737E">
          <w:t xml:space="preserve"> as a point</w:t>
        </w:r>
      </w:ins>
      <w:ins w:id="949" w:author="Kelvin Sung" w:date="2021-05-20T07:09:00Z">
        <w:r w:rsidR="001E737E">
          <w:t xml:space="preserve"> that emits light uniformly in all directions</w:t>
        </w:r>
      </w:ins>
      <w:ins w:id="950" w:author="Kelvin Sung" w:date="2021-05-20T07:08:00Z">
        <w:r w:rsidR="001E737E">
          <w:t>, or a point light</w:t>
        </w:r>
      </w:ins>
      <w:ins w:id="951" w:author="Kelvin Sung" w:date="2021-05-20T07:10:00Z">
        <w:r w:rsidR="001E737E">
          <w:t>. The point light is where you will begin to analyze light sources.</w:t>
        </w:r>
      </w:ins>
    </w:p>
    <w:p w14:paraId="2A832E8B" w14:textId="1CE3580C" w:rsidR="00CA589C" w:rsidDel="001E737E" w:rsidRDefault="001E737E" w:rsidP="00CA589C">
      <w:pPr>
        <w:pStyle w:val="BodyTextFirst"/>
        <w:rPr>
          <w:del w:id="952" w:author="Kelvin Sung" w:date="2021-05-20T07:10:00Z"/>
          <w:rFonts w:hint="eastAsia"/>
        </w:rPr>
      </w:pPr>
      <w:ins w:id="953" w:author="Kelvin Sung" w:date="2021-05-20T07:13:00Z">
        <w:r>
          <w:t xml:space="preserve">Fundamentally, </w:t>
        </w:r>
      </w:ins>
      <w:del w:id="954" w:author="Kelvin Sung" w:date="2021-05-20T07:10:00Z">
        <w:r w:rsidR="00CA589C" w:rsidDel="001E737E">
          <w:delText>There are several types of light sources; you will begin with the implementation of a simple point light. A point light is a light that emits light uniformly in all directions. In the real world, a point light can be thought of as a simple lightbulb.</w:delText>
        </w:r>
      </w:del>
    </w:p>
    <w:p w14:paraId="71E69D0B" w14:textId="77777777" w:rsidR="001E737E" w:rsidRDefault="00CA589C" w:rsidP="001E737E">
      <w:pPr>
        <w:pStyle w:val="BodyTextCont"/>
        <w:rPr>
          <w:ins w:id="955" w:author="Kelvin Sung" w:date="2021-05-20T07:17:00Z"/>
          <w:rFonts w:hint="eastAsia"/>
        </w:rPr>
      </w:pPr>
      <w:del w:id="956" w:author="Kelvin Sung" w:date="2021-05-20T07:12:00Z">
        <w:r w:rsidDel="001E737E">
          <w:delText xml:space="preserve">The most basic implementation of </w:delText>
        </w:r>
      </w:del>
      <w:r>
        <w:t xml:space="preserve">a point light </w:t>
      </w:r>
      <w:del w:id="957" w:author="Kelvin Sung" w:date="2021-05-20T07:12:00Z">
        <w:r w:rsidDel="001E737E">
          <w:delText xml:space="preserve">can be distilled down to </w:delText>
        </w:r>
      </w:del>
      <w:r>
        <w:t>illuminat</w:t>
      </w:r>
      <w:ins w:id="958" w:author="Kelvin Sung" w:date="2021-05-20T07:13:00Z">
        <w:r w:rsidR="001E737E">
          <w:t>es</w:t>
        </w:r>
      </w:ins>
      <w:del w:id="959" w:author="Kelvin Sung" w:date="2021-05-20T07:13:00Z">
        <w:r w:rsidDel="001E737E">
          <w:delText>ing</w:delText>
        </w:r>
      </w:del>
      <w:r>
        <w:t xml:space="preserve"> an area or radius around a specified point. In three-dimensional space, th</w:t>
      </w:r>
      <w:ins w:id="960" w:author="Kelvin Sung" w:date="2021-05-20T07:13:00Z">
        <w:r w:rsidR="001E737E">
          <w:t>is</w:t>
        </w:r>
      </w:ins>
      <w:del w:id="961" w:author="Kelvin Sung" w:date="2021-05-20T07:13:00Z">
        <w:r w:rsidDel="001E737E">
          <w:delText>e</w:delText>
        </w:r>
      </w:del>
      <w:r>
        <w:t xml:space="preserve"> region of illumination </w:t>
      </w:r>
      <w:del w:id="962" w:author="Kelvin Sung" w:date="2021-05-20T07:14:00Z">
        <w:r w:rsidDel="001E737E">
          <w:delText xml:space="preserve">by a point light source can </w:delText>
        </w:r>
      </w:del>
      <w:ins w:id="963" w:author="Kelvin Sung" w:date="2021-05-20T07:14:00Z">
        <w:r w:rsidR="001E737E">
          <w:t xml:space="preserve">is </w:t>
        </w:r>
      </w:ins>
      <w:r>
        <w:t xml:space="preserve">simply </w:t>
      </w:r>
      <w:del w:id="964" w:author="Kelvin Sung" w:date="2021-05-20T07:14:00Z">
        <w:r w:rsidDel="001E737E">
          <w:delText xml:space="preserve">be thought of as </w:delText>
        </w:r>
      </w:del>
      <w:r>
        <w:t xml:space="preserve">a sphere, referred to as volume of illumination. The volume of illumination of a point light is defined </w:t>
      </w:r>
      <w:ins w:id="965" w:author="Kelvin Sung" w:date="2021-05-20T07:15:00Z">
        <w:r w:rsidR="001E737E">
          <w:t>by the p</w:t>
        </w:r>
      </w:ins>
      <w:ins w:id="966" w:author="Kelvin Sung" w:date="2021-05-20T07:16:00Z">
        <w:r w:rsidR="001E737E">
          <w:t>osition of the light, center of the sphere, and the distance that the light illuminates, radius of the sphere.</w:t>
        </w:r>
      </w:ins>
      <w:del w:id="967" w:author="Kelvin Sung" w:date="2021-05-20T07:17:00Z">
        <w:r w:rsidDel="001E737E">
          <w:delText>with the light’s position being at the center of the sphere and illuminating the volume that is within the radius of the sphere.</w:delText>
        </w:r>
      </w:del>
      <w:r>
        <w:t xml:space="preserve"> To observe the effects of a light source, objects must be present and within the volume of illumination. </w:t>
      </w:r>
    </w:p>
    <w:p w14:paraId="0A866A24" w14:textId="0D94E9CD" w:rsidR="00312FB6" w:rsidRDefault="008D7AAF" w:rsidP="001E737E">
      <w:pPr>
        <w:pStyle w:val="BodyTextCont"/>
        <w:rPr>
          <w:ins w:id="968" w:author="Kelvin Sung" w:date="2021-05-20T07:29:00Z"/>
          <w:rFonts w:hint="eastAsia"/>
        </w:rPr>
      </w:pPr>
      <w:ins w:id="969" w:author="Kelvin Sung" w:date="2021-05-20T07:23:00Z">
        <w:r>
          <w:t xml:space="preserve">As mentioned in the introduction of this chapter, the 2D engine will need to venture into the third dimension to properly simulate the propagation of light energy. </w:t>
        </w:r>
      </w:ins>
      <w:r w:rsidR="00CA589C">
        <w:t xml:space="preserve">Now, consider your 2D engine; thus far you have implemented a system in which everything is </w:t>
      </w:r>
      <w:del w:id="970" w:author="Kelvin Sung" w:date="2021-05-20T07:18:00Z">
        <w:r w:rsidR="00CA589C" w:rsidDel="001E737E">
          <w:delText xml:space="preserve">rendered </w:delText>
        </w:r>
      </w:del>
      <w:r w:rsidR="00CA589C">
        <w:t xml:space="preserve">in 2D. </w:t>
      </w:r>
      <w:ins w:id="971" w:author="Kelvin Sung" w:date="2021-05-20T07:27:00Z">
        <w:r w:rsidR="00312FB6">
          <w:t>An alternativ</w:t>
        </w:r>
      </w:ins>
      <w:ins w:id="972" w:author="Kelvin Sung" w:date="2021-05-20T07:28:00Z">
        <w:r w:rsidR="00312FB6">
          <w:t xml:space="preserve">e way is to interpret that the engine </w:t>
        </w:r>
      </w:ins>
      <w:ins w:id="973" w:author="Kelvin Sung" w:date="2021-05-20T07:19:00Z">
        <w:r w:rsidR="001E737E">
          <w:t xml:space="preserve">defines and </w:t>
        </w:r>
      </w:ins>
      <w:del w:id="974" w:author="Kelvin Sung" w:date="2021-05-20T07:19:00Z">
        <w:r w:rsidR="00CA589C" w:rsidDel="001E737E">
          <w:delText xml:space="preserve">Or, rather, everything is </w:delText>
        </w:r>
      </w:del>
      <w:r w:rsidR="00CA589C">
        <w:t>render</w:t>
      </w:r>
      <w:del w:id="975" w:author="Kelvin Sung" w:date="2021-05-20T07:19:00Z">
        <w:r w:rsidR="00CA589C" w:rsidDel="001E737E">
          <w:delText>e</w:delText>
        </w:r>
      </w:del>
      <w:ins w:id="976" w:author="Kelvin Sung" w:date="2021-05-20T07:19:00Z">
        <w:r w:rsidR="001E737E">
          <w:t>s</w:t>
        </w:r>
      </w:ins>
      <w:del w:id="977" w:author="Kelvin Sung" w:date="2021-05-20T07:19:00Z">
        <w:r w:rsidR="00CA589C" w:rsidDel="001E737E">
          <w:delText>d</w:delText>
        </w:r>
      </w:del>
      <w:r w:rsidR="00CA589C">
        <w:t xml:space="preserve"> </w:t>
      </w:r>
      <w:ins w:id="978" w:author="Kelvin Sung" w:date="2021-05-20T07:19:00Z">
        <w:r w:rsidR="001E737E">
          <w:t xml:space="preserve">everything </w:t>
        </w:r>
      </w:ins>
      <w:del w:id="979" w:author="Kelvin Sung" w:date="2021-05-20T07:20:00Z">
        <w:r w:rsidR="00CA589C" w:rsidDel="001E737E">
          <w:delText xml:space="preserve">at </w:delText>
        </w:r>
      </w:del>
      <w:ins w:id="980" w:author="Kelvin Sung" w:date="2021-05-20T07:20:00Z">
        <w:r w:rsidR="001E737E">
          <w:t xml:space="preserve">on </w:t>
        </w:r>
      </w:ins>
      <w:r w:rsidR="00CA589C">
        <w:t>a single plane where z</w:t>
      </w:r>
      <w:ins w:id="981" w:author="Kelvin Sung" w:date="2021-05-20T07:30:00Z">
        <w:r w:rsidR="00312FB6">
          <w:t xml:space="preserve"> </w:t>
        </w:r>
      </w:ins>
      <w:del w:id="982" w:author="Kelvin Sung" w:date="2021-05-20T07:30:00Z">
        <w:r w:rsidR="00CA589C" w:rsidDel="00312FB6">
          <w:delText xml:space="preserve"> </w:delText>
        </w:r>
      </w:del>
      <w:r w:rsidR="00CA589C">
        <w:t>=</w:t>
      </w:r>
      <w:ins w:id="983" w:author="Kelvin Sung" w:date="2021-05-20T07:30:00Z">
        <w:r w:rsidR="00312FB6">
          <w:t xml:space="preserve"> </w:t>
        </w:r>
      </w:ins>
      <w:del w:id="984" w:author="Kelvin Sung" w:date="2021-05-20T07:30:00Z">
        <w:r w:rsidR="00CA589C" w:rsidDel="00312FB6">
          <w:delText xml:space="preserve"> </w:delText>
        </w:r>
      </w:del>
      <w:r w:rsidR="00CA589C">
        <w:t xml:space="preserve">0 and objects are layered </w:t>
      </w:r>
      <w:del w:id="985" w:author="Kelvin Sung" w:date="2021-05-20T07:20:00Z">
        <w:r w:rsidR="00CA589C" w:rsidDel="001E737E">
          <w:delText>(</w:delText>
        </w:r>
      </w:del>
      <w:r w:rsidR="00CA589C">
        <w:t>by draw</w:t>
      </w:r>
      <w:ins w:id="986" w:author="Kelvin Sung" w:date="2021-05-20T07:28:00Z">
        <w:r w:rsidR="00312FB6">
          <w:t>ing</w:t>
        </w:r>
      </w:ins>
      <w:r w:rsidR="00CA589C">
        <w:t xml:space="preserve"> order</w:t>
      </w:r>
      <w:del w:id="987" w:author="Kelvin Sung" w:date="2021-05-20T07:20:00Z">
        <w:r w:rsidR="00CA589C" w:rsidDel="001E737E">
          <w:delText>) in order to display one object in front of another</w:delText>
        </w:r>
      </w:del>
      <w:r w:rsidR="00CA589C">
        <w:t xml:space="preserve">. On this system, you are </w:t>
      </w:r>
      <w:del w:id="988" w:author="Kelvin Sung" w:date="2021-05-20T07:21:00Z">
        <w:r w:rsidR="00CA589C" w:rsidDel="001E737E">
          <w:delText xml:space="preserve">now </w:delText>
        </w:r>
      </w:del>
      <w:r w:rsidR="00CA589C">
        <w:t xml:space="preserve">going to add light sources that reside in 3D. </w:t>
      </w:r>
    </w:p>
    <w:p w14:paraId="01E2ABA2" w14:textId="6A3A686D" w:rsidR="00CA589C" w:rsidRDefault="00CA589C">
      <w:pPr>
        <w:pStyle w:val="BodyTextCont"/>
        <w:rPr>
          <w:rFonts w:hint="eastAsia"/>
        </w:rPr>
      </w:pPr>
      <w:r>
        <w:t xml:space="preserve">To observe the effects of a light source, its illumination volume must overlap an object on the XY plane where your objects </w:t>
      </w:r>
      <w:del w:id="989" w:author="Kelvin Sung" w:date="2021-05-20T07:21:00Z">
        <w:r w:rsidDel="001E737E">
          <w:delText>exist</w:delText>
        </w:r>
      </w:del>
      <w:ins w:id="990" w:author="Kelvin Sung" w:date="2021-05-20T07:21:00Z">
        <w:r w:rsidR="001E737E">
          <w:t>are defined</w:t>
        </w:r>
      </w:ins>
      <w:r>
        <w:t xml:space="preserve">. Figure 8-2 shows the volume of illumination from a simple point light </w:t>
      </w:r>
      <w:ins w:id="991" w:author="Kelvin Sung" w:date="2021-05-20T07:29:00Z">
        <w:r w:rsidR="00312FB6">
          <w:t xml:space="preserve">located at z = 10 </w:t>
        </w:r>
      </w:ins>
      <w:r>
        <w:t>intersecting a</w:t>
      </w:r>
      <w:del w:id="992" w:author="Kelvin Sung" w:date="2021-05-20T07:30:00Z">
        <w:r w:rsidDel="00312FB6">
          <w:delText>n object on the XY</w:delText>
        </w:r>
      </w:del>
      <w:r>
        <w:t xml:space="preserve"> plane </w:t>
      </w:r>
      <w:del w:id="993" w:author="Kelvin Sung" w:date="2021-05-20T07:30:00Z">
        <w:r w:rsidDel="00312FB6">
          <w:delText xml:space="preserve">where </w:delText>
        </w:r>
      </w:del>
      <w:ins w:id="994" w:author="Kelvin Sung" w:date="2021-05-20T07:30:00Z">
        <w:r w:rsidR="00312FB6">
          <w:t xml:space="preserve">at </w:t>
        </w:r>
      </w:ins>
      <w:r>
        <w:t xml:space="preserve">z = 0. This intersection results in an illuminated circle on the </w:t>
      </w:r>
      <w:del w:id="995" w:author="Kelvin Sung" w:date="2021-05-20T07:30:00Z">
        <w:r w:rsidDel="00312FB6">
          <w:delText>object</w:delText>
        </w:r>
      </w:del>
      <w:ins w:id="996" w:author="Kelvin Sung" w:date="2021-05-20T07:30:00Z">
        <w:r w:rsidR="00312FB6">
          <w:t>plane</w:t>
        </w:r>
      </w:ins>
      <w:r>
        <w:t>.</w:t>
      </w:r>
      <w:ins w:id="997" w:author="Kelvin Sung" w:date="2021-05-20T07:27:00Z">
        <w:r w:rsidR="00312FB6">
          <w:t xml:space="preserve"> </w:t>
        </w:r>
      </w:ins>
      <w:ins w:id="998" w:author="Kelvin Sung" w:date="2021-05-20T07:31:00Z">
        <w:r w:rsidR="00312FB6">
          <w:t>The next project implements Figure 8-2 where y</w:t>
        </w:r>
      </w:ins>
      <w:ins w:id="999" w:author="Kelvin Sung" w:date="2021-05-20T07:27:00Z">
        <w:r w:rsidR="00312FB6">
          <w:t xml:space="preserve">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ins>
    </w:p>
    <w:p w14:paraId="33AA9BEA" w14:textId="17834895" w:rsidR="00CA589C" w:rsidRDefault="00CA589C" w:rsidP="00CA589C">
      <w:pPr>
        <w:pStyle w:val="Figure"/>
      </w:pPr>
      <w:r>
        <w:rPr>
          <w:noProof/>
        </w:rPr>
        <w:lastRenderedPageBreak/>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3C03F2A" w14:textId="641F0914" w:rsidR="00CA589C" w:rsidDel="00616398" w:rsidRDefault="00CA589C">
      <w:pPr>
        <w:pStyle w:val="BodyTextFirst"/>
        <w:rPr>
          <w:del w:id="1000" w:author="Kelvin Sung" w:date="2021-05-20T07:48:00Z"/>
          <w:rFonts w:hint="eastAsia"/>
        </w:rPr>
      </w:pPr>
      <w:del w:id="1001" w:author="Kelvin Sung" w:date="2021-05-20T07:33:00Z">
        <w:r w:rsidDel="00616398">
          <w:delText xml:space="preserve">For quality results, </w:delText>
        </w:r>
      </w:del>
      <w:del w:id="1002" w:author="Kelvin Sung" w:date="2021-05-20T07:42:00Z">
        <w:r w:rsidDel="00616398">
          <w:delText xml:space="preserve">the </w:delText>
        </w:r>
      </w:del>
      <w:del w:id="1003" w:author="Kelvin Sung" w:date="2021-05-20T07:33:00Z">
        <w:r w:rsidDel="00616398">
          <w:delText xml:space="preserve">computations </w:delText>
        </w:r>
      </w:del>
      <w:del w:id="1004" w:author="Kelvin Sung" w:date="2021-05-20T07:42:00Z">
        <w:r w:rsidDel="00616398">
          <w:delText xml:space="preserve">associated </w:delText>
        </w:r>
      </w:del>
      <w:del w:id="1005" w:author="Kelvin Sung" w:date="2021-05-20T07:34:00Z">
        <w:r w:rsidDel="00616398">
          <w:delText xml:space="preserve">with illumination models </w:delText>
        </w:r>
      </w:del>
      <w:del w:id="1006" w:author="Kelvin Sung" w:date="2021-05-20T07:42:00Z">
        <w:r w:rsidDel="00616398">
          <w:delText xml:space="preserve">must be performed </w:delText>
        </w:r>
      </w:del>
      <w:del w:id="1007" w:author="Kelvin Sung" w:date="2021-05-20T07:34:00Z">
        <w:r w:rsidDel="00616398">
          <w:delText xml:space="preserve">once </w:delText>
        </w:r>
      </w:del>
      <w:del w:id="1008" w:author="Kelvin Sung" w:date="2021-05-20T07:42:00Z">
        <w:r w:rsidDel="00616398">
          <w:delText xml:space="preserve">for each affected pixel. </w:delText>
        </w:r>
      </w:del>
      <w:del w:id="1009" w:author="Kelvin Sung" w:date="2021-05-20T07:36:00Z">
        <w:r w:rsidDel="00616398">
          <w:delText xml:space="preserve">Recall that </w:delText>
        </w:r>
      </w:del>
      <w:del w:id="1010" w:author="Kelvin Sung" w:date="2021-05-20T07:37:00Z">
        <w:r w:rsidDel="00616398">
          <w:delText>in WebGL and GLSL shaders the color of each pixel is computed by the corresponding GLSL fragment shader.</w:delText>
        </w:r>
      </w:del>
      <w:del w:id="1011" w:author="Kelvin Sung" w:date="2021-05-20T07:42:00Z">
        <w:r w:rsidDel="00616398">
          <w:delText xml:space="preserve"> In this </w:delText>
        </w:r>
      </w:del>
      <w:del w:id="1012" w:author="Kelvin Sung" w:date="2021-05-20T07:39:00Z">
        <w:r w:rsidDel="00616398">
          <w:delText xml:space="preserve">chapter, </w:delText>
        </w:r>
      </w:del>
      <w:del w:id="1013" w:author="Kelvin Sung" w:date="2021-05-20T07:38:00Z">
        <w:r w:rsidDel="00616398">
          <w:delText xml:space="preserve">as </w:delText>
        </w:r>
      </w:del>
      <w:del w:id="1014" w:author="Kelvin Sung" w:date="2021-05-20T07:42:00Z">
        <w:r w:rsidDel="00616398">
          <w:delText xml:space="preserve">each fundamental element of the Phong illumination model </w:delText>
        </w:r>
      </w:del>
      <w:del w:id="1015" w:author="Kelvin Sung" w:date="2021-05-20T07:39:00Z">
        <w:r w:rsidDel="00616398">
          <w:delText xml:space="preserve">is studied, the </w:delText>
        </w:r>
      </w:del>
      <w:del w:id="1016" w:author="Kelvin Sung" w:date="2021-05-20T07:48:00Z">
        <w:r w:rsidDel="00616398">
          <w:delText xml:space="preserve">accompanied GLSL fragment shader implementation will also be explained. </w:delText>
        </w:r>
      </w:del>
    </w:p>
    <w:p w14:paraId="4143FBE2" w14:textId="2C424F0A" w:rsidR="00CA589C" w:rsidRDefault="00CA589C">
      <w:pPr>
        <w:pStyle w:val="BodyTextFirst"/>
        <w:rPr>
          <w:rFonts w:hint="eastAsia"/>
        </w:rPr>
        <w:pPrChange w:id="1017" w:author="Kelvin Sung" w:date="2021-05-20T07:48:00Z">
          <w:pPr>
            <w:pStyle w:val="BodyTextCont"/>
          </w:pPr>
        </w:pPrChange>
      </w:pPr>
      <w:del w:id="1018" w:author="Kelvin Sung" w:date="2021-05-20T07:48:00Z">
        <w:r w:rsidDel="00616398">
          <w:delText xml:space="preserve">From your experience building the game engine, you will remember </w:delText>
        </w:r>
      </w:del>
      <w:ins w:id="1019" w:author="Kelvin Sung" w:date="2021-05-20T07:48:00Z">
        <w:r w:rsidR="00616398">
          <w:t xml:space="preserve">Recall </w:t>
        </w:r>
      </w:ins>
      <w:r>
        <w:t xml:space="preserve">that the engine interfaces to the GLSL shaders with the corresponding subclasses of the </w:t>
      </w:r>
      <w:r w:rsidRPr="004F32BC">
        <w:rPr>
          <w:rStyle w:val="CodeInline"/>
        </w:rPr>
        <w:t>Shader</w:t>
      </w:r>
      <w:r w:rsidRPr="004F32BC">
        <w:t>/</w:t>
      </w:r>
      <w:r w:rsidRPr="004F32BC">
        <w:rPr>
          <w:rStyle w:val="CodeInline"/>
        </w:rPr>
        <w:t>Renderable</w:t>
      </w:r>
      <w:r>
        <w:t xml:space="preserve"> object pairs</w:t>
      </w:r>
      <w:ins w:id="1020" w:author="Kelvin Sung" w:date="2021-05-20T07:51:00Z">
        <w:r w:rsidR="00D25A37">
          <w:t>.</w:t>
        </w:r>
      </w:ins>
      <w:del w:id="1021" w:author="Kelvin Sung" w:date="2021-05-20T07:51:00Z">
        <w:r w:rsidDel="00D25A37">
          <w:delText>:</w:delText>
        </w:r>
      </w:del>
      <w:r>
        <w:t xml:space="preserve"> </w:t>
      </w:r>
      <w:r w:rsidRPr="00D25A37">
        <w:rPr>
          <w:rStyle w:val="CodeInline"/>
          <w:rFonts w:hint="eastAsia"/>
          <w:rPrChange w:id="1022" w:author="Kelvin Sung" w:date="2021-05-20T07:51:00Z">
            <w:rPr>
              <w:rFonts w:hint="eastAsia"/>
            </w:rPr>
          </w:rPrChange>
        </w:rPr>
        <w:t>Shader</w:t>
      </w:r>
      <w:r>
        <w:t xml:space="preserve"> objects </w:t>
      </w:r>
      <w:del w:id="1023" w:author="Kelvin Sung" w:date="2021-05-20T07:51:00Z">
        <w:r w:rsidDel="00D25A37">
          <w:delText xml:space="preserve">to </w:delText>
        </w:r>
      </w:del>
      <w:r>
        <w:t xml:space="preserve">interface to the GLSL shaders and </w:t>
      </w:r>
      <w:r w:rsidRPr="004F32BC">
        <w:rPr>
          <w:rStyle w:val="CodeInline"/>
        </w:rPr>
        <w:t>Renderable</w:t>
      </w:r>
      <w:r>
        <w:t xml:space="preserve"> objects </w:t>
      </w:r>
      <w:del w:id="1024" w:author="Kelvin Sung" w:date="2021-05-20T07:51:00Z">
        <w:r w:rsidDel="00D25A37">
          <w:delText xml:space="preserve">to </w:delText>
        </w:r>
      </w:del>
      <w:r>
        <w:t xml:space="preserve">provide programmers with the convenience of manipulating many copies of geometries </w:t>
      </w:r>
      <w:del w:id="1025" w:author="Kelvin Sung" w:date="2021-05-20T07:51:00Z">
        <w:r w:rsidDel="00D25A37">
          <w:delText xml:space="preserve">of </w:delText>
        </w:r>
      </w:del>
      <w:ins w:id="1026" w:author="Kelvin Sung" w:date="2021-05-20T07:51:00Z">
        <w:r w:rsidR="00D25A37">
          <w:t xml:space="preserve">with </w:t>
        </w:r>
      </w:ins>
      <w:r>
        <w:t xml:space="preserve">the same shader type. For example, </w:t>
      </w:r>
      <w:proofErr w:type="spellStart"/>
      <w:r w:rsidR="004F32BC" w:rsidRPr="004F32BC">
        <w:rPr>
          <w:rStyle w:val="CodeInline"/>
        </w:rPr>
        <w:t>t</w:t>
      </w:r>
      <w:r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t xml:space="preserve"> and </w:t>
      </w:r>
      <w:proofErr w:type="spellStart"/>
      <w:r w:rsidR="004F32BC" w:rsidRPr="004F32BC">
        <w:rPr>
          <w:rStyle w:val="CodeInline"/>
        </w:rPr>
        <w:t>t</w:t>
      </w:r>
      <w:r w:rsidRPr="004F32BC">
        <w:rPr>
          <w:rStyle w:val="CodeInline"/>
        </w:rPr>
        <w:t>exture</w:t>
      </w:r>
      <w:r w:rsidR="004F32BC" w:rsidRPr="004F32BC">
        <w:rPr>
          <w:rStyle w:val="CodeInline"/>
        </w:rPr>
        <w:t>_fs.glsl</w:t>
      </w:r>
      <w:proofErr w:type="spellEnd"/>
      <w:r>
        <w:t xml:space="preserve"> are interfaced to the game engine via the </w:t>
      </w:r>
      <w:proofErr w:type="spellStart"/>
      <w:r w:rsidRPr="004F32BC">
        <w:rPr>
          <w:rStyle w:val="CodeInline"/>
        </w:rPr>
        <w:t>TextureShader</w:t>
      </w:r>
      <w:proofErr w:type="spellEnd"/>
      <w:r>
        <w:t xml:space="preserve"> object, and the </w:t>
      </w:r>
      <w:proofErr w:type="spellStart"/>
      <w:r w:rsidRPr="004F32BC">
        <w:rPr>
          <w:rStyle w:val="CodeInline"/>
        </w:rPr>
        <w:t>TextureRenderable</w:t>
      </w:r>
      <w:proofErr w:type="spellEnd"/>
      <w:r>
        <w:t xml:space="preserve"> objects allow game programmers to create and manipulate multiple instances of geometries shaded by the </w:t>
      </w:r>
      <w:proofErr w:type="spellStart"/>
      <w:r w:rsidR="004F32BC" w:rsidRPr="004F32BC">
        <w:rPr>
          <w:rStyle w:val="CodeInline"/>
        </w:rPr>
        <w:t>t</w:t>
      </w:r>
      <w:r w:rsidRPr="004F32BC">
        <w:rPr>
          <w:rStyle w:val="CodeInline"/>
        </w:rPr>
        <w:t>exture</w:t>
      </w:r>
      <w:r w:rsidR="004F32BC" w:rsidRPr="004F32BC">
        <w:rPr>
          <w:rStyle w:val="CodeInline"/>
        </w:rPr>
        <w:t>_vs</w:t>
      </w:r>
      <w:proofErr w:type="spellEnd"/>
      <w:r>
        <w:t>/</w:t>
      </w:r>
      <w:r w:rsidR="004F32BC" w:rsidRPr="004F32BC">
        <w:rPr>
          <w:rStyle w:val="CodeInline"/>
        </w:rPr>
        <w:t>fs</w:t>
      </w:r>
      <w:r>
        <w:t xml:space="preserve"> shaders. Figure 8-3 depicts that the next project extends this architecture to implement point light illumination. The </w:t>
      </w:r>
      <w:r w:rsidRPr="004F32BC">
        <w:rPr>
          <w:rStyle w:val="CodeInline"/>
        </w:rPr>
        <w:t>Light</w:t>
      </w:r>
      <w:r>
        <w:t xml:space="preserve"> class encapsulates the attributes of a point light including position, radius, and color. This information is forwarded to the GLSL fragment shader, </w:t>
      </w:r>
      <w:proofErr w:type="spellStart"/>
      <w:r w:rsidR="004F32BC">
        <w:rPr>
          <w:rStyle w:val="CodeInline"/>
        </w:rPr>
        <w:t>l</w:t>
      </w:r>
      <w:r w:rsidRPr="004F32BC">
        <w:rPr>
          <w:rStyle w:val="CodeInline"/>
        </w:rPr>
        <w:t>ight</w:t>
      </w:r>
      <w:r w:rsidR="004F32BC">
        <w:rPr>
          <w:rStyle w:val="CodeInline"/>
        </w:rPr>
        <w:t>_fs</w:t>
      </w:r>
      <w:proofErr w:type="spellEnd"/>
      <w:r>
        <w:t xml:space="preserve">, via the </w:t>
      </w:r>
      <w:proofErr w:type="spellStart"/>
      <w:r w:rsidRPr="004F32BC">
        <w:rPr>
          <w:rStyle w:val="CodeInline"/>
        </w:rPr>
        <w:t>LightShader</w:t>
      </w:r>
      <w:proofErr w:type="spellEnd"/>
      <w:r>
        <w:t>/</w:t>
      </w:r>
      <w:proofErr w:type="spellStart"/>
      <w:r w:rsidRPr="004F32BC">
        <w:rPr>
          <w:rStyle w:val="CodeInline"/>
        </w:rPr>
        <w:t>LightRenderable</w:t>
      </w:r>
      <w:proofErr w:type="spellEnd"/>
      <w:r>
        <w:t xml:space="preserve"> pair for computing the appropriate pixel colors. The GLSL vertex shader, </w:t>
      </w:r>
      <w:proofErr w:type="spellStart"/>
      <w:r w:rsidR="004F32BC">
        <w:rPr>
          <w:rStyle w:val="CodeInline"/>
        </w:rPr>
        <w:t>t</w:t>
      </w:r>
      <w:r w:rsidRPr="004F32BC">
        <w:rPr>
          <w:rStyle w:val="CodeInline"/>
        </w:rPr>
        <w:t>exture</w:t>
      </w:r>
      <w:r w:rsidR="004F32BC">
        <w:rPr>
          <w:rStyle w:val="CodeInline"/>
        </w:rPr>
        <w:t>_vs</w:t>
      </w:r>
      <w:proofErr w:type="spellEnd"/>
      <w:r>
        <w:t>, is reused because light source illumination involves the same information to be processed at each vertex.</w:t>
      </w:r>
    </w:p>
    <w:p w14:paraId="6822EDD5" w14:textId="75A7C98A" w:rsidR="00CA589C" w:rsidRDefault="00CA589C" w:rsidP="004F32BC">
      <w:pPr>
        <w:pStyle w:val="Figure"/>
        <w:rPr>
          <w:ins w:id="1027" w:author="Kelvin Sung" w:date="2021-05-20T08:13:00Z"/>
        </w:rPr>
      </w:pPr>
      <w:r>
        <w:t xml:space="preserve"> </w:t>
      </w:r>
      <w:commentRangeStart w:id="1028"/>
      <w:del w:id="1029" w:author="Kelvin Sung" w:date="2021-05-20T08:14:00Z">
        <w:r w:rsidR="004F32BC" w:rsidDel="00E94671">
          <w:rPr>
            <w:noProof/>
          </w:rPr>
          <w:drawing>
            <wp:inline distT="0" distB="0" distL="0" distR="0" wp14:anchorId="1F152421" wp14:editId="40EBB7D5">
              <wp:extent cx="3938270" cy="30727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70" cy="3072765"/>
                      </a:xfrm>
                      <a:prstGeom prst="rect">
                        <a:avLst/>
                      </a:prstGeom>
                      <a:noFill/>
                    </pic:spPr>
                  </pic:pic>
                </a:graphicData>
              </a:graphic>
            </wp:inline>
          </w:drawing>
        </w:r>
      </w:del>
      <w:commentRangeEnd w:id="1028"/>
      <w:r w:rsidR="004F32BC">
        <w:rPr>
          <w:rStyle w:val="CommentReference"/>
          <w:rFonts w:asciiTheme="minorHAnsi" w:eastAsia="SimSun" w:hAnsiTheme="minorHAnsi" w:cstheme="minorBidi"/>
        </w:rPr>
        <w:commentReference w:id="1028"/>
      </w:r>
    </w:p>
    <w:p w14:paraId="015A2491" w14:textId="75427C28" w:rsidR="00E94671" w:rsidRPr="00E9470F" w:rsidRDefault="00E94671">
      <w:pPr>
        <w:pPrChange w:id="1030" w:author="Kelvin Sung" w:date="2021-05-20T08:13:00Z">
          <w:pPr>
            <w:pStyle w:val="Figure"/>
          </w:pPr>
        </w:pPrChange>
      </w:pPr>
      <w:ins w:id="1031" w:author="Kelvin Sung" w:date="2021-05-20T08:13:00Z">
        <w:r>
          <w:rPr>
            <w:noProof/>
          </w:rPr>
          <w:lastRenderedPageBreak/>
          <w:drawing>
            <wp:inline distT="0" distB="0" distL="0" distR="0" wp14:anchorId="6BAF1CB1" wp14:editId="3719D908">
              <wp:extent cx="3921235" cy="35506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6195" cy="3573283"/>
                      </a:xfrm>
                      <a:prstGeom prst="rect">
                        <a:avLst/>
                      </a:prstGeom>
                      <a:noFill/>
                      <a:ln>
                        <a:noFill/>
                      </a:ln>
                    </pic:spPr>
                  </pic:pic>
                </a:graphicData>
              </a:graphic>
            </wp:inline>
          </w:drawing>
        </w:r>
      </w:ins>
    </w:p>
    <w:p w14:paraId="1F0AF154" w14:textId="77777777" w:rsidR="00CA589C" w:rsidRDefault="00CA589C" w:rsidP="004F32BC">
      <w:pPr>
        <w:pStyle w:val="FigureCaption"/>
      </w:pPr>
      <w:r>
        <w:t xml:space="preserve">Figure 8-3. LightShader/LightRenderable pair and the corresponding GLSL LightShader </w:t>
      </w:r>
    </w:p>
    <w:p w14:paraId="01D8DB0B" w14:textId="2DF8343B" w:rsidR="00CA589C" w:rsidRPr="004F32BC" w:rsidRDefault="00CA589C" w:rsidP="004F32BC">
      <w:pPr>
        <w:pStyle w:val="BodyTextFirst"/>
        <w:rPr>
          <w:rFonts w:hint="eastAsia"/>
        </w:rPr>
      </w:pPr>
      <w:r w:rsidRPr="004F32BC">
        <w:t xml:space="preserve">Finally, </w:t>
      </w:r>
      <w:del w:id="1032" w:author="Kelvin Sung" w:date="2021-05-20T08:16:00Z">
        <w:r w:rsidRPr="004F32BC" w:rsidDel="00E94671">
          <w:delText xml:space="preserve">before you begin learning about the elements of a Phong Illumination model, </w:delText>
        </w:r>
      </w:del>
      <w:r w:rsidRPr="004F32BC">
        <w:t>it is important to point out again that the GLSL fragment shader is invoked once for every pixel covered by the corresponding geometry. This means the GLSL fragment shaders you are about to learn 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 of most importance!</w:t>
      </w:r>
    </w:p>
    <w:p w14:paraId="7757D8F5" w14:textId="77777777" w:rsidR="00CA589C" w:rsidRDefault="00CA589C" w:rsidP="004F32BC">
      <w:pPr>
        <w:pStyle w:val="Heading2"/>
      </w:pPr>
      <w:r>
        <w:t>The Simple Light Shader Project</w:t>
      </w:r>
    </w:p>
    <w:p w14:paraId="4F643413" w14:textId="4CDDE868" w:rsidR="00CA589C" w:rsidRDefault="00CA589C" w:rsidP="00CA589C">
      <w:pPr>
        <w:pStyle w:val="BodyTextFirst"/>
        <w:rPr>
          <w:rFonts w:hint="eastAsia"/>
        </w:rPr>
      </w:pPr>
      <w:r>
        <w:t xml:space="preserve">This project demonstrates how to implement </w:t>
      </w:r>
      <w:ins w:id="1033" w:author="Kelvin Sung" w:date="2021-05-20T08:21:00Z">
        <w:r w:rsidR="00351E63">
          <w:t xml:space="preserve">and illuminate with </w:t>
        </w:r>
      </w:ins>
      <w:r>
        <w:t>a simple point light</w:t>
      </w:r>
      <w:del w:id="1034" w:author="Kelvin Sung" w:date="2021-05-20T08:21:00Z">
        <w:r w:rsidDel="00351E63">
          <w:delText xml:space="preserve"> and illuminate objects within the scene</w:delText>
        </w:r>
      </w:del>
      <w:r>
        <w:t xml:space="preserve">.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rPr>
          <w:rFonts w:hint="eastAsia"/>
        </w:rPr>
      </w:pPr>
      <w:r>
        <w:t>The controls of the project are as follows:</w:t>
      </w:r>
    </w:p>
    <w:p w14:paraId="41660DFC" w14:textId="77777777" w:rsidR="00253D5C" w:rsidRDefault="00253D5C" w:rsidP="00253D5C">
      <w:pPr>
        <w:pStyle w:val="Bullet"/>
        <w:rPr>
          <w:rFonts w:hint="eastAsia"/>
        </w:rPr>
      </w:pPr>
      <w:r>
        <w:t>WASD keys: Move the hero character on the screen</w:t>
      </w:r>
    </w:p>
    <w:p w14:paraId="033361A1" w14:textId="77777777" w:rsidR="00253D5C" w:rsidRDefault="00253D5C" w:rsidP="00253D5C">
      <w:pPr>
        <w:pStyle w:val="Bullet"/>
        <w:rPr>
          <w:rFonts w:hint="eastAsia"/>
        </w:rPr>
      </w:pPr>
      <w:r>
        <w:t xml:space="preserve">WASD keys + left mouse button: Move the hero character and the light source around the screen </w:t>
      </w:r>
    </w:p>
    <w:p w14:paraId="6535123C" w14:textId="20640879" w:rsidR="00253D5C" w:rsidRDefault="00253D5C" w:rsidP="00253D5C">
      <w:pPr>
        <w:pStyle w:val="Bullet"/>
        <w:rPr>
          <w:rFonts w:hint="eastAsia"/>
        </w:rPr>
      </w:pPr>
      <w:r>
        <w:t xml:space="preserve">Left/right-arrow key: Decreases/increases the light intensity </w:t>
      </w:r>
    </w:p>
    <w:p w14:paraId="40098335" w14:textId="77777777" w:rsidR="00253D5C" w:rsidRDefault="00253D5C" w:rsidP="00253D5C">
      <w:pPr>
        <w:pStyle w:val="Bullet"/>
        <w:rPr>
          <w:rFonts w:hint="eastAsia"/>
        </w:rPr>
      </w:pPr>
      <w:r>
        <w:t>Z/X key: Increases/decreases the light Z position</w:t>
      </w:r>
    </w:p>
    <w:p w14:paraId="47FB58F4" w14:textId="77777777" w:rsidR="00253D5C" w:rsidRDefault="00253D5C" w:rsidP="00253D5C">
      <w:pPr>
        <w:pStyle w:val="Bullet"/>
        <w:rPr>
          <w:rFonts w:hint="eastAsia"/>
        </w:rPr>
      </w:pPr>
      <w:r>
        <w:t>C/V key: Increases/decreases the light radius</w:t>
      </w:r>
    </w:p>
    <w:p w14:paraId="1090542C" w14:textId="77777777" w:rsidR="00253D5C" w:rsidRDefault="00253D5C" w:rsidP="00253D5C">
      <w:pPr>
        <w:pStyle w:val="BodyTextFirst"/>
        <w:rPr>
          <w:rFonts w:hint="eastAsia"/>
        </w:rPr>
      </w:pPr>
      <w:r>
        <w:t>The goals of the project are as follows:</w:t>
      </w:r>
    </w:p>
    <w:p w14:paraId="0BF9D30F" w14:textId="77777777" w:rsidR="00253D5C" w:rsidRDefault="00253D5C" w:rsidP="00253D5C">
      <w:pPr>
        <w:pStyle w:val="Bullet"/>
        <w:rPr>
          <w:rFonts w:hint="eastAsia"/>
        </w:rPr>
      </w:pPr>
      <w:r>
        <w:t>To understand how to simulate the illumination effects from a point light</w:t>
      </w:r>
    </w:p>
    <w:p w14:paraId="0A22AD56" w14:textId="076EA227" w:rsidR="00253D5C" w:rsidRDefault="00253D5C" w:rsidP="00253D5C">
      <w:pPr>
        <w:pStyle w:val="Bullet"/>
        <w:rPr>
          <w:rFonts w:hint="eastAsia"/>
        </w:rPr>
      </w:pPr>
      <w:r>
        <w:t xml:space="preserve">To </w:t>
      </w:r>
      <w:del w:id="1035" w:author="Kelvin Sung" w:date="2021-05-20T08:22:00Z">
        <w:r w:rsidDel="00351E63">
          <w:delText xml:space="preserve">experience </w:delText>
        </w:r>
      </w:del>
      <w:ins w:id="1036" w:author="Kelvin Sung" w:date="2021-05-20T08:22:00Z">
        <w:r w:rsidR="00351E63">
          <w:t xml:space="preserve">observe </w:t>
        </w:r>
      </w:ins>
      <w:r>
        <w:t>illumination results from a point light</w:t>
      </w:r>
    </w:p>
    <w:p w14:paraId="6F606946" w14:textId="77777777" w:rsidR="00253D5C" w:rsidRDefault="00253D5C" w:rsidP="00253D5C">
      <w:pPr>
        <w:pStyle w:val="Bullet"/>
        <w:rPr>
          <w:rFonts w:hint="eastAsia"/>
        </w:rPr>
      </w:pPr>
      <w:r>
        <w:lastRenderedPageBreak/>
        <w:t>To implement a GLSL shader that supports point light illumination</w:t>
      </w:r>
    </w:p>
    <w:p w14:paraId="60B382A3" w14:textId="045B19C4" w:rsidR="00253D5C" w:rsidDel="00511716" w:rsidRDefault="00253D5C" w:rsidP="00253D5C">
      <w:pPr>
        <w:pStyle w:val="BodyTextFirst"/>
        <w:rPr>
          <w:del w:id="1037" w:author="Kelvin Sung" w:date="2021-05-20T08:23:00Z"/>
          <w:rFonts w:hint="eastAsia"/>
        </w:rPr>
      </w:pPr>
      <w:del w:id="1038" w:author="Kelvin Sung" w:date="2021-05-20T08:23:00Z">
        <w:r w:rsidDel="00511716">
          <w:delText xml:space="preserve">You can find the following external resources in the </w:delText>
        </w:r>
        <w:r w:rsidRPr="00253D5C" w:rsidDel="00511716">
          <w:rPr>
            <w:rStyle w:val="CodeInline"/>
          </w:rPr>
          <w:delText>assets</w:delText>
        </w:r>
        <w:r w:rsidDel="00511716">
          <w:delText xml:space="preserve"> folder: the </w:delText>
        </w:r>
        <w:r w:rsidRPr="00253D5C" w:rsidDel="00511716">
          <w:rPr>
            <w:rStyle w:val="CodeInline"/>
          </w:rPr>
          <w:delText>fonts</w:delText>
        </w:r>
        <w:r w:rsidDel="00511716">
          <w:delText xml:space="preserve"> folder that contains the default system fonts and two texture images (</w:delText>
        </w:r>
        <w:r w:rsidRPr="00253D5C" w:rsidDel="00511716">
          <w:rPr>
            <w:rStyle w:val="CodeInline"/>
          </w:rPr>
          <w:delText>minion_sprite.png</w:delText>
        </w:r>
        <w:r w:rsidDel="00511716">
          <w:delText xml:space="preserve"> and </w:delText>
        </w:r>
        <w:r w:rsidRPr="00253D5C" w:rsidDel="00511716">
          <w:rPr>
            <w:rStyle w:val="CodeInline"/>
          </w:rPr>
          <w:delText>bg.png</w:delText>
        </w:r>
        <w:r w:rsidDel="00511716">
          <w:delText xml:space="preserve">). The objects are sprite elements of </w:delText>
        </w:r>
        <w:r w:rsidRPr="00253D5C" w:rsidDel="00511716">
          <w:rPr>
            <w:rStyle w:val="CodeInline"/>
          </w:rPr>
          <w:delText>minion_sprite.png</w:delText>
        </w:r>
        <w:r w:rsidDel="00511716">
          <w:delText xml:space="preserve">, and the background is represented by </w:delText>
        </w:r>
        <w:r w:rsidRPr="00253D5C" w:rsidDel="00511716">
          <w:rPr>
            <w:rStyle w:val="CodeInline"/>
          </w:rPr>
          <w:delText>bg.png</w:delText>
        </w:r>
        <w:r w:rsidDel="00511716">
          <w:delText>.</w:delText>
        </w:r>
      </w:del>
    </w:p>
    <w:p w14:paraId="61A789BE" w14:textId="77777777" w:rsidR="00253D5C" w:rsidRDefault="00253D5C" w:rsidP="00253D5C">
      <w:pPr>
        <w:pStyle w:val="Heading3"/>
      </w:pPr>
      <w:r>
        <w:t>Creating the GLSL Light Fragment Shader</w:t>
      </w:r>
    </w:p>
    <w:p w14:paraId="735C38C1" w14:textId="68D8F12F" w:rsidR="00253D5C" w:rsidRDefault="00253D5C" w:rsidP="00253D5C">
      <w:pPr>
        <w:pStyle w:val="BodyTextFirst"/>
        <w:rPr>
          <w:rFonts w:hint="eastAsia"/>
        </w:rPr>
      </w:pPr>
      <w:r>
        <w:t xml:space="preserve">As with the previous section, the implementation will begin with the GLSL shader. </w:t>
      </w:r>
      <w:ins w:id="1039" w:author="Kelvin Sung" w:date="2021-05-20T08:29:00Z">
        <w:r w:rsidR="00C008BA">
          <w:t xml:space="preserve">It is not necessary </w:t>
        </w:r>
      </w:ins>
      <w:ins w:id="1040" w:author="Kelvin Sung" w:date="2021-05-20T08:28:00Z">
        <w:r w:rsidR="00511716">
          <w:t xml:space="preserve">to define a new </w:t>
        </w:r>
      </w:ins>
      <w:ins w:id="1041" w:author="Kelvin Sung" w:date="2021-05-20T08:25:00Z">
        <w:r w:rsidR="00511716">
          <w:t xml:space="preserve">GLSL vertex shader </w:t>
        </w:r>
      </w:ins>
      <w:ins w:id="1042" w:author="Kelvin Sung" w:date="2021-05-20T08:26:00Z">
        <w:r w:rsidR="00511716">
          <w:t xml:space="preserve">as the </w:t>
        </w:r>
      </w:ins>
      <w:ins w:id="1043" w:author="Kelvin Sung" w:date="2021-05-20T08:29:00Z">
        <w:r w:rsidR="003A7868">
          <w:t xml:space="preserve">per vertex </w:t>
        </w:r>
      </w:ins>
      <w:ins w:id="1044" w:author="Kelvin Sung" w:date="2021-05-20T08:26:00Z">
        <w:r w:rsidR="00511716">
          <w:t xml:space="preserve">information and computation involved are </w:t>
        </w:r>
      </w:ins>
      <w:ins w:id="1045" w:author="Kelvin Sung" w:date="2021-05-20T08:25:00Z">
        <w:r w:rsidR="00511716">
          <w:t xml:space="preserve">identical to </w:t>
        </w:r>
      </w:ins>
      <w:ins w:id="1046" w:author="Kelvin Sung" w:date="2021-05-20T08:27:00Z">
        <w:r w:rsidR="00511716">
          <w:t xml:space="preserve">that of </w:t>
        </w:r>
      </w:ins>
      <w:proofErr w:type="spellStart"/>
      <w:ins w:id="1047" w:author="Kelvin Sung" w:date="2021-05-20T08:25:00Z">
        <w:r w:rsidR="00511716" w:rsidRPr="00253D5C">
          <w:rPr>
            <w:rStyle w:val="CodeInline"/>
          </w:rPr>
          <w:t>texture_vs</w:t>
        </w:r>
      </w:ins>
      <w:proofErr w:type="spellEnd"/>
      <w:ins w:id="1048" w:author="Kelvin Sung" w:date="2021-05-20T08:27:00Z">
        <w:r w:rsidR="00511716">
          <w:t xml:space="preserve">. </w:t>
        </w:r>
      </w:ins>
      <w:ins w:id="1049" w:author="Kelvin Sung" w:date="2021-05-20T08:28:00Z">
        <w:r w:rsidR="00511716">
          <w:t xml:space="preserve">A new </w:t>
        </w:r>
      </w:ins>
      <w:del w:id="1050" w:author="Kelvin Sung" w:date="2021-05-20T08:28:00Z">
        <w:r w:rsidDel="00511716">
          <w:delText xml:space="preserve">The </w:delText>
        </w:r>
      </w:del>
      <w:ins w:id="1051" w:author="Kelvin Sung" w:date="2021-05-20T08:25:00Z">
        <w:r w:rsidR="00511716">
          <w:t xml:space="preserve">GLSL </w:t>
        </w:r>
      </w:ins>
      <w:ins w:id="1052" w:author="Kelvin Sung" w:date="2021-05-20T08:24:00Z">
        <w:r w:rsidR="00511716">
          <w:t xml:space="preserve">fragment </w:t>
        </w:r>
      </w:ins>
      <w:r>
        <w:t xml:space="preserve">shader </w:t>
      </w:r>
      <w:ins w:id="1053" w:author="Kelvin Sung" w:date="2021-05-20T08:28:00Z">
        <w:r w:rsidR="00511716">
          <w:t xml:space="preserve">must be defined to </w:t>
        </w:r>
      </w:ins>
      <w:ins w:id="1054" w:author="Kelvin Sung" w:date="2021-05-20T08:24:00Z">
        <w:r w:rsidR="00511716">
          <w:t>compute the illuminated circle</w:t>
        </w:r>
      </w:ins>
      <w:del w:id="1055" w:author="Kelvin Sung" w:date="2021-05-20T08:24:00Z">
        <w:r w:rsidDel="00511716">
          <w:delText xml:space="preserve">uses </w:delText>
        </w:r>
      </w:del>
      <w:del w:id="1056" w:author="Kelvin Sung" w:date="2021-05-20T08:28:00Z">
        <w:r w:rsidDel="00511716">
          <w:delText>light properties</w:delText>
        </w:r>
      </w:del>
      <w:del w:id="1057" w:author="Kelvin Sung" w:date="2021-05-20T08:25:00Z">
        <w:r w:rsidDel="00511716">
          <w:delText xml:space="preserve"> to calculate</w:delText>
        </w:r>
      </w:del>
      <w:del w:id="1058" w:author="Kelvin Sung" w:date="2021-05-20T08:24:00Z">
        <w:r w:rsidDel="00511716">
          <w:delText xml:space="preserve"> the illuminated circle</w:delText>
        </w:r>
      </w:del>
      <w:r>
        <w:t xml:space="preserve">. </w:t>
      </w:r>
      <w:del w:id="1059" w:author="Kelvin Sung" w:date="2021-05-20T08:25:00Z">
        <w:r w:rsidDel="00511716">
          <w:delText xml:space="preserve">The GLSL vertex shader will remain identical to the </w:delText>
        </w:r>
        <w:r w:rsidRPr="00253D5C" w:rsidDel="00511716">
          <w:rPr>
            <w:rStyle w:val="CodeInline"/>
          </w:rPr>
          <w:delText>texture_vs</w:delText>
        </w:r>
        <w:r w:rsidDel="00511716">
          <w:delText xml:space="preserve"> since the same information and computation will be performed at each vertex.</w:delText>
        </w:r>
      </w:del>
    </w:p>
    <w:p w14:paraId="1893CC85" w14:textId="267C294D" w:rsidR="00253D5C" w:rsidRDefault="00253D5C" w:rsidP="000D057D">
      <w:pPr>
        <w:pStyle w:val="NumList"/>
        <w:numPr>
          <w:ilvl w:val="0"/>
          <w:numId w:val="11"/>
        </w:numPr>
        <w:rPr>
          <w:rFonts w:hint="eastAsia"/>
        </w:rPr>
      </w:pPr>
      <w:del w:id="1060" w:author="Kelvin Sung" w:date="2021-05-20T08:29:00Z">
        <w:r w:rsidRPr="00253D5C" w:rsidDel="00695FC5">
          <w:delText xml:space="preserve">Under </w:delText>
        </w:r>
      </w:del>
      <w:ins w:id="1061" w:author="Kelvin Sung" w:date="2021-05-20T08:29:00Z">
        <w:r w:rsidR="00695FC5">
          <w:t xml:space="preserve">In </w:t>
        </w:r>
      </w:ins>
      <w:r w:rsidRPr="00253D5C">
        <w:t xml:space="preserve">the </w:t>
      </w:r>
      <w:proofErr w:type="spellStart"/>
      <w:r w:rsidRPr="00253D5C">
        <w:rPr>
          <w:rStyle w:val="CodeInline"/>
        </w:rPr>
        <w:t>src</w:t>
      </w:r>
      <w:proofErr w:type="spellEnd"/>
      <w:r w:rsidRPr="00253D5C">
        <w:rPr>
          <w:rStyle w:val="CodeInline"/>
        </w:rPr>
        <w:t>/</w:t>
      </w:r>
      <w:proofErr w:type="spellStart"/>
      <w:r w:rsidRPr="00253D5C">
        <w:rPr>
          <w:rStyle w:val="CodeInline"/>
        </w:rPr>
        <w:t>glsl_shaders</w:t>
      </w:r>
      <w:proofErr w:type="spellEnd"/>
      <w:r w:rsidRPr="00253D5C">
        <w:t xml:space="preserve"> folder, create a new file and name it </w:t>
      </w:r>
      <w:proofErr w:type="spellStart"/>
      <w:r w:rsidRPr="00253D5C">
        <w:rPr>
          <w:rStyle w:val="CodeInline"/>
        </w:rPr>
        <w:t>light_</w:t>
      </w:r>
      <w:proofErr w:type="gramStart"/>
      <w:r w:rsidRPr="00253D5C">
        <w:rPr>
          <w:rStyle w:val="CodeInline"/>
        </w:rPr>
        <w:t>fs.glsl</w:t>
      </w:r>
      <w:proofErr w:type="spellEnd"/>
      <w:proofErr w:type="gramEnd"/>
      <w:r w:rsidRPr="00253D5C">
        <w:t>.</w:t>
      </w:r>
    </w:p>
    <w:p w14:paraId="5BBAEB56" w14:textId="48EE7AE5" w:rsidR="0040105A" w:rsidRDefault="007563A3" w:rsidP="000D057D">
      <w:pPr>
        <w:pStyle w:val="NumList"/>
        <w:numPr>
          <w:ilvl w:val="0"/>
          <w:numId w:val="11"/>
        </w:numPr>
        <w:rPr>
          <w:ins w:id="1062" w:author="Kelvin Sung" w:date="2021-05-20T09:30:00Z"/>
          <w:rFonts w:hint="eastAsia"/>
        </w:rPr>
      </w:pPr>
      <w:ins w:id="1063" w:author="Kelvin Sung" w:date="2021-05-20T08:31:00Z">
        <w:r>
          <w:t xml:space="preserve">Refer to </w:t>
        </w:r>
        <w:proofErr w:type="spellStart"/>
        <w:r w:rsidRPr="00AD1B74">
          <w:rPr>
            <w:rStyle w:val="CodeInline"/>
            <w:rFonts w:hint="eastAsia"/>
            <w:rPrChange w:id="1064" w:author="Kelvin Sung" w:date="2021-05-20T08:31:00Z">
              <w:rPr>
                <w:rFonts w:hint="eastAsia"/>
              </w:rPr>
            </w:rPrChange>
          </w:rPr>
          <w:t>texture_</w:t>
        </w:r>
        <w:proofErr w:type="gramStart"/>
        <w:r w:rsidRPr="00AD1B74">
          <w:rPr>
            <w:rStyle w:val="CodeInline"/>
            <w:rFonts w:hint="eastAsia"/>
            <w:rPrChange w:id="1065" w:author="Kelvin Sung" w:date="2021-05-20T08:31:00Z">
              <w:rPr>
                <w:rFonts w:hint="eastAsia"/>
              </w:rPr>
            </w:rPrChange>
          </w:rPr>
          <w:t>fs.glsl</w:t>
        </w:r>
        <w:proofErr w:type="spellEnd"/>
        <w:proofErr w:type="gramEnd"/>
        <w:r>
          <w:t xml:space="preserve"> and </w:t>
        </w:r>
      </w:ins>
      <w:ins w:id="1066" w:author="Kelvin Sung" w:date="2021-05-20T09:21:00Z">
        <w:r w:rsidR="0040105A">
          <w:t xml:space="preserve">copy all </w:t>
        </w:r>
      </w:ins>
      <w:del w:id="1067" w:author="Kelvin Sung" w:date="2021-05-20T08:30:00Z">
        <w:r w:rsidR="00253D5C" w:rsidRPr="00253D5C" w:rsidDel="007563A3">
          <w:delText xml:space="preserve">Add the standard </w:delText>
        </w:r>
      </w:del>
      <w:r w:rsidR="00253D5C" w:rsidRPr="00253D5C">
        <w:t>uniform and varying variables</w:t>
      </w:r>
      <w:ins w:id="1068" w:author="Kelvin Sung" w:date="2021-05-20T09:21:00Z">
        <w:r w:rsidR="0040105A">
          <w:t xml:space="preserve">. </w:t>
        </w:r>
        <w:r w:rsidR="0040105A">
          <w:rPr>
            <w:rFonts w:hint="eastAsia"/>
          </w:rPr>
          <w:t>T</w:t>
        </w:r>
        <w:r w:rsidR="0040105A">
          <w:t xml:space="preserve">his is </w:t>
        </w:r>
      </w:ins>
      <w:ins w:id="1069" w:author="Kelvin Sung" w:date="2021-05-20T09:23:00Z">
        <w:r w:rsidR="0040105A">
          <w:t xml:space="preserve">an </w:t>
        </w:r>
      </w:ins>
      <w:ins w:id="1070" w:author="Kelvin Sung" w:date="2021-05-20T09:21:00Z">
        <w:r w:rsidR="0040105A">
          <w:t xml:space="preserve">important </w:t>
        </w:r>
      </w:ins>
      <w:ins w:id="1071" w:author="Kelvin Sung" w:date="2021-05-20T09:23:00Z">
        <w:r w:rsidR="0040105A">
          <w:t>step</w:t>
        </w:r>
      </w:ins>
      <w:ins w:id="1072" w:author="Kelvin Sung" w:date="2021-05-20T09:27:00Z">
        <w:r w:rsidR="0040105A">
          <w:t xml:space="preserve"> because</w:t>
        </w:r>
      </w:ins>
      <w:ins w:id="1073" w:author="Kelvin Sung" w:date="2021-05-20T09:25:00Z">
        <w:r w:rsidR="0040105A">
          <w:t xml:space="preserve"> </w:t>
        </w:r>
      </w:ins>
      <w:ins w:id="1074" w:author="Kelvin Sung" w:date="2021-05-20T09:27:00Z">
        <w:r w:rsidR="0040105A">
          <w:t>t</w:t>
        </w:r>
      </w:ins>
      <w:ins w:id="1075" w:author="Kelvin Sung" w:date="2021-05-20T09:25:00Z">
        <w:r w:rsidR="0040105A">
          <w:t xml:space="preserve">he </w:t>
        </w:r>
        <w:proofErr w:type="spellStart"/>
        <w:r w:rsidR="0040105A" w:rsidRPr="0040105A">
          <w:rPr>
            <w:rStyle w:val="CodeInline"/>
            <w:rFonts w:hint="eastAsia"/>
            <w:rPrChange w:id="1076" w:author="Kelvin Sung" w:date="2021-05-20T09:25:00Z">
              <w:rPr>
                <w:rFonts w:hint="eastAsia"/>
              </w:rPr>
            </w:rPrChange>
          </w:rPr>
          <w:t>light_fs</w:t>
        </w:r>
      </w:ins>
      <w:proofErr w:type="spellEnd"/>
      <w:ins w:id="1077" w:author="Kelvin Sung" w:date="2021-05-20T09:22:00Z">
        <w:r w:rsidR="0040105A">
          <w:t xml:space="preserve"> </w:t>
        </w:r>
      </w:ins>
      <w:ins w:id="1078" w:author="Kelvin Sung" w:date="2021-05-20T09:25:00Z">
        <w:r w:rsidR="0040105A">
          <w:t xml:space="preserve">fragment shader will interface </w:t>
        </w:r>
      </w:ins>
      <w:ins w:id="1079" w:author="Kelvin Sung" w:date="2021-05-20T09:26:00Z">
        <w:r w:rsidR="0040105A">
          <w:t xml:space="preserve">to the game engine via the </w:t>
        </w:r>
      </w:ins>
      <w:proofErr w:type="spellStart"/>
      <w:ins w:id="1080" w:author="Kelvin Sung" w:date="2021-05-20T09:22:00Z">
        <w:r w:rsidR="0040105A" w:rsidRPr="0040105A">
          <w:rPr>
            <w:rStyle w:val="CodeInline"/>
            <w:rFonts w:hint="eastAsia"/>
            <w:rPrChange w:id="1081" w:author="Kelvin Sung" w:date="2021-05-20T09:23:00Z">
              <w:rPr>
                <w:rFonts w:hint="eastAsia"/>
              </w:rPr>
            </w:rPrChange>
          </w:rPr>
          <w:t>LightShader</w:t>
        </w:r>
        <w:proofErr w:type="spellEnd"/>
        <w:r w:rsidR="0040105A">
          <w:t xml:space="preserve"> </w:t>
        </w:r>
      </w:ins>
      <w:ins w:id="1082" w:author="Kelvin Sung" w:date="2021-05-20T09:26:00Z">
        <w:r w:rsidR="0040105A">
          <w:t>class</w:t>
        </w:r>
      </w:ins>
      <w:ins w:id="1083" w:author="Kelvin Sung" w:date="2021-05-20T09:28:00Z">
        <w:r w:rsidR="0040105A">
          <w:t xml:space="preserve">. The </w:t>
        </w:r>
        <w:proofErr w:type="spellStart"/>
        <w:r w:rsidR="0040105A" w:rsidRPr="0040105A">
          <w:rPr>
            <w:rStyle w:val="CodeInline"/>
            <w:rFonts w:hint="eastAsia"/>
            <w:rPrChange w:id="1084" w:author="Kelvin Sung" w:date="2021-05-20T09:28:00Z">
              <w:rPr>
                <w:rFonts w:hint="eastAsia"/>
              </w:rPr>
            </w:rPrChange>
          </w:rPr>
          <w:t>LightShader</w:t>
        </w:r>
        <w:proofErr w:type="spellEnd"/>
        <w:r w:rsidR="0040105A">
          <w:t xml:space="preserve"> class, in turn, will be implemented</w:t>
        </w:r>
      </w:ins>
      <w:ins w:id="1085" w:author="Kelvin Sung" w:date="2021-05-20T09:26:00Z">
        <w:r w:rsidR="0040105A">
          <w:t xml:space="preserve"> as </w:t>
        </w:r>
      </w:ins>
      <w:ins w:id="1086" w:author="Kelvin Sung" w:date="2021-05-20T09:23:00Z">
        <w:r w:rsidR="0040105A">
          <w:t xml:space="preserve">a </w:t>
        </w:r>
      </w:ins>
      <w:ins w:id="1087" w:author="Kelvin Sung" w:date="2021-05-20T09:22:00Z">
        <w:r w:rsidR="0040105A">
          <w:t xml:space="preserve">subclass </w:t>
        </w:r>
      </w:ins>
      <w:ins w:id="1088" w:author="Kelvin Sung" w:date="2021-05-20T09:23:00Z">
        <w:r w:rsidR="0040105A">
          <w:t xml:space="preserve">of </w:t>
        </w:r>
        <w:proofErr w:type="spellStart"/>
        <w:r w:rsidR="0040105A" w:rsidRPr="0040105A">
          <w:rPr>
            <w:rStyle w:val="CodeInline"/>
            <w:rFonts w:hint="eastAsia"/>
            <w:rPrChange w:id="1089" w:author="Kelvin Sung" w:date="2021-05-20T09:24:00Z">
              <w:rPr>
                <w:rFonts w:hint="eastAsia"/>
              </w:rPr>
            </w:rPrChange>
          </w:rPr>
          <w:t>TextureShader</w:t>
        </w:r>
      </w:ins>
      <w:proofErr w:type="spellEnd"/>
      <w:ins w:id="1090" w:author="Kelvin Sung" w:date="2021-05-20T09:28:00Z">
        <w:r w:rsidR="0040105A">
          <w:t xml:space="preserve">, where </w:t>
        </w:r>
      </w:ins>
      <w:ins w:id="1091" w:author="Kelvin Sung" w:date="2021-05-20T09:31:00Z">
        <w:r w:rsidR="000F78BA">
          <w:t>the existence of thes</w:t>
        </w:r>
      </w:ins>
      <w:ins w:id="1092" w:author="Kelvin Sung" w:date="2021-05-20T09:32:00Z">
        <w:r w:rsidR="000F78BA">
          <w:t xml:space="preserve">e variables </w:t>
        </w:r>
        <w:proofErr w:type="gramStart"/>
        <w:r w:rsidR="000F78BA">
          <w:t>are</w:t>
        </w:r>
        <w:proofErr w:type="gramEnd"/>
        <w:r w:rsidR="000F78BA">
          <w:t xml:space="preserve"> assumed and </w:t>
        </w:r>
      </w:ins>
      <w:ins w:id="1093" w:author="Kelvin Sung" w:date="2021-05-20T09:28:00Z">
        <w:r w:rsidR="0040105A">
          <w:t xml:space="preserve">references </w:t>
        </w:r>
      </w:ins>
      <w:ins w:id="1094" w:author="Kelvin Sung" w:date="2021-05-20T09:31:00Z">
        <w:r w:rsidR="000F78BA">
          <w:t>created</w:t>
        </w:r>
      </w:ins>
      <w:ins w:id="1095" w:author="Kelvin Sung" w:date="2021-05-20T09:29:00Z">
        <w:r w:rsidR="0040105A">
          <w:t>.</w:t>
        </w:r>
      </w:ins>
    </w:p>
    <w:p w14:paraId="69877C00" w14:textId="77777777" w:rsidR="0040105A" w:rsidRDefault="0040105A">
      <w:pPr>
        <w:pStyle w:val="Code"/>
        <w:rPr>
          <w:ins w:id="1096" w:author="Kelvin Sung" w:date="2021-05-20T09:30:00Z"/>
          <w:rFonts w:hint="eastAsia"/>
        </w:rPr>
        <w:pPrChange w:id="1097" w:author="Kelvin Sung" w:date="2021-05-20T09:30:00Z">
          <w:pPr>
            <w:pStyle w:val="NumList"/>
          </w:pPr>
        </w:pPrChange>
      </w:pPr>
      <w:ins w:id="1098" w:author="Kelvin Sung" w:date="2021-05-20T09:30:00Z">
        <w:r>
          <w:t xml:space="preserve">precision mediump float; </w:t>
        </w:r>
      </w:ins>
    </w:p>
    <w:p w14:paraId="0DAD0B88" w14:textId="77777777" w:rsidR="0040105A" w:rsidRDefault="0040105A">
      <w:pPr>
        <w:pStyle w:val="Code"/>
        <w:rPr>
          <w:ins w:id="1099" w:author="Kelvin Sung" w:date="2021-05-20T09:30:00Z"/>
          <w:rFonts w:hint="eastAsia"/>
        </w:rPr>
        <w:pPrChange w:id="1100" w:author="Kelvin Sung" w:date="2021-05-20T09:30:00Z">
          <w:pPr>
            <w:pStyle w:val="NumList"/>
          </w:pPr>
        </w:pPrChange>
      </w:pPr>
    </w:p>
    <w:p w14:paraId="42A019BA" w14:textId="77777777" w:rsidR="0040105A" w:rsidRDefault="0040105A">
      <w:pPr>
        <w:pStyle w:val="Code"/>
        <w:rPr>
          <w:ins w:id="1101" w:author="Kelvin Sung" w:date="2021-05-20T09:30:00Z"/>
          <w:rFonts w:hint="eastAsia"/>
        </w:rPr>
        <w:pPrChange w:id="1102" w:author="Kelvin Sung" w:date="2021-05-20T09:30:00Z">
          <w:pPr>
            <w:pStyle w:val="NumList"/>
          </w:pPr>
        </w:pPrChange>
      </w:pPr>
      <w:ins w:id="1103" w:author="Kelvin Sung" w:date="2021-05-20T09:30:00Z">
        <w:r>
          <w:t>// The object that fetches data from texture.</w:t>
        </w:r>
      </w:ins>
    </w:p>
    <w:p w14:paraId="1307CCB0" w14:textId="77777777" w:rsidR="0040105A" w:rsidRDefault="0040105A">
      <w:pPr>
        <w:pStyle w:val="Code"/>
        <w:rPr>
          <w:ins w:id="1104" w:author="Kelvin Sung" w:date="2021-05-20T09:30:00Z"/>
          <w:rFonts w:hint="eastAsia"/>
        </w:rPr>
        <w:pPrChange w:id="1105" w:author="Kelvin Sung" w:date="2021-05-20T09:30:00Z">
          <w:pPr>
            <w:pStyle w:val="NumList"/>
          </w:pPr>
        </w:pPrChange>
      </w:pPr>
      <w:ins w:id="1106" w:author="Kelvin Sung" w:date="2021-05-20T09:30:00Z">
        <w:r>
          <w:t>// Must be set outside the shader.</w:t>
        </w:r>
      </w:ins>
    </w:p>
    <w:p w14:paraId="2D4446CB" w14:textId="77777777" w:rsidR="0040105A" w:rsidRDefault="0040105A">
      <w:pPr>
        <w:pStyle w:val="Code"/>
        <w:rPr>
          <w:ins w:id="1107" w:author="Kelvin Sung" w:date="2021-05-20T09:30:00Z"/>
          <w:rFonts w:hint="eastAsia"/>
        </w:rPr>
        <w:pPrChange w:id="1108" w:author="Kelvin Sung" w:date="2021-05-20T09:30:00Z">
          <w:pPr>
            <w:pStyle w:val="NumList"/>
          </w:pPr>
        </w:pPrChange>
      </w:pPr>
      <w:ins w:id="1109" w:author="Kelvin Sung" w:date="2021-05-20T09:30:00Z">
        <w:r>
          <w:t>uniform sampler2D uSampler;</w:t>
        </w:r>
      </w:ins>
    </w:p>
    <w:p w14:paraId="2F5C9ED5" w14:textId="77777777" w:rsidR="0040105A" w:rsidRDefault="0040105A">
      <w:pPr>
        <w:pStyle w:val="Code"/>
        <w:rPr>
          <w:ins w:id="1110" w:author="Kelvin Sung" w:date="2021-05-20T09:30:00Z"/>
          <w:rFonts w:hint="eastAsia"/>
        </w:rPr>
        <w:pPrChange w:id="1111" w:author="Kelvin Sung" w:date="2021-05-20T09:30:00Z">
          <w:pPr>
            <w:pStyle w:val="NumList"/>
          </w:pPr>
        </w:pPrChange>
      </w:pPr>
    </w:p>
    <w:p w14:paraId="0F4616FE" w14:textId="77777777" w:rsidR="0040105A" w:rsidRDefault="0040105A">
      <w:pPr>
        <w:pStyle w:val="Code"/>
        <w:rPr>
          <w:ins w:id="1112" w:author="Kelvin Sung" w:date="2021-05-20T09:30:00Z"/>
          <w:rFonts w:hint="eastAsia"/>
        </w:rPr>
        <w:pPrChange w:id="1113" w:author="Kelvin Sung" w:date="2021-05-20T09:30:00Z">
          <w:pPr>
            <w:pStyle w:val="NumList"/>
          </w:pPr>
        </w:pPrChange>
      </w:pPr>
      <w:ins w:id="1114" w:author="Kelvin Sung" w:date="2021-05-20T09:30:00Z">
        <w:r>
          <w:t>// Color of pixel</w:t>
        </w:r>
      </w:ins>
    </w:p>
    <w:p w14:paraId="0EECB7F0" w14:textId="77777777" w:rsidR="0040105A" w:rsidRDefault="0040105A">
      <w:pPr>
        <w:pStyle w:val="Code"/>
        <w:rPr>
          <w:ins w:id="1115" w:author="Kelvin Sung" w:date="2021-05-20T09:30:00Z"/>
          <w:rFonts w:hint="eastAsia"/>
        </w:rPr>
        <w:pPrChange w:id="1116" w:author="Kelvin Sung" w:date="2021-05-20T09:30:00Z">
          <w:pPr>
            <w:pStyle w:val="NumList"/>
          </w:pPr>
        </w:pPrChange>
      </w:pPr>
      <w:ins w:id="1117" w:author="Kelvin Sung" w:date="2021-05-20T09:30:00Z">
        <w:r>
          <w:t xml:space="preserve">uniform vec4 uPixelColor;  </w:t>
        </w:r>
      </w:ins>
    </w:p>
    <w:p w14:paraId="2A59255D" w14:textId="77777777" w:rsidR="0040105A" w:rsidRDefault="0040105A">
      <w:pPr>
        <w:pStyle w:val="Code"/>
        <w:rPr>
          <w:ins w:id="1118" w:author="Kelvin Sung" w:date="2021-05-20T09:30:00Z"/>
          <w:rFonts w:hint="eastAsia"/>
        </w:rPr>
        <w:pPrChange w:id="1119" w:author="Kelvin Sung" w:date="2021-05-20T09:30:00Z">
          <w:pPr>
            <w:pStyle w:val="NumList"/>
          </w:pPr>
        </w:pPrChange>
      </w:pPr>
      <w:ins w:id="1120" w:author="Kelvin Sung" w:date="2021-05-20T09:30:00Z">
        <w:r>
          <w:t>uniform vec4 uGlobalAmbientColor; // this is shared globally</w:t>
        </w:r>
      </w:ins>
    </w:p>
    <w:p w14:paraId="38FB3CF3" w14:textId="77777777" w:rsidR="0040105A" w:rsidRDefault="0040105A">
      <w:pPr>
        <w:pStyle w:val="Code"/>
        <w:rPr>
          <w:ins w:id="1121" w:author="Kelvin Sung" w:date="2021-05-20T09:30:00Z"/>
          <w:rFonts w:hint="eastAsia"/>
        </w:rPr>
        <w:pPrChange w:id="1122" w:author="Kelvin Sung" w:date="2021-05-20T09:30:00Z">
          <w:pPr>
            <w:pStyle w:val="NumList"/>
          </w:pPr>
        </w:pPrChange>
      </w:pPr>
      <w:ins w:id="1123" w:author="Kelvin Sung" w:date="2021-05-20T09:30:00Z">
        <w:r>
          <w:t>uniform float uGlobalAmbientIntensity;</w:t>
        </w:r>
      </w:ins>
    </w:p>
    <w:p w14:paraId="195DF9CA" w14:textId="77777777" w:rsidR="0040105A" w:rsidRDefault="0040105A">
      <w:pPr>
        <w:pStyle w:val="Code"/>
        <w:rPr>
          <w:ins w:id="1124" w:author="Kelvin Sung" w:date="2021-05-20T09:30:00Z"/>
          <w:rFonts w:hint="eastAsia"/>
        </w:rPr>
        <w:pPrChange w:id="1125" w:author="Kelvin Sung" w:date="2021-05-20T09:30:00Z">
          <w:pPr>
            <w:pStyle w:val="NumList"/>
          </w:pPr>
        </w:pPrChange>
      </w:pPr>
    </w:p>
    <w:p w14:paraId="71001702" w14:textId="77777777" w:rsidR="0040105A" w:rsidRDefault="0040105A">
      <w:pPr>
        <w:pStyle w:val="Code"/>
        <w:rPr>
          <w:ins w:id="1126" w:author="Kelvin Sung" w:date="2021-05-20T09:30:00Z"/>
          <w:rFonts w:hint="eastAsia"/>
        </w:rPr>
        <w:pPrChange w:id="1127" w:author="Kelvin Sung" w:date="2021-05-20T09:30:00Z">
          <w:pPr>
            <w:pStyle w:val="NumList"/>
          </w:pPr>
        </w:pPrChange>
      </w:pPr>
      <w:ins w:id="1128" w:author="Kelvin Sung" w:date="2021-05-20T09:30:00Z">
        <w:r>
          <w:t>// The "varying" keyword is for signifying that the texture coordinate will be</w:t>
        </w:r>
      </w:ins>
    </w:p>
    <w:p w14:paraId="2B7F9FC3" w14:textId="77777777" w:rsidR="0040105A" w:rsidRDefault="0040105A">
      <w:pPr>
        <w:pStyle w:val="Code"/>
        <w:rPr>
          <w:ins w:id="1129" w:author="Kelvin Sung" w:date="2021-05-20T09:30:00Z"/>
          <w:rFonts w:hint="eastAsia"/>
        </w:rPr>
        <w:pPrChange w:id="1130" w:author="Kelvin Sung" w:date="2021-05-20T09:30:00Z">
          <w:pPr>
            <w:pStyle w:val="NumList"/>
          </w:pPr>
        </w:pPrChange>
      </w:pPr>
      <w:ins w:id="1131" w:author="Kelvin Sung" w:date="2021-05-20T09:30:00Z">
        <w:r>
          <w:t xml:space="preserve">// interpolated and thus varies. </w:t>
        </w:r>
      </w:ins>
    </w:p>
    <w:p w14:paraId="5B73A7B2" w14:textId="3358838A" w:rsidR="0040105A" w:rsidRDefault="0040105A" w:rsidP="0040105A">
      <w:pPr>
        <w:pStyle w:val="Code"/>
        <w:rPr>
          <w:ins w:id="1132" w:author="Kelvin Sung" w:date="2021-05-20T09:31:00Z"/>
          <w:rFonts w:hint="eastAsia"/>
        </w:rPr>
      </w:pPr>
      <w:ins w:id="1133" w:author="Kelvin Sung" w:date="2021-05-20T09:30:00Z">
        <w:r>
          <w:t>varying vec2 vTexCoord;</w:t>
        </w:r>
      </w:ins>
    </w:p>
    <w:p w14:paraId="65BB257D" w14:textId="77777777" w:rsidR="0040105A" w:rsidRDefault="0040105A" w:rsidP="0040105A">
      <w:pPr>
        <w:pStyle w:val="Code"/>
        <w:rPr>
          <w:ins w:id="1134" w:author="Kelvin Sung" w:date="2021-05-20T09:31:00Z"/>
          <w:rFonts w:hint="eastAsia"/>
        </w:rPr>
      </w:pPr>
    </w:p>
    <w:p w14:paraId="78FA172F" w14:textId="2D586647" w:rsidR="0040105A" w:rsidRDefault="0040105A">
      <w:pPr>
        <w:pStyle w:val="Code"/>
        <w:rPr>
          <w:ins w:id="1135" w:author="Kelvin Sung" w:date="2021-05-20T09:22:00Z"/>
          <w:rFonts w:hint="eastAsia"/>
        </w:rPr>
        <w:pPrChange w:id="1136" w:author="Kelvin Sung" w:date="2021-05-20T09:30:00Z">
          <w:pPr>
            <w:pStyle w:val="NumList"/>
            <w:numPr>
              <w:numId w:val="11"/>
            </w:numPr>
          </w:pPr>
        </w:pPrChange>
      </w:pPr>
      <w:ins w:id="1137" w:author="Kelvin Sung" w:date="2021-05-20T09:31:00Z">
        <w:r w:rsidRPr="0072479E">
          <w:t>... implementation to follow …</w:t>
        </w:r>
      </w:ins>
    </w:p>
    <w:p w14:paraId="6E3A23AC" w14:textId="406135D7" w:rsidR="00253D5C" w:rsidRDefault="00253D5C" w:rsidP="000D057D">
      <w:pPr>
        <w:pStyle w:val="NumList"/>
        <w:numPr>
          <w:ilvl w:val="0"/>
          <w:numId w:val="11"/>
        </w:numPr>
        <w:rPr>
          <w:rFonts w:hint="eastAsia"/>
        </w:rPr>
      </w:pPr>
      <w:del w:id="1138" w:author="Kelvin Sung" w:date="2021-05-20T09:32:00Z">
        <w:r w:rsidRPr="00253D5C" w:rsidDel="005D4691">
          <w:delText xml:space="preserve"> for the texture sampler, texture coordinate, ambient properties, and pixel color as in previous projects. Furthermore, you can now </w:delText>
        </w:r>
      </w:del>
      <w:ins w:id="1139" w:author="Kelvin Sung" w:date="2021-05-20T09:32:00Z">
        <w:r w:rsidR="005D4691">
          <w:t xml:space="preserve">Now, </w:t>
        </w:r>
      </w:ins>
      <w:del w:id="1140" w:author="Kelvin Sung" w:date="2021-05-20T09:32:00Z">
        <w:r w:rsidRPr="00253D5C" w:rsidDel="005D4691">
          <w:delText xml:space="preserve">add </w:delText>
        </w:r>
      </w:del>
      <w:ins w:id="1141" w:author="Kelvin Sung" w:date="2021-05-20T09:32:00Z">
        <w:r w:rsidR="005D4691">
          <w:t xml:space="preserve">define the variables to </w:t>
        </w:r>
      </w:ins>
      <w:r w:rsidRPr="00253D5C">
        <w:t xml:space="preserve">support </w:t>
      </w:r>
      <w:del w:id="1142" w:author="Kelvin Sung" w:date="2021-05-20T09:32:00Z">
        <w:r w:rsidRPr="00253D5C" w:rsidDel="005D4691">
          <w:delText xml:space="preserve">for </w:delText>
        </w:r>
      </w:del>
      <w:r w:rsidRPr="00253D5C">
        <w:t xml:space="preserve">a </w:t>
      </w:r>
      <w:del w:id="1143" w:author="Kelvin Sung" w:date="2021-05-20T09:33:00Z">
        <w:r w:rsidRPr="00253D5C" w:rsidDel="005D4691">
          <w:delText xml:space="preserve">single </w:delText>
        </w:r>
      </w:del>
      <w:ins w:id="1144" w:author="Kelvin Sung" w:date="2021-05-20T09:33:00Z">
        <w:r w:rsidR="005D4691">
          <w:t xml:space="preserve">point </w:t>
        </w:r>
      </w:ins>
      <w:r w:rsidRPr="00253D5C">
        <w:t>light</w:t>
      </w:r>
      <w:ins w:id="1145" w:author="Kelvin Sung" w:date="2021-05-20T09:33:00Z">
        <w:r w:rsidR="005D4691">
          <w:t>: on/off switch, color, position, and radius.</w:t>
        </w:r>
      </w:ins>
      <w:del w:id="1146" w:author="Kelvin Sung" w:date="2021-05-20T09:33:00Z">
        <w:r w:rsidRPr="00253D5C" w:rsidDel="005D4691">
          <w:delText xml:space="preserve"> by adding variables for each of the light’s properties.</w:delText>
        </w:r>
      </w:del>
      <w:r w:rsidRPr="00253D5C">
        <w:t xml:space="preserve"> It is </w:t>
      </w:r>
      <w:del w:id="1147" w:author="Kelvin Sung" w:date="2021-05-20T09:33:00Z">
        <w:r w:rsidRPr="00253D5C" w:rsidDel="005D4691">
          <w:delText xml:space="preserve">also </w:delText>
        </w:r>
      </w:del>
      <w:r w:rsidRPr="00253D5C">
        <w:t>important to not</w:t>
      </w:r>
      <w:ins w:id="1148" w:author="Kelvin Sung" w:date="2021-05-20T09:33:00Z">
        <w:r w:rsidR="005D4691">
          <w:t>e</w:t>
        </w:r>
      </w:ins>
      <w:del w:id="1149" w:author="Kelvin Sung" w:date="2021-05-20T09:33:00Z">
        <w:r w:rsidRPr="00253D5C" w:rsidDel="005D4691">
          <w:delText>ice</w:delText>
        </w:r>
      </w:del>
      <w:r w:rsidRPr="00253D5C">
        <w:t xml:space="preserve"> that the </w:t>
      </w:r>
      <w:del w:id="1150" w:author="Kelvin Sung" w:date="2021-05-20T09:33:00Z">
        <w:r w:rsidRPr="00253D5C" w:rsidDel="005D4691">
          <w:delText xml:space="preserve">light’s </w:delText>
        </w:r>
      </w:del>
      <w:r w:rsidRPr="00253D5C">
        <w:t xml:space="preserve">position and radius are in </w:t>
      </w:r>
      <w:ins w:id="1151" w:author="Kelvin Sung" w:date="2021-05-20T09:33:00Z">
        <w:r w:rsidR="005D4691">
          <w:t xml:space="preserve">units of </w:t>
        </w:r>
      </w:ins>
      <w:r w:rsidRPr="00253D5C">
        <w:t>pixel</w:t>
      </w:r>
      <w:ins w:id="1152" w:author="Kelvin Sung" w:date="2021-05-20T09:34:00Z">
        <w:r w:rsidR="005D4691">
          <w:t>s</w:t>
        </w:r>
      </w:ins>
      <w:del w:id="1153" w:author="Kelvin Sung" w:date="2021-05-20T09:34:00Z">
        <w:r w:rsidRPr="00253D5C" w:rsidDel="005D4691">
          <w:delText xml:space="preserve"> space, or Device Coordinate (DC) space, to facilitate illumination computations</w:delText>
        </w:r>
      </w:del>
      <w:r w:rsidRPr="00253D5C">
        <w:t xml:space="preserve">. </w:t>
      </w:r>
    </w:p>
    <w:p w14:paraId="2AA9DA6A" w14:textId="0B023FA5" w:rsidR="00253D5C" w:rsidDel="0040105A" w:rsidRDefault="00253D5C" w:rsidP="00253D5C">
      <w:pPr>
        <w:pStyle w:val="Code"/>
        <w:rPr>
          <w:del w:id="1154" w:author="Kelvin Sung" w:date="2021-05-20T09:30:00Z"/>
          <w:rFonts w:hint="eastAsia"/>
        </w:rPr>
      </w:pPr>
      <w:del w:id="1155" w:author="Kelvin Sung" w:date="2021-05-20T09:30:00Z">
        <w:r w:rsidDel="0040105A">
          <w:delText xml:space="preserve">precision mediump float; </w:delText>
        </w:r>
      </w:del>
    </w:p>
    <w:p w14:paraId="434DA32D" w14:textId="705061F3" w:rsidR="00253D5C" w:rsidDel="0040105A" w:rsidRDefault="00253D5C" w:rsidP="00253D5C">
      <w:pPr>
        <w:pStyle w:val="Code"/>
        <w:rPr>
          <w:del w:id="1156" w:author="Kelvin Sung" w:date="2021-05-20T09:30:00Z"/>
          <w:rFonts w:hint="eastAsia"/>
        </w:rPr>
      </w:pPr>
    </w:p>
    <w:p w14:paraId="1479DA21" w14:textId="56CA8C48" w:rsidR="00253D5C" w:rsidDel="0040105A" w:rsidRDefault="00253D5C" w:rsidP="00253D5C">
      <w:pPr>
        <w:pStyle w:val="Code"/>
        <w:rPr>
          <w:del w:id="1157" w:author="Kelvin Sung" w:date="2021-05-20T09:30:00Z"/>
          <w:rFonts w:hint="eastAsia"/>
        </w:rPr>
      </w:pPr>
      <w:del w:id="1158" w:author="Kelvin Sung" w:date="2021-05-20T09:30:00Z">
        <w:r w:rsidDel="0040105A">
          <w:delText>// The object that fetches data from texture.</w:delText>
        </w:r>
      </w:del>
    </w:p>
    <w:p w14:paraId="21B1E33B" w14:textId="1684B524" w:rsidR="00253D5C" w:rsidDel="0040105A" w:rsidRDefault="00253D5C" w:rsidP="00253D5C">
      <w:pPr>
        <w:pStyle w:val="Code"/>
        <w:rPr>
          <w:del w:id="1159" w:author="Kelvin Sung" w:date="2021-05-20T09:30:00Z"/>
          <w:rFonts w:hint="eastAsia"/>
        </w:rPr>
      </w:pPr>
      <w:del w:id="1160" w:author="Kelvin Sung" w:date="2021-05-20T09:30:00Z">
        <w:r w:rsidDel="0040105A">
          <w:delText>// Must be set outside the shader.</w:delText>
        </w:r>
      </w:del>
    </w:p>
    <w:p w14:paraId="40670D99" w14:textId="7C25DF65" w:rsidR="00253D5C" w:rsidDel="0040105A" w:rsidRDefault="00253D5C" w:rsidP="00253D5C">
      <w:pPr>
        <w:pStyle w:val="Code"/>
        <w:rPr>
          <w:del w:id="1161" w:author="Kelvin Sung" w:date="2021-05-20T09:30:00Z"/>
          <w:rFonts w:hint="eastAsia"/>
        </w:rPr>
      </w:pPr>
      <w:del w:id="1162" w:author="Kelvin Sung" w:date="2021-05-20T09:30:00Z">
        <w:r w:rsidDel="0040105A">
          <w:delText>uniform sampler2D uSampler;</w:delText>
        </w:r>
      </w:del>
    </w:p>
    <w:p w14:paraId="4C818524" w14:textId="53F8242B" w:rsidR="00253D5C" w:rsidDel="0040105A" w:rsidRDefault="00253D5C" w:rsidP="00253D5C">
      <w:pPr>
        <w:pStyle w:val="Code"/>
        <w:rPr>
          <w:del w:id="1163" w:author="Kelvin Sung" w:date="2021-05-20T09:30:00Z"/>
          <w:rFonts w:hint="eastAsia"/>
        </w:rPr>
      </w:pPr>
    </w:p>
    <w:p w14:paraId="1FDD98C3" w14:textId="719076D6" w:rsidR="00253D5C" w:rsidDel="0040105A" w:rsidRDefault="00253D5C" w:rsidP="00253D5C">
      <w:pPr>
        <w:pStyle w:val="Code"/>
        <w:rPr>
          <w:del w:id="1164" w:author="Kelvin Sung" w:date="2021-05-20T09:30:00Z"/>
          <w:rFonts w:hint="eastAsia"/>
        </w:rPr>
      </w:pPr>
      <w:del w:id="1165" w:author="Kelvin Sung" w:date="2021-05-20T09:30:00Z">
        <w:r w:rsidDel="0040105A">
          <w:delText>// Color of pixel</w:delText>
        </w:r>
      </w:del>
    </w:p>
    <w:p w14:paraId="133A2CC9" w14:textId="4E2BDB30" w:rsidR="00253D5C" w:rsidDel="0040105A" w:rsidRDefault="00253D5C" w:rsidP="00253D5C">
      <w:pPr>
        <w:pStyle w:val="Code"/>
        <w:rPr>
          <w:del w:id="1166" w:author="Kelvin Sung" w:date="2021-05-20T09:30:00Z"/>
          <w:rFonts w:hint="eastAsia"/>
        </w:rPr>
      </w:pPr>
      <w:del w:id="1167" w:author="Kelvin Sung" w:date="2021-05-20T09:30:00Z">
        <w:r w:rsidDel="0040105A">
          <w:delText xml:space="preserve">uniform vec4 uPixelColor;  </w:delText>
        </w:r>
      </w:del>
    </w:p>
    <w:p w14:paraId="39D4DA7C" w14:textId="0384AC90" w:rsidR="00253D5C" w:rsidDel="0040105A" w:rsidRDefault="00253D5C" w:rsidP="00253D5C">
      <w:pPr>
        <w:pStyle w:val="Code"/>
        <w:rPr>
          <w:del w:id="1168" w:author="Kelvin Sung" w:date="2021-05-20T09:30:00Z"/>
          <w:rFonts w:hint="eastAsia"/>
        </w:rPr>
      </w:pPr>
      <w:del w:id="1169" w:author="Kelvin Sung" w:date="2021-05-20T09:30:00Z">
        <w:r w:rsidDel="0040105A">
          <w:delText>uniform vec4 uGlobalAmbientColor; // this is shared globally</w:delText>
        </w:r>
      </w:del>
    </w:p>
    <w:p w14:paraId="35CE9B1E" w14:textId="13DCC7EA" w:rsidR="00253D5C" w:rsidDel="0040105A" w:rsidRDefault="00253D5C" w:rsidP="00253D5C">
      <w:pPr>
        <w:pStyle w:val="Code"/>
        <w:rPr>
          <w:del w:id="1170" w:author="Kelvin Sung" w:date="2021-05-20T09:30:00Z"/>
          <w:rFonts w:hint="eastAsia"/>
        </w:rPr>
      </w:pPr>
      <w:del w:id="1171" w:author="Kelvin Sung" w:date="2021-05-20T09:30:00Z">
        <w:r w:rsidDel="0040105A">
          <w:delText>uniform float uGlobalAmbientIntensity;</w:delText>
        </w:r>
      </w:del>
    </w:p>
    <w:p w14:paraId="5221A018" w14:textId="17EE06F2" w:rsidR="00253D5C" w:rsidDel="0040105A" w:rsidRDefault="00253D5C" w:rsidP="00253D5C">
      <w:pPr>
        <w:pStyle w:val="Code"/>
        <w:rPr>
          <w:del w:id="1172" w:author="Kelvin Sung" w:date="2021-05-20T09:30:00Z"/>
          <w:rFonts w:hint="eastAsia"/>
        </w:rPr>
      </w:pPr>
    </w:p>
    <w:p w14:paraId="6F079C85" w14:textId="218D2877" w:rsidR="00253D5C" w:rsidDel="0040105A" w:rsidRDefault="00253D5C" w:rsidP="00253D5C">
      <w:pPr>
        <w:pStyle w:val="Code"/>
        <w:rPr>
          <w:del w:id="1173" w:author="Kelvin Sung" w:date="2021-05-20T09:30:00Z"/>
          <w:moveFrom w:id="1174" w:author="Kelvin Sung" w:date="2021-05-20T09:30:00Z"/>
          <w:rFonts w:hint="eastAsia"/>
        </w:rPr>
      </w:pPr>
      <w:moveFromRangeStart w:id="1175" w:author="Kelvin Sung" w:date="2021-05-20T09:30:00Z" w:name="move72395425"/>
      <w:moveFrom w:id="1176" w:author="Kelvin Sung" w:date="2021-05-20T09:30:00Z">
        <w:del w:id="1177" w:author="Kelvin Sung" w:date="2021-05-20T09:30:00Z">
          <w:r w:rsidDel="0040105A">
            <w:delText>// Light information</w:delText>
          </w:r>
        </w:del>
      </w:moveFrom>
    </w:p>
    <w:p w14:paraId="120C986D" w14:textId="3F5619B3" w:rsidR="00253D5C" w:rsidDel="0040105A" w:rsidRDefault="00253D5C" w:rsidP="00253D5C">
      <w:pPr>
        <w:pStyle w:val="Code"/>
        <w:rPr>
          <w:del w:id="1178" w:author="Kelvin Sung" w:date="2021-05-20T09:30:00Z"/>
          <w:moveFrom w:id="1179" w:author="Kelvin Sung" w:date="2021-05-20T09:30:00Z"/>
          <w:rFonts w:hint="eastAsia"/>
        </w:rPr>
      </w:pPr>
      <w:moveFrom w:id="1180" w:author="Kelvin Sung" w:date="2021-05-20T09:30:00Z">
        <w:del w:id="1181" w:author="Kelvin Sung" w:date="2021-05-20T09:30:00Z">
          <w:r w:rsidDel="0040105A">
            <w:delText>uniform bool uLightOn;</w:delText>
          </w:r>
        </w:del>
      </w:moveFrom>
    </w:p>
    <w:p w14:paraId="084035B0" w14:textId="6524B1E8" w:rsidR="00253D5C" w:rsidDel="0040105A" w:rsidRDefault="00253D5C" w:rsidP="00253D5C">
      <w:pPr>
        <w:pStyle w:val="Code"/>
        <w:rPr>
          <w:del w:id="1182" w:author="Kelvin Sung" w:date="2021-05-20T09:30:00Z"/>
          <w:moveFrom w:id="1183" w:author="Kelvin Sung" w:date="2021-05-20T09:30:00Z"/>
          <w:rFonts w:hint="eastAsia"/>
        </w:rPr>
      </w:pPr>
      <w:moveFrom w:id="1184" w:author="Kelvin Sung" w:date="2021-05-20T09:30:00Z">
        <w:del w:id="1185" w:author="Kelvin Sung" w:date="2021-05-20T09:30:00Z">
          <w:r w:rsidDel="0040105A">
            <w:delText>uniform vec4 uLightColor;</w:delText>
          </w:r>
        </w:del>
      </w:moveFrom>
    </w:p>
    <w:p w14:paraId="22585B3C" w14:textId="1CDD8F78" w:rsidR="00253D5C" w:rsidDel="0040105A" w:rsidRDefault="00253D5C" w:rsidP="00253D5C">
      <w:pPr>
        <w:pStyle w:val="Code"/>
        <w:rPr>
          <w:del w:id="1186" w:author="Kelvin Sung" w:date="2021-05-20T09:30:00Z"/>
          <w:moveFrom w:id="1187" w:author="Kelvin Sung" w:date="2021-05-20T09:30:00Z"/>
          <w:rFonts w:hint="eastAsia"/>
        </w:rPr>
      </w:pPr>
      <w:moveFrom w:id="1188" w:author="Kelvin Sung" w:date="2021-05-20T09:30:00Z">
        <w:del w:id="1189" w:author="Kelvin Sung" w:date="2021-05-20T09:30:00Z">
          <w:r w:rsidDel="0040105A">
            <w:delText>uniform vec3 uLightPosition;   // in pixel space!</w:delText>
          </w:r>
        </w:del>
      </w:moveFrom>
    </w:p>
    <w:p w14:paraId="32B0CC6A" w14:textId="7AD5B9BE" w:rsidR="00253D5C" w:rsidDel="0040105A" w:rsidRDefault="00253D5C" w:rsidP="00253D5C">
      <w:pPr>
        <w:pStyle w:val="Code"/>
        <w:rPr>
          <w:del w:id="1190" w:author="Kelvin Sung" w:date="2021-05-20T09:30:00Z"/>
          <w:moveFrom w:id="1191" w:author="Kelvin Sung" w:date="2021-05-20T09:30:00Z"/>
          <w:rFonts w:hint="eastAsia"/>
        </w:rPr>
      </w:pPr>
      <w:moveFrom w:id="1192" w:author="Kelvin Sung" w:date="2021-05-20T09:30:00Z">
        <w:del w:id="1193" w:author="Kelvin Sung" w:date="2021-05-20T09:30:00Z">
          <w:r w:rsidDel="0040105A">
            <w:delText>uniform float uLightRadius;    // in pixel space!</w:delText>
          </w:r>
        </w:del>
      </w:moveFrom>
    </w:p>
    <w:moveFromRangeEnd w:id="1175"/>
    <w:p w14:paraId="439EBA27" w14:textId="220635D8" w:rsidR="00253D5C" w:rsidDel="0040105A" w:rsidRDefault="00253D5C" w:rsidP="00253D5C">
      <w:pPr>
        <w:pStyle w:val="Code"/>
        <w:rPr>
          <w:del w:id="1194" w:author="Kelvin Sung" w:date="2021-05-20T09:30:00Z"/>
          <w:rFonts w:hint="eastAsia"/>
        </w:rPr>
      </w:pPr>
    </w:p>
    <w:p w14:paraId="3B58341F" w14:textId="634C69A5" w:rsidR="00253D5C" w:rsidDel="0040105A" w:rsidRDefault="00253D5C" w:rsidP="00253D5C">
      <w:pPr>
        <w:pStyle w:val="Code"/>
        <w:rPr>
          <w:del w:id="1195" w:author="Kelvin Sung" w:date="2021-05-20T09:30:00Z"/>
          <w:rFonts w:hint="eastAsia"/>
        </w:rPr>
      </w:pPr>
      <w:del w:id="1196" w:author="Kelvin Sung" w:date="2021-05-20T09:30:00Z">
        <w:r w:rsidDel="0040105A">
          <w:delText>// The "varying" keyword is for signifying that the texture coordinate will be</w:delText>
        </w:r>
      </w:del>
    </w:p>
    <w:p w14:paraId="41D46DD1" w14:textId="057DD867" w:rsidR="00253D5C" w:rsidDel="0040105A" w:rsidRDefault="00253D5C" w:rsidP="00253D5C">
      <w:pPr>
        <w:pStyle w:val="Code"/>
        <w:rPr>
          <w:del w:id="1197" w:author="Kelvin Sung" w:date="2021-05-20T09:30:00Z"/>
          <w:rFonts w:hint="eastAsia"/>
        </w:rPr>
      </w:pPr>
      <w:del w:id="1198" w:author="Kelvin Sung" w:date="2021-05-20T09:30:00Z">
        <w:r w:rsidDel="0040105A">
          <w:delText xml:space="preserve">// interpolated and thus varies. </w:delText>
        </w:r>
      </w:del>
    </w:p>
    <w:p w14:paraId="4E19DD41" w14:textId="0440D7C5" w:rsidR="0040105A" w:rsidRDefault="00253D5C" w:rsidP="0040105A">
      <w:pPr>
        <w:pStyle w:val="Code"/>
        <w:rPr>
          <w:moveTo w:id="1199" w:author="Kelvin Sung" w:date="2021-05-20T09:30:00Z"/>
          <w:rFonts w:hint="eastAsia"/>
        </w:rPr>
      </w:pPr>
      <w:del w:id="1200" w:author="Kelvin Sung" w:date="2021-05-20T09:30:00Z">
        <w:r w:rsidDel="0040105A">
          <w:delText>varying vec2 vTexCoord;</w:delText>
        </w:r>
      </w:del>
      <w:moveToRangeStart w:id="1201" w:author="Kelvin Sung" w:date="2021-05-20T09:30:00Z" w:name="move72395425"/>
      <w:moveTo w:id="1202" w:author="Kelvin Sung" w:date="2021-05-20T09:30:00Z">
        <w:r w:rsidR="0040105A">
          <w:t>// Light information</w:t>
        </w:r>
      </w:moveTo>
    </w:p>
    <w:p w14:paraId="5149D403" w14:textId="77777777" w:rsidR="0040105A" w:rsidRDefault="0040105A" w:rsidP="0040105A">
      <w:pPr>
        <w:pStyle w:val="Code"/>
        <w:rPr>
          <w:moveTo w:id="1203" w:author="Kelvin Sung" w:date="2021-05-20T09:30:00Z"/>
          <w:rFonts w:hint="eastAsia"/>
        </w:rPr>
      </w:pPr>
      <w:moveTo w:id="1204" w:author="Kelvin Sung" w:date="2021-05-20T09:30:00Z">
        <w:r>
          <w:t>uniform bool uLightOn;</w:t>
        </w:r>
      </w:moveTo>
    </w:p>
    <w:p w14:paraId="18576949" w14:textId="77777777" w:rsidR="0040105A" w:rsidRDefault="0040105A" w:rsidP="0040105A">
      <w:pPr>
        <w:pStyle w:val="Code"/>
        <w:rPr>
          <w:moveTo w:id="1205" w:author="Kelvin Sung" w:date="2021-05-20T09:30:00Z"/>
          <w:rFonts w:hint="eastAsia"/>
        </w:rPr>
      </w:pPr>
      <w:moveTo w:id="1206" w:author="Kelvin Sung" w:date="2021-05-20T09:30:00Z">
        <w:r>
          <w:t>uniform vec4 uLightColor;</w:t>
        </w:r>
      </w:moveTo>
    </w:p>
    <w:p w14:paraId="6C6EC219" w14:textId="77777777" w:rsidR="0040105A" w:rsidRDefault="0040105A" w:rsidP="0040105A">
      <w:pPr>
        <w:pStyle w:val="Code"/>
        <w:rPr>
          <w:moveTo w:id="1207" w:author="Kelvin Sung" w:date="2021-05-20T09:30:00Z"/>
          <w:rFonts w:hint="eastAsia"/>
        </w:rPr>
      </w:pPr>
      <w:moveTo w:id="1208" w:author="Kelvin Sung" w:date="2021-05-20T09:30:00Z">
        <w:r>
          <w:t>uniform vec3 uLightPosition;   // in pixel space!</w:t>
        </w:r>
      </w:moveTo>
    </w:p>
    <w:p w14:paraId="70193C34" w14:textId="77777777" w:rsidR="0040105A" w:rsidRDefault="0040105A" w:rsidP="0040105A">
      <w:pPr>
        <w:pStyle w:val="Code"/>
        <w:rPr>
          <w:moveTo w:id="1209" w:author="Kelvin Sung" w:date="2021-05-20T09:30:00Z"/>
          <w:rFonts w:hint="eastAsia"/>
        </w:rPr>
      </w:pPr>
      <w:moveTo w:id="1210" w:author="Kelvin Sung" w:date="2021-05-20T09:30:00Z">
        <w:r>
          <w:t>uniform float uLightRadius;    // in pixel space!</w:t>
        </w:r>
      </w:moveTo>
    </w:p>
    <w:moveToRangeEnd w:id="1201"/>
    <w:p w14:paraId="213A213D" w14:textId="77777777" w:rsidR="0040105A" w:rsidRPr="00253D5C" w:rsidRDefault="0040105A" w:rsidP="00253D5C">
      <w:pPr>
        <w:pStyle w:val="Code"/>
        <w:rPr>
          <w:rFonts w:hint="eastAsia"/>
        </w:rPr>
      </w:pPr>
    </w:p>
    <w:p w14:paraId="5797A507" w14:textId="5C8D3CA7" w:rsidR="00253D5C" w:rsidRPr="00253D5C" w:rsidRDefault="00253D5C" w:rsidP="000D057D">
      <w:pPr>
        <w:pStyle w:val="NumList"/>
        <w:numPr>
          <w:ilvl w:val="0"/>
          <w:numId w:val="11"/>
        </w:numPr>
        <w:rPr>
          <w:rFonts w:hint="eastAsia"/>
        </w:rPr>
      </w:pPr>
      <w:del w:id="1211" w:author="Kelvin Sung" w:date="2021-05-20T09:55:00Z">
        <w:r w:rsidRPr="00253D5C" w:rsidDel="009E4A65">
          <w:delText>To complete the shader, i</w:delText>
        </w:r>
      </w:del>
      <w:ins w:id="1212" w:author="Kelvin Sung" w:date="2021-05-20T09:55:00Z">
        <w:r w:rsidR="009E4A65">
          <w:t>I</w:t>
        </w:r>
      </w:ins>
      <w:r w:rsidRPr="00253D5C">
        <w:t>mplement the</w:t>
      </w:r>
      <w:ins w:id="1213" w:author="Kelvin Sung" w:date="2021-05-20T09:55:00Z">
        <w:r w:rsidR="00C66CBD">
          <w:t xml:space="preserve"> light illumination in the</w:t>
        </w:r>
      </w:ins>
      <w:r w:rsidRPr="00253D5C">
        <w:t xml:space="preserve"> </w:t>
      </w:r>
      <w:proofErr w:type="gramStart"/>
      <w:r w:rsidRPr="00253D5C">
        <w:rPr>
          <w:rStyle w:val="CodeInline"/>
        </w:rPr>
        <w:t>main(</w:t>
      </w:r>
      <w:proofErr w:type="gramEnd"/>
      <w:r w:rsidRPr="00253D5C">
        <w:rPr>
          <w:rStyle w:val="CodeInline"/>
        </w:rPr>
        <w:t>)</w:t>
      </w:r>
      <w:del w:id="1214" w:author="Kelvin Sung" w:date="2021-05-20T09:55:00Z">
        <w:r w:rsidRPr="00253D5C" w:rsidDel="00C66CBD">
          <w:delText xml:space="preserve"> function to do the following:</w:delText>
        </w:r>
      </w:del>
      <w:ins w:id="1215" w:author="Kelvin Sung" w:date="2021-05-20T09:55:00Z">
        <w:r w:rsidR="00C66CBD">
          <w:t xml:space="preserve"> </w:t>
        </w:r>
      </w:ins>
      <w:ins w:id="1216" w:author="Kelvin Sung" w:date="2021-05-20T09:56:00Z">
        <w:r w:rsidR="00C66CBD">
          <w:t>function as follows.</w:t>
        </w:r>
      </w:ins>
    </w:p>
    <w:p w14:paraId="3895FACF" w14:textId="2FD42ABE" w:rsidR="00253D5C" w:rsidRDefault="00D020BD" w:rsidP="00253D5C">
      <w:pPr>
        <w:pStyle w:val="NumSubList"/>
        <w:rPr>
          <w:rFonts w:hint="eastAsia"/>
        </w:rPr>
      </w:pPr>
      <w:ins w:id="1217" w:author="Kelvin Sung" w:date="2021-05-20T09:57:00Z">
        <w:r>
          <w:t>St</w:t>
        </w:r>
      </w:ins>
      <w:ins w:id="1218" w:author="Kelvin Sung" w:date="2021-05-20T09:58:00Z">
        <w:r>
          <w:t xml:space="preserve">ep A, </w:t>
        </w:r>
      </w:ins>
      <w:del w:id="1219" w:author="Kelvin Sung" w:date="2021-05-20T09:58:00Z">
        <w:r w:rsidR="00253D5C" w:rsidDel="00D020BD">
          <w:delText>S</w:delText>
        </w:r>
      </w:del>
      <w:ins w:id="1220" w:author="Kelvin Sung" w:date="2021-05-20T09:58:00Z">
        <w:r>
          <w:t>s</w:t>
        </w:r>
      </w:ins>
      <w:r w:rsidR="00253D5C">
        <w:t>ample the texture color and apply the ambient color and intensity.</w:t>
      </w:r>
    </w:p>
    <w:p w14:paraId="6CC3B30F" w14:textId="31E0920B" w:rsidR="00253D5C" w:rsidRDefault="00D020BD">
      <w:pPr>
        <w:pStyle w:val="NumSubList"/>
        <w:rPr>
          <w:rFonts w:hint="eastAsia"/>
        </w:rPr>
      </w:pPr>
      <w:ins w:id="1221" w:author="Kelvin Sung" w:date="2021-05-20T09:58:00Z">
        <w:r>
          <w:t xml:space="preserve">Step B, </w:t>
        </w:r>
      </w:ins>
      <w:ins w:id="1222" w:author="Kelvin Sung" w:date="2021-05-20T10:00:00Z">
        <w:r>
          <w:t xml:space="preserve">perform </w:t>
        </w:r>
      </w:ins>
      <w:ins w:id="1223" w:author="Kelvin Sung" w:date="2021-05-20T09:59:00Z">
        <w:r>
          <w:t>the light source illumination</w:t>
        </w:r>
      </w:ins>
      <w:ins w:id="1224" w:author="Kelvin Sung" w:date="2021-05-20T10:00:00Z">
        <w:r>
          <w:t>. This</w:t>
        </w:r>
      </w:ins>
      <w:ins w:id="1225" w:author="Kelvin Sung" w:date="2021-05-20T10:01:00Z">
        <w:r>
          <w:t xml:space="preserve"> is accomplished</w:t>
        </w:r>
      </w:ins>
      <w:ins w:id="1226" w:author="Kelvin Sung" w:date="2021-05-20T09:59:00Z">
        <w:r>
          <w:t xml:space="preserve"> by determining if </w:t>
        </w:r>
      </w:ins>
      <w:ins w:id="1227" w:author="Kelvin Sung" w:date="2021-05-20T10:01:00Z">
        <w:r>
          <w:t xml:space="preserve">the </w:t>
        </w:r>
      </w:ins>
      <w:ins w:id="1228" w:author="Kelvin Sung" w:date="2021-05-20T10:02:00Z">
        <w:r>
          <w:t>computation is required-</w:t>
        </w:r>
      </w:ins>
      <w:ins w:id="1229" w:author="Kelvin Sung" w:date="2021-05-20T10:03:00Z">
        <w:r>
          <w:t>-</w:t>
        </w:r>
      </w:ins>
      <w:ins w:id="1230" w:author="Kelvin Sung" w:date="2021-05-20T10:02:00Z">
        <w:r>
          <w:t xml:space="preserve">testing if the </w:t>
        </w:r>
      </w:ins>
      <w:ins w:id="1231" w:author="Kelvin Sung" w:date="2021-05-20T10:01:00Z">
        <w:r>
          <w:t xml:space="preserve">light is switched on, and if </w:t>
        </w:r>
      </w:ins>
      <w:del w:id="1232" w:author="Kelvin Sung" w:date="2021-05-20T09:59:00Z">
        <w:r w:rsidR="00253D5C" w:rsidDel="00D020BD">
          <w:delText xml:space="preserve">Determine whether </w:delText>
        </w:r>
      </w:del>
      <w:r w:rsidR="00253D5C">
        <w:t xml:space="preserve">the </w:t>
      </w:r>
      <w:ins w:id="1233" w:author="Kelvin Sung" w:date="2021-05-20T10:01:00Z">
        <w:r>
          <w:t xml:space="preserve">pixel </w:t>
        </w:r>
      </w:ins>
      <w:ins w:id="1234" w:author="Kelvin Sung" w:date="2021-05-20T10:02:00Z">
        <w:r>
          <w:t xml:space="preserve">is non-transparent. </w:t>
        </w:r>
      </w:ins>
      <w:del w:id="1235" w:author="Kelvin Sung" w:date="2021-05-20T10:02:00Z">
        <w:r w:rsidR="00253D5C" w:rsidDel="00D020BD">
          <w:delText xml:space="preserve">current </w:delText>
        </w:r>
      </w:del>
      <w:del w:id="1236" w:author="Kelvin Sung" w:date="2021-05-20T09:59:00Z">
        <w:r w:rsidR="00253D5C" w:rsidDel="00D020BD">
          <w:delText xml:space="preserve">fragment </w:delText>
        </w:r>
      </w:del>
      <w:ins w:id="1237" w:author="Kelvin Sung" w:date="2021-05-20T10:04:00Z">
        <w:r>
          <w:t xml:space="preserve">If </w:t>
        </w:r>
      </w:ins>
      <w:ins w:id="1238" w:author="Kelvin Sung" w:date="2021-05-20T17:09:00Z">
        <w:r w:rsidR="00120A8D">
          <w:t xml:space="preserve">both </w:t>
        </w:r>
      </w:ins>
      <w:ins w:id="1239" w:author="Kelvin Sung" w:date="2021-05-20T10:03:00Z">
        <w:r>
          <w:t xml:space="preserve">favorable, the distance between the light position and the current pixel is compared with the light radius to determine if </w:t>
        </w:r>
      </w:ins>
      <w:ins w:id="1240" w:author="Kelvin Sung" w:date="2021-05-20T10:04:00Z">
        <w:r>
          <w:t>current pixel is inside the volume of illumination.</w:t>
        </w:r>
      </w:ins>
      <w:ins w:id="1241" w:author="Kelvin Sung" w:date="2021-05-20T10:05:00Z">
        <w:r w:rsidR="00C44B6E">
          <w:t xml:space="preserve"> Note that</w:t>
        </w:r>
      </w:ins>
      <w:ins w:id="1242" w:author="Kelvin Sung" w:date="2021-05-20T10:06:00Z">
        <w:r w:rsidR="00CA439D">
          <w:t xml:space="preserve"> </w:t>
        </w:r>
      </w:ins>
      <w:proofErr w:type="spellStart"/>
      <w:ins w:id="1243" w:author="Kelvin Sung" w:date="2021-05-20T17:09:00Z">
        <w:r w:rsidR="00D05670" w:rsidRPr="00253D5C">
          <w:rPr>
            <w:rStyle w:val="CodeInline"/>
          </w:rPr>
          <w:t>gl_FragCord.xyz</w:t>
        </w:r>
        <w:proofErr w:type="spellEnd"/>
        <w:r w:rsidR="00D05670">
          <w:t xml:space="preserve"> is the GLSL-defined variable for current pixel position and that </w:t>
        </w:r>
      </w:ins>
      <w:ins w:id="1244" w:author="Kelvin Sung" w:date="2021-05-20T10:05:00Z">
        <w:r w:rsidR="00C44B6E">
          <w:t>this computation assumes pixel-space units</w:t>
        </w:r>
      </w:ins>
      <w:ins w:id="1245" w:author="Kelvin Sung" w:date="2021-05-20T10:06:00Z">
        <w:r w:rsidR="00CA439D">
          <w:t>.</w:t>
        </w:r>
      </w:ins>
      <w:ins w:id="1246" w:author="Kelvin Sung" w:date="2021-05-20T10:07:00Z">
        <w:r w:rsidR="00CA439D">
          <w:t xml:space="preserve"> When all conditions are favorable, the color of the light is accumulated to the final results.</w:t>
        </w:r>
      </w:ins>
      <w:del w:id="1247" w:author="Kelvin Sung" w:date="2021-05-20T10:00:00Z">
        <w:r w:rsidR="00253D5C" w:rsidDel="00D020BD">
          <w:delText xml:space="preserve">should be illuminated by the light source. To do this, </w:delText>
        </w:r>
      </w:del>
      <w:del w:id="1248" w:author="Kelvin Sung" w:date="2021-05-20T10:07:00Z">
        <w:r w:rsidR="00253D5C" w:rsidDel="00CA439D">
          <w:delText>first check whether the light is on; if it is, compute the distance between the light’s position (in pixel space) and the current fragment’s position (in pixel space) that is defined in the GLSL-provided variable</w:delText>
        </w:r>
      </w:del>
      <w:del w:id="1249" w:author="Kelvin Sung" w:date="2021-05-20T10:05:00Z">
        <w:r w:rsidR="00253D5C" w:rsidDel="00C44B6E">
          <w:delText xml:space="preserve"> </w:delText>
        </w:r>
        <w:r w:rsidR="00253D5C" w:rsidRPr="00253D5C" w:rsidDel="00C44B6E">
          <w:rPr>
            <w:rStyle w:val="CodeInline"/>
          </w:rPr>
          <w:delText>gl_FragCord.xyz</w:delText>
        </w:r>
      </w:del>
      <w:del w:id="1250" w:author="Kelvin Sung" w:date="2021-05-20T10:07:00Z">
        <w:r w:rsidR="00253D5C" w:rsidDel="00CA439D">
          <w:delText>. If the distance is less than that of the light’s radius (again in pixel space), then accumulate the light’s color.</w:delText>
        </w:r>
      </w:del>
    </w:p>
    <w:p w14:paraId="2AB93AD1" w14:textId="77777777" w:rsidR="00253D5C" w:rsidRDefault="00253D5C" w:rsidP="00253D5C">
      <w:pPr>
        <w:pStyle w:val="NumSubList"/>
        <w:rPr>
          <w:rFonts w:hint="eastAsia"/>
        </w:rPr>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rPr>
          <w:rFonts w:hint="eastAsia"/>
        </w:rPr>
      </w:pPr>
      <w:r>
        <w:t>void main(void)  {</w:t>
      </w:r>
    </w:p>
    <w:p w14:paraId="6FD3FF19" w14:textId="462CD7F9" w:rsidR="00253D5C" w:rsidRDefault="00253D5C" w:rsidP="00253D5C">
      <w:pPr>
        <w:pStyle w:val="Code"/>
        <w:rPr>
          <w:rFonts w:hint="eastAsia"/>
        </w:rPr>
      </w:pPr>
      <w:r>
        <w:t xml:space="preserve">    // </w:t>
      </w:r>
      <w:ins w:id="1251" w:author="Kelvin Sung" w:date="2021-05-20T09:57:00Z">
        <w:r w:rsidR="00352904">
          <w:t xml:space="preserve">Step A: </w:t>
        </w:r>
      </w:ins>
      <w:ins w:id="1252" w:author="Kelvin Sung" w:date="2021-05-20T09:58:00Z">
        <w:r w:rsidR="00D020BD" w:rsidRPr="00D020BD">
          <w:t>sample the texture and apply ambient</w:t>
        </w:r>
      </w:ins>
      <w:del w:id="1253" w:author="Kelvin Sung" w:date="2021-05-20T09:58:00Z">
        <w:r w:rsidDel="00D020BD">
          <w:delText>simple tint based on uPixelColor setting</w:delText>
        </w:r>
      </w:del>
    </w:p>
    <w:p w14:paraId="32EE4B0F" w14:textId="77777777" w:rsidR="00253D5C" w:rsidRDefault="00253D5C" w:rsidP="00253D5C">
      <w:pPr>
        <w:pStyle w:val="Code"/>
        <w:rPr>
          <w:rFonts w:hint="eastAsia"/>
        </w:rPr>
      </w:pPr>
      <w:r>
        <w:t xml:space="preserve">    vec4 textureMapColor = texture2D(uSampler, vec2(vTexCoord.s, vTexCoord.t));</w:t>
      </w:r>
    </w:p>
    <w:p w14:paraId="7AC2445B" w14:textId="77777777" w:rsidR="00253D5C" w:rsidRDefault="00253D5C" w:rsidP="00253D5C">
      <w:pPr>
        <w:pStyle w:val="Code"/>
        <w:rPr>
          <w:rFonts w:hint="eastAsia"/>
        </w:rPr>
      </w:pPr>
      <w:r>
        <w:t xml:space="preserve">    vec4 lgtResults = uGlobalAmbientIntensity * uGlobalAmbientColor;</w:t>
      </w:r>
    </w:p>
    <w:p w14:paraId="09C542F5" w14:textId="77777777" w:rsidR="00253D5C" w:rsidRDefault="00253D5C" w:rsidP="00253D5C">
      <w:pPr>
        <w:pStyle w:val="Code"/>
        <w:rPr>
          <w:rFonts w:hint="eastAsia"/>
        </w:rPr>
      </w:pPr>
    </w:p>
    <w:p w14:paraId="6FA67A0E" w14:textId="5E9A538C" w:rsidR="00253D5C" w:rsidRDefault="00253D5C" w:rsidP="00253D5C">
      <w:pPr>
        <w:pStyle w:val="Code"/>
        <w:rPr>
          <w:rFonts w:hint="eastAsia"/>
        </w:rPr>
      </w:pPr>
      <w:r>
        <w:t xml:space="preserve">    // </w:t>
      </w:r>
      <w:ins w:id="1254" w:author="Kelvin Sung" w:date="2021-05-20T09:57:00Z">
        <w:r w:rsidR="00352904" w:rsidRPr="00352904">
          <w:t>Step B:  decide if the light should illuminate</w:t>
        </w:r>
      </w:ins>
      <w:del w:id="1255" w:author="Kelvin Sung" w:date="2021-05-20T09:57:00Z">
        <w:r w:rsidDel="00352904">
          <w:delText>now decide if we should illuminate by the light</w:delText>
        </w:r>
      </w:del>
    </w:p>
    <w:p w14:paraId="60A56F1C" w14:textId="77777777" w:rsidR="00253D5C" w:rsidRDefault="00253D5C" w:rsidP="00253D5C">
      <w:pPr>
        <w:pStyle w:val="Code"/>
        <w:rPr>
          <w:rFonts w:hint="eastAsia"/>
        </w:rPr>
      </w:pPr>
      <w:r>
        <w:t xml:space="preserve">    if (uLightOn &amp;&amp; (textureMapColor.a &gt; 0.0)) {</w:t>
      </w:r>
    </w:p>
    <w:p w14:paraId="45A4611C" w14:textId="77777777" w:rsidR="00253D5C" w:rsidRDefault="00253D5C" w:rsidP="00253D5C">
      <w:pPr>
        <w:pStyle w:val="Code"/>
        <w:rPr>
          <w:rFonts w:hint="eastAsia"/>
        </w:rPr>
      </w:pPr>
      <w:r>
        <w:t xml:space="preserve">        float dist = length(uLightPosition.xyz - gl_FragCoord.xyz);</w:t>
      </w:r>
    </w:p>
    <w:p w14:paraId="4E2E4424" w14:textId="77777777" w:rsidR="00253D5C" w:rsidRDefault="00253D5C" w:rsidP="00253D5C">
      <w:pPr>
        <w:pStyle w:val="Code"/>
        <w:rPr>
          <w:rFonts w:hint="eastAsia"/>
        </w:rPr>
      </w:pPr>
      <w:r>
        <w:t xml:space="preserve">        if (dist &lt;= uLightRadius)</w:t>
      </w:r>
    </w:p>
    <w:p w14:paraId="5FF8F22B" w14:textId="77777777" w:rsidR="00253D5C" w:rsidRDefault="00253D5C" w:rsidP="00253D5C">
      <w:pPr>
        <w:pStyle w:val="Code"/>
        <w:rPr>
          <w:rFonts w:hint="eastAsia"/>
        </w:rPr>
      </w:pPr>
      <w:r>
        <w:t xml:space="preserve">            lgtResults += uLightColor;</w:t>
      </w:r>
    </w:p>
    <w:p w14:paraId="6C6F3455" w14:textId="77777777" w:rsidR="00253D5C" w:rsidRDefault="00253D5C" w:rsidP="00253D5C">
      <w:pPr>
        <w:pStyle w:val="Code"/>
        <w:rPr>
          <w:rFonts w:hint="eastAsia"/>
        </w:rPr>
      </w:pPr>
      <w:r>
        <w:t xml:space="preserve">    }</w:t>
      </w:r>
    </w:p>
    <w:p w14:paraId="0137A37C" w14:textId="77777777" w:rsidR="00253D5C" w:rsidRDefault="00253D5C" w:rsidP="00253D5C">
      <w:pPr>
        <w:pStyle w:val="Code"/>
        <w:rPr>
          <w:rFonts w:hint="eastAsia"/>
        </w:rPr>
      </w:pPr>
      <w:r>
        <w:t xml:space="preserve">    lgtResults *= textureMapColor;</w:t>
      </w:r>
    </w:p>
    <w:p w14:paraId="4E87703D" w14:textId="77777777" w:rsidR="00253D5C" w:rsidRDefault="00253D5C" w:rsidP="00253D5C">
      <w:pPr>
        <w:pStyle w:val="Code"/>
        <w:rPr>
          <w:rFonts w:hint="eastAsia"/>
        </w:rPr>
      </w:pPr>
    </w:p>
    <w:p w14:paraId="3CE9A3BC" w14:textId="13443955" w:rsidR="00253D5C" w:rsidRDefault="00253D5C" w:rsidP="00253D5C">
      <w:pPr>
        <w:pStyle w:val="Code"/>
        <w:rPr>
          <w:rFonts w:hint="eastAsia"/>
        </w:rPr>
      </w:pPr>
      <w:r>
        <w:t xml:space="preserve">    // </w:t>
      </w:r>
      <w:ins w:id="1256" w:author="Kelvin Sung" w:date="2021-05-20T09:57:00Z">
        <w:r w:rsidR="00352904">
          <w:t xml:space="preserve">Step C: </w:t>
        </w:r>
      </w:ins>
      <w:r>
        <w:t>tint the textured area, and leave transparent area as defined by the texture</w:t>
      </w:r>
    </w:p>
    <w:p w14:paraId="6A3B44DA" w14:textId="77777777" w:rsidR="00253D5C" w:rsidRDefault="00253D5C" w:rsidP="00253D5C">
      <w:pPr>
        <w:pStyle w:val="Code"/>
        <w:rPr>
          <w:rFonts w:hint="eastAsia"/>
        </w:rPr>
      </w:pPr>
      <w:r>
        <w:t xml:space="preserve">    vec3 r = vec3(lgtResults) * (1.0-uPixelColor.a) + vec3(uPixelColor) * uPixelColor.a;</w:t>
      </w:r>
    </w:p>
    <w:p w14:paraId="7ECD4C10" w14:textId="77777777" w:rsidR="00253D5C" w:rsidRDefault="00253D5C" w:rsidP="00253D5C">
      <w:pPr>
        <w:pStyle w:val="Code"/>
        <w:rPr>
          <w:rFonts w:hint="eastAsia"/>
        </w:rPr>
      </w:pPr>
      <w:r>
        <w:t xml:space="preserve">    vec4 result = vec4(r, textureMapColor.a);</w:t>
      </w:r>
    </w:p>
    <w:p w14:paraId="24EBFF18" w14:textId="77777777" w:rsidR="00253D5C" w:rsidRDefault="00253D5C" w:rsidP="00253D5C">
      <w:pPr>
        <w:pStyle w:val="Code"/>
        <w:rPr>
          <w:rFonts w:hint="eastAsia"/>
        </w:rPr>
      </w:pPr>
    </w:p>
    <w:p w14:paraId="0CA60A2C" w14:textId="77777777" w:rsidR="00253D5C" w:rsidRDefault="00253D5C" w:rsidP="00253D5C">
      <w:pPr>
        <w:pStyle w:val="Code"/>
        <w:rPr>
          <w:rFonts w:hint="eastAsia"/>
        </w:rPr>
      </w:pPr>
      <w:r>
        <w:t xml:space="preserve">    gl_FragColor = result;</w:t>
      </w:r>
    </w:p>
    <w:p w14:paraId="7987491D" w14:textId="1F2F2BE0" w:rsidR="00253D5C" w:rsidRDefault="00253D5C" w:rsidP="00253D5C">
      <w:pPr>
        <w:pStyle w:val="Code"/>
        <w:rPr>
          <w:rFonts w:hint="eastAsia"/>
        </w:rPr>
      </w:pPr>
      <w:r>
        <w:t>}</w:t>
      </w:r>
    </w:p>
    <w:p w14:paraId="7A6A0509" w14:textId="01207308" w:rsidR="00253D5C" w:rsidRDefault="00253D5C" w:rsidP="00253D5C">
      <w:pPr>
        <w:pStyle w:val="Heading3"/>
      </w:pPr>
      <w:del w:id="1257" w:author="Kelvin Sung" w:date="2021-05-20T17:11:00Z">
        <w:r w:rsidDel="00B5076B">
          <w:delText xml:space="preserve">Creating </w:delText>
        </w:r>
      </w:del>
      <w:ins w:id="1258" w:author="Kelvin Sung" w:date="2021-05-20T17:11:00Z">
        <w:r w:rsidR="00B5076B">
          <w:t xml:space="preserve">Defining </w:t>
        </w:r>
      </w:ins>
      <w:r>
        <w:t xml:space="preserve">a Light </w:t>
      </w:r>
      <w:ins w:id="1259" w:author="Kelvin Sung" w:date="2021-05-20T17:11:00Z">
        <w:r w:rsidR="002C3B1F">
          <w:t>Class</w:t>
        </w:r>
      </w:ins>
      <w:del w:id="1260" w:author="Kelvin Sung" w:date="2021-05-20T17:11:00Z">
        <w:r w:rsidDel="002C3B1F">
          <w:delText>Object</w:delText>
        </w:r>
      </w:del>
    </w:p>
    <w:p w14:paraId="50501CD6" w14:textId="23D90193" w:rsidR="00253D5C" w:rsidRDefault="00253D5C" w:rsidP="00253D5C">
      <w:pPr>
        <w:pStyle w:val="BodyTextFirst"/>
        <w:rPr>
          <w:rFonts w:hint="eastAsia"/>
        </w:rPr>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w:t>
      </w:r>
      <w:del w:id="1261" w:author="Kelvin Sung" w:date="2021-05-20T17:11:00Z">
        <w:r w:rsidDel="00B5076B">
          <w:delText xml:space="preserve">create </w:delText>
        </w:r>
      </w:del>
      <w:ins w:id="1262" w:author="Kelvin Sung" w:date="2021-05-20T17:11:00Z">
        <w:r w:rsidR="00B5076B">
          <w:t xml:space="preserve">define </w:t>
        </w:r>
      </w:ins>
      <w:del w:id="1263" w:author="Kelvin Sung" w:date="2021-05-20T17:11:00Z">
        <w:r w:rsidDel="00B5076B">
          <w:delText xml:space="preserve">an </w:delText>
        </w:r>
      </w:del>
      <w:ins w:id="1264" w:author="Kelvin Sung" w:date="2021-05-20T17:11:00Z">
        <w:r w:rsidR="00B5076B">
          <w:t xml:space="preserve">a </w:t>
        </w:r>
      </w:ins>
      <w:del w:id="1265" w:author="Kelvin Sung" w:date="2021-05-20T17:11:00Z">
        <w:r w:rsidDel="00B5076B">
          <w:delText xml:space="preserve">object </w:delText>
        </w:r>
      </w:del>
      <w:ins w:id="1266" w:author="Kelvin Sung" w:date="2021-05-20T17:11:00Z">
        <w:r w:rsidR="00B5076B">
          <w:t xml:space="preserve">class </w:t>
        </w:r>
      </w:ins>
      <w:r>
        <w:t>to encapsulate a point light source</w:t>
      </w:r>
      <w:ins w:id="1267" w:author="Kelvin Sung" w:date="2021-05-20T17:11:00Z">
        <w:r w:rsidR="00B5076B">
          <w:t xml:space="preserve"> for the </w:t>
        </w:r>
      </w:ins>
      <w:ins w:id="1268" w:author="Kelvin Sung" w:date="2021-05-20T17:12:00Z">
        <w:r w:rsidR="00B5076B">
          <w:t>game engine.</w:t>
        </w:r>
      </w:ins>
      <w:del w:id="1269" w:author="Kelvin Sung" w:date="2021-05-20T17:11:00Z">
        <w:r w:rsidDel="00B5076B">
          <w:delText>.</w:delText>
        </w:r>
      </w:del>
    </w:p>
    <w:p w14:paraId="2C6F0D3E" w14:textId="272FD563" w:rsidR="00253D5C" w:rsidRDefault="00253D5C" w:rsidP="000D057D">
      <w:pPr>
        <w:pStyle w:val="NumList"/>
        <w:numPr>
          <w:ilvl w:val="0"/>
          <w:numId w:val="12"/>
        </w:numPr>
        <w:rPr>
          <w:rFonts w:hint="eastAsia"/>
        </w:rPr>
      </w:pPr>
      <w:r>
        <w:lastRenderedPageBreak/>
        <w:t xml:space="preserve">Create a new </w:t>
      </w:r>
      <w:del w:id="1270" w:author="Kelvin Sung" w:date="2021-05-20T17:12:00Z">
        <w:r w:rsidDel="00B5076B">
          <w:delText xml:space="preserve">folder called </w:delText>
        </w:r>
      </w:del>
      <w:r w:rsidR="00FB3D5B">
        <w:rPr>
          <w:rStyle w:val="CodeInline"/>
        </w:rPr>
        <w:t>l</w:t>
      </w:r>
      <w:r w:rsidRPr="00FB3D5B">
        <w:rPr>
          <w:rStyle w:val="CodeInline"/>
        </w:rPr>
        <w:t>ights</w:t>
      </w:r>
      <w:r>
        <w:t xml:space="preserve"> </w:t>
      </w:r>
      <w:ins w:id="1271" w:author="Kelvin Sung" w:date="2021-05-20T17:12:00Z">
        <w:r w:rsidR="00B5076B">
          <w:t xml:space="preserve">folder </w:t>
        </w:r>
      </w:ins>
      <w:del w:id="1272" w:author="Kelvin Sung" w:date="2021-05-20T17:12:00Z">
        <w:r w:rsidDel="00B5076B">
          <w:delText xml:space="preserve">under </w:delText>
        </w:r>
      </w:del>
      <w:ins w:id="1273" w:author="Kelvin Sung" w:date="2021-05-20T17:12:00Z">
        <w:r w:rsidR="00B5076B">
          <w:t xml:space="preserve">in </w:t>
        </w:r>
      </w:ins>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1BD658ED" w:rsidR="00FB3D5B" w:rsidRDefault="00FB3D5B" w:rsidP="00FB3D5B">
      <w:pPr>
        <w:pStyle w:val="NumList"/>
        <w:rPr>
          <w:rFonts w:hint="eastAsia"/>
          <w:noProof/>
        </w:rPr>
      </w:pPr>
      <w:del w:id="1274" w:author="Kelvin Sung" w:date="2021-05-20T17:13:00Z">
        <w:r w:rsidRPr="00FB3D5B" w:rsidDel="00B5076B">
          <w:rPr>
            <w:noProof/>
          </w:rPr>
          <w:delText xml:space="preserve">In </w:delText>
        </w:r>
      </w:del>
      <w:ins w:id="1275" w:author="Kelvin Sung" w:date="2021-05-20T17:13:00Z">
        <w:r w:rsidR="00B5076B">
          <w:rPr>
            <w:noProof/>
          </w:rPr>
          <w:t xml:space="preserve">Edit </w:t>
        </w:r>
      </w:ins>
      <w:r w:rsidRPr="00FB3D5B">
        <w:rPr>
          <w:rStyle w:val="CodeInline"/>
        </w:rPr>
        <w:t>lights.js</w:t>
      </w:r>
      <w:ins w:id="1276" w:author="Kelvin Sung" w:date="2021-05-20T17:13:00Z">
        <w:r w:rsidR="00B5076B">
          <w:rPr>
            <w:noProof/>
          </w:rPr>
          <w:t xml:space="preserve"> </w:t>
        </w:r>
      </w:ins>
      <w:del w:id="1277" w:author="Kelvin Sung" w:date="2021-05-20T17:13:00Z">
        <w:r w:rsidRPr="00FB3D5B" w:rsidDel="00B5076B">
          <w:rPr>
            <w:noProof/>
          </w:rPr>
          <w:delText>,</w:delText>
        </w:r>
      </w:del>
      <w:ins w:id="1278" w:author="Kelvin Sung" w:date="2021-05-20T17:13:00Z">
        <w:r w:rsidR="00B5076B">
          <w:rPr>
            <w:noProof/>
          </w:rPr>
          <w:t>to</w:t>
        </w:r>
      </w:ins>
      <w:r w:rsidRPr="00FB3D5B">
        <w:rPr>
          <w:noProof/>
        </w:rPr>
        <w:t xml:space="preserve"> create </w:t>
      </w:r>
      <w:del w:id="1279" w:author="Kelvin Sung" w:date="2021-05-20T17:13:00Z">
        <w:r w:rsidRPr="00FB3D5B" w:rsidDel="00B5076B">
          <w:rPr>
            <w:noProof/>
          </w:rPr>
          <w:delText>a</w:delText>
        </w:r>
        <w:r w:rsidDel="00B5076B">
          <w:rPr>
            <w:noProof/>
          </w:rPr>
          <w:delText xml:space="preserve"> new class called</w:delText>
        </w:r>
      </w:del>
      <w:ins w:id="1280" w:author="Kelvin Sung" w:date="2021-05-20T17:13:00Z">
        <w:r w:rsidR="00B5076B">
          <w:rPr>
            <w:noProof/>
          </w:rPr>
          <w:t>the</w:t>
        </w:r>
      </w:ins>
      <w:r>
        <w:rPr>
          <w:noProof/>
        </w:rPr>
        <w:t xml:space="preserve"> </w:t>
      </w:r>
      <w:r w:rsidRPr="00FB3D5B">
        <w:rPr>
          <w:rStyle w:val="CodeInline"/>
        </w:rPr>
        <w:t>Light</w:t>
      </w:r>
      <w:r>
        <w:rPr>
          <w:noProof/>
        </w:rPr>
        <w:t xml:space="preserve"> </w:t>
      </w:r>
      <w:ins w:id="1281" w:author="Kelvin Sung" w:date="2021-05-20T17:13:00Z">
        <w:r w:rsidR="00B5076B">
          <w:rPr>
            <w:noProof/>
          </w:rPr>
          <w:t xml:space="preserve">class, define </w:t>
        </w:r>
      </w:ins>
      <w:del w:id="1282" w:author="Kelvin Sung" w:date="2021-05-20T17:13:00Z">
        <w:r w:rsidDel="00B5076B">
          <w:rPr>
            <w:noProof/>
          </w:rPr>
          <w:delText>and add a</w:delText>
        </w:r>
        <w:r w:rsidRPr="00FB3D5B" w:rsidDel="00B5076B">
          <w:rPr>
            <w:noProof/>
          </w:rPr>
          <w:delText xml:space="preserve"> simple </w:delText>
        </w:r>
      </w:del>
      <w:ins w:id="1283" w:author="Kelvin Sung" w:date="2021-05-20T17:13:00Z">
        <w:r w:rsidR="00B5076B">
          <w:rPr>
            <w:noProof/>
          </w:rPr>
          <w:t xml:space="preserve">the </w:t>
        </w:r>
      </w:ins>
      <w:r w:rsidRPr="00FB3D5B">
        <w:rPr>
          <w:rStyle w:val="CodeInline"/>
        </w:rPr>
        <w:t>constructor</w:t>
      </w:r>
      <w:r w:rsidRPr="00FB3D5B">
        <w:rPr>
          <w:noProof/>
        </w:rPr>
        <w:t xml:space="preserve"> </w:t>
      </w:r>
      <w:ins w:id="1284" w:author="Kelvin Sung" w:date="2021-05-20T17:13:00Z">
        <w:r w:rsidR="00B5076B">
          <w:rPr>
            <w:noProof/>
          </w:rPr>
          <w:t xml:space="preserve">to </w:t>
        </w:r>
      </w:ins>
      <w:del w:id="1285" w:author="Kelvin Sung" w:date="2021-05-20T17:13:00Z">
        <w:r w:rsidRPr="00FB3D5B" w:rsidDel="00B5076B">
          <w:rPr>
            <w:noProof/>
          </w:rPr>
          <w:delText xml:space="preserve">that </w:delText>
        </w:r>
      </w:del>
      <w:r w:rsidRPr="00FB3D5B">
        <w:rPr>
          <w:noProof/>
        </w:rPr>
        <w:t>initialize</w:t>
      </w:r>
      <w:ins w:id="1286" w:author="Kelvin Sung" w:date="2021-05-20T17:14:00Z">
        <w:r w:rsidR="00B5076B">
          <w:rPr>
            <w:noProof/>
          </w:rPr>
          <w:t xml:space="preserve"> the light</w:t>
        </w:r>
      </w:ins>
      <w:del w:id="1287" w:author="Kelvin Sung" w:date="2021-05-20T17:13:00Z">
        <w:r w:rsidRPr="00FB3D5B" w:rsidDel="00B5076B">
          <w:rPr>
            <w:noProof/>
          </w:rPr>
          <w:delText>s</w:delText>
        </w:r>
      </w:del>
      <w:r w:rsidRPr="00FB3D5B">
        <w:rPr>
          <w:noProof/>
        </w:rPr>
        <w:t xml:space="preserve"> </w:t>
      </w:r>
      <w:del w:id="1288" w:author="Kelvin Sung" w:date="2021-05-20T17:14:00Z">
        <w:r w:rsidRPr="00FB3D5B" w:rsidDel="00B5076B">
          <w:rPr>
            <w:noProof/>
          </w:rPr>
          <w:delText xml:space="preserve">a </w:delText>
        </w:r>
      </w:del>
      <w:r w:rsidRPr="00FB3D5B">
        <w:rPr>
          <w:noProof/>
        </w:rPr>
        <w:t xml:space="preserve">color, position, radius, and on-off </w:t>
      </w:r>
      <w:ins w:id="1289" w:author="Kelvin Sung" w:date="2021-05-20T17:14:00Z">
        <w:r w:rsidR="00B5076B">
          <w:rPr>
            <w:noProof/>
          </w:rPr>
          <w:t xml:space="preserve">status. </w:t>
        </w:r>
      </w:ins>
      <w:del w:id="1290" w:author="Kelvin Sung" w:date="2021-05-20T17:14:00Z">
        <w:r w:rsidRPr="00FB3D5B" w:rsidDel="00B5076B">
          <w:rPr>
            <w:noProof/>
          </w:rPr>
          <w:delText>variable for the light. Set their initial values as follows:</w:delText>
        </w:r>
      </w:del>
      <w:ins w:id="1291" w:author="Kelvin Sung" w:date="2021-05-20T17:14:00Z">
        <w:r w:rsidR="00B5076B">
          <w:rPr>
            <w:noProof/>
          </w:rPr>
          <w:t>Remember to export the class.</w:t>
        </w:r>
      </w:ins>
    </w:p>
    <w:p w14:paraId="113CFF9F" w14:textId="77777777" w:rsidR="00FB3D5B" w:rsidRDefault="00FB3D5B" w:rsidP="00FB3D5B">
      <w:pPr>
        <w:pStyle w:val="Code"/>
        <w:rPr>
          <w:rFonts w:hint="eastAsia"/>
        </w:rPr>
      </w:pPr>
      <w:r>
        <w:t>class Light {</w:t>
      </w:r>
    </w:p>
    <w:p w14:paraId="6C2728D0" w14:textId="77777777" w:rsidR="00FB3D5B" w:rsidRDefault="00FB3D5B" w:rsidP="00FB3D5B">
      <w:pPr>
        <w:pStyle w:val="Code"/>
        <w:rPr>
          <w:rFonts w:hint="eastAsia"/>
        </w:rPr>
      </w:pPr>
    </w:p>
    <w:p w14:paraId="35559A4A" w14:textId="77777777" w:rsidR="00FB3D5B" w:rsidRDefault="00FB3D5B" w:rsidP="00FB3D5B">
      <w:pPr>
        <w:pStyle w:val="Code"/>
        <w:rPr>
          <w:rFonts w:hint="eastAsia"/>
        </w:rPr>
      </w:pPr>
      <w:r>
        <w:t xml:space="preserve">    constructor() {</w:t>
      </w:r>
    </w:p>
    <w:p w14:paraId="300CE3EC" w14:textId="77777777" w:rsidR="00FB3D5B" w:rsidRDefault="00FB3D5B" w:rsidP="00FB3D5B">
      <w:pPr>
        <w:pStyle w:val="Code"/>
        <w:rPr>
          <w:rFonts w:hint="eastAsia"/>
        </w:rPr>
      </w:pPr>
      <w:r>
        <w:t xml:space="preserve">        this.mColor = vec4.fromValues(0.1, 0.1, 0.1, 1);  // light color</w:t>
      </w:r>
    </w:p>
    <w:p w14:paraId="7990A2CE" w14:textId="77777777" w:rsidR="00FB3D5B" w:rsidRDefault="00FB3D5B" w:rsidP="00FB3D5B">
      <w:pPr>
        <w:pStyle w:val="Code"/>
        <w:rPr>
          <w:rFonts w:hint="eastAsia"/>
        </w:rPr>
      </w:pPr>
      <w:r>
        <w:t xml:space="preserve">        this.mPosition = vec3.fromValues(0, 0, 5); // light position in WC</w:t>
      </w:r>
    </w:p>
    <w:p w14:paraId="3CC2C361" w14:textId="77777777" w:rsidR="00FB3D5B" w:rsidRDefault="00FB3D5B" w:rsidP="00FB3D5B">
      <w:pPr>
        <w:pStyle w:val="Code"/>
        <w:rPr>
          <w:rFonts w:hint="eastAsia"/>
        </w:rPr>
      </w:pPr>
      <w:r>
        <w:t xml:space="preserve">        this.mRadius = 10;  // effective radius in WC</w:t>
      </w:r>
    </w:p>
    <w:p w14:paraId="16CE3489" w14:textId="77777777" w:rsidR="00FB3D5B" w:rsidRDefault="00FB3D5B" w:rsidP="00FB3D5B">
      <w:pPr>
        <w:pStyle w:val="Code"/>
        <w:rPr>
          <w:rFonts w:hint="eastAsia"/>
        </w:rPr>
      </w:pPr>
      <w:r>
        <w:t xml:space="preserve">        this.mIsOn = true;</w:t>
      </w:r>
    </w:p>
    <w:p w14:paraId="7FC22C81" w14:textId="77777777" w:rsidR="00FB3D5B" w:rsidRDefault="00FB3D5B" w:rsidP="00FB3D5B">
      <w:pPr>
        <w:pStyle w:val="Code"/>
        <w:rPr>
          <w:rFonts w:hint="eastAsia"/>
        </w:rPr>
      </w:pPr>
      <w:r>
        <w:t xml:space="preserve">    }</w:t>
      </w:r>
    </w:p>
    <w:p w14:paraId="57324EAB" w14:textId="2268CA6C" w:rsidR="00FB3D5B" w:rsidRDefault="00FB3D5B" w:rsidP="00FB3D5B">
      <w:pPr>
        <w:pStyle w:val="Code"/>
        <w:rPr>
          <w:rFonts w:hint="eastAsia"/>
        </w:rPr>
      </w:pPr>
    </w:p>
    <w:p w14:paraId="292A5E30" w14:textId="50759AF4" w:rsidR="00FB3D5B" w:rsidRDefault="00FB3D5B" w:rsidP="00FB3D5B">
      <w:pPr>
        <w:pStyle w:val="Code"/>
        <w:rPr>
          <w:rFonts w:hint="eastAsia"/>
        </w:rPr>
      </w:pPr>
      <w:r>
        <w:t xml:space="preserve">    </w:t>
      </w:r>
      <w:r w:rsidRPr="00FB3D5B">
        <w:t>... implementation to follow …</w:t>
      </w:r>
    </w:p>
    <w:p w14:paraId="4AC667CB" w14:textId="77777777" w:rsidR="00FB3D5B" w:rsidRDefault="00FB3D5B" w:rsidP="00FB3D5B">
      <w:pPr>
        <w:pStyle w:val="Code"/>
        <w:rPr>
          <w:rFonts w:hint="eastAsia"/>
        </w:rPr>
      </w:pPr>
    </w:p>
    <w:p w14:paraId="3F3E3450" w14:textId="77777777" w:rsidR="00FB3D5B" w:rsidRDefault="00FB3D5B" w:rsidP="00FB3D5B">
      <w:pPr>
        <w:pStyle w:val="Code"/>
        <w:rPr>
          <w:rFonts w:hint="eastAsia"/>
        </w:rPr>
      </w:pPr>
      <w:r>
        <w:t>}</w:t>
      </w:r>
    </w:p>
    <w:p w14:paraId="5069C252" w14:textId="091E2E27" w:rsidR="00FB3D5B" w:rsidDel="00B5076B" w:rsidRDefault="00FB3D5B" w:rsidP="00FB3D5B">
      <w:pPr>
        <w:pStyle w:val="Code"/>
        <w:rPr>
          <w:del w:id="1292" w:author="Kelvin Sung" w:date="2021-05-20T17:14:00Z"/>
          <w:rFonts w:hint="eastAsia"/>
        </w:rPr>
      </w:pPr>
    </w:p>
    <w:p w14:paraId="396F2B6A" w14:textId="045094CA" w:rsidR="00FB3D5B" w:rsidRDefault="00FB3D5B" w:rsidP="00FB3D5B">
      <w:pPr>
        <w:pStyle w:val="Code"/>
        <w:rPr>
          <w:rFonts w:hint="eastAsia"/>
        </w:rPr>
      </w:pPr>
      <w:r>
        <w:t>export default Light;</w:t>
      </w:r>
    </w:p>
    <w:p w14:paraId="741131CB" w14:textId="3369E80B" w:rsidR="00FB3D5B" w:rsidRDefault="00FB3D5B" w:rsidP="00FB3D5B">
      <w:pPr>
        <w:pStyle w:val="NumList"/>
        <w:rPr>
          <w:rFonts w:hint="eastAsia"/>
          <w:noProof/>
        </w:rPr>
      </w:pPr>
      <w:del w:id="1293" w:author="Kelvin Sung" w:date="2021-05-20T17:14:00Z">
        <w:r w:rsidRPr="00FB3D5B" w:rsidDel="00FC1EB2">
          <w:rPr>
            <w:noProof/>
          </w:rPr>
          <w:delText xml:space="preserve">Add </w:delText>
        </w:r>
      </w:del>
      <w:ins w:id="1294" w:author="Kelvin Sung" w:date="2021-05-20T17:14:00Z">
        <w:r w:rsidR="00FC1EB2">
          <w:rPr>
            <w:noProof/>
          </w:rPr>
          <w:t>Define</w:t>
        </w:r>
        <w:r w:rsidR="00FC1EB2" w:rsidRPr="00FB3D5B">
          <w:rPr>
            <w:noProof/>
          </w:rPr>
          <w:t xml:space="preserve"> </w:t>
        </w:r>
      </w:ins>
      <w:r w:rsidRPr="00FB3D5B">
        <w:rPr>
          <w:noProof/>
        </w:rPr>
        <w:t>the get</w:t>
      </w:r>
      <w:ins w:id="1295" w:author="Kelvin Sung" w:date="2021-05-20T17:14:00Z">
        <w:r w:rsidR="00FC1EB2">
          <w:rPr>
            <w:noProof/>
          </w:rPr>
          <w:t>ters</w:t>
        </w:r>
      </w:ins>
      <w:r w:rsidRPr="00FB3D5B">
        <w:rPr>
          <w:noProof/>
        </w:rPr>
        <w:t xml:space="preserve"> and set</w:t>
      </w:r>
      <w:ins w:id="1296" w:author="Kelvin Sung" w:date="2021-05-20T17:15:00Z">
        <w:r w:rsidR="00FC1EB2">
          <w:rPr>
            <w:noProof/>
          </w:rPr>
          <w:t>ters</w:t>
        </w:r>
      </w:ins>
      <w:del w:id="1297" w:author="Kelvin Sung" w:date="2021-05-20T17:15:00Z">
        <w:r w:rsidRPr="00FB3D5B" w:rsidDel="00FC1EB2">
          <w:rPr>
            <w:noProof/>
          </w:rPr>
          <w:delText xml:space="preserve"> accessors shown here to allow for the proper modification of the light’s instance variables from outside the object</w:delText>
        </w:r>
      </w:del>
      <w:ins w:id="1298" w:author="Kelvin Sung" w:date="2021-05-20T17:15:00Z">
        <w:r w:rsidR="00FC1EB2">
          <w:rPr>
            <w:noProof/>
          </w:rPr>
          <w:t xml:space="preserve"> for the instance variables</w:t>
        </w:r>
      </w:ins>
      <w:r w:rsidRPr="00FB3D5B">
        <w:rPr>
          <w:noProof/>
        </w:rPr>
        <w:t>.</w:t>
      </w:r>
    </w:p>
    <w:p w14:paraId="385451A4" w14:textId="77777777" w:rsidR="00FB3D5B" w:rsidRDefault="00FB3D5B" w:rsidP="00FB3D5B">
      <w:pPr>
        <w:pStyle w:val="Code"/>
        <w:rPr>
          <w:rFonts w:hint="eastAsia"/>
        </w:rPr>
      </w:pPr>
      <w:r>
        <w:t xml:space="preserve">    // simple setters and getters</w:t>
      </w:r>
    </w:p>
    <w:p w14:paraId="15CCDB05" w14:textId="77777777" w:rsidR="00FB3D5B" w:rsidRDefault="00FB3D5B" w:rsidP="00FB3D5B">
      <w:pPr>
        <w:pStyle w:val="Code"/>
        <w:rPr>
          <w:rFonts w:hint="eastAsia"/>
        </w:rPr>
      </w:pPr>
      <w:r>
        <w:t xml:space="preserve">    setColor(c) { this.mColor = vec4.clone(c); }</w:t>
      </w:r>
    </w:p>
    <w:p w14:paraId="6EFB0B81" w14:textId="77777777" w:rsidR="00FB3D5B" w:rsidRDefault="00FB3D5B" w:rsidP="00FB3D5B">
      <w:pPr>
        <w:pStyle w:val="Code"/>
        <w:rPr>
          <w:rFonts w:hint="eastAsia"/>
        </w:rPr>
      </w:pPr>
      <w:r>
        <w:t xml:space="preserve">    getColor() { return this.mColor; }</w:t>
      </w:r>
    </w:p>
    <w:p w14:paraId="2FF55903" w14:textId="77777777" w:rsidR="00FB3D5B" w:rsidRDefault="00FB3D5B" w:rsidP="00FB3D5B">
      <w:pPr>
        <w:pStyle w:val="Code"/>
        <w:rPr>
          <w:rFonts w:hint="eastAsia"/>
        </w:rPr>
      </w:pPr>
    </w:p>
    <w:p w14:paraId="72649962" w14:textId="77777777" w:rsidR="00FB3D5B" w:rsidRDefault="00FB3D5B" w:rsidP="00FB3D5B">
      <w:pPr>
        <w:pStyle w:val="Code"/>
        <w:rPr>
          <w:rFonts w:hint="eastAsia"/>
        </w:rPr>
      </w:pPr>
      <w:r>
        <w:t xml:space="preserve">    set2DPosition(p) { this.mPosition = vec3.fromValues(p[0], p[1], this.mPosition[2]); }</w:t>
      </w:r>
    </w:p>
    <w:p w14:paraId="185D47E1" w14:textId="77777777" w:rsidR="00FB3D5B" w:rsidRDefault="00FB3D5B" w:rsidP="00FB3D5B">
      <w:pPr>
        <w:pStyle w:val="Code"/>
        <w:rPr>
          <w:rFonts w:hint="eastAsia"/>
        </w:rPr>
      </w:pPr>
      <w:r>
        <w:t xml:space="preserve">    setXPos(x) { this.mPosition[0] = x; }</w:t>
      </w:r>
    </w:p>
    <w:p w14:paraId="4D9B3F34" w14:textId="77777777" w:rsidR="00FB3D5B" w:rsidRDefault="00FB3D5B" w:rsidP="00FB3D5B">
      <w:pPr>
        <w:pStyle w:val="Code"/>
        <w:rPr>
          <w:rFonts w:hint="eastAsia"/>
        </w:rPr>
      </w:pPr>
      <w:r>
        <w:t xml:space="preserve">    setYPos(y) { this.mPosition[1] = y; }</w:t>
      </w:r>
    </w:p>
    <w:p w14:paraId="57D49E22" w14:textId="77777777" w:rsidR="00FB3D5B" w:rsidRDefault="00FB3D5B" w:rsidP="00FB3D5B">
      <w:pPr>
        <w:pStyle w:val="Code"/>
        <w:rPr>
          <w:rFonts w:hint="eastAsia"/>
        </w:rPr>
      </w:pPr>
      <w:r>
        <w:t xml:space="preserve">    setZPos(z) { this.mPosition[2] = z; }</w:t>
      </w:r>
    </w:p>
    <w:p w14:paraId="12C35BF1" w14:textId="77777777" w:rsidR="00FB3D5B" w:rsidRDefault="00FB3D5B" w:rsidP="00FB3D5B">
      <w:pPr>
        <w:pStyle w:val="Code"/>
        <w:rPr>
          <w:rFonts w:hint="eastAsia"/>
        </w:rPr>
      </w:pPr>
      <w:r>
        <w:t xml:space="preserve">    getPosition() { return this.mPosition; }</w:t>
      </w:r>
    </w:p>
    <w:p w14:paraId="6BAADB01" w14:textId="77777777" w:rsidR="00FB3D5B" w:rsidRDefault="00FB3D5B" w:rsidP="00FB3D5B">
      <w:pPr>
        <w:pStyle w:val="Code"/>
        <w:rPr>
          <w:rFonts w:hint="eastAsia"/>
        </w:rPr>
      </w:pPr>
    </w:p>
    <w:p w14:paraId="14A0A6E2" w14:textId="77777777" w:rsidR="00FB3D5B" w:rsidRDefault="00FB3D5B" w:rsidP="00FB3D5B">
      <w:pPr>
        <w:pStyle w:val="Code"/>
        <w:rPr>
          <w:rFonts w:hint="eastAsia"/>
        </w:rPr>
      </w:pPr>
      <w:r>
        <w:t xml:space="preserve">    setRadius(r) { this.mRadius = r; }</w:t>
      </w:r>
    </w:p>
    <w:p w14:paraId="722EE6C5" w14:textId="77777777" w:rsidR="00FB3D5B" w:rsidRDefault="00FB3D5B" w:rsidP="00FB3D5B">
      <w:pPr>
        <w:pStyle w:val="Code"/>
        <w:rPr>
          <w:rFonts w:hint="eastAsia"/>
        </w:rPr>
      </w:pPr>
      <w:r>
        <w:t xml:space="preserve">    getRadius() { return this.mRadius; }</w:t>
      </w:r>
    </w:p>
    <w:p w14:paraId="0C57F607" w14:textId="77777777" w:rsidR="00FB3D5B" w:rsidRDefault="00FB3D5B" w:rsidP="00FB3D5B">
      <w:pPr>
        <w:pStyle w:val="Code"/>
        <w:rPr>
          <w:rFonts w:hint="eastAsia"/>
        </w:rPr>
      </w:pPr>
    </w:p>
    <w:p w14:paraId="258611BB" w14:textId="77777777" w:rsidR="00FB3D5B" w:rsidRDefault="00FB3D5B" w:rsidP="00FB3D5B">
      <w:pPr>
        <w:pStyle w:val="Code"/>
        <w:rPr>
          <w:rFonts w:hint="eastAsia"/>
        </w:rPr>
      </w:pPr>
      <w:r>
        <w:t xml:space="preserve">    setLightTo(isOn) { this.mIsOn = isOn; }</w:t>
      </w:r>
    </w:p>
    <w:p w14:paraId="322F0DA5" w14:textId="7365D08F" w:rsidR="00FB3D5B" w:rsidRDefault="00FB3D5B">
      <w:pPr>
        <w:pStyle w:val="Code"/>
        <w:ind w:firstLine="435"/>
        <w:rPr>
          <w:ins w:id="1299" w:author="Kelvin Sung" w:date="2021-05-22T08:08:00Z"/>
          <w:rFonts w:hint="eastAsia"/>
        </w:rPr>
        <w:pPrChange w:id="1300" w:author="Kelvin Sung" w:date="2021-05-22T08:08:00Z">
          <w:pPr>
            <w:pStyle w:val="Code"/>
          </w:pPr>
        </w:pPrChange>
      </w:pPr>
      <w:del w:id="1301" w:author="Kelvin Sung" w:date="2021-05-22T08:08:00Z">
        <w:r w:rsidDel="00A72E3B">
          <w:delText xml:space="preserve">    </w:delText>
        </w:r>
      </w:del>
      <w:r>
        <w:t>isLightOn() { return this.mIsOn; }</w:t>
      </w:r>
    </w:p>
    <w:p w14:paraId="630FE234" w14:textId="0882CEAE" w:rsidR="00A72E3B" w:rsidRDefault="00A72E3B">
      <w:pPr>
        <w:pStyle w:val="BodyTextCont"/>
        <w:rPr>
          <w:rFonts w:hint="eastAsia"/>
        </w:rPr>
        <w:pPrChange w:id="1302" w:author="Kelvin Sung" w:date="2021-05-22T08:09:00Z">
          <w:pPr>
            <w:pStyle w:val="Code"/>
          </w:pPr>
        </w:pPrChange>
      </w:pPr>
      <w:ins w:id="1303" w:author="Kelvin Sung" w:date="2021-05-22T08:09:00Z">
        <w:r w:rsidRPr="00A72E3B">
          <w:t xml:space="preserve">Lastly, remember to update the engine access file, </w:t>
        </w:r>
        <w:r w:rsidRPr="00A72E3B">
          <w:rPr>
            <w:rStyle w:val="CodeInline"/>
            <w:rFonts w:hint="eastAsia"/>
            <w:rPrChange w:id="1304" w:author="Kelvin Sung" w:date="2021-05-22T08:09:00Z">
              <w:rPr>
                <w:rFonts w:hint="eastAsia"/>
              </w:rPr>
            </w:rPrChange>
          </w:rPr>
          <w:t>index.js</w:t>
        </w:r>
        <w:r w:rsidRPr="00A72E3B">
          <w:t>, to forward the newly defined functionality to the client.</w:t>
        </w:r>
      </w:ins>
    </w:p>
    <w:p w14:paraId="494E789C" w14:textId="445B5CCA" w:rsidR="00FB3D5B" w:rsidRDefault="00FB3D5B" w:rsidP="00FB3D5B">
      <w:pPr>
        <w:pStyle w:val="Heading3"/>
        <w:rPr>
          <w:noProof/>
        </w:rPr>
      </w:pPr>
      <w:del w:id="1305" w:author="Kelvin Sung" w:date="2021-05-20T17:15:00Z">
        <w:r w:rsidDel="00FC1EB2">
          <w:rPr>
            <w:noProof/>
          </w:rPr>
          <w:delText xml:space="preserve">Creating </w:delText>
        </w:r>
      </w:del>
      <w:ins w:id="1306" w:author="Kelvin Sung" w:date="2021-05-20T17:15:00Z">
        <w:r w:rsidR="00FC1EB2">
          <w:rPr>
            <w:noProof/>
          </w:rPr>
          <w:t xml:space="preserve">Defining </w:t>
        </w:r>
      </w:ins>
      <w:r>
        <w:rPr>
          <w:noProof/>
        </w:rPr>
        <w:t xml:space="preserve">the LightShader </w:t>
      </w:r>
      <w:del w:id="1307" w:author="Kelvin Sung" w:date="2021-05-20T17:15:00Z">
        <w:r w:rsidDel="00FC1EB2">
          <w:rPr>
            <w:noProof/>
          </w:rPr>
          <w:delText>Object</w:delText>
        </w:r>
      </w:del>
      <w:ins w:id="1308" w:author="Kelvin Sung" w:date="2021-05-20T17:15:00Z">
        <w:r w:rsidR="00FC1EB2">
          <w:rPr>
            <w:noProof/>
          </w:rPr>
          <w:t>Class</w:t>
        </w:r>
      </w:ins>
    </w:p>
    <w:p w14:paraId="6275D8A7" w14:textId="3BF5E204" w:rsidR="00FB3D5B" w:rsidRDefault="00FB3D5B" w:rsidP="00FB3D5B">
      <w:pPr>
        <w:pStyle w:val="BodyTextFirst"/>
        <w:rPr>
          <w:rFonts w:hint="eastAsia"/>
          <w:noProof/>
        </w:rPr>
      </w:pPr>
      <w:r>
        <w:rPr>
          <w:noProof/>
        </w:rPr>
        <w:t xml:space="preserve">The </w:t>
      </w:r>
      <w:proofErr w:type="spellStart"/>
      <w:r w:rsidRPr="00FB3D5B">
        <w:rPr>
          <w:rStyle w:val="CodeInline"/>
        </w:rPr>
        <w:t>LightShader</w:t>
      </w:r>
      <w:proofErr w:type="spellEnd"/>
      <w:r>
        <w:rPr>
          <w:noProof/>
        </w:rPr>
        <w:t xml:space="preserve"> </w:t>
      </w:r>
      <w:del w:id="1309" w:author="Kelvin Sung" w:date="2021-05-20T17:15:00Z">
        <w:r w:rsidDel="00FC1EB2">
          <w:rPr>
            <w:noProof/>
          </w:rPr>
          <w:delText xml:space="preserve">object </w:delText>
        </w:r>
      </w:del>
      <w:ins w:id="1310" w:author="Kelvin Sung" w:date="2021-05-20T17:15:00Z">
        <w:r w:rsidR="00FC1EB2">
          <w:rPr>
            <w:noProof/>
          </w:rPr>
          <w:t xml:space="preserve">class </w:t>
        </w:r>
      </w:ins>
      <w:r>
        <w:rPr>
          <w:noProof/>
        </w:rPr>
        <w:t xml:space="preserve">subclasses from the </w:t>
      </w:r>
      <w:proofErr w:type="spellStart"/>
      <w:r w:rsidRPr="00FB3D5B">
        <w:rPr>
          <w:rStyle w:val="CodeInline"/>
        </w:rPr>
        <w:t>SpriteShader</w:t>
      </w:r>
      <w:proofErr w:type="spellEnd"/>
      <w:r>
        <w:rPr>
          <w:noProof/>
        </w:rPr>
        <w:t xml:space="preserve"> to encapsulate </w:t>
      </w:r>
      <w:del w:id="1311" w:author="Kelvin Sung" w:date="2021-05-20T17:16:00Z">
        <w:r w:rsidDel="000504F3">
          <w:rPr>
            <w:noProof/>
          </w:rPr>
          <w:delText xml:space="preserve">its </w:delText>
        </w:r>
      </w:del>
      <w:ins w:id="1312" w:author="Kelvin Sung" w:date="2021-05-20T17:16:00Z">
        <w:r w:rsidR="000504F3">
          <w:rPr>
            <w:noProof/>
          </w:rPr>
          <w:t xml:space="preserve">the </w:t>
        </w:r>
      </w:ins>
      <w:ins w:id="1313" w:author="Kelvin Sung" w:date="2021-05-20T17:18:00Z">
        <w:r w:rsidR="000504F3">
          <w:rPr>
            <w:noProof/>
          </w:rPr>
          <w:t xml:space="preserve">communication of </w:t>
        </w:r>
      </w:ins>
      <w:ins w:id="1314" w:author="Kelvin Sung" w:date="2021-05-20T17:19:00Z">
        <w:r w:rsidR="000504F3">
          <w:rPr>
            <w:noProof/>
          </w:rPr>
          <w:t xml:space="preserve">the values that are specific to </w:t>
        </w:r>
        <w:r w:rsidR="00BF42F8">
          <w:rPr>
            <w:noProof/>
          </w:rPr>
          <w:t xml:space="preserve">the uniform variables defined </w:t>
        </w:r>
      </w:ins>
      <w:ins w:id="1315" w:author="Kelvin Sung" w:date="2021-05-20T17:20:00Z">
        <w:r w:rsidR="00BF42F8">
          <w:rPr>
            <w:noProof/>
          </w:rPr>
          <w:t xml:space="preserve">for a point light </w:t>
        </w:r>
        <w:r w:rsidR="00BF42F8">
          <w:rPr>
            <w:noProof/>
          </w:rPr>
          <w:lastRenderedPageBreak/>
          <w:t xml:space="preserve">source </w:t>
        </w:r>
      </w:ins>
      <w:ins w:id="1316" w:author="Kelvin Sung" w:date="2021-05-20T17:19:00Z">
        <w:r w:rsidR="00BF42F8">
          <w:rPr>
            <w:noProof/>
          </w:rPr>
          <w:t xml:space="preserve">in the </w:t>
        </w:r>
        <w:proofErr w:type="spellStart"/>
        <w:r w:rsidR="00BF42F8" w:rsidRPr="00BF42F8">
          <w:rPr>
            <w:rStyle w:val="CodeInline"/>
            <w:rFonts w:hint="eastAsia"/>
            <w:rPrChange w:id="1317" w:author="Kelvin Sung" w:date="2021-05-20T17:20:00Z">
              <w:rPr>
                <w:rFonts w:hint="eastAsia"/>
                <w:noProof/>
              </w:rPr>
            </w:rPrChange>
          </w:rPr>
          <w:t>lig</w:t>
        </w:r>
      </w:ins>
      <w:ins w:id="1318" w:author="Kelvin Sung" w:date="2021-05-20T17:20:00Z">
        <w:r w:rsidR="00BF42F8" w:rsidRPr="00BF42F8">
          <w:rPr>
            <w:rStyle w:val="CodeInline"/>
            <w:rFonts w:hint="eastAsia"/>
            <w:rPrChange w:id="1319" w:author="Kelvin Sung" w:date="2021-05-20T17:20:00Z">
              <w:rPr>
                <w:rFonts w:hint="eastAsia"/>
                <w:noProof/>
              </w:rPr>
            </w:rPrChange>
          </w:rPr>
          <w:t>ht_fs</w:t>
        </w:r>
        <w:proofErr w:type="spellEnd"/>
        <w:r w:rsidR="00BF42F8">
          <w:rPr>
            <w:noProof/>
          </w:rPr>
          <w:t xml:space="preserve"> fragment shader. </w:t>
        </w:r>
      </w:ins>
      <w:del w:id="1320" w:author="Kelvin Sung" w:date="2021-05-20T17:18:00Z">
        <w:r w:rsidDel="000504F3">
          <w:rPr>
            <w:noProof/>
          </w:rPr>
          <w:delText>communication</w:delText>
        </w:r>
      </w:del>
      <w:del w:id="1321" w:author="Kelvin Sung" w:date="2021-05-20T17:16:00Z">
        <w:r w:rsidDel="000504F3">
          <w:rPr>
            <w:noProof/>
          </w:rPr>
          <w:delText>, which handles the WebGL-specific details of passing information to the GLSL shader</w:delText>
        </w:r>
      </w:del>
      <w:del w:id="1322" w:author="Kelvin Sung" w:date="2021-05-20T17:20:00Z">
        <w:r w:rsidDel="00BF42F8">
          <w:rPr>
            <w:noProof/>
          </w:rPr>
          <w:delText xml:space="preserve">. </w:delText>
        </w:r>
      </w:del>
      <w:ins w:id="1323" w:author="Kelvin Sung" w:date="2021-05-20T17:17:00Z">
        <w:r w:rsidR="000504F3">
          <w:rPr>
            <w:noProof/>
          </w:rPr>
          <w:t>In this way, the</w:t>
        </w:r>
      </w:ins>
      <w:del w:id="1324" w:author="Kelvin Sung" w:date="2021-05-20T17:17:00Z">
        <w:r w:rsidDel="000504F3">
          <w:rPr>
            <w:noProof/>
          </w:rPr>
          <w:delText>This</w:delText>
        </w:r>
      </w:del>
      <w:r>
        <w:rPr>
          <w:noProof/>
        </w:rPr>
        <w:t xml:space="preserve"> </w:t>
      </w:r>
      <w:proofErr w:type="spellStart"/>
      <w:ins w:id="1325" w:author="Kelvin Sung" w:date="2021-05-20T17:17:00Z">
        <w:r w:rsidR="000504F3" w:rsidRPr="000504F3">
          <w:rPr>
            <w:rStyle w:val="CodeInline"/>
            <w:rFonts w:hint="eastAsia"/>
            <w:rPrChange w:id="1326" w:author="Kelvin Sung" w:date="2021-05-20T17:17:00Z">
              <w:rPr>
                <w:rFonts w:hint="eastAsia"/>
                <w:noProof/>
              </w:rPr>
            </w:rPrChange>
          </w:rPr>
          <w:t>LightShader</w:t>
        </w:r>
        <w:proofErr w:type="spellEnd"/>
        <w:r w:rsidR="000504F3">
          <w:rPr>
            <w:noProof/>
          </w:rPr>
          <w:t xml:space="preserve"> </w:t>
        </w:r>
      </w:ins>
      <w:ins w:id="1327" w:author="Kelvin Sung" w:date="2021-05-20T17:21:00Z">
        <w:r w:rsidR="00382B8E">
          <w:rPr>
            <w:noProof/>
          </w:rPr>
          <w:t xml:space="preserve">class can </w:t>
        </w:r>
      </w:ins>
      <w:ins w:id="1328" w:author="Kelvin Sung" w:date="2021-05-20T17:17:00Z">
        <w:r w:rsidR="000504F3">
          <w:rPr>
            <w:noProof/>
          </w:rPr>
          <w:t xml:space="preserve">serve as a </w:t>
        </w:r>
      </w:ins>
      <w:del w:id="1329" w:author="Kelvin Sung" w:date="2021-05-20T17:17:00Z">
        <w:r w:rsidDel="000504F3">
          <w:rPr>
            <w:noProof/>
          </w:rPr>
          <w:delText>provides the engine with a</w:delText>
        </w:r>
      </w:del>
      <w:r>
        <w:rPr>
          <w:noProof/>
        </w:rPr>
        <w:t xml:space="preserve"> convenient interface for the </w:t>
      </w:r>
      <w:ins w:id="1330" w:author="Kelvin Sung" w:date="2021-05-20T17:21:00Z">
        <w:r w:rsidR="00382B8E">
          <w:rPr>
            <w:noProof/>
          </w:rPr>
          <w:t xml:space="preserve">GLSL fragment </w:t>
        </w:r>
      </w:ins>
      <w:r>
        <w:rPr>
          <w:noProof/>
        </w:rPr>
        <w:t>shader.</w:t>
      </w:r>
    </w:p>
    <w:p w14:paraId="5E0572A8" w14:textId="3A6FAAC9" w:rsidR="00FB3D5B" w:rsidRDefault="00FB3D5B" w:rsidP="000D057D">
      <w:pPr>
        <w:pStyle w:val="NumList"/>
        <w:numPr>
          <w:ilvl w:val="0"/>
          <w:numId w:val="13"/>
        </w:numPr>
        <w:rPr>
          <w:rFonts w:hint="eastAsia"/>
          <w:noProof/>
        </w:rPr>
      </w:pPr>
      <w:del w:id="1331" w:author="Kelvin Sung" w:date="2021-05-20T17:21:00Z">
        <w:r w:rsidDel="00B352BE">
          <w:rPr>
            <w:noProof/>
          </w:rPr>
          <w:delText xml:space="preserve">Under </w:delText>
        </w:r>
      </w:del>
      <w:ins w:id="1332" w:author="Kelvin Sung" w:date="2021-05-20T17:21:00Z">
        <w:r w:rsidR="00B352BE">
          <w:rPr>
            <w:noProof/>
          </w:rPr>
          <w:t xml:space="preserve">In </w:t>
        </w:r>
      </w:ins>
      <w:r>
        <w:rPr>
          <w:noProof/>
        </w:rPr>
        <w:t xml:space="preserve">the </w:t>
      </w:r>
      <w:proofErr w:type="spellStart"/>
      <w:r w:rsidRPr="00FB3D5B">
        <w:rPr>
          <w:rStyle w:val="CodeInline"/>
        </w:rPr>
        <w:t>src</w:t>
      </w:r>
      <w:proofErr w:type="spellEnd"/>
      <w:r w:rsidRPr="00FB3D5B">
        <w:rPr>
          <w:rStyle w:val="CodeInline"/>
        </w:rPr>
        <w:t>/engine/shaders</w:t>
      </w:r>
      <w:r>
        <w:rPr>
          <w:noProof/>
        </w:rPr>
        <w:t xml:space="preserve"> folder, create a new file and name it </w:t>
      </w:r>
      <w:r w:rsidRPr="00FB3D5B">
        <w:rPr>
          <w:rStyle w:val="CodeInline"/>
        </w:rPr>
        <w:t>light_shader.js</w:t>
      </w:r>
      <w:r>
        <w:rPr>
          <w:noProof/>
        </w:rPr>
        <w:t>.</w:t>
      </w:r>
    </w:p>
    <w:p w14:paraId="120C77C4" w14:textId="00F2C896" w:rsidR="00FB3D5B" w:rsidRDefault="00FB3D5B">
      <w:pPr>
        <w:pStyle w:val="NumList"/>
        <w:numPr>
          <w:ilvl w:val="0"/>
          <w:numId w:val="13"/>
        </w:numPr>
        <w:rPr>
          <w:rFonts w:hint="eastAsia"/>
          <w:noProof/>
        </w:rPr>
      </w:pPr>
      <w:del w:id="1333" w:author="Kelvin Sung" w:date="2021-05-20T17:21:00Z">
        <w:r w:rsidDel="00B352BE">
          <w:rPr>
            <w:noProof/>
          </w:rPr>
          <w:delText xml:space="preserve">Now create </w:delText>
        </w:r>
      </w:del>
      <w:ins w:id="1334" w:author="Kelvin Sung" w:date="2021-05-20T17:21:00Z">
        <w:r w:rsidR="00B352BE">
          <w:rPr>
            <w:noProof/>
          </w:rPr>
          <w:t xml:space="preserve">Define </w:t>
        </w:r>
      </w:ins>
      <w:del w:id="1335" w:author="Kelvin Sung" w:date="2021-05-20T17:21:00Z">
        <w:r w:rsidDel="00B352BE">
          <w:rPr>
            <w:noProof/>
          </w:rPr>
          <w:delText xml:space="preserve">a class </w:delText>
        </w:r>
      </w:del>
      <w:ins w:id="1336" w:author="Kelvin Sung" w:date="2021-05-20T17:21:00Z">
        <w:r w:rsidR="00B352BE">
          <w:rPr>
            <w:noProof/>
          </w:rPr>
          <w:t xml:space="preserve">the </w:t>
        </w:r>
      </w:ins>
      <w:del w:id="1337" w:author="Kelvin Sung" w:date="2021-05-20T17:21:00Z">
        <w:r w:rsidDel="00B352BE">
          <w:rPr>
            <w:noProof/>
          </w:rPr>
          <w:delText xml:space="preserve">called </w:delText>
        </w:r>
      </w:del>
      <w:proofErr w:type="spellStart"/>
      <w:r w:rsidRPr="00FB3D5B">
        <w:rPr>
          <w:rStyle w:val="CodeInline"/>
        </w:rPr>
        <w:t>LightShader</w:t>
      </w:r>
      <w:proofErr w:type="spellEnd"/>
      <w:r>
        <w:rPr>
          <w:noProof/>
        </w:rPr>
        <w:t xml:space="preserve"> </w:t>
      </w:r>
      <w:ins w:id="1338" w:author="Kelvin Sung" w:date="2021-05-20T17:21:00Z">
        <w:r w:rsidR="00B352BE">
          <w:rPr>
            <w:noProof/>
          </w:rPr>
          <w:t xml:space="preserve">class to be </w:t>
        </w:r>
      </w:ins>
      <w:ins w:id="1339" w:author="Kelvin Sung" w:date="2021-05-20T17:22:00Z">
        <w:r w:rsidR="00B352BE">
          <w:rPr>
            <w:noProof/>
          </w:rPr>
          <w:t xml:space="preserve">a subclass of </w:t>
        </w:r>
      </w:ins>
      <w:proofErr w:type="spellStart"/>
      <w:ins w:id="1340" w:author="Kelvin Sung" w:date="2021-05-20T17:21:00Z">
        <w:r w:rsidR="00B352BE" w:rsidRPr="00B352BE">
          <w:rPr>
            <w:rStyle w:val="CodeInline"/>
            <w:rFonts w:hint="eastAsia"/>
            <w:rPrChange w:id="1341" w:author="Kelvin Sung" w:date="2021-05-20T17:22:00Z">
              <w:rPr>
                <w:rFonts w:hint="eastAsia"/>
                <w:noProof/>
              </w:rPr>
            </w:rPrChange>
          </w:rPr>
          <w:t>SpriteShader</w:t>
        </w:r>
      </w:ins>
      <w:proofErr w:type="spellEnd"/>
      <w:ins w:id="1342" w:author="Kelvin Sung" w:date="2021-05-20T17:23:00Z">
        <w:r w:rsidR="00B352BE">
          <w:rPr>
            <w:noProof/>
          </w:rPr>
          <w:t>. In the constructor, define</w:t>
        </w:r>
      </w:ins>
      <w:ins w:id="1343" w:author="Kelvin Sung" w:date="2021-05-20T17:24:00Z">
        <w:r w:rsidR="00B352BE">
          <w:rPr>
            <w:noProof/>
          </w:rPr>
          <w:t xml:space="preserve"> the necessary variables to support sending the informaiton </w:t>
        </w:r>
      </w:ins>
      <w:ins w:id="1344" w:author="Kelvin Sung" w:date="2021-05-20T17:25:00Z">
        <w:r w:rsidR="00B352BE">
          <w:rPr>
            <w:noProof/>
          </w:rPr>
          <w:t xml:space="preserve">associated with </w:t>
        </w:r>
      </w:ins>
      <w:ins w:id="1345" w:author="Kelvin Sung" w:date="2021-05-20T17:24:00Z">
        <w:r w:rsidR="00B352BE">
          <w:rPr>
            <w:noProof/>
          </w:rPr>
          <w:t xml:space="preserve">a point light to the </w:t>
        </w:r>
        <w:proofErr w:type="spellStart"/>
        <w:r w:rsidR="00B352BE" w:rsidRPr="00B352BE">
          <w:rPr>
            <w:rStyle w:val="CodeInline"/>
            <w:rFonts w:hint="eastAsia"/>
            <w:rPrChange w:id="1346" w:author="Kelvin Sung" w:date="2021-05-20T17:25:00Z">
              <w:rPr>
                <w:rFonts w:hint="eastAsia"/>
                <w:noProof/>
              </w:rPr>
            </w:rPrChange>
          </w:rPr>
          <w:t>light_fs</w:t>
        </w:r>
        <w:proofErr w:type="spellEnd"/>
        <w:r w:rsidR="00B352BE">
          <w:rPr>
            <w:noProof/>
          </w:rPr>
          <w:t xml:space="preserve"> fragment shader. </w:t>
        </w:r>
      </w:ins>
      <w:ins w:id="1347" w:author="Kelvin Sung" w:date="2021-05-20T17:25:00Z">
        <w:r w:rsidR="00B352BE">
          <w:rPr>
            <w:noProof/>
          </w:rPr>
          <w:t xml:space="preserve">The point light information in the engine is stored in </w:t>
        </w:r>
        <w:r w:rsidR="00B352BE" w:rsidRPr="00B352BE">
          <w:rPr>
            <w:rFonts w:hint="eastAsia"/>
            <w:b/>
            <w:noProof/>
            <w:rPrChange w:id="1348" w:author="Kelvin Sung" w:date="2021-05-20T17:25:00Z">
              <w:rPr>
                <w:rFonts w:hint="eastAsia"/>
                <w:noProof/>
              </w:rPr>
            </w:rPrChange>
          </w:rPr>
          <w:t>mLight</w:t>
        </w:r>
      </w:ins>
      <w:ins w:id="1349" w:author="Kelvin Sung" w:date="2021-05-20T17:26:00Z">
        <w:r w:rsidR="00B352BE">
          <w:rPr>
            <w:b/>
            <w:noProof/>
          </w:rPr>
          <w:t>,</w:t>
        </w:r>
      </w:ins>
      <w:ins w:id="1350" w:author="Kelvin Sung" w:date="2021-05-20T17:25:00Z">
        <w:r w:rsidR="00B352BE">
          <w:rPr>
            <w:noProof/>
          </w:rPr>
          <w:t xml:space="preserve"> </w:t>
        </w:r>
      </w:ins>
      <w:ins w:id="1351" w:author="Kelvin Sung" w:date="2021-05-20T17:26:00Z">
        <w:r w:rsidR="00B352BE">
          <w:rPr>
            <w:noProof/>
          </w:rPr>
          <w:t xml:space="preserve">while the reference to the </w:t>
        </w:r>
        <w:r w:rsidR="00B352BE" w:rsidRPr="00B352BE">
          <w:rPr>
            <w:rStyle w:val="CodeInline"/>
            <w:rFonts w:hint="eastAsia"/>
            <w:rPrChange w:id="1352" w:author="Kelvin Sung" w:date="2021-05-20T17:26:00Z">
              <w:rPr>
                <w:rFonts w:hint="eastAsia"/>
                <w:noProof/>
              </w:rPr>
            </w:rPrChange>
          </w:rPr>
          <w:t>Camera</w:t>
        </w:r>
        <w:r w:rsidR="00B352BE">
          <w:rPr>
            <w:noProof/>
          </w:rPr>
          <w:t xml:space="preserve"> is important to convert all information from WC to pixel unit. </w:t>
        </w:r>
      </w:ins>
      <w:ins w:id="1353" w:author="Kelvin Sung" w:date="2021-05-20T17:28:00Z">
        <w:r w:rsidR="00B352BE">
          <w:rPr>
            <w:noProof/>
          </w:rPr>
          <w:t xml:space="preserve">The last four lines of the constructor query to obtain the </w:t>
        </w:r>
      </w:ins>
      <w:del w:id="1354" w:author="Kelvin Sung" w:date="2021-05-20T17:28:00Z">
        <w:r w:rsidDel="00B352BE">
          <w:rPr>
            <w:noProof/>
          </w:rPr>
          <w:delText xml:space="preserve">and add a </w:delText>
        </w:r>
        <w:r w:rsidRPr="00FB3D5B" w:rsidDel="00B352BE">
          <w:rPr>
            <w:rStyle w:val="CodeInline"/>
          </w:rPr>
          <w:delText>constructor</w:delText>
        </w:r>
        <w:r w:rsidDel="00B352BE">
          <w:rPr>
            <w:noProof/>
          </w:rPr>
          <w:delText xml:space="preserve"> in order to initialize the references for the light’s variables and to obtain their </w:delText>
        </w:r>
      </w:del>
      <w:r>
        <w:rPr>
          <w:noProof/>
        </w:rPr>
        <w:t xml:space="preserve">reference locations </w:t>
      </w:r>
      <w:del w:id="1355" w:author="Kelvin Sung" w:date="2021-05-20T17:29:00Z">
        <w:r w:rsidDel="00B352BE">
          <w:rPr>
            <w:noProof/>
          </w:rPr>
          <w:delText xml:space="preserve">within the shader. Remember to inherit from the </w:delText>
        </w:r>
        <w:r w:rsidRPr="00FB3D5B" w:rsidDel="00B352BE">
          <w:rPr>
            <w:rStyle w:val="CodeInline"/>
          </w:rPr>
          <w:delText>SpriteShader</w:delText>
        </w:r>
        <w:r w:rsidDel="00B352BE">
          <w:rPr>
            <w:noProof/>
          </w:rPr>
          <w:delText xml:space="preserve"> object.</w:delText>
        </w:r>
      </w:del>
      <w:ins w:id="1356" w:author="Kelvin Sung" w:date="2021-05-20T17:29:00Z">
        <w:r w:rsidR="00C16D93">
          <w:rPr>
            <w:noProof/>
          </w:rPr>
          <w:t xml:space="preserve">to the uniform variables in </w:t>
        </w:r>
        <w:proofErr w:type="spellStart"/>
        <w:r w:rsidR="00C16D93" w:rsidRPr="00C16D93">
          <w:rPr>
            <w:rStyle w:val="CodeInline"/>
            <w:rFonts w:hint="eastAsia"/>
            <w:rPrChange w:id="1357" w:author="Kelvin Sung" w:date="2021-05-20T17:29:00Z">
              <w:rPr>
                <w:rFonts w:hint="eastAsia"/>
                <w:noProof/>
              </w:rPr>
            </w:rPrChange>
          </w:rPr>
          <w:t>light_fs</w:t>
        </w:r>
        <w:proofErr w:type="spellEnd"/>
        <w:r w:rsidR="00C16D93">
          <w:rPr>
            <w:noProof/>
          </w:rPr>
          <w:t>.</w:t>
        </w:r>
        <w:r w:rsidR="00B352BE">
          <w:rPr>
            <w:noProof/>
          </w:rPr>
          <w:t xml:space="preserve"> </w:t>
        </w:r>
      </w:ins>
      <w:ins w:id="1358" w:author="Kelvin Sung" w:date="2021-05-20T17:30:00Z">
        <w:r w:rsidR="00C16D93">
          <w:rPr>
            <w:noProof/>
          </w:rPr>
          <w:t>Don’t forget to export the class.</w:t>
        </w:r>
      </w:ins>
    </w:p>
    <w:p w14:paraId="60C92D20" w14:textId="77777777" w:rsidR="00FB3D5B" w:rsidRDefault="00FB3D5B" w:rsidP="00FB3D5B">
      <w:pPr>
        <w:pStyle w:val="Code"/>
        <w:rPr>
          <w:rFonts w:hint="eastAsia"/>
        </w:rPr>
      </w:pPr>
      <w:r>
        <w:t>import SpriteShader from "./sprite_shader.js";</w:t>
      </w:r>
    </w:p>
    <w:p w14:paraId="20D4FC12" w14:textId="77777777" w:rsidR="00FB3D5B" w:rsidRDefault="00FB3D5B" w:rsidP="00FB3D5B">
      <w:pPr>
        <w:pStyle w:val="Code"/>
        <w:rPr>
          <w:rFonts w:hint="eastAsia"/>
        </w:rPr>
      </w:pPr>
      <w:r>
        <w:t>import * as glSys from "../core/gl.js";</w:t>
      </w:r>
    </w:p>
    <w:p w14:paraId="25D6F10B" w14:textId="77777777" w:rsidR="00FB3D5B" w:rsidRDefault="00FB3D5B" w:rsidP="00FB3D5B">
      <w:pPr>
        <w:pStyle w:val="Code"/>
        <w:rPr>
          <w:rFonts w:hint="eastAsia"/>
        </w:rPr>
      </w:pPr>
    </w:p>
    <w:p w14:paraId="41E9F6CE" w14:textId="77777777" w:rsidR="00FB3D5B" w:rsidRDefault="00FB3D5B" w:rsidP="00FB3D5B">
      <w:pPr>
        <w:pStyle w:val="Code"/>
        <w:rPr>
          <w:rFonts w:hint="eastAsia"/>
        </w:rPr>
      </w:pPr>
      <w:r>
        <w:t>class LightShader extends SpriteShader {</w:t>
      </w:r>
    </w:p>
    <w:p w14:paraId="47AE2570" w14:textId="77777777" w:rsidR="00FB3D5B" w:rsidRDefault="00FB3D5B" w:rsidP="00FB3D5B">
      <w:pPr>
        <w:pStyle w:val="Code"/>
        <w:rPr>
          <w:rFonts w:hint="eastAsia"/>
        </w:rPr>
      </w:pPr>
      <w:r>
        <w:t xml:space="preserve">    constructor(vertexShaderPath, fragmentShaderPath) {</w:t>
      </w:r>
    </w:p>
    <w:p w14:paraId="7EDF030A" w14:textId="77777777" w:rsidR="00FB3D5B" w:rsidRDefault="00FB3D5B" w:rsidP="00FB3D5B">
      <w:pPr>
        <w:pStyle w:val="Code"/>
        <w:rPr>
          <w:rFonts w:hint="eastAsia"/>
        </w:rPr>
      </w:pPr>
      <w:r>
        <w:t xml:space="preserve">        // Call super class constructor</w:t>
      </w:r>
    </w:p>
    <w:p w14:paraId="4C84902B" w14:textId="77777777" w:rsidR="00FB3D5B" w:rsidRDefault="00FB3D5B" w:rsidP="00FB3D5B">
      <w:pPr>
        <w:pStyle w:val="Code"/>
        <w:rPr>
          <w:rFonts w:hint="eastAsia"/>
        </w:rPr>
      </w:pPr>
      <w:r>
        <w:t xml:space="preserve">        super(vertexShaderPath, fragmentShaderPath);  // call super class constructor</w:t>
      </w:r>
    </w:p>
    <w:p w14:paraId="149B8D14" w14:textId="77777777" w:rsidR="00FB3D5B" w:rsidRDefault="00FB3D5B" w:rsidP="00FB3D5B">
      <w:pPr>
        <w:pStyle w:val="Code"/>
        <w:rPr>
          <w:rFonts w:hint="eastAsia"/>
        </w:rPr>
      </w:pPr>
    </w:p>
    <w:p w14:paraId="2E7FE85F" w14:textId="77777777" w:rsidR="00FB3D5B" w:rsidRDefault="00FB3D5B" w:rsidP="00FB3D5B">
      <w:pPr>
        <w:pStyle w:val="Code"/>
        <w:rPr>
          <w:rFonts w:hint="eastAsia"/>
        </w:rPr>
      </w:pPr>
      <w:r>
        <w:t xml:space="preserve">        // glsl uniform position references</w:t>
      </w:r>
    </w:p>
    <w:p w14:paraId="7C024F83" w14:textId="77777777" w:rsidR="00FB3D5B" w:rsidRDefault="00FB3D5B" w:rsidP="00FB3D5B">
      <w:pPr>
        <w:pStyle w:val="Code"/>
        <w:rPr>
          <w:rFonts w:hint="eastAsia"/>
        </w:rPr>
      </w:pPr>
      <w:r>
        <w:t xml:space="preserve">        this.mColorRef = null;</w:t>
      </w:r>
    </w:p>
    <w:p w14:paraId="7FB14DF8" w14:textId="77777777" w:rsidR="00FB3D5B" w:rsidRDefault="00FB3D5B" w:rsidP="00FB3D5B">
      <w:pPr>
        <w:pStyle w:val="Code"/>
        <w:rPr>
          <w:rFonts w:hint="eastAsia"/>
        </w:rPr>
      </w:pPr>
      <w:r>
        <w:t xml:space="preserve">        this.mPosRef = null;</w:t>
      </w:r>
    </w:p>
    <w:p w14:paraId="50092D30" w14:textId="77777777" w:rsidR="00FB3D5B" w:rsidRDefault="00FB3D5B" w:rsidP="00FB3D5B">
      <w:pPr>
        <w:pStyle w:val="Code"/>
        <w:rPr>
          <w:rFonts w:hint="eastAsia"/>
        </w:rPr>
      </w:pPr>
      <w:r>
        <w:t xml:space="preserve">        this.mRadiusRef = null;</w:t>
      </w:r>
    </w:p>
    <w:p w14:paraId="0B175B4A" w14:textId="77777777" w:rsidR="00FB3D5B" w:rsidRDefault="00FB3D5B" w:rsidP="00FB3D5B">
      <w:pPr>
        <w:pStyle w:val="Code"/>
        <w:rPr>
          <w:rFonts w:hint="eastAsia"/>
        </w:rPr>
      </w:pPr>
      <w:r>
        <w:t xml:space="preserve">        this.mIsOnRef = null;</w:t>
      </w:r>
    </w:p>
    <w:p w14:paraId="1A15D8FD" w14:textId="77777777" w:rsidR="00FB3D5B" w:rsidRDefault="00FB3D5B" w:rsidP="00FB3D5B">
      <w:pPr>
        <w:pStyle w:val="Code"/>
        <w:rPr>
          <w:rFonts w:hint="eastAsia"/>
        </w:rPr>
      </w:pPr>
    </w:p>
    <w:p w14:paraId="533210BD" w14:textId="77777777" w:rsidR="00FB3D5B" w:rsidRDefault="00FB3D5B" w:rsidP="00FB3D5B">
      <w:pPr>
        <w:pStyle w:val="Code"/>
        <w:rPr>
          <w:rFonts w:hint="eastAsia"/>
        </w:rPr>
      </w:pPr>
      <w:r>
        <w:t xml:space="preserve">        this.mLight = null; // &lt;-- this is the light source in the Game Engine</w:t>
      </w:r>
    </w:p>
    <w:p w14:paraId="42B910A8" w14:textId="77777777" w:rsidR="00FB3D5B" w:rsidRDefault="00FB3D5B" w:rsidP="00FB3D5B">
      <w:pPr>
        <w:pStyle w:val="Code"/>
        <w:rPr>
          <w:rFonts w:hint="eastAsia"/>
        </w:rPr>
      </w:pPr>
      <w:r>
        <w:t xml:space="preserve">        this.mCamera = null; // the camera to draw for, required for WC to DC transform</w:t>
      </w:r>
    </w:p>
    <w:p w14:paraId="50C0C962" w14:textId="77777777" w:rsidR="00FB3D5B" w:rsidRDefault="00FB3D5B" w:rsidP="00FB3D5B">
      <w:pPr>
        <w:pStyle w:val="Code"/>
        <w:rPr>
          <w:rFonts w:hint="eastAsia"/>
        </w:rPr>
      </w:pPr>
      <w:r>
        <w:t xml:space="preserve">        //</w:t>
      </w:r>
    </w:p>
    <w:p w14:paraId="0EFA91F7" w14:textId="77777777" w:rsidR="00FB3D5B" w:rsidRDefault="00FB3D5B" w:rsidP="00FB3D5B">
      <w:pPr>
        <w:pStyle w:val="Code"/>
        <w:rPr>
          <w:rFonts w:hint="eastAsia"/>
        </w:rPr>
      </w:pPr>
      <w:r>
        <w:t xml:space="preserve">        // create the references to these uniforms in the LightShader</w:t>
      </w:r>
    </w:p>
    <w:p w14:paraId="3DBE70A5" w14:textId="77777777" w:rsidR="00FB3D5B" w:rsidRDefault="00FB3D5B" w:rsidP="00FB3D5B">
      <w:pPr>
        <w:pStyle w:val="Code"/>
        <w:rPr>
          <w:rFonts w:hint="eastAsia"/>
        </w:rPr>
      </w:pPr>
      <w:r>
        <w:t xml:space="preserve">        let shader = this.mCompiledShader;</w:t>
      </w:r>
    </w:p>
    <w:p w14:paraId="4DF44175" w14:textId="77777777" w:rsidR="00FB3D5B" w:rsidRDefault="00FB3D5B" w:rsidP="00FB3D5B">
      <w:pPr>
        <w:pStyle w:val="Code"/>
        <w:rPr>
          <w:rFonts w:hint="eastAsia"/>
        </w:rPr>
      </w:pPr>
      <w:r>
        <w:t xml:space="preserve">        let gl = glSys.get();</w:t>
      </w:r>
    </w:p>
    <w:p w14:paraId="2E800557" w14:textId="77777777" w:rsidR="00FB3D5B" w:rsidRDefault="00FB3D5B" w:rsidP="00FB3D5B">
      <w:pPr>
        <w:pStyle w:val="Code"/>
        <w:rPr>
          <w:rFonts w:hint="eastAsia"/>
        </w:rPr>
      </w:pPr>
      <w:r>
        <w:t xml:space="preserve">        this.mColorRef = gl.getUniformLocation(shader, "uLightColor");</w:t>
      </w:r>
    </w:p>
    <w:p w14:paraId="00599A4C" w14:textId="77777777" w:rsidR="00FB3D5B" w:rsidRDefault="00FB3D5B" w:rsidP="00FB3D5B">
      <w:pPr>
        <w:pStyle w:val="Code"/>
        <w:rPr>
          <w:rFonts w:hint="eastAsia"/>
        </w:rPr>
      </w:pPr>
      <w:r>
        <w:t xml:space="preserve">        this.mPosRef = gl.getUniformLocation(shader, "uLightPosition");</w:t>
      </w:r>
    </w:p>
    <w:p w14:paraId="08811839" w14:textId="77777777" w:rsidR="00FB3D5B" w:rsidRDefault="00FB3D5B" w:rsidP="00FB3D5B">
      <w:pPr>
        <w:pStyle w:val="Code"/>
        <w:rPr>
          <w:rFonts w:hint="eastAsia"/>
        </w:rPr>
      </w:pPr>
      <w:r>
        <w:t xml:space="preserve">        this.mRadiusRef = gl.getUniformLocation(shader, "uLightRadius");</w:t>
      </w:r>
    </w:p>
    <w:p w14:paraId="5B8B088A" w14:textId="77777777" w:rsidR="00FB3D5B" w:rsidRDefault="00FB3D5B" w:rsidP="00FB3D5B">
      <w:pPr>
        <w:pStyle w:val="Code"/>
        <w:rPr>
          <w:rFonts w:hint="eastAsia"/>
        </w:rPr>
      </w:pPr>
      <w:r>
        <w:t xml:space="preserve">        this.mIsOnRef = gl.getUniformLocation(shader, "uLightOn");</w:t>
      </w:r>
    </w:p>
    <w:p w14:paraId="7FD3896F" w14:textId="05BA2232" w:rsidR="00FB3D5B" w:rsidRDefault="00FB3D5B" w:rsidP="00FB3D5B">
      <w:pPr>
        <w:pStyle w:val="Code"/>
        <w:rPr>
          <w:rFonts w:hint="eastAsia"/>
        </w:rPr>
      </w:pPr>
      <w:r>
        <w:t xml:space="preserve">    }</w:t>
      </w:r>
    </w:p>
    <w:p w14:paraId="4BC52788" w14:textId="54C05658" w:rsidR="00326F2E" w:rsidRPr="00326F2E" w:rsidRDefault="00326F2E" w:rsidP="00326F2E">
      <w:pPr>
        <w:pStyle w:val="Code"/>
        <w:rPr>
          <w:rFonts w:hint="eastAsia"/>
        </w:rPr>
      </w:pPr>
    </w:p>
    <w:p w14:paraId="71BD584A" w14:textId="38651348" w:rsidR="00326F2E" w:rsidRPr="00326F2E" w:rsidRDefault="00326F2E" w:rsidP="00326F2E">
      <w:pPr>
        <w:pStyle w:val="Code"/>
        <w:rPr>
          <w:rStyle w:val="Emphasis"/>
          <w:rFonts w:hint="eastAsia"/>
          <w:i w:val="0"/>
          <w:iCs w:val="0"/>
        </w:rPr>
      </w:pPr>
      <w:r w:rsidRPr="00326F2E">
        <w:rPr>
          <w:rStyle w:val="Emphasis"/>
          <w:i w:val="0"/>
          <w:iCs w:val="0"/>
        </w:rPr>
        <w:t xml:space="preserve">    ... implementation to follow …</w:t>
      </w:r>
    </w:p>
    <w:p w14:paraId="714C6D25" w14:textId="77777777" w:rsidR="00FB3D5B" w:rsidRDefault="00FB3D5B" w:rsidP="00FB3D5B">
      <w:pPr>
        <w:pStyle w:val="Code"/>
        <w:rPr>
          <w:rFonts w:hint="eastAsia"/>
        </w:rPr>
      </w:pPr>
    </w:p>
    <w:p w14:paraId="45E3BD0A" w14:textId="77777777" w:rsidR="00FB3D5B" w:rsidRDefault="00FB3D5B" w:rsidP="00FB3D5B">
      <w:pPr>
        <w:pStyle w:val="Code"/>
        <w:rPr>
          <w:rFonts w:hint="eastAsia"/>
        </w:rPr>
      </w:pPr>
      <w:r>
        <w:lastRenderedPageBreak/>
        <w:t>}</w:t>
      </w:r>
    </w:p>
    <w:p w14:paraId="4CD80984" w14:textId="33D12DF0" w:rsidR="00FB3D5B" w:rsidDel="00C16D93" w:rsidRDefault="00FB3D5B" w:rsidP="00FB3D5B">
      <w:pPr>
        <w:pStyle w:val="Code"/>
        <w:rPr>
          <w:del w:id="1359" w:author="Kelvin Sung" w:date="2021-05-20T17:29:00Z"/>
          <w:rFonts w:hint="eastAsia"/>
        </w:rPr>
      </w:pPr>
    </w:p>
    <w:p w14:paraId="6EE96B88" w14:textId="2B3184B0" w:rsidR="00FB3D5B" w:rsidRDefault="00FB3D5B" w:rsidP="00FB3D5B">
      <w:pPr>
        <w:pStyle w:val="Code"/>
        <w:rPr>
          <w:rFonts w:hint="eastAsia"/>
        </w:rPr>
      </w:pPr>
      <w:r>
        <w:t>export default LightShader;</w:t>
      </w:r>
    </w:p>
    <w:p w14:paraId="26D4732C" w14:textId="3BA16A7D" w:rsidR="00326F2E" w:rsidRDefault="00326F2E" w:rsidP="00326F2E">
      <w:pPr>
        <w:pStyle w:val="NumList"/>
        <w:rPr>
          <w:rFonts w:hint="eastAsia"/>
          <w:noProof/>
        </w:rPr>
      </w:pPr>
      <w:del w:id="1360" w:author="Kelvin Sung" w:date="2021-05-20T17:30:00Z">
        <w:r w:rsidRPr="00326F2E" w:rsidDel="004D2313">
          <w:rPr>
            <w:noProof/>
          </w:rPr>
          <w:delText xml:space="preserve">Provide </w:delText>
        </w:r>
      </w:del>
      <w:ins w:id="1361" w:author="Kelvin Sung" w:date="2021-05-20T17:30:00Z">
        <w:r w:rsidR="004D2313">
          <w:rPr>
            <w:noProof/>
          </w:rPr>
          <w:t xml:space="preserve">Define </w:t>
        </w:r>
      </w:ins>
      <w:r w:rsidRPr="00326F2E">
        <w:rPr>
          <w:noProof/>
        </w:rPr>
        <w:t xml:space="preserve">a </w:t>
      </w:r>
      <w:del w:id="1362" w:author="Kelvin Sung" w:date="2021-05-20T17:30:00Z">
        <w:r w:rsidRPr="00326F2E" w:rsidDel="004D2313">
          <w:rPr>
            <w:noProof/>
          </w:rPr>
          <w:delText xml:space="preserve">basic </w:delText>
        </w:r>
      </w:del>
      <w:ins w:id="1363" w:author="Kelvin Sung" w:date="2021-05-20T17:30:00Z">
        <w:r w:rsidR="004D2313">
          <w:rPr>
            <w:noProof/>
          </w:rPr>
          <w:t xml:space="preserve">simple </w:t>
        </w:r>
      </w:ins>
      <w:r w:rsidRPr="00326F2E">
        <w:rPr>
          <w:noProof/>
        </w:rPr>
        <w:t>set</w:t>
      </w:r>
      <w:ins w:id="1364" w:author="Kelvin Sung" w:date="2021-05-20T17:30:00Z">
        <w:r w:rsidR="004D2313">
          <w:rPr>
            <w:noProof/>
          </w:rPr>
          <w:t>ter</w:t>
        </w:r>
      </w:ins>
      <w:r w:rsidRPr="00326F2E">
        <w:rPr>
          <w:noProof/>
        </w:rPr>
        <w:t xml:space="preserve"> function to </w:t>
      </w:r>
      <w:del w:id="1365" w:author="Kelvin Sung" w:date="2021-05-20T17:30:00Z">
        <w:r w:rsidRPr="00326F2E" w:rsidDel="004D2313">
          <w:rPr>
            <w:noProof/>
          </w:rPr>
          <w:delText xml:space="preserve">specify </w:delText>
        </w:r>
      </w:del>
      <w:ins w:id="1366" w:author="Kelvin Sung" w:date="2021-05-20T17:30:00Z">
        <w:r w:rsidR="004D2313">
          <w:rPr>
            <w:noProof/>
          </w:rPr>
          <w:t xml:space="preserve">asssociate </w:t>
        </w:r>
      </w:ins>
      <w:del w:id="1367" w:author="Kelvin Sung" w:date="2021-05-20T17:30:00Z">
        <w:r w:rsidRPr="00326F2E" w:rsidDel="004D2313">
          <w:rPr>
            <w:noProof/>
          </w:rPr>
          <w:delText xml:space="preserve">which </w:delText>
        </w:r>
      </w:del>
      <w:ins w:id="1368" w:author="Kelvin Sung" w:date="2021-05-20T17:30:00Z">
        <w:r w:rsidR="004D2313">
          <w:rPr>
            <w:noProof/>
          </w:rPr>
          <w:t xml:space="preserve">a </w:t>
        </w:r>
      </w:ins>
      <w:r w:rsidRPr="00326F2E">
        <w:rPr>
          <w:noProof/>
        </w:rPr>
        <w:t xml:space="preserve">light </w:t>
      </w:r>
      <w:r>
        <w:rPr>
          <w:noProof/>
        </w:rPr>
        <w:t xml:space="preserve">and camera </w:t>
      </w:r>
      <w:ins w:id="1369" w:author="Kelvin Sung" w:date="2021-05-20T17:30:00Z">
        <w:r w:rsidR="004D2313">
          <w:rPr>
            <w:noProof/>
          </w:rPr>
          <w:t xml:space="preserve">with </w:t>
        </w:r>
      </w:ins>
      <w:r w:rsidRPr="00326F2E">
        <w:rPr>
          <w:noProof/>
        </w:rPr>
        <w:t>the shader</w:t>
      </w:r>
      <w:del w:id="1370" w:author="Kelvin Sung" w:date="2021-05-20T17:30:00Z">
        <w:r w:rsidRPr="00326F2E" w:rsidDel="004D2313">
          <w:rPr>
            <w:noProof/>
          </w:rPr>
          <w:delText xml:space="preserve"> should use</w:delText>
        </w:r>
      </w:del>
      <w:r w:rsidRPr="00326F2E">
        <w:rPr>
          <w:noProof/>
        </w:rPr>
        <w:t>.</w:t>
      </w:r>
    </w:p>
    <w:p w14:paraId="75C762C2" w14:textId="7F788BD8" w:rsidR="00326F2E" w:rsidRDefault="00326F2E" w:rsidP="00326F2E">
      <w:pPr>
        <w:pStyle w:val="Code"/>
        <w:rPr>
          <w:rFonts w:hint="eastAsia"/>
        </w:rPr>
      </w:pPr>
      <w:del w:id="1371" w:author="Kelvin Sung" w:date="2021-05-20T17:37:00Z">
        <w:r w:rsidDel="00562F29">
          <w:delText xml:space="preserve">    </w:delText>
        </w:r>
      </w:del>
      <w:r>
        <w:t>setCameraAndLight(c, l) {</w:t>
      </w:r>
    </w:p>
    <w:p w14:paraId="7D24A568" w14:textId="3853B6B1" w:rsidR="00326F2E" w:rsidRDefault="00326F2E" w:rsidP="00326F2E">
      <w:pPr>
        <w:pStyle w:val="Code"/>
        <w:rPr>
          <w:rFonts w:hint="eastAsia"/>
        </w:rPr>
      </w:pPr>
      <w:del w:id="1372" w:author="Kelvin Sung" w:date="2021-05-20T17:37:00Z">
        <w:r w:rsidDel="00562F29">
          <w:delText xml:space="preserve">        </w:delText>
        </w:r>
      </w:del>
      <w:ins w:id="1373" w:author="Kelvin Sung" w:date="2021-05-20T17:37:00Z">
        <w:r w:rsidR="00562F29">
          <w:t xml:space="preserve">    </w:t>
        </w:r>
      </w:ins>
      <w:r>
        <w:t>this.mCamera = c;</w:t>
      </w:r>
    </w:p>
    <w:p w14:paraId="01EA8D95" w14:textId="1F64F786" w:rsidR="00326F2E" w:rsidRDefault="00326F2E" w:rsidP="00326F2E">
      <w:pPr>
        <w:pStyle w:val="Code"/>
        <w:rPr>
          <w:rFonts w:hint="eastAsia"/>
        </w:rPr>
      </w:pPr>
      <w:del w:id="1374" w:author="Kelvin Sung" w:date="2021-05-20T17:37:00Z">
        <w:r w:rsidDel="00562F29">
          <w:delText xml:space="preserve">        </w:delText>
        </w:r>
      </w:del>
      <w:ins w:id="1375" w:author="Kelvin Sung" w:date="2021-05-20T17:37:00Z">
        <w:r w:rsidR="00562F29">
          <w:t xml:space="preserve">    </w:t>
        </w:r>
      </w:ins>
      <w:r>
        <w:t>this.mLight = l;</w:t>
      </w:r>
    </w:p>
    <w:p w14:paraId="2A1E6292" w14:textId="4E99D833" w:rsidR="00326F2E" w:rsidRPr="00326F2E" w:rsidRDefault="00326F2E" w:rsidP="00326F2E">
      <w:pPr>
        <w:pStyle w:val="Code"/>
        <w:rPr>
          <w:rFonts w:hint="eastAsia"/>
        </w:rPr>
      </w:pPr>
      <w:del w:id="1376" w:author="Kelvin Sung" w:date="2021-05-20T17:37:00Z">
        <w:r w:rsidDel="00562F29">
          <w:delText xml:space="preserve">    </w:delText>
        </w:r>
      </w:del>
      <w:r>
        <w:t>}</w:t>
      </w:r>
    </w:p>
    <w:p w14:paraId="049C6640" w14:textId="0529B756" w:rsidR="00326F2E" w:rsidRDefault="00326F2E" w:rsidP="00326F2E">
      <w:pPr>
        <w:pStyle w:val="NumList"/>
        <w:rPr>
          <w:rFonts w:hint="eastAsia"/>
          <w:noProof/>
        </w:rPr>
      </w:pPr>
      <w:r w:rsidRPr="00326F2E">
        <w:rPr>
          <w:noProof/>
        </w:rPr>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w:t>
      </w:r>
      <w:del w:id="1377" w:author="Kelvin Sung" w:date="2021-05-20T17:31:00Z">
        <w:r w:rsidRPr="00326F2E" w:rsidDel="004D2313">
          <w:rPr>
            <w:noProof/>
          </w:rPr>
          <w:delText xml:space="preserve">from the </w:delText>
        </w:r>
        <w:r w:rsidRPr="00326F2E" w:rsidDel="004D2313">
          <w:rPr>
            <w:rStyle w:val="CodeInline"/>
          </w:rPr>
          <w:delText>SpriteShader</w:delText>
        </w:r>
        <w:r w:rsidRPr="00326F2E" w:rsidDel="004D2313">
          <w:rPr>
            <w:noProof/>
          </w:rPr>
          <w:delText xml:space="preserve"> object </w:delText>
        </w:r>
      </w:del>
      <w:r w:rsidRPr="00326F2E">
        <w:rPr>
          <w:noProof/>
        </w:rPr>
        <w:t>to a</w:t>
      </w:r>
      <w:ins w:id="1378" w:author="Kelvin Sung" w:date="2021-05-20T17:31:00Z">
        <w:r w:rsidR="004D2313">
          <w:rPr>
            <w:noProof/>
          </w:rPr>
          <w:t>ppend</w:t>
        </w:r>
      </w:ins>
      <w:del w:id="1379" w:author="Kelvin Sung" w:date="2021-05-20T17:31:00Z">
        <w:r w:rsidRPr="00326F2E" w:rsidDel="004D2313">
          <w:rPr>
            <w:noProof/>
          </w:rPr>
          <w:delText>dd</w:delText>
        </w:r>
      </w:del>
      <w:r w:rsidRPr="00326F2E">
        <w:rPr>
          <w:noProof/>
        </w:rPr>
        <w:t xml:space="preserve"> the new functionality of </w:t>
      </w:r>
      <w:del w:id="1380" w:author="Kelvin Sung" w:date="2021-05-20T17:31:00Z">
        <w:r w:rsidRPr="00326F2E" w:rsidDel="004D2313">
          <w:rPr>
            <w:noProof/>
          </w:rPr>
          <w:delText>turning the light on and off</w:delText>
        </w:r>
      </w:del>
      <w:ins w:id="1381" w:author="Kelvin Sung" w:date="2021-05-20T17:31:00Z">
        <w:r w:rsidR="004D2313">
          <w:rPr>
            <w:noProof/>
          </w:rPr>
          <w:t xml:space="preserve">loading the point light information in </w:t>
        </w:r>
        <w:proofErr w:type="spellStart"/>
        <w:r w:rsidR="004D2313" w:rsidRPr="004D2313">
          <w:rPr>
            <w:rStyle w:val="CodeInline"/>
            <w:rFonts w:hint="eastAsia"/>
            <w:rPrChange w:id="1382" w:author="Kelvin Sung" w:date="2021-05-20T17:32:00Z">
              <w:rPr>
                <w:rFonts w:hint="eastAsia"/>
                <w:noProof/>
              </w:rPr>
            </w:rPrChange>
          </w:rPr>
          <w:t>mLight</w:t>
        </w:r>
        <w:proofErr w:type="spellEnd"/>
        <w:r w:rsidR="004D2313">
          <w:rPr>
            <w:noProof/>
          </w:rPr>
          <w:t xml:space="preserve"> when </w:t>
        </w:r>
      </w:ins>
      <w:ins w:id="1383" w:author="Kelvin Sung" w:date="2021-05-20T17:32:00Z">
        <w:r w:rsidR="004D2313">
          <w:rPr>
            <w:noProof/>
          </w:rPr>
          <w:t xml:space="preserve">the light </w:t>
        </w:r>
      </w:ins>
      <w:ins w:id="1384" w:author="Kelvin Sung" w:date="2021-05-20T17:31:00Z">
        <w:r w:rsidR="004D2313">
          <w:rPr>
            <w:noProof/>
          </w:rPr>
          <w:t xml:space="preserve">is </w:t>
        </w:r>
      </w:ins>
      <w:ins w:id="1385" w:author="Kelvin Sung" w:date="2021-05-20T17:32:00Z">
        <w:r w:rsidR="004D2313">
          <w:rPr>
            <w:noProof/>
          </w:rPr>
          <w:t>present</w:t>
        </w:r>
      </w:ins>
      <w:ins w:id="1386" w:author="Kelvin Sung" w:date="2021-05-20T17:31:00Z">
        <w:r w:rsidR="004D2313">
          <w:rPr>
            <w:noProof/>
          </w:rPr>
          <w:t xml:space="preserve">. </w:t>
        </w:r>
      </w:ins>
      <w:del w:id="1387" w:author="Kelvin Sung" w:date="2021-05-20T17:31:00Z">
        <w:r w:rsidRPr="00326F2E" w:rsidDel="004D2313">
          <w:rPr>
            <w:noProof/>
          </w:rPr>
          <w:delText xml:space="preserve">, as shown here. </w:delText>
        </w:r>
      </w:del>
      <w:r w:rsidRPr="00326F2E">
        <w:rPr>
          <w:noProof/>
        </w:rPr>
        <w:t xml:space="preserve">Notice that you still call the </w:t>
      </w:r>
      <w:del w:id="1388" w:author="Kelvin Sung" w:date="2021-05-20T17:33:00Z">
        <w:r w:rsidRPr="00326F2E" w:rsidDel="004D2313">
          <w:rPr>
            <w:noProof/>
          </w:rPr>
          <w:delText xml:space="preserve">superclass’s </w:delText>
        </w:r>
      </w:del>
      <w:proofErr w:type="gramStart"/>
      <w:r w:rsidRPr="00326F2E">
        <w:rPr>
          <w:rStyle w:val="CodeInline"/>
        </w:rPr>
        <w:t>activate(</w:t>
      </w:r>
      <w:proofErr w:type="gramEnd"/>
      <w:r w:rsidRPr="00326F2E">
        <w:rPr>
          <w:rStyle w:val="CodeInline"/>
        </w:rPr>
        <w:t>)</w:t>
      </w:r>
      <w:r w:rsidRPr="00326F2E">
        <w:rPr>
          <w:noProof/>
        </w:rPr>
        <w:t xml:space="preserve"> function</w:t>
      </w:r>
      <w:ins w:id="1389" w:author="Kelvin Sung" w:date="2021-05-20T17:33:00Z">
        <w:r w:rsidR="004D2313">
          <w:rPr>
            <w:noProof/>
          </w:rPr>
          <w:t xml:space="preserve"> of the super class to communicate the rest of the values to the </w:t>
        </w:r>
        <w:r w:rsidR="00562F29">
          <w:rPr>
            <w:noProof/>
          </w:rPr>
          <w:t>uniform variabl</w:t>
        </w:r>
      </w:ins>
      <w:ins w:id="1390" w:author="Kelvin Sung" w:date="2021-05-20T17:34:00Z">
        <w:r w:rsidR="00562F29">
          <w:rPr>
            <w:noProof/>
          </w:rPr>
          <w:t xml:space="preserve">es of the </w:t>
        </w:r>
        <w:proofErr w:type="spellStart"/>
        <w:r w:rsidR="00562F29" w:rsidRPr="00562F29">
          <w:rPr>
            <w:rStyle w:val="CodeInline"/>
            <w:rFonts w:hint="eastAsia"/>
            <w:rPrChange w:id="1391" w:author="Kelvin Sung" w:date="2021-05-20T17:34:00Z">
              <w:rPr>
                <w:rFonts w:hint="eastAsia"/>
                <w:noProof/>
              </w:rPr>
            </w:rPrChange>
          </w:rPr>
          <w:t>light_fs</w:t>
        </w:r>
        <w:proofErr w:type="spellEnd"/>
        <w:r w:rsidR="00562F29">
          <w:rPr>
            <w:noProof/>
          </w:rPr>
          <w:t xml:space="preserve"> </w:t>
        </w:r>
      </w:ins>
      <w:ins w:id="1392" w:author="Kelvin Sung" w:date="2021-05-20T17:33:00Z">
        <w:r w:rsidR="004D2313">
          <w:rPr>
            <w:noProof/>
          </w:rPr>
          <w:t>fragment shader.</w:t>
        </w:r>
      </w:ins>
      <w:del w:id="1393" w:author="Kelvin Sung" w:date="2021-05-20T17:33:00Z">
        <w:r w:rsidRPr="00326F2E" w:rsidDel="004D2313">
          <w:rPr>
            <w:noProof/>
          </w:rPr>
          <w:delText>.</w:delText>
        </w:r>
      </w:del>
    </w:p>
    <w:p w14:paraId="10B38DDF" w14:textId="7F080ABE" w:rsidR="00326F2E" w:rsidRDefault="00326F2E" w:rsidP="00326F2E">
      <w:pPr>
        <w:pStyle w:val="Code"/>
        <w:rPr>
          <w:rFonts w:hint="eastAsia"/>
        </w:rPr>
      </w:pPr>
      <w:del w:id="1394" w:author="Kelvin Sung" w:date="2021-05-20T17:37:00Z">
        <w:r w:rsidDel="00562F29">
          <w:delText xml:space="preserve">    </w:delText>
        </w:r>
      </w:del>
      <w:r>
        <w:t>activate(pixelColor, trsMatrix, cameraMatrix) {</w:t>
      </w:r>
    </w:p>
    <w:p w14:paraId="53565431" w14:textId="44EAE517" w:rsidR="00326F2E" w:rsidRDefault="00326F2E" w:rsidP="00326F2E">
      <w:pPr>
        <w:pStyle w:val="Code"/>
        <w:rPr>
          <w:rFonts w:hint="eastAsia"/>
        </w:rPr>
      </w:pPr>
      <w:del w:id="1395" w:author="Kelvin Sung" w:date="2021-05-20T17:37:00Z">
        <w:r w:rsidDel="00562F29">
          <w:delText xml:space="preserve">        </w:delText>
        </w:r>
      </w:del>
      <w:ins w:id="1396" w:author="Kelvin Sung" w:date="2021-05-20T17:37:00Z">
        <w:r w:rsidR="00562F29">
          <w:t xml:space="preserve">    </w:t>
        </w:r>
      </w:ins>
      <w:r>
        <w:t>// first call the super class's activate</w:t>
      </w:r>
    </w:p>
    <w:p w14:paraId="31E8ADC6" w14:textId="02637269" w:rsidR="00326F2E" w:rsidRDefault="00326F2E" w:rsidP="00326F2E">
      <w:pPr>
        <w:pStyle w:val="Code"/>
        <w:rPr>
          <w:rFonts w:hint="eastAsia"/>
        </w:rPr>
      </w:pPr>
      <w:del w:id="1397" w:author="Kelvin Sung" w:date="2021-05-20T17:37:00Z">
        <w:r w:rsidDel="00562F29">
          <w:delText xml:space="preserve">        </w:delText>
        </w:r>
      </w:del>
      <w:ins w:id="1398" w:author="Kelvin Sung" w:date="2021-05-20T17:37:00Z">
        <w:r w:rsidR="00562F29">
          <w:t xml:space="preserve">    </w:t>
        </w:r>
      </w:ins>
      <w:r>
        <w:t>super.activate(pixelColor, trsMatrix, cameraMatrix);</w:t>
      </w:r>
    </w:p>
    <w:p w14:paraId="465F53D4" w14:textId="77777777" w:rsidR="00326F2E" w:rsidRDefault="00326F2E" w:rsidP="00326F2E">
      <w:pPr>
        <w:pStyle w:val="Code"/>
        <w:rPr>
          <w:rFonts w:hint="eastAsia"/>
        </w:rPr>
      </w:pPr>
    </w:p>
    <w:p w14:paraId="521FD01E" w14:textId="3C28CB76" w:rsidR="00326F2E" w:rsidRDefault="00326F2E" w:rsidP="00326F2E">
      <w:pPr>
        <w:pStyle w:val="Code"/>
        <w:rPr>
          <w:rFonts w:hint="eastAsia"/>
        </w:rPr>
      </w:pPr>
      <w:del w:id="1399" w:author="Kelvin Sung" w:date="2021-05-20T17:37:00Z">
        <w:r w:rsidDel="00562F29">
          <w:delText xml:space="preserve">        </w:delText>
        </w:r>
      </w:del>
      <w:ins w:id="1400" w:author="Kelvin Sung" w:date="2021-05-20T17:37:00Z">
        <w:r w:rsidR="00562F29">
          <w:t xml:space="preserve">    </w:t>
        </w:r>
      </w:ins>
      <w:r>
        <w:t>if (this.mLight !== null) {</w:t>
      </w:r>
    </w:p>
    <w:p w14:paraId="29800284" w14:textId="041232E2" w:rsidR="00326F2E" w:rsidRDefault="00326F2E" w:rsidP="00326F2E">
      <w:pPr>
        <w:pStyle w:val="Code"/>
        <w:rPr>
          <w:rFonts w:hint="eastAsia"/>
        </w:rPr>
      </w:pPr>
      <w:del w:id="1401" w:author="Kelvin Sung" w:date="2021-05-20T17:37:00Z">
        <w:r w:rsidDel="00562F29">
          <w:delText xml:space="preserve">        </w:delText>
        </w:r>
      </w:del>
      <w:ins w:id="1402" w:author="Kelvin Sung" w:date="2021-05-20T17:37:00Z">
        <w:r w:rsidR="00562F29">
          <w:t xml:space="preserve">    </w:t>
        </w:r>
      </w:ins>
      <w:r>
        <w:t xml:space="preserve">    this._loadToShader();</w:t>
      </w:r>
    </w:p>
    <w:p w14:paraId="2EED3FD8" w14:textId="4936B762" w:rsidR="00326F2E" w:rsidRDefault="00326F2E" w:rsidP="00326F2E">
      <w:pPr>
        <w:pStyle w:val="Code"/>
        <w:rPr>
          <w:rFonts w:hint="eastAsia"/>
        </w:rPr>
      </w:pPr>
      <w:del w:id="1403" w:author="Kelvin Sung" w:date="2021-05-20T17:37:00Z">
        <w:r w:rsidDel="00562F29">
          <w:delText xml:space="preserve">        </w:delText>
        </w:r>
      </w:del>
      <w:ins w:id="1404" w:author="Kelvin Sung" w:date="2021-05-20T17:37:00Z">
        <w:r w:rsidR="00562F29">
          <w:t xml:space="preserve">    </w:t>
        </w:r>
      </w:ins>
      <w:r>
        <w:t>} else {</w:t>
      </w:r>
    </w:p>
    <w:p w14:paraId="5EB71CA8" w14:textId="5325F5AE" w:rsidR="00326F2E" w:rsidRDefault="00326F2E" w:rsidP="00326F2E">
      <w:pPr>
        <w:pStyle w:val="Code"/>
        <w:rPr>
          <w:rFonts w:hint="eastAsia"/>
        </w:rPr>
      </w:pPr>
      <w:del w:id="1405" w:author="Kelvin Sung" w:date="2021-05-20T17:37:00Z">
        <w:r w:rsidDel="00562F29">
          <w:delText xml:space="preserve">        </w:delText>
        </w:r>
      </w:del>
      <w:ins w:id="1406" w:author="Kelvin Sung" w:date="2021-05-20T17:37:00Z">
        <w:r w:rsidR="00562F29">
          <w:t xml:space="preserve">    </w:t>
        </w:r>
      </w:ins>
      <w:r>
        <w:t xml:space="preserve">    glSys.get().uniform1i(this.mIsOnRef, false); // &lt;-- switch off the light!</w:t>
      </w:r>
    </w:p>
    <w:p w14:paraId="31D3350B" w14:textId="724EEE32" w:rsidR="00326F2E" w:rsidRDefault="00326F2E" w:rsidP="00326F2E">
      <w:pPr>
        <w:pStyle w:val="Code"/>
        <w:rPr>
          <w:rFonts w:hint="eastAsia"/>
        </w:rPr>
      </w:pPr>
      <w:del w:id="1407" w:author="Kelvin Sung" w:date="2021-05-20T17:37:00Z">
        <w:r w:rsidDel="00562F29">
          <w:delText xml:space="preserve">        </w:delText>
        </w:r>
      </w:del>
      <w:ins w:id="1408" w:author="Kelvin Sung" w:date="2021-05-20T17:37:00Z">
        <w:r w:rsidR="00562F29">
          <w:t xml:space="preserve">    </w:t>
        </w:r>
      </w:ins>
      <w:r>
        <w:t>}</w:t>
      </w:r>
    </w:p>
    <w:p w14:paraId="622357DE" w14:textId="729122A4" w:rsidR="00326F2E" w:rsidRPr="00326F2E" w:rsidRDefault="00326F2E" w:rsidP="00326F2E">
      <w:pPr>
        <w:pStyle w:val="Code"/>
        <w:rPr>
          <w:rFonts w:hint="eastAsia"/>
        </w:rPr>
      </w:pPr>
      <w:del w:id="1409" w:author="Kelvin Sung" w:date="2021-05-20T17:37:00Z">
        <w:r w:rsidDel="00562F29">
          <w:delText xml:space="preserve">    </w:delText>
        </w:r>
      </w:del>
      <w:r>
        <w:t>}</w:t>
      </w:r>
    </w:p>
    <w:p w14:paraId="32411F27" w14:textId="257C6A7E" w:rsidR="00326F2E" w:rsidRPr="00326F2E" w:rsidRDefault="00326F2E" w:rsidP="00326F2E">
      <w:pPr>
        <w:pStyle w:val="NumList"/>
        <w:rPr>
          <w:rFonts w:hint="eastAsia"/>
          <w:noProof/>
        </w:rPr>
      </w:pPr>
      <w:r w:rsidRPr="00326F2E">
        <w:rPr>
          <w:noProof/>
        </w:rPr>
        <w:t xml:space="preserve">Implement </w:t>
      </w:r>
      <w:ins w:id="1410" w:author="Kelvin Sung" w:date="2021-05-20T17:34:00Z">
        <w:r w:rsidR="00562F29">
          <w:rPr>
            <w:noProof/>
          </w:rPr>
          <w:t xml:space="preserve">the </w:t>
        </w:r>
        <w:r w:rsidR="00562F29" w:rsidRPr="00562F29">
          <w:rPr>
            <w:rStyle w:val="CodeInline"/>
            <w:rFonts w:hint="eastAsia"/>
            <w:rPrChange w:id="1411" w:author="Kelvin Sung" w:date="2021-05-20T17:34:00Z">
              <w:rPr>
                <w:rFonts w:hint="eastAsia"/>
                <w:noProof/>
              </w:rPr>
            </w:rPrChange>
          </w:rPr>
          <w:t>_</w:t>
        </w:r>
        <w:proofErr w:type="spellStart"/>
        <w:proofErr w:type="gramStart"/>
        <w:r w:rsidR="00562F29" w:rsidRPr="00562F29">
          <w:rPr>
            <w:rStyle w:val="CodeInline"/>
            <w:rFonts w:hint="eastAsia"/>
            <w:rPrChange w:id="1412" w:author="Kelvin Sung" w:date="2021-05-20T17:34:00Z">
              <w:rPr>
                <w:rFonts w:hint="eastAsia"/>
                <w:noProof/>
              </w:rPr>
            </w:rPrChange>
          </w:rPr>
          <w:t>loadToShader</w:t>
        </w:r>
        <w:proofErr w:type="spellEnd"/>
        <w:r w:rsidR="00562F29" w:rsidRPr="00562F29">
          <w:rPr>
            <w:rStyle w:val="CodeInline"/>
            <w:rFonts w:hint="eastAsia"/>
            <w:rPrChange w:id="1413" w:author="Kelvin Sung" w:date="2021-05-20T17:34:00Z">
              <w:rPr>
                <w:rFonts w:hint="eastAsia"/>
                <w:noProof/>
              </w:rPr>
            </w:rPrChange>
          </w:rPr>
          <w:t>(</w:t>
        </w:r>
        <w:proofErr w:type="gramEnd"/>
        <w:r w:rsidR="00562F29" w:rsidRPr="00562F29">
          <w:rPr>
            <w:rStyle w:val="CodeInline"/>
            <w:rFonts w:hint="eastAsia"/>
            <w:rPrChange w:id="1414" w:author="Kelvin Sung" w:date="2021-05-20T17:34:00Z">
              <w:rPr>
                <w:rFonts w:hint="eastAsia"/>
                <w:noProof/>
              </w:rPr>
            </w:rPrChange>
          </w:rPr>
          <w:t>)</w:t>
        </w:r>
        <w:r w:rsidR="00562F29">
          <w:rPr>
            <w:noProof/>
          </w:rPr>
          <w:t xml:space="preserve"> </w:t>
        </w:r>
      </w:ins>
      <w:del w:id="1415" w:author="Kelvin Sung" w:date="2021-05-20T17:34:00Z">
        <w:r w:rsidRPr="00326F2E" w:rsidDel="00562F29">
          <w:rPr>
            <w:noProof/>
          </w:rPr>
          <w:delText xml:space="preserve">a </w:delText>
        </w:r>
      </w:del>
      <w:r w:rsidRPr="00326F2E">
        <w:rPr>
          <w:noProof/>
        </w:rPr>
        <w:t xml:space="preserve">function to </w:t>
      </w:r>
      <w:ins w:id="1416" w:author="Kelvin Sung" w:date="2021-05-20T17:34:00Z">
        <w:r w:rsidR="00562F29">
          <w:rPr>
            <w:noProof/>
          </w:rPr>
          <w:t xml:space="preserve">communicate the values of the point light to the </w:t>
        </w:r>
      </w:ins>
      <w:ins w:id="1417" w:author="Kelvin Sung" w:date="2021-05-20T17:35:00Z">
        <w:r w:rsidR="00562F29">
          <w:rPr>
            <w:noProof/>
          </w:rPr>
          <w:t xml:space="preserve">uniform variables in the </w:t>
        </w:r>
      </w:ins>
      <w:ins w:id="1418" w:author="Kelvin Sung" w:date="2021-05-20T17:34:00Z">
        <w:r w:rsidR="00562F29">
          <w:rPr>
            <w:noProof/>
          </w:rPr>
          <w:t>sh</w:t>
        </w:r>
      </w:ins>
      <w:ins w:id="1419" w:author="Kelvin Sung" w:date="2021-05-20T17:35:00Z">
        <w:r w:rsidR="00562F29">
          <w:rPr>
            <w:noProof/>
          </w:rPr>
          <w:t xml:space="preserve">ader. </w:t>
        </w:r>
      </w:ins>
      <w:del w:id="1420" w:author="Kelvin Sung" w:date="2021-05-20T17:35:00Z">
        <w:r w:rsidRPr="00326F2E" w:rsidDel="00562F29">
          <w:rPr>
            <w:noProof/>
          </w:rPr>
          <w:delText xml:space="preserve">load the light’s properties into the corresponding shader. </w:delText>
        </w:r>
      </w:del>
      <w:r w:rsidRPr="00326F2E">
        <w:rPr>
          <w:noProof/>
        </w:rPr>
        <w:t xml:space="preserve">Recall that this </w:t>
      </w:r>
      <w:ins w:id="1421" w:author="Kelvin Sung" w:date="2021-05-20T17:35:00Z">
        <w:r w:rsidR="00562F29">
          <w:rPr>
            <w:noProof/>
          </w:rPr>
          <w:t xml:space="preserve">communication </w:t>
        </w:r>
      </w:ins>
      <w:r w:rsidRPr="00326F2E">
        <w:rPr>
          <w:noProof/>
        </w:rPr>
        <w:t xml:space="preserve">is </w:t>
      </w:r>
      <w:ins w:id="1422" w:author="Kelvin Sung" w:date="2021-05-20T17:35:00Z">
        <w:r w:rsidR="00562F29">
          <w:rPr>
            <w:noProof/>
          </w:rPr>
          <w:t xml:space="preserve">performed via </w:t>
        </w:r>
      </w:ins>
      <w:del w:id="1423" w:author="Kelvin Sung" w:date="2021-05-20T17:35:00Z">
        <w:r w:rsidRPr="00326F2E" w:rsidDel="00562F29">
          <w:rPr>
            <w:noProof/>
          </w:rPr>
          <w:delText xml:space="preserve">achieved by using </w:delText>
        </w:r>
      </w:del>
      <w:r w:rsidRPr="00326F2E">
        <w:rPr>
          <w:noProof/>
        </w:rPr>
        <w:t xml:space="preserve">the references created in the constructor and </w:t>
      </w:r>
      <w:ins w:id="1424" w:author="Kelvin Sung" w:date="2021-05-20T17:36:00Z">
        <w:r w:rsidR="00562F29">
          <w:rPr>
            <w:noProof/>
          </w:rPr>
          <w:t xml:space="preserve">the </w:t>
        </w:r>
      </w:ins>
      <w:del w:id="1425" w:author="Kelvin Sung" w:date="2021-05-20T17:36:00Z">
        <w:r w:rsidRPr="00326F2E" w:rsidDel="00562F29">
          <w:rPr>
            <w:noProof/>
          </w:rPr>
          <w:delText xml:space="preserve">WebGL’s </w:delText>
        </w:r>
      </w:del>
      <w:ins w:id="1426" w:author="Kelvin Sung" w:date="2021-05-20T17:36:00Z">
        <w:r w:rsidR="00562F29">
          <w:rPr>
            <w:noProof/>
          </w:rPr>
          <w:t xml:space="preserve">GLSL </w:t>
        </w:r>
      </w:ins>
      <w:del w:id="1427" w:author="Kelvin Sung" w:date="2021-05-20T17:36:00Z">
        <w:r w:rsidRPr="00326F2E" w:rsidDel="00562F29">
          <w:rPr>
            <w:noProof/>
          </w:rPr>
          <w:delText xml:space="preserve">uniform </w:delText>
        </w:r>
      </w:del>
      <w:r w:rsidRPr="00326F2E">
        <w:rPr>
          <w:noProof/>
        </w:rPr>
        <w:t xml:space="preserve">set </w:t>
      </w:r>
      <w:ins w:id="1428" w:author="Kelvin Sung" w:date="2021-05-20T17:36:00Z">
        <w:r w:rsidR="00562F29" w:rsidRPr="00326F2E">
          <w:rPr>
            <w:noProof/>
          </w:rPr>
          <w:t xml:space="preserve">uniform </w:t>
        </w:r>
      </w:ins>
      <w:r w:rsidRPr="00326F2E">
        <w:rPr>
          <w:noProof/>
        </w:rPr>
        <w:t xml:space="preserve">functions. </w:t>
      </w:r>
      <w:del w:id="1429" w:author="Kelvin Sung" w:date="2021-05-20T17:38:00Z">
        <w:r w:rsidRPr="00326F2E" w:rsidDel="00562F29">
          <w:rPr>
            <w:noProof/>
          </w:rPr>
          <w:delText xml:space="preserve">Also notice </w:delText>
        </w:r>
      </w:del>
      <w:ins w:id="1430" w:author="Kelvin Sung" w:date="2021-05-20T17:38:00Z">
        <w:r w:rsidR="00562F29">
          <w:rPr>
            <w:noProof/>
          </w:rPr>
          <w:t xml:space="preserve">It is important to note </w:t>
        </w:r>
      </w:ins>
      <w:r w:rsidRPr="00326F2E">
        <w:rPr>
          <w:noProof/>
        </w:rPr>
        <w:t xml:space="preserve">that the camera provides the new coordinate space </w:t>
      </w:r>
      <w:ins w:id="1431" w:author="Kelvin Sung" w:date="2021-05-20T17:39:00Z">
        <w:r w:rsidR="0085718C">
          <w:rPr>
            <w:noProof/>
          </w:rPr>
          <w:t xml:space="preserve">transformation </w:t>
        </w:r>
      </w:ins>
      <w:r w:rsidRPr="00326F2E">
        <w:rPr>
          <w:noProof/>
        </w:rPr>
        <w:t xml:space="preserve">functionality of </w:t>
      </w:r>
      <w:proofErr w:type="spellStart"/>
      <w:proofErr w:type="gramStart"/>
      <w:r w:rsidRPr="00326F2E">
        <w:rPr>
          <w:rStyle w:val="CodeInline"/>
        </w:rPr>
        <w:t>wcPosToPixel</w:t>
      </w:r>
      <w:proofErr w:type="spellEnd"/>
      <w:ins w:id="1432" w:author="Kelvin Sung" w:date="2021-05-20T17:39:00Z">
        <w:r w:rsidR="0085718C">
          <w:rPr>
            <w:rStyle w:val="CodeInline"/>
          </w:rPr>
          <w:t>(</w:t>
        </w:r>
        <w:proofErr w:type="gramEnd"/>
        <w:r w:rsidR="0085718C">
          <w:rPr>
            <w:rStyle w:val="CodeInline"/>
          </w:rPr>
          <w:t>)</w:t>
        </w:r>
      </w:ins>
      <w:r w:rsidRPr="00326F2E">
        <w:rPr>
          <w:noProof/>
        </w:rPr>
        <w:t xml:space="preserve"> and </w:t>
      </w:r>
      <w:proofErr w:type="spellStart"/>
      <w:r w:rsidRPr="00326F2E">
        <w:rPr>
          <w:rStyle w:val="CodeInline"/>
        </w:rPr>
        <w:t>wcSizeToPixel</w:t>
      </w:r>
      <w:proofErr w:type="spellEnd"/>
      <w:ins w:id="1433" w:author="Kelvin Sung" w:date="2021-05-20T17:39:00Z">
        <w:r w:rsidR="0085718C">
          <w:rPr>
            <w:rStyle w:val="CodeInline"/>
          </w:rPr>
          <w:t>()</w:t>
        </w:r>
      </w:ins>
      <w:r w:rsidRPr="00326F2E">
        <w:rPr>
          <w:noProof/>
        </w:rPr>
        <w:t xml:space="preserve">. </w:t>
      </w:r>
      <w:ins w:id="1434" w:author="Kelvin Sung" w:date="2021-05-20T17:39:00Z">
        <w:r w:rsidR="0085718C">
          <w:rPr>
            <w:noProof/>
          </w:rPr>
          <w:t xml:space="preserve">These two functions ensure </w:t>
        </w:r>
      </w:ins>
      <w:ins w:id="1435" w:author="Kelvin Sung" w:date="2021-05-20T17:40:00Z">
        <w:r w:rsidR="0085718C">
          <w:rPr>
            <w:noProof/>
          </w:rPr>
          <w:t xml:space="preserve">corresponding values in the </w:t>
        </w:r>
        <w:proofErr w:type="spellStart"/>
        <w:r w:rsidR="0085718C" w:rsidRPr="0085718C">
          <w:rPr>
            <w:rStyle w:val="CodeInline"/>
            <w:rFonts w:hint="eastAsia"/>
            <w:rPrChange w:id="1436" w:author="Kelvin Sung" w:date="2021-05-20T17:40:00Z">
              <w:rPr>
                <w:rFonts w:hint="eastAsia"/>
                <w:noProof/>
              </w:rPr>
            </w:rPrChange>
          </w:rPr>
          <w:t>light_fs</w:t>
        </w:r>
        <w:proofErr w:type="spellEnd"/>
        <w:r w:rsidR="0085718C">
          <w:rPr>
            <w:noProof/>
          </w:rPr>
          <w:t xml:space="preserve"> are in pixel units</w:t>
        </w:r>
        <w:r w:rsidR="0031592F">
          <w:rPr>
            <w:noProof/>
          </w:rPr>
          <w:t xml:space="preserve"> such that relevant computations</w:t>
        </w:r>
      </w:ins>
      <w:ins w:id="1437" w:author="Kelvin Sung" w:date="2021-05-20T17:41:00Z">
        <w:r w:rsidR="00B95261">
          <w:rPr>
            <w:noProof/>
          </w:rPr>
          <w:t xml:space="preserve"> such as distances between positions</w:t>
        </w:r>
      </w:ins>
      <w:ins w:id="1438" w:author="Kelvin Sung" w:date="2021-05-20T17:40:00Z">
        <w:r w:rsidR="0031592F">
          <w:rPr>
            <w:noProof/>
          </w:rPr>
          <w:t xml:space="preserve"> can be performed</w:t>
        </w:r>
        <w:r w:rsidR="0085718C">
          <w:rPr>
            <w:noProof/>
          </w:rPr>
          <w:t xml:space="preserve">. </w:t>
        </w:r>
      </w:ins>
      <w:r w:rsidRPr="00326F2E">
        <w:rPr>
          <w:noProof/>
        </w:rPr>
        <w:t>The implementation of these functions will be examined shortly.</w:t>
      </w:r>
    </w:p>
    <w:p w14:paraId="3FBEA550" w14:textId="5914FA22" w:rsidR="00326F2E" w:rsidRDefault="00326F2E" w:rsidP="00326F2E">
      <w:pPr>
        <w:pStyle w:val="Code"/>
        <w:rPr>
          <w:rFonts w:hint="eastAsia"/>
        </w:rPr>
      </w:pPr>
      <w:del w:id="1439" w:author="Kelvin Sung" w:date="2021-05-20T17:37:00Z">
        <w:r w:rsidDel="00562F29">
          <w:delText xml:space="preserve">    </w:delText>
        </w:r>
      </w:del>
      <w:r>
        <w:t>_loadToShader(aCamera) {</w:t>
      </w:r>
    </w:p>
    <w:p w14:paraId="0FD8CAFA" w14:textId="41ED910D" w:rsidR="00326F2E" w:rsidRDefault="00326F2E" w:rsidP="00326F2E">
      <w:pPr>
        <w:pStyle w:val="Code"/>
        <w:rPr>
          <w:rFonts w:hint="eastAsia"/>
        </w:rPr>
      </w:pPr>
      <w:del w:id="1440" w:author="Kelvin Sung" w:date="2021-05-20T17:38:00Z">
        <w:r w:rsidDel="00562F29">
          <w:delText xml:space="preserve">        </w:delText>
        </w:r>
      </w:del>
      <w:ins w:id="1441" w:author="Kelvin Sung" w:date="2021-05-20T17:38:00Z">
        <w:r w:rsidR="00562F29">
          <w:t xml:space="preserve">    </w:t>
        </w:r>
      </w:ins>
      <w:r>
        <w:t>let gl = glSys.get();</w:t>
      </w:r>
    </w:p>
    <w:p w14:paraId="0AEF954A" w14:textId="75DD57D2" w:rsidR="00326F2E" w:rsidRDefault="00326F2E" w:rsidP="00326F2E">
      <w:pPr>
        <w:pStyle w:val="Code"/>
        <w:rPr>
          <w:rFonts w:hint="eastAsia"/>
        </w:rPr>
      </w:pPr>
      <w:del w:id="1442" w:author="Kelvin Sung" w:date="2021-05-20T17:38:00Z">
        <w:r w:rsidDel="00562F29">
          <w:delText xml:space="preserve">        </w:delText>
        </w:r>
      </w:del>
      <w:ins w:id="1443" w:author="Kelvin Sung" w:date="2021-05-20T17:38:00Z">
        <w:r w:rsidR="00562F29">
          <w:t xml:space="preserve">    </w:t>
        </w:r>
      </w:ins>
      <w:r>
        <w:t>gl.uniform1i(this.mIsOnRef, this.mLight.isLightOn());</w:t>
      </w:r>
    </w:p>
    <w:p w14:paraId="243F01C4" w14:textId="70C83E58" w:rsidR="00326F2E" w:rsidRDefault="00326F2E" w:rsidP="00326F2E">
      <w:pPr>
        <w:pStyle w:val="Code"/>
        <w:rPr>
          <w:rFonts w:hint="eastAsia"/>
        </w:rPr>
      </w:pPr>
      <w:del w:id="1444" w:author="Kelvin Sung" w:date="2021-05-20T17:38:00Z">
        <w:r w:rsidDel="00562F29">
          <w:delText xml:space="preserve">        </w:delText>
        </w:r>
      </w:del>
      <w:ins w:id="1445" w:author="Kelvin Sung" w:date="2021-05-20T17:38:00Z">
        <w:r w:rsidR="00562F29">
          <w:t xml:space="preserve">    </w:t>
        </w:r>
      </w:ins>
      <w:r>
        <w:t>if (this.mLight.isLightOn()) {</w:t>
      </w:r>
    </w:p>
    <w:p w14:paraId="2033736D" w14:textId="78A4CB1C" w:rsidR="00326F2E" w:rsidRDefault="00326F2E" w:rsidP="00326F2E">
      <w:pPr>
        <w:pStyle w:val="Code"/>
        <w:rPr>
          <w:rFonts w:hint="eastAsia"/>
        </w:rPr>
      </w:pPr>
      <w:del w:id="1446" w:author="Kelvin Sung" w:date="2021-05-20T17:38:00Z">
        <w:r w:rsidDel="00562F29">
          <w:lastRenderedPageBreak/>
          <w:delText xml:space="preserve">        </w:delText>
        </w:r>
      </w:del>
      <w:ins w:id="1447" w:author="Kelvin Sung" w:date="2021-05-20T17:38:00Z">
        <w:r w:rsidR="00562F29">
          <w:t xml:space="preserve">    </w:t>
        </w:r>
      </w:ins>
      <w:r>
        <w:t xml:space="preserve">    let p = this.mCamera.wcPosToPixel(this.mLight.getPosition());</w:t>
      </w:r>
    </w:p>
    <w:p w14:paraId="70DFF16A" w14:textId="542E7709" w:rsidR="00326F2E" w:rsidRDefault="00326F2E" w:rsidP="00326F2E">
      <w:pPr>
        <w:pStyle w:val="Code"/>
        <w:rPr>
          <w:rFonts w:hint="eastAsia"/>
        </w:rPr>
      </w:pPr>
      <w:del w:id="1448" w:author="Kelvin Sung" w:date="2021-05-20T17:38:00Z">
        <w:r w:rsidDel="00562F29">
          <w:delText xml:space="preserve">        </w:delText>
        </w:r>
      </w:del>
      <w:ins w:id="1449" w:author="Kelvin Sung" w:date="2021-05-20T17:38:00Z">
        <w:r w:rsidR="00562F29">
          <w:t xml:space="preserve">    </w:t>
        </w:r>
      </w:ins>
      <w:r>
        <w:t xml:space="preserve">    let r = this.mCamera.wcSizeToPixel(this.mLight.getRadius());</w:t>
      </w:r>
    </w:p>
    <w:p w14:paraId="5A3D6106" w14:textId="3A9214CD" w:rsidR="00326F2E" w:rsidRDefault="00326F2E" w:rsidP="00326F2E">
      <w:pPr>
        <w:pStyle w:val="Code"/>
        <w:rPr>
          <w:rFonts w:hint="eastAsia"/>
        </w:rPr>
      </w:pPr>
      <w:del w:id="1450" w:author="Kelvin Sung" w:date="2021-05-20T17:38:00Z">
        <w:r w:rsidDel="00562F29">
          <w:delText xml:space="preserve">        </w:delText>
        </w:r>
      </w:del>
      <w:ins w:id="1451" w:author="Kelvin Sung" w:date="2021-05-20T17:38:00Z">
        <w:r w:rsidR="00562F29">
          <w:t xml:space="preserve">    </w:t>
        </w:r>
      </w:ins>
      <w:r>
        <w:t xml:space="preserve">    let c = this.mLight.getColor();</w:t>
      </w:r>
    </w:p>
    <w:p w14:paraId="7FC00435" w14:textId="77777777" w:rsidR="00326F2E" w:rsidRDefault="00326F2E" w:rsidP="00326F2E">
      <w:pPr>
        <w:pStyle w:val="Code"/>
        <w:rPr>
          <w:rFonts w:hint="eastAsia"/>
        </w:rPr>
      </w:pPr>
    </w:p>
    <w:p w14:paraId="046E6E14" w14:textId="31E67A0E" w:rsidR="00326F2E" w:rsidRDefault="00326F2E" w:rsidP="00326F2E">
      <w:pPr>
        <w:pStyle w:val="Code"/>
        <w:rPr>
          <w:rFonts w:hint="eastAsia"/>
        </w:rPr>
      </w:pPr>
      <w:del w:id="1452" w:author="Kelvin Sung" w:date="2021-05-20T17:38:00Z">
        <w:r w:rsidDel="00562F29">
          <w:delText xml:space="preserve">        </w:delText>
        </w:r>
      </w:del>
      <w:ins w:id="1453" w:author="Kelvin Sung" w:date="2021-05-20T17:38:00Z">
        <w:r w:rsidR="00562F29">
          <w:t xml:space="preserve">    </w:t>
        </w:r>
      </w:ins>
      <w:r>
        <w:t xml:space="preserve">    gl.uniform4fv(this.mColorRef, c);</w:t>
      </w:r>
    </w:p>
    <w:p w14:paraId="1B819C75" w14:textId="03DFA648" w:rsidR="00326F2E" w:rsidRDefault="00326F2E" w:rsidP="00326F2E">
      <w:pPr>
        <w:pStyle w:val="Code"/>
        <w:rPr>
          <w:rFonts w:hint="eastAsia"/>
        </w:rPr>
      </w:pPr>
      <w:del w:id="1454" w:author="Kelvin Sung" w:date="2021-05-20T17:38:00Z">
        <w:r w:rsidDel="00562F29">
          <w:delText xml:space="preserve">        </w:delText>
        </w:r>
      </w:del>
      <w:ins w:id="1455" w:author="Kelvin Sung" w:date="2021-05-20T17:38:00Z">
        <w:r w:rsidR="00562F29">
          <w:t xml:space="preserve">    </w:t>
        </w:r>
      </w:ins>
      <w:r>
        <w:t xml:space="preserve">    gl.uniform3fv(this.mPosRef, vec3.fromValues(p[0], p[1], p[2]));</w:t>
      </w:r>
    </w:p>
    <w:p w14:paraId="565BE7E7" w14:textId="71E71192" w:rsidR="00326F2E" w:rsidRDefault="00326F2E" w:rsidP="00326F2E">
      <w:pPr>
        <w:pStyle w:val="Code"/>
        <w:rPr>
          <w:rFonts w:hint="eastAsia"/>
        </w:rPr>
      </w:pPr>
      <w:del w:id="1456" w:author="Kelvin Sung" w:date="2021-05-20T17:38:00Z">
        <w:r w:rsidDel="00562F29">
          <w:delText xml:space="preserve">        </w:delText>
        </w:r>
      </w:del>
      <w:ins w:id="1457" w:author="Kelvin Sung" w:date="2021-05-20T17:38:00Z">
        <w:r w:rsidR="00562F29">
          <w:t xml:space="preserve">    </w:t>
        </w:r>
      </w:ins>
      <w:r>
        <w:t xml:space="preserve">    gl.uniform1f(this.mRadiusRef, r);</w:t>
      </w:r>
    </w:p>
    <w:p w14:paraId="1EDC79FD" w14:textId="59662F2A" w:rsidR="00326F2E" w:rsidRDefault="00326F2E" w:rsidP="00326F2E">
      <w:pPr>
        <w:pStyle w:val="Code"/>
        <w:rPr>
          <w:rFonts w:hint="eastAsia"/>
        </w:rPr>
      </w:pPr>
      <w:del w:id="1458" w:author="Kelvin Sung" w:date="2021-05-20T17:38:00Z">
        <w:r w:rsidDel="00562F29">
          <w:delText xml:space="preserve">        </w:delText>
        </w:r>
      </w:del>
      <w:ins w:id="1459" w:author="Kelvin Sung" w:date="2021-05-20T17:38:00Z">
        <w:r w:rsidR="00562F29">
          <w:t xml:space="preserve">    </w:t>
        </w:r>
      </w:ins>
      <w:r>
        <w:t>}</w:t>
      </w:r>
    </w:p>
    <w:p w14:paraId="25BC1C05" w14:textId="14CCE1DD" w:rsidR="00326F2E" w:rsidRDefault="00326F2E" w:rsidP="00326F2E">
      <w:pPr>
        <w:pStyle w:val="Code"/>
        <w:rPr>
          <w:rFonts w:hint="eastAsia"/>
        </w:rPr>
      </w:pPr>
      <w:del w:id="1460" w:author="Kelvin Sung" w:date="2021-05-20T17:37:00Z">
        <w:r w:rsidDel="00562F29">
          <w:delText xml:space="preserve">    </w:delText>
        </w:r>
      </w:del>
      <w:r>
        <w:t>}</w:t>
      </w:r>
    </w:p>
    <w:p w14:paraId="1DE8D5C3" w14:textId="4608A75D" w:rsidR="00326F2E" w:rsidRDefault="00326F2E" w:rsidP="00326F2E">
      <w:pPr>
        <w:pStyle w:val="Heading3"/>
        <w:rPr>
          <w:noProof/>
        </w:rPr>
      </w:pPr>
      <w:del w:id="1461" w:author="Kelvin Sung" w:date="2021-05-20T17:42:00Z">
        <w:r w:rsidRPr="00326F2E" w:rsidDel="008834CD">
          <w:rPr>
            <w:noProof/>
          </w:rPr>
          <w:delText xml:space="preserve">Creating </w:delText>
        </w:r>
      </w:del>
      <w:ins w:id="1462" w:author="Kelvin Sung" w:date="2021-05-20T17:42:00Z">
        <w:r w:rsidR="008834CD">
          <w:rPr>
            <w:noProof/>
          </w:rPr>
          <w:t>Defining</w:t>
        </w:r>
        <w:r w:rsidR="008834CD" w:rsidRPr="00326F2E">
          <w:rPr>
            <w:noProof/>
          </w:rPr>
          <w:t xml:space="preserve"> </w:t>
        </w:r>
      </w:ins>
      <w:r w:rsidRPr="00326F2E">
        <w:rPr>
          <w:noProof/>
        </w:rPr>
        <w:t xml:space="preserve">the LightRendererable </w:t>
      </w:r>
      <w:ins w:id="1463" w:author="Kelvin Sung" w:date="2021-05-20T17:42:00Z">
        <w:r w:rsidR="008834CD">
          <w:rPr>
            <w:noProof/>
          </w:rPr>
          <w:t>Class</w:t>
        </w:r>
      </w:ins>
      <w:del w:id="1464" w:author="Kelvin Sung" w:date="2021-05-20T17:42:00Z">
        <w:r w:rsidRPr="00326F2E" w:rsidDel="008834CD">
          <w:rPr>
            <w:noProof/>
          </w:rPr>
          <w:delText>Object</w:delText>
        </w:r>
      </w:del>
    </w:p>
    <w:p w14:paraId="5A08A9B2" w14:textId="51D0E7D2" w:rsidR="00326F2E" w:rsidRDefault="00326F2E">
      <w:pPr>
        <w:pStyle w:val="BodyTextFirst"/>
        <w:rPr>
          <w:rFonts w:hint="eastAsia"/>
          <w:noProof/>
        </w:rPr>
      </w:pPr>
      <w:r>
        <w:rPr>
          <w:noProof/>
        </w:rPr>
        <w:t xml:space="preserve">With the </w:t>
      </w:r>
      <w:del w:id="1465" w:author="Kelvin Sung" w:date="2021-05-20T17:42:00Z">
        <w:r w:rsidDel="00CB773E">
          <w:rPr>
            <w:noProof/>
          </w:rPr>
          <w:delText xml:space="preserve">engine’s </w:delText>
        </w:r>
      </w:del>
      <w:proofErr w:type="spellStart"/>
      <w:r w:rsidRPr="00E83F44">
        <w:rPr>
          <w:rStyle w:val="CodeInline"/>
        </w:rPr>
        <w:t>LightShader</w:t>
      </w:r>
      <w:proofErr w:type="spellEnd"/>
      <w:r>
        <w:rPr>
          <w:noProof/>
        </w:rPr>
        <w:t xml:space="preserve"> </w:t>
      </w:r>
      <w:ins w:id="1466" w:author="Kelvin Sung" w:date="2021-05-20T17:42:00Z">
        <w:r w:rsidR="00CB773E">
          <w:rPr>
            <w:noProof/>
          </w:rPr>
          <w:t xml:space="preserve">class </w:t>
        </w:r>
      </w:ins>
      <w:del w:id="1467" w:author="Kelvin Sung" w:date="2021-05-20T17:42:00Z">
        <w:r w:rsidDel="00CB773E">
          <w:rPr>
            <w:noProof/>
          </w:rPr>
          <w:delText xml:space="preserve">object </w:delText>
        </w:r>
      </w:del>
      <w:r>
        <w:rPr>
          <w:noProof/>
        </w:rPr>
        <w:t xml:space="preserve">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del w:id="1468" w:author="Kelvin Sung" w:date="2021-05-20T17:42:00Z">
        <w:r w:rsidDel="00CB773E">
          <w:rPr>
            <w:noProof/>
          </w:rPr>
          <w:delText xml:space="preserve">creating </w:delText>
        </w:r>
      </w:del>
      <w:ins w:id="1469" w:author="Kelvin Sung" w:date="2021-05-20T17:42:00Z">
        <w:r w:rsidR="00CB773E">
          <w:rPr>
            <w:noProof/>
          </w:rPr>
          <w:t xml:space="preserve">defining </w:t>
        </w:r>
      </w:ins>
      <w:r>
        <w:rPr>
          <w:noProof/>
        </w:rPr>
        <w:t xml:space="preserve">a new </w:t>
      </w:r>
      <w:r w:rsidRPr="00E83F44">
        <w:rPr>
          <w:rStyle w:val="CodeInline"/>
        </w:rPr>
        <w:t>Renderable</w:t>
      </w:r>
      <w:r>
        <w:rPr>
          <w:noProof/>
        </w:rPr>
        <w:t xml:space="preserve"> </w:t>
      </w:r>
      <w:del w:id="1470" w:author="Kelvin Sung" w:date="2021-05-20T17:42:00Z">
        <w:r w:rsidDel="00CB773E">
          <w:rPr>
            <w:noProof/>
          </w:rPr>
          <w:delText xml:space="preserve">object </w:delText>
        </w:r>
      </w:del>
      <w:ins w:id="1471" w:author="Kelvin Sung" w:date="2021-05-20T17:42:00Z">
        <w:r w:rsidR="00CB773E">
          <w:rPr>
            <w:noProof/>
          </w:rPr>
          <w:t xml:space="preserve">class </w:t>
        </w:r>
      </w:ins>
      <w:ins w:id="1472" w:author="Kelvin Sung" w:date="2021-05-20T17:43:00Z">
        <w:r w:rsidR="00CB773E">
          <w:rPr>
            <w:noProof/>
          </w:rPr>
          <w:t xml:space="preserve">for the game programmer. </w:t>
        </w:r>
      </w:ins>
      <w:ins w:id="1473" w:author="Kelvin Sung" w:date="2021-05-20T17:45:00Z">
        <w:r w:rsidR="00CB773E">
          <w:rPr>
            <w:noProof/>
          </w:rPr>
          <w:t>I</w:t>
        </w:r>
      </w:ins>
      <w:ins w:id="1474" w:author="Kelvin Sung" w:date="2021-05-20T17:44:00Z">
        <w:r w:rsidR="00CB773E">
          <w:rPr>
            <w:noProof/>
          </w:rPr>
          <w:t xml:space="preserve">t is </w:t>
        </w:r>
      </w:ins>
      <w:ins w:id="1475" w:author="Kelvin Sung" w:date="2021-05-20T17:45:00Z">
        <w:r w:rsidR="00CB773E">
          <w:rPr>
            <w:noProof/>
          </w:rPr>
          <w:t xml:space="preserve">important that a light can </w:t>
        </w:r>
      </w:ins>
      <w:ins w:id="1476" w:author="Kelvin Sung" w:date="2021-05-20T17:44:00Z">
        <w:r w:rsidR="00CB773E">
          <w:rPr>
            <w:noProof/>
          </w:rPr>
          <w:t xml:space="preserve">shine on </w:t>
        </w:r>
      </w:ins>
      <w:ins w:id="1477" w:author="Kelvin Sung" w:date="2021-05-20T17:45:00Z">
        <w:r w:rsidR="00CB773E">
          <w:rPr>
            <w:noProof/>
          </w:rPr>
          <w:t xml:space="preserve">and illuminate </w:t>
        </w:r>
      </w:ins>
      <w:ins w:id="1478" w:author="Kelvin Sung" w:date="2021-05-20T17:44:00Z">
        <w:r w:rsidR="00CB773E">
          <w:rPr>
            <w:noProof/>
          </w:rPr>
          <w:t xml:space="preserve">all </w:t>
        </w:r>
        <w:r w:rsidR="00CB773E" w:rsidRPr="00CB773E">
          <w:rPr>
            <w:rStyle w:val="CodeInline"/>
            <w:rFonts w:hint="eastAsia"/>
            <w:rPrChange w:id="1479" w:author="Kelvin Sung" w:date="2021-05-20T17:44:00Z">
              <w:rPr>
                <w:rFonts w:hint="eastAsia"/>
                <w:noProof/>
              </w:rPr>
            </w:rPrChange>
          </w:rPr>
          <w:t>Renderable</w:t>
        </w:r>
        <w:r w:rsidR="00CB773E">
          <w:rPr>
            <w:noProof/>
          </w:rPr>
          <w:t xml:space="preserve"> types, including those with texture</w:t>
        </w:r>
      </w:ins>
      <w:ins w:id="1480" w:author="Kelvin Sung" w:date="2021-05-22T06:50:00Z">
        <w:r w:rsidR="00B77D04">
          <w:rPr>
            <w:noProof/>
          </w:rPr>
          <w:t xml:space="preserve"> and</w:t>
        </w:r>
      </w:ins>
      <w:ins w:id="1481" w:author="Kelvin Sung" w:date="2021-05-20T17:45:00Z">
        <w:r w:rsidR="00CB773E">
          <w:rPr>
            <w:noProof/>
          </w:rPr>
          <w:t xml:space="preserve"> animated sprites. </w:t>
        </w:r>
      </w:ins>
      <w:ins w:id="1482" w:author="Kelvin Sung" w:date="2021-05-20T17:46:00Z">
        <w:r w:rsidR="00CB773E">
          <w:rPr>
            <w:noProof/>
          </w:rPr>
          <w:t xml:space="preserve">For this reason, the new class must encapsulate all existing </w:t>
        </w:r>
        <w:r w:rsidR="00CB773E" w:rsidRPr="00CB773E">
          <w:rPr>
            <w:rStyle w:val="CodeInline"/>
            <w:rFonts w:hint="eastAsia"/>
            <w:rPrChange w:id="1483" w:author="Kelvin Sung" w:date="2021-05-20T17:46:00Z">
              <w:rPr>
                <w:rFonts w:hint="eastAsia"/>
                <w:noProof/>
              </w:rPr>
            </w:rPrChange>
          </w:rPr>
          <w:t>Renderable</w:t>
        </w:r>
        <w:r w:rsidR="00CB773E">
          <w:rPr>
            <w:noProof/>
          </w:rPr>
          <w:t xml:space="preserve"> functionality</w:t>
        </w:r>
      </w:ins>
      <w:ins w:id="1484" w:author="Kelvin Sung" w:date="2021-05-22T06:50:00Z">
        <w:r w:rsidR="00B77D04">
          <w:rPr>
            <w:noProof/>
          </w:rPr>
          <w:t>. For this reasons</w:t>
        </w:r>
      </w:ins>
      <w:ins w:id="1485" w:author="Kelvin Sung" w:date="2021-05-20T17:46:00Z">
        <w:r w:rsidR="00CB773E">
          <w:rPr>
            <w:noProof/>
          </w:rPr>
          <w:t xml:space="preserve">, </w:t>
        </w:r>
      </w:ins>
      <w:ins w:id="1486" w:author="Kelvin Sung" w:date="2021-05-22T06:50:00Z">
        <w:r w:rsidR="00B77D04">
          <w:rPr>
            <w:noProof/>
          </w:rPr>
          <w:t xml:space="preserve">the new class </w:t>
        </w:r>
      </w:ins>
      <w:ins w:id="1487" w:author="Kelvin Sung" w:date="2021-05-20T17:46:00Z">
        <w:r w:rsidR="00CB773E">
          <w:rPr>
            <w:noProof/>
          </w:rPr>
          <w:t xml:space="preserve">should be a subclass of </w:t>
        </w:r>
      </w:ins>
      <w:del w:id="1488" w:author="Kelvin Sung" w:date="2021-05-20T17:47:00Z">
        <w:r w:rsidDel="00CB773E">
          <w:rPr>
            <w:noProof/>
          </w:rPr>
          <w:delText xml:space="preserve">that subclasses from </w:delText>
        </w:r>
      </w:del>
      <w:proofErr w:type="spellStart"/>
      <w:r w:rsidRPr="00E83F44">
        <w:rPr>
          <w:rStyle w:val="CodeInline"/>
        </w:rPr>
        <w:t>SpriteAnimateRenderable</w:t>
      </w:r>
      <w:proofErr w:type="spellEnd"/>
      <w:del w:id="1489" w:author="Kelvin Sung" w:date="2021-05-20T17:47:00Z">
        <w:r w:rsidDel="00CB773E">
          <w:rPr>
            <w:noProof/>
          </w:rPr>
          <w:delText xml:space="preserve"> to support the interaction with lights</w:delText>
        </w:r>
      </w:del>
      <w:r>
        <w:rPr>
          <w:noProof/>
        </w:rPr>
        <w:t xml:space="preserve">. You can think of this </w:t>
      </w:r>
      <w:ins w:id="1490" w:author="Kelvin Sung" w:date="2021-05-22T06:50:00Z">
        <w:r w:rsidR="00B77D04">
          <w:rPr>
            <w:noProof/>
          </w:rPr>
          <w:t xml:space="preserve">new </w:t>
        </w:r>
      </w:ins>
      <w:del w:id="1491" w:author="Kelvin Sung" w:date="2021-05-20T17:47:00Z">
        <w:r w:rsidDel="00CB773E">
          <w:rPr>
            <w:noProof/>
          </w:rPr>
          <w:delText xml:space="preserve">object </w:delText>
        </w:r>
      </w:del>
      <w:ins w:id="1492" w:author="Kelvin Sung" w:date="2021-05-20T17:47:00Z">
        <w:r w:rsidR="00CB773E">
          <w:rPr>
            <w:noProof/>
          </w:rPr>
          <w:t>clas</w:t>
        </w:r>
      </w:ins>
      <w:ins w:id="1493" w:author="Kelvin Sung" w:date="2021-05-22T06:50:00Z">
        <w:r w:rsidR="00B77D04">
          <w:rPr>
            <w:noProof/>
          </w:rPr>
          <w:t>s</w:t>
        </w:r>
      </w:ins>
      <w:ins w:id="1494" w:author="Kelvin Sung" w:date="2021-05-20T17:47:00Z">
        <w:r w:rsidR="00CB773E">
          <w:rPr>
            <w:noProof/>
          </w:rPr>
          <w:t xml:space="preserve"> </w:t>
        </w:r>
      </w:ins>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751F6416" w:rsidR="00E83F44" w:rsidRDefault="00326F2E" w:rsidP="000D057D">
      <w:pPr>
        <w:pStyle w:val="NumList"/>
        <w:numPr>
          <w:ilvl w:val="0"/>
          <w:numId w:val="14"/>
        </w:numPr>
        <w:rPr>
          <w:rFonts w:hint="eastAsia"/>
          <w:noProof/>
        </w:rPr>
      </w:pPr>
      <w:del w:id="1495" w:author="Kelvin Sung" w:date="2021-05-20T17:47:00Z">
        <w:r w:rsidDel="00CB773E">
          <w:rPr>
            <w:noProof/>
          </w:rPr>
          <w:delText>Begin by c</w:delText>
        </w:r>
      </w:del>
      <w:ins w:id="1496" w:author="Kelvin Sung" w:date="2021-05-20T17:47:00Z">
        <w:r w:rsidR="00CB773E">
          <w:rPr>
            <w:noProof/>
          </w:rPr>
          <w:t>C</w:t>
        </w:r>
      </w:ins>
      <w:r>
        <w:rPr>
          <w:noProof/>
        </w:rPr>
        <w:t>reat</w:t>
      </w:r>
      <w:ins w:id="1497" w:author="Kelvin Sung" w:date="2021-05-20T17:47:00Z">
        <w:r w:rsidR="00CB773E">
          <w:rPr>
            <w:noProof/>
          </w:rPr>
          <w:t>e</w:t>
        </w:r>
      </w:ins>
      <w:del w:id="1498" w:author="Kelvin Sung" w:date="2021-05-20T17:47:00Z">
        <w:r w:rsidDel="00CB773E">
          <w:rPr>
            <w:noProof/>
          </w:rPr>
          <w:delText>ing</w:delText>
        </w:r>
      </w:del>
      <w:r>
        <w:rPr>
          <w:noProof/>
        </w:rPr>
        <w:t xml:space="preserve"> a new file in the </w:t>
      </w:r>
      <w:proofErr w:type="spellStart"/>
      <w:r w:rsidRPr="00E83F44">
        <w:rPr>
          <w:rStyle w:val="CodeInline"/>
        </w:rPr>
        <w:t>src</w:t>
      </w:r>
      <w:proofErr w:type="spellEnd"/>
      <w:r w:rsidRPr="00E83F44">
        <w:rPr>
          <w:rStyle w:val="CodeInline"/>
        </w:rPr>
        <w:t>/</w:t>
      </w:r>
      <w:r w:rsidR="00E83F44" w:rsidRPr="00E83F44">
        <w:rPr>
          <w:rStyle w:val="CodeInline"/>
        </w:rPr>
        <w:t>e</w:t>
      </w:r>
      <w:r w:rsidRPr="00E83F44">
        <w:rPr>
          <w:rStyle w:val="CodeInline"/>
        </w:rPr>
        <w:t>ngine/</w:t>
      </w:r>
      <w:proofErr w:type="spellStart"/>
      <w:r w:rsidR="00E83F44" w:rsidRPr="00E83F44">
        <w:rPr>
          <w:rStyle w:val="CodeInline"/>
        </w:rPr>
        <w:t>r</w:t>
      </w:r>
      <w:r w:rsidRPr="00E83F44">
        <w:rPr>
          <w:rStyle w:val="CodeInline"/>
        </w:rPr>
        <w:t>enderables</w:t>
      </w:r>
      <w:proofErr w:type="spellEnd"/>
      <w:r>
        <w:rPr>
          <w:noProof/>
        </w:rPr>
        <w:t xml:space="preserve"> folder and nam</w:t>
      </w:r>
      <w:ins w:id="1499" w:author="Kelvin Sung" w:date="2021-05-20T17:47:00Z">
        <w:r w:rsidR="00CB773E">
          <w:rPr>
            <w:noProof/>
          </w:rPr>
          <w:t>e</w:t>
        </w:r>
      </w:ins>
      <w:del w:id="1500" w:author="Kelvin Sung" w:date="2021-05-20T17:47:00Z">
        <w:r w:rsidDel="00CB773E">
          <w:rPr>
            <w:noProof/>
          </w:rPr>
          <w:delText>ing</w:delText>
        </w:r>
      </w:del>
      <w:r>
        <w:rPr>
          <w:noProof/>
        </w:rPr>
        <w:t xml:space="preserve"> it </w:t>
      </w:r>
      <w:r w:rsidR="00E83F44" w:rsidRPr="00E83F44">
        <w:rPr>
          <w:rStyle w:val="CodeInline"/>
        </w:rPr>
        <w:t>l</w:t>
      </w:r>
      <w:r w:rsidRPr="00E83F44">
        <w:rPr>
          <w:rStyle w:val="CodeInline"/>
        </w:rPr>
        <w:t>ight</w:t>
      </w:r>
      <w:r w:rsidR="00E83F44" w:rsidRPr="00E83F44">
        <w:rPr>
          <w:rStyle w:val="CodeInline"/>
        </w:rPr>
        <w:t>_r</w:t>
      </w:r>
      <w:r w:rsidRPr="00E83F44">
        <w:rPr>
          <w:rStyle w:val="CodeInline"/>
        </w:rPr>
        <w:t>endererable.js</w:t>
      </w:r>
      <w:r>
        <w:rPr>
          <w:noProof/>
        </w:rPr>
        <w:t xml:space="preserve">. </w:t>
      </w:r>
    </w:p>
    <w:p w14:paraId="02A9A8C6" w14:textId="713E3ECF" w:rsidR="00326F2E" w:rsidRDefault="00326F2E" w:rsidP="000D057D">
      <w:pPr>
        <w:pStyle w:val="NumList"/>
        <w:numPr>
          <w:ilvl w:val="0"/>
          <w:numId w:val="14"/>
        </w:numPr>
        <w:rPr>
          <w:rFonts w:hint="eastAsia"/>
          <w:noProof/>
        </w:rPr>
      </w:pPr>
      <w:del w:id="1501" w:author="Kelvin Sung" w:date="2021-05-20T17:47:00Z">
        <w:r w:rsidDel="00CB773E">
          <w:rPr>
            <w:noProof/>
          </w:rPr>
          <w:delText>Next,</w:delText>
        </w:r>
        <w:r w:rsidR="00E83F44" w:rsidDel="00CB773E">
          <w:rPr>
            <w:noProof/>
          </w:rPr>
          <w:delText xml:space="preserve"> create </w:delText>
        </w:r>
      </w:del>
      <w:ins w:id="1502" w:author="Kelvin Sung" w:date="2021-05-20T17:47:00Z">
        <w:r w:rsidR="00CB773E">
          <w:rPr>
            <w:noProof/>
          </w:rPr>
          <w:t xml:space="preserve">Define </w:t>
        </w:r>
      </w:ins>
      <w:del w:id="1503" w:author="Kelvin Sung" w:date="2021-05-20T17:48:00Z">
        <w:r w:rsidR="00E83F44" w:rsidDel="00CB773E">
          <w:rPr>
            <w:noProof/>
          </w:rPr>
          <w:delText xml:space="preserve">a </w:delText>
        </w:r>
      </w:del>
      <w:del w:id="1504" w:author="Kelvin Sung" w:date="2021-05-20T17:47:00Z">
        <w:r w:rsidR="00E83F44" w:rsidDel="00CB773E">
          <w:rPr>
            <w:noProof/>
          </w:rPr>
          <w:delText xml:space="preserve">new class called </w:delText>
        </w:r>
      </w:del>
      <w:ins w:id="1505" w:author="Kelvin Sung" w:date="2021-05-20T17:47:00Z">
        <w:r w:rsidR="00CB773E">
          <w:rPr>
            <w:noProof/>
          </w:rPr>
          <w:t xml:space="preserve">the </w:t>
        </w:r>
      </w:ins>
      <w:proofErr w:type="spellStart"/>
      <w:r w:rsidR="00E83F44" w:rsidRPr="00E83F44">
        <w:rPr>
          <w:rStyle w:val="CodeInline"/>
        </w:rPr>
        <w:t>LightRenderable</w:t>
      </w:r>
      <w:proofErr w:type="spellEnd"/>
      <w:r w:rsidR="00E83F44">
        <w:rPr>
          <w:rStyle w:val="CodeInline"/>
        </w:rPr>
        <w:t xml:space="preserve"> </w:t>
      </w:r>
      <w:del w:id="1506" w:author="Kelvin Sung" w:date="2021-05-20T17:48:00Z">
        <w:r w:rsidR="00E83F44" w:rsidRPr="000C429E" w:rsidDel="00CB773E">
          <w:delText xml:space="preserve">which </w:delText>
        </w:r>
      </w:del>
      <w:ins w:id="1507" w:author="Kelvin Sung" w:date="2021-05-20T17:48:00Z">
        <w:r w:rsidR="00CB773E">
          <w:t xml:space="preserve">class to </w:t>
        </w:r>
      </w:ins>
      <w:r w:rsidR="00E83F44" w:rsidRPr="000C429E">
        <w:t>extend</w:t>
      </w:r>
      <w:del w:id="1508" w:author="Kelvin Sung" w:date="2021-05-20T17:48:00Z">
        <w:r w:rsidR="00E83F44" w:rsidRPr="000C429E" w:rsidDel="00CB773E">
          <w:delText>s</w:delText>
        </w:r>
      </w:del>
      <w:r w:rsidR="000C429E">
        <w:rPr>
          <w:rStyle w:val="CodeInline"/>
        </w:rPr>
        <w:t xml:space="preserve"> </w:t>
      </w:r>
      <w:proofErr w:type="spellStart"/>
      <w:r w:rsidR="000C429E" w:rsidRPr="000C429E">
        <w:rPr>
          <w:rStyle w:val="CodeInline"/>
        </w:rPr>
        <w:t>SpriteAnimateRenderable</w:t>
      </w:r>
      <w:proofErr w:type="spellEnd"/>
      <w:del w:id="1509" w:author="Kelvin Sung" w:date="2021-05-20T17:48:00Z">
        <w:r w:rsidR="00E83F44" w:rsidDel="00CB773E">
          <w:rPr>
            <w:noProof/>
          </w:rPr>
          <w:delText xml:space="preserve"> </w:delText>
        </w:r>
      </w:del>
      <w:ins w:id="1510" w:author="Kelvin Sung" w:date="2021-05-20T17:48:00Z">
        <w:r w:rsidR="00CB773E">
          <w:rPr>
            <w:noProof/>
          </w:rPr>
          <w:t xml:space="preserve">, </w:t>
        </w:r>
      </w:ins>
      <w:ins w:id="1511" w:author="Kelvin Sung" w:date="2021-05-22T06:54:00Z">
        <w:r w:rsidR="00B77D04">
          <w:rPr>
            <w:noProof/>
          </w:rPr>
          <w:t xml:space="preserve">set the shader to reference the new </w:t>
        </w:r>
        <w:proofErr w:type="spellStart"/>
        <w:r w:rsidR="00B77D04" w:rsidRPr="00B77D04">
          <w:rPr>
            <w:rStyle w:val="CodeInline"/>
            <w:rFonts w:hint="eastAsia"/>
            <w:rPrChange w:id="1512" w:author="Kelvin Sung" w:date="2021-05-22T06:54:00Z">
              <w:rPr>
                <w:rFonts w:hint="eastAsia"/>
                <w:noProof/>
              </w:rPr>
            </w:rPrChange>
          </w:rPr>
          <w:t>LightShader</w:t>
        </w:r>
        <w:proofErr w:type="spellEnd"/>
        <w:r w:rsidR="00B77D04">
          <w:rPr>
            <w:noProof/>
          </w:rPr>
          <w:t xml:space="preserve"> and </w:t>
        </w:r>
      </w:ins>
      <w:del w:id="1513" w:author="Kelvin Sung" w:date="2021-05-20T17:48:00Z">
        <w:r w:rsidR="00E83F44" w:rsidDel="00CB773E">
          <w:rPr>
            <w:noProof/>
          </w:rPr>
          <w:delText>and</w:delText>
        </w:r>
        <w:r w:rsidDel="00CB773E">
          <w:rPr>
            <w:noProof/>
          </w:rPr>
          <w:delText xml:space="preserve"> add </w:delText>
        </w:r>
      </w:del>
      <w:ins w:id="1514" w:author="Kelvin Sung" w:date="2021-05-20T17:48:00Z">
        <w:r w:rsidR="00CB773E">
          <w:rPr>
            <w:noProof/>
          </w:rPr>
          <w:t xml:space="preserve">initialize </w:t>
        </w:r>
      </w:ins>
      <w:ins w:id="1515" w:author="Kelvin Sung" w:date="2021-05-20T17:49:00Z">
        <w:r w:rsidR="00CB773E">
          <w:rPr>
            <w:noProof/>
          </w:rPr>
          <w:t xml:space="preserve">a </w:t>
        </w:r>
        <w:r w:rsidR="00CB773E" w:rsidRPr="0033205B">
          <w:rPr>
            <w:rStyle w:val="CodeInline"/>
            <w:rFonts w:hint="eastAsia"/>
            <w:rPrChange w:id="1516" w:author="Kelvin Sung" w:date="2021-05-20T17:51:00Z">
              <w:rPr>
                <w:rFonts w:hint="eastAsia"/>
                <w:noProof/>
              </w:rPr>
            </w:rPrChange>
          </w:rPr>
          <w:t>Light</w:t>
        </w:r>
        <w:r w:rsidR="00CB773E">
          <w:rPr>
            <w:noProof/>
          </w:rPr>
          <w:t xml:space="preserve"> reference in the</w:t>
        </w:r>
      </w:ins>
      <w:ins w:id="1517" w:author="Kelvin Sung" w:date="2021-05-20T17:51:00Z">
        <w:r w:rsidR="0033205B">
          <w:rPr>
            <w:noProof/>
          </w:rPr>
          <w:t xml:space="preserve"> constructor</w:t>
        </w:r>
      </w:ins>
      <w:del w:id="1518" w:author="Kelvin Sung" w:date="2021-05-20T17:49:00Z">
        <w:r w:rsidDel="00CB773E">
          <w:rPr>
            <w:noProof/>
          </w:rPr>
          <w:delText xml:space="preserve">a </w:delText>
        </w:r>
      </w:del>
      <w:del w:id="1519" w:author="Kelvin Sung" w:date="2021-05-20T17:51:00Z">
        <w:r w:rsidRPr="00E83F44" w:rsidDel="0033205B">
          <w:rPr>
            <w:rStyle w:val="CodeInline"/>
          </w:rPr>
          <w:delText>constructor</w:delText>
        </w:r>
      </w:del>
      <w:del w:id="1520" w:author="Kelvin Sung" w:date="2021-05-20T17:50:00Z">
        <w:r w:rsidDel="00CB773E">
          <w:rPr>
            <w:noProof/>
          </w:rPr>
          <w:delText xml:space="preserve"> </w:delText>
        </w:r>
      </w:del>
      <w:ins w:id="1521" w:author="Kelvin Sung" w:date="2021-05-20T17:50:00Z">
        <w:r w:rsidR="00CB773E">
          <w:rPr>
            <w:noProof/>
          </w:rPr>
          <w:t xml:space="preserve">. This is the light that shines and illuminates the </w:t>
        </w:r>
        <w:proofErr w:type="spellStart"/>
        <w:r w:rsidR="00CB773E" w:rsidRPr="00CB773E">
          <w:rPr>
            <w:rStyle w:val="CodeInline"/>
            <w:rFonts w:hint="eastAsia"/>
            <w:rPrChange w:id="1522" w:author="Kelvin Sung" w:date="2021-05-20T17:51:00Z">
              <w:rPr>
                <w:rFonts w:hint="eastAsia"/>
                <w:noProof/>
              </w:rPr>
            </w:rPrChange>
          </w:rPr>
          <w:t>SpriteAnimateRenderable</w:t>
        </w:r>
        <w:proofErr w:type="spellEnd"/>
        <w:r w:rsidR="00CB773E">
          <w:rPr>
            <w:noProof/>
          </w:rPr>
          <w:t>.</w:t>
        </w:r>
      </w:ins>
      <w:ins w:id="1523" w:author="Kelvin Sung" w:date="2021-05-20T17:51:00Z">
        <w:r w:rsidR="00CB773E">
          <w:rPr>
            <w:noProof/>
          </w:rPr>
          <w:t xml:space="preserve"> Don’t foget to export the class.</w:t>
        </w:r>
      </w:ins>
      <w:del w:id="1524" w:author="Kelvin Sung" w:date="2021-05-20T17:51:00Z">
        <w:r w:rsidDel="00CB773E">
          <w:rPr>
            <w:noProof/>
          </w:rPr>
          <w:delText>to call the superclass’s constructor to set the corresponding light shader and to create a variable for the light that will illuminate this object.</w:delText>
        </w:r>
      </w:del>
    </w:p>
    <w:p w14:paraId="0A0227CD" w14:textId="77777777" w:rsidR="00E83F44" w:rsidRDefault="00E83F44" w:rsidP="00E83F44">
      <w:pPr>
        <w:pStyle w:val="Code"/>
        <w:rPr>
          <w:rFonts w:hint="eastAsia"/>
        </w:rPr>
      </w:pPr>
      <w:r>
        <w:t>import SpriteAnimateRenderable from "./sprite_animate_renderable.js";</w:t>
      </w:r>
    </w:p>
    <w:p w14:paraId="0FBD8EC9" w14:textId="77777777" w:rsidR="00E83F44" w:rsidRDefault="00E83F44" w:rsidP="00E83F44">
      <w:pPr>
        <w:pStyle w:val="Code"/>
        <w:rPr>
          <w:rFonts w:hint="eastAsia"/>
        </w:rPr>
      </w:pPr>
      <w:r>
        <w:t>import * as defaultShaders from "../core/shader_resources.js";</w:t>
      </w:r>
    </w:p>
    <w:p w14:paraId="2999E03F" w14:textId="77777777" w:rsidR="00E83F44" w:rsidRDefault="00E83F44" w:rsidP="00E83F44">
      <w:pPr>
        <w:pStyle w:val="Code"/>
        <w:rPr>
          <w:rFonts w:hint="eastAsia"/>
        </w:rPr>
      </w:pPr>
    </w:p>
    <w:p w14:paraId="0F3C9CDE" w14:textId="77777777" w:rsidR="00E83F44" w:rsidRDefault="00E83F44" w:rsidP="00E83F44">
      <w:pPr>
        <w:pStyle w:val="Code"/>
        <w:rPr>
          <w:rFonts w:hint="eastAsia"/>
        </w:rPr>
      </w:pPr>
      <w:r>
        <w:t>class LightRenderable extends SpriteAnimateRenderable {</w:t>
      </w:r>
    </w:p>
    <w:p w14:paraId="235AAB2B" w14:textId="77777777" w:rsidR="00E83F44" w:rsidRDefault="00E83F44" w:rsidP="00E83F44">
      <w:pPr>
        <w:pStyle w:val="Code"/>
        <w:rPr>
          <w:rFonts w:hint="eastAsia"/>
        </w:rPr>
      </w:pPr>
    </w:p>
    <w:p w14:paraId="68656523" w14:textId="77777777" w:rsidR="00E83F44" w:rsidRDefault="00E83F44" w:rsidP="00E83F44">
      <w:pPr>
        <w:pStyle w:val="Code"/>
        <w:rPr>
          <w:rFonts w:hint="eastAsia"/>
        </w:rPr>
      </w:pPr>
      <w:r>
        <w:t xml:space="preserve">    constructor(myTexture) {</w:t>
      </w:r>
    </w:p>
    <w:p w14:paraId="14E5EBB9" w14:textId="77777777" w:rsidR="00E83F44" w:rsidRDefault="00E83F44" w:rsidP="00E83F44">
      <w:pPr>
        <w:pStyle w:val="Code"/>
        <w:rPr>
          <w:rFonts w:hint="eastAsia"/>
        </w:rPr>
      </w:pPr>
      <w:r>
        <w:t xml:space="preserve">        super(myTexture);</w:t>
      </w:r>
    </w:p>
    <w:p w14:paraId="5390E349" w14:textId="77777777" w:rsidR="00E83F44" w:rsidRDefault="00E83F44" w:rsidP="00E83F44">
      <w:pPr>
        <w:pStyle w:val="Code"/>
        <w:rPr>
          <w:rFonts w:hint="eastAsia"/>
        </w:rPr>
      </w:pPr>
      <w:r>
        <w:t xml:space="preserve">        super._setShader(defaultShaders.getLightShader());</w:t>
      </w:r>
    </w:p>
    <w:p w14:paraId="786C4181" w14:textId="77777777" w:rsidR="00E83F44" w:rsidRDefault="00E83F44" w:rsidP="00E83F44">
      <w:pPr>
        <w:pStyle w:val="Code"/>
        <w:rPr>
          <w:rFonts w:hint="eastAsia"/>
        </w:rPr>
      </w:pPr>
    </w:p>
    <w:p w14:paraId="6C19F7D5" w14:textId="77777777" w:rsidR="00E83F44" w:rsidRDefault="00E83F44" w:rsidP="00E83F44">
      <w:pPr>
        <w:pStyle w:val="Code"/>
        <w:rPr>
          <w:rFonts w:hint="eastAsia"/>
        </w:rPr>
      </w:pPr>
      <w:r>
        <w:t xml:space="preserve">        // here is the light source</w:t>
      </w:r>
    </w:p>
    <w:p w14:paraId="3B459DE4" w14:textId="77777777" w:rsidR="00E83F44" w:rsidRDefault="00E83F44" w:rsidP="00E83F44">
      <w:pPr>
        <w:pStyle w:val="Code"/>
        <w:rPr>
          <w:rFonts w:hint="eastAsia"/>
        </w:rPr>
      </w:pPr>
      <w:r>
        <w:t xml:space="preserve">        this.mLight = null;</w:t>
      </w:r>
    </w:p>
    <w:p w14:paraId="78C702E0" w14:textId="77777777" w:rsidR="00E83F44" w:rsidRDefault="00E83F44" w:rsidP="00E83F44">
      <w:pPr>
        <w:pStyle w:val="Code"/>
        <w:rPr>
          <w:rFonts w:hint="eastAsia"/>
        </w:rPr>
      </w:pPr>
      <w:r>
        <w:t xml:space="preserve">    }</w:t>
      </w:r>
    </w:p>
    <w:p w14:paraId="05C63D6B" w14:textId="77777777" w:rsidR="00E83F44" w:rsidRDefault="00E83F44" w:rsidP="00E83F44">
      <w:pPr>
        <w:pStyle w:val="Code"/>
        <w:rPr>
          <w:rFonts w:hint="eastAsia"/>
        </w:rPr>
      </w:pPr>
    </w:p>
    <w:p w14:paraId="61CAE670" w14:textId="1515C57E" w:rsidR="00E83F44" w:rsidRDefault="000C429E" w:rsidP="00E83F44">
      <w:pPr>
        <w:pStyle w:val="Code"/>
        <w:rPr>
          <w:rFonts w:hint="eastAsia"/>
        </w:rPr>
      </w:pPr>
      <w:r>
        <w:t xml:space="preserve">    </w:t>
      </w:r>
      <w:r w:rsidRPr="000C429E">
        <w:t>... implementation to follow …</w:t>
      </w:r>
    </w:p>
    <w:p w14:paraId="7F4624BF" w14:textId="77777777" w:rsidR="000C429E" w:rsidRDefault="000C429E" w:rsidP="00E83F44">
      <w:pPr>
        <w:pStyle w:val="Code"/>
        <w:rPr>
          <w:rFonts w:hint="eastAsia"/>
        </w:rPr>
      </w:pPr>
    </w:p>
    <w:p w14:paraId="6215FB2A" w14:textId="77777777" w:rsidR="00E83F44" w:rsidRDefault="00E83F44" w:rsidP="00E83F44">
      <w:pPr>
        <w:pStyle w:val="Code"/>
        <w:rPr>
          <w:rFonts w:hint="eastAsia"/>
        </w:rPr>
      </w:pPr>
      <w:r>
        <w:lastRenderedPageBreak/>
        <w:t>}</w:t>
      </w:r>
    </w:p>
    <w:p w14:paraId="005155C0" w14:textId="68BE2F9E" w:rsidR="00E83F44" w:rsidDel="00CB773E" w:rsidRDefault="00E83F44" w:rsidP="00E83F44">
      <w:pPr>
        <w:pStyle w:val="Code"/>
        <w:rPr>
          <w:del w:id="1525" w:author="Kelvin Sung" w:date="2021-05-20T17:49:00Z"/>
          <w:rFonts w:hint="eastAsia"/>
        </w:rPr>
      </w:pPr>
    </w:p>
    <w:p w14:paraId="21E38B81" w14:textId="4B5351E9" w:rsidR="00E83F44" w:rsidRDefault="00E83F44" w:rsidP="00E83F44">
      <w:pPr>
        <w:pStyle w:val="Code"/>
        <w:rPr>
          <w:rFonts w:hint="eastAsia"/>
        </w:rPr>
      </w:pPr>
      <w:r>
        <w:t>export default LightRenderable;</w:t>
      </w:r>
    </w:p>
    <w:p w14:paraId="270C6B3D" w14:textId="5E6510E0" w:rsidR="00326F2E" w:rsidDel="00FD1138" w:rsidRDefault="00326F2E" w:rsidP="000D057D">
      <w:pPr>
        <w:pStyle w:val="NumList"/>
        <w:numPr>
          <w:ilvl w:val="0"/>
          <w:numId w:val="14"/>
        </w:numPr>
        <w:rPr>
          <w:del w:id="1526" w:author="Kelvin Sung" w:date="2021-05-20T17:56:00Z"/>
          <w:rFonts w:hint="eastAsia"/>
          <w:noProof/>
        </w:rPr>
      </w:pPr>
      <w:del w:id="1527" w:author="Kelvin Sung" w:date="2021-05-20T17:52:00Z">
        <w:r w:rsidRPr="00326F2E" w:rsidDel="0059027C">
          <w:rPr>
            <w:noProof/>
          </w:rPr>
          <w:delText xml:space="preserve">Add </w:delText>
        </w:r>
      </w:del>
      <w:ins w:id="1528" w:author="Kelvin Sung" w:date="2021-05-20T17:52:00Z">
        <w:r w:rsidR="0059027C">
          <w:rPr>
            <w:noProof/>
          </w:rPr>
          <w:t>Define</w:t>
        </w:r>
        <w:r w:rsidR="0059027C" w:rsidRPr="00326F2E">
          <w:rPr>
            <w:noProof/>
          </w:rPr>
          <w:t xml:space="preserve"> </w:t>
        </w:r>
      </w:ins>
      <w:r w:rsidRPr="00326F2E">
        <w:rPr>
          <w:noProof/>
        </w:rPr>
        <w:t xml:space="preserve">a </w:t>
      </w:r>
      <w:r w:rsidRPr="000C429E">
        <w:rPr>
          <w:rStyle w:val="CodeInline"/>
        </w:rPr>
        <w:t>draw</w:t>
      </w:r>
      <w:r w:rsidRPr="00326F2E">
        <w:rPr>
          <w:noProof/>
        </w:rPr>
        <w:t xml:space="preserve"> function </w:t>
      </w:r>
      <w:ins w:id="1529" w:author="Kelvin Sung" w:date="2021-05-20T17:52:00Z">
        <w:r w:rsidR="0059027C">
          <w:rPr>
            <w:noProof/>
          </w:rPr>
          <w:t xml:space="preserve">to </w:t>
        </w:r>
      </w:ins>
      <w:del w:id="1530" w:author="Kelvin Sung" w:date="2021-05-20T17:52:00Z">
        <w:r w:rsidRPr="00326F2E" w:rsidDel="0059027C">
          <w:rPr>
            <w:noProof/>
          </w:rPr>
          <w:delText xml:space="preserve">that </w:delText>
        </w:r>
      </w:del>
      <w:r w:rsidRPr="00326F2E">
        <w:rPr>
          <w:noProof/>
        </w:rPr>
        <w:t>pass</w:t>
      </w:r>
      <w:del w:id="1531" w:author="Kelvin Sung" w:date="2021-05-20T17:52:00Z">
        <w:r w:rsidRPr="00326F2E" w:rsidDel="0059027C">
          <w:rPr>
            <w:noProof/>
          </w:rPr>
          <w:delText>es</w:delText>
        </w:r>
      </w:del>
      <w:r w:rsidRPr="00326F2E">
        <w:rPr>
          <w:noProof/>
        </w:rPr>
        <w:t xml:space="preserve"> the illuminating light source to the </w:t>
      </w:r>
      <w:proofErr w:type="spellStart"/>
      <w:r w:rsidRPr="000C429E">
        <w:rPr>
          <w:rStyle w:val="CodeInline"/>
        </w:rPr>
        <w:t>LightShader</w:t>
      </w:r>
      <w:proofErr w:type="spellEnd"/>
      <w:r w:rsidRPr="00326F2E">
        <w:rPr>
          <w:noProof/>
        </w:rPr>
        <w:t xml:space="preserve"> </w:t>
      </w:r>
      <w:ins w:id="1532" w:author="Kelvin Sung" w:date="2021-05-20T17:52:00Z">
        <w:r w:rsidR="0059027C">
          <w:rPr>
            <w:noProof/>
          </w:rPr>
          <w:t xml:space="preserve">before invoking the superclass </w:t>
        </w:r>
        <w:proofErr w:type="gramStart"/>
        <w:r w:rsidR="0059027C" w:rsidRPr="0059027C">
          <w:rPr>
            <w:rStyle w:val="CodeInline"/>
            <w:rFonts w:hint="eastAsia"/>
            <w:rPrChange w:id="1533" w:author="Kelvin Sung" w:date="2021-05-20T17:52:00Z">
              <w:rPr>
                <w:rFonts w:hint="eastAsia"/>
                <w:noProof/>
              </w:rPr>
            </w:rPrChange>
          </w:rPr>
          <w:t>draw(</w:t>
        </w:r>
        <w:proofErr w:type="gramEnd"/>
        <w:r w:rsidR="0059027C" w:rsidRPr="0059027C">
          <w:rPr>
            <w:rStyle w:val="CodeInline"/>
            <w:rFonts w:hint="eastAsia"/>
            <w:rPrChange w:id="1534" w:author="Kelvin Sung" w:date="2021-05-20T17:52:00Z">
              <w:rPr>
                <w:rFonts w:hint="eastAsia"/>
                <w:noProof/>
              </w:rPr>
            </w:rPrChange>
          </w:rPr>
          <w:t>)</w:t>
        </w:r>
        <w:r w:rsidR="0059027C">
          <w:rPr>
            <w:noProof/>
          </w:rPr>
          <w:t xml:space="preserve"> function</w:t>
        </w:r>
      </w:ins>
      <w:ins w:id="1535" w:author="Kelvin Sung" w:date="2021-05-22T06:55:00Z">
        <w:r w:rsidR="00614D89">
          <w:rPr>
            <w:noProof/>
          </w:rPr>
          <w:t xml:space="preserve"> to complete the drawing</w:t>
        </w:r>
      </w:ins>
      <w:ins w:id="1536" w:author="Kelvin Sung" w:date="2021-05-20T17:52:00Z">
        <w:r w:rsidR="0059027C">
          <w:rPr>
            <w:noProof/>
          </w:rPr>
          <w:t xml:space="preserve">. </w:t>
        </w:r>
      </w:ins>
      <w:del w:id="1537" w:author="Kelvin Sung" w:date="2021-05-20T17:52:00Z">
        <w:r w:rsidRPr="00326F2E" w:rsidDel="0059027C">
          <w:rPr>
            <w:noProof/>
          </w:rPr>
          <w:delText>object for communicating with the GLSL fragment shader.</w:delText>
        </w:r>
      </w:del>
    </w:p>
    <w:p w14:paraId="59F857A6" w14:textId="77777777" w:rsidR="00FD1138" w:rsidRDefault="000C429E" w:rsidP="000D057D">
      <w:pPr>
        <w:pStyle w:val="NumList"/>
        <w:numPr>
          <w:ilvl w:val="0"/>
          <w:numId w:val="14"/>
        </w:numPr>
        <w:rPr>
          <w:ins w:id="1538" w:author="Kelvin Sung" w:date="2021-05-20T17:56:00Z"/>
          <w:rFonts w:hint="eastAsia"/>
          <w:noProof/>
        </w:rPr>
      </w:pPr>
      <w:del w:id="1539" w:author="Kelvin Sung" w:date="2021-05-20T17:56:00Z">
        <w:r w:rsidDel="00FD1138">
          <w:delText xml:space="preserve">    </w:delText>
        </w:r>
      </w:del>
    </w:p>
    <w:p w14:paraId="796786F8" w14:textId="27477451" w:rsidR="000C429E" w:rsidDel="00FD1138" w:rsidRDefault="000C429E" w:rsidP="000C429E">
      <w:pPr>
        <w:pStyle w:val="Code"/>
        <w:rPr>
          <w:del w:id="1540" w:author="Kelvin Sung" w:date="2021-05-20T17:56:00Z"/>
          <w:rFonts w:hint="eastAsia"/>
        </w:rPr>
      </w:pPr>
      <w:r>
        <w:t>draw(camera) {</w:t>
      </w:r>
    </w:p>
    <w:p w14:paraId="1A9821C0" w14:textId="77777777" w:rsidR="00FD1138" w:rsidRDefault="000C429E" w:rsidP="000C429E">
      <w:pPr>
        <w:pStyle w:val="Code"/>
        <w:rPr>
          <w:ins w:id="1541" w:author="Kelvin Sung" w:date="2021-05-20T17:56:00Z"/>
          <w:rFonts w:hint="eastAsia"/>
        </w:rPr>
      </w:pPr>
      <w:del w:id="1542" w:author="Kelvin Sung" w:date="2021-05-20T17:56:00Z">
        <w:r w:rsidDel="00FD1138">
          <w:delText xml:space="preserve">    </w:delText>
        </w:r>
      </w:del>
    </w:p>
    <w:p w14:paraId="13B1DF58" w14:textId="59538E47" w:rsidR="000C429E" w:rsidDel="00FD1138" w:rsidRDefault="000C429E" w:rsidP="000C429E">
      <w:pPr>
        <w:pStyle w:val="Code"/>
        <w:rPr>
          <w:del w:id="1543" w:author="Kelvin Sung" w:date="2021-05-20T17:56:00Z"/>
          <w:rFonts w:hint="eastAsia"/>
        </w:rPr>
      </w:pPr>
      <w:r>
        <w:t xml:space="preserve">    this.mShader.setCameraAndLight(camera, this.mLight);</w:t>
      </w:r>
    </w:p>
    <w:p w14:paraId="3435F951" w14:textId="77777777" w:rsidR="00FD1138" w:rsidRDefault="000C429E" w:rsidP="000C429E">
      <w:pPr>
        <w:pStyle w:val="Code"/>
        <w:rPr>
          <w:ins w:id="1544" w:author="Kelvin Sung" w:date="2021-05-20T17:56:00Z"/>
          <w:rFonts w:hint="eastAsia"/>
        </w:rPr>
      </w:pPr>
      <w:del w:id="1545" w:author="Kelvin Sung" w:date="2021-05-20T17:56:00Z">
        <w:r w:rsidDel="00FD1138">
          <w:delText xml:space="preserve">    </w:delText>
        </w:r>
      </w:del>
    </w:p>
    <w:p w14:paraId="29D1E134" w14:textId="15AA6BF9" w:rsidR="000C429E" w:rsidDel="00FD1138" w:rsidRDefault="000C429E" w:rsidP="000C429E">
      <w:pPr>
        <w:pStyle w:val="Code"/>
        <w:rPr>
          <w:del w:id="1546" w:author="Kelvin Sung" w:date="2021-05-20T17:56:00Z"/>
          <w:rFonts w:hint="eastAsia"/>
        </w:rPr>
      </w:pPr>
      <w:r>
        <w:t xml:space="preserve">    super.draw(camera);</w:t>
      </w:r>
    </w:p>
    <w:p w14:paraId="14A5B974" w14:textId="77777777" w:rsidR="00FD1138" w:rsidRDefault="000C429E" w:rsidP="000C429E">
      <w:pPr>
        <w:pStyle w:val="Code"/>
        <w:rPr>
          <w:ins w:id="1547" w:author="Kelvin Sung" w:date="2021-05-20T17:56:00Z"/>
          <w:rFonts w:hint="eastAsia"/>
        </w:rPr>
      </w:pPr>
      <w:del w:id="1548" w:author="Kelvin Sung" w:date="2021-05-20T17:56:00Z">
        <w:r w:rsidDel="00FD1138">
          <w:delText xml:space="preserve">    </w:delText>
        </w:r>
      </w:del>
    </w:p>
    <w:p w14:paraId="73B93E23" w14:textId="45FCF73D" w:rsidR="000C429E" w:rsidRDefault="000C429E" w:rsidP="000C429E">
      <w:pPr>
        <w:pStyle w:val="Code"/>
        <w:rPr>
          <w:rFonts w:hint="eastAsia"/>
        </w:rPr>
      </w:pPr>
      <w:r>
        <w:t>}</w:t>
      </w:r>
    </w:p>
    <w:p w14:paraId="07002084" w14:textId="77777777" w:rsidR="000C429E" w:rsidRPr="00326F2E" w:rsidRDefault="000C429E" w:rsidP="000C429E">
      <w:pPr>
        <w:pStyle w:val="Code"/>
        <w:rPr>
          <w:rFonts w:hint="eastAsia"/>
        </w:rPr>
      </w:pPr>
    </w:p>
    <w:p w14:paraId="137CFE2C" w14:textId="4C8BAAB0" w:rsidR="00326F2E" w:rsidDel="001D7721" w:rsidRDefault="00326F2E" w:rsidP="000D057D">
      <w:pPr>
        <w:pStyle w:val="NumList"/>
        <w:numPr>
          <w:ilvl w:val="0"/>
          <w:numId w:val="14"/>
        </w:numPr>
        <w:rPr>
          <w:del w:id="1549" w:author="Kelvin Sung" w:date="2021-05-20T17:57:00Z"/>
          <w:rFonts w:hint="eastAsia"/>
          <w:noProof/>
        </w:rPr>
      </w:pPr>
      <w:r w:rsidRPr="00326F2E">
        <w:rPr>
          <w:noProof/>
        </w:rPr>
        <w:t>Lastly, simply add the support to get and set the light</w:t>
      </w:r>
      <w:del w:id="1550" w:author="Kelvin Sung" w:date="2021-05-22T06:55:00Z">
        <w:r w:rsidRPr="00326F2E" w:rsidDel="00614D89">
          <w:rPr>
            <w:noProof/>
          </w:rPr>
          <w:delText>, as shown in the following code:</w:delText>
        </w:r>
      </w:del>
      <w:ins w:id="1551" w:author="Kelvin Sung" w:date="2021-05-22T06:55:00Z">
        <w:r w:rsidR="00614D89">
          <w:rPr>
            <w:noProof/>
          </w:rPr>
          <w:t>.</w:t>
        </w:r>
      </w:ins>
    </w:p>
    <w:p w14:paraId="4B26F87A" w14:textId="77777777" w:rsidR="001D7721" w:rsidRDefault="000C429E" w:rsidP="000D057D">
      <w:pPr>
        <w:pStyle w:val="NumList"/>
        <w:numPr>
          <w:ilvl w:val="0"/>
          <w:numId w:val="14"/>
        </w:numPr>
        <w:rPr>
          <w:ins w:id="1552" w:author="Kelvin Sung" w:date="2021-05-20T17:57:00Z"/>
          <w:rFonts w:hint="eastAsia"/>
          <w:noProof/>
        </w:rPr>
      </w:pPr>
      <w:del w:id="1553" w:author="Kelvin Sung" w:date="2021-05-20T17:57:00Z">
        <w:r w:rsidDel="001D7721">
          <w:delText xml:space="preserve">    </w:delText>
        </w:r>
      </w:del>
    </w:p>
    <w:p w14:paraId="090CC34E" w14:textId="311745C6" w:rsidR="000C429E" w:rsidDel="001D7721" w:rsidRDefault="000C429E" w:rsidP="000C429E">
      <w:pPr>
        <w:pStyle w:val="Code"/>
        <w:rPr>
          <w:del w:id="1554" w:author="Kelvin Sung" w:date="2021-05-20T17:57:00Z"/>
          <w:rFonts w:hint="eastAsia"/>
        </w:rPr>
      </w:pPr>
      <w:r>
        <w:t>getLight() {</w:t>
      </w:r>
    </w:p>
    <w:p w14:paraId="49AD4AFF" w14:textId="00B390AF" w:rsidR="000C429E" w:rsidDel="001D7721" w:rsidRDefault="000C429E" w:rsidP="000C429E">
      <w:pPr>
        <w:pStyle w:val="Code"/>
        <w:rPr>
          <w:del w:id="1555" w:author="Kelvin Sung" w:date="2021-05-20T17:57:00Z"/>
          <w:rFonts w:hint="eastAsia"/>
        </w:rPr>
      </w:pPr>
      <w:del w:id="1556" w:author="Kelvin Sung" w:date="2021-05-20T17:57:00Z">
        <w:r w:rsidDel="001D7721">
          <w:delText xml:space="preserve">    </w:delText>
        </w:r>
      </w:del>
      <w:del w:id="1557" w:author="Kelvin Sung" w:date="2021-05-22T06:55:00Z">
        <w:r w:rsidDel="00614D89">
          <w:delText xml:space="preserve">   </w:delText>
        </w:r>
      </w:del>
      <w:r>
        <w:t xml:space="preserve"> return this.mLight;</w:t>
      </w:r>
    </w:p>
    <w:p w14:paraId="1822F34D" w14:textId="4E67DBFC" w:rsidR="000C429E" w:rsidDel="001D7721" w:rsidRDefault="000C429E" w:rsidP="000C429E">
      <w:pPr>
        <w:pStyle w:val="Code"/>
        <w:rPr>
          <w:del w:id="1558" w:author="Kelvin Sung" w:date="2021-05-20T17:57:00Z"/>
          <w:rFonts w:hint="eastAsia"/>
        </w:rPr>
      </w:pPr>
      <w:del w:id="1559" w:author="Kelvin Sung" w:date="2021-05-20T17:57:00Z">
        <w:r w:rsidDel="001D7721">
          <w:delText xml:space="preserve">    </w:delText>
        </w:r>
      </w:del>
      <w:ins w:id="1560" w:author="Kelvin Sung" w:date="2021-05-22T06:55:00Z">
        <w:r w:rsidR="00614D89">
          <w:t xml:space="preserve"> </w:t>
        </w:r>
      </w:ins>
      <w:r>
        <w:t>}</w:t>
      </w:r>
    </w:p>
    <w:p w14:paraId="5CD9EA3E" w14:textId="77777777" w:rsidR="001D7721" w:rsidRDefault="000C429E" w:rsidP="000C429E">
      <w:pPr>
        <w:pStyle w:val="Code"/>
        <w:rPr>
          <w:ins w:id="1561" w:author="Kelvin Sung" w:date="2021-05-20T17:57:00Z"/>
          <w:rFonts w:hint="eastAsia"/>
        </w:rPr>
      </w:pPr>
      <w:del w:id="1562" w:author="Kelvin Sung" w:date="2021-05-20T17:57:00Z">
        <w:r w:rsidDel="001D7721">
          <w:delText xml:space="preserve">    </w:delText>
        </w:r>
      </w:del>
    </w:p>
    <w:p w14:paraId="0FDCA293" w14:textId="2EFC234B" w:rsidR="000C429E" w:rsidDel="001D7721" w:rsidRDefault="000C429E" w:rsidP="000C429E">
      <w:pPr>
        <w:pStyle w:val="Code"/>
        <w:rPr>
          <w:del w:id="1563" w:author="Kelvin Sung" w:date="2021-05-20T17:57:00Z"/>
          <w:rFonts w:hint="eastAsia"/>
        </w:rPr>
      </w:pPr>
      <w:r>
        <w:t>addLight(l) {</w:t>
      </w:r>
    </w:p>
    <w:p w14:paraId="1E558D76" w14:textId="36CD8FA5" w:rsidR="000C429E" w:rsidDel="001D7721" w:rsidRDefault="000C429E" w:rsidP="000C429E">
      <w:pPr>
        <w:pStyle w:val="Code"/>
        <w:rPr>
          <w:del w:id="1564" w:author="Kelvin Sung" w:date="2021-05-20T17:57:00Z"/>
          <w:rFonts w:hint="eastAsia"/>
        </w:rPr>
      </w:pPr>
      <w:del w:id="1565" w:author="Kelvin Sung" w:date="2021-05-20T17:57:00Z">
        <w:r w:rsidDel="001D7721">
          <w:delText xml:space="preserve">    </w:delText>
        </w:r>
      </w:del>
      <w:del w:id="1566" w:author="Kelvin Sung" w:date="2021-05-22T06:55:00Z">
        <w:r w:rsidDel="00614D89">
          <w:delText xml:space="preserve">   </w:delText>
        </w:r>
      </w:del>
      <w:r>
        <w:t xml:space="preserve"> this.mLight = l;</w:t>
      </w:r>
    </w:p>
    <w:p w14:paraId="5320BA36" w14:textId="6EE7F9DD" w:rsidR="000C429E" w:rsidRDefault="000C429E" w:rsidP="000C429E">
      <w:pPr>
        <w:pStyle w:val="Code"/>
        <w:rPr>
          <w:ins w:id="1567" w:author="Kelvin Sung" w:date="2021-05-22T08:09:00Z"/>
          <w:rFonts w:hint="eastAsia"/>
        </w:rPr>
      </w:pPr>
      <w:del w:id="1568" w:author="Kelvin Sung" w:date="2021-05-20T17:57:00Z">
        <w:r w:rsidDel="001D7721">
          <w:delText xml:space="preserve">    </w:delText>
        </w:r>
      </w:del>
      <w:ins w:id="1569" w:author="Kelvin Sung" w:date="2021-05-22T06:55:00Z">
        <w:r w:rsidR="00614D89">
          <w:t xml:space="preserve"> </w:t>
        </w:r>
      </w:ins>
      <w:r>
        <w:t>}</w:t>
      </w:r>
    </w:p>
    <w:p w14:paraId="546983FA" w14:textId="6300E78E" w:rsidR="003B6073" w:rsidDel="003B6073" w:rsidRDefault="00F138DE">
      <w:pPr>
        <w:pStyle w:val="BodyTextCont"/>
        <w:rPr>
          <w:del w:id="1570" w:author="Kelvin Sung" w:date="2021-05-22T08:09:00Z"/>
          <w:rFonts w:hint="eastAsia"/>
        </w:rPr>
        <w:pPrChange w:id="1571" w:author="Kelvin Sung" w:date="2021-05-22T08:09:00Z">
          <w:pPr>
            <w:pStyle w:val="Code"/>
          </w:pPr>
        </w:pPrChange>
      </w:pPr>
      <w:ins w:id="1572" w:author="Kelvin Sung" w:date="2021-05-22T18:20:00Z">
        <w:r>
          <w:t>Before moving on</w:t>
        </w:r>
      </w:ins>
      <w:ins w:id="1573" w:author="Kelvin Sung" w:date="2021-05-22T08:09:00Z">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ins>
    </w:p>
    <w:p w14:paraId="0467DDB6" w14:textId="77777777" w:rsidR="000C429E" w:rsidRPr="00326F2E" w:rsidRDefault="000C429E">
      <w:pPr>
        <w:pStyle w:val="BodyTextCont"/>
        <w:rPr>
          <w:rFonts w:hint="eastAsia"/>
        </w:rPr>
        <w:pPrChange w:id="1574" w:author="Kelvin Sung" w:date="2021-05-22T08:09:00Z">
          <w:pPr>
            <w:pStyle w:val="Code"/>
          </w:pPr>
        </w:pPrChange>
      </w:pPr>
    </w:p>
    <w:p w14:paraId="570B0A40" w14:textId="77777777" w:rsidR="00326F2E" w:rsidRDefault="00326F2E" w:rsidP="00326F2E">
      <w:pPr>
        <w:pStyle w:val="Heading3"/>
        <w:rPr>
          <w:noProof/>
        </w:rPr>
      </w:pPr>
      <w:r>
        <w:rPr>
          <w:noProof/>
        </w:rPr>
        <w:t>Defining a Default LightShader Instance</w:t>
      </w:r>
    </w:p>
    <w:p w14:paraId="786253A4" w14:textId="0ADCDD16" w:rsidR="00C11838" w:rsidRDefault="00C11838" w:rsidP="00326F2E">
      <w:pPr>
        <w:pStyle w:val="BodyTextFirst"/>
        <w:rPr>
          <w:ins w:id="1575" w:author="Kelvin Sung" w:date="2021-05-22T07:04:00Z"/>
          <w:rFonts w:hint="eastAsia"/>
          <w:noProof/>
        </w:rPr>
      </w:pPr>
      <w:ins w:id="1576" w:author="Kelvin Sung" w:date="2021-05-22T07:06:00Z">
        <w:r>
          <w:rPr>
            <w:noProof/>
          </w:rPr>
          <w:t xml:space="preserve">As </w:t>
        </w:r>
      </w:ins>
      <w:ins w:id="1577" w:author="Kelvin Sung" w:date="2021-05-22T07:02:00Z">
        <w:r>
          <w:rPr>
            <w:noProof/>
          </w:rPr>
          <w:t>dis</w:t>
        </w:r>
      </w:ins>
      <w:ins w:id="1578" w:author="Kelvin Sung" w:date="2021-05-22T07:03:00Z">
        <w:r>
          <w:rPr>
            <w:noProof/>
          </w:rPr>
          <w:t>cuss</w:t>
        </w:r>
      </w:ins>
      <w:ins w:id="1579" w:author="Kelvin Sung" w:date="2021-05-22T07:06:00Z">
        <w:r>
          <w:rPr>
            <w:noProof/>
          </w:rPr>
          <w:t>ed</w:t>
        </w:r>
      </w:ins>
      <w:ins w:id="1580" w:author="Kelvin Sung" w:date="2021-05-22T07:02:00Z">
        <w:r>
          <w:rPr>
            <w:noProof/>
          </w:rPr>
          <w:t xml:space="preserve"> when </w:t>
        </w:r>
      </w:ins>
      <w:ins w:id="1581" w:author="Kelvin Sung" w:date="2021-05-22T07:03:00Z">
        <w:r>
          <w:rPr>
            <w:noProof/>
          </w:rPr>
          <w:t>you first defined</w:t>
        </w:r>
      </w:ins>
      <w:ins w:id="1582" w:author="Kelvin Sung" w:date="2021-05-22T07:02:00Z">
        <w:r>
          <w:rPr>
            <w:noProof/>
          </w:rPr>
          <w:t xml:space="preserve"> </w:t>
        </w:r>
        <w:proofErr w:type="spellStart"/>
        <w:r w:rsidRPr="00C11838">
          <w:rPr>
            <w:rStyle w:val="CodeInline"/>
            <w:rFonts w:hint="eastAsia"/>
            <w:rPrChange w:id="1583" w:author="Kelvin Sung" w:date="2021-05-22T07:02:00Z">
              <w:rPr>
                <w:rFonts w:hint="eastAsia"/>
                <w:noProof/>
              </w:rPr>
            </w:rPrChange>
          </w:rPr>
          <w:t>TextureShader</w:t>
        </w:r>
        <w:proofErr w:type="spellEnd"/>
        <w:r>
          <w:rPr>
            <w:noProof/>
          </w:rPr>
          <w:t xml:space="preserve"> (</w:t>
        </w:r>
      </w:ins>
      <w:ins w:id="1584" w:author="Kelvin Sung" w:date="2021-05-22T07:01:00Z">
        <w:r>
          <w:rPr>
            <w:noProof/>
          </w:rPr>
          <w:t>Chapter 5</w:t>
        </w:r>
      </w:ins>
      <w:ins w:id="1585" w:author="Kelvin Sung" w:date="2021-05-22T07:02:00Z">
        <w:r>
          <w:rPr>
            <w:noProof/>
          </w:rPr>
          <w:t>)</w:t>
        </w:r>
      </w:ins>
      <w:ins w:id="1586" w:author="Kelvin Sung" w:date="2021-05-22T07:04:00Z">
        <w:r>
          <w:rPr>
            <w:noProof/>
          </w:rPr>
          <w:t>,</w:t>
        </w:r>
      </w:ins>
      <w:ins w:id="1587" w:author="Kelvin Sung" w:date="2021-05-22T07:01:00Z">
        <w:r>
          <w:rPr>
            <w:noProof/>
          </w:rPr>
          <w:t xml:space="preserve"> </w:t>
        </w:r>
      </w:ins>
      <w:ins w:id="1588" w:author="Kelvin Sung" w:date="2021-05-22T07:04:00Z">
        <w:r>
          <w:rPr>
            <w:noProof/>
          </w:rPr>
          <w:t>in t</w:t>
        </w:r>
      </w:ins>
      <w:ins w:id="1589" w:author="Kelvin Sung" w:date="2021-05-22T07:05:00Z">
        <w:r>
          <w:rPr>
            <w:noProof/>
          </w:rPr>
          <w:t xml:space="preserve">he entire engine </w:t>
        </w:r>
      </w:ins>
      <w:ins w:id="1590" w:author="Kelvin Sung" w:date="2021-05-22T07:04:00Z">
        <w:r>
          <w:rPr>
            <w:noProof/>
          </w:rPr>
          <w:t>only a single instance is required for each shader type</w:t>
        </w:r>
      </w:ins>
      <w:ins w:id="1591" w:author="Kelvin Sung" w:date="2021-05-22T07:05:00Z">
        <w:r>
          <w:rPr>
            <w:noProof/>
          </w:rPr>
          <w:t xml:space="preserve"> and </w:t>
        </w:r>
      </w:ins>
      <w:ins w:id="1592" w:author="Kelvin Sung" w:date="2021-05-22T07:13:00Z">
        <w:r w:rsidR="00277DA7">
          <w:rPr>
            <w:noProof/>
          </w:rPr>
          <w:t xml:space="preserve">all </w:t>
        </w:r>
      </w:ins>
      <w:ins w:id="1593" w:author="Kelvin Sung" w:date="2021-05-22T07:05:00Z">
        <w:r>
          <w:rPr>
            <w:noProof/>
          </w:rPr>
          <w:t xml:space="preserve">the shaders are always hidden from the </w:t>
        </w:r>
      </w:ins>
      <w:ins w:id="1594" w:author="Kelvin Sung" w:date="2021-05-22T07:13:00Z">
        <w:r w:rsidR="00277DA7">
          <w:rPr>
            <w:noProof/>
          </w:rPr>
          <w:t>game programmer</w:t>
        </w:r>
      </w:ins>
      <w:ins w:id="1595" w:author="Kelvin Sung" w:date="2021-05-22T07:05:00Z">
        <w:r>
          <w:rPr>
            <w:noProof/>
          </w:rPr>
          <w:t xml:space="preserve"> by a corressponding </w:t>
        </w:r>
        <w:r w:rsidRPr="00C11838">
          <w:rPr>
            <w:rStyle w:val="CodeInline"/>
            <w:rFonts w:hint="eastAsia"/>
            <w:rPrChange w:id="1596" w:author="Kelvin Sung" w:date="2021-05-22T07:05:00Z">
              <w:rPr>
                <w:rFonts w:hint="eastAsia"/>
                <w:noProof/>
              </w:rPr>
            </w:rPrChange>
          </w:rPr>
          <w:t>Renderable</w:t>
        </w:r>
        <w:r>
          <w:rPr>
            <w:noProof/>
          </w:rPr>
          <w:t xml:space="preserve"> type. </w:t>
        </w:r>
      </w:ins>
      <w:ins w:id="1597" w:author="Kelvin Sung" w:date="2021-05-22T07:07:00Z">
        <w:r>
          <w:rPr>
            <w:noProof/>
          </w:rPr>
          <w:t>E</w:t>
        </w:r>
        <w:r>
          <w:rPr>
            <w:rFonts w:hint="eastAsia"/>
            <w:noProof/>
          </w:rPr>
          <w:t>a</w:t>
        </w:r>
        <w:r>
          <w:rPr>
            <w:noProof/>
          </w:rPr>
          <w:t>ch instance of the shader type is created during engine initialization</w:t>
        </w:r>
      </w:ins>
      <w:ins w:id="1598" w:author="Kelvin Sung" w:date="2021-05-22T07:08:00Z">
        <w:r>
          <w:rPr>
            <w:noProof/>
          </w:rPr>
          <w:t xml:space="preserve"> in the </w:t>
        </w:r>
        <w:proofErr w:type="spellStart"/>
        <w:r w:rsidRPr="00C11838">
          <w:rPr>
            <w:rStyle w:val="CodeInline"/>
            <w:rFonts w:hint="eastAsia"/>
            <w:rPrChange w:id="1599" w:author="Kelvin Sung" w:date="2021-05-22T07:08:00Z">
              <w:rPr>
                <w:rFonts w:hint="eastAsia"/>
                <w:noProof/>
              </w:rPr>
            </w:rPrChange>
          </w:rPr>
          <w:t>shaderResources</w:t>
        </w:r>
      </w:ins>
      <w:proofErr w:type="spellEnd"/>
      <w:ins w:id="1600" w:author="Kelvin Sung" w:date="2021-05-22T07:07:00Z">
        <w:r>
          <w:rPr>
            <w:noProof/>
          </w:rPr>
          <w:t xml:space="preserve"> </w:t>
        </w:r>
      </w:ins>
      <w:ins w:id="1601" w:author="Kelvin Sung" w:date="2021-05-22T07:10:00Z">
        <w:r w:rsidR="00B75B4F">
          <w:rPr>
            <w:noProof/>
          </w:rPr>
          <w:t>module</w:t>
        </w:r>
      </w:ins>
      <w:ins w:id="1602" w:author="Kelvin Sung" w:date="2021-05-22T07:14:00Z">
        <w:r w:rsidR="00277DA7">
          <w:rPr>
            <w:noProof/>
          </w:rPr>
          <w:t xml:space="preserve"> where the module is</w:t>
        </w:r>
      </w:ins>
      <w:ins w:id="1603" w:author="Kelvin Sung" w:date="2021-05-22T07:08:00Z">
        <w:r>
          <w:rPr>
            <w:noProof/>
          </w:rPr>
          <w:t xml:space="preserve"> </w:t>
        </w:r>
      </w:ins>
      <w:ins w:id="1604" w:author="Kelvin Sung" w:date="2021-05-22T07:07:00Z">
        <w:r>
          <w:rPr>
            <w:noProof/>
          </w:rPr>
          <w:t>hidd</w:t>
        </w:r>
      </w:ins>
      <w:ins w:id="1605" w:author="Kelvin Sung" w:date="2021-05-22T07:08:00Z">
        <w:r>
          <w:rPr>
            <w:noProof/>
          </w:rPr>
          <w:t xml:space="preserve">en in the </w:t>
        </w:r>
      </w:ins>
      <w:proofErr w:type="spellStart"/>
      <w:ins w:id="1606" w:author="Kelvin Sung" w:date="2021-05-22T07:13:00Z">
        <w:r w:rsidR="00277DA7" w:rsidRPr="00277DA7">
          <w:rPr>
            <w:rStyle w:val="CodeInline"/>
            <w:rFonts w:hint="eastAsia"/>
            <w:rPrChange w:id="1607" w:author="Kelvin Sung" w:date="2021-05-22T07:13:00Z">
              <w:rPr>
                <w:rFonts w:hint="eastAsia"/>
                <w:noProof/>
              </w:rPr>
            </w:rPrChange>
          </w:rPr>
          <w:t>src</w:t>
        </w:r>
        <w:proofErr w:type="spellEnd"/>
        <w:r w:rsidR="00277DA7" w:rsidRPr="00277DA7">
          <w:rPr>
            <w:rStyle w:val="CodeInline"/>
            <w:rFonts w:hint="eastAsia"/>
            <w:rPrChange w:id="1608" w:author="Kelvin Sung" w:date="2021-05-22T07:13:00Z">
              <w:rPr>
                <w:rFonts w:hint="eastAsia"/>
                <w:noProof/>
              </w:rPr>
            </w:rPrChange>
          </w:rPr>
          <w:t>/engine/</w:t>
        </w:r>
      </w:ins>
      <w:ins w:id="1609" w:author="Kelvin Sung" w:date="2021-05-22T07:08:00Z">
        <w:r w:rsidRPr="00277DA7">
          <w:rPr>
            <w:rStyle w:val="CodeInline"/>
            <w:rFonts w:hint="eastAsia"/>
            <w:rPrChange w:id="1610" w:author="Kelvin Sung" w:date="2021-05-22T07:11:00Z">
              <w:rPr>
                <w:rFonts w:hint="eastAsia"/>
                <w:noProof/>
              </w:rPr>
            </w:rPrChange>
          </w:rPr>
          <w:t>core</w:t>
        </w:r>
        <w:r>
          <w:rPr>
            <w:noProof/>
          </w:rPr>
          <w:t xml:space="preserve"> folde</w:t>
        </w:r>
      </w:ins>
      <w:ins w:id="1611" w:author="Kelvin Sung" w:date="2021-05-22T07:11:00Z">
        <w:r w:rsidR="00277DA7">
          <w:rPr>
            <w:noProof/>
          </w:rPr>
          <w:t>r.</w:t>
        </w:r>
      </w:ins>
    </w:p>
    <w:p w14:paraId="5D951F57" w14:textId="452944B0" w:rsidR="00326F2E" w:rsidRDefault="00326F2E">
      <w:pPr>
        <w:pStyle w:val="BodyTextCont"/>
        <w:rPr>
          <w:rFonts w:hint="eastAsia"/>
          <w:noProof/>
        </w:rPr>
        <w:pPrChange w:id="1612" w:author="Kelvin Sung" w:date="2021-05-22T07:14:00Z">
          <w:pPr>
            <w:pStyle w:val="BodyTextFirst"/>
          </w:pPr>
        </w:pPrChange>
      </w:pPr>
      <w:r>
        <w:rPr>
          <w:noProof/>
        </w:rPr>
        <w:t xml:space="preserve">You can now modify the engine to support the initializing, loading, and unloading of </w:t>
      </w:r>
      <w:del w:id="1613" w:author="Kelvin Sung" w:date="2021-05-22T07:15:00Z">
        <w:r w:rsidDel="00277DA7">
          <w:rPr>
            <w:noProof/>
          </w:rPr>
          <w:delText xml:space="preserve">the </w:delText>
        </w:r>
      </w:del>
      <w:ins w:id="1614" w:author="Kelvin Sung" w:date="2021-05-22T07:15:00Z">
        <w:r w:rsidR="00277DA7">
          <w:rPr>
            <w:noProof/>
          </w:rPr>
          <w:t xml:space="preserve">a </w:t>
        </w:r>
      </w:ins>
      <w:del w:id="1615" w:author="Kelvin Sung" w:date="2021-05-22T07:15:00Z">
        <w:r w:rsidDel="00277DA7">
          <w:rPr>
            <w:noProof/>
          </w:rPr>
          <w:delText xml:space="preserve">new </w:delText>
        </w:r>
      </w:del>
      <w:proofErr w:type="spellStart"/>
      <w:r w:rsidRPr="000C429E">
        <w:rPr>
          <w:rStyle w:val="CodeInline"/>
        </w:rPr>
        <w:t>LightShader</w:t>
      </w:r>
      <w:proofErr w:type="spellEnd"/>
      <w:r>
        <w:rPr>
          <w:noProof/>
        </w:rPr>
        <w:t xml:space="preserve"> object</w:t>
      </w:r>
      <w:ins w:id="1616" w:author="Kelvin Sung" w:date="2021-05-22T07:15:00Z">
        <w:r w:rsidR="00277DA7">
          <w:rPr>
            <w:noProof/>
          </w:rPr>
          <w:t xml:space="preserve"> to be shared </w:t>
        </w:r>
        <w:r w:rsidR="003D5F4A">
          <w:rPr>
            <w:noProof/>
          </w:rPr>
          <w:t>engine</w:t>
        </w:r>
        <w:r w:rsidR="00277DA7">
          <w:rPr>
            <w:noProof/>
          </w:rPr>
          <w:t>-wide</w:t>
        </w:r>
      </w:ins>
      <w:r>
        <w:rPr>
          <w:noProof/>
        </w:rPr>
        <w:t>.</w:t>
      </w:r>
      <w:ins w:id="1617" w:author="Kelvin Sung" w:date="2021-05-22T07:00:00Z">
        <w:r w:rsidR="00C11838">
          <w:rPr>
            <w:noProof/>
          </w:rPr>
          <w:t xml:space="preserve"> </w:t>
        </w:r>
      </w:ins>
    </w:p>
    <w:p w14:paraId="3CE025EC" w14:textId="3A8EE61E" w:rsidR="00326F2E" w:rsidRDefault="003D5F4A" w:rsidP="000D057D">
      <w:pPr>
        <w:pStyle w:val="NumList"/>
        <w:numPr>
          <w:ilvl w:val="0"/>
          <w:numId w:val="15"/>
        </w:numPr>
        <w:rPr>
          <w:rFonts w:hint="eastAsia"/>
          <w:noProof/>
        </w:rPr>
      </w:pPr>
      <w:ins w:id="1618" w:author="Kelvin Sung" w:date="2021-05-22T07:16:00Z">
        <w:r>
          <w:rPr>
            <w:noProof/>
          </w:rPr>
          <w:t xml:space="preserve">Edit </w:t>
        </w:r>
      </w:ins>
      <w:del w:id="1619" w:author="Kelvin Sung" w:date="2021-05-22T07:16:00Z">
        <w:r w:rsidR="00326F2E" w:rsidDel="003D5F4A">
          <w:rPr>
            <w:noProof/>
          </w:rPr>
          <w:delText xml:space="preserve">Begin by adding a variable for the light shader in the </w:delText>
        </w:r>
      </w:del>
      <w:r w:rsidR="000C429E" w:rsidRPr="000C429E">
        <w:rPr>
          <w:rStyle w:val="CodeInline"/>
        </w:rPr>
        <w:t>shader_r</w:t>
      </w:r>
      <w:r w:rsidR="00326F2E" w:rsidRPr="000C429E">
        <w:rPr>
          <w:rStyle w:val="CodeInline"/>
        </w:rPr>
        <w:t>esources.js</w:t>
      </w:r>
      <w:r w:rsidR="00326F2E">
        <w:rPr>
          <w:noProof/>
        </w:rPr>
        <w:t xml:space="preserve"> </w:t>
      </w:r>
      <w:del w:id="1620" w:author="Kelvin Sung" w:date="2021-05-22T07:16:00Z">
        <w:r w:rsidR="00326F2E" w:rsidDel="003D5F4A">
          <w:rPr>
            <w:noProof/>
          </w:rPr>
          <w:delText xml:space="preserve">file located </w:delText>
        </w:r>
      </w:del>
      <w:r w:rsidR="00326F2E">
        <w:rPr>
          <w:noProof/>
        </w:rPr>
        <w:t xml:space="preserve">in the </w:t>
      </w:r>
      <w:commentRangeStart w:id="1621"/>
      <w:commentRangeStart w:id="1622"/>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0F0939" w:rsidRPr="000F0939">
        <w:rPr>
          <w:rStyle w:val="CodeInline"/>
        </w:rPr>
        <w:t>r</w:t>
      </w:r>
      <w:r w:rsidR="00326F2E" w:rsidRPr="000F0939">
        <w:rPr>
          <w:rStyle w:val="CodeInline"/>
        </w:rPr>
        <w:t>esources</w:t>
      </w:r>
      <w:r w:rsidR="00326F2E">
        <w:rPr>
          <w:noProof/>
        </w:rPr>
        <w:t xml:space="preserve"> </w:t>
      </w:r>
      <w:commentRangeEnd w:id="1621"/>
      <w:r w:rsidR="000F0939">
        <w:rPr>
          <w:rStyle w:val="CommentReference"/>
          <w:rFonts w:asciiTheme="minorHAnsi" w:hAnsiTheme="minorHAnsi"/>
        </w:rPr>
        <w:commentReference w:id="1621"/>
      </w:r>
      <w:commentRangeEnd w:id="1622"/>
      <w:r w:rsidR="00614D89">
        <w:rPr>
          <w:rStyle w:val="CommentReference"/>
          <w:rFonts w:asciiTheme="minorHAnsi" w:hAnsiTheme="minorHAnsi"/>
        </w:rPr>
        <w:commentReference w:id="1622"/>
      </w:r>
      <w:r w:rsidR="00326F2E">
        <w:rPr>
          <w:noProof/>
        </w:rPr>
        <w:t>folder</w:t>
      </w:r>
      <w:del w:id="1623" w:author="Kelvin Sung" w:date="2021-05-22T07:16:00Z">
        <w:r w:rsidR="00326F2E" w:rsidDel="003D5F4A">
          <w:rPr>
            <w:noProof/>
          </w:rPr>
          <w:delText>. Also, define an accessor function as shown here:</w:delText>
        </w:r>
      </w:del>
      <w:ins w:id="1624" w:author="Kelvin Sung" w:date="2021-05-22T07:16:00Z">
        <w:r>
          <w:rPr>
            <w:noProof/>
          </w:rPr>
          <w:t xml:space="preserve"> to import LightShader</w:t>
        </w:r>
      </w:ins>
      <w:ins w:id="1625" w:author="Kelvin Sung" w:date="2021-05-22T07:17:00Z">
        <w:r>
          <w:rPr>
            <w:noProof/>
          </w:rPr>
          <w:t>;</w:t>
        </w:r>
      </w:ins>
      <w:ins w:id="1626" w:author="Kelvin Sung" w:date="2021-05-22T07:16:00Z">
        <w:r>
          <w:rPr>
            <w:noProof/>
          </w:rPr>
          <w:t xml:space="preserve"> </w:t>
        </w:r>
      </w:ins>
      <w:ins w:id="1627" w:author="Kelvin Sung" w:date="2021-05-22T07:17:00Z">
        <w:r>
          <w:rPr>
            <w:noProof/>
          </w:rPr>
          <w:t xml:space="preserve">define the path to the GLSL source code, a corresponding variable </w:t>
        </w:r>
      </w:ins>
      <w:ins w:id="1628" w:author="Kelvin Sung" w:date="2021-05-22T07:18:00Z">
        <w:r>
          <w:rPr>
            <w:noProof/>
          </w:rPr>
          <w:t xml:space="preserve">and access function </w:t>
        </w:r>
      </w:ins>
      <w:ins w:id="1629" w:author="Kelvin Sung" w:date="2021-05-22T07:17:00Z">
        <w:r>
          <w:rPr>
            <w:noProof/>
          </w:rPr>
          <w:t xml:space="preserve">for </w:t>
        </w:r>
      </w:ins>
      <w:ins w:id="1630" w:author="Kelvin Sung" w:date="2021-05-22T07:18:00Z">
        <w:r>
          <w:rPr>
            <w:noProof/>
          </w:rPr>
          <w:t>the shader.</w:t>
        </w:r>
      </w:ins>
    </w:p>
    <w:p w14:paraId="63083D2B" w14:textId="549A453E" w:rsidR="00271BCC" w:rsidRDefault="00271BCC" w:rsidP="000F0939">
      <w:pPr>
        <w:pStyle w:val="Code"/>
        <w:rPr>
          <w:ins w:id="1631" w:author="Kelvin Sung" w:date="2021-05-22T07:19:00Z"/>
          <w:rFonts w:hint="eastAsia"/>
        </w:rPr>
      </w:pPr>
      <w:ins w:id="1632" w:author="Kelvin Sung" w:date="2021-05-22T07:19:00Z">
        <w:r w:rsidRPr="00271BCC">
          <w:t>… identical to previous code …</w:t>
        </w:r>
      </w:ins>
    </w:p>
    <w:p w14:paraId="3D5F4E17" w14:textId="77777777" w:rsidR="00271BCC" w:rsidRDefault="00271BCC" w:rsidP="000F0939">
      <w:pPr>
        <w:pStyle w:val="Code"/>
        <w:rPr>
          <w:ins w:id="1633" w:author="Kelvin Sung" w:date="2021-05-22T07:19:00Z"/>
          <w:rFonts w:hint="eastAsia"/>
        </w:rPr>
      </w:pPr>
    </w:p>
    <w:p w14:paraId="41C36611" w14:textId="0FB66332" w:rsidR="000F0939" w:rsidRDefault="000F0939" w:rsidP="000F0939">
      <w:pPr>
        <w:pStyle w:val="Code"/>
        <w:rPr>
          <w:rFonts w:hint="eastAsia"/>
        </w:rPr>
      </w:pPr>
      <w:r w:rsidRPr="000F0939">
        <w:t>import LightShader from "../shaders/light_shader.js";</w:t>
      </w:r>
    </w:p>
    <w:p w14:paraId="1968B78A" w14:textId="03AC9AAC" w:rsidR="000F0939" w:rsidDel="00271BCC" w:rsidRDefault="000F0939" w:rsidP="000F0939">
      <w:pPr>
        <w:pStyle w:val="Code"/>
        <w:rPr>
          <w:del w:id="1634" w:author="Kelvin Sung" w:date="2021-05-22T07:19:00Z"/>
          <w:rFonts w:hint="eastAsia"/>
        </w:rPr>
      </w:pPr>
    </w:p>
    <w:p w14:paraId="06E63393" w14:textId="275F076D" w:rsidR="000F0939" w:rsidDel="00271BCC" w:rsidRDefault="000F0939" w:rsidP="000F0939">
      <w:pPr>
        <w:pStyle w:val="Code"/>
        <w:rPr>
          <w:del w:id="1635" w:author="Kelvin Sung" w:date="2021-05-22T07:18:00Z"/>
          <w:rFonts w:hint="eastAsia"/>
        </w:rPr>
      </w:pPr>
      <w:del w:id="1636" w:author="Kelvin Sung" w:date="2021-05-22T07:18:00Z">
        <w:r w:rsidDel="00271BCC">
          <w:delText>…</w:delText>
        </w:r>
      </w:del>
    </w:p>
    <w:p w14:paraId="367B98A7" w14:textId="77777777" w:rsidR="000F0939" w:rsidRDefault="000F0939" w:rsidP="000F0939">
      <w:pPr>
        <w:pStyle w:val="Code"/>
        <w:rPr>
          <w:rFonts w:hint="eastAsia"/>
        </w:rPr>
      </w:pPr>
    </w:p>
    <w:p w14:paraId="7421A042" w14:textId="77777777" w:rsidR="000F0939" w:rsidRDefault="000F0939" w:rsidP="000F0939">
      <w:pPr>
        <w:pStyle w:val="Code"/>
        <w:rPr>
          <w:rFonts w:hint="eastAsia"/>
        </w:rPr>
      </w:pPr>
      <w:r>
        <w:t>// Light Shader</w:t>
      </w:r>
    </w:p>
    <w:p w14:paraId="490DF904" w14:textId="77777777" w:rsidR="000F0939" w:rsidRDefault="000F0939" w:rsidP="000F0939">
      <w:pPr>
        <w:pStyle w:val="Code"/>
        <w:rPr>
          <w:rFonts w:hint="eastAsia"/>
        </w:rPr>
      </w:pPr>
      <w:r>
        <w:t>let kLightFS = "src/glsl_shaders/light_fs.glsl";  // Path to the Light FragmentShader</w:t>
      </w:r>
    </w:p>
    <w:p w14:paraId="3A658F76" w14:textId="7FFA264E" w:rsidR="000C429E" w:rsidRDefault="000F0939" w:rsidP="000F0939">
      <w:pPr>
        <w:pStyle w:val="Code"/>
        <w:rPr>
          <w:rFonts w:hint="eastAsia"/>
        </w:rPr>
      </w:pPr>
      <w:r>
        <w:t>let mLightShader = null;</w:t>
      </w:r>
    </w:p>
    <w:p w14:paraId="3A9C6A62" w14:textId="1DAA08BF" w:rsidR="000F0939" w:rsidRDefault="000F0939" w:rsidP="000F0939">
      <w:pPr>
        <w:pStyle w:val="Code"/>
        <w:rPr>
          <w:rFonts w:hint="eastAsia"/>
        </w:rPr>
      </w:pPr>
    </w:p>
    <w:p w14:paraId="1F1E4461" w14:textId="486426BD" w:rsidR="000F0939" w:rsidRDefault="000F0939" w:rsidP="000F0939">
      <w:pPr>
        <w:pStyle w:val="Code"/>
        <w:rPr>
          <w:rFonts w:hint="eastAsia"/>
        </w:rPr>
      </w:pPr>
      <w:r w:rsidRPr="000F0939">
        <w:t>function getLightShader() { return mLightShader; }</w:t>
      </w:r>
    </w:p>
    <w:p w14:paraId="35FD54FB" w14:textId="77777777" w:rsidR="000F0939" w:rsidRDefault="000F0939" w:rsidP="000F0939">
      <w:pPr>
        <w:pStyle w:val="Code"/>
        <w:rPr>
          <w:rFonts w:hint="eastAsia"/>
        </w:rPr>
      </w:pPr>
    </w:p>
    <w:p w14:paraId="61D8D2E3" w14:textId="2857FB25" w:rsidR="00326F2E" w:rsidRDefault="00326F2E" w:rsidP="000D057D">
      <w:pPr>
        <w:pStyle w:val="NumList"/>
        <w:numPr>
          <w:ilvl w:val="0"/>
          <w:numId w:val="15"/>
        </w:numPr>
        <w:rPr>
          <w:rFonts w:hint="eastAsia"/>
          <w:noProof/>
        </w:rPr>
      </w:pPr>
      <w:del w:id="1637" w:author="Kelvin Sung" w:date="2021-05-22T07:19:00Z">
        <w:r w:rsidRPr="00326F2E" w:rsidDel="00271BCC">
          <w:rPr>
            <w:noProof/>
          </w:rPr>
          <w:lastRenderedPageBreak/>
          <w:delText xml:space="preserve">Now </w:delText>
        </w:r>
      </w:del>
      <w:ins w:id="1638" w:author="Kelvin Sung" w:date="2021-05-22T07:19:00Z">
        <w:r w:rsidR="00271BCC">
          <w:rPr>
            <w:noProof/>
          </w:rPr>
          <w:t xml:space="preserve">Create a new </w:t>
        </w:r>
      </w:ins>
      <w:del w:id="1639" w:author="Kelvin Sung" w:date="2021-05-22T07:19:00Z">
        <w:r w:rsidRPr="00326F2E" w:rsidDel="00271BCC">
          <w:rPr>
            <w:noProof/>
          </w:rPr>
          <w:delText xml:space="preserve">instantiate a new </w:delText>
        </w:r>
      </w:del>
      <w:ins w:id="1640" w:author="Kelvin Sung" w:date="2021-05-22T07:19:00Z">
        <w:r w:rsidR="00271BCC">
          <w:rPr>
            <w:noProof/>
          </w:rPr>
          <w:t xml:space="preserve">instance of </w:t>
        </w:r>
      </w:ins>
      <w:r w:rsidRPr="00326F2E">
        <w:rPr>
          <w:noProof/>
        </w:rPr>
        <w:t xml:space="preserve">light shader in the </w:t>
      </w:r>
      <w:proofErr w:type="spellStart"/>
      <w:proofErr w:type="gramStart"/>
      <w:r w:rsidRPr="000F0939">
        <w:rPr>
          <w:rStyle w:val="CodeInline"/>
        </w:rPr>
        <w:t>createShaders</w:t>
      </w:r>
      <w:proofErr w:type="spellEnd"/>
      <w:r w:rsidRPr="000F0939">
        <w:rPr>
          <w:rStyle w:val="CodeInline"/>
        </w:rPr>
        <w:t>(</w:t>
      </w:r>
      <w:proofErr w:type="gramEnd"/>
      <w:r w:rsidRPr="000F0939">
        <w:rPr>
          <w:rStyle w:val="CodeInline"/>
        </w:rPr>
        <w:t>)</w:t>
      </w:r>
      <w:r w:rsidRPr="00326F2E">
        <w:rPr>
          <w:noProof/>
        </w:rPr>
        <w:t xml:space="preserve"> function</w:t>
      </w:r>
      <w:del w:id="1641" w:author="Kelvin Sung" w:date="2021-05-22T07:19:00Z">
        <w:r w:rsidRPr="00326F2E" w:rsidDel="00271BCC">
          <w:rPr>
            <w:noProof/>
          </w:rPr>
          <w:delText>, as shown here:</w:delText>
        </w:r>
      </w:del>
      <w:ins w:id="1642" w:author="Kelvin Sung" w:date="2021-05-22T07:19:00Z">
        <w:r w:rsidR="00271BCC">
          <w:rPr>
            <w:noProof/>
          </w:rPr>
          <w:t>.</w:t>
        </w:r>
      </w:ins>
    </w:p>
    <w:p w14:paraId="120E5F4F" w14:textId="77777777" w:rsidR="000F0939" w:rsidRDefault="000F0939" w:rsidP="000F0939">
      <w:pPr>
        <w:pStyle w:val="Code"/>
        <w:rPr>
          <w:rFonts w:hint="eastAsia"/>
        </w:rPr>
      </w:pPr>
      <w:r>
        <w:t>function createShaders() {</w:t>
      </w:r>
    </w:p>
    <w:p w14:paraId="4C6B1112" w14:textId="77777777" w:rsidR="000F0939" w:rsidRDefault="000F0939" w:rsidP="000F0939">
      <w:pPr>
        <w:pStyle w:val="Code"/>
        <w:rPr>
          <w:rFonts w:hint="eastAsia"/>
        </w:rPr>
      </w:pPr>
      <w:r>
        <w:t xml:space="preserve">    mConstColorShader = new SimpleShader(kSimpleVS, kSimpleFS);</w:t>
      </w:r>
    </w:p>
    <w:p w14:paraId="427AC24B" w14:textId="77777777" w:rsidR="000F0939" w:rsidRDefault="000F0939" w:rsidP="000F0939">
      <w:pPr>
        <w:pStyle w:val="Code"/>
        <w:rPr>
          <w:rFonts w:hint="eastAsia"/>
        </w:rPr>
      </w:pPr>
      <w:r>
        <w:t xml:space="preserve">    mTextureShader = new TextureShader(kTextureVS, kTextureFS);</w:t>
      </w:r>
    </w:p>
    <w:p w14:paraId="7A7CA084" w14:textId="77777777" w:rsidR="000F0939" w:rsidRDefault="000F0939" w:rsidP="000F0939">
      <w:pPr>
        <w:pStyle w:val="Code"/>
        <w:rPr>
          <w:rFonts w:hint="eastAsia"/>
        </w:rPr>
      </w:pPr>
      <w:r>
        <w:t xml:space="preserve">    mSpriteShader = new SpriteShader(kTextureVS, kTextureFS);</w:t>
      </w:r>
    </w:p>
    <w:p w14:paraId="1A26F007" w14:textId="77777777" w:rsidR="000F0939" w:rsidRDefault="000F0939" w:rsidP="000F0939">
      <w:pPr>
        <w:pStyle w:val="Code"/>
        <w:rPr>
          <w:rFonts w:hint="eastAsia"/>
        </w:rPr>
      </w:pPr>
      <w:r>
        <w:t xml:space="preserve">    mLineShader =  new LineShader(kSimpleVS, kLineFS);</w:t>
      </w:r>
    </w:p>
    <w:p w14:paraId="62D2EA9F" w14:textId="77777777" w:rsidR="000F0939" w:rsidRPr="000F0939" w:rsidRDefault="000F0939" w:rsidP="000F0939">
      <w:pPr>
        <w:pStyle w:val="Code"/>
        <w:rPr>
          <w:rStyle w:val="CodeBold"/>
        </w:rPr>
      </w:pPr>
      <w:r w:rsidRPr="00271BCC">
        <w:rPr>
          <w:rPrChange w:id="1643" w:author="Kelvin Sung" w:date="2021-05-22T07:19:00Z">
            <w:rPr>
              <w:rStyle w:val="CodeBold"/>
            </w:rPr>
          </w:rPrChange>
        </w:rPr>
        <w:t xml:space="preserve">    </w:t>
      </w:r>
      <w:r w:rsidRPr="000F0939">
        <w:rPr>
          <w:rStyle w:val="CodeBold"/>
        </w:rPr>
        <w:t>mLightShader = new LightShader(kTextureVS, kLightFS);</w:t>
      </w:r>
    </w:p>
    <w:p w14:paraId="419E2D5A" w14:textId="507FCACD" w:rsidR="000F0939" w:rsidRPr="00326F2E" w:rsidRDefault="000F0939" w:rsidP="000F0939">
      <w:pPr>
        <w:pStyle w:val="Code"/>
        <w:rPr>
          <w:rFonts w:hint="eastAsia"/>
        </w:rPr>
      </w:pPr>
      <w:r>
        <w:t>}</w:t>
      </w:r>
    </w:p>
    <w:p w14:paraId="536579E4" w14:textId="67B97435" w:rsidR="00326F2E" w:rsidRDefault="00271BCC" w:rsidP="000D057D">
      <w:pPr>
        <w:pStyle w:val="NumList"/>
        <w:numPr>
          <w:ilvl w:val="0"/>
          <w:numId w:val="15"/>
        </w:numPr>
        <w:rPr>
          <w:rFonts w:hint="eastAsia"/>
          <w:noProof/>
        </w:rPr>
      </w:pPr>
      <w:ins w:id="1644" w:author="Kelvin Sung" w:date="2021-05-22T07:20:00Z">
        <w:r>
          <w:rPr>
            <w:noProof/>
          </w:rPr>
          <w:t xml:space="preserve">Load the light shader GLSL source code </w:t>
        </w:r>
      </w:ins>
      <w:del w:id="1645" w:author="Kelvin Sung" w:date="2021-05-22T07:20:00Z">
        <w:r w:rsidR="00326F2E" w:rsidRPr="00326F2E" w:rsidDel="00271BCC">
          <w:rPr>
            <w:noProof/>
          </w:rPr>
          <w:delText>I</w:delText>
        </w:r>
      </w:del>
      <w:ins w:id="1646" w:author="Kelvin Sung" w:date="2021-05-22T07:20:00Z">
        <w:r>
          <w:rPr>
            <w:noProof/>
          </w:rPr>
          <w:t>i</w:t>
        </w:r>
      </w:ins>
      <w:r w:rsidR="00326F2E" w:rsidRPr="00326F2E">
        <w:rPr>
          <w:noProof/>
        </w:rPr>
        <w:t xml:space="preserve">n the </w:t>
      </w:r>
      <w:proofErr w:type="spellStart"/>
      <w:proofErr w:type="gramStart"/>
      <w:r w:rsidR="00326F2E" w:rsidRPr="000F0939">
        <w:rPr>
          <w:rStyle w:val="CodeInline"/>
        </w:rPr>
        <w:t>init</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ins w:id="1647" w:author="Kelvin Sung" w:date="2021-05-22T07:21:00Z">
        <w:r>
          <w:rPr>
            <w:noProof/>
          </w:rPr>
          <w:t>.</w:t>
        </w:r>
      </w:ins>
      <w:del w:id="1648" w:author="Kelvin Sung" w:date="2021-05-22T07:21:00Z">
        <w:r w:rsidR="00326F2E" w:rsidRPr="00326F2E" w:rsidDel="00271BCC">
          <w:rPr>
            <w:noProof/>
          </w:rPr>
          <w:delText>,</w:delText>
        </w:r>
      </w:del>
      <w:r w:rsidR="00326F2E" w:rsidRPr="00326F2E">
        <w:rPr>
          <w:noProof/>
        </w:rPr>
        <w:t xml:space="preserve"> </w:t>
      </w:r>
      <w:del w:id="1649" w:author="Kelvin Sung" w:date="2021-05-22T07:21:00Z">
        <w:r w:rsidR="00326F2E" w:rsidRPr="00326F2E" w:rsidDel="00271BCC">
          <w:rPr>
            <w:noProof/>
          </w:rPr>
          <w:delText>add the following code to properly load the file:</w:delText>
        </w:r>
      </w:del>
    </w:p>
    <w:p w14:paraId="337DD3D1" w14:textId="77777777" w:rsidR="000F0939" w:rsidRDefault="000F0939" w:rsidP="000F0939">
      <w:pPr>
        <w:pStyle w:val="Code"/>
        <w:rPr>
          <w:rFonts w:hint="eastAsia"/>
        </w:rPr>
      </w:pPr>
      <w:r>
        <w:t>function init() {</w:t>
      </w:r>
    </w:p>
    <w:p w14:paraId="7D33BFCE" w14:textId="77777777" w:rsidR="000F0939" w:rsidRDefault="000F0939" w:rsidP="000F0939">
      <w:pPr>
        <w:pStyle w:val="Code"/>
        <w:rPr>
          <w:rFonts w:hint="eastAsia"/>
        </w:rPr>
      </w:pPr>
      <w:r>
        <w:t xml:space="preserve">    let loadPromise = new Promise(</w:t>
      </w:r>
    </w:p>
    <w:p w14:paraId="45523B98" w14:textId="77777777" w:rsidR="000F0939" w:rsidRDefault="000F0939" w:rsidP="000F0939">
      <w:pPr>
        <w:pStyle w:val="Code"/>
        <w:rPr>
          <w:rFonts w:hint="eastAsia"/>
        </w:rPr>
      </w:pPr>
      <w:r>
        <w:t xml:space="preserve">        async function(resolve) {</w:t>
      </w:r>
    </w:p>
    <w:p w14:paraId="7EC51680" w14:textId="77777777" w:rsidR="000F0939" w:rsidRDefault="000F0939" w:rsidP="000F0939">
      <w:pPr>
        <w:pStyle w:val="Code"/>
        <w:rPr>
          <w:rFonts w:hint="eastAsia"/>
        </w:rPr>
      </w:pPr>
      <w:r>
        <w:t xml:space="preserve">            await Promise.all([</w:t>
      </w:r>
    </w:p>
    <w:p w14:paraId="69FD15FF" w14:textId="77777777" w:rsidR="000F0939" w:rsidRDefault="000F0939" w:rsidP="000F0939">
      <w:pPr>
        <w:pStyle w:val="Code"/>
        <w:rPr>
          <w:rFonts w:hint="eastAsia"/>
        </w:rPr>
      </w:pPr>
      <w:r>
        <w:t xml:space="preserve">                text.load(kSimpleFS),</w:t>
      </w:r>
    </w:p>
    <w:p w14:paraId="2D41CE40" w14:textId="77777777" w:rsidR="000F0939" w:rsidRDefault="000F0939" w:rsidP="000F0939">
      <w:pPr>
        <w:pStyle w:val="Code"/>
        <w:rPr>
          <w:rFonts w:hint="eastAsia"/>
        </w:rPr>
      </w:pPr>
      <w:r>
        <w:t xml:space="preserve">                text.load(kSimpleVS),</w:t>
      </w:r>
    </w:p>
    <w:p w14:paraId="50923555" w14:textId="77777777" w:rsidR="000F0939" w:rsidRDefault="000F0939" w:rsidP="000F0939">
      <w:pPr>
        <w:pStyle w:val="Code"/>
        <w:rPr>
          <w:rFonts w:hint="eastAsia"/>
        </w:rPr>
      </w:pPr>
      <w:r>
        <w:t xml:space="preserve">                text.load(kTextureFS),</w:t>
      </w:r>
    </w:p>
    <w:p w14:paraId="1414CDAE" w14:textId="77777777" w:rsidR="000F0939" w:rsidRDefault="000F0939" w:rsidP="000F0939">
      <w:pPr>
        <w:pStyle w:val="Code"/>
        <w:rPr>
          <w:rFonts w:hint="eastAsia"/>
        </w:rPr>
      </w:pPr>
      <w:r>
        <w:t xml:space="preserve">                text.load(kTextureVS),</w:t>
      </w:r>
    </w:p>
    <w:p w14:paraId="7D2350D8" w14:textId="77777777" w:rsidR="000F0939" w:rsidRDefault="000F0939" w:rsidP="000F0939">
      <w:pPr>
        <w:pStyle w:val="Code"/>
        <w:rPr>
          <w:rFonts w:hint="eastAsia"/>
        </w:rPr>
      </w:pPr>
      <w:r>
        <w:t xml:space="preserve">                text.load(kLineFS),</w:t>
      </w:r>
    </w:p>
    <w:p w14:paraId="4EE156FE" w14:textId="77777777" w:rsidR="000F0939" w:rsidRPr="000F0939" w:rsidRDefault="000F0939" w:rsidP="000F0939">
      <w:pPr>
        <w:pStyle w:val="Code"/>
        <w:rPr>
          <w:rStyle w:val="CodeBold"/>
        </w:rPr>
      </w:pPr>
      <w:r w:rsidRPr="00271BCC">
        <w:rPr>
          <w:rPrChange w:id="1650" w:author="Kelvin Sung" w:date="2021-05-22T07:20:00Z">
            <w:rPr>
              <w:rStyle w:val="CodeBold"/>
            </w:rPr>
          </w:rPrChange>
        </w:rPr>
        <w:t xml:space="preserve">                </w:t>
      </w:r>
      <w:r w:rsidRPr="000F0939">
        <w:rPr>
          <w:rStyle w:val="CodeBold"/>
        </w:rPr>
        <w:t>text.load(kLightFS)</w:t>
      </w:r>
    </w:p>
    <w:p w14:paraId="35D33719" w14:textId="77777777" w:rsidR="000F0939" w:rsidRDefault="000F0939" w:rsidP="000F0939">
      <w:pPr>
        <w:pStyle w:val="Code"/>
        <w:rPr>
          <w:rFonts w:hint="eastAsia"/>
        </w:rPr>
      </w:pPr>
      <w:r>
        <w:t xml:space="preserve">            ]);</w:t>
      </w:r>
    </w:p>
    <w:p w14:paraId="02F59859" w14:textId="77777777" w:rsidR="000F0939" w:rsidRDefault="000F0939" w:rsidP="000F0939">
      <w:pPr>
        <w:pStyle w:val="Code"/>
        <w:rPr>
          <w:rFonts w:hint="eastAsia"/>
        </w:rPr>
      </w:pPr>
      <w:r>
        <w:t xml:space="preserve">            resolve();</w:t>
      </w:r>
    </w:p>
    <w:p w14:paraId="22E22EC7" w14:textId="77777777" w:rsidR="000F0939" w:rsidRDefault="000F0939" w:rsidP="000F0939">
      <w:pPr>
        <w:pStyle w:val="Code"/>
        <w:rPr>
          <w:rFonts w:hint="eastAsia"/>
        </w:rPr>
      </w:pPr>
      <w:r>
        <w:t xml:space="preserve">        }).then(</w:t>
      </w:r>
    </w:p>
    <w:p w14:paraId="5A2954B9" w14:textId="77777777" w:rsidR="000F0939" w:rsidRDefault="000F0939" w:rsidP="000F0939">
      <w:pPr>
        <w:pStyle w:val="Code"/>
        <w:rPr>
          <w:rFonts w:hint="eastAsia"/>
        </w:rPr>
      </w:pPr>
      <w:r>
        <w:t xml:space="preserve">            function resolve() { createShaders(); }</w:t>
      </w:r>
    </w:p>
    <w:p w14:paraId="7EA4122C" w14:textId="77777777" w:rsidR="000F0939" w:rsidRDefault="000F0939" w:rsidP="000F0939">
      <w:pPr>
        <w:pStyle w:val="Code"/>
        <w:rPr>
          <w:rFonts w:hint="eastAsia"/>
        </w:rPr>
      </w:pPr>
      <w:r>
        <w:t xml:space="preserve">        );</w:t>
      </w:r>
    </w:p>
    <w:p w14:paraId="775A216F" w14:textId="77777777" w:rsidR="000F0939" w:rsidRDefault="000F0939" w:rsidP="000F0939">
      <w:pPr>
        <w:pStyle w:val="Code"/>
        <w:rPr>
          <w:rFonts w:hint="eastAsia"/>
        </w:rPr>
      </w:pPr>
      <w:r>
        <w:t xml:space="preserve">    map.pushPromise(loadPromise);</w:t>
      </w:r>
    </w:p>
    <w:p w14:paraId="3278451A" w14:textId="57C19E7A" w:rsidR="000F0939" w:rsidRPr="000F0939" w:rsidRDefault="000F0939" w:rsidP="000F0939">
      <w:pPr>
        <w:pStyle w:val="Code"/>
        <w:rPr>
          <w:rFonts w:hint="eastAsia"/>
        </w:rPr>
      </w:pPr>
      <w:r>
        <w:t>}</w:t>
      </w:r>
    </w:p>
    <w:p w14:paraId="7EB0AD9D" w14:textId="18680AC9" w:rsidR="00326F2E" w:rsidRDefault="00271BCC" w:rsidP="000D057D">
      <w:pPr>
        <w:pStyle w:val="NumList"/>
        <w:numPr>
          <w:ilvl w:val="0"/>
          <w:numId w:val="15"/>
        </w:numPr>
        <w:rPr>
          <w:rFonts w:hint="eastAsia"/>
          <w:noProof/>
        </w:rPr>
      </w:pPr>
      <w:ins w:id="1651" w:author="Kelvin Sung" w:date="2021-05-22T07:21:00Z">
        <w:r>
          <w:rPr>
            <w:noProof/>
          </w:rPr>
          <w:t xml:space="preserve">Remember to release GLSL resrouces and unload the source code </w:t>
        </w:r>
      </w:ins>
      <w:ins w:id="1652" w:author="Kelvin Sung" w:date="2021-05-22T07:22:00Z">
        <w:r>
          <w:rPr>
            <w:noProof/>
          </w:rPr>
          <w:t xml:space="preserve">during cleanup. </w:t>
        </w:r>
      </w:ins>
      <w:del w:id="1653" w:author="Kelvin Sung" w:date="2021-05-22T07:22:00Z">
        <w:r w:rsidR="00326F2E" w:rsidRPr="00326F2E" w:rsidDel="00271BCC">
          <w:rPr>
            <w:noProof/>
          </w:rPr>
          <w:delText xml:space="preserve">In the </w:delText>
        </w:r>
        <w:r w:rsidR="00326F2E" w:rsidRPr="000F0939" w:rsidDel="00271BCC">
          <w:rPr>
            <w:rStyle w:val="CodeInline"/>
          </w:rPr>
          <w:delText>cleanUp()</w:delText>
        </w:r>
        <w:r w:rsidR="00326F2E" w:rsidRPr="00326F2E" w:rsidDel="00271BCC">
          <w:rPr>
            <w:noProof/>
          </w:rPr>
          <w:delText xml:space="preserve"> function, add the following line</w:delText>
        </w:r>
        <w:r w:rsidR="000F0939" w:rsidDel="00271BCC">
          <w:rPr>
            <w:noProof/>
          </w:rPr>
          <w:delText>s</w:delText>
        </w:r>
        <w:r w:rsidR="00326F2E" w:rsidRPr="00326F2E" w:rsidDel="00271BCC">
          <w:rPr>
            <w:noProof/>
          </w:rPr>
          <w:delText xml:space="preserve"> of code to unload the file when it is no longer needed:</w:delText>
        </w:r>
      </w:del>
    </w:p>
    <w:p w14:paraId="2922539E" w14:textId="77777777" w:rsidR="000F0939" w:rsidRDefault="000F0939" w:rsidP="000F0939">
      <w:pPr>
        <w:pStyle w:val="Code"/>
        <w:rPr>
          <w:rFonts w:hint="eastAsia"/>
        </w:rPr>
      </w:pPr>
      <w:r>
        <w:t>function cleanUp() {</w:t>
      </w:r>
    </w:p>
    <w:p w14:paraId="24EE961D" w14:textId="77777777" w:rsidR="000F0939" w:rsidRDefault="000F0939" w:rsidP="000F0939">
      <w:pPr>
        <w:pStyle w:val="Code"/>
        <w:rPr>
          <w:rFonts w:hint="eastAsia"/>
        </w:rPr>
      </w:pPr>
      <w:r>
        <w:t xml:space="preserve">    mConstColorShader.cleanUp();</w:t>
      </w:r>
    </w:p>
    <w:p w14:paraId="70019579" w14:textId="77777777" w:rsidR="000F0939" w:rsidRDefault="000F0939" w:rsidP="000F0939">
      <w:pPr>
        <w:pStyle w:val="Code"/>
        <w:rPr>
          <w:rFonts w:hint="eastAsia"/>
        </w:rPr>
      </w:pPr>
      <w:r>
        <w:t xml:space="preserve">    mTextureShader.cleanUp();</w:t>
      </w:r>
    </w:p>
    <w:p w14:paraId="07D032FB" w14:textId="77777777" w:rsidR="000F0939" w:rsidRDefault="000F0939" w:rsidP="000F0939">
      <w:pPr>
        <w:pStyle w:val="Code"/>
        <w:rPr>
          <w:rFonts w:hint="eastAsia"/>
        </w:rPr>
      </w:pPr>
      <w:r>
        <w:t xml:space="preserve">    mSpriteShader.cleanUp();</w:t>
      </w:r>
    </w:p>
    <w:p w14:paraId="59406993" w14:textId="77777777" w:rsidR="000F0939" w:rsidRDefault="000F0939" w:rsidP="000F0939">
      <w:pPr>
        <w:pStyle w:val="Code"/>
        <w:rPr>
          <w:rFonts w:hint="eastAsia"/>
        </w:rPr>
      </w:pPr>
      <w:r>
        <w:t xml:space="preserve">    mLineShader.cleanUp();</w:t>
      </w:r>
    </w:p>
    <w:p w14:paraId="171F148E" w14:textId="77777777" w:rsidR="000F0939" w:rsidRPr="000F0939" w:rsidRDefault="000F0939" w:rsidP="000F0939">
      <w:pPr>
        <w:pStyle w:val="Code"/>
        <w:rPr>
          <w:rStyle w:val="CodeBold"/>
        </w:rPr>
      </w:pPr>
      <w:r w:rsidRPr="00271BCC">
        <w:rPr>
          <w:rPrChange w:id="1654" w:author="Kelvin Sung" w:date="2021-05-22T07:22:00Z">
            <w:rPr>
              <w:rStyle w:val="CodeBold"/>
            </w:rPr>
          </w:rPrChange>
        </w:rPr>
        <w:t xml:space="preserve">    </w:t>
      </w:r>
      <w:r w:rsidRPr="000F0939">
        <w:rPr>
          <w:rStyle w:val="CodeBold"/>
        </w:rPr>
        <w:t>mLightShader.cleanUp();</w:t>
      </w:r>
    </w:p>
    <w:p w14:paraId="1E64517F" w14:textId="77777777" w:rsidR="000F0939" w:rsidRDefault="000F0939" w:rsidP="000F0939">
      <w:pPr>
        <w:pStyle w:val="Code"/>
        <w:rPr>
          <w:rFonts w:hint="eastAsia"/>
        </w:rPr>
      </w:pPr>
    </w:p>
    <w:p w14:paraId="09973AAC" w14:textId="77777777" w:rsidR="000F0939" w:rsidRDefault="000F0939" w:rsidP="000F0939">
      <w:pPr>
        <w:pStyle w:val="Code"/>
        <w:rPr>
          <w:rFonts w:hint="eastAsia"/>
        </w:rPr>
      </w:pPr>
      <w:r>
        <w:t xml:space="preserve">    text.unload(kSimpleVS);</w:t>
      </w:r>
    </w:p>
    <w:p w14:paraId="09B2A18B" w14:textId="77777777" w:rsidR="000F0939" w:rsidRDefault="000F0939" w:rsidP="000F0939">
      <w:pPr>
        <w:pStyle w:val="Code"/>
        <w:rPr>
          <w:rFonts w:hint="eastAsia"/>
        </w:rPr>
      </w:pPr>
      <w:r>
        <w:t xml:space="preserve">    text.unload(kSimpleFS);</w:t>
      </w:r>
    </w:p>
    <w:p w14:paraId="24EC08CC" w14:textId="77777777" w:rsidR="000F0939" w:rsidRDefault="000F0939" w:rsidP="000F0939">
      <w:pPr>
        <w:pStyle w:val="Code"/>
        <w:rPr>
          <w:rFonts w:hint="eastAsia"/>
        </w:rPr>
      </w:pPr>
      <w:r>
        <w:t xml:space="preserve">    text.unload(kTextureVS);</w:t>
      </w:r>
    </w:p>
    <w:p w14:paraId="0E1A2F89" w14:textId="77777777" w:rsidR="000F0939" w:rsidRDefault="000F0939" w:rsidP="000F0939">
      <w:pPr>
        <w:pStyle w:val="Code"/>
        <w:rPr>
          <w:rFonts w:hint="eastAsia"/>
        </w:rPr>
      </w:pPr>
      <w:r>
        <w:t xml:space="preserve">    text.unload(kTextureFS);</w:t>
      </w:r>
    </w:p>
    <w:p w14:paraId="1D9E61CE" w14:textId="77777777" w:rsidR="000F0939" w:rsidRDefault="000F0939" w:rsidP="000F0939">
      <w:pPr>
        <w:pStyle w:val="Code"/>
        <w:rPr>
          <w:rFonts w:hint="eastAsia"/>
        </w:rPr>
      </w:pPr>
      <w:r>
        <w:lastRenderedPageBreak/>
        <w:t xml:space="preserve">    text.unload(kLineFS);</w:t>
      </w:r>
    </w:p>
    <w:p w14:paraId="601AD6CE" w14:textId="77777777" w:rsidR="000F0939" w:rsidRPr="000F0939" w:rsidRDefault="000F0939" w:rsidP="000F0939">
      <w:pPr>
        <w:pStyle w:val="Code"/>
        <w:rPr>
          <w:rStyle w:val="CodeBold"/>
        </w:rPr>
      </w:pPr>
      <w:r w:rsidRPr="00271BCC">
        <w:rPr>
          <w:rPrChange w:id="1655" w:author="Kelvin Sung" w:date="2021-05-22T07:22:00Z">
            <w:rPr>
              <w:rStyle w:val="CodeBold"/>
            </w:rPr>
          </w:rPrChange>
        </w:rPr>
        <w:t xml:space="preserve">    </w:t>
      </w:r>
      <w:r w:rsidRPr="000F0939">
        <w:rPr>
          <w:rStyle w:val="CodeBold"/>
        </w:rPr>
        <w:t>text.unload(kLightFS);</w:t>
      </w:r>
    </w:p>
    <w:p w14:paraId="50838E45" w14:textId="00AF74CE" w:rsidR="000F0939" w:rsidRPr="00326F2E" w:rsidRDefault="000F0939" w:rsidP="000F0939">
      <w:pPr>
        <w:pStyle w:val="Code"/>
        <w:rPr>
          <w:rFonts w:hint="eastAsia"/>
        </w:rPr>
      </w:pPr>
      <w:r>
        <w:t>}</w:t>
      </w:r>
    </w:p>
    <w:p w14:paraId="2A763B2C" w14:textId="301557FD" w:rsidR="00326F2E" w:rsidRDefault="000F0939" w:rsidP="000D057D">
      <w:pPr>
        <w:pStyle w:val="NumList"/>
        <w:numPr>
          <w:ilvl w:val="0"/>
          <w:numId w:val="15"/>
        </w:numPr>
        <w:rPr>
          <w:rFonts w:hint="eastAsia"/>
          <w:noProof/>
        </w:rPr>
      </w:pPr>
      <w:commentRangeStart w:id="1656"/>
      <w:del w:id="1657" w:author="Kelvin Sung" w:date="2021-05-22T07:22:00Z">
        <w:r w:rsidDel="00271BCC">
          <w:rPr>
            <w:noProof/>
          </w:rPr>
          <w:delText>TEMP TEXT</w:delText>
        </w:r>
        <w:commentRangeEnd w:id="1656"/>
        <w:r w:rsidDel="00271BCC">
          <w:rPr>
            <w:rStyle w:val="CommentReference"/>
            <w:rFonts w:asciiTheme="minorHAnsi" w:hAnsiTheme="minorHAnsi"/>
          </w:rPr>
          <w:commentReference w:id="1656"/>
        </w:r>
      </w:del>
      <w:ins w:id="1658" w:author="Kelvin Sung" w:date="2021-05-22T07:22:00Z">
        <w:r w:rsidR="00271BCC">
          <w:rPr>
            <w:noProof/>
          </w:rPr>
          <w:t xml:space="preserve">Lastly, export the access function to </w:t>
        </w:r>
      </w:ins>
      <w:ins w:id="1659" w:author="Kelvin Sung" w:date="2021-05-22T07:23:00Z">
        <w:r w:rsidR="00DE1BD6">
          <w:rPr>
            <w:noProof/>
          </w:rPr>
          <w:t>allow</w:t>
        </w:r>
        <w:r w:rsidR="00271BCC">
          <w:rPr>
            <w:noProof/>
          </w:rPr>
          <w:t xml:space="preserve"> sharing of the </w:t>
        </w:r>
        <w:r w:rsidR="00DE1BD6">
          <w:rPr>
            <w:noProof/>
          </w:rPr>
          <w:t xml:space="preserve">created </w:t>
        </w:r>
        <w:r w:rsidR="00271BCC">
          <w:rPr>
            <w:noProof/>
          </w:rPr>
          <w:t>instance in the engine.</w:t>
        </w:r>
      </w:ins>
    </w:p>
    <w:p w14:paraId="0A2FAAAE" w14:textId="77777777" w:rsidR="000F0939" w:rsidRDefault="000F0939" w:rsidP="000F0939">
      <w:pPr>
        <w:pStyle w:val="Code"/>
        <w:rPr>
          <w:rFonts w:hint="eastAsia"/>
        </w:rPr>
      </w:pPr>
      <w:r>
        <w:t xml:space="preserve">export {init, cleanUp, </w:t>
      </w:r>
    </w:p>
    <w:p w14:paraId="6DFDB011" w14:textId="61B390C7" w:rsidR="000F0939" w:rsidRPr="00326F2E" w:rsidRDefault="000F0939" w:rsidP="000F0939">
      <w:pPr>
        <w:pStyle w:val="Code"/>
        <w:rPr>
          <w:rFonts w:hint="eastAsia"/>
        </w:rPr>
      </w:pPr>
      <w:r>
        <w:t xml:space="preserve">      </w:t>
      </w:r>
      <w:del w:id="1660" w:author="Kelvin Sung" w:date="2021-05-20T17:58:00Z">
        <w:r w:rsidDel="001D7721">
          <w:delText xml:space="preserve">  </w:delText>
        </w:r>
      </w:del>
      <w:r>
        <w:t xml:space="preserve">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commentRangeStart w:id="1661"/>
      <w:r>
        <w:rPr>
          <w:noProof/>
        </w:rPr>
        <w:t>Modifying the Camera</w:t>
      </w:r>
      <w:commentRangeEnd w:id="1661"/>
      <w:r w:rsidR="000F15CE">
        <w:rPr>
          <w:rStyle w:val="CommentReference"/>
          <w:rFonts w:asciiTheme="minorHAnsi" w:eastAsia="SimSun" w:hAnsiTheme="minorHAnsi" w:cstheme="minorBidi"/>
          <w:color w:val="auto"/>
        </w:rPr>
        <w:commentReference w:id="1661"/>
      </w:r>
    </w:p>
    <w:p w14:paraId="458EA50A" w14:textId="750160BC" w:rsidR="00326F2E" w:rsidRDefault="00326F2E" w:rsidP="00326F2E">
      <w:pPr>
        <w:pStyle w:val="BodyTextFirst"/>
        <w:rPr>
          <w:rFonts w:hint="eastAsia"/>
        </w:rPr>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xml:space="preserve">, e.g., </w:t>
      </w:r>
      <w:r>
        <w:rPr>
          <w:noProof/>
        </w:rPr>
        <w:t xml:space="preserve">origin of the </w:t>
      </w:r>
      <w:r w:rsidRPr="000F0939">
        <w:rPr>
          <w:rStyle w:val="CodeInline"/>
        </w:rPr>
        <w:t>Camera</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rFonts w:hint="eastAsia"/>
          <w:noProof/>
        </w:rPr>
      </w:pPr>
      <w:r>
        <w:rPr>
          <w:noProof/>
        </w:rPr>
        <w:t>Define a per-render cache to store intermediate values that are required to support shading operations.</w:t>
      </w:r>
    </w:p>
    <w:p w14:paraId="33BEBDCD" w14:textId="6EFB0727" w:rsidR="00326F2E" w:rsidRDefault="00326F2E" w:rsidP="00047F4B">
      <w:pPr>
        <w:pStyle w:val="NumList"/>
        <w:numPr>
          <w:ilvl w:val="0"/>
          <w:numId w:val="53"/>
        </w:numPr>
        <w:rPr>
          <w:rFonts w:hint="eastAsia"/>
        </w:r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a rendering begins.</w:t>
      </w:r>
    </w:p>
    <w:p w14:paraId="738B5D11" w14:textId="77777777" w:rsidR="006C3116" w:rsidRDefault="006C3116" w:rsidP="006C3116">
      <w:pPr>
        <w:pStyle w:val="Code"/>
        <w:rPr>
          <w:rFonts w:hint="eastAsia"/>
        </w:rPr>
      </w:pPr>
      <w:r>
        <w:t>class PerRenderCache {</w:t>
      </w:r>
    </w:p>
    <w:p w14:paraId="447E51C8" w14:textId="77777777" w:rsidR="006C3116" w:rsidRDefault="006C3116" w:rsidP="006C3116">
      <w:pPr>
        <w:pStyle w:val="Code"/>
        <w:rPr>
          <w:rFonts w:hint="eastAsia"/>
        </w:rPr>
      </w:pPr>
      <w:r>
        <w:t xml:space="preserve">    // Information to be updated once per render for efficiency concerns</w:t>
      </w:r>
    </w:p>
    <w:p w14:paraId="3D144231" w14:textId="77777777" w:rsidR="006C3116" w:rsidRDefault="006C3116" w:rsidP="006C3116">
      <w:pPr>
        <w:pStyle w:val="Code"/>
        <w:rPr>
          <w:rFonts w:hint="eastAsia"/>
        </w:rPr>
      </w:pPr>
      <w:r>
        <w:t xml:space="preserve">    constructor() {</w:t>
      </w:r>
    </w:p>
    <w:p w14:paraId="4D3C3827" w14:textId="77777777" w:rsidR="006C3116" w:rsidRDefault="006C3116" w:rsidP="006C3116">
      <w:pPr>
        <w:pStyle w:val="Code"/>
        <w:rPr>
          <w:rFonts w:hint="eastAsia"/>
        </w:rPr>
      </w:pPr>
      <w:r>
        <w:t xml:space="preserve">        this.mWCToPixelRatio = 1;  // WC to pixel transformation</w:t>
      </w:r>
    </w:p>
    <w:p w14:paraId="1A430EA8" w14:textId="77777777" w:rsidR="006C3116" w:rsidRDefault="006C3116" w:rsidP="006C3116">
      <w:pPr>
        <w:pStyle w:val="Code"/>
        <w:rPr>
          <w:rFonts w:hint="eastAsia"/>
        </w:rPr>
      </w:pPr>
      <w:r>
        <w:t xml:space="preserve">        this.mCameraOrgX = 1; // Lower-left corner of camera in WC </w:t>
      </w:r>
    </w:p>
    <w:p w14:paraId="1995F862" w14:textId="77777777" w:rsidR="006C3116" w:rsidRDefault="006C3116" w:rsidP="006C3116">
      <w:pPr>
        <w:pStyle w:val="Code"/>
        <w:rPr>
          <w:rFonts w:hint="eastAsia"/>
        </w:rPr>
      </w:pPr>
      <w:r>
        <w:t xml:space="preserve">        this.mCameraOrgY = 1;</w:t>
      </w:r>
    </w:p>
    <w:p w14:paraId="296687AB" w14:textId="77777777" w:rsidR="006C3116" w:rsidRDefault="006C3116" w:rsidP="006C3116">
      <w:pPr>
        <w:pStyle w:val="Code"/>
        <w:rPr>
          <w:rFonts w:hint="eastAsia"/>
        </w:rPr>
      </w:pPr>
      <w:r>
        <w:t xml:space="preserve">    }</w:t>
      </w:r>
    </w:p>
    <w:p w14:paraId="5802A464" w14:textId="5D6F6A36" w:rsidR="006C3116" w:rsidRPr="00E83F44" w:rsidRDefault="006C3116" w:rsidP="006C3116">
      <w:pPr>
        <w:pStyle w:val="Code"/>
        <w:rPr>
          <w:rFonts w:hint="eastAsia"/>
        </w:rPr>
      </w:pPr>
      <w:r>
        <w:t>}</w:t>
      </w:r>
    </w:p>
    <w:p w14:paraId="20320FAE" w14:textId="736F5A48" w:rsidR="00326F2E" w:rsidDel="001D7721" w:rsidRDefault="00326F2E" w:rsidP="00E83F44">
      <w:pPr>
        <w:pStyle w:val="NumList"/>
        <w:rPr>
          <w:del w:id="1662" w:author="Kelvin Sung" w:date="2021-05-20T17:58:00Z"/>
          <w:rFonts w:hint="eastAsia"/>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6D718F46" w14:textId="77777777" w:rsidR="001D7721" w:rsidRDefault="006C3116" w:rsidP="00E83F44">
      <w:pPr>
        <w:pStyle w:val="NumList"/>
        <w:rPr>
          <w:ins w:id="1663" w:author="Kelvin Sung" w:date="2021-05-20T17:58:00Z"/>
          <w:rFonts w:hint="eastAsia"/>
          <w:noProof/>
        </w:rPr>
      </w:pPr>
      <w:del w:id="1664" w:author="Kelvin Sung" w:date="2021-05-20T17:58:00Z">
        <w:r w:rsidDel="001D7721">
          <w:delText xml:space="preserve">    </w:delText>
        </w:r>
      </w:del>
    </w:p>
    <w:p w14:paraId="380D7656" w14:textId="38926877" w:rsidR="006C3116" w:rsidDel="001D7721" w:rsidRDefault="006C3116" w:rsidP="006C3116">
      <w:pPr>
        <w:pStyle w:val="Code"/>
        <w:rPr>
          <w:del w:id="1665" w:author="Kelvin Sung" w:date="2021-05-20T17:58:00Z"/>
          <w:rFonts w:hint="eastAsia"/>
        </w:rPr>
      </w:pPr>
      <w:r>
        <w:t>constructor(wcCenter, wcWidth, viewportArray, bound) {</w:t>
      </w:r>
    </w:p>
    <w:p w14:paraId="1CDF3FBB" w14:textId="77777777" w:rsidR="001D7721" w:rsidRDefault="006C3116" w:rsidP="006C3116">
      <w:pPr>
        <w:pStyle w:val="Code"/>
        <w:rPr>
          <w:ins w:id="1666" w:author="Kelvin Sung" w:date="2021-05-20T17:58:00Z"/>
          <w:rFonts w:hint="eastAsia"/>
        </w:rPr>
      </w:pPr>
      <w:del w:id="1667" w:author="Kelvin Sung" w:date="2021-05-20T17:58:00Z">
        <w:r w:rsidDel="001D7721">
          <w:delText xml:space="preserve">    </w:delText>
        </w:r>
      </w:del>
    </w:p>
    <w:p w14:paraId="566D5F5B" w14:textId="77777777" w:rsidR="00FB6041" w:rsidRDefault="00FB6041" w:rsidP="006C3116">
      <w:pPr>
        <w:pStyle w:val="Code"/>
        <w:rPr>
          <w:rFonts w:hint="eastAsia"/>
        </w:rPr>
      </w:pPr>
    </w:p>
    <w:p w14:paraId="16A4508C" w14:textId="6907419F" w:rsidR="006C3116" w:rsidDel="001D7721" w:rsidRDefault="006C3116" w:rsidP="006C3116">
      <w:pPr>
        <w:pStyle w:val="Code"/>
        <w:rPr>
          <w:del w:id="1668" w:author="Kelvin Sung" w:date="2021-05-20T17:58:00Z"/>
          <w:rFonts w:hint="eastAsia"/>
        </w:rPr>
      </w:pPr>
      <w:r>
        <w:t xml:space="preserve">    …</w:t>
      </w:r>
      <w:r w:rsidR="00047F4B">
        <w:t xml:space="preserve"> identical to prevous code …</w:t>
      </w:r>
    </w:p>
    <w:p w14:paraId="317864EB" w14:textId="77777777" w:rsidR="001D7721" w:rsidRDefault="006C3116" w:rsidP="006C3116">
      <w:pPr>
        <w:pStyle w:val="Code"/>
        <w:rPr>
          <w:ins w:id="1669" w:author="Kelvin Sung" w:date="2021-05-20T17:58:00Z"/>
          <w:rFonts w:hint="eastAsia"/>
        </w:rPr>
      </w:pPr>
      <w:del w:id="1670" w:author="Kelvin Sung" w:date="2021-05-20T17:58:00Z">
        <w:r w:rsidDel="001D7721">
          <w:delText xml:space="preserve">    </w:delText>
        </w:r>
      </w:del>
    </w:p>
    <w:p w14:paraId="1031BA05" w14:textId="0F1C1F81" w:rsidR="006C3116" w:rsidDel="001D7721" w:rsidRDefault="006C3116" w:rsidP="006C3116">
      <w:pPr>
        <w:pStyle w:val="Code"/>
        <w:rPr>
          <w:del w:id="1671" w:author="Kelvin Sung" w:date="2021-05-20T17:58:00Z"/>
          <w:rFonts w:hint="eastAsia"/>
        </w:rPr>
      </w:pPr>
    </w:p>
    <w:p w14:paraId="763D8D49" w14:textId="77777777" w:rsidR="001D7721" w:rsidRDefault="006C3116" w:rsidP="006C3116">
      <w:pPr>
        <w:pStyle w:val="Code"/>
        <w:rPr>
          <w:ins w:id="1672" w:author="Kelvin Sung" w:date="2021-05-20T17:58:00Z"/>
          <w:rFonts w:hint="eastAsia"/>
        </w:rPr>
      </w:pPr>
      <w:del w:id="1673" w:author="Kelvin Sung" w:date="2021-05-20T17:58:00Z">
        <w:r w:rsidRPr="006C3116" w:rsidDel="001D7721">
          <w:rPr>
            <w:rStyle w:val="CodeBold"/>
            <w:rFonts w:ascii="TheSansMonoConNormal" w:hAnsi="TheSansMonoConNormal"/>
          </w:rPr>
          <w:delText xml:space="preserve">    </w:delText>
        </w:r>
      </w:del>
    </w:p>
    <w:p w14:paraId="5EBA007F" w14:textId="32622142" w:rsidR="006C3116" w:rsidRPr="006C3116" w:rsidDel="001D7721" w:rsidRDefault="006C3116" w:rsidP="006C3116">
      <w:pPr>
        <w:pStyle w:val="Code"/>
        <w:rPr>
          <w:del w:id="1674"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per-rendering cached information</w:t>
      </w:r>
    </w:p>
    <w:p w14:paraId="6EACE639" w14:textId="77777777" w:rsidR="001D7721" w:rsidRDefault="006C3116" w:rsidP="006C3116">
      <w:pPr>
        <w:pStyle w:val="Code"/>
        <w:rPr>
          <w:ins w:id="1675" w:author="Kelvin Sung" w:date="2021-05-20T17:58:00Z"/>
          <w:rStyle w:val="CodeBold"/>
          <w:rFonts w:ascii="TheSansMonoConNormal" w:hAnsi="TheSansMonoConNormal" w:hint="eastAsia"/>
        </w:rPr>
      </w:pPr>
      <w:del w:id="1676" w:author="Kelvin Sung" w:date="2021-05-20T17:58:00Z">
        <w:r w:rsidRPr="006C3116" w:rsidDel="001D7721">
          <w:rPr>
            <w:rStyle w:val="CodeBold"/>
            <w:rFonts w:ascii="TheSansMonoConNormal" w:hAnsi="TheSansMonoConNormal"/>
          </w:rPr>
          <w:delText xml:space="preserve">    </w:delText>
        </w:r>
      </w:del>
    </w:p>
    <w:p w14:paraId="20B1E832" w14:textId="7A09013B" w:rsidR="006C3116" w:rsidRPr="006C3116" w:rsidDel="001D7721" w:rsidRDefault="006C3116" w:rsidP="006C3116">
      <w:pPr>
        <w:pStyle w:val="Code"/>
        <w:rPr>
          <w:del w:id="1677"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needed for computing transforms for shaders</w:t>
      </w:r>
    </w:p>
    <w:p w14:paraId="624C4B4F" w14:textId="77777777" w:rsidR="001D7721" w:rsidRDefault="006C3116" w:rsidP="006C3116">
      <w:pPr>
        <w:pStyle w:val="Code"/>
        <w:rPr>
          <w:ins w:id="1678" w:author="Kelvin Sung" w:date="2021-05-20T17:58:00Z"/>
          <w:rStyle w:val="CodeBold"/>
          <w:rFonts w:ascii="TheSansMonoConNormal" w:hAnsi="TheSansMonoConNormal" w:hint="eastAsia"/>
        </w:rPr>
      </w:pPr>
      <w:del w:id="1679" w:author="Kelvin Sung" w:date="2021-05-20T17:58:00Z">
        <w:r w:rsidRPr="006C3116" w:rsidDel="001D7721">
          <w:rPr>
            <w:rStyle w:val="CodeBold"/>
            <w:rFonts w:ascii="TheSansMonoConNormal" w:hAnsi="TheSansMonoConNormal"/>
          </w:rPr>
          <w:delText xml:space="preserve">    </w:delText>
        </w:r>
      </w:del>
    </w:p>
    <w:p w14:paraId="64259AC2" w14:textId="23F209D7" w:rsidR="006C3116" w:rsidRPr="006C3116" w:rsidDel="001D7721" w:rsidRDefault="006C3116" w:rsidP="006C3116">
      <w:pPr>
        <w:pStyle w:val="Code"/>
        <w:rPr>
          <w:del w:id="1680"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updated each time in SetupViewProjection()</w:t>
      </w:r>
    </w:p>
    <w:p w14:paraId="796AB077" w14:textId="77777777" w:rsidR="001D7721" w:rsidRDefault="006C3116" w:rsidP="006C3116">
      <w:pPr>
        <w:pStyle w:val="Code"/>
        <w:rPr>
          <w:ins w:id="1681" w:author="Kelvin Sung" w:date="2021-05-20T17:58:00Z"/>
          <w:rStyle w:val="CodeBold"/>
          <w:rFonts w:ascii="TheSansMonoConNormal" w:hAnsi="TheSansMonoConNormal" w:hint="eastAsia"/>
        </w:rPr>
      </w:pPr>
      <w:del w:id="1682" w:author="Kelvin Sung" w:date="2021-05-20T17:58:00Z">
        <w:r w:rsidRPr="006C3116" w:rsidDel="001D7721">
          <w:rPr>
            <w:rStyle w:val="CodeBold"/>
          </w:rPr>
          <w:delText xml:space="preserve">    </w:delText>
        </w:r>
      </w:del>
    </w:p>
    <w:p w14:paraId="11AEE117" w14:textId="0D00AEE2" w:rsidR="006C3116" w:rsidRPr="006C3116" w:rsidDel="001D7721" w:rsidRDefault="006C3116" w:rsidP="006C3116">
      <w:pPr>
        <w:pStyle w:val="Code"/>
        <w:rPr>
          <w:del w:id="1683" w:author="Kelvin Sung" w:date="2021-05-20T17:58:00Z"/>
          <w:rStyle w:val="CodeBold"/>
        </w:rPr>
      </w:pPr>
      <w:r w:rsidRPr="00047F4B">
        <w:t xml:space="preserve">    </w:t>
      </w:r>
      <w:r w:rsidRPr="006C3116">
        <w:rPr>
          <w:rStyle w:val="CodeBold"/>
        </w:rPr>
        <w:t>this.mRenderCache = new PerRenderCache();</w:t>
      </w:r>
    </w:p>
    <w:p w14:paraId="6D3EC2AD" w14:textId="77777777" w:rsidR="001D7721" w:rsidRDefault="006C3116" w:rsidP="006C3116">
      <w:pPr>
        <w:pStyle w:val="Code"/>
        <w:rPr>
          <w:ins w:id="1684" w:author="Kelvin Sung" w:date="2021-05-20T17:58:00Z"/>
          <w:rStyle w:val="CodeBold"/>
        </w:rPr>
      </w:pPr>
      <w:del w:id="1685" w:author="Kelvin Sung" w:date="2021-05-20T17:58:00Z">
        <w:r w:rsidRPr="006C3116" w:rsidDel="001D7721">
          <w:rPr>
            <w:rStyle w:val="CodeBold"/>
            <w:rFonts w:ascii="TheSansMonoConNormal" w:hAnsi="TheSansMonoConNormal"/>
          </w:rPr>
          <w:delText xml:space="preserve">    </w:delText>
        </w:r>
      </w:del>
    </w:p>
    <w:p w14:paraId="7CFDF64F" w14:textId="1BBF55AB" w:rsidR="006C3116" w:rsidRPr="006C3116" w:rsidDel="001D7721" w:rsidRDefault="006C3116" w:rsidP="006C3116">
      <w:pPr>
        <w:pStyle w:val="Code"/>
        <w:rPr>
          <w:del w:id="1686"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SHOULD NOT be used except </w:t>
      </w:r>
    </w:p>
    <w:p w14:paraId="2216F852" w14:textId="77777777" w:rsidR="001D7721" w:rsidRDefault="006C3116" w:rsidP="006C3116">
      <w:pPr>
        <w:pStyle w:val="Code"/>
        <w:rPr>
          <w:ins w:id="1687" w:author="Kelvin Sung" w:date="2021-05-20T17:58:00Z"/>
          <w:rStyle w:val="CodeBold"/>
          <w:rFonts w:ascii="TheSansMonoConNormal" w:hAnsi="TheSansMonoConNormal" w:hint="eastAsia"/>
        </w:rPr>
      </w:pPr>
      <w:del w:id="1688" w:author="Kelvin Sung" w:date="2021-05-20T17:58:00Z">
        <w:r w:rsidRPr="006C3116" w:rsidDel="001D7721">
          <w:rPr>
            <w:rStyle w:val="CodeBold"/>
            <w:rFonts w:ascii="TheSansMonoConNormal" w:hAnsi="TheSansMonoConNormal"/>
          </w:rPr>
          <w:delText xml:space="preserve">    </w:delText>
        </w:r>
      </w:del>
    </w:p>
    <w:p w14:paraId="35DF356D" w14:textId="664121B3" w:rsidR="006C3116" w:rsidRPr="006C3116" w:rsidDel="001D7721" w:rsidRDefault="006C3116" w:rsidP="006C3116">
      <w:pPr>
        <w:pStyle w:val="Code"/>
        <w:rPr>
          <w:del w:id="1689"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xform operations during the rendering</w:t>
      </w:r>
    </w:p>
    <w:p w14:paraId="5F061D1D" w14:textId="77777777" w:rsidR="001D7721" w:rsidRDefault="006C3116" w:rsidP="006C3116">
      <w:pPr>
        <w:pStyle w:val="Code"/>
        <w:rPr>
          <w:ins w:id="1690" w:author="Kelvin Sung" w:date="2021-05-20T17:58:00Z"/>
          <w:rStyle w:val="CodeBold"/>
          <w:rFonts w:ascii="TheSansMonoConNormal" w:hAnsi="TheSansMonoConNormal" w:hint="eastAsia"/>
        </w:rPr>
      </w:pPr>
      <w:del w:id="1691" w:author="Kelvin Sung" w:date="2021-05-20T17:58:00Z">
        <w:r w:rsidRPr="006C3116" w:rsidDel="001D7721">
          <w:rPr>
            <w:rStyle w:val="CodeBold"/>
            <w:rFonts w:ascii="TheSansMonoConNormal" w:hAnsi="TheSansMonoConNormal"/>
          </w:rPr>
          <w:delText xml:space="preserve">    </w:delText>
        </w:r>
      </w:del>
    </w:p>
    <w:p w14:paraId="4F1172D5" w14:textId="0897C7AB" w:rsidR="006C3116" w:rsidRPr="006C3116" w:rsidDel="001D7721" w:rsidRDefault="006C3116" w:rsidP="006C3116">
      <w:pPr>
        <w:pStyle w:val="Code"/>
        <w:rPr>
          <w:del w:id="1692"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Client game should not access this!</w:t>
      </w:r>
    </w:p>
    <w:p w14:paraId="6C086151" w14:textId="77777777" w:rsidR="001D7721" w:rsidRDefault="006C3116" w:rsidP="006C3116">
      <w:pPr>
        <w:pStyle w:val="Code"/>
        <w:rPr>
          <w:ins w:id="1693" w:author="Kelvin Sung" w:date="2021-05-20T17:58:00Z"/>
          <w:rStyle w:val="CodeBold"/>
          <w:rFonts w:ascii="TheSansMonoConNormal" w:hAnsi="TheSansMonoConNormal" w:hint="eastAsia"/>
        </w:rPr>
      </w:pPr>
      <w:del w:id="1694" w:author="Kelvin Sung" w:date="2021-05-20T17:58:00Z">
        <w:r w:rsidDel="001D7721">
          <w:delText xml:space="preserve">    </w:delText>
        </w:r>
      </w:del>
    </w:p>
    <w:p w14:paraId="40E5E50E" w14:textId="41D38E56" w:rsidR="006C3116" w:rsidRPr="00326F2E" w:rsidRDefault="006C3116" w:rsidP="006C3116">
      <w:pPr>
        <w:pStyle w:val="Code"/>
        <w:rPr>
          <w:rFonts w:hint="eastAsia"/>
        </w:rPr>
      </w:pPr>
      <w:r>
        <w:t>}</w:t>
      </w:r>
    </w:p>
    <w:p w14:paraId="455F40D1" w14:textId="4372469C" w:rsidR="00E83F44" w:rsidDel="001D7721" w:rsidRDefault="00E83F44" w:rsidP="00E83F44">
      <w:pPr>
        <w:pStyle w:val="NumList"/>
        <w:rPr>
          <w:del w:id="1695" w:author="Kelvin Sung" w:date="2021-05-20T17:58:00Z"/>
          <w:rFonts w:hint="eastAsia"/>
        </w:rPr>
      </w:pPr>
      <w:r w:rsidRPr="00E83F44">
        <w:t xml:space="preserve">Initiate the per-render cache in the </w:t>
      </w:r>
      <w:proofErr w:type="spellStart"/>
      <w:proofErr w:type="gramStart"/>
      <w:r w:rsidRPr="006C3116">
        <w:rPr>
          <w:rStyle w:val="CodeInline"/>
        </w:rPr>
        <w:t>setView</w:t>
      </w:r>
      <w:r w:rsidR="003B6C14">
        <w:rPr>
          <w:rStyle w:val="CodeInline"/>
        </w:rPr>
        <w:t>AndCameraMatrix</w:t>
      </w:r>
      <w:proofErr w:type="spellEnd"/>
      <w:r w:rsidRPr="006C3116">
        <w:rPr>
          <w:rStyle w:val="CodeInline"/>
        </w:rPr>
        <w:t>(</w:t>
      </w:r>
      <w:proofErr w:type="gramEnd"/>
      <w:r w:rsidRPr="006C3116">
        <w:rPr>
          <w:rStyle w:val="CodeInline"/>
        </w:rPr>
        <w:t>)</w:t>
      </w:r>
      <w:r w:rsidRPr="00E83F44">
        <w:t xml:space="preserve"> function by adding </w:t>
      </w:r>
      <w:r w:rsidR="003B6C14">
        <w:t xml:space="preserve">a </w:t>
      </w:r>
      <w:r w:rsidRPr="00E83F44">
        <w:t xml:space="preserve">step B4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5C31C989" w14:textId="77777777" w:rsidR="001D7721" w:rsidRDefault="006C3116" w:rsidP="00E83F44">
      <w:pPr>
        <w:pStyle w:val="NumList"/>
        <w:rPr>
          <w:ins w:id="1696" w:author="Kelvin Sung" w:date="2021-05-20T17:58:00Z"/>
          <w:rFonts w:hint="eastAsia"/>
        </w:rPr>
      </w:pPr>
      <w:del w:id="1697" w:author="Kelvin Sung" w:date="2021-05-20T17:58:00Z">
        <w:r w:rsidDel="001D7721">
          <w:delText xml:space="preserve">    </w:delText>
        </w:r>
      </w:del>
    </w:p>
    <w:p w14:paraId="6C72CD07" w14:textId="7D0D6DF3" w:rsidR="006C3116" w:rsidDel="001D7721" w:rsidRDefault="006C3116" w:rsidP="006C3116">
      <w:pPr>
        <w:pStyle w:val="Code"/>
        <w:rPr>
          <w:del w:id="1698" w:author="Kelvin Sung" w:date="2021-05-20T17:58:00Z"/>
          <w:rFonts w:hint="eastAsia"/>
        </w:rPr>
      </w:pPr>
      <w:r>
        <w:t>setViewAndCameraMatrix() {</w:t>
      </w:r>
    </w:p>
    <w:p w14:paraId="3B73D2A5" w14:textId="77777777" w:rsidR="001D7721" w:rsidRDefault="006C3116" w:rsidP="006C3116">
      <w:pPr>
        <w:pStyle w:val="Code"/>
        <w:rPr>
          <w:ins w:id="1699" w:author="Kelvin Sung" w:date="2021-05-20T17:58:00Z"/>
          <w:rFonts w:hint="eastAsia"/>
        </w:rPr>
      </w:pPr>
      <w:del w:id="1700" w:author="Kelvin Sung" w:date="2021-05-20T17:58:00Z">
        <w:r w:rsidDel="001D7721">
          <w:delText xml:space="preserve">    </w:delText>
        </w:r>
      </w:del>
    </w:p>
    <w:p w14:paraId="360D2C02" w14:textId="6564D084" w:rsidR="006C3116" w:rsidDel="001D7721" w:rsidRDefault="006C3116" w:rsidP="006C3116">
      <w:pPr>
        <w:pStyle w:val="Code"/>
        <w:rPr>
          <w:del w:id="1701" w:author="Kelvin Sung" w:date="2021-05-20T17:58:00Z"/>
          <w:rFonts w:hint="eastAsia"/>
        </w:rPr>
      </w:pPr>
    </w:p>
    <w:p w14:paraId="0B4C2043" w14:textId="77777777" w:rsidR="001D7721" w:rsidRDefault="006C3116" w:rsidP="006C3116">
      <w:pPr>
        <w:pStyle w:val="Code"/>
        <w:rPr>
          <w:ins w:id="1702" w:author="Kelvin Sung" w:date="2021-05-20T17:58:00Z"/>
          <w:rFonts w:hint="eastAsia"/>
        </w:rPr>
      </w:pPr>
      <w:del w:id="1703" w:author="Kelvin Sung" w:date="2021-05-20T17:58:00Z">
        <w:r w:rsidDel="001D7721">
          <w:delText xml:space="preserve">    </w:delText>
        </w:r>
      </w:del>
    </w:p>
    <w:p w14:paraId="56BBAA4C" w14:textId="4AFBEF51" w:rsidR="006C3116" w:rsidRDefault="006C3116" w:rsidP="006C3116">
      <w:pPr>
        <w:pStyle w:val="Code"/>
        <w:rPr>
          <w:rFonts w:hint="eastAsia"/>
        </w:rPr>
      </w:pPr>
      <w:r>
        <w:t xml:space="preserve">    …</w:t>
      </w:r>
      <w:r w:rsidR="003B6C14">
        <w:t xml:space="preserve"> identical to previous code … </w:t>
      </w:r>
    </w:p>
    <w:p w14:paraId="1BDBBBD4" w14:textId="027E5C9F" w:rsidR="006C3116" w:rsidDel="001D7721" w:rsidRDefault="006C3116" w:rsidP="006C3116">
      <w:pPr>
        <w:pStyle w:val="Code"/>
        <w:rPr>
          <w:del w:id="1704" w:author="Kelvin Sung" w:date="2021-05-20T17:58:00Z"/>
          <w:rFonts w:hint="eastAsia"/>
        </w:rPr>
      </w:pPr>
    </w:p>
    <w:p w14:paraId="45D7E4B9" w14:textId="77777777" w:rsidR="001D7721" w:rsidRDefault="006C3116" w:rsidP="006C3116">
      <w:pPr>
        <w:pStyle w:val="Code"/>
        <w:rPr>
          <w:ins w:id="1705" w:author="Kelvin Sung" w:date="2021-05-20T17:58:00Z"/>
          <w:rFonts w:hint="eastAsia"/>
        </w:rPr>
      </w:pPr>
      <w:del w:id="1706" w:author="Kelvin Sung" w:date="2021-05-20T17:58:00Z">
        <w:r w:rsidDel="001D7721">
          <w:delText xml:space="preserve">    </w:delText>
        </w:r>
      </w:del>
    </w:p>
    <w:p w14:paraId="78810357" w14:textId="066E6C72" w:rsidR="006C3116" w:rsidDel="001D7721" w:rsidRDefault="006C3116" w:rsidP="006C3116">
      <w:pPr>
        <w:pStyle w:val="Code"/>
        <w:rPr>
          <w:del w:id="1707" w:author="Kelvin Sung" w:date="2021-05-20T17:58:00Z"/>
          <w:rFonts w:hint="eastAsia"/>
        </w:rPr>
      </w:pPr>
      <w:r>
        <w:t xml:space="preserve">    // Step B3: first operation to perform is to translate camera center to the origin</w:t>
      </w:r>
    </w:p>
    <w:p w14:paraId="0659196D" w14:textId="77777777" w:rsidR="001D7721" w:rsidRDefault="006C3116" w:rsidP="006C3116">
      <w:pPr>
        <w:pStyle w:val="Code"/>
        <w:rPr>
          <w:ins w:id="1708" w:author="Kelvin Sung" w:date="2021-05-20T17:58:00Z"/>
          <w:rFonts w:hint="eastAsia"/>
        </w:rPr>
      </w:pPr>
      <w:del w:id="1709" w:author="Kelvin Sung" w:date="2021-05-20T17:58:00Z">
        <w:r w:rsidDel="001D7721">
          <w:delText xml:space="preserve">    </w:delText>
        </w:r>
      </w:del>
    </w:p>
    <w:p w14:paraId="086A29BA" w14:textId="23312D70" w:rsidR="006C3116" w:rsidDel="001D7721" w:rsidRDefault="006C3116" w:rsidP="006C3116">
      <w:pPr>
        <w:pStyle w:val="Code"/>
        <w:rPr>
          <w:del w:id="1710" w:author="Kelvin Sung" w:date="2021-05-20T17:58:00Z"/>
          <w:rFonts w:hint="eastAsia"/>
        </w:rPr>
      </w:pPr>
      <w:r>
        <w:t xml:space="preserve">    mat4.translate(this.mCameraMatrix, this.mCameraMatrix, vec3.fromValues(-center[0], -center[1], 0));</w:t>
      </w:r>
    </w:p>
    <w:p w14:paraId="5828FC60" w14:textId="77777777" w:rsidR="001D7721" w:rsidRDefault="006C3116" w:rsidP="006C3116">
      <w:pPr>
        <w:pStyle w:val="Code"/>
        <w:rPr>
          <w:ins w:id="1711" w:author="Kelvin Sung" w:date="2021-05-20T17:58:00Z"/>
          <w:rFonts w:hint="eastAsia"/>
        </w:rPr>
      </w:pPr>
      <w:del w:id="1712" w:author="Kelvin Sung" w:date="2021-05-20T17:58:00Z">
        <w:r w:rsidDel="001D7721">
          <w:delText xml:space="preserve">    </w:delText>
        </w:r>
      </w:del>
    </w:p>
    <w:p w14:paraId="6BCF87A1" w14:textId="3766E38A" w:rsidR="006C3116" w:rsidDel="001D7721" w:rsidRDefault="006C3116" w:rsidP="006C3116">
      <w:pPr>
        <w:pStyle w:val="Code"/>
        <w:rPr>
          <w:del w:id="1713" w:author="Kelvin Sung" w:date="2021-05-20T17:58:00Z"/>
          <w:rFonts w:hint="eastAsia"/>
        </w:rPr>
      </w:pPr>
      <w:r>
        <w:t xml:space="preserve">    </w:t>
      </w:r>
    </w:p>
    <w:p w14:paraId="41B8546A" w14:textId="77777777" w:rsidR="001D7721" w:rsidRDefault="006C3116" w:rsidP="006C3116">
      <w:pPr>
        <w:pStyle w:val="Code"/>
        <w:rPr>
          <w:ins w:id="1714" w:author="Kelvin Sung" w:date="2021-05-20T17:58:00Z"/>
          <w:rFonts w:hint="eastAsia"/>
        </w:rPr>
      </w:pPr>
      <w:del w:id="1715" w:author="Kelvin Sung" w:date="2021-05-20T17:58:00Z">
        <w:r w:rsidDel="001D7721">
          <w:delText xml:space="preserve">    </w:delText>
        </w:r>
      </w:del>
    </w:p>
    <w:p w14:paraId="13931B22" w14:textId="578B47C4" w:rsidR="006C3116" w:rsidRPr="003B6C14" w:rsidDel="001D7721" w:rsidRDefault="006C3116" w:rsidP="006C3116">
      <w:pPr>
        <w:pStyle w:val="Code"/>
        <w:rPr>
          <w:del w:id="1716" w:author="Kelvin Sung" w:date="2021-05-20T17:58:00Z"/>
          <w:rStyle w:val="CodeBold"/>
        </w:rPr>
      </w:pPr>
      <w:r>
        <w:t xml:space="preserve">    </w:t>
      </w:r>
      <w:r w:rsidRPr="003B6C14">
        <w:rPr>
          <w:rStyle w:val="CodeBold"/>
        </w:rPr>
        <w:t>// Step B4: compute and cache per-rendering information</w:t>
      </w:r>
    </w:p>
    <w:p w14:paraId="47058724" w14:textId="77777777" w:rsidR="001D7721" w:rsidRPr="003B6C14" w:rsidRDefault="006C3116" w:rsidP="006C3116">
      <w:pPr>
        <w:pStyle w:val="Code"/>
        <w:rPr>
          <w:ins w:id="1717" w:author="Kelvin Sung" w:date="2021-05-20T17:58:00Z"/>
          <w:rStyle w:val="CodeBold"/>
        </w:rPr>
      </w:pPr>
      <w:del w:id="1718" w:author="Kelvin Sung" w:date="2021-05-20T17:58:00Z">
        <w:r w:rsidRPr="003B6C14" w:rsidDel="001D7721">
          <w:rPr>
            <w:rStyle w:val="CodeBold"/>
          </w:rPr>
          <w:delText xml:space="preserve">    </w:delText>
        </w:r>
      </w:del>
    </w:p>
    <w:p w14:paraId="0D84B3B5" w14:textId="3A1E52AF" w:rsidR="006C3116" w:rsidRPr="006C3116" w:rsidDel="001D7721" w:rsidRDefault="006C3116" w:rsidP="006C3116">
      <w:pPr>
        <w:pStyle w:val="Code"/>
        <w:rPr>
          <w:del w:id="1719" w:author="Kelvin Sung" w:date="2021-05-20T17:58:00Z"/>
          <w:rStyle w:val="CodeBold"/>
        </w:rPr>
      </w:pPr>
      <w:r w:rsidRPr="003B6C14">
        <w:t xml:space="preserve">    </w:t>
      </w:r>
      <w:r w:rsidRPr="006C3116">
        <w:rPr>
          <w:rStyle w:val="CodeBold"/>
        </w:rPr>
        <w:t>this.mRenderCache.mWCToPixelRatio = this.mViewport[eViewport.eWidth] / this.getWCWidth();</w:t>
      </w:r>
    </w:p>
    <w:p w14:paraId="77B27A97" w14:textId="77777777" w:rsidR="001D7721" w:rsidRDefault="006C3116" w:rsidP="006C3116">
      <w:pPr>
        <w:pStyle w:val="Code"/>
        <w:rPr>
          <w:ins w:id="1720" w:author="Kelvin Sung" w:date="2021-05-20T17:58:00Z"/>
          <w:rStyle w:val="CodeBold"/>
        </w:rPr>
      </w:pPr>
      <w:del w:id="1721" w:author="Kelvin Sung" w:date="2021-05-20T17:58:00Z">
        <w:r w:rsidRPr="006C3116" w:rsidDel="001D7721">
          <w:rPr>
            <w:rStyle w:val="CodeBold"/>
          </w:rPr>
          <w:delText xml:space="preserve">    </w:delText>
        </w:r>
      </w:del>
    </w:p>
    <w:p w14:paraId="36EEDDC1" w14:textId="1515ECEB" w:rsidR="006C3116" w:rsidRPr="006C3116" w:rsidDel="001D7721" w:rsidRDefault="006C3116" w:rsidP="006C3116">
      <w:pPr>
        <w:pStyle w:val="Code"/>
        <w:rPr>
          <w:del w:id="1722" w:author="Kelvin Sung" w:date="2021-05-20T17:58:00Z"/>
          <w:rStyle w:val="CodeBold"/>
        </w:rPr>
      </w:pPr>
      <w:r w:rsidRPr="003B6C14">
        <w:t xml:space="preserve">    </w:t>
      </w:r>
      <w:r w:rsidRPr="006C3116">
        <w:rPr>
          <w:rStyle w:val="CodeBold"/>
        </w:rPr>
        <w:t>this.mRenderCache.mCameraOrgY = center[1] - (this.getWCHeight() / 2);</w:t>
      </w:r>
    </w:p>
    <w:p w14:paraId="69286B7C" w14:textId="77777777" w:rsidR="001D7721" w:rsidRDefault="006C3116" w:rsidP="006C3116">
      <w:pPr>
        <w:pStyle w:val="Code"/>
        <w:rPr>
          <w:ins w:id="1723" w:author="Kelvin Sung" w:date="2021-05-20T17:58:00Z"/>
          <w:rStyle w:val="CodeBold"/>
        </w:rPr>
      </w:pPr>
      <w:del w:id="1724" w:author="Kelvin Sung" w:date="2021-05-20T17:58:00Z">
        <w:r w:rsidRPr="006C3116" w:rsidDel="001D7721">
          <w:rPr>
            <w:rStyle w:val="CodeBold"/>
          </w:rPr>
          <w:delText xml:space="preserve">    </w:delText>
        </w:r>
      </w:del>
    </w:p>
    <w:p w14:paraId="04BDF508" w14:textId="4EB06C28" w:rsidR="006C3116" w:rsidRPr="006C3116" w:rsidDel="001D7721" w:rsidRDefault="006C3116" w:rsidP="006C3116">
      <w:pPr>
        <w:pStyle w:val="Code"/>
        <w:rPr>
          <w:del w:id="1725" w:author="Kelvin Sung" w:date="2021-05-20T17:58:00Z"/>
          <w:rStyle w:val="CodeBold"/>
        </w:rPr>
      </w:pPr>
      <w:r w:rsidRPr="003B6C14">
        <w:t xml:space="preserve">    </w:t>
      </w:r>
      <w:r w:rsidRPr="006C3116">
        <w:rPr>
          <w:rStyle w:val="CodeBold"/>
        </w:rPr>
        <w:t>this.mRenderCache.mCameraOrgX = center[0] - (this.getWCWidth() / 2);</w:t>
      </w:r>
    </w:p>
    <w:p w14:paraId="5A3E66EE" w14:textId="77777777" w:rsidR="001D7721" w:rsidRDefault="006C3116" w:rsidP="006C3116">
      <w:pPr>
        <w:pStyle w:val="Code"/>
        <w:rPr>
          <w:ins w:id="1726" w:author="Kelvin Sung" w:date="2021-05-20T17:58:00Z"/>
          <w:rStyle w:val="CodeBold"/>
        </w:rPr>
      </w:pPr>
      <w:del w:id="1727" w:author="Kelvin Sung" w:date="2021-05-20T17:58:00Z">
        <w:r w:rsidDel="001D7721">
          <w:delText xml:space="preserve">    </w:delText>
        </w:r>
      </w:del>
    </w:p>
    <w:p w14:paraId="21D76726" w14:textId="61321AE3" w:rsidR="006C3116" w:rsidRDefault="006C3116" w:rsidP="006C3116">
      <w:pPr>
        <w:pStyle w:val="Code"/>
        <w:rPr>
          <w:rFonts w:hint="eastAsia"/>
        </w:rPr>
      </w:pPr>
      <w:r>
        <w:t>}</w:t>
      </w:r>
    </w:p>
    <w:p w14:paraId="32527ECE" w14:textId="2E3DF574" w:rsidR="006C3116" w:rsidRDefault="00047F4B" w:rsidP="00047F4B">
      <w:pPr>
        <w:pStyle w:val="BodyTextCont"/>
        <w:rPr>
          <w:rFonts w:hint="eastAsia"/>
        </w:rPr>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camera_main.js file. It is important to hide and carefully handle complex local caching functionality.</w:t>
      </w:r>
    </w:p>
    <w:p w14:paraId="27E0DBFB" w14:textId="77777777" w:rsidR="00E83F44" w:rsidRDefault="00E83F44" w:rsidP="00E83F44">
      <w:pPr>
        <w:pStyle w:val="Heading4"/>
      </w:pPr>
      <w:r>
        <w:t>Adding Camera Transform Functions</w:t>
      </w:r>
    </w:p>
    <w:p w14:paraId="7863FF94" w14:textId="2ED18AC5" w:rsidR="00E83F44" w:rsidRDefault="00E83F44" w:rsidP="00E83F44">
      <w:pPr>
        <w:pStyle w:val="BodyTextFirst"/>
        <w:rPr>
          <w:rFonts w:hint="eastAsia"/>
        </w:rPr>
      </w:pPr>
      <w:r>
        <w:t xml:space="preserve">Now that the per-render cache is defined and properly initialized, you can extend the functionality of the camera </w:t>
      </w:r>
      <w:r w:rsidR="004E2A70">
        <w:t xml:space="preserve">support transformations </w:t>
      </w:r>
      <w:r>
        <w:t xml:space="preserve">from WC and pixel space. For code readability and maintainability, this functionality </w:t>
      </w:r>
      <w:r w:rsidR="004E2A70">
        <w:t>will be implemented in a separate file</w:t>
      </w:r>
      <w:r>
        <w:t>. Another important note is that since you are converting from WC to pixel space and pixel space has no z-axis, you need to calculate a fake z-value for the pixel space coordinate.</w:t>
      </w:r>
    </w:p>
    <w:p w14:paraId="0187730D" w14:textId="795E53A2" w:rsidR="00047F4B" w:rsidRDefault="004E2A70" w:rsidP="000F15CE">
      <w:pPr>
        <w:pStyle w:val="NumList"/>
        <w:numPr>
          <w:ilvl w:val="0"/>
          <w:numId w:val="55"/>
        </w:numPr>
        <w:rPr>
          <w:rFonts w:hint="eastAsia"/>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rPr>
          <w:rFonts w:hint="eastAsia"/>
        </w:rPr>
      </w:pPr>
      <w:commentRangeStart w:id="1728"/>
      <w:r>
        <w:t>export default Camera;</w:t>
      </w:r>
      <w:commentRangeEnd w:id="1728"/>
      <w:r w:rsidR="0053744B">
        <w:rPr>
          <w:rStyle w:val="CommentReference"/>
          <w:rFonts w:asciiTheme="minorHAnsi" w:hAnsiTheme="minorHAnsi"/>
          <w:noProof w:val="0"/>
        </w:rPr>
        <w:commentReference w:id="1728"/>
      </w:r>
    </w:p>
    <w:p w14:paraId="2F50C7FA" w14:textId="342871D9" w:rsidR="00E83F44" w:rsidRDefault="00E83F44" w:rsidP="000F15CE">
      <w:pPr>
        <w:pStyle w:val="NumList"/>
        <w:rPr>
          <w:rFonts w:hint="eastAsia"/>
        </w:rPr>
      </w:pPr>
      <w:del w:id="1729" w:author="Kelvin Sung" w:date="2021-05-22T07:52:00Z">
        <w:r w:rsidDel="003721DC">
          <w:lastRenderedPageBreak/>
          <w:delText xml:space="preserve">Under </w:delText>
        </w:r>
      </w:del>
      <w:ins w:id="1730" w:author="Kelvin Sung" w:date="2021-05-22T07:52:00Z">
        <w:r w:rsidR="003721DC">
          <w:t xml:space="preserve">In </w:t>
        </w:r>
      </w:ins>
      <w:r>
        <w:t xml:space="preserve">the </w:t>
      </w:r>
      <w:proofErr w:type="spellStart"/>
      <w:r w:rsidRPr="006C3116">
        <w:rPr>
          <w:rStyle w:val="CodeInline"/>
        </w:rPr>
        <w:t>src</w:t>
      </w:r>
      <w:proofErr w:type="spellEnd"/>
      <w:r w:rsidRPr="006C3116">
        <w:rPr>
          <w:rStyle w:val="CodeInline"/>
        </w:rPr>
        <w:t>/</w:t>
      </w:r>
      <w:r w:rsidR="006C3116" w:rsidRPr="006C3116">
        <w:rPr>
          <w:rStyle w:val="CodeInline"/>
        </w:rPr>
        <w:t>e</w:t>
      </w:r>
      <w:r w:rsidRPr="006C3116">
        <w:rPr>
          <w:rStyle w:val="CodeInline"/>
        </w:rPr>
        <w:t>ngine/</w:t>
      </w:r>
      <w:r w:rsidR="006C3116" w:rsidRPr="006C3116">
        <w:rPr>
          <w:rStyle w:val="CodeInline"/>
        </w:rPr>
        <w:t>c</w:t>
      </w:r>
      <w:r w:rsidRPr="006C3116">
        <w:rPr>
          <w:rStyle w:val="CodeInline"/>
        </w:rPr>
        <w:t>ameras</w:t>
      </w:r>
      <w:r>
        <w:t xml:space="preserve"> folder, create a new file</w:t>
      </w:r>
      <w:del w:id="1731" w:author="Kelvin Sung" w:date="2021-05-22T07:52:00Z">
        <w:r w:rsidR="006C3116" w:rsidDel="003721DC">
          <w:delText>/module</w:delText>
        </w:r>
      </w:del>
      <w:r>
        <w:t xml:space="preserve"> and name it </w:t>
      </w:r>
      <w:r w:rsidR="006C3116" w:rsidRPr="006C3116">
        <w:rPr>
          <w:rStyle w:val="CodeInline"/>
        </w:rPr>
        <w:t>c</w:t>
      </w:r>
      <w:r w:rsidRPr="006C3116">
        <w:rPr>
          <w:rStyle w:val="CodeInline"/>
        </w:rPr>
        <w:t>amera_</w:t>
      </w:r>
      <w:r w:rsidR="006C3116" w:rsidRPr="006C3116">
        <w:rPr>
          <w:rStyle w:val="CodeInline"/>
        </w:rPr>
        <w:t>x</w:t>
      </w:r>
      <w:r w:rsidRPr="006C3116">
        <w:rPr>
          <w:rStyle w:val="CodeInline"/>
        </w:rPr>
        <w:t>form.js</w:t>
      </w:r>
      <w:r>
        <w:t>.</w:t>
      </w:r>
      <w:ins w:id="1732" w:author="Kelvin Sung" w:date="2021-05-22T07:52:00Z">
        <w:r w:rsidR="003721DC">
          <w:t xml:space="preserve"> Import from </w:t>
        </w:r>
        <w:r w:rsidR="003721DC" w:rsidRPr="003721DC">
          <w:rPr>
            <w:rStyle w:val="CodeInline"/>
            <w:rFonts w:hint="eastAsia"/>
            <w:rPrChange w:id="1733" w:author="Kelvin Sung" w:date="2021-05-22T07:53:00Z">
              <w:rPr>
                <w:rFonts w:hint="eastAsia"/>
              </w:rPr>
            </w:rPrChange>
          </w:rPr>
          <w:t>camera_input.js</w:t>
        </w:r>
      </w:ins>
      <w:ins w:id="1734" w:author="Kelvin Sung" w:date="2021-05-22T07:53:00Z">
        <w:r w:rsidR="003721DC">
          <w:t xml:space="preserve"> such that you can continue to add new functionality to the </w:t>
        </w:r>
        <w:r w:rsidR="003721DC" w:rsidRPr="003721DC">
          <w:rPr>
            <w:rStyle w:val="CodeInline"/>
            <w:rFonts w:hint="eastAsia"/>
            <w:rPrChange w:id="1735" w:author="Kelvin Sung" w:date="2021-05-22T07:53:00Z">
              <w:rPr>
                <w:rFonts w:hint="eastAsia"/>
              </w:rPr>
            </w:rPrChange>
          </w:rPr>
          <w:t>Camera</w:t>
        </w:r>
        <w:r w:rsidR="003721DC">
          <w:t xml:space="preserve"> class</w:t>
        </w:r>
      </w:ins>
      <w:ins w:id="1736" w:author="Kelvin Sung" w:date="2021-05-22T07:54:00Z">
        <w:r w:rsidR="004F230B">
          <w:t xml:space="preserve">, and </w:t>
        </w:r>
      </w:ins>
      <w:ins w:id="1737" w:author="Kelvin Sung" w:date="2021-05-22T07:55:00Z">
        <w:r w:rsidR="004F230B">
          <w:t>do not forget to export.</w:t>
        </w:r>
      </w:ins>
    </w:p>
    <w:p w14:paraId="06D846BA" w14:textId="77777777" w:rsidR="006C3116" w:rsidRDefault="006C3116" w:rsidP="006C3116">
      <w:pPr>
        <w:pStyle w:val="Code"/>
        <w:rPr>
          <w:rFonts w:hint="eastAsia"/>
        </w:rPr>
      </w:pPr>
      <w:r>
        <w:t>import Camera from "./camera_input.js";</w:t>
      </w:r>
    </w:p>
    <w:p w14:paraId="321E13C8" w14:textId="77777777" w:rsidR="006C3116" w:rsidRDefault="006C3116" w:rsidP="006C3116">
      <w:pPr>
        <w:pStyle w:val="Code"/>
        <w:rPr>
          <w:rFonts w:hint="eastAsia"/>
        </w:rPr>
      </w:pPr>
      <w:r>
        <w:t>import { eViewport } from "./camera_main.js";</w:t>
      </w:r>
    </w:p>
    <w:p w14:paraId="46E99AB3" w14:textId="77777777" w:rsidR="006C3116" w:rsidRDefault="006C3116" w:rsidP="006C3116">
      <w:pPr>
        <w:pStyle w:val="Code"/>
        <w:rPr>
          <w:rFonts w:hint="eastAsia"/>
        </w:rPr>
      </w:pPr>
    </w:p>
    <w:p w14:paraId="4FA5D461" w14:textId="50DE1CF3" w:rsidR="006C3116" w:rsidRDefault="006C3116" w:rsidP="006C3116">
      <w:pPr>
        <w:pStyle w:val="Code"/>
        <w:rPr>
          <w:rFonts w:hint="eastAsia"/>
        </w:rPr>
      </w:pPr>
      <w:r w:rsidRPr="006C3116">
        <w:t>... implementation to follow …</w:t>
      </w:r>
    </w:p>
    <w:p w14:paraId="3AD7588A" w14:textId="77777777" w:rsidR="006C3116" w:rsidRDefault="006C3116" w:rsidP="006C3116">
      <w:pPr>
        <w:pStyle w:val="Code"/>
        <w:rPr>
          <w:rFonts w:hint="eastAsia"/>
        </w:rPr>
      </w:pPr>
    </w:p>
    <w:p w14:paraId="28303E9B" w14:textId="726C8284" w:rsidR="006C3116" w:rsidRDefault="006C3116" w:rsidP="006C3116">
      <w:pPr>
        <w:pStyle w:val="Code"/>
        <w:rPr>
          <w:rFonts w:hint="eastAsia"/>
        </w:rPr>
      </w:pPr>
      <w:r>
        <w:t>export default Camera;</w:t>
      </w:r>
    </w:p>
    <w:p w14:paraId="49149B5C" w14:textId="49DD383D" w:rsidR="00E83F44" w:rsidRDefault="00CC1861" w:rsidP="000F15CE">
      <w:pPr>
        <w:pStyle w:val="NumList"/>
        <w:rPr>
          <w:rFonts w:hint="eastAsia"/>
        </w:rPr>
      </w:pPr>
      <w:ins w:id="1738" w:author="Kelvin Sung" w:date="2021-05-22T07:55:00Z">
        <w:r>
          <w:t xml:space="preserve">Create a function to </w:t>
        </w:r>
      </w:ins>
      <w:del w:id="1739" w:author="Kelvin Sung" w:date="2021-05-22T07:55:00Z">
        <w:r w:rsidR="00E83F44" w:rsidDel="00CC1861">
          <w:delText>A</w:delText>
        </w:r>
      </w:del>
      <w:ins w:id="1740" w:author="Kelvin Sung" w:date="2021-05-22T07:55:00Z">
        <w:r>
          <w:t>a</w:t>
        </w:r>
      </w:ins>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rPr>
          <w:rFonts w:hint="eastAsia"/>
        </w:rPr>
      </w:pPr>
      <w:r>
        <w:t>Camera.prototype.fakeZInPixelSpace = function (z) {</w:t>
      </w:r>
    </w:p>
    <w:p w14:paraId="0D4CE9E4" w14:textId="77777777" w:rsidR="006C3116" w:rsidRDefault="006C3116" w:rsidP="006C3116">
      <w:pPr>
        <w:pStyle w:val="Code"/>
        <w:rPr>
          <w:rFonts w:hint="eastAsia"/>
        </w:rPr>
      </w:pPr>
      <w:r>
        <w:t xml:space="preserve">    return z * this.mRenderCache.mWCToPixelRatio;</w:t>
      </w:r>
    </w:p>
    <w:p w14:paraId="5AB57FB5" w14:textId="77777777" w:rsidR="006C3116" w:rsidRDefault="006C3116" w:rsidP="006C3116">
      <w:pPr>
        <w:pStyle w:val="Code"/>
        <w:rPr>
          <w:rFonts w:hint="eastAsia"/>
        </w:rPr>
      </w:pPr>
      <w:r>
        <w:t>}</w:t>
      </w:r>
    </w:p>
    <w:p w14:paraId="44A0ECA9" w14:textId="725136B7" w:rsidR="006C3116" w:rsidDel="00732CD3" w:rsidRDefault="00F61EB8" w:rsidP="006C3116">
      <w:pPr>
        <w:pStyle w:val="Code"/>
        <w:rPr>
          <w:del w:id="1741" w:author="Kelvin Sung" w:date="2021-05-22T07:56:00Z"/>
          <w:rFonts w:hint="eastAsia"/>
        </w:rPr>
      </w:pPr>
      <w:ins w:id="1742" w:author="Kelvin Sung" w:date="2021-05-22T07:57:00Z">
        <w:r>
          <w:t xml:space="preserve">Define </w:t>
        </w:r>
      </w:ins>
    </w:p>
    <w:p w14:paraId="6D48594D" w14:textId="675F9388" w:rsidR="00E83F44" w:rsidRDefault="00E83F44">
      <w:pPr>
        <w:pStyle w:val="NumList"/>
        <w:rPr>
          <w:rFonts w:hint="eastAsia"/>
        </w:rPr>
      </w:pPr>
      <w:del w:id="1743" w:author="Kelvin Sung" w:date="2021-05-22T07:57:00Z">
        <w:r w:rsidRPr="00E83F44" w:rsidDel="00F61EB8">
          <w:delText xml:space="preserve">Provide </w:delText>
        </w:r>
      </w:del>
      <w:r w:rsidRPr="00E83F44">
        <w:t xml:space="preserve">a function to convert from WC to pixel space </w:t>
      </w:r>
      <w:del w:id="1744" w:author="Kelvin Sung" w:date="2021-05-22T07:59:00Z">
        <w:r w:rsidRPr="00E83F44" w:rsidDel="00A72E3B">
          <w:delText xml:space="preserve">for a </w:delText>
        </w:r>
        <w:r w:rsidRPr="00F61EB8" w:rsidDel="00A72E3B">
          <w:rPr>
            <w:rStyle w:val="CodeInline"/>
            <w:rFonts w:hint="eastAsia"/>
            <w:rPrChange w:id="1745" w:author="Kelvin Sung" w:date="2021-05-22T07:58:00Z">
              <w:rPr>
                <w:rFonts w:hint="eastAsia"/>
              </w:rPr>
            </w:rPrChange>
          </w:rPr>
          <w:delText>vec3</w:delText>
        </w:r>
        <w:r w:rsidRPr="00E83F44" w:rsidDel="00A72E3B">
          <w:delText xml:space="preserve"> position. This is accomplished </w:delText>
        </w:r>
      </w:del>
      <w:r w:rsidRPr="00E83F44">
        <w:t xml:space="preserve">by subtracting the camera origin followed by scaling with the </w:t>
      </w:r>
      <w:proofErr w:type="spellStart"/>
      <w:r w:rsidRPr="006C3116">
        <w:rPr>
          <w:rStyle w:val="CodeInline"/>
        </w:rPr>
        <w:t>mWCToPixelRatio</w:t>
      </w:r>
      <w:proofErr w:type="spellEnd"/>
      <w:r w:rsidRPr="00E83F44">
        <w:t>. The 0.5 offset at the end of the x and y conversion ensure that you are working with the center of the pixel rather than a corner.</w:t>
      </w:r>
    </w:p>
    <w:p w14:paraId="79A1D77B" w14:textId="77777777" w:rsidR="006C3116" w:rsidRDefault="006C3116" w:rsidP="006C3116">
      <w:pPr>
        <w:pStyle w:val="Code"/>
        <w:rPr>
          <w:rFonts w:hint="eastAsia"/>
        </w:rPr>
      </w:pPr>
      <w:r>
        <w:t>Camera.prototype.wcPosToPixel = function (p) {  // p is a vec3, fake Z</w:t>
      </w:r>
    </w:p>
    <w:p w14:paraId="50D47880" w14:textId="77777777" w:rsidR="006C3116" w:rsidRDefault="006C3116" w:rsidP="006C3116">
      <w:pPr>
        <w:pStyle w:val="Code"/>
        <w:rPr>
          <w:rFonts w:hint="eastAsia"/>
        </w:rPr>
      </w:pPr>
      <w:r>
        <w:t xml:space="preserve">    // Convert the position to pixel space</w:t>
      </w:r>
    </w:p>
    <w:p w14:paraId="78646C07" w14:textId="77777777" w:rsidR="00732CD3" w:rsidRDefault="006C3116" w:rsidP="00732CD3">
      <w:pPr>
        <w:pStyle w:val="Code"/>
        <w:ind w:firstLine="435"/>
        <w:rPr>
          <w:ins w:id="1746" w:author="Kelvin Sung" w:date="2021-05-22T07:56:00Z"/>
          <w:rFonts w:hint="eastAsia"/>
        </w:rPr>
      </w:pPr>
      <w:del w:id="1747" w:author="Kelvin Sung" w:date="2021-05-22T07:56:00Z">
        <w:r w:rsidDel="00732CD3">
          <w:delText xml:space="preserve">    </w:delText>
        </w:r>
      </w:del>
      <w:r>
        <w:t xml:space="preserve">let x = this.mViewport[eViewport.eOrgX] + </w:t>
      </w:r>
    </w:p>
    <w:p w14:paraId="021FB938" w14:textId="40FF30F1" w:rsidR="006C3116" w:rsidRDefault="00732CD3">
      <w:pPr>
        <w:pStyle w:val="Code"/>
        <w:rPr>
          <w:rFonts w:hint="eastAsia"/>
        </w:rPr>
      </w:pPr>
      <w:ins w:id="1748" w:author="Kelvin Sung" w:date="2021-05-22T07:56:00Z">
        <w:r>
          <w:t xml:space="preserve">        </w:t>
        </w:r>
      </w:ins>
      <w:ins w:id="1749" w:author="Kelvin Sung" w:date="2021-05-22T07:57:00Z">
        <w:r>
          <w:t xml:space="preserve">  </w:t>
        </w:r>
      </w:ins>
      <w:r w:rsidR="006C3116">
        <w:t>((p[0] - this.mRenderCache.mCameraOrgX) * this.mRenderCache.mWCToPixelRatio) + 0.5;</w:t>
      </w:r>
    </w:p>
    <w:p w14:paraId="33020F00" w14:textId="71063DDA" w:rsidR="00732CD3" w:rsidRDefault="006C3116">
      <w:pPr>
        <w:pStyle w:val="Code"/>
        <w:ind w:firstLine="435"/>
        <w:rPr>
          <w:ins w:id="1750" w:author="Kelvin Sung" w:date="2021-05-22T07:57:00Z"/>
          <w:rFonts w:hint="eastAsia"/>
        </w:rPr>
        <w:pPrChange w:id="1751" w:author="Kelvin Sung" w:date="2021-05-22T07:57:00Z">
          <w:pPr>
            <w:pStyle w:val="Code"/>
          </w:pPr>
        </w:pPrChange>
      </w:pPr>
      <w:del w:id="1752" w:author="Kelvin Sung" w:date="2021-05-22T07:57:00Z">
        <w:r w:rsidDel="00732CD3">
          <w:delText xml:space="preserve">    </w:delText>
        </w:r>
      </w:del>
      <w:r>
        <w:t xml:space="preserve">let y = this.mViewport[eViewport.eOrgY] + </w:t>
      </w:r>
    </w:p>
    <w:p w14:paraId="16115058" w14:textId="190567FE" w:rsidR="006C3116" w:rsidRDefault="00732CD3">
      <w:pPr>
        <w:pStyle w:val="Code"/>
        <w:rPr>
          <w:rFonts w:hint="eastAsia"/>
        </w:rPr>
      </w:pPr>
      <w:ins w:id="1753" w:author="Kelvin Sung" w:date="2021-05-22T07:57:00Z">
        <w:r>
          <w:t xml:space="preserve">          </w:t>
        </w:r>
      </w:ins>
      <w:r w:rsidR="006C3116">
        <w:t>((p[1] - this.mRenderCache.mCameraOrgY) * this.mRenderCache.mWCToPixelRatio) + 0.5;</w:t>
      </w:r>
    </w:p>
    <w:p w14:paraId="3143FFE3" w14:textId="77777777" w:rsidR="006C3116" w:rsidRDefault="006C3116" w:rsidP="006C3116">
      <w:pPr>
        <w:pStyle w:val="Code"/>
        <w:rPr>
          <w:rFonts w:hint="eastAsia"/>
        </w:rPr>
      </w:pPr>
      <w:r>
        <w:t xml:space="preserve">    let z = this.fakeZInPixelSpace(p[2]);</w:t>
      </w:r>
    </w:p>
    <w:p w14:paraId="18BC6FA0" w14:textId="77777777" w:rsidR="006C3116" w:rsidRDefault="006C3116" w:rsidP="006C3116">
      <w:pPr>
        <w:pStyle w:val="Code"/>
        <w:rPr>
          <w:rFonts w:hint="eastAsia"/>
        </w:rPr>
      </w:pPr>
      <w:r>
        <w:t xml:space="preserve">    return vec3.fromValues(x, y, z);</w:t>
      </w:r>
    </w:p>
    <w:p w14:paraId="1012FD88" w14:textId="77777777" w:rsidR="006C3116" w:rsidRDefault="006C3116" w:rsidP="006C3116">
      <w:pPr>
        <w:pStyle w:val="Code"/>
        <w:rPr>
          <w:rFonts w:hint="eastAsia"/>
        </w:rPr>
      </w:pPr>
      <w:r>
        <w:t>}</w:t>
      </w:r>
    </w:p>
    <w:p w14:paraId="6047605D" w14:textId="3964C6F9" w:rsidR="006C3116" w:rsidRPr="00E83F44" w:rsidDel="00F61EB8" w:rsidRDefault="006C3116" w:rsidP="006C3116">
      <w:pPr>
        <w:pStyle w:val="Code"/>
        <w:rPr>
          <w:del w:id="1754" w:author="Kelvin Sung" w:date="2021-05-22T07:57:00Z"/>
          <w:rFonts w:hint="eastAsia"/>
        </w:rPr>
      </w:pPr>
    </w:p>
    <w:p w14:paraId="6CB0C779" w14:textId="164D9CB4" w:rsidR="00E83F44" w:rsidRDefault="006C3116" w:rsidP="000F15CE">
      <w:pPr>
        <w:pStyle w:val="NumList"/>
        <w:rPr>
          <w:rFonts w:hint="eastAsia"/>
        </w:rPr>
      </w:pPr>
      <w:r>
        <w:t>Lastly,</w:t>
      </w:r>
      <w:r w:rsidR="00E83F44" w:rsidRPr="00E83F44">
        <w:t xml:space="preserve"> </w:t>
      </w:r>
      <w:del w:id="1755" w:author="Kelvin Sung" w:date="2021-05-22T08:01:00Z">
        <w:r w:rsidR="00E83F44" w:rsidRPr="00E83F44" w:rsidDel="00A72E3B">
          <w:delText xml:space="preserve">provide </w:delText>
        </w:r>
      </w:del>
      <w:ins w:id="1756" w:author="Kelvin Sung" w:date="2021-05-22T08:01:00Z">
        <w:r w:rsidR="00A72E3B">
          <w:t>define</w:t>
        </w:r>
        <w:r w:rsidR="00A72E3B" w:rsidRPr="00E83F44">
          <w:t xml:space="preserve"> </w:t>
        </w:r>
      </w:ins>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rPr>
          <w:rFonts w:hint="eastAsia"/>
        </w:rPr>
      </w:pPr>
      <w:r>
        <w:t xml:space="preserve">Camera.prototype.wcSizeToPixel = function (s) {  // </w:t>
      </w:r>
    </w:p>
    <w:p w14:paraId="64CE2593" w14:textId="77777777" w:rsidR="006C3116" w:rsidRDefault="006C3116" w:rsidP="006C3116">
      <w:pPr>
        <w:pStyle w:val="Code"/>
        <w:rPr>
          <w:rFonts w:hint="eastAsia"/>
        </w:rPr>
      </w:pPr>
      <w:r>
        <w:t xml:space="preserve">    return (s * this.mRenderCache.mWCToPixelRatio) + 0.5;</w:t>
      </w:r>
    </w:p>
    <w:p w14:paraId="5384730F" w14:textId="51AD5D84" w:rsidR="006C3116" w:rsidRDefault="006C3116" w:rsidP="006C3116">
      <w:pPr>
        <w:pStyle w:val="Code"/>
        <w:rPr>
          <w:rFonts w:hint="eastAsia"/>
        </w:rPr>
      </w:pPr>
      <w:r>
        <w:t>}</w:t>
      </w:r>
    </w:p>
    <w:p w14:paraId="47D0C245" w14:textId="3AEA030E" w:rsidR="006C3116" w:rsidRPr="00E83F44" w:rsidDel="005870CB" w:rsidRDefault="004D6400" w:rsidP="004D6400">
      <w:pPr>
        <w:pStyle w:val="Heading3"/>
        <w:rPr>
          <w:del w:id="1757" w:author="Kelvin Sung" w:date="2021-05-22T08:10:00Z"/>
        </w:rPr>
      </w:pPr>
      <w:bookmarkStart w:id="1758" w:name="_Hlk71524628"/>
      <w:del w:id="1759" w:author="Kelvin Sung" w:date="2021-05-22T08:10:00Z">
        <w:r w:rsidDel="005870CB">
          <w:lastRenderedPageBreak/>
          <w:delText>Modifiy i</w:delText>
        </w:r>
        <w:commentRangeStart w:id="1760"/>
        <w:r w:rsidDel="005870CB">
          <w:delText>ndex.js stuff</w:delText>
        </w:r>
        <w:commentRangeEnd w:id="1760"/>
        <w:r w:rsidDel="005870CB">
          <w:rPr>
            <w:rStyle w:val="CommentReference"/>
            <w:rFonts w:asciiTheme="minorHAnsi" w:eastAsia="SimSun" w:hAnsiTheme="minorHAnsi" w:cstheme="minorBidi"/>
            <w:color w:val="auto"/>
          </w:rPr>
          <w:commentReference w:id="1760"/>
        </w:r>
      </w:del>
    </w:p>
    <w:bookmarkEnd w:id="1758"/>
    <w:p w14:paraId="6CC5080F" w14:textId="77777777" w:rsidR="00E83F44" w:rsidRDefault="00E83F44" w:rsidP="00E83F44">
      <w:pPr>
        <w:pStyle w:val="Heading3"/>
      </w:pPr>
      <w:r>
        <w:t>Testing the Light</w:t>
      </w:r>
    </w:p>
    <w:p w14:paraId="5DD32819" w14:textId="77777777" w:rsidR="00E83F44" w:rsidRDefault="00E83F44" w:rsidP="00E83F44">
      <w:pPr>
        <w:pStyle w:val="BodyTextFirst"/>
        <w:rPr>
          <w:rFonts w:hint="eastAsia"/>
        </w:rPr>
      </w:pPr>
      <w:r>
        <w:t xml:space="preserve">The </w:t>
      </w:r>
      <w:proofErr w:type="spellStart"/>
      <w:r w:rsidRPr="001C7191">
        <w:rPr>
          <w:rStyle w:val="CodeInline"/>
        </w:rPr>
        <w:t>MyGame</w:t>
      </w:r>
      <w:proofErr w:type="spellEnd"/>
      <w:r>
        <w:t xml:space="preserve"> level must be modified to utilize and test the new light functionality.</w:t>
      </w:r>
    </w:p>
    <w:p w14:paraId="08B642A4" w14:textId="77777777" w:rsidR="00E83F44" w:rsidRDefault="00E83F44" w:rsidP="00E83F44">
      <w:pPr>
        <w:pStyle w:val="Heading4"/>
      </w:pPr>
      <w:r>
        <w:t>Modifying the Hero and Minion</w:t>
      </w:r>
    </w:p>
    <w:p w14:paraId="53275535" w14:textId="7E4CA28E" w:rsidR="00E83F44" w:rsidRDefault="00E83F44" w:rsidP="00E83F44">
      <w:pPr>
        <w:pStyle w:val="BodyTextFirst"/>
        <w:rPr>
          <w:rFonts w:hint="eastAsia"/>
        </w:rPr>
      </w:pPr>
      <w:del w:id="1761" w:author="Kelvin Sung" w:date="2021-05-22T08:10:00Z">
        <w:r w:rsidDel="002C6DC9">
          <w:delText>Make a few quick m</w:delText>
        </w:r>
      </w:del>
      <w:ins w:id="1762" w:author="Kelvin Sung" w:date="2021-05-22T08:10:00Z">
        <w:r w:rsidR="002C6DC9">
          <w:t>M</w:t>
        </w:r>
      </w:ins>
      <w:r>
        <w:t>odif</w:t>
      </w:r>
      <w:ins w:id="1763" w:author="Kelvin Sung" w:date="2021-05-22T08:10:00Z">
        <w:r w:rsidR="002C6DC9">
          <w:t>y</w:t>
        </w:r>
      </w:ins>
      <w:del w:id="1764" w:author="Kelvin Sung" w:date="2021-05-22T08:10:00Z">
        <w:r w:rsidDel="002C6DC9">
          <w:delText>ications</w:delText>
        </w:r>
      </w:del>
      <w:r>
        <w:t xml:space="preserve"> </w:t>
      </w:r>
      <w:del w:id="1765" w:author="Kelvin Sung" w:date="2021-05-22T08:10:00Z">
        <w:r w:rsidDel="002C6DC9">
          <w:delText xml:space="preserve">to </w:delText>
        </w:r>
      </w:del>
      <w:r>
        <w:t xml:space="preserve">the </w:t>
      </w:r>
      <w:r w:rsidRPr="001C7191">
        <w:rPr>
          <w:rStyle w:val="CodeInline"/>
        </w:rPr>
        <w:t>Hero</w:t>
      </w:r>
      <w:r>
        <w:t xml:space="preserve"> and </w:t>
      </w:r>
      <w:r w:rsidRPr="001C7191">
        <w:rPr>
          <w:rStyle w:val="CodeInline"/>
        </w:rPr>
        <w:t>Minion</w:t>
      </w:r>
      <w:r>
        <w:t xml:space="preserve"> </w:t>
      </w:r>
      <w:del w:id="1766" w:author="Kelvin Sung" w:date="2021-05-22T08:10:00Z">
        <w:r w:rsidDel="002C6DC9">
          <w:delText xml:space="preserve">objects </w:delText>
        </w:r>
      </w:del>
      <w:ins w:id="1767" w:author="Kelvin Sung" w:date="2021-05-22T08:10:00Z">
        <w:r w:rsidR="002C6DC9">
          <w:t>classe</w:t>
        </w:r>
      </w:ins>
      <w:ins w:id="1768" w:author="Kelvin Sung" w:date="2021-05-22T08:11:00Z">
        <w:r w:rsidR="002C6DC9">
          <w:t xml:space="preserve">s </w:t>
        </w:r>
      </w:ins>
      <w:r>
        <w:t xml:space="preserve">to accommodate the new </w:t>
      </w:r>
      <w:proofErr w:type="spellStart"/>
      <w:r w:rsidRPr="001C7191">
        <w:rPr>
          <w:rStyle w:val="CodeInline"/>
        </w:rPr>
        <w:t>LightRenderable</w:t>
      </w:r>
      <w:proofErr w:type="spellEnd"/>
      <w:r>
        <w:t xml:space="preserve"> object.</w:t>
      </w:r>
    </w:p>
    <w:p w14:paraId="26FCC4F9" w14:textId="0818EBB7" w:rsidR="00E83F44" w:rsidDel="001D7721" w:rsidRDefault="002C6DC9" w:rsidP="000D057D">
      <w:pPr>
        <w:pStyle w:val="NumList"/>
        <w:numPr>
          <w:ilvl w:val="0"/>
          <w:numId w:val="17"/>
        </w:numPr>
        <w:rPr>
          <w:del w:id="1769" w:author="Kelvin Sung" w:date="2021-05-20T17:59:00Z"/>
          <w:rFonts w:hint="eastAsia"/>
        </w:rPr>
      </w:pPr>
      <w:ins w:id="1770" w:author="Kelvin Sung" w:date="2021-05-22T08:12:00Z">
        <w:r>
          <w:t>Edit</w:t>
        </w:r>
      </w:ins>
      <w:del w:id="1771" w:author="Kelvin Sung" w:date="2021-05-22T08:12:00Z">
        <w:r w:rsidR="00E83F44" w:rsidDel="002C6DC9">
          <w:delText>In</w:delText>
        </w:r>
      </w:del>
      <w:r w:rsidR="00E83F44">
        <w:t xml:space="preserve"> the </w:t>
      </w:r>
      <w:r w:rsidR="001C7191" w:rsidRPr="001C7191">
        <w:rPr>
          <w:rStyle w:val="CodeInline"/>
        </w:rPr>
        <w:t>h</w:t>
      </w:r>
      <w:r w:rsidR="00E83F44" w:rsidRPr="001C7191">
        <w:rPr>
          <w:rStyle w:val="CodeInline"/>
        </w:rPr>
        <w:t>ero.js</w:t>
      </w:r>
      <w:r w:rsidR="00E83F44">
        <w:t xml:space="preserve"> file </w:t>
      </w:r>
      <w:del w:id="1772" w:author="Kelvin Sung" w:date="2021-05-22T08:11:00Z">
        <w:r w:rsidR="00E83F44" w:rsidDel="002C6DC9">
          <w:delText xml:space="preserve">within </w:delText>
        </w:r>
      </w:del>
      <w:ins w:id="1773" w:author="Kelvin Sung" w:date="2021-05-22T08:12:00Z">
        <w:r>
          <w:t xml:space="preserve">in </w:t>
        </w:r>
      </w:ins>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ins w:id="1774" w:author="Kelvin Sung" w:date="2021-05-22T08:13:00Z">
        <w:r w:rsidR="00751C7A">
          <w:t xml:space="preserve">in the constructor, </w:t>
        </w:r>
      </w:ins>
      <w:r w:rsidR="00E83F44">
        <w:t xml:space="preserve">replace the </w:t>
      </w:r>
      <w:proofErr w:type="spellStart"/>
      <w:r w:rsidR="00E83F44" w:rsidRPr="001C7191">
        <w:rPr>
          <w:rStyle w:val="CodeInline"/>
        </w:rPr>
        <w:t>SpriteRenderable</w:t>
      </w:r>
      <w:proofErr w:type="spellEnd"/>
      <w:r w:rsidR="00E83F44">
        <w:t xml:space="preserve"> </w:t>
      </w:r>
      <w:del w:id="1775" w:author="Kelvin Sung" w:date="2021-05-22T08:11:00Z">
        <w:r w:rsidR="00E83F44" w:rsidDel="002C6DC9">
          <w:delText xml:space="preserve">instantiation </w:delText>
        </w:r>
      </w:del>
      <w:r w:rsidR="00E83F44">
        <w:t xml:space="preserve">with a </w:t>
      </w:r>
      <w:proofErr w:type="spellStart"/>
      <w:r w:rsidR="00E83F44" w:rsidRPr="001C7191">
        <w:rPr>
          <w:rStyle w:val="CodeInline"/>
        </w:rPr>
        <w:t>LightRenderable</w:t>
      </w:r>
      <w:proofErr w:type="spellEnd"/>
      <w:r w:rsidR="00E83F44">
        <w:t xml:space="preserve"> instantiation.</w:t>
      </w:r>
    </w:p>
    <w:p w14:paraId="04725A5D" w14:textId="77777777" w:rsidR="001D7721" w:rsidRDefault="001C7191" w:rsidP="000D057D">
      <w:pPr>
        <w:pStyle w:val="NumList"/>
        <w:numPr>
          <w:ilvl w:val="0"/>
          <w:numId w:val="17"/>
        </w:numPr>
        <w:rPr>
          <w:ins w:id="1776" w:author="Kelvin Sung" w:date="2021-05-20T17:59:00Z"/>
          <w:rFonts w:hint="eastAsia"/>
        </w:rPr>
      </w:pPr>
      <w:del w:id="1777" w:author="Kelvin Sung" w:date="2021-05-20T17:59:00Z">
        <w:r w:rsidRPr="001C7191" w:rsidDel="001D7721">
          <w:delText xml:space="preserve">    </w:delText>
        </w:r>
      </w:del>
    </w:p>
    <w:p w14:paraId="52C3862A" w14:textId="320151D1" w:rsidR="001C7191" w:rsidRPr="001C7191" w:rsidDel="001D7721" w:rsidRDefault="001C7191" w:rsidP="001C7191">
      <w:pPr>
        <w:pStyle w:val="Code"/>
        <w:rPr>
          <w:del w:id="1778" w:author="Kelvin Sung" w:date="2021-05-20T17:59:00Z"/>
          <w:rFonts w:hint="eastAsia"/>
        </w:rPr>
      </w:pPr>
      <w:r w:rsidRPr="001C7191">
        <w:t>constructor(spriteTexture) {</w:t>
      </w:r>
    </w:p>
    <w:p w14:paraId="3028EE83" w14:textId="77777777" w:rsidR="001D7721" w:rsidRDefault="001C7191" w:rsidP="001C7191">
      <w:pPr>
        <w:pStyle w:val="Code"/>
        <w:rPr>
          <w:ins w:id="1779" w:author="Kelvin Sung" w:date="2021-05-20T17:59:00Z"/>
          <w:rFonts w:hint="eastAsia"/>
        </w:rPr>
      </w:pPr>
      <w:del w:id="1780" w:author="Kelvin Sung" w:date="2021-05-20T17:59:00Z">
        <w:r w:rsidRPr="001C7191" w:rsidDel="001D7721">
          <w:delText xml:space="preserve">    </w:delText>
        </w:r>
      </w:del>
    </w:p>
    <w:p w14:paraId="31FEDDE3" w14:textId="2D52D4A8" w:rsidR="001C7191" w:rsidRPr="001C7191" w:rsidDel="001D7721" w:rsidRDefault="001C7191" w:rsidP="001C7191">
      <w:pPr>
        <w:pStyle w:val="Code"/>
        <w:rPr>
          <w:del w:id="1781" w:author="Kelvin Sung" w:date="2021-05-20T17:59:00Z"/>
          <w:rFonts w:hint="eastAsia"/>
        </w:rPr>
      </w:pPr>
      <w:r w:rsidRPr="001C7191">
        <w:t xml:space="preserve">    super(null);</w:t>
      </w:r>
    </w:p>
    <w:p w14:paraId="05A57C3B" w14:textId="77777777" w:rsidR="001D7721" w:rsidRDefault="001C7191" w:rsidP="001C7191">
      <w:pPr>
        <w:pStyle w:val="Code"/>
        <w:rPr>
          <w:ins w:id="1782" w:author="Kelvin Sung" w:date="2021-05-20T17:59:00Z"/>
          <w:rFonts w:hint="eastAsia"/>
        </w:rPr>
      </w:pPr>
      <w:del w:id="1783" w:author="Kelvin Sung" w:date="2021-05-20T17:59:00Z">
        <w:r w:rsidRPr="001C7191" w:rsidDel="001D7721">
          <w:delText xml:space="preserve">    </w:delText>
        </w:r>
      </w:del>
    </w:p>
    <w:p w14:paraId="19932522" w14:textId="389B94E3" w:rsidR="001C7191" w:rsidRPr="001C7191" w:rsidDel="001D7721" w:rsidRDefault="001C7191" w:rsidP="001C7191">
      <w:pPr>
        <w:pStyle w:val="Code"/>
        <w:rPr>
          <w:del w:id="1784" w:author="Kelvin Sung" w:date="2021-05-20T17:59:00Z"/>
          <w:rFonts w:hint="eastAsia"/>
        </w:rPr>
      </w:pPr>
      <w:r w:rsidRPr="001C7191">
        <w:t xml:space="preserve">    this.kDelta = 0.3;</w:t>
      </w:r>
    </w:p>
    <w:p w14:paraId="29D1E3C5" w14:textId="77777777" w:rsidR="001D7721" w:rsidRDefault="001C7191" w:rsidP="001C7191">
      <w:pPr>
        <w:pStyle w:val="Code"/>
        <w:rPr>
          <w:ins w:id="1785" w:author="Kelvin Sung" w:date="2021-05-20T17:59:00Z"/>
          <w:rFonts w:hint="eastAsia"/>
        </w:rPr>
      </w:pPr>
      <w:del w:id="1786" w:author="Kelvin Sung" w:date="2021-05-20T17:59:00Z">
        <w:r w:rsidRPr="001C7191" w:rsidDel="001D7721">
          <w:delText xml:space="preserve">    </w:delText>
        </w:r>
      </w:del>
    </w:p>
    <w:p w14:paraId="3D0450C2" w14:textId="741BC0AC" w:rsidR="001C7191" w:rsidDel="001D7721" w:rsidRDefault="001C7191" w:rsidP="001C7191">
      <w:pPr>
        <w:pStyle w:val="Code"/>
        <w:rPr>
          <w:del w:id="1787" w:author="Kelvin Sung" w:date="2021-05-20T17:59:00Z"/>
          <w:rFonts w:hint="eastAsia"/>
        </w:rPr>
      </w:pPr>
      <w:r w:rsidRPr="001C7191">
        <w:t xml:space="preserve">    this.mRenderComponent = new engine.</w:t>
      </w:r>
      <w:r w:rsidRPr="001C7191">
        <w:rPr>
          <w:rStyle w:val="CodeBold"/>
        </w:rPr>
        <w:t>LightRenderable</w:t>
      </w:r>
      <w:r w:rsidRPr="001C7191">
        <w:t>(spriteTexture);</w:t>
      </w:r>
    </w:p>
    <w:p w14:paraId="20CEB83D" w14:textId="77777777" w:rsidR="001D7721" w:rsidRDefault="001C7191" w:rsidP="001C7191">
      <w:pPr>
        <w:pStyle w:val="Code"/>
        <w:rPr>
          <w:ins w:id="1788" w:author="Kelvin Sung" w:date="2021-05-20T17:59:00Z"/>
          <w:rFonts w:hint="eastAsia"/>
        </w:rPr>
      </w:pPr>
      <w:del w:id="1789" w:author="Kelvin Sung" w:date="2021-05-20T17:59:00Z">
        <w:r w:rsidDel="001D7721">
          <w:delText xml:space="preserve">    </w:delText>
        </w:r>
      </w:del>
    </w:p>
    <w:p w14:paraId="4E963C77" w14:textId="357ED0D5" w:rsidR="001C7191" w:rsidRPr="001C7191" w:rsidDel="001D7721" w:rsidRDefault="001C7191" w:rsidP="001C7191">
      <w:pPr>
        <w:pStyle w:val="Code"/>
        <w:rPr>
          <w:del w:id="1790" w:author="Kelvin Sung" w:date="2021-05-20T17:59:00Z"/>
          <w:rFonts w:hint="eastAsia"/>
        </w:rPr>
      </w:pPr>
      <w:r>
        <w:t xml:space="preserve">    …</w:t>
      </w:r>
    </w:p>
    <w:p w14:paraId="6B6E086A" w14:textId="631C2780" w:rsidR="001D7721" w:rsidRDefault="001C7191" w:rsidP="001C7191">
      <w:pPr>
        <w:pStyle w:val="Code"/>
        <w:rPr>
          <w:ins w:id="1791" w:author="Kelvin Sung" w:date="2021-05-20T17:59:00Z"/>
          <w:rFonts w:hint="eastAsia"/>
        </w:rPr>
      </w:pPr>
      <w:del w:id="1792" w:author="Kelvin Sung" w:date="2021-05-20T17:59:00Z">
        <w:r w:rsidRPr="001C7191" w:rsidDel="001D7721">
          <w:delText xml:space="preserve">    </w:delText>
        </w:r>
      </w:del>
      <w:ins w:id="1793" w:author="Kelvin Sung" w:date="2021-05-22T08:11:00Z">
        <w:r w:rsidR="002C6DC9">
          <w:t xml:space="preserve"> identical to previous code … </w:t>
        </w:r>
      </w:ins>
    </w:p>
    <w:p w14:paraId="76548A6D" w14:textId="5D1E3898" w:rsidR="001C7191" w:rsidRPr="001C7191" w:rsidRDefault="001C7191" w:rsidP="001C7191">
      <w:pPr>
        <w:pStyle w:val="Code"/>
        <w:rPr>
          <w:rFonts w:hint="eastAsia"/>
        </w:rPr>
      </w:pPr>
      <w:r w:rsidRPr="001C7191">
        <w:t>}</w:t>
      </w:r>
    </w:p>
    <w:p w14:paraId="1A28644B" w14:textId="0ED4B8E3" w:rsidR="00E83F44" w:rsidRPr="00E83F44" w:rsidDel="001D7721" w:rsidRDefault="002C6DC9" w:rsidP="000D057D">
      <w:pPr>
        <w:pStyle w:val="NumList"/>
        <w:numPr>
          <w:ilvl w:val="0"/>
          <w:numId w:val="17"/>
        </w:numPr>
        <w:rPr>
          <w:del w:id="1794" w:author="Kelvin Sung" w:date="2021-05-20T17:59:00Z"/>
          <w:rFonts w:hint="eastAsia"/>
        </w:rPr>
      </w:pPr>
      <w:ins w:id="1795" w:author="Kelvin Sung" w:date="2021-05-22T08:12:00Z">
        <w:r>
          <w:t>Edit</w:t>
        </w:r>
      </w:ins>
      <w:del w:id="1796" w:author="Kelvin Sung" w:date="2021-05-22T08:12:00Z">
        <w:r w:rsidR="00E83F44" w:rsidRPr="00E83F44" w:rsidDel="002C6DC9">
          <w:delText>In</w:delText>
        </w:r>
      </w:del>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del w:id="1797" w:author="Kelvin Sung" w:date="2021-05-22T08:12:00Z">
        <w:r w:rsidR="00E83F44" w:rsidRPr="00E83F44" w:rsidDel="002C6DC9">
          <w:delText xml:space="preserve">within </w:delText>
        </w:r>
      </w:del>
      <w:ins w:id="1798" w:author="Kelvin Sung" w:date="2021-05-22T08:12:00Z">
        <w:r>
          <w:t xml:space="preserve">in </w:t>
        </w:r>
      </w:ins>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ins w:id="1799" w:author="Kelvin Sung" w:date="2021-05-22T08:13:00Z">
        <w:r w:rsidR="00751C7A">
          <w:t xml:space="preserve">in the constructor, </w:t>
        </w:r>
      </w:ins>
      <w:r w:rsidR="00E83F44" w:rsidRPr="00E83F44">
        <w:t xml:space="preserve">replace the </w:t>
      </w:r>
      <w:proofErr w:type="spellStart"/>
      <w:r w:rsidR="00E83F44" w:rsidRPr="001C7191">
        <w:rPr>
          <w:rStyle w:val="CodeInline"/>
        </w:rPr>
        <w:t>SpriteRenderable</w:t>
      </w:r>
      <w:proofErr w:type="spellEnd"/>
      <w:r w:rsidR="00E83F44" w:rsidRPr="00E83F44">
        <w:t xml:space="preserve"> </w:t>
      </w:r>
      <w:del w:id="1800" w:author="Kelvin Sung" w:date="2021-05-22T08:12:00Z">
        <w:r w:rsidR="00E83F44" w:rsidRPr="00E83F44" w:rsidDel="002C6DC9">
          <w:delText xml:space="preserve">instantiation </w:delText>
        </w:r>
      </w:del>
      <w:r w:rsidR="00E83F44" w:rsidRPr="00E83F44">
        <w:t xml:space="preserve">with a </w:t>
      </w:r>
      <w:proofErr w:type="spellStart"/>
      <w:r w:rsidR="00E83F44" w:rsidRPr="001C7191">
        <w:rPr>
          <w:rStyle w:val="CodeInline"/>
        </w:rPr>
        <w:t>LightRenderable</w:t>
      </w:r>
      <w:proofErr w:type="spellEnd"/>
      <w:r w:rsidR="00E83F44" w:rsidRPr="00E83F44">
        <w:t xml:space="preserve"> instantiation.</w:t>
      </w:r>
    </w:p>
    <w:p w14:paraId="7962EA67" w14:textId="77777777" w:rsidR="001D7721" w:rsidRDefault="001C7191" w:rsidP="000D057D">
      <w:pPr>
        <w:pStyle w:val="NumList"/>
        <w:numPr>
          <w:ilvl w:val="0"/>
          <w:numId w:val="17"/>
        </w:numPr>
        <w:rPr>
          <w:ins w:id="1801" w:author="Kelvin Sung" w:date="2021-05-20T17:59:00Z"/>
          <w:rFonts w:hint="eastAsia"/>
        </w:rPr>
      </w:pPr>
      <w:del w:id="1802" w:author="Kelvin Sung" w:date="2021-05-20T17:59:00Z">
        <w:r w:rsidDel="001D7721">
          <w:delText xml:space="preserve">    </w:delText>
        </w:r>
      </w:del>
    </w:p>
    <w:p w14:paraId="6D1D9DD0" w14:textId="62C76D59" w:rsidR="001C7191" w:rsidDel="001D7721" w:rsidRDefault="001C7191" w:rsidP="001C7191">
      <w:pPr>
        <w:pStyle w:val="Code"/>
        <w:rPr>
          <w:del w:id="1803" w:author="Kelvin Sung" w:date="2021-05-20T17:59:00Z"/>
          <w:rFonts w:hint="eastAsia"/>
        </w:rPr>
      </w:pPr>
      <w:r>
        <w:t>constructor(spriteTexture, atX, atY) {</w:t>
      </w:r>
    </w:p>
    <w:p w14:paraId="764851AF" w14:textId="77777777" w:rsidR="001D7721" w:rsidRDefault="001C7191" w:rsidP="001C7191">
      <w:pPr>
        <w:pStyle w:val="Code"/>
        <w:rPr>
          <w:ins w:id="1804" w:author="Kelvin Sung" w:date="2021-05-20T17:59:00Z"/>
          <w:rFonts w:hint="eastAsia"/>
        </w:rPr>
      </w:pPr>
      <w:del w:id="1805" w:author="Kelvin Sung" w:date="2021-05-20T17:59:00Z">
        <w:r w:rsidDel="001D7721">
          <w:delText xml:space="preserve">    </w:delText>
        </w:r>
      </w:del>
    </w:p>
    <w:p w14:paraId="307FA5E4" w14:textId="4F72A3EE" w:rsidR="001C7191" w:rsidDel="001D7721" w:rsidRDefault="001C7191" w:rsidP="001C7191">
      <w:pPr>
        <w:pStyle w:val="Code"/>
        <w:rPr>
          <w:del w:id="1806" w:author="Kelvin Sung" w:date="2021-05-20T17:59:00Z"/>
          <w:rFonts w:hint="eastAsia"/>
        </w:rPr>
      </w:pPr>
      <w:r>
        <w:t xml:space="preserve">    super(null);</w:t>
      </w:r>
    </w:p>
    <w:p w14:paraId="4F029225" w14:textId="77777777" w:rsidR="001D7721" w:rsidRDefault="001C7191" w:rsidP="001C7191">
      <w:pPr>
        <w:pStyle w:val="Code"/>
        <w:rPr>
          <w:ins w:id="1807" w:author="Kelvin Sung" w:date="2021-05-20T17:59:00Z"/>
          <w:rFonts w:hint="eastAsia"/>
        </w:rPr>
      </w:pPr>
      <w:del w:id="1808" w:author="Kelvin Sung" w:date="2021-05-20T17:59:00Z">
        <w:r w:rsidDel="001D7721">
          <w:delText xml:space="preserve">    </w:delText>
        </w:r>
      </w:del>
    </w:p>
    <w:p w14:paraId="6024A694" w14:textId="30AD77AC" w:rsidR="001C7191" w:rsidDel="001D7721" w:rsidRDefault="001C7191" w:rsidP="001C7191">
      <w:pPr>
        <w:pStyle w:val="Code"/>
        <w:rPr>
          <w:del w:id="1809" w:author="Kelvin Sung" w:date="2021-05-20T17:59:00Z"/>
          <w:rFonts w:hint="eastAsia"/>
        </w:rPr>
      </w:pPr>
      <w:r>
        <w:t xml:space="preserve">    this.kDelta = 0.2;</w:t>
      </w:r>
    </w:p>
    <w:p w14:paraId="46AF6829" w14:textId="77777777" w:rsidR="001D7721" w:rsidRDefault="001C7191" w:rsidP="001C7191">
      <w:pPr>
        <w:pStyle w:val="Code"/>
        <w:rPr>
          <w:ins w:id="1810" w:author="Kelvin Sung" w:date="2021-05-20T17:59:00Z"/>
          <w:rFonts w:hint="eastAsia"/>
        </w:rPr>
      </w:pPr>
      <w:del w:id="1811" w:author="Kelvin Sung" w:date="2021-05-20T17:59:00Z">
        <w:r w:rsidDel="001D7721">
          <w:delText xml:space="preserve">    </w:delText>
        </w:r>
      </w:del>
    </w:p>
    <w:p w14:paraId="791765DC" w14:textId="523BBEB7" w:rsidR="001C7191" w:rsidDel="001D7721" w:rsidRDefault="001C7191" w:rsidP="001C7191">
      <w:pPr>
        <w:pStyle w:val="Code"/>
        <w:rPr>
          <w:del w:id="1812" w:author="Kelvin Sung" w:date="2021-05-20T17:59:00Z"/>
          <w:rFonts w:hint="eastAsia"/>
        </w:rPr>
      </w:pPr>
      <w:r>
        <w:t xml:space="preserve">    this.mRenderComponent = new engine.</w:t>
      </w:r>
      <w:r w:rsidRPr="002C6DC9">
        <w:rPr>
          <w:rStyle w:val="CodeBold"/>
          <w:rFonts w:hint="eastAsia"/>
          <w:rPrChange w:id="1813" w:author="Kelvin Sung" w:date="2021-05-22T08:12:00Z">
            <w:rPr>
              <w:rFonts w:hint="eastAsia"/>
            </w:rPr>
          </w:rPrChange>
        </w:rPr>
        <w:t>LightRenderable</w:t>
      </w:r>
      <w:r>
        <w:t>(spriteTexture);</w:t>
      </w:r>
    </w:p>
    <w:p w14:paraId="6352202E" w14:textId="77777777" w:rsidR="001D7721" w:rsidRDefault="001C7191" w:rsidP="001C7191">
      <w:pPr>
        <w:pStyle w:val="Code"/>
        <w:rPr>
          <w:ins w:id="1814" w:author="Kelvin Sung" w:date="2021-05-20T17:59:00Z"/>
          <w:rFonts w:hint="eastAsia"/>
        </w:rPr>
      </w:pPr>
      <w:del w:id="1815" w:author="Kelvin Sung" w:date="2021-05-20T17:59:00Z">
        <w:r w:rsidDel="001D7721">
          <w:delText xml:space="preserve">    </w:delText>
        </w:r>
      </w:del>
    </w:p>
    <w:p w14:paraId="40AA4D69" w14:textId="11D292F5" w:rsidR="001C7191" w:rsidDel="001D7721" w:rsidRDefault="001C7191" w:rsidP="001C7191">
      <w:pPr>
        <w:pStyle w:val="Code"/>
        <w:rPr>
          <w:del w:id="1816" w:author="Kelvin Sung" w:date="2021-05-20T17:59:00Z"/>
          <w:rFonts w:hint="eastAsia"/>
        </w:rPr>
      </w:pPr>
      <w:r>
        <w:t xml:space="preserve">    …</w:t>
      </w:r>
      <w:ins w:id="1817" w:author="Kelvin Sung" w:date="2021-05-22T08:13:00Z">
        <w:r w:rsidR="002C6DC9">
          <w:t xml:space="preserve"> identical to previous code … </w:t>
        </w:r>
      </w:ins>
    </w:p>
    <w:p w14:paraId="71AF0A0F" w14:textId="77777777" w:rsidR="001D7721" w:rsidRDefault="001C7191" w:rsidP="001C7191">
      <w:pPr>
        <w:pStyle w:val="Code"/>
        <w:rPr>
          <w:ins w:id="1818" w:author="Kelvin Sung" w:date="2021-05-20T17:59:00Z"/>
          <w:rFonts w:hint="eastAsia"/>
        </w:rPr>
      </w:pPr>
      <w:del w:id="1819" w:author="Kelvin Sung" w:date="2021-05-20T17:59:00Z">
        <w:r w:rsidDel="001D7721">
          <w:delText xml:space="preserve">    </w:delText>
        </w:r>
      </w:del>
    </w:p>
    <w:p w14:paraId="2D0EE96B" w14:textId="605D2DB3" w:rsidR="00E83F44" w:rsidRPr="001C7191" w:rsidRDefault="001C7191" w:rsidP="001C7191">
      <w:pPr>
        <w:pStyle w:val="Code"/>
        <w:rPr>
          <w:rFonts w:hint="eastAsia"/>
        </w:rPr>
      </w:pPr>
      <w:r>
        <w:t>}</w:t>
      </w:r>
    </w:p>
    <w:p w14:paraId="65A4D7B2" w14:textId="77777777" w:rsidR="00E83F44" w:rsidRDefault="00E83F44" w:rsidP="00E83F44">
      <w:pPr>
        <w:pStyle w:val="BodyTextFirst"/>
        <w:rPr>
          <w:rFonts w:hint="eastAsia"/>
        </w:rPr>
      </w:pPr>
    </w:p>
    <w:p w14:paraId="7B57DFC5" w14:textId="04F9D566" w:rsidR="00E83F44" w:rsidRPr="00E83F44" w:rsidRDefault="00E83F44" w:rsidP="00E83F44">
      <w:pPr>
        <w:pStyle w:val="Heading4"/>
      </w:pPr>
      <w:commentRangeStart w:id="1820"/>
      <w:commentRangeStart w:id="1821"/>
      <w:r w:rsidRPr="00E83F44">
        <w:t xml:space="preserve">Modifying the </w:t>
      </w:r>
      <w:proofErr w:type="spellStart"/>
      <w:r w:rsidRPr="00E83F44">
        <w:t>MyGame</w:t>
      </w:r>
      <w:proofErr w:type="spellEnd"/>
      <w:r w:rsidRPr="00E83F44">
        <w:t xml:space="preserve"> Object</w:t>
      </w:r>
      <w:commentRangeEnd w:id="1820"/>
      <w:r w:rsidR="001C7191">
        <w:rPr>
          <w:rStyle w:val="CommentReference"/>
          <w:rFonts w:asciiTheme="minorHAnsi" w:eastAsia="SimSun" w:hAnsiTheme="minorHAnsi" w:cstheme="minorBidi"/>
          <w:i w:val="0"/>
          <w:iCs w:val="0"/>
          <w:color w:val="auto"/>
        </w:rPr>
        <w:commentReference w:id="1820"/>
      </w:r>
      <w:commentRangeEnd w:id="1821"/>
      <w:r w:rsidR="006F6C5E">
        <w:rPr>
          <w:rStyle w:val="CommentReference"/>
          <w:rFonts w:asciiTheme="minorHAnsi" w:eastAsia="SimSun" w:hAnsiTheme="minorHAnsi" w:cstheme="minorBidi"/>
          <w:i w:val="0"/>
          <w:iCs w:val="0"/>
          <w:color w:val="auto"/>
        </w:rPr>
        <w:commentReference w:id="1821"/>
      </w:r>
    </w:p>
    <w:p w14:paraId="4DE7227D" w14:textId="5050CDE9" w:rsidR="00E83F44" w:rsidRDefault="00E83F44" w:rsidP="00E83F44">
      <w:pPr>
        <w:pStyle w:val="BodyTextFirst"/>
        <w:rPr>
          <w:rFonts w:hint="eastAsia"/>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 in the </w:t>
      </w:r>
      <w:bookmarkStart w:id="1822" w:name="_Hlk71523278"/>
      <w:r w:rsidR="001C7191" w:rsidRPr="001C7191">
        <w:rPr>
          <w:rStyle w:val="CodeInline"/>
        </w:rPr>
        <w:t>my_game_main</w:t>
      </w:r>
      <w:r w:rsidRPr="001C7191">
        <w:rPr>
          <w:rStyle w:val="CodeInline"/>
        </w:rPr>
        <w:t>.js</w:t>
      </w:r>
      <w:r>
        <w:rPr>
          <w:noProof/>
        </w:rPr>
        <w:t xml:space="preserve"> </w:t>
      </w:r>
      <w:bookmarkEnd w:id="1822"/>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my_g</w:t>
      </w:r>
      <w:r w:rsidRPr="001C7191">
        <w:rPr>
          <w:rStyle w:val="CodeInline"/>
        </w:rPr>
        <w:t>ame</w:t>
      </w:r>
      <w:proofErr w:type="spellEnd"/>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t>Observations</w:t>
      </w:r>
    </w:p>
    <w:p w14:paraId="6903025D" w14:textId="23D7A9FA" w:rsidR="00CC5382" w:rsidRDefault="00E83F44" w:rsidP="00E83F44">
      <w:pPr>
        <w:pStyle w:val="BodyTextFirst"/>
        <w:rPr>
          <w:ins w:id="1823" w:author="Kelvin Sung" w:date="2021-05-22T08:20:00Z"/>
          <w:rFonts w:hint="eastAsia"/>
          <w:noProof/>
        </w:rPr>
      </w:pPr>
      <w:r>
        <w:rPr>
          <w:noProof/>
        </w:rPr>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the illuminated circle decreases (smaller intersection area) and increases </w:t>
      </w:r>
      <w:r>
        <w:rPr>
          <w:noProof/>
        </w:rPr>
        <w:lastRenderedPageBreak/>
        <w:t xml:space="preserve">in size. </w:t>
      </w:r>
      <w:ins w:id="1824" w:author="Kelvin Sung" w:date="2021-05-22T08:22:00Z">
        <w:r w:rsidR="00CC5382">
          <w:rPr>
            <w:noProof/>
          </w:rPr>
          <w:t xml:space="preserve">The </w:t>
        </w:r>
      </w:ins>
      <w:ins w:id="1825" w:author="Kelvin Sung" w:date="2021-05-22T08:21:00Z">
        <w:r w:rsidR="00CC5382">
          <w:rPr>
            <w:noProof/>
          </w:rPr>
          <w:t>sphere/plane intersection</w:t>
        </w:r>
      </w:ins>
      <w:ins w:id="1826" w:author="Kelvin Sung" w:date="2021-05-22T08:22:00Z">
        <w:r w:rsidR="00CC5382">
          <w:rPr>
            <w:noProof/>
          </w:rPr>
          <w:t xml:space="preserve"> </w:t>
        </w:r>
      </w:ins>
      <w:ins w:id="1827" w:author="Kelvin Sung" w:date="2021-05-22T08:24:00Z">
        <w:r w:rsidR="00CC5382">
          <w:rPr>
            <w:noProof/>
          </w:rPr>
          <w:t xml:space="preserve">result </w:t>
        </w:r>
      </w:ins>
      <w:ins w:id="1828" w:author="Kelvin Sung" w:date="2021-05-22T08:22:00Z">
        <w:r w:rsidR="00CC5382">
          <w:rPr>
            <w:noProof/>
          </w:rPr>
          <w:t xml:space="preserve">can be verified when you continue to increase/decrease the Z position where </w:t>
        </w:r>
      </w:ins>
      <w:ins w:id="1829" w:author="Kelvin Sung" w:date="2021-05-22T08:23:00Z">
        <w:r w:rsidR="00CC5382">
          <w:rPr>
            <w:noProof/>
          </w:rPr>
          <w:t>the illuminated circle</w:t>
        </w:r>
      </w:ins>
      <w:ins w:id="1830" w:author="Kelvin Sung" w:date="2021-05-22T08:21:00Z">
        <w:r w:rsidR="00CC5382">
          <w:rPr>
            <w:noProof/>
          </w:rPr>
          <w:t xml:space="preserve"> </w:t>
        </w:r>
      </w:ins>
      <w:ins w:id="1831" w:author="Kelvin Sung" w:date="2021-05-22T08:23:00Z">
        <w:r w:rsidR="00CC5382">
          <w:rPr>
            <w:noProof/>
          </w:rPr>
          <w:t xml:space="preserve">will eventually begin to decrease </w:t>
        </w:r>
      </w:ins>
      <w:ins w:id="1832" w:author="Kelvin Sung" w:date="2021-05-22T08:24:00Z">
        <w:r w:rsidR="00CC5382">
          <w:rPr>
            <w:noProof/>
          </w:rPr>
          <w:t xml:space="preserve">in size </w:t>
        </w:r>
      </w:ins>
      <w:ins w:id="1833" w:author="Kelvin Sung" w:date="2021-05-22T08:23:00Z">
        <w:r w:rsidR="00CC5382">
          <w:rPr>
            <w:noProof/>
          </w:rPr>
          <w:t>and ultimately disappear completely when the sphere is moved more than its radius away from the Z=</w:t>
        </w:r>
      </w:ins>
      <w:ins w:id="1834" w:author="Kelvin Sung" w:date="2021-05-22T08:24:00Z">
        <w:r w:rsidR="00CC5382">
          <w:rPr>
            <w:noProof/>
          </w:rPr>
          <w:t>0 plane.</w:t>
        </w:r>
      </w:ins>
    </w:p>
    <w:p w14:paraId="2AF4A273" w14:textId="0608F2D8" w:rsidR="006A441E" w:rsidRDefault="00E83F44" w:rsidP="00CC5382">
      <w:pPr>
        <w:pStyle w:val="BodyTextCont"/>
        <w:rPr>
          <w:ins w:id="1835" w:author="Kelvin Sung" w:date="2021-05-22T08:26:00Z"/>
          <w:rFonts w:hint="eastAsia"/>
          <w:noProof/>
        </w:rPr>
      </w:pPr>
      <w:del w:id="1836" w:author="Kelvin Sung" w:date="2021-05-22T08:25:00Z">
        <w:r w:rsidDel="006A441E">
          <w:rPr>
            <w:noProof/>
          </w:rPr>
          <w:delText>Alternatively, y</w:delText>
        </w:r>
      </w:del>
      <w:ins w:id="1837" w:author="Kelvin Sung" w:date="2021-05-22T08:25:00Z">
        <w:r w:rsidR="006A441E">
          <w:rPr>
            <w:noProof/>
          </w:rPr>
          <w:t>Y</w:t>
        </w:r>
      </w:ins>
      <w:r>
        <w:rPr>
          <w:noProof/>
        </w:rPr>
        <w:t xml:space="preserve">ou can </w:t>
      </w:r>
      <w:ins w:id="1838" w:author="Kelvin Sung" w:date="2021-05-22T08:25:00Z">
        <w:r w:rsidR="006A441E">
          <w:rPr>
            <w:noProof/>
          </w:rPr>
          <w:t xml:space="preserve">also </w:t>
        </w:r>
      </w:ins>
      <w:r>
        <w:rPr>
          <w:noProof/>
        </w:rPr>
        <w:t xml:space="preserve">press the C or V key to increase or decrease the point light radius to increase or decrease the volume of illumination, and observe the corresponding changes in the illuminated circle radius. </w:t>
      </w:r>
    </w:p>
    <w:p w14:paraId="2C555C59" w14:textId="4C080190" w:rsidR="00326F2E" w:rsidRDefault="006A441E">
      <w:pPr>
        <w:pStyle w:val="BodyTextCont"/>
        <w:rPr>
          <w:rFonts w:hint="eastAsia"/>
          <w:noProof/>
        </w:rPr>
        <w:pPrChange w:id="1839" w:author="Kelvin Sung" w:date="2021-05-22T08:29:00Z">
          <w:pPr>
            <w:pStyle w:val="BodyTextFirst"/>
          </w:pPr>
        </w:pPrChange>
      </w:pPr>
      <w:ins w:id="1840" w:author="Kelvin Sung" w:date="2021-05-22T08:26:00Z">
        <w:r>
          <w:rPr>
            <w:noProof/>
          </w:rPr>
          <w:t xml:space="preserve">Now, press the WASD keys </w:t>
        </w:r>
      </w:ins>
      <w:ins w:id="1841" w:author="Kelvin Sung" w:date="2021-05-22T08:27:00Z">
        <w:r>
          <w:rPr>
            <w:noProof/>
          </w:rPr>
          <w:t xml:space="preserve">along with the left mouse button </w:t>
        </w:r>
      </w:ins>
      <w:ins w:id="1842" w:author="Kelvin Sung" w:date="2021-05-22T08:26:00Z">
        <w:r>
          <w:rPr>
            <w:noProof/>
          </w:rPr>
          <w:t xml:space="preserve">to move the </w:t>
        </w:r>
        <w:r w:rsidRPr="006A441E">
          <w:rPr>
            <w:rStyle w:val="CodeInline"/>
            <w:rFonts w:hint="eastAsia"/>
            <w:rPrChange w:id="1843" w:author="Kelvin Sung" w:date="2021-05-22T08:27:00Z">
              <w:rPr>
                <w:rFonts w:hint="eastAsia"/>
                <w:noProof/>
              </w:rPr>
            </w:rPrChange>
          </w:rPr>
          <w:t>Hero</w:t>
        </w:r>
      </w:ins>
      <w:ins w:id="1844" w:author="Kelvin Sung" w:date="2021-05-22T08:29:00Z">
        <w:r>
          <w:rPr>
            <w:noProof/>
          </w:rPr>
          <w:t xml:space="preserve"> and observe </w:t>
        </w:r>
      </w:ins>
      <w:ins w:id="1845" w:author="Kelvin Sung" w:date="2021-05-22T08:27:00Z">
        <w:r>
          <w:rPr>
            <w:noProof/>
          </w:rPr>
          <w:t xml:space="preserve">that </w:t>
        </w:r>
      </w:ins>
      <w:ins w:id="1846" w:author="Kelvin Sung" w:date="2021-05-22T08:28:00Z">
        <w:r>
          <w:rPr>
            <w:noProof/>
          </w:rPr>
          <w:t xml:space="preserve">the point light always follow the </w:t>
        </w:r>
        <w:r w:rsidRPr="006A441E">
          <w:rPr>
            <w:rStyle w:val="CodeInline"/>
            <w:rFonts w:hint="eastAsia"/>
            <w:rPrChange w:id="1847" w:author="Kelvin Sung" w:date="2021-05-22T08:28:00Z">
              <w:rPr>
                <w:rFonts w:hint="eastAsia"/>
                <w:noProof/>
              </w:rPr>
            </w:rPrChange>
          </w:rPr>
          <w:t>Hero</w:t>
        </w:r>
        <w:r>
          <w:rPr>
            <w:noProof/>
          </w:rPr>
          <w:t xml:space="preserve"> and properly illuminates the background.</w:t>
        </w:r>
      </w:ins>
      <w:ins w:id="1848" w:author="Kelvin Sung" w:date="2021-05-22T08:29:00Z">
        <w:r>
          <w:rPr>
            <w:noProof/>
          </w:rPr>
          <w:t xml:space="preserve"> Notice that</w:t>
        </w:r>
      </w:ins>
      <w:del w:id="1849" w:author="Kelvin Sung" w:date="2021-05-22T08:29:00Z">
        <w:r w:rsidR="00E83F44" w:rsidDel="006A441E">
          <w:rPr>
            <w:noProof/>
          </w:rPr>
          <w:delText>Another observation to take note of is that</w:delText>
        </w:r>
      </w:del>
      <w:r w:rsidR="00E83F44">
        <w:rPr>
          <w:noProof/>
        </w:rPr>
        <w:t xml:space="preserve"> the light source illuminates the left minion, the hero, and the background but not the other three objects in the scene. This is because the right minion and the </w:t>
      </w:r>
      <w:del w:id="1850" w:author="Kelvin Sung" w:date="2021-05-22T08:30:00Z">
        <w:r w:rsidR="00E83F44" w:rsidDel="006A441E">
          <w:rPr>
            <w:noProof/>
          </w:rPr>
          <w:delText xml:space="preserve">two </w:delText>
        </w:r>
      </w:del>
      <w:ins w:id="1851" w:author="Kelvin Sung" w:date="2021-05-22T08:30:00Z">
        <w:r>
          <w:rPr>
            <w:noProof/>
          </w:rPr>
          <w:t xml:space="preserve">red and green </w:t>
        </w:r>
      </w:ins>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5BF6FD86" w:rsidR="001C7191" w:rsidRDefault="001C7191" w:rsidP="001C7191">
      <w:pPr>
        <w:pStyle w:val="BodyTextFirst"/>
        <w:rPr>
          <w:rFonts w:hint="eastAsia"/>
          <w:noProof/>
        </w:rPr>
      </w:pPr>
      <w:r>
        <w:rPr>
          <w:noProof/>
        </w:rPr>
        <w:t xml:space="preserve">In the previous project, a single point light source was defined with the capability of illuminating a spherical volume. This type of light source is useful in many games, but it is restrictive to </w:t>
      </w:r>
      <w:ins w:id="1852" w:author="Kelvin Sung" w:date="2021-05-22T09:23:00Z">
        <w:r w:rsidR="00526283">
          <w:rPr>
            <w:noProof/>
          </w:rPr>
          <w:t xml:space="preserve">be </w:t>
        </w:r>
      </w:ins>
      <w:r>
        <w:rPr>
          <w:noProof/>
        </w:rPr>
        <w:t>limit</w:t>
      </w:r>
      <w:ins w:id="1853" w:author="Kelvin Sung" w:date="2021-05-22T09:23:00Z">
        <w:r w:rsidR="00526283">
          <w:rPr>
            <w:noProof/>
          </w:rPr>
          <w:t>ed</w:t>
        </w:r>
      </w:ins>
      <w:r>
        <w:rPr>
          <w:noProof/>
        </w:rPr>
        <w:t xml:space="preserve"> </w:t>
      </w:r>
      <w:del w:id="1854" w:author="Kelvin Sung" w:date="2021-05-22T09:23:00Z">
        <w:r w:rsidDel="00526283">
          <w:rPr>
            <w:noProof/>
          </w:rPr>
          <w:delText xml:space="preserve">a game </w:delText>
        </w:r>
      </w:del>
      <w:r>
        <w:rPr>
          <w:noProof/>
        </w:rPr>
        <w:t xml:space="preserve">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ShaderLightAtindex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commentRangeStart w:id="1855"/>
      <w:commentRangeStart w:id="1856"/>
      <w:r>
        <w:rPr>
          <w:noProof/>
        </w:rPr>
        <w:lastRenderedPageBreak/>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commentRangeEnd w:id="1855"/>
      <w:r>
        <w:rPr>
          <w:rStyle w:val="CommentReference"/>
          <w:rFonts w:asciiTheme="minorHAnsi" w:eastAsia="SimSun" w:hAnsiTheme="minorHAnsi" w:cstheme="minorBidi"/>
        </w:rPr>
        <w:commentReference w:id="1855"/>
      </w:r>
      <w:commentRangeEnd w:id="1856"/>
      <w:r w:rsidR="00F64369">
        <w:rPr>
          <w:rStyle w:val="CommentReference"/>
          <w:rFonts w:asciiTheme="minorHAnsi" w:eastAsia="SimSun" w:hAnsiTheme="minorHAnsi" w:cstheme="minorBidi"/>
        </w:rPr>
        <w:commentReference w:id="1856"/>
      </w:r>
    </w:p>
    <w:p w14:paraId="11B929C5" w14:textId="77777777" w:rsidR="009F697C" w:rsidRDefault="009F697C" w:rsidP="009F697C">
      <w:pPr>
        <w:pStyle w:val="FigureCaption"/>
      </w:pPr>
      <w:r>
        <w:t>Figure 8-5. Support for multiple light sources</w:t>
      </w:r>
    </w:p>
    <w:p w14:paraId="1D79A3B0" w14:textId="77777777" w:rsidR="00F91280" w:rsidRDefault="009F697C" w:rsidP="001D34B7">
      <w:pPr>
        <w:pStyle w:val="BodyTextCont"/>
        <w:rPr>
          <w:ins w:id="1857" w:author="Kelvin Sung" w:date="2021-05-22T09:33:00Z"/>
          <w:rFonts w:hint="eastAsia"/>
        </w:rPr>
      </w:pPr>
      <w:r>
        <w:t xml:space="preserve">The point light illumination results from the previous project can be improved. You have observed that </w:t>
      </w:r>
      <w:ins w:id="1858" w:author="Kelvin Sung" w:date="2021-05-22T09:26:00Z">
        <w:r w:rsidR="001D34B7">
          <w:t xml:space="preserve">at </w:t>
        </w:r>
      </w:ins>
      <w:del w:id="1859" w:author="Kelvin Sung" w:date="2021-05-22T09:26:00Z">
        <w:r w:rsidDel="001D34B7">
          <w:delText xml:space="preserve">the </w:delText>
        </w:r>
      </w:del>
      <w:ins w:id="1860" w:author="Kelvin Sung" w:date="2021-05-22T09:26:00Z">
        <w:r w:rsidR="001D34B7">
          <w:t xml:space="preserve">its boundary the </w:t>
        </w:r>
      </w:ins>
      <w:r>
        <w:t xml:space="preserve">illuminated circle disappears abruptly with a sharp </w:t>
      </w:r>
      <w:del w:id="1861" w:author="Kelvin Sung" w:date="2021-05-22T09:27:00Z">
        <w:r w:rsidDel="001D34B7">
          <w:delText>illuminated bright boundary</w:delText>
        </w:r>
      </w:del>
      <w:ins w:id="1862" w:author="Kelvin Sung" w:date="2021-05-22T09:27:00Z">
        <w:r w:rsidR="001D34B7">
          <w:t>brightness transition</w:t>
        </w:r>
      </w:ins>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78312903" w:rsidR="009F697C" w:rsidRDefault="009F697C">
      <w:pPr>
        <w:pStyle w:val="BodyTextCont"/>
        <w:rPr>
          <w:rFonts w:hint="eastAsia"/>
        </w:rPr>
        <w:pPrChange w:id="1863" w:author="Kelvin Sung" w:date="2021-05-22T09:25:00Z">
          <w:pPr>
            <w:pStyle w:val="BodyTextFirst"/>
          </w:pPr>
        </w:pPrChange>
      </w:pPr>
      <w:r>
        <w:t xml:space="preserve">In </w:t>
      </w:r>
      <w:del w:id="1864" w:author="Kelvin Sung" w:date="2021-05-22T09:30:00Z">
        <w:r w:rsidDel="00F91280">
          <w:delText xml:space="preserve">addition </w:delText>
        </w:r>
      </w:del>
      <w:ins w:id="1865" w:author="Kelvin Sung" w:date="2021-05-22T09:32:00Z">
        <w:r w:rsidR="00F91280">
          <w:t>the follo</w:t>
        </w:r>
      </w:ins>
      <w:ins w:id="1866" w:author="Kelvin Sung" w:date="2021-05-22T09:33:00Z">
        <w:r w:rsidR="00F91280">
          <w:t>wing</w:t>
        </w:r>
      </w:ins>
      <w:del w:id="1867" w:author="Kelvin Sung" w:date="2021-05-22T09:32:00Z">
        <w:r w:rsidDel="00F91280">
          <w:delText>to distance attenuation</w:delText>
        </w:r>
      </w:del>
      <w:r>
        <w:t xml:space="preserve">, you will </w:t>
      </w:r>
      <w:del w:id="1868" w:author="Kelvin Sung" w:date="2021-05-22T09:31:00Z">
        <w:r w:rsidDel="00F91280">
          <w:delText xml:space="preserve">also </w:delText>
        </w:r>
      </w:del>
      <w:r>
        <w:t xml:space="preserve">implement a near </w:t>
      </w:r>
      <w:del w:id="1869" w:author="Kelvin Sung" w:date="2021-05-22T09:31:00Z">
        <w:r w:rsidDel="00F91280">
          <w:delText xml:space="preserve">cutoff distance </w:delText>
        </w:r>
      </w:del>
      <w:r>
        <w:t>and a far cutoff distance</w:t>
      </w:r>
      <w:ins w:id="1870" w:author="Kelvin Sung" w:date="2021-05-22T09:31:00Z">
        <w:r w:rsidR="00F91280">
          <w:t>s,</w:t>
        </w:r>
      </w:ins>
      <w:r>
        <w:t xml:space="preserve"> </w:t>
      </w:r>
      <w:del w:id="1871" w:author="Kelvin Sung" w:date="2021-05-22T09:31:00Z">
        <w:r w:rsidDel="00F91280">
          <w:delText>(</w:delText>
        </w:r>
      </w:del>
      <w:r>
        <w:t>that is, two distances from the light source at which the distan</w:t>
      </w:r>
      <w:ins w:id="1872" w:author="Kelvin Sung" w:date="2021-05-22T09:32:00Z">
        <w:r w:rsidR="00F91280">
          <w:t>ce</w:t>
        </w:r>
      </w:ins>
      <w:del w:id="1873" w:author="Kelvin Sung" w:date="2021-05-22T09:32:00Z">
        <w:r w:rsidDel="00F91280">
          <w:delText>t</w:delText>
        </w:r>
      </w:del>
      <w:r>
        <w:t xml:space="preserve"> attenuation effect will begin and end</w:t>
      </w:r>
      <w:del w:id="1874" w:author="Kelvin Sung" w:date="2021-05-22T09:31:00Z">
        <w:r w:rsidDel="00F91280">
          <w:delText>)</w:delText>
        </w:r>
      </w:del>
      <w:r>
        <w:t xml:space="preserve">. These two values give you control over a light source to show a fully illuminated center area with illumination drop-off occurring only at a specified distance. Lastly, a light intensity will be defined to allow </w:t>
      </w:r>
      <w:ins w:id="1875" w:author="Kelvin Sung" w:date="2021-05-22T09:34:00Z">
        <w:r w:rsidR="00F91280">
          <w:t>the diming of light without changing its color</w:t>
        </w:r>
      </w:ins>
      <w:del w:id="1876" w:author="Kelvin Sung" w:date="2021-05-22T09:34:00Z">
        <w:r w:rsidDel="00F91280">
          <w:delText>dramatically different effects</w:delText>
        </w:r>
      </w:del>
      <w:r>
        <w:t xml:space="preserve">. </w:t>
      </w:r>
      <w:ins w:id="1877" w:author="Kelvin Sung" w:date="2021-05-22T09:34:00Z">
        <w:r w:rsidR="00F91280">
          <w:t>With t</w:t>
        </w:r>
      </w:ins>
      <w:ins w:id="1878" w:author="Kelvin Sung" w:date="2021-05-22T09:35:00Z">
        <w:r w:rsidR="00F91280">
          <w:t xml:space="preserve">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ins>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663A4DA4" w:rsidR="009F697C" w:rsidRDefault="009F697C" w:rsidP="009F697C">
      <w:pPr>
        <w:pStyle w:val="BodyTextFirst"/>
        <w:rPr>
          <w:rFonts w:hint="eastAsia"/>
        </w:rPr>
      </w:pPr>
      <w:r>
        <w:t xml:space="preserve">This project demonstrates how to implement multiple point lights within a single scene. It also demonstrates how to increase the </w:t>
      </w:r>
      <w:del w:id="1879" w:author="Kelvin Sung" w:date="2021-05-22T09:36:00Z">
        <w:r w:rsidDel="00F91280">
          <w:delText xml:space="preserve">complexity </w:delText>
        </w:r>
      </w:del>
      <w:ins w:id="1880" w:author="Kelvin Sung" w:date="2021-05-22T09:36:00Z">
        <w:r w:rsidR="00F91280">
          <w:t xml:space="preserve">sophistication </w:t>
        </w:r>
      </w:ins>
      <w:r>
        <w:t>of your point light</w:t>
      </w:r>
      <w:ins w:id="1881" w:author="Kelvin Sung" w:date="2021-05-22T09:36:00Z">
        <w:r w:rsidR="00F91280">
          <w:t xml:space="preserve"> model</w:t>
        </w:r>
      </w:ins>
      <w:del w:id="1882" w:author="Kelvin Sung" w:date="2021-05-22T09:36:00Z">
        <w:r w:rsidDel="00F91280">
          <w:delText>s</w:delText>
        </w:r>
      </w:del>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rPr>
          <w:rFonts w:hint="eastAsia"/>
        </w:rPr>
      </w:pPr>
      <w:r>
        <w:t>The controls of the project are as follows:</w:t>
      </w:r>
    </w:p>
    <w:p w14:paraId="603E5BDB" w14:textId="77777777" w:rsidR="009F697C" w:rsidRDefault="009F697C" w:rsidP="009F697C">
      <w:pPr>
        <w:pStyle w:val="Bullet"/>
        <w:rPr>
          <w:rFonts w:hint="eastAsia"/>
        </w:rPr>
      </w:pPr>
      <w:r>
        <w:t>WASD keys: Move the hero character on the screen</w:t>
      </w:r>
    </w:p>
    <w:p w14:paraId="5356C7F5" w14:textId="77777777" w:rsidR="009F697C" w:rsidRDefault="009F697C" w:rsidP="009F697C">
      <w:pPr>
        <w:pStyle w:val="Bullet"/>
        <w:rPr>
          <w:rFonts w:hint="eastAsia"/>
        </w:rPr>
      </w:pPr>
      <w:r>
        <w:t>Number keys 0, 1, 2, and 3: Select the corresponding light source</w:t>
      </w:r>
    </w:p>
    <w:p w14:paraId="4341F552" w14:textId="77777777" w:rsidR="009F697C" w:rsidRDefault="009F697C" w:rsidP="009F697C">
      <w:pPr>
        <w:pStyle w:val="Bullet"/>
        <w:rPr>
          <w:rFonts w:hint="eastAsia"/>
        </w:rPr>
      </w:pPr>
      <w:r>
        <w:t>Arrow keys: Move the currently selected light</w:t>
      </w:r>
    </w:p>
    <w:p w14:paraId="546D132B" w14:textId="77777777" w:rsidR="009F697C" w:rsidRDefault="009F697C" w:rsidP="009F697C">
      <w:pPr>
        <w:pStyle w:val="Bullet"/>
        <w:rPr>
          <w:rFonts w:hint="eastAsia"/>
        </w:rPr>
      </w:pPr>
      <w:r>
        <w:t>Z/X key: Increase/decrease the light z position</w:t>
      </w:r>
    </w:p>
    <w:p w14:paraId="7785444A" w14:textId="77777777" w:rsidR="009F697C" w:rsidRDefault="009F697C" w:rsidP="009F697C">
      <w:pPr>
        <w:pStyle w:val="Bullet"/>
        <w:rPr>
          <w:rFonts w:hint="eastAsia"/>
        </w:rPr>
      </w:pPr>
      <w:r>
        <w:lastRenderedPageBreak/>
        <w:t>C/V and B/N keys: Increase/decrease the near and far cutoff distances of the selected light</w:t>
      </w:r>
    </w:p>
    <w:p w14:paraId="4E99CBC2" w14:textId="77777777" w:rsidR="009F697C" w:rsidRDefault="009F697C" w:rsidP="009F697C">
      <w:pPr>
        <w:pStyle w:val="Bullet"/>
        <w:rPr>
          <w:rFonts w:hint="eastAsia"/>
        </w:rPr>
      </w:pPr>
      <w:r>
        <w:t>K/L key: Increase/decrease the intensity of the selected light</w:t>
      </w:r>
    </w:p>
    <w:p w14:paraId="7D2ABB7F" w14:textId="77777777" w:rsidR="009F697C" w:rsidRDefault="009F697C" w:rsidP="009F697C">
      <w:pPr>
        <w:pStyle w:val="Bullet"/>
        <w:rPr>
          <w:rFonts w:hint="eastAsia"/>
        </w:rPr>
      </w:pPr>
      <w:r>
        <w:t>H key: Toggles the selected light on/off</w:t>
      </w:r>
    </w:p>
    <w:p w14:paraId="6B67F829" w14:textId="77777777" w:rsidR="009F697C" w:rsidRDefault="009F697C" w:rsidP="009F697C">
      <w:pPr>
        <w:pStyle w:val="BodyTextFirst"/>
        <w:rPr>
          <w:rFonts w:hint="eastAsia"/>
        </w:rPr>
      </w:pPr>
      <w:r>
        <w:t>The goals of the project are as follows:</w:t>
      </w:r>
    </w:p>
    <w:p w14:paraId="0EA83502" w14:textId="77777777" w:rsidR="009F697C" w:rsidRDefault="009F697C" w:rsidP="009F697C">
      <w:pPr>
        <w:pStyle w:val="Bullet"/>
        <w:rPr>
          <w:rFonts w:hint="eastAsia"/>
        </w:rPr>
      </w:pPr>
      <w:r>
        <w:t>To build the infrastructure for supporting multiple light sources in the engine and in GLSL shaders</w:t>
      </w:r>
    </w:p>
    <w:p w14:paraId="660647CB" w14:textId="77777777" w:rsidR="009F697C" w:rsidRDefault="009F697C" w:rsidP="009F697C">
      <w:pPr>
        <w:pStyle w:val="Bullet"/>
        <w:rPr>
          <w:rFonts w:hint="eastAsia"/>
        </w:rPr>
      </w:pPr>
      <w:r>
        <w:t xml:space="preserve">To understand and examine the distance attenuation effects of light </w:t>
      </w:r>
    </w:p>
    <w:p w14:paraId="19FD2E2F" w14:textId="77777777" w:rsidR="009F697C" w:rsidRDefault="009F697C" w:rsidP="009F697C">
      <w:pPr>
        <w:pStyle w:val="Bullet"/>
        <w:rPr>
          <w:rFonts w:hint="eastAsia"/>
        </w:rPr>
      </w:pPr>
      <w:r>
        <w:t>To experience controlling and manipulating multiple light sources in a scene</w:t>
      </w:r>
    </w:p>
    <w:p w14:paraId="20E18915" w14:textId="0058D1B8" w:rsidR="009F697C" w:rsidDel="002D3734" w:rsidRDefault="009F697C" w:rsidP="009F697C">
      <w:pPr>
        <w:pStyle w:val="BodyTextFirst"/>
        <w:rPr>
          <w:del w:id="1883" w:author="Kelvin Sung" w:date="2021-05-22T09:39:00Z"/>
          <w:rFonts w:hint="eastAsia"/>
        </w:rPr>
      </w:pPr>
      <w:del w:id="1884" w:author="Kelvin Sung" w:date="2021-05-22T09:39:00Z">
        <w:r w:rsidDel="002D3734">
          <w:delText xml:space="preserve">You can find the following external resources in the </w:delText>
        </w:r>
        <w:r w:rsidRPr="009F697C" w:rsidDel="002D3734">
          <w:rPr>
            <w:rStyle w:val="CodeInline"/>
          </w:rPr>
          <w:delText>assets</w:delText>
        </w:r>
        <w:r w:rsidDel="002D3734">
          <w:delText xml:space="preserve"> folder: the </w:delText>
        </w:r>
        <w:r w:rsidRPr="009F697C" w:rsidDel="002D3734">
          <w:rPr>
            <w:rStyle w:val="CodeInline"/>
          </w:rPr>
          <w:delText>fonts</w:delText>
        </w:r>
        <w:r w:rsidDel="002D3734">
          <w:delText xml:space="preserve"> folder that contains the default </w:delText>
        </w:r>
        <w:r w:rsidRPr="009F697C" w:rsidDel="002D3734">
          <w:delText>system fonts and two</w:delText>
        </w:r>
        <w:r w:rsidDel="002D3734">
          <w:delText xml:space="preserve"> texture images (</w:delText>
        </w:r>
        <w:r w:rsidRPr="009F697C" w:rsidDel="002D3734">
          <w:rPr>
            <w:rStyle w:val="CodeInline"/>
          </w:rPr>
          <w:delText>minion_sprite.png</w:delText>
        </w:r>
        <w:r w:rsidDel="002D3734">
          <w:delText xml:space="preserve"> and </w:delText>
        </w:r>
        <w:r w:rsidRPr="009F697C" w:rsidDel="002D3734">
          <w:rPr>
            <w:rStyle w:val="CodeInline"/>
          </w:rPr>
          <w:delText>bg.png</w:delText>
        </w:r>
        <w:r w:rsidDel="002D3734">
          <w:delText xml:space="preserve">). The objects are sprite elements of </w:delText>
        </w:r>
        <w:r w:rsidRPr="009F697C" w:rsidDel="002D3734">
          <w:rPr>
            <w:rStyle w:val="CodeInline"/>
          </w:rPr>
          <w:delText>minion_sprite.png</w:delText>
        </w:r>
        <w:r w:rsidDel="002D3734">
          <w:delText xml:space="preserve">, and the background is represented by </w:delText>
        </w:r>
        <w:r w:rsidRPr="009F697C" w:rsidDel="002D3734">
          <w:rPr>
            <w:rStyle w:val="CodeInline"/>
          </w:rPr>
          <w:delText>bg.png</w:delText>
        </w:r>
        <w:r w:rsidDel="002D3734">
          <w:delText>.</w:delText>
        </w:r>
      </w:del>
    </w:p>
    <w:p w14:paraId="0754B377" w14:textId="77777777" w:rsidR="009F697C" w:rsidRDefault="009F697C" w:rsidP="009F697C">
      <w:pPr>
        <w:pStyle w:val="Heading3"/>
      </w:pPr>
      <w:proofErr w:type="gramStart"/>
      <w:r>
        <w:t>Modifying  the</w:t>
      </w:r>
      <w:proofErr w:type="gramEnd"/>
      <w:r>
        <w:t xml:space="preserve"> GLSL Light Fragment Shader</w:t>
      </w:r>
    </w:p>
    <w:p w14:paraId="57757E9F" w14:textId="18DC507C" w:rsidR="009F697C" w:rsidRDefault="009F697C" w:rsidP="009F697C">
      <w:pPr>
        <w:pStyle w:val="BodyTextFirst"/>
        <w:rPr>
          <w:rFonts w:hint="eastAsia"/>
        </w:rPr>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3761A268" w:rsidR="009F697C" w:rsidRDefault="009F697C" w:rsidP="000D057D">
      <w:pPr>
        <w:pStyle w:val="NumList"/>
        <w:numPr>
          <w:ilvl w:val="0"/>
          <w:numId w:val="20"/>
        </w:numPr>
        <w:rPr>
          <w:rFonts w:hint="eastAsia"/>
        </w:r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del w:id="1885" w:author="Kelvin Sung" w:date="2021-05-22T09:40:00Z">
        <w:r w:rsidDel="002D3734">
          <w:delText>You can see these changes in the following code.</w:delText>
        </w:r>
      </w:del>
    </w:p>
    <w:p w14:paraId="286211D8" w14:textId="0D15D183" w:rsidR="009F697C" w:rsidRDefault="009F697C" w:rsidP="009F697C">
      <w:pPr>
        <w:pStyle w:val="NoteTipCaution"/>
      </w:pPr>
      <w:r w:rsidRPr="009F697C">
        <w:rPr>
          <w:rStyle w:val="Strong"/>
        </w:rPr>
        <w:t>Note</w:t>
      </w:r>
      <w:r w:rsidRPr="009F697C">
        <w:tab/>
        <w:t xml:space="preserve">You can define as many lights as the hardware can support. For example, you can try increasing the number of lights to 50 and then test and measure </w:t>
      </w:r>
      <w:ins w:id="1886" w:author="Kelvin Sung" w:date="2021-05-22T09:40:00Z">
        <w:r w:rsidR="002D3734">
          <w:t>the</w:t>
        </w:r>
      </w:ins>
      <w:del w:id="1887" w:author="Kelvin Sung" w:date="2021-05-22T09:40:00Z">
        <w:r w:rsidRPr="009F697C" w:rsidDel="002D3734">
          <w:delText>its</w:delText>
        </w:r>
      </w:del>
      <w:r w:rsidRPr="009F697C">
        <w:t xml:space="preserve"> performance.</w:t>
      </w:r>
    </w:p>
    <w:p w14:paraId="70CD5173" w14:textId="77777777" w:rsidR="00F87CA5" w:rsidRDefault="00F87CA5" w:rsidP="00F87CA5">
      <w:pPr>
        <w:pStyle w:val="Code"/>
        <w:rPr>
          <w:rFonts w:hint="eastAsia"/>
        </w:rPr>
      </w:pPr>
      <w:r>
        <w:t>// Light information</w:t>
      </w:r>
    </w:p>
    <w:p w14:paraId="0FBA9281" w14:textId="77777777" w:rsidR="00F87CA5" w:rsidRDefault="00F87CA5" w:rsidP="00F87CA5">
      <w:pPr>
        <w:pStyle w:val="Code"/>
        <w:rPr>
          <w:rFonts w:hint="eastAsia"/>
        </w:rPr>
      </w:pPr>
      <w:r>
        <w:t>#define kGLSLuLightArraySize 4</w:t>
      </w:r>
    </w:p>
    <w:p w14:paraId="03931DBB" w14:textId="77777777" w:rsidR="00F87CA5" w:rsidRDefault="00F87CA5" w:rsidP="00F87CA5">
      <w:pPr>
        <w:pStyle w:val="Code"/>
        <w:rPr>
          <w:rFonts w:hint="eastAsia"/>
        </w:rPr>
      </w:pPr>
      <w:r>
        <w:t xml:space="preserve">    // GLSL Fragment shader requires loop control</w:t>
      </w:r>
    </w:p>
    <w:p w14:paraId="3DE8519F" w14:textId="77777777" w:rsidR="00F87CA5" w:rsidRDefault="00F87CA5" w:rsidP="00F87CA5">
      <w:pPr>
        <w:pStyle w:val="Code"/>
        <w:rPr>
          <w:rFonts w:hint="eastAsia"/>
        </w:rPr>
      </w:pPr>
      <w:r>
        <w:t xml:space="preserve">    // variable to be a constant number. This number 4</w:t>
      </w:r>
    </w:p>
    <w:p w14:paraId="14900D91" w14:textId="77777777" w:rsidR="00F87CA5" w:rsidRDefault="00F87CA5" w:rsidP="00F87CA5">
      <w:pPr>
        <w:pStyle w:val="Code"/>
        <w:rPr>
          <w:rFonts w:hint="eastAsia"/>
        </w:rPr>
      </w:pPr>
      <w:r>
        <w:t xml:space="preserve">    // says, this fragment shader will _ALWAYS_ process</w:t>
      </w:r>
    </w:p>
    <w:p w14:paraId="75652E1E" w14:textId="77777777" w:rsidR="00F87CA5" w:rsidRDefault="00F87CA5" w:rsidP="00F87CA5">
      <w:pPr>
        <w:pStyle w:val="Code"/>
        <w:rPr>
          <w:rFonts w:hint="eastAsia"/>
        </w:rPr>
      </w:pPr>
      <w:r>
        <w:t xml:space="preserve">    // all 4 light sources. </w:t>
      </w:r>
    </w:p>
    <w:p w14:paraId="45A728D0" w14:textId="77777777" w:rsidR="00F87CA5" w:rsidRDefault="00F87CA5" w:rsidP="00F87CA5">
      <w:pPr>
        <w:pStyle w:val="Code"/>
        <w:rPr>
          <w:rFonts w:hint="eastAsia"/>
        </w:rPr>
      </w:pPr>
      <w:r>
        <w:t xml:space="preserve">    // ***********WARNING***********************</w:t>
      </w:r>
    </w:p>
    <w:p w14:paraId="38D58D67" w14:textId="77777777" w:rsidR="00F87CA5" w:rsidRDefault="00F87CA5" w:rsidP="00F87CA5">
      <w:pPr>
        <w:pStyle w:val="Code"/>
        <w:rPr>
          <w:rFonts w:hint="eastAsia"/>
        </w:rPr>
      </w:pPr>
      <w:r>
        <w:t xml:space="preserve">    // This number must correspond to the constant with</w:t>
      </w:r>
    </w:p>
    <w:p w14:paraId="739E7A16" w14:textId="77777777" w:rsidR="00F87CA5" w:rsidRDefault="00F87CA5" w:rsidP="00F87CA5">
      <w:pPr>
        <w:pStyle w:val="Code"/>
        <w:rPr>
          <w:rFonts w:hint="eastAsia"/>
        </w:rPr>
      </w:pPr>
      <w:r>
        <w:t xml:space="preserve">    // the same name defined in LightShader.js file.</w:t>
      </w:r>
    </w:p>
    <w:p w14:paraId="21BE9DBF" w14:textId="77777777" w:rsidR="00F87CA5" w:rsidRDefault="00F87CA5" w:rsidP="00F87CA5">
      <w:pPr>
        <w:pStyle w:val="Code"/>
        <w:rPr>
          <w:rFonts w:hint="eastAsia"/>
        </w:rPr>
      </w:pPr>
      <w:r>
        <w:t xml:space="preserve">    // ***********WARNING**************************</w:t>
      </w:r>
    </w:p>
    <w:p w14:paraId="28B676B0" w14:textId="77777777" w:rsidR="00F87CA5" w:rsidRDefault="00F87CA5" w:rsidP="00F87CA5">
      <w:pPr>
        <w:pStyle w:val="Code"/>
        <w:rPr>
          <w:rFonts w:hint="eastAsia"/>
        </w:rPr>
      </w:pPr>
      <w:r>
        <w:lastRenderedPageBreak/>
        <w:t xml:space="preserve">    // To change this number MAKE SURE: to update the </w:t>
      </w:r>
    </w:p>
    <w:p w14:paraId="7AF410A8" w14:textId="77777777" w:rsidR="00F87CA5" w:rsidRDefault="00F87CA5" w:rsidP="00F87CA5">
      <w:pPr>
        <w:pStyle w:val="Code"/>
        <w:rPr>
          <w:rFonts w:hint="eastAsia"/>
        </w:rPr>
      </w:pPr>
      <w:r>
        <w:t xml:space="preserve">    //     kGLSLuLightArraySize</w:t>
      </w:r>
    </w:p>
    <w:p w14:paraId="002FEB41" w14:textId="77777777" w:rsidR="00F87CA5" w:rsidRDefault="00F87CA5" w:rsidP="00F87CA5">
      <w:pPr>
        <w:pStyle w:val="Code"/>
        <w:rPr>
          <w:rFonts w:hint="eastAsia"/>
        </w:rPr>
      </w:pPr>
      <w:r>
        <w:t xml:space="preserve">    // defined in LightShader.js file.</w:t>
      </w:r>
    </w:p>
    <w:p w14:paraId="4960D795" w14:textId="77777777" w:rsidR="00F87CA5" w:rsidRDefault="00F87CA5" w:rsidP="00F87CA5">
      <w:pPr>
        <w:pStyle w:val="Code"/>
        <w:rPr>
          <w:rFonts w:hint="eastAsia"/>
        </w:rPr>
      </w:pPr>
    </w:p>
    <w:p w14:paraId="233B4719" w14:textId="77777777" w:rsidR="00F87CA5" w:rsidRDefault="00F87CA5" w:rsidP="00F87CA5">
      <w:pPr>
        <w:pStyle w:val="Code"/>
        <w:rPr>
          <w:rFonts w:hint="eastAsia"/>
        </w:rPr>
      </w:pPr>
      <w:r>
        <w:t>struct Light  {</w:t>
      </w:r>
    </w:p>
    <w:p w14:paraId="34235563" w14:textId="77777777" w:rsidR="00F87CA5" w:rsidRDefault="00F87CA5" w:rsidP="00F87CA5">
      <w:pPr>
        <w:pStyle w:val="Code"/>
        <w:rPr>
          <w:rFonts w:hint="eastAsia"/>
        </w:rPr>
      </w:pPr>
      <w:r>
        <w:t xml:space="preserve">    vec3 Position;   // in pixel space!</w:t>
      </w:r>
    </w:p>
    <w:p w14:paraId="4A8F7F7F" w14:textId="77777777" w:rsidR="00F87CA5" w:rsidRDefault="00F87CA5" w:rsidP="00F87CA5">
      <w:pPr>
        <w:pStyle w:val="Code"/>
        <w:rPr>
          <w:rFonts w:hint="eastAsia"/>
        </w:rPr>
      </w:pPr>
      <w:r>
        <w:t xml:space="preserve">    vec4 Color;</w:t>
      </w:r>
    </w:p>
    <w:p w14:paraId="7E1AFE61" w14:textId="77777777" w:rsidR="00F87CA5" w:rsidRDefault="00F87CA5" w:rsidP="00F87CA5">
      <w:pPr>
        <w:pStyle w:val="Code"/>
        <w:rPr>
          <w:rFonts w:hint="eastAsia"/>
        </w:rPr>
      </w:pPr>
      <w:r>
        <w:t xml:space="preserve">    float Near;     // distance in pixel space</w:t>
      </w:r>
    </w:p>
    <w:p w14:paraId="6C9DC7DF" w14:textId="77777777" w:rsidR="00F87CA5" w:rsidRDefault="00F87CA5" w:rsidP="00F87CA5">
      <w:pPr>
        <w:pStyle w:val="Code"/>
        <w:rPr>
          <w:rFonts w:hint="eastAsia"/>
        </w:rPr>
      </w:pPr>
      <w:r>
        <w:t xml:space="preserve">    float Far;     // distance in pixel space</w:t>
      </w:r>
    </w:p>
    <w:p w14:paraId="7C09A0EE" w14:textId="77777777" w:rsidR="00F87CA5" w:rsidRDefault="00F87CA5" w:rsidP="00F87CA5">
      <w:pPr>
        <w:pStyle w:val="Code"/>
        <w:rPr>
          <w:rFonts w:hint="eastAsia"/>
        </w:rPr>
      </w:pPr>
      <w:r>
        <w:t xml:space="preserve">    float Intensity;</w:t>
      </w:r>
    </w:p>
    <w:p w14:paraId="186FD275" w14:textId="77777777" w:rsidR="00F87CA5" w:rsidRDefault="00F87CA5" w:rsidP="00F87CA5">
      <w:pPr>
        <w:pStyle w:val="Code"/>
        <w:rPr>
          <w:rFonts w:hint="eastAsia"/>
        </w:rPr>
      </w:pPr>
      <w:r>
        <w:t xml:space="preserve">    bool  IsOn;</w:t>
      </w:r>
    </w:p>
    <w:p w14:paraId="14E9A00F" w14:textId="77777777" w:rsidR="00F87CA5" w:rsidRDefault="00F87CA5" w:rsidP="00F87CA5">
      <w:pPr>
        <w:pStyle w:val="Code"/>
        <w:rPr>
          <w:rFonts w:hint="eastAsia"/>
        </w:rPr>
      </w:pPr>
      <w:r>
        <w:t>};</w:t>
      </w:r>
    </w:p>
    <w:p w14:paraId="5087E996" w14:textId="61AE12D9" w:rsidR="00FD1303" w:rsidRPr="00FD1303" w:rsidRDefault="00F87CA5" w:rsidP="00F87CA5">
      <w:pPr>
        <w:pStyle w:val="Code"/>
        <w:rPr>
          <w:rFonts w:hint="eastAsia"/>
        </w:rPr>
      </w:pPr>
      <w:r>
        <w:t>uniform Light uLights[kGLSLuLightArraySize];  // Maximum array of lights this shader supports</w:t>
      </w:r>
    </w:p>
    <w:p w14:paraId="3C1336C5" w14:textId="666C4C6B" w:rsidR="009F697C" w:rsidRDefault="002D3734" w:rsidP="000D057D">
      <w:pPr>
        <w:pStyle w:val="NumList"/>
        <w:numPr>
          <w:ilvl w:val="0"/>
          <w:numId w:val="20"/>
        </w:numPr>
        <w:rPr>
          <w:rFonts w:hint="eastAsia"/>
        </w:rPr>
      </w:pPr>
      <w:ins w:id="1888" w:author="Kelvin Sung" w:date="2021-05-22T09:42:00Z">
        <w:r>
          <w:t xml:space="preserve">Define </w:t>
        </w:r>
      </w:ins>
      <w:del w:id="1889" w:author="Kelvin Sung" w:date="2021-05-22T09:42:00Z">
        <w:r w:rsidR="009F697C" w:rsidRPr="009F697C" w:rsidDel="002D3734">
          <w:delText xml:space="preserve">Next add a function called </w:delText>
        </w:r>
      </w:del>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w:t>
      </w:r>
      <w:ins w:id="1890" w:author="Kelvin Sung" w:date="2021-05-22T09:52:00Z">
        <w:r w:rsidR="00726DED">
          <w:t xml:space="preserve">function </w:t>
        </w:r>
      </w:ins>
      <w:ins w:id="1891" w:author="Kelvin Sung" w:date="2021-05-22T09:42:00Z">
        <w:r>
          <w:t xml:space="preserve">to </w:t>
        </w:r>
      </w:ins>
      <w:del w:id="1892" w:author="Kelvin Sung" w:date="2021-05-22T09:42:00Z">
        <w:r w:rsidR="009F697C" w:rsidRPr="009F697C" w:rsidDel="002D3734">
          <w:delText xml:space="preserve">that </w:delText>
        </w:r>
      </w:del>
      <w:del w:id="1893" w:author="Kelvin Sung" w:date="2021-05-22T09:52:00Z">
        <w:r w:rsidR="009F697C" w:rsidRPr="009F697C" w:rsidDel="00726DED">
          <w:delText>take</w:delText>
        </w:r>
      </w:del>
      <w:del w:id="1894" w:author="Kelvin Sung" w:date="2021-05-22T09:42:00Z">
        <w:r w:rsidR="009F697C" w:rsidRPr="009F697C" w:rsidDel="002D3734">
          <w:delText>s</w:delText>
        </w:r>
      </w:del>
      <w:del w:id="1895" w:author="Kelvin Sung" w:date="2021-05-22T09:52:00Z">
        <w:r w:rsidR="009F697C" w:rsidRPr="009F697C" w:rsidDel="00726DED">
          <w:delText xml:space="preserve"> a </w:delText>
        </w:r>
      </w:del>
      <w:del w:id="1896" w:author="Kelvin Sung" w:date="2021-05-22T09:42:00Z">
        <w:r w:rsidR="009F697C" w:rsidRPr="002D3734" w:rsidDel="002D3734">
          <w:rPr>
            <w:rStyle w:val="CodeInline"/>
            <w:rFonts w:hint="eastAsia"/>
            <w:rPrChange w:id="1897" w:author="Kelvin Sung" w:date="2021-05-22T09:42:00Z">
              <w:rPr>
                <w:rFonts w:hint="eastAsia"/>
              </w:rPr>
            </w:rPrChange>
          </w:rPr>
          <w:delText>l</w:delText>
        </w:r>
      </w:del>
      <w:del w:id="1898" w:author="Kelvin Sung" w:date="2021-05-22T09:52:00Z">
        <w:r w:rsidR="009F697C" w:rsidRPr="002D3734" w:rsidDel="00726DED">
          <w:rPr>
            <w:rStyle w:val="CodeInline"/>
            <w:rFonts w:hint="eastAsia"/>
            <w:rPrChange w:id="1899" w:author="Kelvin Sung" w:date="2021-05-22T09:42:00Z">
              <w:rPr>
                <w:rFonts w:hint="eastAsia"/>
              </w:rPr>
            </w:rPrChange>
          </w:rPr>
          <w:delText>ight</w:delText>
        </w:r>
        <w:r w:rsidR="009F697C" w:rsidRPr="009F697C" w:rsidDel="00726DED">
          <w:delText xml:space="preserve"> parameter and return</w:delText>
        </w:r>
      </w:del>
      <w:del w:id="1900" w:author="Kelvin Sung" w:date="2021-05-22T09:42:00Z">
        <w:r w:rsidR="009F697C" w:rsidRPr="009F697C" w:rsidDel="002D3734">
          <w:delText>s</w:delText>
        </w:r>
      </w:del>
      <w:del w:id="1901" w:author="Kelvin Sung" w:date="2021-05-22T09:52:00Z">
        <w:r w:rsidR="009F697C" w:rsidRPr="009F697C" w:rsidDel="00726DED">
          <w:delText xml:space="preserve"> </w:delText>
        </w:r>
      </w:del>
      <w:ins w:id="1902" w:author="Kelvin Sung" w:date="2021-05-22T09:52:00Z">
        <w:r w:rsidR="00726DED">
          <w:t xml:space="preserve">compute the </w:t>
        </w:r>
      </w:ins>
      <w:ins w:id="1903" w:author="Kelvin Sung" w:date="2021-05-22T09:42:00Z">
        <w:r>
          <w:t>illumination results</w:t>
        </w:r>
      </w:ins>
      <w:ins w:id="1904" w:author="Kelvin Sung" w:date="2021-05-22T09:52:00Z">
        <w:r w:rsidR="00726DED">
          <w:t xml:space="preserve"> from a light source</w:t>
        </w:r>
      </w:ins>
      <w:del w:id="1905" w:author="Kelvin Sung" w:date="2021-05-22T09:42:00Z">
        <w:r w:rsidR="009F697C" w:rsidRPr="009F697C" w:rsidDel="002D3734">
          <w:delText>a color as a result</w:delText>
        </w:r>
      </w:del>
      <w:r w:rsidR="009F697C" w:rsidRPr="009F697C">
        <w:t xml:space="preserve">. This function </w:t>
      </w:r>
      <w:del w:id="1906" w:author="Kelvin Sung" w:date="2021-05-22T09:43:00Z">
        <w:r w:rsidR="009F697C" w:rsidRPr="009F697C" w:rsidDel="002D3734">
          <w:delText xml:space="preserve">calculates </w:delText>
        </w:r>
      </w:del>
      <w:ins w:id="1907" w:author="Kelvin Sung" w:date="2021-05-22T09:43:00Z">
        <w:r>
          <w:t>uses</w:t>
        </w:r>
        <w:r w:rsidRPr="009F697C">
          <w:t xml:space="preserve"> </w:t>
        </w:r>
      </w:ins>
      <w:r w:rsidR="009F697C" w:rsidRPr="009F697C">
        <w:t xml:space="preserve">the distance between the light and the current </w:t>
      </w:r>
      <w:del w:id="1908" w:author="Kelvin Sung" w:date="2021-05-22T09:43:00Z">
        <w:r w:rsidR="009F697C" w:rsidRPr="009F697C" w:rsidDel="002D3734">
          <w:delText xml:space="preserve">fragment </w:delText>
        </w:r>
      </w:del>
      <w:ins w:id="1909" w:author="Kelvin Sung" w:date="2021-05-22T09:43:00Z">
        <w:r>
          <w:t xml:space="preserve">pixel </w:t>
        </w:r>
      </w:ins>
      <w:del w:id="1910" w:author="Kelvin Sung" w:date="2021-05-22T09:43:00Z">
        <w:r w:rsidR="009F697C" w:rsidRPr="009F697C" w:rsidDel="002D3734">
          <w:delText xml:space="preserve">and </w:delText>
        </w:r>
      </w:del>
      <w:ins w:id="1911" w:author="Kelvin Sung" w:date="2021-05-22T09:43:00Z">
        <w:r>
          <w:t xml:space="preserve">to </w:t>
        </w:r>
      </w:ins>
      <w:r w:rsidR="009F697C" w:rsidRPr="009F697C">
        <w:t>determine</w:t>
      </w:r>
      <w:del w:id="1912" w:author="Kelvin Sung" w:date="2021-05-22T09:43:00Z">
        <w:r w:rsidR="009F697C" w:rsidRPr="009F697C" w:rsidDel="002D3734">
          <w:delText>s</w:delText>
        </w:r>
      </w:del>
      <w:r w:rsidR="009F697C" w:rsidRPr="009F697C">
        <w:t xml:space="preserve"> whether </w:t>
      </w:r>
      <w:del w:id="1913" w:author="Kelvin Sung" w:date="2021-05-22T09:43:00Z">
        <w:r w:rsidR="009F697C" w:rsidRPr="009F697C" w:rsidDel="002D3734">
          <w:delText xml:space="preserve">it </w:delText>
        </w:r>
      </w:del>
      <w:ins w:id="1914" w:author="Kelvin Sung" w:date="2021-05-22T09:43:00Z">
        <w:r>
          <w:t xml:space="preserve">the </w:t>
        </w:r>
      </w:ins>
      <w:ins w:id="1915" w:author="Kelvin Sung" w:date="2021-05-22T09:44:00Z">
        <w:r>
          <w:t xml:space="preserve">pixel </w:t>
        </w:r>
      </w:ins>
      <w:r w:rsidR="009F697C" w:rsidRPr="009F697C">
        <w:t xml:space="preserve">lies within the near radius, in between near and far radii, or farther than the far radius. If the </w:t>
      </w:r>
      <w:del w:id="1916" w:author="Kelvin Sung" w:date="2021-05-22T09:53:00Z">
        <w:r w:rsidR="009F697C" w:rsidRPr="009F697C" w:rsidDel="00DF4CB9">
          <w:delText xml:space="preserve">fragment’s </w:delText>
        </w:r>
      </w:del>
      <w:ins w:id="1917" w:author="Kelvin Sung" w:date="2021-05-22T09:53:00Z">
        <w:r w:rsidR="00DF4CB9">
          <w:t xml:space="preserve">pixel </w:t>
        </w:r>
      </w:ins>
      <w:del w:id="1918" w:author="Kelvin Sung" w:date="2021-05-22T09:53:00Z">
        <w:r w:rsidR="009F697C" w:rsidRPr="009F697C" w:rsidDel="00DF4CB9">
          <w:delText xml:space="preserve">current </w:delText>
        </w:r>
      </w:del>
      <w:r w:rsidR="009F697C" w:rsidRPr="009F697C">
        <w:t xml:space="preserve">position lies within the near radius, there is no attenuation, so </w:t>
      </w:r>
      <w:del w:id="1919" w:author="Kelvin Sung" w:date="2021-05-22T09:54:00Z">
        <w:r w:rsidR="009F697C" w:rsidRPr="009F697C" w:rsidDel="00A333AF">
          <w:delText xml:space="preserve">a </w:delText>
        </w:r>
      </w:del>
      <w:ins w:id="1920" w:author="Kelvin Sung" w:date="2021-05-22T09:54:00Z">
        <w:r w:rsidR="00A333AF">
          <w:t>the</w:t>
        </w:r>
        <w:r w:rsidR="00A333AF" w:rsidRPr="009F697C">
          <w:t xml:space="preserve"> </w:t>
        </w:r>
      </w:ins>
      <w:del w:id="1921" w:author="Kelvin Sung" w:date="2021-05-22T09:53:00Z">
        <w:r w:rsidR="009F697C" w:rsidRPr="00A333AF" w:rsidDel="00DF4CB9">
          <w:rPr>
            <w:rStyle w:val="CodeInline"/>
            <w:rFonts w:hint="eastAsia"/>
            <w:rPrChange w:id="1922" w:author="Kelvin Sung" w:date="2021-05-22T09:54:00Z">
              <w:rPr>
                <w:rFonts w:hint="eastAsia"/>
              </w:rPr>
            </w:rPrChange>
          </w:rPr>
          <w:delText xml:space="preserve">value </w:delText>
        </w:r>
      </w:del>
      <w:ins w:id="1923" w:author="Kelvin Sung" w:date="2021-05-22T09:53:00Z">
        <w:r w:rsidR="00DF4CB9" w:rsidRPr="00A333AF">
          <w:rPr>
            <w:rStyle w:val="CodeInline"/>
            <w:rFonts w:hint="eastAsia"/>
            <w:rPrChange w:id="1924" w:author="Kelvin Sung" w:date="2021-05-22T09:54:00Z">
              <w:rPr>
                <w:rFonts w:hint="eastAsia"/>
              </w:rPr>
            </w:rPrChange>
          </w:rPr>
          <w:t>strength</w:t>
        </w:r>
        <w:r w:rsidR="00DF4CB9">
          <w:t xml:space="preserve"> </w:t>
        </w:r>
      </w:ins>
      <w:ins w:id="1925" w:author="Kelvin Sung" w:date="2021-05-22T09:54:00Z">
        <w:r w:rsidR="00A333AF">
          <w:t xml:space="preserve">is set to </w:t>
        </w:r>
      </w:ins>
      <w:del w:id="1926" w:author="Kelvin Sung" w:date="2021-05-22T09:54:00Z">
        <w:r w:rsidR="009F697C" w:rsidRPr="009F697C" w:rsidDel="00A333AF">
          <w:delText xml:space="preserve">of </w:delText>
        </w:r>
      </w:del>
      <w:r w:rsidR="009F697C" w:rsidRPr="009F697C">
        <w:t>1</w:t>
      </w:r>
      <w:del w:id="1927" w:author="Kelvin Sung" w:date="2021-05-22T09:54:00Z">
        <w:r w:rsidR="009F697C" w:rsidRPr="009F697C" w:rsidDel="00A333AF">
          <w:delText xml:space="preserve"> is applied</w:delText>
        </w:r>
      </w:del>
      <w:r w:rsidR="009F697C" w:rsidRPr="009F697C">
        <w:t xml:space="preserve">. If the </w:t>
      </w:r>
      <w:del w:id="1928" w:author="Kelvin Sung" w:date="2021-05-22T09:54:00Z">
        <w:r w:rsidR="009F697C" w:rsidRPr="009F697C" w:rsidDel="00A333AF">
          <w:delText xml:space="preserve">fragment’s current position lies </w:delText>
        </w:r>
      </w:del>
      <w:ins w:id="1929" w:author="Kelvin Sung" w:date="2021-05-22T09:54:00Z">
        <w:r w:rsidR="00A333AF">
          <w:t xml:space="preserve">position is </w:t>
        </w:r>
      </w:ins>
      <w:r w:rsidR="009F697C" w:rsidRPr="009F697C">
        <w:t xml:space="preserve">in between the near and far radii, then </w:t>
      </w:r>
      <w:del w:id="1930" w:author="Kelvin Sung" w:date="2021-05-22T09:54:00Z">
        <w:r w:rsidR="009F697C" w:rsidRPr="009F697C" w:rsidDel="00A333AF">
          <w:delText>a quadratic attenuation is applied</w:delText>
        </w:r>
      </w:del>
      <w:ins w:id="1931" w:author="Kelvin Sung" w:date="2021-05-22T09:54:00Z">
        <w:r w:rsidR="00A333AF">
          <w:t xml:space="preserve">the </w:t>
        </w:r>
        <w:r w:rsidR="00A333AF" w:rsidRPr="00A333AF">
          <w:rPr>
            <w:rStyle w:val="CodeInline"/>
            <w:rFonts w:hint="eastAsia"/>
            <w:rPrChange w:id="1932" w:author="Kelvin Sung" w:date="2021-05-22T09:54:00Z">
              <w:rPr>
                <w:rFonts w:hint="eastAsia"/>
              </w:rPr>
            </w:rPrChange>
          </w:rPr>
          <w:t>strength</w:t>
        </w:r>
        <w:r w:rsidR="00A333AF">
          <w:t xml:space="preserve"> is modulated by a quadratic function</w:t>
        </w:r>
      </w:ins>
      <w:r w:rsidR="009F697C" w:rsidRPr="009F697C">
        <w:t xml:space="preserve">. A distance of greater than the far radius will result in no illumination from the corresponding light source, or a </w:t>
      </w:r>
      <w:ins w:id="1933" w:author="Kelvin Sung" w:date="2021-05-22T09:55:00Z">
        <w:r w:rsidR="00A333AF" w:rsidRPr="00A333AF">
          <w:rPr>
            <w:rStyle w:val="CodeInline"/>
            <w:rFonts w:hint="eastAsia"/>
            <w:rPrChange w:id="1934" w:author="Kelvin Sung" w:date="2021-05-22T09:55:00Z">
              <w:rPr>
                <w:rFonts w:hint="eastAsia"/>
              </w:rPr>
            </w:rPrChange>
          </w:rPr>
          <w:t>strength</w:t>
        </w:r>
        <w:r w:rsidR="00A333AF">
          <w:t xml:space="preserve"> of </w:t>
        </w:r>
      </w:ins>
      <w:r w:rsidR="009F697C" w:rsidRPr="009F697C">
        <w:t>0</w:t>
      </w:r>
      <w:del w:id="1935" w:author="Kelvin Sung" w:date="2021-05-22T09:55:00Z">
        <w:r w:rsidR="009F697C" w:rsidRPr="009F697C" w:rsidDel="00A333AF">
          <w:delText xml:space="preserve"> value will be applied</w:delText>
        </w:r>
      </w:del>
      <w:r w:rsidR="009F697C" w:rsidRPr="009F697C">
        <w:t>.</w:t>
      </w:r>
      <w:del w:id="1936" w:author="Kelvin Sung" w:date="2021-05-22T09:55:00Z">
        <w:r w:rsidR="009F697C" w:rsidRPr="009F697C" w:rsidDel="00A333AF">
          <w:delText xml:space="preserve"> You can see how this is achieved in the following code:</w:delText>
        </w:r>
      </w:del>
    </w:p>
    <w:p w14:paraId="3F3DD62E" w14:textId="7E7A9D5A" w:rsidR="00F87CA5" w:rsidDel="00810F60" w:rsidRDefault="00F87CA5" w:rsidP="00F87CA5">
      <w:pPr>
        <w:pStyle w:val="Code"/>
        <w:rPr>
          <w:del w:id="1937" w:author="Kelvin Sung" w:date="2021-05-22T09:55:00Z"/>
          <w:rFonts w:hint="eastAsia"/>
        </w:rPr>
      </w:pPr>
      <w:r>
        <w:t>vec4 LightEffect(Light lgt)</w:t>
      </w:r>
    </w:p>
    <w:p w14:paraId="424E6A7E" w14:textId="40F39303" w:rsidR="00F87CA5" w:rsidRDefault="00810F60" w:rsidP="00F87CA5">
      <w:pPr>
        <w:pStyle w:val="Code"/>
        <w:rPr>
          <w:rFonts w:hint="eastAsia"/>
        </w:rPr>
      </w:pPr>
      <w:ins w:id="1938" w:author="Kelvin Sung" w:date="2021-05-22T09:55:00Z">
        <w:r>
          <w:t xml:space="preserve"> </w:t>
        </w:r>
      </w:ins>
      <w:r w:rsidR="00F87CA5">
        <w:t>{</w:t>
      </w:r>
    </w:p>
    <w:p w14:paraId="55583E10" w14:textId="77777777" w:rsidR="00F87CA5" w:rsidRDefault="00F87CA5" w:rsidP="00F87CA5">
      <w:pPr>
        <w:pStyle w:val="Code"/>
        <w:rPr>
          <w:rFonts w:hint="eastAsia"/>
        </w:rPr>
      </w:pPr>
      <w:r>
        <w:t xml:space="preserve">    vec4 result = vec4(0);</w:t>
      </w:r>
    </w:p>
    <w:p w14:paraId="3551C0EF" w14:textId="3917A650" w:rsidR="00F87CA5" w:rsidRDefault="00F87CA5" w:rsidP="00F87CA5">
      <w:pPr>
        <w:pStyle w:val="Code"/>
        <w:rPr>
          <w:rFonts w:hint="eastAsia"/>
        </w:rPr>
      </w:pPr>
      <w:r>
        <w:t xml:space="preserve">    float </w:t>
      </w:r>
      <w:del w:id="1939" w:author="Kelvin Sung" w:date="2021-05-22T09:51:00Z">
        <w:r w:rsidDel="00AF3B66">
          <w:delText xml:space="preserve">atten </w:delText>
        </w:r>
      </w:del>
      <w:ins w:id="1940" w:author="Kelvin Sung" w:date="2021-05-22T09:51:00Z">
        <w:r w:rsidR="00AF3B66">
          <w:t xml:space="preserve">strength </w:t>
        </w:r>
      </w:ins>
      <w:r>
        <w:t>= 0.0;</w:t>
      </w:r>
    </w:p>
    <w:p w14:paraId="1C63517D" w14:textId="77777777" w:rsidR="00F87CA5" w:rsidRDefault="00F87CA5" w:rsidP="00F87CA5">
      <w:pPr>
        <w:pStyle w:val="Code"/>
        <w:rPr>
          <w:rFonts w:hint="eastAsia"/>
        </w:rPr>
      </w:pPr>
      <w:r>
        <w:t xml:space="preserve">    float dist = length(lgt.Position.xyz - gl_FragCoord.xyz);</w:t>
      </w:r>
    </w:p>
    <w:p w14:paraId="2939F8E3" w14:textId="77777777" w:rsidR="00F87CA5" w:rsidRDefault="00F87CA5" w:rsidP="00F87CA5">
      <w:pPr>
        <w:pStyle w:val="Code"/>
        <w:rPr>
          <w:rFonts w:hint="eastAsia"/>
        </w:rPr>
      </w:pPr>
      <w:r>
        <w:t xml:space="preserve">    if (dist &lt;= lgt.Far) {</w:t>
      </w:r>
    </w:p>
    <w:p w14:paraId="300DD317" w14:textId="77777777" w:rsidR="00F87CA5" w:rsidRDefault="00F87CA5" w:rsidP="00F87CA5">
      <w:pPr>
        <w:pStyle w:val="Code"/>
        <w:rPr>
          <w:rFonts w:hint="eastAsia"/>
        </w:rPr>
      </w:pPr>
      <w:r>
        <w:t xml:space="preserve">        if (dist &lt;= lgt.Near)</w:t>
      </w:r>
    </w:p>
    <w:p w14:paraId="1D67DCCB" w14:textId="54C8D7DA" w:rsidR="00F87CA5" w:rsidRDefault="00F87CA5" w:rsidP="00F87CA5">
      <w:pPr>
        <w:pStyle w:val="Code"/>
        <w:rPr>
          <w:rFonts w:hint="eastAsia"/>
        </w:rPr>
      </w:pPr>
      <w:r>
        <w:t xml:space="preserve">            </w:t>
      </w:r>
      <w:ins w:id="1941" w:author="Kelvin Sung" w:date="2021-05-22T09:51:00Z">
        <w:r w:rsidR="00AF3B66">
          <w:t xml:space="preserve">strength </w:t>
        </w:r>
      </w:ins>
      <w:del w:id="1942" w:author="Kelvin Sung" w:date="2021-05-22T09:51:00Z">
        <w:r w:rsidDel="00AF3B66">
          <w:delText xml:space="preserve">atten </w:delText>
        </w:r>
      </w:del>
      <w:r>
        <w:t>= 1.0;  //  no attenuation</w:t>
      </w:r>
    </w:p>
    <w:p w14:paraId="348E1D81" w14:textId="77777777" w:rsidR="00F87CA5" w:rsidRDefault="00F87CA5" w:rsidP="00F87CA5">
      <w:pPr>
        <w:pStyle w:val="Code"/>
        <w:rPr>
          <w:rFonts w:hint="eastAsia"/>
        </w:rPr>
      </w:pPr>
      <w:r>
        <w:t xml:space="preserve">        else {</w:t>
      </w:r>
    </w:p>
    <w:p w14:paraId="4B0EBBD3" w14:textId="77777777" w:rsidR="00F87CA5" w:rsidRDefault="00F87CA5" w:rsidP="00F87CA5">
      <w:pPr>
        <w:pStyle w:val="Code"/>
        <w:rPr>
          <w:rFonts w:hint="eastAsia"/>
        </w:rPr>
      </w:pPr>
      <w:r>
        <w:t xml:space="preserve">            // simple quadratic drop off</w:t>
      </w:r>
    </w:p>
    <w:p w14:paraId="0F485EF4" w14:textId="77777777" w:rsidR="00F87CA5" w:rsidRDefault="00F87CA5" w:rsidP="00F87CA5">
      <w:pPr>
        <w:pStyle w:val="Code"/>
        <w:rPr>
          <w:rFonts w:hint="eastAsia"/>
        </w:rPr>
      </w:pPr>
      <w:r>
        <w:t xml:space="preserve">            float n = dist - lgt.Near;</w:t>
      </w:r>
    </w:p>
    <w:p w14:paraId="666F6D30" w14:textId="77777777" w:rsidR="00F87CA5" w:rsidRDefault="00F87CA5" w:rsidP="00F87CA5">
      <w:pPr>
        <w:pStyle w:val="Code"/>
        <w:rPr>
          <w:rFonts w:hint="eastAsia"/>
        </w:rPr>
      </w:pPr>
      <w:r>
        <w:t xml:space="preserve">            float d = lgt.Far - lgt.Near;</w:t>
      </w:r>
    </w:p>
    <w:p w14:paraId="5BBCAD44" w14:textId="00FA45D4" w:rsidR="00F87CA5" w:rsidRDefault="00F87CA5" w:rsidP="00F87CA5">
      <w:pPr>
        <w:pStyle w:val="Code"/>
        <w:rPr>
          <w:rFonts w:hint="eastAsia"/>
        </w:rPr>
      </w:pPr>
      <w:r>
        <w:t xml:space="preserve">            </w:t>
      </w:r>
      <w:ins w:id="1943" w:author="Kelvin Sung" w:date="2021-05-22T09:51:00Z">
        <w:r w:rsidR="00AF3B66">
          <w:t xml:space="preserve">strength </w:t>
        </w:r>
      </w:ins>
      <w:del w:id="1944" w:author="Kelvin Sung" w:date="2021-05-22T09:51:00Z">
        <w:r w:rsidDel="00AF3B66">
          <w:delText xml:space="preserve">atten </w:delText>
        </w:r>
      </w:del>
      <w:r>
        <w:t>= smoothstep(0.0, 1.0, 1.0-(n*n)/(d*d)); // blended attenuation</w:t>
      </w:r>
    </w:p>
    <w:p w14:paraId="704FF9F1" w14:textId="77777777" w:rsidR="00F87CA5" w:rsidRDefault="00F87CA5" w:rsidP="00F87CA5">
      <w:pPr>
        <w:pStyle w:val="Code"/>
        <w:rPr>
          <w:rFonts w:hint="eastAsia"/>
        </w:rPr>
      </w:pPr>
      <w:r>
        <w:t xml:space="preserve">        }   </w:t>
      </w:r>
    </w:p>
    <w:p w14:paraId="47349680" w14:textId="77777777" w:rsidR="00F87CA5" w:rsidRDefault="00F87CA5" w:rsidP="00F87CA5">
      <w:pPr>
        <w:pStyle w:val="Code"/>
        <w:rPr>
          <w:rFonts w:hint="eastAsia"/>
        </w:rPr>
      </w:pPr>
      <w:r>
        <w:t xml:space="preserve">    }</w:t>
      </w:r>
    </w:p>
    <w:p w14:paraId="477E8165" w14:textId="790D1E30" w:rsidR="00F87CA5" w:rsidRDefault="00F87CA5" w:rsidP="00F87CA5">
      <w:pPr>
        <w:pStyle w:val="Code"/>
        <w:rPr>
          <w:rFonts w:hint="eastAsia"/>
        </w:rPr>
      </w:pPr>
      <w:r>
        <w:t xml:space="preserve">    result = </w:t>
      </w:r>
      <w:ins w:id="1945" w:author="Kelvin Sung" w:date="2021-05-22T09:51:00Z">
        <w:r w:rsidR="00037C43">
          <w:t xml:space="preserve">strength </w:t>
        </w:r>
      </w:ins>
      <w:del w:id="1946" w:author="Kelvin Sung" w:date="2021-05-22T09:51:00Z">
        <w:r w:rsidDel="00037C43">
          <w:delText xml:space="preserve">atten </w:delText>
        </w:r>
      </w:del>
      <w:r>
        <w:t>* lgt.Intensity * lgt.Color;</w:t>
      </w:r>
    </w:p>
    <w:p w14:paraId="5B36D1D0" w14:textId="77777777" w:rsidR="00F87CA5" w:rsidRDefault="00F87CA5" w:rsidP="00F87CA5">
      <w:pPr>
        <w:pStyle w:val="Code"/>
        <w:rPr>
          <w:rFonts w:hint="eastAsia"/>
        </w:rPr>
      </w:pPr>
      <w:r>
        <w:t xml:space="preserve">    return result;</w:t>
      </w:r>
    </w:p>
    <w:p w14:paraId="5C0169AB" w14:textId="611BF566" w:rsidR="00FD1303" w:rsidRPr="009F697C" w:rsidRDefault="00F87CA5" w:rsidP="00F87CA5">
      <w:pPr>
        <w:pStyle w:val="Code"/>
        <w:rPr>
          <w:rFonts w:hint="eastAsia"/>
        </w:rPr>
      </w:pPr>
      <w:r>
        <w:t>}</w:t>
      </w:r>
    </w:p>
    <w:p w14:paraId="005554DC" w14:textId="49BB4DEF" w:rsidR="009F697C" w:rsidRDefault="009F697C" w:rsidP="000D057D">
      <w:pPr>
        <w:pStyle w:val="NumList"/>
        <w:numPr>
          <w:ilvl w:val="0"/>
          <w:numId w:val="20"/>
        </w:numPr>
        <w:rPr>
          <w:rFonts w:hint="eastAsia"/>
        </w:rPr>
      </w:pPr>
      <w:del w:id="1947" w:author="Kelvin Sung" w:date="2021-05-22T09:56:00Z">
        <w:r w:rsidRPr="009F697C" w:rsidDel="00810F60">
          <w:lastRenderedPageBreak/>
          <w:delText xml:space="preserve">The </w:delText>
        </w:r>
      </w:del>
      <w:ins w:id="1948" w:author="Kelvin Sung" w:date="2021-05-22T09:56:00Z">
        <w:r w:rsidR="00810F60">
          <w:t>Modify the</w:t>
        </w:r>
        <w:r w:rsidR="00810F60" w:rsidRPr="009F697C">
          <w:t xml:space="preserve"> </w:t>
        </w:r>
      </w:ins>
      <w:r w:rsidRPr="009F697C">
        <w:t xml:space="preserve">main function </w:t>
      </w:r>
      <w:ins w:id="1949" w:author="Kelvin Sung" w:date="2021-05-22T09:57:00Z">
        <w:r w:rsidR="003205BF">
          <w:t xml:space="preserve">to </w:t>
        </w:r>
      </w:ins>
      <w:r w:rsidRPr="009F697C">
        <w:t>iterate</w:t>
      </w:r>
      <w:del w:id="1950" w:author="Kelvin Sung" w:date="2021-05-22T09:57:00Z">
        <w:r w:rsidRPr="009F697C" w:rsidDel="003205BF">
          <w:delText>s</w:delText>
        </w:r>
      </w:del>
      <w:r w:rsidRPr="009F697C">
        <w:t xml:space="preserve"> through all the defined light sources</w:t>
      </w:r>
      <w:ins w:id="1951" w:author="Kelvin Sung" w:date="2021-05-22T09:58:00Z">
        <w:r w:rsidR="00871AB8">
          <w:t xml:space="preserve"> and </w:t>
        </w:r>
      </w:ins>
      <w:del w:id="1952" w:author="Kelvin Sung" w:date="2021-05-22T09:57:00Z">
        <w:r w:rsidRPr="009F697C" w:rsidDel="003205BF">
          <w:delText xml:space="preserve"> and </w:delText>
        </w:r>
      </w:del>
      <w:r w:rsidRPr="009F697C">
        <w:t>call</w:t>
      </w:r>
      <w:del w:id="1953" w:author="Kelvin Sung" w:date="2021-05-22T09:57:00Z">
        <w:r w:rsidRPr="009F697C" w:rsidDel="003205BF">
          <w:delText>s</w:delText>
        </w:r>
      </w:del>
      <w:r w:rsidRPr="009F697C">
        <w:t xml:space="preserve"> the </w:t>
      </w:r>
      <w:proofErr w:type="spellStart"/>
      <w:proofErr w:type="gramStart"/>
      <w:r w:rsidRPr="00F87CA5">
        <w:rPr>
          <w:rStyle w:val="CodeInline"/>
        </w:rPr>
        <w:t>LightEffect</w:t>
      </w:r>
      <w:proofErr w:type="spellEnd"/>
      <w:r w:rsidRPr="00F87CA5">
        <w:rPr>
          <w:rStyle w:val="CodeInline"/>
        </w:rPr>
        <w:t>(</w:t>
      </w:r>
      <w:proofErr w:type="gramEnd"/>
      <w:r w:rsidRPr="00F87CA5">
        <w:rPr>
          <w:rStyle w:val="CodeInline"/>
        </w:rPr>
        <w:t>)</w:t>
      </w:r>
      <w:r w:rsidRPr="009F697C">
        <w:t xml:space="preserve"> function to calculate and accumulate the contribution from the corresponding light in the array. </w:t>
      </w:r>
    </w:p>
    <w:p w14:paraId="507378CC" w14:textId="77777777" w:rsidR="00F87CA5" w:rsidRDefault="00F87CA5" w:rsidP="00F87CA5">
      <w:pPr>
        <w:pStyle w:val="Code"/>
        <w:rPr>
          <w:rFonts w:hint="eastAsia"/>
        </w:rPr>
      </w:pPr>
      <w:r>
        <w:t>void main(void)  {</w:t>
      </w:r>
    </w:p>
    <w:p w14:paraId="78EDFD6D" w14:textId="77777777" w:rsidR="00F87CA5" w:rsidRDefault="00F87CA5" w:rsidP="00F87CA5">
      <w:pPr>
        <w:pStyle w:val="Code"/>
        <w:rPr>
          <w:rFonts w:hint="eastAsia"/>
        </w:rPr>
      </w:pPr>
      <w:r>
        <w:t xml:space="preserve">    // simple tint based on uPixelColor setting</w:t>
      </w:r>
    </w:p>
    <w:p w14:paraId="5D203E33" w14:textId="77777777" w:rsidR="00F87CA5" w:rsidRDefault="00F87CA5" w:rsidP="00F87CA5">
      <w:pPr>
        <w:pStyle w:val="Code"/>
        <w:rPr>
          <w:rFonts w:hint="eastAsia"/>
        </w:rPr>
      </w:pPr>
      <w:r>
        <w:t xml:space="preserve">    vec4 textureMapColor = texture2D(uSampler, vec2(vTexCoord.s, vTexCoord.t));</w:t>
      </w:r>
    </w:p>
    <w:p w14:paraId="38FF1141" w14:textId="77777777" w:rsidR="00F87CA5" w:rsidRDefault="00F87CA5" w:rsidP="00F87CA5">
      <w:pPr>
        <w:pStyle w:val="Code"/>
        <w:rPr>
          <w:rFonts w:hint="eastAsia"/>
        </w:rPr>
      </w:pPr>
      <w:r>
        <w:t xml:space="preserve">    vec4 lgtResults = uGlobalAmbientIntensity * uGlobalAmbientColor;</w:t>
      </w:r>
    </w:p>
    <w:p w14:paraId="2C45C594" w14:textId="77777777" w:rsidR="00F87CA5" w:rsidRDefault="00F87CA5" w:rsidP="00F87CA5">
      <w:pPr>
        <w:pStyle w:val="Code"/>
        <w:rPr>
          <w:rFonts w:hint="eastAsia"/>
        </w:rPr>
      </w:pPr>
    </w:p>
    <w:p w14:paraId="0BB985E0" w14:textId="77777777" w:rsidR="00F87CA5" w:rsidRDefault="00F87CA5" w:rsidP="00F87CA5">
      <w:pPr>
        <w:pStyle w:val="Code"/>
        <w:rPr>
          <w:rFonts w:hint="eastAsia"/>
        </w:rPr>
      </w:pPr>
      <w:r>
        <w:t xml:space="preserve">    // now decide if we should illuminate by the light</w:t>
      </w:r>
    </w:p>
    <w:p w14:paraId="6751A44F" w14:textId="77777777" w:rsidR="00F87CA5" w:rsidRPr="00F87CA5" w:rsidRDefault="00F87CA5" w:rsidP="00F87CA5">
      <w:pPr>
        <w:pStyle w:val="Code"/>
        <w:rPr>
          <w:rStyle w:val="CodeBold"/>
        </w:rPr>
      </w:pPr>
      <w:r w:rsidRPr="00810F60">
        <w:rPr>
          <w:rPrChange w:id="1954" w:author="Kelvin Sung" w:date="2021-05-22T09:56:00Z">
            <w:rPr>
              <w:rStyle w:val="CodeBold"/>
            </w:rPr>
          </w:rPrChange>
        </w:rPr>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810F60">
        <w:rPr>
          <w:rPrChange w:id="1955" w:author="Kelvin Sung" w:date="2021-05-22T09:56:00Z">
            <w:rPr>
              <w:rStyle w:val="CodeBold"/>
            </w:rPr>
          </w:rPrChange>
        </w:rPr>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810F60">
        <w:rPr>
          <w:rPrChange w:id="1956" w:author="Kelvin Sung" w:date="2021-05-22T09:56:00Z">
            <w:rPr>
              <w:rStyle w:val="CodeBold"/>
            </w:rPr>
          </w:rPrChange>
        </w:rPr>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810F60">
        <w:rPr>
          <w:rPrChange w:id="1957" w:author="Kelvin Sung" w:date="2021-05-22T09:56:00Z">
            <w:rPr>
              <w:rStyle w:val="CodeBold"/>
            </w:rPr>
          </w:rPrChange>
        </w:rPr>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810F60">
        <w:rPr>
          <w:rPrChange w:id="1958" w:author="Kelvin Sung" w:date="2021-05-22T09:56:00Z">
            <w:rPr>
              <w:rStyle w:val="CodeBold"/>
            </w:rPr>
          </w:rPrChange>
        </w:rPr>
        <w:t xml:space="preserve">            </w:t>
      </w:r>
      <w:r w:rsidRPr="00F87CA5">
        <w:rPr>
          <w:rStyle w:val="CodeBold"/>
        </w:rPr>
        <w:t>}</w:t>
      </w:r>
    </w:p>
    <w:p w14:paraId="373438C5" w14:textId="77777777" w:rsidR="00F87CA5" w:rsidRPr="00F87CA5" w:rsidRDefault="00F87CA5" w:rsidP="00F87CA5">
      <w:pPr>
        <w:pStyle w:val="Code"/>
        <w:rPr>
          <w:rStyle w:val="CodeBold"/>
        </w:rPr>
      </w:pPr>
      <w:r w:rsidRPr="00810F60">
        <w:rPr>
          <w:rPrChange w:id="1959" w:author="Kelvin Sung" w:date="2021-05-22T09:56:00Z">
            <w:rPr>
              <w:rStyle w:val="CodeBold"/>
            </w:rPr>
          </w:rPrChange>
        </w:rPr>
        <w:t xml:space="preserve">        </w:t>
      </w:r>
      <w:r w:rsidRPr="00F87CA5">
        <w:rPr>
          <w:rStyle w:val="CodeBold"/>
        </w:rPr>
        <w:t>}</w:t>
      </w:r>
    </w:p>
    <w:p w14:paraId="6972A858" w14:textId="77777777" w:rsidR="00F87CA5" w:rsidRPr="00F87CA5" w:rsidRDefault="00F87CA5" w:rsidP="00F87CA5">
      <w:pPr>
        <w:pStyle w:val="Code"/>
        <w:rPr>
          <w:rStyle w:val="CodeBold"/>
        </w:rPr>
      </w:pPr>
      <w:r w:rsidRPr="00810F60">
        <w:rPr>
          <w:rPrChange w:id="1960" w:author="Kelvin Sung" w:date="2021-05-22T09:56:00Z">
            <w:rPr>
              <w:rStyle w:val="CodeBold"/>
            </w:rPr>
          </w:rPrChange>
        </w:rPr>
        <w:t xml:space="preserve">    </w:t>
      </w:r>
      <w:r w:rsidRPr="00F87CA5">
        <w:rPr>
          <w:rStyle w:val="CodeBold"/>
        </w:rPr>
        <w:t>}</w:t>
      </w:r>
    </w:p>
    <w:p w14:paraId="6EB11C72" w14:textId="77777777" w:rsidR="00F87CA5" w:rsidRDefault="00F87CA5" w:rsidP="00F87CA5">
      <w:pPr>
        <w:pStyle w:val="Code"/>
        <w:rPr>
          <w:rFonts w:hint="eastAsia"/>
        </w:rPr>
      </w:pPr>
      <w:r>
        <w:t xml:space="preserve">    lgtResults *= textureMapColor;</w:t>
      </w:r>
    </w:p>
    <w:p w14:paraId="1B9D3182" w14:textId="2D3C3F5D" w:rsidR="00F87CA5" w:rsidRDefault="00F87CA5" w:rsidP="00F87CA5">
      <w:pPr>
        <w:pStyle w:val="Code"/>
        <w:rPr>
          <w:ins w:id="1961" w:author="Kelvin Sung" w:date="2021-05-22T09:58:00Z"/>
          <w:rFonts w:hint="eastAsia"/>
        </w:rPr>
      </w:pPr>
    </w:p>
    <w:p w14:paraId="7B57A9B3" w14:textId="2E7C19D8" w:rsidR="003B61A0" w:rsidRDefault="003B61A0" w:rsidP="00F87CA5">
      <w:pPr>
        <w:pStyle w:val="Code"/>
        <w:rPr>
          <w:rFonts w:hint="eastAsia"/>
        </w:rPr>
      </w:pPr>
      <w:ins w:id="1962" w:author="Kelvin Sung" w:date="2021-05-22T09:58:00Z">
        <w:r>
          <w:t xml:space="preserve">    … identical to previous code … </w:t>
        </w:r>
      </w:ins>
    </w:p>
    <w:p w14:paraId="788117DF" w14:textId="752CE272" w:rsidR="00F87CA5" w:rsidDel="003B61A0" w:rsidRDefault="00F87CA5" w:rsidP="00F87CA5">
      <w:pPr>
        <w:pStyle w:val="Code"/>
        <w:rPr>
          <w:del w:id="1963" w:author="Kelvin Sung" w:date="2021-05-22T09:58:00Z"/>
          <w:rFonts w:hint="eastAsia"/>
        </w:rPr>
      </w:pPr>
      <w:del w:id="1964" w:author="Kelvin Sung" w:date="2021-05-22T09:58:00Z">
        <w:r w:rsidDel="003B61A0">
          <w:delText xml:space="preserve">    // tint the textured area, and leave transparent area as defined by the texture</w:delText>
        </w:r>
      </w:del>
    </w:p>
    <w:p w14:paraId="0B7DC971" w14:textId="2BAC8491" w:rsidR="00F87CA5" w:rsidDel="003B61A0" w:rsidRDefault="00F87CA5" w:rsidP="00F87CA5">
      <w:pPr>
        <w:pStyle w:val="Code"/>
        <w:rPr>
          <w:del w:id="1965" w:author="Kelvin Sung" w:date="2021-05-22T09:58:00Z"/>
          <w:rFonts w:hint="eastAsia"/>
        </w:rPr>
      </w:pPr>
      <w:del w:id="1966" w:author="Kelvin Sung" w:date="2021-05-22T09:58:00Z">
        <w:r w:rsidDel="003B61A0">
          <w:delText xml:space="preserve">    vec3 r = vec3(lgtResults) * (1.0-uPixelColor.a) + vec3(uPixelColor) * uPixelColor.a;</w:delText>
        </w:r>
      </w:del>
    </w:p>
    <w:p w14:paraId="73A5983D" w14:textId="14666F91" w:rsidR="00F87CA5" w:rsidDel="003B61A0" w:rsidRDefault="00F87CA5" w:rsidP="00F87CA5">
      <w:pPr>
        <w:pStyle w:val="Code"/>
        <w:rPr>
          <w:del w:id="1967" w:author="Kelvin Sung" w:date="2021-05-22T09:58:00Z"/>
          <w:rFonts w:hint="eastAsia"/>
        </w:rPr>
      </w:pPr>
      <w:del w:id="1968" w:author="Kelvin Sung" w:date="2021-05-22T09:58:00Z">
        <w:r w:rsidDel="003B61A0">
          <w:delText xml:space="preserve">    vec4 result = vec4(r, textureMapColor.a);</w:delText>
        </w:r>
      </w:del>
    </w:p>
    <w:p w14:paraId="32CE5219" w14:textId="38D2CCB1" w:rsidR="00F87CA5" w:rsidDel="003B61A0" w:rsidRDefault="00F87CA5" w:rsidP="00F87CA5">
      <w:pPr>
        <w:pStyle w:val="Code"/>
        <w:rPr>
          <w:del w:id="1969" w:author="Kelvin Sung" w:date="2021-05-22T09:58:00Z"/>
          <w:rFonts w:hint="eastAsia"/>
        </w:rPr>
      </w:pPr>
    </w:p>
    <w:p w14:paraId="30305F53" w14:textId="0A0372ED" w:rsidR="00F87CA5" w:rsidDel="003B61A0" w:rsidRDefault="00F87CA5" w:rsidP="00F87CA5">
      <w:pPr>
        <w:pStyle w:val="Code"/>
        <w:rPr>
          <w:del w:id="1970" w:author="Kelvin Sung" w:date="2021-05-22T09:58:00Z"/>
          <w:rFonts w:hint="eastAsia"/>
        </w:rPr>
      </w:pPr>
      <w:del w:id="1971" w:author="Kelvin Sung" w:date="2021-05-22T09:58:00Z">
        <w:r w:rsidDel="003B61A0">
          <w:delText xml:space="preserve">    gl_FragColor = result;</w:delText>
        </w:r>
      </w:del>
    </w:p>
    <w:p w14:paraId="2EEA4443" w14:textId="4AC5CF9D" w:rsidR="00FD1303" w:rsidRPr="009F697C" w:rsidRDefault="00F87CA5" w:rsidP="00F87CA5">
      <w:pPr>
        <w:pStyle w:val="Code"/>
        <w:rPr>
          <w:rFonts w:hint="eastAsia"/>
        </w:rPr>
      </w:pPr>
      <w:r>
        <w:t>}</w:t>
      </w:r>
    </w:p>
    <w:p w14:paraId="2DC17A7E" w14:textId="4780B754" w:rsidR="009F697C" w:rsidRDefault="009F697C" w:rsidP="009F697C">
      <w:pPr>
        <w:pStyle w:val="Heading3"/>
      </w:pPr>
      <w:r>
        <w:t xml:space="preserve">Modifying the Light </w:t>
      </w:r>
      <w:del w:id="1972" w:author="Kelvin Sung" w:date="2021-05-20T18:12:00Z">
        <w:r w:rsidDel="00E15C4E">
          <w:delText>Object</w:delText>
        </w:r>
      </w:del>
      <w:ins w:id="1973" w:author="Kelvin Sung" w:date="2021-05-20T18:12:00Z">
        <w:r w:rsidR="00E15C4E">
          <w:t>Class</w:t>
        </w:r>
      </w:ins>
    </w:p>
    <w:p w14:paraId="7284EFB7" w14:textId="54D98F77" w:rsidR="009F697C" w:rsidRDefault="009F697C" w:rsidP="009F697C">
      <w:pPr>
        <w:pStyle w:val="BodyTextFirst"/>
        <w:rPr>
          <w:rFonts w:hint="eastAsia"/>
        </w:rPr>
      </w:pPr>
      <w:r>
        <w:t xml:space="preserve">The game engine </w:t>
      </w:r>
      <w:r w:rsidRPr="00F87CA5">
        <w:rPr>
          <w:rStyle w:val="CodeInline"/>
        </w:rPr>
        <w:t>Light</w:t>
      </w:r>
      <w:r>
        <w:t xml:space="preserve"> object must be modified to reflect the newly added properties</w:t>
      </w:r>
      <w:ins w:id="1974" w:author="Kelvin Sung" w:date="2021-05-22T10:24:00Z">
        <w:r w:rsidR="00233581">
          <w:t xml:space="preserve"> in the </w:t>
        </w:r>
        <w:proofErr w:type="spellStart"/>
        <w:r w:rsidR="00233581" w:rsidRPr="00233581">
          <w:rPr>
            <w:rStyle w:val="CodeInline"/>
            <w:rFonts w:hint="eastAsia"/>
            <w:rPrChange w:id="1975" w:author="Kelvin Sung" w:date="2021-05-22T10:24:00Z">
              <w:rPr>
                <w:rFonts w:hint="eastAsia"/>
              </w:rPr>
            </w:rPrChange>
          </w:rPr>
          <w:t>light_fs</w:t>
        </w:r>
        <w:proofErr w:type="spellEnd"/>
        <w:r w:rsidR="00233581">
          <w:t xml:space="preserve"> fragment shader</w:t>
        </w:r>
      </w:ins>
      <w:r>
        <w:t>: near</w:t>
      </w:r>
      <w:ins w:id="1976" w:author="Kelvin Sung" w:date="2021-05-22T10:24:00Z">
        <w:r w:rsidR="007663D5">
          <w:t xml:space="preserve"> and</w:t>
        </w:r>
      </w:ins>
      <w:r>
        <w:t xml:space="preserve"> </w:t>
      </w:r>
      <w:del w:id="1977" w:author="Kelvin Sung" w:date="2021-05-22T10:24:00Z">
        <w:r w:rsidDel="007663D5">
          <w:delText xml:space="preserve">and </w:delText>
        </w:r>
      </w:del>
      <w:r>
        <w:t>far attenuation</w:t>
      </w:r>
      <w:ins w:id="1978" w:author="Kelvin Sung" w:date="2021-05-22T10:24:00Z">
        <w:r w:rsidR="007663D5">
          <w:t>s</w:t>
        </w:r>
      </w:ins>
      <w:r>
        <w:t xml:space="preserve"> and intensity.</w:t>
      </w:r>
    </w:p>
    <w:p w14:paraId="70ED254E" w14:textId="00D13004" w:rsidR="009F697C" w:rsidDel="001D7721" w:rsidRDefault="009F697C" w:rsidP="000D057D">
      <w:pPr>
        <w:pStyle w:val="NumList"/>
        <w:numPr>
          <w:ilvl w:val="0"/>
          <w:numId w:val="21"/>
        </w:numPr>
        <w:rPr>
          <w:del w:id="1979" w:author="Kelvin Sung" w:date="2021-05-20T17:59:00Z"/>
          <w:rFonts w:hint="eastAsia"/>
        </w:rPr>
      </w:pPr>
      <w:r>
        <w:t xml:space="preserve">Modify the </w:t>
      </w:r>
      <w:r w:rsidRPr="00F87CA5">
        <w:rPr>
          <w:rStyle w:val="CodeInline"/>
        </w:rPr>
        <w:t>Lights.js</w:t>
      </w:r>
      <w:r w:rsidRPr="00B8741F">
        <w:rPr>
          <w:rFonts w:hint="eastAsia"/>
        </w:rPr>
        <w:t xml:space="preserve"> </w:t>
      </w:r>
      <w:r w:rsidRPr="00B8741F">
        <w:rPr>
          <w:rFonts w:hint="eastAsia"/>
          <w:rPrChange w:id="1980" w:author="Kelvin Sung" w:date="2021-05-22T10:25:00Z">
            <w:rPr>
              <w:rStyle w:val="CodeInline"/>
              <w:rFonts w:hint="eastAsia"/>
            </w:rPr>
          </w:rPrChange>
        </w:rPr>
        <w:t>constructor</w:t>
      </w:r>
      <w:r w:rsidRPr="00B8741F">
        <w:rPr>
          <w:rFonts w:hint="eastAsia"/>
        </w:rPr>
        <w:t xml:space="preserve"> to</w:t>
      </w:r>
      <w:r>
        <w:t xml:space="preserve"> </w:t>
      </w:r>
      <w:del w:id="1981" w:author="Kelvin Sung" w:date="2021-05-22T10:25:00Z">
        <w:r w:rsidDel="00B8741F">
          <w:delText xml:space="preserve">include </w:delText>
        </w:r>
      </w:del>
      <w:ins w:id="1982" w:author="Kelvin Sung" w:date="2021-05-22T10:25:00Z">
        <w:r w:rsidR="00B8741F">
          <w:t xml:space="preserve">define </w:t>
        </w:r>
      </w:ins>
      <w:r>
        <w:t xml:space="preserve">variables for </w:t>
      </w:r>
      <w:ins w:id="1983" w:author="Kelvin Sung" w:date="2021-05-22T10:25:00Z">
        <w:r w:rsidR="00B8741F">
          <w:t xml:space="preserve">the new properties. </w:t>
        </w:r>
      </w:ins>
      <w:del w:id="1984" w:author="Kelvin Sung" w:date="2021-05-22T10:25:00Z">
        <w:r w:rsidDel="00B8741F">
          <w:delText xml:space="preserve">near and far attenuation </w:delText>
        </w:r>
        <w:r w:rsidR="00F87CA5" w:rsidDel="00B8741F">
          <w:delText>as well as</w:delText>
        </w:r>
        <w:r w:rsidDel="00B8741F">
          <w:delText xml:space="preserve"> intensity. You can see this achieved in the following code:</w:delText>
        </w:r>
      </w:del>
    </w:p>
    <w:p w14:paraId="41DF1408" w14:textId="77777777" w:rsidR="001D7721" w:rsidRDefault="00F87CA5" w:rsidP="000D057D">
      <w:pPr>
        <w:pStyle w:val="NumList"/>
        <w:numPr>
          <w:ilvl w:val="0"/>
          <w:numId w:val="21"/>
        </w:numPr>
        <w:rPr>
          <w:ins w:id="1985" w:author="Kelvin Sung" w:date="2021-05-20T17:59:00Z"/>
          <w:rFonts w:hint="eastAsia"/>
        </w:rPr>
      </w:pPr>
      <w:del w:id="1986" w:author="Kelvin Sung" w:date="2021-05-20T17:59:00Z">
        <w:r w:rsidDel="001D7721">
          <w:delText xml:space="preserve">    </w:delText>
        </w:r>
      </w:del>
    </w:p>
    <w:p w14:paraId="708BCCFB" w14:textId="26105B63" w:rsidR="00F87CA5" w:rsidDel="001D7721" w:rsidRDefault="00F87CA5" w:rsidP="00F87CA5">
      <w:pPr>
        <w:pStyle w:val="Code"/>
        <w:rPr>
          <w:del w:id="1987" w:author="Kelvin Sung" w:date="2021-05-20T17:59:00Z"/>
          <w:rFonts w:hint="eastAsia"/>
        </w:rPr>
      </w:pPr>
      <w:r>
        <w:t>constructor() {</w:t>
      </w:r>
    </w:p>
    <w:p w14:paraId="68D0B250" w14:textId="77777777" w:rsidR="001D7721" w:rsidRDefault="00F87CA5" w:rsidP="00F87CA5">
      <w:pPr>
        <w:pStyle w:val="Code"/>
        <w:rPr>
          <w:ins w:id="1988" w:author="Kelvin Sung" w:date="2021-05-20T17:59:00Z"/>
          <w:rFonts w:hint="eastAsia"/>
        </w:rPr>
      </w:pPr>
      <w:del w:id="1989" w:author="Kelvin Sung" w:date="2021-05-20T17:59:00Z">
        <w:r w:rsidDel="001D7721">
          <w:delText xml:space="preserve">    </w:delText>
        </w:r>
      </w:del>
    </w:p>
    <w:p w14:paraId="3E43BC62" w14:textId="29558420" w:rsidR="00F87CA5" w:rsidDel="001D7721" w:rsidRDefault="00F87CA5" w:rsidP="00F87CA5">
      <w:pPr>
        <w:pStyle w:val="Code"/>
        <w:rPr>
          <w:del w:id="1990" w:author="Kelvin Sung" w:date="2021-05-20T17:59:00Z"/>
          <w:rFonts w:hint="eastAsia"/>
        </w:rPr>
      </w:pPr>
      <w:r>
        <w:t xml:space="preserve">    this.mColor = vec4.fromValues(0.1, 0.1, 0.1, 1);  // light color</w:t>
      </w:r>
    </w:p>
    <w:p w14:paraId="1F4E168C" w14:textId="77777777" w:rsidR="001D7721" w:rsidRDefault="00F87CA5" w:rsidP="00F87CA5">
      <w:pPr>
        <w:pStyle w:val="Code"/>
        <w:rPr>
          <w:ins w:id="1991" w:author="Kelvin Sung" w:date="2021-05-20T17:59:00Z"/>
          <w:rFonts w:hint="eastAsia"/>
        </w:rPr>
      </w:pPr>
      <w:del w:id="1992" w:author="Kelvin Sung" w:date="2021-05-20T17:59:00Z">
        <w:r w:rsidDel="001D7721">
          <w:delText xml:space="preserve">    </w:delText>
        </w:r>
      </w:del>
    </w:p>
    <w:p w14:paraId="479ED78A" w14:textId="11C3B0D5" w:rsidR="00F87CA5" w:rsidDel="001D7721" w:rsidRDefault="00F87CA5" w:rsidP="00F87CA5">
      <w:pPr>
        <w:pStyle w:val="Code"/>
        <w:rPr>
          <w:del w:id="1993" w:author="Kelvin Sung" w:date="2021-05-20T17:59:00Z"/>
          <w:rFonts w:hint="eastAsia"/>
        </w:rPr>
      </w:pPr>
      <w:r>
        <w:t xml:space="preserve">    this.mPosition = vec3.fromValues(0, 0, 5); // light position in WC</w:t>
      </w:r>
    </w:p>
    <w:p w14:paraId="595D2BD6" w14:textId="77777777" w:rsidR="001D7721" w:rsidRDefault="00F87CA5" w:rsidP="00F87CA5">
      <w:pPr>
        <w:pStyle w:val="Code"/>
        <w:rPr>
          <w:ins w:id="1994" w:author="Kelvin Sung" w:date="2021-05-20T17:59:00Z"/>
          <w:rFonts w:hint="eastAsia"/>
        </w:rPr>
      </w:pPr>
      <w:del w:id="1995" w:author="Kelvin Sung" w:date="2021-05-20T17:59:00Z">
        <w:r w:rsidRPr="00F87CA5" w:rsidDel="001D7721">
          <w:rPr>
            <w:rStyle w:val="CodeBold"/>
          </w:rPr>
          <w:delText xml:space="preserve">    </w:delText>
        </w:r>
      </w:del>
    </w:p>
    <w:p w14:paraId="33BF9E1A" w14:textId="66679572" w:rsidR="00F87CA5" w:rsidRPr="00F87CA5" w:rsidDel="001D7721" w:rsidRDefault="00F87CA5" w:rsidP="00F87CA5">
      <w:pPr>
        <w:pStyle w:val="Code"/>
        <w:rPr>
          <w:del w:id="1996" w:author="Kelvin Sung" w:date="2021-05-20T17:59:00Z"/>
          <w:rStyle w:val="CodeBold"/>
        </w:rPr>
      </w:pPr>
      <w:r w:rsidRPr="00B8741F">
        <w:rPr>
          <w:rPrChange w:id="1997" w:author="Kelvin Sung" w:date="2021-05-22T10:25:00Z">
            <w:rPr>
              <w:rStyle w:val="CodeBold"/>
            </w:rPr>
          </w:rPrChange>
        </w:rPr>
        <w:t xml:space="preserve">    </w:t>
      </w:r>
      <w:r w:rsidRPr="00F87CA5">
        <w:rPr>
          <w:rStyle w:val="CodeBold"/>
        </w:rPr>
        <w:t>this.mNear = 5;  // effective radius in WC</w:t>
      </w:r>
    </w:p>
    <w:p w14:paraId="727D5701" w14:textId="77777777" w:rsidR="001D7721" w:rsidRDefault="00F87CA5" w:rsidP="00F87CA5">
      <w:pPr>
        <w:pStyle w:val="Code"/>
        <w:rPr>
          <w:ins w:id="1998" w:author="Kelvin Sung" w:date="2021-05-20T17:59:00Z"/>
          <w:rStyle w:val="CodeBold"/>
        </w:rPr>
      </w:pPr>
      <w:del w:id="1999" w:author="Kelvin Sung" w:date="2021-05-20T17:59:00Z">
        <w:r w:rsidRPr="00F87CA5" w:rsidDel="001D7721">
          <w:rPr>
            <w:rStyle w:val="CodeBold"/>
          </w:rPr>
          <w:delText xml:space="preserve">    </w:delText>
        </w:r>
      </w:del>
    </w:p>
    <w:p w14:paraId="59212489" w14:textId="4D7FC5E9" w:rsidR="00F87CA5" w:rsidRPr="00F87CA5" w:rsidDel="001D7721" w:rsidRDefault="00F87CA5" w:rsidP="00F87CA5">
      <w:pPr>
        <w:pStyle w:val="Code"/>
        <w:rPr>
          <w:del w:id="2000" w:author="Kelvin Sung" w:date="2021-05-20T17:59:00Z"/>
          <w:rStyle w:val="CodeBold"/>
        </w:rPr>
      </w:pPr>
      <w:r w:rsidRPr="00B8741F">
        <w:rPr>
          <w:rPrChange w:id="2001" w:author="Kelvin Sung" w:date="2021-05-22T10:25:00Z">
            <w:rPr>
              <w:rStyle w:val="CodeBold"/>
            </w:rPr>
          </w:rPrChange>
        </w:rPr>
        <w:t xml:space="preserve">    </w:t>
      </w:r>
      <w:r w:rsidRPr="00F87CA5">
        <w:rPr>
          <w:rStyle w:val="CodeBold"/>
        </w:rPr>
        <w:t>this.mFar = 10;  // within near is full on, outside far is off</w:t>
      </w:r>
    </w:p>
    <w:p w14:paraId="3D317240" w14:textId="77777777" w:rsidR="001D7721" w:rsidRDefault="00F87CA5" w:rsidP="00F87CA5">
      <w:pPr>
        <w:pStyle w:val="Code"/>
        <w:rPr>
          <w:ins w:id="2002" w:author="Kelvin Sung" w:date="2021-05-20T17:59:00Z"/>
          <w:rStyle w:val="CodeBold"/>
        </w:rPr>
      </w:pPr>
      <w:del w:id="2003" w:author="Kelvin Sung" w:date="2021-05-20T17:59:00Z">
        <w:r w:rsidRPr="00F87CA5" w:rsidDel="001D7721">
          <w:rPr>
            <w:rStyle w:val="CodeBold"/>
          </w:rPr>
          <w:delText xml:space="preserve">    </w:delText>
        </w:r>
      </w:del>
    </w:p>
    <w:p w14:paraId="6783747C" w14:textId="2CF8E116" w:rsidR="00F87CA5" w:rsidRPr="00F87CA5" w:rsidDel="001D7721" w:rsidRDefault="00F87CA5" w:rsidP="00F87CA5">
      <w:pPr>
        <w:pStyle w:val="Code"/>
        <w:rPr>
          <w:del w:id="2004" w:author="Kelvin Sung" w:date="2021-05-20T17:59:00Z"/>
          <w:rStyle w:val="CodeBold"/>
        </w:rPr>
      </w:pPr>
      <w:r w:rsidRPr="00B8741F">
        <w:rPr>
          <w:rPrChange w:id="2005" w:author="Kelvin Sung" w:date="2021-05-22T10:25:00Z">
            <w:rPr>
              <w:rStyle w:val="CodeBold"/>
            </w:rPr>
          </w:rPrChange>
        </w:rPr>
        <w:t xml:space="preserve">    </w:t>
      </w:r>
      <w:r w:rsidRPr="00F87CA5">
        <w:rPr>
          <w:rStyle w:val="CodeBold"/>
        </w:rPr>
        <w:t>this.mIntensity = 1;</w:t>
      </w:r>
    </w:p>
    <w:p w14:paraId="3E22A430" w14:textId="77777777" w:rsidR="001D7721" w:rsidRDefault="00F87CA5" w:rsidP="00F87CA5">
      <w:pPr>
        <w:pStyle w:val="Code"/>
        <w:rPr>
          <w:ins w:id="2006" w:author="Kelvin Sung" w:date="2021-05-20T17:59:00Z"/>
          <w:rStyle w:val="CodeBold"/>
        </w:rPr>
      </w:pPr>
      <w:del w:id="2007" w:author="Kelvin Sung" w:date="2021-05-20T17:59:00Z">
        <w:r w:rsidDel="001D7721">
          <w:delText xml:space="preserve">    </w:delText>
        </w:r>
      </w:del>
    </w:p>
    <w:p w14:paraId="39189549" w14:textId="52018B45" w:rsidR="00F87CA5" w:rsidDel="001D7721" w:rsidRDefault="00F87CA5" w:rsidP="00F87CA5">
      <w:pPr>
        <w:pStyle w:val="Code"/>
        <w:rPr>
          <w:del w:id="2008" w:author="Kelvin Sung" w:date="2021-05-20T17:59:00Z"/>
          <w:rFonts w:hint="eastAsia"/>
        </w:rPr>
      </w:pPr>
      <w:r>
        <w:t xml:space="preserve">    this.mIsOn = true;</w:t>
      </w:r>
    </w:p>
    <w:p w14:paraId="213A95D1" w14:textId="77777777" w:rsidR="001D7721" w:rsidRDefault="00F87CA5" w:rsidP="00F87CA5">
      <w:pPr>
        <w:pStyle w:val="Code"/>
        <w:rPr>
          <w:ins w:id="2009" w:author="Kelvin Sung" w:date="2021-05-20T17:59:00Z"/>
          <w:rFonts w:hint="eastAsia"/>
        </w:rPr>
      </w:pPr>
      <w:del w:id="2010" w:author="Kelvin Sung" w:date="2021-05-20T17:59:00Z">
        <w:r w:rsidDel="001D7721">
          <w:delText xml:space="preserve">    </w:delText>
        </w:r>
      </w:del>
    </w:p>
    <w:p w14:paraId="309A4302" w14:textId="2048BAFF" w:rsidR="00FD1303" w:rsidRDefault="00F87CA5" w:rsidP="00F87CA5">
      <w:pPr>
        <w:pStyle w:val="Code"/>
        <w:rPr>
          <w:rFonts w:hint="eastAsia"/>
        </w:rPr>
      </w:pPr>
      <w:r>
        <w:t>}</w:t>
      </w:r>
    </w:p>
    <w:p w14:paraId="733D8E5D" w14:textId="2B58A27E" w:rsidR="009F697C" w:rsidDel="001D7721" w:rsidRDefault="009F697C" w:rsidP="000D057D">
      <w:pPr>
        <w:pStyle w:val="NumList"/>
        <w:numPr>
          <w:ilvl w:val="0"/>
          <w:numId w:val="21"/>
        </w:numPr>
        <w:rPr>
          <w:del w:id="2011" w:author="Kelvin Sung" w:date="2021-05-20T17:59:00Z"/>
          <w:rFonts w:hint="eastAsia"/>
        </w:rPr>
      </w:pPr>
      <w:r w:rsidRPr="009F697C">
        <w:t>Define the</w:t>
      </w:r>
      <w:r w:rsidR="00B24A37">
        <w:t xml:space="preserve"> </w:t>
      </w:r>
      <w:del w:id="2012" w:author="Kelvin Sung" w:date="2021-05-22T10:26:00Z">
        <w:r w:rsidR="00B24A37" w:rsidDel="00B8741F">
          <w:delText>additional</w:delText>
        </w:r>
        <w:r w:rsidRPr="009F697C" w:rsidDel="00B8741F">
          <w:delText xml:space="preserve"> </w:delText>
        </w:r>
      </w:del>
      <w:ins w:id="2013" w:author="Kelvin Sung" w:date="2021-05-22T10:26:00Z">
        <w:r w:rsidR="00B8741F">
          <w:t xml:space="preserve">corresponding </w:t>
        </w:r>
      </w:ins>
      <w:r w:rsidRPr="009F697C">
        <w:t xml:space="preserve">get and set accessors for the </w:t>
      </w:r>
      <w:del w:id="2014" w:author="Kelvin Sung" w:date="2021-05-22T10:26:00Z">
        <w:r w:rsidRPr="009F697C" w:rsidDel="00B8741F">
          <w:delText xml:space="preserve">new </w:delText>
        </w:r>
      </w:del>
      <w:r w:rsidRPr="009F697C">
        <w:t>variables. Note that the radius variable has been generalized and replaced by the near and far cutoff distances.</w:t>
      </w:r>
    </w:p>
    <w:p w14:paraId="406EC5B7" w14:textId="77777777" w:rsidR="001D7721" w:rsidRDefault="00F87CA5" w:rsidP="000D057D">
      <w:pPr>
        <w:pStyle w:val="NumList"/>
        <w:numPr>
          <w:ilvl w:val="0"/>
          <w:numId w:val="21"/>
        </w:numPr>
        <w:rPr>
          <w:ins w:id="2015" w:author="Kelvin Sung" w:date="2021-05-20T17:59:00Z"/>
          <w:rFonts w:hint="eastAsia"/>
        </w:rPr>
      </w:pPr>
      <w:del w:id="2016" w:author="Kelvin Sung" w:date="2021-05-20T17:59:00Z">
        <w:r w:rsidDel="001D7721">
          <w:delText xml:space="preserve">    </w:delText>
        </w:r>
      </w:del>
    </w:p>
    <w:p w14:paraId="093FE92B" w14:textId="74A3DCF0" w:rsidR="00F87CA5" w:rsidDel="001D7721" w:rsidRDefault="00F87CA5" w:rsidP="00F87CA5">
      <w:pPr>
        <w:pStyle w:val="Code"/>
        <w:rPr>
          <w:del w:id="2017" w:author="Kelvin Sung" w:date="2021-05-20T17:59:00Z"/>
          <w:rFonts w:hint="eastAsia"/>
        </w:rPr>
      </w:pPr>
      <w:r>
        <w:t>setNear(n) { this.mNear = n; }</w:t>
      </w:r>
    </w:p>
    <w:p w14:paraId="6F3F2C21" w14:textId="77777777" w:rsidR="001D7721" w:rsidRDefault="00F87CA5" w:rsidP="00F87CA5">
      <w:pPr>
        <w:pStyle w:val="Code"/>
        <w:rPr>
          <w:ins w:id="2018" w:author="Kelvin Sung" w:date="2021-05-20T17:59:00Z"/>
          <w:rFonts w:hint="eastAsia"/>
        </w:rPr>
      </w:pPr>
      <w:del w:id="2019" w:author="Kelvin Sung" w:date="2021-05-20T17:59:00Z">
        <w:r w:rsidDel="001D7721">
          <w:delText xml:space="preserve">    </w:delText>
        </w:r>
      </w:del>
    </w:p>
    <w:p w14:paraId="73E0BE7B" w14:textId="4D5FCCC3" w:rsidR="00F87CA5" w:rsidRDefault="00F87CA5" w:rsidP="00F87CA5">
      <w:pPr>
        <w:pStyle w:val="Code"/>
        <w:rPr>
          <w:rFonts w:hint="eastAsia"/>
        </w:rPr>
      </w:pPr>
      <w:r>
        <w:t>getNear() { return this.mNear; }</w:t>
      </w:r>
    </w:p>
    <w:p w14:paraId="0FF866CD" w14:textId="658CDF47" w:rsidR="00F87CA5" w:rsidDel="001D7721" w:rsidRDefault="00F87CA5" w:rsidP="00F87CA5">
      <w:pPr>
        <w:pStyle w:val="Code"/>
        <w:rPr>
          <w:del w:id="2020" w:author="Kelvin Sung" w:date="2021-05-20T17:59:00Z"/>
          <w:rFonts w:hint="eastAsia"/>
        </w:rPr>
      </w:pPr>
    </w:p>
    <w:p w14:paraId="10286E1C" w14:textId="77777777" w:rsidR="001D7721" w:rsidRDefault="00F87CA5" w:rsidP="00F87CA5">
      <w:pPr>
        <w:pStyle w:val="Code"/>
        <w:rPr>
          <w:ins w:id="2021" w:author="Kelvin Sung" w:date="2021-05-20T17:59:00Z"/>
          <w:rFonts w:hint="eastAsia"/>
        </w:rPr>
      </w:pPr>
      <w:del w:id="2022" w:author="Kelvin Sung" w:date="2021-05-20T17:59:00Z">
        <w:r w:rsidDel="001D7721">
          <w:delText xml:space="preserve">    </w:delText>
        </w:r>
      </w:del>
    </w:p>
    <w:p w14:paraId="478C9286" w14:textId="7A14D234" w:rsidR="00F87CA5" w:rsidDel="001D7721" w:rsidRDefault="00F87CA5" w:rsidP="00F87CA5">
      <w:pPr>
        <w:pStyle w:val="Code"/>
        <w:rPr>
          <w:del w:id="2023" w:author="Kelvin Sung" w:date="2021-05-20T17:59:00Z"/>
          <w:rFonts w:hint="eastAsia"/>
        </w:rPr>
      </w:pPr>
      <w:r>
        <w:t>setFar(f) { this.mFar = f; }</w:t>
      </w:r>
    </w:p>
    <w:p w14:paraId="6E9071FC" w14:textId="77777777" w:rsidR="001D7721" w:rsidRDefault="00F87CA5" w:rsidP="00F87CA5">
      <w:pPr>
        <w:pStyle w:val="Code"/>
        <w:rPr>
          <w:ins w:id="2024" w:author="Kelvin Sung" w:date="2021-05-20T17:59:00Z"/>
          <w:rFonts w:hint="eastAsia"/>
        </w:rPr>
      </w:pPr>
      <w:del w:id="2025" w:author="Kelvin Sung" w:date="2021-05-20T17:59:00Z">
        <w:r w:rsidDel="001D7721">
          <w:delText xml:space="preserve">    </w:delText>
        </w:r>
      </w:del>
    </w:p>
    <w:p w14:paraId="76DE0687" w14:textId="0BD11146" w:rsidR="00F87CA5" w:rsidRDefault="00F87CA5" w:rsidP="00F87CA5">
      <w:pPr>
        <w:pStyle w:val="Code"/>
        <w:rPr>
          <w:rFonts w:hint="eastAsia"/>
        </w:rPr>
      </w:pPr>
      <w:r>
        <w:t>getFar() { return this.mFar; }</w:t>
      </w:r>
    </w:p>
    <w:p w14:paraId="3EAD5FCE" w14:textId="3671BC4B" w:rsidR="00F87CA5" w:rsidDel="001D7721" w:rsidRDefault="00F87CA5" w:rsidP="00F87CA5">
      <w:pPr>
        <w:pStyle w:val="Code"/>
        <w:rPr>
          <w:del w:id="2026" w:author="Kelvin Sung" w:date="2021-05-20T17:59:00Z"/>
          <w:rFonts w:hint="eastAsia"/>
        </w:rPr>
      </w:pPr>
    </w:p>
    <w:p w14:paraId="027E0738" w14:textId="77777777" w:rsidR="001D7721" w:rsidRDefault="00F87CA5" w:rsidP="00F87CA5">
      <w:pPr>
        <w:pStyle w:val="Code"/>
        <w:rPr>
          <w:ins w:id="2027" w:author="Kelvin Sung" w:date="2021-05-20T17:59:00Z"/>
          <w:rFonts w:hint="eastAsia"/>
        </w:rPr>
      </w:pPr>
      <w:del w:id="2028" w:author="Kelvin Sung" w:date="2021-05-20T17:59:00Z">
        <w:r w:rsidDel="001D7721">
          <w:delText xml:space="preserve">    </w:delText>
        </w:r>
      </w:del>
    </w:p>
    <w:p w14:paraId="1C4137EE" w14:textId="37E79BC7" w:rsidR="00F87CA5" w:rsidDel="001D7721" w:rsidRDefault="00F87CA5" w:rsidP="00F87CA5">
      <w:pPr>
        <w:pStyle w:val="Code"/>
        <w:rPr>
          <w:del w:id="2029" w:author="Kelvin Sung" w:date="2021-05-20T17:59:00Z"/>
          <w:rFonts w:hint="eastAsia"/>
        </w:rPr>
      </w:pPr>
      <w:r>
        <w:t>setIntensity(i) { this.mIntensity = i; }</w:t>
      </w:r>
    </w:p>
    <w:p w14:paraId="54BBA309" w14:textId="77777777" w:rsidR="001D7721" w:rsidRDefault="00F87CA5" w:rsidP="00F87CA5">
      <w:pPr>
        <w:pStyle w:val="Code"/>
        <w:rPr>
          <w:ins w:id="2030" w:author="Kelvin Sung" w:date="2021-05-20T17:59:00Z"/>
          <w:rFonts w:hint="eastAsia"/>
        </w:rPr>
      </w:pPr>
      <w:del w:id="2031" w:author="Kelvin Sung" w:date="2021-05-20T17:59:00Z">
        <w:r w:rsidDel="001D7721">
          <w:delText xml:space="preserve">    </w:delText>
        </w:r>
      </w:del>
    </w:p>
    <w:p w14:paraId="0D0B73FD" w14:textId="4B4FF01F" w:rsidR="00F87CA5" w:rsidRDefault="00F87CA5" w:rsidP="00F87CA5">
      <w:pPr>
        <w:pStyle w:val="Code"/>
        <w:rPr>
          <w:rFonts w:hint="eastAsia"/>
        </w:rPr>
      </w:pPr>
      <w:r>
        <w:t>getIntensity() { return this.mIntensity; }</w:t>
      </w:r>
    </w:p>
    <w:p w14:paraId="0B6D722D" w14:textId="3D6A7EF0" w:rsidR="00F87CA5" w:rsidDel="001D7721" w:rsidRDefault="00F87CA5" w:rsidP="00F87CA5">
      <w:pPr>
        <w:pStyle w:val="Code"/>
        <w:rPr>
          <w:del w:id="2032" w:author="Kelvin Sung" w:date="2021-05-20T17:59:00Z"/>
          <w:rFonts w:hint="eastAsia"/>
        </w:rPr>
      </w:pPr>
    </w:p>
    <w:p w14:paraId="16138677" w14:textId="77777777" w:rsidR="001D7721" w:rsidRDefault="00F87CA5" w:rsidP="00F87CA5">
      <w:pPr>
        <w:pStyle w:val="Code"/>
        <w:rPr>
          <w:ins w:id="2033" w:author="Kelvin Sung" w:date="2021-05-20T17:59:00Z"/>
          <w:rFonts w:hint="eastAsia"/>
        </w:rPr>
      </w:pPr>
      <w:del w:id="2034" w:author="Kelvin Sung" w:date="2021-05-20T17:59:00Z">
        <w:r w:rsidDel="001D7721">
          <w:delText xml:space="preserve">    </w:delText>
        </w:r>
      </w:del>
    </w:p>
    <w:p w14:paraId="68855EFD" w14:textId="3994A1E4" w:rsidR="00FD1303" w:rsidRPr="009F697C" w:rsidRDefault="00F87CA5" w:rsidP="00F87CA5">
      <w:pPr>
        <w:pStyle w:val="Code"/>
        <w:rPr>
          <w:rFonts w:hint="eastAsia"/>
        </w:rPr>
      </w:pPr>
      <w:r>
        <w:t>setLightTo(on) { this.mIsOn = on; }</w:t>
      </w:r>
    </w:p>
    <w:p w14:paraId="7EE03F2B" w14:textId="558C6290" w:rsidR="009F697C" w:rsidRDefault="009F697C" w:rsidP="009F697C">
      <w:pPr>
        <w:pStyle w:val="Heading3"/>
      </w:pPr>
      <w:del w:id="2035" w:author="Kelvin Sung" w:date="2021-05-20T18:12:00Z">
        <w:r w:rsidDel="00E15C4E">
          <w:delText xml:space="preserve">Creating </w:delText>
        </w:r>
      </w:del>
      <w:ins w:id="2036" w:author="Kelvin Sung" w:date="2021-05-20T18:12:00Z">
        <w:r w:rsidR="00E15C4E">
          <w:t xml:space="preserve">Defining </w:t>
        </w:r>
      </w:ins>
      <w:r>
        <w:t xml:space="preserve">the </w:t>
      </w:r>
      <w:proofErr w:type="spellStart"/>
      <w:r>
        <w:t>LightSet</w:t>
      </w:r>
      <w:proofErr w:type="spellEnd"/>
      <w:r>
        <w:t xml:space="preserve"> </w:t>
      </w:r>
      <w:ins w:id="2037" w:author="Kelvin Sung" w:date="2021-05-20T18:12:00Z">
        <w:r w:rsidR="00E15C4E">
          <w:t>Class</w:t>
        </w:r>
      </w:ins>
      <w:del w:id="2038" w:author="Kelvin Sung" w:date="2021-05-20T18:12:00Z">
        <w:r w:rsidDel="00E15C4E">
          <w:delText>Object</w:delText>
        </w:r>
      </w:del>
    </w:p>
    <w:p w14:paraId="55A95968" w14:textId="0126F30E" w:rsidR="009F697C" w:rsidRDefault="00B8741F" w:rsidP="009F697C">
      <w:pPr>
        <w:pStyle w:val="BodyTextFirst"/>
        <w:rPr>
          <w:rFonts w:hint="eastAsia"/>
        </w:rPr>
      </w:pPr>
      <w:ins w:id="2039" w:author="Kelvin Sung" w:date="2021-05-22T10:27:00Z">
        <w:r>
          <w:t xml:space="preserve">You will define a </w:t>
        </w:r>
        <w:proofErr w:type="spellStart"/>
        <w:r w:rsidRPr="00B8741F">
          <w:rPr>
            <w:rStyle w:val="CodeInline"/>
            <w:rFonts w:hint="eastAsia"/>
            <w:rPrChange w:id="2040" w:author="Kelvin Sung" w:date="2021-05-22T10:27:00Z">
              <w:rPr>
                <w:rFonts w:hint="eastAsia"/>
              </w:rPr>
            </w:rPrChange>
          </w:rPr>
          <w:t>LightSet</w:t>
        </w:r>
        <w:proofErr w:type="spellEnd"/>
        <w:r>
          <w:t xml:space="preserve"> class to facilitate </w:t>
        </w:r>
      </w:ins>
      <w:ins w:id="2041" w:author="Kelvin Sung" w:date="2021-05-22T10:28:00Z">
        <w:r>
          <w:t xml:space="preserve">the </w:t>
        </w:r>
      </w:ins>
      <w:ins w:id="2042" w:author="Kelvin Sung" w:date="2021-05-22T10:27:00Z">
        <w:r>
          <w:t xml:space="preserve">working with a collection of </w:t>
        </w:r>
        <w:r w:rsidRPr="00B8741F">
          <w:rPr>
            <w:rStyle w:val="CodeInline"/>
            <w:rFonts w:hint="eastAsia"/>
            <w:rPrChange w:id="2043" w:author="Kelvin Sung" w:date="2021-05-22T10:27:00Z">
              <w:rPr>
                <w:rFonts w:hint="eastAsia"/>
              </w:rPr>
            </w:rPrChange>
          </w:rPr>
          <w:t>Light</w:t>
        </w:r>
        <w:r>
          <w:t xml:space="preserve"> objects.</w:t>
        </w:r>
      </w:ins>
      <w:ins w:id="2044" w:author="Kelvin Sung" w:date="2021-05-22T10:28:00Z">
        <w:r>
          <w:t xml:space="preserve"> </w:t>
        </w:r>
      </w:ins>
      <w:del w:id="2045" w:author="Kelvin Sung" w:date="2021-05-22T10:28:00Z">
        <w:r w:rsidR="009F697C" w:rsidDel="00B8741F">
          <w:delText xml:space="preserve">Under </w:delText>
        </w:r>
      </w:del>
      <w:ins w:id="2046" w:author="Kelvin Sung" w:date="2021-05-22T10:28:00Z">
        <w:r>
          <w:t xml:space="preserve">In </w:t>
        </w:r>
      </w:ins>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del w:id="2047" w:author="Kelvin Sung" w:date="2021-05-22T10:28:00Z">
        <w:r w:rsidR="009F697C" w:rsidDel="00B8741F">
          <w:delText xml:space="preserve">Provide </w:delText>
        </w:r>
      </w:del>
      <w:ins w:id="2048" w:author="Kelvin Sung" w:date="2021-05-22T10:28:00Z">
        <w:r>
          <w:t>Define the</w:t>
        </w:r>
      </w:ins>
      <w:del w:id="2049" w:author="Kelvin Sung" w:date="2021-05-22T10:28:00Z">
        <w:r w:rsidR="009F697C" w:rsidDel="00B8741F">
          <w:delText>a</w:delText>
        </w:r>
      </w:del>
      <w:r w:rsidR="009F697C">
        <w:t xml:space="preserve"> basic interface for </w:t>
      </w:r>
      <w:ins w:id="2050" w:author="Kelvin Sung" w:date="2021-05-22T10:28:00Z">
        <w:r>
          <w:t xml:space="preserve">working with </w:t>
        </w:r>
      </w:ins>
      <w:r w:rsidR="009F697C">
        <w:t>a</w:t>
      </w:r>
      <w:ins w:id="2051" w:author="Kelvin Sung" w:date="2021-05-22T10:28:00Z">
        <w:r>
          <w:t xml:space="preserve"> set of </w:t>
        </w:r>
      </w:ins>
      <w:del w:id="2052" w:author="Kelvin Sung" w:date="2021-05-22T10:28:00Z">
        <w:r w:rsidR="009F697C" w:rsidRPr="00B8741F" w:rsidDel="00B8741F">
          <w:rPr>
            <w:rStyle w:val="CodeInline"/>
            <w:rFonts w:hint="eastAsia"/>
            <w:rPrChange w:id="2053" w:author="Kelvin Sung" w:date="2021-05-22T10:28:00Z">
              <w:rPr>
                <w:rFonts w:hint="eastAsia"/>
              </w:rPr>
            </w:rPrChange>
          </w:rPr>
          <w:delText xml:space="preserve"> light</w:delText>
        </w:r>
      </w:del>
      <w:ins w:id="2054" w:author="Kelvin Sung" w:date="2021-05-22T10:28:00Z">
        <w:r w:rsidRPr="00B8741F">
          <w:rPr>
            <w:rStyle w:val="CodeInline"/>
            <w:rFonts w:hint="eastAsia"/>
            <w:rPrChange w:id="2055" w:author="Kelvin Sung" w:date="2021-05-22T10:28:00Z">
              <w:rPr>
                <w:rFonts w:hint="eastAsia"/>
              </w:rPr>
            </w:rPrChange>
          </w:rPr>
          <w:t>Light</w:t>
        </w:r>
      </w:ins>
      <w:r w:rsidR="009F697C">
        <w:t xml:space="preserve"> </w:t>
      </w:r>
      <w:ins w:id="2056" w:author="Kelvin Sung" w:date="2021-05-22T10:28:00Z">
        <w:r>
          <w:t>objects</w:t>
        </w:r>
      </w:ins>
      <w:del w:id="2057" w:author="Kelvin Sung" w:date="2021-05-22T10:29:00Z">
        <w:r w:rsidR="009F697C" w:rsidDel="00B8741F">
          <w:delText>set that makes the process of working with the light array more convenient</w:delText>
        </w:r>
      </w:del>
      <w:r w:rsidR="009F697C">
        <w:t>.</w:t>
      </w:r>
    </w:p>
    <w:p w14:paraId="0EF1C52E" w14:textId="658E7E7D" w:rsidR="00B24A37" w:rsidRDefault="00B24A37" w:rsidP="00B24A37">
      <w:pPr>
        <w:pStyle w:val="Code"/>
        <w:rPr>
          <w:rFonts w:hint="eastAsia"/>
        </w:rPr>
      </w:pPr>
      <w:r>
        <w:t xml:space="preserve">class </w:t>
      </w:r>
      <w:ins w:id="2058" w:author="Kelvin Sung" w:date="2021-05-22T10:33:00Z">
        <w:r w:rsidR="006C77F4">
          <w:t>L</w:t>
        </w:r>
      </w:ins>
      <w:del w:id="2059" w:author="Kelvin Sung" w:date="2021-05-22T10:33:00Z">
        <w:r w:rsidDel="006C77F4">
          <w:delText>l</w:delText>
        </w:r>
      </w:del>
      <w:r>
        <w:t>ight</w:t>
      </w:r>
      <w:ins w:id="2060" w:author="Kelvin Sung" w:date="2021-05-22T10:33:00Z">
        <w:r w:rsidR="006C77F4">
          <w:t>S</w:t>
        </w:r>
      </w:ins>
      <w:del w:id="2061" w:author="Kelvin Sung" w:date="2021-05-22T10:33:00Z">
        <w:r w:rsidDel="006C77F4">
          <w:delText>_s</w:delText>
        </w:r>
      </w:del>
      <w:r>
        <w:t>et {</w:t>
      </w:r>
    </w:p>
    <w:p w14:paraId="6C263240" w14:textId="4E471210" w:rsidR="00B24A37" w:rsidDel="00B8741F" w:rsidRDefault="00B24A37" w:rsidP="00B24A37">
      <w:pPr>
        <w:pStyle w:val="Code"/>
        <w:rPr>
          <w:del w:id="2062" w:author="Kelvin Sung" w:date="2021-05-22T10:29:00Z"/>
          <w:rFonts w:hint="eastAsia"/>
        </w:rPr>
      </w:pPr>
      <w:r>
        <w:t xml:space="preserve">    constructor() {</w:t>
      </w:r>
    </w:p>
    <w:p w14:paraId="1062B877" w14:textId="067475AA" w:rsidR="00B24A37" w:rsidDel="00B8741F" w:rsidRDefault="00B24A37" w:rsidP="00B24A37">
      <w:pPr>
        <w:pStyle w:val="Code"/>
        <w:rPr>
          <w:del w:id="2063" w:author="Kelvin Sung" w:date="2021-05-22T10:29:00Z"/>
          <w:rFonts w:hint="eastAsia"/>
        </w:rPr>
      </w:pPr>
      <w:del w:id="2064" w:author="Kelvin Sung" w:date="2021-05-22T10:29:00Z">
        <w:r w:rsidDel="00B8741F">
          <w:delText xml:space="preserve">       </w:delText>
        </w:r>
      </w:del>
      <w:r>
        <w:t xml:space="preserve"> this.mSet = [];</w:t>
      </w:r>
    </w:p>
    <w:p w14:paraId="364B6068" w14:textId="4C29318E" w:rsidR="00B24A37" w:rsidRDefault="00B24A37" w:rsidP="00B24A37">
      <w:pPr>
        <w:pStyle w:val="Code"/>
        <w:rPr>
          <w:rFonts w:hint="eastAsia"/>
        </w:rPr>
      </w:pPr>
      <w:del w:id="2065" w:author="Kelvin Sung" w:date="2021-05-22T10:29:00Z">
        <w:r w:rsidDel="00B8741F">
          <w:delText xml:space="preserve">   </w:delText>
        </w:r>
      </w:del>
      <w:r>
        <w:t xml:space="preserve"> }</w:t>
      </w:r>
    </w:p>
    <w:p w14:paraId="04BE51F2" w14:textId="77777777" w:rsidR="00B24A37" w:rsidRDefault="00B24A37" w:rsidP="00B24A37">
      <w:pPr>
        <w:pStyle w:val="Code"/>
        <w:rPr>
          <w:rFonts w:hint="eastAsia"/>
        </w:rPr>
      </w:pPr>
    </w:p>
    <w:p w14:paraId="145A746D" w14:textId="77777777" w:rsidR="00B24A37" w:rsidRDefault="00B24A37" w:rsidP="00B24A37">
      <w:pPr>
        <w:pStyle w:val="Code"/>
        <w:rPr>
          <w:rFonts w:hint="eastAsia"/>
        </w:rPr>
      </w:pPr>
      <w:r>
        <w:t xml:space="preserve">    numLights() { return this.mSet.length; }</w:t>
      </w:r>
    </w:p>
    <w:p w14:paraId="6D314652" w14:textId="77777777" w:rsidR="00B24A37" w:rsidRDefault="00B24A37" w:rsidP="00B24A37">
      <w:pPr>
        <w:pStyle w:val="Code"/>
        <w:rPr>
          <w:rFonts w:hint="eastAsia"/>
        </w:rPr>
      </w:pPr>
    </w:p>
    <w:p w14:paraId="1663B7FF" w14:textId="635EF790" w:rsidR="00B24A37" w:rsidDel="00B8741F" w:rsidRDefault="00B24A37" w:rsidP="00B24A37">
      <w:pPr>
        <w:pStyle w:val="Code"/>
        <w:rPr>
          <w:del w:id="2066" w:author="Kelvin Sung" w:date="2021-05-22T10:29:00Z"/>
          <w:rFonts w:hint="eastAsia"/>
        </w:rPr>
      </w:pPr>
      <w:r>
        <w:t xml:space="preserve">    getLightAt(index) {</w:t>
      </w:r>
    </w:p>
    <w:p w14:paraId="0A965D06" w14:textId="2D996090" w:rsidR="00B24A37" w:rsidDel="00B8741F" w:rsidRDefault="00B24A37" w:rsidP="00B24A37">
      <w:pPr>
        <w:pStyle w:val="Code"/>
        <w:rPr>
          <w:del w:id="2067" w:author="Kelvin Sung" w:date="2021-05-22T10:29:00Z"/>
          <w:rFonts w:hint="eastAsia"/>
        </w:rPr>
      </w:pPr>
      <w:del w:id="2068" w:author="Kelvin Sung" w:date="2021-05-22T10:29:00Z">
        <w:r w:rsidDel="00B8741F">
          <w:delText xml:space="preserve">       </w:delText>
        </w:r>
      </w:del>
      <w:r>
        <w:t xml:space="preserve"> return this.mSet[index];</w:t>
      </w:r>
    </w:p>
    <w:p w14:paraId="457B692D" w14:textId="0A424062" w:rsidR="00B24A37" w:rsidRDefault="00B24A37" w:rsidP="00B24A37">
      <w:pPr>
        <w:pStyle w:val="Code"/>
        <w:rPr>
          <w:rFonts w:hint="eastAsia"/>
        </w:rPr>
      </w:pPr>
      <w:del w:id="2069" w:author="Kelvin Sung" w:date="2021-05-22T10:29:00Z">
        <w:r w:rsidDel="00B8741F">
          <w:delText xml:space="preserve">   </w:delText>
        </w:r>
      </w:del>
      <w:r>
        <w:t xml:space="preserve"> }</w:t>
      </w:r>
    </w:p>
    <w:p w14:paraId="2A7EAD74" w14:textId="77777777" w:rsidR="00B24A37" w:rsidRDefault="00B24A37" w:rsidP="00B24A37">
      <w:pPr>
        <w:pStyle w:val="Code"/>
        <w:rPr>
          <w:rFonts w:hint="eastAsia"/>
        </w:rPr>
      </w:pPr>
    </w:p>
    <w:p w14:paraId="58D10744" w14:textId="2AACA900" w:rsidR="00B24A37" w:rsidDel="00B8741F" w:rsidRDefault="00B24A37" w:rsidP="00B24A37">
      <w:pPr>
        <w:pStyle w:val="Code"/>
        <w:rPr>
          <w:del w:id="2070" w:author="Kelvin Sung" w:date="2021-05-22T10:29:00Z"/>
          <w:rFonts w:hint="eastAsia"/>
        </w:rPr>
      </w:pPr>
      <w:r>
        <w:t xml:space="preserve">    addToSet(light) {</w:t>
      </w:r>
    </w:p>
    <w:p w14:paraId="6610AA85" w14:textId="10D51E09" w:rsidR="00B24A37" w:rsidDel="00B8741F" w:rsidRDefault="00B24A37" w:rsidP="00B24A37">
      <w:pPr>
        <w:pStyle w:val="Code"/>
        <w:rPr>
          <w:del w:id="2071" w:author="Kelvin Sung" w:date="2021-05-22T10:29:00Z"/>
          <w:rFonts w:hint="eastAsia"/>
        </w:rPr>
      </w:pPr>
      <w:del w:id="2072" w:author="Kelvin Sung" w:date="2021-05-22T10:29:00Z">
        <w:r w:rsidDel="00B8741F">
          <w:delText xml:space="preserve">       </w:delText>
        </w:r>
      </w:del>
      <w:r>
        <w:t xml:space="preserve"> this.mSet.push(light);</w:t>
      </w:r>
    </w:p>
    <w:p w14:paraId="286AA2F5" w14:textId="6D3B250D" w:rsidR="00B24A37" w:rsidRDefault="00B24A37" w:rsidP="00B24A37">
      <w:pPr>
        <w:pStyle w:val="Code"/>
        <w:rPr>
          <w:rFonts w:hint="eastAsia"/>
        </w:rPr>
      </w:pPr>
      <w:del w:id="2073" w:author="Kelvin Sung" w:date="2021-05-22T10:29:00Z">
        <w:r w:rsidDel="00B8741F">
          <w:delText xml:space="preserve">    </w:delText>
        </w:r>
      </w:del>
      <w:ins w:id="2074" w:author="Kelvin Sung" w:date="2021-05-22T10:29:00Z">
        <w:r w:rsidR="00B8741F">
          <w:t xml:space="preserve"> </w:t>
        </w:r>
      </w:ins>
      <w:r>
        <w:t>}</w:t>
      </w:r>
    </w:p>
    <w:p w14:paraId="1DFA6766" w14:textId="77777777" w:rsidR="00B24A37" w:rsidRDefault="00B24A37" w:rsidP="00B24A37">
      <w:pPr>
        <w:pStyle w:val="Code"/>
        <w:rPr>
          <w:rFonts w:hint="eastAsia"/>
        </w:rPr>
      </w:pPr>
      <w:r>
        <w:t>}</w:t>
      </w:r>
    </w:p>
    <w:p w14:paraId="2A5D7817" w14:textId="11094C67" w:rsidR="00B24A37" w:rsidDel="00B8741F" w:rsidRDefault="00B24A37" w:rsidP="00B24A37">
      <w:pPr>
        <w:pStyle w:val="Code"/>
        <w:rPr>
          <w:del w:id="2075" w:author="Kelvin Sung" w:date="2021-05-22T10:29:00Z"/>
          <w:rFonts w:hint="eastAsia"/>
        </w:rPr>
      </w:pPr>
    </w:p>
    <w:p w14:paraId="135D055D" w14:textId="72E4CA8C" w:rsidR="009F697C" w:rsidRDefault="00B24A37" w:rsidP="00B24A37">
      <w:pPr>
        <w:pStyle w:val="Code"/>
        <w:rPr>
          <w:ins w:id="2076" w:author="Kelvin Sung" w:date="2021-05-22T10:29:00Z"/>
          <w:rFonts w:hint="eastAsia"/>
        </w:rPr>
      </w:pPr>
      <w:r>
        <w:t xml:space="preserve">export default </w:t>
      </w:r>
      <w:ins w:id="2077" w:author="Kelvin Sung" w:date="2021-05-22T10:33:00Z">
        <w:r w:rsidR="006C77F4">
          <w:t>L</w:t>
        </w:r>
      </w:ins>
      <w:del w:id="2078" w:author="Kelvin Sung" w:date="2021-05-22T10:33:00Z">
        <w:r w:rsidDel="006C77F4">
          <w:delText>l</w:delText>
        </w:r>
      </w:del>
      <w:r>
        <w:t>ight</w:t>
      </w:r>
      <w:ins w:id="2079" w:author="Kelvin Sung" w:date="2021-05-22T10:34:00Z">
        <w:r w:rsidR="006C77F4">
          <w:t>S</w:t>
        </w:r>
      </w:ins>
      <w:del w:id="2080" w:author="Kelvin Sung" w:date="2021-05-22T10:34:00Z">
        <w:r w:rsidDel="006C77F4">
          <w:delText>_s</w:delText>
        </w:r>
      </w:del>
      <w:r>
        <w:t>et;</w:t>
      </w:r>
    </w:p>
    <w:p w14:paraId="1171F929" w14:textId="3C17A870" w:rsidR="00B8741F" w:rsidRDefault="00B8741F">
      <w:pPr>
        <w:pStyle w:val="BodyTextCont"/>
        <w:rPr>
          <w:rFonts w:hint="eastAsia"/>
        </w:rPr>
        <w:pPrChange w:id="2081" w:author="Kelvin Sung" w:date="2021-05-22T10:29:00Z">
          <w:pPr>
            <w:pStyle w:val="Code"/>
          </w:pPr>
        </w:pPrChange>
      </w:pPr>
      <w:ins w:id="2082" w:author="Kelvin Sung" w:date="2021-05-22T10:30:00Z">
        <w:r w:rsidRPr="00A72E3B">
          <w:t xml:space="preserve">Lastly, </w:t>
        </w:r>
        <w:r>
          <w:t xml:space="preserve">don’t forget to export </w:t>
        </w:r>
      </w:ins>
      <w:ins w:id="2083" w:author="Kelvin Sung" w:date="2021-05-22T10:35:00Z">
        <w:r w:rsidR="00BC6578">
          <w:t xml:space="preserve">the class and </w:t>
        </w:r>
      </w:ins>
      <w:ins w:id="2084" w:author="Kelvin Sung" w:date="2021-05-22T10:30:00Z">
        <w:r w:rsidRPr="00A72E3B">
          <w:t xml:space="preserve">remember to update the engine access file, </w:t>
        </w:r>
        <w:r w:rsidRPr="005C5B7B">
          <w:rPr>
            <w:rStyle w:val="CodeInline"/>
          </w:rPr>
          <w:t>index.js</w:t>
        </w:r>
        <w:r w:rsidRPr="00A72E3B">
          <w:t>, to forward the newly defined functionality to the client.</w:t>
        </w:r>
      </w:ins>
    </w:p>
    <w:p w14:paraId="1AF65D37" w14:textId="16B9D10D" w:rsidR="009F697C" w:rsidRDefault="009F697C" w:rsidP="009F697C">
      <w:pPr>
        <w:pStyle w:val="Heading3"/>
      </w:pPr>
      <w:del w:id="2085" w:author="Kelvin Sung" w:date="2021-05-20T18:12:00Z">
        <w:r w:rsidDel="00E15C4E">
          <w:delText xml:space="preserve">Creating </w:delText>
        </w:r>
      </w:del>
      <w:ins w:id="2086" w:author="Kelvin Sung" w:date="2021-05-20T18:12:00Z">
        <w:r w:rsidR="00E15C4E">
          <w:t xml:space="preserve">Defining </w:t>
        </w:r>
      </w:ins>
      <w:r>
        <w:t xml:space="preserve">the </w:t>
      </w:r>
      <w:proofErr w:type="spellStart"/>
      <w:r>
        <w:t>ShaderLightAt</w:t>
      </w:r>
      <w:proofErr w:type="spellEnd"/>
      <w:r>
        <w:t xml:space="preserve"> </w:t>
      </w:r>
      <w:ins w:id="2087" w:author="Kelvin Sung" w:date="2021-05-20T18:12:00Z">
        <w:r w:rsidR="00E15C4E">
          <w:t>Class</w:t>
        </w:r>
      </w:ins>
      <w:del w:id="2088" w:author="Kelvin Sung" w:date="2021-05-20T18:12:00Z">
        <w:r w:rsidDel="00E15C4E">
          <w:delText>Object</w:delText>
        </w:r>
      </w:del>
    </w:p>
    <w:p w14:paraId="7862D62D" w14:textId="38F27773" w:rsidR="009F697C" w:rsidRDefault="009F697C" w:rsidP="009F697C">
      <w:pPr>
        <w:pStyle w:val="BodyTextFirst"/>
        <w:rPr>
          <w:rFonts w:hint="eastAsia"/>
        </w:rPr>
      </w:pPr>
      <w:r>
        <w:t xml:space="preserve">Define the </w:t>
      </w:r>
      <w:proofErr w:type="spellStart"/>
      <w:r w:rsidRPr="00B24A37">
        <w:rPr>
          <w:rStyle w:val="CodeInline"/>
        </w:rPr>
        <w:t>ShaderLightAt</w:t>
      </w:r>
      <w:proofErr w:type="spellEnd"/>
      <w:r>
        <w:t xml:space="preserve"> </w:t>
      </w:r>
      <w:del w:id="2089" w:author="Kelvin Sung" w:date="2021-05-22T10:36:00Z">
        <w:r w:rsidDel="00442764">
          <w:delText xml:space="preserve">object </w:delText>
        </w:r>
      </w:del>
      <w:ins w:id="2090" w:author="Kelvin Sung" w:date="2021-05-22T10:36:00Z">
        <w:r w:rsidR="00442764">
          <w:t xml:space="preserve">class </w:t>
        </w:r>
      </w:ins>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58D70D39" w14:textId="15E165F0" w:rsidR="00B24A37" w:rsidDel="00442764" w:rsidRDefault="009F697C">
      <w:pPr>
        <w:pStyle w:val="NumList"/>
        <w:numPr>
          <w:ilvl w:val="0"/>
          <w:numId w:val="22"/>
        </w:numPr>
        <w:rPr>
          <w:del w:id="2091" w:author="Kelvin Sung" w:date="2021-05-22T10:36:00Z"/>
          <w:rFonts w:hint="eastAsia"/>
        </w:rPr>
      </w:pPr>
      <w:del w:id="2092" w:author="Kelvin Sung" w:date="2021-05-22T10:36:00Z">
        <w:r w:rsidDel="00442764">
          <w:delText xml:space="preserve">Under </w:delText>
        </w:r>
      </w:del>
      <w:ins w:id="2093" w:author="Kelvin Sung" w:date="2021-05-22T10:36:00Z">
        <w:r w:rsidR="00442764">
          <w:t xml:space="preserve">In </w:t>
        </w:r>
      </w:ins>
      <w:r>
        <w:t xml:space="preserve">the </w:t>
      </w:r>
      <w:proofErr w:type="spellStart"/>
      <w:r w:rsidRPr="00B24A37">
        <w:rPr>
          <w:rStyle w:val="CodeInline"/>
        </w:rPr>
        <w:t>src</w:t>
      </w:r>
      <w:proofErr w:type="spellEnd"/>
      <w:r w:rsidRPr="00B24A37">
        <w:rPr>
          <w:rStyle w:val="CodeInline"/>
        </w:rPr>
        <w:t>/</w:t>
      </w:r>
      <w:r w:rsidR="00B24A37" w:rsidRPr="00B24A37">
        <w:rPr>
          <w:rStyle w:val="CodeInline"/>
        </w:rPr>
        <w:t>e</w:t>
      </w:r>
      <w:r w:rsidRPr="00B24A37">
        <w:rPr>
          <w:rStyle w:val="CodeInline"/>
        </w:rPr>
        <w:t>ngine/</w:t>
      </w:r>
      <w:r w:rsidR="00B24A37" w:rsidRPr="00B24A37">
        <w:rPr>
          <w:rStyle w:val="CodeInline"/>
        </w:rPr>
        <w:t>s</w:t>
      </w:r>
      <w:r w:rsidRPr="00B24A37">
        <w:rPr>
          <w:rStyle w:val="CodeInline"/>
        </w:rPr>
        <w:t>haders</w:t>
      </w:r>
      <w:r>
        <w:t xml:space="preserve"> folder, create a new file and name it </w:t>
      </w:r>
      <w:r w:rsidR="00B24A37" w:rsidRPr="00B24A37">
        <w:rPr>
          <w:rStyle w:val="CodeInline"/>
        </w:rPr>
        <w:t>s</w:t>
      </w:r>
      <w:r w:rsidRPr="00B24A37">
        <w:rPr>
          <w:rStyle w:val="CodeInline"/>
        </w:rPr>
        <w:t>hader</w:t>
      </w:r>
      <w:r w:rsidR="00B24A37" w:rsidRPr="00B24A37">
        <w:rPr>
          <w:rStyle w:val="CodeInline"/>
        </w:rPr>
        <w:t>_l</w:t>
      </w:r>
      <w:r w:rsidRPr="00B24A37">
        <w:rPr>
          <w:rStyle w:val="CodeInline"/>
        </w:rPr>
        <w:t>ight</w:t>
      </w:r>
      <w:r w:rsidR="00B24A37" w:rsidRPr="00B24A37">
        <w:rPr>
          <w:rStyle w:val="CodeInline"/>
        </w:rPr>
        <w:t>_a</w:t>
      </w:r>
      <w:r w:rsidRPr="00B24A37">
        <w:rPr>
          <w:rStyle w:val="CodeInline"/>
        </w:rPr>
        <w:t>t.js</w:t>
      </w:r>
      <w:ins w:id="2094" w:author="Kelvin Sung" w:date="2021-05-22T10:36:00Z">
        <w:r w:rsidR="00442764">
          <w:t>,</w:t>
        </w:r>
      </w:ins>
      <w:del w:id="2095" w:author="Kelvin Sung" w:date="2021-05-22T10:36:00Z">
        <w:r w:rsidDel="00442764">
          <w:delText>.</w:delText>
        </w:r>
      </w:del>
    </w:p>
    <w:p w14:paraId="2A45774F" w14:textId="633CE61A" w:rsidR="008C1580" w:rsidRDefault="00442764">
      <w:pPr>
        <w:pStyle w:val="NumList"/>
        <w:numPr>
          <w:ilvl w:val="0"/>
          <w:numId w:val="22"/>
        </w:numPr>
        <w:rPr>
          <w:rFonts w:hint="eastAsia"/>
        </w:rPr>
      </w:pPr>
      <w:bookmarkStart w:id="2096" w:name="_Hlk72034618"/>
      <w:ins w:id="2097" w:author="Kelvin Sung" w:date="2021-05-22T10:36:00Z">
        <w:r>
          <w:t xml:space="preserve"> d</w:t>
        </w:r>
      </w:ins>
      <w:del w:id="2098" w:author="Kelvin Sung" w:date="2021-05-22T10:36:00Z">
        <w:r w:rsidR="009F697C" w:rsidDel="00442764">
          <w:delText>D</w:delText>
        </w:r>
      </w:del>
      <w:r w:rsidR="009F697C">
        <w:t xml:space="preserve">efine </w:t>
      </w:r>
      <w:del w:id="2099" w:author="Kelvin Sung" w:date="2021-05-22T10:37:00Z">
        <w:r w:rsidR="00B24A37" w:rsidDel="00442764">
          <w:delText>a new class named</w:delText>
        </w:r>
      </w:del>
      <w:ins w:id="2100" w:author="Kelvin Sung" w:date="2021-05-22T10:37:00Z">
        <w:r>
          <w:t>the</w:t>
        </w:r>
      </w:ins>
      <w:r w:rsidR="00B24A37">
        <w:t xml:space="preserve"> </w:t>
      </w:r>
      <w:proofErr w:type="spellStart"/>
      <w:r w:rsidR="00B24A37" w:rsidRPr="00B24A37">
        <w:rPr>
          <w:rStyle w:val="CodeInline"/>
        </w:rPr>
        <w:t>ShaderLightAt</w:t>
      </w:r>
      <w:proofErr w:type="spellEnd"/>
      <w:r w:rsidR="00B24A37">
        <w:t xml:space="preserve"> </w:t>
      </w:r>
      <w:ins w:id="2101" w:author="Kelvin Sung" w:date="2021-05-22T10:37:00Z">
        <w:r>
          <w:t xml:space="preserve">class </w:t>
        </w:r>
      </w:ins>
      <w:r w:rsidR="00B24A37">
        <w:t>and</w:t>
      </w:r>
      <w:ins w:id="2102" w:author="Kelvin Sung" w:date="2021-05-22T10:38:00Z">
        <w:r>
          <w:t xml:space="preserve"> the constructor</w:t>
        </w:r>
      </w:ins>
      <w:r w:rsidR="00B24A37">
        <w:t xml:space="preserve"> </w:t>
      </w:r>
      <w:del w:id="2103" w:author="Kelvin Sung" w:date="2021-05-22T10:38:00Z">
        <w:r w:rsidR="00B24A37" w:rsidDel="00442764">
          <w:delText xml:space="preserve">add </w:delText>
        </w:r>
        <w:r w:rsidR="009F697C" w:rsidDel="00442764">
          <w:delText xml:space="preserve">a </w:delText>
        </w:r>
      </w:del>
      <w:ins w:id="2104" w:author="Kelvin Sung" w:date="2021-05-22T10:38:00Z">
        <w:r>
          <w:t xml:space="preserve">to receive </w:t>
        </w:r>
      </w:ins>
      <w:del w:id="2105" w:author="Kelvin Sung" w:date="2021-05-22T10:38:00Z">
        <w:r w:rsidR="009F697C" w:rsidDel="00442764">
          <w:delText>constructor</w:delText>
        </w:r>
        <w:r w:rsidR="008C1580" w:rsidDel="00442764">
          <w:delText xml:space="preserve"> which accepts </w:delText>
        </w:r>
      </w:del>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2096"/>
      <w:ins w:id="2106" w:author="Kelvin Sung" w:date="2021-05-22T10:39:00Z">
        <w:r w:rsidR="00BF387C">
          <w:t>Don’t forget to export the class.</w:t>
        </w:r>
      </w:ins>
    </w:p>
    <w:p w14:paraId="4558606F" w14:textId="03067865" w:rsidR="00B24A37" w:rsidRDefault="00B24A37" w:rsidP="008C1580">
      <w:pPr>
        <w:pStyle w:val="Code"/>
        <w:rPr>
          <w:rFonts w:hint="eastAsia"/>
        </w:rPr>
      </w:pPr>
      <w:r>
        <w:t>import * as glSys from "../core/gl.js";</w:t>
      </w:r>
    </w:p>
    <w:p w14:paraId="6A7868E6" w14:textId="77777777" w:rsidR="00B24A37" w:rsidRDefault="00B24A37" w:rsidP="00B24A37">
      <w:pPr>
        <w:pStyle w:val="Code"/>
        <w:rPr>
          <w:rFonts w:hint="eastAsia"/>
        </w:rPr>
      </w:pPr>
    </w:p>
    <w:p w14:paraId="285D32F2" w14:textId="77777777" w:rsidR="00B24A37" w:rsidRDefault="00B24A37" w:rsidP="00B24A37">
      <w:pPr>
        <w:pStyle w:val="Code"/>
        <w:rPr>
          <w:rFonts w:hint="eastAsia"/>
        </w:rPr>
      </w:pPr>
      <w:r>
        <w:t>class ShaderLightAt {</w:t>
      </w:r>
    </w:p>
    <w:p w14:paraId="1A783D44" w14:textId="77777777" w:rsidR="00B24A37" w:rsidRDefault="00B24A37" w:rsidP="00B24A37">
      <w:pPr>
        <w:pStyle w:val="Code"/>
        <w:rPr>
          <w:rFonts w:hint="eastAsia"/>
        </w:rPr>
      </w:pPr>
      <w:r>
        <w:t xml:space="preserve">    constructor(shader, index) {</w:t>
      </w:r>
    </w:p>
    <w:p w14:paraId="11D31AE5" w14:textId="77777777" w:rsidR="00B24A37" w:rsidRDefault="00B24A37" w:rsidP="00B24A37">
      <w:pPr>
        <w:pStyle w:val="Code"/>
        <w:rPr>
          <w:rFonts w:hint="eastAsia"/>
        </w:rPr>
      </w:pPr>
      <w:r>
        <w:t xml:space="preserve">        this._setShaderReferences(shader, index);</w:t>
      </w:r>
    </w:p>
    <w:p w14:paraId="6ABB77B7" w14:textId="481F87D1" w:rsidR="00B24A37" w:rsidRDefault="00B24A37" w:rsidP="00B24A37">
      <w:pPr>
        <w:pStyle w:val="Code"/>
        <w:rPr>
          <w:rFonts w:hint="eastAsia"/>
        </w:rPr>
      </w:pPr>
      <w:r>
        <w:t xml:space="preserve">    }</w:t>
      </w:r>
    </w:p>
    <w:p w14:paraId="7CAA2E85" w14:textId="77777777" w:rsidR="008C1580" w:rsidRDefault="008C1580" w:rsidP="00B24A37">
      <w:pPr>
        <w:pStyle w:val="Code"/>
        <w:rPr>
          <w:rFonts w:hint="eastAsia"/>
        </w:rPr>
      </w:pPr>
    </w:p>
    <w:p w14:paraId="10E39049" w14:textId="27C79D1A" w:rsidR="00B24A37" w:rsidDel="00BF387C" w:rsidRDefault="008C1580" w:rsidP="00B24A37">
      <w:pPr>
        <w:pStyle w:val="Code"/>
        <w:rPr>
          <w:del w:id="2107" w:author="Kelvin Sung" w:date="2021-05-22T10:38:00Z"/>
          <w:rFonts w:hint="eastAsia"/>
        </w:rPr>
      </w:pPr>
      <w:r>
        <w:t xml:space="preserve">    </w:t>
      </w:r>
      <w:r w:rsidRPr="008C1580">
        <w:t>... implementation to follow …</w:t>
      </w:r>
    </w:p>
    <w:p w14:paraId="2FE2C0CB" w14:textId="77777777" w:rsidR="008C1580" w:rsidRDefault="008C1580" w:rsidP="00B24A37">
      <w:pPr>
        <w:pStyle w:val="Code"/>
        <w:rPr>
          <w:rFonts w:hint="eastAsia"/>
        </w:rPr>
      </w:pPr>
    </w:p>
    <w:p w14:paraId="05230AA1" w14:textId="77777777" w:rsidR="00B24A37" w:rsidRDefault="00B24A37" w:rsidP="00B24A37">
      <w:pPr>
        <w:pStyle w:val="Code"/>
        <w:rPr>
          <w:rFonts w:hint="eastAsia"/>
        </w:rPr>
      </w:pPr>
      <w:r>
        <w:t>}</w:t>
      </w:r>
    </w:p>
    <w:p w14:paraId="2C5B6841" w14:textId="35EC54E6" w:rsidR="00B24A37" w:rsidDel="00BF387C" w:rsidRDefault="00B24A37" w:rsidP="00B24A37">
      <w:pPr>
        <w:pStyle w:val="Code"/>
        <w:rPr>
          <w:del w:id="2108" w:author="Kelvin Sung" w:date="2021-05-22T10:39:00Z"/>
          <w:rFonts w:hint="eastAsia"/>
        </w:rPr>
      </w:pPr>
    </w:p>
    <w:p w14:paraId="7E98DB7A" w14:textId="49BB4E12" w:rsidR="00FD1303" w:rsidRDefault="00B24A37" w:rsidP="00B24A37">
      <w:pPr>
        <w:pStyle w:val="Code"/>
        <w:rPr>
          <w:rFonts w:hint="eastAsia"/>
        </w:rPr>
      </w:pPr>
      <w:r>
        <w:t>export default ShaderLightAt;</w:t>
      </w:r>
    </w:p>
    <w:p w14:paraId="286FD8C0" w14:textId="1F93225F" w:rsidR="008C1580" w:rsidDel="001D7721" w:rsidRDefault="008C1580" w:rsidP="008C1580">
      <w:pPr>
        <w:pStyle w:val="NumList"/>
        <w:numPr>
          <w:ilvl w:val="0"/>
          <w:numId w:val="22"/>
        </w:numPr>
        <w:rPr>
          <w:del w:id="2109" w:author="Kelvin Sung" w:date="2021-05-20T18:00:00Z"/>
          <w:rFonts w:hint="eastAsia"/>
        </w:rPr>
      </w:pPr>
      <w:r>
        <w:t xml:space="preserve">Implement the </w:t>
      </w:r>
      <w:r w:rsidRPr="008C1580">
        <w:rPr>
          <w:rStyle w:val="CodeInline"/>
        </w:rPr>
        <w:t>_</w:t>
      </w:r>
      <w:proofErr w:type="spellStart"/>
      <w:r w:rsidRPr="008C1580">
        <w:rPr>
          <w:rStyle w:val="CodeInline"/>
        </w:rPr>
        <w:t>setShaderReferences</w:t>
      </w:r>
      <w:proofErr w:type="spellEnd"/>
      <w:r>
        <w:rPr>
          <w:rStyle w:val="CodeInline"/>
        </w:rPr>
        <w:t xml:space="preserve"> </w:t>
      </w:r>
      <w:r w:rsidRPr="008C1580">
        <w:t>function</w:t>
      </w:r>
      <w:r>
        <w:t xml:space="preserve"> </w:t>
      </w:r>
      <w:r w:rsidRPr="008C1580">
        <w:t>to set the light property references</w:t>
      </w:r>
      <w:del w:id="2110" w:author="Kelvin Sung" w:date="2021-05-22T10:39:00Z">
        <w:r w:rsidRPr="008C1580" w:rsidDel="0072664E">
          <w:delText xml:space="preserve"> </w:delText>
        </w:r>
        <w:r w:rsidDel="0072664E">
          <w:delText>at</w:delText>
        </w:r>
      </w:del>
      <w:r w:rsidRPr="008C1580">
        <w:t xml:space="preserve"> a specific index in the </w:t>
      </w:r>
      <w:proofErr w:type="spellStart"/>
      <w:r w:rsidRPr="008C1580">
        <w:rPr>
          <w:rStyle w:val="CodeInline"/>
        </w:rPr>
        <w:t>uLights</w:t>
      </w:r>
      <w:proofErr w:type="spellEnd"/>
      <w:r w:rsidRPr="008C1580">
        <w:t xml:space="preserve"> array in the </w:t>
      </w:r>
      <w:proofErr w:type="spellStart"/>
      <w:ins w:id="2111" w:author="Kelvin Sung" w:date="2021-05-22T10:39:00Z">
        <w:r w:rsidR="0072664E" w:rsidRPr="0072664E">
          <w:rPr>
            <w:rStyle w:val="CodeInline"/>
            <w:rFonts w:hint="eastAsia"/>
            <w:rPrChange w:id="2112" w:author="Kelvin Sung" w:date="2021-05-22T10:39:00Z">
              <w:rPr>
                <w:rFonts w:hint="eastAsia"/>
              </w:rPr>
            </w:rPrChange>
          </w:rPr>
          <w:t>light_fs</w:t>
        </w:r>
        <w:proofErr w:type="spellEnd"/>
        <w:r w:rsidR="0072664E">
          <w:t xml:space="preserve"> </w:t>
        </w:r>
      </w:ins>
      <w:r w:rsidRPr="008C1580">
        <w:t>fragment shader.</w:t>
      </w:r>
    </w:p>
    <w:p w14:paraId="38E168EB" w14:textId="77777777" w:rsidR="001D7721" w:rsidRDefault="008C1580" w:rsidP="008C1580">
      <w:pPr>
        <w:pStyle w:val="NumList"/>
        <w:numPr>
          <w:ilvl w:val="0"/>
          <w:numId w:val="22"/>
        </w:numPr>
        <w:rPr>
          <w:ins w:id="2113" w:author="Kelvin Sung" w:date="2021-05-20T18:00:00Z"/>
          <w:rFonts w:hint="eastAsia"/>
        </w:rPr>
      </w:pPr>
      <w:del w:id="2114" w:author="Kelvin Sung" w:date="2021-05-20T18:00:00Z">
        <w:r w:rsidDel="001D7721">
          <w:delText xml:space="preserve">    </w:delText>
        </w:r>
      </w:del>
    </w:p>
    <w:p w14:paraId="048D589E" w14:textId="3A82CFEB" w:rsidR="008C1580" w:rsidDel="001D7721" w:rsidRDefault="008C1580" w:rsidP="008C1580">
      <w:pPr>
        <w:pStyle w:val="Code"/>
        <w:rPr>
          <w:del w:id="2115" w:author="Kelvin Sung" w:date="2021-05-20T18:00:00Z"/>
          <w:rFonts w:hint="eastAsia"/>
        </w:rPr>
      </w:pPr>
      <w:r>
        <w:t>_setShaderReferences(aLightShader, index) {</w:t>
      </w:r>
    </w:p>
    <w:p w14:paraId="141CABD5" w14:textId="77777777" w:rsidR="001D7721" w:rsidRDefault="008C1580" w:rsidP="008C1580">
      <w:pPr>
        <w:pStyle w:val="Code"/>
        <w:rPr>
          <w:ins w:id="2116" w:author="Kelvin Sung" w:date="2021-05-20T18:00:00Z"/>
          <w:rFonts w:hint="eastAsia"/>
        </w:rPr>
      </w:pPr>
      <w:del w:id="2117" w:author="Kelvin Sung" w:date="2021-05-20T18:00:00Z">
        <w:r w:rsidDel="001D7721">
          <w:delText xml:space="preserve">    </w:delText>
        </w:r>
      </w:del>
    </w:p>
    <w:p w14:paraId="3D8D5D12" w14:textId="2AF8D083" w:rsidR="008C1580" w:rsidDel="001D7721" w:rsidRDefault="008C1580" w:rsidP="008C1580">
      <w:pPr>
        <w:pStyle w:val="Code"/>
        <w:rPr>
          <w:del w:id="2118" w:author="Kelvin Sung" w:date="2021-05-20T18:00:00Z"/>
          <w:rFonts w:hint="eastAsia"/>
        </w:rPr>
      </w:pPr>
      <w:r>
        <w:t xml:space="preserve">    let gl = glSys.get();</w:t>
      </w:r>
    </w:p>
    <w:p w14:paraId="672E4B99" w14:textId="77777777" w:rsidR="001D7721" w:rsidRDefault="008C1580" w:rsidP="008C1580">
      <w:pPr>
        <w:pStyle w:val="Code"/>
        <w:rPr>
          <w:ins w:id="2119" w:author="Kelvin Sung" w:date="2021-05-20T18:00:00Z"/>
          <w:rFonts w:hint="eastAsia"/>
        </w:rPr>
      </w:pPr>
      <w:del w:id="2120" w:author="Kelvin Sung" w:date="2021-05-20T18:00:00Z">
        <w:r w:rsidDel="001D7721">
          <w:delText xml:space="preserve">    </w:delText>
        </w:r>
      </w:del>
    </w:p>
    <w:p w14:paraId="733853CD" w14:textId="76170B5D" w:rsidR="008C1580" w:rsidDel="001D7721" w:rsidRDefault="008C1580" w:rsidP="008C1580">
      <w:pPr>
        <w:pStyle w:val="Code"/>
        <w:rPr>
          <w:del w:id="2121" w:author="Kelvin Sung" w:date="2021-05-20T18:00:00Z"/>
          <w:rFonts w:hint="eastAsia"/>
        </w:rPr>
      </w:pPr>
      <w:r>
        <w:t xml:space="preserve">    this.mColorRef = gl.getUniformLocation(aLightShader, "uLights[" + index + "].Color");</w:t>
      </w:r>
    </w:p>
    <w:p w14:paraId="6261A074" w14:textId="77777777" w:rsidR="001D7721" w:rsidRDefault="008C1580" w:rsidP="008C1580">
      <w:pPr>
        <w:pStyle w:val="Code"/>
        <w:rPr>
          <w:ins w:id="2122" w:author="Kelvin Sung" w:date="2021-05-20T18:00:00Z"/>
          <w:rFonts w:hint="eastAsia"/>
        </w:rPr>
      </w:pPr>
      <w:del w:id="2123" w:author="Kelvin Sung" w:date="2021-05-20T18:00:00Z">
        <w:r w:rsidDel="001D7721">
          <w:delText xml:space="preserve">    </w:delText>
        </w:r>
      </w:del>
    </w:p>
    <w:p w14:paraId="52F3DEA0" w14:textId="5655692A" w:rsidR="008C1580" w:rsidDel="001D7721" w:rsidRDefault="008C1580" w:rsidP="008C1580">
      <w:pPr>
        <w:pStyle w:val="Code"/>
        <w:rPr>
          <w:del w:id="2124" w:author="Kelvin Sung" w:date="2021-05-20T18:00:00Z"/>
          <w:rFonts w:hint="eastAsia"/>
        </w:rPr>
      </w:pPr>
      <w:r>
        <w:t xml:space="preserve">    this.mPosRef = gl.getUniformLocation(aLightShader, "uLights[" + index + "].Position");</w:t>
      </w:r>
    </w:p>
    <w:p w14:paraId="7B6FE0B4" w14:textId="77777777" w:rsidR="001D7721" w:rsidRDefault="008C1580" w:rsidP="008C1580">
      <w:pPr>
        <w:pStyle w:val="Code"/>
        <w:rPr>
          <w:ins w:id="2125" w:author="Kelvin Sung" w:date="2021-05-20T18:00:00Z"/>
          <w:rFonts w:hint="eastAsia"/>
        </w:rPr>
      </w:pPr>
      <w:del w:id="2126" w:author="Kelvin Sung" w:date="2021-05-20T18:00:00Z">
        <w:r w:rsidDel="001D7721">
          <w:delText xml:space="preserve">    </w:delText>
        </w:r>
      </w:del>
    </w:p>
    <w:p w14:paraId="70B08367" w14:textId="0E0C4331" w:rsidR="008C1580" w:rsidDel="001D7721" w:rsidRDefault="008C1580" w:rsidP="008C1580">
      <w:pPr>
        <w:pStyle w:val="Code"/>
        <w:rPr>
          <w:del w:id="2127" w:author="Kelvin Sung" w:date="2021-05-20T18:00:00Z"/>
          <w:rFonts w:hint="eastAsia"/>
        </w:rPr>
      </w:pPr>
      <w:r>
        <w:t xml:space="preserve">    this.mNearRef = gl.getUniformLocation(aLightShader, "uLights[" + index + "].Near");</w:t>
      </w:r>
    </w:p>
    <w:p w14:paraId="7FD66FE8" w14:textId="77777777" w:rsidR="001D7721" w:rsidRDefault="008C1580" w:rsidP="008C1580">
      <w:pPr>
        <w:pStyle w:val="Code"/>
        <w:rPr>
          <w:ins w:id="2128" w:author="Kelvin Sung" w:date="2021-05-20T18:00:00Z"/>
          <w:rFonts w:hint="eastAsia"/>
        </w:rPr>
      </w:pPr>
      <w:del w:id="2129" w:author="Kelvin Sung" w:date="2021-05-20T18:00:00Z">
        <w:r w:rsidDel="001D7721">
          <w:delText xml:space="preserve">    </w:delText>
        </w:r>
      </w:del>
    </w:p>
    <w:p w14:paraId="3EADFA1C" w14:textId="60900EF1" w:rsidR="008C1580" w:rsidDel="001D7721" w:rsidRDefault="008C1580" w:rsidP="008C1580">
      <w:pPr>
        <w:pStyle w:val="Code"/>
        <w:rPr>
          <w:del w:id="2130" w:author="Kelvin Sung" w:date="2021-05-20T18:00:00Z"/>
          <w:rFonts w:hint="eastAsia"/>
        </w:rPr>
      </w:pPr>
      <w:r>
        <w:t xml:space="preserve">    this.mFarRef = gl.getUniformLocation(aLightShader, "uLights[" + index + "].Far");</w:t>
      </w:r>
    </w:p>
    <w:p w14:paraId="5E794191" w14:textId="77777777" w:rsidR="001D7721" w:rsidRDefault="008C1580" w:rsidP="008C1580">
      <w:pPr>
        <w:pStyle w:val="Code"/>
        <w:rPr>
          <w:ins w:id="2131" w:author="Kelvin Sung" w:date="2021-05-20T18:00:00Z"/>
          <w:rFonts w:hint="eastAsia"/>
        </w:rPr>
      </w:pPr>
      <w:del w:id="2132" w:author="Kelvin Sung" w:date="2021-05-20T18:00:00Z">
        <w:r w:rsidDel="001D7721">
          <w:delText xml:space="preserve">    </w:delText>
        </w:r>
      </w:del>
    </w:p>
    <w:p w14:paraId="3360C908" w14:textId="6CD543CB" w:rsidR="008C1580" w:rsidDel="001D7721" w:rsidRDefault="008C1580" w:rsidP="008C1580">
      <w:pPr>
        <w:pStyle w:val="Code"/>
        <w:rPr>
          <w:del w:id="2133" w:author="Kelvin Sung" w:date="2021-05-20T18:00:00Z"/>
          <w:rFonts w:hint="eastAsia"/>
        </w:rPr>
      </w:pPr>
      <w:r>
        <w:t xml:space="preserve">    this.mIntensityRef = gl.getUniformLocation(aLightShader, "uLights[" + index + "].Intensity");</w:t>
      </w:r>
    </w:p>
    <w:p w14:paraId="4F5FCEFC" w14:textId="77777777" w:rsidR="001D7721" w:rsidRDefault="008C1580" w:rsidP="008C1580">
      <w:pPr>
        <w:pStyle w:val="Code"/>
        <w:rPr>
          <w:ins w:id="2134" w:author="Kelvin Sung" w:date="2021-05-20T18:00:00Z"/>
          <w:rFonts w:hint="eastAsia"/>
        </w:rPr>
      </w:pPr>
      <w:del w:id="2135" w:author="Kelvin Sung" w:date="2021-05-20T18:00:00Z">
        <w:r w:rsidDel="001D7721">
          <w:delText xml:space="preserve">    </w:delText>
        </w:r>
      </w:del>
    </w:p>
    <w:p w14:paraId="230D0EFA" w14:textId="29948465" w:rsidR="008C1580" w:rsidDel="001D7721" w:rsidRDefault="008C1580" w:rsidP="008C1580">
      <w:pPr>
        <w:pStyle w:val="Code"/>
        <w:rPr>
          <w:del w:id="2136" w:author="Kelvin Sung" w:date="2021-05-20T18:00:00Z"/>
          <w:rFonts w:hint="eastAsia"/>
        </w:rPr>
      </w:pPr>
      <w:r>
        <w:t xml:space="preserve">    this.mIsOnRef = gl.getUniformLocation(aLightShader, "uLights[" + index + "].IsOn");</w:t>
      </w:r>
    </w:p>
    <w:p w14:paraId="62E021C8" w14:textId="77777777" w:rsidR="001D7721" w:rsidRDefault="008C1580" w:rsidP="008C1580">
      <w:pPr>
        <w:pStyle w:val="Code"/>
        <w:rPr>
          <w:ins w:id="2137" w:author="Kelvin Sung" w:date="2021-05-20T18:00:00Z"/>
          <w:rFonts w:hint="eastAsia"/>
        </w:rPr>
      </w:pPr>
      <w:del w:id="2138" w:author="Kelvin Sung" w:date="2021-05-20T18:00:00Z">
        <w:r w:rsidDel="001D7721">
          <w:delText xml:space="preserve">    </w:delText>
        </w:r>
      </w:del>
    </w:p>
    <w:p w14:paraId="536D3C3C" w14:textId="41A7F148" w:rsidR="008C1580" w:rsidRDefault="008C1580" w:rsidP="008C1580">
      <w:pPr>
        <w:pStyle w:val="Code"/>
        <w:rPr>
          <w:rFonts w:hint="eastAsia"/>
        </w:rPr>
      </w:pPr>
      <w:r>
        <w:t>}</w:t>
      </w:r>
    </w:p>
    <w:p w14:paraId="0526617D" w14:textId="60A0132B" w:rsidR="009F697C" w:rsidDel="001D7721" w:rsidRDefault="009F697C" w:rsidP="000D057D">
      <w:pPr>
        <w:pStyle w:val="NumList"/>
        <w:numPr>
          <w:ilvl w:val="0"/>
          <w:numId w:val="22"/>
        </w:numPr>
        <w:rPr>
          <w:del w:id="2139" w:author="Kelvin Sung" w:date="2021-05-20T18:00:00Z"/>
          <w:rFonts w:hint="eastAsia"/>
        </w:rPr>
      </w:pPr>
      <w:r w:rsidRPr="009F697C">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w:t>
      </w:r>
      <w:ins w:id="2140" w:author="Kelvin Sung" w:date="2021-05-22T10:40:00Z">
        <w:r w:rsidR="00EA3C66" w:rsidRPr="009F697C">
          <w:t xml:space="preserve">properties </w:t>
        </w:r>
        <w:r w:rsidR="00EA3C66">
          <w:t xml:space="preserve">of a </w:t>
        </w:r>
      </w:ins>
      <w:r w:rsidRPr="009F697C">
        <w:t>light</w:t>
      </w:r>
      <w:del w:id="2141" w:author="Kelvin Sung" w:date="2021-05-22T10:40:00Z">
        <w:r w:rsidRPr="009F697C" w:rsidDel="00EA3C66">
          <w:delText>’s</w:delText>
        </w:r>
      </w:del>
      <w:r w:rsidRPr="009F697C">
        <w:t xml:space="preserve"> </w:t>
      </w:r>
      <w:del w:id="2142" w:author="Kelvin Sung" w:date="2021-05-22T10:40:00Z">
        <w:r w:rsidRPr="009F697C" w:rsidDel="00EA3C66">
          <w:delText xml:space="preserve">properties </w:delText>
        </w:r>
      </w:del>
      <w:r w:rsidRPr="009F697C">
        <w:t xml:space="preserve">to the </w:t>
      </w:r>
      <w:del w:id="2143" w:author="Kelvin Sung" w:date="2021-05-22T10:40:00Z">
        <w:r w:rsidRPr="00EA3C66" w:rsidDel="00EA3C66">
          <w:rPr>
            <w:rStyle w:val="CodeInline"/>
            <w:rFonts w:hint="eastAsia"/>
            <w:rPrChange w:id="2144" w:author="Kelvin Sung" w:date="2021-05-22T10:40:00Z">
              <w:rPr>
                <w:rFonts w:hint="eastAsia"/>
              </w:rPr>
            </w:rPrChange>
          </w:rPr>
          <w:delText xml:space="preserve">GLSL </w:delText>
        </w:r>
      </w:del>
      <w:proofErr w:type="spellStart"/>
      <w:ins w:id="2145" w:author="Kelvin Sung" w:date="2021-05-22T10:40:00Z">
        <w:r w:rsidR="00EA3C66" w:rsidRPr="00EA3C66">
          <w:rPr>
            <w:rStyle w:val="CodeInline"/>
            <w:rFonts w:hint="eastAsia"/>
            <w:rPrChange w:id="2146" w:author="Kelvin Sung" w:date="2021-05-22T10:40:00Z">
              <w:rPr>
                <w:rFonts w:hint="eastAsia"/>
              </w:rPr>
            </w:rPrChange>
          </w:rPr>
          <w:t>light_fs</w:t>
        </w:r>
        <w:proofErr w:type="spellEnd"/>
        <w:r w:rsidR="00EA3C66">
          <w:t xml:space="preserve"> fragment </w:t>
        </w:r>
      </w:ins>
      <w:r w:rsidRPr="009F697C">
        <w:t xml:space="preserve">shader. Notice that this function is similar to the </w:t>
      </w:r>
      <w:del w:id="2147" w:author="Kelvin Sung" w:date="2021-05-22T10:41:00Z">
        <w:r w:rsidRPr="009F697C" w:rsidDel="00030372">
          <w:delText xml:space="preserve">previous </w:delText>
        </w:r>
      </w:del>
      <w:del w:id="2148" w:author="Kelvin Sung" w:date="2021-05-22T10:59:00Z">
        <w:r w:rsidRPr="008C1580" w:rsidDel="00824945">
          <w:rPr>
            <w:rStyle w:val="CodeInline"/>
          </w:rPr>
          <w:delText>l</w:delText>
        </w:r>
      </w:del>
      <w:ins w:id="2149" w:author="Kelvin Sung" w:date="2021-05-22T10:59:00Z">
        <w:r w:rsidR="00824945">
          <w:rPr>
            <w:rStyle w:val="CodeInline"/>
          </w:rPr>
          <w:t>_</w:t>
        </w:r>
        <w:proofErr w:type="spellStart"/>
        <w:proofErr w:type="gramStart"/>
        <w:r w:rsidR="00824945">
          <w:rPr>
            <w:rStyle w:val="CodeInline"/>
          </w:rPr>
          <w:t>l</w:t>
        </w:r>
      </w:ins>
      <w:r w:rsidRPr="008C1580">
        <w:rPr>
          <w:rStyle w:val="CodeInline"/>
        </w:rPr>
        <w:t>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ins w:id="2150" w:author="Kelvin Sung" w:date="2021-05-22T10:41:00Z">
        <w:r w:rsidR="00030372">
          <w:t xml:space="preserve"> from previous project. The important difference is that</w:t>
        </w:r>
      </w:ins>
      <w:del w:id="2151" w:author="Kelvin Sung" w:date="2021-05-22T10:41:00Z">
        <w:r w:rsidRPr="009F697C" w:rsidDel="00030372">
          <w:delText>.</w:delText>
        </w:r>
      </w:del>
    </w:p>
    <w:p w14:paraId="237ECF6C" w14:textId="500F5B1E" w:rsidR="001D7721" w:rsidRDefault="008C1580" w:rsidP="000D057D">
      <w:pPr>
        <w:pStyle w:val="NumList"/>
        <w:numPr>
          <w:ilvl w:val="0"/>
          <w:numId w:val="22"/>
        </w:numPr>
        <w:rPr>
          <w:ins w:id="2152" w:author="Kelvin Sung" w:date="2021-05-20T18:00:00Z"/>
          <w:rFonts w:hint="eastAsia"/>
        </w:rPr>
      </w:pPr>
      <w:del w:id="2153" w:author="Kelvin Sung" w:date="2021-05-20T18:00:00Z">
        <w:r w:rsidDel="001D7721">
          <w:delText xml:space="preserve">    </w:delText>
        </w:r>
      </w:del>
      <w:ins w:id="2154" w:author="Kelvin Sung" w:date="2021-05-22T10:41:00Z">
        <w:r w:rsidR="00030372">
          <w:t xml:space="preserve"> in this case </w:t>
        </w:r>
      </w:ins>
      <w:ins w:id="2155" w:author="Kelvin Sung" w:date="2021-05-22T10:42:00Z">
        <w:r w:rsidR="00030372">
          <w:t>light information is loaded to a specific array index.</w:t>
        </w:r>
      </w:ins>
    </w:p>
    <w:p w14:paraId="113F5545" w14:textId="52E81FF9" w:rsidR="008C1580" w:rsidDel="001D7721" w:rsidRDefault="008C1580" w:rsidP="008C1580">
      <w:pPr>
        <w:pStyle w:val="Code"/>
        <w:rPr>
          <w:del w:id="2156" w:author="Kelvin Sung" w:date="2021-05-20T18:00:00Z"/>
          <w:rFonts w:hint="eastAsia"/>
        </w:rPr>
      </w:pPr>
      <w:r>
        <w:t>loadToShader(aCamera, aLight) {</w:t>
      </w:r>
    </w:p>
    <w:p w14:paraId="0A8DA1CC" w14:textId="77777777" w:rsidR="001D7721" w:rsidRDefault="008C1580" w:rsidP="008C1580">
      <w:pPr>
        <w:pStyle w:val="Code"/>
        <w:rPr>
          <w:ins w:id="2157" w:author="Kelvin Sung" w:date="2021-05-20T18:00:00Z"/>
          <w:rFonts w:hint="eastAsia"/>
        </w:rPr>
      </w:pPr>
      <w:del w:id="2158" w:author="Kelvin Sung" w:date="2021-05-20T18:00:00Z">
        <w:r w:rsidDel="001D7721">
          <w:delText xml:space="preserve">    </w:delText>
        </w:r>
      </w:del>
    </w:p>
    <w:p w14:paraId="45B6E519" w14:textId="7684C3EE" w:rsidR="008C1580" w:rsidDel="001D7721" w:rsidRDefault="008C1580" w:rsidP="008C1580">
      <w:pPr>
        <w:pStyle w:val="Code"/>
        <w:rPr>
          <w:del w:id="2159" w:author="Kelvin Sung" w:date="2021-05-20T18:00:00Z"/>
          <w:rFonts w:hint="eastAsia"/>
        </w:rPr>
      </w:pPr>
      <w:r>
        <w:t xml:space="preserve">    let gl = glSys.get();</w:t>
      </w:r>
    </w:p>
    <w:p w14:paraId="449784AE" w14:textId="77777777" w:rsidR="001D7721" w:rsidRDefault="008C1580" w:rsidP="008C1580">
      <w:pPr>
        <w:pStyle w:val="Code"/>
        <w:rPr>
          <w:ins w:id="2160" w:author="Kelvin Sung" w:date="2021-05-20T18:00:00Z"/>
          <w:rFonts w:hint="eastAsia"/>
        </w:rPr>
      </w:pPr>
      <w:del w:id="2161" w:author="Kelvin Sung" w:date="2021-05-20T18:00:00Z">
        <w:r w:rsidDel="001D7721">
          <w:delText xml:space="preserve">    </w:delText>
        </w:r>
      </w:del>
    </w:p>
    <w:p w14:paraId="147FD04B" w14:textId="03C9DC2F" w:rsidR="008C1580" w:rsidDel="001D7721" w:rsidRDefault="008C1580" w:rsidP="008C1580">
      <w:pPr>
        <w:pStyle w:val="Code"/>
        <w:rPr>
          <w:del w:id="2162" w:author="Kelvin Sung" w:date="2021-05-20T18:00:00Z"/>
          <w:rFonts w:hint="eastAsia"/>
        </w:rPr>
      </w:pPr>
      <w:r>
        <w:t xml:space="preserve">    gl.uniform1i(this.mIsOnRef, aLight.isLightOn());</w:t>
      </w:r>
    </w:p>
    <w:p w14:paraId="044EF631" w14:textId="77777777" w:rsidR="001D7721" w:rsidRDefault="008C1580" w:rsidP="008C1580">
      <w:pPr>
        <w:pStyle w:val="Code"/>
        <w:rPr>
          <w:ins w:id="2163" w:author="Kelvin Sung" w:date="2021-05-20T18:00:00Z"/>
          <w:rFonts w:hint="eastAsia"/>
        </w:rPr>
      </w:pPr>
      <w:del w:id="2164" w:author="Kelvin Sung" w:date="2021-05-20T18:00:00Z">
        <w:r w:rsidDel="001D7721">
          <w:delText xml:space="preserve">    </w:delText>
        </w:r>
      </w:del>
    </w:p>
    <w:p w14:paraId="0666896B" w14:textId="64476BAC" w:rsidR="008C1580" w:rsidDel="001D7721" w:rsidRDefault="008C1580" w:rsidP="008C1580">
      <w:pPr>
        <w:pStyle w:val="Code"/>
        <w:rPr>
          <w:del w:id="2165" w:author="Kelvin Sung" w:date="2021-05-20T18:00:00Z"/>
          <w:rFonts w:hint="eastAsia"/>
        </w:rPr>
      </w:pPr>
      <w:r>
        <w:t xml:space="preserve">    if (aLight.isLightOn()) {</w:t>
      </w:r>
    </w:p>
    <w:p w14:paraId="0265DD20" w14:textId="77777777" w:rsidR="001D7721" w:rsidRDefault="008C1580" w:rsidP="008C1580">
      <w:pPr>
        <w:pStyle w:val="Code"/>
        <w:rPr>
          <w:ins w:id="2166" w:author="Kelvin Sung" w:date="2021-05-20T18:00:00Z"/>
          <w:rFonts w:hint="eastAsia"/>
        </w:rPr>
      </w:pPr>
      <w:del w:id="2167" w:author="Kelvin Sung" w:date="2021-05-20T18:00:00Z">
        <w:r w:rsidDel="001D7721">
          <w:delText xml:space="preserve">    </w:delText>
        </w:r>
      </w:del>
    </w:p>
    <w:p w14:paraId="26B27BE1" w14:textId="18E0C87A" w:rsidR="008C1580" w:rsidDel="001D7721" w:rsidRDefault="008C1580" w:rsidP="008C1580">
      <w:pPr>
        <w:pStyle w:val="Code"/>
        <w:rPr>
          <w:del w:id="2168" w:author="Kelvin Sung" w:date="2021-05-20T18:00:00Z"/>
          <w:rFonts w:hint="eastAsia"/>
        </w:rPr>
      </w:pPr>
      <w:r>
        <w:t xml:space="preserve">        let p = aCamera.wcPosToPixel(aLight.getPosition());</w:t>
      </w:r>
    </w:p>
    <w:p w14:paraId="46D303BE" w14:textId="77777777" w:rsidR="001D7721" w:rsidRDefault="008C1580" w:rsidP="008C1580">
      <w:pPr>
        <w:pStyle w:val="Code"/>
        <w:rPr>
          <w:ins w:id="2169" w:author="Kelvin Sung" w:date="2021-05-20T18:00:00Z"/>
          <w:rFonts w:hint="eastAsia"/>
        </w:rPr>
      </w:pPr>
      <w:del w:id="2170" w:author="Kelvin Sung" w:date="2021-05-20T18:00:00Z">
        <w:r w:rsidDel="001D7721">
          <w:delText xml:space="preserve">    </w:delText>
        </w:r>
      </w:del>
    </w:p>
    <w:p w14:paraId="28472E72" w14:textId="28437D6C" w:rsidR="008C1580" w:rsidDel="001D7721" w:rsidRDefault="008C1580" w:rsidP="008C1580">
      <w:pPr>
        <w:pStyle w:val="Code"/>
        <w:rPr>
          <w:del w:id="2171" w:author="Kelvin Sung" w:date="2021-05-20T18:00:00Z"/>
          <w:rFonts w:hint="eastAsia"/>
        </w:rPr>
      </w:pPr>
      <w:r>
        <w:t xml:space="preserve">        let n = aCamera.wcSizeToPixel(aLight.getNear());</w:t>
      </w:r>
    </w:p>
    <w:p w14:paraId="760A4227" w14:textId="77777777" w:rsidR="001D7721" w:rsidRDefault="008C1580" w:rsidP="008C1580">
      <w:pPr>
        <w:pStyle w:val="Code"/>
        <w:rPr>
          <w:ins w:id="2172" w:author="Kelvin Sung" w:date="2021-05-20T18:00:00Z"/>
          <w:rFonts w:hint="eastAsia"/>
        </w:rPr>
      </w:pPr>
      <w:del w:id="2173" w:author="Kelvin Sung" w:date="2021-05-20T18:00:00Z">
        <w:r w:rsidDel="001D7721">
          <w:delText xml:space="preserve">    </w:delText>
        </w:r>
      </w:del>
    </w:p>
    <w:p w14:paraId="4DCD9EBC" w14:textId="0298B647" w:rsidR="008C1580" w:rsidDel="001D7721" w:rsidRDefault="008C1580" w:rsidP="008C1580">
      <w:pPr>
        <w:pStyle w:val="Code"/>
        <w:rPr>
          <w:del w:id="2174" w:author="Kelvin Sung" w:date="2021-05-20T18:00:00Z"/>
          <w:rFonts w:hint="eastAsia"/>
        </w:rPr>
      </w:pPr>
      <w:r>
        <w:t xml:space="preserve">        let f = aCamera.wcSizeToPixel(aLight.getFar());</w:t>
      </w:r>
    </w:p>
    <w:p w14:paraId="79DDBF77" w14:textId="77777777" w:rsidR="001D7721" w:rsidRDefault="008C1580" w:rsidP="008C1580">
      <w:pPr>
        <w:pStyle w:val="Code"/>
        <w:rPr>
          <w:ins w:id="2175" w:author="Kelvin Sung" w:date="2021-05-20T18:00:00Z"/>
          <w:rFonts w:hint="eastAsia"/>
        </w:rPr>
      </w:pPr>
      <w:del w:id="2176" w:author="Kelvin Sung" w:date="2021-05-20T18:00:00Z">
        <w:r w:rsidDel="001D7721">
          <w:delText xml:space="preserve">    </w:delText>
        </w:r>
      </w:del>
    </w:p>
    <w:p w14:paraId="644F6B89" w14:textId="4B072A6C" w:rsidR="008C1580" w:rsidDel="001D7721" w:rsidRDefault="008C1580" w:rsidP="008C1580">
      <w:pPr>
        <w:pStyle w:val="Code"/>
        <w:rPr>
          <w:del w:id="2177" w:author="Kelvin Sung" w:date="2021-05-20T18:00:00Z"/>
          <w:rFonts w:hint="eastAsia"/>
        </w:rPr>
      </w:pPr>
      <w:r>
        <w:t xml:space="preserve">        let c = aLight.getColor();</w:t>
      </w:r>
    </w:p>
    <w:p w14:paraId="4B8B7579" w14:textId="77777777" w:rsidR="001D7721" w:rsidRDefault="008C1580" w:rsidP="008C1580">
      <w:pPr>
        <w:pStyle w:val="Code"/>
        <w:rPr>
          <w:ins w:id="2178" w:author="Kelvin Sung" w:date="2021-05-20T18:00:00Z"/>
          <w:rFonts w:hint="eastAsia"/>
        </w:rPr>
      </w:pPr>
      <w:del w:id="2179" w:author="Kelvin Sung" w:date="2021-05-20T18:00:00Z">
        <w:r w:rsidDel="001D7721">
          <w:delText xml:space="preserve">    </w:delText>
        </w:r>
      </w:del>
    </w:p>
    <w:p w14:paraId="55DD4D6C" w14:textId="40267800" w:rsidR="008C1580" w:rsidDel="001D7721" w:rsidRDefault="008C1580" w:rsidP="008C1580">
      <w:pPr>
        <w:pStyle w:val="Code"/>
        <w:rPr>
          <w:del w:id="2180" w:author="Kelvin Sung" w:date="2021-05-20T18:00:00Z"/>
          <w:rFonts w:hint="eastAsia"/>
        </w:rPr>
      </w:pPr>
      <w:r>
        <w:t xml:space="preserve">        gl.uniform4fv(this.mColorRef, c);</w:t>
      </w:r>
    </w:p>
    <w:p w14:paraId="24C8AC0C" w14:textId="77777777" w:rsidR="001D7721" w:rsidRDefault="008C1580" w:rsidP="008C1580">
      <w:pPr>
        <w:pStyle w:val="Code"/>
        <w:rPr>
          <w:ins w:id="2181" w:author="Kelvin Sung" w:date="2021-05-20T18:00:00Z"/>
          <w:rFonts w:hint="eastAsia"/>
        </w:rPr>
      </w:pPr>
      <w:del w:id="2182" w:author="Kelvin Sung" w:date="2021-05-20T18:00:00Z">
        <w:r w:rsidDel="001D7721">
          <w:delText xml:space="preserve">    </w:delText>
        </w:r>
      </w:del>
    </w:p>
    <w:p w14:paraId="25EFFC3B" w14:textId="417CFE9C" w:rsidR="008C1580" w:rsidDel="001D7721" w:rsidRDefault="008C1580" w:rsidP="008C1580">
      <w:pPr>
        <w:pStyle w:val="Code"/>
        <w:rPr>
          <w:del w:id="2183" w:author="Kelvin Sung" w:date="2021-05-20T18:00:00Z"/>
          <w:rFonts w:hint="eastAsia"/>
        </w:rPr>
      </w:pPr>
      <w:r>
        <w:t xml:space="preserve">        gl.uniform3fv(this.mPosRef, vec3.fromValues(p[0], p[1], p[2]));</w:t>
      </w:r>
    </w:p>
    <w:p w14:paraId="09BA93DB" w14:textId="77777777" w:rsidR="001D7721" w:rsidRDefault="008C1580" w:rsidP="008C1580">
      <w:pPr>
        <w:pStyle w:val="Code"/>
        <w:rPr>
          <w:ins w:id="2184" w:author="Kelvin Sung" w:date="2021-05-20T18:00:00Z"/>
          <w:rFonts w:hint="eastAsia"/>
        </w:rPr>
      </w:pPr>
      <w:del w:id="2185" w:author="Kelvin Sung" w:date="2021-05-20T18:00:00Z">
        <w:r w:rsidDel="001D7721">
          <w:delText xml:space="preserve">    </w:delText>
        </w:r>
      </w:del>
    </w:p>
    <w:p w14:paraId="02AC2EAA" w14:textId="55C6EE6E" w:rsidR="008C1580" w:rsidDel="001D7721" w:rsidRDefault="008C1580" w:rsidP="008C1580">
      <w:pPr>
        <w:pStyle w:val="Code"/>
        <w:rPr>
          <w:del w:id="2186" w:author="Kelvin Sung" w:date="2021-05-20T18:00:00Z"/>
          <w:rFonts w:hint="eastAsia"/>
        </w:rPr>
      </w:pPr>
      <w:r>
        <w:t xml:space="preserve">        gl.uniform1f(this.mNearRef, n);</w:t>
      </w:r>
    </w:p>
    <w:p w14:paraId="1BCAC172" w14:textId="77777777" w:rsidR="001D7721" w:rsidRDefault="008C1580" w:rsidP="008C1580">
      <w:pPr>
        <w:pStyle w:val="Code"/>
        <w:rPr>
          <w:ins w:id="2187" w:author="Kelvin Sung" w:date="2021-05-20T18:00:00Z"/>
          <w:rFonts w:hint="eastAsia"/>
        </w:rPr>
      </w:pPr>
      <w:del w:id="2188" w:author="Kelvin Sung" w:date="2021-05-20T18:00:00Z">
        <w:r w:rsidDel="001D7721">
          <w:delText xml:space="preserve">    </w:delText>
        </w:r>
      </w:del>
    </w:p>
    <w:p w14:paraId="2286F152" w14:textId="4C6BE644" w:rsidR="008C1580" w:rsidDel="001D7721" w:rsidRDefault="008C1580" w:rsidP="008C1580">
      <w:pPr>
        <w:pStyle w:val="Code"/>
        <w:rPr>
          <w:del w:id="2189" w:author="Kelvin Sung" w:date="2021-05-20T18:00:00Z"/>
          <w:rFonts w:hint="eastAsia"/>
        </w:rPr>
      </w:pPr>
      <w:r>
        <w:t xml:space="preserve">        gl.uniform1f(this.mFarRef, f);</w:t>
      </w:r>
    </w:p>
    <w:p w14:paraId="1FC17258" w14:textId="77777777" w:rsidR="001D7721" w:rsidRDefault="008C1580" w:rsidP="008C1580">
      <w:pPr>
        <w:pStyle w:val="Code"/>
        <w:rPr>
          <w:ins w:id="2190" w:author="Kelvin Sung" w:date="2021-05-20T18:00:00Z"/>
          <w:rFonts w:hint="eastAsia"/>
        </w:rPr>
      </w:pPr>
      <w:del w:id="2191" w:author="Kelvin Sung" w:date="2021-05-20T18:00:00Z">
        <w:r w:rsidDel="001D7721">
          <w:delText xml:space="preserve">    </w:delText>
        </w:r>
      </w:del>
    </w:p>
    <w:p w14:paraId="2DE4AE29" w14:textId="5B4C6A11" w:rsidR="008C1580" w:rsidDel="001D7721" w:rsidRDefault="008C1580" w:rsidP="008C1580">
      <w:pPr>
        <w:pStyle w:val="Code"/>
        <w:rPr>
          <w:del w:id="2192" w:author="Kelvin Sung" w:date="2021-05-20T18:00:00Z"/>
          <w:rFonts w:hint="eastAsia"/>
        </w:rPr>
      </w:pPr>
      <w:r>
        <w:t xml:space="preserve">        gl.uniform1f(this.mIntensityRef, aLight.getIntensity());</w:t>
      </w:r>
    </w:p>
    <w:p w14:paraId="690A879D" w14:textId="77777777" w:rsidR="001D7721" w:rsidRDefault="008C1580" w:rsidP="008C1580">
      <w:pPr>
        <w:pStyle w:val="Code"/>
        <w:rPr>
          <w:ins w:id="2193" w:author="Kelvin Sung" w:date="2021-05-20T18:00:00Z"/>
          <w:rFonts w:hint="eastAsia"/>
        </w:rPr>
      </w:pPr>
      <w:del w:id="2194" w:author="Kelvin Sung" w:date="2021-05-20T18:00:00Z">
        <w:r w:rsidDel="001D7721">
          <w:delText xml:space="preserve">    </w:delText>
        </w:r>
      </w:del>
    </w:p>
    <w:p w14:paraId="38FA1D6E" w14:textId="54017C48" w:rsidR="008C1580" w:rsidDel="001D7721" w:rsidRDefault="008C1580" w:rsidP="008C1580">
      <w:pPr>
        <w:pStyle w:val="Code"/>
        <w:rPr>
          <w:del w:id="2195" w:author="Kelvin Sung" w:date="2021-05-20T18:00:00Z"/>
          <w:rFonts w:hint="eastAsia"/>
        </w:rPr>
      </w:pPr>
      <w:r>
        <w:t xml:space="preserve">    }</w:t>
      </w:r>
    </w:p>
    <w:p w14:paraId="09F335CF" w14:textId="77777777" w:rsidR="001D7721" w:rsidRDefault="008C1580" w:rsidP="008C1580">
      <w:pPr>
        <w:pStyle w:val="Code"/>
        <w:rPr>
          <w:ins w:id="2196" w:author="Kelvin Sung" w:date="2021-05-20T18:00:00Z"/>
          <w:rFonts w:hint="eastAsia"/>
        </w:rPr>
      </w:pPr>
      <w:del w:id="2197" w:author="Kelvin Sung" w:date="2021-05-20T18:00:00Z">
        <w:r w:rsidDel="001D7721">
          <w:delText xml:space="preserve">    </w:delText>
        </w:r>
      </w:del>
    </w:p>
    <w:p w14:paraId="1A323F34" w14:textId="5809C5B9" w:rsidR="00FD1303" w:rsidRPr="009F697C" w:rsidRDefault="008C1580" w:rsidP="008C1580">
      <w:pPr>
        <w:pStyle w:val="Code"/>
        <w:rPr>
          <w:rFonts w:hint="eastAsia"/>
        </w:rPr>
      </w:pPr>
      <w:r>
        <w:t>}</w:t>
      </w:r>
    </w:p>
    <w:p w14:paraId="6B9E985C" w14:textId="3BE0F6CC" w:rsidR="009F697C" w:rsidDel="001D7721" w:rsidRDefault="004D6400" w:rsidP="000D057D">
      <w:pPr>
        <w:pStyle w:val="NumList"/>
        <w:numPr>
          <w:ilvl w:val="0"/>
          <w:numId w:val="22"/>
        </w:numPr>
        <w:rPr>
          <w:del w:id="2198" w:author="Kelvin Sung" w:date="2021-05-20T18:00:00Z"/>
          <w:rFonts w:hint="eastAsia"/>
        </w:rPr>
      </w:pPr>
      <w:del w:id="2199" w:author="Kelvin Sung" w:date="2021-05-22T10:42:00Z">
        <w:r w:rsidRPr="004D6400" w:rsidDel="00947AAF">
          <w:delText xml:space="preserve">Provide </w:delText>
        </w:r>
      </w:del>
      <w:ins w:id="2200" w:author="Kelvin Sung" w:date="2021-05-22T10:42:00Z">
        <w:r w:rsidR="00947AAF">
          <w:t>Define</w:t>
        </w:r>
        <w:r w:rsidR="00947AAF" w:rsidRPr="004D6400">
          <w:t xml:space="preserve"> </w:t>
        </w:r>
      </w:ins>
      <w:r w:rsidRPr="004D6400">
        <w:t xml:space="preserve">a </w:t>
      </w:r>
      <w:r w:rsidR="00976B80">
        <w:t xml:space="preserve">simple </w:t>
      </w:r>
      <w:r w:rsidRPr="004D6400">
        <w:t xml:space="preserve">function to update the </w:t>
      </w:r>
      <w:ins w:id="2201" w:author="Kelvin Sung" w:date="2021-05-22T10:42:00Z">
        <w:r w:rsidR="00DA4E9F">
          <w:t>on/off status of the light in the</w:t>
        </w:r>
      </w:ins>
      <w:ins w:id="2202" w:author="Kelvin Sung" w:date="2021-05-22T10:43:00Z">
        <w:r w:rsidR="001362C2">
          <w:t xml:space="preserve"> array of the</w:t>
        </w:r>
      </w:ins>
      <w:ins w:id="2203" w:author="Kelvin Sung" w:date="2021-05-22T10:42:00Z">
        <w:r w:rsidR="00DA4E9F">
          <w:t xml:space="preserve"> </w:t>
        </w:r>
      </w:ins>
      <w:proofErr w:type="spellStart"/>
      <w:ins w:id="2204" w:author="Kelvin Sung" w:date="2021-05-22T10:43:00Z">
        <w:r w:rsidR="00DA4E9F" w:rsidRPr="00DA4E9F">
          <w:rPr>
            <w:rStyle w:val="CodeInline"/>
            <w:rFonts w:hint="eastAsia"/>
            <w:rPrChange w:id="2205" w:author="Kelvin Sung" w:date="2021-05-22T10:43:00Z">
              <w:rPr>
                <w:rFonts w:hint="eastAsia"/>
              </w:rPr>
            </w:rPrChange>
          </w:rPr>
          <w:t>light_fs</w:t>
        </w:r>
        <w:proofErr w:type="spellEnd"/>
        <w:r w:rsidR="00DA4E9F">
          <w:t xml:space="preserve"> fragment </w:t>
        </w:r>
      </w:ins>
      <w:r w:rsidRPr="004D6400">
        <w:t>shader</w:t>
      </w:r>
      <w:del w:id="2206" w:author="Kelvin Sung" w:date="2021-05-22T10:43:00Z">
        <w:r w:rsidRPr="004D6400" w:rsidDel="00DA4E9F">
          <w:delText>’s on/off property for the light</w:delText>
        </w:r>
      </w:del>
      <w:r w:rsidRPr="004D6400">
        <w:t>.</w:t>
      </w:r>
    </w:p>
    <w:p w14:paraId="4FA08FE4" w14:textId="77777777" w:rsidR="001D7721" w:rsidRDefault="00976B80" w:rsidP="000D057D">
      <w:pPr>
        <w:pStyle w:val="NumList"/>
        <w:numPr>
          <w:ilvl w:val="0"/>
          <w:numId w:val="22"/>
        </w:numPr>
        <w:rPr>
          <w:ins w:id="2207" w:author="Kelvin Sung" w:date="2021-05-20T18:00:00Z"/>
          <w:rFonts w:hint="eastAsia"/>
        </w:rPr>
      </w:pPr>
      <w:del w:id="2208" w:author="Kelvin Sung" w:date="2021-05-20T18:00:00Z">
        <w:r w:rsidDel="001D7721">
          <w:delText xml:space="preserve">    </w:delText>
        </w:r>
      </w:del>
    </w:p>
    <w:p w14:paraId="4A305533" w14:textId="5DBCF2F2" w:rsidR="00976B80" w:rsidDel="001D7721" w:rsidRDefault="00976B80" w:rsidP="00976B80">
      <w:pPr>
        <w:pStyle w:val="Code"/>
        <w:rPr>
          <w:del w:id="2209" w:author="Kelvin Sung" w:date="2021-05-20T18:00:00Z"/>
          <w:rFonts w:hint="eastAsia"/>
        </w:rPr>
      </w:pPr>
      <w:r>
        <w:lastRenderedPageBreak/>
        <w:t>switchOffLight() {</w:t>
      </w:r>
    </w:p>
    <w:p w14:paraId="6E4D3205" w14:textId="77777777" w:rsidR="001D7721" w:rsidRDefault="00976B80" w:rsidP="00976B80">
      <w:pPr>
        <w:pStyle w:val="Code"/>
        <w:rPr>
          <w:ins w:id="2210" w:author="Kelvin Sung" w:date="2021-05-20T18:00:00Z"/>
          <w:rFonts w:hint="eastAsia"/>
        </w:rPr>
      </w:pPr>
      <w:del w:id="2211" w:author="Kelvin Sung" w:date="2021-05-20T18:00:00Z">
        <w:r w:rsidDel="001D7721">
          <w:delText xml:space="preserve">    </w:delText>
        </w:r>
      </w:del>
    </w:p>
    <w:p w14:paraId="3B416849" w14:textId="2284ED2B" w:rsidR="00976B80" w:rsidDel="001D7721" w:rsidRDefault="00976B80" w:rsidP="00976B80">
      <w:pPr>
        <w:pStyle w:val="Code"/>
        <w:rPr>
          <w:del w:id="2212" w:author="Kelvin Sung" w:date="2021-05-20T18:00:00Z"/>
          <w:rFonts w:hint="eastAsia"/>
        </w:rPr>
      </w:pPr>
      <w:r>
        <w:t xml:space="preserve">    let gl = glSys.get();</w:t>
      </w:r>
    </w:p>
    <w:p w14:paraId="5B413B14" w14:textId="77777777" w:rsidR="001D7721" w:rsidRDefault="00976B80" w:rsidP="00976B80">
      <w:pPr>
        <w:pStyle w:val="Code"/>
        <w:rPr>
          <w:ins w:id="2213" w:author="Kelvin Sung" w:date="2021-05-20T18:00:00Z"/>
          <w:rFonts w:hint="eastAsia"/>
        </w:rPr>
      </w:pPr>
      <w:del w:id="2214" w:author="Kelvin Sung" w:date="2021-05-20T18:00:00Z">
        <w:r w:rsidDel="001D7721">
          <w:delText xml:space="preserve">    </w:delText>
        </w:r>
      </w:del>
    </w:p>
    <w:p w14:paraId="574A7B6E" w14:textId="7084481A" w:rsidR="00976B80" w:rsidDel="001D7721" w:rsidRDefault="00976B80" w:rsidP="00976B80">
      <w:pPr>
        <w:pStyle w:val="Code"/>
        <w:rPr>
          <w:del w:id="2215" w:author="Kelvin Sung" w:date="2021-05-20T18:00:00Z"/>
          <w:rFonts w:hint="eastAsia"/>
        </w:rPr>
      </w:pPr>
      <w:r>
        <w:t xml:space="preserve">    gl.uniform1i(this.mIsOnRef, false);</w:t>
      </w:r>
    </w:p>
    <w:p w14:paraId="2A121939" w14:textId="77777777" w:rsidR="001D7721" w:rsidRDefault="00976B80" w:rsidP="00976B80">
      <w:pPr>
        <w:pStyle w:val="Code"/>
        <w:rPr>
          <w:ins w:id="2216" w:author="Kelvin Sung" w:date="2021-05-20T18:00:00Z"/>
          <w:rFonts w:hint="eastAsia"/>
        </w:rPr>
      </w:pPr>
      <w:del w:id="2217" w:author="Kelvin Sung" w:date="2021-05-20T18:00:00Z">
        <w:r w:rsidDel="001D7721">
          <w:delText xml:space="preserve">    </w:delText>
        </w:r>
      </w:del>
    </w:p>
    <w:p w14:paraId="736975E7" w14:textId="7C0A89F8" w:rsidR="00FD1303" w:rsidRDefault="00976B80" w:rsidP="00976B80">
      <w:pPr>
        <w:pStyle w:val="Code"/>
        <w:rPr>
          <w:ins w:id="2218" w:author="Kelvin Sung" w:date="2021-05-26T05:40:00Z"/>
        </w:rPr>
      </w:pPr>
      <w:r>
        <w:t>}</w:t>
      </w:r>
    </w:p>
    <w:p w14:paraId="4FCA3602" w14:textId="5ECC97F0" w:rsidR="00D23460" w:rsidRDefault="00D23460" w:rsidP="00D23460">
      <w:pPr>
        <w:pStyle w:val="BodyTextCont"/>
        <w:rPr>
          <w:ins w:id="2219" w:author="Kelvin Sung" w:date="2021-05-26T05:40:00Z"/>
          <w:rFonts w:hint="eastAsia"/>
        </w:rPr>
      </w:pPr>
      <w:ins w:id="2220" w:author="Kelvin Sung" w:date="2021-05-26T05:40:00Z">
        <w:r>
          <w:t>Note that the</w:t>
        </w:r>
        <w:r w:rsidRPr="007E63D6">
          <w:rPr>
            <w:rStyle w:val="CodeInline"/>
          </w:rPr>
          <w:t xml:space="preserve"> </w:t>
        </w:r>
        <w:proofErr w:type="spellStart"/>
        <w:r w:rsidRPr="0007431B">
          <w:rPr>
            <w:rStyle w:val="CodeInline"/>
          </w:rPr>
          <w:t>ShaderIndexAt</w:t>
        </w:r>
        <w:proofErr w:type="spellEnd"/>
        <w:r>
          <w:t xml:space="preserve"> class is defined for </w:t>
        </w:r>
      </w:ins>
      <w:ins w:id="2221" w:author="Kelvin Sung" w:date="2021-05-26T05:41:00Z">
        <w:r>
          <w:t xml:space="preserve">loading a light source </w:t>
        </w:r>
      </w:ins>
      <w:ins w:id="2222" w:author="Kelvin Sung" w:date="2021-05-26T05:42:00Z">
        <w:r>
          <w:t xml:space="preserve">in an </w:t>
        </w:r>
      </w:ins>
      <w:ins w:id="2223" w:author="Kelvin Sung" w:date="2021-05-26T05:41:00Z">
        <w:r>
          <w:t xml:space="preserve">array </w:t>
        </w:r>
      </w:ins>
      <w:ins w:id="2224" w:author="Kelvin Sung" w:date="2021-05-26T05:40:00Z">
        <w:r>
          <w:t xml:space="preserve">to the GLSL fragment shader. </w:t>
        </w:r>
      </w:ins>
      <w:ins w:id="2225" w:author="Kelvin Sung" w:date="2021-05-26T06:02:00Z">
        <w:r w:rsidR="00BE318D" w:rsidRPr="00EF3BFB">
          <w:t>This is an internal engine</w:t>
        </w:r>
        <w:r w:rsidR="00BE318D">
          <w:t xml:space="preserve"> operation</w:t>
        </w:r>
        <w:r w:rsidR="00BE318D" w:rsidRPr="00EF3BFB">
          <w:t xml:space="preserve">. There is no reason for the game programmer to access this class and thus the engine access file, </w:t>
        </w:r>
        <w:r w:rsidR="00BE318D" w:rsidRPr="0007431B">
          <w:rPr>
            <w:rStyle w:val="CodeInline"/>
          </w:rPr>
          <w:t>index.js</w:t>
        </w:r>
        <w:r w:rsidR="00BE318D" w:rsidRPr="00EF3BFB">
          <w:t>, should not be modified to forward the definition of this class.</w:t>
        </w:r>
      </w:ins>
    </w:p>
    <w:p w14:paraId="3B5BE76E" w14:textId="1B86DCC5" w:rsidR="00D23460" w:rsidDel="00D23460" w:rsidRDefault="00D23460" w:rsidP="00976B80">
      <w:pPr>
        <w:pStyle w:val="Code"/>
        <w:rPr>
          <w:del w:id="2226" w:author="Kelvin Sung" w:date="2021-05-26T05:40:00Z"/>
          <w:rFonts w:hint="eastAsia"/>
        </w:rPr>
      </w:pPr>
    </w:p>
    <w:p w14:paraId="0DD1F7A3" w14:textId="23D7F9E6" w:rsidR="004D6400" w:rsidRDefault="004D6400" w:rsidP="004D6400">
      <w:pPr>
        <w:pStyle w:val="Heading3"/>
      </w:pPr>
      <w:r>
        <w:t xml:space="preserve">Modifying the </w:t>
      </w:r>
      <w:proofErr w:type="spellStart"/>
      <w:r>
        <w:t>LightShader</w:t>
      </w:r>
      <w:proofErr w:type="spellEnd"/>
      <w:r>
        <w:t xml:space="preserve"> </w:t>
      </w:r>
      <w:del w:id="2227" w:author="Kelvin Sung" w:date="2021-05-20T18:12:00Z">
        <w:r w:rsidDel="00E15C4E">
          <w:delText>Object</w:delText>
        </w:r>
      </w:del>
      <w:ins w:id="2228" w:author="Kelvin Sung" w:date="2021-05-20T18:12:00Z">
        <w:r w:rsidR="00E15C4E">
          <w:t>Class</w:t>
        </w:r>
      </w:ins>
    </w:p>
    <w:p w14:paraId="4B15D76B" w14:textId="57BB4827" w:rsidR="004D6400" w:rsidRDefault="004D6400" w:rsidP="004D6400">
      <w:pPr>
        <w:pStyle w:val="BodyTextFirst"/>
        <w:rPr>
          <w:rFonts w:hint="eastAsia"/>
        </w:rPr>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686DEB6C" w:rsidR="00FD1303" w:rsidRDefault="004D6400" w:rsidP="00FD1303">
      <w:pPr>
        <w:pStyle w:val="NumList"/>
        <w:numPr>
          <w:ilvl w:val="0"/>
          <w:numId w:val="23"/>
        </w:numPr>
        <w:rPr>
          <w:rFonts w:hint="eastAsia"/>
        </w:r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ins w:id="2229" w:author="Kelvin Sung" w:date="2021-05-22T10:59:00Z">
        <w:r w:rsidR="00824945">
          <w:t>,</w:t>
        </w:r>
        <w:r w:rsidR="0076792D">
          <w:t xml:space="preserve"> importing</w:t>
        </w:r>
      </w:ins>
      <w:ins w:id="2230" w:author="Kelvin Sung" w:date="2021-05-22T11:00:00Z">
        <w:r w:rsidR="0076792D">
          <w:t xml:space="preserve"> </w:t>
        </w:r>
        <w:proofErr w:type="spellStart"/>
        <w:r w:rsidR="0076792D">
          <w:rPr>
            <w:rStyle w:val="CodeInline"/>
          </w:rPr>
          <w:t>ShaderLightAt</w:t>
        </w:r>
        <w:proofErr w:type="spellEnd"/>
        <w:r w:rsidR="0076792D">
          <w:t>, and</w:t>
        </w:r>
      </w:ins>
      <w:r>
        <w:t xml:space="preserve"> </w:t>
      </w:r>
      <w:del w:id="2231" w:author="Kelvin Sung" w:date="2021-05-22T10:59:00Z">
        <w:r w:rsidDel="00824945">
          <w:delText xml:space="preserve">and </w:delText>
        </w:r>
      </w:del>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ins w:id="2232" w:author="Kelvin Sung" w:date="2021-05-22T11:00:00Z">
        <w:r w:rsidR="0076792D">
          <w:t>.</w:t>
        </w:r>
      </w:ins>
      <w:r>
        <w:t xml:space="preserve"> </w:t>
      </w:r>
      <w:del w:id="2233" w:author="Kelvin Sung" w:date="2021-05-22T11:00:00Z">
        <w:r w:rsidR="00976B80" w:rsidDel="0076792D">
          <w:delText>since</w:delText>
        </w:r>
        <w:r w:rsidDel="0076792D">
          <w:delText xml:space="preserve"> t</w:delText>
        </w:r>
      </w:del>
      <w:ins w:id="2234" w:author="Kelvin Sung" w:date="2021-05-22T11:00:00Z">
        <w:r w:rsidR="0076792D">
          <w:t>T</w:t>
        </w:r>
      </w:ins>
      <w:r>
        <w:t xml:space="preserve">he actual loading of light information to </w:t>
      </w:r>
      <w:del w:id="2235" w:author="Kelvin Sung" w:date="2021-05-22T11:01:00Z">
        <w:r w:rsidRPr="0076792D" w:rsidDel="0076792D">
          <w:rPr>
            <w:rStyle w:val="CodeInline"/>
            <w:rFonts w:hint="eastAsia"/>
            <w:rPrChange w:id="2236" w:author="Kelvin Sung" w:date="2021-05-22T11:01:00Z">
              <w:rPr>
                <w:rFonts w:hint="eastAsia"/>
              </w:rPr>
            </w:rPrChange>
          </w:rPr>
          <w:delText xml:space="preserve">GLSL </w:delText>
        </w:r>
      </w:del>
      <w:proofErr w:type="spellStart"/>
      <w:ins w:id="2237" w:author="Kelvin Sung" w:date="2021-05-22T11:01:00Z">
        <w:r w:rsidR="0076792D" w:rsidRPr="0076792D">
          <w:rPr>
            <w:rStyle w:val="CodeInline"/>
            <w:rFonts w:hint="eastAsia"/>
            <w:rPrChange w:id="2238" w:author="Kelvin Sung" w:date="2021-05-22T11:01:00Z">
              <w:rPr>
                <w:rFonts w:hint="eastAsia"/>
              </w:rPr>
            </w:rPrChange>
          </w:rPr>
          <w:t>light_fs</w:t>
        </w:r>
        <w:proofErr w:type="spellEnd"/>
        <w:r w:rsidR="0076792D">
          <w:t xml:space="preserve"> fragment </w:t>
        </w:r>
      </w:ins>
      <w:r>
        <w:t xml:space="preserve">shaders </w:t>
      </w:r>
      <w:r w:rsidR="00976B80">
        <w:t>is now</w:t>
      </w:r>
      <w:r>
        <w:t xml:space="preserve"> handled by the newly defined </w:t>
      </w:r>
      <w:proofErr w:type="spellStart"/>
      <w:r w:rsidRPr="00976B80">
        <w:rPr>
          <w:rStyle w:val="CodeInline"/>
        </w:rPr>
        <w:t>ShaderLightAt</w:t>
      </w:r>
      <w:proofErr w:type="spellEnd"/>
      <w:r>
        <w:t xml:space="preserve"> objects.</w:t>
      </w:r>
    </w:p>
    <w:p w14:paraId="631D4913" w14:textId="65BC13FB" w:rsidR="00B71F1B" w:rsidDel="00824945" w:rsidRDefault="00B71F1B" w:rsidP="00FD1303">
      <w:pPr>
        <w:pStyle w:val="NumList"/>
        <w:numPr>
          <w:ilvl w:val="0"/>
          <w:numId w:val="23"/>
        </w:numPr>
        <w:rPr>
          <w:del w:id="2239" w:author="Kelvin Sung" w:date="2021-05-22T10:59:00Z"/>
          <w:rFonts w:hint="eastAsia"/>
        </w:rPr>
      </w:pPr>
      <w:commentRangeStart w:id="2240"/>
      <w:del w:id="2241" w:author="Kelvin Sung" w:date="2021-05-22T10:59:00Z">
        <w:r w:rsidDel="00824945">
          <w:delText>TEMP TEXT</w:delText>
        </w:r>
        <w:commentRangeEnd w:id="2240"/>
        <w:r w:rsidDel="00824945">
          <w:rPr>
            <w:rStyle w:val="CommentReference"/>
            <w:rFonts w:asciiTheme="minorHAnsi" w:hAnsiTheme="minorHAnsi"/>
          </w:rPr>
          <w:commentReference w:id="2240"/>
        </w:r>
      </w:del>
    </w:p>
    <w:p w14:paraId="03D249EE" w14:textId="67A7036B" w:rsidR="00B71F1B" w:rsidRDefault="00B71F1B" w:rsidP="00B71F1B">
      <w:pPr>
        <w:pStyle w:val="Code"/>
        <w:rPr>
          <w:rFonts w:hint="eastAsia"/>
        </w:rPr>
      </w:pPr>
      <w:r w:rsidRPr="00B71F1B">
        <w:t>import ShaderLightAt from "./shader_light_at.js";</w:t>
      </w:r>
    </w:p>
    <w:p w14:paraId="11C72D03" w14:textId="5BED7EC6" w:rsidR="00FD1303" w:rsidDel="001B23DC" w:rsidRDefault="004D6400" w:rsidP="000D057D">
      <w:pPr>
        <w:pStyle w:val="NumList"/>
        <w:numPr>
          <w:ilvl w:val="0"/>
          <w:numId w:val="23"/>
        </w:numPr>
        <w:rPr>
          <w:del w:id="2242" w:author="Kelvin Sung" w:date="2021-05-20T18:01:00Z"/>
          <w:rFonts w:hint="eastAsia"/>
        </w:r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del w:id="2243" w:author="Kelvin Sung" w:date="2021-05-22T11:01:00Z">
        <w:r w:rsidDel="0076792D">
          <w:delText>You can see this in the following code:</w:delText>
        </w:r>
      </w:del>
    </w:p>
    <w:p w14:paraId="26C7159E" w14:textId="77777777" w:rsidR="001B23DC" w:rsidRDefault="00976B80" w:rsidP="000D057D">
      <w:pPr>
        <w:pStyle w:val="NumList"/>
        <w:numPr>
          <w:ilvl w:val="0"/>
          <w:numId w:val="23"/>
        </w:numPr>
        <w:rPr>
          <w:ins w:id="2244" w:author="Kelvin Sung" w:date="2021-05-20T18:01:00Z"/>
          <w:rFonts w:hint="eastAsia"/>
        </w:rPr>
      </w:pPr>
      <w:del w:id="2245" w:author="Kelvin Sung" w:date="2021-05-20T18:01:00Z">
        <w:r w:rsidDel="001B23DC">
          <w:delText xml:space="preserve">    </w:delText>
        </w:r>
      </w:del>
    </w:p>
    <w:p w14:paraId="6CCA0438" w14:textId="3E9510C9" w:rsidR="00976B80" w:rsidDel="001B23DC" w:rsidRDefault="00976B80" w:rsidP="00976B80">
      <w:pPr>
        <w:pStyle w:val="Code"/>
        <w:rPr>
          <w:del w:id="2246" w:author="Kelvin Sung" w:date="2021-05-20T18:01:00Z"/>
          <w:rFonts w:hint="eastAsia"/>
        </w:rPr>
      </w:pPr>
      <w:r>
        <w:t>constructor(vertexShaderPath, fragmentShaderPath) {</w:t>
      </w:r>
    </w:p>
    <w:p w14:paraId="7A11B5FD" w14:textId="77777777" w:rsidR="001B23DC" w:rsidRDefault="00976B80" w:rsidP="00976B80">
      <w:pPr>
        <w:pStyle w:val="Code"/>
        <w:rPr>
          <w:ins w:id="2247" w:author="Kelvin Sung" w:date="2021-05-20T18:01:00Z"/>
          <w:rFonts w:hint="eastAsia"/>
        </w:rPr>
      </w:pPr>
      <w:del w:id="2248" w:author="Kelvin Sung" w:date="2021-05-20T18:01:00Z">
        <w:r w:rsidDel="001B23DC">
          <w:delText xml:space="preserve">    </w:delText>
        </w:r>
      </w:del>
    </w:p>
    <w:p w14:paraId="1D10B8A2" w14:textId="147F9D54" w:rsidR="00976B80" w:rsidDel="001B23DC" w:rsidRDefault="00976B80" w:rsidP="00976B80">
      <w:pPr>
        <w:pStyle w:val="Code"/>
        <w:rPr>
          <w:del w:id="2249" w:author="Kelvin Sung" w:date="2021-05-20T18:01:00Z"/>
          <w:rFonts w:hint="eastAsia"/>
        </w:rPr>
      </w:pPr>
      <w:r>
        <w:t xml:space="preserve">    // Call super class constructor</w:t>
      </w:r>
    </w:p>
    <w:p w14:paraId="287013A2" w14:textId="77777777" w:rsidR="001B23DC" w:rsidRDefault="00976B80" w:rsidP="00976B80">
      <w:pPr>
        <w:pStyle w:val="Code"/>
        <w:rPr>
          <w:ins w:id="2250" w:author="Kelvin Sung" w:date="2021-05-20T18:01:00Z"/>
          <w:rFonts w:hint="eastAsia"/>
        </w:rPr>
      </w:pPr>
      <w:del w:id="2251" w:author="Kelvin Sung" w:date="2021-05-20T18:01:00Z">
        <w:r w:rsidDel="001B23DC">
          <w:delText xml:space="preserve">    </w:delText>
        </w:r>
      </w:del>
    </w:p>
    <w:p w14:paraId="2587D2A1" w14:textId="7EC36113" w:rsidR="00976B80" w:rsidRDefault="00976B80" w:rsidP="00976B80">
      <w:pPr>
        <w:pStyle w:val="Code"/>
        <w:rPr>
          <w:rFonts w:hint="eastAsia"/>
        </w:rPr>
      </w:pPr>
      <w:r>
        <w:t xml:space="preserve">    super(vertexShaderPath, fragmentShaderPath);  // call super class constructor</w:t>
      </w:r>
    </w:p>
    <w:p w14:paraId="66A831AB" w14:textId="6EADFFE5" w:rsidR="00976B80" w:rsidDel="001B23DC" w:rsidRDefault="00976B80" w:rsidP="00976B80">
      <w:pPr>
        <w:pStyle w:val="Code"/>
        <w:rPr>
          <w:del w:id="2252" w:author="Kelvin Sung" w:date="2021-05-20T18:01:00Z"/>
          <w:rFonts w:hint="eastAsia"/>
        </w:rPr>
      </w:pPr>
    </w:p>
    <w:p w14:paraId="1D9A3F5F" w14:textId="77777777" w:rsidR="001B23DC" w:rsidRDefault="00976B80" w:rsidP="00976B80">
      <w:pPr>
        <w:pStyle w:val="Code"/>
        <w:rPr>
          <w:ins w:id="2253" w:author="Kelvin Sung" w:date="2021-05-20T18:01:00Z"/>
          <w:rFonts w:hint="eastAsia"/>
        </w:rPr>
      </w:pPr>
      <w:del w:id="2254" w:author="Kelvin Sung" w:date="2021-05-20T18:01:00Z">
        <w:r w:rsidDel="001B23DC">
          <w:delText xml:space="preserve">    </w:delText>
        </w:r>
      </w:del>
    </w:p>
    <w:p w14:paraId="5D865C63" w14:textId="417DD4B6" w:rsidR="00976B80" w:rsidDel="001B23DC" w:rsidRDefault="00976B80" w:rsidP="00976B80">
      <w:pPr>
        <w:pStyle w:val="Code"/>
        <w:rPr>
          <w:del w:id="2255" w:author="Kelvin Sung" w:date="2021-05-20T18:01:00Z"/>
          <w:rFonts w:hint="eastAsia"/>
        </w:rPr>
      </w:pPr>
      <w:r>
        <w:t xml:space="preserve">    this.mLights = null;  // lights from the Renderable</w:t>
      </w:r>
    </w:p>
    <w:p w14:paraId="6A7A8200" w14:textId="77777777" w:rsidR="001B23DC" w:rsidRDefault="00976B80" w:rsidP="00976B80">
      <w:pPr>
        <w:pStyle w:val="Code"/>
        <w:rPr>
          <w:ins w:id="2256" w:author="Kelvin Sung" w:date="2021-05-20T18:01:00Z"/>
          <w:rFonts w:hint="eastAsia"/>
        </w:rPr>
      </w:pPr>
      <w:del w:id="2257" w:author="Kelvin Sung" w:date="2021-05-20T18:01:00Z">
        <w:r w:rsidDel="001B23DC">
          <w:delText xml:space="preserve">    </w:delText>
        </w:r>
      </w:del>
    </w:p>
    <w:p w14:paraId="0693380E" w14:textId="1356229C" w:rsidR="00976B80" w:rsidRDefault="00976B80" w:rsidP="00976B80">
      <w:pPr>
        <w:pStyle w:val="Code"/>
        <w:rPr>
          <w:rFonts w:hint="eastAsia"/>
        </w:rPr>
      </w:pPr>
      <w:r>
        <w:t xml:space="preserve">    this.mCamera = null;  // the camera to draw for, required for WC to DC transform</w:t>
      </w:r>
    </w:p>
    <w:p w14:paraId="58DA2EC0" w14:textId="78DA3734" w:rsidR="00976B80" w:rsidDel="001B23DC" w:rsidRDefault="00976B80" w:rsidP="00976B80">
      <w:pPr>
        <w:pStyle w:val="Code"/>
        <w:rPr>
          <w:del w:id="2258" w:author="Kelvin Sung" w:date="2021-05-20T18:01:00Z"/>
          <w:rFonts w:hint="eastAsia"/>
        </w:rPr>
      </w:pPr>
    </w:p>
    <w:p w14:paraId="0BF0183B" w14:textId="77777777" w:rsidR="001B23DC" w:rsidRDefault="00976B80" w:rsidP="00976B80">
      <w:pPr>
        <w:pStyle w:val="Code"/>
        <w:rPr>
          <w:ins w:id="2259" w:author="Kelvin Sung" w:date="2021-05-20T18:01:00Z"/>
          <w:rFonts w:hint="eastAsia"/>
        </w:rPr>
      </w:pPr>
      <w:del w:id="2260" w:author="Kelvin Sung" w:date="2021-05-20T18:01:00Z">
        <w:r w:rsidDel="001B23DC">
          <w:delText xml:space="preserve">    </w:delText>
        </w:r>
      </w:del>
    </w:p>
    <w:p w14:paraId="45406865" w14:textId="14DE3640" w:rsidR="00976B80" w:rsidDel="001B23DC" w:rsidRDefault="00976B80" w:rsidP="00976B80">
      <w:pPr>
        <w:pStyle w:val="Code"/>
        <w:rPr>
          <w:del w:id="2261" w:author="Kelvin Sung" w:date="2021-05-20T18:01:00Z"/>
          <w:rFonts w:hint="eastAsia"/>
        </w:rPr>
      </w:pPr>
      <w:r>
        <w:t xml:space="preserve">    //*******WARNING***************</w:t>
      </w:r>
    </w:p>
    <w:p w14:paraId="7C18334A" w14:textId="77777777" w:rsidR="001B23DC" w:rsidRDefault="00976B80" w:rsidP="00976B80">
      <w:pPr>
        <w:pStyle w:val="Code"/>
        <w:rPr>
          <w:ins w:id="2262" w:author="Kelvin Sung" w:date="2021-05-20T18:01:00Z"/>
          <w:rFonts w:hint="eastAsia"/>
        </w:rPr>
      </w:pPr>
      <w:del w:id="2263" w:author="Kelvin Sung" w:date="2021-05-20T18:01:00Z">
        <w:r w:rsidDel="001B23DC">
          <w:delText xml:space="preserve">    </w:delText>
        </w:r>
      </w:del>
    </w:p>
    <w:p w14:paraId="52F1D311" w14:textId="47749FE2" w:rsidR="00976B80" w:rsidDel="001B23DC" w:rsidRDefault="00976B80" w:rsidP="00976B80">
      <w:pPr>
        <w:pStyle w:val="Code"/>
        <w:rPr>
          <w:del w:id="2264" w:author="Kelvin Sung" w:date="2021-05-20T18:01:00Z"/>
          <w:rFonts w:hint="eastAsia"/>
        </w:rPr>
      </w:pPr>
      <w:r>
        <w:t xml:space="preserve">    // this number MUST correspond to the GLSL uLight[] array size (for LightFS.glsl)</w:t>
      </w:r>
    </w:p>
    <w:p w14:paraId="4021B765" w14:textId="77777777" w:rsidR="001B23DC" w:rsidRDefault="00976B80" w:rsidP="00976B80">
      <w:pPr>
        <w:pStyle w:val="Code"/>
        <w:rPr>
          <w:ins w:id="2265" w:author="Kelvin Sung" w:date="2021-05-20T18:01:00Z"/>
          <w:rFonts w:hint="eastAsia"/>
        </w:rPr>
      </w:pPr>
      <w:del w:id="2266" w:author="Kelvin Sung" w:date="2021-05-20T18:01:00Z">
        <w:r w:rsidDel="001B23DC">
          <w:delText xml:space="preserve">    </w:delText>
        </w:r>
      </w:del>
    </w:p>
    <w:p w14:paraId="223B0DFE" w14:textId="688570C9" w:rsidR="00976B80" w:rsidDel="001B23DC" w:rsidRDefault="00976B80" w:rsidP="00976B80">
      <w:pPr>
        <w:pStyle w:val="Code"/>
        <w:rPr>
          <w:del w:id="2267" w:author="Kelvin Sung" w:date="2021-05-20T18:01:00Z"/>
          <w:rFonts w:hint="eastAsia"/>
        </w:rPr>
      </w:pPr>
      <w:r>
        <w:t xml:space="preserve">    //*******WARNING********************</w:t>
      </w:r>
    </w:p>
    <w:p w14:paraId="01959480" w14:textId="77777777" w:rsidR="001B23DC" w:rsidRDefault="00976B80" w:rsidP="00976B80">
      <w:pPr>
        <w:pStyle w:val="Code"/>
        <w:rPr>
          <w:ins w:id="2268" w:author="Kelvin Sung" w:date="2021-05-20T18:01:00Z"/>
          <w:rFonts w:hint="eastAsia"/>
        </w:rPr>
      </w:pPr>
      <w:del w:id="2269" w:author="Kelvin Sung" w:date="2021-05-20T18:01:00Z">
        <w:r w:rsidDel="001B23DC">
          <w:delText xml:space="preserve">    </w:delText>
        </w:r>
      </w:del>
    </w:p>
    <w:p w14:paraId="4E948271" w14:textId="626E9F01" w:rsidR="00976B80" w:rsidDel="001B23DC" w:rsidRDefault="00976B80" w:rsidP="00976B80">
      <w:pPr>
        <w:pStyle w:val="Code"/>
        <w:rPr>
          <w:del w:id="2270" w:author="Kelvin Sung" w:date="2021-05-20T18:01:00Z"/>
          <w:rFonts w:hint="eastAsia"/>
        </w:rPr>
      </w:pPr>
      <w:r>
        <w:t xml:space="preserve">    this.kGLSLuLightArraySize = 4;  // &lt;-- make sure this is the same as LightFS.glsl</w:t>
      </w:r>
    </w:p>
    <w:p w14:paraId="773003CB" w14:textId="77777777" w:rsidR="001B23DC" w:rsidRDefault="00976B80" w:rsidP="00976B80">
      <w:pPr>
        <w:pStyle w:val="Code"/>
        <w:rPr>
          <w:ins w:id="2271" w:author="Kelvin Sung" w:date="2021-05-20T18:01:00Z"/>
          <w:rFonts w:hint="eastAsia"/>
        </w:rPr>
      </w:pPr>
      <w:del w:id="2272" w:author="Kelvin Sung" w:date="2021-05-20T18:01:00Z">
        <w:r w:rsidDel="001B23DC">
          <w:delText xml:space="preserve">    </w:delText>
        </w:r>
      </w:del>
    </w:p>
    <w:p w14:paraId="325D1998" w14:textId="080E72D8" w:rsidR="00976B80" w:rsidDel="001B23DC" w:rsidRDefault="00976B80" w:rsidP="00976B80">
      <w:pPr>
        <w:pStyle w:val="Code"/>
        <w:rPr>
          <w:del w:id="2273" w:author="Kelvin Sung" w:date="2021-05-20T18:01:00Z"/>
          <w:rFonts w:hint="eastAsia"/>
        </w:rPr>
      </w:pPr>
      <w:r>
        <w:t xml:space="preserve">    this.mShaderLights = [];</w:t>
      </w:r>
    </w:p>
    <w:p w14:paraId="3510D62D" w14:textId="77777777" w:rsidR="001B23DC" w:rsidRDefault="00976B80" w:rsidP="00976B80">
      <w:pPr>
        <w:pStyle w:val="Code"/>
        <w:rPr>
          <w:ins w:id="2274" w:author="Kelvin Sung" w:date="2021-05-20T18:01:00Z"/>
          <w:rFonts w:hint="eastAsia"/>
        </w:rPr>
      </w:pPr>
      <w:del w:id="2275" w:author="Kelvin Sung" w:date="2021-05-20T18:01:00Z">
        <w:r w:rsidDel="001B23DC">
          <w:delText xml:space="preserve">    </w:delText>
        </w:r>
      </w:del>
    </w:p>
    <w:p w14:paraId="38ABAF51" w14:textId="61F546C0" w:rsidR="00976B80" w:rsidDel="001B23DC" w:rsidRDefault="00976B80" w:rsidP="00976B80">
      <w:pPr>
        <w:pStyle w:val="Code"/>
        <w:rPr>
          <w:del w:id="2276" w:author="Kelvin Sung" w:date="2021-05-20T18:01:00Z"/>
          <w:rFonts w:hint="eastAsia"/>
        </w:rPr>
      </w:pPr>
      <w:r>
        <w:t xml:space="preserve">    let i, ls;</w:t>
      </w:r>
    </w:p>
    <w:p w14:paraId="613D7315" w14:textId="77777777" w:rsidR="001B23DC" w:rsidRDefault="00976B80" w:rsidP="00976B80">
      <w:pPr>
        <w:pStyle w:val="Code"/>
        <w:rPr>
          <w:ins w:id="2277" w:author="Kelvin Sung" w:date="2021-05-20T18:01:00Z"/>
          <w:rFonts w:hint="eastAsia"/>
        </w:rPr>
      </w:pPr>
      <w:del w:id="2278" w:author="Kelvin Sung" w:date="2021-05-20T18:01:00Z">
        <w:r w:rsidDel="001B23DC">
          <w:delText xml:space="preserve">    </w:delText>
        </w:r>
      </w:del>
    </w:p>
    <w:p w14:paraId="2D717AC3" w14:textId="0D74E0C5" w:rsidR="00976B80" w:rsidDel="001B23DC" w:rsidRDefault="00976B80" w:rsidP="00976B80">
      <w:pPr>
        <w:pStyle w:val="Code"/>
        <w:rPr>
          <w:del w:id="2279" w:author="Kelvin Sung" w:date="2021-05-20T18:01:00Z"/>
          <w:rFonts w:hint="eastAsia"/>
        </w:rPr>
      </w:pPr>
      <w:r>
        <w:t xml:space="preserve">    for (i = 0; i &lt; this.kGLSLuLightArraySize; i++) {</w:t>
      </w:r>
    </w:p>
    <w:p w14:paraId="3B1E28B7" w14:textId="77777777" w:rsidR="001B23DC" w:rsidRDefault="00976B80" w:rsidP="00976B80">
      <w:pPr>
        <w:pStyle w:val="Code"/>
        <w:rPr>
          <w:ins w:id="2280" w:author="Kelvin Sung" w:date="2021-05-20T18:01:00Z"/>
          <w:rFonts w:hint="eastAsia"/>
        </w:rPr>
      </w:pPr>
      <w:del w:id="2281" w:author="Kelvin Sung" w:date="2021-05-20T18:01:00Z">
        <w:r w:rsidDel="001B23DC">
          <w:delText xml:space="preserve">    </w:delText>
        </w:r>
      </w:del>
    </w:p>
    <w:p w14:paraId="757F577D" w14:textId="0F0CD31E" w:rsidR="00976B80" w:rsidDel="001B23DC" w:rsidRDefault="00976B80" w:rsidP="00976B80">
      <w:pPr>
        <w:pStyle w:val="Code"/>
        <w:rPr>
          <w:del w:id="2282" w:author="Kelvin Sung" w:date="2021-05-20T18:01:00Z"/>
          <w:rFonts w:hint="eastAsia"/>
        </w:rPr>
      </w:pPr>
      <w:r>
        <w:t xml:space="preserve">        ls = new ShaderLightAt(this.mCompiledShader, i);</w:t>
      </w:r>
    </w:p>
    <w:p w14:paraId="35FD8E43" w14:textId="77777777" w:rsidR="001B23DC" w:rsidRDefault="00976B80" w:rsidP="00976B80">
      <w:pPr>
        <w:pStyle w:val="Code"/>
        <w:rPr>
          <w:ins w:id="2283" w:author="Kelvin Sung" w:date="2021-05-20T18:01:00Z"/>
          <w:rFonts w:hint="eastAsia"/>
        </w:rPr>
      </w:pPr>
      <w:del w:id="2284" w:author="Kelvin Sung" w:date="2021-05-20T18:01:00Z">
        <w:r w:rsidDel="001B23DC">
          <w:delText xml:space="preserve">    </w:delText>
        </w:r>
      </w:del>
    </w:p>
    <w:p w14:paraId="314C4FA5" w14:textId="5B476041" w:rsidR="00976B80" w:rsidDel="001B23DC" w:rsidRDefault="00976B80" w:rsidP="00976B80">
      <w:pPr>
        <w:pStyle w:val="Code"/>
        <w:rPr>
          <w:del w:id="2285" w:author="Kelvin Sung" w:date="2021-05-20T18:01:00Z"/>
          <w:rFonts w:hint="eastAsia"/>
        </w:rPr>
      </w:pPr>
      <w:r>
        <w:t xml:space="preserve">        this.mShaderLights.push(ls);</w:t>
      </w:r>
    </w:p>
    <w:p w14:paraId="494E52D2" w14:textId="77777777" w:rsidR="001B23DC" w:rsidRDefault="00976B80" w:rsidP="00976B80">
      <w:pPr>
        <w:pStyle w:val="Code"/>
        <w:rPr>
          <w:ins w:id="2286" w:author="Kelvin Sung" w:date="2021-05-20T18:01:00Z"/>
          <w:rFonts w:hint="eastAsia"/>
        </w:rPr>
      </w:pPr>
      <w:del w:id="2287" w:author="Kelvin Sung" w:date="2021-05-20T18:01:00Z">
        <w:r w:rsidDel="001B23DC">
          <w:delText xml:space="preserve">    </w:delText>
        </w:r>
      </w:del>
    </w:p>
    <w:p w14:paraId="579842E2" w14:textId="5CCC2857" w:rsidR="00976B80" w:rsidDel="001B23DC" w:rsidRDefault="00976B80" w:rsidP="00976B80">
      <w:pPr>
        <w:pStyle w:val="Code"/>
        <w:rPr>
          <w:del w:id="2288" w:author="Kelvin Sung" w:date="2021-05-20T18:01:00Z"/>
          <w:rFonts w:hint="eastAsia"/>
        </w:rPr>
      </w:pPr>
      <w:r>
        <w:t xml:space="preserve">    }</w:t>
      </w:r>
    </w:p>
    <w:p w14:paraId="3B4F6BF6" w14:textId="77777777" w:rsidR="001B23DC" w:rsidRDefault="00976B80" w:rsidP="00976B80">
      <w:pPr>
        <w:pStyle w:val="Code"/>
        <w:rPr>
          <w:ins w:id="2289" w:author="Kelvin Sung" w:date="2021-05-20T18:01:00Z"/>
          <w:rFonts w:hint="eastAsia"/>
        </w:rPr>
      </w:pPr>
      <w:del w:id="2290" w:author="Kelvin Sung" w:date="2021-05-20T18:01:00Z">
        <w:r w:rsidDel="001B23DC">
          <w:delText xml:space="preserve">    </w:delText>
        </w:r>
      </w:del>
    </w:p>
    <w:p w14:paraId="52F949CB" w14:textId="1F347A95" w:rsidR="00FD1303" w:rsidRPr="00FD1303" w:rsidRDefault="00976B80" w:rsidP="00976B80">
      <w:pPr>
        <w:pStyle w:val="Code"/>
        <w:rPr>
          <w:rFonts w:hint="eastAsia"/>
        </w:rPr>
      </w:pPr>
      <w:r>
        <w:lastRenderedPageBreak/>
        <w:t>}</w:t>
      </w:r>
    </w:p>
    <w:p w14:paraId="3143DBCB" w14:textId="482DA2F5" w:rsidR="004D6400" w:rsidDel="001B23DC" w:rsidRDefault="004D6400" w:rsidP="000D057D">
      <w:pPr>
        <w:pStyle w:val="NumList"/>
        <w:numPr>
          <w:ilvl w:val="0"/>
          <w:numId w:val="23"/>
        </w:numPr>
        <w:rPr>
          <w:del w:id="2291" w:author="Kelvin Sung" w:date="2021-05-20T18:01:00Z"/>
          <w:rFonts w:hint="eastAsia"/>
        </w:rPr>
      </w:pPr>
      <w:r w:rsidRPr="004D6400">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ins w:id="2292" w:author="Kelvin Sung" w:date="2021-05-22T11:02:00Z">
        <w:r w:rsidR="000F7461">
          <w:t xml:space="preserve">. For this reason, </w:t>
        </w:r>
      </w:ins>
      <w:del w:id="2293" w:author="Kelvin Sung" w:date="2021-05-22T11:02:00Z">
        <w:r w:rsidRPr="004D6400" w:rsidDel="000F7461">
          <w:delText>, and thus</w:delText>
        </w:r>
      </w:del>
      <w:r w:rsidRPr="004D6400">
        <w:t xml:space="preserve"> it is important to ensure all unused lights are switched off. This is ensured by the last while loop in the following code</w:t>
      </w:r>
      <w:ins w:id="2294" w:author="Kelvin Sung" w:date="2021-05-22T11:03:00Z">
        <w:r w:rsidR="000F7461">
          <w:t>.</w:t>
        </w:r>
      </w:ins>
      <w:del w:id="2295" w:author="Kelvin Sung" w:date="2021-05-22T11:03:00Z">
        <w:r w:rsidRPr="004D6400" w:rsidDel="000F7461">
          <w:delText>:</w:delText>
        </w:r>
      </w:del>
    </w:p>
    <w:p w14:paraId="4384D575" w14:textId="77777777" w:rsidR="001B23DC" w:rsidRDefault="00976B80" w:rsidP="000D057D">
      <w:pPr>
        <w:pStyle w:val="NumList"/>
        <w:numPr>
          <w:ilvl w:val="0"/>
          <w:numId w:val="23"/>
        </w:numPr>
        <w:rPr>
          <w:ins w:id="2296" w:author="Kelvin Sung" w:date="2021-05-20T18:01:00Z"/>
          <w:rFonts w:hint="eastAsia"/>
        </w:rPr>
      </w:pPr>
      <w:del w:id="2297" w:author="Kelvin Sung" w:date="2021-05-20T18:01:00Z">
        <w:r w:rsidDel="001B23DC">
          <w:delText xml:space="preserve">    </w:delText>
        </w:r>
      </w:del>
    </w:p>
    <w:p w14:paraId="1D502B8A" w14:textId="59FDB063" w:rsidR="00976B80" w:rsidDel="001B23DC" w:rsidRDefault="00976B80" w:rsidP="00976B80">
      <w:pPr>
        <w:pStyle w:val="Code"/>
        <w:rPr>
          <w:del w:id="2298" w:author="Kelvin Sung" w:date="2021-05-20T18:01:00Z"/>
          <w:rFonts w:hint="eastAsia"/>
        </w:rPr>
      </w:pPr>
      <w:r>
        <w:t>activate(pixelColor, trsMatrix, cameraMatrix) {</w:t>
      </w:r>
    </w:p>
    <w:p w14:paraId="525C3EA1" w14:textId="77777777" w:rsidR="001B23DC" w:rsidRDefault="00976B80" w:rsidP="00976B80">
      <w:pPr>
        <w:pStyle w:val="Code"/>
        <w:rPr>
          <w:ins w:id="2299" w:author="Kelvin Sung" w:date="2021-05-20T18:01:00Z"/>
          <w:rFonts w:hint="eastAsia"/>
        </w:rPr>
      </w:pPr>
      <w:del w:id="2300" w:author="Kelvin Sung" w:date="2021-05-20T18:01:00Z">
        <w:r w:rsidDel="001B23DC">
          <w:delText xml:space="preserve">    </w:delText>
        </w:r>
      </w:del>
    </w:p>
    <w:p w14:paraId="27A3076E" w14:textId="37DB8905" w:rsidR="00976B80" w:rsidDel="001B23DC" w:rsidRDefault="00976B80" w:rsidP="00976B80">
      <w:pPr>
        <w:pStyle w:val="Code"/>
        <w:rPr>
          <w:del w:id="2301" w:author="Kelvin Sung" w:date="2021-05-20T18:01:00Z"/>
          <w:rFonts w:hint="eastAsia"/>
        </w:rPr>
      </w:pPr>
      <w:r>
        <w:t xml:space="preserve">    // first call the super class's activate</w:t>
      </w:r>
    </w:p>
    <w:p w14:paraId="197E4E26" w14:textId="77777777" w:rsidR="001B23DC" w:rsidRDefault="00976B80" w:rsidP="00976B80">
      <w:pPr>
        <w:pStyle w:val="Code"/>
        <w:rPr>
          <w:ins w:id="2302" w:author="Kelvin Sung" w:date="2021-05-20T18:01:00Z"/>
          <w:rFonts w:hint="eastAsia"/>
        </w:rPr>
      </w:pPr>
      <w:del w:id="2303" w:author="Kelvin Sung" w:date="2021-05-20T18:01:00Z">
        <w:r w:rsidDel="001B23DC">
          <w:delText xml:space="preserve">    </w:delText>
        </w:r>
      </w:del>
    </w:p>
    <w:p w14:paraId="3460C693" w14:textId="7C24592F" w:rsidR="00976B80" w:rsidRDefault="00976B80" w:rsidP="00976B80">
      <w:pPr>
        <w:pStyle w:val="Code"/>
        <w:rPr>
          <w:rFonts w:hint="eastAsia"/>
        </w:rPr>
      </w:pPr>
      <w:r>
        <w:t xml:space="preserve">    super.activate(pixelColor, trsMatrix, cameraMatrix);</w:t>
      </w:r>
    </w:p>
    <w:p w14:paraId="7FAED768" w14:textId="1D88B4D7" w:rsidR="00976B80" w:rsidDel="001B23DC" w:rsidRDefault="00976B80" w:rsidP="00976B80">
      <w:pPr>
        <w:pStyle w:val="Code"/>
        <w:rPr>
          <w:del w:id="2304" w:author="Kelvin Sung" w:date="2021-05-20T18:01:00Z"/>
          <w:rFonts w:hint="eastAsia"/>
        </w:rPr>
      </w:pPr>
    </w:p>
    <w:p w14:paraId="0F842DD0" w14:textId="77777777" w:rsidR="001B23DC" w:rsidRDefault="00976B80" w:rsidP="00976B80">
      <w:pPr>
        <w:pStyle w:val="Code"/>
        <w:rPr>
          <w:ins w:id="2305" w:author="Kelvin Sung" w:date="2021-05-20T18:01:00Z"/>
          <w:rFonts w:hint="eastAsia"/>
        </w:rPr>
      </w:pPr>
      <w:del w:id="2306" w:author="Kelvin Sung" w:date="2021-05-20T18:01:00Z">
        <w:r w:rsidDel="001B23DC">
          <w:delText xml:space="preserve">    </w:delText>
        </w:r>
      </w:del>
    </w:p>
    <w:p w14:paraId="718AA119" w14:textId="5CDE3291" w:rsidR="00976B80" w:rsidDel="001B23DC" w:rsidRDefault="00976B80" w:rsidP="00976B80">
      <w:pPr>
        <w:pStyle w:val="Code"/>
        <w:rPr>
          <w:del w:id="2307" w:author="Kelvin Sung" w:date="2021-05-20T18:01:00Z"/>
          <w:rFonts w:hint="eastAsia"/>
        </w:rPr>
      </w:pPr>
      <w:r>
        <w:t xml:space="preserve">    // now push the light information to the shader</w:t>
      </w:r>
    </w:p>
    <w:p w14:paraId="5F0FBCB5" w14:textId="77777777" w:rsidR="001B23DC" w:rsidRDefault="00976B80" w:rsidP="00976B80">
      <w:pPr>
        <w:pStyle w:val="Code"/>
        <w:rPr>
          <w:ins w:id="2308" w:author="Kelvin Sung" w:date="2021-05-20T18:01:00Z"/>
          <w:rFonts w:hint="eastAsia"/>
        </w:rPr>
      </w:pPr>
      <w:del w:id="2309" w:author="Kelvin Sung" w:date="2021-05-20T18:01:00Z">
        <w:r w:rsidDel="001B23DC">
          <w:delText xml:space="preserve">    </w:delText>
        </w:r>
      </w:del>
    </w:p>
    <w:p w14:paraId="6E5320B5" w14:textId="79C744FE" w:rsidR="00976B80" w:rsidDel="001B23DC" w:rsidRDefault="00976B80" w:rsidP="00976B80">
      <w:pPr>
        <w:pStyle w:val="Code"/>
        <w:rPr>
          <w:del w:id="2310" w:author="Kelvin Sung" w:date="2021-05-20T18:01:00Z"/>
          <w:rFonts w:hint="eastAsia"/>
        </w:rPr>
      </w:pPr>
      <w:r>
        <w:t xml:space="preserve">    let numLight = 0;</w:t>
      </w:r>
    </w:p>
    <w:p w14:paraId="03E01A3F" w14:textId="77777777" w:rsidR="001B23DC" w:rsidRDefault="00976B80" w:rsidP="00976B80">
      <w:pPr>
        <w:pStyle w:val="Code"/>
        <w:rPr>
          <w:ins w:id="2311" w:author="Kelvin Sung" w:date="2021-05-20T18:01:00Z"/>
          <w:rFonts w:hint="eastAsia"/>
        </w:rPr>
      </w:pPr>
      <w:del w:id="2312" w:author="Kelvin Sung" w:date="2021-05-20T18:01:00Z">
        <w:r w:rsidDel="001B23DC">
          <w:delText xml:space="preserve">    </w:delText>
        </w:r>
      </w:del>
    </w:p>
    <w:p w14:paraId="061ABDDD" w14:textId="475B95C3" w:rsidR="00976B80" w:rsidDel="001B23DC" w:rsidRDefault="00976B80" w:rsidP="00976B80">
      <w:pPr>
        <w:pStyle w:val="Code"/>
        <w:rPr>
          <w:del w:id="2313" w:author="Kelvin Sung" w:date="2021-05-20T18:01:00Z"/>
          <w:rFonts w:hint="eastAsia"/>
        </w:rPr>
      </w:pPr>
      <w:r>
        <w:t xml:space="preserve">    if (this.mLights !== null) {</w:t>
      </w:r>
    </w:p>
    <w:p w14:paraId="08EFF5C6" w14:textId="77777777" w:rsidR="001B23DC" w:rsidRDefault="00976B80" w:rsidP="00976B80">
      <w:pPr>
        <w:pStyle w:val="Code"/>
        <w:rPr>
          <w:ins w:id="2314" w:author="Kelvin Sung" w:date="2021-05-20T18:01:00Z"/>
          <w:rFonts w:hint="eastAsia"/>
        </w:rPr>
      </w:pPr>
      <w:del w:id="2315" w:author="Kelvin Sung" w:date="2021-05-20T18:01:00Z">
        <w:r w:rsidDel="001B23DC">
          <w:delText xml:space="preserve">    </w:delText>
        </w:r>
      </w:del>
    </w:p>
    <w:p w14:paraId="4AF26F5F" w14:textId="78B451CB" w:rsidR="00976B80" w:rsidDel="001B23DC" w:rsidRDefault="00976B80" w:rsidP="00976B80">
      <w:pPr>
        <w:pStyle w:val="Code"/>
        <w:rPr>
          <w:del w:id="2316" w:author="Kelvin Sung" w:date="2021-05-20T18:01:00Z"/>
          <w:rFonts w:hint="eastAsia"/>
        </w:rPr>
      </w:pPr>
      <w:r>
        <w:t xml:space="preserve">        while (numLight &lt; this.mLights.length) {</w:t>
      </w:r>
    </w:p>
    <w:p w14:paraId="3C965DED" w14:textId="77777777" w:rsidR="001B23DC" w:rsidRDefault="00976B80" w:rsidP="00976B80">
      <w:pPr>
        <w:pStyle w:val="Code"/>
        <w:rPr>
          <w:ins w:id="2317" w:author="Kelvin Sung" w:date="2021-05-20T18:01:00Z"/>
          <w:rFonts w:hint="eastAsia"/>
        </w:rPr>
      </w:pPr>
      <w:del w:id="2318" w:author="Kelvin Sung" w:date="2021-05-20T18:01:00Z">
        <w:r w:rsidDel="001B23DC">
          <w:delText xml:space="preserve">    </w:delText>
        </w:r>
      </w:del>
    </w:p>
    <w:p w14:paraId="51A7702B" w14:textId="6F9E25F6" w:rsidR="00976B80" w:rsidDel="001B23DC" w:rsidRDefault="00976B80" w:rsidP="00976B80">
      <w:pPr>
        <w:pStyle w:val="Code"/>
        <w:rPr>
          <w:del w:id="2319" w:author="Kelvin Sung" w:date="2021-05-20T18:01:00Z"/>
          <w:rFonts w:hint="eastAsia"/>
        </w:rPr>
      </w:pPr>
      <w:r>
        <w:t xml:space="preserve">            this.mShaderLights[numLight].loadToShader(this.mCamera, this.mLights[numLight]);</w:t>
      </w:r>
    </w:p>
    <w:p w14:paraId="5F3CEECE" w14:textId="77777777" w:rsidR="001B23DC" w:rsidRDefault="00976B80" w:rsidP="00976B80">
      <w:pPr>
        <w:pStyle w:val="Code"/>
        <w:rPr>
          <w:ins w:id="2320" w:author="Kelvin Sung" w:date="2021-05-20T18:01:00Z"/>
          <w:rFonts w:hint="eastAsia"/>
        </w:rPr>
      </w:pPr>
      <w:del w:id="2321" w:author="Kelvin Sung" w:date="2021-05-20T18:01:00Z">
        <w:r w:rsidDel="001B23DC">
          <w:delText xml:space="preserve">    </w:delText>
        </w:r>
      </w:del>
    </w:p>
    <w:p w14:paraId="1F87079A" w14:textId="3FA24B86" w:rsidR="00976B80" w:rsidDel="001B23DC" w:rsidRDefault="00976B80" w:rsidP="00976B80">
      <w:pPr>
        <w:pStyle w:val="Code"/>
        <w:rPr>
          <w:del w:id="2322" w:author="Kelvin Sung" w:date="2021-05-20T18:01:00Z"/>
          <w:rFonts w:hint="eastAsia"/>
        </w:rPr>
      </w:pPr>
      <w:r>
        <w:t xml:space="preserve">            numLight++;</w:t>
      </w:r>
    </w:p>
    <w:p w14:paraId="14992B9D" w14:textId="77777777" w:rsidR="001B23DC" w:rsidRDefault="00976B80" w:rsidP="00976B80">
      <w:pPr>
        <w:pStyle w:val="Code"/>
        <w:rPr>
          <w:ins w:id="2323" w:author="Kelvin Sung" w:date="2021-05-20T18:01:00Z"/>
          <w:rFonts w:hint="eastAsia"/>
        </w:rPr>
      </w:pPr>
      <w:del w:id="2324" w:author="Kelvin Sung" w:date="2021-05-20T18:01:00Z">
        <w:r w:rsidDel="001B23DC">
          <w:delText xml:space="preserve">    </w:delText>
        </w:r>
      </w:del>
    </w:p>
    <w:p w14:paraId="1A3B5A97" w14:textId="532AEB0B" w:rsidR="00976B80" w:rsidDel="001B23DC" w:rsidRDefault="00976B80" w:rsidP="00976B80">
      <w:pPr>
        <w:pStyle w:val="Code"/>
        <w:rPr>
          <w:del w:id="2325" w:author="Kelvin Sung" w:date="2021-05-20T18:01:00Z"/>
          <w:rFonts w:hint="eastAsia"/>
        </w:rPr>
      </w:pPr>
      <w:r>
        <w:t xml:space="preserve">        }</w:t>
      </w:r>
    </w:p>
    <w:p w14:paraId="6928D624" w14:textId="77777777" w:rsidR="001B23DC" w:rsidRDefault="00976B80" w:rsidP="00976B80">
      <w:pPr>
        <w:pStyle w:val="Code"/>
        <w:rPr>
          <w:ins w:id="2326" w:author="Kelvin Sung" w:date="2021-05-20T18:01:00Z"/>
          <w:rFonts w:hint="eastAsia"/>
        </w:rPr>
      </w:pPr>
      <w:del w:id="2327" w:author="Kelvin Sung" w:date="2021-05-20T18:01:00Z">
        <w:r w:rsidDel="001B23DC">
          <w:delText xml:space="preserve">    </w:delText>
        </w:r>
      </w:del>
    </w:p>
    <w:p w14:paraId="720F1CCF" w14:textId="5EAC229B" w:rsidR="00976B80" w:rsidDel="001B23DC" w:rsidRDefault="00976B80" w:rsidP="00976B80">
      <w:pPr>
        <w:pStyle w:val="Code"/>
        <w:rPr>
          <w:del w:id="2328" w:author="Kelvin Sung" w:date="2021-05-20T18:01:00Z"/>
          <w:rFonts w:hint="eastAsia"/>
        </w:rPr>
      </w:pPr>
      <w:r>
        <w:t xml:space="preserve">    }</w:t>
      </w:r>
    </w:p>
    <w:p w14:paraId="1B46AF64" w14:textId="77777777" w:rsidR="001B23DC" w:rsidRDefault="00976B80" w:rsidP="00976B80">
      <w:pPr>
        <w:pStyle w:val="Code"/>
        <w:rPr>
          <w:ins w:id="2329" w:author="Kelvin Sung" w:date="2021-05-20T18:01:00Z"/>
          <w:rFonts w:hint="eastAsia"/>
        </w:rPr>
      </w:pPr>
      <w:del w:id="2330" w:author="Kelvin Sung" w:date="2021-05-20T18:01:00Z">
        <w:r w:rsidDel="001B23DC">
          <w:delText xml:space="preserve">    </w:delText>
        </w:r>
      </w:del>
    </w:p>
    <w:p w14:paraId="48D115C1" w14:textId="01C35A30" w:rsidR="00976B80" w:rsidDel="001B23DC" w:rsidRDefault="00976B80" w:rsidP="00976B80">
      <w:pPr>
        <w:pStyle w:val="Code"/>
        <w:rPr>
          <w:del w:id="2331" w:author="Kelvin Sung" w:date="2021-05-20T18:01:00Z"/>
          <w:rFonts w:hint="eastAsia"/>
        </w:rPr>
      </w:pPr>
      <w:r>
        <w:t xml:space="preserve">    // switch off the left over ones.</w:t>
      </w:r>
    </w:p>
    <w:p w14:paraId="23F92482" w14:textId="77777777" w:rsidR="001B23DC" w:rsidRDefault="00976B80" w:rsidP="00976B80">
      <w:pPr>
        <w:pStyle w:val="Code"/>
        <w:rPr>
          <w:ins w:id="2332" w:author="Kelvin Sung" w:date="2021-05-20T18:01:00Z"/>
          <w:rFonts w:hint="eastAsia"/>
        </w:rPr>
      </w:pPr>
      <w:del w:id="2333" w:author="Kelvin Sung" w:date="2021-05-20T18:01:00Z">
        <w:r w:rsidDel="001B23DC">
          <w:delText xml:space="preserve">    </w:delText>
        </w:r>
      </w:del>
    </w:p>
    <w:p w14:paraId="183C5DF7" w14:textId="27FA4FE4" w:rsidR="00976B80" w:rsidDel="001B23DC" w:rsidRDefault="00976B80" w:rsidP="00976B80">
      <w:pPr>
        <w:pStyle w:val="Code"/>
        <w:rPr>
          <w:del w:id="2334" w:author="Kelvin Sung" w:date="2021-05-20T18:01:00Z"/>
          <w:rFonts w:hint="eastAsia"/>
        </w:rPr>
      </w:pPr>
      <w:r>
        <w:t xml:space="preserve">    while (numLight &lt; this.kGLSLuLightArraySize) {</w:t>
      </w:r>
    </w:p>
    <w:p w14:paraId="15469CF6" w14:textId="77777777" w:rsidR="001B23DC" w:rsidRDefault="00976B80" w:rsidP="00976B80">
      <w:pPr>
        <w:pStyle w:val="Code"/>
        <w:rPr>
          <w:ins w:id="2335" w:author="Kelvin Sung" w:date="2021-05-20T18:01:00Z"/>
          <w:rFonts w:hint="eastAsia"/>
        </w:rPr>
      </w:pPr>
      <w:del w:id="2336" w:author="Kelvin Sung" w:date="2021-05-20T18:01:00Z">
        <w:r w:rsidDel="001B23DC">
          <w:delText xml:space="preserve">    </w:delText>
        </w:r>
      </w:del>
    </w:p>
    <w:p w14:paraId="5EED7FD4" w14:textId="51004CCD" w:rsidR="00976B80" w:rsidDel="001B23DC" w:rsidRDefault="00976B80" w:rsidP="00976B80">
      <w:pPr>
        <w:pStyle w:val="Code"/>
        <w:rPr>
          <w:del w:id="2337" w:author="Kelvin Sung" w:date="2021-05-20T18:01:00Z"/>
          <w:rFonts w:hint="eastAsia"/>
        </w:rPr>
      </w:pPr>
      <w:r>
        <w:t xml:space="preserve">        this.mShaderLights[numLight].switchOffLight(); // switch off unused lights</w:t>
      </w:r>
    </w:p>
    <w:p w14:paraId="79ADE52D" w14:textId="77777777" w:rsidR="001B23DC" w:rsidRDefault="00976B80" w:rsidP="00976B80">
      <w:pPr>
        <w:pStyle w:val="Code"/>
        <w:rPr>
          <w:ins w:id="2338" w:author="Kelvin Sung" w:date="2021-05-20T18:01:00Z"/>
          <w:rFonts w:hint="eastAsia"/>
        </w:rPr>
      </w:pPr>
      <w:del w:id="2339" w:author="Kelvin Sung" w:date="2021-05-20T18:01:00Z">
        <w:r w:rsidDel="001B23DC">
          <w:delText xml:space="preserve">    </w:delText>
        </w:r>
      </w:del>
    </w:p>
    <w:p w14:paraId="584DE392" w14:textId="1F3DE703" w:rsidR="00976B80" w:rsidDel="001B23DC" w:rsidRDefault="00976B80" w:rsidP="00976B80">
      <w:pPr>
        <w:pStyle w:val="Code"/>
        <w:rPr>
          <w:del w:id="2340" w:author="Kelvin Sung" w:date="2021-05-20T18:01:00Z"/>
          <w:rFonts w:hint="eastAsia"/>
        </w:rPr>
      </w:pPr>
      <w:r>
        <w:t xml:space="preserve">        numLight++;</w:t>
      </w:r>
    </w:p>
    <w:p w14:paraId="772B73EA" w14:textId="77777777" w:rsidR="001B23DC" w:rsidRDefault="00976B80" w:rsidP="00976B80">
      <w:pPr>
        <w:pStyle w:val="Code"/>
        <w:rPr>
          <w:ins w:id="2341" w:author="Kelvin Sung" w:date="2021-05-20T18:01:00Z"/>
          <w:rFonts w:hint="eastAsia"/>
        </w:rPr>
      </w:pPr>
      <w:del w:id="2342" w:author="Kelvin Sung" w:date="2021-05-20T18:01:00Z">
        <w:r w:rsidDel="001B23DC">
          <w:delText xml:space="preserve">    </w:delText>
        </w:r>
      </w:del>
    </w:p>
    <w:p w14:paraId="3F204609" w14:textId="590AC421" w:rsidR="00976B80" w:rsidDel="001B23DC" w:rsidRDefault="00976B80" w:rsidP="00976B80">
      <w:pPr>
        <w:pStyle w:val="Code"/>
        <w:rPr>
          <w:del w:id="2343" w:author="Kelvin Sung" w:date="2021-05-20T18:01:00Z"/>
          <w:rFonts w:hint="eastAsia"/>
        </w:rPr>
      </w:pPr>
      <w:r>
        <w:t xml:space="preserve">    }</w:t>
      </w:r>
    </w:p>
    <w:p w14:paraId="2D8E3272" w14:textId="77777777" w:rsidR="001B23DC" w:rsidRDefault="00976B80" w:rsidP="00976B80">
      <w:pPr>
        <w:pStyle w:val="Code"/>
        <w:rPr>
          <w:ins w:id="2344" w:author="Kelvin Sung" w:date="2021-05-20T18:01:00Z"/>
          <w:rFonts w:hint="eastAsia"/>
        </w:rPr>
      </w:pPr>
      <w:del w:id="2345" w:author="Kelvin Sung" w:date="2021-05-20T18:01:00Z">
        <w:r w:rsidDel="001B23DC">
          <w:delText xml:space="preserve">    </w:delText>
        </w:r>
      </w:del>
    </w:p>
    <w:p w14:paraId="20E4C1D9" w14:textId="0D130407" w:rsidR="00FD1303" w:rsidRPr="004D6400" w:rsidRDefault="00976B80" w:rsidP="00976B80">
      <w:pPr>
        <w:pStyle w:val="Code"/>
        <w:rPr>
          <w:rFonts w:hint="eastAsia"/>
        </w:rPr>
      </w:pPr>
      <w:r>
        <w:t>}</w:t>
      </w:r>
    </w:p>
    <w:p w14:paraId="0B37C983" w14:textId="0E9E8EF3" w:rsidR="004D6400" w:rsidDel="001B23DC" w:rsidRDefault="004D6400" w:rsidP="000D057D">
      <w:pPr>
        <w:pStyle w:val="NumList"/>
        <w:numPr>
          <w:ilvl w:val="0"/>
          <w:numId w:val="23"/>
        </w:numPr>
        <w:rPr>
          <w:del w:id="2346" w:author="Kelvin Sung" w:date="2021-05-20T18:01:00Z"/>
          <w:rFonts w:hint="eastAsia"/>
        </w:rPr>
      </w:pPr>
      <w:del w:id="2347" w:author="Kelvin Sung" w:date="2021-05-22T11:04:00Z">
        <w:r w:rsidRPr="004D6400" w:rsidDel="000F59E9">
          <w:delText xml:space="preserve">Make </w:delText>
        </w:r>
      </w:del>
      <w:ins w:id="2348" w:author="Kelvin Sung" w:date="2021-05-22T11:04:00Z">
        <w:r w:rsidR="000F59E9">
          <w:t>Rename</w:t>
        </w:r>
        <w:r w:rsidR="000F59E9" w:rsidRPr="004D6400">
          <w:t xml:space="preserve"> </w:t>
        </w:r>
      </w:ins>
      <w:del w:id="2349" w:author="Kelvin Sung" w:date="2021-05-22T11:04:00Z">
        <w:r w:rsidRPr="004D6400" w:rsidDel="000F59E9">
          <w:delText xml:space="preserve">a simple modification to </w:delText>
        </w:r>
      </w:del>
      <w:r w:rsidRPr="004D6400">
        <w:t xml:space="preserve">the </w:t>
      </w:r>
      <w:proofErr w:type="spellStart"/>
      <w:proofErr w:type="gramStart"/>
      <w:r w:rsidR="00B71F1B" w:rsidRPr="00B71F1B">
        <w:rPr>
          <w:rStyle w:val="CodeInline"/>
        </w:rPr>
        <w:t>setCameraAndLight</w:t>
      </w:r>
      <w:proofErr w:type="spellEnd"/>
      <w:r w:rsidRPr="00B71F1B">
        <w:rPr>
          <w:rStyle w:val="CodeInline"/>
        </w:rPr>
        <w:t>(</w:t>
      </w:r>
      <w:proofErr w:type="gramEnd"/>
      <w:r w:rsidRPr="00B71F1B">
        <w:rPr>
          <w:rStyle w:val="CodeInline"/>
        </w:rPr>
        <w:t>)</w:t>
      </w:r>
      <w:r w:rsidRPr="004D6400">
        <w:t xml:space="preserve"> function </w:t>
      </w:r>
      <w:del w:id="2350" w:author="Kelvin Sung" w:date="2021-05-22T11:04:00Z">
        <w:r w:rsidRPr="004D6400" w:rsidDel="000F59E9">
          <w:delText xml:space="preserve">so that it becomes </w:delText>
        </w:r>
      </w:del>
      <w:ins w:id="2351" w:author="Kelvin Sung" w:date="2021-05-22T11:04:00Z">
        <w:r w:rsidR="000F59E9">
          <w:t xml:space="preserve">to </w:t>
        </w:r>
      </w:ins>
      <w:proofErr w:type="spellStart"/>
      <w:r w:rsidR="00B71F1B" w:rsidRPr="00B71F1B">
        <w:rPr>
          <w:rStyle w:val="CodeInline"/>
        </w:rPr>
        <w:t>setCameraAndLights</w:t>
      </w:r>
      <w:proofErr w:type="spellEnd"/>
      <w:r w:rsidRPr="00B71F1B">
        <w:rPr>
          <w:rStyle w:val="CodeInline"/>
        </w:rPr>
        <w:t>()</w:t>
      </w:r>
      <w:del w:id="2352" w:author="Kelvin Sung" w:date="2021-05-22T11:04:00Z">
        <w:r w:rsidRPr="004D6400" w:rsidDel="000F59E9">
          <w:delText xml:space="preserve"> a</w:delText>
        </w:r>
      </w:del>
      <w:ins w:id="2353" w:author="Kelvin Sung" w:date="2021-05-22T11:04:00Z">
        <w:r w:rsidR="000F59E9">
          <w:t xml:space="preserve">, in addition to setting the corresponding variables, check to ensure </w:t>
        </w:r>
      </w:ins>
      <w:ins w:id="2354" w:author="Kelvin Sung" w:date="2021-05-22T11:05:00Z">
        <w:r w:rsidR="0055286C">
          <w:t xml:space="preserve">that </w:t>
        </w:r>
      </w:ins>
      <w:ins w:id="2355" w:author="Kelvin Sung" w:date="2021-05-22T11:06:00Z">
        <w:r w:rsidR="0055286C">
          <w:t>the light array size is not greater th</w:t>
        </w:r>
      </w:ins>
      <w:ins w:id="2356" w:author="Kelvin Sung" w:date="2021-05-22T11:07:00Z">
        <w:r w:rsidR="00006CB3">
          <w:t>a</w:t>
        </w:r>
      </w:ins>
      <w:ins w:id="2357" w:author="Kelvin Sung" w:date="2021-05-22T11:06:00Z">
        <w:r w:rsidR="0055286C">
          <w:t xml:space="preserve">n the defined array size in the </w:t>
        </w:r>
        <w:proofErr w:type="spellStart"/>
        <w:r w:rsidR="0055286C" w:rsidRPr="0055286C">
          <w:rPr>
            <w:rStyle w:val="CodeInline"/>
            <w:rFonts w:hint="eastAsia"/>
            <w:rPrChange w:id="2358" w:author="Kelvin Sung" w:date="2021-05-22T11:06:00Z">
              <w:rPr>
                <w:rFonts w:hint="eastAsia"/>
              </w:rPr>
            </w:rPrChange>
          </w:rPr>
          <w:t>light_fs</w:t>
        </w:r>
        <w:proofErr w:type="spellEnd"/>
        <w:r w:rsidR="0055286C">
          <w:t xml:space="preserve"> fragment shader. </w:t>
        </w:r>
      </w:ins>
      <w:ins w:id="2359" w:author="Kelvin Sung" w:date="2021-05-22T11:05:00Z">
        <w:r w:rsidR="0055286C">
          <w:t xml:space="preserve">Lastly, </w:t>
        </w:r>
      </w:ins>
      <w:del w:id="2360" w:author="Kelvin Sung" w:date="2021-05-22T11:05:00Z">
        <w:r w:rsidRPr="004D6400" w:rsidDel="0055286C">
          <w:delText>nd handles the array rather than the single light</w:delText>
        </w:r>
        <w:r w:rsidR="00FD1303" w:rsidDel="0055286C">
          <w:delText>.</w:delText>
        </w:r>
        <w:r w:rsidR="00B71F1B" w:rsidDel="0055286C">
          <w:delText xml:space="preserve"> R</w:delText>
        </w:r>
      </w:del>
      <w:ins w:id="2361" w:author="Kelvin Sung" w:date="2021-05-22T11:05:00Z">
        <w:r w:rsidR="0055286C">
          <w:t>r</w:t>
        </w:r>
      </w:ins>
      <w:r w:rsidR="00B71F1B">
        <w:t xml:space="preserve">emember to update </w:t>
      </w:r>
      <w:del w:id="2362" w:author="Kelvin Sung" w:date="2021-05-22T11:07:00Z">
        <w:r w:rsidR="00B71F1B" w:rsidDel="00D34D10">
          <w:delText xml:space="preserve">any </w:delText>
        </w:r>
      </w:del>
      <w:ins w:id="2363" w:author="Kelvin Sung" w:date="2021-05-22T11:07:00Z">
        <w:r w:rsidR="00D34D10">
          <w:t xml:space="preserve">the </w:t>
        </w:r>
      </w:ins>
      <w:r w:rsidR="00B71F1B">
        <w:t xml:space="preserve">corresponding function </w:t>
      </w:r>
      <w:del w:id="2364" w:author="Kelvin Sung" w:date="2021-05-22T11:05:00Z">
        <w:r w:rsidR="00B71F1B" w:rsidDel="0055286C">
          <w:delText xml:space="preserve">calls </w:delText>
        </w:r>
      </w:del>
      <w:ins w:id="2365" w:author="Kelvin Sung" w:date="2021-05-22T11:05:00Z">
        <w:r w:rsidR="0055286C">
          <w:t xml:space="preserve">name </w:t>
        </w:r>
      </w:ins>
      <w:del w:id="2366" w:author="Kelvin Sung" w:date="2021-05-22T11:05:00Z">
        <w:r w:rsidR="00B71F1B" w:rsidDel="0055286C">
          <w:delText xml:space="preserve">such as </w:delText>
        </w:r>
      </w:del>
      <w:r w:rsidR="00B71F1B">
        <w:t xml:space="preserve">in </w:t>
      </w:r>
      <w:r w:rsidR="00B71F1B" w:rsidRPr="00B71F1B">
        <w:rPr>
          <w:rStyle w:val="CodeInline"/>
        </w:rPr>
        <w:t>sprite_shader.js</w:t>
      </w:r>
      <w:r w:rsidR="00B71F1B">
        <w:t>.</w:t>
      </w:r>
    </w:p>
    <w:p w14:paraId="29749371" w14:textId="77777777" w:rsidR="001B23DC" w:rsidRDefault="00B71F1B" w:rsidP="000D057D">
      <w:pPr>
        <w:pStyle w:val="NumList"/>
        <w:numPr>
          <w:ilvl w:val="0"/>
          <w:numId w:val="23"/>
        </w:numPr>
        <w:rPr>
          <w:ins w:id="2367" w:author="Kelvin Sung" w:date="2021-05-20T18:01:00Z"/>
          <w:rFonts w:hint="eastAsia"/>
        </w:rPr>
      </w:pPr>
      <w:del w:id="2368" w:author="Kelvin Sung" w:date="2021-05-20T18:01:00Z">
        <w:r w:rsidDel="001B23DC">
          <w:delText xml:space="preserve">    </w:delText>
        </w:r>
      </w:del>
    </w:p>
    <w:p w14:paraId="4ABA1013" w14:textId="78491F1A" w:rsidR="00B71F1B" w:rsidDel="001B23DC" w:rsidRDefault="00B71F1B" w:rsidP="00B71F1B">
      <w:pPr>
        <w:pStyle w:val="Code"/>
        <w:rPr>
          <w:del w:id="2369" w:author="Kelvin Sung" w:date="2021-05-20T18:01:00Z"/>
          <w:rFonts w:hint="eastAsia"/>
        </w:rPr>
      </w:pPr>
      <w:r>
        <w:t>setCameraAndLights(c, l) {</w:t>
      </w:r>
    </w:p>
    <w:p w14:paraId="0125D389" w14:textId="77777777" w:rsidR="001B23DC" w:rsidRDefault="00B71F1B" w:rsidP="00B71F1B">
      <w:pPr>
        <w:pStyle w:val="Code"/>
        <w:rPr>
          <w:ins w:id="2370" w:author="Kelvin Sung" w:date="2021-05-20T18:01:00Z"/>
          <w:rFonts w:hint="eastAsia"/>
        </w:rPr>
      </w:pPr>
      <w:del w:id="2371" w:author="Kelvin Sung" w:date="2021-05-20T18:01:00Z">
        <w:r w:rsidDel="001B23DC">
          <w:delText xml:space="preserve">    </w:delText>
        </w:r>
      </w:del>
    </w:p>
    <w:p w14:paraId="5F077A33" w14:textId="2330DD61" w:rsidR="00B71F1B" w:rsidDel="001B23DC" w:rsidRDefault="00B71F1B" w:rsidP="00B71F1B">
      <w:pPr>
        <w:pStyle w:val="Code"/>
        <w:rPr>
          <w:del w:id="2372" w:author="Kelvin Sung" w:date="2021-05-20T18:01:00Z"/>
          <w:rFonts w:hint="eastAsia"/>
        </w:rPr>
      </w:pPr>
      <w:r>
        <w:t xml:space="preserve">    this.mCamera = c;</w:t>
      </w:r>
    </w:p>
    <w:p w14:paraId="165EDBF3" w14:textId="77777777" w:rsidR="001B23DC" w:rsidRDefault="00B71F1B" w:rsidP="00B71F1B">
      <w:pPr>
        <w:pStyle w:val="Code"/>
        <w:rPr>
          <w:ins w:id="2373" w:author="Kelvin Sung" w:date="2021-05-20T18:01:00Z"/>
          <w:rFonts w:hint="eastAsia"/>
        </w:rPr>
      </w:pPr>
      <w:del w:id="2374" w:author="Kelvin Sung" w:date="2021-05-20T18:01:00Z">
        <w:r w:rsidDel="001B23DC">
          <w:delText xml:space="preserve">    </w:delText>
        </w:r>
      </w:del>
    </w:p>
    <w:p w14:paraId="3CE7D370" w14:textId="5028BDCC" w:rsidR="00B71F1B" w:rsidDel="001B23DC" w:rsidRDefault="00B71F1B" w:rsidP="00B71F1B">
      <w:pPr>
        <w:pStyle w:val="Code"/>
        <w:rPr>
          <w:del w:id="2375" w:author="Kelvin Sung" w:date="2021-05-20T18:01:00Z"/>
          <w:rFonts w:hint="eastAsia"/>
        </w:rPr>
      </w:pPr>
      <w:r>
        <w:t xml:space="preserve">    this.mLights = l;</w:t>
      </w:r>
    </w:p>
    <w:p w14:paraId="75E0C77F" w14:textId="77777777" w:rsidR="001B23DC" w:rsidRDefault="00B71F1B" w:rsidP="00B71F1B">
      <w:pPr>
        <w:pStyle w:val="Code"/>
        <w:rPr>
          <w:ins w:id="2376" w:author="Kelvin Sung" w:date="2021-05-20T18:01:00Z"/>
          <w:rFonts w:hint="eastAsia"/>
        </w:rPr>
      </w:pPr>
      <w:del w:id="2377" w:author="Kelvin Sung" w:date="2021-05-20T18:01:00Z">
        <w:r w:rsidDel="001B23DC">
          <w:delText xml:space="preserve">    </w:delText>
        </w:r>
      </w:del>
    </w:p>
    <w:p w14:paraId="24A75285" w14:textId="4B523990" w:rsidR="00B71F1B" w:rsidDel="001B23DC" w:rsidRDefault="00B71F1B" w:rsidP="00B71F1B">
      <w:pPr>
        <w:pStyle w:val="Code"/>
        <w:rPr>
          <w:del w:id="2378" w:author="Kelvin Sung" w:date="2021-05-20T18:01:00Z"/>
          <w:rFonts w:hint="eastAsia"/>
        </w:rPr>
      </w:pPr>
      <w:r>
        <w:t xml:space="preserve">    if (this.mLights.length &gt; this.kGLSLuLightArraySize)</w:t>
      </w:r>
    </w:p>
    <w:p w14:paraId="734CCCAA" w14:textId="77777777" w:rsidR="001B23DC" w:rsidRDefault="00B71F1B" w:rsidP="00B71F1B">
      <w:pPr>
        <w:pStyle w:val="Code"/>
        <w:rPr>
          <w:ins w:id="2379" w:author="Kelvin Sung" w:date="2021-05-20T18:01:00Z"/>
          <w:rFonts w:hint="eastAsia"/>
        </w:rPr>
      </w:pPr>
      <w:del w:id="2380" w:author="Kelvin Sung" w:date="2021-05-20T18:01:00Z">
        <w:r w:rsidDel="001B23DC">
          <w:delText xml:space="preserve">    </w:delText>
        </w:r>
      </w:del>
    </w:p>
    <w:p w14:paraId="42158232" w14:textId="34C5EDC5" w:rsidR="00B71F1B" w:rsidDel="001B23DC" w:rsidRDefault="00B71F1B" w:rsidP="00B71F1B">
      <w:pPr>
        <w:pStyle w:val="Code"/>
        <w:rPr>
          <w:del w:id="2381" w:author="Kelvin Sung" w:date="2021-05-20T18:01:00Z"/>
          <w:rFonts w:hint="eastAsia"/>
        </w:rPr>
      </w:pPr>
      <w:r>
        <w:t xml:space="preserve">        throw new Error ("Error: " </w:t>
      </w:r>
      <w:del w:id="2382" w:author="Kelvin Sung" w:date="2021-05-22T11:05:00Z">
        <w:r w:rsidDel="0055286C">
          <w:delText>+ this.mLights.length + " lights requested. Current max light source supported is: " + this.kGLSLuLightArraySize + " update kGLSLuLightArraySize variable in light_shader.js  AND  light_fs.glsl to the proper number."</w:delText>
        </w:r>
      </w:del>
      <w:ins w:id="2383" w:author="Kelvin Sung" w:date="2021-05-22T11:05:00Z">
        <w:r w:rsidR="0055286C">
          <w:t>…</w:t>
        </w:r>
      </w:ins>
      <w:r>
        <w:t>);</w:t>
      </w:r>
    </w:p>
    <w:p w14:paraId="0722CFFA" w14:textId="77777777" w:rsidR="001B23DC" w:rsidRDefault="00B71F1B" w:rsidP="00B71F1B">
      <w:pPr>
        <w:pStyle w:val="Code"/>
        <w:rPr>
          <w:ins w:id="2384" w:author="Kelvin Sung" w:date="2021-05-20T18:01:00Z"/>
          <w:rFonts w:hint="eastAsia"/>
        </w:rPr>
      </w:pPr>
      <w:del w:id="2385" w:author="Kelvin Sung" w:date="2021-05-20T18:01:00Z">
        <w:r w:rsidDel="001B23DC">
          <w:delText xml:space="preserve">    </w:delText>
        </w:r>
      </w:del>
    </w:p>
    <w:p w14:paraId="379B5E1F" w14:textId="179D4312" w:rsidR="00FD1303" w:rsidRPr="004D6400" w:rsidRDefault="00B71F1B" w:rsidP="00B71F1B">
      <w:pPr>
        <w:pStyle w:val="Code"/>
        <w:rPr>
          <w:rFonts w:hint="eastAsia"/>
        </w:rPr>
      </w:pPr>
      <w:r>
        <w:t>}</w:t>
      </w:r>
    </w:p>
    <w:p w14:paraId="7DCFB042" w14:textId="247EE01E" w:rsidR="004D6400" w:rsidRDefault="004D6400" w:rsidP="004D6400">
      <w:pPr>
        <w:pStyle w:val="Heading3"/>
      </w:pPr>
      <w:r>
        <w:lastRenderedPageBreak/>
        <w:t xml:space="preserve">Modifying the </w:t>
      </w:r>
      <w:proofErr w:type="spellStart"/>
      <w:r>
        <w:t>LightRenderable</w:t>
      </w:r>
      <w:proofErr w:type="spellEnd"/>
      <w:r>
        <w:t xml:space="preserve"> </w:t>
      </w:r>
      <w:del w:id="2386" w:author="Kelvin Sung" w:date="2021-05-20T18:13:00Z">
        <w:r w:rsidDel="00E15C4E">
          <w:delText>Object</w:delText>
        </w:r>
      </w:del>
      <w:ins w:id="2387" w:author="Kelvin Sung" w:date="2021-05-20T18:13:00Z">
        <w:r w:rsidR="00E15C4E">
          <w:t>Class</w:t>
        </w:r>
      </w:ins>
    </w:p>
    <w:p w14:paraId="23A9BE01" w14:textId="4163B13F" w:rsidR="004D6400" w:rsidRDefault="004D6400" w:rsidP="004D6400">
      <w:pPr>
        <w:pStyle w:val="BodyTextFirst"/>
        <w:rPr>
          <w:rFonts w:hint="eastAsia"/>
        </w:rPr>
      </w:pPr>
      <w:r>
        <w:t xml:space="preserve">You can now modify the </w:t>
      </w:r>
      <w:proofErr w:type="spellStart"/>
      <w:r w:rsidRPr="00B71F1B">
        <w:rPr>
          <w:rStyle w:val="CodeInline"/>
        </w:rPr>
        <w:t>LightRenderable</w:t>
      </w:r>
      <w:proofErr w:type="spellEnd"/>
      <w:r>
        <w:t xml:space="preserve"> </w:t>
      </w:r>
      <w:del w:id="2388" w:author="Kelvin Sung" w:date="2021-05-22T11:07:00Z">
        <w:r w:rsidDel="003F4D6D">
          <w:delText xml:space="preserve">object </w:delText>
        </w:r>
      </w:del>
      <w:ins w:id="2389" w:author="Kelvin Sung" w:date="2021-05-22T11:07:00Z">
        <w:r w:rsidR="003F4D6D">
          <w:t xml:space="preserve">class </w:t>
        </w:r>
      </w:ins>
      <w:r>
        <w:t>to support multiple light sources.</w:t>
      </w:r>
    </w:p>
    <w:p w14:paraId="41EAEC47" w14:textId="5D915367" w:rsidR="004D6400" w:rsidDel="001B23DC" w:rsidRDefault="004D6400" w:rsidP="000D057D">
      <w:pPr>
        <w:pStyle w:val="NumList"/>
        <w:numPr>
          <w:ilvl w:val="0"/>
          <w:numId w:val="24"/>
        </w:numPr>
        <w:rPr>
          <w:del w:id="2390" w:author="Kelvin Sung" w:date="2021-05-20T18:01:00Z"/>
          <w:rFonts w:hint="eastAsia"/>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5A3D4FFA" w14:textId="77777777" w:rsidR="001B23DC" w:rsidRDefault="00B71F1B" w:rsidP="000D057D">
      <w:pPr>
        <w:pStyle w:val="NumList"/>
        <w:numPr>
          <w:ilvl w:val="0"/>
          <w:numId w:val="24"/>
        </w:numPr>
        <w:rPr>
          <w:ins w:id="2391" w:author="Kelvin Sung" w:date="2021-05-20T18:01:00Z"/>
          <w:rFonts w:hint="eastAsia"/>
        </w:rPr>
      </w:pPr>
      <w:del w:id="2392" w:author="Kelvin Sung" w:date="2021-05-20T18:01:00Z">
        <w:r w:rsidDel="001B23DC">
          <w:delText xml:space="preserve">    </w:delText>
        </w:r>
      </w:del>
    </w:p>
    <w:p w14:paraId="1A8AC84A" w14:textId="7D321351" w:rsidR="00B71F1B" w:rsidDel="001B23DC" w:rsidRDefault="00B71F1B" w:rsidP="00B71F1B">
      <w:pPr>
        <w:pStyle w:val="Code"/>
        <w:rPr>
          <w:del w:id="2393" w:author="Kelvin Sung" w:date="2021-05-20T18:01:00Z"/>
          <w:rFonts w:hint="eastAsia"/>
        </w:rPr>
      </w:pPr>
      <w:r>
        <w:t>constructor(myTexture) {</w:t>
      </w:r>
    </w:p>
    <w:p w14:paraId="1E60A4CB" w14:textId="77777777" w:rsidR="001B23DC" w:rsidRDefault="00B71F1B" w:rsidP="00B71F1B">
      <w:pPr>
        <w:pStyle w:val="Code"/>
        <w:rPr>
          <w:ins w:id="2394" w:author="Kelvin Sung" w:date="2021-05-20T18:01:00Z"/>
          <w:rFonts w:hint="eastAsia"/>
        </w:rPr>
      </w:pPr>
      <w:del w:id="2395" w:author="Kelvin Sung" w:date="2021-05-20T18:01:00Z">
        <w:r w:rsidDel="001B23DC">
          <w:delText xml:space="preserve">    </w:delText>
        </w:r>
      </w:del>
    </w:p>
    <w:p w14:paraId="5932732E" w14:textId="7C9EB025" w:rsidR="00B71F1B" w:rsidDel="001B23DC" w:rsidRDefault="00B71F1B" w:rsidP="00B71F1B">
      <w:pPr>
        <w:pStyle w:val="Code"/>
        <w:rPr>
          <w:del w:id="2396" w:author="Kelvin Sung" w:date="2021-05-20T18:01:00Z"/>
          <w:rFonts w:hint="eastAsia"/>
        </w:rPr>
      </w:pPr>
      <w:r>
        <w:t xml:space="preserve">    super(myTexture);</w:t>
      </w:r>
    </w:p>
    <w:p w14:paraId="04006431" w14:textId="77777777" w:rsidR="001B23DC" w:rsidRDefault="00B71F1B" w:rsidP="00B71F1B">
      <w:pPr>
        <w:pStyle w:val="Code"/>
        <w:rPr>
          <w:ins w:id="2397" w:author="Kelvin Sung" w:date="2021-05-20T18:01:00Z"/>
          <w:rFonts w:hint="eastAsia"/>
        </w:rPr>
      </w:pPr>
      <w:del w:id="2398" w:author="Kelvin Sung" w:date="2021-05-20T18:01:00Z">
        <w:r w:rsidDel="001B23DC">
          <w:delText xml:space="preserve">    </w:delText>
        </w:r>
      </w:del>
    </w:p>
    <w:p w14:paraId="7F79A3AB" w14:textId="6ED888AE" w:rsidR="00B71F1B" w:rsidRDefault="00B71F1B" w:rsidP="00B71F1B">
      <w:pPr>
        <w:pStyle w:val="Code"/>
        <w:rPr>
          <w:rFonts w:hint="eastAsia"/>
        </w:rPr>
      </w:pPr>
      <w:r>
        <w:t xml:space="preserve">    super._setShader(defaultShaders.getLightShader());</w:t>
      </w:r>
    </w:p>
    <w:p w14:paraId="7888CFE7" w14:textId="1E104B59" w:rsidR="00B71F1B" w:rsidDel="001B23DC" w:rsidRDefault="00B71F1B" w:rsidP="00B71F1B">
      <w:pPr>
        <w:pStyle w:val="Code"/>
        <w:rPr>
          <w:del w:id="2399" w:author="Kelvin Sung" w:date="2021-05-20T18:01:00Z"/>
          <w:rFonts w:hint="eastAsia"/>
        </w:rPr>
      </w:pPr>
    </w:p>
    <w:p w14:paraId="6AD5BFB4" w14:textId="77777777" w:rsidR="001B23DC" w:rsidRDefault="00B71F1B" w:rsidP="00B71F1B">
      <w:pPr>
        <w:pStyle w:val="Code"/>
        <w:rPr>
          <w:ins w:id="2400" w:author="Kelvin Sung" w:date="2021-05-20T18:01:00Z"/>
          <w:rFonts w:hint="eastAsia"/>
        </w:rPr>
      </w:pPr>
      <w:del w:id="2401" w:author="Kelvin Sung" w:date="2021-05-20T18:01:00Z">
        <w:r w:rsidDel="001B23DC">
          <w:delText xml:space="preserve">    </w:delText>
        </w:r>
      </w:del>
    </w:p>
    <w:p w14:paraId="339CC9A1" w14:textId="28938D9D" w:rsidR="00B71F1B" w:rsidRPr="00862217" w:rsidDel="001B23DC" w:rsidRDefault="00B71F1B" w:rsidP="00B71F1B">
      <w:pPr>
        <w:pStyle w:val="Code"/>
        <w:rPr>
          <w:del w:id="2402" w:author="Kelvin Sung" w:date="2021-05-20T18:01:00Z"/>
          <w:rStyle w:val="CodeBold"/>
          <w:rFonts w:hint="eastAsia"/>
          <w:rPrChange w:id="2403" w:author="Kelvin Sung" w:date="2021-05-22T11:11:00Z">
            <w:rPr>
              <w:del w:id="2404" w:author="Kelvin Sung" w:date="2021-05-20T18:01:00Z"/>
              <w:rFonts w:hint="eastAsia"/>
            </w:rPr>
          </w:rPrChange>
        </w:rPr>
      </w:pPr>
      <w:r>
        <w:t xml:space="preserve">    </w:t>
      </w:r>
      <w:r w:rsidRPr="00862217">
        <w:rPr>
          <w:rStyle w:val="CodeBold"/>
          <w:rFonts w:hint="eastAsia"/>
          <w:rPrChange w:id="2405" w:author="Kelvin Sung" w:date="2021-05-22T11:11:00Z">
            <w:rPr>
              <w:rFonts w:hint="eastAsia"/>
            </w:rPr>
          </w:rPrChange>
        </w:rPr>
        <w:t xml:space="preserve">// </w:t>
      </w:r>
      <w:del w:id="2406" w:author="Kelvin Sung" w:date="2021-05-22T11:08:00Z">
        <w:r w:rsidRPr="00862217" w:rsidDel="003F4D6D">
          <w:rPr>
            <w:rStyle w:val="CodeBold"/>
            <w:rFonts w:hint="eastAsia"/>
            <w:rPrChange w:id="2407" w:author="Kelvin Sung" w:date="2021-05-22T11:11:00Z">
              <w:rPr>
                <w:rFonts w:hint="eastAsia"/>
              </w:rPr>
            </w:rPrChange>
          </w:rPr>
          <w:delText>here is the light source</w:delText>
        </w:r>
      </w:del>
    </w:p>
    <w:p w14:paraId="35C61262" w14:textId="26BFC5F4" w:rsidR="001B23DC" w:rsidRPr="00862217" w:rsidRDefault="00B71F1B">
      <w:pPr>
        <w:pStyle w:val="Code"/>
        <w:rPr>
          <w:ins w:id="2408" w:author="Kelvin Sung" w:date="2021-05-20T18:01:00Z"/>
          <w:rStyle w:val="CodeBold"/>
          <w:rFonts w:hint="eastAsia"/>
          <w:rPrChange w:id="2409" w:author="Kelvin Sung" w:date="2021-05-22T11:11:00Z">
            <w:rPr>
              <w:ins w:id="2410" w:author="Kelvin Sung" w:date="2021-05-20T18:01:00Z"/>
              <w:rFonts w:hint="eastAsia"/>
            </w:rPr>
          </w:rPrChange>
        </w:rPr>
      </w:pPr>
      <w:del w:id="2411" w:author="Kelvin Sung" w:date="2021-05-20T18:01:00Z">
        <w:r w:rsidRPr="00862217" w:rsidDel="001B23DC">
          <w:rPr>
            <w:rStyle w:val="CodeBold"/>
          </w:rPr>
          <w:delText xml:space="preserve">    </w:delText>
        </w:r>
      </w:del>
      <w:ins w:id="2412" w:author="Kelvin Sung" w:date="2021-05-22T11:08:00Z">
        <w:r w:rsidR="003F4D6D" w:rsidRPr="00862217">
          <w:rPr>
            <w:rStyle w:val="CodeBold"/>
            <w:rFonts w:hint="eastAsia"/>
            <w:rPrChange w:id="2413" w:author="Kelvin Sung" w:date="2021-05-22T11:11:00Z">
              <w:rPr>
                <w:rFonts w:hint="eastAsia"/>
              </w:rPr>
            </w:rPrChange>
          </w:rPr>
          <w:t>the light</w:t>
        </w:r>
      </w:ins>
      <w:ins w:id="2414" w:author="Kelvin Sung" w:date="2021-05-22T11:09:00Z">
        <w:r w:rsidR="00862217" w:rsidRPr="00862217">
          <w:rPr>
            <w:rStyle w:val="CodeBold"/>
            <w:rFonts w:hint="eastAsia"/>
            <w:rPrChange w:id="2415" w:author="Kelvin Sung" w:date="2021-05-22T11:11:00Z">
              <w:rPr>
                <w:rFonts w:hint="eastAsia"/>
              </w:rPr>
            </w:rPrChange>
          </w:rPr>
          <w:t xml:space="preserve"> sources</w:t>
        </w:r>
      </w:ins>
    </w:p>
    <w:p w14:paraId="20EFF0F1" w14:textId="0ABC1731" w:rsidR="00B71F1B" w:rsidRPr="00B71F1B" w:rsidDel="001B23DC" w:rsidRDefault="00B71F1B" w:rsidP="00B71F1B">
      <w:pPr>
        <w:pStyle w:val="Code"/>
        <w:rPr>
          <w:del w:id="2416" w:author="Kelvin Sung" w:date="2021-05-20T18:01:00Z"/>
          <w:rStyle w:val="CodeBold"/>
        </w:rPr>
      </w:pPr>
      <w:r w:rsidRPr="003F4D6D">
        <w:rPr>
          <w:rPrChange w:id="2417" w:author="Kelvin Sung" w:date="2021-05-22T11:08:00Z">
            <w:rPr>
              <w:rStyle w:val="CodeBold"/>
            </w:rPr>
          </w:rPrChange>
        </w:rPr>
        <w:t xml:space="preserve">    </w:t>
      </w:r>
      <w:r w:rsidRPr="00B71F1B">
        <w:rPr>
          <w:rStyle w:val="CodeBold"/>
        </w:rPr>
        <w:t>this.mLights = [];</w:t>
      </w:r>
    </w:p>
    <w:p w14:paraId="5DE9EC21" w14:textId="77777777" w:rsidR="001B23DC" w:rsidRDefault="00B71F1B" w:rsidP="00B71F1B">
      <w:pPr>
        <w:pStyle w:val="Code"/>
        <w:rPr>
          <w:ins w:id="2418" w:author="Kelvin Sung" w:date="2021-05-20T18:01:00Z"/>
          <w:rStyle w:val="CodeBold"/>
        </w:rPr>
      </w:pPr>
      <w:del w:id="2419" w:author="Kelvin Sung" w:date="2021-05-20T18:01:00Z">
        <w:r w:rsidDel="001B23DC">
          <w:delText xml:space="preserve">    </w:delText>
        </w:r>
      </w:del>
    </w:p>
    <w:p w14:paraId="19C90B59" w14:textId="6CD26141" w:rsidR="004D6400" w:rsidRDefault="00B71F1B" w:rsidP="00B71F1B">
      <w:pPr>
        <w:pStyle w:val="Code"/>
        <w:rPr>
          <w:rFonts w:hint="eastAsia"/>
        </w:rPr>
      </w:pPr>
      <w:r>
        <w:t>}</w:t>
      </w:r>
    </w:p>
    <w:p w14:paraId="3376AD49" w14:textId="72148F05" w:rsidR="004D6400" w:rsidDel="001B23DC" w:rsidRDefault="004D6400" w:rsidP="000D057D">
      <w:pPr>
        <w:pStyle w:val="NumList"/>
        <w:numPr>
          <w:ilvl w:val="0"/>
          <w:numId w:val="24"/>
        </w:numPr>
        <w:rPr>
          <w:del w:id="2420" w:author="Kelvin Sung" w:date="2021-05-20T18:01:00Z"/>
          <w:rFonts w:hint="eastAsia"/>
        </w:rPr>
      </w:pPr>
      <w:r w:rsidRPr="004D6400">
        <w:t>Make sure to update the draw function to reflect the change to multiple light sources.</w:t>
      </w:r>
    </w:p>
    <w:p w14:paraId="65CE6BFA" w14:textId="77777777" w:rsidR="001B23DC" w:rsidRDefault="00B71F1B" w:rsidP="000D057D">
      <w:pPr>
        <w:pStyle w:val="NumList"/>
        <w:numPr>
          <w:ilvl w:val="0"/>
          <w:numId w:val="24"/>
        </w:numPr>
        <w:rPr>
          <w:ins w:id="2421" w:author="Kelvin Sung" w:date="2021-05-20T18:01:00Z"/>
          <w:rFonts w:hint="eastAsia"/>
        </w:rPr>
      </w:pPr>
      <w:del w:id="2422" w:author="Kelvin Sung" w:date="2021-05-20T18:01:00Z">
        <w:r w:rsidDel="001B23DC">
          <w:delText xml:space="preserve">    </w:delText>
        </w:r>
      </w:del>
    </w:p>
    <w:p w14:paraId="1AA7EA9C" w14:textId="3B1155F3" w:rsidR="00B71F1B" w:rsidDel="001B23DC" w:rsidRDefault="00B71F1B" w:rsidP="00B71F1B">
      <w:pPr>
        <w:pStyle w:val="Code"/>
        <w:rPr>
          <w:del w:id="2423" w:author="Kelvin Sung" w:date="2021-05-20T18:01:00Z"/>
          <w:rFonts w:hint="eastAsia"/>
        </w:rPr>
      </w:pPr>
      <w:r>
        <w:t>draw(camera) {</w:t>
      </w:r>
    </w:p>
    <w:p w14:paraId="61271BB1" w14:textId="77777777" w:rsidR="001B23DC" w:rsidRDefault="00B71F1B" w:rsidP="00B71F1B">
      <w:pPr>
        <w:pStyle w:val="Code"/>
        <w:rPr>
          <w:ins w:id="2424" w:author="Kelvin Sung" w:date="2021-05-20T18:01:00Z"/>
          <w:rFonts w:hint="eastAsia"/>
        </w:rPr>
      </w:pPr>
      <w:del w:id="2425" w:author="Kelvin Sung" w:date="2021-05-20T18:01:00Z">
        <w:r w:rsidRPr="00B71F1B" w:rsidDel="001B23DC">
          <w:rPr>
            <w:rStyle w:val="CodeBold"/>
          </w:rPr>
          <w:delText xml:space="preserve">    </w:delText>
        </w:r>
      </w:del>
    </w:p>
    <w:p w14:paraId="36E0353E" w14:textId="345E4984" w:rsidR="00B71F1B" w:rsidRPr="00B71F1B" w:rsidDel="001B23DC" w:rsidRDefault="00B71F1B" w:rsidP="00B71F1B">
      <w:pPr>
        <w:pStyle w:val="Code"/>
        <w:rPr>
          <w:del w:id="2426" w:author="Kelvin Sung" w:date="2021-05-20T18:01:00Z"/>
          <w:rStyle w:val="CodeBold"/>
        </w:rPr>
      </w:pPr>
      <w:r w:rsidRPr="00862217">
        <w:rPr>
          <w:rPrChange w:id="2427" w:author="Kelvin Sung" w:date="2021-05-22T11:12:00Z">
            <w:rPr>
              <w:rStyle w:val="CodeBold"/>
            </w:rPr>
          </w:rPrChange>
        </w:rPr>
        <w:t xml:space="preserve">    </w:t>
      </w:r>
      <w:r w:rsidRPr="00B71F1B">
        <w:rPr>
          <w:rStyle w:val="CodeBold"/>
        </w:rPr>
        <w:t>this.mShader.setCameraAndLights(camera, this.mLights);</w:t>
      </w:r>
    </w:p>
    <w:p w14:paraId="7D42BDA6" w14:textId="77777777" w:rsidR="001B23DC" w:rsidRDefault="00B71F1B" w:rsidP="00B71F1B">
      <w:pPr>
        <w:pStyle w:val="Code"/>
        <w:rPr>
          <w:ins w:id="2428" w:author="Kelvin Sung" w:date="2021-05-20T18:01:00Z"/>
          <w:rStyle w:val="CodeBold"/>
        </w:rPr>
      </w:pPr>
      <w:del w:id="2429" w:author="Kelvin Sung" w:date="2021-05-20T18:01:00Z">
        <w:r w:rsidDel="001B23DC">
          <w:delText xml:space="preserve">    </w:delText>
        </w:r>
      </w:del>
    </w:p>
    <w:p w14:paraId="52676BCE" w14:textId="04728EAE" w:rsidR="00B71F1B" w:rsidDel="001B23DC" w:rsidRDefault="00B71F1B" w:rsidP="00B71F1B">
      <w:pPr>
        <w:pStyle w:val="Code"/>
        <w:rPr>
          <w:del w:id="2430" w:author="Kelvin Sung" w:date="2021-05-20T18:01:00Z"/>
          <w:rFonts w:hint="eastAsia"/>
        </w:rPr>
      </w:pPr>
      <w:r>
        <w:t xml:space="preserve">    super.draw(camera);</w:t>
      </w:r>
    </w:p>
    <w:p w14:paraId="3E400866" w14:textId="77777777" w:rsidR="001B23DC" w:rsidRDefault="00B71F1B" w:rsidP="00B71F1B">
      <w:pPr>
        <w:pStyle w:val="Code"/>
        <w:rPr>
          <w:ins w:id="2431" w:author="Kelvin Sung" w:date="2021-05-20T18:01:00Z"/>
          <w:rFonts w:hint="eastAsia"/>
        </w:rPr>
      </w:pPr>
      <w:del w:id="2432" w:author="Kelvin Sung" w:date="2021-05-20T18:01:00Z">
        <w:r w:rsidDel="001B23DC">
          <w:delText xml:space="preserve">    </w:delText>
        </w:r>
      </w:del>
    </w:p>
    <w:p w14:paraId="79046996" w14:textId="39D868FA" w:rsidR="00FD1303" w:rsidRDefault="00B71F1B" w:rsidP="00B71F1B">
      <w:pPr>
        <w:pStyle w:val="Code"/>
        <w:rPr>
          <w:rFonts w:hint="eastAsia"/>
        </w:rPr>
      </w:pPr>
      <w:r>
        <w:t>}</w:t>
      </w:r>
    </w:p>
    <w:p w14:paraId="0BFFAD94" w14:textId="4A78D5E5" w:rsidR="004D6400" w:rsidRPr="004D6400" w:rsidDel="00862217" w:rsidRDefault="004D6400" w:rsidP="00FD1303">
      <w:pPr>
        <w:pStyle w:val="Code"/>
        <w:rPr>
          <w:del w:id="2433" w:author="Kelvin Sung" w:date="2021-05-22T11:11:00Z"/>
          <w:rFonts w:hint="eastAsia"/>
        </w:rPr>
      </w:pPr>
    </w:p>
    <w:p w14:paraId="27BF42AA" w14:textId="398F1921" w:rsidR="004D6400" w:rsidDel="001B23DC" w:rsidRDefault="004D6400" w:rsidP="000D057D">
      <w:pPr>
        <w:pStyle w:val="NumList"/>
        <w:numPr>
          <w:ilvl w:val="0"/>
          <w:numId w:val="24"/>
        </w:numPr>
        <w:rPr>
          <w:del w:id="2434" w:author="Kelvin Sung" w:date="2021-05-20T18:01:00Z"/>
          <w:rFonts w:hint="eastAsia"/>
        </w:rPr>
      </w:pPr>
      <w:r w:rsidRPr="004D6400">
        <w:t>Define the corresponding accessor functions for the light array.</w:t>
      </w:r>
    </w:p>
    <w:p w14:paraId="144CC2E7" w14:textId="77777777" w:rsidR="001B23DC" w:rsidRDefault="00B71F1B" w:rsidP="000D057D">
      <w:pPr>
        <w:pStyle w:val="NumList"/>
        <w:numPr>
          <w:ilvl w:val="0"/>
          <w:numId w:val="24"/>
        </w:numPr>
        <w:rPr>
          <w:ins w:id="2435" w:author="Kelvin Sung" w:date="2021-05-20T18:01:00Z"/>
          <w:rFonts w:hint="eastAsia"/>
        </w:rPr>
      </w:pPr>
      <w:del w:id="2436" w:author="Kelvin Sung" w:date="2021-05-20T18:01:00Z">
        <w:r w:rsidDel="001B23DC">
          <w:delText xml:space="preserve">    </w:delText>
        </w:r>
      </w:del>
    </w:p>
    <w:p w14:paraId="79A66EFE" w14:textId="5FDDE099" w:rsidR="00B71F1B" w:rsidDel="001B23DC" w:rsidRDefault="00B71F1B" w:rsidP="00B71F1B">
      <w:pPr>
        <w:pStyle w:val="Code"/>
        <w:rPr>
          <w:del w:id="2437" w:author="Kelvin Sung" w:date="2021-05-20T18:01:00Z"/>
          <w:rFonts w:hint="eastAsia"/>
        </w:rPr>
      </w:pPr>
      <w:r>
        <w:t>getLightAt(index) {</w:t>
      </w:r>
    </w:p>
    <w:p w14:paraId="00FCECEE" w14:textId="19A837C2" w:rsidR="00B71F1B" w:rsidDel="001B23DC" w:rsidRDefault="00B71F1B" w:rsidP="00B71F1B">
      <w:pPr>
        <w:pStyle w:val="Code"/>
        <w:rPr>
          <w:del w:id="2438" w:author="Kelvin Sung" w:date="2021-05-20T18:01:00Z"/>
          <w:rFonts w:hint="eastAsia"/>
        </w:rPr>
      </w:pPr>
      <w:del w:id="2439" w:author="Kelvin Sung" w:date="2021-05-20T18:01:00Z">
        <w:r w:rsidDel="001B23DC">
          <w:delText xml:space="preserve">    </w:delText>
        </w:r>
      </w:del>
      <w:del w:id="2440" w:author="Kelvin Sung" w:date="2021-05-22T11:12:00Z">
        <w:r w:rsidDel="00862217">
          <w:delText xml:space="preserve">   </w:delText>
        </w:r>
      </w:del>
      <w:r>
        <w:t xml:space="preserve"> return this.mLights[index];</w:t>
      </w:r>
    </w:p>
    <w:p w14:paraId="021A143F" w14:textId="0EED786A" w:rsidR="00B71F1B" w:rsidDel="001B23DC" w:rsidRDefault="00B71F1B" w:rsidP="00B71F1B">
      <w:pPr>
        <w:pStyle w:val="Code"/>
        <w:rPr>
          <w:del w:id="2441" w:author="Kelvin Sung" w:date="2021-05-20T18:01:00Z"/>
          <w:rFonts w:hint="eastAsia"/>
        </w:rPr>
      </w:pPr>
      <w:del w:id="2442" w:author="Kelvin Sung" w:date="2021-05-20T18:01:00Z">
        <w:r w:rsidDel="001B23DC">
          <w:delText xml:space="preserve">    </w:delText>
        </w:r>
      </w:del>
      <w:ins w:id="2443" w:author="Kelvin Sung" w:date="2021-05-22T11:12:00Z">
        <w:r w:rsidR="00862217">
          <w:t xml:space="preserve"> </w:t>
        </w:r>
      </w:ins>
      <w:r>
        <w:t>}</w:t>
      </w:r>
    </w:p>
    <w:p w14:paraId="7341A215" w14:textId="77777777" w:rsidR="001B23DC" w:rsidRDefault="00B71F1B" w:rsidP="00B71F1B">
      <w:pPr>
        <w:pStyle w:val="Code"/>
        <w:rPr>
          <w:ins w:id="2444" w:author="Kelvin Sung" w:date="2021-05-20T18:01:00Z"/>
          <w:rFonts w:hint="eastAsia"/>
        </w:rPr>
      </w:pPr>
      <w:del w:id="2445" w:author="Kelvin Sung" w:date="2021-05-20T18:01:00Z">
        <w:r w:rsidDel="001B23DC">
          <w:delText xml:space="preserve">    </w:delText>
        </w:r>
      </w:del>
    </w:p>
    <w:p w14:paraId="3D8767B1" w14:textId="37F3FABD" w:rsidR="00B71F1B" w:rsidDel="001B23DC" w:rsidRDefault="00B71F1B" w:rsidP="00B71F1B">
      <w:pPr>
        <w:pStyle w:val="Code"/>
        <w:rPr>
          <w:del w:id="2446" w:author="Kelvin Sung" w:date="2021-05-20T18:01:00Z"/>
          <w:rFonts w:hint="eastAsia"/>
        </w:rPr>
      </w:pPr>
      <w:r>
        <w:t>addLight(l) {</w:t>
      </w:r>
    </w:p>
    <w:p w14:paraId="0EA1B620" w14:textId="12C97496" w:rsidR="00B71F1B" w:rsidDel="001B23DC" w:rsidRDefault="00B71F1B" w:rsidP="00B71F1B">
      <w:pPr>
        <w:pStyle w:val="Code"/>
        <w:rPr>
          <w:del w:id="2447" w:author="Kelvin Sung" w:date="2021-05-20T18:01:00Z"/>
          <w:rFonts w:hint="eastAsia"/>
        </w:rPr>
      </w:pPr>
      <w:del w:id="2448" w:author="Kelvin Sung" w:date="2021-05-20T18:01:00Z">
        <w:r w:rsidDel="001B23DC">
          <w:delText xml:space="preserve">    </w:delText>
        </w:r>
      </w:del>
      <w:del w:id="2449" w:author="Kelvin Sung" w:date="2021-05-22T11:12:00Z">
        <w:r w:rsidDel="00862217">
          <w:delText xml:space="preserve">   </w:delText>
        </w:r>
      </w:del>
      <w:r>
        <w:t xml:space="preserve"> this.mLights.push(l);</w:t>
      </w:r>
    </w:p>
    <w:p w14:paraId="43D851B3" w14:textId="367D2882" w:rsidR="004D6400" w:rsidRDefault="00B71F1B" w:rsidP="00B71F1B">
      <w:pPr>
        <w:pStyle w:val="Code"/>
        <w:rPr>
          <w:rFonts w:hint="eastAsia"/>
        </w:rPr>
      </w:pPr>
      <w:del w:id="2450" w:author="Kelvin Sung" w:date="2021-05-20T18:01:00Z">
        <w:r w:rsidDel="001B23DC">
          <w:delText xml:space="preserve">    </w:delText>
        </w:r>
      </w:del>
      <w:ins w:id="2451" w:author="Kelvin Sung" w:date="2021-05-22T11:12:00Z">
        <w:r w:rsidR="00862217">
          <w:t xml:space="preserve"> </w:t>
        </w:r>
      </w:ins>
      <w:r>
        <w:t>}</w:t>
      </w:r>
    </w:p>
    <w:p w14:paraId="45D51386" w14:textId="3509A23D" w:rsidR="004D6400" w:rsidRPr="004D6400" w:rsidDel="004C3AC7" w:rsidRDefault="004D6400" w:rsidP="004D6400">
      <w:pPr>
        <w:pStyle w:val="Heading3"/>
        <w:rPr>
          <w:del w:id="2452" w:author="Kelvin Sung" w:date="2021-05-22T11:12:00Z"/>
        </w:rPr>
      </w:pPr>
      <w:bookmarkStart w:id="2453" w:name="_Hlk72039903"/>
      <w:commentRangeStart w:id="2454"/>
      <w:del w:id="2455" w:author="Kelvin Sung" w:date="2021-05-22T11:12:00Z">
        <w:r w:rsidRPr="004D6400" w:rsidDel="004C3AC7">
          <w:delText>Modifiy index.js stuff</w:delText>
        </w:r>
        <w:commentRangeEnd w:id="2454"/>
        <w:r w:rsidDel="004C3AC7">
          <w:rPr>
            <w:rStyle w:val="CommentReference"/>
            <w:rFonts w:asciiTheme="minorHAnsi" w:eastAsia="SimSun" w:hAnsiTheme="minorHAnsi" w:cstheme="minorBidi"/>
            <w:color w:val="auto"/>
          </w:rPr>
          <w:commentReference w:id="2454"/>
        </w:r>
      </w:del>
    </w:p>
    <w:bookmarkEnd w:id="2453"/>
    <w:p w14:paraId="33BDE2F5" w14:textId="77777777" w:rsidR="004D6400" w:rsidRDefault="004D6400" w:rsidP="004D6400">
      <w:pPr>
        <w:pStyle w:val="Heading3"/>
      </w:pPr>
      <w:r>
        <w:t xml:space="preserve">Testing the Light Sources with </w:t>
      </w:r>
      <w:proofErr w:type="spellStart"/>
      <w:r>
        <w:t>MyGame</w:t>
      </w:r>
      <w:proofErr w:type="spellEnd"/>
    </w:p>
    <w:p w14:paraId="16B8AB12" w14:textId="550BAF4D" w:rsidR="004D6400" w:rsidRDefault="004D6400" w:rsidP="004D6400">
      <w:pPr>
        <w:pStyle w:val="BodyTextFirst"/>
        <w:rPr>
          <w:rFonts w:hint="eastAsia"/>
        </w:rPr>
      </w:pPr>
      <w:r>
        <w:t xml:space="preserve">With </w:t>
      </w:r>
      <w:ins w:id="2456" w:author="Kelvin Sung" w:date="2021-05-22T11:12:00Z">
        <w:r w:rsidR="00B42611">
          <w:t>proper integrat</w:t>
        </w:r>
      </w:ins>
      <w:ins w:id="2457" w:author="Kelvin Sung" w:date="2021-05-22T11:13:00Z">
        <w:r w:rsidR="00B42611">
          <w:t>ion for</w:t>
        </w:r>
      </w:ins>
      <w:ins w:id="2458" w:author="Kelvin Sung" w:date="2021-05-22T11:12:00Z">
        <w:r w:rsidR="00B42611">
          <w:t xml:space="preserve"> </w:t>
        </w:r>
      </w:ins>
      <w:r>
        <w:t xml:space="preserve">multiple lights support </w:t>
      </w:r>
      <w:del w:id="2459" w:author="Kelvin Sung" w:date="2021-05-22T11:12:00Z">
        <w:r w:rsidDel="00B42611">
          <w:delText xml:space="preserve">properly integrated </w:delText>
        </w:r>
      </w:del>
      <w:r>
        <w:t xml:space="preserve">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ins w:id="2460" w:author="Kelvin Sung" w:date="2021-05-22T11:14:00Z">
        <w:r w:rsidR="00B42611">
          <w:t xml:space="preserve">In order to maintain readability, </w:t>
        </w:r>
      </w:ins>
      <w:del w:id="2461" w:author="Kelvin Sung" w:date="2021-05-22T11:14:00Z">
        <w:r w:rsidDel="00B42611">
          <w:delText xml:space="preserve">Because of the scope of this </w:delText>
        </w:r>
        <w:r w:rsidRPr="00B71F1B" w:rsidDel="00B42611">
          <w:rPr>
            <w:rStyle w:val="CodeInline"/>
          </w:rPr>
          <w:delText>MyGame</w:delText>
        </w:r>
        <w:r w:rsidDel="00B42611">
          <w:delText xml:space="preserve">, </w:delText>
        </w:r>
      </w:del>
      <w:r>
        <w:t>you will divide the light instantiation and controls into separate files</w:t>
      </w:r>
      <w:del w:id="2462" w:author="Kelvin Sung" w:date="2021-05-22T11:14:00Z">
        <w:r w:rsidDel="00B42611">
          <w:delText xml:space="preserve"> to maintain the readability of the source code</w:delText>
        </w:r>
      </w:del>
      <w:r>
        <w:t xml:space="preserve">.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rPr>
          <w:rFonts w:hint="eastAsia"/>
        </w:r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rPr>
          <w:rFonts w:hint="eastAsia"/>
        </w:r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ins w:id="2463" w:author="Kelvin Sung" w:date="2021-05-22T11:18:00Z">
        <w:r w:rsidR="00E63316">
          <w:t xml:space="preserve">import </w:t>
        </w:r>
        <w:proofErr w:type="spellStart"/>
        <w:r w:rsidR="00E63316" w:rsidRPr="00E63316">
          <w:rPr>
            <w:rStyle w:val="CodeInline"/>
            <w:rFonts w:hint="eastAsia"/>
            <w:rPrChange w:id="2464" w:author="Kelvin Sung" w:date="2021-05-22T11:18:00Z">
              <w:rPr>
                <w:rFonts w:hint="eastAsia"/>
              </w:rPr>
            </w:rPrChange>
          </w:rPr>
          <w:t>MyGame</w:t>
        </w:r>
        <w:proofErr w:type="spellEnd"/>
        <w:r w:rsidR="00E63316">
          <w:t xml:space="preserve"> class from </w:t>
        </w:r>
        <w:r w:rsidR="00E63316" w:rsidRPr="00E63316">
          <w:rPr>
            <w:rStyle w:val="CodeInline"/>
            <w:rFonts w:hint="eastAsia"/>
            <w:rPrChange w:id="2465" w:author="Kelvin Sung" w:date="2021-05-22T11:18:00Z">
              <w:rPr>
                <w:rFonts w:hint="eastAsia"/>
              </w:rPr>
            </w:rPrChange>
          </w:rPr>
          <w:t>my_game_main.js</w:t>
        </w:r>
        <w:r w:rsidR="00E63316">
          <w:t xml:space="preserve"> and to </w:t>
        </w:r>
      </w:ins>
      <w:ins w:id="2466" w:author="Kelvin Sung" w:date="2021-05-22T11:19:00Z">
        <w:r w:rsidR="00E63316">
          <w:t xml:space="preserve">add functionality to </w:t>
        </w:r>
      </w:ins>
      <w:r>
        <w:t>instantiate and initialize the lights.</w:t>
      </w:r>
    </w:p>
    <w:p w14:paraId="5071B0B4" w14:textId="431E5FF2" w:rsidR="004D6400" w:rsidRDefault="004D6400" w:rsidP="000D057D">
      <w:pPr>
        <w:pStyle w:val="NumList"/>
        <w:numPr>
          <w:ilvl w:val="0"/>
          <w:numId w:val="25"/>
        </w:numPr>
        <w:rPr>
          <w:ins w:id="2467" w:author="Kelvin Sung" w:date="2021-05-22T11:16:00Z"/>
          <w:rFonts w:hint="eastAsia"/>
        </w:rPr>
      </w:pPr>
      <w:r w:rsidRPr="004D6400">
        <w:lastRenderedPageBreak/>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ins w:id="2468" w:author="Kelvin Sung" w:date="2021-05-22T11:19:00Z">
        <w:r w:rsidR="00E63316">
          <w:t xml:space="preserve">to import from </w:t>
        </w:r>
        <w:r w:rsidR="00E63316" w:rsidRPr="00E63316">
          <w:rPr>
            <w:rStyle w:val="CodeInline"/>
            <w:rFonts w:hint="eastAsia"/>
            <w:rPrChange w:id="2469" w:author="Kelvin Sung" w:date="2021-05-22T11:20:00Z">
              <w:rPr>
                <w:rFonts w:hint="eastAsia"/>
              </w:rPr>
            </w:rPrChange>
          </w:rPr>
          <w:t>my_game_lights.js</w:t>
        </w:r>
        <w:r w:rsidR="00E63316">
          <w:t xml:space="preserve"> </w:t>
        </w:r>
      </w:ins>
      <w:ins w:id="2470" w:author="Kelvin Sung" w:date="2021-05-22T11:20:00Z">
        <w:r w:rsidR="00E63316">
          <w:t xml:space="preserve">and </w:t>
        </w:r>
      </w:ins>
      <w:r w:rsidRPr="004D6400">
        <w:t xml:space="preserve">to </w:t>
      </w:r>
      <w:ins w:id="2471" w:author="Kelvin Sung" w:date="2021-05-22T11:20:00Z">
        <w:r w:rsidR="00E63316">
          <w:t xml:space="preserve">continue to add </w:t>
        </w:r>
      </w:ins>
      <w:del w:id="2472" w:author="Kelvin Sung" w:date="2021-05-22T11:20:00Z">
        <w:r w:rsidRPr="004D6400" w:rsidDel="00E63316">
          <w:delText xml:space="preserve">implement the </w:delText>
        </w:r>
      </w:del>
      <w:r w:rsidRPr="004D6400">
        <w:t>controls of the lights</w:t>
      </w:r>
      <w:ins w:id="2473" w:author="Kelvin Sung" w:date="2021-05-22T11:20:00Z">
        <w:r w:rsidR="00E63316">
          <w:t xml:space="preserve"> to </w:t>
        </w:r>
        <w:proofErr w:type="spellStart"/>
        <w:r w:rsidR="00E63316" w:rsidRPr="00E63316">
          <w:rPr>
            <w:rStyle w:val="CodeInline"/>
            <w:rFonts w:hint="eastAsia"/>
            <w:rPrChange w:id="2474" w:author="Kelvin Sung" w:date="2021-05-22T11:20:00Z">
              <w:rPr>
                <w:rFonts w:hint="eastAsia"/>
              </w:rPr>
            </w:rPrChange>
          </w:rPr>
          <w:t>MyGame</w:t>
        </w:r>
        <w:proofErr w:type="spellEnd"/>
        <w:r w:rsidR="00E63316">
          <w:t>.</w:t>
        </w:r>
      </w:ins>
      <w:del w:id="2475" w:author="Kelvin Sung" w:date="2021-05-22T11:20:00Z">
        <w:r w:rsidRPr="004D6400" w:rsidDel="00E63316">
          <w:delText>.</w:delText>
        </w:r>
      </w:del>
    </w:p>
    <w:p w14:paraId="0A8C2A8E" w14:textId="3DB98B19" w:rsidR="00B42611" w:rsidRPr="004D6400" w:rsidRDefault="00B42611" w:rsidP="000D057D">
      <w:pPr>
        <w:pStyle w:val="NumList"/>
        <w:numPr>
          <w:ilvl w:val="0"/>
          <w:numId w:val="25"/>
        </w:numPr>
        <w:rPr>
          <w:rFonts w:hint="eastAsia"/>
        </w:rPr>
      </w:pPr>
      <w:ins w:id="2476" w:author="Kelvin Sung" w:date="2021-05-22T11:16:00Z">
        <w:r>
          <w:t xml:space="preserve">Modify </w:t>
        </w:r>
        <w:r w:rsidRPr="00B42611">
          <w:rPr>
            <w:rStyle w:val="CodeInline"/>
            <w:rFonts w:hint="eastAsia"/>
            <w:rPrChange w:id="2477" w:author="Kelvin Sung" w:date="2021-05-22T11:17:00Z">
              <w:rPr>
                <w:rFonts w:hint="eastAsia"/>
              </w:rPr>
            </w:rPrChange>
          </w:rPr>
          <w:t>my_game.js</w:t>
        </w:r>
        <w:r>
          <w:t xml:space="preserve"> to import from </w:t>
        </w:r>
      </w:ins>
      <w:ins w:id="2478" w:author="Kelvin Sung" w:date="2021-05-22T11:17:00Z">
        <w:r w:rsidRPr="00B42611">
          <w:rPr>
            <w:rStyle w:val="CodeInline"/>
            <w:rFonts w:hint="eastAsia"/>
            <w:rPrChange w:id="2479" w:author="Kelvin Sung" w:date="2021-05-22T11:17:00Z">
              <w:rPr>
                <w:rFonts w:hint="eastAsia"/>
              </w:rPr>
            </w:rPrChange>
          </w:rPr>
          <w:t>my_game_light_control.js</w:t>
        </w:r>
        <w:r>
          <w:t xml:space="preserve"> ensuring access to </w:t>
        </w:r>
      </w:ins>
      <w:ins w:id="2480" w:author="Kelvin Sung" w:date="2021-05-22T11:21:00Z">
        <w:r w:rsidR="00792942">
          <w:t xml:space="preserve">all of </w:t>
        </w:r>
      </w:ins>
      <w:ins w:id="2481" w:author="Kelvin Sung" w:date="2021-05-22T11:16:00Z">
        <w:r>
          <w:t xml:space="preserve">the </w:t>
        </w:r>
      </w:ins>
      <w:ins w:id="2482" w:author="Kelvin Sung" w:date="2021-05-22T11:21:00Z">
        <w:r w:rsidR="00792942">
          <w:t xml:space="preserve">newly defined </w:t>
        </w:r>
      </w:ins>
      <w:ins w:id="2483" w:author="Kelvin Sung" w:date="2021-05-22T11:17:00Z">
        <w:r>
          <w:t>functionality.</w:t>
        </w:r>
      </w:ins>
    </w:p>
    <w:p w14:paraId="675E7E1F" w14:textId="77777777" w:rsidR="004D6400" w:rsidRDefault="004D6400" w:rsidP="004D6400">
      <w:pPr>
        <w:pStyle w:val="Heading3"/>
      </w:pPr>
      <w:r>
        <w:t>Observations</w:t>
      </w:r>
    </w:p>
    <w:p w14:paraId="4DDD367A" w14:textId="7B222BDC" w:rsidR="00B334B2" w:rsidRDefault="004D6400" w:rsidP="004D6400">
      <w:pPr>
        <w:pStyle w:val="BodyTextFirst"/>
        <w:rPr>
          <w:ins w:id="2484" w:author="Kelvin Sung" w:date="2021-05-22T11:25:00Z"/>
          <w:rFonts w:hint="eastAsia"/>
        </w:rPr>
      </w:pPr>
      <w:r>
        <w:t xml:space="preserve">Run the project to examine the implementation. Try selecting the lights with the 0, 1, 2, and 3 keys and toggling the selected light on/off. Notice that </w:t>
      </w:r>
      <w:ins w:id="2485" w:author="Kelvin Sung" w:date="2021-05-22T11:26:00Z">
        <w:r w:rsidR="00B334B2">
          <w:t xml:space="preserve">the game programmer has control over which light illuminates which of the objects: </w:t>
        </w:r>
      </w:ins>
      <w:del w:id="2486" w:author="Kelvin Sung" w:date="2021-05-22T11:26:00Z">
        <w:r w:rsidDel="00B334B2">
          <w:delText>a</w:delText>
        </w:r>
      </w:del>
      <w:ins w:id="2487" w:author="Kelvin Sung" w:date="2021-05-22T11:26:00Z">
        <w:r w:rsidR="00B334B2">
          <w:t>a</w:t>
        </w:r>
      </w:ins>
      <w:r>
        <w:t xml:space="preserve">ll lights illuminate the background, while the hero is illuminated only by lights 0 and 3, the left minion is illuminated only by lights 1 and 3, and the right minion is illuminated only by lights 2 and 3. </w:t>
      </w:r>
    </w:p>
    <w:p w14:paraId="29323E1F" w14:textId="766F1EBA" w:rsidR="00243CE3" w:rsidRDefault="004D6400" w:rsidP="00B334B2">
      <w:pPr>
        <w:pStyle w:val="BodyTextCont"/>
        <w:rPr>
          <w:ins w:id="2488" w:author="Kelvin Sung" w:date="2021-05-22T11:28:00Z"/>
          <w:rFonts w:hint="eastAsia"/>
        </w:rPr>
      </w:pPr>
      <w:r>
        <w:t xml:space="preserve">Move the </w:t>
      </w:r>
      <w:r w:rsidRPr="001D2742">
        <w:rPr>
          <w:rStyle w:val="CodeInline"/>
        </w:rPr>
        <w:t>Hero</w:t>
      </w:r>
      <w:r>
        <w:t xml:space="preserve"> object with the WASD keys to observe how the illumination</w:t>
      </w:r>
      <w:del w:id="2489" w:author="Kelvin Sung" w:date="2021-05-22T11:26:00Z">
        <w:r w:rsidDel="006927AD">
          <w:delText xml:space="preserve"> on the object</w:delText>
        </w:r>
      </w:del>
      <w:r>
        <w:t xml:space="preserve"> changes as she is moved through the near and far radii of light source 0. </w:t>
      </w:r>
      <w:ins w:id="2490" w:author="Kelvin Sung" w:date="2021-05-22T11:27:00Z">
        <w:r w:rsidR="00243CE3">
          <w:t>With light source 0 selected (type 0), press the C</w:t>
        </w:r>
      </w:ins>
      <w:ins w:id="2491" w:author="Kelvin Sung" w:date="2021-05-22T11:28:00Z">
        <w:r w:rsidR="00243CE3">
          <w:t xml:space="preserve"> key to increase the </w:t>
        </w:r>
      </w:ins>
      <w:ins w:id="2492" w:author="Kelvin Sung" w:date="2021-05-22T11:29:00Z">
        <w:r w:rsidR="00243CE3">
          <w:t>near</w:t>
        </w:r>
      </w:ins>
      <w:ins w:id="2493" w:author="Kelvin Sung" w:date="2021-05-22T11:28:00Z">
        <w:r w:rsidR="00243CE3">
          <w:t xml:space="preserve"> radius of the light. </w:t>
        </w:r>
      </w:ins>
      <w:ins w:id="2494" w:author="Kelvin Sung" w:date="2021-05-22T11:29:00Z">
        <w:r w:rsidR="00243CE3">
          <w:t xml:space="preserve">Notice </w:t>
        </w:r>
      </w:ins>
      <w:ins w:id="2495" w:author="Kelvin Sung" w:date="2021-05-22T11:30:00Z">
        <w:r w:rsidR="00243CE3">
          <w:t xml:space="preserve">that </w:t>
        </w:r>
      </w:ins>
      <w:ins w:id="2496" w:author="Kelvin Sung" w:date="2021-05-22T11:29:00Z">
        <w:r w:rsidR="00243CE3">
          <w:t>as the near radius approaches the value of the far, the illuminated circle boundary ed</w:t>
        </w:r>
      </w:ins>
      <w:ins w:id="2497" w:author="Kelvin Sung" w:date="2021-05-22T11:30:00Z">
        <w:r w:rsidR="00243CE3">
          <w:t xml:space="preserve">ge also </w:t>
        </w:r>
      </w:ins>
      <w:ins w:id="2498" w:author="Kelvin Sung" w:date="2021-05-22T11:29:00Z">
        <w:r w:rsidR="00243CE3">
          <w:t xml:space="preserve">becomes </w:t>
        </w:r>
      </w:ins>
      <w:ins w:id="2499" w:author="Kelvin Sung" w:date="2021-05-22T11:30:00Z">
        <w:r w:rsidR="00243CE3">
          <w:t xml:space="preserve">sharper. Eventually, when near radius is greater than far radius, you can once again observe the </w:t>
        </w:r>
      </w:ins>
      <w:ins w:id="2500" w:author="Kelvin Sung" w:date="2021-05-22T11:31:00Z">
        <w:r w:rsidR="00243CE3">
          <w:t xml:space="preserve">sudden brightness change at the boundary. </w:t>
        </w:r>
      </w:ins>
      <w:ins w:id="2501" w:author="Kelvin Sung" w:date="2021-05-22T11:33:00Z">
        <w:r w:rsidR="00243CE3">
          <w:t>You are observing the vio</w:t>
        </w:r>
      </w:ins>
      <w:ins w:id="2502" w:author="Kelvin Sung" w:date="2021-05-22T11:34:00Z">
        <w:r w:rsidR="00243CE3">
          <w:t xml:space="preserve">lation of the implicit assumption </w:t>
        </w:r>
      </w:ins>
      <w:ins w:id="2503" w:author="Kelvin Sung" w:date="2021-05-22T11:31:00Z">
        <w:r w:rsidR="00243CE3">
          <w:t xml:space="preserve">of the </w:t>
        </w:r>
      </w:ins>
      <w:ins w:id="2504" w:author="Kelvin Sung" w:date="2021-05-22T11:34:00Z">
        <w:r w:rsidR="00243CE3">
          <w:t xml:space="preserve">underlying </w:t>
        </w:r>
      </w:ins>
      <w:ins w:id="2505" w:author="Kelvin Sung" w:date="2021-05-22T11:33:00Z">
        <w:r w:rsidR="00243CE3">
          <w:t xml:space="preserve">illumination </w:t>
        </w:r>
      </w:ins>
      <w:ins w:id="2506" w:author="Kelvin Sung" w:date="2021-05-22T11:31:00Z">
        <w:r w:rsidR="00243CE3">
          <w:t xml:space="preserve">model that </w:t>
        </w:r>
      </w:ins>
      <w:ins w:id="2507" w:author="Kelvin Sung" w:date="2021-05-22T11:32:00Z">
        <w:r w:rsidR="00243CE3">
          <w:t>the near is always less than the far radius.</w:t>
        </w:r>
      </w:ins>
      <w:ins w:id="2508" w:author="Kelvin Sung" w:date="2021-05-22T11:34:00Z">
        <w:r w:rsidR="00FA3242">
          <w:t xml:space="preserve"> This exact situation can be created by decreasing the far radius</w:t>
        </w:r>
      </w:ins>
      <w:ins w:id="2509" w:author="Kelvin Sung" w:date="2021-05-22T11:35:00Z">
        <w:r w:rsidR="00FA3242">
          <w:t xml:space="preserve"> with the N key.</w:t>
        </w:r>
      </w:ins>
    </w:p>
    <w:p w14:paraId="5714BB84" w14:textId="698E1115" w:rsidR="00FD1303" w:rsidRDefault="00FA3242">
      <w:pPr>
        <w:pStyle w:val="BodyTextCont"/>
        <w:rPr>
          <w:ins w:id="2510" w:author="Kelvin Sung" w:date="2021-05-24T06:09:00Z"/>
        </w:rPr>
      </w:pPr>
      <w:ins w:id="2511" w:author="Kelvin Sung" w:date="2021-05-22T11:35:00Z">
        <w:r>
          <w:t xml:space="preserve">You can </w:t>
        </w:r>
      </w:ins>
      <w:del w:id="2512" w:author="Kelvin Sung" w:date="2021-05-22T11:35:00Z">
        <w:r w:rsidR="004D6400" w:rsidDel="00FA3242">
          <w:delText xml:space="preserve">Select and </w:delText>
        </w:r>
      </w:del>
      <w:r w:rsidR="004D6400">
        <w:t xml:space="preserve">move the light sources with the arrow keys to observe the additive property of lights. Experiment with changing the light source’s z position and its near/far values to observe how similar illumination effects can be accomplished with different z/near/far settings. </w:t>
      </w:r>
      <w:ins w:id="2513" w:author="Kelvin Sung" w:date="2021-05-22T11:36:00Z">
        <w:r>
          <w:t>In particular try adjusting light intensities with the K/</w:t>
        </w:r>
      </w:ins>
      <w:ins w:id="2514" w:author="Kelvin Sung" w:date="2021-05-22T11:37:00Z">
        <w:r>
          <w:t>L</w:t>
        </w:r>
      </w:ins>
      <w:ins w:id="2515" w:author="Kelvin Sung" w:date="2021-05-22T11:36:00Z">
        <w:r>
          <w:t xml:space="preserve"> keys to </w:t>
        </w:r>
      </w:ins>
      <w:ins w:id="2516" w:author="Kelvin Sung" w:date="2021-05-22T11:37:00Z">
        <w:r>
          <w:t>observe the effects of over-saturation</w:t>
        </w:r>
      </w:ins>
      <w:ins w:id="2517" w:author="Kelvin Sung" w:date="2021-05-22T11:38:00Z">
        <w:r w:rsidR="008B1D72">
          <w:t xml:space="preserve">, and </w:t>
        </w:r>
      </w:ins>
      <w:ins w:id="2518" w:author="Kelvin Sung" w:date="2021-05-22T11:37:00Z">
        <w:r>
          <w:t>barely notice</w:t>
        </w:r>
      </w:ins>
      <w:ins w:id="2519" w:author="Kelvin Sung" w:date="2021-05-22T11:38:00Z">
        <w:r>
          <w:t>able lighting</w:t>
        </w:r>
      </w:ins>
      <w:ins w:id="2520" w:author="Kelvin Sung" w:date="2021-05-22T11:39:00Z">
        <w:r w:rsidR="008B1D72">
          <w:t xml:space="preserve">. </w:t>
        </w:r>
      </w:ins>
      <w:ins w:id="2521" w:author="Kelvin Sung" w:date="2021-05-22T11:41:00Z">
        <w:r w:rsidR="008B1D72">
          <w:t>You can c</w:t>
        </w:r>
      </w:ins>
      <w:ins w:id="2522" w:author="Kelvin Sung" w:date="2021-05-22T11:39:00Z">
        <w:r w:rsidR="008B1D72">
          <w:t xml:space="preserve">ontinue to press on the L key till </w:t>
        </w:r>
      </w:ins>
      <w:ins w:id="2523" w:author="Kelvin Sung" w:date="2021-05-22T11:38:00Z">
        <w:r w:rsidR="008B1D72">
          <w:t>the intensity becomes negative</w:t>
        </w:r>
      </w:ins>
      <w:ins w:id="2524" w:author="Kelvin Sung" w:date="2021-05-22T11:39:00Z">
        <w:r w:rsidR="008B1D72">
          <w:t xml:space="preserve"> </w:t>
        </w:r>
      </w:ins>
      <w:ins w:id="2525" w:author="Kelvin Sung" w:date="2021-05-22T11:41:00Z">
        <w:r w:rsidR="008B1D72">
          <w:t xml:space="preserve">to create </w:t>
        </w:r>
      </w:ins>
      <w:ins w:id="2526" w:author="Kelvin Sung" w:date="2021-05-22T11:40:00Z">
        <w:r w:rsidR="008B1D72">
          <w:t>a source that removes color from the scene.</w:t>
        </w:r>
      </w:ins>
      <w:ins w:id="2527" w:author="Kelvin Sung" w:date="2021-05-22T11:38:00Z">
        <w:r>
          <w:t xml:space="preserve"> </w:t>
        </w:r>
      </w:ins>
      <w:r w:rsidR="004D6400">
        <w:t>The two constant color squares are in the scene to confirm that nonilluminated objects can still be rendered.</w:t>
      </w:r>
    </w:p>
    <w:p w14:paraId="0A323A8F" w14:textId="03206297" w:rsidR="00657B84" w:rsidDel="00657B84" w:rsidRDefault="00657B84">
      <w:pPr>
        <w:pStyle w:val="BodyTextCont"/>
        <w:rPr>
          <w:del w:id="2528" w:author="Kelvin Sung" w:date="2021-05-24T06:10:00Z"/>
          <w:rFonts w:hint="eastAsia"/>
        </w:rPr>
        <w:pPrChange w:id="2529" w:author="Kelvin Sung" w:date="2021-05-22T11:25:00Z">
          <w:pPr>
            <w:pStyle w:val="BodyTextFirst"/>
          </w:pPr>
        </w:pPrChange>
      </w:pPr>
    </w:p>
    <w:p w14:paraId="2D82B8C7" w14:textId="33E4807B" w:rsidR="004D6400" w:rsidRDefault="00FD1303" w:rsidP="00FD1303">
      <w:pPr>
        <w:pStyle w:val="Heading1"/>
      </w:pPr>
      <w:r w:rsidRPr="00FD1303">
        <w:t xml:space="preserve">Diffuse Reflection and Normal Mapping  </w:t>
      </w:r>
    </w:p>
    <w:p w14:paraId="244AC7B0" w14:textId="77777777" w:rsidR="003F312E" w:rsidRDefault="00DB3D54" w:rsidP="003F312E">
      <w:pPr>
        <w:pStyle w:val="BodyTextFirst"/>
        <w:rPr>
          <w:ins w:id="2530" w:author="Kelvin Sung" w:date="2021-05-24T08:23:00Z"/>
        </w:rPr>
      </w:pPr>
      <w:ins w:id="2531" w:author="Kelvin Sung" w:date="2021-05-24T08:16:00Z">
        <w:r w:rsidRPr="00FD1303">
          <w:t xml:space="preserve">You can now place or move many light sources and control the illumination or shading at </w:t>
        </w:r>
        <w:r>
          <w:t>targeted</w:t>
        </w:r>
        <w:r w:rsidRPr="00FD1303">
          <w:t xml:space="preserve"> regions. However, if you run the previous project and move </w:t>
        </w:r>
        <w:r>
          <w:t xml:space="preserve">one of </w:t>
        </w:r>
        <w:r w:rsidRPr="00FD1303">
          <w:t>the light</w:t>
        </w:r>
      </w:ins>
      <w:ins w:id="2532" w:author="Kelvin Sung" w:date="2021-05-24T08:17:00Z">
        <w:r>
          <w:t xml:space="preserve"> source</w:t>
        </w:r>
        <w:r w:rsidR="00B953A1">
          <w:t>s</w:t>
        </w:r>
      </w:ins>
      <w:ins w:id="2533" w:author="Kelvin Sung" w:date="2021-05-24T08:16:00Z">
        <w:r w:rsidRPr="00FD1303">
          <w:t xml:space="preserve"> around you </w:t>
        </w:r>
      </w:ins>
      <w:ins w:id="2534" w:author="Kelvin Sung" w:date="2021-05-24T08:17:00Z">
        <w:r>
          <w:t xml:space="preserve">may </w:t>
        </w:r>
      </w:ins>
      <w:ins w:id="2535" w:author="Kelvin Sung" w:date="2021-05-24T08:16:00Z">
        <w:r w:rsidRPr="00FD1303">
          <w:t>notice</w:t>
        </w:r>
        <w:r>
          <w:t xml:space="preserve"> </w:t>
        </w:r>
      </w:ins>
      <w:ins w:id="2536" w:author="Kelvin Sung" w:date="2021-05-24T08:17:00Z">
        <w:r>
          <w:t xml:space="preserve">some </w:t>
        </w:r>
      </w:ins>
      <w:ins w:id="2537" w:author="Kelvin Sung" w:date="2021-05-24T08:16:00Z">
        <w:r w:rsidRPr="00FD1303">
          <w:t>peculiar effect</w:t>
        </w:r>
        <w:r>
          <w:t>s.</w:t>
        </w:r>
      </w:ins>
      <w:ins w:id="2538" w:author="Kelvin Sung" w:date="2021-05-24T08:17:00Z">
        <w:r>
          <w:t xml:space="preserve"> </w:t>
        </w:r>
      </w:ins>
      <w:del w:id="2539" w:author="Kelvin Sung" w:date="2021-05-24T08:03:00Z">
        <w:r w:rsidR="00FD1303" w:rsidRPr="00FD1303" w:rsidDel="00C864C3">
          <w:delText xml:space="preserve">You can now place or move many light sources and control the illumination or shading at </w:delText>
        </w:r>
      </w:del>
      <w:del w:id="2540" w:author="Kelvin Sung" w:date="2021-05-22T13:14:00Z">
        <w:r w:rsidR="00FD1303" w:rsidRPr="00FD1303" w:rsidDel="00AF4B91">
          <w:delText xml:space="preserve">localized </w:delText>
        </w:r>
      </w:del>
      <w:del w:id="2541" w:author="Kelvin Sung" w:date="2021-05-24T08:03:00Z">
        <w:r w:rsidR="00FD1303" w:rsidRPr="00FD1303" w:rsidDel="00C864C3">
          <w:delText xml:space="preserve">regions. However, if you run the previous project and move the lights around while paying attention to the vertical </w:delText>
        </w:r>
      </w:del>
      <w:del w:id="2542" w:author="Kelvin Sung" w:date="2021-05-24T07:51:00Z">
        <w:r w:rsidR="00FD1303" w:rsidRPr="00FD1303" w:rsidDel="007D5C2A">
          <w:delText xml:space="preserve">boundaries </w:delText>
        </w:r>
      </w:del>
      <w:del w:id="2543" w:author="Kelvin Sung" w:date="2021-05-24T08:03:00Z">
        <w:r w:rsidR="00FD1303" w:rsidRPr="00FD1303" w:rsidDel="00C864C3">
          <w:delText xml:space="preserve">of the geometric blocks in the background, </w:delText>
        </w:r>
        <w:commentRangeStart w:id="2544"/>
        <w:commentRangeStart w:id="2545"/>
        <w:r w:rsidR="00FD1303" w:rsidRPr="00FD1303" w:rsidDel="00C864C3">
          <w:delText xml:space="preserve">you </w:delText>
        </w:r>
      </w:del>
      <w:del w:id="2546" w:author="Kelvin Sung" w:date="2021-05-24T07:59:00Z">
        <w:r w:rsidR="00FD1303" w:rsidRPr="00FD1303" w:rsidDel="00F40B62">
          <w:delText xml:space="preserve">will </w:delText>
        </w:r>
      </w:del>
      <w:del w:id="2547" w:author="Kelvin Sung" w:date="2021-05-24T08:03:00Z">
        <w:r w:rsidR="00FD1303" w:rsidRPr="00FD1303" w:rsidDel="00C864C3">
          <w:delText>notice</w:delText>
        </w:r>
      </w:del>
      <w:del w:id="2548" w:author="Kelvin Sung" w:date="2021-05-24T06:12:00Z">
        <w:r w:rsidR="00FD1303" w:rsidRPr="00FD1303" w:rsidDel="00657B84">
          <w:delText xml:space="preserve"> </w:delText>
        </w:r>
      </w:del>
      <w:del w:id="2549" w:author="Kelvin Sung" w:date="2021-05-24T06:07:00Z">
        <w:r w:rsidR="00FD1303" w:rsidRPr="00FD1303" w:rsidDel="00450540">
          <w:delText xml:space="preserve">the </w:delText>
        </w:r>
      </w:del>
      <w:del w:id="2550" w:author="Kelvin Sung" w:date="2021-05-24T08:03:00Z">
        <w:r w:rsidR="00FD1303" w:rsidRPr="00FD1303" w:rsidDel="00C864C3">
          <w:delText>peculiar effect</w:delText>
        </w:r>
      </w:del>
      <w:ins w:id="2551" w:author="Kelvin Sung" w:date="2021-05-24T07:52:00Z">
        <w:r w:rsidR="007D5C2A">
          <w:t xml:space="preserve">Figure 8-7 </w:t>
        </w:r>
      </w:ins>
      <w:ins w:id="2552" w:author="Kelvin Sung" w:date="2021-05-24T08:18:00Z">
        <w:r w:rsidR="00B953A1">
          <w:t xml:space="preserve">highlights these effects by </w:t>
        </w:r>
      </w:ins>
      <w:ins w:id="2553" w:author="Kelvin Sung" w:date="2021-05-24T08:04:00Z">
        <w:r w:rsidR="00C864C3">
          <w:t>c</w:t>
        </w:r>
      </w:ins>
      <w:ins w:id="2554" w:author="Kelvin Sung" w:date="2021-05-24T07:52:00Z">
        <w:r w:rsidR="007D5C2A">
          <w:t>ompar</w:t>
        </w:r>
      </w:ins>
      <w:ins w:id="2555" w:author="Kelvin Sung" w:date="2021-05-24T08:04:00Z">
        <w:r w:rsidR="00C864C3">
          <w:t>i</w:t>
        </w:r>
      </w:ins>
      <w:ins w:id="2556" w:author="Kelvin Sung" w:date="2021-05-24T08:18:00Z">
        <w:r w:rsidR="00B953A1">
          <w:t>ng</w:t>
        </w:r>
      </w:ins>
      <w:ins w:id="2557" w:author="Kelvin Sung" w:date="2021-05-24T08:04:00Z">
        <w:r w:rsidR="00C864C3">
          <w:t xml:space="preserve"> </w:t>
        </w:r>
      </w:ins>
      <w:ins w:id="2558" w:author="Kelvin Sung" w:date="2021-05-24T07:52:00Z">
        <w:r w:rsidR="007D5C2A">
          <w:t xml:space="preserve">the </w:t>
        </w:r>
      </w:ins>
      <w:ins w:id="2559" w:author="Kelvin Sung" w:date="2021-05-24T08:04:00Z">
        <w:r w:rsidR="00C864C3">
          <w:t xml:space="preserve">illumination </w:t>
        </w:r>
      </w:ins>
      <w:ins w:id="2560" w:author="Kelvin Sung" w:date="2021-05-24T08:18:00Z">
        <w:r w:rsidR="00B953A1">
          <w:t xml:space="preserve">results </w:t>
        </w:r>
      </w:ins>
      <w:ins w:id="2561" w:author="Kelvin Sung" w:date="2021-05-24T07:52:00Z">
        <w:r w:rsidR="007D5C2A">
          <w:t xml:space="preserve">from </w:t>
        </w:r>
      </w:ins>
      <w:ins w:id="2562" w:author="Kelvin Sung" w:date="2021-05-24T08:04:00Z">
        <w:r w:rsidR="00C864C3">
          <w:t xml:space="preserve">the </w:t>
        </w:r>
      </w:ins>
      <w:ins w:id="2563" w:author="Kelvin Sung" w:date="2021-05-24T08:00:00Z">
        <w:r w:rsidR="00F40B62">
          <w:t>previous project</w:t>
        </w:r>
      </w:ins>
      <w:ins w:id="2564" w:author="Kelvin Sung" w:date="2021-05-24T07:52:00Z">
        <w:r w:rsidR="007D5C2A">
          <w:t xml:space="preserve"> </w:t>
        </w:r>
      </w:ins>
      <w:ins w:id="2565" w:author="Kelvin Sung" w:date="2021-05-24T07:54:00Z">
        <w:r w:rsidR="007D5C2A">
          <w:t xml:space="preserve">on the left </w:t>
        </w:r>
      </w:ins>
      <w:ins w:id="2566" w:author="Kelvin Sung" w:date="2021-05-24T08:18:00Z">
        <w:r w:rsidR="00B953A1">
          <w:t xml:space="preserve">to </w:t>
        </w:r>
      </w:ins>
      <w:ins w:id="2567" w:author="Kelvin Sung" w:date="2021-05-24T07:52:00Z">
        <w:r w:rsidR="007D5C2A">
          <w:t xml:space="preserve">an illumination </w:t>
        </w:r>
      </w:ins>
      <w:ins w:id="2568" w:author="Kelvin Sung" w:date="2021-05-24T07:53:00Z">
        <w:r w:rsidR="007D5C2A">
          <w:t xml:space="preserve">that </w:t>
        </w:r>
      </w:ins>
      <w:ins w:id="2569" w:author="Kelvin Sung" w:date="2021-05-24T07:52:00Z">
        <w:r w:rsidR="007D5C2A">
          <w:t>you pro</w:t>
        </w:r>
      </w:ins>
      <w:ins w:id="2570" w:author="Kelvin Sung" w:date="2021-05-24T07:53:00Z">
        <w:r w:rsidR="007D5C2A">
          <w:t>bab</w:t>
        </w:r>
      </w:ins>
      <w:ins w:id="2571" w:author="Kelvin Sung" w:date="2021-05-24T07:52:00Z">
        <w:r w:rsidR="007D5C2A">
          <w:t xml:space="preserve">ly </w:t>
        </w:r>
      </w:ins>
      <w:ins w:id="2572" w:author="Kelvin Sung" w:date="2021-05-24T07:53:00Z">
        <w:r w:rsidR="007D5C2A">
          <w:t>expect</w:t>
        </w:r>
      </w:ins>
      <w:ins w:id="2573" w:author="Kelvin Sung" w:date="2021-05-24T07:54:00Z">
        <w:r w:rsidR="007D5C2A">
          <w:t xml:space="preserve"> on the right</w:t>
        </w:r>
      </w:ins>
      <w:ins w:id="2574" w:author="Kelvin Sung" w:date="2021-05-24T07:53:00Z">
        <w:r w:rsidR="007D5C2A">
          <w:t>.</w:t>
        </w:r>
      </w:ins>
      <w:ins w:id="2575" w:author="Kelvin Sung" w:date="2021-05-24T07:54:00Z">
        <w:r w:rsidR="007D5C2A">
          <w:t xml:space="preserve"> </w:t>
        </w:r>
      </w:ins>
      <w:ins w:id="2576" w:author="Kelvin Sung" w:date="2021-05-24T08:02:00Z">
        <w:r w:rsidR="00C864C3">
          <w:t>Now</w:t>
        </w:r>
      </w:ins>
      <w:ins w:id="2577" w:author="Kelvin Sung" w:date="2021-05-24T06:08:00Z">
        <w:r w:rsidR="00450540">
          <w:t>,</w:t>
        </w:r>
      </w:ins>
      <w:ins w:id="2578" w:author="Kelvin Sung" w:date="2021-05-24T06:04:00Z">
        <w:r w:rsidR="00450540">
          <w:t xml:space="preserve"> </w:t>
        </w:r>
      </w:ins>
      <w:ins w:id="2579" w:author="Kelvin Sung" w:date="2021-05-24T08:02:00Z">
        <w:r w:rsidR="00C864C3">
          <w:t xml:space="preserve">refer to the image on the left. First, </w:t>
        </w:r>
      </w:ins>
      <w:ins w:id="2580" w:author="Kelvin Sung" w:date="2021-05-24T08:10:00Z">
        <w:r>
          <w:t xml:space="preserve">note the </w:t>
        </w:r>
      </w:ins>
      <w:ins w:id="2581" w:author="Kelvin Sung" w:date="2021-05-24T08:11:00Z">
        <w:r>
          <w:t xml:space="preserve">general </w:t>
        </w:r>
      </w:ins>
      <w:ins w:id="2582" w:author="Kelvin Sung" w:date="2021-05-24T06:06:00Z">
        <w:r w:rsidR="00450540">
          <w:t xml:space="preserve">uniform lighting </w:t>
        </w:r>
      </w:ins>
      <w:ins w:id="2583" w:author="Kelvin Sung" w:date="2021-05-24T06:08:00Z">
        <w:r w:rsidR="00657B84">
          <w:t>with</w:t>
        </w:r>
      </w:ins>
      <w:ins w:id="2584" w:author="Kelvin Sung" w:date="2021-05-24T06:06:00Z">
        <w:r w:rsidR="00450540">
          <w:t xml:space="preserve">in the </w:t>
        </w:r>
      </w:ins>
      <w:ins w:id="2585" w:author="Kelvin Sung" w:date="2021-05-24T07:57:00Z">
        <w:r w:rsidR="007D5C2A">
          <w:t xml:space="preserve">near cutoff </w:t>
        </w:r>
      </w:ins>
      <w:ins w:id="2586" w:author="Kelvin Sung" w:date="2021-05-24T08:11:00Z">
        <w:r>
          <w:t xml:space="preserve">region </w:t>
        </w:r>
      </w:ins>
      <w:ins w:id="2587" w:author="Kelvin Sung" w:date="2021-05-24T06:09:00Z">
        <w:r w:rsidR="00657B84">
          <w:t xml:space="preserve">where the </w:t>
        </w:r>
      </w:ins>
      <w:ins w:id="2588" w:author="Kelvin Sung" w:date="2021-05-24T07:55:00Z">
        <w:r w:rsidR="007D5C2A">
          <w:t>expected b</w:t>
        </w:r>
      </w:ins>
      <w:ins w:id="2589" w:author="Kelvin Sung" w:date="2021-05-24T07:56:00Z">
        <w:r w:rsidR="007D5C2A">
          <w:t xml:space="preserve">righter spot </w:t>
        </w:r>
      </w:ins>
      <w:ins w:id="2590" w:author="Kelvin Sung" w:date="2021-05-24T07:57:00Z">
        <w:r w:rsidR="007D5C2A">
          <w:t xml:space="preserve">around </w:t>
        </w:r>
      </w:ins>
      <w:ins w:id="2591" w:author="Kelvin Sung" w:date="2021-05-24T07:56:00Z">
        <w:r w:rsidR="007D5C2A">
          <w:t xml:space="preserve">the </w:t>
        </w:r>
      </w:ins>
      <w:ins w:id="2592" w:author="Kelvin Sung" w:date="2021-05-24T08:08:00Z">
        <w:r w:rsidR="00C864C3">
          <w:t xml:space="preserve">position of the point </w:t>
        </w:r>
      </w:ins>
      <w:ins w:id="2593" w:author="Kelvin Sung" w:date="2021-05-24T07:56:00Z">
        <w:r w:rsidR="007D5C2A">
          <w:t>light source cannot be observed.</w:t>
        </w:r>
      </w:ins>
      <w:ins w:id="2594" w:author="Kelvin Sung" w:date="2021-05-24T07:58:00Z">
        <w:r w:rsidR="007D5C2A">
          <w:t xml:space="preserve"> Second, </w:t>
        </w:r>
      </w:ins>
      <w:ins w:id="2595" w:author="Kelvin Sung" w:date="2021-05-24T08:09:00Z">
        <w:r>
          <w:t xml:space="preserve">examine the </w:t>
        </w:r>
        <w:r w:rsidRPr="00FD1303">
          <w:t xml:space="preserve">vertical </w:t>
        </w:r>
        <w:r>
          <w:t>faces</w:t>
        </w:r>
        <w:r w:rsidRPr="00FD1303">
          <w:t xml:space="preserve"> of the geometric block </w:t>
        </w:r>
        <w:r>
          <w:t xml:space="preserve">and take note of </w:t>
        </w:r>
      </w:ins>
      <w:ins w:id="2596" w:author="Kelvin Sung" w:date="2021-05-24T08:10:00Z">
        <w:r>
          <w:t>the bright illumination o</w:t>
        </w:r>
      </w:ins>
      <w:ins w:id="2597" w:author="Kelvin Sung" w:date="2021-05-24T08:15:00Z">
        <w:r>
          <w:t>n</w:t>
        </w:r>
      </w:ins>
      <w:ins w:id="2598" w:author="Kelvin Sung" w:date="2021-05-24T08:10:00Z">
        <w:r>
          <w:t xml:space="preserve"> </w:t>
        </w:r>
      </w:ins>
      <w:ins w:id="2599" w:author="Kelvin Sung" w:date="2021-05-24T08:14:00Z">
        <w:r>
          <w:t xml:space="preserve">the </w:t>
        </w:r>
      </w:ins>
      <w:ins w:id="2600" w:author="Kelvin Sung" w:date="2021-05-24T08:15:00Z">
        <w:r>
          <w:t xml:space="preserve">bottom </w:t>
        </w:r>
      </w:ins>
      <w:ins w:id="2601" w:author="Kelvin Sung" w:date="2021-05-24T08:10:00Z">
        <w:r>
          <w:lastRenderedPageBreak/>
          <w:t xml:space="preserve">face that </w:t>
        </w:r>
      </w:ins>
      <w:ins w:id="2602" w:author="Kelvin Sung" w:date="2021-05-24T08:14:00Z">
        <w:r>
          <w:t xml:space="preserve">is clearly </w:t>
        </w:r>
      </w:ins>
      <w:ins w:id="2603" w:author="Kelvin Sung" w:date="2021-05-24T08:10:00Z">
        <w:r>
          <w:t xml:space="preserve">behind, or </w:t>
        </w:r>
        <w:r w:rsidRPr="00DB3D54">
          <w:rPr>
            <w:rStyle w:val="Emphasis"/>
            <w:rPrChange w:id="2604" w:author="Kelvin Sung" w:date="2021-05-24T08:13:00Z">
              <w:rPr/>
            </w:rPrChange>
          </w:rPr>
          <w:t>pointin</w:t>
        </w:r>
      </w:ins>
      <w:ins w:id="2605" w:author="Kelvin Sung" w:date="2021-05-24T08:13:00Z">
        <w:r>
          <w:rPr>
            <w:rStyle w:val="Emphasis"/>
          </w:rPr>
          <w:t>g away from</w:t>
        </w:r>
      </w:ins>
      <w:ins w:id="2606" w:author="Kelvin Sung" w:date="2021-05-24T08:10:00Z">
        <w:r>
          <w:t>, the light source.</w:t>
        </w:r>
      </w:ins>
      <w:ins w:id="2607" w:author="Kelvin Sung" w:date="2021-05-24T08:15:00Z">
        <w:r>
          <w:t xml:space="preserve"> </w:t>
        </w:r>
      </w:ins>
      <w:ins w:id="2608" w:author="Kelvin Sung" w:date="2021-05-24T08:21:00Z">
        <w:r w:rsidR="003F312E">
          <w:t xml:space="preserve">Both of </w:t>
        </w:r>
      </w:ins>
      <w:ins w:id="2609" w:author="Kelvin Sung" w:date="2021-05-24T08:15:00Z">
        <w:r>
          <w:t xml:space="preserve">these </w:t>
        </w:r>
      </w:ins>
      <w:ins w:id="2610" w:author="Kelvin Sung" w:date="2021-05-24T08:16:00Z">
        <w:r>
          <w:t>peculiar</w:t>
        </w:r>
      </w:ins>
      <w:ins w:id="2611" w:author="Kelvin Sung" w:date="2021-05-24T08:22:00Z">
        <w:r w:rsidR="003F312E">
          <w:t>ities</w:t>
        </w:r>
      </w:ins>
      <w:ins w:id="2612" w:author="Kelvin Sung" w:date="2021-05-24T08:16:00Z">
        <w:r>
          <w:t xml:space="preserve"> are absent from the right image in Figure 8-7. </w:t>
        </w:r>
      </w:ins>
    </w:p>
    <w:p w14:paraId="69F11B07" w14:textId="77777777" w:rsidR="003F312E" w:rsidRDefault="00FD1303" w:rsidP="003F312E">
      <w:pPr>
        <w:pStyle w:val="BodyTextCont"/>
        <w:rPr>
          <w:ins w:id="2613" w:author="Kelvin Sung" w:date="2021-05-24T08:25:00Z"/>
        </w:rPr>
        <w:pPrChange w:id="2614" w:author="Kelvin Sung" w:date="2021-05-24T08:25:00Z">
          <w:pPr>
            <w:pStyle w:val="BodyTextFirst"/>
          </w:pPr>
        </w:pPrChange>
      </w:pPr>
      <w:del w:id="2615" w:author="Kelvin Sung" w:date="2021-05-24T06:06:00Z">
        <w:r w:rsidRPr="00FD1303" w:rsidDel="00450540">
          <w:delText xml:space="preserve"> </w:delText>
        </w:r>
      </w:del>
      <w:del w:id="2616" w:author="Kelvin Sung" w:date="2021-05-22T13:18:00Z">
        <w:r w:rsidRPr="00FD1303" w:rsidDel="00D321DE">
          <w:delText xml:space="preserve">that </w:delText>
        </w:r>
      </w:del>
      <w:ins w:id="2617" w:author="Kelvin Sung" w:date="2021-05-22T14:01:00Z">
        <w:r w:rsidR="0035588B" w:rsidRPr="00FD1303">
          <w:t xml:space="preserve">Although visually odd, </w:t>
        </w:r>
      </w:ins>
      <w:ins w:id="2618" w:author="Kelvin Sung" w:date="2021-05-24T08:22:00Z">
        <w:r w:rsidR="003F312E">
          <w:t xml:space="preserve">results from the left image </w:t>
        </w:r>
      </w:ins>
      <w:ins w:id="2619" w:author="Kelvin Sung" w:date="2021-05-24T08:23:00Z">
        <w:r w:rsidR="003F312E">
          <w:t xml:space="preserve">of Figure 8-7 are </w:t>
        </w:r>
      </w:ins>
      <w:ins w:id="2620" w:author="Kelvin Sung" w:date="2021-05-22T14:01:00Z">
        <w:r w:rsidR="0035588B" w:rsidRPr="00FD1303">
          <w:t xml:space="preserve">to be expected in a 2D world. The vertical </w:t>
        </w:r>
      </w:ins>
      <w:ins w:id="2621" w:author="Kelvin Sung" w:date="2021-05-24T08:23:00Z">
        <w:r w:rsidR="003F312E">
          <w:t>faces</w:t>
        </w:r>
      </w:ins>
      <w:ins w:id="2622" w:author="Kelvin Sung" w:date="2021-05-22T14:01:00Z">
        <w:r w:rsidR="0035588B"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ins>
    </w:p>
    <w:p w14:paraId="4E8B88B2" w14:textId="61A6D9A5" w:rsidR="003F312E" w:rsidRDefault="003F312E" w:rsidP="003F312E">
      <w:pPr>
        <w:pStyle w:val="BodyTextFirst"/>
        <w:rPr>
          <w:ins w:id="2623" w:author="Kelvin Sung" w:date="2021-05-24T08:24:00Z"/>
          <w:rFonts w:hint="eastAsia"/>
        </w:rPr>
      </w:pPr>
      <w:ins w:id="2624" w:author="Kelvin Sung" w:date="2021-05-24T08:24:00Z">
        <w:r>
          <w:rPr>
            <w:rFonts w:hint="eastAsia"/>
            <w:noProof/>
          </w:rPr>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ins>
    </w:p>
    <w:p w14:paraId="5A080594" w14:textId="77777777" w:rsidR="003F312E" w:rsidRPr="00FD1303" w:rsidRDefault="003F312E" w:rsidP="003F312E">
      <w:pPr>
        <w:pStyle w:val="FigureCaption"/>
        <w:rPr>
          <w:ins w:id="2625" w:author="Kelvin Sung" w:date="2021-05-24T08:24:00Z"/>
        </w:rPr>
      </w:pPr>
      <w:ins w:id="2626" w:author="Kelvin Sung" w:date="2021-05-24T08:24:00Z">
        <w:r w:rsidRPr="00FD1303">
          <w:t xml:space="preserve">Figure </w:t>
        </w:r>
        <w:r>
          <w:t>8-7</w:t>
        </w:r>
        <w:r w:rsidRPr="00FD1303">
          <w:t xml:space="preserve">. </w:t>
        </w:r>
        <w:r>
          <w:t>Left: From previous projcet; Right: Expected illumination</w:t>
        </w:r>
      </w:ins>
    </w:p>
    <w:p w14:paraId="36E3A028" w14:textId="0CD88E1A" w:rsidR="004D6400" w:rsidDel="0035588B" w:rsidRDefault="00FD1303" w:rsidP="004D6400">
      <w:pPr>
        <w:pStyle w:val="BodyTextFirst"/>
        <w:rPr>
          <w:del w:id="2627" w:author="Kelvin Sung" w:date="2021-05-22T14:01:00Z"/>
          <w:rFonts w:hint="eastAsia"/>
        </w:rPr>
      </w:pPr>
      <w:del w:id="2628" w:author="Kelvin Sung" w:date="2021-05-22T14:01:00Z">
        <w:r w:rsidRPr="00FD1303" w:rsidDel="0035588B">
          <w:delText xml:space="preserve">the illumination along these boundaries changes uniformly when a light position moves across it. You are observing boundary surfaces being illuminated by </w:delText>
        </w:r>
        <w:commentRangeEnd w:id="2544"/>
        <w:r w:rsidDel="0035588B">
          <w:rPr>
            <w:rStyle w:val="CommentReference"/>
            <w:rFonts w:asciiTheme="minorHAnsi" w:hAnsiTheme="minorHAnsi"/>
          </w:rPr>
          <w:commentReference w:id="2544"/>
        </w:r>
        <w:commentRangeEnd w:id="2545"/>
        <w:r w:rsidR="00762E77" w:rsidDel="0035588B">
          <w:rPr>
            <w:rStyle w:val="CommentReference"/>
            <w:rFonts w:asciiTheme="minorHAnsi" w:hAnsiTheme="minorHAnsi"/>
          </w:rPr>
          <w:commentReference w:id="2545"/>
        </w:r>
        <w:r w:rsidRPr="00FD1303" w:rsidDel="0035588B">
          <w:delText>light sources that seem to be spatially behind the surface! Although visually odd, this is to be expected in a 2D world. The vertical boundaries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delText>
        </w:r>
      </w:del>
    </w:p>
    <w:p w14:paraId="7D8D6F59" w14:textId="1BFEA72B" w:rsidR="00FD1303" w:rsidRDefault="00FD1303">
      <w:pPr>
        <w:pStyle w:val="BodyTextCont"/>
        <w:rPr>
          <w:rFonts w:hint="eastAsia"/>
        </w:rPr>
      </w:pPr>
      <w:r w:rsidRPr="00FD1303">
        <w:t xml:space="preserve">As illustrated by the left drawing in Figure </w:t>
      </w:r>
      <w:del w:id="2629" w:author="Kelvin Sung" w:date="2021-05-22T13:53:00Z">
        <w:r w:rsidRPr="00FD1303" w:rsidDel="003401C9">
          <w:delText>8-7</w:delText>
        </w:r>
      </w:del>
      <w:ins w:id="2630" w:author="Kelvin Sung" w:date="2021-05-22T13:53:00Z">
        <w:r w:rsidR="003401C9">
          <w:t>8-8</w:t>
        </w:r>
      </w:ins>
      <w:r w:rsidRPr="00FD1303">
        <w:t xml:space="preserve">, a surface normal vector, a surface normal, or a normal vector is the vector that is perpendicular to a given surface element. The right drawing of Figure </w:t>
      </w:r>
      <w:del w:id="2631" w:author="Kelvin Sung" w:date="2021-05-22T13:53:00Z">
        <w:r w:rsidRPr="00FD1303" w:rsidDel="003401C9">
          <w:delText>8-7</w:delText>
        </w:r>
      </w:del>
      <w:ins w:id="2632" w:author="Kelvin Sung" w:date="2021-05-22T13:53:00Z">
        <w:r w:rsidR="003401C9">
          <w:t>8-8</w:t>
        </w:r>
      </w:ins>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35FE528" w:rsidR="00FD1303" w:rsidRPr="00FD1303" w:rsidRDefault="00FD1303" w:rsidP="00FD1303">
      <w:pPr>
        <w:pStyle w:val="FigureCaption"/>
      </w:pPr>
      <w:r w:rsidRPr="00FD1303">
        <w:t xml:space="preserve">Figure </w:t>
      </w:r>
      <w:del w:id="2633" w:author="Kelvin Sung" w:date="2021-05-22T13:53:00Z">
        <w:r w:rsidRPr="00FD1303" w:rsidDel="003401C9">
          <w:delText>8-7</w:delText>
        </w:r>
      </w:del>
      <w:ins w:id="2634" w:author="Kelvin Sung" w:date="2021-05-22T13:53:00Z">
        <w:r w:rsidR="003401C9">
          <w:t>8-8</w:t>
        </w:r>
      </w:ins>
      <w:r w:rsidRPr="00FD1303">
        <w:t>. Surface normal vectors of an object</w:t>
      </w:r>
    </w:p>
    <w:p w14:paraId="298CFB89" w14:textId="77777777" w:rsidR="000E71E3" w:rsidRDefault="00FD1303" w:rsidP="000E71E3">
      <w:pPr>
        <w:pStyle w:val="BodyTextCont"/>
        <w:rPr>
          <w:ins w:id="2635" w:author="Kelvin Sung" w:date="2021-05-22T14:07:00Z"/>
          <w:rFonts w:hint="eastAsia"/>
        </w:rPr>
      </w:pPr>
      <w:r w:rsidRPr="00FD1303">
        <w:lastRenderedPageBreak/>
        <w:t xml:space="preserve">A human’s observation of light illumination is the result of visible energy from </w:t>
      </w:r>
      <w:del w:id="2636" w:author="Kelvin Sung" w:date="2021-05-22T14:04:00Z">
        <w:r w:rsidRPr="00FD1303" w:rsidDel="00BC2B39">
          <w:delText xml:space="preserve">the </w:delText>
        </w:r>
      </w:del>
      <w:r w:rsidRPr="00FD1303">
        <w:t xml:space="preserve">light sources reflecting off object surfaces and reaching the eyes. A diffuse, or Lambertian, surface reflects light energy uniformly in all directions. Examples of diffuse surfaces include typical printer papers or matte painted surfaces. Figure </w:t>
      </w:r>
      <w:del w:id="2637" w:author="Kelvin Sung" w:date="2021-05-22T13:53:00Z">
        <w:r w:rsidRPr="00FD1303" w:rsidDel="003401C9">
          <w:delText>8-8</w:delText>
        </w:r>
      </w:del>
      <w:ins w:id="2638" w:author="Kelvin Sung" w:date="2021-05-22T13:53:00Z">
        <w:r w:rsidR="003401C9">
          <w:t>8-9</w:t>
        </w:r>
      </w:ins>
      <w:r w:rsidRPr="00FD1303">
        <w:t xml:space="preserve"> shows a light source illuminating three diffuse surface element positions, A, B, and C. First, notice that the direction from the position being illuminated toward the light source is defined as the </w:t>
      </w:r>
      <w:ins w:id="2639" w:author="Kelvin Sung" w:date="2021-05-22T14:06:00Z">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ins>
      <w:r w:rsidRPr="00FD1303">
        <w:t>position</w:t>
      </w:r>
      <w:del w:id="2640" w:author="Kelvin Sung" w:date="2021-05-22T14:06:00Z">
        <w:r w:rsidRPr="00FD1303" w:rsidDel="000E71E3">
          <w:delText xml:space="preserve">’s light vector, </w:delText>
        </w:r>
        <m:oMath>
          <m:acc>
            <m:accPr>
              <m:ctrlPr>
                <w:rPr>
                  <w:rFonts w:ascii="Cambria Math" w:hAnsi="Cambria Math"/>
                </w:rPr>
              </m:ctrlPr>
            </m:accPr>
            <m:e>
              <m:r>
                <w:rPr>
                  <w:rFonts w:ascii="Cambria Math" w:hAnsi="Cambria Math"/>
                </w:rPr>
                <m:t>L</m:t>
              </m:r>
            </m:e>
          </m:acc>
        </m:oMath>
      </w:del>
      <w:r w:rsidRPr="00FD1303">
        <w:t xml:space="preserve">.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ins w:id="2641" w:author="Kelvin Sung" w:date="2021-05-22T14:06:00Z">
        <w:r w:rsidR="000E71E3">
          <w:t>s</w:t>
        </w:r>
      </w:ins>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1496C1FB" w:rsidR="00FD1303" w:rsidRDefault="00FD1303">
      <w:pPr>
        <w:pStyle w:val="BodyTextCont"/>
        <w:rPr>
          <w:rFonts w:hint="eastAsia"/>
        </w:rPr>
        <w:pPrChange w:id="2642" w:author="Kelvin Sung" w:date="2021-05-22T14:04:00Z">
          <w:pPr>
            <w:pStyle w:val="BodyTextFirst"/>
          </w:pPr>
        </w:pPrChange>
      </w:pPr>
      <w:r w:rsidRPr="00FD1303">
        <w:t xml:space="preserve">Figure </w:t>
      </w:r>
      <w:del w:id="2643" w:author="Kelvin Sung" w:date="2021-05-22T13:53:00Z">
        <w:r w:rsidRPr="00FD1303" w:rsidDel="003401C9">
          <w:delText>8-8</w:delText>
        </w:r>
      </w:del>
      <w:ins w:id="2644" w:author="Kelvin Sung" w:date="2021-05-22T13:53:00Z">
        <w:r w:rsidR="003401C9">
          <w:t>8-9</w:t>
        </w:r>
      </w:ins>
      <w:r w:rsidRPr="00FD1303">
        <w:t xml:space="preserve">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ins w:id="2645" w:author="Kelvin Sung" w:date="2021-05-22T14:08:00Z">
        <w:r w:rsidR="000E71E3">
          <w:t xml:space="preserve"> the</w:t>
        </w:r>
      </w:ins>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ins w:id="2646" w:author="Kelvin Sung" w:date="2021-05-22T17:17:00Z">
        <w:r w:rsidR="00F771B7">
          <w:t xml:space="preserve"> </w:t>
        </w:r>
      </w:ins>
      <w:ins w:id="2647" w:author="Kelvin Sung" w:date="2021-05-22T17:19:00Z">
        <w:r w:rsidR="00BE417B">
          <w:t>In an illumination model, t</w:t>
        </w:r>
      </w:ins>
      <w:ins w:id="2648" w:author="Kelvin Sung" w:date="2021-05-22T17:17:00Z">
        <w:r w:rsidR="00F771B7">
          <w:t xml:space="preserve">he term </w:t>
        </w:r>
      </w:ins>
      <w:ins w:id="2649" w:author="Kelvin Sung" w:date="2021-05-22T17:19:00Z">
        <w:r w:rsidR="00BE417B">
          <w:t>that the</w:t>
        </w:r>
      </w:ins>
      <w:ins w:id="2650" w:author="Kelvin Sung" w:date="2021-05-22T17:20:00Z">
        <w:r w:rsidR="00BE417B">
          <w:t xml:space="preserve"> include the</w:t>
        </w:r>
      </w:ins>
      <w:ins w:id="2651" w:author="Kelvin Sung" w:date="2021-05-22T17:19:00Z">
        <w:r w:rsidR="00BE417B">
          <w:t xml:space="preserve"> </w:t>
        </w:r>
      </w:ins>
      <m:oMath>
        <m:acc>
          <m:accPr>
            <m:ctrlPr>
              <w:ins w:id="2652" w:author="Kelvin Sung" w:date="2021-05-22T17:17:00Z">
                <w:rPr>
                  <w:rFonts w:ascii="Cambria Math" w:hAnsi="Cambria Math"/>
                </w:rPr>
              </w:ins>
            </m:ctrlPr>
          </m:accPr>
          <m:e>
            <m:r>
              <w:ins w:id="2653" w:author="Kelvin Sung" w:date="2021-05-22T17:17:00Z">
                <w:rPr>
                  <w:rFonts w:ascii="Cambria Math" w:hAnsi="Cambria Math"/>
                </w:rPr>
                <m:t>N</m:t>
              </w:ins>
            </m:r>
          </m:e>
        </m:acc>
        <m:r>
          <w:ins w:id="2654" w:author="Kelvin Sung" w:date="2021-05-22T17:17:00Z">
            <w:rPr>
              <w:rFonts w:ascii="Cambria Math" w:hAnsi="Cambria Math"/>
            </w:rPr>
            <m:t>∙</m:t>
          </w:ins>
        </m:r>
        <m:acc>
          <m:accPr>
            <m:ctrlPr>
              <w:ins w:id="2655" w:author="Kelvin Sung" w:date="2021-05-22T17:17:00Z">
                <w:rPr>
                  <w:rFonts w:ascii="Cambria Math" w:hAnsi="Cambria Math"/>
                </w:rPr>
              </w:ins>
            </m:ctrlPr>
          </m:accPr>
          <m:e>
            <m:r>
              <w:ins w:id="2656" w:author="Kelvin Sung" w:date="2021-05-22T17:17:00Z">
                <w:rPr>
                  <w:rFonts w:ascii="Cambria Math" w:hAnsi="Cambria Math"/>
                </w:rPr>
                <m:t>L</m:t>
              </w:ins>
            </m:r>
          </m:e>
        </m:acc>
      </m:oMath>
      <w:ins w:id="2657" w:author="Kelvin Sung" w:date="2021-05-22T17:17:00Z">
        <w:r w:rsidR="00F771B7">
          <w:t xml:space="preserve"> </w:t>
        </w:r>
      </w:ins>
      <w:ins w:id="2658" w:author="Kelvin Sung" w:date="2021-05-22T17:20:00Z">
        <w:r w:rsidR="00BE417B">
          <w:t xml:space="preserve">computation </w:t>
        </w:r>
      </w:ins>
      <w:ins w:id="2659" w:author="Kelvin Sung" w:date="2021-05-22T17:17:00Z">
        <w:r w:rsidR="00F771B7">
          <w:t xml:space="preserve">is referred to as the </w:t>
        </w:r>
      </w:ins>
      <w:ins w:id="2660" w:author="Kelvin Sung" w:date="2021-05-22T17:19:00Z">
        <w:r w:rsidR="00BE417B">
          <w:t>diffuse, or Lambertian, component</w:t>
        </w:r>
      </w:ins>
      <w:ins w:id="2661" w:author="Kelvin Sung" w:date="2021-05-22T17:20:00Z">
        <w:r w:rsidR="00BE417B">
          <w:t>.</w:t>
        </w:r>
      </w:ins>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35339259" w:rsidR="00FD1303" w:rsidRPr="00FD1303" w:rsidRDefault="00FD1303" w:rsidP="00FD1303">
      <w:pPr>
        <w:pStyle w:val="FigureCaption"/>
      </w:pPr>
      <w:r w:rsidRPr="00FD1303">
        <w:t xml:space="preserve">Figure </w:t>
      </w:r>
      <w:del w:id="2662" w:author="Kelvin Sung" w:date="2021-05-22T13:53:00Z">
        <w:r w:rsidRPr="00FD1303" w:rsidDel="003401C9">
          <w:delText>8-8</w:delText>
        </w:r>
      </w:del>
      <w:ins w:id="2663" w:author="Kelvin Sung" w:date="2021-05-22T13:53:00Z">
        <w:r w:rsidR="003401C9">
          <w:t>8-9</w:t>
        </w:r>
      </w:ins>
      <w:r w:rsidRPr="00FD1303">
        <w:t>. Normal and light vectors and diffuse illumination</w:t>
      </w:r>
    </w:p>
    <w:p w14:paraId="343791CB" w14:textId="0EB35937" w:rsidR="00FD1303" w:rsidRDefault="00ED4CCB">
      <w:pPr>
        <w:pStyle w:val="BodyTextCont"/>
        <w:rPr>
          <w:rFonts w:hint="eastAsia"/>
        </w:rPr>
        <w:pPrChange w:id="2664" w:author="Kelvin Sung" w:date="2021-05-22T14:09:00Z">
          <w:pPr>
            <w:pStyle w:val="BodyTextFirst"/>
          </w:pPr>
        </w:pPrChange>
      </w:pPr>
      <w:ins w:id="2665" w:author="Kelvin Sung" w:date="2021-05-22T17:07:00Z">
        <w:r>
          <w:t>Th</w:t>
        </w:r>
        <w:r w:rsidRPr="00FD1303">
          <w:t xml:space="preserve">e human vision system </w:t>
        </w:r>
        <w:r>
          <w:t xml:space="preserve">deduces </w:t>
        </w:r>
      </w:ins>
      <w:ins w:id="2666" w:author="Kelvin Sung" w:date="2021-05-22T17:08:00Z">
        <w:r w:rsidRPr="00FD1303">
          <w:t xml:space="preserve">3D </w:t>
        </w:r>
      </w:ins>
      <w:ins w:id="2667" w:author="Kelvin Sung" w:date="2021-05-22T17:22:00Z">
        <w:r w:rsidR="00BE417B">
          <w:t xml:space="preserve">geometric </w:t>
        </w:r>
      </w:ins>
      <w:ins w:id="2668" w:author="Kelvin Sung" w:date="2021-05-22T17:08:00Z">
        <w:r w:rsidRPr="00FD1303">
          <w:t xml:space="preserve">shape contours </w:t>
        </w:r>
      </w:ins>
      <w:ins w:id="2669" w:author="Kelvin Sung" w:date="2021-05-22T17:11:00Z">
        <w:r>
          <w:t xml:space="preserve">based significantly on </w:t>
        </w:r>
      </w:ins>
      <w:del w:id="2670" w:author="Kelvin Sung" w:date="2021-05-22T17:09:00Z">
        <w:r w:rsidR="00FD1303" w:rsidRPr="00FD1303" w:rsidDel="00ED4CCB">
          <w:delText xml:space="preserve">Displaying </w:delText>
        </w:r>
      </w:del>
      <w:del w:id="2671" w:author="Kelvin Sung" w:date="2021-05-22T17:20:00Z">
        <w:r w:rsidR="00FD1303" w:rsidRPr="00FD1303" w:rsidDel="00BE417B">
          <w:delText xml:space="preserve">the </w:delText>
        </w:r>
      </w:del>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del w:id="2672" w:author="Kelvin Sung" w:date="2021-05-22T17:12:00Z">
        <w:r w:rsidR="00FD1303" w:rsidRPr="00FD1303" w:rsidDel="00ED4CCB">
          <w:delText xml:space="preserve"> computation results</w:delText>
        </w:r>
      </w:del>
      <w:r w:rsidR="00FD1303" w:rsidRPr="00FD1303">
        <w:t xml:space="preserve">, or the diffuse </w:t>
      </w:r>
      <w:del w:id="2673" w:author="Kelvin Sung" w:date="2021-05-22T17:12:00Z">
        <w:r w:rsidR="00FD1303" w:rsidRPr="00FD1303" w:rsidDel="00ED4CCB">
          <w:delText>component</w:delText>
        </w:r>
      </w:del>
      <w:ins w:id="2674" w:author="Kelvin Sung" w:date="2021-05-22T17:16:00Z">
        <w:r w:rsidR="00C31478">
          <w:t>component</w:t>
        </w:r>
      </w:ins>
      <w:del w:id="2675" w:author="Kelvin Sung" w:date="2021-05-22T17:12:00Z">
        <w:r w:rsidR="00FD1303" w:rsidRPr="00FD1303" w:rsidDel="00ED4CCB">
          <w:delText xml:space="preserve">, cues </w:delText>
        </w:r>
      </w:del>
      <w:del w:id="2676" w:author="Kelvin Sung" w:date="2021-05-22T17:08:00Z">
        <w:r w:rsidR="00FD1303" w:rsidRPr="00FD1303" w:rsidDel="00ED4CCB">
          <w:delText xml:space="preserve">3D shape contours </w:delText>
        </w:r>
      </w:del>
      <w:del w:id="2677" w:author="Kelvin Sung" w:date="2021-05-22T17:12:00Z">
        <w:r w:rsidR="00FD1303" w:rsidRPr="00FD1303" w:rsidDel="00ED4CCB">
          <w:delText xml:space="preserve">for </w:delText>
        </w:r>
      </w:del>
      <w:del w:id="2678" w:author="Kelvin Sung" w:date="2021-05-22T17:07:00Z">
        <w:r w:rsidR="00FD1303" w:rsidRPr="00FD1303" w:rsidDel="00ED4CCB">
          <w:delText>the human vision system</w:delText>
        </w:r>
      </w:del>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del w:id="2679" w:author="Kelvin Sung" w:date="2021-05-22T13:53:00Z">
        <w:r w:rsidR="00FD1303" w:rsidRPr="00FD1303" w:rsidDel="003401C9">
          <w:delText>8-9</w:delText>
        </w:r>
      </w:del>
      <w:ins w:id="2680" w:author="Kelvin Sung" w:date="2021-05-22T13:53:00Z">
        <w:r w:rsidR="003401C9">
          <w:t>8-10</w:t>
        </w:r>
      </w:ins>
      <w:r w:rsidR="00FD1303" w:rsidRPr="00FD1303">
        <w:t xml:space="preserve"> shows a sphere and torus (doughnut shape object) with (the left image</w:t>
      </w:r>
      <w:ins w:id="2681" w:author="Kelvin Sung" w:date="2021-05-22T17:15:00Z">
        <w:r w:rsidR="00C31478">
          <w:t>s</w:t>
        </w:r>
      </w:ins>
      <w:r w:rsidR="00FD1303" w:rsidRPr="00FD1303">
        <w:t>) and without (the right image</w:t>
      </w:r>
      <w:ins w:id="2682" w:author="Kelvin Sung" w:date="2021-05-22T17:15:00Z">
        <w:r w:rsidR="00C31478">
          <w:t>s</w:t>
        </w:r>
      </w:ins>
      <w:r w:rsidR="00FD1303" w:rsidRPr="00FD1303">
        <w:t>) the corresponding diffuse components. Clearly, in both cases, the 3D contour of the objects is captured by the left versions of the image with the</w:t>
      </w:r>
      <w:del w:id="2683" w:author="Kelvin Sung" w:date="2021-05-22T17:22:00Z">
        <w:r w:rsidR="00FD1303" w:rsidRPr="00FD1303" w:rsidDel="00BE417B">
          <w:delText xml:space="preserv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rsidDel="00BE417B">
          <w:delText xml:space="preserve"> computation</w:delText>
        </w:r>
      </w:del>
      <w:ins w:id="2684" w:author="Kelvin Sung" w:date="2021-05-22T17:23:00Z">
        <w:r w:rsidR="00BE417B">
          <w:t xml:space="preserve"> diffuse component</w:t>
        </w:r>
      </w:ins>
      <w:r w:rsidR="00FD1303" w:rsidRPr="00FD1303">
        <w:t>.</w:t>
      </w:r>
    </w:p>
    <w:p w14:paraId="134AE4B2" w14:textId="387FFB4A" w:rsidR="00FD1303" w:rsidRPr="00FD1303" w:rsidRDefault="00FD1303" w:rsidP="00FD1303">
      <w:pPr>
        <w:pStyle w:val="Figure"/>
        <w:rPr>
          <w:rFonts w:ascii="Utopia" w:hAnsi="Utopia"/>
        </w:rPr>
      </w:pPr>
      <w:r>
        <w:rPr>
          <w:noProof/>
        </w:rPr>
        <w:lastRenderedPageBreak/>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rPr>
          <w:rFonts w:hint="eastAsia"/>
        </w:rPr>
      </w:pPr>
    </w:p>
    <w:p w14:paraId="1C8D84A2" w14:textId="37AFDD0A" w:rsidR="00FD1303" w:rsidRPr="00FD1303" w:rsidRDefault="00FD1303" w:rsidP="00FD1303">
      <w:pPr>
        <w:pStyle w:val="FigureCaption"/>
      </w:pPr>
      <w:r w:rsidRPr="00FD1303">
        <w:t xml:space="preserve">Figure </w:t>
      </w:r>
      <w:del w:id="2685" w:author="Kelvin Sung" w:date="2021-05-22T13:53:00Z">
        <w:r w:rsidRPr="00FD1303" w:rsidDel="003401C9">
          <w:delText>8-9</w:delText>
        </w:r>
      </w:del>
      <w:ins w:id="2686" w:author="Kelvin Sung" w:date="2021-05-22T13:53:00Z">
        <w:r w:rsidR="003401C9">
          <w:t>8-10</w:t>
        </w:r>
      </w:ins>
      <w:r w:rsidRPr="00FD1303">
        <w:t>. Examples of 3D objects with and without diffuse component</w:t>
      </w:r>
    </w:p>
    <w:p w14:paraId="7FF02F9F" w14:textId="77777777" w:rsidR="00D648A4" w:rsidRDefault="00FD1303" w:rsidP="00113C49">
      <w:pPr>
        <w:pStyle w:val="BodyTextCont"/>
        <w:rPr>
          <w:ins w:id="2687" w:author="Kelvin Sung" w:date="2021-05-22T17:25:00Z"/>
          <w:rFonts w:hint="eastAsia"/>
        </w:rPr>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w:t>
      </w:r>
      <w:del w:id="2688" w:author="Kelvin Sung" w:date="2021-05-22T17:23:00Z">
        <w:r w:rsidRPr="00FD1303" w:rsidDel="00113C49">
          <w:delText xml:space="preserve">the </w:delText>
        </w:r>
      </w:del>
      <w:ins w:id="2689" w:author="Kelvin Sung" w:date="2021-05-22T17:23:00Z">
        <w:r w:rsidR="00113C49">
          <w:t>a</w:t>
        </w:r>
        <w:r w:rsidR="00113C49" w:rsidRPr="00FD1303">
          <w:t xml:space="preserve"> </w:t>
        </w:r>
      </w:ins>
      <w:r w:rsidRPr="00FD1303">
        <w:t xml:space="preserve">vector in the z direction. This lack of distinct normal vectors for objects implies that it is not possible to compute </w:t>
      </w:r>
      <w:del w:id="2690" w:author="Kelvin Sung" w:date="2021-05-22T17:24:00Z">
        <w:r w:rsidRPr="00FD1303" w:rsidDel="009D052C">
          <w:delText xml:space="preserve">the </w:delText>
        </w:r>
      </w:del>
      <w:ins w:id="2691" w:author="Kelvin Sung" w:date="2021-05-22T17:24:00Z">
        <w:r w:rsidR="009D052C">
          <w:t xml:space="preserve">a distinct </w:t>
        </w:r>
      </w:ins>
      <w:r w:rsidRPr="00FD1303">
        <w:t xml:space="preserve">diffuse component </w:t>
      </w:r>
      <w:del w:id="2692" w:author="Kelvin Sung" w:date="2021-05-22T17:24:00Z">
        <w:r w:rsidRPr="00FD1303" w:rsidDel="009D052C">
          <w:delText xml:space="preserve">of </w:delText>
        </w:r>
      </w:del>
      <w:ins w:id="2693" w:author="Kelvin Sung" w:date="2021-05-22T17:24:00Z">
        <w:r w:rsidR="009D052C">
          <w:t>for</w:t>
        </w:r>
        <w:r w:rsidR="009D052C" w:rsidRPr="00FD1303">
          <w:t xml:space="preserve"> </w:t>
        </w:r>
      </w:ins>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del w:id="2694" w:author="Kelvin Sung" w:date="2021-05-22T17:25:00Z">
        <w:r w:rsidRPr="00FD1303" w:rsidDel="00D648A4">
          <w:delText xml:space="preserve">problem </w:delText>
        </w:r>
      </w:del>
      <w:ins w:id="2695" w:author="Kelvin Sung" w:date="2021-05-22T17:25:00Z">
        <w:r w:rsidR="00D648A4">
          <w:t xml:space="preserve">issue </w:t>
        </w:r>
      </w:ins>
      <w:r w:rsidRPr="00FD1303">
        <w:t xml:space="preserve">of each geometry having only a single normal vector. </w:t>
      </w:r>
    </w:p>
    <w:p w14:paraId="7C25FCB6" w14:textId="74890690" w:rsidR="00FD1303" w:rsidRDefault="00FD1303">
      <w:pPr>
        <w:pStyle w:val="BodyTextCont"/>
        <w:rPr>
          <w:rFonts w:hint="eastAsia"/>
        </w:rPr>
        <w:pPrChange w:id="2696" w:author="Kelvin Sung" w:date="2021-05-22T17:23:00Z">
          <w:pPr>
            <w:pStyle w:val="BodyTextFirst"/>
          </w:pPr>
        </w:pPrChange>
      </w:pPr>
      <w:r w:rsidRPr="00FD1303">
        <w:t xml:space="preserve">Figure </w:t>
      </w:r>
      <w:del w:id="2697" w:author="Kelvin Sung" w:date="2021-05-22T13:52:00Z">
        <w:r w:rsidRPr="00FD1303" w:rsidDel="003401C9">
          <w:delText>8-10</w:delText>
        </w:r>
      </w:del>
      <w:ins w:id="2698" w:author="Kelvin Sung" w:date="2021-05-22T13:52:00Z">
        <w:r w:rsidR="003401C9">
          <w:t>8-11</w:t>
        </w:r>
      </w:ins>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ins w:id="2699" w:author="Kelvin Sung" w:date="2021-05-22T17:25:00Z">
        <w:r w:rsidR="00DA0C10">
          <w:t>,</w:t>
        </w:r>
      </w:ins>
      <w:r w:rsidRPr="00FD1303">
        <w:t xml:space="preserve"> a corresponding normal texture image is required. The left image of Figure </w:t>
      </w:r>
      <w:del w:id="2700" w:author="Kelvin Sung" w:date="2021-05-22T13:52:00Z">
        <w:r w:rsidRPr="00FD1303" w:rsidDel="003401C9">
          <w:delText>8-10</w:delText>
        </w:r>
      </w:del>
      <w:ins w:id="2701" w:author="Kelvin Sung" w:date="2021-05-22T13:52:00Z">
        <w:r w:rsidR="003401C9">
          <w:t>8-11</w:t>
        </w:r>
      </w:ins>
      <w:r w:rsidRPr="00FD1303">
        <w:t xml:space="preserve">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 xml:space="preserve">channels of the texture record the color of objects (bottom of the right image of Figure </w:t>
      </w:r>
      <w:del w:id="2702" w:author="Kelvin Sung" w:date="2021-05-22T13:52:00Z">
        <w:r w:rsidRPr="00FD1303" w:rsidDel="003401C9">
          <w:delText>8-10</w:delText>
        </w:r>
      </w:del>
      <w:ins w:id="2703" w:author="Kelvin Sung" w:date="2021-05-22T13:52:00Z">
        <w:r w:rsidR="003401C9">
          <w:t>8-11</w:t>
        </w:r>
      </w:ins>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lastRenderedPageBreak/>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rPr>
          <w:rFonts w:hint="eastAsia"/>
        </w:rPr>
      </w:pPr>
    </w:p>
    <w:p w14:paraId="50849F76" w14:textId="08BFA2BD" w:rsidR="009F697C" w:rsidRDefault="00FD1303" w:rsidP="00FD1303">
      <w:pPr>
        <w:pStyle w:val="FigureCaption"/>
      </w:pPr>
      <w:r w:rsidRPr="00FD1303">
        <w:t xml:space="preserve">Figure </w:t>
      </w:r>
      <w:del w:id="2704" w:author="Kelvin Sung" w:date="2021-05-22T13:52:00Z">
        <w:r w:rsidRPr="00FD1303" w:rsidDel="003401C9">
          <w:delText>8-10</w:delText>
        </w:r>
      </w:del>
      <w:ins w:id="2705" w:author="Kelvin Sung" w:date="2021-05-22T13:52:00Z">
        <w:r w:rsidR="003401C9">
          <w:t>8-11</w:t>
        </w:r>
      </w:ins>
      <w:r w:rsidRPr="00FD1303">
        <w:t xml:space="preserve">. Normal mapping with two texture images: the normal and the color texture </w:t>
      </w:r>
    </w:p>
    <w:p w14:paraId="0169A867" w14:textId="1817DFF4" w:rsidR="00FD1303" w:rsidRPr="00FD1303" w:rsidRDefault="00FD1303">
      <w:pPr>
        <w:pStyle w:val="BodyTextCont"/>
        <w:rPr>
          <w:rFonts w:hint="eastAsia"/>
        </w:rPr>
        <w:pPrChange w:id="2706" w:author="Kelvin Sung" w:date="2021-05-22T17:26:00Z">
          <w:pPr>
            <w:pStyle w:val="BodyTextFirst"/>
          </w:pPr>
        </w:pPrChange>
      </w:pPr>
      <w:r w:rsidRPr="00FD1303">
        <w:t xml:space="preserve">Figure </w:t>
      </w:r>
      <w:del w:id="2707" w:author="Kelvin Sung" w:date="2021-05-22T13:52:00Z">
        <w:r w:rsidRPr="00FD1303" w:rsidDel="003401C9">
          <w:delText>8-11</w:delText>
        </w:r>
      </w:del>
      <w:ins w:id="2708" w:author="Kelvin Sung" w:date="2021-05-22T13:52:00Z">
        <w:r w:rsidR="003401C9">
          <w:t>8-12</w:t>
        </w:r>
      </w:ins>
      <w:r w:rsidRPr="00FD1303">
        <w:t xml:space="preserve"> captures the view of the three corresponding positions labeled on the right images of Figure </w:t>
      </w:r>
      <w:del w:id="2709" w:author="Kelvin Sung" w:date="2021-05-22T13:52:00Z">
        <w:r w:rsidRPr="00FD1303" w:rsidDel="003401C9">
          <w:delText>8-10</w:delText>
        </w:r>
      </w:del>
      <w:ins w:id="2710" w:author="Kelvin Sung" w:date="2021-05-22T13:52:00Z">
        <w:r w:rsidR="003401C9">
          <w:t>8-11</w:t>
        </w:r>
      </w:ins>
      <w:ins w:id="2711" w:author="Kelvin Sung" w:date="2021-05-22T17:28:00Z">
        <w:r w:rsidR="00D7221E">
          <w:t>,</w:t>
        </w:r>
      </w:ins>
      <w:r w:rsidRPr="00FD1303">
        <w:t xml:space="preserve"> </w:t>
      </w:r>
      <w:del w:id="2712" w:author="Kelvin Sung" w:date="2021-05-22T17:27:00Z">
        <w:r w:rsidRPr="00FD1303" w:rsidDel="00DA0C10">
          <w:delText>(</w:delText>
        </w:r>
      </w:del>
      <w:ins w:id="2713" w:author="Kelvin Sung" w:date="2021-05-22T17:28:00Z">
        <w:r w:rsidR="00D7221E">
          <w:t>t</w:t>
        </w:r>
      </w:ins>
      <w:del w:id="2714" w:author="Kelvin Sung" w:date="2021-05-22T17:27:00Z">
        <w:r w:rsidRPr="00FD1303" w:rsidDel="00DA0C10">
          <w:delText>t</w:delText>
        </w:r>
      </w:del>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ins w:id="2715" w:author="Kelvin Sung" w:date="2021-05-22T17:27:00Z">
        <w:r w:rsidR="00D7221E">
          <w:t>,</w:t>
        </w:r>
      </w:ins>
      <w:del w:id="2716" w:author="Kelvin Sung" w:date="2021-05-22T17:27:00Z">
        <w:r w:rsidRPr="00FD1303" w:rsidDel="00DA0C10">
          <w:delText>)</w:delText>
        </w:r>
      </w:del>
      <w:r w:rsidRPr="00FD1303">
        <w:t xml:space="preserve"> to illustrate the details of normal mapping. The bottom layer of Figure </w:t>
      </w:r>
      <w:del w:id="2717" w:author="Kelvin Sung" w:date="2021-05-22T13:52:00Z">
        <w:r w:rsidRPr="00FD1303" w:rsidDel="003401C9">
          <w:delText>8-11</w:delText>
        </w:r>
      </w:del>
      <w:ins w:id="2718" w:author="Kelvin Sung" w:date="2021-05-22T13:52:00Z">
        <w:r w:rsidR="003401C9">
          <w:t>8-12</w:t>
        </w:r>
      </w:ins>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del w:id="2719" w:author="Kelvin Sung" w:date="2021-05-22T13:52:00Z">
        <w:r w:rsidRPr="00FD1303" w:rsidDel="003401C9">
          <w:delText>8-11</w:delText>
        </w:r>
      </w:del>
      <w:ins w:id="2720" w:author="Kelvin Sung" w:date="2021-05-22T13:52:00Z">
        <w:r w:rsidR="003401C9">
          <w:t>8-12</w:t>
        </w:r>
      </w:ins>
      <w:r w:rsidRPr="00FD1303">
        <w:t xml:space="preserve"> shows that the RGB components of the normal texture record</w:t>
      </w:r>
      <w:del w:id="2721" w:author="Kelvin Sung" w:date="2021-05-22T17:28:00Z">
        <w:r w:rsidRPr="00FD1303" w:rsidDel="00D57837">
          <w:delText>s</w:delText>
        </w:r>
      </w:del>
      <w:r w:rsidRPr="00FD1303">
        <w:t xml:space="preserve"> the normal vector </w:t>
      </w:r>
      <w:proofErr w:type="spellStart"/>
      <w:r w:rsidRPr="00FD1303">
        <w:t>xyz</w:t>
      </w:r>
      <w:proofErr w:type="spellEnd"/>
      <w:r w:rsidRPr="00FD1303">
        <w:t xml:space="preserve"> values of objects at the corresponding color texture positions. The top layer of Figure </w:t>
      </w:r>
      <w:del w:id="2722" w:author="Kelvin Sung" w:date="2021-05-22T13:52:00Z">
        <w:r w:rsidRPr="00FD1303" w:rsidDel="003401C9">
          <w:delText>8-11</w:delText>
        </w:r>
      </w:del>
      <w:ins w:id="2723" w:author="Kelvin Sung" w:date="2021-05-22T13:52:00Z">
        <w:r w:rsidR="003401C9">
          <w:t>8-12</w:t>
        </w:r>
      </w:ins>
      <w:r w:rsidRPr="00FD1303">
        <w:t xml:space="preserve"> shows that when illuminated by a light source</w:t>
      </w:r>
      <w:ins w:id="2724" w:author="Kelvin Sung" w:date="2021-05-22T17:29:00Z">
        <w:r w:rsidR="00D57837">
          <w:t>,</w:t>
        </w:r>
      </w:ins>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56004B50" w:rsidR="00FD1303" w:rsidRPr="00FD1303" w:rsidRDefault="00FD1303" w:rsidP="00FD1303">
      <w:pPr>
        <w:pStyle w:val="FigureCaption"/>
      </w:pPr>
      <w:r w:rsidRPr="00FD1303">
        <w:t xml:space="preserve">Figure </w:t>
      </w:r>
      <w:del w:id="2725" w:author="Kelvin Sung" w:date="2021-05-22T13:52:00Z">
        <w:r w:rsidRPr="00FD1303" w:rsidDel="003401C9">
          <w:delText>8-11</w:delText>
        </w:r>
      </w:del>
      <w:ins w:id="2726" w:author="Kelvin Sung" w:date="2021-05-22T13:52:00Z">
        <w:r w:rsidR="003401C9">
          <w:t>8-12</w:t>
        </w:r>
      </w:ins>
      <w:r w:rsidRPr="00FD1303">
        <w:t xml:space="preserve">. Normal mapping with two texture images: the normal and the color texture </w:t>
      </w:r>
    </w:p>
    <w:p w14:paraId="5AFE8426" w14:textId="0852D8BE" w:rsidR="00FD1303" w:rsidRPr="00FD1303" w:rsidRDefault="00FD1303">
      <w:pPr>
        <w:pStyle w:val="BodyTextCont"/>
        <w:rPr>
          <w:rFonts w:hint="eastAsia"/>
        </w:rPr>
        <w:pPrChange w:id="2727" w:author="Kelvin Sung" w:date="2021-05-22T17:30:00Z">
          <w:pPr>
            <w:pStyle w:val="BodyTextFirst"/>
          </w:pPr>
        </w:pPrChange>
      </w:pPr>
      <w:r w:rsidRPr="00FD1303">
        <w:t xml:space="preserve">In summary, a normal texture map or a normal map is a texture map that stores normal vector information rather than the usual color information. Each texel of a normal map encodes the </w:t>
      </w:r>
      <w:proofErr w:type="spellStart"/>
      <w:r w:rsidRPr="00FD1303">
        <w:t>xyz</w:t>
      </w:r>
      <w:proofErr w:type="spellEnd"/>
      <w:r w:rsidRPr="00FD1303">
        <w:t xml:space="preserve">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t>
      </w:r>
      <w:ins w:id="2728" w:author="Kelvin Sung" w:date="2021-05-22T17:33:00Z">
        <w:r w:rsidR="00D57837">
          <w:t xml:space="preserve">In this way, the rendered image </w:t>
        </w:r>
      </w:ins>
      <w:del w:id="2729" w:author="Kelvin Sung" w:date="2021-05-22T17:31:00Z">
        <w:r w:rsidRPr="00FD1303" w:rsidDel="00D57837">
          <w:delText>When computing light</w:delText>
        </w:r>
        <w:r w:rsidRPr="00FD1303" w:rsidDel="00D57837">
          <w:fldChar w:fldCharType="begin"/>
        </w:r>
        <w:r w:rsidRPr="00FD1303" w:rsidDel="00D57837">
          <w:delInstrText xml:space="preserve"> XE "Diffuse reflection:light computation" </w:delInstrText>
        </w:r>
        <w:r w:rsidRPr="00FD1303" w:rsidDel="00D57837">
          <w:fldChar w:fldCharType="end"/>
        </w:r>
        <w:r w:rsidRPr="00FD1303" w:rsidDel="00D57837">
          <w:delText xml:space="preserve"> illumination, the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rsidDel="00D57837">
          <w:delText xml:space="preserve"> computation is referred to as </w:delText>
        </w:r>
        <w:r w:rsidRPr="00FD1303" w:rsidDel="00D57837">
          <w:rPr>
            <w:i/>
          </w:rPr>
          <w:delText>diffuse</w:delText>
        </w:r>
        <w:r w:rsidRPr="00FD1303" w:rsidDel="00D57837">
          <w:delText xml:space="preserve"> computation, lighting, or illumination. The mathematic term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rsidDel="00D57837">
          <w:delText xml:space="preserve"> is referred to as the diffuse term. </w:delText>
        </w:r>
      </w:del>
      <w:ins w:id="2730" w:author="Kelvin Sung" w:date="2021-05-22T17:33:00Z">
        <w:r w:rsidR="00D57837">
          <w:t xml:space="preserve">will display </w:t>
        </w:r>
      </w:ins>
      <w:ins w:id="2731" w:author="Kelvin Sung" w:date="2021-05-22T17:32:00Z">
        <w:r w:rsidR="00D57837">
          <w:t>contours that resemble the shapes encoded in the normal map.</w:t>
        </w:r>
      </w:ins>
    </w:p>
    <w:p w14:paraId="296EEFAF" w14:textId="5CBDBBB8" w:rsidR="00253D5C" w:rsidRDefault="00FD1303" w:rsidP="00176116">
      <w:pPr>
        <w:pStyle w:val="BodyTextCont"/>
        <w:rPr>
          <w:rFonts w:hint="eastAsia"/>
        </w:rPr>
      </w:pPr>
      <w:r w:rsidRPr="00FD1303">
        <w:t>In the previous project, you expanded the engine to support multiple light sources</w:t>
      </w:r>
      <w:del w:id="2732" w:author="Kelvin Sung" w:date="2021-05-22T17:34:00Z">
        <w:r w:rsidRPr="00FD1303" w:rsidDel="00A403E7">
          <w:delText xml:space="preserve"> with individual light to model the real world closely</w:delText>
        </w:r>
      </w:del>
      <w:r w:rsidRPr="00FD1303">
        <w:t xml:space="preserve">. In this section, you will define the </w:t>
      </w:r>
      <w:proofErr w:type="spellStart"/>
      <w:r w:rsidRPr="00176116">
        <w:rPr>
          <w:rStyle w:val="CodeInline"/>
        </w:rPr>
        <w:t>IllumShader</w:t>
      </w:r>
      <w:proofErr w:type="spellEnd"/>
      <w:r w:rsidRPr="00FD1303">
        <w:t xml:space="preserve"> </w:t>
      </w:r>
      <w:del w:id="2733" w:author="Kelvin Sung" w:date="2021-05-22T17:34:00Z">
        <w:r w:rsidRPr="00FD1303" w:rsidDel="00A403E7">
          <w:delText>object</w:delText>
        </w:r>
        <w:r w:rsidRPr="00FD1303" w:rsidDel="00A403E7">
          <w:fldChar w:fldCharType="begin"/>
        </w:r>
        <w:r w:rsidRPr="00FD1303" w:rsidDel="00A403E7">
          <w:delInstrText xml:space="preserve"> XE "Diffuse reflection:IllumShader object" </w:delInstrText>
        </w:r>
        <w:r w:rsidRPr="00FD1303" w:rsidDel="00A403E7">
          <w:fldChar w:fldCharType="end"/>
        </w:r>
        <w:r w:rsidRPr="00FD1303" w:rsidDel="00A403E7">
          <w:delText xml:space="preserve"> </w:delText>
        </w:r>
      </w:del>
      <w:ins w:id="2734" w:author="Kelvin Sung" w:date="2021-05-22T17:34:00Z">
        <w:r w:rsidR="00A403E7">
          <w:t>class</w:t>
        </w:r>
        <w:r w:rsidR="00A403E7" w:rsidRPr="00FD1303">
          <w:t xml:space="preserve"> </w:t>
        </w:r>
      </w:ins>
      <w:r w:rsidRPr="00FD1303">
        <w:t xml:space="preserve">to generalize </w:t>
      </w:r>
      <w:del w:id="2735" w:author="Kelvin Sung" w:date="2021-05-22T17:34:00Z">
        <w:r w:rsidRPr="00FD1303" w:rsidDel="00A403E7">
          <w:delText xml:space="preserve">the </w:delText>
        </w:r>
      </w:del>
      <w:ins w:id="2736" w:author="Kelvin Sung" w:date="2021-05-22T17:34:00Z">
        <w:r w:rsidR="00A403E7">
          <w:t xml:space="preserve">a </w:t>
        </w:r>
      </w:ins>
      <w:proofErr w:type="spellStart"/>
      <w:r w:rsidRPr="00176116">
        <w:rPr>
          <w:rStyle w:val="CodeInline"/>
        </w:rPr>
        <w:t>LightShader</w:t>
      </w:r>
      <w:proofErr w:type="spellEnd"/>
      <w:r w:rsidRPr="00FD1303">
        <w:t xml:space="preserve"> </w:t>
      </w:r>
      <w:del w:id="2737" w:author="Kelvin Sung" w:date="2021-05-22T17:34:00Z">
        <w:r w:rsidRPr="00FD1303" w:rsidDel="00A403E7">
          <w:delText xml:space="preserve">object </w:delText>
        </w:r>
      </w:del>
      <w:r w:rsidRPr="00FD1303">
        <w:t>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7A995B12" w:rsidR="00176116" w:rsidRDefault="00176116" w:rsidP="00176116">
      <w:pPr>
        <w:pStyle w:val="BodyTextFirst"/>
        <w:rPr>
          <w:rFonts w:hint="eastAsia"/>
        </w:rPr>
      </w:pPr>
      <w:r w:rsidRPr="00176116">
        <w:t xml:space="preserve">This project demonstrates how to integrate normal mapping into your game engine and use the results to compute the diffuse component of objects. You can see an example of this project running in Figure </w:t>
      </w:r>
      <w:del w:id="2738" w:author="Kelvin Sung" w:date="2021-05-22T13:52:00Z">
        <w:r w:rsidRPr="00176116" w:rsidDel="003401C9">
          <w:delText>8-12</w:delText>
        </w:r>
      </w:del>
      <w:ins w:id="2739" w:author="Kelvin Sung" w:date="2021-05-22T13:52:00Z">
        <w:r w:rsidR="003401C9">
          <w:t>8-13</w:t>
        </w:r>
      </w:ins>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6847C303" w:rsidR="00176116" w:rsidRDefault="00176116" w:rsidP="00176116">
      <w:pPr>
        <w:pStyle w:val="FigureCaption"/>
      </w:pPr>
      <w:r>
        <w:t xml:space="preserve">Figure </w:t>
      </w:r>
      <w:del w:id="2740" w:author="Kelvin Sung" w:date="2021-05-22T13:52:00Z">
        <w:r w:rsidDel="003401C9">
          <w:delText>8-12</w:delText>
        </w:r>
      </w:del>
      <w:ins w:id="2741" w:author="Kelvin Sung" w:date="2021-05-22T13:52:00Z">
        <w:r w:rsidR="003401C9">
          <w:t>8-13</w:t>
        </w:r>
      </w:ins>
      <w:r>
        <w:t>. Running the Normal Maps and Illumination Shaders project</w:t>
      </w:r>
    </w:p>
    <w:p w14:paraId="13739E35" w14:textId="333F31D7" w:rsidR="00176116" w:rsidRDefault="00176116" w:rsidP="00176116">
      <w:pPr>
        <w:pStyle w:val="BodyTextFirst"/>
        <w:rPr>
          <w:rFonts w:hint="eastAsia"/>
        </w:rPr>
      </w:pPr>
      <w:r>
        <w:t xml:space="preserve">The controls of the project are </w:t>
      </w:r>
      <w:ins w:id="2742" w:author="Kelvin Sung" w:date="2021-05-22T17:36:00Z">
        <w:r w:rsidR="00A403E7">
          <w:t>identical to the previous</w:t>
        </w:r>
      </w:ins>
      <w:ins w:id="2743" w:author="Kelvin Sung" w:date="2021-05-22T17:37:00Z">
        <w:r w:rsidR="00D5728A">
          <w:t xml:space="preserve"> project</w:t>
        </w:r>
      </w:ins>
      <w:del w:id="2744" w:author="Kelvin Sung" w:date="2021-05-22T17:37:00Z">
        <w:r w:rsidDel="00D5728A">
          <w:delText>as follows</w:delText>
        </w:r>
      </w:del>
      <w:r>
        <w:t>:</w:t>
      </w:r>
    </w:p>
    <w:p w14:paraId="558910CC" w14:textId="77777777" w:rsidR="00176116" w:rsidRDefault="00176116" w:rsidP="00176116">
      <w:pPr>
        <w:pStyle w:val="Bullet"/>
        <w:rPr>
          <w:rFonts w:hint="eastAsia"/>
        </w:rPr>
      </w:pPr>
      <w:r>
        <w:t>WASD keys: Move the hero character on the screen</w:t>
      </w:r>
    </w:p>
    <w:p w14:paraId="06564F22" w14:textId="77777777" w:rsidR="00176116" w:rsidRDefault="00176116" w:rsidP="00176116">
      <w:pPr>
        <w:pStyle w:val="Bullet"/>
        <w:rPr>
          <w:rFonts w:hint="eastAsia"/>
        </w:rPr>
      </w:pPr>
      <w:r>
        <w:t>Number keys 0, 1, 2, and 3: Select the corresponding light source</w:t>
      </w:r>
    </w:p>
    <w:p w14:paraId="382689D8" w14:textId="77777777" w:rsidR="00176116" w:rsidRDefault="00176116" w:rsidP="00176116">
      <w:pPr>
        <w:pStyle w:val="Bullet"/>
        <w:rPr>
          <w:rFonts w:hint="eastAsia"/>
        </w:rPr>
      </w:pPr>
      <w:r>
        <w:t>Arrow keys: Move the currently selected light</w:t>
      </w:r>
    </w:p>
    <w:p w14:paraId="3982E9AD" w14:textId="77777777" w:rsidR="00176116" w:rsidRDefault="00176116" w:rsidP="00176116">
      <w:pPr>
        <w:pStyle w:val="Bullet"/>
        <w:rPr>
          <w:rFonts w:hint="eastAsia"/>
        </w:rPr>
      </w:pPr>
      <w:r>
        <w:t>Z/X key: Increases/decreases the light z position</w:t>
      </w:r>
    </w:p>
    <w:p w14:paraId="6E4B7340" w14:textId="77777777" w:rsidR="00176116" w:rsidRDefault="00176116" w:rsidP="00176116">
      <w:pPr>
        <w:pStyle w:val="Bullet"/>
        <w:rPr>
          <w:rFonts w:hint="eastAsia"/>
        </w:rPr>
      </w:pPr>
      <w:r>
        <w:t>C/V and B/N keys: Increases/decreases the near and far cutoff distances of the selected light</w:t>
      </w:r>
    </w:p>
    <w:p w14:paraId="5F91638C" w14:textId="77777777" w:rsidR="00176116" w:rsidRDefault="00176116" w:rsidP="00176116">
      <w:pPr>
        <w:pStyle w:val="Bullet"/>
        <w:rPr>
          <w:rFonts w:hint="eastAsia"/>
        </w:rPr>
      </w:pPr>
      <w:r>
        <w:lastRenderedPageBreak/>
        <w:t>K/L key: Increases/decreases the intensity of the selected light</w:t>
      </w:r>
    </w:p>
    <w:p w14:paraId="67A4D117" w14:textId="77777777" w:rsidR="00176116" w:rsidRDefault="00176116" w:rsidP="00176116">
      <w:pPr>
        <w:pStyle w:val="Bullet"/>
        <w:rPr>
          <w:rFonts w:hint="eastAsia"/>
        </w:rPr>
      </w:pPr>
      <w:r>
        <w:t>H key: Toggles the selected light on/off</w:t>
      </w:r>
    </w:p>
    <w:p w14:paraId="38F65A63" w14:textId="74F97535" w:rsidR="00176116" w:rsidRDefault="00176116" w:rsidP="00176116">
      <w:pPr>
        <w:pStyle w:val="BodyTextFirst"/>
        <w:rPr>
          <w:rFonts w:hint="eastAsia"/>
        </w:rPr>
      </w:pPr>
      <w:r>
        <w:t>The goals of the project are as follows:</w:t>
      </w:r>
    </w:p>
    <w:p w14:paraId="26F31721" w14:textId="77777777" w:rsidR="00176116" w:rsidRPr="00176116" w:rsidRDefault="00176116" w:rsidP="00176116">
      <w:pPr>
        <w:pStyle w:val="Bullet"/>
        <w:rPr>
          <w:rFonts w:hint="eastAsia"/>
        </w:rPr>
      </w:pPr>
      <w:r w:rsidRPr="00176116">
        <w:t>To understand and work with normal maps</w:t>
      </w:r>
    </w:p>
    <w:p w14:paraId="56CB03AF" w14:textId="77777777" w:rsidR="00176116" w:rsidRPr="00176116" w:rsidRDefault="00176116" w:rsidP="00176116">
      <w:pPr>
        <w:pStyle w:val="Bullet"/>
        <w:rPr>
          <w:rFonts w:hint="eastAsia"/>
        </w:rPr>
      </w:pPr>
      <w:r w:rsidRPr="00176116">
        <w:t>To implement normal maps as textures in the game engine</w:t>
      </w:r>
    </w:p>
    <w:p w14:paraId="45594157" w14:textId="77777777" w:rsidR="00176116" w:rsidRPr="00176116" w:rsidRDefault="00176116" w:rsidP="00176116">
      <w:pPr>
        <w:pStyle w:val="Bullet"/>
        <w:rPr>
          <w:rFonts w:hint="eastAsia"/>
        </w:rPr>
      </w:pPr>
      <w:r w:rsidRPr="00176116">
        <w:t>To implement GLSL shaders that support diffuse component illumination</w:t>
      </w:r>
    </w:p>
    <w:p w14:paraId="21127083" w14:textId="7C7621AD" w:rsidR="00176116" w:rsidRDefault="00176116" w:rsidP="00176116">
      <w:pPr>
        <w:pStyle w:val="Bullet"/>
        <w:rPr>
          <w:rFonts w:hint="eastAsia"/>
        </w:rPr>
      </w:pPr>
      <w:r w:rsidRPr="00176116">
        <w:t xml:space="preserve">To examine the diffuse component </w:t>
      </w:r>
      <w:del w:id="2745" w:author="Kelvin Sung" w:date="2021-05-22T17:38:00Z">
        <w:r w:rsidRPr="00176116" w:rsidDel="00E10004">
          <w:delText xml:space="preserve">illumination </w:delText>
        </w:r>
      </w:del>
      <w:r w:rsidRPr="00176116">
        <w:t xml:space="preserve">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ins w:id="2746" w:author="Kelvin Sung" w:date="2021-05-22T17:38:00Z">
        <w:r w:rsidR="00FA08E1">
          <w:t xml:space="preserve"> in an illumination model</w:t>
        </w:r>
      </w:ins>
    </w:p>
    <w:p w14:paraId="464167D9" w14:textId="7E718CE4" w:rsidR="00176116" w:rsidRDefault="00176116" w:rsidP="00176116">
      <w:pPr>
        <w:pStyle w:val="BodyTextFirst"/>
        <w:rPr>
          <w:rFonts w:hint="eastAsia"/>
        </w:rPr>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r w:rsidRPr="00B44010">
        <w:rPr>
          <w:rStyle w:val="Strong"/>
          <w:rPrChange w:id="2747" w:author="Kelvin Sung" w:date="2021-05-22T17:39:00Z">
            <w:rPr/>
          </w:rPrChange>
        </w:rPr>
        <w:t>http://cpetry.github.io/NormalMap-Online/</w:t>
      </w:r>
      <w:r w:rsidRPr="007B1D0D">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rPr>
          <w:rFonts w:hint="eastAsia"/>
        </w:rPr>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39E13C65" w:rsidR="00176116" w:rsidRDefault="00176116" w:rsidP="000D057D">
      <w:pPr>
        <w:pStyle w:val="NumList"/>
        <w:numPr>
          <w:ilvl w:val="0"/>
          <w:numId w:val="26"/>
        </w:numPr>
        <w:rPr>
          <w:rFonts w:hint="eastAsia"/>
        </w:rPr>
      </w:pPr>
      <w:r>
        <w:t xml:space="preserve">Begin by copying </w:t>
      </w:r>
      <w:del w:id="2748" w:author="Kelvin Sung" w:date="2021-05-22T17:42:00Z">
        <w:r w:rsidDel="00A303FF">
          <w:delText xml:space="preserve">and pasting </w:delText>
        </w:r>
      </w:del>
      <w:ins w:id="2749" w:author="Kelvin Sung" w:date="2021-05-22T17:42:00Z">
        <w:r w:rsidR="00A303FF">
          <w:t xml:space="preserve">from </w:t>
        </w:r>
      </w:ins>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w:t>
      </w:r>
      <w:ins w:id="2750" w:author="Kelvin Sung" w:date="2021-05-22T17:42:00Z">
        <w:r w:rsidR="00A303FF">
          <w:t xml:space="preserve">pasting to a new file, </w:t>
        </w:r>
      </w:ins>
      <w:del w:id="2751" w:author="Kelvin Sung" w:date="2021-05-22T17:42:00Z">
        <w:r w:rsidDel="00A303FF">
          <w:delText xml:space="preserve">naming the new file </w:delText>
        </w:r>
      </w:del>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del w:id="2752" w:author="Kelvin Sung" w:date="2021-05-22T17:43:00Z">
        <w:r w:rsidDel="00A303FF">
          <w:delText xml:space="preserve"> </w:delText>
        </w:r>
      </w:del>
      <w:ins w:id="2753" w:author="Kelvin Sung" w:date="2021-05-22T17:43:00Z">
        <w:r w:rsidR="00A303FF">
          <w:t xml:space="preserve">, </w:t>
        </w:r>
      </w:ins>
      <w:del w:id="2754" w:author="Kelvin Sung" w:date="2021-05-22T17:42:00Z">
        <w:r w:rsidDel="00A303FF">
          <w:delText>with</w:delText>
        </w:r>
      </w:del>
      <w:r>
        <w:t xml:space="preserve">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rPr>
          <w:rFonts w:hint="eastAsia"/>
        </w:r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027A3775" w14:textId="10D6B042" w:rsidR="004C3324" w:rsidDel="001B23DC" w:rsidRDefault="004C3324" w:rsidP="004C3324">
      <w:pPr>
        <w:pStyle w:val="Code"/>
        <w:rPr>
          <w:del w:id="2755" w:author="Kelvin Sung" w:date="2021-05-20T18:02:00Z"/>
          <w:rFonts w:hint="eastAsia"/>
        </w:rPr>
      </w:pPr>
      <w:commentRangeStart w:id="2756"/>
      <w:commentRangeStart w:id="2757"/>
      <w:del w:id="2758" w:author="Kelvin Sung" w:date="2021-05-22T17:43:00Z">
        <w:r w:rsidDel="00967AEA">
          <w:delText xml:space="preserve">precision mediump float; </w:delText>
        </w:r>
      </w:del>
    </w:p>
    <w:p w14:paraId="25AE29F2" w14:textId="728BE48F" w:rsidR="004C3324" w:rsidDel="00967AEA" w:rsidRDefault="004C3324" w:rsidP="004C3324">
      <w:pPr>
        <w:pStyle w:val="Code"/>
        <w:rPr>
          <w:del w:id="2759" w:author="Kelvin Sung" w:date="2021-05-22T17:43:00Z"/>
          <w:rFonts w:hint="eastAsia"/>
        </w:rPr>
      </w:pPr>
      <w:del w:id="2760" w:author="Kelvin Sung" w:date="2021-05-20T18:02:00Z">
        <w:r w:rsidDel="001B23DC">
          <w:delText xml:space="preserve">    </w:delText>
        </w:r>
      </w:del>
      <w:del w:id="2761" w:author="Kelvin Sung" w:date="2021-05-22T17:43:00Z">
        <w:r w:rsidDel="00967AEA">
          <w:delText>// sets the precision for floating point computation</w:delText>
        </w:r>
      </w:del>
    </w:p>
    <w:p w14:paraId="258BE35D" w14:textId="7BCC2A2C" w:rsidR="004C3324" w:rsidDel="00967AEA" w:rsidRDefault="004C3324" w:rsidP="004C3324">
      <w:pPr>
        <w:pStyle w:val="Code"/>
        <w:rPr>
          <w:del w:id="2762" w:author="Kelvin Sung" w:date="2021-05-22T17:43:00Z"/>
          <w:rFonts w:hint="eastAsia"/>
        </w:rPr>
      </w:pPr>
    </w:p>
    <w:p w14:paraId="029E24FB" w14:textId="627ACD4C" w:rsidR="004C3324" w:rsidDel="00967AEA" w:rsidRDefault="004C3324" w:rsidP="004C3324">
      <w:pPr>
        <w:pStyle w:val="Code"/>
        <w:rPr>
          <w:del w:id="2763" w:author="Kelvin Sung" w:date="2021-05-22T17:43:00Z"/>
          <w:rFonts w:hint="eastAsia"/>
        </w:rPr>
      </w:pPr>
      <w:del w:id="2764" w:author="Kelvin Sung" w:date="2021-05-22T17:43:00Z">
        <w:r w:rsidDel="00967AEA">
          <w:delText>// The object that fetches data from texture.</w:delText>
        </w:r>
      </w:del>
    </w:p>
    <w:p w14:paraId="07FD5B86" w14:textId="0174700B" w:rsidR="004C3324" w:rsidDel="00967AEA" w:rsidRDefault="004C3324" w:rsidP="004C3324">
      <w:pPr>
        <w:pStyle w:val="Code"/>
        <w:rPr>
          <w:del w:id="2765" w:author="Kelvin Sung" w:date="2021-05-22T17:44:00Z"/>
          <w:rFonts w:hint="eastAsia"/>
        </w:rPr>
      </w:pPr>
      <w:del w:id="2766" w:author="Kelvin Sung" w:date="2021-05-22T17:44:00Z">
        <w:r w:rsidDel="00967AEA">
          <w:delText>// Must be set outside the shader.</w:delText>
        </w:r>
      </w:del>
    </w:p>
    <w:p w14:paraId="1DACC8D9" w14:textId="77777777" w:rsidR="004C3324" w:rsidRDefault="004C3324" w:rsidP="004C3324">
      <w:pPr>
        <w:pStyle w:val="Code"/>
        <w:rPr>
          <w:rFonts w:hint="eastAsia"/>
        </w:rPr>
      </w:pPr>
      <w:r>
        <w:t>uniform sampler2D uSampler;</w:t>
      </w:r>
    </w:p>
    <w:p w14:paraId="08A1FAE7" w14:textId="6AFB1502" w:rsidR="004C3324" w:rsidRDefault="004C3324" w:rsidP="004C3324">
      <w:pPr>
        <w:pStyle w:val="Code"/>
        <w:rPr>
          <w:ins w:id="2767" w:author="Kelvin Sung" w:date="2021-05-22T17:44:00Z"/>
          <w:rStyle w:val="CodeBold"/>
        </w:rPr>
      </w:pPr>
      <w:r w:rsidRPr="004C3324">
        <w:rPr>
          <w:rStyle w:val="CodeBold"/>
        </w:rPr>
        <w:t>uniform sampler2D uNormalSampler;</w:t>
      </w:r>
    </w:p>
    <w:p w14:paraId="3D61E4B7" w14:textId="77777777" w:rsidR="00967AEA" w:rsidRDefault="00967AEA" w:rsidP="004C3324">
      <w:pPr>
        <w:pStyle w:val="Code"/>
        <w:rPr>
          <w:ins w:id="2768" w:author="Kelvin Sung" w:date="2021-05-22T17:44:00Z"/>
          <w:rStyle w:val="CodeBold"/>
        </w:rPr>
      </w:pPr>
    </w:p>
    <w:p w14:paraId="70AB85E9" w14:textId="48140931" w:rsidR="00967AEA" w:rsidRPr="004C3324" w:rsidRDefault="00967AEA">
      <w:pPr>
        <w:pStyle w:val="Code"/>
        <w:rPr>
          <w:rStyle w:val="CodeBold"/>
        </w:rPr>
      </w:pPr>
      <w:ins w:id="2769" w:author="Kelvin Sung" w:date="2021-05-22T17:44:00Z">
        <w:r w:rsidRPr="00967AEA">
          <w:rPr>
            <w:rStyle w:val="CodeBold"/>
            <w:rFonts w:ascii="TheSansMonoConNormal" w:hAnsi="TheSansMonoConNormal"/>
            <w:rPrChange w:id="2770" w:author="Kelvin Sung" w:date="2021-05-22T17:44:00Z">
              <w:rPr>
                <w:rStyle w:val="CodeBold"/>
              </w:rPr>
            </w:rPrChange>
          </w:rPr>
          <w:t>… i</w:t>
        </w:r>
        <w:r>
          <w:rPr>
            <w:rStyle w:val="CodeBold"/>
            <w:rFonts w:ascii="TheSansMonoConNormal" w:hAnsi="TheSansMonoConNormal"/>
          </w:rPr>
          <w:t>dentical to the variable</w:t>
        </w:r>
      </w:ins>
      <w:ins w:id="2771" w:author="Kelvin Sung" w:date="2021-05-22T17:45:00Z">
        <w:r w:rsidR="00243CC7">
          <w:rPr>
            <w:rStyle w:val="CodeBold"/>
            <w:rFonts w:ascii="TheSansMonoConNormal" w:hAnsi="TheSansMonoConNormal"/>
          </w:rPr>
          <w:t>s</w:t>
        </w:r>
      </w:ins>
      <w:ins w:id="2772" w:author="Kelvin Sung" w:date="2021-05-22T17:44:00Z">
        <w:r>
          <w:rPr>
            <w:rStyle w:val="CodeBold"/>
            <w:rFonts w:ascii="TheSansMonoConNormal" w:hAnsi="TheSansMonoConNormal"/>
          </w:rPr>
          <w:t xml:space="preserve"> declare in light_fs.glsl … </w:t>
        </w:r>
      </w:ins>
    </w:p>
    <w:p w14:paraId="49231E7C" w14:textId="19B64B53" w:rsidR="004C3324" w:rsidDel="00967AEA" w:rsidRDefault="004C3324" w:rsidP="004C3324">
      <w:pPr>
        <w:pStyle w:val="Code"/>
        <w:rPr>
          <w:del w:id="2773" w:author="Kelvin Sung" w:date="2021-05-22T17:44:00Z"/>
          <w:rFonts w:hint="eastAsia"/>
        </w:rPr>
      </w:pPr>
    </w:p>
    <w:p w14:paraId="635563D5" w14:textId="1C22CB6E" w:rsidR="004C3324" w:rsidDel="00967AEA" w:rsidRDefault="004C3324" w:rsidP="004C3324">
      <w:pPr>
        <w:pStyle w:val="Code"/>
        <w:rPr>
          <w:del w:id="2774" w:author="Kelvin Sung" w:date="2021-05-22T17:43:00Z"/>
          <w:rFonts w:hint="eastAsia"/>
        </w:rPr>
      </w:pPr>
      <w:del w:id="2775" w:author="Kelvin Sung" w:date="2021-05-22T17:43:00Z">
        <w:r w:rsidDel="00967AEA">
          <w:delText>// Color of pixel</w:delText>
        </w:r>
      </w:del>
    </w:p>
    <w:p w14:paraId="5DE3D05F" w14:textId="7DE3073C" w:rsidR="004C3324" w:rsidDel="00967AEA" w:rsidRDefault="004C3324" w:rsidP="004C3324">
      <w:pPr>
        <w:pStyle w:val="Code"/>
        <w:rPr>
          <w:del w:id="2776" w:author="Kelvin Sung" w:date="2021-05-22T17:43:00Z"/>
          <w:rFonts w:hint="eastAsia"/>
        </w:rPr>
      </w:pPr>
      <w:del w:id="2777" w:author="Kelvin Sung" w:date="2021-05-22T17:43:00Z">
        <w:r w:rsidDel="00967AEA">
          <w:delText xml:space="preserve">uniform vec4 uPixelColor;  </w:delText>
        </w:r>
      </w:del>
    </w:p>
    <w:p w14:paraId="07BDBF3B" w14:textId="61A55CB2" w:rsidR="004C3324" w:rsidDel="00967AEA" w:rsidRDefault="004C3324" w:rsidP="004C3324">
      <w:pPr>
        <w:pStyle w:val="Code"/>
        <w:rPr>
          <w:del w:id="2778" w:author="Kelvin Sung" w:date="2021-05-22T17:43:00Z"/>
          <w:rFonts w:hint="eastAsia"/>
        </w:rPr>
      </w:pPr>
      <w:del w:id="2779" w:author="Kelvin Sung" w:date="2021-05-22T17:43:00Z">
        <w:r w:rsidDel="00967AEA">
          <w:delText>uniform vec4 uGlobalAmbientColor; // this is shared globally</w:delText>
        </w:r>
      </w:del>
    </w:p>
    <w:p w14:paraId="2E5E3C90" w14:textId="1FE1F6C7" w:rsidR="004C3324" w:rsidDel="00967AEA" w:rsidRDefault="004C3324" w:rsidP="004C3324">
      <w:pPr>
        <w:pStyle w:val="Code"/>
        <w:rPr>
          <w:del w:id="2780" w:author="Kelvin Sung" w:date="2021-05-22T17:43:00Z"/>
          <w:rFonts w:hint="eastAsia"/>
        </w:rPr>
      </w:pPr>
      <w:del w:id="2781" w:author="Kelvin Sung" w:date="2021-05-22T17:43:00Z">
        <w:r w:rsidDel="00967AEA">
          <w:delText xml:space="preserve">uniform float uGlobalAmbientIntensity; </w:delText>
        </w:r>
      </w:del>
    </w:p>
    <w:p w14:paraId="3804CD3D" w14:textId="3AC4E92A" w:rsidR="004C3324" w:rsidDel="00967AEA" w:rsidRDefault="004C3324" w:rsidP="004C3324">
      <w:pPr>
        <w:pStyle w:val="Code"/>
        <w:rPr>
          <w:del w:id="2782" w:author="Kelvin Sung" w:date="2021-05-22T17:43:00Z"/>
          <w:rFonts w:hint="eastAsia"/>
        </w:rPr>
      </w:pPr>
    </w:p>
    <w:p w14:paraId="3F54B00C" w14:textId="2F31C4EE" w:rsidR="004C3324" w:rsidDel="00967AEA" w:rsidRDefault="004C3324" w:rsidP="004C3324">
      <w:pPr>
        <w:pStyle w:val="Code"/>
        <w:rPr>
          <w:del w:id="2783" w:author="Kelvin Sung" w:date="2021-05-22T17:43:00Z"/>
          <w:rFonts w:hint="eastAsia"/>
        </w:rPr>
      </w:pPr>
      <w:del w:id="2784" w:author="Kelvin Sung" w:date="2021-05-22T17:43:00Z">
        <w:r w:rsidDel="00967AEA">
          <w:delText>// Light information</w:delText>
        </w:r>
      </w:del>
    </w:p>
    <w:p w14:paraId="2EF28078" w14:textId="235C9BAE" w:rsidR="004C3324" w:rsidDel="00967AEA" w:rsidRDefault="004C3324" w:rsidP="004C3324">
      <w:pPr>
        <w:pStyle w:val="Code"/>
        <w:rPr>
          <w:del w:id="2785" w:author="Kelvin Sung" w:date="2021-05-22T17:43:00Z"/>
          <w:rFonts w:hint="eastAsia"/>
        </w:rPr>
      </w:pPr>
      <w:del w:id="2786" w:author="Kelvin Sung" w:date="2021-05-22T17:43:00Z">
        <w:r w:rsidDel="00967AEA">
          <w:delText>#define kGLSLuLightArraySize 4</w:delText>
        </w:r>
      </w:del>
    </w:p>
    <w:p w14:paraId="283759B5" w14:textId="32CD250C" w:rsidR="004C3324" w:rsidDel="00967AEA" w:rsidRDefault="004C3324" w:rsidP="004C3324">
      <w:pPr>
        <w:pStyle w:val="Code"/>
        <w:rPr>
          <w:del w:id="2787" w:author="Kelvin Sung" w:date="2021-05-22T17:43:00Z"/>
          <w:rFonts w:hint="eastAsia"/>
        </w:rPr>
      </w:pPr>
      <w:del w:id="2788" w:author="Kelvin Sung" w:date="2021-05-22T17:43:00Z">
        <w:r w:rsidDel="00967AEA">
          <w:delText xml:space="preserve">    // GLSL Fragment shader requires loop control</w:delText>
        </w:r>
      </w:del>
    </w:p>
    <w:p w14:paraId="6E792D9F" w14:textId="0313181A" w:rsidR="004C3324" w:rsidDel="00967AEA" w:rsidRDefault="004C3324" w:rsidP="004C3324">
      <w:pPr>
        <w:pStyle w:val="Code"/>
        <w:rPr>
          <w:del w:id="2789" w:author="Kelvin Sung" w:date="2021-05-22T17:43:00Z"/>
          <w:rFonts w:hint="eastAsia"/>
        </w:rPr>
      </w:pPr>
      <w:del w:id="2790" w:author="Kelvin Sung" w:date="2021-05-22T17:43:00Z">
        <w:r w:rsidDel="00967AEA">
          <w:delText xml:space="preserve">    // variable to be a constant number. This number 4</w:delText>
        </w:r>
      </w:del>
    </w:p>
    <w:p w14:paraId="39D827CB" w14:textId="514C619B" w:rsidR="004C3324" w:rsidDel="00967AEA" w:rsidRDefault="004C3324" w:rsidP="004C3324">
      <w:pPr>
        <w:pStyle w:val="Code"/>
        <w:rPr>
          <w:del w:id="2791" w:author="Kelvin Sung" w:date="2021-05-22T17:43:00Z"/>
          <w:rFonts w:hint="eastAsia"/>
        </w:rPr>
      </w:pPr>
      <w:del w:id="2792" w:author="Kelvin Sung" w:date="2021-05-22T17:43:00Z">
        <w:r w:rsidDel="00967AEA">
          <w:delText xml:space="preserve">    // says, this fragment shader will _ALWAYS_ process</w:delText>
        </w:r>
      </w:del>
    </w:p>
    <w:p w14:paraId="347B7A7A" w14:textId="7A496107" w:rsidR="004C3324" w:rsidDel="00967AEA" w:rsidRDefault="004C3324" w:rsidP="004C3324">
      <w:pPr>
        <w:pStyle w:val="Code"/>
        <w:rPr>
          <w:del w:id="2793" w:author="Kelvin Sung" w:date="2021-05-22T17:43:00Z"/>
          <w:rFonts w:hint="eastAsia"/>
        </w:rPr>
      </w:pPr>
      <w:del w:id="2794" w:author="Kelvin Sung" w:date="2021-05-22T17:43:00Z">
        <w:r w:rsidDel="00967AEA">
          <w:delText xml:space="preserve">    // all 4 light sources. </w:delText>
        </w:r>
      </w:del>
    </w:p>
    <w:p w14:paraId="00166B19" w14:textId="6C1C550F" w:rsidR="004C3324" w:rsidDel="00967AEA" w:rsidRDefault="004C3324" w:rsidP="004C3324">
      <w:pPr>
        <w:pStyle w:val="Code"/>
        <w:rPr>
          <w:del w:id="2795" w:author="Kelvin Sung" w:date="2021-05-22T17:43:00Z"/>
          <w:rFonts w:hint="eastAsia"/>
        </w:rPr>
      </w:pPr>
      <w:del w:id="2796" w:author="Kelvin Sung" w:date="2021-05-22T17:43:00Z">
        <w:r w:rsidDel="00967AEA">
          <w:delText xml:space="preserve">    // ***********WARNING***********************</w:delText>
        </w:r>
      </w:del>
    </w:p>
    <w:p w14:paraId="77174A36" w14:textId="15F802AF" w:rsidR="004C3324" w:rsidDel="00967AEA" w:rsidRDefault="004C3324" w:rsidP="004C3324">
      <w:pPr>
        <w:pStyle w:val="Code"/>
        <w:rPr>
          <w:del w:id="2797" w:author="Kelvin Sung" w:date="2021-05-22T17:43:00Z"/>
          <w:rFonts w:hint="eastAsia"/>
        </w:rPr>
      </w:pPr>
      <w:del w:id="2798" w:author="Kelvin Sung" w:date="2021-05-22T17:43:00Z">
        <w:r w:rsidDel="00967AEA">
          <w:delText xml:space="preserve">    // This number must correspond to the constant with</w:delText>
        </w:r>
      </w:del>
    </w:p>
    <w:p w14:paraId="5386F94C" w14:textId="668BAC25" w:rsidR="004C3324" w:rsidDel="00967AEA" w:rsidRDefault="004C3324" w:rsidP="004C3324">
      <w:pPr>
        <w:pStyle w:val="Code"/>
        <w:rPr>
          <w:del w:id="2799" w:author="Kelvin Sung" w:date="2021-05-22T17:43:00Z"/>
          <w:rFonts w:hint="eastAsia"/>
        </w:rPr>
      </w:pPr>
      <w:del w:id="2800" w:author="Kelvin Sung" w:date="2021-05-22T17:43:00Z">
        <w:r w:rsidDel="00967AEA">
          <w:delText xml:space="preserve">    // the same name defined in LightShader.js file.</w:delText>
        </w:r>
      </w:del>
    </w:p>
    <w:p w14:paraId="7C16ADA6" w14:textId="22366FA6" w:rsidR="004C3324" w:rsidDel="00967AEA" w:rsidRDefault="004C3324" w:rsidP="004C3324">
      <w:pPr>
        <w:pStyle w:val="Code"/>
        <w:rPr>
          <w:del w:id="2801" w:author="Kelvin Sung" w:date="2021-05-22T17:43:00Z"/>
          <w:rFonts w:hint="eastAsia"/>
        </w:rPr>
      </w:pPr>
      <w:del w:id="2802" w:author="Kelvin Sung" w:date="2021-05-22T17:43:00Z">
        <w:r w:rsidDel="00967AEA">
          <w:delText xml:space="preserve">    // ***********WARNING**************************</w:delText>
        </w:r>
      </w:del>
    </w:p>
    <w:p w14:paraId="0D10BFBB" w14:textId="1D65F4A5" w:rsidR="004C3324" w:rsidDel="00967AEA" w:rsidRDefault="004C3324" w:rsidP="004C3324">
      <w:pPr>
        <w:pStyle w:val="Code"/>
        <w:rPr>
          <w:del w:id="2803" w:author="Kelvin Sung" w:date="2021-05-22T17:43:00Z"/>
          <w:rFonts w:hint="eastAsia"/>
        </w:rPr>
      </w:pPr>
      <w:del w:id="2804" w:author="Kelvin Sung" w:date="2021-05-22T17:43:00Z">
        <w:r w:rsidDel="00967AEA">
          <w:delText xml:space="preserve">    // To change this number MAKE SURE: to update the </w:delText>
        </w:r>
      </w:del>
    </w:p>
    <w:p w14:paraId="56981750" w14:textId="6B672067" w:rsidR="004C3324" w:rsidDel="00967AEA" w:rsidRDefault="004C3324" w:rsidP="004C3324">
      <w:pPr>
        <w:pStyle w:val="Code"/>
        <w:rPr>
          <w:del w:id="2805" w:author="Kelvin Sung" w:date="2021-05-22T17:43:00Z"/>
          <w:rFonts w:hint="eastAsia"/>
        </w:rPr>
      </w:pPr>
      <w:del w:id="2806" w:author="Kelvin Sung" w:date="2021-05-22T17:43:00Z">
        <w:r w:rsidDel="00967AEA">
          <w:delText xml:space="preserve">    //     kGLSLuLightArraySize</w:delText>
        </w:r>
      </w:del>
    </w:p>
    <w:p w14:paraId="23C3429D" w14:textId="6E52EDAD" w:rsidR="004C3324" w:rsidDel="00967AEA" w:rsidRDefault="004C3324" w:rsidP="004C3324">
      <w:pPr>
        <w:pStyle w:val="Code"/>
        <w:rPr>
          <w:del w:id="2807" w:author="Kelvin Sung" w:date="2021-05-22T17:43:00Z"/>
          <w:rFonts w:hint="eastAsia"/>
        </w:rPr>
      </w:pPr>
      <w:del w:id="2808" w:author="Kelvin Sung" w:date="2021-05-22T17:43:00Z">
        <w:r w:rsidDel="00967AEA">
          <w:delText xml:space="preserve">    // defined in LightShader.js file.</w:delText>
        </w:r>
      </w:del>
    </w:p>
    <w:p w14:paraId="14DF3FC1" w14:textId="7E74F32A" w:rsidR="004C3324" w:rsidDel="00967AEA" w:rsidRDefault="004C3324" w:rsidP="004C3324">
      <w:pPr>
        <w:pStyle w:val="Code"/>
        <w:rPr>
          <w:del w:id="2809" w:author="Kelvin Sung" w:date="2021-05-22T17:43:00Z"/>
          <w:rFonts w:hint="eastAsia"/>
        </w:rPr>
      </w:pPr>
    </w:p>
    <w:p w14:paraId="539D83DD" w14:textId="67A1930F" w:rsidR="004C3324" w:rsidDel="00967AEA" w:rsidRDefault="004C3324" w:rsidP="004C3324">
      <w:pPr>
        <w:pStyle w:val="Code"/>
        <w:rPr>
          <w:del w:id="2810" w:author="Kelvin Sung" w:date="2021-05-22T17:43:00Z"/>
          <w:rFonts w:hint="eastAsia"/>
        </w:rPr>
      </w:pPr>
      <w:del w:id="2811" w:author="Kelvin Sung" w:date="2021-05-22T17:43:00Z">
        <w:r w:rsidDel="00967AEA">
          <w:delText>struct Light  {</w:delText>
        </w:r>
      </w:del>
    </w:p>
    <w:p w14:paraId="5CD88A54" w14:textId="3C938994" w:rsidR="004C3324" w:rsidDel="00967AEA" w:rsidRDefault="004C3324" w:rsidP="004C3324">
      <w:pPr>
        <w:pStyle w:val="Code"/>
        <w:rPr>
          <w:del w:id="2812" w:author="Kelvin Sung" w:date="2021-05-22T17:43:00Z"/>
          <w:rFonts w:hint="eastAsia"/>
        </w:rPr>
      </w:pPr>
      <w:del w:id="2813" w:author="Kelvin Sung" w:date="2021-05-22T17:43:00Z">
        <w:r w:rsidDel="00967AEA">
          <w:delText xml:space="preserve">    vec3 Position;   // in pixel space!</w:delText>
        </w:r>
      </w:del>
    </w:p>
    <w:p w14:paraId="7A3F9892" w14:textId="0311D886" w:rsidR="004C3324" w:rsidDel="00967AEA" w:rsidRDefault="004C3324" w:rsidP="004C3324">
      <w:pPr>
        <w:pStyle w:val="Code"/>
        <w:rPr>
          <w:del w:id="2814" w:author="Kelvin Sung" w:date="2021-05-22T17:43:00Z"/>
          <w:rFonts w:hint="eastAsia"/>
        </w:rPr>
      </w:pPr>
      <w:del w:id="2815" w:author="Kelvin Sung" w:date="2021-05-22T17:43:00Z">
        <w:r w:rsidDel="00967AEA">
          <w:delText xml:space="preserve">    vec4 Color;</w:delText>
        </w:r>
      </w:del>
    </w:p>
    <w:p w14:paraId="74CD13FE" w14:textId="0F3D6632" w:rsidR="004C3324" w:rsidDel="00967AEA" w:rsidRDefault="004C3324" w:rsidP="004C3324">
      <w:pPr>
        <w:pStyle w:val="Code"/>
        <w:rPr>
          <w:del w:id="2816" w:author="Kelvin Sung" w:date="2021-05-22T17:43:00Z"/>
          <w:rFonts w:hint="eastAsia"/>
        </w:rPr>
      </w:pPr>
      <w:del w:id="2817" w:author="Kelvin Sung" w:date="2021-05-22T17:43:00Z">
        <w:r w:rsidDel="00967AEA">
          <w:delText xml:space="preserve">    float Near;     // distance in pixel space</w:delText>
        </w:r>
      </w:del>
    </w:p>
    <w:p w14:paraId="7A84FA52" w14:textId="418639DF" w:rsidR="004C3324" w:rsidDel="00967AEA" w:rsidRDefault="004C3324" w:rsidP="004C3324">
      <w:pPr>
        <w:pStyle w:val="Code"/>
        <w:rPr>
          <w:del w:id="2818" w:author="Kelvin Sung" w:date="2021-05-22T17:43:00Z"/>
          <w:rFonts w:hint="eastAsia"/>
        </w:rPr>
      </w:pPr>
      <w:del w:id="2819" w:author="Kelvin Sung" w:date="2021-05-22T17:43:00Z">
        <w:r w:rsidDel="00967AEA">
          <w:delText xml:space="preserve">    float Far;     // distance in pixel space</w:delText>
        </w:r>
      </w:del>
    </w:p>
    <w:p w14:paraId="5A841027" w14:textId="5566F235" w:rsidR="004C3324" w:rsidDel="00967AEA" w:rsidRDefault="004C3324" w:rsidP="004C3324">
      <w:pPr>
        <w:pStyle w:val="Code"/>
        <w:rPr>
          <w:del w:id="2820" w:author="Kelvin Sung" w:date="2021-05-22T17:43:00Z"/>
          <w:rFonts w:hint="eastAsia"/>
        </w:rPr>
      </w:pPr>
      <w:del w:id="2821" w:author="Kelvin Sung" w:date="2021-05-22T17:43:00Z">
        <w:r w:rsidDel="00967AEA">
          <w:delText xml:space="preserve">    float Intensity;</w:delText>
        </w:r>
      </w:del>
    </w:p>
    <w:p w14:paraId="176C8575" w14:textId="6966BF0E" w:rsidR="004C3324" w:rsidDel="00967AEA" w:rsidRDefault="004C3324" w:rsidP="004C3324">
      <w:pPr>
        <w:pStyle w:val="Code"/>
        <w:rPr>
          <w:del w:id="2822" w:author="Kelvin Sung" w:date="2021-05-22T17:43:00Z"/>
          <w:rFonts w:hint="eastAsia"/>
        </w:rPr>
      </w:pPr>
      <w:del w:id="2823" w:author="Kelvin Sung" w:date="2021-05-22T17:43:00Z">
        <w:r w:rsidDel="00967AEA">
          <w:delText xml:space="preserve">    bool  IsOn;</w:delText>
        </w:r>
      </w:del>
    </w:p>
    <w:p w14:paraId="39489273" w14:textId="25BC7A31" w:rsidR="004C3324" w:rsidDel="00967AEA" w:rsidRDefault="004C3324" w:rsidP="004C3324">
      <w:pPr>
        <w:pStyle w:val="Code"/>
        <w:rPr>
          <w:del w:id="2824" w:author="Kelvin Sung" w:date="2021-05-22T17:43:00Z"/>
          <w:rFonts w:hint="eastAsia"/>
        </w:rPr>
      </w:pPr>
      <w:del w:id="2825" w:author="Kelvin Sung" w:date="2021-05-22T17:43:00Z">
        <w:r w:rsidDel="00967AEA">
          <w:delText>};</w:delText>
        </w:r>
      </w:del>
    </w:p>
    <w:p w14:paraId="3027216A" w14:textId="4AA8782D" w:rsidR="004C3324" w:rsidDel="00967AEA" w:rsidRDefault="004C3324" w:rsidP="004C3324">
      <w:pPr>
        <w:pStyle w:val="Code"/>
        <w:rPr>
          <w:del w:id="2826" w:author="Kelvin Sung" w:date="2021-05-22T17:43:00Z"/>
          <w:rFonts w:hint="eastAsia"/>
        </w:rPr>
      </w:pPr>
      <w:del w:id="2827" w:author="Kelvin Sung" w:date="2021-05-22T17:43:00Z">
        <w:r w:rsidDel="00967AEA">
          <w:delText>uniform Light uLights[kGLSLuLightArraySize];  // Maximum array of lights this shader supports</w:delText>
        </w:r>
      </w:del>
    </w:p>
    <w:p w14:paraId="6839BEF7" w14:textId="3C17300A" w:rsidR="004C3324" w:rsidDel="00967AEA" w:rsidRDefault="004C3324" w:rsidP="004C3324">
      <w:pPr>
        <w:pStyle w:val="Code"/>
        <w:rPr>
          <w:del w:id="2828" w:author="Kelvin Sung" w:date="2021-05-22T17:43:00Z"/>
          <w:rFonts w:hint="eastAsia"/>
        </w:rPr>
      </w:pPr>
    </w:p>
    <w:p w14:paraId="0A5FF34F" w14:textId="29DFFEC8" w:rsidR="004C3324" w:rsidDel="00967AEA" w:rsidRDefault="004C3324" w:rsidP="004C3324">
      <w:pPr>
        <w:pStyle w:val="Code"/>
        <w:rPr>
          <w:del w:id="2829" w:author="Kelvin Sung" w:date="2021-05-22T17:43:00Z"/>
          <w:rFonts w:hint="eastAsia"/>
        </w:rPr>
      </w:pPr>
      <w:del w:id="2830" w:author="Kelvin Sung" w:date="2021-05-22T17:43:00Z">
        <w:r w:rsidDel="00967AEA">
          <w:delText>// The "varying" keyword is for signifying that the texture coordinate will be</w:delText>
        </w:r>
      </w:del>
    </w:p>
    <w:p w14:paraId="1E05CE8E" w14:textId="113E0C23" w:rsidR="004C3324" w:rsidDel="00967AEA" w:rsidRDefault="004C3324" w:rsidP="004C3324">
      <w:pPr>
        <w:pStyle w:val="Code"/>
        <w:rPr>
          <w:del w:id="2831" w:author="Kelvin Sung" w:date="2021-05-22T17:43:00Z"/>
          <w:rFonts w:hint="eastAsia"/>
        </w:rPr>
      </w:pPr>
      <w:del w:id="2832" w:author="Kelvin Sung" w:date="2021-05-22T17:43:00Z">
        <w:r w:rsidDel="00967AEA">
          <w:delText xml:space="preserve">// interpolated and thus varies. </w:delText>
        </w:r>
      </w:del>
    </w:p>
    <w:p w14:paraId="2CDF6F13" w14:textId="6865C329" w:rsidR="004C3324" w:rsidDel="00967AEA" w:rsidRDefault="004C3324" w:rsidP="004C3324">
      <w:pPr>
        <w:pStyle w:val="Code"/>
        <w:rPr>
          <w:del w:id="2833" w:author="Kelvin Sung" w:date="2021-05-22T17:43:00Z"/>
          <w:rFonts w:hint="eastAsia"/>
        </w:rPr>
      </w:pPr>
      <w:del w:id="2834" w:author="Kelvin Sung" w:date="2021-05-22T17:43:00Z">
        <w:r w:rsidDel="00967AEA">
          <w:delText>varying vec2 vTexCoord;</w:delText>
        </w:r>
        <w:commentRangeEnd w:id="2756"/>
        <w:r w:rsidDel="00967AEA">
          <w:rPr>
            <w:rStyle w:val="CommentReference"/>
            <w:rFonts w:asciiTheme="minorHAnsi" w:hAnsiTheme="minorHAnsi"/>
            <w:noProof w:val="0"/>
          </w:rPr>
          <w:commentReference w:id="2756"/>
        </w:r>
      </w:del>
      <w:commentRangeEnd w:id="2757"/>
      <w:r w:rsidR="00943B38">
        <w:rPr>
          <w:rStyle w:val="CommentReference"/>
          <w:rFonts w:asciiTheme="minorHAnsi" w:hAnsiTheme="minorHAnsi"/>
          <w:noProof w:val="0"/>
        </w:rPr>
        <w:commentReference w:id="2757"/>
      </w:r>
    </w:p>
    <w:p w14:paraId="4A2BA43E" w14:textId="08A74B32" w:rsidR="00176116" w:rsidRDefault="00176116" w:rsidP="000D057D">
      <w:pPr>
        <w:pStyle w:val="NumList"/>
        <w:numPr>
          <w:ilvl w:val="0"/>
          <w:numId w:val="26"/>
        </w:numPr>
        <w:rPr>
          <w:rFonts w:hint="eastAsia"/>
        </w:rPr>
      </w:pPr>
      <w:r w:rsidRPr="00176116">
        <w:t xml:space="preserve">Modify the </w:t>
      </w:r>
      <w:proofErr w:type="spellStart"/>
      <w:proofErr w:type="gramStart"/>
      <w:r w:rsidRPr="004C3324">
        <w:rPr>
          <w:rStyle w:val="CodeInline"/>
        </w:rPr>
        <w:t>LightEffect</w:t>
      </w:r>
      <w:proofErr w:type="spellEnd"/>
      <w:r w:rsidRPr="004C3324">
        <w:rPr>
          <w:rStyle w:val="CodeInline"/>
        </w:rPr>
        <w: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del w:id="2835" w:author="Kelvin Sung" w:date="2021-05-22T17:45:00Z">
        <w:r w:rsidRPr="00176116" w:rsidDel="007A6F8D">
          <w:delText xml:space="preserve">Include </w:delText>
        </w:r>
      </w:del>
      <w:ins w:id="2836" w:author="Kelvin Sung" w:date="2021-05-22T17:45:00Z">
        <w:r w:rsidR="007A6F8D">
          <w:t xml:space="preserve">Enter </w:t>
        </w:r>
      </w:ins>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del w:id="2837" w:author="Kelvin Sung" w:date="2021-05-22T17:46:00Z">
        <w:r w:rsidRPr="007A6F8D" w:rsidDel="007A6F8D">
          <w:rPr>
            <w:rStyle w:val="CodeInline"/>
            <w:rFonts w:hint="eastAsia"/>
            <w:rPrChange w:id="2838" w:author="Kelvin Sung" w:date="2021-05-22T17:46:00Z">
              <w:rPr>
                <w:rFonts w:hint="eastAsia"/>
              </w:rPr>
            </w:rPrChange>
          </w:rPr>
          <w:delText>attenuation</w:delText>
        </w:r>
        <w:r w:rsidRPr="007A6F8D" w:rsidDel="007A6F8D">
          <w:rPr>
            <w:rStyle w:val="CodeInline"/>
            <w:rPrChange w:id="2839" w:author="Kelvin Sung" w:date="2021-05-22T17:46:00Z">
              <w:rPr/>
            </w:rPrChange>
          </w:rPr>
          <w:fldChar w:fldCharType="begin"/>
        </w:r>
        <w:r w:rsidRPr="007A6F8D" w:rsidDel="007A6F8D">
          <w:rPr>
            <w:rStyle w:val="CodeInline"/>
            <w:rFonts w:hint="eastAsia"/>
            <w:rPrChange w:id="2840" w:author="Kelvin Sung" w:date="2021-05-22T17:46:00Z">
              <w:rPr>
                <w:rFonts w:hint="eastAsia"/>
              </w:rPr>
            </w:rPrChange>
          </w:rPr>
          <w:delInstrText xml:space="preserve"> XE "Diffuse reflection:light attenuation" </w:delInstrText>
        </w:r>
        <w:r w:rsidRPr="007A6F8D" w:rsidDel="007A6F8D">
          <w:rPr>
            <w:rStyle w:val="CodeInline"/>
            <w:rPrChange w:id="2841" w:author="Kelvin Sung" w:date="2021-05-22T17:46:00Z">
              <w:rPr/>
            </w:rPrChange>
          </w:rPr>
          <w:fldChar w:fldCharType="end"/>
        </w:r>
        <w:r w:rsidRPr="007A6F8D" w:rsidDel="007A6F8D">
          <w:rPr>
            <w:rStyle w:val="CodeInline"/>
            <w:rFonts w:hint="eastAsia"/>
            <w:rPrChange w:id="2842" w:author="Kelvin Sung" w:date="2021-05-22T17:46:00Z">
              <w:rPr>
                <w:rFonts w:hint="eastAsia"/>
              </w:rPr>
            </w:rPrChange>
          </w:rPr>
          <w:delText xml:space="preserve"> </w:delText>
        </w:r>
      </w:del>
      <w:ins w:id="2843" w:author="Kelvin Sung" w:date="2021-05-22T17:46:00Z">
        <w:r w:rsidR="007A6F8D" w:rsidRPr="007A6F8D">
          <w:rPr>
            <w:rStyle w:val="CodeInline"/>
            <w:rFonts w:hint="eastAsia"/>
            <w:rPrChange w:id="2844" w:author="Kelvin Sung" w:date="2021-05-22T17:46:00Z">
              <w:rPr>
                <w:rFonts w:hint="eastAsia"/>
              </w:rPr>
            </w:rPrChange>
          </w:rPr>
          <w:t>strength</w:t>
        </w:r>
        <w:r w:rsidR="007A6F8D" w:rsidRPr="00176116">
          <w:t xml:space="preserve"> </w:t>
        </w:r>
      </w:ins>
      <w:r w:rsidRPr="00176116">
        <w:t>accordingly</w:t>
      </w:r>
      <w:del w:id="2845" w:author="Kelvin Sung" w:date="2021-05-22T17:50:00Z">
        <w:r w:rsidRPr="00176116" w:rsidDel="00614A8E">
          <w:delText xml:space="preserve"> as follows:</w:delText>
        </w:r>
      </w:del>
      <w:ins w:id="2846" w:author="Kelvin Sung" w:date="2021-05-22T17:50:00Z">
        <w:r w:rsidR="00614A8E">
          <w:t>.</w:t>
        </w:r>
      </w:ins>
    </w:p>
    <w:p w14:paraId="69BB8CC3" w14:textId="77777777" w:rsidR="004C3324" w:rsidRDefault="004C3324" w:rsidP="004C3324">
      <w:pPr>
        <w:pStyle w:val="Code"/>
        <w:rPr>
          <w:rFonts w:hint="eastAsia"/>
        </w:rPr>
      </w:pPr>
      <w:commentRangeStart w:id="2847"/>
      <w:commentRangeStart w:id="2848"/>
      <w:r>
        <w:t>vec4 LightEffect(Light lgt, vec3 N) {</w:t>
      </w:r>
    </w:p>
    <w:p w14:paraId="454EB194" w14:textId="5545D4E4" w:rsidR="007A6F8D" w:rsidRDefault="007A6F8D" w:rsidP="007A6F8D">
      <w:pPr>
        <w:pStyle w:val="Code"/>
        <w:rPr>
          <w:ins w:id="2849" w:author="Kelvin Sung" w:date="2021-05-22T17:48:00Z"/>
          <w:rFonts w:hint="eastAsia"/>
        </w:rPr>
      </w:pPr>
      <w:ins w:id="2850" w:author="Kelvin Sung" w:date="2021-05-22T17:48:00Z">
        <w:r>
          <w:t xml:space="preserve">    vec4 result = vec4(0);</w:t>
        </w:r>
      </w:ins>
    </w:p>
    <w:p w14:paraId="76FF5700" w14:textId="77777777" w:rsidR="007A6F8D" w:rsidRDefault="007A6F8D" w:rsidP="007A6F8D">
      <w:pPr>
        <w:pStyle w:val="Code"/>
        <w:rPr>
          <w:ins w:id="2851" w:author="Kelvin Sung" w:date="2021-05-22T17:48:00Z"/>
          <w:rFonts w:hint="eastAsia"/>
        </w:rPr>
      </w:pPr>
      <w:ins w:id="2852" w:author="Kelvin Sung" w:date="2021-05-22T17:48:00Z">
        <w:r>
          <w:t xml:space="preserve">    float strength = 0.0;</w:t>
        </w:r>
      </w:ins>
    </w:p>
    <w:p w14:paraId="3CB98BD8" w14:textId="77777777" w:rsidR="007A6F8D" w:rsidRPr="007A6F8D" w:rsidRDefault="007A6F8D" w:rsidP="007A6F8D">
      <w:pPr>
        <w:pStyle w:val="Code"/>
        <w:rPr>
          <w:ins w:id="2853" w:author="Kelvin Sung" w:date="2021-05-22T17:48:00Z"/>
          <w:rStyle w:val="CodeBold"/>
          <w:rFonts w:hint="eastAsia"/>
          <w:rPrChange w:id="2854" w:author="Kelvin Sung" w:date="2021-05-22T17:49:00Z">
            <w:rPr>
              <w:ins w:id="2855" w:author="Kelvin Sung" w:date="2021-05-22T17:48:00Z"/>
              <w:rFonts w:hint="eastAsia"/>
            </w:rPr>
          </w:rPrChange>
        </w:rPr>
      </w:pPr>
      <w:ins w:id="2856" w:author="Kelvin Sung" w:date="2021-05-22T17:48:00Z">
        <w:r>
          <w:t xml:space="preserve">    </w:t>
        </w:r>
        <w:r w:rsidRPr="007A6F8D">
          <w:rPr>
            <w:rStyle w:val="CodeBold"/>
            <w:rFonts w:hint="eastAsia"/>
            <w:rPrChange w:id="2857" w:author="Kelvin Sung" w:date="2021-05-22T17:49:00Z">
              <w:rPr>
                <w:rFonts w:hint="eastAsia"/>
              </w:rPr>
            </w:rPrChange>
          </w:rPr>
          <w:t>vec3 L = lgt.Position.xyz - gl_FragCoord.xyz;</w:t>
        </w:r>
      </w:ins>
    </w:p>
    <w:p w14:paraId="5B140202" w14:textId="3536A63A" w:rsidR="004C3324" w:rsidRPr="007A6F8D" w:rsidDel="007A6F8D" w:rsidRDefault="007A6F8D" w:rsidP="007A6F8D">
      <w:pPr>
        <w:pStyle w:val="Code"/>
        <w:rPr>
          <w:del w:id="2858" w:author="Kelvin Sung" w:date="2021-05-22T17:46:00Z"/>
          <w:rStyle w:val="CodeBold"/>
          <w:rFonts w:hint="eastAsia"/>
          <w:rPrChange w:id="2859" w:author="Kelvin Sung" w:date="2021-05-22T17:49:00Z">
            <w:rPr>
              <w:del w:id="2860" w:author="Kelvin Sung" w:date="2021-05-22T17:46:00Z"/>
              <w:rFonts w:hint="eastAsia"/>
            </w:rPr>
          </w:rPrChange>
        </w:rPr>
      </w:pPr>
      <w:ins w:id="2861" w:author="Kelvin Sung" w:date="2021-05-22T17:48:00Z">
        <w:r>
          <w:t xml:space="preserve">    </w:t>
        </w:r>
        <w:r w:rsidRPr="007A6F8D">
          <w:rPr>
            <w:rStyle w:val="CodeBold"/>
            <w:rFonts w:hint="eastAsia"/>
            <w:rPrChange w:id="2862" w:author="Kelvin Sung" w:date="2021-05-22T17:49:00Z">
              <w:rPr>
                <w:rFonts w:hint="eastAsia"/>
              </w:rPr>
            </w:rPrChange>
          </w:rPr>
          <w:t>float dist = length(L);</w:t>
        </w:r>
      </w:ins>
      <w:del w:id="2863" w:author="Kelvin Sung" w:date="2021-05-22T17:46:00Z">
        <w:r w:rsidR="004C3324" w:rsidRPr="007A6F8D" w:rsidDel="007A6F8D">
          <w:rPr>
            <w:rStyle w:val="CodeBold"/>
            <w:rFonts w:hint="eastAsia"/>
            <w:rPrChange w:id="2864" w:author="Kelvin Sung" w:date="2021-05-22T17:49:00Z">
              <w:rPr>
                <w:rFonts w:hint="eastAsia"/>
              </w:rPr>
            </w:rPrChange>
          </w:rPr>
          <w:delText xml:space="preserve">    vec4 result = vec4(0);</w:delText>
        </w:r>
      </w:del>
    </w:p>
    <w:p w14:paraId="299DF985" w14:textId="5F2C65EA" w:rsidR="004C3324" w:rsidRPr="007A6F8D" w:rsidDel="007A6F8D" w:rsidRDefault="004C3324">
      <w:pPr>
        <w:pStyle w:val="Code"/>
        <w:ind w:firstLine="435"/>
        <w:rPr>
          <w:del w:id="2865" w:author="Kelvin Sung" w:date="2021-05-22T17:47:00Z"/>
          <w:rStyle w:val="CodeBold"/>
          <w:rFonts w:hint="eastAsia"/>
          <w:rPrChange w:id="2866" w:author="Kelvin Sung" w:date="2021-05-22T17:49:00Z">
            <w:rPr>
              <w:del w:id="2867" w:author="Kelvin Sung" w:date="2021-05-22T17:47:00Z"/>
              <w:rFonts w:hint="eastAsia"/>
            </w:rPr>
          </w:rPrChange>
        </w:rPr>
        <w:pPrChange w:id="2868" w:author="Kelvin Sung" w:date="2021-05-22T17:46:00Z">
          <w:pPr>
            <w:pStyle w:val="Code"/>
          </w:pPr>
        </w:pPrChange>
      </w:pPr>
      <w:del w:id="2869" w:author="Kelvin Sung" w:date="2021-05-22T17:48:00Z">
        <w:r w:rsidRPr="007A6F8D" w:rsidDel="007A6F8D">
          <w:rPr>
            <w:rStyle w:val="CodeBold"/>
            <w:rFonts w:hint="eastAsia"/>
            <w:rPrChange w:id="2870" w:author="Kelvin Sung" w:date="2021-05-22T17:49:00Z">
              <w:rPr>
                <w:rFonts w:hint="eastAsia"/>
              </w:rPr>
            </w:rPrChange>
          </w:rPr>
          <w:delText xml:space="preserve">    </w:delText>
        </w:r>
      </w:del>
      <w:del w:id="2871" w:author="Kelvin Sung" w:date="2021-05-22T17:47:00Z">
        <w:r w:rsidRPr="007A6F8D" w:rsidDel="007A6F8D">
          <w:rPr>
            <w:rStyle w:val="CodeBold"/>
            <w:rFonts w:hint="eastAsia"/>
            <w:rPrChange w:id="2872" w:author="Kelvin Sung" w:date="2021-05-22T17:49:00Z">
              <w:rPr>
                <w:rFonts w:hint="eastAsia"/>
              </w:rPr>
            </w:rPrChange>
          </w:rPr>
          <w:delText>float atten = 0.0;</w:delText>
        </w:r>
      </w:del>
    </w:p>
    <w:p w14:paraId="2C7A2149" w14:textId="0BE5129E" w:rsidR="004C3324" w:rsidRPr="007A6F8D" w:rsidDel="007A6F8D" w:rsidRDefault="004C3324" w:rsidP="004C3324">
      <w:pPr>
        <w:pStyle w:val="Code"/>
        <w:rPr>
          <w:del w:id="2873" w:author="Kelvin Sung" w:date="2021-05-22T17:47:00Z"/>
          <w:rStyle w:val="CodeBold"/>
          <w:rFonts w:hint="eastAsia"/>
          <w:rPrChange w:id="2874" w:author="Kelvin Sung" w:date="2021-05-22T17:49:00Z">
            <w:rPr>
              <w:del w:id="2875" w:author="Kelvin Sung" w:date="2021-05-22T17:47:00Z"/>
              <w:rFonts w:hint="eastAsia"/>
            </w:rPr>
          </w:rPrChange>
        </w:rPr>
      </w:pPr>
      <w:del w:id="2876" w:author="Kelvin Sung" w:date="2021-05-22T17:47:00Z">
        <w:r w:rsidRPr="007A6F8D" w:rsidDel="007A6F8D">
          <w:rPr>
            <w:rStyle w:val="CodeBold"/>
            <w:rFonts w:hint="eastAsia"/>
            <w:rPrChange w:id="2877" w:author="Kelvin Sung" w:date="2021-05-22T17:49:00Z">
              <w:rPr>
                <w:rFonts w:hint="eastAsia"/>
              </w:rPr>
            </w:rPrChange>
          </w:rPr>
          <w:delText xml:space="preserve">    vec3 L = lgt.Position.xyz - gl_FragCoord.xyz;</w:delText>
        </w:r>
      </w:del>
    </w:p>
    <w:p w14:paraId="645BA94F" w14:textId="6E07E447" w:rsidR="004C3324" w:rsidRPr="007A6F8D" w:rsidDel="007A6F8D" w:rsidRDefault="004C3324" w:rsidP="004C3324">
      <w:pPr>
        <w:pStyle w:val="Code"/>
        <w:rPr>
          <w:del w:id="2878" w:author="Kelvin Sung" w:date="2021-05-22T17:47:00Z"/>
          <w:rStyle w:val="CodeBold"/>
          <w:rFonts w:hint="eastAsia"/>
          <w:rPrChange w:id="2879" w:author="Kelvin Sung" w:date="2021-05-22T17:49:00Z">
            <w:rPr>
              <w:del w:id="2880" w:author="Kelvin Sung" w:date="2021-05-22T17:47:00Z"/>
              <w:rFonts w:hint="eastAsia"/>
            </w:rPr>
          </w:rPrChange>
        </w:rPr>
      </w:pPr>
      <w:del w:id="2881" w:author="Kelvin Sung" w:date="2021-05-22T17:47:00Z">
        <w:r w:rsidRPr="007A6F8D" w:rsidDel="007A6F8D">
          <w:rPr>
            <w:rStyle w:val="CodeBold"/>
            <w:rFonts w:hint="eastAsia"/>
            <w:rPrChange w:id="2882" w:author="Kelvin Sung" w:date="2021-05-22T17:49:00Z">
              <w:rPr>
                <w:rFonts w:hint="eastAsia"/>
              </w:rPr>
            </w:rPrChange>
          </w:rPr>
          <w:delText xml:space="preserve">    float dist = length(L);</w:delText>
        </w:r>
      </w:del>
    </w:p>
    <w:p w14:paraId="2B7B39F4" w14:textId="77777777" w:rsidR="004C3324" w:rsidRPr="007A6F8D" w:rsidRDefault="004C3324" w:rsidP="004C3324">
      <w:pPr>
        <w:pStyle w:val="Code"/>
        <w:rPr>
          <w:rStyle w:val="CodeBold"/>
          <w:rFonts w:hint="eastAsia"/>
          <w:rPrChange w:id="2883" w:author="Kelvin Sung" w:date="2021-05-22T17:49:00Z">
            <w:rPr>
              <w:rFonts w:hint="eastAsia"/>
            </w:rPr>
          </w:rPrChange>
        </w:rPr>
      </w:pPr>
      <w:r w:rsidRPr="007A6F8D">
        <w:rPr>
          <w:rStyle w:val="CodeBold"/>
          <w:rFonts w:hint="eastAsia"/>
          <w:rPrChange w:id="2884" w:author="Kelvin Sung" w:date="2021-05-22T17:49:00Z">
            <w:rPr>
              <w:rFonts w:hint="eastAsia"/>
            </w:rPr>
          </w:rPrChange>
        </w:rPr>
        <w:t xml:space="preserve">    if (dist &lt;= lgt.Far) {</w:t>
      </w:r>
    </w:p>
    <w:p w14:paraId="316B21F4" w14:textId="06E5752B" w:rsidR="004C3324" w:rsidRDefault="004C3324" w:rsidP="004C3324">
      <w:pPr>
        <w:pStyle w:val="Code"/>
        <w:rPr>
          <w:ins w:id="2885" w:author="Kelvin Sung" w:date="2021-05-22T17:47:00Z"/>
          <w:rFonts w:hint="eastAsia"/>
        </w:rPr>
      </w:pPr>
      <w:r>
        <w:t xml:space="preserve">        if (dist &lt;= lgt.Near)</w:t>
      </w:r>
      <w:ins w:id="2886" w:author="Kelvin Sung" w:date="2021-05-22T17:47:00Z">
        <w:r w:rsidR="007A6F8D">
          <w:t xml:space="preserve"> }</w:t>
        </w:r>
      </w:ins>
    </w:p>
    <w:p w14:paraId="47092CB4" w14:textId="2BCCB948" w:rsidR="007A6F8D" w:rsidRDefault="007A6F8D" w:rsidP="004C3324">
      <w:pPr>
        <w:pStyle w:val="Code"/>
        <w:rPr>
          <w:rFonts w:hint="eastAsia"/>
        </w:rPr>
      </w:pPr>
      <w:ins w:id="2887" w:author="Kelvin Sung" w:date="2021-05-22T17:47:00Z">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dentical to the code in light_fs.glsl …</w:t>
        </w:r>
        <w:r>
          <w:t xml:space="preserve">    </w:t>
        </w:r>
      </w:ins>
    </w:p>
    <w:p w14:paraId="76025F16" w14:textId="54E2650B" w:rsidR="004C3324" w:rsidDel="007A6F8D" w:rsidRDefault="004C3324" w:rsidP="004C3324">
      <w:pPr>
        <w:pStyle w:val="Code"/>
        <w:rPr>
          <w:del w:id="2888" w:author="Kelvin Sung" w:date="2021-05-22T17:47:00Z"/>
          <w:rFonts w:hint="eastAsia"/>
        </w:rPr>
      </w:pPr>
      <w:del w:id="2889" w:author="Kelvin Sung" w:date="2021-05-22T17:47:00Z">
        <w:r w:rsidDel="007A6F8D">
          <w:delText xml:space="preserve">            atten = 1.0;  //  no attenuation</w:delText>
        </w:r>
      </w:del>
    </w:p>
    <w:p w14:paraId="5406B9D7" w14:textId="0C4B44C5" w:rsidR="004C3324" w:rsidDel="007A6F8D" w:rsidRDefault="004C3324" w:rsidP="004C3324">
      <w:pPr>
        <w:pStyle w:val="Code"/>
        <w:rPr>
          <w:del w:id="2890" w:author="Kelvin Sung" w:date="2021-05-22T17:47:00Z"/>
          <w:rFonts w:hint="eastAsia"/>
        </w:rPr>
      </w:pPr>
      <w:del w:id="2891" w:author="Kelvin Sung" w:date="2021-05-22T17:47:00Z">
        <w:r w:rsidDel="007A6F8D">
          <w:delText xml:space="preserve">        else {</w:delText>
        </w:r>
      </w:del>
    </w:p>
    <w:p w14:paraId="211447D9" w14:textId="3E99F104" w:rsidR="004C3324" w:rsidDel="007A6F8D" w:rsidRDefault="004C3324" w:rsidP="004C3324">
      <w:pPr>
        <w:pStyle w:val="Code"/>
        <w:rPr>
          <w:del w:id="2892" w:author="Kelvin Sung" w:date="2021-05-22T17:47:00Z"/>
          <w:rFonts w:hint="eastAsia"/>
        </w:rPr>
      </w:pPr>
      <w:del w:id="2893" w:author="Kelvin Sung" w:date="2021-05-22T17:47:00Z">
        <w:r w:rsidDel="007A6F8D">
          <w:delText xml:space="preserve">            // simple quadratic drop off</w:delText>
        </w:r>
      </w:del>
    </w:p>
    <w:p w14:paraId="22150209" w14:textId="32BFE9D1" w:rsidR="004C3324" w:rsidDel="007A6F8D" w:rsidRDefault="004C3324" w:rsidP="004C3324">
      <w:pPr>
        <w:pStyle w:val="Code"/>
        <w:rPr>
          <w:del w:id="2894" w:author="Kelvin Sung" w:date="2021-05-22T17:47:00Z"/>
          <w:rFonts w:hint="eastAsia"/>
        </w:rPr>
      </w:pPr>
      <w:del w:id="2895" w:author="Kelvin Sung" w:date="2021-05-22T17:47:00Z">
        <w:r w:rsidDel="007A6F8D">
          <w:delText xml:space="preserve">            float n = dist - lgt.Near;</w:delText>
        </w:r>
      </w:del>
    </w:p>
    <w:p w14:paraId="1AFBE192" w14:textId="0779B5B8" w:rsidR="004C3324" w:rsidDel="007A6F8D" w:rsidRDefault="004C3324" w:rsidP="004C3324">
      <w:pPr>
        <w:pStyle w:val="Code"/>
        <w:rPr>
          <w:del w:id="2896" w:author="Kelvin Sung" w:date="2021-05-22T17:47:00Z"/>
          <w:rFonts w:hint="eastAsia"/>
        </w:rPr>
      </w:pPr>
      <w:del w:id="2897" w:author="Kelvin Sung" w:date="2021-05-22T17:47:00Z">
        <w:r w:rsidDel="007A6F8D">
          <w:delText xml:space="preserve">            float d = lgt.Far - lgt.Near;</w:delText>
        </w:r>
      </w:del>
    </w:p>
    <w:p w14:paraId="4C0970C2" w14:textId="388AD83C" w:rsidR="004C3324" w:rsidDel="007A6F8D" w:rsidRDefault="004C3324" w:rsidP="004C3324">
      <w:pPr>
        <w:pStyle w:val="Code"/>
        <w:rPr>
          <w:del w:id="2898" w:author="Kelvin Sung" w:date="2021-05-22T17:47:00Z"/>
          <w:rFonts w:hint="eastAsia"/>
        </w:rPr>
      </w:pPr>
      <w:del w:id="2899" w:author="Kelvin Sung" w:date="2021-05-22T17:47:00Z">
        <w:r w:rsidDel="007A6F8D">
          <w:delText xml:space="preserve">            atten = smoothstep(0.0, 1.0, 1.0-(n*n)/(d*d)); // blended attenuation</w:delText>
        </w:r>
      </w:del>
    </w:p>
    <w:p w14:paraId="2137B0B3" w14:textId="77777777" w:rsidR="004C3324" w:rsidRDefault="004C3324" w:rsidP="004C3324">
      <w:pPr>
        <w:pStyle w:val="Code"/>
        <w:rPr>
          <w:rFonts w:hint="eastAsia"/>
        </w:rPr>
      </w:pPr>
      <w:r>
        <w:t xml:space="preserve">        }</w:t>
      </w:r>
    </w:p>
    <w:p w14:paraId="70827DEB" w14:textId="77777777" w:rsidR="004C3324" w:rsidRPr="007A6F8D" w:rsidRDefault="004C3324" w:rsidP="004C3324">
      <w:pPr>
        <w:pStyle w:val="Code"/>
        <w:rPr>
          <w:rStyle w:val="CodeBold"/>
          <w:rFonts w:hint="eastAsia"/>
          <w:rPrChange w:id="2900" w:author="Kelvin Sung" w:date="2021-05-22T17:49:00Z">
            <w:rPr>
              <w:rFonts w:hint="eastAsia"/>
            </w:rPr>
          </w:rPrChange>
        </w:rPr>
      </w:pPr>
      <w:r>
        <w:t xml:space="preserve">        </w:t>
      </w:r>
      <w:r w:rsidRPr="007A6F8D">
        <w:rPr>
          <w:rStyle w:val="CodeBold"/>
          <w:rFonts w:hint="eastAsia"/>
          <w:rPrChange w:id="2901" w:author="Kelvin Sung" w:date="2021-05-22T17:49:00Z">
            <w:rPr>
              <w:rFonts w:hint="eastAsia"/>
            </w:rPr>
          </w:rPrChange>
        </w:rPr>
        <w:t>L = L / dist; // To normalize L</w:t>
      </w:r>
    </w:p>
    <w:p w14:paraId="592597BB" w14:textId="77777777" w:rsidR="004C3324" w:rsidRPr="007A6F8D" w:rsidRDefault="004C3324" w:rsidP="004C3324">
      <w:pPr>
        <w:pStyle w:val="Code"/>
        <w:rPr>
          <w:rStyle w:val="CodeBold"/>
          <w:rFonts w:hint="eastAsia"/>
          <w:rPrChange w:id="2902" w:author="Kelvin Sung" w:date="2021-05-22T17:49:00Z">
            <w:rPr>
              <w:rFonts w:hint="eastAsia"/>
            </w:rPr>
          </w:rPrChange>
        </w:rPr>
      </w:pPr>
      <w:r>
        <w:t xml:space="preserve">              </w:t>
      </w:r>
      <w:r w:rsidRPr="007A6F8D">
        <w:rPr>
          <w:rStyle w:val="CodeBold"/>
          <w:rFonts w:hint="eastAsia"/>
          <w:rPrChange w:id="2903" w:author="Kelvin Sung" w:date="2021-05-22T17:49:00Z">
            <w:rPr>
              <w:rFonts w:hint="eastAsia"/>
            </w:rPr>
          </w:rPrChange>
        </w:rPr>
        <w:t>// Not calling the normalize() function to avoid re-computing</w:t>
      </w:r>
    </w:p>
    <w:p w14:paraId="123AC86A" w14:textId="77777777" w:rsidR="004C3324" w:rsidRPr="007A6F8D" w:rsidRDefault="004C3324" w:rsidP="004C3324">
      <w:pPr>
        <w:pStyle w:val="Code"/>
        <w:rPr>
          <w:rStyle w:val="CodeBold"/>
          <w:rFonts w:hint="eastAsia"/>
          <w:rPrChange w:id="2904" w:author="Kelvin Sung" w:date="2021-05-22T17:49:00Z">
            <w:rPr>
              <w:rFonts w:hint="eastAsia"/>
            </w:rPr>
          </w:rPrChange>
        </w:rPr>
      </w:pPr>
      <w:r>
        <w:t xml:space="preserve">              </w:t>
      </w:r>
      <w:r w:rsidRPr="007A6F8D">
        <w:rPr>
          <w:rStyle w:val="CodeBold"/>
          <w:rFonts w:hint="eastAsia"/>
          <w:rPrChange w:id="2905" w:author="Kelvin Sung" w:date="2021-05-22T17:49:00Z">
            <w:rPr>
              <w:rFonts w:hint="eastAsia"/>
            </w:rPr>
          </w:rPrChange>
        </w:rPr>
        <w:t>// the "dist". This is computationally more efficient.</w:t>
      </w:r>
    </w:p>
    <w:p w14:paraId="74273810" w14:textId="77777777" w:rsidR="004C3324" w:rsidRPr="007A6F8D" w:rsidRDefault="004C3324" w:rsidP="004C3324">
      <w:pPr>
        <w:pStyle w:val="Code"/>
        <w:rPr>
          <w:rStyle w:val="CodeBold"/>
          <w:rFonts w:hint="eastAsia"/>
          <w:rPrChange w:id="2906" w:author="Kelvin Sung" w:date="2021-05-22T17:49:00Z">
            <w:rPr>
              <w:rFonts w:hint="eastAsia"/>
            </w:rPr>
          </w:rPrChange>
        </w:rPr>
      </w:pPr>
      <w:r>
        <w:t xml:space="preserve">        </w:t>
      </w:r>
      <w:r w:rsidRPr="007A6F8D">
        <w:rPr>
          <w:rStyle w:val="CodeBold"/>
          <w:rFonts w:hint="eastAsia"/>
          <w:rPrChange w:id="2907" w:author="Kelvin Sung" w:date="2021-05-22T17:49:00Z">
            <w:rPr>
              <w:rFonts w:hint="eastAsia"/>
            </w:rPr>
          </w:rPrChange>
        </w:rPr>
        <w:t xml:space="preserve">float NdotL = max(0.0, dot(N, L));   </w:t>
      </w:r>
    </w:p>
    <w:p w14:paraId="1F9EA870" w14:textId="6652940C" w:rsidR="004C3324" w:rsidRPr="007A6F8D" w:rsidRDefault="004C3324" w:rsidP="004C3324">
      <w:pPr>
        <w:pStyle w:val="Code"/>
        <w:rPr>
          <w:rStyle w:val="CodeBold"/>
          <w:rFonts w:hint="eastAsia"/>
          <w:rPrChange w:id="2908" w:author="Kelvin Sung" w:date="2021-05-22T17:49:00Z">
            <w:rPr>
              <w:rFonts w:hint="eastAsia"/>
            </w:rPr>
          </w:rPrChange>
        </w:rPr>
      </w:pPr>
      <w:r>
        <w:t xml:space="preserve">        </w:t>
      </w:r>
      <w:del w:id="2909" w:author="Kelvin Sung" w:date="2021-05-22T17:49:00Z">
        <w:r w:rsidRPr="007A6F8D" w:rsidDel="007A6F8D">
          <w:rPr>
            <w:rStyle w:val="CodeBold"/>
            <w:rFonts w:hint="eastAsia"/>
            <w:rPrChange w:id="2910" w:author="Kelvin Sung" w:date="2021-05-22T17:49:00Z">
              <w:rPr>
                <w:rFonts w:hint="eastAsia"/>
              </w:rPr>
            </w:rPrChange>
          </w:rPr>
          <w:delText xml:space="preserve">atten </w:delText>
        </w:r>
      </w:del>
      <w:ins w:id="2911" w:author="Kelvin Sung" w:date="2021-05-22T17:49:00Z">
        <w:r w:rsidR="007A6F8D" w:rsidRPr="007A6F8D">
          <w:rPr>
            <w:rStyle w:val="CodeBold"/>
            <w:rFonts w:hint="eastAsia"/>
            <w:rPrChange w:id="2912" w:author="Kelvin Sung" w:date="2021-05-22T17:49:00Z">
              <w:rPr>
                <w:rFonts w:hint="eastAsia"/>
              </w:rPr>
            </w:rPrChange>
          </w:rPr>
          <w:t xml:space="preserve">strength </w:t>
        </w:r>
      </w:ins>
      <w:r w:rsidRPr="007A6F8D">
        <w:rPr>
          <w:rStyle w:val="CodeBold"/>
          <w:rFonts w:hint="eastAsia"/>
          <w:rPrChange w:id="2913" w:author="Kelvin Sung" w:date="2021-05-22T17:49:00Z">
            <w:rPr>
              <w:rFonts w:hint="eastAsia"/>
            </w:rPr>
          </w:rPrChange>
        </w:rPr>
        <w:t>*= NdotL;</w:t>
      </w:r>
    </w:p>
    <w:p w14:paraId="24B09673" w14:textId="77777777" w:rsidR="004C3324" w:rsidRDefault="004C3324" w:rsidP="004C3324">
      <w:pPr>
        <w:pStyle w:val="Code"/>
        <w:rPr>
          <w:rFonts w:hint="eastAsia"/>
        </w:rPr>
      </w:pPr>
      <w:r>
        <w:t xml:space="preserve">    }</w:t>
      </w:r>
    </w:p>
    <w:p w14:paraId="25887160" w14:textId="6C9118F5" w:rsidR="004C3324" w:rsidRDefault="004C3324" w:rsidP="004C3324">
      <w:pPr>
        <w:pStyle w:val="Code"/>
        <w:rPr>
          <w:rFonts w:hint="eastAsia"/>
        </w:rPr>
      </w:pPr>
      <w:r>
        <w:t xml:space="preserve">    result = </w:t>
      </w:r>
      <w:del w:id="2914" w:author="Kelvin Sung" w:date="2021-05-26T06:39:00Z">
        <w:r w:rsidDel="00E30221">
          <w:delText xml:space="preserve">atten </w:delText>
        </w:r>
      </w:del>
      <w:ins w:id="2915" w:author="Kelvin Sung" w:date="2021-05-26T06:39:00Z">
        <w:r w:rsidR="00E30221">
          <w:t xml:space="preserve">strength </w:t>
        </w:r>
      </w:ins>
      <w:r>
        <w:t>* lgt.Intensity * lgt.Color;</w:t>
      </w:r>
    </w:p>
    <w:p w14:paraId="7E72412B" w14:textId="77777777" w:rsidR="004C3324" w:rsidRDefault="004C3324" w:rsidP="004C3324">
      <w:pPr>
        <w:pStyle w:val="Code"/>
        <w:rPr>
          <w:rFonts w:hint="eastAsia"/>
        </w:rPr>
      </w:pPr>
      <w:r>
        <w:t xml:space="preserve">    return result;</w:t>
      </w:r>
    </w:p>
    <w:p w14:paraId="5E903127" w14:textId="003B11E6" w:rsidR="004C3324" w:rsidRPr="00176116" w:rsidRDefault="004C3324" w:rsidP="004C3324">
      <w:pPr>
        <w:pStyle w:val="Code"/>
        <w:rPr>
          <w:rFonts w:hint="eastAsia"/>
        </w:rPr>
      </w:pPr>
      <w:r>
        <w:t>}</w:t>
      </w:r>
      <w:commentRangeEnd w:id="2847"/>
      <w:r w:rsidR="00126638">
        <w:rPr>
          <w:rStyle w:val="CommentReference"/>
          <w:rFonts w:asciiTheme="minorHAnsi" w:hAnsiTheme="minorHAnsi"/>
          <w:noProof w:val="0"/>
        </w:rPr>
        <w:commentReference w:id="2847"/>
      </w:r>
      <w:commentRangeEnd w:id="2848"/>
      <w:r w:rsidR="00EF0E3C">
        <w:rPr>
          <w:rStyle w:val="CommentReference"/>
          <w:rFonts w:asciiTheme="minorHAnsi" w:hAnsiTheme="minorHAnsi"/>
          <w:noProof w:val="0"/>
        </w:rPr>
        <w:commentReference w:id="2848"/>
      </w:r>
    </w:p>
    <w:p w14:paraId="35BADED1" w14:textId="6E421A27" w:rsidR="00176116" w:rsidRPr="00176116" w:rsidRDefault="00176116" w:rsidP="000D057D">
      <w:pPr>
        <w:pStyle w:val="NumList"/>
        <w:numPr>
          <w:ilvl w:val="0"/>
          <w:numId w:val="26"/>
        </w:numPr>
        <w:rPr>
          <w:rFonts w:hint="eastAsia"/>
        </w:rPr>
      </w:pPr>
      <w:r w:rsidRPr="00176116">
        <w:t xml:space="preserve">Edit the </w:t>
      </w:r>
      <w:proofErr w:type="gramStart"/>
      <w:r w:rsidRPr="00126638">
        <w:rPr>
          <w:rStyle w:val="CodeInline"/>
        </w:rPr>
        <w:t>main</w:t>
      </w:r>
      <w:ins w:id="2916" w:author="Kelvin Sung" w:date="2021-05-22T17:50:00Z">
        <w:r w:rsidR="008F1800">
          <w:rPr>
            <w:rStyle w:val="CodeInline"/>
          </w:rPr>
          <w:t>(</w:t>
        </w:r>
        <w:proofErr w:type="gramEnd"/>
        <w:r w:rsidR="008F1800">
          <w:rPr>
            <w:rStyle w:val="CodeInline"/>
          </w:rPr>
          <w:t>)</w:t>
        </w:r>
      </w:ins>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w:t>
      </w:r>
      <w:del w:id="2917" w:author="Kelvin Sung" w:date="2021-05-22T17:51:00Z">
        <w:r w:rsidRPr="00176116" w:rsidDel="008F1800">
          <w:delText xml:space="preserve">direction </w:delText>
        </w:r>
      </w:del>
      <w:r w:rsidRPr="00176116">
        <w:t xml:space="preserve">of the surface element at that given point. Because the </w:t>
      </w:r>
      <w:proofErr w:type="spellStart"/>
      <w:r w:rsidRPr="00176116">
        <w:t>xyz</w:t>
      </w:r>
      <w:proofErr w:type="spellEnd"/>
      <w:r w:rsidRPr="00176116">
        <w:t xml:space="preserve">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663E68A7" w14:textId="5775E1AD" w:rsidR="00176116" w:rsidDel="003F312E" w:rsidRDefault="00176116" w:rsidP="00176116">
      <w:pPr>
        <w:pStyle w:val="NoteTipCaution"/>
        <w:rPr>
          <w:del w:id="2918" w:author="Kelvin Sung" w:date="2021-05-24T08:27:00Z"/>
        </w:rPr>
      </w:pPr>
      <w:del w:id="2919" w:author="Kelvin Sung" w:date="2021-05-24T08:27:00Z">
        <w:r w:rsidRPr="00176116" w:rsidDel="003F312E">
          <w:rPr>
            <w:rStyle w:val="Strong"/>
          </w:rPr>
          <w:delText>Note</w:delText>
        </w:r>
        <w:r w:rsidRPr="00176116" w:rsidDel="003F312E">
          <w:tab/>
          <w:delText>Normal maps can be created in a variety of different layouts where x or y might need to be flipped in order to properly represent the surface geometries</w:delText>
        </w:r>
      </w:del>
      <w:del w:id="2920" w:author="Kelvin Sung" w:date="2021-05-22T17:52:00Z">
        <w:r w:rsidRPr="00176116" w:rsidDel="008F1800">
          <w:delText xml:space="preserve"> desired</w:delText>
        </w:r>
      </w:del>
      <w:del w:id="2921" w:author="Kelvin Sung" w:date="2021-05-24T08:27:00Z">
        <w:r w:rsidRPr="00176116" w:rsidDel="003F312E">
          <w:delText xml:space="preserve">. </w:delText>
        </w:r>
      </w:del>
      <w:del w:id="2922" w:author="Kelvin Sung" w:date="2021-05-22T17:52:00Z">
        <w:r w:rsidRPr="00176116" w:rsidDel="001D2298">
          <w:delText xml:space="preserve">This </w:delText>
        </w:r>
      </w:del>
      <w:del w:id="2923" w:author="Kelvin Sung" w:date="2021-05-24T08:27:00Z">
        <w:r w:rsidRPr="00176116" w:rsidDel="003F312E">
          <w:delText xml:space="preserve">entirely </w:delText>
        </w:r>
      </w:del>
      <w:del w:id="2924" w:author="Kelvin Sung" w:date="2021-05-22T17:52:00Z">
        <w:r w:rsidRPr="00176116" w:rsidDel="001D2298">
          <w:delText xml:space="preserve">depends </w:delText>
        </w:r>
      </w:del>
      <w:del w:id="2925" w:author="Kelvin Sung" w:date="2021-05-24T08:27:00Z">
        <w:r w:rsidRPr="00176116" w:rsidDel="003F312E">
          <w:delText>upon the tool or artist that created the map.</w:delText>
        </w:r>
      </w:del>
    </w:p>
    <w:p w14:paraId="18BEEB15" w14:textId="77777777" w:rsidR="00126638" w:rsidRPr="00126638" w:rsidRDefault="00126638" w:rsidP="00126638">
      <w:pPr>
        <w:pStyle w:val="Code"/>
        <w:rPr>
          <w:rFonts w:hint="eastAsia"/>
        </w:rPr>
      </w:pPr>
      <w:commentRangeStart w:id="2926"/>
      <w:commentRangeStart w:id="2927"/>
      <w:r w:rsidRPr="00126638">
        <w:t>void main(void)  {</w:t>
      </w:r>
    </w:p>
    <w:p w14:paraId="6F4D4A76" w14:textId="77777777" w:rsidR="00126638" w:rsidRPr="00126638" w:rsidRDefault="00126638" w:rsidP="00126638">
      <w:pPr>
        <w:pStyle w:val="Code"/>
        <w:rPr>
          <w:rFonts w:hint="eastAsia"/>
        </w:rPr>
      </w:pPr>
      <w:r w:rsidRPr="00126638">
        <w:t xml:space="preserve">    // simple tint based on uPixelColor setting</w:t>
      </w:r>
    </w:p>
    <w:p w14:paraId="032E75CD" w14:textId="77777777" w:rsidR="00126638" w:rsidRPr="00126638" w:rsidRDefault="00126638" w:rsidP="00126638">
      <w:pPr>
        <w:pStyle w:val="Code"/>
        <w:rPr>
          <w:rFonts w:hint="eastAsia"/>
        </w:rPr>
      </w:pPr>
      <w:r w:rsidRPr="00126638">
        <w:t xml:space="preserve">    vec4 textureMapColor = texture2D(uSampler, vTexCoord);</w:t>
      </w:r>
    </w:p>
    <w:p w14:paraId="2869E05D" w14:textId="335D5E15" w:rsidR="00126638" w:rsidRPr="0021282E" w:rsidRDefault="00126638" w:rsidP="00126638">
      <w:pPr>
        <w:pStyle w:val="Code"/>
        <w:rPr>
          <w:rStyle w:val="CodeBold"/>
          <w:rFonts w:hint="eastAsia"/>
          <w:rPrChange w:id="2928" w:author="Kelvin Sung" w:date="2021-05-22T17:53:00Z">
            <w:rPr>
              <w:rFonts w:hint="eastAsia"/>
            </w:rPr>
          </w:rPrChange>
        </w:rPr>
      </w:pPr>
      <w:r w:rsidRPr="00126638">
        <w:t xml:space="preserve">    </w:t>
      </w:r>
      <w:r w:rsidRPr="0021282E">
        <w:rPr>
          <w:rStyle w:val="CodeBold"/>
          <w:rFonts w:hint="eastAsia"/>
          <w:rPrChange w:id="2929" w:author="Kelvin Sung" w:date="2021-05-22T17:53:00Z">
            <w:rPr>
              <w:rFonts w:hint="eastAsia"/>
            </w:rPr>
          </w:rPrChange>
        </w:rPr>
        <w:t xml:space="preserve">vec4 normal = texture2D(uNormalSampler, vTexCoord);  // using the same coordinate </w:t>
      </w:r>
      <w:del w:id="2930" w:author="Kelvin Sung" w:date="2021-05-22T17:53:00Z">
        <w:r w:rsidRPr="0021282E" w:rsidDel="0021282E">
          <w:rPr>
            <w:rStyle w:val="CodeBold"/>
            <w:rFonts w:hint="eastAsia"/>
            <w:rPrChange w:id="2931" w:author="Kelvin Sung" w:date="2021-05-22T17:53:00Z">
              <w:rPr>
                <w:rFonts w:hint="eastAsia"/>
              </w:rPr>
            </w:rPrChange>
          </w:rPr>
          <w:delText>as the sprite texture!</w:delText>
        </w:r>
      </w:del>
    </w:p>
    <w:p w14:paraId="00D10DAF" w14:textId="77777777" w:rsidR="00126638" w:rsidRPr="0021282E" w:rsidRDefault="00126638" w:rsidP="00126638">
      <w:pPr>
        <w:pStyle w:val="Code"/>
        <w:rPr>
          <w:rStyle w:val="CodeBold"/>
          <w:rFonts w:hint="eastAsia"/>
          <w:rPrChange w:id="2932" w:author="Kelvin Sung" w:date="2021-05-22T17:53:00Z">
            <w:rPr>
              <w:rFonts w:hint="eastAsia"/>
            </w:rPr>
          </w:rPrChange>
        </w:rPr>
      </w:pPr>
      <w:r w:rsidRPr="00126638">
        <w:lastRenderedPageBreak/>
        <w:t xml:space="preserve">    </w:t>
      </w:r>
      <w:r w:rsidRPr="0021282E">
        <w:rPr>
          <w:rStyle w:val="CodeBold"/>
          <w:rFonts w:hint="eastAsia"/>
          <w:rPrChange w:id="2933" w:author="Kelvin Sung" w:date="2021-05-22T17:53:00Z">
            <w:rPr>
              <w:rFonts w:hint="eastAsia"/>
            </w:rPr>
          </w:rPrChange>
        </w:rPr>
        <w:t>vec4 normalMap = (2.0 * normal) - 1.0;</w:t>
      </w:r>
    </w:p>
    <w:p w14:paraId="6F069809" w14:textId="77777777" w:rsidR="00126638" w:rsidRPr="00126638" w:rsidRDefault="00126638" w:rsidP="00126638">
      <w:pPr>
        <w:pStyle w:val="Code"/>
        <w:rPr>
          <w:rFonts w:hint="eastAsia"/>
        </w:rPr>
      </w:pPr>
      <w:r w:rsidRPr="00126638">
        <w:t xml:space="preserve">    </w:t>
      </w:r>
    </w:p>
    <w:p w14:paraId="6B038A94" w14:textId="77777777" w:rsidR="00126638" w:rsidRPr="00126638" w:rsidRDefault="00126638" w:rsidP="00126638">
      <w:pPr>
        <w:pStyle w:val="Code"/>
        <w:rPr>
          <w:rFonts w:hint="eastAsia"/>
        </w:rPr>
      </w:pPr>
      <w:r w:rsidRPr="00126638">
        <w:t xml:space="preserve">    //</w:t>
      </w:r>
    </w:p>
    <w:p w14:paraId="01E83825" w14:textId="77777777" w:rsidR="00126638" w:rsidRPr="00126638" w:rsidRDefault="00126638" w:rsidP="00126638">
      <w:pPr>
        <w:pStyle w:val="Code"/>
        <w:rPr>
          <w:rFonts w:hint="eastAsia"/>
        </w:rPr>
      </w:pPr>
      <w:r w:rsidRPr="00126638">
        <w:t xml:space="preserve">    // normalMap.y = -normalMap.y;  // flip Y</w:t>
      </w:r>
    </w:p>
    <w:p w14:paraId="44BE97F7" w14:textId="77777777" w:rsidR="00126638" w:rsidRPr="00126638" w:rsidRDefault="00126638" w:rsidP="00126638">
      <w:pPr>
        <w:pStyle w:val="Code"/>
        <w:rPr>
          <w:rFonts w:hint="eastAsia"/>
        </w:rPr>
      </w:pPr>
      <w:r w:rsidRPr="00126638">
        <w:t xml:space="preserve">    //    depending on the normal map you work with, this may or may not be flipped</w:t>
      </w:r>
    </w:p>
    <w:p w14:paraId="5ED8C53C" w14:textId="77777777" w:rsidR="00126638" w:rsidRPr="00126638" w:rsidRDefault="00126638" w:rsidP="00126638">
      <w:pPr>
        <w:pStyle w:val="Code"/>
        <w:rPr>
          <w:rFonts w:hint="eastAsia"/>
        </w:rPr>
      </w:pPr>
      <w:r w:rsidRPr="00126638">
        <w:t xml:space="preserve">    // </w:t>
      </w:r>
    </w:p>
    <w:p w14:paraId="3D136BDC" w14:textId="77777777" w:rsidR="00126638" w:rsidRPr="0021282E" w:rsidRDefault="00126638" w:rsidP="00126638">
      <w:pPr>
        <w:pStyle w:val="Code"/>
        <w:rPr>
          <w:rStyle w:val="CodeBold"/>
          <w:rFonts w:hint="eastAsia"/>
          <w:rPrChange w:id="2934" w:author="Kelvin Sung" w:date="2021-05-22T17:53:00Z">
            <w:rPr>
              <w:rFonts w:hint="eastAsia"/>
            </w:rPr>
          </w:rPrChange>
        </w:rPr>
      </w:pPr>
      <w:r w:rsidRPr="00126638">
        <w:t xml:space="preserve">    </w:t>
      </w:r>
      <w:r w:rsidRPr="0021282E">
        <w:rPr>
          <w:rStyle w:val="CodeBold"/>
          <w:rFonts w:hint="eastAsia"/>
          <w:rPrChange w:id="2935" w:author="Kelvin Sung" w:date="2021-05-22T17:53:00Z">
            <w:rPr>
              <w:rFonts w:hint="eastAsia"/>
            </w:rPr>
          </w:rPrChange>
        </w:rPr>
        <w:t>vec3 N = normalize(normalMap.xyz);</w:t>
      </w:r>
    </w:p>
    <w:p w14:paraId="2D1DA154" w14:textId="77777777" w:rsidR="00126638" w:rsidRPr="00126638" w:rsidRDefault="00126638" w:rsidP="00126638">
      <w:pPr>
        <w:pStyle w:val="Code"/>
        <w:rPr>
          <w:rFonts w:hint="eastAsia"/>
        </w:rPr>
      </w:pPr>
      <w:r w:rsidRPr="00126638">
        <w:t xml:space="preserve">   </w:t>
      </w:r>
    </w:p>
    <w:p w14:paraId="64C2D527" w14:textId="77777777" w:rsidR="00126638" w:rsidRPr="00126638" w:rsidRDefault="00126638" w:rsidP="00126638">
      <w:pPr>
        <w:pStyle w:val="Code"/>
        <w:rPr>
          <w:rFonts w:hint="eastAsia"/>
        </w:rPr>
      </w:pPr>
      <w:r w:rsidRPr="00126638">
        <w:t xml:space="preserve">    vec4 lgtResult = uGlobalAmbientColor * uGlobalAmbientIntensity;</w:t>
      </w:r>
    </w:p>
    <w:p w14:paraId="21781781" w14:textId="77777777" w:rsidR="00126638" w:rsidRPr="00126638" w:rsidRDefault="00126638" w:rsidP="00126638">
      <w:pPr>
        <w:pStyle w:val="Code"/>
        <w:rPr>
          <w:rFonts w:hint="eastAsia"/>
        </w:rPr>
      </w:pPr>
    </w:p>
    <w:p w14:paraId="172A7DA4" w14:textId="77777777" w:rsidR="00126638" w:rsidRPr="00126638" w:rsidRDefault="00126638" w:rsidP="00126638">
      <w:pPr>
        <w:pStyle w:val="Code"/>
        <w:rPr>
          <w:rFonts w:hint="eastAsia"/>
        </w:rPr>
      </w:pPr>
      <w:r w:rsidRPr="00126638">
        <w:t xml:space="preserve">    // now decide if we should illuminate by the light</w:t>
      </w:r>
    </w:p>
    <w:p w14:paraId="5422C4E2" w14:textId="77777777" w:rsidR="00126638" w:rsidRPr="00126638" w:rsidRDefault="00126638" w:rsidP="00126638">
      <w:pPr>
        <w:pStyle w:val="Code"/>
        <w:rPr>
          <w:rFonts w:hint="eastAsia"/>
        </w:rPr>
      </w:pPr>
      <w:r w:rsidRPr="00126638">
        <w:t xml:space="preserve">    if (textureMapColor.a &gt; 0.0) {</w:t>
      </w:r>
    </w:p>
    <w:p w14:paraId="54E7F6CE" w14:textId="77777777" w:rsidR="00126638" w:rsidRPr="00126638" w:rsidRDefault="00126638" w:rsidP="00126638">
      <w:pPr>
        <w:pStyle w:val="Code"/>
        <w:rPr>
          <w:rFonts w:hint="eastAsia"/>
        </w:rPr>
      </w:pPr>
      <w:r w:rsidRPr="00126638">
        <w:t xml:space="preserve">        for (int i=0; i&lt;kGLSLuLightArraySize; i++) { </w:t>
      </w:r>
    </w:p>
    <w:p w14:paraId="61F41B78" w14:textId="77777777" w:rsidR="00126638" w:rsidRPr="00126638" w:rsidRDefault="00126638" w:rsidP="00126638">
      <w:pPr>
        <w:pStyle w:val="Code"/>
        <w:rPr>
          <w:rFonts w:hint="eastAsia"/>
        </w:rPr>
      </w:pPr>
      <w:r w:rsidRPr="00126638">
        <w:t xml:space="preserve">            if (uLights[i].IsOn) { </w:t>
      </w:r>
    </w:p>
    <w:p w14:paraId="6CCEB43D" w14:textId="77777777" w:rsidR="00126638" w:rsidRPr="00126638" w:rsidRDefault="00126638" w:rsidP="00126638">
      <w:pPr>
        <w:pStyle w:val="Code"/>
        <w:rPr>
          <w:rFonts w:hint="eastAsia"/>
        </w:rPr>
      </w:pPr>
      <w:r w:rsidRPr="00126638">
        <w:t xml:space="preserve">                lgtResult += LightEffect(uLights[i], </w:t>
      </w:r>
      <w:r w:rsidRPr="0021282E">
        <w:rPr>
          <w:rStyle w:val="CodeBold"/>
          <w:rFonts w:hint="eastAsia"/>
          <w:rPrChange w:id="2936" w:author="Kelvin Sung" w:date="2021-05-22T17:54:00Z">
            <w:rPr>
              <w:rFonts w:hint="eastAsia"/>
            </w:rPr>
          </w:rPrChange>
        </w:rPr>
        <w:t>N</w:t>
      </w:r>
      <w:r w:rsidRPr="00126638">
        <w:t>);</w:t>
      </w:r>
    </w:p>
    <w:p w14:paraId="50E58CB5" w14:textId="77777777" w:rsidR="00126638" w:rsidRPr="00126638" w:rsidRDefault="00126638" w:rsidP="00126638">
      <w:pPr>
        <w:pStyle w:val="Code"/>
        <w:rPr>
          <w:rFonts w:hint="eastAsia"/>
        </w:rPr>
      </w:pPr>
      <w:r w:rsidRPr="00126638">
        <w:t xml:space="preserve">            }</w:t>
      </w:r>
    </w:p>
    <w:p w14:paraId="1153E209" w14:textId="77777777" w:rsidR="00126638" w:rsidRPr="00126638" w:rsidRDefault="00126638" w:rsidP="00126638">
      <w:pPr>
        <w:pStyle w:val="Code"/>
        <w:rPr>
          <w:rFonts w:hint="eastAsia"/>
        </w:rPr>
      </w:pPr>
      <w:r w:rsidRPr="00126638">
        <w:t xml:space="preserve">        }</w:t>
      </w:r>
    </w:p>
    <w:p w14:paraId="5A13246C" w14:textId="77777777" w:rsidR="00126638" w:rsidRPr="00126638" w:rsidRDefault="00126638" w:rsidP="00126638">
      <w:pPr>
        <w:pStyle w:val="Code"/>
        <w:rPr>
          <w:rFonts w:hint="eastAsia"/>
        </w:rPr>
      </w:pPr>
      <w:r w:rsidRPr="00126638">
        <w:t xml:space="preserve">    }</w:t>
      </w:r>
    </w:p>
    <w:p w14:paraId="2B692312" w14:textId="2DE6AB24" w:rsidR="00126638" w:rsidDel="00C14BCC" w:rsidRDefault="00126638" w:rsidP="00C14BCC">
      <w:pPr>
        <w:pStyle w:val="Code"/>
        <w:rPr>
          <w:del w:id="2937" w:author="Kelvin Sung" w:date="2021-05-22T17:54:00Z"/>
          <w:rFonts w:hint="eastAsia"/>
        </w:rPr>
      </w:pPr>
      <w:r w:rsidRPr="00126638">
        <w:t xml:space="preserve">    </w:t>
      </w:r>
      <w:ins w:id="2938" w:author="Kelvin Sung" w:date="2021-05-22T17:54:00Z">
        <w:r w:rsidR="00C14BCC" w:rsidRPr="005C5B7B">
          <w:rPr>
            <w:rStyle w:val="CodeBold"/>
            <w:rFonts w:ascii="TheSansMonoConNormal" w:hAnsi="TheSansMonoConNormal"/>
          </w:rPr>
          <w:t>… i</w:t>
        </w:r>
        <w:r w:rsidR="00C14BCC">
          <w:rPr>
            <w:rStyle w:val="CodeBold"/>
            <w:rFonts w:ascii="TheSansMonoConNormal" w:hAnsi="TheSansMonoConNormal"/>
          </w:rPr>
          <w:t>dentical to the code in light_fs.glsl …</w:t>
        </w:r>
        <w:r w:rsidR="00C14BCC">
          <w:t xml:space="preserve">    </w:t>
        </w:r>
      </w:ins>
      <w:del w:id="2939" w:author="Kelvin Sung" w:date="2021-05-22T17:54:00Z">
        <w:r w:rsidRPr="00126638" w:rsidDel="00C14BCC">
          <w:delText>lgtResult *= textureMapColor;</w:delText>
        </w:r>
      </w:del>
    </w:p>
    <w:p w14:paraId="054045CB" w14:textId="77777777" w:rsidR="00C14BCC" w:rsidRPr="00126638" w:rsidRDefault="00C14BCC" w:rsidP="00C14BCC">
      <w:pPr>
        <w:pStyle w:val="Code"/>
        <w:rPr>
          <w:ins w:id="2940" w:author="Kelvin Sung" w:date="2021-05-22T17:54:00Z"/>
          <w:rFonts w:hint="eastAsia"/>
        </w:rPr>
      </w:pPr>
    </w:p>
    <w:p w14:paraId="7B73293A" w14:textId="405BD8C2" w:rsidR="00126638" w:rsidRPr="00126638" w:rsidDel="00C14BCC" w:rsidRDefault="00126638" w:rsidP="00C14BCC">
      <w:pPr>
        <w:pStyle w:val="Code"/>
        <w:rPr>
          <w:del w:id="2941" w:author="Kelvin Sung" w:date="2021-05-22T17:54:00Z"/>
          <w:rFonts w:hint="eastAsia"/>
        </w:rPr>
      </w:pPr>
    </w:p>
    <w:p w14:paraId="0C017F0C" w14:textId="1E975508" w:rsidR="00126638" w:rsidRPr="00126638" w:rsidDel="00C14BCC" w:rsidRDefault="00126638" w:rsidP="00C14BCC">
      <w:pPr>
        <w:pStyle w:val="Code"/>
        <w:rPr>
          <w:del w:id="2942" w:author="Kelvin Sung" w:date="2021-05-22T17:54:00Z"/>
          <w:rFonts w:hint="eastAsia"/>
        </w:rPr>
      </w:pPr>
      <w:del w:id="2943" w:author="Kelvin Sung" w:date="2021-05-22T17:54:00Z">
        <w:r w:rsidRPr="00126638" w:rsidDel="00C14BCC">
          <w:delText xml:space="preserve">    // tint the textured area, and leave transparent area as defined by the texture</w:delText>
        </w:r>
      </w:del>
    </w:p>
    <w:p w14:paraId="3073B545" w14:textId="2EA5E37B" w:rsidR="00126638" w:rsidRPr="00126638" w:rsidDel="00C14BCC" w:rsidRDefault="00126638" w:rsidP="00C14BCC">
      <w:pPr>
        <w:pStyle w:val="Code"/>
        <w:rPr>
          <w:del w:id="2944" w:author="Kelvin Sung" w:date="2021-05-22T17:54:00Z"/>
          <w:rFonts w:hint="eastAsia"/>
        </w:rPr>
      </w:pPr>
      <w:del w:id="2945" w:author="Kelvin Sung" w:date="2021-05-22T17:54:00Z">
        <w:r w:rsidRPr="00126638" w:rsidDel="00C14BCC">
          <w:delText xml:space="preserve">    vec3 r = vec3(lgtResult) * (1.0-uPixelColor.a) + vec3(uPixelColor) * uPixelColor.a;</w:delText>
        </w:r>
      </w:del>
    </w:p>
    <w:p w14:paraId="61FDDD99" w14:textId="0F748FD2" w:rsidR="00126638" w:rsidRPr="00126638" w:rsidDel="00C14BCC" w:rsidRDefault="00126638" w:rsidP="00C14BCC">
      <w:pPr>
        <w:pStyle w:val="Code"/>
        <w:rPr>
          <w:del w:id="2946" w:author="Kelvin Sung" w:date="2021-05-22T17:54:00Z"/>
          <w:rFonts w:hint="eastAsia"/>
        </w:rPr>
      </w:pPr>
      <w:del w:id="2947" w:author="Kelvin Sung" w:date="2021-05-22T17:54:00Z">
        <w:r w:rsidRPr="00126638" w:rsidDel="00C14BCC">
          <w:delText xml:space="preserve">    vec4 result = vec4(r, textureMapColor.a);</w:delText>
        </w:r>
      </w:del>
    </w:p>
    <w:p w14:paraId="632B2600" w14:textId="05BE2C8E" w:rsidR="00126638" w:rsidRPr="00126638" w:rsidDel="00C14BCC" w:rsidRDefault="00126638" w:rsidP="00C14BCC">
      <w:pPr>
        <w:pStyle w:val="Code"/>
        <w:rPr>
          <w:del w:id="2948" w:author="Kelvin Sung" w:date="2021-05-22T17:54:00Z"/>
          <w:rFonts w:hint="eastAsia"/>
        </w:rPr>
      </w:pPr>
    </w:p>
    <w:p w14:paraId="095DABAA" w14:textId="6BBFFF14" w:rsidR="00126638" w:rsidRPr="00126638" w:rsidDel="00C14BCC" w:rsidRDefault="00126638" w:rsidP="00C14BCC">
      <w:pPr>
        <w:pStyle w:val="Code"/>
        <w:rPr>
          <w:del w:id="2949" w:author="Kelvin Sung" w:date="2021-05-22T17:54:00Z"/>
          <w:rFonts w:hint="eastAsia"/>
        </w:rPr>
      </w:pPr>
      <w:del w:id="2950" w:author="Kelvin Sung" w:date="2021-05-22T17:54:00Z">
        <w:r w:rsidRPr="00126638" w:rsidDel="00C14BCC">
          <w:delText xml:space="preserve">    gl_FragColor = result;</w:delText>
        </w:r>
      </w:del>
    </w:p>
    <w:p w14:paraId="4D59D0F1" w14:textId="77777777" w:rsidR="003F312E" w:rsidRDefault="00126638" w:rsidP="00126638">
      <w:pPr>
        <w:pStyle w:val="Code"/>
        <w:rPr>
          <w:ins w:id="2951" w:author="Kelvin Sung" w:date="2021-05-24T08:27:00Z"/>
        </w:rPr>
      </w:pPr>
      <w:r w:rsidRPr="00126638">
        <w:t>}</w:t>
      </w:r>
      <w:commentRangeEnd w:id="2926"/>
      <w:r>
        <w:rPr>
          <w:rStyle w:val="CommentReference"/>
          <w:rFonts w:asciiTheme="minorHAnsi" w:hAnsiTheme="minorHAnsi"/>
          <w:noProof w:val="0"/>
        </w:rPr>
        <w:commentReference w:id="2926"/>
      </w:r>
      <w:commentRangeEnd w:id="2927"/>
    </w:p>
    <w:p w14:paraId="698F4E2E" w14:textId="474495E9" w:rsidR="00126638" w:rsidRPr="00126638" w:rsidDel="008C6546" w:rsidRDefault="008400D0" w:rsidP="003F312E">
      <w:pPr>
        <w:pStyle w:val="NoteTipCaution"/>
        <w:rPr>
          <w:del w:id="2952" w:author="Kelvin Sung" w:date="2021-05-22T17:54:00Z"/>
          <w:rFonts w:hint="eastAsia"/>
        </w:rPr>
        <w:pPrChange w:id="2953" w:author="Kelvin Sung" w:date="2021-05-24T08:27:00Z">
          <w:pPr>
            <w:pStyle w:val="Code"/>
          </w:pPr>
        </w:pPrChange>
      </w:pPr>
      <w:r>
        <w:rPr>
          <w:rStyle w:val="CommentReference"/>
          <w:rFonts w:asciiTheme="minorHAnsi" w:hAnsiTheme="minorHAnsi"/>
        </w:rPr>
        <w:commentReference w:id="2927"/>
      </w:r>
      <w:ins w:id="2954" w:author="Kelvin Sung" w:date="2021-05-24T08:27:00Z">
        <w:r w:rsidR="003F312E" w:rsidRPr="003F312E">
          <w:rPr>
            <w:rStyle w:val="Strong"/>
          </w:rPr>
          <w:t xml:space="preserve"> </w:t>
        </w:r>
        <w:r w:rsidR="003F312E" w:rsidRPr="00176116">
          <w:rPr>
            <w:rStyle w:val="Strong"/>
          </w:rPr>
          <w:t>Note</w:t>
        </w:r>
        <w:r w:rsidR="003F312E" w:rsidRPr="00176116">
          <w:tab/>
          <w:t xml:space="preserve">Normal maps can be created in a variety of different layouts where x or y might need to be flipped in order to properly represent the desired surface geometries. </w:t>
        </w:r>
        <w:r w:rsidR="003F312E">
          <w:t>It</w:t>
        </w:r>
        <w:r w:rsidR="003F312E" w:rsidRPr="00176116">
          <w:t xml:space="preserve"> </w:t>
        </w:r>
        <w:r w:rsidR="003F312E">
          <w:t xml:space="preserve">depends </w:t>
        </w:r>
        <w:r w:rsidR="003F312E" w:rsidRPr="00176116">
          <w:t>entirely upon the tool or artist that created the map.</w:t>
        </w:r>
      </w:ins>
    </w:p>
    <w:p w14:paraId="04740CD0" w14:textId="1E39042E" w:rsidR="00126638" w:rsidRPr="00126638" w:rsidRDefault="00126638" w:rsidP="003F312E">
      <w:pPr>
        <w:pStyle w:val="NoteTipCaution"/>
        <w:rPr>
          <w:rFonts w:hint="eastAsia"/>
        </w:rPr>
        <w:pPrChange w:id="2955" w:author="Kelvin Sung" w:date="2021-05-24T08:27:00Z">
          <w:pPr>
            <w:pStyle w:val="Code"/>
          </w:pPr>
        </w:pPrChange>
      </w:pPr>
      <w:del w:id="2956" w:author="Kelvin Sung" w:date="2021-05-22T17:54:00Z">
        <w:r w:rsidDel="008C6546">
          <w:delText xml:space="preserve">        </w:delText>
        </w:r>
      </w:del>
    </w:p>
    <w:p w14:paraId="52DC25DA" w14:textId="163C00EB" w:rsidR="00176116" w:rsidRDefault="00176116" w:rsidP="00176116">
      <w:pPr>
        <w:pStyle w:val="Heading3"/>
      </w:pPr>
      <w:del w:id="2957" w:author="Kelvin Sung" w:date="2021-05-20T18:13:00Z">
        <w:r w:rsidDel="00E15C4E">
          <w:delText xml:space="preserve">Creating </w:delText>
        </w:r>
      </w:del>
      <w:ins w:id="2958" w:author="Kelvin Sung" w:date="2021-05-20T18:13:00Z">
        <w:r w:rsidR="00E15C4E">
          <w:t xml:space="preserve">Defining </w:t>
        </w:r>
      </w:ins>
      <w:r>
        <w:t xml:space="preserve">the </w:t>
      </w:r>
      <w:proofErr w:type="spellStart"/>
      <w:r>
        <w:t>IllumShader</w:t>
      </w:r>
      <w:proofErr w:type="spellEnd"/>
      <w:r>
        <w:t xml:space="preserve"> </w:t>
      </w:r>
      <w:del w:id="2959" w:author="Kelvin Sung" w:date="2021-05-20T18:13:00Z">
        <w:r w:rsidDel="00E15C4E">
          <w:delText>Object</w:delText>
        </w:r>
      </w:del>
      <w:ins w:id="2960" w:author="Kelvin Sung" w:date="2021-05-20T18:13:00Z">
        <w:r w:rsidR="00E15C4E">
          <w:t>Class</w:t>
        </w:r>
      </w:ins>
    </w:p>
    <w:p w14:paraId="62A4EB18" w14:textId="0B938592" w:rsidR="00176116" w:rsidRDefault="00176116" w:rsidP="00176116">
      <w:pPr>
        <w:pStyle w:val="BodyTextFirst"/>
        <w:rPr>
          <w:rFonts w:hint="eastAsia"/>
        </w:rPr>
      </w:pPr>
      <w:r>
        <w:t xml:space="preserve">With the </w:t>
      </w:r>
      <w:del w:id="2961" w:author="Kelvin Sung" w:date="2021-05-22T17:54:00Z">
        <w:r w:rsidRPr="00B727B9" w:rsidDel="00B727B9">
          <w:rPr>
            <w:rStyle w:val="CodeInline"/>
            <w:rFonts w:hint="eastAsia"/>
            <w:rPrChange w:id="2962" w:author="Kelvin Sung" w:date="2021-05-22T17:55:00Z">
              <w:rPr>
                <w:rFonts w:hint="eastAsia"/>
              </w:rPr>
            </w:rPrChange>
          </w:rPr>
          <w:delText xml:space="preserve">GLSL </w:delText>
        </w:r>
      </w:del>
      <w:proofErr w:type="spellStart"/>
      <w:ins w:id="2963" w:author="Kelvin Sung" w:date="2021-05-22T17:54:00Z">
        <w:r w:rsidR="00B727B9" w:rsidRPr="00B727B9">
          <w:rPr>
            <w:rStyle w:val="CodeInline"/>
            <w:rFonts w:hint="eastAsia"/>
            <w:rPrChange w:id="2964" w:author="Kelvin Sung" w:date="2021-05-22T17:55:00Z">
              <w:rPr>
                <w:rFonts w:hint="eastAsia"/>
              </w:rPr>
            </w:rPrChange>
          </w:rPr>
          <w:t>Illum_fs</w:t>
        </w:r>
        <w:proofErr w:type="spellEnd"/>
        <w:r w:rsidR="00B727B9">
          <w:t xml:space="preserve"> fragment </w:t>
        </w:r>
      </w:ins>
      <w:r>
        <w:t xml:space="preserve">shader </w:t>
      </w:r>
      <w:del w:id="2965" w:author="Kelvin Sung" w:date="2021-05-22T17:55:00Z">
        <w:r w:rsidDel="00AA4715">
          <w:delText xml:space="preserve">now </w:delText>
        </w:r>
      </w:del>
      <w:r>
        <w:t xml:space="preserve">supporting normal maps, you can create the JavaScript </w:t>
      </w:r>
      <w:proofErr w:type="spellStart"/>
      <w:r w:rsidRPr="00126638">
        <w:rPr>
          <w:rStyle w:val="CodeInline"/>
        </w:rPr>
        <w:t>IllumShader</w:t>
      </w:r>
      <w:proofErr w:type="spellEnd"/>
      <w:r>
        <w:t xml:space="preserve"> </w:t>
      </w:r>
      <w:del w:id="2966" w:author="Kelvin Sung" w:date="2021-05-22T17:55:00Z">
        <w:r w:rsidDel="00AA4715">
          <w:delText xml:space="preserve">object </w:delText>
        </w:r>
      </w:del>
      <w:ins w:id="2967" w:author="Kelvin Sung" w:date="2021-05-22T17:55:00Z">
        <w:r w:rsidR="00AA4715">
          <w:t xml:space="preserve">class </w:t>
        </w:r>
      </w:ins>
      <w:r>
        <w:t xml:space="preserve">to interface </w:t>
      </w:r>
      <w:r w:rsidR="00126638">
        <w:t>with</w:t>
      </w:r>
      <w:r>
        <w:t xml:space="preserve"> it.</w:t>
      </w:r>
    </w:p>
    <w:p w14:paraId="5E326840" w14:textId="4B433DE2" w:rsidR="00126638" w:rsidDel="00660027" w:rsidRDefault="00176116">
      <w:pPr>
        <w:pStyle w:val="NumList"/>
        <w:numPr>
          <w:ilvl w:val="0"/>
          <w:numId w:val="27"/>
        </w:numPr>
        <w:rPr>
          <w:del w:id="2968" w:author="Kelvin Sung" w:date="2021-05-22T17:55:00Z"/>
          <w:rFonts w:hint="eastAsia"/>
        </w:rPr>
      </w:pPr>
      <w:del w:id="2969" w:author="Kelvin Sung" w:date="2021-05-22T17:55:00Z">
        <w:r w:rsidDel="00660027">
          <w:delText xml:space="preserve">Under </w:delText>
        </w:r>
      </w:del>
      <w:ins w:id="2970" w:author="Kelvin Sung" w:date="2021-05-22T17:55:00Z">
        <w:r w:rsidR="00660027">
          <w:t xml:space="preserve">In </w:t>
        </w:r>
      </w:ins>
      <w:r>
        <w:t xml:space="preserve">the </w:t>
      </w:r>
      <w:proofErr w:type="spellStart"/>
      <w:r w:rsidRPr="00126638">
        <w:rPr>
          <w:rStyle w:val="CodeInline"/>
        </w:rPr>
        <w:t>src</w:t>
      </w:r>
      <w:proofErr w:type="spellEnd"/>
      <w:r w:rsidRPr="00126638">
        <w:rPr>
          <w:rStyle w:val="CodeInline"/>
        </w:rPr>
        <w:t>/</w:t>
      </w:r>
      <w:r w:rsidR="00126638" w:rsidRPr="00126638">
        <w:rPr>
          <w:rStyle w:val="CodeInline"/>
        </w:rPr>
        <w:t>e</w:t>
      </w:r>
      <w:r w:rsidRPr="00126638">
        <w:rPr>
          <w:rStyle w:val="CodeInline"/>
        </w:rPr>
        <w:t>ngine/</w:t>
      </w:r>
      <w:r w:rsidR="00126638" w:rsidRPr="00126638">
        <w:rPr>
          <w:rStyle w:val="CodeInline"/>
        </w:rPr>
        <w:t>s</w:t>
      </w:r>
      <w:r w:rsidRPr="00126638">
        <w:rPr>
          <w:rStyle w:val="CodeInline"/>
        </w:rPr>
        <w:t>haders</w:t>
      </w:r>
      <w:r>
        <w:t xml:space="preserve"> folder, create </w:t>
      </w:r>
      <w:del w:id="2971" w:author="Kelvin Sung" w:date="2021-05-22T17:55:00Z">
        <w:r w:rsidDel="00660027">
          <w:delText xml:space="preserve">a new file and name it </w:delText>
        </w:r>
      </w:del>
      <w:r w:rsidR="00126638" w:rsidRPr="00126638">
        <w:rPr>
          <w:rStyle w:val="CodeInline"/>
        </w:rPr>
        <w:t>i</w:t>
      </w:r>
      <w:r w:rsidRPr="00126638">
        <w:rPr>
          <w:rStyle w:val="CodeInline"/>
        </w:rPr>
        <w:t>llum</w:t>
      </w:r>
      <w:r w:rsidR="00126638" w:rsidRPr="00126638">
        <w:rPr>
          <w:rStyle w:val="CodeInline"/>
        </w:rPr>
        <w:t>_s</w:t>
      </w:r>
      <w:r w:rsidRPr="00126638">
        <w:rPr>
          <w:rStyle w:val="CodeInline"/>
        </w:rPr>
        <w:t>hader.js</w:t>
      </w:r>
      <w:ins w:id="2972" w:author="Kelvin Sung" w:date="2021-05-22T17:55:00Z">
        <w:r w:rsidR="00660027">
          <w:t xml:space="preserve">, </w:t>
        </w:r>
      </w:ins>
      <w:del w:id="2973" w:author="Kelvin Sung" w:date="2021-05-22T17:55:00Z">
        <w:r w:rsidDel="00660027">
          <w:delText xml:space="preserve">. </w:delText>
        </w:r>
      </w:del>
    </w:p>
    <w:p w14:paraId="6C8CFAE7" w14:textId="44EE6C60" w:rsidR="00176116" w:rsidRDefault="00126638">
      <w:pPr>
        <w:pStyle w:val="NumList"/>
        <w:numPr>
          <w:ilvl w:val="0"/>
          <w:numId w:val="27"/>
        </w:numPr>
        <w:rPr>
          <w:rFonts w:hint="eastAsia"/>
        </w:rPr>
      </w:pPr>
      <w:del w:id="2974" w:author="Kelvin Sung" w:date="2021-05-22T17:55:00Z">
        <w:r w:rsidDel="00660027">
          <w:delText>D</w:delText>
        </w:r>
      </w:del>
      <w:ins w:id="2975" w:author="Kelvin Sung" w:date="2021-05-22T17:55:00Z">
        <w:r w:rsidR="00660027">
          <w:t>d</w:t>
        </w:r>
      </w:ins>
      <w:r>
        <w:t xml:space="preserve">efine </w:t>
      </w:r>
      <w:del w:id="2976" w:author="Kelvin Sung" w:date="2021-05-22T17:55:00Z">
        <w:r w:rsidDel="00660027">
          <w:delText>a</w:delText>
        </w:r>
      </w:del>
      <w:del w:id="2977" w:author="Kelvin Sung" w:date="2021-05-22T17:56:00Z">
        <w:r w:rsidDel="002E5D9B">
          <w:delText xml:space="preserve"> new object named</w:delText>
        </w:r>
      </w:del>
      <w:r>
        <w:t xml:space="preserve"> </w:t>
      </w:r>
      <w:proofErr w:type="spellStart"/>
      <w:r w:rsidRPr="00126638">
        <w:rPr>
          <w:rStyle w:val="CodeInline"/>
        </w:rPr>
        <w:t>IllumShader</w:t>
      </w:r>
      <w:proofErr w:type="spellEnd"/>
      <w:r>
        <w:t xml:space="preserve"> </w:t>
      </w:r>
      <w:del w:id="2978" w:author="Kelvin Sung" w:date="2021-05-22T17:56:00Z">
        <w:r w:rsidDel="002E5D9B">
          <w:delText xml:space="preserve">that </w:delText>
        </w:r>
      </w:del>
      <w:ins w:id="2979" w:author="Kelvin Sung" w:date="2021-05-22T17:56:00Z">
        <w:r w:rsidR="002E5D9B">
          <w:t xml:space="preserve">to be a subclass of </w:t>
        </w:r>
      </w:ins>
      <w:del w:id="2980" w:author="Kelvin Sung" w:date="2021-05-22T17:56:00Z">
        <w:r w:rsidRPr="00126638" w:rsidDel="002E5D9B">
          <w:rPr>
            <w:rStyle w:val="CodeInline"/>
          </w:rPr>
          <w:delText>extends</w:delText>
        </w:r>
        <w:r w:rsidDel="002E5D9B">
          <w:delText xml:space="preserve"> </w:delText>
        </w:r>
      </w:del>
      <w:proofErr w:type="spellStart"/>
      <w:r w:rsidRPr="00126638">
        <w:rPr>
          <w:rStyle w:val="CodeInline"/>
        </w:rPr>
        <w:t>LightShader</w:t>
      </w:r>
      <w:proofErr w:type="spellEnd"/>
      <w:r>
        <w:rPr>
          <w:rStyle w:val="CodeInline"/>
        </w:rPr>
        <w:t xml:space="preserve"> </w:t>
      </w:r>
      <w:r>
        <w:t xml:space="preserve">to take advantage of the functionality related to light sources. </w:t>
      </w:r>
      <w:del w:id="2981" w:author="Kelvin Sung" w:date="2021-05-22T17:57:00Z">
        <w:r w:rsidR="00176116" w:rsidDel="002E5D9B">
          <w:delText xml:space="preserve">Create </w:delText>
        </w:r>
      </w:del>
      <w:ins w:id="2982" w:author="Kelvin Sung" w:date="2021-05-22T17:57:00Z">
        <w:r w:rsidR="002E5D9B">
          <w:t xml:space="preserve">In the constructor </w:t>
        </w:r>
      </w:ins>
      <w:del w:id="2983" w:author="Kelvin Sung" w:date="2021-05-22T17:57:00Z">
        <w:r w:rsidR="00176116" w:rsidDel="002E5D9B">
          <w:delText xml:space="preserve">the </w:delText>
        </w:r>
        <w:r w:rsidR="00176116" w:rsidRPr="00126638" w:rsidDel="002E5D9B">
          <w:rPr>
            <w:rStyle w:val="CodeInline"/>
          </w:rPr>
          <w:delText>constructor</w:delText>
        </w:r>
        <w:r w:rsidR="00176116" w:rsidDel="002E5D9B">
          <w:delText xml:space="preserve"> and </w:delText>
        </w:r>
      </w:del>
      <w:r w:rsidR="00176116">
        <w:t xml:space="preserve">define a variable, </w:t>
      </w:r>
      <w:proofErr w:type="spellStart"/>
      <w:r w:rsidR="00176116" w:rsidRPr="00126638">
        <w:rPr>
          <w:rStyle w:val="CodeInline"/>
        </w:rPr>
        <w:t>mNormalSamplerRef</w:t>
      </w:r>
      <w:proofErr w:type="spellEnd"/>
      <w:r w:rsidR="00176116">
        <w:t xml:space="preserve">, to maintain </w:t>
      </w:r>
      <w:ins w:id="2984" w:author="Kelvin Sung" w:date="2021-05-22T17:57:00Z">
        <w:r w:rsidR="002E5D9B">
          <w:t>the</w:t>
        </w:r>
      </w:ins>
      <w:del w:id="2985" w:author="Kelvin Sung" w:date="2021-05-22T17:57:00Z">
        <w:r w:rsidR="00176116" w:rsidDel="002E5D9B">
          <w:delText>a</w:delText>
        </w:r>
      </w:del>
      <w:r w:rsidR="00176116">
        <w:t xml:space="preserve"> reference to the normal sampler in the </w:t>
      </w:r>
      <w:del w:id="2986" w:author="Kelvin Sung" w:date="2021-05-22T17:57:00Z">
        <w:r w:rsidR="00176116" w:rsidRPr="002E5D9B" w:rsidDel="002E5D9B">
          <w:rPr>
            <w:rStyle w:val="CodeInline"/>
            <w:rFonts w:hint="eastAsia"/>
            <w:rPrChange w:id="2987" w:author="Kelvin Sung" w:date="2021-05-22T17:58:00Z">
              <w:rPr>
                <w:rFonts w:hint="eastAsia"/>
              </w:rPr>
            </w:rPrChange>
          </w:rPr>
          <w:delText xml:space="preserve">GLSL </w:delText>
        </w:r>
      </w:del>
      <w:proofErr w:type="spellStart"/>
      <w:ins w:id="2988" w:author="Kelvin Sung" w:date="2021-05-22T17:57:00Z">
        <w:r w:rsidR="002E5D9B" w:rsidRPr="002E5D9B">
          <w:rPr>
            <w:rStyle w:val="CodeInline"/>
            <w:rFonts w:hint="eastAsia"/>
            <w:rPrChange w:id="2989" w:author="Kelvin Sung" w:date="2021-05-22T17:58:00Z">
              <w:rPr>
                <w:rFonts w:hint="eastAsia"/>
              </w:rPr>
            </w:rPrChange>
          </w:rPr>
          <w:t>illum_fs</w:t>
        </w:r>
        <w:proofErr w:type="spellEnd"/>
        <w:r w:rsidR="002E5D9B">
          <w:t xml:space="preserve"> fragment </w:t>
        </w:r>
      </w:ins>
      <w:r w:rsidR="00176116">
        <w:t xml:space="preserve">shader. </w:t>
      </w:r>
      <w:ins w:id="2990" w:author="Kelvin Sung" w:date="2021-05-22T18:00:00Z">
        <w:r w:rsidR="002B3F21">
          <w:t>Don’t forget to export the class.</w:t>
        </w:r>
      </w:ins>
    </w:p>
    <w:p w14:paraId="7D8A2238" w14:textId="77777777" w:rsidR="00126638" w:rsidRDefault="00126638" w:rsidP="00126638">
      <w:pPr>
        <w:pStyle w:val="Code"/>
        <w:rPr>
          <w:rFonts w:hint="eastAsia"/>
        </w:rPr>
      </w:pPr>
      <w:r>
        <w:t>import LightShader from "./light_shader.js";</w:t>
      </w:r>
    </w:p>
    <w:p w14:paraId="374FB614" w14:textId="77777777" w:rsidR="00126638" w:rsidRDefault="00126638" w:rsidP="00126638">
      <w:pPr>
        <w:pStyle w:val="Code"/>
        <w:rPr>
          <w:rFonts w:hint="eastAsia"/>
        </w:rPr>
      </w:pPr>
      <w:r>
        <w:t>import * as glSys from "../core/gl.js";</w:t>
      </w:r>
    </w:p>
    <w:p w14:paraId="0809014C" w14:textId="77777777" w:rsidR="00126638" w:rsidRDefault="00126638" w:rsidP="00126638">
      <w:pPr>
        <w:pStyle w:val="Code"/>
        <w:rPr>
          <w:rFonts w:hint="eastAsia"/>
        </w:rPr>
      </w:pPr>
    </w:p>
    <w:p w14:paraId="5C8386E4" w14:textId="77777777" w:rsidR="00126638" w:rsidRDefault="00126638" w:rsidP="00126638">
      <w:pPr>
        <w:pStyle w:val="Code"/>
        <w:rPr>
          <w:rFonts w:hint="eastAsia"/>
        </w:rPr>
      </w:pPr>
      <w:r>
        <w:lastRenderedPageBreak/>
        <w:t>class IllumShader extends LightShader {</w:t>
      </w:r>
    </w:p>
    <w:p w14:paraId="3CDAC134" w14:textId="59C8B658" w:rsidR="00126638" w:rsidDel="00974658" w:rsidRDefault="00126638" w:rsidP="00126638">
      <w:pPr>
        <w:pStyle w:val="Code"/>
        <w:rPr>
          <w:del w:id="2991" w:author="Kelvin Sung" w:date="2021-05-22T17:58:00Z"/>
          <w:rFonts w:hint="eastAsia"/>
        </w:rPr>
      </w:pPr>
      <w:del w:id="2992" w:author="Kelvin Sung" w:date="2021-05-22T17:58:00Z">
        <w:r w:rsidDel="00974658">
          <w:delText xml:space="preserve">    // constructor </w:delText>
        </w:r>
      </w:del>
    </w:p>
    <w:p w14:paraId="2F32C2B4" w14:textId="77777777" w:rsidR="00126638" w:rsidRDefault="00126638" w:rsidP="00126638">
      <w:pPr>
        <w:pStyle w:val="Code"/>
        <w:rPr>
          <w:rFonts w:hint="eastAsia"/>
        </w:rPr>
      </w:pPr>
      <w:r>
        <w:t xml:space="preserve">    constructor(vertexShaderPath, fragmentShaderPath) {</w:t>
      </w:r>
    </w:p>
    <w:p w14:paraId="496452ED" w14:textId="040835F9" w:rsidR="00126638" w:rsidDel="00974658" w:rsidRDefault="00126638" w:rsidP="00126638">
      <w:pPr>
        <w:pStyle w:val="Code"/>
        <w:rPr>
          <w:del w:id="2993" w:author="Kelvin Sung" w:date="2021-05-22T17:58:00Z"/>
          <w:rFonts w:hint="eastAsia"/>
        </w:rPr>
      </w:pPr>
      <w:del w:id="2994" w:author="Kelvin Sung" w:date="2021-05-22T17:58:00Z">
        <w:r w:rsidDel="00974658">
          <w:delText xml:space="preserve">        // Call super class constructor</w:delText>
        </w:r>
      </w:del>
    </w:p>
    <w:p w14:paraId="28CE1847" w14:textId="77777777" w:rsidR="00126638" w:rsidRDefault="00126638" w:rsidP="00126638">
      <w:pPr>
        <w:pStyle w:val="Code"/>
        <w:rPr>
          <w:rFonts w:hint="eastAsia"/>
        </w:rPr>
      </w:pPr>
      <w:r>
        <w:t xml:space="preserve">        super(vertexShaderPath, fragmentShaderPath);  // call super class constructor</w:t>
      </w:r>
    </w:p>
    <w:p w14:paraId="05862EE4" w14:textId="4A0B496E" w:rsidR="00126638" w:rsidDel="00974658" w:rsidRDefault="00126638" w:rsidP="00126638">
      <w:pPr>
        <w:pStyle w:val="Code"/>
        <w:rPr>
          <w:del w:id="2995" w:author="Kelvin Sung" w:date="2021-05-22T17:58:00Z"/>
          <w:rFonts w:hint="eastAsia"/>
        </w:rPr>
      </w:pPr>
    </w:p>
    <w:p w14:paraId="07C1A52B" w14:textId="77777777" w:rsidR="00126638" w:rsidRDefault="00126638" w:rsidP="00126638">
      <w:pPr>
        <w:pStyle w:val="Code"/>
        <w:rPr>
          <w:rFonts w:hint="eastAsia"/>
        </w:rPr>
      </w:pPr>
      <w:r>
        <w:t xml:space="preserve">        let gl = glSys.get();</w:t>
      </w:r>
    </w:p>
    <w:p w14:paraId="2AEA08E9" w14:textId="77777777" w:rsidR="00126638" w:rsidRDefault="00126638" w:rsidP="00126638">
      <w:pPr>
        <w:pStyle w:val="Code"/>
        <w:rPr>
          <w:rFonts w:hint="eastAsia"/>
        </w:rPr>
      </w:pPr>
      <w:r>
        <w:t xml:space="preserve">        // reference to the normal map sampler</w:t>
      </w:r>
    </w:p>
    <w:p w14:paraId="6F64A583" w14:textId="77777777" w:rsidR="00126638" w:rsidRDefault="00126638" w:rsidP="00126638">
      <w:pPr>
        <w:pStyle w:val="Code"/>
        <w:rPr>
          <w:rFonts w:hint="eastAsia"/>
        </w:rPr>
      </w:pPr>
      <w:r>
        <w:t xml:space="preserve">        this.mNormalSamplerRef = gl.getUniformLocation(this.mCompiledShader, "uNormalSampler");</w:t>
      </w:r>
    </w:p>
    <w:p w14:paraId="032E8EC0" w14:textId="0550E6A6" w:rsidR="00126638" w:rsidRDefault="00126638" w:rsidP="00126638">
      <w:pPr>
        <w:pStyle w:val="Code"/>
        <w:rPr>
          <w:rFonts w:hint="eastAsia"/>
        </w:rPr>
      </w:pPr>
      <w:r>
        <w:t xml:space="preserve">    }</w:t>
      </w:r>
    </w:p>
    <w:p w14:paraId="0BAD0F6D" w14:textId="2E0CCEBD" w:rsidR="001126F3" w:rsidDel="00974658" w:rsidRDefault="001126F3" w:rsidP="00126638">
      <w:pPr>
        <w:pStyle w:val="Code"/>
        <w:rPr>
          <w:del w:id="2996" w:author="Kelvin Sung" w:date="2021-05-22T17:58:00Z"/>
          <w:rFonts w:hint="eastAsia"/>
        </w:rPr>
      </w:pPr>
    </w:p>
    <w:p w14:paraId="59329609" w14:textId="4EF41831" w:rsidR="001126F3" w:rsidRDefault="001126F3" w:rsidP="00126638">
      <w:pPr>
        <w:pStyle w:val="Code"/>
        <w:rPr>
          <w:rFonts w:hint="eastAsia"/>
        </w:rPr>
      </w:pPr>
      <w:r>
        <w:t xml:space="preserve">    </w:t>
      </w:r>
      <w:r w:rsidRPr="001126F3">
        <w:t>... implementation to follow …</w:t>
      </w:r>
    </w:p>
    <w:p w14:paraId="2C270E7A" w14:textId="3C63F0F7" w:rsidR="00126638" w:rsidDel="00974658" w:rsidRDefault="00126638" w:rsidP="00126638">
      <w:pPr>
        <w:pStyle w:val="Code"/>
        <w:rPr>
          <w:del w:id="2997" w:author="Kelvin Sung" w:date="2021-05-22T17:58:00Z"/>
          <w:rFonts w:hint="eastAsia"/>
        </w:rPr>
      </w:pPr>
    </w:p>
    <w:p w14:paraId="194A091C" w14:textId="77777777" w:rsidR="00126638" w:rsidRDefault="00126638" w:rsidP="00126638">
      <w:pPr>
        <w:pStyle w:val="Code"/>
        <w:rPr>
          <w:rFonts w:hint="eastAsia"/>
        </w:rPr>
      </w:pPr>
      <w:r>
        <w:t>}</w:t>
      </w:r>
    </w:p>
    <w:p w14:paraId="484C3E5B" w14:textId="6120186F" w:rsidR="00126638" w:rsidDel="00974658" w:rsidRDefault="00126638" w:rsidP="00126638">
      <w:pPr>
        <w:pStyle w:val="Code"/>
        <w:rPr>
          <w:del w:id="2998" w:author="Kelvin Sung" w:date="2021-05-22T18:00:00Z"/>
          <w:rFonts w:hint="eastAsia"/>
        </w:rPr>
      </w:pPr>
    </w:p>
    <w:p w14:paraId="52433E9E" w14:textId="3000F1F7" w:rsidR="00126638" w:rsidRDefault="00126638" w:rsidP="00126638">
      <w:pPr>
        <w:pStyle w:val="Code"/>
        <w:rPr>
          <w:rFonts w:hint="eastAsia"/>
        </w:rPr>
      </w:pPr>
      <w:r>
        <w:t>export default IllumShader;</w:t>
      </w:r>
    </w:p>
    <w:p w14:paraId="2CC642CD" w14:textId="59BE84D8" w:rsidR="00176116" w:rsidDel="001B23DC" w:rsidRDefault="00176116" w:rsidP="000D057D">
      <w:pPr>
        <w:pStyle w:val="NumList"/>
        <w:numPr>
          <w:ilvl w:val="0"/>
          <w:numId w:val="27"/>
        </w:numPr>
        <w:rPr>
          <w:del w:id="2999" w:author="Kelvin Sung" w:date="2021-05-20T18:02:00Z"/>
          <w:rFonts w:hint="eastAsia"/>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w:t>
      </w:r>
      <w:ins w:id="3000" w:author="Kelvin Sung" w:date="2021-05-22T18:01:00Z">
        <w:r w:rsidR="00CA0622">
          <w:t>to</w:t>
        </w:r>
      </w:ins>
      <w:del w:id="3001" w:author="Kelvin Sung" w:date="2021-05-22T18:01:00Z">
        <w:r w:rsidRPr="00176116" w:rsidDel="00CA0622">
          <w:delText>by</w:delText>
        </w:r>
      </w:del>
      <w:r w:rsidRPr="00176116">
        <w:t xml:space="preserve"> binding the normal texture sampler reference to WebGL texture unit 1. </w:t>
      </w:r>
      <w:ins w:id="3002" w:author="Kelvin Sung" w:date="2021-05-22T18:05:00Z">
        <w:r w:rsidR="00674C36">
          <w:t xml:space="preserve">You may recall from Chapter 5 that </w:t>
        </w:r>
        <w:proofErr w:type="spellStart"/>
        <w:r w:rsidR="00674C36" w:rsidRPr="00674C36">
          <w:rPr>
            <w:rStyle w:val="CodeInline"/>
            <w:rFonts w:hint="eastAsia"/>
            <w:rPrChange w:id="3003" w:author="Kelvin Sung" w:date="2021-05-22T18:05:00Z">
              <w:rPr>
                <w:rFonts w:hint="eastAsia"/>
              </w:rPr>
            </w:rPrChange>
          </w:rPr>
          <w:t>TextureShader</w:t>
        </w:r>
        <w:proofErr w:type="spellEnd"/>
        <w:r w:rsidR="00674C36">
          <w:t xml:space="preserve"> </w:t>
        </w:r>
      </w:ins>
      <w:del w:id="3004" w:author="Kelvin Sung" w:date="2021-05-22T18:05:00Z">
        <w:r w:rsidRPr="00176116" w:rsidDel="00674C36">
          <w:delText xml:space="preserve">So far, you have been working </w:delText>
        </w:r>
      </w:del>
      <w:ins w:id="3005" w:author="Kelvin Sung" w:date="2021-05-22T18:05:00Z">
        <w:r w:rsidR="00674C36">
          <w:t xml:space="preserve">binds </w:t>
        </w:r>
      </w:ins>
      <w:del w:id="3006" w:author="Kelvin Sung" w:date="2021-05-22T18:05:00Z">
        <w:r w:rsidRPr="00176116" w:rsidDel="00674C36">
          <w:delText xml:space="preserve">with </w:delText>
        </w:r>
      </w:del>
      <w:r w:rsidRPr="00176116">
        <w:t xml:space="preserve">the color texture sampler </w:t>
      </w:r>
      <w:del w:id="3007" w:author="Kelvin Sung" w:date="2021-05-22T18:05:00Z">
        <w:r w:rsidRPr="00176116" w:rsidDel="00674C36">
          <w:delText xml:space="preserve">that is bounded </w:delText>
        </w:r>
      </w:del>
      <w:r w:rsidRPr="00176116">
        <w:t xml:space="preserve">to </w:t>
      </w:r>
      <w:del w:id="3008" w:author="Kelvin Sung" w:date="2021-05-22T18:05:00Z">
        <w:r w:rsidRPr="00176116" w:rsidDel="00674C36">
          <w:delText xml:space="preserve">the default </w:delText>
        </w:r>
      </w:del>
      <w:r w:rsidRPr="00176116">
        <w:t xml:space="preserve">texture unit </w:t>
      </w:r>
      <w:del w:id="3009" w:author="Kelvin Sung" w:date="2021-05-22T18:05:00Z">
        <w:r w:rsidRPr="00176116" w:rsidDel="00674C36">
          <w:delText xml:space="preserve">of </w:delText>
        </w:r>
      </w:del>
      <w:r w:rsidRPr="00176116">
        <w:t xml:space="preserve">0. </w:t>
      </w:r>
      <w:ins w:id="3010" w:author="Kelvin Sung" w:date="2021-05-22T18:02:00Z">
        <w:r w:rsidR="00674C36">
          <w:t xml:space="preserve">By binding </w:t>
        </w:r>
      </w:ins>
      <w:ins w:id="3011" w:author="Kelvin Sung" w:date="2021-05-24T08:28:00Z">
        <w:r w:rsidR="00F73672">
          <w:t xml:space="preserve">normal mapping </w:t>
        </w:r>
      </w:ins>
      <w:ins w:id="3012" w:author="Kelvin Sung" w:date="2021-05-22T18:02:00Z">
        <w:r w:rsidR="00674C36">
          <w:t xml:space="preserve">to texture unit 1, </w:t>
        </w:r>
      </w:ins>
      <w:del w:id="3013" w:author="Kelvin Sung" w:date="2021-05-22T18:02:00Z">
        <w:r w:rsidRPr="00176116" w:rsidDel="00674C36">
          <w:delText xml:space="preserve">In this way, </w:delText>
        </w:r>
      </w:del>
      <w:r w:rsidRPr="00176116">
        <w:t xml:space="preserve">the WebGL texture system can work </w:t>
      </w:r>
      <w:ins w:id="3014" w:author="Kelvin Sung" w:date="2021-05-22T18:02:00Z">
        <w:r w:rsidR="00674C36">
          <w:t xml:space="preserve">concurrently </w:t>
        </w:r>
      </w:ins>
      <w:r w:rsidRPr="00176116">
        <w:t xml:space="preserve">with two active textures: units 0 and 1. </w:t>
      </w:r>
      <w:commentRangeStart w:id="3015"/>
      <w:commentRangeStart w:id="3016"/>
      <w:r w:rsidRPr="00176116">
        <w:t>As will be discussed</w:t>
      </w:r>
      <w:ins w:id="3017" w:author="Kelvin Sung" w:date="2021-05-24T07:07:00Z">
        <w:r w:rsidR="005C5812">
          <w:t xml:space="preserve"> in the next subsection</w:t>
        </w:r>
      </w:ins>
      <w:r w:rsidRPr="00176116">
        <w:t xml:space="preserve">, </w:t>
      </w:r>
      <w:del w:id="3018" w:author="Kelvin Sung" w:date="2021-05-22T18:07:00Z">
        <w:r w:rsidRPr="00176116" w:rsidDel="00817FF4">
          <w:delText xml:space="preserve">the </w:delText>
        </w:r>
      </w:del>
      <w:commentRangeStart w:id="3019"/>
      <w:commentRangeStart w:id="3020"/>
      <w:del w:id="3021" w:author="Kelvin Sung" w:date="2021-05-22T18:06:00Z">
        <w:r w:rsidRPr="00126638" w:rsidDel="00817FF4">
          <w:rPr>
            <w:rStyle w:val="CodeInline"/>
          </w:rPr>
          <w:delText>TextureShader</w:delText>
        </w:r>
        <w:r w:rsidRPr="00176116" w:rsidDel="00817FF4">
          <w:delText xml:space="preserve"> </w:delText>
        </w:r>
        <w:commentRangeEnd w:id="3019"/>
        <w:r w:rsidR="003E4989" w:rsidDel="00817FF4">
          <w:rPr>
            <w:rStyle w:val="CommentReference"/>
            <w:rFonts w:asciiTheme="minorHAnsi" w:hAnsiTheme="minorHAnsi"/>
          </w:rPr>
          <w:commentReference w:id="3019"/>
        </w:r>
      </w:del>
      <w:commentRangeEnd w:id="3020"/>
      <w:r w:rsidR="004B6445">
        <w:rPr>
          <w:rStyle w:val="CommentReference"/>
          <w:rFonts w:asciiTheme="minorHAnsi" w:hAnsiTheme="minorHAnsi"/>
        </w:rPr>
        <w:commentReference w:id="3020"/>
      </w:r>
      <w:del w:id="3022" w:author="Kelvin Sung" w:date="2021-05-22T18:06:00Z">
        <w:r w:rsidRPr="00176116" w:rsidDel="00817FF4">
          <w:delText xml:space="preserve">object must now explicitly bind the color texture to unit 0, and in </w:delText>
        </w:r>
        <w:commentRangeStart w:id="3023"/>
        <w:commentRangeStart w:id="3024"/>
        <w:r w:rsidRPr="00176116" w:rsidDel="00817FF4">
          <w:delText>gEngine.Textures</w:delText>
        </w:r>
        <w:commentRangeEnd w:id="3023"/>
        <w:r w:rsidR="001126F3" w:rsidDel="00817FF4">
          <w:rPr>
            <w:rStyle w:val="CommentReference"/>
            <w:rFonts w:asciiTheme="minorHAnsi" w:hAnsiTheme="minorHAnsi"/>
          </w:rPr>
          <w:commentReference w:id="3023"/>
        </w:r>
      </w:del>
      <w:commentRangeEnd w:id="3024"/>
      <w:r w:rsidR="004B6445">
        <w:rPr>
          <w:rStyle w:val="CommentReference"/>
          <w:rFonts w:asciiTheme="minorHAnsi" w:hAnsiTheme="minorHAnsi"/>
        </w:rPr>
        <w:commentReference w:id="3024"/>
      </w:r>
      <w:del w:id="3025" w:author="Kelvin Sung" w:date="2021-05-22T18:06:00Z">
        <w:r w:rsidRPr="00176116" w:rsidDel="00817FF4">
          <w:delText>,</w:delText>
        </w:r>
      </w:del>
      <w:del w:id="3026" w:author="Kelvin Sung" w:date="2021-05-22T18:07:00Z">
        <w:r w:rsidRPr="00176116" w:rsidDel="00817FF4">
          <w:delText xml:space="preserve"> </w:delText>
        </w:r>
      </w:del>
      <w:r w:rsidRPr="00176116">
        <w:t>it is important to configure the WebGL</w:t>
      </w:r>
      <w:ins w:id="3027" w:author="Kelvin Sung" w:date="2021-05-22T18:07:00Z">
        <w:r w:rsidR="00817FF4">
          <w:t xml:space="preserve">, via the </w:t>
        </w:r>
        <w:r w:rsidR="00817FF4">
          <w:rPr>
            <w:rStyle w:val="CodeInline"/>
          </w:rPr>
          <w:t>texture</w:t>
        </w:r>
        <w:r w:rsidR="00817FF4">
          <w:t xml:space="preserve"> module,</w:t>
        </w:r>
      </w:ins>
      <w:r w:rsidRPr="00176116">
        <w:t xml:space="preserve"> to activate the appropriate texture units for the corresponding purpose: color versus normal texture mapping.</w:t>
      </w:r>
      <w:commentRangeEnd w:id="3015"/>
      <w:r w:rsidR="001126F3">
        <w:rPr>
          <w:rStyle w:val="CommentReference"/>
          <w:rFonts w:asciiTheme="minorHAnsi" w:hAnsiTheme="minorHAnsi"/>
        </w:rPr>
        <w:commentReference w:id="3015"/>
      </w:r>
      <w:commentRangeEnd w:id="3016"/>
      <w:r w:rsidR="00817FF4">
        <w:rPr>
          <w:rStyle w:val="CommentReference"/>
          <w:rFonts w:asciiTheme="minorHAnsi" w:hAnsiTheme="minorHAnsi"/>
        </w:rPr>
        <w:commentReference w:id="3016"/>
      </w:r>
    </w:p>
    <w:p w14:paraId="2E310B92" w14:textId="77777777" w:rsidR="001B23DC" w:rsidRDefault="00126638" w:rsidP="000D057D">
      <w:pPr>
        <w:pStyle w:val="NumList"/>
        <w:numPr>
          <w:ilvl w:val="0"/>
          <w:numId w:val="27"/>
        </w:numPr>
        <w:rPr>
          <w:ins w:id="3028" w:author="Kelvin Sung" w:date="2021-05-20T18:02:00Z"/>
          <w:rFonts w:hint="eastAsia"/>
        </w:rPr>
      </w:pPr>
      <w:del w:id="3029" w:author="Kelvin Sung" w:date="2021-05-20T18:02:00Z">
        <w:r w:rsidDel="001B23DC">
          <w:delText xml:space="preserve">    </w:delText>
        </w:r>
      </w:del>
    </w:p>
    <w:p w14:paraId="2A42CA02" w14:textId="2A95A07B" w:rsidR="00126638" w:rsidDel="001B23DC" w:rsidRDefault="00126638" w:rsidP="00126638">
      <w:pPr>
        <w:pStyle w:val="Code"/>
        <w:rPr>
          <w:del w:id="3030" w:author="Kelvin Sung" w:date="2021-05-20T18:02:00Z"/>
          <w:rFonts w:hint="eastAsia"/>
        </w:rPr>
      </w:pPr>
      <w:r>
        <w:t>activate(pixelColor, trsMatrix, cameraMatrix) {</w:t>
      </w:r>
    </w:p>
    <w:p w14:paraId="5C3F6299" w14:textId="77777777" w:rsidR="001B23DC" w:rsidRDefault="00126638" w:rsidP="00126638">
      <w:pPr>
        <w:pStyle w:val="Code"/>
        <w:rPr>
          <w:ins w:id="3031" w:author="Kelvin Sung" w:date="2021-05-20T18:02:00Z"/>
          <w:rFonts w:hint="eastAsia"/>
        </w:rPr>
      </w:pPr>
      <w:del w:id="3032" w:author="Kelvin Sung" w:date="2021-05-20T18:02:00Z">
        <w:r w:rsidDel="001B23DC">
          <w:delText xml:space="preserve">    </w:delText>
        </w:r>
      </w:del>
    </w:p>
    <w:p w14:paraId="5F4C6AF8" w14:textId="06B67043" w:rsidR="00126638" w:rsidDel="001B23DC" w:rsidRDefault="00126638" w:rsidP="00126638">
      <w:pPr>
        <w:pStyle w:val="Code"/>
        <w:rPr>
          <w:del w:id="3033" w:author="Kelvin Sung" w:date="2021-05-20T18:02:00Z"/>
          <w:rFonts w:hint="eastAsia"/>
        </w:rPr>
      </w:pPr>
      <w:r>
        <w:t xml:space="preserve">    // first call the super class's activate</w:t>
      </w:r>
    </w:p>
    <w:p w14:paraId="56FDAD05" w14:textId="77777777" w:rsidR="001B23DC" w:rsidRDefault="00126638" w:rsidP="00126638">
      <w:pPr>
        <w:pStyle w:val="Code"/>
        <w:rPr>
          <w:ins w:id="3034" w:author="Kelvin Sung" w:date="2021-05-20T18:02:00Z"/>
          <w:rFonts w:hint="eastAsia"/>
        </w:rPr>
      </w:pPr>
      <w:del w:id="3035" w:author="Kelvin Sung" w:date="2021-05-20T18:02:00Z">
        <w:r w:rsidDel="001B23DC">
          <w:delText xml:space="preserve">    </w:delText>
        </w:r>
      </w:del>
    </w:p>
    <w:p w14:paraId="11B0876F" w14:textId="5CE38ADB" w:rsidR="00126638" w:rsidDel="001B23DC" w:rsidRDefault="00126638" w:rsidP="00126638">
      <w:pPr>
        <w:pStyle w:val="Code"/>
        <w:rPr>
          <w:del w:id="3036" w:author="Kelvin Sung" w:date="2021-05-20T18:02:00Z"/>
          <w:rFonts w:hint="eastAsia"/>
        </w:rPr>
      </w:pPr>
      <w:r>
        <w:t xml:space="preserve">    super.activate(pixelColor, trsMatrix, cameraMatrix);</w:t>
      </w:r>
    </w:p>
    <w:p w14:paraId="263F3577" w14:textId="77777777" w:rsidR="001B23DC" w:rsidRDefault="00126638" w:rsidP="00126638">
      <w:pPr>
        <w:pStyle w:val="Code"/>
        <w:rPr>
          <w:ins w:id="3037" w:author="Kelvin Sung" w:date="2021-05-20T18:02:00Z"/>
          <w:rFonts w:hint="eastAsia"/>
        </w:rPr>
      </w:pPr>
      <w:del w:id="3038" w:author="Kelvin Sung" w:date="2021-05-20T18:02:00Z">
        <w:r w:rsidDel="001B23DC">
          <w:delText xml:space="preserve">    </w:delText>
        </w:r>
      </w:del>
    </w:p>
    <w:p w14:paraId="3C4870E9" w14:textId="2052DEEF" w:rsidR="00126638" w:rsidDel="001B23DC" w:rsidRDefault="00126638" w:rsidP="00126638">
      <w:pPr>
        <w:pStyle w:val="Code"/>
        <w:rPr>
          <w:del w:id="3039" w:author="Kelvin Sung" w:date="2021-05-20T18:02:00Z"/>
          <w:rFonts w:hint="eastAsia"/>
        </w:rPr>
      </w:pPr>
      <w:r>
        <w:t xml:space="preserve">    let gl = glSys.get();</w:t>
      </w:r>
    </w:p>
    <w:p w14:paraId="61F2EA60" w14:textId="77777777" w:rsidR="001B23DC" w:rsidRDefault="00126638" w:rsidP="00126638">
      <w:pPr>
        <w:pStyle w:val="Code"/>
        <w:rPr>
          <w:ins w:id="3040" w:author="Kelvin Sung" w:date="2021-05-20T18:02:00Z"/>
          <w:rFonts w:hint="eastAsia"/>
        </w:rPr>
      </w:pPr>
      <w:del w:id="3041" w:author="Kelvin Sung" w:date="2021-05-20T18:02:00Z">
        <w:r w:rsidDel="001B23DC">
          <w:delText xml:space="preserve">    </w:delText>
        </w:r>
      </w:del>
    </w:p>
    <w:p w14:paraId="42206E57" w14:textId="77777777" w:rsidR="00126638" w:rsidDel="001B23DC" w:rsidRDefault="00126638" w:rsidP="00126638">
      <w:pPr>
        <w:pStyle w:val="Code"/>
        <w:rPr>
          <w:del w:id="3042" w:author="Kelvin Sung" w:date="2021-05-20T18:02:00Z"/>
          <w:rFonts w:hint="eastAsia"/>
        </w:rPr>
      </w:pPr>
      <w:r>
        <w:t xml:space="preserve">    gl.uniform1i(this.mNormalSamplerRef, 1); // binds to texture unit 1</w:t>
      </w:r>
    </w:p>
    <w:p w14:paraId="3F163E0A" w14:textId="77777777" w:rsidR="001B23DC" w:rsidRDefault="00126638" w:rsidP="00126638">
      <w:pPr>
        <w:pStyle w:val="Code"/>
        <w:rPr>
          <w:ins w:id="3043" w:author="Kelvin Sung" w:date="2021-05-20T18:02:00Z"/>
          <w:rFonts w:hint="eastAsia"/>
        </w:rPr>
      </w:pPr>
      <w:del w:id="3044" w:author="Kelvin Sung" w:date="2021-05-20T18:02:00Z">
        <w:r w:rsidDel="001B23DC">
          <w:delText xml:space="preserve">    </w:delText>
        </w:r>
      </w:del>
    </w:p>
    <w:p w14:paraId="7135D552" w14:textId="77777777" w:rsidR="00126638" w:rsidDel="001B23DC" w:rsidRDefault="00126638" w:rsidP="00126638">
      <w:pPr>
        <w:pStyle w:val="Code"/>
        <w:rPr>
          <w:del w:id="3045" w:author="Kelvin Sung" w:date="2021-05-20T18:02:00Z"/>
          <w:rFonts w:hint="eastAsia"/>
        </w:rPr>
      </w:pPr>
      <w:r>
        <w:t xml:space="preserve">    // do not need to set up texture coordinate buffer</w:t>
      </w:r>
    </w:p>
    <w:p w14:paraId="5356E551" w14:textId="77777777" w:rsidR="001B23DC" w:rsidRDefault="00126638" w:rsidP="00126638">
      <w:pPr>
        <w:pStyle w:val="Code"/>
        <w:rPr>
          <w:ins w:id="3046" w:author="Kelvin Sung" w:date="2021-05-20T18:02:00Z"/>
          <w:rFonts w:hint="eastAsia"/>
        </w:rPr>
      </w:pPr>
      <w:del w:id="3047" w:author="Kelvin Sung" w:date="2021-05-20T18:02:00Z">
        <w:r w:rsidDel="001B23DC">
          <w:delText xml:space="preserve">    </w:delText>
        </w:r>
      </w:del>
    </w:p>
    <w:p w14:paraId="3945A333" w14:textId="77777777" w:rsidR="00126638" w:rsidDel="001B23DC" w:rsidRDefault="00126638" w:rsidP="00126638">
      <w:pPr>
        <w:pStyle w:val="Code"/>
        <w:rPr>
          <w:del w:id="3048" w:author="Kelvin Sung" w:date="2021-05-20T18:02:00Z"/>
          <w:rFonts w:hint="eastAsia"/>
        </w:rPr>
      </w:pPr>
      <w:r>
        <w:t xml:space="preserve">    // as we are going to use the ones from the sprite texture </w:t>
      </w:r>
    </w:p>
    <w:p w14:paraId="47A82C8B" w14:textId="77777777" w:rsidR="001B23DC" w:rsidRDefault="00126638" w:rsidP="00126638">
      <w:pPr>
        <w:pStyle w:val="Code"/>
        <w:rPr>
          <w:ins w:id="3049" w:author="Kelvin Sung" w:date="2021-05-20T18:02:00Z"/>
          <w:rFonts w:hint="eastAsia"/>
        </w:rPr>
      </w:pPr>
      <w:del w:id="3050" w:author="Kelvin Sung" w:date="2021-05-20T18:02:00Z">
        <w:r w:rsidDel="001B23DC">
          <w:delText xml:space="preserve">    </w:delText>
        </w:r>
      </w:del>
    </w:p>
    <w:p w14:paraId="3F92B178" w14:textId="77777777" w:rsidR="00126638" w:rsidDel="001B23DC" w:rsidRDefault="00126638" w:rsidP="00126638">
      <w:pPr>
        <w:pStyle w:val="Code"/>
        <w:rPr>
          <w:del w:id="3051" w:author="Kelvin Sung" w:date="2021-05-20T18:02:00Z"/>
          <w:rFonts w:hint="eastAsia"/>
        </w:rPr>
      </w:pPr>
      <w:r>
        <w:t xml:space="preserve">    // in the fragment shader</w:t>
      </w:r>
    </w:p>
    <w:p w14:paraId="19C19B5A" w14:textId="77777777" w:rsidR="001B23DC" w:rsidRDefault="00126638" w:rsidP="00126638">
      <w:pPr>
        <w:pStyle w:val="Code"/>
        <w:rPr>
          <w:ins w:id="3052" w:author="Kelvin Sung" w:date="2021-05-20T18:02:00Z"/>
          <w:rFonts w:hint="eastAsia"/>
        </w:rPr>
      </w:pPr>
      <w:del w:id="3053" w:author="Kelvin Sung" w:date="2021-05-20T18:02:00Z">
        <w:r w:rsidDel="001B23DC">
          <w:delText xml:space="preserve">    </w:delText>
        </w:r>
      </w:del>
    </w:p>
    <w:p w14:paraId="69E04AE2" w14:textId="79AF2F8B" w:rsidR="00126638" w:rsidRPr="00176116" w:rsidRDefault="00126638" w:rsidP="00126638">
      <w:pPr>
        <w:pStyle w:val="Code"/>
        <w:rPr>
          <w:rFonts w:hint="eastAsia"/>
        </w:rPr>
      </w:pPr>
      <w:r>
        <w:t>}</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1C76C477" w:rsidR="00176116" w:rsidRDefault="00176116" w:rsidP="00176116">
      <w:pPr>
        <w:pStyle w:val="Heading3"/>
      </w:pPr>
      <w:commentRangeStart w:id="3054"/>
      <w:commentRangeStart w:id="3055"/>
      <w:r>
        <w:lastRenderedPageBreak/>
        <w:t xml:space="preserve">Modifying the Texture </w:t>
      </w:r>
      <w:del w:id="3056" w:author="Kelvin Sung" w:date="2021-05-20T18:13:00Z">
        <w:r w:rsidDel="00E15C4E">
          <w:delText>Object</w:delText>
        </w:r>
      </w:del>
      <w:ins w:id="3057" w:author="Kelvin Sung" w:date="2021-05-22T18:08:00Z">
        <w:r w:rsidR="00066C3A">
          <w:t>Module</w:t>
        </w:r>
      </w:ins>
    </w:p>
    <w:p w14:paraId="78070F9A" w14:textId="61A7E792" w:rsidR="00176116" w:rsidRDefault="00176116" w:rsidP="00176116">
      <w:pPr>
        <w:pStyle w:val="BodyTextFirst"/>
        <w:rPr>
          <w:ins w:id="3058" w:author="Kelvin Sung" w:date="2021-05-22T18:11:00Z"/>
          <w:rFonts w:hint="eastAsia"/>
        </w:rPr>
      </w:pPr>
      <w:r>
        <w:t xml:space="preserve">So far, you have been </w:t>
      </w:r>
      <w:del w:id="3059" w:author="Kelvin Sung" w:date="2021-05-24T05:57:00Z">
        <w:r w:rsidDel="00206B71">
          <w:delText xml:space="preserve">working with the </w:delText>
        </w:r>
      </w:del>
      <w:del w:id="3060" w:author="Kelvin Sung" w:date="2021-05-22T18:08:00Z">
        <w:r w:rsidDel="0010123E">
          <w:delText xml:space="preserve">default </w:delText>
        </w:r>
      </w:del>
      <w:r>
        <w:t xml:space="preserve">binding </w:t>
      </w:r>
      <w:del w:id="3061" w:author="Kelvin Sung" w:date="2021-05-24T05:57:00Z">
        <w:r w:rsidDel="00206B71">
          <w:delText xml:space="preserve">of </w:delText>
        </w:r>
      </w:del>
      <w:r>
        <w:t xml:space="preserve">the color texture map to WebGL texture unit 0. With the addition of the normal texture, </w:t>
      </w:r>
      <w:del w:id="3062" w:author="Kelvin Sung" w:date="2021-05-24T08:34:00Z">
        <w:r w:rsidDel="00E91D53">
          <w:delText xml:space="preserve">you now need to </w:delText>
        </w:r>
      </w:del>
      <w:ins w:id="3063" w:author="Kelvin Sung" w:date="2021-05-24T08:34:00Z">
        <w:r w:rsidR="00E91D53">
          <w:t xml:space="preserve">binding to the </w:t>
        </w:r>
      </w:ins>
      <w:ins w:id="3064" w:author="Kelvin Sung" w:date="2021-05-24T08:36:00Z">
        <w:r w:rsidR="00646D12">
          <w:t xml:space="preserve">unit of </w:t>
        </w:r>
      </w:ins>
      <w:ins w:id="3065" w:author="Kelvin Sung" w:date="2021-05-22T18:09:00Z">
        <w:r w:rsidR="0010123E">
          <w:t>WebGL texture</w:t>
        </w:r>
      </w:ins>
      <w:ins w:id="3066" w:author="Kelvin Sung" w:date="2021-05-24T08:35:00Z">
        <w:r w:rsidR="00646D12">
          <w:t xml:space="preserve"> </w:t>
        </w:r>
      </w:ins>
      <w:ins w:id="3067" w:author="Kelvin Sung" w:date="2021-05-24T08:36:00Z">
        <w:r w:rsidR="00646D12">
          <w:t xml:space="preserve">system </w:t>
        </w:r>
      </w:ins>
      <w:ins w:id="3068" w:author="Kelvin Sung" w:date="2021-05-24T08:39:00Z">
        <w:r w:rsidR="00646D12">
          <w:t xml:space="preserve">must </w:t>
        </w:r>
        <w:r w:rsidR="007D1587">
          <w:t xml:space="preserve">now </w:t>
        </w:r>
        <w:r w:rsidR="00646D12">
          <w:t>be parameterized</w:t>
        </w:r>
      </w:ins>
      <w:ins w:id="3069" w:author="Kelvin Sung" w:date="2021-05-22T18:09:00Z">
        <w:r w:rsidR="0010123E">
          <w:t xml:space="preserve">. </w:t>
        </w:r>
      </w:ins>
      <w:del w:id="3070" w:author="Kelvin Sung" w:date="2021-05-22T18:09:00Z">
        <w:r w:rsidDel="0010123E">
          <w:delText xml:space="preserve">explicitly bind your color texture to WebGL texture unit 0. </w:delText>
        </w:r>
      </w:del>
      <w:r>
        <w:t>Fortunately, this is a straightforward change.</w:t>
      </w:r>
    </w:p>
    <w:p w14:paraId="1D573FF1" w14:textId="136AADF3" w:rsidR="00B9388E" w:rsidRDefault="00B9388E" w:rsidP="00B9388E">
      <w:pPr>
        <w:pStyle w:val="BodyTextCont"/>
        <w:rPr>
          <w:ins w:id="3071" w:author="Kelvin Sung" w:date="2021-05-22T18:16:00Z"/>
          <w:rFonts w:hint="eastAsia"/>
        </w:rPr>
      </w:pPr>
      <w:ins w:id="3072" w:author="Kelvin Sung" w:date="2021-05-22T18:13:00Z">
        <w:r>
          <w:t xml:space="preserve">Modify </w:t>
        </w:r>
      </w:ins>
      <w:ins w:id="3073" w:author="Kelvin Sung" w:date="2021-05-22T18:11:00Z">
        <w:r>
          <w:t xml:space="preserve">the </w:t>
        </w:r>
        <w:r w:rsidRPr="00B9388E">
          <w:rPr>
            <w:rStyle w:val="CodeInline"/>
            <w:rFonts w:hint="eastAsia"/>
            <w:rPrChange w:id="3074" w:author="Kelvin Sung" w:date="2021-05-22T18:11:00Z">
              <w:rPr>
                <w:rFonts w:hint="eastAsia"/>
              </w:rPr>
            </w:rPrChange>
          </w:rPr>
          <w:t>texture</w:t>
        </w:r>
        <w:r>
          <w:t xml:space="preserve"> module</w:t>
        </w:r>
      </w:ins>
      <w:ins w:id="3075" w:author="Kelvin Sung" w:date="2021-05-22T18:12:00Z">
        <w:r>
          <w:t xml:space="preserve"> by </w:t>
        </w:r>
      </w:ins>
      <w:ins w:id="3076" w:author="Kelvin Sung" w:date="2021-05-22T18:14:00Z">
        <w:r>
          <w:t>opening</w:t>
        </w:r>
      </w:ins>
      <w:ins w:id="3077" w:author="Kelvin Sung" w:date="2021-05-22T18:13:00Z">
        <w:r>
          <w:t xml:space="preserve"> </w:t>
        </w:r>
      </w:ins>
      <w:ins w:id="3078" w:author="Kelvin Sung" w:date="2021-05-22T18:11:00Z">
        <w:r w:rsidRPr="00B9388E">
          <w:rPr>
            <w:rStyle w:val="CodeInline"/>
            <w:rFonts w:hint="eastAsia"/>
            <w:rPrChange w:id="3079" w:author="Kelvin Sung" w:date="2021-05-22T18:13:00Z">
              <w:rPr>
                <w:rFonts w:hint="eastAsia"/>
              </w:rPr>
            </w:rPrChange>
          </w:rPr>
          <w:t>texture.js</w:t>
        </w:r>
        <w:r>
          <w:t xml:space="preserve"> </w:t>
        </w:r>
      </w:ins>
      <w:ins w:id="3080" w:author="Kelvin Sung" w:date="2021-05-22T18:12:00Z">
        <w:r>
          <w:t xml:space="preserve">in the </w:t>
        </w:r>
        <w:proofErr w:type="spellStart"/>
        <w:r w:rsidRPr="00B9388E">
          <w:rPr>
            <w:rStyle w:val="CodeInline"/>
            <w:rFonts w:hint="eastAsia"/>
            <w:rPrChange w:id="3081" w:author="Kelvin Sung" w:date="2021-05-22T18:13:00Z">
              <w:rPr>
                <w:rFonts w:hint="eastAsia"/>
              </w:rPr>
            </w:rPrChange>
          </w:rPr>
          <w:t>src</w:t>
        </w:r>
        <w:proofErr w:type="spellEnd"/>
        <w:r w:rsidRPr="00B9388E">
          <w:rPr>
            <w:rStyle w:val="CodeInline"/>
            <w:rFonts w:hint="eastAsia"/>
            <w:rPrChange w:id="3082" w:author="Kelvin Sung" w:date="2021-05-22T18:13:00Z">
              <w:rPr>
                <w:rFonts w:hint="eastAsia"/>
              </w:rPr>
            </w:rPrChange>
          </w:rPr>
          <w:t>/engine/resources</w:t>
        </w:r>
        <w:r>
          <w:t xml:space="preserve"> folder. </w:t>
        </w:r>
      </w:ins>
      <w:ins w:id="3083" w:author="Kelvin Sung" w:date="2021-05-22T18:14:00Z">
        <w:r>
          <w:t xml:space="preserve">Edit the </w:t>
        </w:r>
        <w:proofErr w:type="gramStart"/>
        <w:r w:rsidRPr="00CF5A28">
          <w:rPr>
            <w:rStyle w:val="CodeInline"/>
            <w:rFonts w:hint="eastAsia"/>
            <w:rPrChange w:id="3084" w:author="Kelvin Sung" w:date="2021-05-23T12:17:00Z">
              <w:rPr>
                <w:rFonts w:hint="eastAsia"/>
              </w:rPr>
            </w:rPrChange>
          </w:rPr>
          <w:t>activate(</w:t>
        </w:r>
        <w:proofErr w:type="gramEnd"/>
        <w:r w:rsidRPr="00CF5A28">
          <w:rPr>
            <w:rStyle w:val="CodeInline"/>
            <w:rFonts w:hint="eastAsia"/>
            <w:rPrChange w:id="3085" w:author="Kelvin Sung" w:date="2021-05-23T12:17:00Z">
              <w:rPr>
                <w:rFonts w:hint="eastAsia"/>
              </w:rPr>
            </w:rPrChange>
          </w:rPr>
          <w:t>)</w:t>
        </w:r>
        <w:r>
          <w:t xml:space="preserve"> function to accept a second parameter</w:t>
        </w:r>
      </w:ins>
      <w:ins w:id="3086" w:author="Kelvin Sung" w:date="2021-05-24T06:58:00Z">
        <w:r w:rsidR="005C5812">
          <w:t xml:space="preserve">, the </w:t>
        </w:r>
      </w:ins>
      <w:ins w:id="3087" w:author="Kelvin Sung" w:date="2021-05-24T08:40:00Z">
        <w:r w:rsidR="00B26713">
          <w:t xml:space="preserve">WebGL </w:t>
        </w:r>
      </w:ins>
      <w:ins w:id="3088" w:author="Kelvin Sung" w:date="2021-05-24T06:58:00Z">
        <w:r w:rsidR="005C5812">
          <w:t>texture unit</w:t>
        </w:r>
      </w:ins>
      <w:ins w:id="3089" w:author="Kelvin Sung" w:date="2021-05-24T06:59:00Z">
        <w:r w:rsidR="005C5812">
          <w:t xml:space="preserve"> to </w:t>
        </w:r>
      </w:ins>
      <w:ins w:id="3090" w:author="Kelvin Sung" w:date="2021-05-24T08:40:00Z">
        <w:r w:rsidR="00B26713">
          <w:t>bind to</w:t>
        </w:r>
      </w:ins>
      <w:ins w:id="3091" w:author="Kelvin Sung" w:date="2021-05-22T18:16:00Z">
        <w:r>
          <w:t>.</w:t>
        </w:r>
      </w:ins>
      <w:ins w:id="3092" w:author="Kelvin Sung" w:date="2021-05-24T07:00:00Z">
        <w:r w:rsidR="005C5812">
          <w:t xml:space="preserve"> Notice that this is an optional parameter with </w:t>
        </w:r>
      </w:ins>
      <w:ins w:id="3093" w:author="Kelvin Sung" w:date="2021-05-24T08:40:00Z">
        <w:r w:rsidR="0028595F">
          <w:t xml:space="preserve">the </w:t>
        </w:r>
      </w:ins>
      <w:ins w:id="3094" w:author="Kelvin Sung" w:date="2021-05-24T07:00:00Z">
        <w:r w:rsidR="005C5812">
          <w:t>default value set</w:t>
        </w:r>
      </w:ins>
      <w:ins w:id="3095" w:author="Kelvin Sung" w:date="2021-05-24T07:01:00Z">
        <w:r w:rsidR="005C5812">
          <w:t xml:space="preserve"> to texture unit 0. This is such that </w:t>
        </w:r>
      </w:ins>
      <w:ins w:id="3096" w:author="Kelvin Sung" w:date="2021-05-24T07:02:00Z">
        <w:r w:rsidR="005C5812">
          <w:t xml:space="preserve">no changes </w:t>
        </w:r>
      </w:ins>
      <w:ins w:id="3097" w:author="Kelvin Sung" w:date="2021-05-24T08:41:00Z">
        <w:r w:rsidR="00BC1751">
          <w:t xml:space="preserve">are </w:t>
        </w:r>
      </w:ins>
      <w:ins w:id="3098" w:author="Kelvin Sung" w:date="2021-05-24T07:02:00Z">
        <w:r w:rsidR="005C5812">
          <w:t xml:space="preserve">required </w:t>
        </w:r>
      </w:ins>
      <w:ins w:id="3099" w:author="Kelvin Sung" w:date="2021-05-24T08:41:00Z">
        <w:r w:rsidR="00BC1751">
          <w:t xml:space="preserve">for </w:t>
        </w:r>
      </w:ins>
      <w:ins w:id="3100" w:author="Kelvin Sung" w:date="2021-05-24T07:02:00Z">
        <w:r w:rsidR="005C5812">
          <w:t xml:space="preserve">any of the </w:t>
        </w:r>
      </w:ins>
      <w:ins w:id="3101" w:author="Kelvin Sung" w:date="2021-05-24T07:01:00Z">
        <w:r w:rsidR="005C5812">
          <w:t>existing calls to</w:t>
        </w:r>
      </w:ins>
      <w:ins w:id="3102" w:author="Kelvin Sung" w:date="2021-05-24T07:02:00Z">
        <w:r w:rsidR="005C5812">
          <w:t xml:space="preserve"> the</w:t>
        </w:r>
      </w:ins>
      <w:ins w:id="3103" w:author="Kelvin Sung" w:date="2021-05-24T07:01:00Z">
        <w:r w:rsidR="005C5812">
          <w:t xml:space="preserve"> </w:t>
        </w:r>
        <w:proofErr w:type="gramStart"/>
        <w:r w:rsidR="005C5812" w:rsidRPr="005C5812">
          <w:rPr>
            <w:rStyle w:val="CodeInline"/>
            <w:rPrChange w:id="3104" w:author="Kelvin Sung" w:date="2021-05-24T07:01:00Z">
              <w:rPr/>
            </w:rPrChange>
          </w:rPr>
          <w:t>activate(</w:t>
        </w:r>
        <w:proofErr w:type="gramEnd"/>
        <w:r w:rsidR="005C5812" w:rsidRPr="005C5812">
          <w:rPr>
            <w:rStyle w:val="CodeInline"/>
            <w:rPrChange w:id="3105" w:author="Kelvin Sung" w:date="2021-05-24T07:01:00Z">
              <w:rPr/>
            </w:rPrChange>
          </w:rPr>
          <w:t>)</w:t>
        </w:r>
        <w:r w:rsidR="005C5812">
          <w:t xml:space="preserve"> function</w:t>
        </w:r>
      </w:ins>
      <w:ins w:id="3106" w:author="Kelvin Sung" w:date="2021-05-24T07:02:00Z">
        <w:r w:rsidR="005C5812">
          <w:t>.</w:t>
        </w:r>
      </w:ins>
    </w:p>
    <w:p w14:paraId="75C01C35" w14:textId="7E355202" w:rsidR="00B9388E" w:rsidRDefault="00B9388E">
      <w:pPr>
        <w:pStyle w:val="Code"/>
        <w:rPr>
          <w:ins w:id="3107" w:author="Kelvin Sung" w:date="2021-05-22T18:16:00Z"/>
          <w:rFonts w:hint="eastAsia"/>
        </w:rPr>
        <w:pPrChange w:id="3108" w:author="Kelvin Sung" w:date="2021-05-22T18:16:00Z">
          <w:pPr>
            <w:pStyle w:val="BodyTextCont"/>
          </w:pPr>
        </w:pPrChange>
      </w:pPr>
      <w:ins w:id="3109" w:author="Kelvin Sung" w:date="2021-05-22T18:16:00Z">
        <w:r>
          <w:t xml:space="preserve">function activate(textureName, </w:t>
        </w:r>
      </w:ins>
      <w:ins w:id="3110" w:author="Kelvin Sung" w:date="2021-05-24T07:00:00Z">
        <w:r w:rsidR="005C5812" w:rsidRPr="005C5812">
          <w:rPr>
            <w:rStyle w:val="CodeBold"/>
          </w:rPr>
          <w:t>textureUnit = glSys.get().TEXTURE0</w:t>
        </w:r>
      </w:ins>
      <w:ins w:id="3111" w:author="Kelvin Sung" w:date="2021-05-22T18:16:00Z">
        <w:r>
          <w:t>) {</w:t>
        </w:r>
      </w:ins>
    </w:p>
    <w:p w14:paraId="66071A75" w14:textId="77777777" w:rsidR="00B9388E" w:rsidRDefault="00B9388E">
      <w:pPr>
        <w:pStyle w:val="Code"/>
        <w:rPr>
          <w:ins w:id="3112" w:author="Kelvin Sung" w:date="2021-05-22T18:16:00Z"/>
          <w:rFonts w:hint="eastAsia"/>
        </w:rPr>
        <w:pPrChange w:id="3113" w:author="Kelvin Sung" w:date="2021-05-22T18:16:00Z">
          <w:pPr>
            <w:pStyle w:val="BodyTextCont"/>
          </w:pPr>
        </w:pPrChange>
      </w:pPr>
      <w:ins w:id="3114" w:author="Kelvin Sung" w:date="2021-05-22T18:16:00Z">
        <w:r>
          <w:t xml:space="preserve">    let gl = glSys.get();</w:t>
        </w:r>
      </w:ins>
    </w:p>
    <w:p w14:paraId="398EE86D" w14:textId="77777777" w:rsidR="00B9388E" w:rsidRDefault="00B9388E">
      <w:pPr>
        <w:pStyle w:val="Code"/>
        <w:rPr>
          <w:ins w:id="3115" w:author="Kelvin Sung" w:date="2021-05-22T18:16:00Z"/>
          <w:rFonts w:hint="eastAsia"/>
        </w:rPr>
        <w:pPrChange w:id="3116" w:author="Kelvin Sung" w:date="2021-05-22T18:16:00Z">
          <w:pPr>
            <w:pStyle w:val="BodyTextCont"/>
          </w:pPr>
        </w:pPrChange>
      </w:pPr>
      <w:ins w:id="3117" w:author="Kelvin Sung" w:date="2021-05-22T18:16:00Z">
        <w:r>
          <w:t xml:space="preserve">    let texInfo = get(textureName);</w:t>
        </w:r>
      </w:ins>
    </w:p>
    <w:p w14:paraId="3A7762FB" w14:textId="77777777" w:rsidR="00B9388E" w:rsidRDefault="00B9388E">
      <w:pPr>
        <w:pStyle w:val="Code"/>
        <w:rPr>
          <w:ins w:id="3118" w:author="Kelvin Sung" w:date="2021-05-22T18:16:00Z"/>
          <w:rFonts w:hint="eastAsia"/>
        </w:rPr>
        <w:pPrChange w:id="3119" w:author="Kelvin Sung" w:date="2021-05-22T18:16:00Z">
          <w:pPr>
            <w:pStyle w:val="BodyTextCont"/>
          </w:pPr>
        </w:pPrChange>
      </w:pPr>
    </w:p>
    <w:p w14:paraId="111D18AB" w14:textId="77777777" w:rsidR="00B9388E" w:rsidRDefault="00B9388E">
      <w:pPr>
        <w:pStyle w:val="Code"/>
        <w:rPr>
          <w:ins w:id="3120" w:author="Kelvin Sung" w:date="2021-05-22T18:16:00Z"/>
          <w:rFonts w:hint="eastAsia"/>
        </w:rPr>
        <w:pPrChange w:id="3121" w:author="Kelvin Sung" w:date="2021-05-22T18:16:00Z">
          <w:pPr>
            <w:pStyle w:val="BodyTextCont"/>
          </w:pPr>
        </w:pPrChange>
      </w:pPr>
      <w:ins w:id="3122" w:author="Kelvin Sung" w:date="2021-05-22T18:16:00Z">
        <w:r>
          <w:t xml:space="preserve">    // Binds our texture reference to the current webGL texture functionality</w:t>
        </w:r>
      </w:ins>
    </w:p>
    <w:p w14:paraId="22BE6E63" w14:textId="096454DA" w:rsidR="00B9388E" w:rsidRDefault="00B9388E" w:rsidP="005C5812">
      <w:pPr>
        <w:pStyle w:val="Code"/>
        <w:rPr>
          <w:ins w:id="3123" w:author="Kelvin Sung" w:date="2021-05-22T18:16:00Z"/>
          <w:rFonts w:hint="eastAsia"/>
        </w:rPr>
        <w:pPrChange w:id="3124" w:author="Kelvin Sung" w:date="2021-05-22T18:16:00Z">
          <w:pPr>
            <w:pStyle w:val="BodyTextCont"/>
          </w:pPr>
        </w:pPrChange>
      </w:pPr>
      <w:ins w:id="3125" w:author="Kelvin Sung" w:date="2021-05-22T18:16:00Z">
        <w:r>
          <w:t xml:space="preserve">    </w:t>
        </w:r>
      </w:ins>
      <w:ins w:id="3126" w:author="Kelvin Sung" w:date="2021-05-24T06:59:00Z">
        <w:r w:rsidR="005C5812" w:rsidRPr="005C5812">
          <w:rPr>
            <w:rStyle w:val="CodeBold"/>
          </w:rPr>
          <w:t>gl.activeTexture(textureUnit);  // activate the WebGL texture unit</w:t>
        </w:r>
      </w:ins>
    </w:p>
    <w:p w14:paraId="0FF95D22" w14:textId="691AF7FB" w:rsidR="00B9388E" w:rsidRPr="00CC1B7B" w:rsidRDefault="005C5812" w:rsidP="005C5812">
      <w:pPr>
        <w:pStyle w:val="Code"/>
        <w:rPr>
          <w:ins w:id="3127" w:author="Kelvin Sung" w:date="2021-05-22T18:17:00Z"/>
          <w:rFonts w:hint="eastAsia"/>
        </w:rPr>
        <w:pPrChange w:id="3128" w:author="Kelvin Sung" w:date="2021-05-24T07:00:00Z">
          <w:pPr>
            <w:pStyle w:val="Code"/>
          </w:pPr>
        </w:pPrChange>
      </w:pPr>
      <w:ins w:id="3129" w:author="Kelvin Sung" w:date="2021-05-24T07:00:00Z">
        <w:r>
          <w:rPr>
            <w:rStyle w:val="CodeBold"/>
            <w:rFonts w:ascii="TheSansMonoConNormal" w:hAnsi="TheSansMonoConNormal"/>
          </w:rPr>
          <w:t xml:space="preserve">    </w:t>
        </w:r>
      </w:ins>
      <w:ins w:id="3130" w:author="Kelvin Sung" w:date="2021-05-22T18:16:00Z">
        <w:r w:rsidR="00B9388E" w:rsidRPr="005C5812">
          <w:rPr>
            <w:rStyle w:val="CodeBold"/>
            <w:rFonts w:ascii="TheSansMonoConNormal" w:hAnsi="TheSansMonoConNormal" w:hint="eastAsia"/>
            <w:rPrChange w:id="3131" w:author="Kelvin Sung" w:date="2021-05-24T07:00:00Z">
              <w:rPr>
                <w:rFonts w:hint="eastAsia"/>
              </w:rPr>
            </w:rPrChange>
          </w:rPr>
          <w:t>gl.bindTexture(gl.TEXTURE_2D, texInfo.mGLTexID);</w:t>
        </w:r>
      </w:ins>
      <w:ins w:id="3132" w:author="Kelvin Sung" w:date="2021-05-22T18:17:00Z">
        <w:r w:rsidR="00B9388E" w:rsidRPr="00CC1B7B">
          <w:t xml:space="preserve"> </w:t>
        </w:r>
      </w:ins>
    </w:p>
    <w:p w14:paraId="45851229" w14:textId="6C25D51B" w:rsidR="00B9388E" w:rsidRPr="00B9388E" w:rsidRDefault="00B9388E">
      <w:pPr>
        <w:pStyle w:val="Code"/>
        <w:ind w:firstLine="435"/>
        <w:rPr>
          <w:rStyle w:val="CodeBold"/>
          <w:rFonts w:hint="eastAsia"/>
          <w:rPrChange w:id="3133" w:author="Kelvin Sung" w:date="2021-05-22T18:17:00Z">
            <w:rPr>
              <w:rFonts w:hint="eastAsia"/>
            </w:rPr>
          </w:rPrChange>
        </w:rPr>
        <w:pPrChange w:id="3134" w:author="Kelvin Sung" w:date="2021-05-22T18:17:00Z">
          <w:pPr>
            <w:pStyle w:val="BodyTextFirst"/>
          </w:pPr>
        </w:pPrChange>
      </w:pPr>
      <w:ins w:id="3135" w:author="Kelvin Sung" w:date="2021-05-22T18:17:00Z">
        <w:r>
          <w:t xml:space="preserve">… identical </w:t>
        </w:r>
      </w:ins>
      <w:ins w:id="3136" w:author="Kelvin Sung" w:date="2021-05-22T18:18:00Z">
        <w:r>
          <w:t xml:space="preserve">to previous code … </w:t>
        </w:r>
      </w:ins>
    </w:p>
    <w:p w14:paraId="41EE89C5" w14:textId="1FBBB373" w:rsidR="00176116" w:rsidDel="00B9388E" w:rsidRDefault="00176116" w:rsidP="000D057D">
      <w:pPr>
        <w:pStyle w:val="NumList"/>
        <w:numPr>
          <w:ilvl w:val="0"/>
          <w:numId w:val="28"/>
        </w:numPr>
        <w:rPr>
          <w:del w:id="3137" w:author="Kelvin Sung" w:date="2021-05-22T18:18:00Z"/>
          <w:rFonts w:hint="eastAsia"/>
        </w:rPr>
      </w:pPr>
      <w:commentRangeStart w:id="3138"/>
      <w:del w:id="3139" w:author="Kelvin Sung" w:date="2021-05-22T18:18:00Z">
        <w:r w:rsidDel="00B9388E">
          <w:delText xml:space="preserve">Modify the constructor to include and initialize a reference to </w:delText>
        </w:r>
        <w:r w:rsidRPr="00176116" w:rsidDel="00B9388E">
          <w:delText>the</w:delText>
        </w:r>
        <w:r w:rsidDel="00B9388E">
          <w:delText xml:space="preserve"> sampler location, as shown in the following code:</w:delText>
        </w:r>
        <w:commentRangeEnd w:id="3138"/>
        <w:r w:rsidR="003E4989" w:rsidDel="00B9388E">
          <w:rPr>
            <w:rStyle w:val="CommentReference"/>
            <w:rFonts w:asciiTheme="minorHAnsi" w:hAnsiTheme="minorHAnsi"/>
          </w:rPr>
          <w:commentReference w:id="3138"/>
        </w:r>
      </w:del>
    </w:p>
    <w:p w14:paraId="69A6DF7D" w14:textId="105DC5D3" w:rsidR="00176116" w:rsidDel="00B9388E" w:rsidRDefault="00176116" w:rsidP="000D057D">
      <w:pPr>
        <w:pStyle w:val="NumList"/>
        <w:numPr>
          <w:ilvl w:val="0"/>
          <w:numId w:val="28"/>
        </w:numPr>
        <w:rPr>
          <w:del w:id="3140" w:author="Kelvin Sung" w:date="2021-05-22T18:18:00Z"/>
          <w:rFonts w:hint="eastAsia"/>
        </w:rPr>
      </w:pPr>
      <w:del w:id="3141" w:author="Kelvin Sung" w:date="2021-05-22T18:18:00Z">
        <w:r w:rsidRPr="00176116" w:rsidDel="00B9388E">
          <w:delText>Add a line to the activate() function to bind the texture to unit 0, as shown in the following code:</w:delText>
        </w:r>
      </w:del>
    </w:p>
    <w:p w14:paraId="093B4DF9" w14:textId="3823E1C3" w:rsidR="003E4989" w:rsidDel="00B9388E" w:rsidRDefault="003E4989" w:rsidP="003E4989">
      <w:pPr>
        <w:pStyle w:val="Code"/>
        <w:rPr>
          <w:del w:id="3142" w:author="Kelvin Sung" w:date="2021-05-22T18:18:00Z"/>
          <w:rFonts w:hint="eastAsia"/>
        </w:rPr>
      </w:pPr>
      <w:del w:id="3143" w:author="Kelvin Sung" w:date="2021-05-22T18:18:00Z">
        <w:r w:rsidDel="00B9388E">
          <w:delText xml:space="preserve">function activate(textureName, </w:delText>
        </w:r>
        <w:r w:rsidRPr="003E4989" w:rsidDel="00B9388E">
          <w:rPr>
            <w:rStyle w:val="CodeBold"/>
          </w:rPr>
          <w:delText>normalMap</w:delText>
        </w:r>
        <w:r w:rsidDel="00B9388E">
          <w:delText>) {</w:delText>
        </w:r>
      </w:del>
    </w:p>
    <w:p w14:paraId="432B09F8" w14:textId="5398B7ED" w:rsidR="003E4989" w:rsidDel="00B9388E" w:rsidRDefault="003E4989" w:rsidP="003E4989">
      <w:pPr>
        <w:pStyle w:val="Code"/>
        <w:rPr>
          <w:del w:id="3144" w:author="Kelvin Sung" w:date="2021-05-22T18:18:00Z"/>
          <w:rFonts w:hint="eastAsia"/>
        </w:rPr>
      </w:pPr>
      <w:del w:id="3145" w:author="Kelvin Sung" w:date="2021-05-22T18:18:00Z">
        <w:r w:rsidDel="00B9388E">
          <w:delText xml:space="preserve">    let gl = glSys.get();</w:delText>
        </w:r>
      </w:del>
    </w:p>
    <w:p w14:paraId="652A57FE" w14:textId="24D4E0E2" w:rsidR="003E4989" w:rsidDel="00B9388E" w:rsidRDefault="003E4989" w:rsidP="003E4989">
      <w:pPr>
        <w:pStyle w:val="Code"/>
        <w:rPr>
          <w:del w:id="3146" w:author="Kelvin Sung" w:date="2021-05-22T18:18:00Z"/>
          <w:rFonts w:hint="eastAsia"/>
        </w:rPr>
      </w:pPr>
      <w:del w:id="3147" w:author="Kelvin Sung" w:date="2021-05-22T18:18:00Z">
        <w:r w:rsidDel="00B9388E">
          <w:delText xml:space="preserve">    let texInfo = get(textureName);</w:delText>
        </w:r>
      </w:del>
    </w:p>
    <w:p w14:paraId="247E9081" w14:textId="15C3F327" w:rsidR="003E4989" w:rsidDel="00B9388E" w:rsidRDefault="003E4989" w:rsidP="003E4989">
      <w:pPr>
        <w:pStyle w:val="Code"/>
        <w:rPr>
          <w:del w:id="3148" w:author="Kelvin Sung" w:date="2021-05-22T18:18:00Z"/>
          <w:rFonts w:hint="eastAsia"/>
        </w:rPr>
      </w:pPr>
    </w:p>
    <w:p w14:paraId="267A678D" w14:textId="1953E9B9" w:rsidR="003E4989" w:rsidDel="00B9388E" w:rsidRDefault="003E4989" w:rsidP="003E4989">
      <w:pPr>
        <w:pStyle w:val="Code"/>
        <w:rPr>
          <w:del w:id="3149" w:author="Kelvin Sung" w:date="2021-05-22T18:18:00Z"/>
          <w:rFonts w:hint="eastAsia"/>
        </w:rPr>
      </w:pPr>
      <w:del w:id="3150" w:author="Kelvin Sung" w:date="2021-05-22T18:18:00Z">
        <w:r w:rsidDel="00B9388E">
          <w:delText xml:space="preserve">    // Binds our texture reference to the current webGL texture functionality</w:delText>
        </w:r>
      </w:del>
    </w:p>
    <w:p w14:paraId="40E35906" w14:textId="433A2DC8" w:rsidR="003E4989" w:rsidRPr="003E4989" w:rsidDel="00B9388E" w:rsidRDefault="003E4989" w:rsidP="003E4989">
      <w:pPr>
        <w:pStyle w:val="Code"/>
        <w:rPr>
          <w:del w:id="3151" w:author="Kelvin Sung" w:date="2021-05-22T18:18:00Z"/>
          <w:rStyle w:val="CodeBold"/>
        </w:rPr>
      </w:pPr>
      <w:del w:id="3152" w:author="Kelvin Sung" w:date="2021-05-22T18:18:00Z">
        <w:r w:rsidRPr="003E4989" w:rsidDel="00B9388E">
          <w:rPr>
            <w:rStyle w:val="CodeBold"/>
          </w:rPr>
          <w:delText xml:space="preserve">    if (normalMap === "undefined" || (!normalMap))</w:delText>
        </w:r>
      </w:del>
    </w:p>
    <w:p w14:paraId="6CDB1BFC" w14:textId="2330BF47" w:rsidR="003E4989" w:rsidRPr="003E4989" w:rsidDel="00B9388E" w:rsidRDefault="003E4989" w:rsidP="003E4989">
      <w:pPr>
        <w:pStyle w:val="Code"/>
        <w:rPr>
          <w:del w:id="3153" w:author="Kelvin Sung" w:date="2021-05-22T18:18:00Z"/>
          <w:rStyle w:val="CodeBold"/>
        </w:rPr>
      </w:pPr>
      <w:del w:id="3154" w:author="Kelvin Sung" w:date="2021-05-22T18:18:00Z">
        <w:r w:rsidRPr="003E4989" w:rsidDel="00B9388E">
          <w:rPr>
            <w:rStyle w:val="CodeBold"/>
          </w:rPr>
          <w:delText xml:space="preserve">        gl.activeTexture(gl.TEXTURE0);  // for this game engine, for now, unit 0 is reserved for color texture map</w:delText>
        </w:r>
      </w:del>
    </w:p>
    <w:p w14:paraId="2CCD8676" w14:textId="2026C80F" w:rsidR="003E4989" w:rsidRPr="003E4989" w:rsidDel="00B9388E" w:rsidRDefault="003E4989" w:rsidP="003E4989">
      <w:pPr>
        <w:pStyle w:val="Code"/>
        <w:rPr>
          <w:del w:id="3155" w:author="Kelvin Sung" w:date="2021-05-22T18:18:00Z"/>
          <w:rStyle w:val="CodeBold"/>
        </w:rPr>
      </w:pPr>
      <w:del w:id="3156" w:author="Kelvin Sung" w:date="2021-05-22T18:18:00Z">
        <w:r w:rsidRPr="003E4989" w:rsidDel="00B9388E">
          <w:rPr>
            <w:rStyle w:val="CodeBold"/>
          </w:rPr>
          <w:delText xml:space="preserve">    else </w:delText>
        </w:r>
      </w:del>
    </w:p>
    <w:p w14:paraId="63AC36B4" w14:textId="0AD5A2F2" w:rsidR="003E4989" w:rsidRPr="003E4989" w:rsidDel="00B9388E" w:rsidRDefault="003E4989" w:rsidP="003E4989">
      <w:pPr>
        <w:pStyle w:val="Code"/>
        <w:rPr>
          <w:del w:id="3157" w:author="Kelvin Sung" w:date="2021-05-22T18:18:00Z"/>
          <w:rStyle w:val="CodeBold"/>
        </w:rPr>
      </w:pPr>
      <w:del w:id="3158" w:author="Kelvin Sung" w:date="2021-05-22T18:18:00Z">
        <w:r w:rsidRPr="003E4989" w:rsidDel="00B9388E">
          <w:rPr>
            <w:rStyle w:val="CodeBold"/>
          </w:rPr>
          <w:delText xml:space="preserve">        gl.activeTexture(gl.TEXTURE1);  // for this game engine, for now, unit 1 is reserved for normal texture map </w:delText>
        </w:r>
      </w:del>
    </w:p>
    <w:p w14:paraId="60BB8F6D" w14:textId="5A2D6C41" w:rsidR="003E4989" w:rsidDel="00B9388E" w:rsidRDefault="003E4989" w:rsidP="003E4989">
      <w:pPr>
        <w:pStyle w:val="Code"/>
        <w:rPr>
          <w:del w:id="3159" w:author="Kelvin Sung" w:date="2021-05-22T18:18:00Z"/>
          <w:rFonts w:hint="eastAsia"/>
        </w:rPr>
      </w:pPr>
      <w:del w:id="3160" w:author="Kelvin Sung" w:date="2021-05-22T18:18:00Z">
        <w:r w:rsidDel="00B9388E">
          <w:delText xml:space="preserve">    gl.bindTexture(gl.TEXTURE_2D, texInfo.mGLTexID);</w:delText>
        </w:r>
      </w:del>
    </w:p>
    <w:p w14:paraId="167A21FD" w14:textId="4474DCF6" w:rsidR="003E4989" w:rsidDel="00B9388E" w:rsidRDefault="003E4989" w:rsidP="003E4989">
      <w:pPr>
        <w:pStyle w:val="Code"/>
        <w:rPr>
          <w:del w:id="3161" w:author="Kelvin Sung" w:date="2021-05-22T18:18:00Z"/>
          <w:rFonts w:hint="eastAsia"/>
        </w:rPr>
      </w:pPr>
    </w:p>
    <w:p w14:paraId="6676B522" w14:textId="524D90D9" w:rsidR="003E4989" w:rsidDel="00B9388E" w:rsidRDefault="003E4989" w:rsidP="003E4989">
      <w:pPr>
        <w:pStyle w:val="Code"/>
        <w:rPr>
          <w:del w:id="3162" w:author="Kelvin Sung" w:date="2021-05-22T18:18:00Z"/>
          <w:rFonts w:hint="eastAsia"/>
        </w:rPr>
      </w:pPr>
      <w:del w:id="3163" w:author="Kelvin Sung" w:date="2021-05-22T18:18:00Z">
        <w:r w:rsidDel="00B9388E">
          <w:delText xml:space="preserve">    // To prevent texture wrappings</w:delText>
        </w:r>
      </w:del>
    </w:p>
    <w:p w14:paraId="730FCB77" w14:textId="04BAB99D" w:rsidR="003E4989" w:rsidDel="00B9388E" w:rsidRDefault="003E4989" w:rsidP="003E4989">
      <w:pPr>
        <w:pStyle w:val="Code"/>
        <w:rPr>
          <w:del w:id="3164" w:author="Kelvin Sung" w:date="2021-05-22T18:18:00Z"/>
          <w:rFonts w:hint="eastAsia"/>
        </w:rPr>
      </w:pPr>
      <w:del w:id="3165" w:author="Kelvin Sung" w:date="2021-05-22T18:18:00Z">
        <w:r w:rsidDel="00B9388E">
          <w:delText xml:space="preserve">    gl.texParameteri(gl.TEXTURE_2D, gl.TEXTURE_WRAP_S, gl.CLAMP_TO_EDGE);</w:delText>
        </w:r>
      </w:del>
    </w:p>
    <w:p w14:paraId="3FFD8692" w14:textId="0A6F7B47" w:rsidR="003E4989" w:rsidDel="00B9388E" w:rsidRDefault="003E4989" w:rsidP="003E4989">
      <w:pPr>
        <w:pStyle w:val="Code"/>
        <w:rPr>
          <w:del w:id="3166" w:author="Kelvin Sung" w:date="2021-05-22T18:18:00Z"/>
          <w:rFonts w:hint="eastAsia"/>
        </w:rPr>
      </w:pPr>
      <w:del w:id="3167" w:author="Kelvin Sung" w:date="2021-05-22T18:18:00Z">
        <w:r w:rsidDel="00B9388E">
          <w:delText xml:space="preserve">    gl.texParameteri(gl.TEXTURE_2D, gl.TEXTURE_WRAP_T, gl.CLAMP_TO_EDGE);</w:delText>
        </w:r>
      </w:del>
    </w:p>
    <w:p w14:paraId="7C207011" w14:textId="71D911F4" w:rsidR="003E4989" w:rsidDel="00B9388E" w:rsidRDefault="003E4989" w:rsidP="003E4989">
      <w:pPr>
        <w:pStyle w:val="Code"/>
        <w:rPr>
          <w:del w:id="3168" w:author="Kelvin Sung" w:date="2021-05-22T18:18:00Z"/>
          <w:rFonts w:hint="eastAsia"/>
        </w:rPr>
      </w:pPr>
    </w:p>
    <w:p w14:paraId="03784500" w14:textId="2C3EF125" w:rsidR="003E4989" w:rsidDel="00B9388E" w:rsidRDefault="003E4989" w:rsidP="003E4989">
      <w:pPr>
        <w:pStyle w:val="Code"/>
        <w:rPr>
          <w:del w:id="3169" w:author="Kelvin Sung" w:date="2021-05-22T18:18:00Z"/>
          <w:rFonts w:hint="eastAsia"/>
        </w:rPr>
      </w:pPr>
      <w:del w:id="3170" w:author="Kelvin Sung" w:date="2021-05-22T18:18:00Z">
        <w:r w:rsidDel="00B9388E">
          <w:delText xml:space="preserve">    // Handles how magnification and minimization filters will work.</w:delText>
        </w:r>
      </w:del>
    </w:p>
    <w:p w14:paraId="37FBB830" w14:textId="05B5E253" w:rsidR="003E4989" w:rsidDel="00B9388E" w:rsidRDefault="003E4989" w:rsidP="003E4989">
      <w:pPr>
        <w:pStyle w:val="Code"/>
        <w:rPr>
          <w:del w:id="3171" w:author="Kelvin Sung" w:date="2021-05-22T18:18:00Z"/>
          <w:rFonts w:hint="eastAsia"/>
        </w:rPr>
      </w:pPr>
      <w:del w:id="3172" w:author="Kelvin Sung" w:date="2021-05-22T18:18:00Z">
        <w:r w:rsidDel="00B9388E">
          <w:delText xml:space="preserve">    gl.texParameteri(gl.TEXTURE_2D, gl.TEXTURE_MAG_FILTER, gl.LINEAR);</w:delText>
        </w:r>
      </w:del>
    </w:p>
    <w:p w14:paraId="4ED5E333" w14:textId="2DB84160" w:rsidR="003E4989" w:rsidDel="00B9388E" w:rsidRDefault="003E4989" w:rsidP="003E4989">
      <w:pPr>
        <w:pStyle w:val="Code"/>
        <w:rPr>
          <w:del w:id="3173" w:author="Kelvin Sung" w:date="2021-05-22T18:18:00Z"/>
          <w:rFonts w:hint="eastAsia"/>
        </w:rPr>
      </w:pPr>
      <w:del w:id="3174" w:author="Kelvin Sung" w:date="2021-05-22T18:18:00Z">
        <w:r w:rsidDel="00B9388E">
          <w:delText xml:space="preserve">    gl.texParameteri(gl.TEXTURE_2D, gl.TEXTURE_MIN_FILTER, gl.LINEAR_MIPMAP_LINEAR);</w:delText>
        </w:r>
      </w:del>
    </w:p>
    <w:p w14:paraId="7E7A0C97" w14:textId="10B0D4B2" w:rsidR="003E4989" w:rsidDel="00B9388E" w:rsidRDefault="003E4989" w:rsidP="003E4989">
      <w:pPr>
        <w:pStyle w:val="Code"/>
        <w:rPr>
          <w:del w:id="3175" w:author="Kelvin Sung" w:date="2021-05-22T18:18:00Z"/>
          <w:rFonts w:hint="eastAsia"/>
        </w:rPr>
      </w:pPr>
    </w:p>
    <w:p w14:paraId="2B4200BB" w14:textId="2786E1E3" w:rsidR="003E4989" w:rsidDel="00B9388E" w:rsidRDefault="003E4989" w:rsidP="003E4989">
      <w:pPr>
        <w:pStyle w:val="Code"/>
        <w:rPr>
          <w:del w:id="3176" w:author="Kelvin Sung" w:date="2021-05-22T18:18:00Z"/>
          <w:rFonts w:hint="eastAsia"/>
        </w:rPr>
      </w:pPr>
      <w:del w:id="3177" w:author="Kelvin Sung" w:date="2021-05-22T18:18:00Z">
        <w:r w:rsidDel="00B9388E">
          <w:delText xml:space="preserve">    // For pixel-graphics where you want the texture to look "sharp" do the following:</w:delText>
        </w:r>
      </w:del>
    </w:p>
    <w:p w14:paraId="1E22D3C9" w14:textId="7C9476BC" w:rsidR="003E4989" w:rsidDel="00B9388E" w:rsidRDefault="003E4989" w:rsidP="003E4989">
      <w:pPr>
        <w:pStyle w:val="Code"/>
        <w:rPr>
          <w:del w:id="3178" w:author="Kelvin Sung" w:date="2021-05-22T18:18:00Z"/>
          <w:rFonts w:hint="eastAsia"/>
        </w:rPr>
      </w:pPr>
      <w:del w:id="3179" w:author="Kelvin Sung" w:date="2021-05-22T18:18:00Z">
        <w:r w:rsidDel="00B9388E">
          <w:delText xml:space="preserve">    // gl.texParameteri(gl.TEXTURE_2D, gl.TEXTURE_MAG_FILTER, gl.NEAREST);</w:delText>
        </w:r>
      </w:del>
    </w:p>
    <w:p w14:paraId="3923954B" w14:textId="0C2338A0" w:rsidR="003E4989" w:rsidDel="00B9388E" w:rsidRDefault="003E4989" w:rsidP="003E4989">
      <w:pPr>
        <w:pStyle w:val="Code"/>
        <w:rPr>
          <w:del w:id="3180" w:author="Kelvin Sung" w:date="2021-05-22T18:18:00Z"/>
          <w:rFonts w:hint="eastAsia"/>
        </w:rPr>
      </w:pPr>
      <w:del w:id="3181" w:author="Kelvin Sung" w:date="2021-05-22T18:18:00Z">
        <w:r w:rsidDel="00B9388E">
          <w:delText xml:space="preserve">    // gl.texParameteri(gl.TEXTURE_2D, gl.TEXTURE_MIN_FILTER, gl.NEAREST);</w:delText>
        </w:r>
      </w:del>
    </w:p>
    <w:p w14:paraId="32F5E008" w14:textId="25233ED5" w:rsidR="003E4989" w:rsidRPr="00176116" w:rsidRDefault="003E4989" w:rsidP="003E4989">
      <w:pPr>
        <w:pStyle w:val="Code"/>
        <w:rPr>
          <w:rFonts w:hint="eastAsia"/>
        </w:rPr>
      </w:pPr>
      <w:r>
        <w:t>}</w:t>
      </w:r>
      <w:commentRangeEnd w:id="3054"/>
      <w:r>
        <w:rPr>
          <w:rStyle w:val="CommentReference"/>
          <w:rFonts w:asciiTheme="minorHAnsi" w:hAnsiTheme="minorHAnsi"/>
          <w:noProof w:val="0"/>
        </w:rPr>
        <w:commentReference w:id="3054"/>
      </w:r>
      <w:commentRangeEnd w:id="3055"/>
      <w:r w:rsidR="00E713B9">
        <w:rPr>
          <w:rStyle w:val="CommentReference"/>
          <w:rFonts w:asciiTheme="minorHAnsi" w:hAnsiTheme="minorHAnsi"/>
          <w:noProof w:val="0"/>
        </w:rPr>
        <w:commentReference w:id="3055"/>
      </w:r>
    </w:p>
    <w:p w14:paraId="693EFBDD" w14:textId="244A8238" w:rsidR="00176116" w:rsidRDefault="00176116" w:rsidP="00176116">
      <w:pPr>
        <w:pStyle w:val="Heading3"/>
      </w:pPr>
      <w:r>
        <w:t xml:space="preserve">Creating the </w:t>
      </w:r>
      <w:proofErr w:type="spellStart"/>
      <w:r>
        <w:t>IllumRenderable</w:t>
      </w:r>
      <w:proofErr w:type="spellEnd"/>
      <w:r>
        <w:t xml:space="preserve"> </w:t>
      </w:r>
      <w:del w:id="3182" w:author="Kelvin Sung" w:date="2021-05-20T18:13:00Z">
        <w:r w:rsidDel="00E15C4E">
          <w:delText>Object</w:delText>
        </w:r>
      </w:del>
      <w:ins w:id="3183" w:author="Kelvin Sung" w:date="2021-05-20T18:13:00Z">
        <w:r w:rsidR="00E15C4E">
          <w:t>Class</w:t>
        </w:r>
      </w:ins>
    </w:p>
    <w:p w14:paraId="3051336A" w14:textId="68B7249D" w:rsidR="00176116" w:rsidRPr="00176116" w:rsidRDefault="00176116" w:rsidP="00176116">
      <w:pPr>
        <w:pStyle w:val="BodyTextFirst"/>
        <w:rPr>
          <w:rFonts w:hint="eastAsia"/>
        </w:rPr>
      </w:pPr>
      <w:r w:rsidRPr="00176116">
        <w:t xml:space="preserve">You can now </w:t>
      </w:r>
      <w:del w:id="3184" w:author="Kelvin Sung" w:date="2021-05-22T18:19:00Z">
        <w:r w:rsidRPr="00176116" w:rsidDel="00B9388E">
          <w:delText xml:space="preserve">create </w:delText>
        </w:r>
      </w:del>
      <w:ins w:id="3185" w:author="Kelvin Sung" w:date="2021-05-22T18:19:00Z">
        <w:r w:rsidR="00B9388E">
          <w:t xml:space="preserve">define the </w:t>
        </w:r>
      </w:ins>
      <w:del w:id="3186" w:author="Kelvin Sung" w:date="2021-05-22T18:19:00Z">
        <w:r w:rsidRPr="00176116" w:rsidDel="00B9388E">
          <w:delText>your</w:delText>
        </w:r>
        <w:r w:rsidR="003E4989" w:rsidDel="00B9388E">
          <w:delText xml:space="preserve"> </w:delText>
        </w:r>
      </w:del>
      <w:r w:rsidR="003E4989" w:rsidRPr="00176116">
        <w:t>illumination</w:t>
      </w:r>
      <w:r w:rsidRPr="00176116">
        <w:t xml:space="preserve"> </w:t>
      </w:r>
      <w:ins w:id="3187" w:author="Kelvin Sung" w:date="2021-05-22T18:19:00Z">
        <w:r w:rsidR="00B9388E" w:rsidRPr="00B9388E">
          <w:rPr>
            <w:rStyle w:val="CodeInline"/>
            <w:rFonts w:hint="eastAsia"/>
            <w:rPrChange w:id="3188" w:author="Kelvin Sung" w:date="2021-05-22T18:19:00Z">
              <w:rPr>
                <w:rFonts w:hint="eastAsia"/>
              </w:rPr>
            </w:rPrChange>
          </w:rPr>
          <w:t>R</w:t>
        </w:r>
      </w:ins>
      <w:del w:id="3189" w:author="Kelvin Sung" w:date="2021-05-22T18:19:00Z">
        <w:r w:rsidRPr="00B9388E" w:rsidDel="00B9388E">
          <w:rPr>
            <w:rStyle w:val="CodeInline"/>
            <w:rFonts w:hint="eastAsia"/>
            <w:rPrChange w:id="3190" w:author="Kelvin Sung" w:date="2021-05-22T18:19:00Z">
              <w:rPr>
                <w:rFonts w:hint="eastAsia"/>
              </w:rPr>
            </w:rPrChange>
          </w:rPr>
          <w:delText>r</w:delText>
        </w:r>
      </w:del>
      <w:r w:rsidRPr="00B9388E">
        <w:rPr>
          <w:rStyle w:val="CodeInline"/>
          <w:rFonts w:hint="eastAsia"/>
          <w:rPrChange w:id="3191" w:author="Kelvin Sung" w:date="2021-05-22T18:19:00Z">
            <w:rPr>
              <w:rFonts w:hint="eastAsia"/>
            </w:rPr>
          </w:rPrChange>
        </w:rPr>
        <w:t>enderable</w:t>
      </w:r>
      <w:r w:rsidRPr="00176116">
        <w:t xml:space="preserve"> </w:t>
      </w:r>
      <w:del w:id="3192" w:author="Kelvin Sung" w:date="2021-05-22T18:19:00Z">
        <w:r w:rsidRPr="00176116" w:rsidDel="00B9388E">
          <w:delText xml:space="preserve">object </w:delText>
        </w:r>
      </w:del>
      <w:ins w:id="3193" w:author="Kelvin Sung" w:date="2021-05-22T18:19:00Z">
        <w:r w:rsidR="00B9388E">
          <w:t xml:space="preserve">class </w:t>
        </w:r>
      </w:ins>
      <w:r w:rsidRPr="00176116">
        <w:t xml:space="preserve">to leverage the </w:t>
      </w:r>
      <w:r w:rsidR="001126F3">
        <w:t xml:space="preserve">newly created </w:t>
      </w:r>
      <w:r w:rsidRPr="00176116">
        <w:t>illumination shader.</w:t>
      </w:r>
    </w:p>
    <w:p w14:paraId="29371415" w14:textId="64D79840" w:rsidR="001126F3" w:rsidDel="004D06AC" w:rsidRDefault="00176116">
      <w:pPr>
        <w:pStyle w:val="NumList"/>
        <w:numPr>
          <w:ilvl w:val="0"/>
          <w:numId w:val="29"/>
        </w:numPr>
        <w:rPr>
          <w:del w:id="3194" w:author="Kelvin Sung" w:date="2021-05-23T12:12:00Z"/>
          <w:rFonts w:hint="eastAsia"/>
        </w:rPr>
      </w:pPr>
      <w:r w:rsidRPr="00176116">
        <w:t xml:space="preserve">Begin by creating </w:t>
      </w:r>
      <w:ins w:id="3195" w:author="Kelvin Sung" w:date="2021-05-23T12:12:00Z">
        <w:r w:rsidR="004D06AC" w:rsidRPr="001126F3">
          <w:rPr>
            <w:rStyle w:val="CodeInline"/>
          </w:rPr>
          <w:t>illum_renderable.js</w:t>
        </w:r>
        <w:r w:rsidR="004D06AC" w:rsidRPr="00176116">
          <w:t xml:space="preserve"> </w:t>
        </w:r>
      </w:ins>
      <w:del w:id="3196" w:author="Kelvin Sung" w:date="2021-05-23T12:12:00Z">
        <w:r w:rsidRPr="00176116" w:rsidDel="004D06AC">
          <w:delText xml:space="preserve">a new file under </w:delText>
        </w:r>
      </w:del>
      <w:ins w:id="3197" w:author="Kelvin Sung" w:date="2021-05-23T12:12:00Z">
        <w:r w:rsidR="004D06AC">
          <w:t xml:space="preserve">in </w:t>
        </w:r>
      </w:ins>
      <w:r w:rsidRPr="00176116">
        <w:t xml:space="preserve">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w:t>
      </w:r>
      <w:ins w:id="3198" w:author="Kelvin Sung" w:date="2021-05-23T12:12:00Z">
        <w:r w:rsidR="004D06AC">
          <w:t xml:space="preserve">, </w:t>
        </w:r>
      </w:ins>
      <w:del w:id="3199" w:author="Kelvin Sung" w:date="2021-05-23T12:12:00Z">
        <w:r w:rsidRPr="00176116" w:rsidDel="004D06AC">
          <w:delText xml:space="preserve"> and naming it </w:delText>
        </w:r>
        <w:r w:rsidR="001126F3" w:rsidRPr="001126F3" w:rsidDel="004D06AC">
          <w:rPr>
            <w:rStyle w:val="CodeInline"/>
          </w:rPr>
          <w:delText>i</w:delText>
        </w:r>
        <w:r w:rsidRPr="001126F3" w:rsidDel="004D06AC">
          <w:rPr>
            <w:rStyle w:val="CodeInline"/>
          </w:rPr>
          <w:delText>llum</w:delText>
        </w:r>
        <w:r w:rsidR="001126F3" w:rsidRPr="001126F3" w:rsidDel="004D06AC">
          <w:rPr>
            <w:rStyle w:val="CodeInline"/>
          </w:rPr>
          <w:delText>_r</w:delText>
        </w:r>
        <w:r w:rsidRPr="001126F3" w:rsidDel="004D06AC">
          <w:rPr>
            <w:rStyle w:val="CodeInline"/>
          </w:rPr>
          <w:delText>enderable.js</w:delText>
        </w:r>
        <w:r w:rsidRPr="00176116" w:rsidDel="004D06AC">
          <w:delText xml:space="preserve">. </w:delText>
        </w:r>
      </w:del>
      <w:ins w:id="3200" w:author="Kelvin Sung" w:date="2021-05-23T12:12:00Z">
        <w:r w:rsidR="004D06AC">
          <w:t xml:space="preserve">defining the </w:t>
        </w:r>
      </w:ins>
    </w:p>
    <w:p w14:paraId="256ABB12" w14:textId="7868FD32" w:rsidR="00176116" w:rsidRDefault="001126F3">
      <w:pPr>
        <w:pStyle w:val="NumList"/>
        <w:numPr>
          <w:ilvl w:val="0"/>
          <w:numId w:val="29"/>
        </w:numPr>
        <w:rPr>
          <w:rFonts w:hint="eastAsia"/>
        </w:rPr>
      </w:pPr>
      <w:del w:id="3201" w:author="Kelvin Sung" w:date="2021-05-23T12:12:00Z">
        <w:r w:rsidDel="004D06AC">
          <w:delText xml:space="preserve">Define a new object and name it </w:delText>
        </w:r>
      </w:del>
      <w:proofErr w:type="spellStart"/>
      <w:r w:rsidRPr="001126F3">
        <w:rPr>
          <w:rStyle w:val="CodeInline"/>
        </w:rPr>
        <w:t>IllumRenderable</w:t>
      </w:r>
      <w:proofErr w:type="spellEnd"/>
      <w:r>
        <w:t xml:space="preserve"> </w:t>
      </w:r>
      <w:ins w:id="3202" w:author="Kelvin Sung" w:date="2021-05-23T12:12:00Z">
        <w:r w:rsidR="004D06AC">
          <w:t xml:space="preserve">class to subclass from </w:t>
        </w:r>
      </w:ins>
      <w:del w:id="3203" w:author="Kelvin Sung" w:date="2021-05-23T12:12:00Z">
        <w:r w:rsidDel="004D06AC">
          <w:delText xml:space="preserve">that extends </w:delText>
        </w:r>
        <w:r w:rsidRPr="00176116" w:rsidDel="004D06AC">
          <w:delText xml:space="preserve">from the </w:delText>
        </w:r>
      </w:del>
      <w:proofErr w:type="spellStart"/>
      <w:r w:rsidRPr="001126F3">
        <w:rPr>
          <w:rStyle w:val="CodeInline"/>
        </w:rPr>
        <w:t>LightRenderable</w:t>
      </w:r>
      <w:proofErr w:type="spellEnd"/>
      <w:del w:id="3204" w:author="Kelvin Sung" w:date="2021-05-23T12:13:00Z">
        <w:r w:rsidRPr="00176116" w:rsidDel="004D06AC">
          <w:delText xml:space="preserve"> </w:delText>
        </w:r>
      </w:del>
      <w:ins w:id="3205" w:author="Kelvin Sung" w:date="2021-05-23T12:12:00Z">
        <w:r w:rsidR="004D06AC">
          <w:t xml:space="preserve">, </w:t>
        </w:r>
      </w:ins>
      <w:del w:id="3206" w:author="Kelvin Sung" w:date="2021-05-23T12:13:00Z">
        <w:r w:rsidRPr="00176116" w:rsidDel="004D06AC">
          <w:delText>object</w:delText>
        </w:r>
        <w:r w:rsidDel="004D06AC">
          <w:delText>. Add</w:delText>
        </w:r>
        <w:r w:rsidR="00176116" w:rsidRPr="00176116" w:rsidDel="004D06AC">
          <w:delText xml:space="preserve"> a constructor to define </w:delText>
        </w:r>
      </w:del>
      <w:ins w:id="3207" w:author="Kelvin Sung" w:date="2021-05-23T12:13:00Z">
        <w:r w:rsidR="004D06AC">
          <w:t xml:space="preserve">and initializing </w:t>
        </w:r>
      </w:ins>
      <w:r w:rsidR="00176116" w:rsidRPr="00176116">
        <w:t xml:space="preserve">a </w:t>
      </w:r>
      <w:proofErr w:type="spellStart"/>
      <w:r w:rsidR="00176116" w:rsidRPr="001126F3">
        <w:rPr>
          <w:rStyle w:val="CodeInline"/>
        </w:rPr>
        <w:t>mNormalMap</w:t>
      </w:r>
      <w:proofErr w:type="spellEnd"/>
      <w:r w:rsidR="00176116" w:rsidRPr="00176116">
        <w:t xml:space="preserve"> instance variable to record the normal map ID. The </w:t>
      </w:r>
      <w:proofErr w:type="spellStart"/>
      <w:r w:rsidR="00176116" w:rsidRPr="001126F3">
        <w:rPr>
          <w:rStyle w:val="CodeInline"/>
        </w:rPr>
        <w:t>IllumRenderable</w:t>
      </w:r>
      <w:proofErr w:type="spellEnd"/>
      <w:r w:rsidR="00176116" w:rsidRPr="00176116">
        <w:t xml:space="preserve"> object works with two texture maps: </w:t>
      </w:r>
      <w:proofErr w:type="spellStart"/>
      <w:r w:rsidR="00176116" w:rsidRPr="001126F3">
        <w:rPr>
          <w:rStyle w:val="CodeInline"/>
        </w:rPr>
        <w:t>myTexture</w:t>
      </w:r>
      <w:proofErr w:type="spellEnd"/>
      <w:r w:rsidR="00176116" w:rsidRPr="00176116">
        <w:t xml:space="preserve"> for color texture map and </w:t>
      </w:r>
      <w:proofErr w:type="spellStart"/>
      <w:r w:rsidR="00176116" w:rsidRPr="001126F3">
        <w:rPr>
          <w:rStyle w:val="CodeInline"/>
        </w:rPr>
        <w:t>myNormalMap</w:t>
      </w:r>
      <w:proofErr w:type="spellEnd"/>
      <w:r w:rsidR="00176116" w:rsidRPr="00176116">
        <w:t xml:space="preserve"> for normal mapping. Note that these two texture maps share the same texture coordinates defined in </w:t>
      </w:r>
      <w:proofErr w:type="spellStart"/>
      <w:r w:rsidR="00176116" w:rsidRPr="001126F3">
        <w:rPr>
          <w:rStyle w:val="CodeInline"/>
        </w:rPr>
        <w:t>mTexCoordBuffer</w:t>
      </w:r>
      <w:proofErr w:type="spellEnd"/>
      <w:r w:rsidR="00176116" w:rsidRPr="00176116">
        <w:t xml:space="preserve"> in the </w:t>
      </w:r>
      <w:proofErr w:type="spellStart"/>
      <w:r w:rsidR="00176116" w:rsidRPr="001126F3">
        <w:rPr>
          <w:rStyle w:val="CodeInline"/>
        </w:rPr>
        <w:t>SpriteShader</w:t>
      </w:r>
      <w:proofErr w:type="spellEnd"/>
      <w:del w:id="3208" w:author="Kelvin Sung" w:date="2021-05-23T12:15:00Z">
        <w:r w:rsidR="00176116" w:rsidRPr="00176116" w:rsidDel="004D06AC">
          <w:delText xml:space="preserve"> superclass</w:delText>
        </w:r>
      </w:del>
      <w:r w:rsidR="00176116" w:rsidRPr="00176116">
        <w:t>. This</w:t>
      </w:r>
      <w:ins w:id="3209" w:author="Kelvin Sung" w:date="2021-05-23T12:15:00Z">
        <w:r w:rsidR="004D06AC">
          <w:t xml:space="preserve"> sharing of texture coordinate implicitly</w:t>
        </w:r>
      </w:ins>
      <w:r w:rsidR="00176116" w:rsidRPr="00176116">
        <w:t xml:space="preserve"> assumes that the geometry of the object is depicted in the color texture map and the normal texture map is derived to capture the contours of the object, which is </w:t>
      </w:r>
      <w:r w:rsidR="00176116" w:rsidRPr="004D06AC">
        <w:rPr>
          <w:rStyle w:val="Emphasis"/>
          <w:rFonts w:hint="eastAsia"/>
          <w:i w:val="0"/>
          <w:iCs w:val="0"/>
          <w:rPrChange w:id="3210" w:author="Kelvin Sung" w:date="2021-05-23T12:16:00Z">
            <w:rPr>
              <w:rStyle w:val="Emphasis"/>
              <w:rFonts w:hint="eastAsia"/>
            </w:rPr>
          </w:rPrChange>
        </w:rPr>
        <w:t>almost</w:t>
      </w:r>
      <w:r w:rsidR="00176116" w:rsidRPr="00176116">
        <w:t xml:space="preserve"> always the case. </w:t>
      </w:r>
      <w:ins w:id="3211" w:author="Kelvin Sung" w:date="2021-05-23T12:16:00Z">
        <w:r w:rsidR="004D06AC">
          <w:t>Lastly, don’t forget to export the class.</w:t>
        </w:r>
      </w:ins>
    </w:p>
    <w:p w14:paraId="3A5A6019" w14:textId="772C8005" w:rsidR="001126F3" w:rsidRDefault="001126F3" w:rsidP="001126F3">
      <w:pPr>
        <w:pStyle w:val="Code"/>
        <w:rPr>
          <w:ins w:id="3212" w:author="Kelvin Sung" w:date="2021-05-24T07:08:00Z"/>
        </w:rPr>
      </w:pPr>
      <w:r>
        <w:t>import * as texture from "../resources/texture.js";</w:t>
      </w:r>
    </w:p>
    <w:p w14:paraId="01383502" w14:textId="6D2C2BA6" w:rsidR="005B55B0" w:rsidRDefault="005B55B0" w:rsidP="001126F3">
      <w:pPr>
        <w:pStyle w:val="Code"/>
        <w:rPr>
          <w:rFonts w:hint="eastAsia"/>
        </w:rPr>
      </w:pPr>
      <w:ins w:id="3213" w:author="Kelvin Sung" w:date="2021-05-24T07:08:00Z">
        <w:r w:rsidRPr="005B55B0">
          <w:t>import * as glSys from "../core/gl.js";</w:t>
        </w:r>
      </w:ins>
    </w:p>
    <w:p w14:paraId="3825745A" w14:textId="77777777" w:rsidR="001126F3" w:rsidRDefault="001126F3" w:rsidP="001126F3">
      <w:pPr>
        <w:pStyle w:val="Code"/>
        <w:rPr>
          <w:rFonts w:hint="eastAsia"/>
        </w:rPr>
      </w:pPr>
      <w:r>
        <w:t>import LightRenderable from "./light_renderable.js";</w:t>
      </w:r>
    </w:p>
    <w:p w14:paraId="0FED6F4C" w14:textId="77777777" w:rsidR="001126F3" w:rsidRDefault="001126F3" w:rsidP="001126F3">
      <w:pPr>
        <w:pStyle w:val="Code"/>
        <w:rPr>
          <w:rFonts w:hint="eastAsia"/>
        </w:rPr>
      </w:pPr>
      <w:r>
        <w:t>import * as defaultShaders from "../core/shader_resources.js";</w:t>
      </w:r>
    </w:p>
    <w:p w14:paraId="26B5DBD8" w14:textId="77777777" w:rsidR="001126F3" w:rsidRDefault="001126F3" w:rsidP="001126F3">
      <w:pPr>
        <w:pStyle w:val="Code"/>
        <w:rPr>
          <w:rFonts w:hint="eastAsia"/>
        </w:rPr>
      </w:pPr>
    </w:p>
    <w:p w14:paraId="29BFA9DD" w14:textId="77777777" w:rsidR="001126F3" w:rsidRDefault="001126F3" w:rsidP="001126F3">
      <w:pPr>
        <w:pStyle w:val="Code"/>
        <w:rPr>
          <w:rFonts w:hint="eastAsia"/>
        </w:rPr>
      </w:pPr>
      <w:r>
        <w:lastRenderedPageBreak/>
        <w:t>class IllumRenderable extends LightRenderable {</w:t>
      </w:r>
    </w:p>
    <w:p w14:paraId="38E44632" w14:textId="77777777" w:rsidR="001126F3" w:rsidRDefault="001126F3" w:rsidP="001126F3">
      <w:pPr>
        <w:pStyle w:val="Code"/>
        <w:rPr>
          <w:rFonts w:hint="eastAsia"/>
        </w:rPr>
      </w:pPr>
      <w:r>
        <w:t xml:space="preserve">    constructor(myTexture, myNormalMap) {</w:t>
      </w:r>
    </w:p>
    <w:p w14:paraId="2865CDDF" w14:textId="77777777" w:rsidR="001126F3" w:rsidRDefault="001126F3" w:rsidP="001126F3">
      <w:pPr>
        <w:pStyle w:val="Code"/>
        <w:rPr>
          <w:rFonts w:hint="eastAsia"/>
        </w:rPr>
      </w:pPr>
      <w:r>
        <w:t xml:space="preserve">        super(myTexture);</w:t>
      </w:r>
    </w:p>
    <w:p w14:paraId="6497B874" w14:textId="77777777" w:rsidR="001126F3" w:rsidRDefault="001126F3" w:rsidP="001126F3">
      <w:pPr>
        <w:pStyle w:val="Code"/>
        <w:rPr>
          <w:rFonts w:hint="eastAsia"/>
        </w:rPr>
      </w:pPr>
      <w:r>
        <w:t xml:space="preserve">        super._setShader(defaultShaders.getIllumShader());</w:t>
      </w:r>
    </w:p>
    <w:p w14:paraId="2B8C2F2E" w14:textId="77777777" w:rsidR="001126F3" w:rsidRDefault="001126F3" w:rsidP="001126F3">
      <w:pPr>
        <w:pStyle w:val="Code"/>
        <w:rPr>
          <w:rFonts w:hint="eastAsia"/>
        </w:rPr>
      </w:pPr>
    </w:p>
    <w:p w14:paraId="3BFAC6E9" w14:textId="77777777" w:rsidR="001126F3" w:rsidRDefault="001126F3" w:rsidP="001126F3">
      <w:pPr>
        <w:pStyle w:val="Code"/>
        <w:rPr>
          <w:rFonts w:hint="eastAsia"/>
        </w:rPr>
      </w:pPr>
      <w:r>
        <w:t xml:space="preserve">        // here is the normal map resource id</w:t>
      </w:r>
    </w:p>
    <w:p w14:paraId="1EADB243" w14:textId="77777777" w:rsidR="001126F3" w:rsidRDefault="001126F3" w:rsidP="001126F3">
      <w:pPr>
        <w:pStyle w:val="Code"/>
        <w:rPr>
          <w:rFonts w:hint="eastAsia"/>
        </w:rPr>
      </w:pPr>
      <w:r>
        <w:t xml:space="preserve">        this.mNormalMap = myNormalMap;</w:t>
      </w:r>
    </w:p>
    <w:p w14:paraId="089C711C" w14:textId="77777777" w:rsidR="001126F3" w:rsidRDefault="001126F3" w:rsidP="001126F3">
      <w:pPr>
        <w:pStyle w:val="Code"/>
        <w:rPr>
          <w:rFonts w:hint="eastAsia"/>
        </w:rPr>
      </w:pPr>
    </w:p>
    <w:p w14:paraId="74ABFE8F" w14:textId="77777777" w:rsidR="001126F3" w:rsidRDefault="001126F3" w:rsidP="001126F3">
      <w:pPr>
        <w:pStyle w:val="Code"/>
        <w:rPr>
          <w:rFonts w:hint="eastAsia"/>
        </w:rPr>
      </w:pPr>
      <w:r>
        <w:t xml:space="preserve">        // Normal map texture coordinate will reproduce the corresponding sprite sheet</w:t>
      </w:r>
    </w:p>
    <w:p w14:paraId="0551A76B" w14:textId="77777777" w:rsidR="001126F3" w:rsidRDefault="001126F3" w:rsidP="001126F3">
      <w:pPr>
        <w:pStyle w:val="Code"/>
        <w:rPr>
          <w:rFonts w:hint="eastAsia"/>
        </w:rPr>
      </w:pPr>
      <w:r>
        <w:t xml:space="preserve">        // This means, the normal map MUST be based on the sprite sheet</w:t>
      </w:r>
    </w:p>
    <w:p w14:paraId="289063E7" w14:textId="77777777" w:rsidR="001126F3" w:rsidRDefault="001126F3" w:rsidP="001126F3">
      <w:pPr>
        <w:pStyle w:val="Code"/>
        <w:rPr>
          <w:rFonts w:hint="eastAsia"/>
        </w:rPr>
      </w:pPr>
      <w:r>
        <w:t xml:space="preserve">    }</w:t>
      </w:r>
    </w:p>
    <w:p w14:paraId="407159C5" w14:textId="77777777" w:rsidR="001126F3" w:rsidDel="004D06AC" w:rsidRDefault="001126F3" w:rsidP="001126F3">
      <w:pPr>
        <w:pStyle w:val="Code"/>
        <w:rPr>
          <w:del w:id="3214" w:author="Kelvin Sung" w:date="2021-05-23T12:16:00Z"/>
          <w:rFonts w:hint="eastAsia"/>
        </w:rPr>
      </w:pPr>
      <w:bookmarkStart w:id="3215" w:name="_Hlk72122689"/>
      <w:r>
        <w:t xml:space="preserve">    </w:t>
      </w:r>
      <w:r w:rsidRPr="001126F3">
        <w:t>... implementation to follow …</w:t>
      </w:r>
    </w:p>
    <w:bookmarkEnd w:id="3215"/>
    <w:p w14:paraId="465558F4" w14:textId="77777777" w:rsidR="001126F3" w:rsidRDefault="001126F3" w:rsidP="001126F3">
      <w:pPr>
        <w:pStyle w:val="Code"/>
        <w:rPr>
          <w:rFonts w:hint="eastAsia"/>
        </w:rPr>
      </w:pPr>
    </w:p>
    <w:p w14:paraId="363A5207" w14:textId="77777777" w:rsidR="001126F3" w:rsidRDefault="001126F3" w:rsidP="001126F3">
      <w:pPr>
        <w:pStyle w:val="Code"/>
        <w:rPr>
          <w:rFonts w:hint="eastAsia"/>
        </w:rPr>
      </w:pPr>
      <w:r>
        <w:t>}</w:t>
      </w:r>
    </w:p>
    <w:p w14:paraId="76699ACD" w14:textId="77777777" w:rsidR="001126F3" w:rsidRDefault="001126F3" w:rsidP="001126F3">
      <w:pPr>
        <w:pStyle w:val="Code"/>
        <w:rPr>
          <w:rFonts w:hint="eastAsia"/>
        </w:rPr>
      </w:pPr>
    </w:p>
    <w:p w14:paraId="05696A56" w14:textId="4C649685" w:rsidR="001126F3" w:rsidRPr="001126F3" w:rsidRDefault="001126F3" w:rsidP="001126F3">
      <w:pPr>
        <w:pStyle w:val="Code"/>
        <w:rPr>
          <w:rFonts w:hint="eastAsia"/>
        </w:rPr>
      </w:pPr>
      <w:r>
        <w:t>export default IllumRenderable;</w:t>
      </w:r>
    </w:p>
    <w:p w14:paraId="1B7EB3B8" w14:textId="74840AC1" w:rsidR="00F43D5B" w:rsidRDefault="00EE10DF" w:rsidP="000D057D">
      <w:pPr>
        <w:pStyle w:val="NumList"/>
        <w:numPr>
          <w:ilvl w:val="0"/>
          <w:numId w:val="29"/>
        </w:numPr>
        <w:rPr>
          <w:ins w:id="3216" w:author="Kelvin Sung" w:date="2021-05-23T12:24:00Z"/>
          <w:rFonts w:hint="eastAsia"/>
        </w:rPr>
      </w:pPr>
      <w:r w:rsidRPr="00EE10DF">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w:t>
      </w:r>
      <w:ins w:id="3217" w:author="Kelvin Sung" w:date="2021-05-23T12:17:00Z">
        <w:r w:rsidR="00CF5A28" w:rsidRPr="001126F3">
          <w:rPr>
            <w:rStyle w:val="CodeInline"/>
          </w:rPr>
          <w:t>draw()</w:t>
        </w:r>
        <w:r w:rsidR="00CF5A28" w:rsidRPr="00EE10DF">
          <w:t xml:space="preserve"> </w:t>
        </w:r>
        <w:r w:rsidR="00CF5A28">
          <w:t xml:space="preserve">method of the super class. Notice the second </w:t>
        </w:r>
      </w:ins>
      <w:ins w:id="3218" w:author="Kelvin Sung" w:date="2021-05-23T12:19:00Z">
        <w:r w:rsidR="00911687">
          <w:t>argument</w:t>
        </w:r>
      </w:ins>
      <w:ins w:id="3219" w:author="Kelvin Sung" w:date="2021-05-24T07:04:00Z">
        <w:r w:rsidR="005C5812">
          <w:t xml:space="preserve"> </w:t>
        </w:r>
      </w:ins>
      <w:ins w:id="3220" w:author="Kelvin Sung" w:date="2021-05-23T12:17:00Z">
        <w:r w:rsidR="00CF5A28">
          <w:t xml:space="preserve">of the </w:t>
        </w:r>
        <w:proofErr w:type="spellStart"/>
        <w:proofErr w:type="gramStart"/>
        <w:r w:rsidR="00CF5A28" w:rsidRPr="00CF5A28">
          <w:rPr>
            <w:rStyle w:val="CodeInline"/>
            <w:rFonts w:hint="eastAsia"/>
            <w:rPrChange w:id="3221" w:author="Kelvin Sung" w:date="2021-05-23T12:17:00Z">
              <w:rPr>
                <w:rFonts w:hint="eastAsia"/>
              </w:rPr>
            </w:rPrChange>
          </w:rPr>
          <w:t>texture.activate</w:t>
        </w:r>
        <w:proofErr w:type="spellEnd"/>
        <w:proofErr w:type="gramEnd"/>
        <w:r w:rsidR="00CF5A28" w:rsidRPr="00CF5A28">
          <w:rPr>
            <w:rStyle w:val="CodeInline"/>
            <w:rFonts w:hint="eastAsia"/>
            <w:rPrChange w:id="3222" w:author="Kelvin Sung" w:date="2021-05-23T12:17:00Z">
              <w:rPr>
                <w:rFonts w:hint="eastAsia"/>
              </w:rPr>
            </w:rPrChange>
          </w:rPr>
          <w:t>()</w:t>
        </w:r>
        <w:r w:rsidR="00CF5A28">
          <w:t xml:space="preserve"> function</w:t>
        </w:r>
      </w:ins>
      <w:ins w:id="3223" w:author="Kelvin Sung" w:date="2021-05-23T12:19:00Z">
        <w:r w:rsidR="00911687">
          <w:t xml:space="preserve"> call</w:t>
        </w:r>
      </w:ins>
      <w:ins w:id="3224" w:author="Kelvin Sung" w:date="2021-05-24T07:04:00Z">
        <w:r w:rsidR="005C5812">
          <w:t xml:space="preserve"> where </w:t>
        </w:r>
      </w:ins>
      <w:ins w:id="3225" w:author="Kelvin Sung" w:date="2021-05-24T08:43:00Z">
        <w:r w:rsidR="00C5365B">
          <w:t xml:space="preserve">the </w:t>
        </w:r>
      </w:ins>
      <w:ins w:id="3226" w:author="Kelvin Sung" w:date="2021-05-24T07:04:00Z">
        <w:r w:rsidR="005C5812">
          <w:t>WebGL texture unit 1 is explicitly specified.</w:t>
        </w:r>
      </w:ins>
      <w:ins w:id="3227" w:author="Kelvin Sung" w:date="2021-05-24T07:05:00Z">
        <w:r w:rsidR="005C5812">
          <w:t xml:space="preserve"> In concert with </w:t>
        </w:r>
      </w:ins>
      <w:proofErr w:type="spellStart"/>
      <w:ins w:id="3228" w:author="Kelvin Sung" w:date="2021-05-24T07:06:00Z">
        <w:r w:rsidR="005C5812" w:rsidRPr="005B55B0">
          <w:rPr>
            <w:rStyle w:val="CodeInline"/>
            <w:rPrChange w:id="3229" w:author="Kelvin Sung" w:date="2021-05-24T07:09:00Z">
              <w:rPr/>
            </w:rPrChange>
          </w:rPr>
          <w:t>IllumShader</w:t>
        </w:r>
        <w:proofErr w:type="spellEnd"/>
        <w:r w:rsidR="005C5812">
          <w:t xml:space="preserve"> linking </w:t>
        </w:r>
        <w:proofErr w:type="spellStart"/>
        <w:r w:rsidR="005C5812" w:rsidRPr="005B55B0">
          <w:rPr>
            <w:rStyle w:val="CodeInline"/>
            <w:rPrChange w:id="3230" w:author="Kelvin Sung" w:date="2021-05-24T07:09:00Z">
              <w:rPr/>
            </w:rPrChange>
          </w:rPr>
          <w:t>uNormalSampler</w:t>
        </w:r>
      </w:ins>
      <w:proofErr w:type="spellEnd"/>
      <w:ins w:id="3231" w:author="Kelvin Sung" w:date="2021-05-24T07:09:00Z">
        <w:r w:rsidR="005B55B0">
          <w:t xml:space="preserve"> to WebGL texture unit 1 and </w:t>
        </w:r>
        <w:proofErr w:type="spellStart"/>
        <w:r w:rsidR="005B55B0" w:rsidRPr="005B55B0">
          <w:rPr>
            <w:rStyle w:val="CodeInline"/>
            <w:rPrChange w:id="3232" w:author="Kelvin Sung" w:date="2021-05-24T07:10:00Z">
              <w:rPr/>
            </w:rPrChange>
          </w:rPr>
          <w:t>illum_fs</w:t>
        </w:r>
        <w:proofErr w:type="spellEnd"/>
        <w:r w:rsidR="005B55B0">
          <w:t xml:space="preserve"> samples the </w:t>
        </w:r>
      </w:ins>
      <w:proofErr w:type="spellStart"/>
      <w:ins w:id="3233" w:author="Kelvin Sung" w:date="2021-05-24T07:10:00Z">
        <w:r w:rsidR="005B55B0" w:rsidRPr="005B55B0">
          <w:rPr>
            <w:rStyle w:val="CodeInline"/>
            <w:rPrChange w:id="3234" w:author="Kelvin Sung" w:date="2021-05-24T07:10:00Z">
              <w:rPr/>
            </w:rPrChange>
          </w:rPr>
          <w:t>uNmormalSamper</w:t>
        </w:r>
        <w:proofErr w:type="spellEnd"/>
        <w:r w:rsidR="005B55B0">
          <w:t xml:space="preserve"> as a normal</w:t>
        </w:r>
      </w:ins>
      <w:ins w:id="3235" w:author="Kelvin Sung" w:date="2021-05-24T07:12:00Z">
        <w:r w:rsidR="005B55B0">
          <w:t xml:space="preserve"> map</w:t>
        </w:r>
      </w:ins>
      <w:ins w:id="3236" w:author="Kelvin Sung" w:date="2021-05-24T07:10:00Z">
        <w:r w:rsidR="005B55B0">
          <w:t xml:space="preserve">, your </w:t>
        </w:r>
      </w:ins>
      <w:ins w:id="3237" w:author="Kelvin Sung" w:date="2021-05-24T07:11:00Z">
        <w:r w:rsidR="005B55B0">
          <w:t>engine now supports proper normal mapping.</w:t>
        </w:r>
      </w:ins>
    </w:p>
    <w:p w14:paraId="0AAE7142" w14:textId="1CDE3419" w:rsidR="00EE10DF" w:rsidDel="001B23DC" w:rsidRDefault="00EE10DF" w:rsidP="000D057D">
      <w:pPr>
        <w:pStyle w:val="NumList"/>
        <w:numPr>
          <w:ilvl w:val="0"/>
          <w:numId w:val="29"/>
        </w:numPr>
        <w:rPr>
          <w:del w:id="3238" w:author="Kelvin Sung" w:date="2021-05-20T18:03:00Z"/>
          <w:rFonts w:hint="eastAsia"/>
        </w:rPr>
      </w:pPr>
      <w:del w:id="3239" w:author="Kelvin Sung" w:date="2021-05-23T12:17:00Z">
        <w:r w:rsidRPr="00EE10DF" w:rsidDel="00CF5A28">
          <w:delText xml:space="preserve">base class’s </w:delText>
        </w:r>
      </w:del>
      <w:del w:id="3240" w:author="Kelvin Sung" w:date="2021-05-23T12:16:00Z">
        <w:r w:rsidRPr="001126F3" w:rsidDel="00CF5A28">
          <w:rPr>
            <w:rStyle w:val="CodeInline"/>
          </w:rPr>
          <w:delText>draw()</w:delText>
        </w:r>
        <w:r w:rsidRPr="00EE10DF" w:rsidDel="00CF5A28">
          <w:delText xml:space="preserve"> </w:delText>
        </w:r>
      </w:del>
      <w:del w:id="3241" w:author="Kelvin Sung" w:date="2021-05-23T12:17:00Z">
        <w:r w:rsidRPr="00EE10DF" w:rsidDel="00CF5A28">
          <w:delText>method.</w:delText>
        </w:r>
      </w:del>
    </w:p>
    <w:p w14:paraId="0C8FACAD" w14:textId="1E22865D" w:rsidR="001126F3" w:rsidDel="001B23DC" w:rsidRDefault="001126F3" w:rsidP="001126F3">
      <w:pPr>
        <w:pStyle w:val="Code"/>
        <w:rPr>
          <w:del w:id="3242" w:author="Kelvin Sung" w:date="2021-05-20T18:03:00Z"/>
          <w:rFonts w:hint="eastAsia"/>
        </w:rPr>
      </w:pPr>
      <w:del w:id="3243" w:author="Kelvin Sung" w:date="2021-05-20T18:03:00Z">
        <w:r w:rsidDel="001B23DC">
          <w:delText xml:space="preserve">    </w:delText>
        </w:r>
      </w:del>
      <w:r>
        <w:t>draw(camera) {</w:t>
      </w:r>
    </w:p>
    <w:p w14:paraId="689D4BB2" w14:textId="77777777" w:rsidR="001B23DC" w:rsidRDefault="001126F3" w:rsidP="001126F3">
      <w:pPr>
        <w:pStyle w:val="Code"/>
        <w:rPr>
          <w:ins w:id="3244" w:author="Kelvin Sung" w:date="2021-05-20T18:03:00Z"/>
          <w:rFonts w:hint="eastAsia"/>
        </w:rPr>
      </w:pPr>
      <w:del w:id="3245" w:author="Kelvin Sung" w:date="2021-05-20T18:03:00Z">
        <w:r w:rsidDel="001B23DC">
          <w:delText xml:space="preserve">    </w:delText>
        </w:r>
      </w:del>
    </w:p>
    <w:p w14:paraId="7EE01161" w14:textId="3A0D14D8" w:rsidR="001126F3" w:rsidDel="001B23DC" w:rsidRDefault="001126F3" w:rsidP="001126F3">
      <w:pPr>
        <w:pStyle w:val="Code"/>
        <w:rPr>
          <w:del w:id="3246" w:author="Kelvin Sung" w:date="2021-05-20T18:03:00Z"/>
          <w:rFonts w:hint="eastAsia"/>
        </w:rPr>
      </w:pPr>
      <w:r>
        <w:t xml:space="preserve">    texture.activate(this.mNormalMap, </w:t>
      </w:r>
      <w:ins w:id="3247" w:author="Kelvin Sung" w:date="2021-05-24T07:05:00Z">
        <w:r w:rsidR="005C5812" w:rsidRPr="005C5812">
          <w:t>glSys.get().TEXTURE</w:t>
        </w:r>
        <w:r w:rsidR="005C5812">
          <w:t>1</w:t>
        </w:r>
      </w:ins>
      <w:del w:id="3248" w:author="Kelvin Sung" w:date="2021-05-24T07:05:00Z">
        <w:r w:rsidDel="005C5812">
          <w:delText>true</w:delText>
        </w:r>
      </w:del>
      <w:r>
        <w:t>);</w:t>
      </w:r>
    </w:p>
    <w:p w14:paraId="6B7F6332" w14:textId="77777777" w:rsidR="001B23DC" w:rsidRDefault="001126F3" w:rsidP="001126F3">
      <w:pPr>
        <w:pStyle w:val="Code"/>
        <w:rPr>
          <w:ins w:id="3249" w:author="Kelvin Sung" w:date="2021-05-20T18:03:00Z"/>
          <w:rFonts w:hint="eastAsia"/>
        </w:rPr>
      </w:pPr>
      <w:del w:id="3250" w:author="Kelvin Sung" w:date="2021-05-20T18:03:00Z">
        <w:r w:rsidDel="001B23DC">
          <w:delText xml:space="preserve">    </w:delText>
        </w:r>
      </w:del>
    </w:p>
    <w:p w14:paraId="7507C0B4" w14:textId="110D6B1B" w:rsidR="001126F3" w:rsidDel="001B23DC" w:rsidRDefault="001126F3" w:rsidP="001126F3">
      <w:pPr>
        <w:pStyle w:val="Code"/>
        <w:rPr>
          <w:del w:id="3251" w:author="Kelvin Sung" w:date="2021-05-20T18:03:00Z"/>
          <w:rFonts w:hint="eastAsia"/>
        </w:rPr>
      </w:pPr>
      <w:r>
        <w:t xml:space="preserve">    // Here the normal map texture coordinate is copied from those of </w:t>
      </w:r>
    </w:p>
    <w:p w14:paraId="0C852E67" w14:textId="77777777" w:rsidR="001B23DC" w:rsidRDefault="001126F3" w:rsidP="001126F3">
      <w:pPr>
        <w:pStyle w:val="Code"/>
        <w:rPr>
          <w:ins w:id="3252" w:author="Kelvin Sung" w:date="2021-05-20T18:03:00Z"/>
          <w:rFonts w:hint="eastAsia"/>
        </w:rPr>
      </w:pPr>
      <w:del w:id="3253" w:author="Kelvin Sung" w:date="2021-05-20T18:03:00Z">
        <w:r w:rsidDel="001B23DC">
          <w:delText xml:space="preserve">    </w:delText>
        </w:r>
      </w:del>
    </w:p>
    <w:p w14:paraId="4578AD01" w14:textId="6C51DE70" w:rsidR="001126F3" w:rsidDel="001B23DC" w:rsidRDefault="001126F3" w:rsidP="001126F3">
      <w:pPr>
        <w:pStyle w:val="Code"/>
        <w:rPr>
          <w:del w:id="3254" w:author="Kelvin Sung" w:date="2021-05-20T18:03:00Z"/>
          <w:rFonts w:hint="eastAsia"/>
        </w:rPr>
      </w:pPr>
      <w:r>
        <w:t xml:space="preserve">    // the corresponding sprite sheet</w:t>
      </w:r>
    </w:p>
    <w:p w14:paraId="7B6E8595" w14:textId="77777777" w:rsidR="001B23DC" w:rsidRDefault="001126F3" w:rsidP="001126F3">
      <w:pPr>
        <w:pStyle w:val="Code"/>
        <w:rPr>
          <w:ins w:id="3255" w:author="Kelvin Sung" w:date="2021-05-20T18:03:00Z"/>
          <w:rFonts w:hint="eastAsia"/>
        </w:rPr>
      </w:pPr>
      <w:del w:id="3256" w:author="Kelvin Sung" w:date="2021-05-20T18:03:00Z">
        <w:r w:rsidDel="001B23DC">
          <w:delText xml:space="preserve">    </w:delText>
        </w:r>
      </w:del>
    </w:p>
    <w:p w14:paraId="4191E3B1" w14:textId="5A078F14" w:rsidR="001126F3" w:rsidDel="001B23DC" w:rsidRDefault="001126F3" w:rsidP="001126F3">
      <w:pPr>
        <w:pStyle w:val="Code"/>
        <w:rPr>
          <w:del w:id="3257" w:author="Kelvin Sung" w:date="2021-05-20T18:03:00Z"/>
          <w:rFonts w:hint="eastAsia"/>
        </w:rPr>
      </w:pPr>
      <w:r>
        <w:t xml:space="preserve">    super.draw(camera);</w:t>
      </w:r>
    </w:p>
    <w:p w14:paraId="3EA503D4" w14:textId="77777777" w:rsidR="001B23DC" w:rsidRDefault="001126F3" w:rsidP="001126F3">
      <w:pPr>
        <w:pStyle w:val="Code"/>
        <w:rPr>
          <w:ins w:id="3258" w:author="Kelvin Sung" w:date="2021-05-20T18:03:00Z"/>
          <w:rFonts w:hint="eastAsia"/>
        </w:rPr>
      </w:pPr>
      <w:del w:id="3259" w:author="Kelvin Sung" w:date="2021-05-20T18:03:00Z">
        <w:r w:rsidDel="001B23DC">
          <w:delText xml:space="preserve">    </w:delText>
        </w:r>
      </w:del>
    </w:p>
    <w:p w14:paraId="17B83693" w14:textId="34C01DBC" w:rsidR="001126F3" w:rsidRDefault="001126F3" w:rsidP="001126F3">
      <w:pPr>
        <w:pStyle w:val="Code"/>
        <w:rPr>
          <w:ins w:id="3260" w:author="Kelvin Sung" w:date="2021-05-22T18:20:00Z"/>
          <w:rFonts w:hint="eastAsia"/>
        </w:rPr>
      </w:pPr>
      <w:r>
        <w:t>}</w:t>
      </w:r>
    </w:p>
    <w:p w14:paraId="49418565" w14:textId="06427367" w:rsidR="00F138DE" w:rsidRPr="00EE10DF" w:rsidRDefault="00F138DE">
      <w:pPr>
        <w:pStyle w:val="BodyTextCont"/>
        <w:rPr>
          <w:rFonts w:hint="eastAsia"/>
        </w:rPr>
        <w:pPrChange w:id="3261" w:author="Kelvin Sung" w:date="2021-05-22T18:20:00Z">
          <w:pPr>
            <w:pStyle w:val="Code"/>
          </w:pPr>
        </w:pPrChange>
      </w:pPr>
      <w:ins w:id="3262" w:author="Kelvin Sung" w:date="2021-05-22T18:20:00Z">
        <w:r w:rsidRPr="00A72E3B">
          <w:t xml:space="preserve">Lastly, remember to update the engine access file, </w:t>
        </w:r>
        <w:r w:rsidRPr="005C5B7B">
          <w:rPr>
            <w:rStyle w:val="CodeInline"/>
          </w:rPr>
          <w:t>index.js</w:t>
        </w:r>
        <w:r w:rsidRPr="00A72E3B">
          <w:t>, to forward the newly defined functionality to the client.</w:t>
        </w:r>
      </w:ins>
    </w:p>
    <w:p w14:paraId="6D079640" w14:textId="5AB1CB2A" w:rsidR="00EE10DF" w:rsidRDefault="00EE10DF" w:rsidP="00EE10DF">
      <w:pPr>
        <w:pStyle w:val="Heading3"/>
      </w:pPr>
      <w:del w:id="3263" w:author="Kelvin Sung" w:date="2021-05-24T08:45:00Z">
        <w:r w:rsidDel="00125F73">
          <w:delText xml:space="preserve">Modifying </w:delText>
        </w:r>
      </w:del>
      <w:ins w:id="3264" w:author="Kelvin Sung" w:date="2021-05-24T08:46:00Z">
        <w:r w:rsidR="00B76FED">
          <w:t>Defining a Default</w:t>
        </w:r>
      </w:ins>
      <w:ins w:id="3265" w:author="Kelvin Sung" w:date="2021-05-24T08:45:00Z">
        <w:r w:rsidR="00125F73">
          <w:t xml:space="preserve"> </w:t>
        </w:r>
        <w:proofErr w:type="spellStart"/>
        <w:r w:rsidR="00125F73">
          <w:t>IllumShader</w:t>
        </w:r>
        <w:proofErr w:type="spellEnd"/>
        <w:r w:rsidR="00125F73">
          <w:t xml:space="preserve"> </w:t>
        </w:r>
      </w:ins>
      <w:ins w:id="3266" w:author="Kelvin Sung" w:date="2021-05-24T08:46:00Z">
        <w:r w:rsidR="00B76FED">
          <w:t>Instance</w:t>
        </w:r>
      </w:ins>
      <w:del w:id="3267" w:author="Kelvin Sung" w:date="2021-05-24T08:46:00Z">
        <w:r w:rsidDel="00B76FED">
          <w:delText>the Engine</w:delText>
        </w:r>
      </w:del>
    </w:p>
    <w:p w14:paraId="571BF90E" w14:textId="3CB7A0E2" w:rsidR="00EE10DF" w:rsidDel="006C5525" w:rsidRDefault="00B76FED" w:rsidP="00CC1B7B">
      <w:pPr>
        <w:pStyle w:val="BodyTextFirst"/>
        <w:rPr>
          <w:del w:id="3268" w:author="Kelvin Sung" w:date="2021-05-24T09:11:00Z"/>
          <w:rFonts w:hint="eastAsia"/>
        </w:rPr>
      </w:pPr>
      <w:ins w:id="3269" w:author="Kelvin Sung" w:date="2021-05-24T08:46:00Z">
        <w:r>
          <w:t xml:space="preserve">Similar to all other shaders in the engine, </w:t>
        </w:r>
      </w:ins>
      <w:ins w:id="3270" w:author="Kelvin Sung" w:date="2021-05-24T08:47:00Z">
        <w:r>
          <w:t xml:space="preserve">a default instance of the </w:t>
        </w:r>
        <w:proofErr w:type="spellStart"/>
        <w:r w:rsidRPr="00B76FED">
          <w:rPr>
            <w:rStyle w:val="CodeInline"/>
            <w:rPrChange w:id="3271" w:author="Kelvin Sung" w:date="2021-05-24T08:47:00Z">
              <w:rPr/>
            </w:rPrChange>
          </w:rPr>
          <w:t>IllumShader</w:t>
        </w:r>
        <w:proofErr w:type="spellEnd"/>
        <w:r>
          <w:t xml:space="preserve"> </w:t>
        </w:r>
      </w:ins>
      <w:ins w:id="3272" w:author="Kelvin Sung" w:date="2021-05-24T09:35:00Z">
        <w:r w:rsidR="00AB46AE">
          <w:t>must</w:t>
        </w:r>
      </w:ins>
      <w:ins w:id="3273" w:author="Kelvin Sung" w:date="2021-05-24T08:47:00Z">
        <w:r>
          <w:t xml:space="preserve"> be defined to be shared. </w:t>
        </w:r>
      </w:ins>
      <w:ins w:id="3274" w:author="Kelvin Sung" w:date="2021-05-24T09:12:00Z">
        <w:r w:rsidR="006C5525">
          <w:t xml:space="preserve">The </w:t>
        </w:r>
      </w:ins>
      <w:ins w:id="3275" w:author="Kelvin Sung" w:date="2021-05-24T09:14:00Z">
        <w:r w:rsidR="006C5525">
          <w:t>code</w:t>
        </w:r>
      </w:ins>
      <w:ins w:id="3276" w:author="Kelvin Sung" w:date="2021-05-24T09:12:00Z">
        <w:r w:rsidR="006C5525">
          <w:t xml:space="preserve"> involved </w:t>
        </w:r>
      </w:ins>
      <w:ins w:id="3277" w:author="Kelvin Sung" w:date="2021-05-24T09:13:00Z">
        <w:r w:rsidR="006C5525">
          <w:t xml:space="preserve">in </w:t>
        </w:r>
      </w:ins>
      <w:ins w:id="3278" w:author="Kelvin Sung" w:date="2021-05-24T09:12:00Z">
        <w:r w:rsidR="006C5525">
          <w:t xml:space="preserve">defining </w:t>
        </w:r>
      </w:ins>
      <w:ins w:id="3279" w:author="Kelvin Sung" w:date="2021-05-24T09:15:00Z">
        <w:r w:rsidR="006C5525">
          <w:t xml:space="preserve">the </w:t>
        </w:r>
      </w:ins>
      <w:ins w:id="3280" w:author="Kelvin Sung" w:date="2021-05-24T09:12:00Z">
        <w:r w:rsidR="006C5525">
          <w:t xml:space="preserve">default </w:t>
        </w:r>
        <w:proofErr w:type="spellStart"/>
        <w:r w:rsidR="006C5525" w:rsidRPr="0007431B">
          <w:rPr>
            <w:rStyle w:val="CodeInline"/>
          </w:rPr>
          <w:t>IllumShader</w:t>
        </w:r>
        <w:proofErr w:type="spellEnd"/>
        <w:r w:rsidR="006C5525">
          <w:t xml:space="preserve"> instance </w:t>
        </w:r>
      </w:ins>
      <w:ins w:id="3281" w:author="Kelvin Sung" w:date="2021-05-24T09:16:00Z">
        <w:r w:rsidR="006C5525">
          <w:t xml:space="preserve">is </w:t>
        </w:r>
      </w:ins>
      <w:ins w:id="3282" w:author="Kelvin Sung" w:date="2021-05-24T09:12:00Z">
        <w:r w:rsidR="006C5525">
          <w:t>i</w:t>
        </w:r>
      </w:ins>
      <w:ins w:id="3283" w:author="Kelvin Sung" w:date="2021-05-24T09:09:00Z">
        <w:r w:rsidR="006C5525">
          <w:t>dentical to th</w:t>
        </w:r>
      </w:ins>
      <w:ins w:id="3284" w:author="Kelvin Sung" w:date="2021-05-24T09:13:00Z">
        <w:r w:rsidR="006C5525">
          <w:t xml:space="preserve">ose of </w:t>
        </w:r>
      </w:ins>
      <w:proofErr w:type="spellStart"/>
      <w:ins w:id="3285" w:author="Kelvin Sung" w:date="2021-05-24T09:08:00Z">
        <w:r w:rsidR="006C5525" w:rsidRPr="006C5525">
          <w:rPr>
            <w:rStyle w:val="CodeInline"/>
            <w:rPrChange w:id="3286" w:author="Kelvin Sung" w:date="2021-05-24T09:08:00Z">
              <w:rPr/>
            </w:rPrChange>
          </w:rPr>
          <w:t>LightShader</w:t>
        </w:r>
        <w:proofErr w:type="spellEnd"/>
        <w:r w:rsidR="006C5525">
          <w:t xml:space="preserve"> </w:t>
        </w:r>
      </w:ins>
      <w:ins w:id="3287" w:author="Kelvin Sung" w:date="2021-05-24T09:16:00Z">
        <w:r w:rsidR="006C5525">
          <w:t xml:space="preserve">presented </w:t>
        </w:r>
      </w:ins>
      <w:ins w:id="3288" w:author="Kelvin Sung" w:date="2021-05-24T09:08:00Z">
        <w:r w:rsidR="006C5525">
          <w:t>earlier in this chapter</w:t>
        </w:r>
      </w:ins>
      <w:ins w:id="3289" w:author="Kelvin Sung" w:date="2021-05-24T09:15:00Z">
        <w:r w:rsidR="006C5525">
          <w:t xml:space="preserve">, </w:t>
        </w:r>
      </w:ins>
      <w:ins w:id="3290" w:author="Kelvin Sung" w:date="2021-05-24T09:35:00Z">
        <w:r w:rsidR="00856F30">
          <w:t xml:space="preserve">with the straightforward </w:t>
        </w:r>
      </w:ins>
      <w:ins w:id="3291" w:author="Kelvin Sung" w:date="2021-05-24T09:15:00Z">
        <w:r w:rsidR="006C5525">
          <w:t>except</w:t>
        </w:r>
      </w:ins>
      <w:ins w:id="3292" w:author="Kelvin Sung" w:date="2021-05-24T09:35:00Z">
        <w:r w:rsidR="00856F30">
          <w:t>ion of substituting the</w:t>
        </w:r>
      </w:ins>
      <w:ins w:id="3293" w:author="Kelvin Sung" w:date="2021-05-24T09:15:00Z">
        <w:r w:rsidR="006C5525">
          <w:t xml:space="preserve"> corresponding variable</w:t>
        </w:r>
      </w:ins>
      <w:ins w:id="3294" w:author="Kelvin Sung" w:date="2021-05-24T09:36:00Z">
        <w:r w:rsidR="00856F30">
          <w:t xml:space="preserve"> name</w:t>
        </w:r>
      </w:ins>
      <w:ins w:id="3295" w:author="Kelvin Sung" w:date="2021-05-24T09:15:00Z">
        <w:r w:rsidR="006C5525">
          <w:t>s and datatype</w:t>
        </w:r>
      </w:ins>
      <w:ins w:id="3296" w:author="Kelvin Sung" w:date="2021-05-24T09:13:00Z">
        <w:r w:rsidR="006C5525">
          <w:t xml:space="preserve">. Please refer to the </w:t>
        </w:r>
        <w:r w:rsidR="006C5525">
          <w:rPr>
            <w:rStyle w:val="Emphasis"/>
          </w:rPr>
          <w:t>Defining</w:t>
        </w:r>
      </w:ins>
      <w:ins w:id="3297" w:author="Kelvin Sung" w:date="2021-05-24T09:14:00Z">
        <w:r w:rsidR="006C5525">
          <w:rPr>
            <w:rStyle w:val="Emphasis"/>
          </w:rPr>
          <w:t xml:space="preserve"> a Default </w:t>
        </w:r>
        <w:proofErr w:type="spellStart"/>
        <w:r w:rsidR="006C5525">
          <w:rPr>
            <w:rStyle w:val="Emphasis"/>
          </w:rPr>
          <w:t>LightShader</w:t>
        </w:r>
        <w:proofErr w:type="spellEnd"/>
        <w:r w:rsidR="006C5525">
          <w:rPr>
            <w:rStyle w:val="Emphasis"/>
          </w:rPr>
          <w:t xml:space="preserve"> Instance</w:t>
        </w:r>
      </w:ins>
      <w:ins w:id="3298" w:author="Kelvin Sung" w:date="2021-05-24T09:08:00Z">
        <w:r w:rsidR="006C5525">
          <w:t xml:space="preserve"> </w:t>
        </w:r>
      </w:ins>
      <w:ins w:id="3299" w:author="Kelvin Sung" w:date="2021-05-24T09:14:00Z">
        <w:r w:rsidR="006C5525">
          <w:t xml:space="preserve">subsection and the </w:t>
        </w:r>
        <w:r w:rsidR="006C5525" w:rsidRPr="006C5525">
          <w:rPr>
            <w:rStyle w:val="CodeInline"/>
            <w:rPrChange w:id="3300" w:author="Kelvin Sung" w:date="2021-05-24T09:16:00Z">
              <w:rPr/>
            </w:rPrChange>
          </w:rPr>
          <w:t>shader_resources.js</w:t>
        </w:r>
        <w:r w:rsidR="006C5525">
          <w:t xml:space="preserve"> source code file in the </w:t>
        </w:r>
        <w:proofErr w:type="spellStart"/>
        <w:r w:rsidR="006C5525" w:rsidRPr="006C5525">
          <w:rPr>
            <w:rStyle w:val="CodeInline"/>
            <w:rPrChange w:id="3301" w:author="Kelvin Sung" w:date="2021-05-24T09:16:00Z">
              <w:rPr/>
            </w:rPrChange>
          </w:rPr>
          <w:t>src</w:t>
        </w:r>
        <w:proofErr w:type="spellEnd"/>
        <w:r w:rsidR="006C5525" w:rsidRPr="006C5525">
          <w:rPr>
            <w:rStyle w:val="CodeInline"/>
            <w:rPrChange w:id="3302" w:author="Kelvin Sung" w:date="2021-05-24T09:16:00Z">
              <w:rPr/>
            </w:rPrChange>
          </w:rPr>
          <w:t>/engine/core</w:t>
        </w:r>
        <w:r w:rsidR="006C5525">
          <w:t xml:space="preserve"> folder for details. </w:t>
        </w:r>
      </w:ins>
      <w:del w:id="3303" w:author="Kelvin Sung" w:date="2021-05-24T09:11:00Z">
        <w:r w:rsidR="00EE10DF" w:rsidDel="006C5525">
          <w:delText>You have to update the engine to support the new texture map, shader, and renderable objects.</w:delText>
        </w:r>
      </w:del>
    </w:p>
    <w:p w14:paraId="672E65D3" w14:textId="1B780BF7" w:rsidR="00EE10DF" w:rsidDel="006C5525" w:rsidRDefault="00EE10DF" w:rsidP="006C5525">
      <w:pPr>
        <w:pStyle w:val="BodyTextFirst"/>
        <w:rPr>
          <w:del w:id="3304" w:author="Kelvin Sung" w:date="2021-05-24T09:11:00Z"/>
        </w:rPr>
        <w:pPrChange w:id="3305" w:author="Kelvin Sung" w:date="2021-05-24T09:14:00Z">
          <w:pPr>
            <w:pStyle w:val="Heading4"/>
          </w:pPr>
        </w:pPrChange>
      </w:pPr>
      <w:commentRangeStart w:id="3306"/>
      <w:del w:id="3307" w:author="Kelvin Sung" w:date="2021-05-24T09:11:00Z">
        <w:r w:rsidDel="006C5525">
          <w:delText>Defining the Default in Engine_DefaultResources</w:delText>
        </w:r>
      </w:del>
    </w:p>
    <w:p w14:paraId="7A054463" w14:textId="7FD73217" w:rsidR="00EE10DF" w:rsidDel="006C5525" w:rsidRDefault="00EE10DF" w:rsidP="006C5525">
      <w:pPr>
        <w:pStyle w:val="BodyTextFirst"/>
        <w:rPr>
          <w:del w:id="3308" w:author="Kelvin Sung" w:date="2021-05-24T09:14:00Z"/>
          <w:rFonts w:hint="eastAsia"/>
        </w:rPr>
        <w:pPrChange w:id="3309" w:author="Kelvin Sung" w:date="2021-05-24T09:14:00Z">
          <w:pPr>
            <w:pStyle w:val="BodyTextFirst"/>
          </w:pPr>
        </w:pPrChange>
      </w:pPr>
      <w:del w:id="3310" w:author="Kelvin Sung" w:date="2021-05-24T09:14:00Z">
        <w:r w:rsidDel="006C5525">
          <w:delText>You must modify the Engine_DefaultResources.js file to define the default instance of the IllumShader object.</w:delText>
        </w:r>
      </w:del>
    </w:p>
    <w:p w14:paraId="371D8A05" w14:textId="065939B6" w:rsidR="00EE10DF" w:rsidDel="006C5525" w:rsidRDefault="00EE10DF" w:rsidP="006C5525">
      <w:pPr>
        <w:pStyle w:val="BodyTextFirst"/>
        <w:rPr>
          <w:del w:id="3311" w:author="Kelvin Sung" w:date="2021-05-24T09:17:00Z"/>
          <w:rFonts w:hint="eastAsia"/>
        </w:rPr>
        <w:pPrChange w:id="3312" w:author="Kelvin Sung" w:date="2021-05-24T09:17:00Z">
          <w:pPr>
            <w:pStyle w:val="NumList"/>
            <w:numPr>
              <w:numId w:val="30"/>
            </w:numPr>
          </w:pPr>
        </w:pPrChange>
      </w:pPr>
      <w:del w:id="3313" w:author="Kelvin Sung" w:date="2021-05-24T09:17:00Z">
        <w:r w:rsidDel="006C5525">
          <w:delText>Define a constant file path and variable for the newly created fragment shader.</w:delText>
        </w:r>
      </w:del>
    </w:p>
    <w:p w14:paraId="35B57611" w14:textId="62CBB0B2" w:rsidR="00EE10DF" w:rsidRPr="00EE10DF" w:rsidDel="006C5525" w:rsidRDefault="00EE10DF" w:rsidP="006C5525">
      <w:pPr>
        <w:pStyle w:val="BodyTextFirst"/>
        <w:rPr>
          <w:del w:id="3314" w:author="Kelvin Sung" w:date="2021-05-24T09:17:00Z"/>
          <w:rFonts w:hint="eastAsia"/>
        </w:rPr>
        <w:pPrChange w:id="3315" w:author="Kelvin Sung" w:date="2021-05-24T09:17:00Z">
          <w:pPr>
            <w:pStyle w:val="NumList"/>
          </w:pPr>
        </w:pPrChange>
      </w:pPr>
      <w:del w:id="3316" w:author="Kelvin Sung" w:date="2021-05-24T09:17:00Z">
        <w:r w:rsidRPr="00EE10DF" w:rsidDel="006C5525">
          <w:delText>Modify the _createShaders() function to instantiate an IllumShader object.</w:delText>
        </w:r>
      </w:del>
    </w:p>
    <w:p w14:paraId="6D002B31" w14:textId="1CE05AA3" w:rsidR="00EE10DF" w:rsidRPr="00EE10DF" w:rsidDel="006C5525" w:rsidRDefault="00EE10DF" w:rsidP="006C5525">
      <w:pPr>
        <w:pStyle w:val="BodyTextFirst"/>
        <w:rPr>
          <w:del w:id="3317" w:author="Kelvin Sung" w:date="2021-05-24T09:17:00Z"/>
          <w:rFonts w:hint="eastAsia"/>
        </w:rPr>
        <w:pPrChange w:id="3318" w:author="Kelvin Sung" w:date="2021-05-24T09:17:00Z">
          <w:pPr>
            <w:pStyle w:val="NumList"/>
          </w:pPr>
        </w:pPrChange>
      </w:pPr>
      <w:del w:id="3319" w:author="Kelvin Sung" w:date="2021-05-24T09:17:00Z">
        <w:r w:rsidRPr="00EE10DF" w:rsidDel="006C5525">
          <w:delText>Add a simple accessor for the illumination shader.</w:delText>
        </w:r>
      </w:del>
    </w:p>
    <w:p w14:paraId="5C31C1A9" w14:textId="700AD5D0" w:rsidR="00EE10DF" w:rsidRPr="00EE10DF" w:rsidDel="006C5525" w:rsidRDefault="00EE10DF" w:rsidP="006C5525">
      <w:pPr>
        <w:pStyle w:val="BodyTextFirst"/>
        <w:rPr>
          <w:del w:id="3320" w:author="Kelvin Sung" w:date="2021-05-24T09:17:00Z"/>
          <w:rFonts w:hint="eastAsia"/>
        </w:rPr>
        <w:pPrChange w:id="3321" w:author="Kelvin Sung" w:date="2021-05-24T09:17:00Z">
          <w:pPr>
            <w:pStyle w:val="NumList"/>
          </w:pPr>
        </w:pPrChange>
      </w:pPr>
      <w:del w:id="3322" w:author="Kelvin Sung" w:date="2021-05-24T09:17:00Z">
        <w:r w:rsidRPr="00EE10DF" w:rsidDel="006C5525">
          <w:delText>Modify the initialize() function to load the text file that defines the illumination shader.</w:delText>
        </w:r>
      </w:del>
    </w:p>
    <w:p w14:paraId="0D58207B" w14:textId="6AB91431" w:rsidR="00EE10DF" w:rsidRPr="00EE10DF" w:rsidDel="006C5525" w:rsidRDefault="00EE10DF" w:rsidP="006C5525">
      <w:pPr>
        <w:pStyle w:val="BodyTextFirst"/>
        <w:rPr>
          <w:del w:id="3323" w:author="Kelvin Sung" w:date="2021-05-24T09:17:00Z"/>
          <w:rFonts w:hint="eastAsia"/>
        </w:rPr>
        <w:pPrChange w:id="3324" w:author="Kelvin Sung" w:date="2021-05-24T09:17:00Z">
          <w:pPr>
            <w:pStyle w:val="NumList"/>
          </w:pPr>
        </w:pPrChange>
      </w:pPr>
      <w:del w:id="3325" w:author="Kelvin Sung" w:date="2021-05-24T09:17:00Z">
        <w:r w:rsidRPr="00EE10DF" w:rsidDel="006C5525">
          <w:delText>Modify the cleanUp() function to unload the text file that defines the illumination shader.</w:delText>
        </w:r>
      </w:del>
    </w:p>
    <w:p w14:paraId="2E00C52B" w14:textId="7A009B8D" w:rsidR="00EE10DF" w:rsidRPr="00EE10DF" w:rsidDel="006C5525" w:rsidRDefault="00EE10DF" w:rsidP="006C5525">
      <w:pPr>
        <w:pStyle w:val="BodyTextFirst"/>
        <w:rPr>
          <w:del w:id="3326" w:author="Kelvin Sung" w:date="2021-05-24T09:17:00Z"/>
          <w:rFonts w:hint="eastAsia"/>
        </w:rPr>
        <w:pPrChange w:id="3327" w:author="Kelvin Sung" w:date="2021-05-24T09:17:00Z">
          <w:pPr>
            <w:pStyle w:val="NumList"/>
          </w:pPr>
        </w:pPrChange>
      </w:pPr>
      <w:del w:id="3328" w:author="Kelvin Sung" w:date="2021-05-24T09:17:00Z">
        <w:r w:rsidRPr="00EE10DF" w:rsidDel="006C5525">
          <w:delText>Export the get accessor in the public function list.</w:delText>
        </w:r>
        <w:commentRangeEnd w:id="3306"/>
        <w:r w:rsidR="003E4989" w:rsidDel="006C5525">
          <w:rPr>
            <w:rStyle w:val="CommentReference"/>
            <w:rFonts w:asciiTheme="minorHAnsi" w:hAnsiTheme="minorHAnsi"/>
          </w:rPr>
          <w:commentReference w:id="3306"/>
        </w:r>
      </w:del>
    </w:p>
    <w:p w14:paraId="62AD3CAA" w14:textId="77777777" w:rsidR="00EE10DF" w:rsidRDefault="00EE10DF" w:rsidP="006C5525">
      <w:pPr>
        <w:pStyle w:val="BodyTextFirst"/>
        <w:rPr>
          <w:rFonts w:hint="eastAsia"/>
        </w:rPr>
        <w:pPrChange w:id="3329" w:author="Kelvin Sung" w:date="2021-05-24T09:17:00Z">
          <w:pPr>
            <w:pStyle w:val="BodyTextFirst"/>
          </w:pPr>
        </w:pPrChange>
      </w:pPr>
    </w:p>
    <w:p w14:paraId="2273F3D8" w14:textId="67F60711" w:rsidR="00EE10DF" w:rsidDel="006C5525" w:rsidRDefault="00EE10DF" w:rsidP="00EE10DF">
      <w:pPr>
        <w:pStyle w:val="Heading4"/>
        <w:rPr>
          <w:del w:id="3330" w:author="Kelvin Sung" w:date="2021-05-24T09:17:00Z"/>
        </w:rPr>
      </w:pPr>
      <w:commentRangeStart w:id="3331"/>
      <w:del w:id="3332" w:author="Kelvin Sung" w:date="2021-05-24T09:17:00Z">
        <w:r w:rsidDel="006C5525">
          <w:lastRenderedPageBreak/>
          <w:delText>Configuring WebGL Texture Units in Engine_Textures</w:delText>
        </w:r>
      </w:del>
    </w:p>
    <w:p w14:paraId="555E617C" w14:textId="41BAC772" w:rsidR="00EE10DF" w:rsidDel="006C5525" w:rsidRDefault="00EE10DF" w:rsidP="00EE10DF">
      <w:pPr>
        <w:pStyle w:val="BodyTextFirst"/>
        <w:rPr>
          <w:del w:id="3333" w:author="Kelvin Sung" w:date="2021-05-24T09:17:00Z"/>
          <w:rFonts w:hint="eastAsia"/>
        </w:rPr>
      </w:pPr>
      <w:del w:id="3334" w:author="Kelvin Sung" w:date="2021-05-24T09:17:00Z">
        <w:r w:rsidDel="006C5525">
          <w:delText>The engine texture support in the Engine_Textures.js file must be updated to support configuring the WebGL texture units accordingly: color texture binding to unit 0 and normal texture binding to unit 1.</w:delText>
        </w:r>
      </w:del>
    </w:p>
    <w:p w14:paraId="20CEBED8" w14:textId="6377CDF5" w:rsidR="00EE10DF" w:rsidDel="006C5525" w:rsidRDefault="00EE10DF" w:rsidP="000D057D">
      <w:pPr>
        <w:pStyle w:val="NumList"/>
        <w:numPr>
          <w:ilvl w:val="0"/>
          <w:numId w:val="31"/>
        </w:numPr>
        <w:rPr>
          <w:del w:id="3335" w:author="Kelvin Sung" w:date="2021-05-24T09:17:00Z"/>
          <w:rFonts w:hint="eastAsia"/>
        </w:rPr>
      </w:pPr>
      <w:del w:id="3336" w:author="Kelvin Sung" w:date="2021-05-24T09:17:00Z">
        <w:r w:rsidDel="006C5525">
          <w:delText>Add a line to the activateTexture() function to specify the texture unit 0. Recall that this function activates the color texture mapping functionality. The gl.TEXTURE0 constant informs WebGL to bind to the texture unit 0.</w:delText>
        </w:r>
      </w:del>
    </w:p>
    <w:p w14:paraId="23FEDE01" w14:textId="5B4717F8" w:rsidR="00EE10DF" w:rsidRPr="00EE10DF" w:rsidDel="006C5525" w:rsidRDefault="00EE10DF" w:rsidP="000D057D">
      <w:pPr>
        <w:pStyle w:val="NumList"/>
        <w:numPr>
          <w:ilvl w:val="0"/>
          <w:numId w:val="31"/>
        </w:numPr>
        <w:rPr>
          <w:del w:id="3337" w:author="Kelvin Sung" w:date="2021-05-24T09:17:00Z"/>
          <w:rFonts w:hint="eastAsia"/>
        </w:rPr>
      </w:pPr>
      <w:del w:id="3338" w:author="Kelvin Sung" w:date="2021-05-24T09:17:00Z">
        <w:r w:rsidRPr="00EE10DF" w:rsidDel="006C5525">
          <w:delText>Add a function to activate the normal map texture and bind this texture to WebGL texture unit 1 with the TEXTURE1 constant.</w:delText>
        </w:r>
      </w:del>
    </w:p>
    <w:p w14:paraId="6CD8A47B" w14:textId="31B52D94" w:rsidR="00EE10DF" w:rsidRPr="00EE10DF" w:rsidDel="006C5525" w:rsidRDefault="00EE10DF" w:rsidP="000D057D">
      <w:pPr>
        <w:pStyle w:val="NumList"/>
        <w:numPr>
          <w:ilvl w:val="0"/>
          <w:numId w:val="31"/>
        </w:numPr>
        <w:rPr>
          <w:del w:id="3339" w:author="Kelvin Sung" w:date="2021-05-24T09:17:00Z"/>
          <w:rFonts w:hint="eastAsia"/>
        </w:rPr>
      </w:pPr>
      <w:del w:id="3340" w:author="Kelvin Sung" w:date="2021-05-24T09:17:00Z">
        <w:r w:rsidRPr="00EE10DF" w:rsidDel="006C5525">
          <w:delText>Remember to export the activation of the normal map in the public function list.</w:delText>
        </w:r>
        <w:commentRangeEnd w:id="3331"/>
        <w:r w:rsidR="000C036B" w:rsidDel="006C5525">
          <w:rPr>
            <w:rStyle w:val="CommentReference"/>
            <w:rFonts w:asciiTheme="minorHAnsi" w:hAnsiTheme="minorHAnsi"/>
          </w:rPr>
          <w:commentReference w:id="3331"/>
        </w:r>
      </w:del>
    </w:p>
    <w:p w14:paraId="02E48874" w14:textId="7CFA24C0" w:rsidR="000C036B" w:rsidDel="006C5525" w:rsidRDefault="000C036B" w:rsidP="00EE10DF">
      <w:pPr>
        <w:pStyle w:val="Heading3"/>
        <w:rPr>
          <w:del w:id="3341" w:author="Kelvin Sung" w:date="2021-05-24T09:17:00Z"/>
        </w:rPr>
      </w:pPr>
      <w:commentRangeStart w:id="3342"/>
      <w:del w:id="3343" w:author="Kelvin Sung" w:date="2021-05-24T09:17:00Z">
        <w:r w:rsidRPr="000C036B" w:rsidDel="006C5525">
          <w:delText>Modifiy index.js stuff</w:delText>
        </w:r>
        <w:commentRangeEnd w:id="3342"/>
        <w:r w:rsidDel="006C5525">
          <w:rPr>
            <w:rStyle w:val="CommentReference"/>
            <w:rFonts w:asciiTheme="minorHAnsi" w:eastAsia="SimSun" w:hAnsiTheme="minorHAnsi" w:cstheme="minorBidi"/>
            <w:color w:val="auto"/>
          </w:rPr>
          <w:commentReference w:id="3342"/>
        </w:r>
      </w:del>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rPr>
          <w:rFonts w:hint="eastAsia"/>
        </w:rPr>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commentRangeStart w:id="3344"/>
      <w:r>
        <w:t>Modifying the Hero and the Minion</w:t>
      </w:r>
      <w:commentRangeEnd w:id="3344"/>
      <w:r w:rsidR="000C036B">
        <w:rPr>
          <w:rStyle w:val="CommentReference"/>
          <w:rFonts w:asciiTheme="minorHAnsi" w:eastAsia="SimSun" w:hAnsiTheme="minorHAnsi" w:cstheme="minorBidi"/>
          <w:i w:val="0"/>
          <w:iCs w:val="0"/>
          <w:color w:val="auto"/>
        </w:rPr>
        <w:commentReference w:id="3344"/>
      </w:r>
    </w:p>
    <w:p w14:paraId="3047E2DB" w14:textId="77777777" w:rsidR="00EE10DF" w:rsidRDefault="00EE10DF" w:rsidP="00EE10DF">
      <w:pPr>
        <w:pStyle w:val="BodyTextFirst"/>
        <w:rPr>
          <w:rFonts w:hint="eastAsia"/>
        </w:rPr>
      </w:pPr>
      <w:r>
        <w:t xml:space="preserve">The </w:t>
      </w:r>
      <w:r w:rsidRPr="00856F30">
        <w:rPr>
          <w:rStyle w:val="CodeInline"/>
          <w:rPrChange w:id="3345" w:author="Kelvin Sung" w:date="2021-05-24T09:37:00Z">
            <w:rPr/>
          </w:rPrChange>
        </w:rPr>
        <w:t>Hero</w:t>
      </w:r>
      <w:r>
        <w:t xml:space="preserve"> and </w:t>
      </w:r>
      <w:r w:rsidRPr="00856F30">
        <w:rPr>
          <w:rStyle w:val="CodeInline"/>
          <w:rPrChange w:id="3346" w:author="Kelvin Sung" w:date="2021-05-24T09:37:00Z">
            <w:rPr/>
          </w:rPrChange>
        </w:rPr>
        <w:t>Minion</w:t>
      </w:r>
      <w:r>
        <w:t xml:space="preserve"> objects should be modified to support the newly defined </w:t>
      </w:r>
      <w:proofErr w:type="spellStart"/>
      <w:r w:rsidRPr="000C036B">
        <w:rPr>
          <w:rStyle w:val="CodeInline"/>
        </w:rPr>
        <w:t>IllumRenderable</w:t>
      </w:r>
      <w:proofErr w:type="spellEnd"/>
      <w:r>
        <w:t xml:space="preserve"> object.</w:t>
      </w:r>
    </w:p>
    <w:p w14:paraId="33CB5401" w14:textId="36F09297" w:rsidR="001B23DC" w:rsidRDefault="00856F30" w:rsidP="00CC1B7B">
      <w:pPr>
        <w:pStyle w:val="NumList"/>
        <w:numPr>
          <w:ilvl w:val="0"/>
          <w:numId w:val="56"/>
        </w:numPr>
        <w:rPr>
          <w:rFonts w:hint="eastAsia"/>
        </w:rPr>
        <w:pPrChange w:id="3347" w:author="Kelvin Sung" w:date="2021-05-24T09:42:00Z">
          <w:pPr>
            <w:pStyle w:val="NumList"/>
          </w:pPr>
        </w:pPrChange>
      </w:pPr>
      <w:r w:rsidRPr="00CC1B7B">
        <w:t>Edit</w:t>
      </w:r>
      <w:r>
        <w:t xml:space="preserve"> </w:t>
      </w:r>
      <w:r w:rsidRPr="00CC1B7B">
        <w:rPr>
          <w:rStyle w:val="CodeInline"/>
        </w:rPr>
        <w:t>hero.js</w:t>
      </w:r>
      <w:r>
        <w:t xml:space="preserve"> in </w:t>
      </w:r>
      <w:proofErr w:type="spellStart"/>
      <w:r w:rsidRPr="00CC1B7B">
        <w:rPr>
          <w:rStyle w:val="CodeInline"/>
        </w:rPr>
        <w:t>src</w:t>
      </w:r>
      <w:proofErr w:type="spellEnd"/>
      <w:r w:rsidRPr="00CC1B7B">
        <w:rPr>
          <w:rStyle w:val="CodeInline"/>
        </w:rPr>
        <w:t>/</w:t>
      </w:r>
      <w:proofErr w:type="spellStart"/>
      <w:r w:rsidRPr="00CC1B7B">
        <w:rPr>
          <w:rStyle w:val="CodeInline"/>
        </w:rPr>
        <w:t>my_game</w:t>
      </w:r>
      <w:proofErr w:type="spellEnd"/>
      <w:r w:rsidRPr="00CC1B7B">
        <w:rPr>
          <w:rStyle w:val="CodeInline"/>
        </w:rPr>
        <w:t>/objects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proofErr w:type="spellStart"/>
      <w:r w:rsidR="00EE10DF" w:rsidRPr="000C036B">
        <w:rPr>
          <w:rStyle w:val="CodeInline"/>
        </w:rPr>
        <w:t>IllumRenderable</w:t>
      </w:r>
      <w:proofErr w:type="spellEnd"/>
      <w:r>
        <w:t>.</w:t>
      </w:r>
    </w:p>
    <w:p w14:paraId="2653E5A8" w14:textId="1A6275E5" w:rsidR="000C036B" w:rsidDel="001B23DC" w:rsidRDefault="000C036B" w:rsidP="000C036B">
      <w:pPr>
        <w:pStyle w:val="Code"/>
        <w:rPr>
          <w:del w:id="3348" w:author="Kelvin Sung" w:date="2021-05-20T18:03:00Z"/>
          <w:rFonts w:hint="eastAsia"/>
        </w:rPr>
      </w:pPr>
      <w:r>
        <w:t xml:space="preserve">constructor(spriteTexture, </w:t>
      </w:r>
      <w:r w:rsidRPr="000C036B">
        <w:rPr>
          <w:rStyle w:val="CodeBold"/>
        </w:rPr>
        <w:t>normalMap</w:t>
      </w:r>
      <w:r>
        <w:t>) {</w:t>
      </w:r>
    </w:p>
    <w:p w14:paraId="290BBC96" w14:textId="77777777" w:rsidR="001B23DC" w:rsidRDefault="000C036B" w:rsidP="000C036B">
      <w:pPr>
        <w:pStyle w:val="Code"/>
        <w:rPr>
          <w:ins w:id="3349" w:author="Kelvin Sung" w:date="2021-05-20T18:03:00Z"/>
          <w:rFonts w:hint="eastAsia"/>
        </w:rPr>
      </w:pPr>
      <w:del w:id="3350" w:author="Kelvin Sung" w:date="2021-05-20T18:03:00Z">
        <w:r w:rsidDel="001B23DC">
          <w:delText xml:space="preserve">    </w:delText>
        </w:r>
      </w:del>
    </w:p>
    <w:p w14:paraId="7B9E3266" w14:textId="424E99E3" w:rsidR="000C036B" w:rsidDel="001B23DC" w:rsidRDefault="000C036B" w:rsidP="000C036B">
      <w:pPr>
        <w:pStyle w:val="Code"/>
        <w:rPr>
          <w:del w:id="3351" w:author="Kelvin Sung" w:date="2021-05-20T18:03:00Z"/>
          <w:rFonts w:hint="eastAsia"/>
        </w:rPr>
      </w:pPr>
      <w:r>
        <w:t xml:space="preserve">    super(null);</w:t>
      </w:r>
    </w:p>
    <w:p w14:paraId="2EB29E04" w14:textId="77777777" w:rsidR="001B23DC" w:rsidRDefault="000C036B" w:rsidP="000C036B">
      <w:pPr>
        <w:pStyle w:val="Code"/>
        <w:rPr>
          <w:ins w:id="3352" w:author="Kelvin Sung" w:date="2021-05-20T18:03:00Z"/>
          <w:rFonts w:hint="eastAsia"/>
        </w:rPr>
      </w:pPr>
      <w:del w:id="3353" w:author="Kelvin Sung" w:date="2021-05-20T18:03:00Z">
        <w:r w:rsidDel="001B23DC">
          <w:delText xml:space="preserve">    </w:delText>
        </w:r>
      </w:del>
    </w:p>
    <w:p w14:paraId="7F00611F" w14:textId="1564D3D3" w:rsidR="000C036B" w:rsidDel="001B23DC" w:rsidRDefault="000C036B" w:rsidP="000C036B">
      <w:pPr>
        <w:pStyle w:val="Code"/>
        <w:rPr>
          <w:del w:id="3354" w:author="Kelvin Sung" w:date="2021-05-20T18:03:00Z"/>
          <w:rFonts w:hint="eastAsia"/>
        </w:rPr>
      </w:pPr>
      <w:r>
        <w:t xml:space="preserve">    this.kDelta = 0.3;</w:t>
      </w:r>
    </w:p>
    <w:p w14:paraId="3A5055BE" w14:textId="77777777" w:rsidR="001B23DC" w:rsidRDefault="000C036B" w:rsidP="000C036B">
      <w:pPr>
        <w:pStyle w:val="Code"/>
        <w:rPr>
          <w:ins w:id="3355" w:author="Kelvin Sung" w:date="2021-05-20T18:03:00Z"/>
          <w:rFonts w:hint="eastAsia"/>
        </w:rPr>
      </w:pPr>
      <w:del w:id="3356" w:author="Kelvin Sung" w:date="2021-05-20T18:03:00Z">
        <w:r w:rsidDel="001B23DC">
          <w:delText xml:space="preserve">    </w:delText>
        </w:r>
      </w:del>
    </w:p>
    <w:p w14:paraId="4C9ADC05" w14:textId="36F63344" w:rsidR="000C036B" w:rsidDel="001B23DC" w:rsidRDefault="000C036B" w:rsidP="000C036B">
      <w:pPr>
        <w:pStyle w:val="Code"/>
        <w:rPr>
          <w:del w:id="3357" w:author="Kelvin Sung" w:date="2021-05-20T18:03:00Z"/>
          <w:rFonts w:hint="eastAsia"/>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521D1F44" w14:textId="77777777" w:rsidR="001B23DC" w:rsidRDefault="000C036B" w:rsidP="000C036B">
      <w:pPr>
        <w:pStyle w:val="Code"/>
        <w:rPr>
          <w:ins w:id="3358" w:author="Kelvin Sung" w:date="2021-05-20T18:03:00Z"/>
          <w:rFonts w:hint="eastAsia"/>
        </w:rPr>
      </w:pPr>
      <w:del w:id="3359" w:author="Kelvin Sung" w:date="2021-05-20T18:03:00Z">
        <w:r w:rsidDel="001B23DC">
          <w:delText xml:space="preserve">    </w:delText>
        </w:r>
      </w:del>
    </w:p>
    <w:p w14:paraId="6BF78C19" w14:textId="4245654B" w:rsidR="000C036B" w:rsidDel="001B23DC" w:rsidRDefault="000C036B" w:rsidP="000C036B">
      <w:pPr>
        <w:pStyle w:val="Code"/>
        <w:rPr>
          <w:del w:id="3360" w:author="Kelvin Sung" w:date="2021-05-20T18:03:00Z"/>
          <w:rFonts w:hint="eastAsia"/>
        </w:rPr>
      </w:pPr>
      <w:r>
        <w:t xml:space="preserve">    this.mRenderComponent.setColor([1, 1, 1, 0]);</w:t>
      </w:r>
    </w:p>
    <w:p w14:paraId="27642D5A" w14:textId="77777777" w:rsidR="001B23DC" w:rsidRDefault="000C036B" w:rsidP="000C036B">
      <w:pPr>
        <w:pStyle w:val="Code"/>
        <w:rPr>
          <w:ins w:id="3361" w:author="Kelvin Sung" w:date="2021-05-20T18:03:00Z"/>
          <w:rFonts w:hint="eastAsia"/>
        </w:rPr>
      </w:pPr>
      <w:del w:id="3362" w:author="Kelvin Sung" w:date="2021-05-20T18:03:00Z">
        <w:r w:rsidDel="001B23DC">
          <w:delText xml:space="preserve">    </w:delText>
        </w:r>
      </w:del>
    </w:p>
    <w:p w14:paraId="12C68496" w14:textId="6AFEFE37" w:rsidR="000C036B" w:rsidDel="001B23DC" w:rsidRDefault="000C036B" w:rsidP="000C036B">
      <w:pPr>
        <w:pStyle w:val="Code"/>
        <w:rPr>
          <w:del w:id="3363" w:author="Kelvin Sung" w:date="2021-05-20T18:03:00Z"/>
          <w:rFonts w:hint="eastAsia"/>
        </w:rPr>
      </w:pPr>
      <w:r>
        <w:t xml:space="preserve">    </w:t>
      </w:r>
      <w:del w:id="3364" w:author="Kelvin Sung" w:date="2021-05-24T09:40:00Z">
        <w:r w:rsidDel="0032519E">
          <w:delText>this.mRenderComponent.getXform().setPosition(15, 50);</w:delText>
        </w:r>
      </w:del>
    </w:p>
    <w:p w14:paraId="64D91860" w14:textId="5A14C65C" w:rsidR="000C036B" w:rsidDel="001B23DC" w:rsidRDefault="000C036B" w:rsidP="000C036B">
      <w:pPr>
        <w:pStyle w:val="Code"/>
        <w:rPr>
          <w:del w:id="3365" w:author="Kelvin Sung" w:date="2021-05-20T18:04:00Z"/>
          <w:rFonts w:hint="eastAsia"/>
        </w:rPr>
      </w:pPr>
      <w:del w:id="3366" w:author="Kelvin Sung" w:date="2021-05-20T18:03:00Z">
        <w:r w:rsidDel="001B23DC">
          <w:delText xml:space="preserve">    </w:delText>
        </w:r>
      </w:del>
      <w:del w:id="3367" w:author="Kelvin Sung" w:date="2021-05-24T09:40:00Z">
        <w:r w:rsidDel="0032519E">
          <w:delText xml:space="preserve">    this.mRenderComponent.getXform().setSize(18, 24);</w:delText>
        </w:r>
      </w:del>
    </w:p>
    <w:p w14:paraId="77890951" w14:textId="36253E77" w:rsidR="000C036B" w:rsidDel="001B23DC" w:rsidRDefault="000C036B" w:rsidP="000C036B">
      <w:pPr>
        <w:pStyle w:val="Code"/>
        <w:rPr>
          <w:del w:id="3368" w:author="Kelvin Sung" w:date="2021-05-20T18:04:00Z"/>
          <w:rFonts w:hint="eastAsia"/>
        </w:rPr>
      </w:pPr>
      <w:del w:id="3369" w:author="Kelvin Sung" w:date="2021-05-20T18:04:00Z">
        <w:r w:rsidDel="001B23DC">
          <w:delText xml:space="preserve">    </w:delText>
        </w:r>
      </w:del>
      <w:del w:id="3370" w:author="Kelvin Sung" w:date="2021-05-24T09:40:00Z">
        <w:r w:rsidDel="0032519E">
          <w:delText xml:space="preserve">    this.mRenderComponent.setElementPixelPositions(0, 120, 0, 180);</w:delText>
        </w:r>
      </w:del>
    </w:p>
    <w:p w14:paraId="6270B6E3" w14:textId="76A829FA" w:rsidR="001B23DC" w:rsidRDefault="000C036B" w:rsidP="00CC1B7B">
      <w:pPr>
        <w:pStyle w:val="Code"/>
        <w:rPr>
          <w:ins w:id="3371" w:author="Kelvin Sung" w:date="2021-05-20T18:04:00Z"/>
          <w:rFonts w:hint="eastAsia"/>
        </w:rPr>
      </w:pPr>
      <w:del w:id="3372" w:author="Kelvin Sung" w:date="2021-05-20T18:04:00Z">
        <w:r w:rsidDel="001B23DC">
          <w:delText xml:space="preserve">    </w:delText>
        </w:r>
      </w:del>
      <w:ins w:id="3373" w:author="Kelvin Sung" w:date="2021-05-24T09:40:00Z">
        <w:r w:rsidR="0032519E">
          <w:t>… identical to previous code …</w:t>
        </w:r>
      </w:ins>
    </w:p>
    <w:p w14:paraId="419FAE08" w14:textId="4A2E0488" w:rsidR="000C036B" w:rsidRDefault="000C036B" w:rsidP="000C036B">
      <w:pPr>
        <w:pStyle w:val="Code"/>
        <w:rPr>
          <w:rFonts w:hint="eastAsia"/>
        </w:rPr>
      </w:pPr>
      <w:r>
        <w:t>}</w:t>
      </w:r>
    </w:p>
    <w:p w14:paraId="734605E6" w14:textId="1C4C27EC" w:rsidR="00EE10DF" w:rsidDel="001B23DC" w:rsidRDefault="00CC1B7B" w:rsidP="00CC1B7B">
      <w:pPr>
        <w:pStyle w:val="NumList"/>
        <w:rPr>
          <w:del w:id="3374" w:author="Kelvin Sung" w:date="2021-05-20T18:04:00Z"/>
          <w:rFonts w:hint="eastAsia"/>
        </w:rPr>
      </w:pPr>
      <w:ins w:id="3375" w:author="Kelvin Sung" w:date="2021-05-24T09:43:00Z">
        <w:r>
          <w:t xml:space="preserve">In the same folder, edit </w:t>
        </w:r>
        <w:r w:rsidRPr="00CC1B7B">
          <w:rPr>
            <w:rStyle w:val="CodeInline"/>
            <w:rPrChange w:id="3376" w:author="Kelvin Sung" w:date="2021-05-24T09:43:00Z">
              <w:rPr/>
            </w:rPrChange>
          </w:rPr>
          <w:t>minion.js</w:t>
        </w:r>
        <w:r>
          <w:t xml:space="preserve"> to </w:t>
        </w:r>
      </w:ins>
      <w:del w:id="3377" w:author="Kelvin Sung" w:date="2021-05-24T09:43:00Z">
        <w:r w:rsidR="00EE10DF" w:rsidRPr="00CC1B7B" w:rsidDel="00CC1B7B">
          <w:delText>M</w:delText>
        </w:r>
      </w:del>
      <w:ins w:id="3378" w:author="Kelvin Sung" w:date="2021-05-24T09:43:00Z">
        <w:r>
          <w:t>m</w:t>
        </w:r>
      </w:ins>
      <w:r w:rsidR="00EE10DF" w:rsidRPr="00CC1B7B">
        <w:t>odify</w:t>
      </w:r>
      <w:r w:rsidR="00EE10DF" w:rsidRPr="00EE10DF">
        <w:t xml:space="preserve"> the</w:t>
      </w:r>
      <w:ins w:id="3379" w:author="Kelvin Sung" w:date="2021-05-24T09:43:00Z">
        <w:r>
          <w:t xml:space="preserve"> constructor of</w:t>
        </w:r>
      </w:ins>
      <w:r w:rsidR="00EE10DF" w:rsidRPr="00EE10DF">
        <w:t xml:space="preserve"> </w:t>
      </w:r>
      <w:r w:rsidR="00EE10DF" w:rsidRPr="000C036B">
        <w:rPr>
          <w:rStyle w:val="CodeInline"/>
        </w:rPr>
        <w:t>Minion</w:t>
      </w:r>
      <w:del w:id="3380" w:author="Kelvin Sung" w:date="2021-05-24T09:43:00Z">
        <w:r w:rsidR="00EE10DF" w:rsidRPr="00EE10DF" w:rsidDel="00CC1B7B">
          <w:delText>’s</w:delText>
        </w:r>
      </w:del>
      <w:r w:rsidR="00EE10DF" w:rsidRPr="00EE10DF">
        <w:t xml:space="preserve"> </w:t>
      </w:r>
      <w:ins w:id="3381" w:author="Kelvin Sung" w:date="2021-05-24T09:43:00Z">
        <w:r>
          <w:t>class to conditionally inst</w:t>
        </w:r>
      </w:ins>
      <w:ins w:id="3382" w:author="Kelvin Sung" w:date="2021-05-24T09:44:00Z">
        <w:r>
          <w:t>ant</w:t>
        </w:r>
      </w:ins>
      <w:ins w:id="3383" w:author="Kelvin Sung" w:date="2021-05-24T09:43:00Z">
        <w:r>
          <w:t xml:space="preserve">iate </w:t>
        </w:r>
      </w:ins>
      <w:ins w:id="3384" w:author="Kelvin Sung" w:date="2021-05-24T09:44:00Z">
        <w:r>
          <w:t xml:space="preserve">the game object with either </w:t>
        </w:r>
      </w:ins>
      <w:del w:id="3385" w:author="Kelvin Sung" w:date="2021-05-24T09:44:00Z">
        <w:r w:rsidR="00EE10DF" w:rsidRPr="00EE10DF" w:rsidDel="00CC1B7B">
          <w:delText xml:space="preserve">constructor to utilize the </w:delText>
        </w:r>
      </w:del>
      <w:ins w:id="3386" w:author="Kelvin Sung" w:date="2021-05-24T09:44:00Z">
        <w:r>
          <w:t xml:space="preserve">a </w:t>
        </w:r>
        <w:proofErr w:type="spellStart"/>
        <w:r w:rsidRPr="00CC1B7B">
          <w:rPr>
            <w:rStyle w:val="CodeInline"/>
            <w:rPrChange w:id="3387" w:author="Kelvin Sung" w:date="2021-05-24T09:44:00Z">
              <w:rPr/>
            </w:rPrChange>
          </w:rPr>
          <w:t>LightRenderable</w:t>
        </w:r>
        <w:proofErr w:type="spellEnd"/>
        <w:r>
          <w:t xml:space="preserve"> or an </w:t>
        </w:r>
      </w:ins>
      <w:proofErr w:type="spellStart"/>
      <w:r w:rsidR="00EE10DF" w:rsidRPr="000C036B">
        <w:rPr>
          <w:rStyle w:val="CodeInline"/>
        </w:rPr>
        <w:t>IllumRenderable</w:t>
      </w:r>
      <w:proofErr w:type="spellEnd"/>
      <w:del w:id="3388" w:author="Kelvin Sung" w:date="2021-05-24T09:44:00Z">
        <w:r w:rsidR="00EE10DF" w:rsidRPr="00EE10DF" w:rsidDel="00CC1B7B">
          <w:delText xml:space="preserve">, and notice that depending on whether a normal </w:delText>
        </w:r>
      </w:del>
      <w:ins w:id="3389" w:author="Kelvin Sung" w:date="2021-05-24T09:44:00Z">
        <w:r>
          <w:t xml:space="preserve"> when the normal </w:t>
        </w:r>
      </w:ins>
      <w:r w:rsidR="00EE10DF" w:rsidRPr="00EE10DF">
        <w:t>texture map is present</w:t>
      </w:r>
      <w:del w:id="3390" w:author="Kelvin Sung" w:date="2021-05-24T09:44:00Z">
        <w:r w:rsidR="00EE10DF" w:rsidRPr="00EE10DF" w:rsidDel="00CC1B7B">
          <w:delText xml:space="preserve">, a </w:delText>
        </w:r>
        <w:r w:rsidR="00EE10DF" w:rsidRPr="000C036B" w:rsidDel="00CC1B7B">
          <w:rPr>
            <w:rStyle w:val="CodeInline"/>
          </w:rPr>
          <w:delText>Minion</w:delText>
        </w:r>
        <w:r w:rsidR="00EE10DF" w:rsidRPr="00EE10DF" w:rsidDel="00CC1B7B">
          <w:delText xml:space="preserve"> can be either an </w:delText>
        </w:r>
        <w:r w:rsidR="00EE10DF" w:rsidRPr="000C036B" w:rsidDel="00CC1B7B">
          <w:rPr>
            <w:rStyle w:val="CodeInline"/>
          </w:rPr>
          <w:delText>IllumRenderable</w:delText>
        </w:r>
        <w:r w:rsidR="00EE10DF" w:rsidRPr="00EE10DF" w:rsidDel="00CC1B7B">
          <w:delText xml:space="preserve"> or a </w:delText>
        </w:r>
        <w:r w:rsidR="00EE10DF" w:rsidRPr="000C036B" w:rsidDel="00CC1B7B">
          <w:rPr>
            <w:rStyle w:val="CodeInline"/>
          </w:rPr>
          <w:delText>LightRenderable</w:delText>
        </w:r>
      </w:del>
      <w:r w:rsidR="00EE10DF" w:rsidRPr="00EE10DF">
        <w:t>.</w:t>
      </w:r>
    </w:p>
    <w:p w14:paraId="009ED484" w14:textId="77777777" w:rsidR="001B23DC" w:rsidRDefault="000C036B" w:rsidP="00CC1B7B">
      <w:pPr>
        <w:pStyle w:val="NumList"/>
        <w:rPr>
          <w:ins w:id="3391" w:author="Kelvin Sung" w:date="2021-05-20T18:04:00Z"/>
          <w:rFonts w:hint="eastAsia"/>
        </w:rPr>
      </w:pPr>
      <w:del w:id="3392" w:author="Kelvin Sung" w:date="2021-05-20T18:04:00Z">
        <w:r w:rsidDel="001B23DC">
          <w:delText xml:space="preserve">    </w:delText>
        </w:r>
      </w:del>
    </w:p>
    <w:p w14:paraId="352F2B60" w14:textId="684B89C4" w:rsidR="000C036B" w:rsidDel="001B23DC" w:rsidRDefault="000C036B" w:rsidP="000C036B">
      <w:pPr>
        <w:pStyle w:val="Code"/>
        <w:rPr>
          <w:del w:id="3393" w:author="Kelvin Sung" w:date="2021-05-20T18:04:00Z"/>
          <w:rFonts w:hint="eastAsia"/>
        </w:rPr>
      </w:pPr>
      <w:r>
        <w:t xml:space="preserve">constructor(spriteTexture, </w:t>
      </w:r>
      <w:r w:rsidRPr="000C036B">
        <w:rPr>
          <w:rStyle w:val="CodeBold"/>
        </w:rPr>
        <w:t>normalMap</w:t>
      </w:r>
      <w:r>
        <w:t>, atX, atY) {</w:t>
      </w:r>
    </w:p>
    <w:p w14:paraId="2136F09E" w14:textId="77777777" w:rsidR="001B23DC" w:rsidRDefault="000C036B" w:rsidP="000C036B">
      <w:pPr>
        <w:pStyle w:val="Code"/>
        <w:rPr>
          <w:ins w:id="3394" w:author="Kelvin Sung" w:date="2021-05-20T18:04:00Z"/>
          <w:rFonts w:hint="eastAsia"/>
        </w:rPr>
      </w:pPr>
      <w:del w:id="3395" w:author="Kelvin Sung" w:date="2021-05-20T18:04:00Z">
        <w:r w:rsidDel="001B23DC">
          <w:delText xml:space="preserve">    </w:delText>
        </w:r>
      </w:del>
    </w:p>
    <w:p w14:paraId="6D9FCF59" w14:textId="34F11ECA" w:rsidR="000C036B" w:rsidRDefault="000C036B" w:rsidP="000C036B">
      <w:pPr>
        <w:pStyle w:val="Code"/>
        <w:rPr>
          <w:rFonts w:hint="eastAsia"/>
        </w:rPr>
      </w:pPr>
      <w:r>
        <w:t xml:space="preserve">    super(null);</w:t>
      </w:r>
    </w:p>
    <w:p w14:paraId="26E2827E" w14:textId="53B9B0F1" w:rsidR="000C036B" w:rsidDel="001B23DC" w:rsidRDefault="000C036B" w:rsidP="000C036B">
      <w:pPr>
        <w:pStyle w:val="Code"/>
        <w:rPr>
          <w:del w:id="3396" w:author="Kelvin Sung" w:date="2021-05-20T18:04:00Z"/>
          <w:rFonts w:hint="eastAsia"/>
        </w:rPr>
      </w:pPr>
    </w:p>
    <w:p w14:paraId="5AB4EAAC" w14:textId="30A43CD0" w:rsidR="000C036B" w:rsidDel="001B23DC" w:rsidRDefault="000C036B" w:rsidP="000C036B">
      <w:pPr>
        <w:pStyle w:val="Code"/>
        <w:rPr>
          <w:del w:id="3397" w:author="Kelvin Sung" w:date="2021-05-20T18:04:00Z"/>
          <w:rFonts w:hint="eastAsia"/>
        </w:rPr>
      </w:pPr>
      <w:del w:id="3398" w:author="Kelvin Sung" w:date="2021-05-20T18:04:00Z">
        <w:r w:rsidDel="001B23DC">
          <w:delText xml:space="preserve">    </w:delText>
        </w:r>
      </w:del>
      <w:r>
        <w:t xml:space="preserve">    this.kDelta = 0.2;</w:t>
      </w:r>
    </w:p>
    <w:p w14:paraId="09C37057" w14:textId="77777777" w:rsidR="001B23DC" w:rsidRDefault="000C036B" w:rsidP="000C036B">
      <w:pPr>
        <w:pStyle w:val="Code"/>
        <w:rPr>
          <w:ins w:id="3399" w:author="Kelvin Sung" w:date="2021-05-20T18:04:00Z"/>
          <w:rFonts w:hint="eastAsia"/>
        </w:rPr>
      </w:pPr>
      <w:del w:id="3400" w:author="Kelvin Sung" w:date="2021-05-20T18:04:00Z">
        <w:r w:rsidDel="001B23DC">
          <w:delText xml:space="preserve">    </w:delText>
        </w:r>
      </w:del>
    </w:p>
    <w:p w14:paraId="699BAC96" w14:textId="29B9703B" w:rsidR="000C036B" w:rsidDel="001B23DC" w:rsidRDefault="000C036B" w:rsidP="000C036B">
      <w:pPr>
        <w:pStyle w:val="Code"/>
        <w:rPr>
          <w:del w:id="3401" w:author="Kelvin Sung" w:date="2021-05-20T18:04:00Z"/>
          <w:rFonts w:hint="eastAsia"/>
        </w:rPr>
      </w:pPr>
    </w:p>
    <w:p w14:paraId="612C12C5" w14:textId="77777777" w:rsidR="001B23DC" w:rsidRDefault="000C036B" w:rsidP="000C036B">
      <w:pPr>
        <w:pStyle w:val="Code"/>
        <w:rPr>
          <w:ins w:id="3402" w:author="Kelvin Sung" w:date="2021-05-20T18:04:00Z"/>
          <w:rFonts w:hint="eastAsia"/>
        </w:rPr>
      </w:pPr>
      <w:del w:id="3403" w:author="Kelvin Sung" w:date="2021-05-20T18:04:00Z">
        <w:r w:rsidRPr="000C036B" w:rsidDel="001B23DC">
          <w:rPr>
            <w:rStyle w:val="CodeBold"/>
          </w:rPr>
          <w:delText xml:space="preserve">    </w:delText>
        </w:r>
      </w:del>
    </w:p>
    <w:p w14:paraId="1438EA1C" w14:textId="72D8ED86" w:rsidR="000C036B" w:rsidRPr="000C036B" w:rsidDel="001B23DC" w:rsidRDefault="000C036B" w:rsidP="000C036B">
      <w:pPr>
        <w:pStyle w:val="Code"/>
        <w:rPr>
          <w:del w:id="3404" w:author="Kelvin Sung" w:date="2021-05-20T18:04:00Z"/>
          <w:rStyle w:val="CodeBold"/>
        </w:rPr>
      </w:pPr>
      <w:r w:rsidRPr="00CC1B7B">
        <w:rPr>
          <w:rPrChange w:id="3405" w:author="Kelvin Sung" w:date="2021-05-24T09:45:00Z">
            <w:rPr>
              <w:rStyle w:val="CodeBold"/>
            </w:rPr>
          </w:rPrChange>
        </w:rPr>
        <w:t xml:space="preserve">    </w:t>
      </w:r>
      <w:r w:rsidRPr="000C036B">
        <w:rPr>
          <w:rStyle w:val="CodeBold"/>
        </w:rPr>
        <w:t>if (normalMap === null) {</w:t>
      </w:r>
    </w:p>
    <w:p w14:paraId="042E5798" w14:textId="77777777" w:rsidR="001B23DC" w:rsidRDefault="000C036B" w:rsidP="000C036B">
      <w:pPr>
        <w:pStyle w:val="Code"/>
        <w:rPr>
          <w:ins w:id="3406" w:author="Kelvin Sung" w:date="2021-05-20T18:04:00Z"/>
          <w:rStyle w:val="CodeBold"/>
        </w:rPr>
      </w:pPr>
      <w:del w:id="3407" w:author="Kelvin Sung" w:date="2021-05-20T18:04:00Z">
        <w:r w:rsidRPr="000C036B" w:rsidDel="001B23DC">
          <w:rPr>
            <w:rStyle w:val="CodeBold"/>
          </w:rPr>
          <w:delText xml:space="preserve">    </w:delText>
        </w:r>
      </w:del>
    </w:p>
    <w:p w14:paraId="6679F210" w14:textId="00E325A9" w:rsidR="000C036B" w:rsidRPr="000C036B" w:rsidDel="001B23DC" w:rsidRDefault="000C036B" w:rsidP="000C036B">
      <w:pPr>
        <w:pStyle w:val="Code"/>
        <w:rPr>
          <w:del w:id="3408" w:author="Kelvin Sung" w:date="2021-05-20T18:04:00Z"/>
          <w:rStyle w:val="CodeBold"/>
        </w:rPr>
      </w:pPr>
      <w:r w:rsidRPr="00CC1B7B">
        <w:rPr>
          <w:rPrChange w:id="3409" w:author="Kelvin Sung" w:date="2021-05-24T09:45:00Z">
            <w:rPr>
              <w:rStyle w:val="CodeBold"/>
            </w:rPr>
          </w:rPrChange>
        </w:rPr>
        <w:t xml:space="preserve">        </w:t>
      </w:r>
      <w:r w:rsidRPr="000C036B">
        <w:rPr>
          <w:rStyle w:val="CodeBold"/>
        </w:rPr>
        <w:t>this.mRenderComponent = new engine.LightRenderable(spriteTexture);</w:t>
      </w:r>
    </w:p>
    <w:p w14:paraId="19891A59" w14:textId="77777777" w:rsidR="001B23DC" w:rsidRDefault="000C036B" w:rsidP="000C036B">
      <w:pPr>
        <w:pStyle w:val="Code"/>
        <w:rPr>
          <w:ins w:id="3410" w:author="Kelvin Sung" w:date="2021-05-20T18:04:00Z"/>
          <w:rStyle w:val="CodeBold"/>
        </w:rPr>
      </w:pPr>
      <w:del w:id="3411" w:author="Kelvin Sung" w:date="2021-05-20T18:04:00Z">
        <w:r w:rsidRPr="000C036B" w:rsidDel="001B23DC">
          <w:rPr>
            <w:rStyle w:val="CodeBold"/>
          </w:rPr>
          <w:delText xml:space="preserve">    </w:delText>
        </w:r>
      </w:del>
    </w:p>
    <w:p w14:paraId="6F482AFF" w14:textId="3BC47EC5" w:rsidR="000C036B" w:rsidRPr="000C036B" w:rsidDel="001B23DC" w:rsidRDefault="000C036B" w:rsidP="000C036B">
      <w:pPr>
        <w:pStyle w:val="Code"/>
        <w:rPr>
          <w:del w:id="3412" w:author="Kelvin Sung" w:date="2021-05-20T18:04:00Z"/>
          <w:rStyle w:val="CodeBold"/>
        </w:rPr>
      </w:pPr>
      <w:r w:rsidRPr="00CC1B7B">
        <w:rPr>
          <w:rPrChange w:id="3413" w:author="Kelvin Sung" w:date="2021-05-24T09:45:00Z">
            <w:rPr>
              <w:rStyle w:val="CodeBold"/>
            </w:rPr>
          </w:rPrChange>
        </w:rPr>
        <w:t xml:space="preserve">    </w:t>
      </w:r>
      <w:r w:rsidRPr="000C036B">
        <w:rPr>
          <w:rStyle w:val="CodeBold"/>
        </w:rPr>
        <w:t>} else {</w:t>
      </w:r>
    </w:p>
    <w:p w14:paraId="40CFEC0C" w14:textId="77777777" w:rsidR="001B23DC" w:rsidRDefault="000C036B" w:rsidP="000C036B">
      <w:pPr>
        <w:pStyle w:val="Code"/>
        <w:rPr>
          <w:ins w:id="3414" w:author="Kelvin Sung" w:date="2021-05-20T18:04:00Z"/>
          <w:rStyle w:val="CodeBold"/>
        </w:rPr>
      </w:pPr>
      <w:del w:id="3415" w:author="Kelvin Sung" w:date="2021-05-20T18:04:00Z">
        <w:r w:rsidRPr="000C036B" w:rsidDel="001B23DC">
          <w:rPr>
            <w:rStyle w:val="CodeBold"/>
          </w:rPr>
          <w:delText xml:space="preserve">    </w:delText>
        </w:r>
      </w:del>
    </w:p>
    <w:p w14:paraId="3EA67B03" w14:textId="039F4EB9" w:rsidR="000C036B" w:rsidRPr="000C036B" w:rsidDel="001B23DC" w:rsidRDefault="000C036B" w:rsidP="000C036B">
      <w:pPr>
        <w:pStyle w:val="Code"/>
        <w:rPr>
          <w:del w:id="3416" w:author="Kelvin Sung" w:date="2021-05-20T18:04:00Z"/>
          <w:rStyle w:val="CodeBold"/>
        </w:rPr>
      </w:pPr>
      <w:r w:rsidRPr="00CC1B7B">
        <w:rPr>
          <w:rPrChange w:id="3417" w:author="Kelvin Sung" w:date="2021-05-24T09:45:00Z">
            <w:rPr>
              <w:rStyle w:val="CodeBold"/>
            </w:rPr>
          </w:rPrChange>
        </w:rPr>
        <w:t xml:space="preserve">        </w:t>
      </w:r>
      <w:r w:rsidRPr="000C036B">
        <w:rPr>
          <w:rStyle w:val="CodeBold"/>
        </w:rPr>
        <w:t>this.mRenderComponent = new engine.IllumRenderable(spriteTexture, normalMap);</w:t>
      </w:r>
    </w:p>
    <w:p w14:paraId="1D01C259" w14:textId="77777777" w:rsidR="001B23DC" w:rsidRDefault="000C036B" w:rsidP="000C036B">
      <w:pPr>
        <w:pStyle w:val="Code"/>
        <w:rPr>
          <w:ins w:id="3418" w:author="Kelvin Sung" w:date="2021-05-20T18:04:00Z"/>
          <w:rStyle w:val="CodeBold"/>
        </w:rPr>
      </w:pPr>
      <w:del w:id="3419" w:author="Kelvin Sung" w:date="2021-05-20T18:04:00Z">
        <w:r w:rsidRPr="000C036B" w:rsidDel="001B23DC">
          <w:rPr>
            <w:rStyle w:val="CodeBold"/>
          </w:rPr>
          <w:delText xml:space="preserve">    </w:delText>
        </w:r>
      </w:del>
    </w:p>
    <w:p w14:paraId="13C9FE08" w14:textId="678989E0" w:rsidR="000C036B" w:rsidRPr="000C036B" w:rsidDel="001B23DC" w:rsidRDefault="000C036B" w:rsidP="000C036B">
      <w:pPr>
        <w:pStyle w:val="Code"/>
        <w:rPr>
          <w:del w:id="3420" w:author="Kelvin Sung" w:date="2021-05-20T18:04:00Z"/>
          <w:rStyle w:val="CodeBold"/>
        </w:rPr>
      </w:pPr>
      <w:r w:rsidRPr="000C036B">
        <w:rPr>
          <w:rStyle w:val="CodeBold"/>
        </w:rPr>
        <w:t xml:space="preserve">    }</w:t>
      </w:r>
    </w:p>
    <w:p w14:paraId="6DD55E8B" w14:textId="77777777" w:rsidR="001B23DC" w:rsidRDefault="000C036B" w:rsidP="000C036B">
      <w:pPr>
        <w:pStyle w:val="Code"/>
        <w:rPr>
          <w:ins w:id="3421" w:author="Kelvin Sung" w:date="2021-05-20T18:04:00Z"/>
          <w:rStyle w:val="CodeBold"/>
        </w:rPr>
      </w:pPr>
      <w:del w:id="3422" w:author="Kelvin Sung" w:date="2021-05-20T18:04:00Z">
        <w:r w:rsidDel="001B23DC">
          <w:delText xml:space="preserve">    </w:delText>
        </w:r>
      </w:del>
    </w:p>
    <w:p w14:paraId="47232783" w14:textId="2D98E712" w:rsidR="000C036B" w:rsidDel="001B23DC" w:rsidRDefault="000C036B" w:rsidP="000C036B">
      <w:pPr>
        <w:pStyle w:val="Code"/>
        <w:rPr>
          <w:del w:id="3423" w:author="Kelvin Sung" w:date="2021-05-20T18:04:00Z"/>
          <w:rFonts w:hint="eastAsia"/>
        </w:rPr>
      </w:pPr>
    </w:p>
    <w:p w14:paraId="42870AEF" w14:textId="77777777" w:rsidR="001B23DC" w:rsidRDefault="000C036B" w:rsidP="000C036B">
      <w:pPr>
        <w:pStyle w:val="Code"/>
        <w:rPr>
          <w:ins w:id="3424" w:author="Kelvin Sung" w:date="2021-05-20T18:04:00Z"/>
          <w:rFonts w:hint="eastAsia"/>
        </w:rPr>
      </w:pPr>
      <w:del w:id="3425" w:author="Kelvin Sung" w:date="2021-05-20T18:04:00Z">
        <w:r w:rsidDel="001B23DC">
          <w:delText xml:space="preserve">    </w:delText>
        </w:r>
      </w:del>
    </w:p>
    <w:p w14:paraId="2AAFA5AE" w14:textId="27BDB442" w:rsidR="000C036B" w:rsidDel="001B23DC" w:rsidRDefault="000C036B" w:rsidP="000C036B">
      <w:pPr>
        <w:pStyle w:val="Code"/>
        <w:rPr>
          <w:del w:id="3426" w:author="Kelvin Sung" w:date="2021-05-20T18:04:00Z"/>
          <w:rFonts w:hint="eastAsia"/>
        </w:rPr>
      </w:pPr>
      <w:r>
        <w:t xml:space="preserve">    </w:t>
      </w:r>
      <w:del w:id="3427" w:author="Kelvin Sung" w:date="2021-05-24T09:45:00Z">
        <w:r w:rsidDel="00CC1B7B">
          <w:delText>this.mRenderComponent.setColor([1, 1, 1, 0]);</w:delText>
        </w:r>
      </w:del>
    </w:p>
    <w:p w14:paraId="32B9DE9A" w14:textId="4E2B71C9" w:rsidR="001B23DC" w:rsidRDefault="000C036B" w:rsidP="00CC1B7B">
      <w:pPr>
        <w:pStyle w:val="Code"/>
        <w:rPr>
          <w:ins w:id="3428" w:author="Kelvin Sung" w:date="2021-05-20T18:04:00Z"/>
          <w:rFonts w:hint="eastAsia"/>
        </w:rPr>
        <w:pPrChange w:id="3429" w:author="Kelvin Sung" w:date="2021-05-24T09:45:00Z">
          <w:pPr>
            <w:pStyle w:val="Code"/>
          </w:pPr>
        </w:pPrChange>
      </w:pPr>
      <w:del w:id="3430" w:author="Kelvin Sung" w:date="2021-05-20T18:04:00Z">
        <w:r w:rsidDel="001B23DC">
          <w:delText xml:space="preserve">    </w:delText>
        </w:r>
      </w:del>
      <w:ins w:id="3431" w:author="Kelvin Sung" w:date="2021-05-24T09:45:00Z">
        <w:r w:rsidR="00CC1B7B">
          <w:t xml:space="preserve">… identical to previous code … </w:t>
        </w:r>
      </w:ins>
    </w:p>
    <w:p w14:paraId="2F73DCED" w14:textId="6B4638DC" w:rsidR="000C036B" w:rsidDel="001B23DC" w:rsidRDefault="000C036B" w:rsidP="000C036B">
      <w:pPr>
        <w:pStyle w:val="Code"/>
        <w:rPr>
          <w:del w:id="3432" w:author="Kelvin Sung" w:date="2021-05-20T18:04:00Z"/>
          <w:rFonts w:hint="eastAsia"/>
        </w:rPr>
      </w:pPr>
      <w:del w:id="3433" w:author="Kelvin Sung" w:date="2021-05-24T09:45:00Z">
        <w:r w:rsidDel="00B259A2">
          <w:delText xml:space="preserve">    this.mRenderComponent.getXform().setPosition(atX, atY);</w:delText>
        </w:r>
      </w:del>
    </w:p>
    <w:p w14:paraId="0AEF4C57" w14:textId="222965C3" w:rsidR="000C036B" w:rsidDel="001B23DC" w:rsidRDefault="000C036B" w:rsidP="000C036B">
      <w:pPr>
        <w:pStyle w:val="Code"/>
        <w:rPr>
          <w:del w:id="3434" w:author="Kelvin Sung" w:date="2021-05-20T18:04:00Z"/>
          <w:rFonts w:hint="eastAsia"/>
        </w:rPr>
      </w:pPr>
      <w:del w:id="3435" w:author="Kelvin Sung" w:date="2021-05-20T18:04:00Z">
        <w:r w:rsidDel="001B23DC">
          <w:delText xml:space="preserve">    </w:delText>
        </w:r>
      </w:del>
      <w:del w:id="3436" w:author="Kelvin Sung" w:date="2021-05-24T09:45:00Z">
        <w:r w:rsidDel="00B259A2">
          <w:delText xml:space="preserve">    this.mRenderComponent.getXform().setSize(18, 14.4);</w:delText>
        </w:r>
      </w:del>
    </w:p>
    <w:p w14:paraId="195049B9" w14:textId="1041045A" w:rsidR="000C036B" w:rsidDel="001B23DC" w:rsidRDefault="000C036B" w:rsidP="000C036B">
      <w:pPr>
        <w:pStyle w:val="Code"/>
        <w:rPr>
          <w:del w:id="3437" w:author="Kelvin Sung" w:date="2021-05-20T18:04:00Z"/>
          <w:rFonts w:hint="eastAsia"/>
        </w:rPr>
      </w:pPr>
      <w:del w:id="3438" w:author="Kelvin Sung" w:date="2021-05-20T18:04:00Z">
        <w:r w:rsidDel="001B23DC">
          <w:delText xml:space="preserve">    </w:delText>
        </w:r>
      </w:del>
      <w:del w:id="3439" w:author="Kelvin Sung" w:date="2021-05-24T09:45:00Z">
        <w:r w:rsidDel="00B259A2">
          <w:delText xml:space="preserve">    this.mRenderComponent.setSpriteSequence(512, 0,      // first element pixel position: top-left 512 is top of image, 0 is left of image</w:delText>
        </w:r>
      </w:del>
    </w:p>
    <w:p w14:paraId="382906D0" w14:textId="157D803F" w:rsidR="000C036B" w:rsidDel="001B23DC" w:rsidRDefault="000C036B" w:rsidP="000C036B">
      <w:pPr>
        <w:pStyle w:val="Code"/>
        <w:rPr>
          <w:del w:id="3440" w:author="Kelvin Sung" w:date="2021-05-20T18:04:00Z"/>
          <w:rFonts w:hint="eastAsia"/>
        </w:rPr>
      </w:pPr>
      <w:del w:id="3441" w:author="Kelvin Sung" w:date="2021-05-20T18:04:00Z">
        <w:r w:rsidDel="001B23DC">
          <w:delText xml:space="preserve">    </w:delText>
        </w:r>
      </w:del>
      <w:del w:id="3442" w:author="Kelvin Sung" w:date="2021-05-24T09:45:00Z">
        <w:r w:rsidDel="00B259A2">
          <w:delText xml:space="preserve">                                   204, 164,    // widthxheight in pixels</w:delText>
        </w:r>
      </w:del>
    </w:p>
    <w:p w14:paraId="18F733C7" w14:textId="43508C68" w:rsidR="000C036B" w:rsidDel="001B23DC" w:rsidRDefault="000C036B" w:rsidP="000C036B">
      <w:pPr>
        <w:pStyle w:val="Code"/>
        <w:rPr>
          <w:del w:id="3443" w:author="Kelvin Sung" w:date="2021-05-20T18:04:00Z"/>
          <w:rFonts w:hint="eastAsia"/>
        </w:rPr>
      </w:pPr>
      <w:del w:id="3444" w:author="Kelvin Sung" w:date="2021-05-20T18:04:00Z">
        <w:r w:rsidDel="001B23DC">
          <w:delText xml:space="preserve">    </w:delText>
        </w:r>
      </w:del>
      <w:del w:id="3445" w:author="Kelvin Sung" w:date="2021-05-24T09:45:00Z">
        <w:r w:rsidDel="00B259A2">
          <w:delText xml:space="preserve">                                   5,           // number of elements in this sequence</w:delText>
        </w:r>
      </w:del>
    </w:p>
    <w:p w14:paraId="5E8A2771" w14:textId="7753CD73" w:rsidR="000C036B" w:rsidDel="001B23DC" w:rsidRDefault="000C036B" w:rsidP="000C036B">
      <w:pPr>
        <w:pStyle w:val="Code"/>
        <w:rPr>
          <w:del w:id="3446" w:author="Kelvin Sung" w:date="2021-05-20T18:04:00Z"/>
          <w:rFonts w:hint="eastAsia"/>
        </w:rPr>
      </w:pPr>
      <w:del w:id="3447" w:author="Kelvin Sung" w:date="2021-05-20T18:04:00Z">
        <w:r w:rsidDel="001B23DC">
          <w:delText xml:space="preserve">    </w:delText>
        </w:r>
      </w:del>
      <w:del w:id="3448" w:author="Kelvin Sung" w:date="2021-05-24T09:45:00Z">
        <w:r w:rsidDel="00B259A2">
          <w:delText xml:space="preserve">                                   0);          // horizontal padding in between</w:delText>
        </w:r>
      </w:del>
    </w:p>
    <w:p w14:paraId="75180532" w14:textId="74541015" w:rsidR="000C036B" w:rsidDel="001B23DC" w:rsidRDefault="000C036B" w:rsidP="000C036B">
      <w:pPr>
        <w:pStyle w:val="Code"/>
        <w:rPr>
          <w:del w:id="3449" w:author="Kelvin Sung" w:date="2021-05-20T18:04:00Z"/>
          <w:rFonts w:hint="eastAsia"/>
        </w:rPr>
      </w:pPr>
      <w:del w:id="3450" w:author="Kelvin Sung" w:date="2021-05-20T18:04:00Z">
        <w:r w:rsidDel="001B23DC">
          <w:delText xml:space="preserve">    </w:delText>
        </w:r>
      </w:del>
      <w:del w:id="3451" w:author="Kelvin Sung" w:date="2021-05-24T09:45:00Z">
        <w:r w:rsidDel="00B259A2">
          <w:delText xml:space="preserve">    this.mRenderComponent.setAnimationType(engine.eAnimationType.eSwing);</w:delText>
        </w:r>
      </w:del>
    </w:p>
    <w:p w14:paraId="358C45A0" w14:textId="2A3C2ADB" w:rsidR="000C036B" w:rsidDel="001B23DC" w:rsidRDefault="000C036B" w:rsidP="000C036B">
      <w:pPr>
        <w:pStyle w:val="Code"/>
        <w:rPr>
          <w:del w:id="3452" w:author="Kelvin Sung" w:date="2021-05-20T18:04:00Z"/>
          <w:rFonts w:hint="eastAsia"/>
        </w:rPr>
      </w:pPr>
      <w:del w:id="3453" w:author="Kelvin Sung" w:date="2021-05-20T18:04:00Z">
        <w:r w:rsidDel="001B23DC">
          <w:delText xml:space="preserve">    </w:delText>
        </w:r>
      </w:del>
      <w:del w:id="3454" w:author="Kelvin Sung" w:date="2021-05-24T09:45:00Z">
        <w:r w:rsidDel="00B259A2">
          <w:delText xml:space="preserve">    this.mRenderComponent.setAnimationSpeed(30);</w:delText>
        </w:r>
      </w:del>
    </w:p>
    <w:p w14:paraId="6157EBB5" w14:textId="123B6B11" w:rsidR="000C036B" w:rsidDel="001B23DC" w:rsidRDefault="000C036B" w:rsidP="000C036B">
      <w:pPr>
        <w:pStyle w:val="Code"/>
        <w:rPr>
          <w:del w:id="3455" w:author="Kelvin Sung" w:date="2021-05-20T18:04:00Z"/>
          <w:rFonts w:hint="eastAsia"/>
        </w:rPr>
      </w:pPr>
      <w:del w:id="3456" w:author="Kelvin Sung" w:date="2021-05-20T18:04:00Z">
        <w:r w:rsidDel="001B23DC">
          <w:delText xml:space="preserve">    </w:delText>
        </w:r>
      </w:del>
      <w:del w:id="3457" w:author="Kelvin Sung" w:date="2021-05-24T09:45:00Z">
        <w:r w:rsidDel="00B259A2">
          <w:delText xml:space="preserve">                                // show each element for mAnimSpeed updates</w:delText>
        </w:r>
      </w:del>
    </w:p>
    <w:p w14:paraId="7CDB02CD" w14:textId="0C871776" w:rsidR="000C036B" w:rsidRPr="00EE10DF" w:rsidRDefault="000C036B" w:rsidP="000C036B">
      <w:pPr>
        <w:pStyle w:val="Code"/>
        <w:rPr>
          <w:rFonts w:hint="eastAsia"/>
        </w:rPr>
      </w:pPr>
      <w:del w:id="3458" w:author="Kelvin Sung" w:date="2021-05-20T18:04:00Z">
        <w:r w:rsidDel="001B23DC">
          <w:delText xml:space="preserve">    </w:delText>
        </w:r>
      </w:del>
      <w:r>
        <w:t>}</w:t>
      </w:r>
    </w:p>
    <w:p w14:paraId="6B415E83" w14:textId="77777777" w:rsidR="00EE10DF" w:rsidRDefault="00EE10DF" w:rsidP="00EE10DF">
      <w:pPr>
        <w:pStyle w:val="Heading4"/>
      </w:pPr>
      <w:r>
        <w:t xml:space="preserve">Modifying </w:t>
      </w:r>
      <w:proofErr w:type="spellStart"/>
      <w:r>
        <w:t>MyGame</w:t>
      </w:r>
      <w:proofErr w:type="spellEnd"/>
    </w:p>
    <w:p w14:paraId="253D1E17" w14:textId="39A0F6AF" w:rsidR="00EE10DF" w:rsidRDefault="00EE10DF" w:rsidP="00EE10DF">
      <w:pPr>
        <w:pStyle w:val="BodyTextFirst"/>
        <w:rPr>
          <w:rFonts w:hint="eastAsia"/>
        </w:rPr>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w:t>
      </w:r>
      <w:r>
        <w:lastRenderedPageBreak/>
        <w:t xml:space="preserve">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minimum; as such, the details are not shown here.</w:t>
      </w:r>
    </w:p>
    <w:p w14:paraId="1D205AF1" w14:textId="707582A2" w:rsidR="00EE10DF" w:rsidRPr="00EE10DF" w:rsidRDefault="00EE10DF" w:rsidP="00EE10DF">
      <w:pPr>
        <w:pStyle w:val="Heading3"/>
      </w:pPr>
      <w:r w:rsidRPr="00EE10DF">
        <w:t>Observations</w:t>
      </w:r>
    </w:p>
    <w:p w14:paraId="6B7444A6" w14:textId="2A88F038" w:rsidR="00B259A2" w:rsidRDefault="00EE10DF" w:rsidP="00EE10DF">
      <w:pPr>
        <w:pStyle w:val="BodyTextFirst"/>
        <w:rPr>
          <w:ins w:id="3459" w:author="Kelvin Sung" w:date="2021-05-24T09:47:00Z"/>
        </w:rPr>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w:t>
      </w:r>
      <w:ins w:id="3460" w:author="Kelvin Sung" w:date="2021-05-24T09:47:00Z">
        <w:r w:rsidR="00B259A2">
          <w:t xml:space="preserve">. </w:t>
        </w:r>
      </w:ins>
      <w:r w:rsidRPr="00EE10DF">
        <w:t xml:space="preserve"> </w:t>
      </w:r>
      <w:del w:id="3461" w:author="Kelvin Sung" w:date="2021-05-24T09:48:00Z">
        <w:r w:rsidRPr="00EE10DF" w:rsidDel="00B259A2">
          <w:delText>(most notably, in the background where the composing geometric blocks now appear to be individually defined 3D shapes</w:delText>
        </w:r>
        <w:r w:rsidRPr="00EE10DF" w:rsidDel="00B259A2">
          <w:fldChar w:fldCharType="begin"/>
        </w:r>
        <w:r w:rsidRPr="00EE10DF" w:rsidDel="00B259A2">
          <w:delInstrText xml:space="preserve"> XE "Diffuse reflection:3D shapes" </w:delInstrText>
        </w:r>
        <w:r w:rsidRPr="00EE10DF" w:rsidDel="00B259A2">
          <w:fldChar w:fldCharType="end"/>
        </w:r>
        <w:r w:rsidRPr="00EE10DF" w:rsidDel="00B259A2">
          <w:delText>).</w:delText>
        </w:r>
      </w:del>
      <w:r w:rsidRPr="00EE10DF">
        <w:t xml:space="preserve"> </w:t>
      </w:r>
    </w:p>
    <w:p w14:paraId="30FA15F0" w14:textId="77777777" w:rsidR="006928AA" w:rsidRDefault="001D6205" w:rsidP="00B259A2">
      <w:pPr>
        <w:pStyle w:val="BodyTextCont"/>
        <w:rPr>
          <w:ins w:id="3462" w:author="Kelvin Sung" w:date="2021-05-24T13:45:00Z"/>
        </w:rPr>
      </w:pPr>
      <w:ins w:id="3463" w:author="Kelvin Sung" w:date="2021-05-24T09:54:00Z">
        <w:r>
          <w:t xml:space="preserve">You can verify that the peculiar effects </w:t>
        </w:r>
      </w:ins>
      <w:ins w:id="3464" w:author="Kelvin Sung" w:date="2021-05-24T13:36:00Z">
        <w:r w:rsidR="001B4EE8">
          <w:t>observed on the</w:t>
        </w:r>
      </w:ins>
      <w:ins w:id="3465" w:author="Kelvin Sung" w:date="2021-05-24T09:54:00Z">
        <w:r>
          <w:t xml:space="preserve"> left image of Figure 8-7 is resolved. </w:t>
        </w:r>
      </w:ins>
      <w:ins w:id="3466" w:author="Kelvin Sung" w:date="2021-05-24T13:36:00Z">
        <w:r w:rsidR="001B4EE8">
          <w:t>For a clearer observation</w:t>
        </w:r>
      </w:ins>
      <w:ins w:id="3467" w:author="Kelvin Sung" w:date="2021-05-24T11:13:00Z">
        <w:r w:rsidR="00A46CF0">
          <w:t>,</w:t>
        </w:r>
      </w:ins>
      <w:ins w:id="3468" w:author="Kelvin Sung" w:date="2021-05-24T11:14:00Z">
        <w:r w:rsidR="00A46CF0">
          <w:t xml:space="preserve"> switch off all other lights </w:t>
        </w:r>
      </w:ins>
      <w:ins w:id="3469" w:author="Kelvin Sung" w:date="2021-05-24T11:15:00Z">
        <w:r w:rsidR="00A46CF0">
          <w:t xml:space="preserve">(type the light number followed the H key) </w:t>
        </w:r>
      </w:ins>
      <w:ins w:id="3470" w:author="Kelvin Sung" w:date="2021-05-24T11:14:00Z">
        <w:r w:rsidR="00A46CF0">
          <w:t xml:space="preserve">except </w:t>
        </w:r>
      </w:ins>
      <w:ins w:id="3471" w:author="Kelvin Sung" w:date="2021-05-24T11:15:00Z">
        <w:r w:rsidR="00A46CF0">
          <w:t xml:space="preserve">leaving </w:t>
        </w:r>
      </w:ins>
      <w:ins w:id="3472" w:author="Kelvin Sung" w:date="2021-05-24T09:49:00Z">
        <w:r w:rsidR="00B259A2" w:rsidRPr="00EE10DF">
          <w:t>light 2</w:t>
        </w:r>
      </w:ins>
      <w:ins w:id="3473" w:author="Kelvin Sung" w:date="2021-05-24T11:15:00Z">
        <w:r w:rsidR="00A46CF0">
          <w:t xml:space="preserve"> switch</w:t>
        </w:r>
      </w:ins>
      <w:ins w:id="3474" w:author="Kelvin Sung" w:date="2021-05-24T11:18:00Z">
        <w:r w:rsidR="00A46CF0">
          <w:t>ed</w:t>
        </w:r>
      </w:ins>
      <w:ins w:id="3475" w:author="Kelvin Sung" w:date="2021-05-24T11:15:00Z">
        <w:r w:rsidR="00A46CF0">
          <w:t xml:space="preserve">-on. Now, </w:t>
        </w:r>
      </w:ins>
      <w:ins w:id="3476" w:author="Kelvin Sung" w:date="2021-05-24T09:49:00Z">
        <w:r w:rsidR="00B259A2" w:rsidRPr="00EE10DF">
          <w:t>move the light position</w:t>
        </w:r>
      </w:ins>
      <w:ins w:id="3477" w:author="Kelvin Sung" w:date="2021-05-24T09:53:00Z">
        <w:r w:rsidR="00B259A2">
          <w:t xml:space="preserve"> (</w:t>
        </w:r>
      </w:ins>
      <w:ins w:id="3478" w:author="Kelvin Sung" w:date="2021-05-24T09:49:00Z">
        <w:r w:rsidR="00B259A2" w:rsidRPr="00EE10DF">
          <w:t>with the arrow keys</w:t>
        </w:r>
      </w:ins>
      <w:ins w:id="3479" w:author="Kelvin Sung" w:date="2021-05-24T09:53:00Z">
        <w:r w:rsidR="00B259A2">
          <w:t>)</w:t>
        </w:r>
      </w:ins>
      <w:ins w:id="3480" w:author="Kelvin Sung" w:date="2021-05-24T09:51:00Z">
        <w:r w:rsidR="00B259A2">
          <w:t xml:space="preserve"> to </w:t>
        </w:r>
      </w:ins>
      <w:ins w:id="3481" w:author="Kelvin Sung" w:date="2021-05-24T09:53:00Z">
        <w:r w:rsidR="00B259A2">
          <w:t xml:space="preserve">illuminate </w:t>
        </w:r>
      </w:ins>
      <w:ins w:id="3482" w:author="Kelvin Sung" w:date="2021-05-24T09:52:00Z">
        <w:r w:rsidR="00B259A2">
          <w:t xml:space="preserve">the geometric block </w:t>
        </w:r>
      </w:ins>
      <w:ins w:id="3483" w:author="Kelvin Sung" w:date="2021-05-24T13:37:00Z">
        <w:r w:rsidR="001B4EE8">
          <w:t xml:space="preserve">behind </w:t>
        </w:r>
      </w:ins>
      <w:ins w:id="3484" w:author="Kelvin Sung" w:date="2021-05-24T09:52:00Z">
        <w:r w:rsidR="00B259A2">
          <w:t xml:space="preserve">the </w:t>
        </w:r>
      </w:ins>
      <w:ins w:id="3485" w:author="Kelvin Sung" w:date="2021-05-24T09:53:00Z">
        <w:r w:rsidR="00B259A2" w:rsidRPr="00B259A2">
          <w:rPr>
            <w:rStyle w:val="CodeInline"/>
            <w:rPrChange w:id="3486" w:author="Kelvin Sung" w:date="2021-05-24T09:53:00Z">
              <w:rPr/>
            </w:rPrChange>
          </w:rPr>
          <w:t>Hero</w:t>
        </w:r>
        <w:r w:rsidR="00B259A2">
          <w:t xml:space="preserve"> character</w:t>
        </w:r>
      </w:ins>
      <w:ins w:id="3487" w:author="Kelvin Sung" w:date="2021-05-24T13:37:00Z">
        <w:r w:rsidR="001B4EE8">
          <w:t>, you can move her away with the WASD keys</w:t>
        </w:r>
      </w:ins>
      <w:ins w:id="3488" w:author="Kelvin Sung" w:date="2021-05-24T09:53:00Z">
        <w:r w:rsidR="00B259A2">
          <w:t xml:space="preserve">. </w:t>
        </w:r>
      </w:ins>
      <w:ins w:id="3489" w:author="Kelvin Sung" w:date="2021-05-24T11:12:00Z">
        <w:r w:rsidR="00FD0379">
          <w:t>V</w:t>
        </w:r>
      </w:ins>
      <w:ins w:id="3490" w:author="Kelvin Sung" w:date="2021-05-24T09:50:00Z">
        <w:r w:rsidR="00B259A2">
          <w:t xml:space="preserve">erify </w:t>
        </w:r>
      </w:ins>
      <w:ins w:id="3491" w:author="Kelvin Sung" w:date="2021-05-24T11:12:00Z">
        <w:r w:rsidR="00FD0379">
          <w:t xml:space="preserve">that you are viewing results similar to those </w:t>
        </w:r>
      </w:ins>
      <w:ins w:id="3492" w:author="Kelvin Sung" w:date="2021-05-24T11:16:00Z">
        <w:r w:rsidR="00A46CF0">
          <w:t>in</w:t>
        </w:r>
      </w:ins>
      <w:ins w:id="3493" w:author="Kelvin Sung" w:date="2021-05-24T11:12:00Z">
        <w:r w:rsidR="00FD0379">
          <w:t xml:space="preserve"> the </w:t>
        </w:r>
      </w:ins>
      <w:ins w:id="3494" w:author="Kelvin Sung" w:date="2021-05-24T09:50:00Z">
        <w:r w:rsidR="00B259A2">
          <w:t>right image of Figure 8-7</w:t>
        </w:r>
      </w:ins>
      <w:ins w:id="3495" w:author="Kelvin Sung" w:date="2021-05-24T13:38:00Z">
        <w:r w:rsidR="001B4EE8">
          <w:t>.</w:t>
        </w:r>
      </w:ins>
      <w:ins w:id="3496" w:author="Kelvin Sung" w:date="2021-05-24T11:13:00Z">
        <w:r w:rsidR="00A46CF0">
          <w:t xml:space="preserve"> </w:t>
        </w:r>
      </w:ins>
      <w:ins w:id="3497" w:author="Kelvin Sung" w:date="2021-05-24T13:38:00Z">
        <w:r w:rsidR="001B4EE8">
          <w:t>Y</w:t>
        </w:r>
      </w:ins>
      <w:ins w:id="3498" w:author="Kelvin Sung" w:date="2021-05-24T11:13:00Z">
        <w:r w:rsidR="00A46CF0">
          <w:t xml:space="preserve">ou </w:t>
        </w:r>
      </w:ins>
      <w:ins w:id="3499" w:author="Kelvin Sung" w:date="2021-05-24T13:38:00Z">
        <w:r w:rsidR="001B4EE8">
          <w:t xml:space="preserve">should be able to </w:t>
        </w:r>
      </w:ins>
      <w:ins w:id="3500" w:author="Kelvin Sung" w:date="2021-05-24T11:13:00Z">
        <w:r w:rsidR="00A46CF0">
          <w:t xml:space="preserve">clearly </w:t>
        </w:r>
      </w:ins>
      <w:ins w:id="3501" w:author="Kelvin Sung" w:date="2021-05-24T11:16:00Z">
        <w:r w:rsidR="00A46CF0">
          <w:t>observe the shinning spot that corresponds to the point light position</w:t>
        </w:r>
      </w:ins>
      <w:ins w:id="3502" w:author="Kelvin Sung" w:date="2021-05-24T11:18:00Z">
        <w:r w:rsidR="00A46CF0">
          <w:t xml:space="preserve">. Additionally, </w:t>
        </w:r>
      </w:ins>
      <w:ins w:id="3503" w:author="Kelvin Sung" w:date="2021-05-24T13:38:00Z">
        <w:r w:rsidR="001B4EE8">
          <w:t xml:space="preserve">take note that the </w:t>
        </w:r>
      </w:ins>
      <w:ins w:id="3504" w:author="Kelvin Sung" w:date="2021-05-24T11:13:00Z">
        <w:r w:rsidR="00A46CF0">
          <w:t xml:space="preserve">bottom face on the block </w:t>
        </w:r>
      </w:ins>
      <w:ins w:id="3505" w:author="Kelvin Sung" w:date="2021-05-24T11:16:00Z">
        <w:r w:rsidR="00A46CF0">
          <w:t xml:space="preserve">is only illuminated when the light position is </w:t>
        </w:r>
        <w:r w:rsidR="00A46CF0" w:rsidRPr="001B4EE8">
          <w:rPr>
            <w:rStyle w:val="Emphasis"/>
            <w:rPrChange w:id="3506" w:author="Kelvin Sung" w:date="2021-05-24T13:39:00Z">
              <w:rPr/>
            </w:rPrChange>
          </w:rPr>
          <w:t>in front of</w:t>
        </w:r>
        <w:r w:rsidR="00A46CF0">
          <w:t xml:space="preserve"> the face</w:t>
        </w:r>
      </w:ins>
      <w:ins w:id="3507" w:author="Kelvin Sung" w:date="2021-05-24T13:44:00Z">
        <w:r w:rsidR="003F7C14">
          <w:t xml:space="preserve">, </w:t>
        </w:r>
      </w:ins>
      <w:ins w:id="3508" w:author="Kelvin Sung" w:date="2021-05-24T13:45:00Z">
        <w:r w:rsidR="003F7C14">
          <w:t xml:space="preserve">or </w:t>
        </w:r>
      </w:ins>
      <w:ins w:id="3509" w:author="Kelvin Sung" w:date="2021-05-24T13:44:00Z">
        <w:r w:rsidR="003F7C14">
          <w:t xml:space="preserve">when </w:t>
        </w:r>
      </w:ins>
      <w:ins w:id="3510" w:author="Kelvin Sung" w:date="2021-05-24T13:45:00Z">
        <w:r w:rsidR="003F7C14">
          <w:t xml:space="preserve">the diffuse term, </w:t>
        </w:r>
      </w:ins>
      <m:oMath>
        <m:acc>
          <m:accPr>
            <m:ctrlPr>
              <w:ins w:id="3511" w:author="Kelvin Sung" w:date="2021-05-24T13:44:00Z">
                <w:rPr>
                  <w:rFonts w:ascii="Cambria Math" w:hAnsi="Cambria Math"/>
                </w:rPr>
              </w:ins>
            </m:ctrlPr>
          </m:accPr>
          <m:e>
            <m:r>
              <w:ins w:id="3512" w:author="Kelvin Sung" w:date="2021-05-24T13:44:00Z">
                <w:rPr>
                  <w:rFonts w:ascii="Cambria Math" w:hAnsi="Cambria Math"/>
                </w:rPr>
                <m:t>N</m:t>
              </w:ins>
            </m:r>
          </m:e>
        </m:acc>
        <m:r>
          <w:ins w:id="3513" w:author="Kelvin Sung" w:date="2021-05-24T13:44:00Z">
            <w:rPr>
              <w:rFonts w:ascii="Cambria Math" w:hAnsi="Cambria Math"/>
            </w:rPr>
            <m:t>∙</m:t>
          </w:ins>
        </m:r>
        <m:acc>
          <m:accPr>
            <m:ctrlPr>
              <w:ins w:id="3514" w:author="Kelvin Sung" w:date="2021-05-24T13:44:00Z">
                <w:rPr>
                  <w:rFonts w:ascii="Cambria Math" w:hAnsi="Cambria Math"/>
                </w:rPr>
              </w:ins>
            </m:ctrlPr>
          </m:accPr>
          <m:e>
            <m:r>
              <w:ins w:id="3515" w:author="Kelvin Sung" w:date="2021-05-24T13:44:00Z">
                <w:rPr>
                  <w:rFonts w:ascii="Cambria Math" w:hAnsi="Cambria Math"/>
                </w:rPr>
                <m:t>L</m:t>
              </w:ins>
            </m:r>
          </m:e>
        </m:acc>
      </m:oMath>
      <w:ins w:id="3516" w:author="Kelvin Sung" w:date="2021-05-24T13:45:00Z">
        <w:r w:rsidR="003F7C14">
          <w:t>, is positive</w:t>
        </w:r>
      </w:ins>
      <w:ins w:id="3517" w:author="Kelvin Sung" w:date="2021-05-24T11:17:00Z">
        <w:r w:rsidR="00A46CF0">
          <w:t>.</w:t>
        </w:r>
      </w:ins>
      <w:ins w:id="3518" w:author="Kelvin Sung" w:date="2021-05-24T13:42:00Z">
        <w:r w:rsidR="003F7C14">
          <w:t xml:space="preserve"> </w:t>
        </w:r>
      </w:ins>
    </w:p>
    <w:p w14:paraId="692BC360" w14:textId="3061BF71" w:rsidR="00B259A2" w:rsidRDefault="003F7C14" w:rsidP="00B259A2">
      <w:pPr>
        <w:pStyle w:val="BodyTextCont"/>
        <w:rPr>
          <w:ins w:id="3519" w:author="Kelvin Sung" w:date="2021-05-24T09:49:00Z"/>
        </w:rPr>
      </w:pPr>
      <w:ins w:id="3520" w:author="Kelvin Sung" w:date="2021-05-24T13:41:00Z">
        <w:r>
          <w:t xml:space="preserve">In general, </w:t>
        </w:r>
      </w:ins>
      <w:ins w:id="3521" w:author="Kelvin Sung" w:date="2021-05-24T13:42:00Z">
        <w:r>
          <w:t xml:space="preserve">as you move the light source, observe </w:t>
        </w:r>
      </w:ins>
      <w:ins w:id="3522" w:author="Kelvin Sung" w:date="2021-05-24T13:41:00Z">
        <w:r>
          <w:t>faces with vertical orientation</w:t>
        </w:r>
      </w:ins>
      <w:ins w:id="3523" w:author="Kelvin Sung" w:date="2021-05-24T13:42:00Z">
        <w:r>
          <w:t>s</w:t>
        </w:r>
      </w:ins>
      <w:ins w:id="3524" w:author="Kelvin Sung" w:date="2021-05-24T13:41:00Z">
        <w:r>
          <w:t xml:space="preserve">, e.g., the side faces of the geometric block </w:t>
        </w:r>
      </w:ins>
      <w:ins w:id="3525" w:author="Kelvin Sung" w:date="2021-05-24T13:42:00Z">
        <w:r>
          <w:t>or gaps</w:t>
        </w:r>
      </w:ins>
      <w:ins w:id="3526" w:author="Kelvin Sung" w:date="2021-05-24T09:49:00Z">
        <w:r w:rsidR="00B259A2" w:rsidRPr="00EE10DF">
          <w:t xml:space="preserve">.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B259A2" w:rsidRPr="00EE10DF">
          <w:t xml:space="preserve"> term would flip, and the corresponding surface illumination would undergo drastic changes (from dark to lit, or vice versa). In this way, with the normal map and diffuse computation, you have turned a static background</w:t>
        </w:r>
        <w:r w:rsidR="00B259A2" w:rsidRPr="00EE10DF">
          <w:fldChar w:fldCharType="begin"/>
        </w:r>
        <w:r w:rsidR="00B259A2" w:rsidRPr="00EE10DF">
          <w:instrText xml:space="preserve"> XE "Diffuse reflection:static background" </w:instrText>
        </w:r>
        <w:r w:rsidR="00B259A2" w:rsidRPr="00EE10DF">
          <w:fldChar w:fldCharType="end"/>
        </w:r>
        <w:r w:rsidR="00B259A2" w:rsidRPr="00EE10DF">
          <w:t xml:space="preserve"> image into a background that is defined by complex 3D geometric shapes. Try moving the other light sources and observe the illumination changes on all the objects as the light sources move across them.</w:t>
        </w:r>
      </w:ins>
    </w:p>
    <w:p w14:paraId="75E397F9" w14:textId="35CD3A11" w:rsidR="00EE10DF" w:rsidRDefault="00B259A2" w:rsidP="00B259A2">
      <w:pPr>
        <w:pStyle w:val="BodyTextCont"/>
        <w:rPr>
          <w:rFonts w:hint="eastAsia"/>
        </w:rPr>
        <w:pPrChange w:id="3527" w:author="Kelvin Sung" w:date="2021-05-24T09:47:00Z">
          <w:pPr>
            <w:pStyle w:val="BodyTextFirst"/>
          </w:pPr>
        </w:pPrChange>
      </w:pPr>
      <w:ins w:id="3528" w:author="Kelvin Sung" w:date="2021-05-24T09:49:00Z">
        <w:r>
          <w:t xml:space="preserve">Lastly, </w:t>
        </w:r>
      </w:ins>
      <w:del w:id="3529" w:author="Kelvin Sung" w:date="2021-05-24T09:49:00Z">
        <w:r w:rsidR="00EE10DF" w:rsidRPr="00EE10DF" w:rsidDel="00B259A2">
          <w:delText>T</w:delText>
        </w:r>
      </w:del>
      <w:ins w:id="3530" w:author="Kelvin Sung" w:date="2021-05-24T09:49:00Z">
        <w:r>
          <w:t>t</w:t>
        </w:r>
      </w:ins>
      <w:r w:rsidR="00EE10DF" w:rsidRPr="00EE10DF">
        <w:t xml:space="preserve">he </w:t>
      </w:r>
      <w:ins w:id="3531" w:author="Kelvin Sung" w:date="2021-05-24T13:47:00Z">
        <w:r w:rsidR="002B1F75" w:rsidRPr="00EE10DF">
          <w:t xml:space="preserve">slightly pixelated and rough appearances </w:t>
        </w:r>
      </w:ins>
      <w:ins w:id="3532" w:author="Kelvin Sung" w:date="2021-05-24T13:48:00Z">
        <w:r w:rsidR="00A02162">
          <w:t xml:space="preserve">of </w:t>
        </w:r>
        <w:r w:rsidR="00A02162" w:rsidRPr="00EE10DF">
          <w:t xml:space="preserve">the </w:t>
        </w:r>
        <w:r w:rsidR="00A02162" w:rsidRPr="000C036B">
          <w:rPr>
            <w:rStyle w:val="CodeInline"/>
          </w:rPr>
          <w:t>Hero</w:t>
        </w:r>
        <w:r w:rsidR="00A02162" w:rsidRPr="00EE10DF">
          <w:t xml:space="preserve"> and left </w:t>
        </w:r>
        <w:r w:rsidR="00A02162" w:rsidRPr="000C036B">
          <w:rPr>
            <w:rStyle w:val="CodeInline"/>
          </w:rPr>
          <w:t>Minion</w:t>
        </w:r>
        <w:r w:rsidR="00A02162" w:rsidRPr="00EE10DF">
          <w:t xml:space="preserve"> </w:t>
        </w:r>
      </w:ins>
      <w:ins w:id="3533" w:author="Kelvin Sung" w:date="2021-05-24T13:47:00Z">
        <w:r w:rsidR="002B1F75">
          <w:t xml:space="preserve">attest to the </w:t>
        </w:r>
      </w:ins>
      <w:r w:rsidR="00EE10DF" w:rsidRPr="00EE10DF">
        <w:t xml:space="preserve">fact that the normal maps </w:t>
      </w:r>
      <w:ins w:id="3534" w:author="Kelvin Sung" w:date="2021-05-24T13:49:00Z">
        <w:r w:rsidR="00A02162">
          <w:t xml:space="preserve">for these objects </w:t>
        </w:r>
      </w:ins>
      <w:r w:rsidR="00EE10DF" w:rsidRPr="00EE10DF">
        <w:t xml:space="preserve">for </w:t>
      </w:r>
      <w:del w:id="3535" w:author="Kelvin Sung" w:date="2021-05-24T13:48:00Z">
        <w:r w:rsidR="00EE10DF" w:rsidRPr="00EE10DF" w:rsidDel="00A02162">
          <w:delText xml:space="preserve">the </w:delText>
        </w:r>
        <w:r w:rsidR="00EE10DF" w:rsidRPr="000C036B" w:rsidDel="00A02162">
          <w:rPr>
            <w:rStyle w:val="CodeInline"/>
          </w:rPr>
          <w:delText>Hero</w:delText>
        </w:r>
        <w:r w:rsidR="00EE10DF" w:rsidRPr="00EE10DF" w:rsidDel="00A02162">
          <w:delText xml:space="preserve"> and left </w:delText>
        </w:r>
        <w:r w:rsidR="00EE10DF" w:rsidRPr="000C036B" w:rsidDel="00A02162">
          <w:rPr>
            <w:rStyle w:val="CodeInline"/>
          </w:rPr>
          <w:delText>Minion</w:delText>
        </w:r>
        <w:r w:rsidR="00EE10DF" w:rsidRPr="00EE10DF" w:rsidDel="00A02162">
          <w:delText xml:space="preserve"> objects </w:delText>
        </w:r>
      </w:del>
      <w:r w:rsidR="00EE10DF" w:rsidRPr="00EE10DF">
        <w:t xml:space="preserve">are generated </w:t>
      </w:r>
      <w:del w:id="3536" w:author="Kelvin Sung" w:date="2021-05-24T13:45:00Z">
        <w:r w:rsidR="00EE10DF" w:rsidRPr="00EE10DF" w:rsidDel="00D4205E">
          <w:delText xml:space="preserve">automatically </w:delText>
        </w:r>
      </w:del>
      <w:ins w:id="3537" w:author="Kelvin Sung" w:date="2021-05-24T13:45:00Z">
        <w:r w:rsidR="00D4205E">
          <w:t>algorithmically</w:t>
        </w:r>
      </w:ins>
      <w:ins w:id="3538" w:author="Kelvin Sung" w:date="2021-05-24T13:46:00Z">
        <w:r w:rsidR="004064DF">
          <w:t xml:space="preserve"> from the corresponding color images</w:t>
        </w:r>
        <w:r w:rsidR="00D4205E">
          <w:t xml:space="preserve"> and </w:t>
        </w:r>
      </w:ins>
      <w:ins w:id="3539" w:author="Kelvin Sung" w:date="2021-05-24T13:48:00Z">
        <w:r w:rsidR="002B1F75">
          <w:t xml:space="preserve">that </w:t>
        </w:r>
      </w:ins>
      <w:ins w:id="3540" w:author="Kelvin Sung" w:date="2021-05-24T13:49:00Z">
        <w:r w:rsidR="00A02162">
          <w:t xml:space="preserve">the maps </w:t>
        </w:r>
      </w:ins>
      <w:ins w:id="3541" w:author="Kelvin Sung" w:date="2021-05-24T13:48:00Z">
        <w:r w:rsidR="002B1F75">
          <w:t xml:space="preserve">are </w:t>
        </w:r>
      </w:ins>
      <w:ins w:id="3542" w:author="Kelvin Sung" w:date="2021-05-24T13:46:00Z">
        <w:r w:rsidR="00D4205E">
          <w:t>not created by an artist</w:t>
        </w:r>
      </w:ins>
      <w:del w:id="3543" w:author="Kelvin Sung" w:date="2021-05-24T13:48:00Z">
        <w:r w:rsidR="00EE10DF" w:rsidRPr="00EE10DF" w:rsidDel="002B1F75">
          <w:delText>can be observed with their</w:delText>
        </w:r>
      </w:del>
      <w:del w:id="3544" w:author="Kelvin Sung" w:date="2021-05-24T13:47:00Z">
        <w:r w:rsidR="00EE10DF" w:rsidRPr="00EE10DF" w:rsidDel="002B1F75">
          <w:delText xml:space="preserve"> slightly pixelated and rough appearances</w:delText>
        </w:r>
      </w:del>
      <w:r w:rsidR="00EE10DF" w:rsidRPr="00EE10DF">
        <w:t xml:space="preserve">. </w:t>
      </w:r>
      <w:del w:id="3545" w:author="Kelvin Sung" w:date="2021-05-24T09:48:00Z">
        <w:r w:rsidR="00EE10DF" w:rsidRPr="00EE10DF" w:rsidDel="00B259A2">
          <w:delText xml:space="preserve">Select one of the light sources, such as light 2, and move the light position with the arrow keys. Take note of the boundary edges of the geometric blocks in the background image; these edges are surfaces facing either horizontally or vertically, whereas the corresponding normal vector directions point either toward the x or y direction. As the light position moves across such a boundary, the sign of the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EE10DF" w:rsidRPr="00EE10DF" w:rsidDel="00B259A2">
          <w:delText xml:space="preserve"> term would flip, and the corresponding surface illumination would undergo drastic changes (from dark to lit, or vice versa). In this way, with the normal map and diffuse computation, you have turned a static background</w:delText>
        </w:r>
        <w:r w:rsidR="00EE10DF" w:rsidRPr="00EE10DF" w:rsidDel="00B259A2">
          <w:fldChar w:fldCharType="begin"/>
        </w:r>
        <w:r w:rsidR="00EE10DF" w:rsidRPr="00EE10DF" w:rsidDel="00B259A2">
          <w:delInstrText xml:space="preserve"> XE "Diffuse reflection:static background" </w:delInstrText>
        </w:r>
        <w:r w:rsidR="00EE10DF" w:rsidRPr="00EE10DF" w:rsidDel="00B259A2">
          <w:fldChar w:fldCharType="end"/>
        </w:r>
        <w:r w:rsidR="00EE10DF" w:rsidRPr="00EE10DF" w:rsidDel="00B259A2">
          <w:delText xml:space="preserve"> image into a background that is defined by complex 3D geometric shapes. Try moving the other light sources and observe the illumination changes on all the objects as the light sources move across them.</w:delText>
        </w:r>
      </w:del>
    </w:p>
    <w:p w14:paraId="545E17D3" w14:textId="01867723" w:rsidR="00EE10DF" w:rsidRPr="00EE10DF" w:rsidRDefault="00EE10DF" w:rsidP="00EE10DF">
      <w:pPr>
        <w:pStyle w:val="Heading1"/>
      </w:pPr>
      <w:r w:rsidRPr="00EE10DF">
        <w:t>Specular Reflection and Materials</w:t>
      </w:r>
    </w:p>
    <w:p w14:paraId="38C4CC39" w14:textId="2E5B1BF9" w:rsidR="00EE10DF" w:rsidRPr="00EE10DF" w:rsidRDefault="00EE10DF" w:rsidP="00EE10DF">
      <w:pPr>
        <w:pStyle w:val="BodyTextFirst"/>
        <w:rPr>
          <w:rFonts w:hint="eastAsia"/>
        </w:rPr>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Figure </w:t>
      </w:r>
      <w:del w:id="3546" w:author="Kelvin Sung" w:date="2021-05-22T13:52:00Z">
        <w:r w:rsidRPr="00EE10DF" w:rsidDel="003401C9">
          <w:delText>8-13</w:delText>
        </w:r>
      </w:del>
      <w:ins w:id="3547" w:author="Kelvin Sung" w:date="2021-05-22T13:52:00Z">
        <w:r w:rsidR="003401C9">
          <w:t>8-14</w:t>
        </w:r>
      </w:ins>
      <w:r w:rsidRPr="00EE10DF">
        <w:t xml:space="preserve"> illustrates that given a shiny or reflective surface like a polished floor or </w:t>
      </w:r>
      <w:ins w:id="3548" w:author="Kelvin Sung" w:date="2021-05-24T13:51:00Z">
        <w:r w:rsidR="006E1EFA" w:rsidRPr="00EE10DF">
          <w:t xml:space="preserve">a polished </w:t>
        </w:r>
      </w:ins>
      <w:r w:rsidRPr="00EE10DF">
        <w:t>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w:t>
      </w:r>
      <w:r w:rsidR="00296555">
        <w:t xml:space="preserve">a </w:t>
      </w:r>
      <w:r w:rsidRPr="00EE10DF">
        <w:t>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lastRenderedPageBreak/>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82D858B" w:rsidR="00EE10DF" w:rsidRPr="00EE10DF" w:rsidRDefault="00EE10DF" w:rsidP="00EE10DF">
      <w:pPr>
        <w:pStyle w:val="FigureCaption"/>
      </w:pPr>
      <w:r w:rsidRPr="00EE10DF">
        <w:t xml:space="preserve">Figure </w:t>
      </w:r>
      <w:del w:id="3549" w:author="Kelvin Sung" w:date="2021-05-22T13:52:00Z">
        <w:r w:rsidRPr="00EE10DF" w:rsidDel="003401C9">
          <w:delText>8-13</w:delText>
        </w:r>
      </w:del>
      <w:ins w:id="3550" w:author="Kelvin Sung" w:date="2021-05-22T13:52:00Z">
        <w:r w:rsidR="003401C9">
          <w:t>8-14</w:t>
        </w:r>
      </w:ins>
      <w:r w:rsidRPr="00EE10DF">
        <w:t>. Specularity: the reflection of the light source</w:t>
      </w:r>
    </w:p>
    <w:p w14:paraId="302F6965" w14:textId="5396CF8D" w:rsidR="00EE10DF" w:rsidRPr="00EE10DF" w:rsidRDefault="00EE10DF" w:rsidP="00DA5A8B">
      <w:pPr>
        <w:pStyle w:val="BodyTextCont"/>
        <w:rPr>
          <w:rFonts w:hint="eastAsia"/>
        </w:rPr>
        <w:pPrChange w:id="3551" w:author="Kelvin Sung" w:date="2021-05-24T13:52:00Z">
          <w:pPr>
            <w:pStyle w:val="BodyTextFirst"/>
          </w:pPr>
        </w:pPrChange>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del w:id="3552" w:author="Kelvin Sung" w:date="2021-05-22T13:51:00Z">
        <w:r w:rsidRPr="00EE10DF" w:rsidDel="003401C9">
          <w:delText>8-14</w:delText>
        </w:r>
      </w:del>
      <w:ins w:id="3553" w:author="Kelvin Sung" w:date="2021-05-22T13:51:00Z">
        <w:r w:rsidR="003401C9">
          <w:t>8-15</w:t>
        </w:r>
      </w:ins>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ins w:id="3554" w:author="Kelvin Sung" w:date="2021-05-24T13:53:00Z">
        <w:r w:rsidR="00DA5A8B">
          <w:t>.</w:t>
        </w:r>
      </w:ins>
      <w:del w:id="3555" w:author="Kelvin Sung" w:date="2021-05-24T13:53:00Z">
        <w:r w:rsidRPr="00EE10DF" w:rsidDel="00DA5A8B">
          <w:delText>,</w:delText>
        </w:r>
      </w:del>
      <w:r w:rsidRPr="00EE10DF">
        <w:t xml:space="preserve"> </w:t>
      </w:r>
      <w:ins w:id="3556" w:author="Kelvin Sung" w:date="2021-05-24T13:53:00Z">
        <w:r w:rsidR="00DA5A8B">
          <w:t>T</w:t>
        </w:r>
      </w:ins>
      <w:del w:id="3557" w:author="Kelvin Sung" w:date="2021-05-24T13:53:00Z">
        <w:r w:rsidRPr="00EE10DF" w:rsidDel="00DA5A8B">
          <w:delText>t</w:delText>
        </w:r>
      </w:del>
      <w:r w:rsidRPr="00EE10DF">
        <w:t xml:space="preserve">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w:t>
      </w:r>
      <w:ins w:id="3558" w:author="Kelvin Sung" w:date="2021-05-24T13:54:00Z">
        <w:r w:rsidR="00DA5A8B">
          <w:t>or the larger the angle</w:t>
        </w:r>
        <w:r w:rsidR="00ED1579">
          <w:t>-</w:t>
        </w:r>
        <w:r w:rsidR="00ED1579" w:rsidRPr="00EE10DF">
          <w:t>α</w:t>
        </w:r>
      </w:ins>
      <w:ins w:id="3559" w:author="Kelvin Sung" w:date="2021-05-24T13:53:00Z">
        <w:r w:rsidR="00DA5A8B" w:rsidRPr="00EE10DF">
          <w:t xml:space="preserve"> </w:t>
        </w:r>
      </w:ins>
      <w:ins w:id="3560" w:author="Kelvin Sung" w:date="2021-05-24T13:54:00Z">
        <w:r w:rsidR="00ED1579">
          <w:t>is</w:t>
        </w:r>
      </w:ins>
      <w:ins w:id="3561" w:author="Kelvin Sung" w:date="2021-05-24T13:53:00Z">
        <w:r w:rsidR="00DA5A8B">
          <w:t>,</w:t>
        </w:r>
      </w:ins>
      <w:ins w:id="3562" w:author="Kelvin Sung" w:date="2021-05-24T13:54:00Z">
        <w:r w:rsidR="00ED1579">
          <w:t xml:space="preserve"> </w:t>
        </w:r>
      </w:ins>
      <w:r w:rsidRPr="00EE10DF">
        <w:t>the less likely you will observe the light reflection. In fact, you know that when α</w:t>
      </w:r>
      <w:del w:id="3563" w:author="Kelvin Sung" w:date="2021-05-24T13:55:00Z">
        <w:r w:rsidRPr="00EE10DF" w:rsidDel="00F17960">
          <w:delText xml:space="preserve">, the angle between </w:delText>
        </w:r>
        <m:oMath>
          <m:acc>
            <m:accPr>
              <m:ctrlPr>
                <w:rPr>
                  <w:rFonts w:ascii="Cambria Math" w:hAnsi="Cambria Math"/>
                </w:rPr>
              </m:ctrlPr>
            </m:accPr>
            <m:e>
              <m:r>
                <w:rPr>
                  <w:rFonts w:ascii="Cambria Math" w:hAnsi="Cambria Math"/>
                </w:rPr>
                <m:t>V</m:t>
              </m:r>
            </m:e>
          </m:acc>
        </m:oMath>
        <w:r w:rsidRPr="00EE10DF" w:rsidDel="00F17960">
          <w:delText xml:space="preserve"> and </w:delText>
        </w:r>
        <m:oMath>
          <m:acc>
            <m:accPr>
              <m:ctrlPr>
                <w:rPr>
                  <w:rFonts w:ascii="Cambria Math" w:hAnsi="Cambria Math"/>
                </w:rPr>
              </m:ctrlPr>
            </m:accPr>
            <m:e>
              <m:r>
                <w:rPr>
                  <w:rFonts w:ascii="Cambria Math" w:hAnsi="Cambria Math"/>
                </w:rPr>
                <m:t>R</m:t>
              </m:r>
            </m:e>
          </m:acc>
        </m:oMath>
        <w:r w:rsidRPr="00EE10DF" w:rsidDel="00F17960">
          <w:delText>,</w:delText>
        </w:r>
      </w:del>
      <w:r w:rsidRPr="00EE10DF">
        <w:t xml:space="preserve">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61906A8A" w:rsidR="00EE10DF" w:rsidRPr="00EE10DF" w:rsidRDefault="00EE10DF" w:rsidP="00EE10DF">
      <w:pPr>
        <w:pStyle w:val="FigureCaption"/>
      </w:pPr>
      <w:r w:rsidRPr="00EE10DF">
        <w:t xml:space="preserve">Figure </w:t>
      </w:r>
      <w:del w:id="3564" w:author="Kelvin Sung" w:date="2021-05-22T13:51:00Z">
        <w:r w:rsidRPr="00EE10DF" w:rsidDel="003401C9">
          <w:delText>8-14</w:delText>
        </w:r>
      </w:del>
      <w:ins w:id="3565" w:author="Kelvin Sung" w:date="2021-05-22T13:51:00Z">
        <w:r w:rsidR="003401C9">
          <w:t>8-15</w:t>
        </w:r>
      </w:ins>
      <w:r w:rsidRPr="00EE10DF">
        <w:t>. The Phong specularity model</w:t>
      </w:r>
    </w:p>
    <w:p w14:paraId="487B4091" w14:textId="7A2E903F" w:rsidR="00EE10DF" w:rsidRPr="00EE10DF" w:rsidRDefault="00EE10DF" w:rsidP="002D4BD2">
      <w:pPr>
        <w:pStyle w:val="BodyTextCont"/>
        <w:rPr>
          <w:rFonts w:hint="eastAsia"/>
        </w:rPr>
        <w:pPrChange w:id="3566" w:author="Kelvin Sung" w:date="2021-05-24T13:55:00Z">
          <w:pPr>
            <w:pStyle w:val="BodyTextFirst"/>
          </w:pPr>
        </w:pPrChange>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t>
      </w:r>
      <w:del w:id="3567" w:author="Kelvin Sung" w:date="2021-05-24T13:56:00Z">
        <w:r w:rsidRPr="00EE10DF" w:rsidDel="002D4BD2">
          <w:delText xml:space="preserve">will </w:delText>
        </w:r>
      </w:del>
      <w:del w:id="3568" w:author="Kelvin Sung" w:date="2021-05-24T13:57:00Z">
        <w:r w:rsidRPr="00EE10DF" w:rsidDel="00065AB5">
          <w:delText>roll</w:delText>
        </w:r>
      </w:del>
      <w:ins w:id="3569" w:author="Kelvin Sung" w:date="2021-05-24T14:53:00Z">
        <w:r w:rsidR="001F09A1">
          <w:t>rolls</w:t>
        </w:r>
      </w:ins>
      <w:r w:rsidRPr="00EE10DF">
        <w:t xml:space="preserve"> </w:t>
      </w:r>
      <w:r w:rsidRPr="00EE10DF">
        <w:lastRenderedPageBreak/>
        <w:t>off</w:t>
      </w:r>
      <w:ins w:id="3570" w:author="Kelvin Sung" w:date="2021-05-24T13:57:00Z">
        <w:r w:rsidR="002D4BD2">
          <w:t xml:space="preserve"> as </w:t>
        </w:r>
        <w:r w:rsidR="002D4BD2" w:rsidRPr="00EE10DF">
          <w:t>α</w:t>
        </w:r>
        <w:r w:rsidR="002D4BD2">
          <w:t xml:space="preserve"> increases</w:t>
        </w:r>
      </w:ins>
      <w:r w:rsidRPr="00EE10DF">
        <w:t xml:space="preserve">.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del w:id="3571" w:author="Kelvin Sung" w:date="2021-05-22T13:51:00Z">
        <w:r w:rsidRPr="00EE10DF" w:rsidDel="003401C9">
          <w:delText>8-15</w:delText>
        </w:r>
      </w:del>
      <w:ins w:id="3572" w:author="Kelvin Sung" w:date="2021-05-22T13:51:00Z">
        <w:r w:rsidR="003401C9">
          <w:t>8-16</w:t>
        </w:r>
      </w:ins>
      <w:r w:rsidRPr="00EE10DF">
        <w:t xml:space="preserve">, the </w:t>
      </w:r>
      <w:del w:id="3573" w:author="Kelvin Sung" w:date="2021-05-24T14:54:00Z">
        <w:r w:rsidRPr="00EE10DF" w:rsidDel="003D1C63">
          <w:delText xml:space="preserve">right </w:delText>
        </w:r>
      </w:del>
      <w:ins w:id="3574" w:author="Kelvin Sung" w:date="2021-05-24T14:54:00Z">
        <w:r w:rsidR="003D1C63">
          <w:t>left, middle, and right spheres</w:t>
        </w:r>
        <w:r w:rsidR="003D1C63" w:rsidRPr="00EE10DF">
          <w:t xml:space="preserve"> </w:t>
        </w:r>
        <w:r w:rsidR="003D1C63">
          <w:t xml:space="preserve">have corresponding </w:t>
        </w:r>
      </w:ins>
      <w:del w:id="3575" w:author="Kelvin Sung" w:date="2021-05-24T14:54:00Z">
        <w:r w:rsidRPr="00EE10DF" w:rsidDel="003D1C63">
          <w:delText xml:space="preserve">sphere has a </w:delText>
        </w:r>
      </w:del>
      <m:oMath>
        <m:r>
          <w:rPr>
            <w:rFonts w:ascii="Cambria Math" w:hAnsi="Cambria Math"/>
          </w:rPr>
          <m:t>n</m:t>
        </m:r>
        <m:r>
          <w:del w:id="3576" w:author="Kelvin Sung" w:date="2021-05-24T14:53:00Z">
            <m:rPr>
              <m:sty m:val="p"/>
            </m:rPr>
            <w:rPr>
              <w:rFonts w:ascii="Cambria Math" w:hAnsi="Cambria Math"/>
            </w:rPr>
            <m:t xml:space="preserve"> </m:t>
          </w:del>
        </m:r>
      </m:oMath>
      <w:ins w:id="3577" w:author="Kelvin Sung" w:date="2021-05-24T14:54:00Z">
        <w:r w:rsidR="0046297E">
          <w:t xml:space="preserve"> </w:t>
        </w:r>
      </w:ins>
      <w:r w:rsidRPr="00EE10DF">
        <w:t>value</w:t>
      </w:r>
      <w:ins w:id="3578" w:author="Kelvin Sung" w:date="2021-05-24T14:54:00Z">
        <w:r w:rsidR="003D1C63">
          <w:t>s</w:t>
        </w:r>
      </w:ins>
      <w:r w:rsidRPr="00EE10DF">
        <w:t xml:space="preserve"> of 0, </w:t>
      </w:r>
      <w:ins w:id="3579" w:author="Kelvin Sung" w:date="2021-05-24T14:54:00Z">
        <w:r w:rsidR="003D1C63">
          <w:t xml:space="preserve">5, and </w:t>
        </w:r>
      </w:ins>
      <w:ins w:id="3580" w:author="Kelvin Sung" w:date="2021-05-24T14:55:00Z">
        <w:r w:rsidR="003D1C63">
          <w:t>30.</w:t>
        </w:r>
      </w:ins>
      <w:del w:id="3581" w:author="Kelvin Sung" w:date="2021-05-24T14:55:00Z">
        <w:r w:rsidRPr="00EE10DF" w:rsidDel="003D1C63">
          <w:delText xml:space="preserve">the middle sphere has a </w:delText>
        </w:r>
        <m:oMath>
          <m:r>
            <w:rPr>
              <w:rFonts w:ascii="Cambria Math" w:hAnsi="Cambria Math"/>
            </w:rPr>
            <m:t>n</m:t>
          </m:r>
        </m:oMath>
        <w:r w:rsidRPr="00EE10DF" w:rsidDel="003D1C63">
          <w:delText xml:space="preserve"> value of 5, and the right sphere’s </w:delText>
        </w:r>
        <m:oMath>
          <m:r>
            <w:rPr>
              <w:rFonts w:ascii="Cambria Math" w:hAnsi="Cambria Math"/>
            </w:rPr>
            <m:t>n</m:t>
          </m:r>
          <m:r>
            <m:rPr>
              <m:sty m:val="p"/>
            </m:rPr>
            <w:rPr>
              <w:rFonts w:ascii="Cambria Math" w:hAnsi="Cambria Math"/>
            </w:rPr>
            <m:t xml:space="preserve"> </m:t>
          </m:r>
        </m:oMath>
        <w:r w:rsidRPr="00EE10DF" w:rsidDel="003D1C63">
          <w:delText>value is 30.</w:delText>
        </w:r>
      </w:del>
      <w:r w:rsidRPr="00EE10DF">
        <w:t xml:space="preserve"> </w:t>
      </w:r>
    </w:p>
    <w:p w14:paraId="3B68E334" w14:textId="77777777" w:rsidR="00EE10DF" w:rsidRPr="00EE10DF" w:rsidRDefault="00EE10DF" w:rsidP="00EE10DF">
      <w:pPr>
        <w:pStyle w:val="Figure"/>
      </w:pPr>
      <w:r w:rsidRPr="00EE10DF">
        <w:rPr>
          <w:noProof/>
        </w:rPr>
        <w:drawing>
          <wp:inline distT="0" distB="0" distL="0" distR="0" wp14:anchorId="04439F82" wp14:editId="314AE138">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41E10447" w14:textId="53D5B406" w:rsidR="00EE10DF" w:rsidRPr="00EE10DF" w:rsidRDefault="00EE10DF" w:rsidP="00EE10DF">
      <w:pPr>
        <w:pStyle w:val="FigureCaption"/>
      </w:pPr>
      <w:r w:rsidRPr="00EE10DF">
        <w:t xml:space="preserve">Figure </w:t>
      </w:r>
      <w:del w:id="3582" w:author="Kelvin Sung" w:date="2021-05-22T13:51:00Z">
        <w:r w:rsidRPr="00EE10DF" w:rsidDel="003401C9">
          <w:delText>8-15</w:delText>
        </w:r>
      </w:del>
      <w:ins w:id="3583" w:author="Kelvin Sung" w:date="2021-05-22T13:51:00Z">
        <w:r w:rsidR="003401C9">
          <w:t>8-16</w:t>
        </w:r>
      </w:ins>
      <w:r w:rsidRPr="00EE10DF">
        <w:t>. Specularity and shininess</w:t>
      </w:r>
      <w:r w:rsidRPr="00EE10DF">
        <w:fldChar w:fldCharType="begin"/>
      </w:r>
      <w:r w:rsidRPr="00EE10DF">
        <w:instrText xml:space="preserve"> XE "Specular reflection:shininess" </w:instrText>
      </w:r>
      <w:r w:rsidRPr="00EE10DF">
        <w:fldChar w:fldCharType="end"/>
      </w:r>
      <w:r w:rsidRPr="00EE10DF">
        <w:t xml:space="preserve"> (n)</w:t>
      </w:r>
    </w:p>
    <w:p w14:paraId="706DEF15" w14:textId="45B0E811" w:rsidR="00EE10DF" w:rsidRPr="00EE10DF" w:rsidRDefault="00EE10DF" w:rsidP="003D1C63">
      <w:pPr>
        <w:pStyle w:val="BodyTextCont"/>
        <w:rPr>
          <w:rFonts w:hint="eastAsia"/>
        </w:rPr>
        <w:pPrChange w:id="3584" w:author="Kelvin Sung" w:date="2021-05-24T14:55:00Z">
          <w:pPr>
            <w:pStyle w:val="BodyTextFirst"/>
          </w:pPr>
        </w:pPrChange>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del w:id="3585" w:author="Kelvin Sung" w:date="2021-05-22T13:51:00Z">
        <w:r w:rsidRPr="00EE10DF" w:rsidDel="003401C9">
          <w:delText>8-16</w:delText>
        </w:r>
      </w:del>
      <w:ins w:id="3586" w:author="Kelvin Sung" w:date="2021-05-22T13:51:00Z">
        <w:r w:rsidR="003401C9">
          <w:t>8-17</w:t>
        </w:r>
      </w:ins>
      <w:r w:rsidRPr="00EE10DF">
        <w:t xml:space="preserve">, </w:t>
      </w:r>
      <m:oMath>
        <m:acc>
          <m:accPr>
            <m:ctrlPr>
              <w:rPr>
                <w:rFonts w:ascii="Cambria Math" w:hAnsi="Cambria Math"/>
              </w:rPr>
            </m:ctrlPr>
          </m:accPr>
          <m:e>
            <m:r>
              <w:rPr>
                <w:rFonts w:ascii="Cambria Math" w:hAnsi="Cambria Math"/>
              </w:rPr>
              <m:t>H</m:t>
            </m:r>
          </m:e>
        </m:acc>
      </m:oMath>
      <w:r w:rsidR="003F1CB6">
        <w:t>, the halfway vector,</w:t>
      </w:r>
      <w:r w:rsidRPr="00EE10DF">
        <w:t xml:space="preserve"> is </w:t>
      </w:r>
      <w:r w:rsidR="003F1CB6">
        <w:t xml:space="preserve">defined as </w:t>
      </w:r>
      <w:r w:rsidRPr="00EE10DF">
        <w:t xml:space="preserve">the </w:t>
      </w:r>
      <w:r w:rsidR="003F1CB6">
        <w:t xml:space="preserve">average </w:t>
      </w:r>
      <w:r w:rsidR="00846F74">
        <w:t xml:space="preserve">of </w:t>
      </w:r>
      <w:r w:rsidRPr="00EE10DF">
        <w:t xml:space="preserve">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2444DB9" w:rsidR="00EE10DF" w:rsidRPr="00EE10DF" w:rsidRDefault="00EE10DF" w:rsidP="00EE10DF">
      <w:pPr>
        <w:pStyle w:val="FigureCaption"/>
      </w:pPr>
      <w:r w:rsidRPr="00EE10DF">
        <w:t xml:space="preserve">Figure </w:t>
      </w:r>
      <w:del w:id="3587" w:author="Kelvin Sung" w:date="2021-05-22T13:51:00Z">
        <w:r w:rsidRPr="00EE10DF" w:rsidDel="003401C9">
          <w:delText>8-16</w:delText>
        </w:r>
      </w:del>
      <w:ins w:id="3588" w:author="Kelvin Sung" w:date="2021-05-22T13:51:00Z">
        <w:r w:rsidR="003401C9">
          <w:t>8-17</w:t>
        </w:r>
      </w:ins>
      <w:r w:rsidRPr="00EE10DF">
        <w:t>. The halfway vector</w:t>
      </w:r>
      <w:r w:rsidRPr="00EE10DF">
        <w:fldChar w:fldCharType="begin"/>
      </w:r>
      <w:r w:rsidRPr="00EE10DF">
        <w:instrText xml:space="preserve"> XE "Specular reflection:halfway vector" </w:instrText>
      </w:r>
      <w:r w:rsidRPr="00EE10DF">
        <w:fldChar w:fldCharType="end"/>
      </w:r>
    </w:p>
    <w:p w14:paraId="3D7CDCDF" w14:textId="2B2A1B47" w:rsidR="00EE10DF" w:rsidRPr="00EE10DF" w:rsidRDefault="00EE10DF" w:rsidP="00F84426">
      <w:pPr>
        <w:pStyle w:val="BodyTextCont"/>
        <w:rPr>
          <w:rFonts w:hint="eastAsia"/>
        </w:rPr>
        <w:pPrChange w:id="3589" w:author="Kelvin Sung" w:date="2021-05-24T14:57:00Z">
          <w:pPr>
            <w:pStyle w:val="BodyTextFirst"/>
          </w:pPr>
        </w:pPrChange>
      </w:pPr>
      <w:r w:rsidRPr="00EE10DF">
        <w:t xml:space="preserve">As illustrated in Figure </w:t>
      </w:r>
      <w:del w:id="3590" w:author="Kelvin Sung" w:date="2021-05-22T13:51:00Z">
        <w:r w:rsidRPr="00EE10DF" w:rsidDel="003401C9">
          <w:delText>8-17</w:delText>
        </w:r>
      </w:del>
      <w:ins w:id="3591" w:author="Kelvin Sung" w:date="2021-05-22T13:51:00Z">
        <w:r w:rsidR="003401C9">
          <w:t>8-18</w:t>
        </w:r>
      </w:ins>
      <w:r w:rsidRPr="00EE10DF">
        <w:t xml:space="preserve">, the variation of the Phong illumination model that you will implement consists of simulating the interaction of three </w:t>
      </w:r>
      <w:r w:rsidRPr="00EE10DF">
        <w:lastRenderedPageBreak/>
        <w:t>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the global ambient lighting and the light source</w:t>
      </w:r>
      <w:r w:rsidRPr="00EE10DF">
        <w:fldChar w:fldCharType="begin"/>
      </w:r>
      <w:r w:rsidRPr="00EE10DF">
        <w:instrText xml:space="preserve"> XE "Specular reflection:light source" </w:instrText>
      </w:r>
      <w:r w:rsidRPr="00EE10DF">
        <w:fldChar w:fldCharType="end"/>
      </w:r>
      <w:r w:rsidRPr="00EE10DF">
        <w:t xml:space="preserve">. </w:t>
      </w:r>
      <w:r w:rsidR="00846F74">
        <w:t xml:space="preserve">In this way, </w:t>
      </w:r>
      <w:r w:rsidR="00B35073">
        <w:t xml:space="preserve">to </w:t>
      </w:r>
      <w:r w:rsidR="00846F74">
        <w:t xml:space="preserve">support </w:t>
      </w:r>
      <w:r w:rsidR="00B35073">
        <w:t>the Phone illumination model t</w:t>
      </w:r>
      <w:r w:rsidRPr="00EE10DF">
        <w:t>he material property</w:t>
      </w:r>
      <w:r w:rsidRPr="00EE10DF">
        <w:fldChar w:fldCharType="begin"/>
      </w:r>
      <w:r w:rsidRPr="00EE10DF">
        <w:instrText xml:space="preserve"> XE "Specular reflection:materials property" </w:instrText>
      </w:r>
      <w:r w:rsidRPr="00EE10DF">
        <w:fldChar w:fldCharType="end"/>
      </w:r>
      <w:r w:rsidRPr="00EE10DF">
        <w:t xml:space="preserve"> of an object </w:t>
      </w:r>
      <w:r w:rsidR="00B35073">
        <w:t xml:space="preserve">can be </w:t>
      </w:r>
      <w:r w:rsidRPr="00EE10DF">
        <w:t xml:space="preserve">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xml:space="preserve">. These stand for three colors, representing the ambient, diffuse, and specular reflectivity, and a floating-point number representing the shininess of an object. </w:t>
      </w:r>
      <w:r w:rsidR="00B35073">
        <w:t xml:space="preserve">With the global ambient light intensity, </w:t>
      </w:r>
      <m:oMath>
        <m:sSub>
          <m:sSubPr>
            <m:ctrlPr>
              <w:rPr>
                <w:rFonts w:ascii="Cambria Math" w:hAnsi="Cambria Math"/>
              </w:rPr>
            </m:ctrlPr>
          </m:sSubPr>
          <m:e>
            <m:r>
              <w:rPr>
                <w:rFonts w:ascii="Cambria Math" w:hAnsi="Cambria Math"/>
              </w:rPr>
              <m:t>I</m:t>
            </m:r>
          </m:e>
          <m:sub>
            <m:r>
              <w:rPr>
                <w:rFonts w:ascii="Cambria Math" w:hAnsi="Cambria Math"/>
              </w:rPr>
              <m:t>a</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00B35073">
        <w:t xml:space="preserve">; and the light source intensity,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B35073">
        <w:t>, t</w:t>
      </w:r>
      <w:r w:rsidRPr="00EE10DF">
        <w:t>he three terms of the Phong illumination model are as follows:</w:t>
      </w:r>
    </w:p>
    <w:p w14:paraId="7A322768" w14:textId="1F845E5A" w:rsidR="00EE10DF" w:rsidRPr="00EE10DF" w:rsidRDefault="00EE10DF" w:rsidP="00EE10DF">
      <w:pPr>
        <w:pStyle w:val="Bullet"/>
        <w:rPr>
          <w:rFonts w:hint="eastAsia"/>
        </w:rPr>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rPr>
          <w:rFonts w:hint="eastAsia"/>
        </w:rPr>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rPr>
          <w:rFonts w:hint="eastAsia"/>
        </w:rPr>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D14A58">
      <w:pPr>
        <w:pStyle w:val="BodyTextCont"/>
        <w:rPr>
          <w:rFonts w:hint="eastAsia"/>
        </w:rPr>
        <w:pPrChange w:id="3592" w:author="Kelvin Sung" w:date="2021-05-24T14:59:00Z">
          <w:pPr>
            <w:pStyle w:val="BodyTextFirst"/>
          </w:pPr>
        </w:pPrChange>
      </w:pPr>
      <w:r w:rsidRPr="00EE10DF">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77777777" w:rsidR="00EE10DF" w:rsidRPr="00EE10DF" w:rsidRDefault="00EE10DF" w:rsidP="00EE10DF">
      <w:pPr>
        <w:pStyle w:val="Figure"/>
      </w:pPr>
      <w:r w:rsidRPr="00EE10DF">
        <w:rPr>
          <w:noProof/>
        </w:rPr>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1547C5BF" w:rsidR="00EE10DF" w:rsidRPr="00EE10DF" w:rsidRDefault="00EE10DF" w:rsidP="00743858">
      <w:pPr>
        <w:pStyle w:val="FigureCaption"/>
      </w:pPr>
      <w:r w:rsidRPr="00EE10DF">
        <w:t xml:space="preserve">Figure </w:t>
      </w:r>
      <w:del w:id="3593" w:author="Kelvin Sung" w:date="2021-05-22T13:51:00Z">
        <w:r w:rsidRPr="00EE10DF" w:rsidDel="003401C9">
          <w:delText>8-17</w:delText>
        </w:r>
      </w:del>
      <w:ins w:id="3594" w:author="Kelvin Sung" w:date="2021-05-22T13:51:00Z">
        <w:r w:rsidR="003401C9">
          <w:t>8-18</w:t>
        </w:r>
      </w:ins>
      <w:r w:rsidRPr="00EE10DF">
        <w:t>. The Phone illumination model</w:t>
      </w:r>
    </w:p>
    <w:p w14:paraId="6AC2AA46" w14:textId="77777777" w:rsidR="00EE10DF" w:rsidRPr="00EE10DF" w:rsidRDefault="00EE10DF" w:rsidP="00743858">
      <w:pPr>
        <w:pStyle w:val="Heading2"/>
      </w:pPr>
      <w:r w:rsidRPr="00EE10DF">
        <w:lastRenderedPageBreak/>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60993427" w:rsidR="003476F7" w:rsidRPr="003476F7" w:rsidRDefault="00EE10DF" w:rsidP="003476F7">
      <w:pPr>
        <w:pStyle w:val="BodyTextFirst"/>
        <w:rPr>
          <w:rFonts w:hint="eastAsia"/>
        </w:rPr>
      </w:pPr>
      <w:r w:rsidRPr="00EE10DF">
        <w:t xml:space="preserve">To implement the Phong illumination model, a </w:t>
      </w:r>
      <w:r w:rsidRPr="00773243">
        <w:rPr>
          <w:rStyle w:val="CodeInline"/>
        </w:rPr>
        <w:t>Material</w:t>
      </w:r>
      <w:r w:rsidRPr="00EE10DF">
        <w:t xml:space="preserve"> </w:t>
      </w:r>
      <w:del w:id="3595" w:author="Kelvin Sung" w:date="2021-05-24T15:02:00Z">
        <w:r w:rsidRPr="00EE10DF" w:rsidDel="00D14A58">
          <w:delText xml:space="preserve">object </w:delText>
        </w:r>
      </w:del>
      <w:ins w:id="3596" w:author="Kelvin Sung" w:date="2021-05-24T15:02:00Z">
        <w:r w:rsidR="00D14A58">
          <w:t>class</w:t>
        </w:r>
        <w:r w:rsidR="00D14A58" w:rsidRPr="00EE10DF">
          <w:t xml:space="preserve"> </w:t>
        </w:r>
      </w:ins>
      <w:r w:rsidRPr="00EE10DF">
        <w:t xml:space="preserve">that </w:t>
      </w:r>
      <w:ins w:id="3597" w:author="Kelvin Sung" w:date="2021-05-24T15:02:00Z">
        <w:r w:rsidR="00D14A58">
          <w:t xml:space="preserve">encapsulates </w:t>
        </w:r>
      </w:ins>
      <w:del w:id="3598" w:author="Kelvin Sung" w:date="2021-05-24T15:02:00Z">
        <w:r w:rsidRPr="00EE10DF" w:rsidDel="00D14A58">
          <w:delText xml:space="preserve">corresponds to </w:delText>
        </w:r>
      </w:del>
      <w:r w:rsidRPr="00EE10DF">
        <w:t xml:space="preserve">the surface material property in Figure </w:t>
      </w:r>
      <w:del w:id="3599" w:author="Kelvin Sung" w:date="2021-05-22T13:51:00Z">
        <w:r w:rsidRPr="00EE10DF" w:rsidDel="003401C9">
          <w:delText>8-17</w:delText>
        </w:r>
      </w:del>
      <w:ins w:id="3600" w:author="Kelvin Sung" w:date="2021-05-22T13:51:00Z">
        <w:r w:rsidR="003401C9">
          <w:t>8-18</w:t>
        </w:r>
      </w:ins>
      <w:r w:rsidRPr="00EE10DF">
        <w:t xml:space="preserve">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del w:id="3601" w:author="Kelvin Sung" w:date="2021-05-24T15:29:00Z">
        <w:r w:rsidRPr="00EE10DF" w:rsidDel="00381A9C">
          <w:delText xml:space="preserve">GLSL </w:delText>
        </w:r>
      </w:del>
      <w:ins w:id="3602" w:author="Kelvin Sung" w:date="2021-05-24T15:29:00Z">
        <w:r w:rsidR="00381A9C">
          <w:t>fragment</w:t>
        </w:r>
        <w:r w:rsidR="00381A9C" w:rsidRPr="00EE10DF">
          <w:t xml:space="preserve"> </w:t>
        </w:r>
      </w:ins>
      <w:r w:rsidRPr="00EE10DF">
        <w:t xml:space="preserve">shader. Figure </w:t>
      </w:r>
      <w:del w:id="3603" w:author="Kelvin Sung" w:date="2021-05-22T13:50:00Z">
        <w:r w:rsidRPr="00EE10DF" w:rsidDel="003401C9">
          <w:delText>8-18</w:delText>
        </w:r>
      </w:del>
      <w:ins w:id="3604" w:author="Kelvin Sung" w:date="2021-05-22T13:50:00Z">
        <w:r w:rsidR="003401C9">
          <w:t>8-19</w:t>
        </w:r>
      </w:ins>
      <w:r w:rsidRPr="00EE10DF">
        <w:t xml:space="preserve">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Material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77777777" w:rsidR="003476F7" w:rsidRPr="003476F7" w:rsidRDefault="003476F7" w:rsidP="003476F7">
      <w:pPr>
        <w:pStyle w:val="Figure"/>
      </w:pPr>
      <w:commentRangeStart w:id="3605"/>
      <w:commentRangeStart w:id="3606"/>
      <w:r w:rsidRPr="003476F7">
        <w:rPr>
          <w:noProof/>
        </w:rPr>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commentRangeEnd w:id="3605"/>
      <w:r w:rsidR="00773243">
        <w:rPr>
          <w:rStyle w:val="CommentReference"/>
          <w:rFonts w:asciiTheme="minorHAnsi" w:eastAsia="SimSun" w:hAnsiTheme="minorHAnsi" w:cstheme="minorBidi"/>
        </w:rPr>
        <w:commentReference w:id="3605"/>
      </w:r>
      <w:commentRangeEnd w:id="3606"/>
      <w:r w:rsidR="0023771A">
        <w:rPr>
          <w:rStyle w:val="CommentReference"/>
          <w:rFonts w:asciiTheme="minorHAnsi" w:eastAsia="SimSun" w:hAnsiTheme="minorHAnsi" w:cstheme="minorBidi"/>
        </w:rPr>
        <w:commentReference w:id="3606"/>
      </w:r>
    </w:p>
    <w:p w14:paraId="76820056" w14:textId="2F89FE45" w:rsidR="003476F7" w:rsidRPr="003476F7" w:rsidRDefault="003476F7" w:rsidP="003476F7">
      <w:pPr>
        <w:pStyle w:val="FigureCaption"/>
      </w:pPr>
      <w:r w:rsidRPr="003476F7">
        <w:t xml:space="preserve">Figure </w:t>
      </w:r>
      <w:del w:id="3607" w:author="Kelvin Sung" w:date="2021-05-22T13:50:00Z">
        <w:r w:rsidRPr="003476F7" w:rsidDel="003401C9">
          <w:delText>8-18</w:delText>
        </w:r>
      </w:del>
      <w:ins w:id="3608" w:author="Kelvin Sung" w:date="2021-05-22T13:50:00Z">
        <w:r w:rsidR="003401C9">
          <w:t>8-19</w:t>
        </w:r>
      </w:ins>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2E5BC49B" w:rsidR="003476F7" w:rsidRPr="003476F7" w:rsidRDefault="003476F7" w:rsidP="003476F7">
      <w:pPr>
        <w:pStyle w:val="BodyTextFirst"/>
        <w:rPr>
          <w:rFonts w:hint="eastAsia"/>
        </w:rPr>
      </w:pPr>
      <w:r w:rsidRPr="003476F7">
        <w:t xml:space="preserve">This project demonstrates the implementation of </w:t>
      </w:r>
      <w:del w:id="3609" w:author="Kelvin Sung" w:date="2021-05-24T15:32:00Z">
        <w:r w:rsidRPr="003476F7" w:rsidDel="00757257">
          <w:delText xml:space="preserve">the </w:delText>
        </w:r>
      </w:del>
      <w:ins w:id="3610" w:author="Kelvin Sung" w:date="2021-05-24T15:32:00Z">
        <w:r w:rsidR="00757257">
          <w:t>a</w:t>
        </w:r>
        <w:r w:rsidR="00857927">
          <w:t xml:space="preserve"> version of</w:t>
        </w:r>
        <w:r w:rsidR="00757257" w:rsidRPr="003476F7">
          <w:t xml:space="preserve"> </w:t>
        </w:r>
      </w:ins>
      <w:r w:rsidRPr="003476F7">
        <w:t xml:space="preserve">Phong illumination model utilizing the normal map and the </w:t>
      </w:r>
      <w:ins w:id="3611" w:author="Kelvin Sung" w:date="2021-05-24T15:32:00Z">
        <w:r w:rsidR="00857927" w:rsidRPr="003476F7">
          <w:t xml:space="preserve">position </w:t>
        </w:r>
        <w:r w:rsidR="00857927">
          <w:t xml:space="preserve">of </w:t>
        </w:r>
      </w:ins>
      <w:ins w:id="3612" w:author="Kelvin Sung" w:date="2021-05-24T15:35:00Z">
        <w:r w:rsidR="008C7A2C">
          <w:t>a</w:t>
        </w:r>
      </w:ins>
      <w:ins w:id="3613" w:author="Kelvin Sung" w:date="2021-05-24T15:32:00Z">
        <w:r w:rsidR="00857927">
          <w:t xml:space="preserve"> </w:t>
        </w:r>
      </w:ins>
      <w:r w:rsidRPr="003476F7">
        <w:t>camera</w:t>
      </w:r>
      <w:del w:id="3614" w:author="Kelvin Sung" w:date="2021-05-24T15:32:00Z">
        <w:r w:rsidRPr="003476F7" w:rsidDel="00857927">
          <w:delText>’s position</w:delText>
        </w:r>
      </w:del>
      <w:r w:rsidRPr="003476F7">
        <w:t>.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del w:id="3615" w:author="Kelvin Sung" w:date="2021-05-22T13:50:00Z">
        <w:r w:rsidRPr="003476F7" w:rsidDel="003401C9">
          <w:delText>8-19</w:delText>
        </w:r>
      </w:del>
      <w:ins w:id="3616" w:author="Kelvin Sung" w:date="2021-05-22T13:50:00Z">
        <w:r w:rsidR="003401C9">
          <w:t>8-20</w:t>
        </w:r>
      </w:ins>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lastRenderedPageBreak/>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2"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02C1DC71" w:rsidR="003476F7" w:rsidRPr="003476F7" w:rsidRDefault="003476F7" w:rsidP="003476F7">
      <w:pPr>
        <w:pStyle w:val="FigureCaption"/>
      </w:pPr>
      <w:r w:rsidRPr="003476F7">
        <w:t xml:space="preserve">Figure </w:t>
      </w:r>
      <w:del w:id="3617" w:author="Kelvin Sung" w:date="2021-05-22T13:50:00Z">
        <w:r w:rsidRPr="003476F7" w:rsidDel="003401C9">
          <w:delText>8-19</w:delText>
        </w:r>
      </w:del>
      <w:ins w:id="3618" w:author="Kelvin Sung" w:date="2021-05-22T13:50:00Z">
        <w:r w:rsidR="003401C9">
          <w:t>8-20</w:t>
        </w:r>
      </w:ins>
      <w:r w:rsidRPr="003476F7">
        <w:t>. Running the Material and Specularity project</w:t>
      </w:r>
    </w:p>
    <w:p w14:paraId="3B579222" w14:textId="162DA1F3" w:rsidR="003476F7" w:rsidRPr="003476F7" w:rsidRDefault="003476F7" w:rsidP="008C7A2C">
      <w:pPr>
        <w:pStyle w:val="BodyTextCont"/>
        <w:rPr>
          <w:rFonts w:hint="eastAsia"/>
        </w:rPr>
        <w:pPrChange w:id="3619" w:author="Kelvin Sung" w:date="2021-05-24T15:37:00Z">
          <w:pPr>
            <w:pStyle w:val="BodyTextFirst"/>
          </w:pPr>
        </w:pPrChange>
      </w:pPr>
      <w:r w:rsidRPr="003476F7">
        <w:t xml:space="preserve">The </w:t>
      </w:r>
      <w:ins w:id="3620" w:author="Kelvin Sung" w:date="2021-05-24T15:39:00Z">
        <w:r w:rsidR="00A20403">
          <w:t xml:space="preserve">main </w:t>
        </w:r>
      </w:ins>
      <w:r w:rsidRPr="003476F7">
        <w:t xml:space="preserve">controls of the project are </w:t>
      </w:r>
      <w:ins w:id="3621" w:author="Kelvin Sung" w:date="2021-05-24T15:37:00Z">
        <w:r w:rsidR="008C7A2C">
          <w:t>identical to the previous project</w:t>
        </w:r>
      </w:ins>
      <w:del w:id="3622" w:author="Kelvin Sung" w:date="2021-05-24T15:37:00Z">
        <w:r w:rsidRPr="003476F7" w:rsidDel="008C7A2C">
          <w:delText>as follows</w:delText>
        </w:r>
      </w:del>
      <w:r w:rsidRPr="003476F7">
        <w:t>:</w:t>
      </w:r>
    </w:p>
    <w:p w14:paraId="298DF706" w14:textId="77777777" w:rsidR="003476F7" w:rsidRPr="003476F7" w:rsidRDefault="003476F7" w:rsidP="003476F7">
      <w:pPr>
        <w:pStyle w:val="Bullet"/>
        <w:rPr>
          <w:rFonts w:hint="eastAsia"/>
        </w:rPr>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rsidP="008C7A2C">
      <w:pPr>
        <w:pStyle w:val="BodyTextCont"/>
        <w:rPr>
          <w:rFonts w:hint="eastAsia"/>
        </w:rPr>
        <w:pPrChange w:id="3623" w:author="Kelvin Sung" w:date="2021-05-24T15:37:00Z">
          <w:pPr>
            <w:pStyle w:val="BodyTextFirst"/>
          </w:pPr>
        </w:pPrChange>
      </w:pPr>
      <w:r w:rsidRPr="003476F7">
        <w:t>Lighting controls:</w:t>
      </w:r>
    </w:p>
    <w:p w14:paraId="2E1431E4" w14:textId="77777777" w:rsidR="003476F7" w:rsidRPr="003476F7" w:rsidRDefault="003476F7" w:rsidP="003476F7">
      <w:pPr>
        <w:pStyle w:val="Bullet"/>
        <w:rPr>
          <w:rFonts w:hint="eastAsia"/>
        </w:rPr>
      </w:pPr>
      <w:r w:rsidRPr="003476F7">
        <w:t>Number keys 0, 1, 2, and 3: Select the corresponding light source</w:t>
      </w:r>
    </w:p>
    <w:p w14:paraId="57CAD291" w14:textId="77777777" w:rsidR="003476F7" w:rsidRPr="003476F7" w:rsidRDefault="003476F7" w:rsidP="003476F7">
      <w:pPr>
        <w:pStyle w:val="Bullet"/>
        <w:rPr>
          <w:rFonts w:hint="eastAsia"/>
        </w:rPr>
      </w:pPr>
      <w:r w:rsidRPr="003476F7">
        <w:t>Arrow keys: Move the currently selected light</w:t>
      </w:r>
    </w:p>
    <w:p w14:paraId="1AFCDD3E" w14:textId="77777777" w:rsidR="003476F7" w:rsidRPr="003476F7" w:rsidRDefault="003476F7" w:rsidP="003476F7">
      <w:pPr>
        <w:pStyle w:val="Bullet"/>
        <w:rPr>
          <w:rFonts w:hint="eastAsia"/>
        </w:rPr>
      </w:pPr>
      <w:r w:rsidRPr="003476F7">
        <w:t>Z/X key: Increases/decreases the light z position</w:t>
      </w:r>
    </w:p>
    <w:p w14:paraId="71C061D2" w14:textId="77777777" w:rsidR="003476F7" w:rsidRPr="003476F7" w:rsidRDefault="003476F7" w:rsidP="003476F7">
      <w:pPr>
        <w:pStyle w:val="Bullet"/>
        <w:rPr>
          <w:rFonts w:hint="eastAsia"/>
        </w:rPr>
      </w:pPr>
      <w:r w:rsidRPr="003476F7">
        <w:lastRenderedPageBreak/>
        <w:t>C/V and B/N keys: Increases/decreases the near and far cutoff distances of the selected light</w:t>
      </w:r>
    </w:p>
    <w:p w14:paraId="7C75AE5F" w14:textId="77777777" w:rsidR="003476F7" w:rsidRPr="003476F7" w:rsidRDefault="003476F7" w:rsidP="003476F7">
      <w:pPr>
        <w:pStyle w:val="Bullet"/>
        <w:rPr>
          <w:rFonts w:hint="eastAsia"/>
        </w:rPr>
      </w:pPr>
      <w:r w:rsidRPr="003476F7">
        <w:t>K/L key: Increases/decreases the intensity of the selected light</w:t>
      </w:r>
    </w:p>
    <w:p w14:paraId="49AF60BB" w14:textId="77777777" w:rsidR="003476F7" w:rsidRPr="003476F7" w:rsidRDefault="003476F7" w:rsidP="003476F7">
      <w:pPr>
        <w:pStyle w:val="Bullet"/>
        <w:rPr>
          <w:rFonts w:hint="eastAsia"/>
        </w:rPr>
      </w:pPr>
      <w:r w:rsidRPr="003476F7">
        <w:t>H key: Toggles the selected light on/off</w:t>
      </w:r>
    </w:p>
    <w:p w14:paraId="681EC743" w14:textId="5211C4A0" w:rsidR="003476F7" w:rsidRPr="003476F7" w:rsidRDefault="00A20403" w:rsidP="003476F7">
      <w:pPr>
        <w:pStyle w:val="BodyTextFirst"/>
        <w:rPr>
          <w:rFonts w:hint="eastAsia"/>
        </w:rPr>
      </w:pPr>
      <w:ins w:id="3624" w:author="Kelvin Sung" w:date="2021-05-24T15:39:00Z">
        <w:r>
          <w:t xml:space="preserve">The </w:t>
        </w:r>
      </w:ins>
      <w:del w:id="3625" w:author="Kelvin Sung" w:date="2021-05-24T15:39:00Z">
        <w:r w:rsidR="003476F7" w:rsidRPr="003476F7" w:rsidDel="00A20403">
          <w:delText>M</w:delText>
        </w:r>
      </w:del>
      <w:ins w:id="3626" w:author="Kelvin Sung" w:date="2021-05-24T15:39:00Z">
        <w:r>
          <w:t>m</w:t>
        </w:r>
      </w:ins>
      <w:r w:rsidR="003476F7" w:rsidRPr="003476F7">
        <w:t>aterial property controls</w:t>
      </w:r>
      <w:ins w:id="3627" w:author="Kelvin Sung" w:date="2021-05-24T15:39:00Z">
        <w:r>
          <w:t xml:space="preserve"> are new to this project</w:t>
        </w:r>
      </w:ins>
      <w:r w:rsidR="003476F7" w:rsidRPr="003476F7">
        <w:t>:</w:t>
      </w:r>
    </w:p>
    <w:p w14:paraId="7FCF53AA" w14:textId="77777777" w:rsidR="003476F7" w:rsidRPr="003476F7" w:rsidRDefault="003476F7" w:rsidP="003476F7">
      <w:pPr>
        <w:pStyle w:val="Bullet"/>
        <w:rPr>
          <w:rFonts w:hint="eastAsia"/>
        </w:rPr>
      </w:pPr>
      <w:r w:rsidRPr="003476F7">
        <w:rPr>
          <w:i/>
        </w:rPr>
        <w:t>Number keys 5 and 6</w:t>
      </w:r>
      <w:r w:rsidRPr="003476F7">
        <w:t>: Select the left minion and the hero</w:t>
      </w:r>
    </w:p>
    <w:p w14:paraId="4FC9AA67" w14:textId="4704A793" w:rsidR="003476F7" w:rsidRPr="003476F7" w:rsidRDefault="003476F7" w:rsidP="003476F7">
      <w:pPr>
        <w:pStyle w:val="Bullet"/>
        <w:rPr>
          <w:rFonts w:hint="eastAsia"/>
        </w:rPr>
      </w:pPr>
      <w:r w:rsidRPr="003476F7">
        <w:rPr>
          <w:i/>
        </w:rPr>
        <w:t>Number keys 7, 8, and 9</w:t>
      </w:r>
      <w:r w:rsidRPr="003476F7">
        <w:t>: Select the</w:t>
      </w:r>
      <w:del w:id="3628" w:author="Kelvin Sung" w:date="2021-05-24T15:40:00Z">
        <w:r w:rsidRPr="003476F7" w:rsidDel="00CE2620">
          <w:delText xml:space="preserve"> :</w:delText>
        </w:r>
      </w:del>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3476F7">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3476F7">
        <w:t xml:space="preserve"> material properties of the selected character (left minion or the hero)</w:t>
      </w:r>
    </w:p>
    <w:p w14:paraId="069AFED3" w14:textId="77777777" w:rsidR="003476F7" w:rsidRPr="003476F7" w:rsidRDefault="003476F7" w:rsidP="003476F7">
      <w:pPr>
        <w:pStyle w:val="Bullet"/>
        <w:rPr>
          <w:rFonts w:hint="eastAsia"/>
        </w:rPr>
      </w:pPr>
      <w:r w:rsidRPr="003476F7">
        <w:rPr>
          <w:i/>
        </w:rPr>
        <w:t xml:space="preserve">E/R, T/Y, and U/I </w:t>
      </w:r>
      <w:proofErr w:type="gramStart"/>
      <w:r w:rsidRPr="003476F7">
        <w:rPr>
          <w:i/>
        </w:rPr>
        <w:t>keys</w:t>
      </w:r>
      <w:proofErr w:type="gramEnd"/>
      <w:r w:rsidRPr="003476F7">
        <w:t>: Increase/decrease the red, green, and blue channels of the selected material property</w:t>
      </w:r>
    </w:p>
    <w:p w14:paraId="032E8A1F" w14:textId="77777777" w:rsidR="003476F7" w:rsidRPr="003476F7" w:rsidRDefault="003476F7" w:rsidP="003476F7">
      <w:pPr>
        <w:pStyle w:val="Bullet"/>
        <w:rPr>
          <w:rFonts w:hint="eastAsia"/>
        </w:rPr>
      </w:pPr>
      <w:r w:rsidRPr="003476F7">
        <w:rPr>
          <w:i/>
        </w:rPr>
        <w:t>O/P keys</w:t>
      </w:r>
      <w:r w:rsidRPr="003476F7">
        <w:t>: Increase/decrease the shininess of the selected material property</w:t>
      </w:r>
    </w:p>
    <w:p w14:paraId="2B7573D8" w14:textId="77777777" w:rsidR="003476F7" w:rsidRPr="003476F7" w:rsidRDefault="003476F7" w:rsidP="003476F7">
      <w:pPr>
        <w:pStyle w:val="BodyTextFirst"/>
        <w:rPr>
          <w:rFonts w:hint="eastAsia"/>
        </w:rPr>
      </w:pPr>
      <w:r w:rsidRPr="003476F7">
        <w:t>The goals of the project are as follows:</w:t>
      </w:r>
    </w:p>
    <w:p w14:paraId="53EA023B" w14:textId="77777777" w:rsidR="003476F7" w:rsidRPr="003476F7" w:rsidRDefault="003476F7" w:rsidP="003476F7">
      <w:pPr>
        <w:pStyle w:val="Bullet"/>
        <w:rPr>
          <w:rFonts w:hint="eastAsia"/>
        </w:rPr>
      </w:pPr>
      <w:r w:rsidRPr="003476F7">
        <w:t>To understand specular reflection and the Phong specular term</w:t>
      </w:r>
    </w:p>
    <w:p w14:paraId="53647D54" w14:textId="1B057E68" w:rsidR="003476F7" w:rsidRPr="003476F7" w:rsidRDefault="003476F7" w:rsidP="003476F7">
      <w:pPr>
        <w:pStyle w:val="Bullet"/>
        <w:rPr>
          <w:rFonts w:hint="eastAsia"/>
        </w:rPr>
      </w:pPr>
      <w:r w:rsidRPr="003476F7">
        <w:t xml:space="preserve">To implement specular highlight illumination in GLSL </w:t>
      </w:r>
      <w:ins w:id="3629" w:author="Kelvin Sung" w:date="2021-05-24T15:42:00Z">
        <w:r w:rsidR="00CE2620">
          <w:t xml:space="preserve">fragment </w:t>
        </w:r>
      </w:ins>
      <w:r w:rsidRPr="003476F7">
        <w:t>shaders</w:t>
      </w:r>
    </w:p>
    <w:p w14:paraId="5128EEEF" w14:textId="77777777" w:rsidR="003476F7" w:rsidRPr="003476F7" w:rsidRDefault="003476F7" w:rsidP="003476F7">
      <w:pPr>
        <w:pStyle w:val="Bullet"/>
        <w:rPr>
          <w:rFonts w:hint="eastAsia"/>
        </w:rPr>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rPr>
          <w:rFonts w:hint="eastAsia"/>
        </w:rPr>
      </w:pPr>
      <w:r w:rsidRPr="003476F7">
        <w:t>To examine specular highlights in illuminated images</w:t>
      </w:r>
    </w:p>
    <w:p w14:paraId="387B84D6" w14:textId="64957002" w:rsidR="003476F7" w:rsidRPr="003476F7" w:rsidDel="004252C2" w:rsidRDefault="003476F7" w:rsidP="003476F7">
      <w:pPr>
        <w:pStyle w:val="BodyTextFirst"/>
        <w:rPr>
          <w:del w:id="3630" w:author="Kelvin Sung" w:date="2021-05-24T15:43:00Z"/>
          <w:rFonts w:hint="eastAsia"/>
        </w:rPr>
      </w:pPr>
      <w:del w:id="3631" w:author="Kelvin Sung" w:date="2021-05-24T15:43:00Z">
        <w:r w:rsidRPr="003476F7" w:rsidDel="004252C2">
          <w:delText xml:space="preserve">In the </w:delText>
        </w:r>
        <w:r w:rsidRPr="00773243" w:rsidDel="004252C2">
          <w:rPr>
            <w:rStyle w:val="CodeInline"/>
          </w:rPr>
          <w:delText>assets</w:delText>
        </w:r>
        <w:r w:rsidRPr="003476F7" w:rsidDel="004252C2">
          <w:delText xml:space="preserve"> folder you can find the same set of external resource files</w:delText>
        </w:r>
        <w:r w:rsidRPr="003476F7" w:rsidDel="004252C2">
          <w:fldChar w:fldCharType="begin"/>
        </w:r>
        <w:r w:rsidRPr="003476F7" w:rsidDel="004252C2">
          <w:delInstrText xml:space="preserve"> XE "Specular reflection:resource files" </w:delInstrText>
        </w:r>
        <w:r w:rsidRPr="003476F7" w:rsidDel="004252C2">
          <w:fldChar w:fldCharType="end"/>
        </w:r>
        <w:r w:rsidRPr="003476F7" w:rsidDel="004252C2">
          <w:delText xml:space="preserve"> as in the previous project: the </w:delText>
        </w:r>
        <w:r w:rsidRPr="00773243" w:rsidDel="004252C2">
          <w:rPr>
            <w:rStyle w:val="CodeInline"/>
          </w:rPr>
          <w:delText>fonts</w:delText>
        </w:r>
        <w:r w:rsidRPr="003476F7" w:rsidDel="004252C2">
          <w:delText xml:space="preserve"> folder that contains the default system fonts, two texture images, two corresponding normal maps for the texture images (</w:delText>
        </w:r>
        <w:r w:rsidRPr="00773243" w:rsidDel="004252C2">
          <w:rPr>
            <w:rStyle w:val="CodeInline"/>
          </w:rPr>
          <w:delText>minion_sprite.png</w:delText>
        </w:r>
        <w:r w:rsidRPr="00773243" w:rsidDel="004252C2">
          <w:rPr>
            <w:rStyle w:val="CodeInline"/>
          </w:rPr>
          <w:fldChar w:fldCharType="begin"/>
        </w:r>
        <w:r w:rsidRPr="00773243" w:rsidDel="004252C2">
          <w:rPr>
            <w:rStyle w:val="CodeInline"/>
          </w:rPr>
          <w:delInstrText xml:space="preserve"> XE "Specular reflection:minion_sprite.png" </w:delInstrText>
        </w:r>
        <w:r w:rsidRPr="00773243" w:rsidDel="004252C2">
          <w:rPr>
            <w:rStyle w:val="CodeInline"/>
          </w:rPr>
          <w:fldChar w:fldCharType="end"/>
        </w:r>
        <w:r w:rsidRPr="003476F7" w:rsidDel="004252C2">
          <w:delText xml:space="preserve"> and </w:delText>
        </w:r>
        <w:r w:rsidRPr="00773243" w:rsidDel="004252C2">
          <w:rPr>
            <w:rStyle w:val="CodeInline"/>
          </w:rPr>
          <w:delText>bg.png</w:delText>
        </w:r>
        <w:r w:rsidRPr="003476F7" w:rsidDel="004252C2">
          <w:delText>), and the corresponding normal maps: (</w:delText>
        </w:r>
        <w:r w:rsidRPr="00773243" w:rsidDel="004252C2">
          <w:rPr>
            <w:rStyle w:val="CodeInline"/>
          </w:rPr>
          <w:delText>minion_sprite_normal.png</w:delText>
        </w:r>
        <w:r w:rsidRPr="003476F7" w:rsidDel="004252C2">
          <w:delText xml:space="preserve">, and </w:delText>
        </w:r>
        <w:r w:rsidRPr="00773243" w:rsidDel="004252C2">
          <w:rPr>
            <w:rStyle w:val="CodeInline"/>
          </w:rPr>
          <w:delText>bg_normal.png</w:delText>
        </w:r>
        <w:r w:rsidRPr="003476F7" w:rsidDel="004252C2">
          <w:delText xml:space="preserve">). As in previous projects, the objects are sprite elements of </w:delText>
        </w:r>
        <w:r w:rsidRPr="00773243" w:rsidDel="004252C2">
          <w:rPr>
            <w:rStyle w:val="CodeInline"/>
          </w:rPr>
          <w:delText>minion_sprite.png</w:delText>
        </w:r>
        <w:r w:rsidRPr="003476F7" w:rsidDel="004252C2">
          <w:delText xml:space="preserve">, and the background is represented by </w:delText>
        </w:r>
        <w:r w:rsidRPr="00773243" w:rsidDel="004252C2">
          <w:rPr>
            <w:rStyle w:val="CodeInline"/>
          </w:rPr>
          <w:delText>bg.png</w:delText>
        </w:r>
        <w:r w:rsidRPr="003476F7" w:rsidDel="004252C2">
          <w:delText xml:space="preserve">. </w:delText>
        </w:r>
      </w:del>
    </w:p>
    <w:p w14:paraId="75A3CCC5" w14:textId="77777777" w:rsidR="003476F7" w:rsidRPr="003476F7" w:rsidRDefault="003476F7" w:rsidP="003476F7">
      <w:pPr>
        <w:pStyle w:val="Heading3"/>
      </w:pPr>
      <w:r w:rsidRPr="003476F7">
        <w:t xml:space="preserve">Modifying the GLSL Illumination Fragment Shader </w:t>
      </w:r>
    </w:p>
    <w:p w14:paraId="7F45685E" w14:textId="5194349F" w:rsidR="00773243" w:rsidRDefault="00773243" w:rsidP="00773243">
      <w:pPr>
        <w:pStyle w:val="BodyTextFirst"/>
        <w:rPr>
          <w:rFonts w:hint="eastAsia"/>
        </w:rPr>
      </w:pPr>
      <w:r>
        <w:t xml:space="preserve">As in the previous projects, you will begin with implementing the actual illumination model in the GLSL </w:t>
      </w:r>
      <w:proofErr w:type="spellStart"/>
      <w:ins w:id="3632" w:author="Kelvin Sung" w:date="2021-05-24T15:44:00Z">
        <w:r w:rsidR="00706C72" w:rsidRPr="00706C72">
          <w:rPr>
            <w:rStyle w:val="CodeInline"/>
            <w:rPrChange w:id="3633" w:author="Kelvin Sung" w:date="2021-05-24T15:44:00Z">
              <w:rPr/>
            </w:rPrChange>
          </w:rPr>
          <w:t>illum_fs</w:t>
        </w:r>
        <w:proofErr w:type="spellEnd"/>
        <w:r w:rsidR="00706C72">
          <w:t xml:space="preserve"> </w:t>
        </w:r>
      </w:ins>
      <w:r>
        <w:t xml:space="preserve">fragment shader.  </w:t>
      </w:r>
    </w:p>
    <w:p w14:paraId="65EC9380" w14:textId="53690084" w:rsidR="00E32CA3" w:rsidRDefault="00E32CA3" w:rsidP="00900C96">
      <w:pPr>
        <w:pStyle w:val="NumList"/>
        <w:numPr>
          <w:ilvl w:val="0"/>
          <w:numId w:val="58"/>
        </w:numPr>
        <w:rPr>
          <w:rFonts w:hint="eastAsia"/>
        </w:rPr>
        <w:pPrChange w:id="3634" w:author="Kelvin Sung" w:date="2021-05-24T17:27:00Z">
          <w:pPr>
            <w:pStyle w:val="NumList"/>
          </w:pPr>
        </w:pPrChange>
      </w:pPr>
      <w:r w:rsidRPr="00E32CA3">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Change w:id="3635" w:author="Kelvin Sung" w:date="2021-05-24T17:27:00Z">
                  <w:rPr>
                    <w:rFonts w:ascii="Cambria Math" w:hAnsi="Cambria Math"/>
                  </w:rPr>
                </w:rPrChange>
              </w:rPr>
            </m:ctrlPr>
          </m:accPr>
          <m:e>
            <m:r>
              <w:rPr>
                <w:rFonts w:ascii="Cambria Math" w:hAnsi="Cambria Math"/>
                <w:rPrChange w:id="3636" w:author="Kelvin Sung" w:date="2021-05-24T17:27:00Z">
                  <w:rPr>
                    <w:rFonts w:ascii="Cambria Math" w:hAnsi="Cambria Math"/>
                  </w:rPr>
                </w:rPrChange>
              </w:rPr>
              <m:t>V</m:t>
            </m:r>
          </m:e>
        </m:acc>
      </m:oMath>
      <w:r w:rsidRPr="00E32CA3">
        <w:t xml:space="preserve"> vector</w:t>
      </w:r>
      <w:ins w:id="3637" w:author="Kelvin Sung" w:date="2021-05-24T15:45:00Z">
        <w:r w:rsidR="00F56E63">
          <w:t>, the viewing direction</w:t>
        </w:r>
      </w:ins>
      <w:r w:rsidRPr="00E32CA3">
        <w:t xml:space="preserve">. In addition,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del w:id="3638" w:author="Kelvin Sung" w:date="2021-05-22T13:51:00Z">
        <w:r w:rsidRPr="00E32CA3" w:rsidDel="003401C9">
          <w:delText>8-17</w:delText>
        </w:r>
      </w:del>
      <w:ins w:id="3639" w:author="Kelvin Sung" w:date="2021-05-22T13:51:00Z">
        <w:r w:rsidR="003401C9">
          <w:t>8-18</w:t>
        </w:r>
      </w:ins>
      <w:r w:rsidRPr="00E32CA3">
        <w:t>.</w:t>
      </w:r>
    </w:p>
    <w:p w14:paraId="3A1029CF" w14:textId="77777777" w:rsidR="00E32CA3" w:rsidRDefault="00E32CA3" w:rsidP="00E32CA3">
      <w:pPr>
        <w:pStyle w:val="Code"/>
        <w:rPr>
          <w:rFonts w:hint="eastAsia"/>
        </w:rPr>
      </w:pPr>
      <w:r>
        <w:t>// for supporting a simple Phong-like illumination model</w:t>
      </w:r>
    </w:p>
    <w:p w14:paraId="1920B2F5" w14:textId="77777777" w:rsidR="00E32CA3" w:rsidRDefault="00E32CA3" w:rsidP="00E32CA3">
      <w:pPr>
        <w:pStyle w:val="Code"/>
        <w:rPr>
          <w:rFonts w:hint="eastAsia"/>
        </w:rPr>
      </w:pPr>
      <w:r>
        <w:t>uniform vec3 uCameraPosition; // for computing the V-vector</w:t>
      </w:r>
    </w:p>
    <w:p w14:paraId="167E22CB" w14:textId="77777777" w:rsidR="00E32CA3" w:rsidRDefault="00E32CA3" w:rsidP="00E32CA3">
      <w:pPr>
        <w:pStyle w:val="Code"/>
        <w:rPr>
          <w:rFonts w:hint="eastAsia"/>
        </w:rPr>
      </w:pPr>
      <w:r>
        <w:t>// material properties</w:t>
      </w:r>
    </w:p>
    <w:p w14:paraId="00098BA9" w14:textId="77777777" w:rsidR="00E32CA3" w:rsidRDefault="00E32CA3" w:rsidP="00E32CA3">
      <w:pPr>
        <w:pStyle w:val="Code"/>
        <w:rPr>
          <w:rFonts w:hint="eastAsia"/>
        </w:rPr>
      </w:pPr>
      <w:r>
        <w:t>struct Material {</w:t>
      </w:r>
    </w:p>
    <w:p w14:paraId="093F7192" w14:textId="77777777" w:rsidR="00E32CA3" w:rsidRDefault="00E32CA3" w:rsidP="00E32CA3">
      <w:pPr>
        <w:pStyle w:val="Code"/>
        <w:rPr>
          <w:rFonts w:hint="eastAsia"/>
        </w:rPr>
      </w:pPr>
      <w:r>
        <w:t xml:space="preserve">    vec4 Ka;    // simple boosting of color</w:t>
      </w:r>
    </w:p>
    <w:p w14:paraId="61F490BB" w14:textId="77777777" w:rsidR="00E32CA3" w:rsidRDefault="00E32CA3" w:rsidP="00E32CA3">
      <w:pPr>
        <w:pStyle w:val="Code"/>
        <w:rPr>
          <w:rFonts w:hint="eastAsia"/>
        </w:rPr>
      </w:pPr>
      <w:r>
        <w:t xml:space="preserve">    vec4 Kd;    // Diffuse </w:t>
      </w:r>
    </w:p>
    <w:p w14:paraId="7E61413F" w14:textId="77777777" w:rsidR="00E32CA3" w:rsidRDefault="00E32CA3" w:rsidP="00E32CA3">
      <w:pPr>
        <w:pStyle w:val="Code"/>
        <w:rPr>
          <w:rFonts w:hint="eastAsia"/>
        </w:rPr>
      </w:pPr>
      <w:r>
        <w:lastRenderedPageBreak/>
        <w:t xml:space="preserve">    vec4 Ks;    // Specular</w:t>
      </w:r>
    </w:p>
    <w:p w14:paraId="74110A6A" w14:textId="77777777" w:rsidR="00E32CA3" w:rsidRDefault="00E32CA3" w:rsidP="00E32CA3">
      <w:pPr>
        <w:pStyle w:val="Code"/>
        <w:rPr>
          <w:rFonts w:hint="eastAsia"/>
        </w:rPr>
      </w:pPr>
      <w:r>
        <w:t xml:space="preserve">    float Shininess; // this is the "n"</w:t>
      </w:r>
    </w:p>
    <w:p w14:paraId="4CC98084" w14:textId="77777777" w:rsidR="00E32CA3" w:rsidRDefault="00E32CA3" w:rsidP="00E32CA3">
      <w:pPr>
        <w:pStyle w:val="Code"/>
        <w:rPr>
          <w:rFonts w:hint="eastAsia"/>
        </w:rPr>
      </w:pPr>
      <w:r>
        <w:t>};</w:t>
      </w:r>
    </w:p>
    <w:p w14:paraId="6EB2DB02" w14:textId="6954131B" w:rsidR="00E32CA3" w:rsidRDefault="00E32CA3" w:rsidP="00E32CA3">
      <w:pPr>
        <w:pStyle w:val="Code"/>
        <w:rPr>
          <w:rFonts w:hint="eastAsia"/>
        </w:rPr>
      </w:pPr>
      <w:r>
        <w:t>uniform Material uMaterial;</w:t>
      </w:r>
    </w:p>
    <w:p w14:paraId="31E19464" w14:textId="65A90B70" w:rsidR="00773243" w:rsidRDefault="005657EF" w:rsidP="00773243">
      <w:pPr>
        <w:pStyle w:val="NumList"/>
        <w:rPr>
          <w:rFonts w:hint="eastAsia"/>
        </w:rPr>
      </w:pPr>
      <w:ins w:id="3640" w:author="Kelvin Sung" w:date="2021-05-24T15:48:00Z">
        <w:r>
          <w:t xml:space="preserve">To support readability, </w:t>
        </w:r>
      </w:ins>
      <w:ins w:id="3641" w:author="Kelvin Sung" w:date="2021-05-24T15:49:00Z">
        <w:r>
          <w:t xml:space="preserve">mathematical terms </w:t>
        </w:r>
      </w:ins>
      <w:ins w:id="3642" w:author="Kelvin Sung" w:date="2021-05-24T15:48:00Z">
        <w:r>
          <w:t xml:space="preserve">in the illumination model </w:t>
        </w:r>
      </w:ins>
      <w:ins w:id="3643" w:author="Kelvin Sung" w:date="2021-05-24T15:49:00Z">
        <w:r>
          <w:t xml:space="preserve">will be defined </w:t>
        </w:r>
      </w:ins>
      <w:ins w:id="3644" w:author="Kelvin Sung" w:date="2021-05-24T15:50:00Z">
        <w:r>
          <w:t xml:space="preserve">into </w:t>
        </w:r>
      </w:ins>
      <w:ins w:id="3645" w:author="Kelvin Sung" w:date="2021-05-24T15:48:00Z">
        <w:r>
          <w:t>separate function</w:t>
        </w:r>
      </w:ins>
      <w:ins w:id="3646" w:author="Kelvin Sung" w:date="2021-05-24T15:50:00Z">
        <w:r>
          <w:t>s</w:t>
        </w:r>
      </w:ins>
      <w:ins w:id="3647" w:author="Kelvin Sung" w:date="2021-05-24T15:48:00Z">
        <w:r>
          <w:t xml:space="preserve">. </w:t>
        </w:r>
      </w:ins>
      <w:ins w:id="3648" w:author="Kelvin Sung" w:date="2021-05-24T15:50:00Z">
        <w:r>
          <w:t xml:space="preserve">You will begin by defining the </w:t>
        </w:r>
      </w:ins>
      <w:del w:id="3649" w:author="Kelvin Sung" w:date="2021-05-24T15:50:00Z">
        <w:r w:rsidR="00773243" w:rsidRPr="00773243" w:rsidDel="005657EF">
          <w:delText xml:space="preserve">As in the previous project, create the </w:delText>
        </w:r>
      </w:del>
      <w:proofErr w:type="spellStart"/>
      <w:ins w:id="3650" w:author="Kelvin Sung" w:date="2021-05-26T06:53:00Z">
        <w:r w:rsidR="007A5283">
          <w:rPr>
            <w:rStyle w:val="CodeInline"/>
          </w:rPr>
          <w:t>Distance</w:t>
        </w:r>
      </w:ins>
      <w:del w:id="3651" w:author="Kelvin Sung" w:date="2021-05-26T06:53:00Z">
        <w:r w:rsidR="00773243" w:rsidRPr="00E32CA3" w:rsidDel="007A5283">
          <w:rPr>
            <w:rStyle w:val="CodeInline"/>
          </w:rPr>
          <w:delText>Light</w:delText>
        </w:r>
      </w:del>
      <w:ins w:id="3652" w:author="Kelvin Sung" w:date="2021-05-26T07:45:00Z">
        <w:r w:rsidR="00067672">
          <w:rPr>
            <w:rStyle w:val="CodeInline"/>
          </w:rPr>
          <w:t>DropOff</w:t>
        </w:r>
      </w:ins>
      <w:proofErr w:type="spellEnd"/>
      <w:del w:id="3653" w:author="Kelvin Sung" w:date="2021-05-24T17:41:00Z">
        <w:r w:rsidR="00773243" w:rsidRPr="00E32CA3" w:rsidDel="007F4331">
          <w:rPr>
            <w:rStyle w:val="CodeInline"/>
          </w:rPr>
          <w:delText>Attenuation</w:delText>
        </w:r>
      </w:del>
      <w:r w:rsidR="00773243" w:rsidRPr="00E32CA3">
        <w:rPr>
          <w:rStyle w:val="CodeInline"/>
        </w:rPr>
        <w:t>()</w:t>
      </w:r>
      <w:r w:rsidR="00773243" w:rsidRPr="00773243">
        <w:t xml:space="preserve"> function to </w:t>
      </w:r>
      <w:del w:id="3654" w:author="Kelvin Sung" w:date="2021-05-24T15:50:00Z">
        <w:r w:rsidR="00773243" w:rsidRPr="00773243" w:rsidDel="005657EF">
          <w:delText>calculate the distance attenuation of the light.</w:delText>
        </w:r>
      </w:del>
      <w:ins w:id="3655" w:author="Kelvin Sung" w:date="2021-05-24T15:50:00Z">
        <w:r>
          <w:t xml:space="preserve">perform the </w:t>
        </w:r>
      </w:ins>
      <w:ins w:id="3656" w:author="Kelvin Sung" w:date="2021-05-24T15:51:00Z">
        <w:r>
          <w:t xml:space="preserve">exact </w:t>
        </w:r>
      </w:ins>
      <w:ins w:id="3657" w:author="Kelvin Sung" w:date="2021-05-24T15:50:00Z">
        <w:r>
          <w:t xml:space="preserve">same near/far cutoff computation as </w:t>
        </w:r>
      </w:ins>
      <w:ins w:id="3658" w:author="Kelvin Sung" w:date="2021-05-24T15:51:00Z">
        <w:r>
          <w:t xml:space="preserve">in the </w:t>
        </w:r>
      </w:ins>
      <w:ins w:id="3659" w:author="Kelvin Sung" w:date="2021-05-24T15:50:00Z">
        <w:r>
          <w:t>previous</w:t>
        </w:r>
      </w:ins>
      <w:ins w:id="3660" w:author="Kelvin Sung" w:date="2021-05-24T15:51:00Z">
        <w:r>
          <w:t xml:space="preserve"> project.</w:t>
        </w:r>
      </w:ins>
    </w:p>
    <w:p w14:paraId="25AB8DD9" w14:textId="116C61A6" w:rsidR="00E32CA3" w:rsidRDefault="00E32CA3" w:rsidP="00E32CA3">
      <w:pPr>
        <w:pStyle w:val="Code"/>
        <w:rPr>
          <w:rFonts w:hint="eastAsia"/>
        </w:rPr>
      </w:pPr>
      <w:r>
        <w:t xml:space="preserve">// Computes the L-vector, </w:t>
      </w:r>
      <w:del w:id="3661" w:author="Kelvin Sung" w:date="2021-05-24T17:42:00Z">
        <w:r w:rsidDel="007F4331">
          <w:delText xml:space="preserve">and </w:delText>
        </w:r>
      </w:del>
      <w:r>
        <w:t xml:space="preserve">returns </w:t>
      </w:r>
      <w:ins w:id="3662" w:author="Kelvin Sung" w:date="2021-05-24T17:44:00Z">
        <w:r w:rsidR="00977EAD">
          <w:t>strength</w:t>
        </w:r>
      </w:ins>
      <w:del w:id="3663" w:author="Kelvin Sung" w:date="2021-05-24T17:42:00Z">
        <w:r w:rsidDel="007F4331">
          <w:delText>attenuation</w:delText>
        </w:r>
      </w:del>
    </w:p>
    <w:p w14:paraId="416D74AE" w14:textId="69866045" w:rsidR="00E32CA3" w:rsidRDefault="00E32CA3" w:rsidP="00E32CA3">
      <w:pPr>
        <w:pStyle w:val="Code"/>
        <w:rPr>
          <w:rFonts w:hint="eastAsia"/>
        </w:rPr>
      </w:pPr>
      <w:r>
        <w:t xml:space="preserve">float </w:t>
      </w:r>
      <w:del w:id="3664" w:author="Kelvin Sung" w:date="2021-05-24T17:42:00Z">
        <w:r w:rsidDel="007F4331">
          <w:delText>LightAttenuation</w:delText>
        </w:r>
      </w:del>
      <w:ins w:id="3665" w:author="Kelvin Sung" w:date="2021-05-26T07:41:00Z">
        <w:r w:rsidR="00067672">
          <w:t>DistanceDropOff</w:t>
        </w:r>
      </w:ins>
      <w:r>
        <w:t>(Light lgt, float dist) {</w:t>
      </w:r>
    </w:p>
    <w:p w14:paraId="1F220F8E" w14:textId="30CBBF1C" w:rsidR="00E32CA3" w:rsidRDefault="00E32CA3" w:rsidP="00E32CA3">
      <w:pPr>
        <w:pStyle w:val="Code"/>
        <w:rPr>
          <w:rFonts w:hint="eastAsia"/>
        </w:rPr>
      </w:pPr>
      <w:r>
        <w:t xml:space="preserve">    float </w:t>
      </w:r>
      <w:del w:id="3666" w:author="Kelvin Sung" w:date="2021-05-24T15:51:00Z">
        <w:r w:rsidDel="004A36B9">
          <w:delText xml:space="preserve">atten </w:delText>
        </w:r>
      </w:del>
      <w:ins w:id="3667" w:author="Kelvin Sung" w:date="2021-05-24T15:51:00Z">
        <w:r w:rsidR="004A36B9">
          <w:t xml:space="preserve">strength </w:t>
        </w:r>
      </w:ins>
      <w:r>
        <w:t>= 0.0;</w:t>
      </w:r>
    </w:p>
    <w:p w14:paraId="78BB73FA" w14:textId="77777777" w:rsidR="00E32CA3" w:rsidRDefault="00E32CA3" w:rsidP="00E32CA3">
      <w:pPr>
        <w:pStyle w:val="Code"/>
        <w:rPr>
          <w:rFonts w:hint="eastAsia"/>
        </w:rPr>
      </w:pPr>
      <w:r>
        <w:t xml:space="preserve">    if (dist &lt;= lgt.Far) {</w:t>
      </w:r>
    </w:p>
    <w:p w14:paraId="4A5D4344" w14:textId="77777777" w:rsidR="00E32CA3" w:rsidRDefault="00E32CA3" w:rsidP="00E32CA3">
      <w:pPr>
        <w:pStyle w:val="Code"/>
        <w:rPr>
          <w:rFonts w:hint="eastAsia"/>
        </w:rPr>
      </w:pPr>
      <w:r>
        <w:t xml:space="preserve">        if (dist &lt;= lgt.Near)</w:t>
      </w:r>
    </w:p>
    <w:p w14:paraId="76EA74DF" w14:textId="5CB2EF2C" w:rsidR="00E32CA3" w:rsidRDefault="00E32CA3" w:rsidP="00E32CA3">
      <w:pPr>
        <w:pStyle w:val="Code"/>
        <w:rPr>
          <w:rFonts w:hint="eastAsia"/>
        </w:rPr>
      </w:pPr>
      <w:r>
        <w:t xml:space="preserve">            </w:t>
      </w:r>
      <w:ins w:id="3668" w:author="Kelvin Sung" w:date="2021-05-24T15:51:00Z">
        <w:r w:rsidR="004A36B9">
          <w:t xml:space="preserve">strength </w:t>
        </w:r>
      </w:ins>
      <w:del w:id="3669" w:author="Kelvin Sung" w:date="2021-05-24T15:51:00Z">
        <w:r w:rsidDel="004A36B9">
          <w:delText xml:space="preserve">atten </w:delText>
        </w:r>
      </w:del>
      <w:r>
        <w:t>= 1.0;  //  no attenuation</w:t>
      </w:r>
    </w:p>
    <w:p w14:paraId="1B9281CE" w14:textId="77777777" w:rsidR="00E32CA3" w:rsidRDefault="00E32CA3" w:rsidP="00E32CA3">
      <w:pPr>
        <w:pStyle w:val="Code"/>
        <w:rPr>
          <w:rFonts w:hint="eastAsia"/>
        </w:rPr>
      </w:pPr>
      <w:r>
        <w:t xml:space="preserve">        else {</w:t>
      </w:r>
    </w:p>
    <w:p w14:paraId="5E8A79CD" w14:textId="77777777" w:rsidR="00E32CA3" w:rsidRDefault="00E32CA3" w:rsidP="00E32CA3">
      <w:pPr>
        <w:pStyle w:val="Code"/>
        <w:rPr>
          <w:rFonts w:hint="eastAsia"/>
        </w:rPr>
      </w:pPr>
      <w:r>
        <w:t xml:space="preserve">            // simple quadratic drop off</w:t>
      </w:r>
    </w:p>
    <w:p w14:paraId="016F8FA2" w14:textId="77777777" w:rsidR="00E32CA3" w:rsidRDefault="00E32CA3" w:rsidP="00E32CA3">
      <w:pPr>
        <w:pStyle w:val="Code"/>
        <w:rPr>
          <w:rFonts w:hint="eastAsia"/>
        </w:rPr>
      </w:pPr>
      <w:r>
        <w:t xml:space="preserve">            float n = dist - lgt.Near;</w:t>
      </w:r>
    </w:p>
    <w:p w14:paraId="2FE5EB61" w14:textId="77777777" w:rsidR="00E32CA3" w:rsidRDefault="00E32CA3" w:rsidP="00E32CA3">
      <w:pPr>
        <w:pStyle w:val="Code"/>
        <w:rPr>
          <w:rFonts w:hint="eastAsia"/>
        </w:rPr>
      </w:pPr>
      <w:r>
        <w:t xml:space="preserve">            float d = lgt.Far - lgt.Near;</w:t>
      </w:r>
    </w:p>
    <w:p w14:paraId="2283C48E" w14:textId="0B7F7B76" w:rsidR="00E32CA3" w:rsidRDefault="00E32CA3" w:rsidP="00E32CA3">
      <w:pPr>
        <w:pStyle w:val="Code"/>
        <w:rPr>
          <w:rFonts w:hint="eastAsia"/>
        </w:rPr>
      </w:pPr>
      <w:r>
        <w:t xml:space="preserve">            </w:t>
      </w:r>
      <w:ins w:id="3670" w:author="Kelvin Sung" w:date="2021-05-24T15:52:00Z">
        <w:r w:rsidR="004A36B9">
          <w:t xml:space="preserve">strength </w:t>
        </w:r>
      </w:ins>
      <w:del w:id="3671" w:author="Kelvin Sung" w:date="2021-05-24T15:52:00Z">
        <w:r w:rsidDel="004A36B9">
          <w:delText xml:space="preserve">atten </w:delText>
        </w:r>
      </w:del>
      <w:r>
        <w:t>= smoothstep(0.0, 1.0, 1.0-(n*n)/(d*d)); // blended attenuation</w:t>
      </w:r>
    </w:p>
    <w:p w14:paraId="1F49951F" w14:textId="58769246" w:rsidR="00E32CA3" w:rsidRDefault="00E32CA3" w:rsidP="00E32CA3">
      <w:pPr>
        <w:pStyle w:val="Code"/>
        <w:rPr>
          <w:rFonts w:hint="eastAsia"/>
        </w:rPr>
      </w:pPr>
      <w:r>
        <w:t xml:space="preserve">        }       </w:t>
      </w:r>
    </w:p>
    <w:p w14:paraId="64EA7AE6" w14:textId="77777777" w:rsidR="00E32CA3" w:rsidRDefault="00E32CA3" w:rsidP="00E32CA3">
      <w:pPr>
        <w:pStyle w:val="Code"/>
        <w:rPr>
          <w:rFonts w:hint="eastAsia"/>
        </w:rPr>
      </w:pPr>
      <w:r>
        <w:t xml:space="preserve">    }</w:t>
      </w:r>
    </w:p>
    <w:p w14:paraId="1279A755" w14:textId="4A783A4D" w:rsidR="00E32CA3" w:rsidRDefault="00E32CA3" w:rsidP="00E32CA3">
      <w:pPr>
        <w:pStyle w:val="Code"/>
        <w:rPr>
          <w:rFonts w:hint="eastAsia"/>
        </w:rPr>
      </w:pPr>
      <w:r>
        <w:t xml:space="preserve">    return </w:t>
      </w:r>
      <w:ins w:id="3672" w:author="Kelvin Sung" w:date="2021-05-24T15:52:00Z">
        <w:r w:rsidR="004A36B9">
          <w:t>strength</w:t>
        </w:r>
      </w:ins>
      <w:del w:id="3673" w:author="Kelvin Sung" w:date="2021-05-24T15:52:00Z">
        <w:r w:rsidDel="004A36B9">
          <w:delText>atten</w:delText>
        </w:r>
      </w:del>
      <w:r>
        <w:t>;</w:t>
      </w:r>
    </w:p>
    <w:p w14:paraId="6561E1B0" w14:textId="60151489" w:rsidR="00E32CA3" w:rsidRPr="00773243" w:rsidRDefault="00E32CA3" w:rsidP="00E32CA3">
      <w:pPr>
        <w:pStyle w:val="Code"/>
        <w:rPr>
          <w:rFonts w:hint="eastAsia"/>
        </w:rPr>
      </w:pPr>
      <w:r>
        <w:t>}</w:t>
      </w:r>
    </w:p>
    <w:p w14:paraId="6DF0189F" w14:textId="3B4E691F" w:rsidR="0069420F" w:rsidRDefault="00773243" w:rsidP="0069420F">
      <w:pPr>
        <w:pStyle w:val="NumList"/>
        <w:rPr>
          <w:ins w:id="3674" w:author="Kelvin Sung" w:date="2021-05-24T17:38:00Z"/>
          <w:rFonts w:hint="eastAsia"/>
        </w:rPr>
        <w:pPrChange w:id="3675" w:author="Kelvin Sung" w:date="2021-05-24T17:38:00Z">
          <w:pPr>
            <w:pStyle w:val="NumList"/>
            <w:numPr>
              <w:numId w:val="61"/>
            </w:numPr>
          </w:pPr>
        </w:pPrChange>
      </w:pPr>
      <w:r w:rsidRPr="00773243">
        <w:t>Define</w:t>
      </w:r>
      <w:ins w:id="3676" w:author="Kelvin Sung" w:date="2021-05-24T17:26:00Z">
        <w:r w:rsidR="00900C96">
          <w:t xml:space="preserve"> </w:t>
        </w:r>
      </w:ins>
      <w:ins w:id="3677" w:author="Kelvin Sung" w:date="2021-05-24T17:38:00Z">
        <w:r w:rsidR="0069420F">
          <w:t xml:space="preserve">the function to compute the </w:t>
        </w:r>
        <w:r w:rsidR="0069420F" w:rsidRPr="00773243">
          <w:t xml:space="preserve">diffuse term. </w:t>
        </w:r>
        <w:r w:rsidR="0069420F">
          <w:t>N</w:t>
        </w:r>
        <w:r w:rsidR="0069420F" w:rsidRPr="00773243">
          <w:t xml:space="preserve">otice that the texture map color is </w:t>
        </w:r>
      </w:ins>
      <w:ins w:id="3678" w:author="Kelvin Sung" w:date="2021-05-24T17:39:00Z">
        <w:r w:rsidR="0069420F">
          <w:t xml:space="preserve">applied </w:t>
        </w:r>
        <w:r w:rsidR="00463CAA">
          <w:t xml:space="preserve">to </w:t>
        </w:r>
      </w:ins>
      <w:ins w:id="3679" w:author="Kelvin Sung" w:date="2021-05-24T17:38:00Z">
        <w:r w:rsidR="0069420F" w:rsidRPr="00773243">
          <w:t>the diffuse term.</w:t>
        </w:r>
      </w:ins>
    </w:p>
    <w:p w14:paraId="2EED81C6" w14:textId="77777777" w:rsidR="0069420F" w:rsidRDefault="0069420F" w:rsidP="0069420F">
      <w:pPr>
        <w:pStyle w:val="Code"/>
        <w:rPr>
          <w:ins w:id="3680" w:author="Kelvin Sung" w:date="2021-05-24T17:38:00Z"/>
          <w:rFonts w:hint="eastAsia"/>
        </w:rPr>
      </w:pPr>
      <w:ins w:id="3681" w:author="Kelvin Sung" w:date="2021-05-24T17:38:00Z">
        <w:r>
          <w:t>vec4 DiffuseResult(vec3 N, vec3 L, vec4 textureMapColor) {</w:t>
        </w:r>
      </w:ins>
    </w:p>
    <w:p w14:paraId="68986610" w14:textId="77777777" w:rsidR="0069420F" w:rsidRDefault="0069420F" w:rsidP="0069420F">
      <w:pPr>
        <w:pStyle w:val="Code"/>
        <w:rPr>
          <w:ins w:id="3682" w:author="Kelvin Sung" w:date="2021-05-24T17:38:00Z"/>
        </w:rPr>
      </w:pPr>
      <w:ins w:id="3683" w:author="Kelvin Sung" w:date="2021-05-24T17:38:00Z">
        <w:r>
          <w:t xml:space="preserve">    return uMaterial.Kd * max(0.0, dot(N, L)) * textureMapColor;</w:t>
        </w:r>
      </w:ins>
    </w:p>
    <w:p w14:paraId="39906B8C" w14:textId="77777777" w:rsidR="0069420F" w:rsidRDefault="0069420F" w:rsidP="0069420F">
      <w:pPr>
        <w:pStyle w:val="Code"/>
        <w:rPr>
          <w:ins w:id="3684" w:author="Kelvin Sung" w:date="2021-05-24T17:38:00Z"/>
          <w:rFonts w:hint="eastAsia"/>
        </w:rPr>
      </w:pPr>
      <w:ins w:id="3685" w:author="Kelvin Sung" w:date="2021-05-24T17:38:00Z">
        <w:r>
          <w:t>}</w:t>
        </w:r>
      </w:ins>
    </w:p>
    <w:p w14:paraId="1693987D" w14:textId="727BF6F3" w:rsidR="00900C96" w:rsidRDefault="0069420F" w:rsidP="00900C96">
      <w:pPr>
        <w:pStyle w:val="NumList"/>
        <w:rPr>
          <w:moveTo w:id="3686" w:author="Kelvin Sung" w:date="2021-05-24T17:30:00Z"/>
          <w:rFonts w:hint="eastAsia"/>
        </w:rPr>
        <w:pPrChange w:id="3687" w:author="Kelvin Sung" w:date="2021-05-24T17:30:00Z">
          <w:pPr>
            <w:pStyle w:val="NumList"/>
            <w:numPr>
              <w:numId w:val="60"/>
            </w:numPr>
          </w:pPr>
        </w:pPrChange>
      </w:pPr>
      <w:ins w:id="3688" w:author="Kelvin Sung" w:date="2021-05-24T17:38:00Z">
        <w:r>
          <w:t xml:space="preserve">Define </w:t>
        </w:r>
      </w:ins>
      <w:moveToRangeStart w:id="3689" w:author="Kelvin Sung" w:date="2021-05-24T17:30:00Z" w:name="move72769864"/>
      <w:moveTo w:id="3690" w:author="Kelvin Sung" w:date="2021-05-24T17:30:00Z">
        <w:r w:rsidR="00900C96">
          <w:t xml:space="preserve">the function to compute </w:t>
        </w:r>
        <w:del w:id="3691" w:author="Kelvin Sung" w:date="2021-05-24T17:31:00Z">
          <w:r w:rsidR="00900C96" w:rsidDel="00900C96">
            <w:delText>di</w:delText>
          </w:r>
          <w:r w:rsidR="00900C96" w:rsidRPr="00773243" w:rsidDel="00900C96">
            <w:delText xml:space="preserve"> </w:delText>
          </w:r>
          <w:r w:rsidR="00900C96" w:rsidRPr="00773243" w:rsidDel="00900C96">
            <w:rPr>
              <w:rStyle w:val="CodeInline"/>
            </w:rPr>
            <w:delText>DiffuseResults()</w:delText>
          </w:r>
          <w:r w:rsidR="00900C96" w:rsidRPr="00773243" w:rsidDel="00900C96">
            <w:delText xml:space="preserve"> functions</w:delText>
          </w:r>
          <w:r w:rsidR="00900C96" w:rsidRPr="00773243" w:rsidDel="00900C96">
            <w:fldChar w:fldCharType="begin"/>
          </w:r>
          <w:r w:rsidR="00900C96" w:rsidRPr="00773243" w:rsidDel="00900C96">
            <w:delInstrText xml:space="preserve"> XE "Specular reflection:DiffuseResults() functions" </w:delInstrText>
          </w:r>
          <w:r w:rsidR="00900C96" w:rsidRPr="00773243" w:rsidDel="00900C96">
            <w:fldChar w:fldCharType="end"/>
          </w:r>
          <w:r w:rsidR="00900C96" w:rsidRPr="00773243" w:rsidDel="00900C96">
            <w:delText xml:space="preserve"> to </w:delText>
          </w:r>
          <w:r w:rsidR="00900C96" w:rsidRPr="0007431B" w:rsidDel="00900C96">
            <w:delText>compute</w:delText>
          </w:r>
          <w:r w:rsidR="00900C96" w:rsidRPr="00773243" w:rsidDel="00900C96">
            <w:delText xml:space="preserve"> </w:delText>
          </w:r>
        </w:del>
        <w:r w:rsidR="00900C96" w:rsidRPr="00773243">
          <w:t xml:space="preserve">the specular </w:t>
        </w:r>
        <w:del w:id="3692" w:author="Kelvin Sung" w:date="2021-05-24T17:31:00Z">
          <w:r w:rsidR="00900C96" w:rsidRPr="00773243" w:rsidDel="00900C96">
            <w:delText xml:space="preserve">and diffuse </w:delText>
          </w:r>
        </w:del>
        <w:r w:rsidR="00900C96" w:rsidRPr="00773243">
          <w:t>term</w:t>
        </w:r>
        <w:del w:id="3693" w:author="Kelvin Sung" w:date="2021-05-24T17:31:00Z">
          <w:r w:rsidR="00900C96" w:rsidRPr="00773243" w:rsidDel="00900C96">
            <w:delText>s</w:delText>
          </w:r>
        </w:del>
        <w:r w:rsidR="00900C96" w:rsidRPr="00773243">
          <w:t xml:space="preserve">. The </w:t>
        </w:r>
        <m:oMath>
          <m:acc>
            <m:accPr>
              <m:ctrlPr>
                <w:rPr>
                  <w:rFonts w:ascii="Cambria Math" w:hAnsi="Cambria Math"/>
                </w:rPr>
              </m:ctrlPr>
            </m:accPr>
            <m:e>
              <m:r>
                <w:rPr>
                  <w:rFonts w:ascii="Cambria Math" w:hAnsi="Cambria Math"/>
                </w:rPr>
                <m:t>V</m:t>
              </m:r>
            </m:e>
          </m:acc>
        </m:oMath>
        <w:r w:rsidR="00900C96" w:rsidRPr="00773243">
          <w:t xml:space="preserve"> vector, </w:t>
        </w:r>
        <w:r w:rsidR="00900C96" w:rsidRPr="00773243">
          <w:rPr>
            <w:rStyle w:val="CodeInline"/>
          </w:rPr>
          <w:t>V</w:t>
        </w:r>
        <w:r w:rsidR="00900C96" w:rsidRPr="00773243">
          <w:t xml:space="preserve">, is computed by </w:t>
        </w:r>
      </w:moveTo>
      <w:ins w:id="3694" w:author="Kelvin Sung" w:date="2021-05-24T17:33:00Z">
        <w:r w:rsidR="00900C96">
          <w:t xml:space="preserve">normalizing the </w:t>
        </w:r>
      </w:ins>
      <w:moveTo w:id="3695" w:author="Kelvin Sung" w:date="2021-05-24T17:30:00Z">
        <w:del w:id="3696" w:author="Kelvin Sung" w:date="2021-05-24T17:36:00Z">
          <w:r w:rsidR="00900C96" w:rsidRPr="00773243" w:rsidDel="00DC6D3B">
            <w:delText>subtracti</w:delText>
          </w:r>
        </w:del>
      </w:moveTo>
      <w:ins w:id="3697" w:author="Kelvin Sung" w:date="2021-05-24T17:33:00Z">
        <w:r w:rsidR="00900C96">
          <w:t xml:space="preserve">results of </w:t>
        </w:r>
      </w:ins>
      <w:ins w:id="3698" w:author="Kelvin Sung" w:date="2021-05-24T17:36:00Z">
        <w:r w:rsidR="00DC6D3B" w:rsidRPr="00773243">
          <w:t>subtracti</w:t>
        </w:r>
        <w:r w:rsidR="00DC6D3B">
          <w:t xml:space="preserve">ng </w:t>
        </w:r>
      </w:ins>
      <w:moveTo w:id="3699" w:author="Kelvin Sung" w:date="2021-05-24T17:30:00Z">
        <w:del w:id="3700" w:author="Kelvin Sung" w:date="2021-05-24T17:33:00Z">
          <w:r w:rsidR="00900C96" w:rsidRPr="00773243" w:rsidDel="00900C96">
            <w:delText xml:space="preserve">ng </w:delText>
          </w:r>
        </w:del>
        <w:proofErr w:type="spellStart"/>
        <w:r w:rsidR="00900C96" w:rsidRPr="00773243">
          <w:rPr>
            <w:rStyle w:val="CodeInline"/>
          </w:rPr>
          <w:t>uCameraPosition</w:t>
        </w:r>
        <w:proofErr w:type="spellEnd"/>
        <w:r w:rsidR="00900C96" w:rsidRPr="00773243">
          <w:t xml:space="preserve"> from the current </w:t>
        </w:r>
        <w:r w:rsidR="00900C96">
          <w:t>pixel position</w:t>
        </w:r>
        <w:r w:rsidR="00900C96" w:rsidRPr="00773243">
          <w:t xml:space="preserve">, </w:t>
        </w:r>
        <w:proofErr w:type="spellStart"/>
        <w:r w:rsidR="00900C96" w:rsidRPr="00773243">
          <w:rPr>
            <w:rStyle w:val="CodeInline"/>
          </w:rPr>
          <w:t>gl_FragCoord</w:t>
        </w:r>
        <w:proofErr w:type="spellEnd"/>
        <w:r w:rsidR="00900C96" w:rsidRPr="00773243">
          <w:t xml:space="preserve">. It is important to observe that this operation is performed in the pixel space, and the </w:t>
        </w:r>
        <w:proofErr w:type="spellStart"/>
        <w:r w:rsidR="00900C96" w:rsidRPr="00773243">
          <w:rPr>
            <w:rStyle w:val="CodeInline"/>
          </w:rPr>
          <w:t>IllumShader</w:t>
        </w:r>
        <w:proofErr w:type="spellEnd"/>
        <w:r w:rsidR="00900C96" w:rsidRPr="00773243">
          <w:t>/</w:t>
        </w:r>
        <w:proofErr w:type="spellStart"/>
        <w:r w:rsidR="00900C96" w:rsidRPr="00773243">
          <w:rPr>
            <w:rStyle w:val="CodeInline"/>
          </w:rPr>
          <w:t>IllumRenderable</w:t>
        </w:r>
        <w:proofErr w:type="spellEnd"/>
        <w:r w:rsidR="00900C96" w:rsidRPr="00773243">
          <w:t xml:space="preserve"> object pair must transform the WC camera position to pixel space before sending over the information. </w:t>
        </w:r>
        <w:del w:id="3701" w:author="Kelvin Sung" w:date="2021-05-24T17:34:00Z">
          <w:r w:rsidR="00900C96" w:rsidRPr="00773243" w:rsidDel="00900C96">
            <w:delText>In addition, notice that the texture map color is accumulated in the diffuse and not the specular term.</w:delText>
          </w:r>
        </w:del>
      </w:moveTo>
    </w:p>
    <w:p w14:paraId="374DB0B4" w14:textId="77777777" w:rsidR="00900C96" w:rsidRDefault="00900C96" w:rsidP="00900C96">
      <w:pPr>
        <w:pStyle w:val="Code"/>
        <w:rPr>
          <w:moveTo w:id="3702" w:author="Kelvin Sung" w:date="2021-05-24T17:30:00Z"/>
          <w:rFonts w:hint="eastAsia"/>
        </w:rPr>
      </w:pPr>
      <w:moveTo w:id="3703" w:author="Kelvin Sung" w:date="2021-05-24T17:30:00Z">
        <w:r>
          <w:t>vec4 SpecularResult(vec3 N, vec3 L) {</w:t>
        </w:r>
      </w:moveTo>
    </w:p>
    <w:p w14:paraId="3A80B332" w14:textId="77777777" w:rsidR="00900C96" w:rsidRDefault="00900C96" w:rsidP="00900C96">
      <w:pPr>
        <w:pStyle w:val="Code"/>
        <w:rPr>
          <w:moveTo w:id="3704" w:author="Kelvin Sung" w:date="2021-05-24T17:30:00Z"/>
          <w:rFonts w:hint="eastAsia"/>
        </w:rPr>
      </w:pPr>
      <w:moveTo w:id="3705" w:author="Kelvin Sung" w:date="2021-05-24T17:30:00Z">
        <w:r>
          <w:t xml:space="preserve">    vec3 V = normalize(uCameraPosition - gl_FragCoord.xyz);</w:t>
        </w:r>
      </w:moveTo>
    </w:p>
    <w:p w14:paraId="76675BC7" w14:textId="77777777" w:rsidR="00900C96" w:rsidRDefault="00900C96" w:rsidP="00900C96">
      <w:pPr>
        <w:pStyle w:val="Code"/>
        <w:rPr>
          <w:moveTo w:id="3706" w:author="Kelvin Sung" w:date="2021-05-24T17:30:00Z"/>
          <w:rFonts w:hint="eastAsia"/>
        </w:rPr>
      </w:pPr>
      <w:moveTo w:id="3707" w:author="Kelvin Sung" w:date="2021-05-24T17:30:00Z">
        <w:r>
          <w:t xml:space="preserve">    vec3 H = (L + V) * 0.5;</w:t>
        </w:r>
      </w:moveTo>
    </w:p>
    <w:p w14:paraId="7638E098" w14:textId="77777777" w:rsidR="00900C96" w:rsidRDefault="00900C96" w:rsidP="00900C96">
      <w:pPr>
        <w:pStyle w:val="Code"/>
        <w:rPr>
          <w:moveTo w:id="3708" w:author="Kelvin Sung" w:date="2021-05-24T17:30:00Z"/>
          <w:rFonts w:hint="eastAsia"/>
        </w:rPr>
      </w:pPr>
      <w:moveTo w:id="3709" w:author="Kelvin Sung" w:date="2021-05-24T17:30:00Z">
        <w:r>
          <w:lastRenderedPageBreak/>
          <w:t xml:space="preserve">    return uMaterial.Ks * pow(max(0.0, dot(N, H)), uMaterial.Shininess);</w:t>
        </w:r>
      </w:moveTo>
    </w:p>
    <w:p w14:paraId="7F0D186F" w14:textId="77777777" w:rsidR="00900C96" w:rsidRDefault="00900C96" w:rsidP="00900C96">
      <w:pPr>
        <w:pStyle w:val="Code"/>
        <w:rPr>
          <w:moveTo w:id="3710" w:author="Kelvin Sung" w:date="2021-05-24T17:30:00Z"/>
          <w:rFonts w:hint="eastAsia"/>
        </w:rPr>
      </w:pPr>
      <w:moveTo w:id="3711" w:author="Kelvin Sung" w:date="2021-05-24T17:30:00Z">
        <w:r>
          <w:t>}</w:t>
        </w:r>
      </w:moveTo>
    </w:p>
    <w:moveToRangeEnd w:id="3689"/>
    <w:p w14:paraId="26499346" w14:textId="1BCA5DFA" w:rsidR="00773243" w:rsidDel="00900C96" w:rsidRDefault="00773243" w:rsidP="00900C96">
      <w:pPr>
        <w:pStyle w:val="NumList"/>
        <w:rPr>
          <w:del w:id="3712" w:author="Kelvin Sung" w:date="2021-05-24T17:30:00Z"/>
          <w:rFonts w:hint="eastAsia"/>
        </w:rPr>
      </w:pPr>
      <w:del w:id="3713" w:author="Kelvin Sung" w:date="2021-05-24T17:28:00Z">
        <w:r w:rsidRPr="00773243" w:rsidDel="00900C96">
          <w:delText xml:space="preserve"> </w:delText>
        </w:r>
      </w:del>
      <w:del w:id="3714" w:author="Kelvin Sung" w:date="2021-05-24T17:26:00Z">
        <w:r w:rsidRPr="00773243" w:rsidDel="00900C96">
          <w:delText xml:space="preserve">the </w:delText>
        </w:r>
        <w:r w:rsidRPr="00773243" w:rsidDel="00900C96">
          <w:rPr>
            <w:rStyle w:val="CodeInline"/>
          </w:rPr>
          <w:delText>SpecularResult()</w:delText>
        </w:r>
        <w:r w:rsidRPr="00773243" w:rsidDel="00900C96">
          <w:rPr>
            <w:rStyle w:val="CodeInline"/>
          </w:rPr>
          <w:fldChar w:fldCharType="begin"/>
        </w:r>
        <w:r w:rsidRPr="00773243" w:rsidDel="00900C96">
          <w:rPr>
            <w:rStyle w:val="CodeInline"/>
          </w:rPr>
          <w:delInstrText xml:space="preserve"> XE "Specular reflection:SpecularResult()" </w:delInstrText>
        </w:r>
        <w:r w:rsidRPr="00773243" w:rsidDel="00900C96">
          <w:rPr>
            <w:rStyle w:val="CodeInline"/>
          </w:rPr>
          <w:fldChar w:fldCharType="end"/>
        </w:r>
        <w:r w:rsidRPr="00773243" w:rsidDel="00900C96">
          <w:delText xml:space="preserve"> and </w:delText>
        </w:r>
      </w:del>
      <w:del w:id="3715" w:author="Kelvin Sung" w:date="2021-05-24T17:28:00Z">
        <w:r w:rsidRPr="00773243" w:rsidDel="00900C96">
          <w:rPr>
            <w:rStyle w:val="CodeInline"/>
          </w:rPr>
          <w:delText>DiffuseResults()</w:delText>
        </w:r>
        <w:r w:rsidRPr="00773243" w:rsidDel="00900C96">
          <w:delText xml:space="preserve"> functions</w:delText>
        </w:r>
        <w:r w:rsidRPr="00773243" w:rsidDel="00900C96">
          <w:fldChar w:fldCharType="begin"/>
        </w:r>
        <w:r w:rsidRPr="00773243" w:rsidDel="00900C96">
          <w:delInstrText xml:space="preserve"> XE "Specular reflection:DiffuseResults() functions" </w:delInstrText>
        </w:r>
        <w:r w:rsidRPr="00773243" w:rsidDel="00900C96">
          <w:fldChar w:fldCharType="end"/>
        </w:r>
        <w:r w:rsidRPr="00773243" w:rsidDel="00900C96">
          <w:delText xml:space="preserve"> to </w:delText>
        </w:r>
      </w:del>
      <w:del w:id="3716" w:author="Kelvin Sung" w:date="2021-05-24T15:52:00Z">
        <w:r w:rsidRPr="00773243" w:rsidDel="00BA7198">
          <w:delText xml:space="preserve">calculate </w:delText>
        </w:r>
      </w:del>
      <w:del w:id="3717" w:author="Kelvin Sung" w:date="2021-05-24T17:28:00Z">
        <w:r w:rsidRPr="00773243" w:rsidDel="00900C96">
          <w:delText xml:space="preserve">the specular and </w:delText>
        </w:r>
      </w:del>
      <w:del w:id="3718" w:author="Kelvin Sung" w:date="2021-05-24T17:30:00Z">
        <w:r w:rsidRPr="00773243" w:rsidDel="00900C96">
          <w:delText>diffuse term</w:delText>
        </w:r>
      </w:del>
      <w:del w:id="3719" w:author="Kelvin Sung" w:date="2021-05-24T17:29:00Z">
        <w:r w:rsidRPr="00773243" w:rsidDel="00900C96">
          <w:delText>s</w:delText>
        </w:r>
      </w:del>
      <w:del w:id="3720" w:author="Kelvin Sung" w:date="2021-05-24T17:30:00Z">
        <w:r w:rsidRPr="00773243" w:rsidDel="00900C96">
          <w:delText xml:space="preserve">. </w:delText>
        </w:r>
      </w:del>
      <w:del w:id="3721" w:author="Kelvin Sung" w:date="2021-05-24T17:29:00Z">
        <w:r w:rsidRPr="00773243" w:rsidDel="00900C96">
          <w:delText xml:space="preserve">The </w:delText>
        </w:r>
        <m:oMath>
          <m:acc>
            <m:accPr>
              <m:ctrlPr>
                <w:rPr>
                  <w:rFonts w:ascii="Cambria Math" w:hAnsi="Cambria Math"/>
                </w:rPr>
              </m:ctrlPr>
            </m:accPr>
            <m:e>
              <m:r>
                <w:rPr>
                  <w:rFonts w:ascii="Cambria Math" w:hAnsi="Cambria Math"/>
                </w:rPr>
                <m:t>V</m:t>
              </m:r>
            </m:e>
          </m:acc>
        </m:oMath>
        <w:r w:rsidRPr="00773243" w:rsidDel="00900C96">
          <w:delText xml:space="preserve"> vector, </w:delText>
        </w:r>
        <w:r w:rsidRPr="00773243" w:rsidDel="00900C96">
          <w:rPr>
            <w:rStyle w:val="CodeInline"/>
          </w:rPr>
          <w:delText>V</w:delText>
        </w:r>
        <w:r w:rsidRPr="00773243" w:rsidDel="00900C96">
          <w:delText xml:space="preserve">, is computed by subtracting </w:delText>
        </w:r>
        <w:r w:rsidRPr="00773243" w:rsidDel="00900C96">
          <w:rPr>
            <w:rStyle w:val="CodeInline"/>
          </w:rPr>
          <w:delText>uCameraPosition</w:delText>
        </w:r>
        <w:r w:rsidRPr="00773243" w:rsidDel="00900C96">
          <w:delText xml:space="preserve"> from the current </w:delText>
        </w:r>
      </w:del>
      <w:del w:id="3722" w:author="Kelvin Sung" w:date="2021-05-24T15:53:00Z">
        <w:r w:rsidRPr="00773243" w:rsidDel="00193F42">
          <w:delText>fragment coordinate</w:delText>
        </w:r>
      </w:del>
      <w:del w:id="3723" w:author="Kelvin Sung" w:date="2021-05-24T17:29:00Z">
        <w:r w:rsidRPr="00773243" w:rsidDel="00900C96">
          <w:delText xml:space="preserve">, </w:delText>
        </w:r>
        <w:r w:rsidRPr="00773243" w:rsidDel="00900C96">
          <w:rPr>
            <w:rStyle w:val="CodeInline"/>
          </w:rPr>
          <w:delText>gl_FragCoord</w:delText>
        </w:r>
        <w:r w:rsidRPr="00773243" w:rsidDel="00900C96">
          <w:delText xml:space="preserve">. It is important to observe that this operation is performed in the pixel space, and the </w:delText>
        </w:r>
        <w:r w:rsidRPr="00773243" w:rsidDel="00900C96">
          <w:rPr>
            <w:rStyle w:val="CodeInline"/>
          </w:rPr>
          <w:delText>IllumShader</w:delText>
        </w:r>
        <w:r w:rsidRPr="00773243" w:rsidDel="00900C96">
          <w:delText>/</w:delText>
        </w:r>
        <w:r w:rsidRPr="00773243" w:rsidDel="00900C96">
          <w:rPr>
            <w:rStyle w:val="CodeInline"/>
          </w:rPr>
          <w:delText>IllumRenderable</w:delText>
        </w:r>
        <w:r w:rsidRPr="00773243" w:rsidDel="00900C96">
          <w:delText xml:space="preserve"> object pair must transform the WC camera position to pixel space before sending over the information. In addition, n</w:delText>
        </w:r>
      </w:del>
      <w:del w:id="3724" w:author="Kelvin Sung" w:date="2021-05-24T17:30:00Z">
        <w:r w:rsidRPr="00773243" w:rsidDel="00900C96">
          <w:delText>otice that the texture map color is accumulated in the diffuse and not the specular term.</w:delText>
        </w:r>
      </w:del>
    </w:p>
    <w:p w14:paraId="14EFB4E4" w14:textId="3B7B0F66" w:rsidR="007C2E02" w:rsidDel="00900C96" w:rsidRDefault="007C2E02" w:rsidP="00900C96">
      <w:pPr>
        <w:pStyle w:val="NumList"/>
        <w:rPr>
          <w:del w:id="3725" w:author="Kelvin Sung" w:date="2021-05-24T17:28:00Z"/>
          <w:rFonts w:hint="eastAsia"/>
        </w:rPr>
      </w:pPr>
      <w:del w:id="3726" w:author="Kelvin Sung" w:date="2021-05-24T17:28:00Z">
        <w:r w:rsidDel="00900C96">
          <w:delText>vec4 SpecularResult(vec3 N, vec3 L) {</w:delText>
        </w:r>
      </w:del>
    </w:p>
    <w:p w14:paraId="4AFB4EAB" w14:textId="4A204DA2" w:rsidR="007C2E02" w:rsidDel="00900C96" w:rsidRDefault="007C2E02" w:rsidP="00900C96">
      <w:pPr>
        <w:pStyle w:val="NumList"/>
        <w:rPr>
          <w:del w:id="3727" w:author="Kelvin Sung" w:date="2021-05-24T17:28:00Z"/>
          <w:rFonts w:hint="eastAsia"/>
        </w:rPr>
      </w:pPr>
      <w:del w:id="3728" w:author="Kelvin Sung" w:date="2021-05-24T17:28:00Z">
        <w:r w:rsidDel="00900C96">
          <w:delText xml:space="preserve">    vec3 V = normalize(uCameraPosition - gl_FragCoord.xyz);</w:delText>
        </w:r>
      </w:del>
    </w:p>
    <w:p w14:paraId="2605C6AC" w14:textId="79AD8C10" w:rsidR="007C2E02" w:rsidDel="00900C96" w:rsidRDefault="007C2E02" w:rsidP="00900C96">
      <w:pPr>
        <w:pStyle w:val="NumList"/>
        <w:rPr>
          <w:del w:id="3729" w:author="Kelvin Sung" w:date="2021-05-24T17:28:00Z"/>
          <w:rFonts w:hint="eastAsia"/>
        </w:rPr>
      </w:pPr>
      <w:del w:id="3730" w:author="Kelvin Sung" w:date="2021-05-24T17:28:00Z">
        <w:r w:rsidDel="00900C96">
          <w:delText xml:space="preserve">    vec3 H = (L + V) * 0.5;</w:delText>
        </w:r>
      </w:del>
    </w:p>
    <w:p w14:paraId="46A37213" w14:textId="57C4357A" w:rsidR="007C2E02" w:rsidDel="00900C96" w:rsidRDefault="007C2E02" w:rsidP="00900C96">
      <w:pPr>
        <w:pStyle w:val="NumList"/>
        <w:rPr>
          <w:del w:id="3731" w:author="Kelvin Sung" w:date="2021-05-24T17:28:00Z"/>
          <w:rFonts w:hint="eastAsia"/>
        </w:rPr>
      </w:pPr>
      <w:del w:id="3732" w:author="Kelvin Sung" w:date="2021-05-24T17:28:00Z">
        <w:r w:rsidDel="00900C96">
          <w:delText xml:space="preserve">    return uMaterial.Ks * pow(max(0.0, dot(N, H)), uMaterial.Shininess);</w:delText>
        </w:r>
      </w:del>
    </w:p>
    <w:p w14:paraId="075C2895" w14:textId="638E8E36" w:rsidR="007C2E02" w:rsidDel="00900C96" w:rsidRDefault="007C2E02" w:rsidP="00900C96">
      <w:pPr>
        <w:pStyle w:val="NumList"/>
        <w:rPr>
          <w:del w:id="3733" w:author="Kelvin Sung" w:date="2021-05-24T17:28:00Z"/>
          <w:rFonts w:hint="eastAsia"/>
        </w:rPr>
      </w:pPr>
      <w:del w:id="3734" w:author="Kelvin Sung" w:date="2021-05-24T17:28:00Z">
        <w:r w:rsidDel="00900C96">
          <w:delText>}</w:delText>
        </w:r>
      </w:del>
    </w:p>
    <w:p w14:paraId="758DA242" w14:textId="6EF29B9C" w:rsidR="007C2E02" w:rsidDel="00900C96" w:rsidRDefault="007C2E02" w:rsidP="00900C96">
      <w:pPr>
        <w:pStyle w:val="NumList"/>
        <w:rPr>
          <w:del w:id="3735" w:author="Kelvin Sung" w:date="2021-05-24T17:28:00Z"/>
          <w:rFonts w:hint="eastAsia"/>
        </w:rPr>
      </w:pPr>
    </w:p>
    <w:p w14:paraId="5596BEC7" w14:textId="09AF2112" w:rsidR="007C2E02" w:rsidDel="00900C96" w:rsidRDefault="007C2E02" w:rsidP="00900C96">
      <w:pPr>
        <w:pStyle w:val="NumList"/>
        <w:rPr>
          <w:del w:id="3736" w:author="Kelvin Sung" w:date="2021-05-24T17:30:00Z"/>
          <w:rFonts w:hint="eastAsia"/>
        </w:rPr>
      </w:pPr>
      <w:del w:id="3737" w:author="Kelvin Sung" w:date="2021-05-24T17:30:00Z">
        <w:r w:rsidDel="00900C96">
          <w:delText>vec4 DiffuseResult(vec3 N, vec3 L, vec4 textureMapColor) {</w:delText>
        </w:r>
      </w:del>
    </w:p>
    <w:p w14:paraId="398A8D67" w14:textId="0FDFC4F5" w:rsidR="00900C96" w:rsidDel="00900C96" w:rsidRDefault="007C2E02" w:rsidP="00900C96">
      <w:pPr>
        <w:pStyle w:val="NumList"/>
        <w:rPr>
          <w:del w:id="3738" w:author="Kelvin Sung" w:date="2021-05-24T17:30:00Z"/>
          <w:rFonts w:hint="eastAsia"/>
        </w:rPr>
        <w:pPrChange w:id="3739" w:author="Kelvin Sung" w:date="2021-05-24T17:28:00Z">
          <w:pPr>
            <w:pStyle w:val="Code"/>
          </w:pPr>
        </w:pPrChange>
      </w:pPr>
      <w:del w:id="3740" w:author="Kelvin Sung" w:date="2021-05-24T17:28:00Z">
        <w:r w:rsidDel="00900C96">
          <w:delText xml:space="preserve">    </w:delText>
        </w:r>
      </w:del>
      <w:del w:id="3741" w:author="Kelvin Sung" w:date="2021-05-24T17:30:00Z">
        <w:r w:rsidDel="00900C96">
          <w:delText>return uMaterial.Kd * max(0.0, dot(N, L)) * textureMapColor;</w:delText>
        </w:r>
      </w:del>
    </w:p>
    <w:p w14:paraId="744E8949" w14:textId="222A610B" w:rsidR="00900C96" w:rsidDel="0069420F" w:rsidRDefault="00900C96" w:rsidP="00900C96">
      <w:pPr>
        <w:pStyle w:val="NumList"/>
        <w:rPr>
          <w:del w:id="3742" w:author="Kelvin Sung" w:date="2021-05-24T17:38:00Z"/>
          <w:rFonts w:hint="eastAsia"/>
        </w:rPr>
        <w:pPrChange w:id="3743" w:author="Kelvin Sung" w:date="2021-05-24T17:30:00Z">
          <w:pPr>
            <w:pStyle w:val="NumList"/>
            <w:numPr>
              <w:numId w:val="59"/>
            </w:numPr>
          </w:pPr>
        </w:pPrChange>
      </w:pPr>
      <w:del w:id="3744" w:author="Kelvin Sung" w:date="2021-05-24T17:38:00Z">
        <w:r w:rsidDel="0069420F">
          <w:delText xml:space="preserve">he function to compute the </w:delText>
        </w:r>
        <w:r w:rsidRPr="00773243" w:rsidDel="0069420F">
          <w:delText xml:space="preserve">diffuse term. </w:delText>
        </w:r>
        <w:r w:rsidDel="0069420F">
          <w:delText>N</w:delText>
        </w:r>
        <w:r w:rsidRPr="00773243" w:rsidDel="0069420F">
          <w:delText>otice that the texture map color is accumulated in the diffuse and not the specular term.</w:delText>
        </w:r>
      </w:del>
    </w:p>
    <w:p w14:paraId="03F59DC0" w14:textId="109BC186" w:rsidR="00900C96" w:rsidDel="0069420F" w:rsidRDefault="00900C96" w:rsidP="00900C96">
      <w:pPr>
        <w:pStyle w:val="Code"/>
        <w:rPr>
          <w:del w:id="3745" w:author="Kelvin Sung" w:date="2021-05-24T17:38:00Z"/>
          <w:rFonts w:hint="eastAsia"/>
        </w:rPr>
      </w:pPr>
      <w:del w:id="3746" w:author="Kelvin Sung" w:date="2021-05-24T17:38:00Z">
        <w:r w:rsidDel="0069420F">
          <w:delText>vec4 DiffuseResult(vec3 N, vec3 L, vec4 textureMapColor) {</w:delText>
        </w:r>
      </w:del>
    </w:p>
    <w:p w14:paraId="00B17558" w14:textId="10DBCBC1" w:rsidR="00900C96" w:rsidDel="0069420F" w:rsidRDefault="00900C96" w:rsidP="00900C96">
      <w:pPr>
        <w:pStyle w:val="Code"/>
        <w:rPr>
          <w:del w:id="3747" w:author="Kelvin Sung" w:date="2021-05-24T17:38:00Z"/>
        </w:rPr>
      </w:pPr>
      <w:del w:id="3748" w:author="Kelvin Sung" w:date="2021-05-24T17:38:00Z">
        <w:r w:rsidDel="0069420F">
          <w:delText xml:space="preserve">    return uMaterial.Kd * max(0.0, dot(N, L)) * textureMapColor;</w:delText>
        </w:r>
      </w:del>
    </w:p>
    <w:p w14:paraId="32EF52FD" w14:textId="1C594386" w:rsidR="00900C96" w:rsidDel="0069420F" w:rsidRDefault="00900C96" w:rsidP="00900C96">
      <w:pPr>
        <w:pStyle w:val="Code"/>
        <w:rPr>
          <w:del w:id="3749" w:author="Kelvin Sung" w:date="2021-05-24T17:38:00Z"/>
          <w:rFonts w:hint="eastAsia"/>
        </w:rPr>
      </w:pPr>
      <w:del w:id="3750" w:author="Kelvin Sung" w:date="2021-05-24T17:38:00Z">
        <w:r w:rsidDel="0069420F">
          <w:delText>}</w:delText>
        </w:r>
      </w:del>
    </w:p>
    <w:p w14:paraId="20EC9493" w14:textId="64C7B982" w:rsidR="00900C96" w:rsidDel="0069420F" w:rsidRDefault="00900C96" w:rsidP="00900C96">
      <w:pPr>
        <w:pStyle w:val="NumList"/>
        <w:rPr>
          <w:del w:id="3751" w:author="Kelvin Sung" w:date="2021-05-24T17:36:00Z"/>
          <w:moveFrom w:id="3752" w:author="Kelvin Sung" w:date="2021-05-24T17:30:00Z"/>
          <w:rFonts w:hint="eastAsia"/>
        </w:rPr>
        <w:pPrChange w:id="3753" w:author="Kelvin Sung" w:date="2021-05-24T17:30:00Z">
          <w:pPr>
            <w:pStyle w:val="NumList"/>
            <w:numPr>
              <w:numId w:val="57"/>
            </w:numPr>
          </w:pPr>
        </w:pPrChange>
      </w:pPr>
      <w:del w:id="3754" w:author="Kelvin Sung" w:date="2021-05-24T17:36:00Z">
        <w:r w:rsidRPr="00773243" w:rsidDel="0069420F">
          <w:delText>Define</w:delText>
        </w:r>
        <w:r w:rsidDel="0069420F">
          <w:delText xml:space="preserve"> </w:delText>
        </w:r>
      </w:del>
      <w:moveFromRangeStart w:id="3755" w:author="Kelvin Sung" w:date="2021-05-24T17:30:00Z" w:name="move72769864"/>
      <w:moveFrom w:id="3756" w:author="Kelvin Sung" w:date="2021-05-24T17:30:00Z">
        <w:del w:id="3757" w:author="Kelvin Sung" w:date="2021-05-24T17:36:00Z">
          <w:r w:rsidDel="0069420F">
            <w:delText>the function to compute di</w:delText>
          </w:r>
          <w:r w:rsidRPr="00773243" w:rsidDel="0069420F">
            <w:delText xml:space="preserve"> </w:delText>
          </w:r>
          <w:r w:rsidRPr="00773243" w:rsidDel="0069420F">
            <w:rPr>
              <w:rStyle w:val="CodeInline"/>
            </w:rPr>
            <w:delText>DiffuseResults()</w:delText>
          </w:r>
          <w:r w:rsidRPr="00773243" w:rsidDel="0069420F">
            <w:delText xml:space="preserve"> functions</w:delText>
          </w:r>
          <w:r w:rsidRPr="00773243" w:rsidDel="0069420F">
            <w:fldChar w:fldCharType="begin"/>
          </w:r>
          <w:r w:rsidRPr="00773243" w:rsidDel="0069420F">
            <w:delInstrText xml:space="preserve"> XE "Specular reflection:DiffuseResults() functions" </w:delInstrText>
          </w:r>
          <w:r w:rsidRPr="00773243" w:rsidDel="0069420F">
            <w:fldChar w:fldCharType="end"/>
          </w:r>
          <w:r w:rsidRPr="00773243" w:rsidDel="0069420F">
            <w:delText xml:space="preserve"> to </w:delText>
          </w:r>
          <w:r w:rsidRPr="00900C96" w:rsidDel="0069420F">
            <w:rPr>
              <w:rPrChange w:id="3758" w:author="Kelvin Sung" w:date="2021-05-24T17:27:00Z">
                <w:rPr/>
              </w:rPrChange>
            </w:rPr>
            <w:delText>compute</w:delText>
          </w:r>
          <w:r w:rsidRPr="00773243" w:rsidDel="0069420F">
            <w:delText xml:space="preserve"> the specular and diffuse terms. The </w:delText>
          </w:r>
          <m:oMath>
            <m:acc>
              <m:accPr>
                <m:ctrlPr>
                  <w:rPr>
                    <w:rFonts w:ascii="Cambria Math" w:hAnsi="Cambria Math"/>
                    <w:rPrChange w:id="3759" w:author="Kelvin Sung" w:date="2021-05-24T17:27:00Z">
                      <w:rPr>
                        <w:rFonts w:ascii="Cambria Math" w:hAnsi="Cambria Math"/>
                      </w:rPr>
                    </w:rPrChange>
                  </w:rPr>
                </m:ctrlPr>
              </m:accPr>
              <m:e>
                <m:r>
                  <w:rPr>
                    <w:rFonts w:ascii="Cambria Math" w:hAnsi="Cambria Math"/>
                    <w:rPrChange w:id="3760" w:author="Kelvin Sung" w:date="2021-05-24T17:27:00Z">
                      <w:rPr>
                        <w:rFonts w:ascii="Cambria Math" w:hAnsi="Cambria Math"/>
                      </w:rPr>
                    </w:rPrChange>
                  </w:rPr>
                  <m:t>V</m:t>
                </m:r>
              </m:e>
            </m:acc>
          </m:oMath>
          <w:r w:rsidRPr="00773243" w:rsidDel="0069420F">
            <w:delText xml:space="preserve"> vector, </w:delText>
          </w:r>
          <w:r w:rsidRPr="00773243" w:rsidDel="0069420F">
            <w:rPr>
              <w:rStyle w:val="CodeInline"/>
            </w:rPr>
            <w:delText>V</w:delText>
          </w:r>
          <w:r w:rsidRPr="00773243" w:rsidDel="0069420F">
            <w:delText xml:space="preserve">, is computed by subtracting </w:delText>
          </w:r>
          <w:r w:rsidRPr="00773243" w:rsidDel="0069420F">
            <w:rPr>
              <w:rStyle w:val="CodeInline"/>
            </w:rPr>
            <w:delText>uCameraPosition</w:delText>
          </w:r>
          <w:r w:rsidRPr="00773243" w:rsidDel="0069420F">
            <w:delText xml:space="preserve"> from the current </w:delText>
          </w:r>
          <w:r w:rsidDel="0069420F">
            <w:delText>pixel position</w:delText>
          </w:r>
          <w:r w:rsidRPr="00773243" w:rsidDel="0069420F">
            <w:delText xml:space="preserve">, </w:delText>
          </w:r>
          <w:r w:rsidRPr="00773243" w:rsidDel="0069420F">
            <w:rPr>
              <w:rStyle w:val="CodeInline"/>
            </w:rPr>
            <w:delText>gl_FragCoord</w:delText>
          </w:r>
          <w:r w:rsidRPr="00773243" w:rsidDel="0069420F">
            <w:delText xml:space="preserve">. It is important to observe that this operation is performed in the pixel space, and the </w:delText>
          </w:r>
          <w:r w:rsidRPr="00773243" w:rsidDel="0069420F">
            <w:rPr>
              <w:rStyle w:val="CodeInline"/>
            </w:rPr>
            <w:delText>IllumShader</w:delText>
          </w:r>
          <w:r w:rsidRPr="00773243" w:rsidDel="0069420F">
            <w:delText>/</w:delText>
          </w:r>
          <w:r w:rsidRPr="00773243" w:rsidDel="0069420F">
            <w:rPr>
              <w:rStyle w:val="CodeInline"/>
            </w:rPr>
            <w:delText>IllumRenderable</w:delText>
          </w:r>
          <w:r w:rsidRPr="00773243" w:rsidDel="0069420F">
            <w:delText xml:space="preserve"> object pair must transform the WC camera position to pixel space before sending over the information. In addition, notice that the texture map color is accumulated in the diffuse and not the specular term.</w:delText>
          </w:r>
        </w:del>
      </w:moveFrom>
    </w:p>
    <w:p w14:paraId="2F0C7C8F" w14:textId="5FC5A958" w:rsidR="00900C96" w:rsidDel="0069420F" w:rsidRDefault="00900C96" w:rsidP="00900C96">
      <w:pPr>
        <w:pStyle w:val="NumList"/>
        <w:rPr>
          <w:del w:id="3761" w:author="Kelvin Sung" w:date="2021-05-24T17:36:00Z"/>
          <w:moveFrom w:id="3762" w:author="Kelvin Sung" w:date="2021-05-24T17:30:00Z"/>
          <w:rFonts w:hint="eastAsia"/>
        </w:rPr>
        <w:pPrChange w:id="3763" w:author="Kelvin Sung" w:date="2021-05-24T17:30:00Z">
          <w:pPr>
            <w:pStyle w:val="Code"/>
          </w:pPr>
        </w:pPrChange>
      </w:pPr>
      <w:moveFrom w:id="3764" w:author="Kelvin Sung" w:date="2021-05-24T17:30:00Z">
        <w:del w:id="3765" w:author="Kelvin Sung" w:date="2021-05-24T17:36:00Z">
          <w:r w:rsidDel="0069420F">
            <w:delText>vec4 SpecularResult(vec3 N, vec3 L) {</w:delText>
          </w:r>
        </w:del>
      </w:moveFrom>
    </w:p>
    <w:p w14:paraId="0D13336C" w14:textId="42A83FC8" w:rsidR="00900C96" w:rsidDel="0069420F" w:rsidRDefault="00900C96" w:rsidP="00900C96">
      <w:pPr>
        <w:pStyle w:val="NumList"/>
        <w:rPr>
          <w:del w:id="3766" w:author="Kelvin Sung" w:date="2021-05-24T17:36:00Z"/>
          <w:moveFrom w:id="3767" w:author="Kelvin Sung" w:date="2021-05-24T17:30:00Z"/>
          <w:rFonts w:hint="eastAsia"/>
        </w:rPr>
        <w:pPrChange w:id="3768" w:author="Kelvin Sung" w:date="2021-05-24T17:30:00Z">
          <w:pPr>
            <w:pStyle w:val="Code"/>
          </w:pPr>
        </w:pPrChange>
      </w:pPr>
      <w:moveFrom w:id="3769" w:author="Kelvin Sung" w:date="2021-05-24T17:30:00Z">
        <w:del w:id="3770" w:author="Kelvin Sung" w:date="2021-05-24T17:36:00Z">
          <w:r w:rsidDel="0069420F">
            <w:delText xml:space="preserve">    vec3 V = normalize(uCameraPosition - gl_FragCoord.xyz);</w:delText>
          </w:r>
        </w:del>
      </w:moveFrom>
    </w:p>
    <w:p w14:paraId="34A875ED" w14:textId="6381EEC8" w:rsidR="00900C96" w:rsidDel="0069420F" w:rsidRDefault="00900C96" w:rsidP="00900C96">
      <w:pPr>
        <w:pStyle w:val="NumList"/>
        <w:rPr>
          <w:del w:id="3771" w:author="Kelvin Sung" w:date="2021-05-24T17:36:00Z"/>
          <w:moveFrom w:id="3772" w:author="Kelvin Sung" w:date="2021-05-24T17:30:00Z"/>
          <w:rFonts w:hint="eastAsia"/>
        </w:rPr>
        <w:pPrChange w:id="3773" w:author="Kelvin Sung" w:date="2021-05-24T17:30:00Z">
          <w:pPr>
            <w:pStyle w:val="Code"/>
          </w:pPr>
        </w:pPrChange>
      </w:pPr>
      <w:moveFrom w:id="3774" w:author="Kelvin Sung" w:date="2021-05-24T17:30:00Z">
        <w:del w:id="3775" w:author="Kelvin Sung" w:date="2021-05-24T17:36:00Z">
          <w:r w:rsidDel="0069420F">
            <w:delText xml:space="preserve">    vec3 H = (L + V) * 0.5;</w:delText>
          </w:r>
        </w:del>
      </w:moveFrom>
    </w:p>
    <w:p w14:paraId="3DC0C7B6" w14:textId="749121EF" w:rsidR="00900C96" w:rsidDel="0069420F" w:rsidRDefault="00900C96" w:rsidP="00900C96">
      <w:pPr>
        <w:pStyle w:val="NumList"/>
        <w:rPr>
          <w:del w:id="3776" w:author="Kelvin Sung" w:date="2021-05-24T17:36:00Z"/>
          <w:moveFrom w:id="3777" w:author="Kelvin Sung" w:date="2021-05-24T17:30:00Z"/>
          <w:rFonts w:hint="eastAsia"/>
        </w:rPr>
        <w:pPrChange w:id="3778" w:author="Kelvin Sung" w:date="2021-05-24T17:30:00Z">
          <w:pPr>
            <w:pStyle w:val="Code"/>
          </w:pPr>
        </w:pPrChange>
      </w:pPr>
      <w:moveFrom w:id="3779" w:author="Kelvin Sung" w:date="2021-05-24T17:30:00Z">
        <w:del w:id="3780" w:author="Kelvin Sung" w:date="2021-05-24T17:36:00Z">
          <w:r w:rsidDel="0069420F">
            <w:delText xml:space="preserve">    return uMaterial.Ks * pow(max(0.0, dot(N, H)), uMaterial.Shininess);</w:delText>
          </w:r>
        </w:del>
      </w:moveFrom>
    </w:p>
    <w:p w14:paraId="27BA56F4" w14:textId="05AC8DE2" w:rsidR="00900C96" w:rsidDel="0069420F" w:rsidRDefault="00900C96" w:rsidP="00900C96">
      <w:pPr>
        <w:pStyle w:val="NumList"/>
        <w:rPr>
          <w:del w:id="3781" w:author="Kelvin Sung" w:date="2021-05-24T17:36:00Z"/>
          <w:moveFrom w:id="3782" w:author="Kelvin Sung" w:date="2021-05-24T17:30:00Z"/>
          <w:rFonts w:hint="eastAsia"/>
        </w:rPr>
        <w:pPrChange w:id="3783" w:author="Kelvin Sung" w:date="2021-05-24T17:30:00Z">
          <w:pPr>
            <w:pStyle w:val="Code"/>
          </w:pPr>
        </w:pPrChange>
      </w:pPr>
      <w:moveFrom w:id="3784" w:author="Kelvin Sung" w:date="2021-05-24T17:30:00Z">
        <w:del w:id="3785" w:author="Kelvin Sung" w:date="2021-05-24T17:36:00Z">
          <w:r w:rsidDel="0069420F">
            <w:delText>}</w:delText>
          </w:r>
        </w:del>
      </w:moveFrom>
    </w:p>
    <w:moveFromRangeEnd w:id="3755"/>
    <w:p w14:paraId="32A68D35" w14:textId="0DABF42F" w:rsidR="00900C96" w:rsidDel="0069420F" w:rsidRDefault="00900C96" w:rsidP="00900C96">
      <w:pPr>
        <w:pStyle w:val="NumList"/>
        <w:rPr>
          <w:del w:id="3786" w:author="Kelvin Sung" w:date="2021-05-24T17:36:00Z"/>
          <w:rFonts w:hint="eastAsia"/>
        </w:rPr>
        <w:pPrChange w:id="3787" w:author="Kelvin Sung" w:date="2021-05-24T17:30:00Z">
          <w:pPr>
            <w:pStyle w:val="Code"/>
          </w:pPr>
        </w:pPrChange>
      </w:pPr>
    </w:p>
    <w:p w14:paraId="3A83F76E" w14:textId="18BD0303" w:rsidR="00900C96" w:rsidDel="0069420F" w:rsidRDefault="00900C96" w:rsidP="00900C96">
      <w:pPr>
        <w:pStyle w:val="Code"/>
        <w:rPr>
          <w:del w:id="3788" w:author="Kelvin Sung" w:date="2021-05-24T17:36:00Z"/>
          <w:rFonts w:hint="eastAsia"/>
        </w:rPr>
      </w:pPr>
      <w:del w:id="3789" w:author="Kelvin Sung" w:date="2021-05-24T17:36:00Z">
        <w:r w:rsidDel="0069420F">
          <w:delText>vec4 DiffuseResult(vec3 N, vec3 L, vec4 textureMapColor) {</w:delText>
        </w:r>
      </w:del>
    </w:p>
    <w:p w14:paraId="73B8143E" w14:textId="1939BDAF" w:rsidR="00900C96" w:rsidDel="0069420F" w:rsidRDefault="00900C96" w:rsidP="00900C96">
      <w:pPr>
        <w:pStyle w:val="Code"/>
        <w:rPr>
          <w:del w:id="3790" w:author="Kelvin Sung" w:date="2021-05-24T17:36:00Z"/>
          <w:rFonts w:hint="eastAsia"/>
        </w:rPr>
      </w:pPr>
      <w:del w:id="3791" w:author="Kelvin Sung" w:date="2021-05-24T17:36:00Z">
        <w:r w:rsidDel="0069420F">
          <w:delText xml:space="preserve">    return uMaterial.Kd * max(0.0, dot(N, L)) * textureMapColor;</w:delText>
        </w:r>
      </w:del>
    </w:p>
    <w:p w14:paraId="77ED9431" w14:textId="33250C8A" w:rsidR="00900C96" w:rsidRPr="00773243" w:rsidDel="0069420F" w:rsidRDefault="00900C96" w:rsidP="00900C96">
      <w:pPr>
        <w:pStyle w:val="Code"/>
        <w:rPr>
          <w:del w:id="3792" w:author="Kelvin Sung" w:date="2021-05-24T17:36:00Z"/>
          <w:rFonts w:hint="eastAsia"/>
        </w:rPr>
      </w:pPr>
      <w:del w:id="3793" w:author="Kelvin Sung" w:date="2021-05-24T17:36:00Z">
        <w:r w:rsidDel="0069420F">
          <w:delText>}</w:delText>
        </w:r>
      </w:del>
    </w:p>
    <w:p w14:paraId="0903110E" w14:textId="2F5EDD9B" w:rsidR="007C2E02" w:rsidRPr="00773243" w:rsidDel="0069420F" w:rsidRDefault="007C2E02" w:rsidP="007C2E02">
      <w:pPr>
        <w:pStyle w:val="Code"/>
        <w:rPr>
          <w:del w:id="3794" w:author="Kelvin Sung" w:date="2021-05-24T17:36:00Z"/>
          <w:rFonts w:hint="eastAsia"/>
        </w:rPr>
      </w:pPr>
    </w:p>
    <w:p w14:paraId="43205B7F" w14:textId="10E78950" w:rsidR="00773243" w:rsidRDefault="0069420F" w:rsidP="00773243">
      <w:pPr>
        <w:pStyle w:val="NumList"/>
        <w:rPr>
          <w:rFonts w:hint="eastAsia"/>
        </w:rPr>
      </w:pPr>
      <w:ins w:id="3795" w:author="Kelvin Sung" w:date="2021-05-24T17:37:00Z">
        <w:r>
          <w:t xml:space="preserve">Now, you can implement the Phong illumination model to </w:t>
        </w:r>
      </w:ins>
      <w:del w:id="3796" w:author="Kelvin Sung" w:date="2021-05-24T17:37:00Z">
        <w:r w:rsidR="00773243" w:rsidRPr="00773243" w:rsidDel="0069420F">
          <w:delText xml:space="preserve">Implement a </w:delText>
        </w:r>
        <w:r w:rsidR="00773243" w:rsidRPr="00773243" w:rsidDel="0069420F">
          <w:rPr>
            <w:rStyle w:val="CodeInline"/>
          </w:rPr>
          <w:delText>ShadedResult()</w:delText>
        </w:r>
        <w:r w:rsidR="00773243" w:rsidRPr="00773243" w:rsidDel="0069420F">
          <w:delText xml:space="preserve"> function</w:delText>
        </w:r>
        <w:r w:rsidR="00773243" w:rsidRPr="00773243" w:rsidDel="0069420F">
          <w:fldChar w:fldCharType="begin"/>
        </w:r>
        <w:r w:rsidR="00773243" w:rsidRPr="00773243" w:rsidDel="0069420F">
          <w:delInstrText xml:space="preserve"> XE "Specular reflection:ShadedResult() function" </w:delInstrText>
        </w:r>
        <w:r w:rsidR="00773243" w:rsidRPr="00773243" w:rsidDel="0069420F">
          <w:fldChar w:fldCharType="end"/>
        </w:r>
        <w:r w:rsidR="00773243" w:rsidRPr="00773243" w:rsidDel="0069420F">
          <w:delText xml:space="preserve"> to compute and </w:delText>
        </w:r>
      </w:del>
      <w:r w:rsidR="00773243" w:rsidRPr="00773243">
        <w:t xml:space="preserve">accumulate the </w:t>
      </w:r>
      <w:del w:id="3797" w:author="Kelvin Sung" w:date="2021-05-24T17:37:00Z">
        <w:r w:rsidR="00773243" w:rsidRPr="00773243" w:rsidDel="0069420F">
          <w:delText xml:space="preserve">diffuse and </w:delText>
        </w:r>
      </w:del>
      <w:del w:id="3798" w:author="Kelvin Sung" w:date="2021-05-24T17:39:00Z">
        <w:r w:rsidR="00773243" w:rsidRPr="00773243" w:rsidDel="00463CAA">
          <w:delText xml:space="preserve">specular </w:delText>
        </w:r>
      </w:del>
      <w:ins w:id="3799" w:author="Kelvin Sung" w:date="2021-05-24T17:37:00Z">
        <w:r>
          <w:t xml:space="preserve">diffuse </w:t>
        </w:r>
      </w:ins>
      <w:ins w:id="3800" w:author="Kelvin Sung" w:date="2021-05-24T17:39:00Z">
        <w:r w:rsidR="00463CAA">
          <w:t xml:space="preserve">and specular </w:t>
        </w:r>
      </w:ins>
      <w:r w:rsidR="00773243" w:rsidRPr="00773243">
        <w:t xml:space="preserve">terms. Notice that </w:t>
      </w:r>
      <w:proofErr w:type="spellStart"/>
      <w:proofErr w:type="gramStart"/>
      <w:r w:rsidR="00773243" w:rsidRPr="00773243">
        <w:rPr>
          <w:rStyle w:val="CodeInline"/>
        </w:rPr>
        <w:t>lgt.Intensity</w:t>
      </w:r>
      <w:proofErr w:type="spellEnd"/>
      <w:proofErr w:type="gramEnd"/>
      <w:r w:rsidR="00773243"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773243" w:rsidRPr="00773243">
        <w:rPr>
          <w:iCs/>
        </w:rPr>
        <w:t xml:space="preserve"> </w:t>
      </w:r>
      <w:del w:id="3801" w:author="Kelvin Sung" w:date="2021-05-24T17:40:00Z">
        <w:r w:rsidR="00773243" w:rsidRPr="00773243" w:rsidDel="00F25724">
          <w:rPr>
            <w:iCs/>
          </w:rPr>
          <w:delText xml:space="preserve">in Figure </w:delText>
        </w:r>
      </w:del>
      <w:del w:id="3802" w:author="Kelvin Sung" w:date="2021-05-22T13:51:00Z">
        <w:r w:rsidR="00773243" w:rsidRPr="00773243" w:rsidDel="003401C9">
          <w:rPr>
            <w:iCs/>
          </w:rPr>
          <w:delText>8-17</w:delText>
        </w:r>
      </w:del>
      <w:del w:id="3803" w:author="Kelvin Sung" w:date="2021-05-24T17:40:00Z">
        <w:r w:rsidR="00773243" w:rsidRPr="00773243" w:rsidDel="00F25724">
          <w:delText xml:space="preserve">, </w:delText>
        </w:r>
      </w:del>
      <w:r w:rsidR="00773243" w:rsidRPr="00773243">
        <w:t xml:space="preserve">and </w:t>
      </w:r>
      <w:proofErr w:type="spellStart"/>
      <w:r w:rsidR="00773243" w:rsidRPr="00773243">
        <w:rPr>
          <w:rStyle w:val="CodeInline"/>
        </w:rPr>
        <w:t>lgt.Color</w:t>
      </w:r>
      <w:proofErr w:type="spellEnd"/>
      <w:r w:rsidR="00773243"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773243" w:rsidRPr="00773243">
        <w:rPr>
          <w:iCs/>
        </w:rPr>
        <w:t xml:space="preserve"> in Figure </w:t>
      </w:r>
      <w:del w:id="3804" w:author="Kelvin Sung" w:date="2021-05-22T13:51:00Z">
        <w:r w:rsidR="00773243" w:rsidRPr="00773243" w:rsidDel="003401C9">
          <w:rPr>
            <w:iCs/>
          </w:rPr>
          <w:delText>8-17</w:delText>
        </w:r>
      </w:del>
      <w:ins w:id="3805" w:author="Kelvin Sung" w:date="2021-05-22T13:51:00Z">
        <w:r w:rsidR="003401C9">
          <w:rPr>
            <w:iCs/>
          </w:rPr>
          <w:t>8-18</w:t>
        </w:r>
      </w:ins>
      <w:r w:rsidR="00773243" w:rsidRPr="00773243">
        <w:rPr>
          <w:iCs/>
        </w:rPr>
        <w:t xml:space="preserve">, are factored out and multiplied to the sum of diffuse and specular results. </w:t>
      </w:r>
      <w:r w:rsidR="00773243" w:rsidRPr="00773243">
        <w:t xml:space="preserve">The scaling by the light </w:t>
      </w:r>
      <w:ins w:id="3806" w:author="Kelvin Sung" w:date="2021-05-24T17:51:00Z">
        <w:r w:rsidR="00B376A8">
          <w:t xml:space="preserve">strength based on </w:t>
        </w:r>
      </w:ins>
      <w:del w:id="3807" w:author="Kelvin Sung" w:date="2021-05-24T17:52:00Z">
        <w:r w:rsidR="00773243" w:rsidRPr="00773243" w:rsidDel="001E03DC">
          <w:delText xml:space="preserve">distance </w:delText>
        </w:r>
      </w:del>
      <w:ins w:id="3808" w:author="Kelvin Sung" w:date="2021-05-24T17:52:00Z">
        <w:r w:rsidR="001E03DC">
          <w:t>near/far cutoff computation</w:t>
        </w:r>
      </w:ins>
      <w:del w:id="3809" w:author="Kelvin Sung" w:date="2021-05-24T17:52:00Z">
        <w:r w:rsidR="00773243" w:rsidRPr="00773243" w:rsidDel="001E03DC">
          <w:delText>attenuation</w:delText>
        </w:r>
      </w:del>
      <w:r w:rsidR="00773243" w:rsidRPr="00773243">
        <w:t xml:space="preserve">, </w:t>
      </w:r>
      <w:del w:id="3810" w:author="Kelvin Sung" w:date="2021-05-24T17:40:00Z">
        <w:r w:rsidR="00773243" w:rsidRPr="00773243" w:rsidDel="00F25724">
          <w:rPr>
            <w:rStyle w:val="CodeInline"/>
          </w:rPr>
          <w:delText>atten</w:delText>
        </w:r>
      </w:del>
      <w:ins w:id="3811" w:author="Kelvin Sung" w:date="2021-05-24T17:40:00Z">
        <w:r w:rsidR="00F25724">
          <w:rPr>
            <w:rStyle w:val="CodeInline"/>
          </w:rPr>
          <w:t>strength</w:t>
        </w:r>
      </w:ins>
      <w:r w:rsidR="00773243" w:rsidRPr="00773243">
        <w:t xml:space="preserve">, is the only </w:t>
      </w:r>
      <w:del w:id="3812" w:author="Kelvin Sung" w:date="2021-05-24T17:52:00Z">
        <w:r w:rsidR="00773243" w:rsidRPr="00773243" w:rsidDel="001E03DC">
          <w:delText xml:space="preserve">variation </w:delText>
        </w:r>
      </w:del>
      <w:ins w:id="3813" w:author="Kelvin Sung" w:date="2021-05-24T17:52:00Z">
        <w:r w:rsidR="001E03DC">
          <w:t xml:space="preserve">difference </w:t>
        </w:r>
      </w:ins>
      <w:r w:rsidR="00773243" w:rsidRPr="00773243">
        <w:t xml:space="preserve">between this implementation and the diffuse/specular terms listed in Figure </w:t>
      </w:r>
      <w:del w:id="3814" w:author="Kelvin Sung" w:date="2021-05-22T13:51:00Z">
        <w:r w:rsidR="00773243" w:rsidRPr="00773243" w:rsidDel="003401C9">
          <w:delText>8-17</w:delText>
        </w:r>
      </w:del>
      <w:ins w:id="3815" w:author="Kelvin Sung" w:date="2021-05-22T13:51:00Z">
        <w:r w:rsidR="003401C9">
          <w:t>8-18</w:t>
        </w:r>
      </w:ins>
      <w:r w:rsidR="00773243" w:rsidRPr="00773243">
        <w:t>.</w:t>
      </w:r>
    </w:p>
    <w:p w14:paraId="4347FBFD" w14:textId="77777777" w:rsidR="007C2E02" w:rsidRDefault="007C2E02" w:rsidP="007C2E02">
      <w:pPr>
        <w:pStyle w:val="Code"/>
        <w:rPr>
          <w:rFonts w:hint="eastAsia"/>
        </w:rPr>
      </w:pPr>
      <w:r>
        <w:t>vec4 ShadedResult(Light lgt, vec3 N, vec4 textureMapColor) {</w:t>
      </w:r>
    </w:p>
    <w:p w14:paraId="3B9AE9AF" w14:textId="77777777" w:rsidR="007C2E02" w:rsidRDefault="007C2E02" w:rsidP="007C2E02">
      <w:pPr>
        <w:pStyle w:val="Code"/>
        <w:rPr>
          <w:rFonts w:hint="eastAsia"/>
        </w:rPr>
      </w:pPr>
      <w:r>
        <w:t xml:space="preserve">    vec3 L = lgt.Position.xyz - gl_FragCoord.xyz; </w:t>
      </w:r>
    </w:p>
    <w:p w14:paraId="4103B112" w14:textId="77777777" w:rsidR="007C2E02" w:rsidRDefault="007C2E02" w:rsidP="007C2E02">
      <w:pPr>
        <w:pStyle w:val="Code"/>
        <w:rPr>
          <w:rFonts w:hint="eastAsia"/>
        </w:rPr>
      </w:pPr>
      <w:r>
        <w:t xml:space="preserve">    float dist = length(L);</w:t>
      </w:r>
    </w:p>
    <w:p w14:paraId="45ACD8DB" w14:textId="77777777" w:rsidR="007C2E02" w:rsidRDefault="007C2E02" w:rsidP="007C2E02">
      <w:pPr>
        <w:pStyle w:val="Code"/>
        <w:rPr>
          <w:rFonts w:hint="eastAsia"/>
        </w:rPr>
      </w:pPr>
      <w:r>
        <w:t xml:space="preserve">    L = L / dist;</w:t>
      </w:r>
    </w:p>
    <w:p w14:paraId="130810D2" w14:textId="04B7E5CF" w:rsidR="007C2E02" w:rsidRDefault="007C2E02" w:rsidP="007C2E02">
      <w:pPr>
        <w:pStyle w:val="Code"/>
        <w:rPr>
          <w:rFonts w:hint="eastAsia"/>
        </w:rPr>
      </w:pPr>
      <w:r>
        <w:t xml:space="preserve">    float </w:t>
      </w:r>
      <w:del w:id="3816" w:author="Kelvin Sung" w:date="2021-05-24T17:41:00Z">
        <w:r w:rsidDel="00726CFD">
          <w:delText xml:space="preserve">atten </w:delText>
        </w:r>
      </w:del>
      <w:ins w:id="3817" w:author="Kelvin Sung" w:date="2021-05-24T17:41:00Z">
        <w:r w:rsidR="00726CFD">
          <w:t xml:space="preserve">strength </w:t>
        </w:r>
      </w:ins>
      <w:r>
        <w:t xml:space="preserve">= </w:t>
      </w:r>
      <w:ins w:id="3818" w:author="Kelvin Sung" w:date="2021-05-26T06:53:00Z">
        <w:r w:rsidR="00175C7E">
          <w:t>Distance</w:t>
        </w:r>
      </w:ins>
      <w:del w:id="3819" w:author="Kelvin Sung" w:date="2021-05-26T06:53:00Z">
        <w:r w:rsidDel="00175C7E">
          <w:delText>Light</w:delText>
        </w:r>
      </w:del>
      <w:ins w:id="3820" w:author="Kelvin Sung" w:date="2021-05-26T07:44:00Z">
        <w:r w:rsidR="00067672">
          <w:t>DropOff</w:t>
        </w:r>
      </w:ins>
      <w:del w:id="3821" w:author="Kelvin Sung" w:date="2021-05-24T17:41:00Z">
        <w:r w:rsidDel="007F4331">
          <w:delText>Attenuation</w:delText>
        </w:r>
      </w:del>
      <w:r>
        <w:t>(lgt, dist);</w:t>
      </w:r>
    </w:p>
    <w:p w14:paraId="3779F1CD" w14:textId="77777777" w:rsidR="007C2E02" w:rsidRDefault="007C2E02" w:rsidP="007C2E02">
      <w:pPr>
        <w:pStyle w:val="Code"/>
        <w:rPr>
          <w:rFonts w:hint="eastAsia"/>
        </w:rPr>
      </w:pPr>
      <w:r>
        <w:t xml:space="preserve">    vec4  diffuse = DiffuseResult(N, L, textureMapColor);</w:t>
      </w:r>
    </w:p>
    <w:p w14:paraId="5C3E1113" w14:textId="77777777" w:rsidR="007C2E02" w:rsidRDefault="007C2E02" w:rsidP="007C2E02">
      <w:pPr>
        <w:pStyle w:val="Code"/>
        <w:rPr>
          <w:rFonts w:hint="eastAsia"/>
        </w:rPr>
      </w:pPr>
      <w:r>
        <w:t xml:space="preserve">    vec4  specular = SpecularResult(N, L);</w:t>
      </w:r>
    </w:p>
    <w:p w14:paraId="5421EA4E" w14:textId="2C74A3A9" w:rsidR="007C2E02" w:rsidRDefault="007C2E02" w:rsidP="007C2E02">
      <w:pPr>
        <w:pStyle w:val="Code"/>
        <w:rPr>
          <w:rFonts w:hint="eastAsia"/>
        </w:rPr>
      </w:pPr>
      <w:r>
        <w:t xml:space="preserve">    vec4 result = </w:t>
      </w:r>
      <w:del w:id="3822" w:author="Kelvin Sung" w:date="2021-05-24T17:52:00Z">
        <w:r w:rsidDel="00567E09">
          <w:delText xml:space="preserve">atten </w:delText>
        </w:r>
      </w:del>
      <w:ins w:id="3823" w:author="Kelvin Sung" w:date="2021-05-24T17:52:00Z">
        <w:r w:rsidR="00567E09">
          <w:t xml:space="preserve">strength </w:t>
        </w:r>
      </w:ins>
      <w:r>
        <w:t>* lgt.Intensity * lgt.Color * (diffuse + specular);</w:t>
      </w:r>
    </w:p>
    <w:p w14:paraId="34269B76" w14:textId="77777777" w:rsidR="007C2E02" w:rsidRDefault="007C2E02" w:rsidP="007C2E02">
      <w:pPr>
        <w:pStyle w:val="Code"/>
        <w:rPr>
          <w:rFonts w:hint="eastAsia"/>
        </w:rPr>
      </w:pPr>
      <w:r>
        <w:t xml:space="preserve">    return result;</w:t>
      </w:r>
    </w:p>
    <w:p w14:paraId="0BFD1F69" w14:textId="4826D1A3" w:rsidR="007C2E02" w:rsidRPr="00773243" w:rsidRDefault="007C2E02" w:rsidP="007C2E02">
      <w:pPr>
        <w:pStyle w:val="Code"/>
        <w:rPr>
          <w:rFonts w:hint="eastAsia"/>
        </w:rPr>
      </w:pPr>
      <w:r>
        <w:t>}</w:t>
      </w:r>
    </w:p>
    <w:p w14:paraId="6E4CA7F7" w14:textId="5064F8A5" w:rsidR="00773243" w:rsidRPr="00773243" w:rsidRDefault="00773243" w:rsidP="00773243">
      <w:pPr>
        <w:pStyle w:val="NumList"/>
        <w:rPr>
          <w:rFonts w:hint="eastAsia"/>
        </w:rPr>
      </w:pPr>
      <w:r w:rsidRPr="00773243">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w:t>
      </w:r>
      <w:ins w:id="3824" w:author="Kelvin Sung" w:date="2021-05-24T18:12:00Z">
        <w:r w:rsidR="00F93BA3">
          <w:t>.</w:t>
        </w:r>
      </w:ins>
      <w:del w:id="3825" w:author="Kelvin Sung" w:date="2021-05-24T18:12:00Z">
        <w:r w:rsidRPr="00773243" w:rsidDel="00F93BA3">
          <w:delText>;</w:delText>
        </w:r>
      </w:del>
      <w:r w:rsidRPr="00773243">
        <w:t xml:space="preserve"> </w:t>
      </w:r>
      <w:ins w:id="3826" w:author="Kelvin Sung" w:date="2021-05-24T18:12:00Z">
        <w:r w:rsidR="00F93BA3">
          <w:t>T</w:t>
        </w:r>
      </w:ins>
      <w:del w:id="3827" w:author="Kelvin Sung" w:date="2021-05-24T18:12:00Z">
        <w:r w:rsidRPr="00773243" w:rsidDel="00F93BA3">
          <w:delText>t</w:delText>
        </w:r>
      </w:del>
      <w:r w:rsidRPr="00773243">
        <w:t>he only important differences are highlighted in bold</w:t>
      </w:r>
      <w:del w:id="3828" w:author="Kelvin Sung" w:date="2021-05-24T18:12:00Z">
        <w:r w:rsidRPr="00773243" w:rsidDel="00F93BA3">
          <w:delText xml:space="preserve"> in the following:</w:delText>
        </w:r>
      </w:del>
      <w:ins w:id="3829" w:author="Kelvin Sung" w:date="2021-05-24T18:12:00Z">
        <w:r w:rsidR="00F93BA3">
          <w:t>.</w:t>
        </w:r>
      </w:ins>
    </w:p>
    <w:p w14:paraId="18E5F17D" w14:textId="77777777" w:rsidR="007C2E02" w:rsidRDefault="007C2E02" w:rsidP="007C2E02">
      <w:pPr>
        <w:pStyle w:val="Code"/>
        <w:rPr>
          <w:rFonts w:hint="eastAsia"/>
        </w:rPr>
      </w:pPr>
      <w:r>
        <w:t>void main(void)  {</w:t>
      </w:r>
    </w:p>
    <w:p w14:paraId="486DFAC3" w14:textId="1C8F2BD6" w:rsidR="007C2E02" w:rsidDel="00016B12" w:rsidRDefault="007C2E02" w:rsidP="007C2E02">
      <w:pPr>
        <w:pStyle w:val="Code"/>
        <w:rPr>
          <w:del w:id="3830" w:author="Kelvin Sung" w:date="2021-05-26T05:35:00Z"/>
          <w:rFonts w:hint="eastAsia"/>
        </w:rPr>
      </w:pPr>
      <w:r>
        <w:t xml:space="preserve">    </w:t>
      </w:r>
      <w:del w:id="3831" w:author="Kelvin Sung" w:date="2021-05-26T05:35:00Z">
        <w:r w:rsidDel="00016B12">
          <w:delText>// simple tint based on uPixelColor setting</w:delText>
        </w:r>
      </w:del>
    </w:p>
    <w:p w14:paraId="3E39E714" w14:textId="5542988E" w:rsidR="007C2E02" w:rsidDel="00016B12" w:rsidRDefault="007C2E02" w:rsidP="007C2E02">
      <w:pPr>
        <w:pStyle w:val="Code"/>
        <w:rPr>
          <w:del w:id="3832" w:author="Kelvin Sung" w:date="2021-05-26T05:35:00Z"/>
          <w:rFonts w:hint="eastAsia"/>
        </w:rPr>
      </w:pPr>
      <w:del w:id="3833" w:author="Kelvin Sung" w:date="2021-05-26T05:35:00Z">
        <w:r w:rsidDel="00016B12">
          <w:delText xml:space="preserve">    vec4 textureMapColor = texture2D(uSampler, vTexCoord);</w:delText>
        </w:r>
      </w:del>
    </w:p>
    <w:p w14:paraId="4E62B4BE" w14:textId="232B3B4F" w:rsidR="007C2E02" w:rsidDel="00016B12" w:rsidRDefault="007C2E02" w:rsidP="007C2E02">
      <w:pPr>
        <w:pStyle w:val="Code"/>
        <w:rPr>
          <w:del w:id="3834" w:author="Kelvin Sung" w:date="2021-05-26T05:35:00Z"/>
          <w:rFonts w:hint="eastAsia"/>
        </w:rPr>
      </w:pPr>
      <w:del w:id="3835" w:author="Kelvin Sung" w:date="2021-05-26T05:35:00Z">
        <w:r w:rsidDel="00016B12">
          <w:delText xml:space="preserve">    vec4 normal = texture2D(uNormalSampler, vTexCoord);  // using the same coordinate as the sprite texture!</w:delText>
        </w:r>
      </w:del>
    </w:p>
    <w:p w14:paraId="3BBCCBFE" w14:textId="4C8F0517" w:rsidR="007C2E02" w:rsidDel="00B055BB" w:rsidRDefault="007C2E02" w:rsidP="007C2E02">
      <w:pPr>
        <w:pStyle w:val="Code"/>
        <w:rPr>
          <w:del w:id="3836" w:author="Kelvin Sung" w:date="2021-05-24T18:10:00Z"/>
          <w:rFonts w:hint="eastAsia"/>
        </w:rPr>
      </w:pPr>
      <w:del w:id="3837" w:author="Kelvin Sung" w:date="2021-05-26T05:35:00Z">
        <w:r w:rsidDel="00016B12">
          <w:delText xml:space="preserve">    vec4 normalMap = (2.0 * normal) - 1.0;</w:delText>
        </w:r>
      </w:del>
    </w:p>
    <w:p w14:paraId="54EAA97C" w14:textId="67812408" w:rsidR="007C2E02" w:rsidDel="00B055BB" w:rsidRDefault="007C2E02" w:rsidP="00016B12">
      <w:pPr>
        <w:pStyle w:val="Code"/>
        <w:rPr>
          <w:del w:id="3838" w:author="Kelvin Sung" w:date="2021-05-24T18:10:00Z"/>
          <w:rFonts w:hint="eastAsia"/>
        </w:rPr>
        <w:pPrChange w:id="3839" w:author="Kelvin Sung" w:date="2021-05-26T05:35:00Z">
          <w:pPr>
            <w:pStyle w:val="Code"/>
          </w:pPr>
        </w:pPrChange>
      </w:pPr>
      <w:del w:id="3840" w:author="Kelvin Sung" w:date="2021-05-26T05:35:00Z">
        <w:r w:rsidDel="00016B12">
          <w:delText xml:space="preserve">   </w:delText>
        </w:r>
      </w:del>
      <w:ins w:id="3841" w:author="Kelvin Sung" w:date="2021-05-26T05:35:00Z">
        <w:r w:rsidR="00016B12">
          <w:t xml:space="preserve">… identical to previous code … </w:t>
        </w:r>
      </w:ins>
      <w:r>
        <w:t xml:space="preserve"> </w:t>
      </w:r>
    </w:p>
    <w:p w14:paraId="4974EE8F" w14:textId="0CDF5E55" w:rsidR="007C2E02" w:rsidDel="00B055BB" w:rsidRDefault="007C2E02" w:rsidP="00016B12">
      <w:pPr>
        <w:pStyle w:val="Code"/>
        <w:rPr>
          <w:del w:id="3842" w:author="Kelvin Sung" w:date="2021-05-24T18:10:00Z"/>
          <w:rFonts w:hint="eastAsia"/>
        </w:rPr>
        <w:pPrChange w:id="3843" w:author="Kelvin Sung" w:date="2021-05-26T05:35:00Z">
          <w:pPr>
            <w:pStyle w:val="Code"/>
          </w:pPr>
        </w:pPrChange>
      </w:pPr>
      <w:del w:id="3844" w:author="Kelvin Sung" w:date="2021-05-24T18:10:00Z">
        <w:r w:rsidDel="00B055BB">
          <w:delText xml:space="preserve">    //</w:delText>
        </w:r>
      </w:del>
    </w:p>
    <w:p w14:paraId="25F0CF19" w14:textId="0665241B" w:rsidR="007C2E02" w:rsidDel="00B055BB" w:rsidRDefault="007C2E02" w:rsidP="00016B12">
      <w:pPr>
        <w:pStyle w:val="Code"/>
        <w:rPr>
          <w:del w:id="3845" w:author="Kelvin Sung" w:date="2021-05-24T18:10:00Z"/>
          <w:rFonts w:hint="eastAsia"/>
        </w:rPr>
        <w:pPrChange w:id="3846" w:author="Kelvin Sung" w:date="2021-05-26T05:35:00Z">
          <w:pPr>
            <w:pStyle w:val="Code"/>
          </w:pPr>
        </w:pPrChange>
      </w:pPr>
      <w:del w:id="3847" w:author="Kelvin Sung" w:date="2021-05-24T18:10:00Z">
        <w:r w:rsidDel="00B055BB">
          <w:delText xml:space="preserve">    // normalMap.y = -normalMap.y;  // flip Y</w:delText>
        </w:r>
      </w:del>
    </w:p>
    <w:p w14:paraId="2245C22F" w14:textId="7A0B831C" w:rsidR="007C2E02" w:rsidDel="00B055BB" w:rsidRDefault="007C2E02" w:rsidP="00016B12">
      <w:pPr>
        <w:pStyle w:val="Code"/>
        <w:rPr>
          <w:del w:id="3848" w:author="Kelvin Sung" w:date="2021-05-24T18:10:00Z"/>
          <w:rFonts w:hint="eastAsia"/>
        </w:rPr>
        <w:pPrChange w:id="3849" w:author="Kelvin Sung" w:date="2021-05-26T05:35:00Z">
          <w:pPr>
            <w:pStyle w:val="Code"/>
          </w:pPr>
        </w:pPrChange>
      </w:pPr>
      <w:del w:id="3850" w:author="Kelvin Sung" w:date="2021-05-24T18:10:00Z">
        <w:r w:rsidDel="00B055BB">
          <w:delText xml:space="preserve">    //    depending on the normal map you work with, this may or may not be flipped</w:delText>
        </w:r>
      </w:del>
    </w:p>
    <w:p w14:paraId="69373F37" w14:textId="26B1C721" w:rsidR="007C2E02" w:rsidRDefault="007C2E02" w:rsidP="00016B12">
      <w:pPr>
        <w:pStyle w:val="Code"/>
        <w:rPr>
          <w:rFonts w:hint="eastAsia"/>
        </w:rPr>
        <w:pPrChange w:id="3851" w:author="Kelvin Sung" w:date="2021-05-26T05:35:00Z">
          <w:pPr>
            <w:pStyle w:val="Code"/>
          </w:pPr>
        </w:pPrChange>
      </w:pPr>
      <w:del w:id="3852" w:author="Kelvin Sung" w:date="2021-05-24T18:10:00Z">
        <w:r w:rsidDel="00B055BB">
          <w:delText xml:space="preserve">    // </w:delText>
        </w:r>
      </w:del>
    </w:p>
    <w:p w14:paraId="07811F63" w14:textId="77777777" w:rsidR="007C2E02" w:rsidRDefault="007C2E02" w:rsidP="007C2E02">
      <w:pPr>
        <w:pStyle w:val="Code"/>
        <w:rPr>
          <w:rFonts w:hint="eastAsia"/>
        </w:rPr>
      </w:pPr>
      <w:r>
        <w:t xml:space="preserve">    vec3 N = normalize(normalMap.xyz);</w:t>
      </w:r>
    </w:p>
    <w:p w14:paraId="7F9DDCD9" w14:textId="77777777" w:rsidR="007C2E02" w:rsidRDefault="007C2E02" w:rsidP="007C2E02">
      <w:pPr>
        <w:pStyle w:val="Code"/>
        <w:rPr>
          <w:rFonts w:hint="eastAsia"/>
        </w:rPr>
      </w:pPr>
      <w:r>
        <w:t xml:space="preserve">   </w:t>
      </w:r>
    </w:p>
    <w:p w14:paraId="662E6066" w14:textId="4A60AA67" w:rsidR="007C2E02" w:rsidRPr="007C2E02" w:rsidRDefault="007C2E02" w:rsidP="00BB6BD8">
      <w:pPr>
        <w:pStyle w:val="Code"/>
        <w:ind w:firstLine="420"/>
        <w:rPr>
          <w:rStyle w:val="CodeBold"/>
        </w:rPr>
        <w:pPrChange w:id="3853" w:author="Kelvin Sung" w:date="2021-05-26T08:16:00Z">
          <w:pPr>
            <w:pStyle w:val="Code"/>
          </w:pPr>
        </w:pPrChange>
      </w:pPr>
      <w:del w:id="3854" w:author="Kelvin Sung" w:date="2021-05-26T07:50:00Z">
        <w:r w:rsidRPr="007C2E02" w:rsidDel="009142DF">
          <w:rPr>
            <w:rStyle w:val="CodeBold"/>
          </w:rPr>
          <w:delText xml:space="preserve">    </w:delText>
        </w:r>
      </w:del>
      <w:r w:rsidRPr="007C2E02">
        <w:rPr>
          <w:rStyle w:val="CodeBold"/>
        </w:rPr>
        <w:t>vec4 shadedResult = uMaterial.Ka + (</w:t>
      </w:r>
      <w:del w:id="3855" w:author="Kelvin Sung" w:date="2021-05-26T08:16:00Z">
        <w:r w:rsidRPr="007C2E02" w:rsidDel="00BB6BD8">
          <w:rPr>
            <w:rStyle w:val="CodeBold"/>
          </w:rPr>
          <w:delText xml:space="preserve">textureMapColor  * </w:delText>
        </w:r>
      </w:del>
      <w:r w:rsidRPr="007C2E02">
        <w:rPr>
          <w:rStyle w:val="CodeBold"/>
        </w:rPr>
        <w:t>uGlobalAmbientColor * uGlobalAmbientIntensity);</w:t>
      </w:r>
    </w:p>
    <w:p w14:paraId="1C3514BB" w14:textId="77777777" w:rsidR="007C2E02" w:rsidRDefault="007C2E02" w:rsidP="007C2E02">
      <w:pPr>
        <w:pStyle w:val="Code"/>
        <w:rPr>
          <w:rFonts w:hint="eastAsia"/>
        </w:rPr>
      </w:pPr>
    </w:p>
    <w:p w14:paraId="3B68FE16" w14:textId="77777777" w:rsidR="007C2E02" w:rsidRDefault="007C2E02" w:rsidP="007C2E02">
      <w:pPr>
        <w:pStyle w:val="Code"/>
        <w:rPr>
          <w:rFonts w:hint="eastAsia"/>
        </w:rPr>
      </w:pPr>
      <w:r>
        <w:t xml:space="preserve">    // now decide if we should illuminate by the light</w:t>
      </w:r>
    </w:p>
    <w:p w14:paraId="45E855A7" w14:textId="77777777" w:rsidR="007C2E02" w:rsidRDefault="007C2E02" w:rsidP="007C2E02">
      <w:pPr>
        <w:pStyle w:val="Code"/>
        <w:rPr>
          <w:rFonts w:hint="eastAsia"/>
        </w:rPr>
      </w:pPr>
      <w:r>
        <w:t xml:space="preserve">    if (textureMapColor.a &gt; 0.0) {</w:t>
      </w:r>
    </w:p>
    <w:p w14:paraId="7D2AC254" w14:textId="77777777" w:rsidR="007C2E02" w:rsidRDefault="007C2E02" w:rsidP="007C2E02">
      <w:pPr>
        <w:pStyle w:val="Code"/>
        <w:rPr>
          <w:rFonts w:hint="eastAsia"/>
        </w:rPr>
      </w:pPr>
      <w:r>
        <w:t xml:space="preserve">        for (int i=0; i&lt;kGLSLuLightArraySize; i++) { </w:t>
      </w:r>
    </w:p>
    <w:p w14:paraId="6C6E0879" w14:textId="77777777" w:rsidR="007C2E02" w:rsidRDefault="007C2E02" w:rsidP="007C2E02">
      <w:pPr>
        <w:pStyle w:val="Code"/>
        <w:rPr>
          <w:rFonts w:hint="eastAsia"/>
        </w:rPr>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rPr>
          <w:rFonts w:hint="eastAsia"/>
        </w:rPr>
      </w:pPr>
      <w:r>
        <w:t xml:space="preserve">            }</w:t>
      </w:r>
    </w:p>
    <w:p w14:paraId="5C8A22A6" w14:textId="77777777" w:rsidR="007C2E02" w:rsidRDefault="007C2E02" w:rsidP="007C2E02">
      <w:pPr>
        <w:pStyle w:val="Code"/>
        <w:rPr>
          <w:rFonts w:hint="eastAsia"/>
        </w:rPr>
      </w:pPr>
      <w:r>
        <w:t xml:space="preserve">        }</w:t>
      </w:r>
    </w:p>
    <w:p w14:paraId="3A602C6C" w14:textId="77777777" w:rsidR="007C2E02" w:rsidRDefault="007C2E02" w:rsidP="007C2E02">
      <w:pPr>
        <w:pStyle w:val="Code"/>
        <w:rPr>
          <w:rFonts w:hint="eastAsia"/>
        </w:rPr>
      </w:pPr>
      <w:r>
        <w:t xml:space="preserve">    }</w:t>
      </w:r>
    </w:p>
    <w:p w14:paraId="1694F737" w14:textId="77777777" w:rsidR="007C2E02" w:rsidRDefault="007C2E02" w:rsidP="007C2E02">
      <w:pPr>
        <w:pStyle w:val="Code"/>
        <w:rPr>
          <w:rFonts w:hint="eastAsia"/>
        </w:rPr>
      </w:pPr>
    </w:p>
    <w:p w14:paraId="6BDCB37F" w14:textId="10B8838C" w:rsidR="007C2E02" w:rsidDel="00016B12" w:rsidRDefault="007C2E02" w:rsidP="00016B12">
      <w:pPr>
        <w:pStyle w:val="Code"/>
        <w:rPr>
          <w:del w:id="3856" w:author="Kelvin Sung" w:date="2021-05-26T05:35:00Z"/>
        </w:rPr>
      </w:pPr>
      <w:del w:id="3857" w:author="Kelvin Sung" w:date="2021-05-26T05:35:00Z">
        <w:r w:rsidDel="00016B12">
          <w:delText xml:space="preserve">    </w:delText>
        </w:r>
      </w:del>
      <w:ins w:id="3858" w:author="Kelvin Sung" w:date="2021-05-26T05:35:00Z">
        <w:r w:rsidR="00016B12">
          <w:t xml:space="preserve">    … identical to previous code … </w:t>
        </w:r>
      </w:ins>
      <w:del w:id="3859" w:author="Kelvin Sung" w:date="2021-05-26T05:35:00Z">
        <w:r w:rsidDel="00016B12">
          <w:delText>// tint the textured area, and leave transparent area as defined by the texture</w:delText>
        </w:r>
      </w:del>
    </w:p>
    <w:p w14:paraId="4C7EE018" w14:textId="77777777" w:rsidR="00016B12" w:rsidRDefault="00016B12" w:rsidP="00016B12">
      <w:pPr>
        <w:pStyle w:val="Code"/>
        <w:rPr>
          <w:ins w:id="3860" w:author="Kelvin Sung" w:date="2021-05-26T05:35:00Z"/>
          <w:rFonts w:hint="eastAsia"/>
        </w:rPr>
      </w:pPr>
    </w:p>
    <w:p w14:paraId="0CDF0A06" w14:textId="5D29A71B" w:rsidR="007C2E02" w:rsidRPr="007C2E02" w:rsidDel="00016B12" w:rsidRDefault="007C2E02" w:rsidP="00016B12">
      <w:pPr>
        <w:pStyle w:val="Code"/>
        <w:rPr>
          <w:del w:id="3861" w:author="Kelvin Sung" w:date="2021-05-26T05:35:00Z"/>
          <w:rFonts w:hint="eastAsia"/>
        </w:rPr>
      </w:pPr>
      <w:del w:id="3862" w:author="Kelvin Sung" w:date="2021-05-26T05:35:00Z">
        <w:r w:rsidRPr="007C2E02" w:rsidDel="00016B12">
          <w:delText xml:space="preserve">    vec3 tintResult = vec3(shadedResult) * (1.0-uPixelColor.a) + vec3(uPixelColor) * uPixelColor.a;</w:delText>
        </w:r>
      </w:del>
    </w:p>
    <w:p w14:paraId="63903775" w14:textId="73F22332" w:rsidR="007C2E02" w:rsidRPr="007C2E02" w:rsidDel="00016B12" w:rsidRDefault="007C2E02" w:rsidP="00016B12">
      <w:pPr>
        <w:pStyle w:val="Code"/>
        <w:rPr>
          <w:del w:id="3863" w:author="Kelvin Sung" w:date="2021-05-26T05:35:00Z"/>
          <w:rFonts w:hint="eastAsia"/>
        </w:rPr>
      </w:pPr>
      <w:del w:id="3864" w:author="Kelvin Sung" w:date="2021-05-26T05:35:00Z">
        <w:r w:rsidRPr="007C2E02" w:rsidDel="00016B12">
          <w:delText xml:space="preserve">    vec4 result = vec4(tintResult, textureMapColor.a);</w:delText>
        </w:r>
      </w:del>
    </w:p>
    <w:p w14:paraId="2EAC74F2" w14:textId="2B3D1F30" w:rsidR="007C2E02" w:rsidDel="00016B12" w:rsidRDefault="007C2E02" w:rsidP="00016B12">
      <w:pPr>
        <w:pStyle w:val="Code"/>
        <w:rPr>
          <w:del w:id="3865" w:author="Kelvin Sung" w:date="2021-05-26T05:35:00Z"/>
          <w:rFonts w:hint="eastAsia"/>
        </w:rPr>
      </w:pPr>
    </w:p>
    <w:p w14:paraId="290F41E8" w14:textId="1F0449EA" w:rsidR="007C2E02" w:rsidDel="00016B12" w:rsidRDefault="007C2E02" w:rsidP="00016B12">
      <w:pPr>
        <w:pStyle w:val="Code"/>
        <w:rPr>
          <w:del w:id="3866" w:author="Kelvin Sung" w:date="2021-05-26T05:35:00Z"/>
          <w:rFonts w:hint="eastAsia"/>
        </w:rPr>
      </w:pPr>
      <w:del w:id="3867" w:author="Kelvin Sung" w:date="2021-05-26T05:35:00Z">
        <w:r w:rsidDel="00016B12">
          <w:delText xml:space="preserve">    gl_FragColor = result;</w:delText>
        </w:r>
      </w:del>
    </w:p>
    <w:p w14:paraId="3460DF59" w14:textId="06E67E32" w:rsidR="00773243" w:rsidRDefault="007C2E02" w:rsidP="00016B12">
      <w:pPr>
        <w:pStyle w:val="Code"/>
        <w:rPr>
          <w:rFonts w:hint="eastAsia"/>
        </w:rPr>
      </w:pPr>
      <w:r>
        <w:t>}</w:t>
      </w:r>
    </w:p>
    <w:p w14:paraId="7BDCF046" w14:textId="71F07E67" w:rsidR="00773243" w:rsidRDefault="00773243" w:rsidP="00773243">
      <w:pPr>
        <w:pStyle w:val="Heading3"/>
      </w:pPr>
      <w:del w:id="3868" w:author="Kelvin Sung" w:date="2021-05-20T18:14:00Z">
        <w:r w:rsidDel="00E15C4E">
          <w:delText xml:space="preserve">Creating </w:delText>
        </w:r>
      </w:del>
      <w:ins w:id="3869" w:author="Kelvin Sung" w:date="2021-05-20T18:14:00Z">
        <w:r w:rsidR="00E15C4E">
          <w:t xml:space="preserve">Defining </w:t>
        </w:r>
      </w:ins>
      <w:r>
        <w:t xml:space="preserve">the Material </w:t>
      </w:r>
      <w:del w:id="3870" w:author="Kelvin Sung" w:date="2021-05-20T18:14:00Z">
        <w:r w:rsidDel="00E15C4E">
          <w:delText>Object</w:delText>
        </w:r>
      </w:del>
      <w:ins w:id="3871" w:author="Kelvin Sung" w:date="2021-05-20T18:14:00Z">
        <w:r w:rsidR="00E15C4E">
          <w:t>Class</w:t>
        </w:r>
      </w:ins>
    </w:p>
    <w:p w14:paraId="65FAB280" w14:textId="631A0471" w:rsidR="00773243" w:rsidRDefault="00773243" w:rsidP="00773243">
      <w:pPr>
        <w:pStyle w:val="BodyTextFirst"/>
        <w:rPr>
          <w:rFonts w:hint="eastAsia"/>
        </w:rPr>
      </w:pPr>
      <w:r>
        <w:t xml:space="preserve">As described, a simple </w:t>
      </w:r>
      <w:r w:rsidRPr="007C2E02">
        <w:rPr>
          <w:rStyle w:val="CodeInline"/>
        </w:rPr>
        <w:t>Material</w:t>
      </w:r>
      <w:r>
        <w:t xml:space="preserve"> </w:t>
      </w:r>
      <w:del w:id="3872" w:author="Kelvin Sung" w:date="2021-05-24T18:12:00Z">
        <w:r w:rsidDel="00393EEC">
          <w:delText xml:space="preserve">object </w:delText>
        </w:r>
      </w:del>
      <w:ins w:id="3873" w:author="Kelvin Sung" w:date="2021-05-24T18:12:00Z">
        <w:r w:rsidR="00393EEC">
          <w:t xml:space="preserve">class </w:t>
        </w:r>
      </w:ins>
      <w:r>
        <w:t xml:space="preserve">is required to </w:t>
      </w:r>
      <w:del w:id="3874" w:author="Kelvin Sung" w:date="2021-05-24T18:12:00Z">
        <w:r w:rsidDel="00393EEC">
          <w:delText xml:space="preserve">store </w:delText>
        </w:r>
      </w:del>
      <w:ins w:id="3875" w:author="Kelvin Sung" w:date="2021-05-24T18:12:00Z">
        <w:r w:rsidR="00393EEC">
          <w:t xml:space="preserve">encapsulate </w:t>
        </w:r>
      </w:ins>
      <w:r>
        <w:t>the per-</w:t>
      </w:r>
      <w:ins w:id="3876" w:author="Kelvin Sung" w:date="2021-05-24T18:12:00Z">
        <w:r w:rsidR="00393EEC" w:rsidRPr="00393EEC">
          <w:rPr>
            <w:rStyle w:val="CodeInline"/>
            <w:rPrChange w:id="3877" w:author="Kelvin Sung" w:date="2021-05-24T18:12:00Z">
              <w:rPr/>
            </w:rPrChange>
          </w:rPr>
          <w:t>Renderable</w:t>
        </w:r>
      </w:ins>
      <w:del w:id="3878" w:author="Kelvin Sung" w:date="2021-05-24T18:12:00Z">
        <w:r w:rsidDel="00393EEC">
          <w:delText>object</w:delText>
        </w:r>
      </w:del>
      <w:r>
        <w:t xml:space="preserve"> material property for the Phong illumination model.</w:t>
      </w:r>
    </w:p>
    <w:p w14:paraId="5D9EC91E" w14:textId="69407F15" w:rsidR="00773243" w:rsidDel="00790F15" w:rsidRDefault="00773243" w:rsidP="00826BC4">
      <w:pPr>
        <w:pStyle w:val="NumList"/>
        <w:numPr>
          <w:ilvl w:val="0"/>
          <w:numId w:val="34"/>
        </w:numPr>
        <w:rPr>
          <w:del w:id="3879" w:author="Kelvin Sung" w:date="2021-05-24T18:13:00Z"/>
          <w:rFonts w:hint="eastAsia"/>
        </w:rPr>
      </w:pPr>
      <w:r>
        <w:t xml:space="preserve">Create </w:t>
      </w:r>
      <w:ins w:id="3880" w:author="Kelvin Sung" w:date="2021-05-24T18:13:00Z">
        <w:r w:rsidR="00790F15" w:rsidRPr="007C2E02">
          <w:rPr>
            <w:rStyle w:val="CodeInline"/>
          </w:rPr>
          <w:t>material.js</w:t>
        </w:r>
        <w:r w:rsidR="00790F15" w:rsidDel="00790F15">
          <w:t xml:space="preserve"> </w:t>
        </w:r>
      </w:ins>
      <w:del w:id="3881" w:author="Kelvin Sung" w:date="2021-05-24T18:13:00Z">
        <w:r w:rsidDel="00790F15">
          <w:delText>a new file u</w:delText>
        </w:r>
      </w:del>
      <w:ins w:id="3882" w:author="Kelvin Sung" w:date="2021-05-24T18:13:00Z">
        <w:r w:rsidR="00790F15">
          <w:t>i</w:t>
        </w:r>
      </w:ins>
      <w:r>
        <w:t>n</w:t>
      </w:r>
      <w:del w:id="3883" w:author="Kelvin Sung" w:date="2021-05-24T18:13:00Z">
        <w:r w:rsidDel="00790F15">
          <w:delText>der</w:delText>
        </w:r>
      </w:del>
      <w:r>
        <w:t xml:space="preserve">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w:t>
      </w:r>
      <w:ins w:id="3884" w:author="Kelvin Sung" w:date="2021-05-24T18:13:00Z">
        <w:r w:rsidR="00790F15">
          <w:t xml:space="preserve">, define the </w:t>
        </w:r>
      </w:ins>
      <w:del w:id="3885" w:author="Kelvin Sung" w:date="2021-05-24T18:13:00Z">
        <w:r w:rsidDel="00790F15">
          <w:delText xml:space="preserve"> and name it </w:delText>
        </w:r>
        <w:r w:rsidR="007C2E02" w:rsidRPr="007C2E02" w:rsidDel="00790F15">
          <w:rPr>
            <w:rStyle w:val="CodeInline"/>
          </w:rPr>
          <w:delText>m</w:delText>
        </w:r>
        <w:r w:rsidRPr="007C2E02" w:rsidDel="00790F15">
          <w:rPr>
            <w:rStyle w:val="CodeInline"/>
          </w:rPr>
          <w:delText>aterial.js</w:delText>
        </w:r>
        <w:r w:rsidDel="00790F15">
          <w:delText xml:space="preserve">. </w:delText>
        </w:r>
      </w:del>
    </w:p>
    <w:p w14:paraId="2F965DF7" w14:textId="7FFD88D4" w:rsidR="00773243" w:rsidRDefault="00421F0F" w:rsidP="00826BC4">
      <w:pPr>
        <w:pStyle w:val="NumList"/>
        <w:numPr>
          <w:ilvl w:val="0"/>
          <w:numId w:val="34"/>
        </w:numPr>
        <w:rPr>
          <w:rFonts w:hint="eastAsia"/>
        </w:rPr>
        <w:pPrChange w:id="3886" w:author="Kelvin Sung" w:date="2021-05-24T18:13:00Z">
          <w:pPr>
            <w:pStyle w:val="NumList"/>
          </w:pPr>
        </w:pPrChange>
      </w:pPr>
      <w:del w:id="3887" w:author="Kelvin Sung" w:date="2021-05-24T18:13:00Z">
        <w:r w:rsidDel="00790F15">
          <w:delText xml:space="preserve">Create a new class named </w:delText>
        </w:r>
      </w:del>
      <w:r w:rsidRPr="00421F0F">
        <w:rPr>
          <w:rStyle w:val="CodeInline"/>
        </w:rPr>
        <w:t>Material</w:t>
      </w:r>
      <w:del w:id="3888" w:author="Kelvin Sung" w:date="2021-05-24T18:14:00Z">
        <w:r w:rsidDel="00790F15">
          <w:rPr>
            <w:rStyle w:val="CodeInline"/>
          </w:rPr>
          <w:delText>,</w:delText>
        </w:r>
      </w:del>
      <w:ins w:id="3889" w:author="Kelvin Sung" w:date="2021-05-24T18:13:00Z">
        <w:r w:rsidR="00790F15">
          <w:rPr>
            <w:rStyle w:val="CodeInline"/>
          </w:rPr>
          <w:t xml:space="preserve"> </w:t>
        </w:r>
        <w:r w:rsidR="00790F15">
          <w:t>class</w:t>
        </w:r>
      </w:ins>
      <w:ins w:id="3890" w:author="Kelvin Sung" w:date="2021-05-24T18:14:00Z">
        <w:r w:rsidR="00790F15">
          <w:t>,</w:t>
        </w:r>
      </w:ins>
      <w:ins w:id="3891" w:author="Kelvin Sung" w:date="2021-05-24T18:13:00Z">
        <w:r w:rsidR="00790F15">
          <w:t xml:space="preserve"> </w:t>
        </w:r>
      </w:ins>
      <w:ins w:id="3892" w:author="Kelvin Sung" w:date="2021-05-24T18:14:00Z">
        <w:r w:rsidR="00790F15">
          <w:t xml:space="preserve">and in the </w:t>
        </w:r>
      </w:ins>
      <w:del w:id="3893" w:author="Kelvin Sung" w:date="2021-05-24T18:14:00Z">
        <w:r w:rsidDel="00790F15">
          <w:delText xml:space="preserve"> d</w:delText>
        </w:r>
        <w:r w:rsidR="00773243" w:rsidDel="00790F15">
          <w:delText xml:space="preserve">efine a </w:delText>
        </w:r>
      </w:del>
      <w:r w:rsidR="00773243">
        <w:t xml:space="preserve">constructor </w:t>
      </w:r>
      <w:del w:id="3894" w:author="Kelvin Sung" w:date="2021-05-24T18:14:00Z">
        <w:r w:rsidR="00773243" w:rsidDel="00790F15">
          <w:delText xml:space="preserve">to </w:delText>
        </w:r>
      </w:del>
      <w:r w:rsidR="00773243">
        <w:t xml:space="preserve">initialize the variables as defined in the surface material property in Figure </w:t>
      </w:r>
      <w:del w:id="3895" w:author="Kelvin Sung" w:date="2021-05-22T13:51:00Z">
        <w:r w:rsidR="00773243" w:rsidDel="003401C9">
          <w:delText>8-17</w:delText>
        </w:r>
      </w:del>
      <w:ins w:id="3896" w:author="Kelvin Sung" w:date="2021-05-22T13:51:00Z">
        <w:r w:rsidR="003401C9">
          <w:t>8-18</w:t>
        </w:r>
      </w:ins>
      <w:r w:rsidR="00773243">
        <w:t>. Notice that ambient, diffuse, and specular (</w:t>
      </w:r>
      <w:r w:rsidR="00773243" w:rsidRPr="00421F0F">
        <w:rPr>
          <w:rStyle w:val="CodeInline"/>
        </w:rPr>
        <w:t>Ka</w:t>
      </w:r>
      <w:r w:rsidR="00773243">
        <w:t xml:space="preserve">, </w:t>
      </w:r>
      <w:proofErr w:type="spellStart"/>
      <w:r w:rsidR="00773243" w:rsidRPr="00421F0F">
        <w:rPr>
          <w:rStyle w:val="CodeInline"/>
        </w:rPr>
        <w:t>Kd</w:t>
      </w:r>
      <w:proofErr w:type="spellEnd"/>
      <w:r w:rsidR="00773243">
        <w:t xml:space="preserve">, and </w:t>
      </w:r>
      <w:r w:rsidR="00773243" w:rsidRPr="00421F0F">
        <w:rPr>
          <w:rStyle w:val="CodeInline"/>
        </w:rPr>
        <w:t>Ks</w:t>
      </w:r>
      <w:r w:rsidR="00773243">
        <w:t xml:space="preserve">) are colors, while shininess is a </w:t>
      </w:r>
      <w:r>
        <w:t>floating-point</w:t>
      </w:r>
      <w:r w:rsidR="00773243">
        <w:t xml:space="preserve"> number.</w:t>
      </w:r>
    </w:p>
    <w:p w14:paraId="1137978A" w14:textId="77777777" w:rsidR="007C2E02" w:rsidRDefault="007C2E02" w:rsidP="007C2E02">
      <w:pPr>
        <w:pStyle w:val="Code"/>
        <w:rPr>
          <w:rFonts w:hint="eastAsia"/>
        </w:rPr>
      </w:pPr>
      <w:r>
        <w:t>class Material {</w:t>
      </w:r>
    </w:p>
    <w:p w14:paraId="1CBD51F7" w14:textId="77777777" w:rsidR="007C2E02" w:rsidRDefault="007C2E02" w:rsidP="007C2E02">
      <w:pPr>
        <w:pStyle w:val="Code"/>
        <w:rPr>
          <w:rFonts w:hint="eastAsia"/>
        </w:rPr>
      </w:pPr>
      <w:r>
        <w:t xml:space="preserve">    constructor() {</w:t>
      </w:r>
    </w:p>
    <w:p w14:paraId="25FE397D" w14:textId="77777777" w:rsidR="007C2E02" w:rsidRDefault="007C2E02" w:rsidP="007C2E02">
      <w:pPr>
        <w:pStyle w:val="Code"/>
        <w:rPr>
          <w:rFonts w:hint="eastAsia"/>
        </w:rPr>
      </w:pPr>
      <w:r>
        <w:t xml:space="preserve">        this.mKa = vec4.fromValues(0.0, 0.0, 0.0, 0);</w:t>
      </w:r>
    </w:p>
    <w:p w14:paraId="24F03233" w14:textId="77777777" w:rsidR="007C2E02" w:rsidRDefault="007C2E02" w:rsidP="007C2E02">
      <w:pPr>
        <w:pStyle w:val="Code"/>
        <w:rPr>
          <w:rFonts w:hint="eastAsia"/>
        </w:rPr>
      </w:pPr>
      <w:r>
        <w:t xml:space="preserve">        this.mKs = vec4.fromValues(0.2, 0.2, 0.2, 1);</w:t>
      </w:r>
    </w:p>
    <w:p w14:paraId="2DC29470" w14:textId="77777777" w:rsidR="007C2E02" w:rsidRDefault="007C2E02" w:rsidP="007C2E02">
      <w:pPr>
        <w:pStyle w:val="Code"/>
        <w:rPr>
          <w:rFonts w:hint="eastAsia"/>
        </w:rPr>
      </w:pPr>
      <w:r>
        <w:t xml:space="preserve">        this.mKd = vec4.fromValues(1.0, 1.0, 1.0, 1);</w:t>
      </w:r>
    </w:p>
    <w:p w14:paraId="1CC55239" w14:textId="77777777" w:rsidR="007C2E02" w:rsidRDefault="007C2E02" w:rsidP="007C2E02">
      <w:pPr>
        <w:pStyle w:val="Code"/>
        <w:rPr>
          <w:rFonts w:hint="eastAsia"/>
        </w:rPr>
      </w:pPr>
      <w:r>
        <w:t xml:space="preserve">        this.mShininess = 20;</w:t>
      </w:r>
    </w:p>
    <w:p w14:paraId="58F01DC3" w14:textId="77777777" w:rsidR="007C2E02" w:rsidRDefault="007C2E02" w:rsidP="007C2E02">
      <w:pPr>
        <w:pStyle w:val="Code"/>
        <w:rPr>
          <w:rFonts w:hint="eastAsia"/>
        </w:rPr>
      </w:pPr>
      <w:r>
        <w:t xml:space="preserve">    }</w:t>
      </w:r>
    </w:p>
    <w:p w14:paraId="0EB29F81" w14:textId="52C9200A" w:rsidR="007C2E02" w:rsidRDefault="00421F0F" w:rsidP="007C2E02">
      <w:pPr>
        <w:pStyle w:val="Code"/>
        <w:rPr>
          <w:rFonts w:hint="eastAsia"/>
        </w:rPr>
      </w:pPr>
      <w:r w:rsidRPr="00421F0F">
        <w:t xml:space="preserve">    ... implementation to follow …</w:t>
      </w:r>
    </w:p>
    <w:p w14:paraId="4EBEBE54" w14:textId="77777777" w:rsidR="007C2E02" w:rsidRDefault="007C2E02" w:rsidP="007C2E02">
      <w:pPr>
        <w:pStyle w:val="Code"/>
        <w:rPr>
          <w:rFonts w:hint="eastAsia"/>
        </w:rPr>
      </w:pPr>
      <w:r>
        <w:t>}</w:t>
      </w:r>
    </w:p>
    <w:p w14:paraId="06987862" w14:textId="77777777" w:rsidR="007C2E02" w:rsidRDefault="007C2E02" w:rsidP="007C2E02">
      <w:pPr>
        <w:pStyle w:val="Code"/>
        <w:rPr>
          <w:rFonts w:hint="eastAsia"/>
        </w:rPr>
      </w:pPr>
    </w:p>
    <w:p w14:paraId="2E64609C" w14:textId="224EEF3E" w:rsidR="007C2E02" w:rsidRDefault="007C2E02" w:rsidP="007C2E02">
      <w:pPr>
        <w:pStyle w:val="Code"/>
        <w:rPr>
          <w:rFonts w:hint="eastAsia"/>
        </w:rPr>
      </w:pPr>
      <w:r>
        <w:t>export default Material;</w:t>
      </w:r>
    </w:p>
    <w:p w14:paraId="263C2E1C" w14:textId="4098D2D4" w:rsidR="00773243" w:rsidRPr="00773243" w:rsidDel="001B23DC" w:rsidRDefault="00773243" w:rsidP="00773243">
      <w:pPr>
        <w:pStyle w:val="NumList"/>
        <w:rPr>
          <w:del w:id="3897" w:author="Kelvin Sung" w:date="2021-05-20T18:05:00Z"/>
          <w:rFonts w:hint="eastAsia"/>
        </w:rPr>
      </w:pPr>
      <w:r w:rsidRPr="00773243">
        <w:t xml:space="preserve">Provide straightforward get and set accessors to </w:t>
      </w:r>
      <w:del w:id="3898" w:author="Kelvin Sung" w:date="2021-05-24T18:14:00Z">
        <w:r w:rsidRPr="00773243" w:rsidDel="0000696A">
          <w:delText>these properties</w:delText>
        </w:r>
      </w:del>
      <w:ins w:id="3899" w:author="Kelvin Sung" w:date="2021-05-24T18:14:00Z">
        <w:r w:rsidR="0000696A">
          <w:t>the variables</w:t>
        </w:r>
      </w:ins>
      <w:r w:rsidRPr="00773243">
        <w:t>.</w:t>
      </w:r>
    </w:p>
    <w:p w14:paraId="4CC7BBA4" w14:textId="77777777" w:rsidR="001B23DC" w:rsidRDefault="00421F0F" w:rsidP="00773243">
      <w:pPr>
        <w:pStyle w:val="NumList"/>
        <w:rPr>
          <w:ins w:id="3900" w:author="Kelvin Sung" w:date="2021-05-20T18:05:00Z"/>
          <w:rFonts w:hint="eastAsia"/>
        </w:rPr>
      </w:pPr>
      <w:del w:id="3901" w:author="Kelvin Sung" w:date="2021-05-20T18:05:00Z">
        <w:r w:rsidDel="001B23DC">
          <w:delText xml:space="preserve">    </w:delText>
        </w:r>
      </w:del>
    </w:p>
    <w:p w14:paraId="354F8550" w14:textId="257652D4" w:rsidR="00421F0F" w:rsidDel="001B23DC" w:rsidRDefault="00421F0F" w:rsidP="00421F0F">
      <w:pPr>
        <w:pStyle w:val="Code"/>
        <w:rPr>
          <w:del w:id="3902" w:author="Kelvin Sung" w:date="2021-05-20T18:05:00Z"/>
          <w:rFonts w:hint="eastAsia"/>
        </w:rPr>
      </w:pPr>
      <w:r>
        <w:t>setAmbient(a) { this.mKa = vec4.clone(a); }</w:t>
      </w:r>
    </w:p>
    <w:p w14:paraId="099E29E2" w14:textId="77777777" w:rsidR="001B23DC" w:rsidRDefault="00421F0F" w:rsidP="00421F0F">
      <w:pPr>
        <w:pStyle w:val="Code"/>
        <w:rPr>
          <w:ins w:id="3903" w:author="Kelvin Sung" w:date="2021-05-20T18:05:00Z"/>
          <w:rFonts w:hint="eastAsia"/>
        </w:rPr>
      </w:pPr>
      <w:del w:id="3904" w:author="Kelvin Sung" w:date="2021-05-20T18:05:00Z">
        <w:r w:rsidDel="001B23DC">
          <w:delText xml:space="preserve">    </w:delText>
        </w:r>
      </w:del>
    </w:p>
    <w:p w14:paraId="46BA17CB" w14:textId="47545719" w:rsidR="00421F0F" w:rsidRDefault="00421F0F" w:rsidP="00421F0F">
      <w:pPr>
        <w:pStyle w:val="Code"/>
        <w:rPr>
          <w:rFonts w:hint="eastAsia"/>
        </w:rPr>
      </w:pPr>
      <w:r>
        <w:t>getAmbient() { return this.mKa; }</w:t>
      </w:r>
    </w:p>
    <w:p w14:paraId="6C2F9664" w14:textId="13B987BD" w:rsidR="00421F0F" w:rsidDel="001B23DC" w:rsidRDefault="00421F0F" w:rsidP="00421F0F">
      <w:pPr>
        <w:pStyle w:val="Code"/>
        <w:rPr>
          <w:del w:id="3905" w:author="Kelvin Sung" w:date="2021-05-20T18:05:00Z"/>
          <w:rFonts w:hint="eastAsia"/>
        </w:rPr>
      </w:pPr>
    </w:p>
    <w:p w14:paraId="4066A40A" w14:textId="77777777" w:rsidR="001B23DC" w:rsidRDefault="00421F0F" w:rsidP="00421F0F">
      <w:pPr>
        <w:pStyle w:val="Code"/>
        <w:rPr>
          <w:ins w:id="3906" w:author="Kelvin Sung" w:date="2021-05-20T18:05:00Z"/>
          <w:rFonts w:hint="eastAsia"/>
        </w:rPr>
      </w:pPr>
      <w:del w:id="3907" w:author="Kelvin Sung" w:date="2021-05-20T18:05:00Z">
        <w:r w:rsidDel="001B23DC">
          <w:delText xml:space="preserve">    </w:delText>
        </w:r>
      </w:del>
    </w:p>
    <w:p w14:paraId="78A97DC0" w14:textId="3CAFEAED" w:rsidR="00421F0F" w:rsidDel="001B23DC" w:rsidRDefault="00421F0F" w:rsidP="00421F0F">
      <w:pPr>
        <w:pStyle w:val="Code"/>
        <w:rPr>
          <w:del w:id="3908" w:author="Kelvin Sung" w:date="2021-05-20T18:05:00Z"/>
          <w:rFonts w:hint="eastAsia"/>
        </w:rPr>
      </w:pPr>
      <w:r>
        <w:t>setDiffuse(d) { this.mKd = vec4.clone(d); }</w:t>
      </w:r>
    </w:p>
    <w:p w14:paraId="43354598" w14:textId="77777777" w:rsidR="001B23DC" w:rsidRDefault="00421F0F" w:rsidP="00421F0F">
      <w:pPr>
        <w:pStyle w:val="Code"/>
        <w:rPr>
          <w:ins w:id="3909" w:author="Kelvin Sung" w:date="2021-05-20T18:05:00Z"/>
          <w:rFonts w:hint="eastAsia"/>
        </w:rPr>
      </w:pPr>
      <w:del w:id="3910" w:author="Kelvin Sung" w:date="2021-05-20T18:05:00Z">
        <w:r w:rsidDel="001B23DC">
          <w:delText xml:space="preserve">    </w:delText>
        </w:r>
      </w:del>
    </w:p>
    <w:p w14:paraId="194A1FAB" w14:textId="43D45107" w:rsidR="00421F0F" w:rsidRDefault="00421F0F" w:rsidP="00421F0F">
      <w:pPr>
        <w:pStyle w:val="Code"/>
        <w:rPr>
          <w:rFonts w:hint="eastAsia"/>
        </w:rPr>
      </w:pPr>
      <w:r>
        <w:t>getDiffuse() { return this.mKd; }</w:t>
      </w:r>
    </w:p>
    <w:p w14:paraId="4BADB2C5" w14:textId="6DBBC011" w:rsidR="00421F0F" w:rsidDel="001B23DC" w:rsidRDefault="00421F0F" w:rsidP="00421F0F">
      <w:pPr>
        <w:pStyle w:val="Code"/>
        <w:rPr>
          <w:del w:id="3911" w:author="Kelvin Sung" w:date="2021-05-20T18:05:00Z"/>
          <w:rFonts w:hint="eastAsia"/>
        </w:rPr>
      </w:pPr>
    </w:p>
    <w:p w14:paraId="4248C748" w14:textId="77777777" w:rsidR="001B23DC" w:rsidRDefault="00421F0F" w:rsidP="00421F0F">
      <w:pPr>
        <w:pStyle w:val="Code"/>
        <w:rPr>
          <w:ins w:id="3912" w:author="Kelvin Sung" w:date="2021-05-20T18:05:00Z"/>
          <w:rFonts w:hint="eastAsia"/>
        </w:rPr>
      </w:pPr>
      <w:del w:id="3913" w:author="Kelvin Sung" w:date="2021-05-20T18:05:00Z">
        <w:r w:rsidDel="001B23DC">
          <w:delText xml:space="preserve">    </w:delText>
        </w:r>
      </w:del>
    </w:p>
    <w:p w14:paraId="61B00CA0" w14:textId="7D11E3AD" w:rsidR="00421F0F" w:rsidDel="001B23DC" w:rsidRDefault="00421F0F" w:rsidP="00421F0F">
      <w:pPr>
        <w:pStyle w:val="Code"/>
        <w:rPr>
          <w:del w:id="3914" w:author="Kelvin Sung" w:date="2021-05-20T18:05:00Z"/>
          <w:rFonts w:hint="eastAsia"/>
        </w:rPr>
      </w:pPr>
      <w:r>
        <w:t>setSpecular(s) { this.mKs = vec4.clone(s); }</w:t>
      </w:r>
    </w:p>
    <w:p w14:paraId="061400AD" w14:textId="77777777" w:rsidR="001B23DC" w:rsidRDefault="00421F0F" w:rsidP="00421F0F">
      <w:pPr>
        <w:pStyle w:val="Code"/>
        <w:rPr>
          <w:ins w:id="3915" w:author="Kelvin Sung" w:date="2021-05-20T18:05:00Z"/>
          <w:rFonts w:hint="eastAsia"/>
        </w:rPr>
      </w:pPr>
      <w:del w:id="3916" w:author="Kelvin Sung" w:date="2021-05-20T18:05:00Z">
        <w:r w:rsidDel="001B23DC">
          <w:delText xml:space="preserve">    </w:delText>
        </w:r>
      </w:del>
    </w:p>
    <w:p w14:paraId="39E146E5" w14:textId="325871D7" w:rsidR="00421F0F" w:rsidRDefault="00421F0F" w:rsidP="00421F0F">
      <w:pPr>
        <w:pStyle w:val="Code"/>
        <w:rPr>
          <w:rFonts w:hint="eastAsia"/>
        </w:rPr>
      </w:pPr>
      <w:r>
        <w:t>getSpecular() { return this.mKs; }</w:t>
      </w:r>
    </w:p>
    <w:p w14:paraId="126980D5" w14:textId="486AAFD5" w:rsidR="00421F0F" w:rsidDel="001B23DC" w:rsidRDefault="00421F0F" w:rsidP="00421F0F">
      <w:pPr>
        <w:pStyle w:val="Code"/>
        <w:rPr>
          <w:del w:id="3917" w:author="Kelvin Sung" w:date="2021-05-20T18:05:00Z"/>
          <w:rFonts w:hint="eastAsia"/>
        </w:rPr>
      </w:pPr>
    </w:p>
    <w:p w14:paraId="51C65469" w14:textId="77777777" w:rsidR="001B23DC" w:rsidRDefault="00421F0F" w:rsidP="00421F0F">
      <w:pPr>
        <w:pStyle w:val="Code"/>
        <w:rPr>
          <w:ins w:id="3918" w:author="Kelvin Sung" w:date="2021-05-20T18:05:00Z"/>
          <w:rFonts w:hint="eastAsia"/>
        </w:rPr>
      </w:pPr>
      <w:del w:id="3919" w:author="Kelvin Sung" w:date="2021-05-20T18:05:00Z">
        <w:r w:rsidDel="001B23DC">
          <w:delText xml:space="preserve">    </w:delText>
        </w:r>
      </w:del>
    </w:p>
    <w:p w14:paraId="74802359" w14:textId="40A10F32" w:rsidR="00421F0F" w:rsidDel="001B23DC" w:rsidRDefault="00421F0F" w:rsidP="00421F0F">
      <w:pPr>
        <w:pStyle w:val="Code"/>
        <w:rPr>
          <w:del w:id="3920" w:author="Kelvin Sung" w:date="2021-05-20T18:05:00Z"/>
          <w:rFonts w:hint="eastAsia"/>
        </w:rPr>
      </w:pPr>
      <w:r>
        <w:t>setShininess(s) { this.mShininess = s; }</w:t>
      </w:r>
    </w:p>
    <w:p w14:paraId="4BE96F7A" w14:textId="77777777" w:rsidR="001B23DC" w:rsidRDefault="00421F0F" w:rsidP="00421F0F">
      <w:pPr>
        <w:pStyle w:val="Code"/>
        <w:rPr>
          <w:ins w:id="3921" w:author="Kelvin Sung" w:date="2021-05-20T18:05:00Z"/>
          <w:rFonts w:hint="eastAsia"/>
        </w:rPr>
      </w:pPr>
      <w:del w:id="3922" w:author="Kelvin Sung" w:date="2021-05-20T18:05:00Z">
        <w:r w:rsidDel="001B23DC">
          <w:delText xml:space="preserve">    </w:delText>
        </w:r>
      </w:del>
    </w:p>
    <w:p w14:paraId="3D706E32" w14:textId="3CDA4C86" w:rsidR="00773243" w:rsidRDefault="00421F0F" w:rsidP="00421F0F">
      <w:pPr>
        <w:pStyle w:val="Code"/>
        <w:rPr>
          <w:ins w:id="3923" w:author="Kelvin Sung" w:date="2021-05-24T18:27:00Z"/>
        </w:rPr>
      </w:pPr>
      <w:r>
        <w:t>getShininess() { return this.mShininess; }</w:t>
      </w:r>
    </w:p>
    <w:p w14:paraId="4DC4AF98" w14:textId="19193782" w:rsidR="00C252AE" w:rsidRPr="00EE10DF" w:rsidRDefault="00065E9B" w:rsidP="00C252AE">
      <w:pPr>
        <w:pStyle w:val="BodyTextCont"/>
        <w:rPr>
          <w:ins w:id="3924" w:author="Kelvin Sung" w:date="2021-05-24T18:29:00Z"/>
          <w:rFonts w:hint="eastAsia"/>
        </w:rPr>
      </w:pPr>
      <w:ins w:id="3925" w:author="Kelvin Sung" w:date="2021-05-24T18:27:00Z">
        <w:r>
          <w:t xml:space="preserve">Note that the </w:t>
        </w:r>
        <w:r w:rsidRPr="00065E9B">
          <w:rPr>
            <w:rStyle w:val="CodeInline"/>
            <w:rPrChange w:id="3926" w:author="Kelvin Sung" w:date="2021-05-24T18:27:00Z">
              <w:rPr/>
            </w:rPrChange>
          </w:rPr>
          <w:t>Material</w:t>
        </w:r>
        <w:r>
          <w:t xml:space="preserve"> class is designed to represent </w:t>
        </w:r>
      </w:ins>
      <w:ins w:id="3927" w:author="Kelvin Sung" w:date="2021-05-24T18:28:00Z">
        <w:r>
          <w:t xml:space="preserve">material properties of </w:t>
        </w:r>
        <w:r w:rsidRPr="00065E9B">
          <w:rPr>
            <w:rStyle w:val="CodeInline"/>
            <w:rPrChange w:id="3928" w:author="Kelvin Sung" w:date="2021-05-24T18:28:00Z">
              <w:rPr/>
            </w:rPrChange>
          </w:rPr>
          <w:t>Renderable</w:t>
        </w:r>
        <w:r>
          <w:t xml:space="preserve"> objects and must be accessible to the game programmer. As such, remember </w:t>
        </w:r>
      </w:ins>
      <w:ins w:id="3929" w:author="Kelvin Sung" w:date="2021-05-24T18:29:00Z">
        <w:r w:rsidR="00C252AE" w:rsidRPr="00A72E3B">
          <w:t xml:space="preserve">to update the engine access file, </w:t>
        </w:r>
        <w:r w:rsidR="00C252AE" w:rsidRPr="005C5B7B">
          <w:rPr>
            <w:rStyle w:val="CodeInline"/>
          </w:rPr>
          <w:t>index.js</w:t>
        </w:r>
        <w:r w:rsidR="00C252AE" w:rsidRPr="00A72E3B">
          <w:t>, to forward the newly defined functionality to the client.</w:t>
        </w:r>
      </w:ins>
    </w:p>
    <w:p w14:paraId="1DB68F3E" w14:textId="1C784A3C" w:rsidR="00065E9B" w:rsidRDefault="00065E9B" w:rsidP="00065E9B">
      <w:pPr>
        <w:pStyle w:val="BodyTextCont"/>
        <w:rPr>
          <w:rFonts w:hint="eastAsia"/>
        </w:rPr>
        <w:pPrChange w:id="3930" w:author="Kelvin Sung" w:date="2021-05-24T18:27:00Z">
          <w:pPr>
            <w:pStyle w:val="Code"/>
          </w:pPr>
        </w:pPrChange>
      </w:pPr>
    </w:p>
    <w:p w14:paraId="6E53ECDA" w14:textId="2133DCF2" w:rsidR="00773243" w:rsidRDefault="00773243" w:rsidP="00906AD8">
      <w:pPr>
        <w:pStyle w:val="Heading3"/>
      </w:pPr>
      <w:r>
        <w:t xml:space="preserve">Defining the </w:t>
      </w:r>
      <w:proofErr w:type="spellStart"/>
      <w:r>
        <w:t>ShaderMaterial</w:t>
      </w:r>
      <w:proofErr w:type="spellEnd"/>
      <w:r>
        <w:t xml:space="preserve"> </w:t>
      </w:r>
      <w:del w:id="3931" w:author="Kelvin Sung" w:date="2021-05-20T18:14:00Z">
        <w:r w:rsidDel="00E15C4E">
          <w:delText>Object</w:delText>
        </w:r>
      </w:del>
      <w:ins w:id="3932" w:author="Kelvin Sung" w:date="2021-05-20T18:14:00Z">
        <w:r w:rsidR="00E15C4E">
          <w:t>Class</w:t>
        </w:r>
      </w:ins>
    </w:p>
    <w:p w14:paraId="24B253EB" w14:textId="69455A1D" w:rsidR="00773243" w:rsidRDefault="00826BC4" w:rsidP="00773243">
      <w:pPr>
        <w:pStyle w:val="BodyTextFirst"/>
        <w:rPr>
          <w:rFonts w:hint="eastAsia"/>
        </w:rPr>
      </w:pPr>
      <w:ins w:id="3933" w:author="Kelvin Sung" w:date="2021-05-24T18:18:00Z">
        <w:r>
          <w:t xml:space="preserve">Similar to defining the </w:t>
        </w:r>
        <w:proofErr w:type="spellStart"/>
        <w:r w:rsidRPr="0007431B">
          <w:rPr>
            <w:rStyle w:val="CodeInline"/>
          </w:rPr>
          <w:t>ShaderIndexAt</w:t>
        </w:r>
        <w:proofErr w:type="spellEnd"/>
        <w:r>
          <w:t xml:space="preserve"> class to pass light source information at </w:t>
        </w:r>
      </w:ins>
      <w:ins w:id="3934" w:author="Kelvin Sung" w:date="2021-05-24T18:19:00Z">
        <w:r>
          <w:t xml:space="preserve">an </w:t>
        </w:r>
      </w:ins>
      <w:ins w:id="3935" w:author="Kelvin Sung" w:date="2021-05-24T18:18:00Z">
        <w:r>
          <w:t>array index to GLSL fragment shader</w:t>
        </w:r>
      </w:ins>
      <w:ins w:id="3936" w:author="Kelvin Sung" w:date="2021-05-24T18:19:00Z">
        <w:r>
          <w:t>,</w:t>
        </w:r>
      </w:ins>
      <w:ins w:id="3937" w:author="Kelvin Sung" w:date="2021-05-24T18:18:00Z">
        <w:r>
          <w:t xml:space="preserve"> </w:t>
        </w:r>
      </w:ins>
      <w:del w:id="3938" w:author="Kelvin Sung" w:date="2021-05-24T18:19:00Z">
        <w:r w:rsidR="00773243" w:rsidDel="00826BC4">
          <w:delText xml:space="preserve">Define </w:delText>
        </w:r>
      </w:del>
      <w:r w:rsidR="00773243">
        <w:t xml:space="preserve">a new </w:t>
      </w:r>
      <w:proofErr w:type="spellStart"/>
      <w:r w:rsidR="00773243" w:rsidRPr="00421F0F">
        <w:rPr>
          <w:rStyle w:val="CodeInline"/>
        </w:rPr>
        <w:t>ShaderMaterial</w:t>
      </w:r>
      <w:proofErr w:type="spellEnd"/>
      <w:r w:rsidR="00773243">
        <w:t xml:space="preserve"> </w:t>
      </w:r>
      <w:del w:id="3939" w:author="Kelvin Sung" w:date="2021-05-20T18:14:00Z">
        <w:r w:rsidR="00773243" w:rsidDel="00E15C4E">
          <w:delText xml:space="preserve">object </w:delText>
        </w:r>
      </w:del>
      <w:ins w:id="3940" w:author="Kelvin Sung" w:date="2021-05-20T18:14:00Z">
        <w:r w:rsidR="00E15C4E">
          <w:t xml:space="preserve">class </w:t>
        </w:r>
      </w:ins>
      <w:ins w:id="3941" w:author="Kelvin Sung" w:date="2021-05-24T18:19:00Z">
        <w:r>
          <w:t xml:space="preserve">should be defined </w:t>
        </w:r>
      </w:ins>
      <w:r w:rsidR="00773243">
        <w:t xml:space="preserve">to communicate the contents of </w:t>
      </w:r>
      <w:r w:rsidR="00773243" w:rsidRPr="00421F0F">
        <w:rPr>
          <w:rStyle w:val="CodeInline"/>
        </w:rPr>
        <w:t>Material</w:t>
      </w:r>
      <w:r w:rsidR="00773243">
        <w:t xml:space="preserve"> to the GLSL </w:t>
      </w:r>
      <w:proofErr w:type="spellStart"/>
      <w:r w:rsidR="00421F0F" w:rsidRPr="00421F0F">
        <w:rPr>
          <w:rStyle w:val="CodeInline"/>
        </w:rPr>
        <w:t>illum_fs</w:t>
      </w:r>
      <w:proofErr w:type="spellEnd"/>
      <w:r w:rsidR="00773243">
        <w:t xml:space="preserve"> shader.</w:t>
      </w:r>
      <w:ins w:id="3942" w:author="Kelvin Sung" w:date="2021-05-24T18:15:00Z">
        <w:r>
          <w:t xml:space="preserve"> </w:t>
        </w:r>
      </w:ins>
      <w:ins w:id="3943" w:author="Kelvin Sung" w:date="2021-05-24T18:20:00Z">
        <w:r>
          <w:t xml:space="preserve">Similar to the implementation of </w:t>
        </w:r>
        <w:proofErr w:type="spellStart"/>
        <w:r w:rsidRPr="00826BC4">
          <w:rPr>
            <w:rStyle w:val="CodeInline"/>
            <w:rPrChange w:id="3944" w:author="Kelvin Sung" w:date="2021-05-24T18:20:00Z">
              <w:rPr/>
            </w:rPrChange>
          </w:rPr>
          <w:t>ShaderIndexAt</w:t>
        </w:r>
        <w:proofErr w:type="spellEnd"/>
        <w:r>
          <w:t xml:space="preserve">, the </w:t>
        </w:r>
        <w:proofErr w:type="spellStart"/>
        <w:r w:rsidRPr="00826BC4">
          <w:rPr>
            <w:rStyle w:val="CodeInline"/>
            <w:rPrChange w:id="3945" w:author="Kelvin Sung" w:date="2021-05-24T18:20:00Z">
              <w:rPr/>
            </w:rPrChange>
          </w:rPr>
          <w:t>ShaderMaterial</w:t>
        </w:r>
        <w:proofErr w:type="spellEnd"/>
        <w:r>
          <w:t xml:space="preserve"> class will also be </w:t>
        </w:r>
      </w:ins>
      <w:ins w:id="3946" w:author="Kelvin Sung" w:date="2021-05-24T18:15:00Z">
        <w:r>
          <w:t xml:space="preserve">defined in the </w:t>
        </w:r>
        <w:proofErr w:type="spellStart"/>
        <w:r w:rsidRPr="00826BC4">
          <w:rPr>
            <w:rStyle w:val="CodeInline"/>
            <w:rPrChange w:id="3947" w:author="Kelvin Sung" w:date="2021-05-24T18:17:00Z">
              <w:rPr/>
            </w:rPrChange>
          </w:rPr>
          <w:t>src</w:t>
        </w:r>
        <w:proofErr w:type="spellEnd"/>
        <w:r w:rsidRPr="00826BC4">
          <w:rPr>
            <w:rStyle w:val="CodeInline"/>
            <w:rPrChange w:id="3948" w:author="Kelvin Sung" w:date="2021-05-24T18:17:00Z">
              <w:rPr/>
            </w:rPrChange>
          </w:rPr>
          <w:t>/engine/shaders</w:t>
        </w:r>
        <w:r>
          <w:t xml:space="preserve"> folder</w:t>
        </w:r>
      </w:ins>
      <w:ins w:id="3949" w:author="Kelvin Sung" w:date="2021-05-24T18:20:00Z">
        <w:r>
          <w:t>.</w:t>
        </w:r>
      </w:ins>
      <w:ins w:id="3950" w:author="Kelvin Sung" w:date="2021-05-24T18:17:00Z">
        <w:r>
          <w:t xml:space="preserve"> </w:t>
        </w:r>
      </w:ins>
    </w:p>
    <w:p w14:paraId="243ECBC6" w14:textId="0300C928" w:rsidR="00421F0F" w:rsidDel="004A1350" w:rsidRDefault="00773243" w:rsidP="005D6DD2">
      <w:pPr>
        <w:pStyle w:val="NumList"/>
        <w:numPr>
          <w:ilvl w:val="0"/>
          <w:numId w:val="35"/>
        </w:numPr>
        <w:rPr>
          <w:del w:id="3951" w:author="Kelvin Sung" w:date="2021-05-24T18:21:00Z"/>
          <w:rFonts w:hint="eastAsia"/>
        </w:rPr>
        <w:pPrChange w:id="3952" w:author="Kelvin Sung" w:date="2021-05-24T18:21:00Z">
          <w:pPr>
            <w:pStyle w:val="NumList"/>
            <w:numPr>
              <w:numId w:val="35"/>
            </w:numPr>
          </w:pPr>
        </w:pPrChange>
      </w:pPr>
      <w:r>
        <w:t xml:space="preserve">Create </w:t>
      </w:r>
      <w:del w:id="3953" w:author="Kelvin Sung" w:date="2021-05-24T18:21:00Z">
        <w:r w:rsidDel="004A1350">
          <w:delText xml:space="preserve">a </w:delText>
        </w:r>
      </w:del>
      <w:ins w:id="3954" w:author="Kelvin Sung" w:date="2021-05-24T18:21:00Z">
        <w:r w:rsidR="004A1350" w:rsidRPr="004A1350">
          <w:rPr>
            <w:rStyle w:val="CodeInline"/>
            <w:rPrChange w:id="3955" w:author="Kelvin Sung" w:date="2021-05-24T18:21:00Z">
              <w:rPr/>
            </w:rPrChange>
          </w:rPr>
          <w:t>shader_material.js</w:t>
        </w:r>
        <w:r w:rsidR="004A1350">
          <w:t xml:space="preserve"> </w:t>
        </w:r>
      </w:ins>
      <w:del w:id="3956" w:author="Kelvin Sung" w:date="2021-05-24T18:21:00Z">
        <w:r w:rsidDel="004A1350">
          <w:delText xml:space="preserve">new file under </w:delText>
        </w:r>
      </w:del>
      <w:ins w:id="3957" w:author="Kelvin Sung" w:date="2021-05-24T18:21:00Z">
        <w:r w:rsidR="004A1350">
          <w:t xml:space="preserve">in </w:t>
        </w:r>
      </w:ins>
      <w:r>
        <w:t xml:space="preserve">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w:t>
      </w:r>
      <w:ins w:id="3958" w:author="Kelvin Sung" w:date="2021-05-24T18:21:00Z">
        <w:r w:rsidR="004A1350">
          <w:t>,</w:t>
        </w:r>
      </w:ins>
      <w:r>
        <w:t xml:space="preserve"> </w:t>
      </w:r>
      <w:del w:id="3959" w:author="Kelvin Sung" w:date="2021-05-24T18:21:00Z">
        <w:r w:rsidDel="004A1350">
          <w:delText>and name it</w:delText>
        </w:r>
      </w:del>
      <w:del w:id="3960" w:author="Kelvin Sung" w:date="2021-05-24T18:15:00Z">
        <w:r w:rsidDel="00826BC4">
          <w:delText xml:space="preserve"> </w:delText>
        </w:r>
        <w:r w:rsidR="00421F0F" w:rsidRPr="00421F0F" w:rsidDel="00826BC4">
          <w:rPr>
            <w:rStyle w:val="CodeInline"/>
          </w:rPr>
          <w:delText>s</w:delText>
        </w:r>
        <w:r w:rsidRPr="00421F0F" w:rsidDel="00826BC4">
          <w:rPr>
            <w:rStyle w:val="CodeInline"/>
          </w:rPr>
          <w:delText>hader</w:delText>
        </w:r>
        <w:r w:rsidR="00421F0F" w:rsidRPr="00421F0F" w:rsidDel="00826BC4">
          <w:rPr>
            <w:rStyle w:val="CodeInline"/>
          </w:rPr>
          <w:delText>_m</w:delText>
        </w:r>
        <w:r w:rsidRPr="00421F0F" w:rsidDel="00826BC4">
          <w:rPr>
            <w:rStyle w:val="CodeInline"/>
          </w:rPr>
          <w:delText>aterial.js</w:delText>
        </w:r>
      </w:del>
      <w:del w:id="3961" w:author="Kelvin Sung" w:date="2021-05-24T18:21:00Z">
        <w:r w:rsidDel="004A1350">
          <w:delText xml:space="preserve">. </w:delText>
        </w:r>
      </w:del>
    </w:p>
    <w:p w14:paraId="7FD75E41" w14:textId="6DFB53EB" w:rsidR="00773243" w:rsidRDefault="00421F0F" w:rsidP="001339C6">
      <w:pPr>
        <w:pStyle w:val="NumList"/>
        <w:numPr>
          <w:ilvl w:val="0"/>
          <w:numId w:val="35"/>
        </w:numPr>
        <w:rPr>
          <w:rFonts w:hint="eastAsia"/>
        </w:rPr>
        <w:pPrChange w:id="3962" w:author="Kelvin Sung" w:date="2021-05-24T18:22:00Z">
          <w:pPr>
            <w:pStyle w:val="NumList"/>
            <w:numPr>
              <w:numId w:val="35"/>
            </w:numPr>
          </w:pPr>
        </w:pPrChange>
      </w:pPr>
      <w:del w:id="3963" w:author="Kelvin Sung" w:date="2021-05-24T18:22:00Z">
        <w:r w:rsidDel="001339C6">
          <w:delText>Create a new class named</w:delText>
        </w:r>
      </w:del>
      <w:ins w:id="3964" w:author="Kelvin Sung" w:date="2021-05-24T18:22:00Z">
        <w:r w:rsidR="001339C6">
          <w:t>define</w:t>
        </w:r>
      </w:ins>
      <w:r>
        <w:t xml:space="preserve"> </w:t>
      </w:r>
      <w:proofErr w:type="spellStart"/>
      <w:r w:rsidRPr="00421F0F">
        <w:rPr>
          <w:rStyle w:val="CodeInline"/>
        </w:rPr>
        <w:t>ShaderMaterial</w:t>
      </w:r>
      <w:proofErr w:type="spellEnd"/>
      <w:del w:id="3965" w:author="Kelvin Sung" w:date="2021-05-24T18:22:00Z">
        <w:r w:rsidDel="001339C6">
          <w:delText>,</w:delText>
        </w:r>
      </w:del>
      <w:r>
        <w:t xml:space="preserve"> </w:t>
      </w:r>
      <w:ins w:id="3966" w:author="Kelvin Sung" w:date="2021-05-24T18:22:00Z">
        <w:r w:rsidR="001339C6">
          <w:t xml:space="preserve">class and in the </w:t>
        </w:r>
      </w:ins>
      <w:del w:id="3967" w:author="Kelvin Sung" w:date="2021-05-24T18:22:00Z">
        <w:r w:rsidDel="001339C6">
          <w:delText>d</w:delText>
        </w:r>
        <w:r w:rsidR="00773243" w:rsidDel="001339C6">
          <w:delText xml:space="preserve">efine a </w:delText>
        </w:r>
      </w:del>
      <w:r w:rsidR="00773243">
        <w:t xml:space="preserve">constructor </w:t>
      </w:r>
      <w:del w:id="3968" w:author="Kelvin Sung" w:date="2021-05-24T18:22:00Z">
        <w:r w:rsidR="00773243" w:rsidDel="001339C6">
          <w:delText xml:space="preserve">to </w:delText>
        </w:r>
      </w:del>
      <w:r w:rsidR="00773243">
        <w:t xml:space="preserve">initialize the variables as references to the ambient, diffuse, specular, and shininess in the </w:t>
      </w:r>
      <w:proofErr w:type="spellStart"/>
      <w:r w:rsidRPr="00421F0F">
        <w:rPr>
          <w:rStyle w:val="CodeInline"/>
        </w:rPr>
        <w:t>i</w:t>
      </w:r>
      <w:r w:rsidR="00773243" w:rsidRPr="00421F0F">
        <w:rPr>
          <w:rStyle w:val="CodeInline"/>
        </w:rPr>
        <w:t>llum</w:t>
      </w:r>
      <w:r w:rsidRPr="00421F0F">
        <w:rPr>
          <w:rStyle w:val="CodeInline"/>
        </w:rPr>
        <w:t>_fs</w:t>
      </w:r>
      <w:proofErr w:type="spellEnd"/>
      <w:r w:rsidR="00773243">
        <w:t xml:space="preserve"> GLSL shader.</w:t>
      </w:r>
    </w:p>
    <w:p w14:paraId="617DB6F6" w14:textId="77777777" w:rsidR="00421F0F" w:rsidRDefault="00421F0F" w:rsidP="00421F0F">
      <w:pPr>
        <w:pStyle w:val="Code"/>
        <w:rPr>
          <w:rFonts w:hint="eastAsia"/>
        </w:rPr>
      </w:pPr>
      <w:r>
        <w:t>import * as glSys from "../core/gl.js";</w:t>
      </w:r>
    </w:p>
    <w:p w14:paraId="2EE0F594" w14:textId="77777777" w:rsidR="00421F0F" w:rsidRDefault="00421F0F" w:rsidP="00421F0F">
      <w:pPr>
        <w:pStyle w:val="Code"/>
        <w:rPr>
          <w:rFonts w:hint="eastAsia"/>
        </w:rPr>
      </w:pPr>
    </w:p>
    <w:p w14:paraId="0739EC10" w14:textId="77777777" w:rsidR="00421F0F" w:rsidRDefault="00421F0F" w:rsidP="00421F0F">
      <w:pPr>
        <w:pStyle w:val="Code"/>
        <w:rPr>
          <w:rFonts w:hint="eastAsia"/>
        </w:rPr>
      </w:pPr>
      <w:r>
        <w:t>class ShaderMaterial {</w:t>
      </w:r>
    </w:p>
    <w:p w14:paraId="5421C541" w14:textId="77777777" w:rsidR="00421F0F" w:rsidRDefault="00421F0F" w:rsidP="00421F0F">
      <w:pPr>
        <w:pStyle w:val="Code"/>
        <w:rPr>
          <w:rFonts w:hint="eastAsia"/>
        </w:rPr>
      </w:pPr>
      <w:r>
        <w:t xml:space="preserve">    constructor(aIllumShader) {</w:t>
      </w:r>
    </w:p>
    <w:p w14:paraId="2E99253B" w14:textId="77777777" w:rsidR="00421F0F" w:rsidRDefault="00421F0F" w:rsidP="00421F0F">
      <w:pPr>
        <w:pStyle w:val="Code"/>
        <w:rPr>
          <w:rFonts w:hint="eastAsia"/>
        </w:rPr>
      </w:pPr>
      <w:r>
        <w:t xml:space="preserve">        let gl = glSys.get();</w:t>
      </w:r>
    </w:p>
    <w:p w14:paraId="44362160" w14:textId="77777777" w:rsidR="00421F0F" w:rsidRDefault="00421F0F" w:rsidP="00421F0F">
      <w:pPr>
        <w:pStyle w:val="Code"/>
        <w:rPr>
          <w:rFonts w:hint="eastAsia"/>
        </w:rPr>
      </w:pPr>
      <w:r>
        <w:t xml:space="preserve">        this.mKaRef = gl.getUniformLocation(aIllumShader, "uMaterial.Ka");</w:t>
      </w:r>
    </w:p>
    <w:p w14:paraId="6BAB2AA7" w14:textId="77777777" w:rsidR="00421F0F" w:rsidRDefault="00421F0F" w:rsidP="00421F0F">
      <w:pPr>
        <w:pStyle w:val="Code"/>
        <w:rPr>
          <w:rFonts w:hint="eastAsia"/>
        </w:rPr>
      </w:pPr>
      <w:r>
        <w:t xml:space="preserve">        this.mKdRef = gl.getUniformLocation(aIllumShader, "uMaterial.Kd");</w:t>
      </w:r>
    </w:p>
    <w:p w14:paraId="20902D26" w14:textId="77777777" w:rsidR="00421F0F" w:rsidRDefault="00421F0F" w:rsidP="00421F0F">
      <w:pPr>
        <w:pStyle w:val="Code"/>
        <w:rPr>
          <w:rFonts w:hint="eastAsia"/>
        </w:rPr>
      </w:pPr>
      <w:r>
        <w:t xml:space="preserve">        this.mKsRef = gl.getUniformLocation(aIllumShader, "uMaterial.Ks");</w:t>
      </w:r>
    </w:p>
    <w:p w14:paraId="5620D49C" w14:textId="77777777" w:rsidR="00421F0F" w:rsidRDefault="00421F0F" w:rsidP="00421F0F">
      <w:pPr>
        <w:pStyle w:val="Code"/>
        <w:rPr>
          <w:rFonts w:hint="eastAsia"/>
        </w:rPr>
      </w:pPr>
      <w:r>
        <w:t xml:space="preserve">        this.mShineRef = gl.getUniformLocation(aIllumShader, "uMaterial.Shininess");</w:t>
      </w:r>
    </w:p>
    <w:p w14:paraId="44893B4A" w14:textId="77777777" w:rsidR="00421F0F" w:rsidRDefault="00421F0F" w:rsidP="00421F0F">
      <w:pPr>
        <w:pStyle w:val="Code"/>
        <w:rPr>
          <w:rFonts w:hint="eastAsia"/>
        </w:rPr>
      </w:pPr>
      <w:r>
        <w:t xml:space="preserve">    }</w:t>
      </w:r>
    </w:p>
    <w:p w14:paraId="5FB45ED2" w14:textId="3C6A8A9B" w:rsidR="00421F0F" w:rsidRDefault="00421F0F" w:rsidP="00421F0F">
      <w:pPr>
        <w:pStyle w:val="Code"/>
        <w:rPr>
          <w:rFonts w:hint="eastAsia"/>
        </w:rPr>
      </w:pPr>
      <w:r w:rsidRPr="00421F0F">
        <w:t xml:space="preserve">    ... implementation to follow …</w:t>
      </w:r>
    </w:p>
    <w:p w14:paraId="0B18BBB3" w14:textId="77777777" w:rsidR="00421F0F" w:rsidRDefault="00421F0F" w:rsidP="00421F0F">
      <w:pPr>
        <w:pStyle w:val="Code"/>
        <w:rPr>
          <w:rFonts w:hint="eastAsia"/>
        </w:rPr>
      </w:pPr>
      <w:r>
        <w:t>}</w:t>
      </w:r>
    </w:p>
    <w:p w14:paraId="4EE579A0" w14:textId="77777777" w:rsidR="00421F0F" w:rsidRDefault="00421F0F" w:rsidP="00421F0F">
      <w:pPr>
        <w:pStyle w:val="Code"/>
        <w:rPr>
          <w:rFonts w:hint="eastAsia"/>
        </w:rPr>
      </w:pPr>
    </w:p>
    <w:p w14:paraId="0ACA01D1" w14:textId="5477C06C" w:rsidR="00421F0F" w:rsidRDefault="00421F0F" w:rsidP="00421F0F">
      <w:pPr>
        <w:pStyle w:val="Code"/>
        <w:rPr>
          <w:rFonts w:hint="eastAsia"/>
        </w:rPr>
      </w:pPr>
      <w:r>
        <w:t>export default ShaderMaterial;</w:t>
      </w:r>
    </w:p>
    <w:p w14:paraId="3B0756E2" w14:textId="55668066" w:rsidR="00906AD8" w:rsidRPr="00906AD8" w:rsidDel="001B23DC" w:rsidRDefault="00906AD8" w:rsidP="00906AD8">
      <w:pPr>
        <w:pStyle w:val="NumList"/>
        <w:numPr>
          <w:ilvl w:val="0"/>
          <w:numId w:val="35"/>
        </w:numPr>
        <w:rPr>
          <w:del w:id="3969" w:author="Kelvin Sung" w:date="2021-05-20T18:05:00Z"/>
          <w:rFonts w:hint="eastAsia"/>
        </w:rPr>
      </w:pPr>
      <w:r w:rsidRPr="00906AD8">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5B9EDAAA" w14:textId="77777777" w:rsidR="001B23DC" w:rsidRDefault="00421F0F" w:rsidP="00906AD8">
      <w:pPr>
        <w:pStyle w:val="NumList"/>
        <w:numPr>
          <w:ilvl w:val="0"/>
          <w:numId w:val="35"/>
        </w:numPr>
        <w:rPr>
          <w:ins w:id="3970" w:author="Kelvin Sung" w:date="2021-05-20T18:05:00Z"/>
          <w:rFonts w:hint="eastAsia"/>
        </w:rPr>
      </w:pPr>
      <w:del w:id="3971" w:author="Kelvin Sung" w:date="2021-05-20T18:05:00Z">
        <w:r w:rsidDel="001B23DC">
          <w:delText xml:space="preserve">    </w:delText>
        </w:r>
      </w:del>
    </w:p>
    <w:p w14:paraId="16124D21" w14:textId="78378BD0" w:rsidR="00421F0F" w:rsidDel="001B23DC" w:rsidRDefault="00421F0F" w:rsidP="00421F0F">
      <w:pPr>
        <w:pStyle w:val="Code"/>
        <w:rPr>
          <w:del w:id="3972" w:author="Kelvin Sung" w:date="2021-05-20T18:05:00Z"/>
          <w:rFonts w:hint="eastAsia"/>
        </w:rPr>
      </w:pPr>
      <w:r>
        <w:t>loadToShader(aMaterial) {</w:t>
      </w:r>
    </w:p>
    <w:p w14:paraId="2209BC01" w14:textId="77777777" w:rsidR="001B23DC" w:rsidRDefault="00421F0F" w:rsidP="00421F0F">
      <w:pPr>
        <w:pStyle w:val="Code"/>
        <w:rPr>
          <w:ins w:id="3973" w:author="Kelvin Sung" w:date="2021-05-20T18:05:00Z"/>
          <w:rFonts w:hint="eastAsia"/>
        </w:rPr>
      </w:pPr>
      <w:del w:id="3974" w:author="Kelvin Sung" w:date="2021-05-20T18:05:00Z">
        <w:r w:rsidDel="001B23DC">
          <w:delText xml:space="preserve">    </w:delText>
        </w:r>
      </w:del>
    </w:p>
    <w:p w14:paraId="5725B158" w14:textId="6A7E4049" w:rsidR="00421F0F" w:rsidDel="001B23DC" w:rsidRDefault="00421F0F" w:rsidP="00421F0F">
      <w:pPr>
        <w:pStyle w:val="Code"/>
        <w:rPr>
          <w:del w:id="3975" w:author="Kelvin Sung" w:date="2021-05-20T18:05:00Z"/>
          <w:rFonts w:hint="eastAsia"/>
        </w:rPr>
      </w:pPr>
      <w:r>
        <w:t xml:space="preserve">    let gl = glSys.get();</w:t>
      </w:r>
    </w:p>
    <w:p w14:paraId="12510117" w14:textId="77777777" w:rsidR="001B23DC" w:rsidRDefault="00421F0F" w:rsidP="00421F0F">
      <w:pPr>
        <w:pStyle w:val="Code"/>
        <w:rPr>
          <w:ins w:id="3976" w:author="Kelvin Sung" w:date="2021-05-20T18:05:00Z"/>
          <w:rFonts w:hint="eastAsia"/>
        </w:rPr>
      </w:pPr>
      <w:del w:id="3977" w:author="Kelvin Sung" w:date="2021-05-20T18:05:00Z">
        <w:r w:rsidDel="001B23DC">
          <w:delText xml:space="preserve">    </w:delText>
        </w:r>
      </w:del>
    </w:p>
    <w:p w14:paraId="5C116C50" w14:textId="48A38860" w:rsidR="00421F0F" w:rsidDel="001B23DC" w:rsidRDefault="00421F0F" w:rsidP="00421F0F">
      <w:pPr>
        <w:pStyle w:val="Code"/>
        <w:rPr>
          <w:del w:id="3978" w:author="Kelvin Sung" w:date="2021-05-20T18:05:00Z"/>
          <w:rFonts w:hint="eastAsia"/>
        </w:rPr>
      </w:pPr>
      <w:r>
        <w:t xml:space="preserve">    gl.uniform4fv(this.mKaRef, aMaterial.getAmbient());</w:t>
      </w:r>
    </w:p>
    <w:p w14:paraId="3C132306" w14:textId="77777777" w:rsidR="001B23DC" w:rsidRDefault="00421F0F" w:rsidP="00421F0F">
      <w:pPr>
        <w:pStyle w:val="Code"/>
        <w:rPr>
          <w:ins w:id="3979" w:author="Kelvin Sung" w:date="2021-05-20T18:05:00Z"/>
          <w:rFonts w:hint="eastAsia"/>
        </w:rPr>
      </w:pPr>
      <w:del w:id="3980" w:author="Kelvin Sung" w:date="2021-05-20T18:05:00Z">
        <w:r w:rsidDel="001B23DC">
          <w:delText xml:space="preserve">    </w:delText>
        </w:r>
      </w:del>
    </w:p>
    <w:p w14:paraId="23750FC2" w14:textId="453360C4" w:rsidR="00421F0F" w:rsidDel="001B23DC" w:rsidRDefault="00421F0F" w:rsidP="00421F0F">
      <w:pPr>
        <w:pStyle w:val="Code"/>
        <w:rPr>
          <w:del w:id="3981" w:author="Kelvin Sung" w:date="2021-05-20T18:05:00Z"/>
          <w:rFonts w:hint="eastAsia"/>
        </w:rPr>
      </w:pPr>
      <w:r>
        <w:t xml:space="preserve">    gl.uniform4fv(this.mKdRef, aMaterial.getDiffuse());</w:t>
      </w:r>
    </w:p>
    <w:p w14:paraId="2025D746" w14:textId="77777777" w:rsidR="001B23DC" w:rsidRDefault="00421F0F" w:rsidP="00421F0F">
      <w:pPr>
        <w:pStyle w:val="Code"/>
        <w:rPr>
          <w:ins w:id="3982" w:author="Kelvin Sung" w:date="2021-05-20T18:05:00Z"/>
          <w:rFonts w:hint="eastAsia"/>
        </w:rPr>
      </w:pPr>
      <w:del w:id="3983" w:author="Kelvin Sung" w:date="2021-05-20T18:05:00Z">
        <w:r w:rsidDel="001B23DC">
          <w:delText xml:space="preserve">    </w:delText>
        </w:r>
      </w:del>
    </w:p>
    <w:p w14:paraId="5CEA3F05" w14:textId="66C06A79" w:rsidR="00421F0F" w:rsidDel="001B23DC" w:rsidRDefault="00421F0F" w:rsidP="00421F0F">
      <w:pPr>
        <w:pStyle w:val="Code"/>
        <w:rPr>
          <w:del w:id="3984" w:author="Kelvin Sung" w:date="2021-05-20T18:05:00Z"/>
          <w:rFonts w:hint="eastAsia"/>
        </w:rPr>
      </w:pPr>
      <w:r>
        <w:t xml:space="preserve">    gl.uniform4fv(this.mKsRef, aMaterial.getSpecular());</w:t>
      </w:r>
    </w:p>
    <w:p w14:paraId="652B316B" w14:textId="77777777" w:rsidR="001B23DC" w:rsidRDefault="00421F0F" w:rsidP="00421F0F">
      <w:pPr>
        <w:pStyle w:val="Code"/>
        <w:rPr>
          <w:ins w:id="3985" w:author="Kelvin Sung" w:date="2021-05-20T18:05:00Z"/>
          <w:rFonts w:hint="eastAsia"/>
        </w:rPr>
      </w:pPr>
      <w:del w:id="3986" w:author="Kelvin Sung" w:date="2021-05-20T18:05:00Z">
        <w:r w:rsidDel="001B23DC">
          <w:delText xml:space="preserve">    </w:delText>
        </w:r>
      </w:del>
    </w:p>
    <w:p w14:paraId="21808FD7" w14:textId="4513C9EF" w:rsidR="00421F0F" w:rsidDel="001B23DC" w:rsidRDefault="00421F0F" w:rsidP="00421F0F">
      <w:pPr>
        <w:pStyle w:val="Code"/>
        <w:rPr>
          <w:del w:id="3987" w:author="Kelvin Sung" w:date="2021-05-20T18:05:00Z"/>
          <w:rFonts w:hint="eastAsia"/>
        </w:rPr>
      </w:pPr>
      <w:r>
        <w:t xml:space="preserve">    gl.uniform1f(this.mShineRef, aMaterial.getShininess());</w:t>
      </w:r>
    </w:p>
    <w:p w14:paraId="0611A682" w14:textId="77777777" w:rsidR="001B23DC" w:rsidRDefault="00421F0F" w:rsidP="00421F0F">
      <w:pPr>
        <w:pStyle w:val="Code"/>
        <w:rPr>
          <w:ins w:id="3988" w:author="Kelvin Sung" w:date="2021-05-20T18:05:00Z"/>
          <w:rFonts w:hint="eastAsia"/>
        </w:rPr>
      </w:pPr>
      <w:del w:id="3989" w:author="Kelvin Sung" w:date="2021-05-20T18:05:00Z">
        <w:r w:rsidDel="001B23DC">
          <w:delText xml:space="preserve">    </w:delText>
        </w:r>
      </w:del>
    </w:p>
    <w:p w14:paraId="5C1AE998" w14:textId="2336BD87" w:rsidR="00421F0F" w:rsidRDefault="00421F0F" w:rsidP="00421F0F">
      <w:pPr>
        <w:pStyle w:val="Code"/>
        <w:rPr>
          <w:rFonts w:hint="eastAsia"/>
        </w:rPr>
      </w:pPr>
      <w:r>
        <w:t>}</w:t>
      </w:r>
    </w:p>
    <w:p w14:paraId="51FF8C3D" w14:textId="65985DB4" w:rsidR="00906AD8" w:rsidRDefault="000B7866" w:rsidP="000B7866">
      <w:pPr>
        <w:pStyle w:val="BodyTextCont"/>
        <w:rPr>
          <w:rFonts w:hint="eastAsia"/>
        </w:rPr>
        <w:pPrChange w:id="3990" w:author="Kelvin Sung" w:date="2021-05-26T05:36:00Z">
          <w:pPr>
            <w:pStyle w:val="Code"/>
          </w:pPr>
        </w:pPrChange>
      </w:pPr>
      <w:ins w:id="3991" w:author="Kelvin Sung" w:date="2021-05-26T05:36:00Z">
        <w:r>
          <w:t>Similar to the</w:t>
        </w:r>
        <w:r w:rsidR="007E63D6" w:rsidRPr="007E63D6">
          <w:rPr>
            <w:rStyle w:val="CodeInline"/>
          </w:rPr>
          <w:t xml:space="preserve"> </w:t>
        </w:r>
        <w:proofErr w:type="spellStart"/>
        <w:r w:rsidR="007E63D6" w:rsidRPr="0007431B">
          <w:rPr>
            <w:rStyle w:val="CodeInline"/>
          </w:rPr>
          <w:t>ShaderIndexAt</w:t>
        </w:r>
        <w:proofErr w:type="spellEnd"/>
        <w:r w:rsidR="007E63D6">
          <w:t xml:space="preserve"> class, th</w:t>
        </w:r>
      </w:ins>
      <w:ins w:id="3992" w:author="Kelvin Sung" w:date="2021-05-26T05:37:00Z">
        <w:r w:rsidR="007E63D6">
          <w:t>e</w:t>
        </w:r>
      </w:ins>
      <w:ins w:id="3993" w:author="Kelvin Sung" w:date="2021-05-26T05:36:00Z">
        <w:r>
          <w:t xml:space="preserve"> </w:t>
        </w:r>
      </w:ins>
      <w:proofErr w:type="spellStart"/>
      <w:ins w:id="3994" w:author="Kelvin Sung" w:date="2021-05-26T05:37:00Z">
        <w:r w:rsidR="007E63D6">
          <w:rPr>
            <w:rStyle w:val="CodeInline"/>
          </w:rPr>
          <w:t>ShaderMaterial</w:t>
        </w:r>
        <w:proofErr w:type="spellEnd"/>
        <w:r w:rsidR="007E63D6">
          <w:rPr>
            <w:rStyle w:val="CodeInline"/>
          </w:rPr>
          <w:t xml:space="preserve"> </w:t>
        </w:r>
      </w:ins>
      <w:ins w:id="3995" w:author="Kelvin Sung" w:date="2021-05-26T05:36:00Z">
        <w:r>
          <w:t>class</w:t>
        </w:r>
      </w:ins>
      <w:ins w:id="3996" w:author="Kelvin Sung" w:date="2021-05-26T05:37:00Z">
        <w:r w:rsidR="007E63D6">
          <w:t xml:space="preserve"> is defined for loading </w:t>
        </w:r>
      </w:ins>
      <w:ins w:id="3997" w:author="Kelvin Sung" w:date="2021-05-26T05:44:00Z">
        <w:r w:rsidR="00253E9A">
          <w:t xml:space="preserve">a material </w:t>
        </w:r>
      </w:ins>
      <w:ins w:id="3998" w:author="Kelvin Sung" w:date="2021-05-26T05:37:00Z">
        <w:r w:rsidR="007E63D6">
          <w:t xml:space="preserve">to the GLSL fragment shader. </w:t>
        </w:r>
      </w:ins>
      <w:ins w:id="3999" w:author="Kelvin Sung" w:date="2021-05-26T06:00:00Z">
        <w:r w:rsidR="00EF3BFB" w:rsidRPr="00EF3BFB">
          <w:t>This is an internal engine</w:t>
        </w:r>
      </w:ins>
      <w:ins w:id="4000" w:author="Kelvin Sung" w:date="2021-05-26T06:01:00Z">
        <w:r w:rsidR="00D71A3D">
          <w:t xml:space="preserve"> operation</w:t>
        </w:r>
      </w:ins>
      <w:ins w:id="4001" w:author="Kelvin Sung" w:date="2021-05-26T06:00:00Z">
        <w:r w:rsidR="00EF3BFB" w:rsidRPr="00EF3BFB">
          <w:t xml:space="preserve">. There is no reason for the game programmer to access this class and thus the engine access file, </w:t>
        </w:r>
        <w:r w:rsidR="00EF3BFB" w:rsidRPr="00EF3BFB">
          <w:rPr>
            <w:rStyle w:val="CodeInline"/>
            <w:rPrChange w:id="4002" w:author="Kelvin Sung" w:date="2021-05-26T06:01:00Z">
              <w:rPr/>
            </w:rPrChange>
          </w:rPr>
          <w:t>index.js</w:t>
        </w:r>
        <w:r w:rsidR="00EF3BFB" w:rsidRPr="00EF3BFB">
          <w:t>, should not be modified to forward the definition of this class.</w:t>
        </w:r>
      </w:ins>
    </w:p>
    <w:p w14:paraId="5A3D3534" w14:textId="70183CC7" w:rsidR="00906AD8" w:rsidRDefault="00906AD8" w:rsidP="00906AD8">
      <w:pPr>
        <w:pStyle w:val="Heading3"/>
      </w:pPr>
      <w:r>
        <w:lastRenderedPageBreak/>
        <w:t xml:space="preserve">Modifying the </w:t>
      </w:r>
      <w:proofErr w:type="spellStart"/>
      <w:r>
        <w:t>IllumShader</w:t>
      </w:r>
      <w:proofErr w:type="spellEnd"/>
      <w:r>
        <w:t xml:space="preserve"> </w:t>
      </w:r>
      <w:del w:id="4003" w:author="Kelvin Sung" w:date="2021-05-20T18:14:00Z">
        <w:r w:rsidDel="00E15C4E">
          <w:delText>Object</w:delText>
        </w:r>
      </w:del>
      <w:ins w:id="4004" w:author="Kelvin Sung" w:date="2021-05-20T18:14:00Z">
        <w:r w:rsidR="00E15C4E">
          <w:t>Class</w:t>
        </w:r>
      </w:ins>
    </w:p>
    <w:p w14:paraId="09B46902" w14:textId="3AF77F4D" w:rsidR="00973585" w:rsidRDefault="00906AD8" w:rsidP="00906AD8">
      <w:pPr>
        <w:pStyle w:val="BodyTextFirst"/>
        <w:rPr>
          <w:rFonts w:hint="eastAsia"/>
        </w:rPr>
      </w:pPr>
      <w:r>
        <w:t xml:space="preserve">Recall that the </w:t>
      </w:r>
      <w:proofErr w:type="spellStart"/>
      <w:r w:rsidRPr="00421F0F">
        <w:rPr>
          <w:rStyle w:val="CodeInline"/>
        </w:rPr>
        <w:t>IllumShader</w:t>
      </w:r>
      <w:proofErr w:type="spellEnd"/>
      <w:r>
        <w:t xml:space="preserve"> </w:t>
      </w:r>
      <w:del w:id="4005" w:author="Kelvin Sung" w:date="2021-05-24T18:24:00Z">
        <w:r w:rsidDel="001339C6">
          <w:delText xml:space="preserve">object </w:delText>
        </w:r>
      </w:del>
      <w:ins w:id="4006" w:author="Kelvin Sung" w:date="2021-05-24T18:24:00Z">
        <w:r w:rsidR="001339C6">
          <w:t xml:space="preserve">class </w:t>
        </w:r>
      </w:ins>
      <w:r>
        <w:t xml:space="preserve">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w:t>
      </w:r>
      <w:ins w:id="4007" w:author="Kelvin Sung" w:date="2021-05-24T18:24:00Z">
        <w:r w:rsidR="001339C6">
          <w:t xml:space="preserve">fragment </w:t>
        </w:r>
      </w:ins>
      <w:r>
        <w:t xml:space="preserve">shader. </w:t>
      </w:r>
      <w:ins w:id="4008" w:author="Kelvin Sung" w:date="2021-05-25T10:51:00Z">
        <w:r w:rsidR="00973585">
          <w:t>Now, t</w:t>
        </w:r>
      </w:ins>
      <w:del w:id="4009" w:author="Kelvin Sung" w:date="2021-05-24T18:25:00Z">
        <w:r w:rsidDel="001339C6">
          <w:delText xml:space="preserve">Modify </w:delText>
        </w:r>
      </w:del>
      <w:del w:id="4010" w:author="Kelvin Sung" w:date="2021-05-25T10:51:00Z">
        <w:r w:rsidDel="00973585">
          <w:delText>t</w:delText>
        </w:r>
      </w:del>
      <w:r>
        <w:t xml:space="preserve">he </w:t>
      </w:r>
      <w:proofErr w:type="spellStart"/>
      <w:r w:rsidRPr="00421F0F">
        <w:rPr>
          <w:rStyle w:val="CodeInline"/>
        </w:rPr>
        <w:t>IllumShader</w:t>
      </w:r>
      <w:proofErr w:type="spellEnd"/>
      <w:r>
        <w:t xml:space="preserve"> </w:t>
      </w:r>
      <w:del w:id="4011" w:author="Kelvin Sung" w:date="2021-05-24T18:24:00Z">
        <w:r w:rsidDel="001339C6">
          <w:delText xml:space="preserve">object </w:delText>
        </w:r>
      </w:del>
      <w:ins w:id="4012" w:author="Kelvin Sung" w:date="2021-05-24T18:24:00Z">
        <w:r w:rsidR="001339C6">
          <w:t xml:space="preserve">class </w:t>
        </w:r>
      </w:ins>
      <w:ins w:id="4013" w:author="Kelvin Sung" w:date="2021-05-24T18:25:00Z">
        <w:r w:rsidR="001339C6">
          <w:t xml:space="preserve">must </w:t>
        </w:r>
      </w:ins>
      <w:ins w:id="4014" w:author="Kelvin Sung" w:date="2021-05-25T10:43:00Z">
        <w:r w:rsidR="00F82DF4">
          <w:t xml:space="preserve">be modified </w:t>
        </w:r>
      </w:ins>
      <w:r>
        <w:t xml:space="preserve">to </w:t>
      </w:r>
      <w:del w:id="4015" w:author="Kelvin Sung" w:date="2021-05-25T10:52:00Z">
        <w:r w:rsidDel="00973585">
          <w:delText xml:space="preserve">define </w:delText>
        </w:r>
      </w:del>
      <w:del w:id="4016" w:author="Kelvin Sung" w:date="2021-05-25T10:43:00Z">
        <w:r w:rsidDel="00F82DF4">
          <w:delText xml:space="preserve">an instance of </w:delText>
        </w:r>
      </w:del>
      <w:del w:id="4017" w:author="Kelvin Sung" w:date="2021-05-25T10:52:00Z">
        <w:r w:rsidDel="00973585">
          <w:delText xml:space="preserve">the </w:delText>
        </w:r>
        <w:r w:rsidRPr="00421F0F" w:rsidDel="00973585">
          <w:rPr>
            <w:rStyle w:val="CodeInline"/>
          </w:rPr>
          <w:delText>ShaderMaterial</w:delText>
        </w:r>
        <w:r w:rsidDel="00973585">
          <w:delText xml:space="preserve"> object to load the contents of </w:delText>
        </w:r>
      </w:del>
      <w:del w:id="4018" w:author="Kelvin Sung" w:date="2021-05-24T18:26:00Z">
        <w:r w:rsidDel="002A42BA">
          <w:delText xml:space="preserve">the </w:delText>
        </w:r>
      </w:del>
      <w:del w:id="4019" w:author="Kelvin Sung" w:date="2021-05-25T10:52:00Z">
        <w:r w:rsidRPr="00421F0F" w:rsidDel="00973585">
          <w:rPr>
            <w:rStyle w:val="CodeInline"/>
          </w:rPr>
          <w:delText>Material</w:delText>
        </w:r>
        <w:r w:rsidDel="00973585">
          <w:delText xml:space="preserve"> </w:delText>
        </w:r>
      </w:del>
      <w:del w:id="4020" w:author="Kelvin Sung" w:date="2021-05-24T18:26:00Z">
        <w:r w:rsidDel="002A42BA">
          <w:delText>object</w:delText>
        </w:r>
      </w:del>
      <w:del w:id="4021" w:author="Kelvin Sung" w:date="2021-05-25T10:44:00Z">
        <w:r w:rsidDel="00F82DF4">
          <w:delText>.</w:delText>
        </w:r>
      </w:del>
      <w:ins w:id="4022" w:author="Kelvin Sung" w:date="2021-05-25T10:44:00Z">
        <w:r w:rsidR="00F82DF4">
          <w:t>support the newly defined Phong illumination functionality</w:t>
        </w:r>
      </w:ins>
      <w:ins w:id="4023" w:author="Kelvin Sung" w:date="2021-05-25T10:52:00Z">
        <w:r w:rsidR="00973585">
          <w:t xml:space="preserve"> in </w:t>
        </w:r>
        <w:proofErr w:type="spellStart"/>
        <w:r w:rsidR="00973585" w:rsidRPr="00973585">
          <w:rPr>
            <w:rStyle w:val="CodeInline"/>
            <w:rPrChange w:id="4024" w:author="Kelvin Sung" w:date="2021-05-25T10:52:00Z">
              <w:rPr/>
            </w:rPrChange>
          </w:rPr>
          <w:t>illum_fs</w:t>
        </w:r>
        <w:proofErr w:type="spellEnd"/>
        <w:r w:rsidR="00973585">
          <w:t xml:space="preserve">. </w:t>
        </w:r>
      </w:ins>
      <w:ins w:id="4025" w:author="Kelvin Sung" w:date="2021-05-25T10:53:00Z">
        <w:r w:rsidR="001C10C7">
          <w:t xml:space="preserve">This support can be accomplished by modifying the </w:t>
        </w:r>
        <w:proofErr w:type="spellStart"/>
        <w:r w:rsidR="001C10C7" w:rsidRPr="001C10C7">
          <w:rPr>
            <w:rStyle w:val="CodeInline"/>
            <w:rPrChange w:id="4026" w:author="Kelvin Sung" w:date="2021-05-25T10:54:00Z">
              <w:rPr/>
            </w:rPrChange>
          </w:rPr>
          <w:t>IllumShader</w:t>
        </w:r>
        <w:proofErr w:type="spellEnd"/>
        <w:r w:rsidR="001C10C7">
          <w:t xml:space="preserve"> to define a </w:t>
        </w:r>
      </w:ins>
      <w:proofErr w:type="spellStart"/>
      <w:ins w:id="4027" w:author="Kelvin Sung" w:date="2021-05-25T10:52:00Z">
        <w:r w:rsidR="00973585" w:rsidRPr="00421F0F">
          <w:rPr>
            <w:rStyle w:val="CodeInline"/>
          </w:rPr>
          <w:t>ShaderMaterial</w:t>
        </w:r>
        <w:proofErr w:type="spellEnd"/>
        <w:r w:rsidR="00973585">
          <w:t xml:space="preserve"> object to load the contents of a </w:t>
        </w:r>
        <w:r w:rsidR="00973585" w:rsidRPr="00421F0F">
          <w:rPr>
            <w:rStyle w:val="CodeInline"/>
          </w:rPr>
          <w:t>Material</w:t>
        </w:r>
        <w:r w:rsidR="00973585">
          <w:t xml:space="preserve"> object to the </w:t>
        </w:r>
        <w:proofErr w:type="spellStart"/>
        <w:r w:rsidR="00973585" w:rsidRPr="0007431B">
          <w:rPr>
            <w:rStyle w:val="CodeInline"/>
          </w:rPr>
          <w:t>illum_fs</w:t>
        </w:r>
        <w:proofErr w:type="spellEnd"/>
        <w:r w:rsidR="00973585">
          <w:t xml:space="preserve"> </w:t>
        </w:r>
      </w:ins>
      <w:ins w:id="4028" w:author="Kelvin Sung" w:date="2021-05-25T10:53:00Z">
        <w:r w:rsidR="001C10C7">
          <w:t>fragment shader.</w:t>
        </w:r>
      </w:ins>
    </w:p>
    <w:p w14:paraId="4FF6F84E" w14:textId="2E4606A2" w:rsidR="00674D34" w:rsidDel="008D3870" w:rsidRDefault="00674D34" w:rsidP="008D3870">
      <w:pPr>
        <w:pStyle w:val="NumList"/>
        <w:numPr>
          <w:ilvl w:val="0"/>
          <w:numId w:val="36"/>
        </w:numPr>
        <w:rPr>
          <w:del w:id="4029" w:author="Kelvin Sung" w:date="2021-05-25T10:55:00Z"/>
          <w:rFonts w:hint="eastAsia"/>
        </w:rPr>
        <w:pPrChange w:id="4030" w:author="Kelvin Sung" w:date="2021-05-25T10:55:00Z">
          <w:pPr>
            <w:pStyle w:val="NumList"/>
            <w:numPr>
              <w:numId w:val="36"/>
            </w:numPr>
          </w:pPr>
        </w:pPrChange>
      </w:pPr>
      <w:del w:id="4031" w:author="Kelvin Sung" w:date="2021-05-25T10:54:00Z">
        <w:r w:rsidDel="008D3870">
          <w:delText>TEMP TEXT</w:delText>
        </w:r>
      </w:del>
      <w:ins w:id="4032" w:author="Kelvin Sung" w:date="2021-05-25T10:54:00Z">
        <w:r w:rsidR="008D3870">
          <w:t xml:space="preserve">Edit </w:t>
        </w:r>
        <w:r w:rsidR="008D3870" w:rsidRPr="008D3870">
          <w:rPr>
            <w:rStyle w:val="CodeInline"/>
            <w:rPrChange w:id="4033" w:author="Kelvin Sung" w:date="2021-05-25T10:55:00Z">
              <w:rPr/>
            </w:rPrChange>
          </w:rPr>
          <w:t>illum_shader.js</w:t>
        </w:r>
        <w:r w:rsidR="008D3870">
          <w:t xml:space="preserve"> in </w:t>
        </w:r>
        <w:proofErr w:type="spellStart"/>
        <w:r w:rsidR="008D3870" w:rsidRPr="008D3870">
          <w:rPr>
            <w:rStyle w:val="CodeInline"/>
            <w:rPrChange w:id="4034" w:author="Kelvin Sung" w:date="2021-05-25T10:55:00Z">
              <w:rPr/>
            </w:rPrChange>
          </w:rPr>
          <w:t>src</w:t>
        </w:r>
        <w:proofErr w:type="spellEnd"/>
        <w:r w:rsidR="008D3870" w:rsidRPr="008D3870">
          <w:rPr>
            <w:rStyle w:val="CodeInline"/>
            <w:rPrChange w:id="4035" w:author="Kelvin Sung" w:date="2021-05-25T10:55:00Z">
              <w:rPr/>
            </w:rPrChange>
          </w:rPr>
          <w:t>/</w:t>
        </w:r>
        <w:proofErr w:type="spellStart"/>
        <w:r w:rsidR="008D3870" w:rsidRPr="008D3870">
          <w:rPr>
            <w:rStyle w:val="CodeInline"/>
            <w:rPrChange w:id="4036" w:author="Kelvin Sung" w:date="2021-05-25T10:55:00Z">
              <w:rPr/>
            </w:rPrChange>
          </w:rPr>
          <w:t>glsl_shaders</w:t>
        </w:r>
        <w:proofErr w:type="spellEnd"/>
        <w:r w:rsidR="008D3870" w:rsidRPr="008D3870">
          <w:rPr>
            <w:rStyle w:val="CodeInline"/>
            <w:rPrChange w:id="4037" w:author="Kelvin Sung" w:date="2021-05-25T10:55:00Z">
              <w:rPr/>
            </w:rPrChange>
          </w:rPr>
          <w:t>/</w:t>
        </w:r>
        <w:proofErr w:type="spellStart"/>
        <w:r w:rsidR="008D3870" w:rsidRPr="008D3870">
          <w:rPr>
            <w:rStyle w:val="CodeInline"/>
            <w:rPrChange w:id="4038" w:author="Kelvin Sung" w:date="2021-05-25T10:55:00Z">
              <w:rPr/>
            </w:rPrChange>
          </w:rPr>
          <w:t>illum_fs.glsl</w:t>
        </w:r>
      </w:ins>
      <w:proofErr w:type="spellEnd"/>
      <w:ins w:id="4039" w:author="Kelvin Sung" w:date="2021-05-25T10:55:00Z">
        <w:r w:rsidR="008D3870">
          <w:t xml:space="preserve"> to import </w:t>
        </w:r>
        <w:proofErr w:type="spellStart"/>
        <w:r w:rsidR="008D3870" w:rsidRPr="008D3870">
          <w:rPr>
            <w:rStyle w:val="CodeInline"/>
            <w:rPrChange w:id="4040" w:author="Kelvin Sung" w:date="2021-05-25T10:55:00Z">
              <w:rPr/>
            </w:rPrChange>
          </w:rPr>
          <w:t>ShaderMaterialand</w:t>
        </w:r>
        <w:proofErr w:type="spellEnd"/>
        <w:r w:rsidR="008D3870">
          <w:t xml:space="preserve"> and modify the constructor to </w:t>
        </w:r>
      </w:ins>
    </w:p>
    <w:p w14:paraId="630495DA" w14:textId="5451ECE0" w:rsidR="00674D34" w:rsidDel="008D3870" w:rsidRDefault="00674D34" w:rsidP="008D3870">
      <w:pPr>
        <w:pStyle w:val="NumList"/>
        <w:numPr>
          <w:ilvl w:val="0"/>
          <w:numId w:val="36"/>
        </w:numPr>
        <w:rPr>
          <w:del w:id="4041" w:author="Kelvin Sung" w:date="2021-05-25T10:54:00Z"/>
          <w:rFonts w:hint="eastAsia"/>
        </w:rPr>
        <w:pPrChange w:id="4042" w:author="Kelvin Sung" w:date="2021-05-25T10:55:00Z">
          <w:pPr>
            <w:pStyle w:val="Code"/>
          </w:pPr>
        </w:pPrChange>
      </w:pPr>
      <w:del w:id="4043" w:author="Kelvin Sung" w:date="2021-05-25T10:54:00Z">
        <w:r w:rsidRPr="00674D34" w:rsidDel="008D3870">
          <w:delText>import ShaderMaterial from "./shader_material.js";</w:delText>
        </w:r>
      </w:del>
    </w:p>
    <w:p w14:paraId="1A8B81F1" w14:textId="1CB1FAE4" w:rsidR="00906AD8" w:rsidDel="001B23DC" w:rsidRDefault="00906AD8" w:rsidP="008D3870">
      <w:pPr>
        <w:pStyle w:val="NumList"/>
        <w:numPr>
          <w:ilvl w:val="0"/>
          <w:numId w:val="36"/>
        </w:numPr>
        <w:rPr>
          <w:del w:id="4044" w:author="Kelvin Sung" w:date="2021-05-20T18:05:00Z"/>
          <w:rFonts w:hint="eastAsia"/>
        </w:rPr>
        <w:pPrChange w:id="4045" w:author="Kelvin Sung" w:date="2021-05-25T10:55:00Z">
          <w:pPr>
            <w:pStyle w:val="NumList"/>
            <w:numPr>
              <w:numId w:val="36"/>
            </w:numPr>
          </w:pPr>
        </w:pPrChange>
      </w:pPr>
      <w:del w:id="4046" w:author="Kelvin Sung" w:date="2021-05-25T10:55:00Z">
        <w:r w:rsidDel="008D3870">
          <w:delText xml:space="preserve">Edit the </w:delText>
        </w:r>
        <w:r w:rsidR="00674D34" w:rsidRPr="00674D34" w:rsidDel="008D3870">
          <w:rPr>
            <w:rStyle w:val="CodeInline"/>
          </w:rPr>
          <w:delText>i</w:delText>
        </w:r>
        <w:r w:rsidRPr="00674D34" w:rsidDel="008D3870">
          <w:rPr>
            <w:rStyle w:val="CodeInline"/>
          </w:rPr>
          <w:delText>llum</w:delText>
        </w:r>
        <w:r w:rsidR="00674D34" w:rsidRPr="00674D34" w:rsidDel="008D3870">
          <w:rPr>
            <w:rStyle w:val="CodeInline"/>
          </w:rPr>
          <w:delText>_s</w:delText>
        </w:r>
        <w:r w:rsidRPr="00674D34" w:rsidDel="008D3870">
          <w:rPr>
            <w:rStyle w:val="CodeInline"/>
          </w:rPr>
          <w:delText>hader.js</w:delText>
        </w:r>
        <w:r w:rsidDel="008D3870">
          <w:delText xml:space="preserve"> file to </w:delText>
        </w:r>
      </w:del>
      <w:r>
        <w:t xml:space="preserve">define </w:t>
      </w:r>
      <w:ins w:id="4047" w:author="Kelvin Sung" w:date="2021-05-25T13:45:00Z">
        <w:r w:rsidR="003232B2">
          <w:t xml:space="preserve">new </w:t>
        </w:r>
      </w:ins>
      <w:r>
        <w:t>variables</w:t>
      </w:r>
      <w:ins w:id="4048" w:author="Kelvin Sung" w:date="2021-05-25T13:42:00Z">
        <w:r w:rsidR="00F04620">
          <w:t>,</w:t>
        </w:r>
      </w:ins>
      <w:r>
        <w:t xml:space="preserve"> </w:t>
      </w:r>
      <w:proofErr w:type="spellStart"/>
      <w:ins w:id="4049" w:author="Kelvin Sung" w:date="2021-05-25T13:42:00Z">
        <w:r w:rsidR="00F04620" w:rsidRPr="0007431B">
          <w:rPr>
            <w:rStyle w:val="CodeInline"/>
          </w:rPr>
          <w:t>mMaterial</w:t>
        </w:r>
        <w:proofErr w:type="spellEnd"/>
        <w:r w:rsidR="00F04620">
          <w:t xml:space="preserve"> and </w:t>
        </w:r>
        <w:proofErr w:type="spellStart"/>
        <w:r w:rsidR="00F04620" w:rsidRPr="0007431B">
          <w:rPr>
            <w:rStyle w:val="CodeInline"/>
          </w:rPr>
          <w:t>mCameraPos</w:t>
        </w:r>
        <w:proofErr w:type="spellEnd"/>
        <w:r w:rsidR="00F04620">
          <w:t xml:space="preserve">, </w:t>
        </w:r>
      </w:ins>
      <w:ins w:id="4050" w:author="Kelvin Sung" w:date="2021-05-25T13:37:00Z">
        <w:r w:rsidR="00F04620">
          <w:t>to support Phong illumination computation</w:t>
        </w:r>
      </w:ins>
      <w:ins w:id="4051" w:author="Kelvin Sung" w:date="2021-05-25T13:38:00Z">
        <w:r w:rsidR="00F04620">
          <w:t>,</w:t>
        </w:r>
      </w:ins>
      <w:ins w:id="4052" w:author="Kelvin Sung" w:date="2021-05-25T13:37:00Z">
        <w:r w:rsidR="00F04620">
          <w:t xml:space="preserve"> and, variables</w:t>
        </w:r>
      </w:ins>
      <w:ins w:id="4053" w:author="Kelvin Sung" w:date="2021-05-25T13:43:00Z">
        <w:r w:rsidR="00F04620">
          <w:t xml:space="preserve"> ,</w:t>
        </w:r>
        <w:proofErr w:type="spellStart"/>
        <w:r w:rsidR="00F04620" w:rsidRPr="0007431B">
          <w:rPr>
            <w:rStyle w:val="CodeInline"/>
          </w:rPr>
          <w:t>mMaterialLoader</w:t>
        </w:r>
        <w:proofErr w:type="spellEnd"/>
        <w:r w:rsidR="00F04620">
          <w:t xml:space="preserve"> and </w:t>
        </w:r>
        <w:proofErr w:type="spellStart"/>
        <w:r w:rsidR="00F04620" w:rsidRPr="0007431B">
          <w:rPr>
            <w:rStyle w:val="CodeInline"/>
          </w:rPr>
          <w:t>mCameraPosRef</w:t>
        </w:r>
        <w:proofErr w:type="spellEnd"/>
        <w:r w:rsidR="00F04620">
          <w:t xml:space="preserve">, </w:t>
        </w:r>
      </w:ins>
      <w:ins w:id="4054" w:author="Kelvin Sung" w:date="2021-05-25T13:37:00Z">
        <w:r w:rsidR="00F04620">
          <w:t xml:space="preserve">for keeping references </w:t>
        </w:r>
      </w:ins>
      <w:ins w:id="4055" w:author="Kelvin Sung" w:date="2021-05-25T13:38:00Z">
        <w:r w:rsidR="00F04620">
          <w:t xml:space="preserve">and for loading </w:t>
        </w:r>
      </w:ins>
      <w:ins w:id="4056" w:author="Kelvin Sung" w:date="2021-05-25T13:42:00Z">
        <w:r w:rsidR="00F04620">
          <w:t xml:space="preserve">the </w:t>
        </w:r>
      </w:ins>
      <w:ins w:id="4057" w:author="Kelvin Sung" w:date="2021-05-25T13:38:00Z">
        <w:r w:rsidR="00F04620">
          <w:t xml:space="preserve">corresponding contents </w:t>
        </w:r>
      </w:ins>
      <w:ins w:id="4058" w:author="Kelvin Sung" w:date="2021-05-25T13:37:00Z">
        <w:r w:rsidR="00F04620">
          <w:t>to the uniform variables in the</w:t>
        </w:r>
      </w:ins>
      <w:ins w:id="4059" w:author="Kelvin Sung" w:date="2021-05-25T13:38:00Z">
        <w:r w:rsidR="00F04620">
          <w:t xml:space="preserve"> shader</w:t>
        </w:r>
      </w:ins>
      <w:del w:id="4060" w:author="Kelvin Sung" w:date="2021-05-25T13:36:00Z">
        <w:r w:rsidDel="00F04620">
          <w:delText xml:space="preserve">for </w:delText>
        </w:r>
      </w:del>
      <w:del w:id="4061" w:author="Kelvin Sung" w:date="2021-05-25T13:38:00Z">
        <w:r w:rsidRPr="00674D34" w:rsidDel="00F04620">
          <w:rPr>
            <w:rStyle w:val="CodeInline"/>
          </w:rPr>
          <w:delText>Material</w:delText>
        </w:r>
        <w:r w:rsidDel="00F04620">
          <w:delText xml:space="preserve"> and </w:delText>
        </w:r>
        <w:r w:rsidRPr="00674D34" w:rsidDel="00F04620">
          <w:rPr>
            <w:rStyle w:val="CodeInline"/>
          </w:rPr>
          <w:delText>ShaderMaterial</w:delText>
        </w:r>
        <w:r w:rsidDel="00F04620">
          <w:delText xml:space="preserve">. </w:delText>
        </w:r>
      </w:del>
      <w:del w:id="4062" w:author="Kelvin Sung" w:date="2021-05-25T10:56:00Z">
        <w:r w:rsidDel="008D3870">
          <w:delText xml:space="preserve">Recall that </w:delText>
        </w:r>
        <w:r w:rsidRPr="00674D34" w:rsidDel="008D3870">
          <w:rPr>
            <w:rStyle w:val="CodeInline"/>
          </w:rPr>
          <w:delText>ShaderMaterial</w:delText>
        </w:r>
        <w:r w:rsidDel="008D3870">
          <w:delText xml:space="preserve"> is the </w:delText>
        </w:r>
        <w:r w:rsidRPr="00674D34" w:rsidDel="008D3870">
          <w:rPr>
            <w:rStyle w:val="CodeInline"/>
          </w:rPr>
          <w:delText>Material</w:delText>
        </w:r>
        <w:r w:rsidDel="008D3870">
          <w:delText xml:space="preserve"> loader. </w:delText>
        </w:r>
      </w:del>
      <w:del w:id="4063" w:author="Kelvin Sung" w:date="2021-05-25T13:38:00Z">
        <w:r w:rsidDel="00F04620">
          <w:delText>In addition, define the variables for the camera position and the reference to the camera uniform location in the GLSL shader</w:delText>
        </w:r>
      </w:del>
      <w:r>
        <w:t xml:space="preserve">. </w:t>
      </w:r>
    </w:p>
    <w:p w14:paraId="6522C1D3" w14:textId="77777777" w:rsidR="001B23DC" w:rsidRDefault="00421F0F" w:rsidP="008D3870">
      <w:pPr>
        <w:pStyle w:val="NumList"/>
        <w:numPr>
          <w:ilvl w:val="0"/>
          <w:numId w:val="36"/>
        </w:numPr>
        <w:rPr>
          <w:ins w:id="4064" w:author="Kelvin Sung" w:date="2021-05-20T18:05:00Z"/>
          <w:rFonts w:hint="eastAsia"/>
        </w:rPr>
        <w:pPrChange w:id="4065" w:author="Kelvin Sung" w:date="2021-05-25T10:55:00Z">
          <w:pPr>
            <w:pStyle w:val="NumList"/>
            <w:numPr>
              <w:numId w:val="36"/>
            </w:numPr>
          </w:pPr>
        </w:pPrChange>
      </w:pPr>
      <w:del w:id="4066" w:author="Kelvin Sung" w:date="2021-05-20T18:05:00Z">
        <w:r w:rsidDel="001B23DC">
          <w:delText xml:space="preserve">    </w:delText>
        </w:r>
      </w:del>
    </w:p>
    <w:p w14:paraId="2561B820" w14:textId="7B512093" w:rsidR="008D3870" w:rsidRDefault="008D3870" w:rsidP="00421F0F">
      <w:pPr>
        <w:pStyle w:val="Code"/>
        <w:rPr>
          <w:ins w:id="4067" w:author="Kelvin Sung" w:date="2021-05-25T10:54:00Z"/>
        </w:rPr>
      </w:pPr>
      <w:ins w:id="4068" w:author="Kelvin Sung" w:date="2021-05-25T10:54:00Z">
        <w:r w:rsidRPr="008D3870">
          <w:t>import ShaderMaterial from "./shader_material.js";</w:t>
        </w:r>
      </w:ins>
    </w:p>
    <w:p w14:paraId="17416255" w14:textId="65F93B38" w:rsidR="00421F0F" w:rsidDel="001B23DC" w:rsidRDefault="00421F0F" w:rsidP="00421F0F">
      <w:pPr>
        <w:pStyle w:val="Code"/>
        <w:rPr>
          <w:del w:id="4069" w:author="Kelvin Sung" w:date="2021-05-20T18:05:00Z"/>
          <w:rFonts w:hint="eastAsia"/>
        </w:rPr>
      </w:pPr>
      <w:r>
        <w:t>constructor(vertexShaderPath, fragmentShaderPath) {</w:t>
      </w:r>
    </w:p>
    <w:p w14:paraId="6E425354" w14:textId="77777777" w:rsidR="001B23DC" w:rsidRDefault="00421F0F" w:rsidP="00421F0F">
      <w:pPr>
        <w:pStyle w:val="Code"/>
        <w:rPr>
          <w:ins w:id="4070" w:author="Kelvin Sung" w:date="2021-05-20T18:05:00Z"/>
          <w:rFonts w:hint="eastAsia"/>
        </w:rPr>
      </w:pPr>
      <w:del w:id="4071" w:author="Kelvin Sung" w:date="2021-05-20T18:05:00Z">
        <w:r w:rsidDel="001B23DC">
          <w:delText xml:space="preserve">    </w:delText>
        </w:r>
      </w:del>
    </w:p>
    <w:p w14:paraId="42662448" w14:textId="0183A1D0" w:rsidR="00421F0F" w:rsidDel="001B23DC" w:rsidRDefault="00421F0F" w:rsidP="00421F0F">
      <w:pPr>
        <w:pStyle w:val="Code"/>
        <w:rPr>
          <w:del w:id="4072" w:author="Kelvin Sung" w:date="2021-05-20T18:05:00Z"/>
          <w:rFonts w:hint="eastAsia"/>
        </w:rPr>
      </w:pPr>
      <w:r>
        <w:t xml:space="preserve">    // Call super class constructor</w:t>
      </w:r>
    </w:p>
    <w:p w14:paraId="782C95E0" w14:textId="77777777" w:rsidR="001B23DC" w:rsidRDefault="00421F0F" w:rsidP="00421F0F">
      <w:pPr>
        <w:pStyle w:val="Code"/>
        <w:rPr>
          <w:ins w:id="4073" w:author="Kelvin Sung" w:date="2021-05-20T18:05:00Z"/>
          <w:rFonts w:hint="eastAsia"/>
        </w:rPr>
      </w:pPr>
      <w:del w:id="4074" w:author="Kelvin Sung" w:date="2021-05-20T18:05:00Z">
        <w:r w:rsidDel="001B23DC">
          <w:delText xml:space="preserve">    </w:delText>
        </w:r>
      </w:del>
    </w:p>
    <w:p w14:paraId="638AA9FB" w14:textId="31E34DCE" w:rsidR="00421F0F" w:rsidRDefault="00421F0F" w:rsidP="00421F0F">
      <w:pPr>
        <w:pStyle w:val="Code"/>
        <w:rPr>
          <w:rFonts w:hint="eastAsia"/>
        </w:rPr>
      </w:pPr>
      <w:r>
        <w:t xml:space="preserve">    super(vertexShaderPath, fragmentShaderPath);  // call super class constructor</w:t>
      </w:r>
    </w:p>
    <w:p w14:paraId="59A7FB7E" w14:textId="617EA700" w:rsidR="00421F0F" w:rsidDel="001B23DC" w:rsidRDefault="00421F0F" w:rsidP="00421F0F">
      <w:pPr>
        <w:pStyle w:val="Code"/>
        <w:rPr>
          <w:del w:id="4075" w:author="Kelvin Sung" w:date="2021-05-20T18:05:00Z"/>
          <w:rFonts w:hint="eastAsia"/>
        </w:rPr>
      </w:pPr>
    </w:p>
    <w:p w14:paraId="7F176EC6" w14:textId="77777777" w:rsidR="001B23DC" w:rsidRDefault="00421F0F" w:rsidP="00421F0F">
      <w:pPr>
        <w:pStyle w:val="Code"/>
        <w:rPr>
          <w:ins w:id="4076" w:author="Kelvin Sung" w:date="2021-05-20T18:05:00Z"/>
          <w:rFonts w:hint="eastAsia"/>
        </w:rPr>
      </w:pPr>
      <w:del w:id="4077" w:author="Kelvin Sung" w:date="2021-05-20T18:05:00Z">
        <w:r w:rsidDel="001B23DC">
          <w:delText xml:space="preserve">    </w:delText>
        </w:r>
      </w:del>
    </w:p>
    <w:p w14:paraId="1C67ED8A" w14:textId="41019000" w:rsidR="00421F0F" w:rsidDel="001B23DC" w:rsidRDefault="00421F0F" w:rsidP="00421F0F">
      <w:pPr>
        <w:pStyle w:val="Code"/>
        <w:rPr>
          <w:del w:id="4078" w:author="Kelvin Sung" w:date="2021-05-20T18:05:00Z"/>
          <w:rFonts w:hint="eastAsia"/>
        </w:rPr>
      </w:pPr>
      <w:r>
        <w:t xml:space="preserve">    // this is the material property of the Renderable</w:t>
      </w:r>
    </w:p>
    <w:p w14:paraId="77A0B9E5" w14:textId="77777777" w:rsidR="001B23DC" w:rsidRDefault="00421F0F" w:rsidP="00421F0F">
      <w:pPr>
        <w:pStyle w:val="Code"/>
        <w:rPr>
          <w:ins w:id="4079" w:author="Kelvin Sung" w:date="2021-05-20T18:05:00Z"/>
          <w:rFonts w:hint="eastAsia"/>
        </w:rPr>
      </w:pPr>
      <w:del w:id="4080" w:author="Kelvin Sung" w:date="2021-05-20T18:05:00Z">
        <w:r w:rsidDel="001B23DC">
          <w:delText xml:space="preserve">    </w:delText>
        </w:r>
      </w:del>
    </w:p>
    <w:p w14:paraId="5A1075A9" w14:textId="6C088F15" w:rsidR="00421F0F" w:rsidDel="001B23DC" w:rsidRDefault="00421F0F" w:rsidP="00421F0F">
      <w:pPr>
        <w:pStyle w:val="Code"/>
        <w:rPr>
          <w:del w:id="4081" w:author="Kelvin Sung" w:date="2021-05-20T18:05:00Z"/>
          <w:rFonts w:hint="eastAsia"/>
        </w:rPr>
      </w:pPr>
      <w:r>
        <w:t xml:space="preserve">    this.mMaterial = null;</w:t>
      </w:r>
    </w:p>
    <w:p w14:paraId="2A047E70" w14:textId="77777777" w:rsidR="001B23DC" w:rsidRDefault="00421F0F" w:rsidP="00421F0F">
      <w:pPr>
        <w:pStyle w:val="Code"/>
        <w:rPr>
          <w:ins w:id="4082" w:author="Kelvin Sung" w:date="2021-05-20T18:05:00Z"/>
          <w:rFonts w:hint="eastAsia"/>
        </w:rPr>
      </w:pPr>
      <w:del w:id="4083" w:author="Kelvin Sung" w:date="2021-05-20T18:05:00Z">
        <w:r w:rsidDel="001B23DC">
          <w:delText xml:space="preserve">    </w:delText>
        </w:r>
      </w:del>
    </w:p>
    <w:p w14:paraId="447ECCE1" w14:textId="1F661370" w:rsidR="00421F0F" w:rsidRDefault="00421F0F" w:rsidP="00421F0F">
      <w:pPr>
        <w:pStyle w:val="Code"/>
        <w:rPr>
          <w:rFonts w:hint="eastAsia"/>
        </w:rPr>
      </w:pPr>
      <w:r>
        <w:t xml:space="preserve">    this.mMaterialLoader = new ShaderMaterial(this.mCompiledShader);</w:t>
      </w:r>
    </w:p>
    <w:p w14:paraId="4F86B093" w14:textId="097364DC" w:rsidR="00421F0F" w:rsidDel="001B23DC" w:rsidRDefault="00421F0F" w:rsidP="00421F0F">
      <w:pPr>
        <w:pStyle w:val="Code"/>
        <w:rPr>
          <w:del w:id="4084" w:author="Kelvin Sung" w:date="2021-05-20T18:05:00Z"/>
          <w:rFonts w:hint="eastAsia"/>
        </w:rPr>
      </w:pPr>
    </w:p>
    <w:p w14:paraId="79DC0539" w14:textId="77777777" w:rsidR="001B23DC" w:rsidRDefault="00421F0F" w:rsidP="00421F0F">
      <w:pPr>
        <w:pStyle w:val="Code"/>
        <w:rPr>
          <w:ins w:id="4085" w:author="Kelvin Sung" w:date="2021-05-20T18:05:00Z"/>
          <w:rFonts w:hint="eastAsia"/>
        </w:rPr>
      </w:pPr>
      <w:del w:id="4086" w:author="Kelvin Sung" w:date="2021-05-20T18:05:00Z">
        <w:r w:rsidDel="001B23DC">
          <w:delText xml:space="preserve">    </w:delText>
        </w:r>
      </w:del>
    </w:p>
    <w:p w14:paraId="7D30D343" w14:textId="08C1644E" w:rsidR="00421F0F" w:rsidDel="001B23DC" w:rsidRDefault="00421F0F" w:rsidP="00421F0F">
      <w:pPr>
        <w:pStyle w:val="Code"/>
        <w:rPr>
          <w:del w:id="4087" w:author="Kelvin Sung" w:date="2021-05-20T18:05:00Z"/>
          <w:rFonts w:hint="eastAsia"/>
        </w:rPr>
      </w:pPr>
      <w:r>
        <w:t xml:space="preserve">    let gl = glSys.get();</w:t>
      </w:r>
    </w:p>
    <w:p w14:paraId="5528EF70" w14:textId="77777777" w:rsidR="001B23DC" w:rsidRDefault="00421F0F" w:rsidP="00421F0F">
      <w:pPr>
        <w:pStyle w:val="Code"/>
        <w:rPr>
          <w:ins w:id="4088" w:author="Kelvin Sung" w:date="2021-05-20T18:05:00Z"/>
          <w:rFonts w:hint="eastAsia"/>
        </w:rPr>
      </w:pPr>
      <w:del w:id="4089" w:author="Kelvin Sung" w:date="2021-05-20T18:05:00Z">
        <w:r w:rsidDel="001B23DC">
          <w:delText xml:space="preserve">    </w:delText>
        </w:r>
      </w:del>
    </w:p>
    <w:p w14:paraId="5525A5B4" w14:textId="1E768FE7" w:rsidR="00421F0F" w:rsidDel="001B23DC" w:rsidRDefault="00421F0F" w:rsidP="00421F0F">
      <w:pPr>
        <w:pStyle w:val="Code"/>
        <w:rPr>
          <w:del w:id="4090" w:author="Kelvin Sung" w:date="2021-05-20T18:05:00Z"/>
          <w:rFonts w:hint="eastAsia"/>
        </w:rPr>
      </w:pPr>
      <w:r>
        <w:t xml:space="preserve">    // Reference to the camera position</w:t>
      </w:r>
    </w:p>
    <w:p w14:paraId="29261863" w14:textId="77777777" w:rsidR="001B23DC" w:rsidRDefault="00421F0F" w:rsidP="00421F0F">
      <w:pPr>
        <w:pStyle w:val="Code"/>
        <w:rPr>
          <w:ins w:id="4091" w:author="Kelvin Sung" w:date="2021-05-20T18:05:00Z"/>
          <w:rFonts w:hint="eastAsia"/>
        </w:rPr>
      </w:pPr>
      <w:del w:id="4092" w:author="Kelvin Sung" w:date="2021-05-20T18:05:00Z">
        <w:r w:rsidDel="001B23DC">
          <w:delText xml:space="preserve">    </w:delText>
        </w:r>
      </w:del>
    </w:p>
    <w:p w14:paraId="2052C7AE" w14:textId="3582469D" w:rsidR="00421F0F" w:rsidDel="001B23DC" w:rsidRDefault="00421F0F" w:rsidP="00421F0F">
      <w:pPr>
        <w:pStyle w:val="Code"/>
        <w:rPr>
          <w:del w:id="4093" w:author="Kelvin Sung" w:date="2021-05-20T18:05:00Z"/>
          <w:rFonts w:hint="eastAsia"/>
        </w:rPr>
      </w:pPr>
      <w:r>
        <w:t xml:space="preserve">    this.mCameraPos = null;  // points to a vec3</w:t>
      </w:r>
    </w:p>
    <w:p w14:paraId="44B3E60D" w14:textId="77777777" w:rsidR="001B23DC" w:rsidRDefault="00421F0F" w:rsidP="00421F0F">
      <w:pPr>
        <w:pStyle w:val="Code"/>
        <w:rPr>
          <w:ins w:id="4094" w:author="Kelvin Sung" w:date="2021-05-20T18:05:00Z"/>
          <w:rFonts w:hint="eastAsia"/>
        </w:rPr>
      </w:pPr>
      <w:del w:id="4095" w:author="Kelvin Sung" w:date="2021-05-20T18:05:00Z">
        <w:r w:rsidDel="001B23DC">
          <w:delText xml:space="preserve">    </w:delText>
        </w:r>
      </w:del>
    </w:p>
    <w:p w14:paraId="22C31729" w14:textId="61DBB4CC" w:rsidR="00421F0F" w:rsidRDefault="00421F0F" w:rsidP="00421F0F">
      <w:pPr>
        <w:pStyle w:val="Code"/>
        <w:rPr>
          <w:rFonts w:hint="eastAsia"/>
        </w:rPr>
      </w:pPr>
      <w:r>
        <w:t xml:space="preserve">    this.mCameraPosRef = gl.getUniformLocation(this.mCompiledShader, "uCameraPosition");</w:t>
      </w:r>
    </w:p>
    <w:p w14:paraId="315C352B" w14:textId="448D68CC" w:rsidR="00421F0F" w:rsidDel="001B23DC" w:rsidRDefault="00421F0F" w:rsidP="00421F0F">
      <w:pPr>
        <w:pStyle w:val="Code"/>
        <w:rPr>
          <w:del w:id="4096" w:author="Kelvin Sung" w:date="2021-05-20T18:05:00Z"/>
          <w:rFonts w:hint="eastAsia"/>
        </w:rPr>
      </w:pPr>
    </w:p>
    <w:p w14:paraId="3E5F8F2A" w14:textId="77777777" w:rsidR="001B23DC" w:rsidRDefault="00421F0F" w:rsidP="00421F0F">
      <w:pPr>
        <w:pStyle w:val="Code"/>
        <w:rPr>
          <w:ins w:id="4097" w:author="Kelvin Sung" w:date="2021-05-20T18:05:00Z"/>
          <w:rFonts w:hint="eastAsia"/>
        </w:rPr>
      </w:pPr>
      <w:del w:id="4098" w:author="Kelvin Sung" w:date="2021-05-20T18:05:00Z">
        <w:r w:rsidDel="001B23DC">
          <w:delText xml:space="preserve">    </w:delText>
        </w:r>
      </w:del>
    </w:p>
    <w:p w14:paraId="39709215" w14:textId="73040703" w:rsidR="00421F0F" w:rsidDel="001B23DC" w:rsidRDefault="00421F0F" w:rsidP="00421F0F">
      <w:pPr>
        <w:pStyle w:val="Code"/>
        <w:rPr>
          <w:del w:id="4099" w:author="Kelvin Sung" w:date="2021-05-20T18:05:00Z"/>
          <w:rFonts w:hint="eastAsia"/>
        </w:rPr>
      </w:pPr>
      <w:r>
        <w:t xml:space="preserve">    // reference to the normal map sampler</w:t>
      </w:r>
    </w:p>
    <w:p w14:paraId="6AC69E94" w14:textId="77777777" w:rsidR="001B23DC" w:rsidRDefault="00421F0F" w:rsidP="00421F0F">
      <w:pPr>
        <w:pStyle w:val="Code"/>
        <w:rPr>
          <w:ins w:id="4100" w:author="Kelvin Sung" w:date="2021-05-20T18:05:00Z"/>
          <w:rFonts w:hint="eastAsia"/>
        </w:rPr>
      </w:pPr>
      <w:del w:id="4101" w:author="Kelvin Sung" w:date="2021-05-20T18:05:00Z">
        <w:r w:rsidDel="001B23DC">
          <w:delText xml:space="preserve">    </w:delText>
        </w:r>
      </w:del>
    </w:p>
    <w:p w14:paraId="2EA0F2D7" w14:textId="60BE8DAC" w:rsidR="00421F0F" w:rsidDel="001B23DC" w:rsidRDefault="00421F0F" w:rsidP="00421F0F">
      <w:pPr>
        <w:pStyle w:val="Code"/>
        <w:rPr>
          <w:del w:id="4102" w:author="Kelvin Sung" w:date="2021-05-20T18:05:00Z"/>
          <w:rFonts w:hint="eastAsia"/>
        </w:rPr>
      </w:pPr>
      <w:r>
        <w:t xml:space="preserve">    this.mNormalSamplerRef = gl.getUniformLocation(this.mCompiledShader, "uNormalSampler");</w:t>
      </w:r>
    </w:p>
    <w:p w14:paraId="0DA4F3A7" w14:textId="77777777" w:rsidR="001B23DC" w:rsidRDefault="00421F0F" w:rsidP="00421F0F">
      <w:pPr>
        <w:pStyle w:val="Code"/>
        <w:rPr>
          <w:ins w:id="4103" w:author="Kelvin Sung" w:date="2021-05-20T18:05:00Z"/>
          <w:rFonts w:hint="eastAsia"/>
        </w:rPr>
      </w:pPr>
      <w:del w:id="4104" w:author="Kelvin Sung" w:date="2021-05-20T18:05:00Z">
        <w:r w:rsidDel="001B23DC">
          <w:delText xml:space="preserve">    </w:delText>
        </w:r>
      </w:del>
    </w:p>
    <w:p w14:paraId="72AA2118" w14:textId="094DEDB5" w:rsidR="00421F0F" w:rsidRDefault="00421F0F" w:rsidP="00421F0F">
      <w:pPr>
        <w:pStyle w:val="Code"/>
        <w:rPr>
          <w:rFonts w:hint="eastAsia"/>
        </w:rPr>
      </w:pPr>
      <w:r>
        <w:t>}</w:t>
      </w:r>
    </w:p>
    <w:p w14:paraId="2AFE2C72" w14:textId="3147B71E" w:rsidR="00906AD8" w:rsidDel="001B23DC" w:rsidRDefault="00906AD8" w:rsidP="00906AD8">
      <w:pPr>
        <w:pStyle w:val="NumList"/>
        <w:numPr>
          <w:ilvl w:val="0"/>
          <w:numId w:val="36"/>
        </w:numPr>
        <w:rPr>
          <w:del w:id="4105" w:author="Kelvin Sung" w:date="2021-05-20T18:05:00Z"/>
          <w:rFonts w:hint="eastAsia"/>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w:t>
      </w:r>
      <w:del w:id="4106" w:author="Kelvin Sung" w:date="2021-05-25T13:43:00Z">
        <w:r w:rsidRPr="00906AD8" w:rsidDel="0008436B">
          <w:delText xml:space="preserve">include the </w:delText>
        </w:r>
      </w:del>
      <w:r w:rsidRPr="00906AD8">
        <w:t>load</w:t>
      </w:r>
      <w:del w:id="4107" w:author="Kelvin Sung" w:date="2021-05-25T13:43:00Z">
        <w:r w:rsidRPr="00906AD8" w:rsidDel="0008436B">
          <w:delText>ing</w:delText>
        </w:r>
      </w:del>
      <w:r w:rsidRPr="00906AD8">
        <w:t xml:space="preserve"> </w:t>
      </w:r>
      <w:del w:id="4108" w:author="Kelvin Sung" w:date="2021-05-25T13:43:00Z">
        <w:r w:rsidRPr="00906AD8" w:rsidDel="0008436B">
          <w:delText xml:space="preserve">of </w:delText>
        </w:r>
      </w:del>
      <w:r w:rsidRPr="00906AD8">
        <w:t xml:space="preserve">the material and camera position to the </w:t>
      </w:r>
      <w:proofErr w:type="spellStart"/>
      <w:ins w:id="4109" w:author="Kelvin Sung" w:date="2021-05-25T13:43:00Z">
        <w:r w:rsidR="0008436B" w:rsidRPr="0008436B">
          <w:rPr>
            <w:rStyle w:val="CodeInline"/>
            <w:rPrChange w:id="4110" w:author="Kelvin Sung" w:date="2021-05-25T13:44:00Z">
              <w:rPr/>
            </w:rPrChange>
          </w:rPr>
          <w:t>illum_</w:t>
        </w:r>
      </w:ins>
      <w:ins w:id="4111" w:author="Kelvin Sung" w:date="2021-05-25T13:44:00Z">
        <w:r w:rsidR="0008436B" w:rsidRPr="0008436B">
          <w:rPr>
            <w:rStyle w:val="CodeInline"/>
            <w:rPrChange w:id="4112" w:author="Kelvin Sung" w:date="2021-05-25T13:44:00Z">
              <w:rPr/>
            </w:rPrChange>
          </w:rPr>
          <w:t>fs</w:t>
        </w:r>
        <w:proofErr w:type="spellEnd"/>
        <w:r w:rsidR="0008436B">
          <w:t xml:space="preserve"> fragment </w:t>
        </w:r>
      </w:ins>
      <w:r w:rsidRPr="00906AD8">
        <w:t>shader.</w:t>
      </w:r>
    </w:p>
    <w:p w14:paraId="3217F4D4" w14:textId="77777777" w:rsidR="001B23DC" w:rsidRDefault="00674D34" w:rsidP="00906AD8">
      <w:pPr>
        <w:pStyle w:val="NumList"/>
        <w:numPr>
          <w:ilvl w:val="0"/>
          <w:numId w:val="36"/>
        </w:numPr>
        <w:rPr>
          <w:ins w:id="4113" w:author="Kelvin Sung" w:date="2021-05-20T18:05:00Z"/>
          <w:rFonts w:hint="eastAsia"/>
        </w:rPr>
      </w:pPr>
      <w:del w:id="4114" w:author="Kelvin Sung" w:date="2021-05-20T18:05:00Z">
        <w:r w:rsidDel="001B23DC">
          <w:delText xml:space="preserve">    </w:delText>
        </w:r>
      </w:del>
    </w:p>
    <w:p w14:paraId="756C2BBB" w14:textId="5C183165" w:rsidR="00674D34" w:rsidDel="001B23DC" w:rsidRDefault="00674D34" w:rsidP="00674D34">
      <w:pPr>
        <w:pStyle w:val="Code"/>
        <w:rPr>
          <w:del w:id="4115" w:author="Kelvin Sung" w:date="2021-05-20T18:05:00Z"/>
          <w:rFonts w:hint="eastAsia"/>
        </w:rPr>
      </w:pPr>
      <w:r>
        <w:t>activate(pixelColor, trsMatrix, cameraMatrix) {</w:t>
      </w:r>
    </w:p>
    <w:p w14:paraId="588B594C" w14:textId="77777777" w:rsidR="001B23DC" w:rsidRDefault="00674D34" w:rsidP="00674D34">
      <w:pPr>
        <w:pStyle w:val="Code"/>
        <w:rPr>
          <w:ins w:id="4116" w:author="Kelvin Sung" w:date="2021-05-20T18:05:00Z"/>
          <w:rFonts w:hint="eastAsia"/>
        </w:rPr>
      </w:pPr>
      <w:del w:id="4117" w:author="Kelvin Sung" w:date="2021-05-20T18:05:00Z">
        <w:r w:rsidDel="001B23DC">
          <w:delText xml:space="preserve">    </w:delText>
        </w:r>
      </w:del>
    </w:p>
    <w:p w14:paraId="51D6910E" w14:textId="74EDA2A1" w:rsidR="00674D34" w:rsidDel="001B23DC" w:rsidRDefault="00674D34" w:rsidP="00674D34">
      <w:pPr>
        <w:pStyle w:val="Code"/>
        <w:rPr>
          <w:del w:id="4118" w:author="Kelvin Sung" w:date="2021-05-20T18:05:00Z"/>
          <w:rFonts w:hint="eastAsia"/>
        </w:rPr>
      </w:pPr>
      <w:r>
        <w:t xml:space="preserve">    // first call the super class's activate</w:t>
      </w:r>
    </w:p>
    <w:p w14:paraId="17B1C8B4" w14:textId="77777777" w:rsidR="001B23DC" w:rsidRDefault="00674D34" w:rsidP="00674D34">
      <w:pPr>
        <w:pStyle w:val="Code"/>
        <w:rPr>
          <w:ins w:id="4119" w:author="Kelvin Sung" w:date="2021-05-20T18:05:00Z"/>
          <w:rFonts w:hint="eastAsia"/>
        </w:rPr>
      </w:pPr>
      <w:del w:id="4120" w:author="Kelvin Sung" w:date="2021-05-20T18:05:00Z">
        <w:r w:rsidDel="001B23DC">
          <w:delText xml:space="preserve">    </w:delText>
        </w:r>
      </w:del>
    </w:p>
    <w:p w14:paraId="2F87A41F" w14:textId="1A6D5B63" w:rsidR="00674D34" w:rsidDel="001B23DC" w:rsidRDefault="00674D34" w:rsidP="00674D34">
      <w:pPr>
        <w:pStyle w:val="Code"/>
        <w:rPr>
          <w:del w:id="4121" w:author="Kelvin Sung" w:date="2021-05-20T18:05:00Z"/>
          <w:rFonts w:hint="eastAsia"/>
        </w:rPr>
      </w:pPr>
      <w:r>
        <w:t xml:space="preserve">    super.activate(pixelColor, trsMatrix, cameraMatrix);</w:t>
      </w:r>
    </w:p>
    <w:p w14:paraId="6EE411AA" w14:textId="77777777" w:rsidR="001B23DC" w:rsidRDefault="00674D34" w:rsidP="00674D34">
      <w:pPr>
        <w:pStyle w:val="Code"/>
        <w:rPr>
          <w:ins w:id="4122" w:author="Kelvin Sung" w:date="2021-05-20T18:05:00Z"/>
          <w:rFonts w:hint="eastAsia"/>
        </w:rPr>
      </w:pPr>
      <w:del w:id="4123" w:author="Kelvin Sung" w:date="2021-05-20T18:05:00Z">
        <w:r w:rsidDel="001B23DC">
          <w:delText xml:space="preserve">    </w:delText>
        </w:r>
      </w:del>
    </w:p>
    <w:p w14:paraId="01B01188" w14:textId="3E869594" w:rsidR="00674D34" w:rsidDel="001B23DC" w:rsidRDefault="00674D34" w:rsidP="00674D34">
      <w:pPr>
        <w:pStyle w:val="Code"/>
        <w:rPr>
          <w:del w:id="4124" w:author="Kelvin Sung" w:date="2021-05-20T18:05:00Z"/>
          <w:rFonts w:hint="eastAsia"/>
        </w:rPr>
      </w:pPr>
      <w:r>
        <w:t xml:space="preserve">    let gl = glSys.get();</w:t>
      </w:r>
    </w:p>
    <w:p w14:paraId="468E2B42" w14:textId="77777777" w:rsidR="001B23DC" w:rsidRDefault="00674D34" w:rsidP="00674D34">
      <w:pPr>
        <w:pStyle w:val="Code"/>
        <w:rPr>
          <w:ins w:id="4125" w:author="Kelvin Sung" w:date="2021-05-20T18:05:00Z"/>
          <w:rFonts w:hint="eastAsia"/>
        </w:rPr>
      </w:pPr>
      <w:del w:id="4126" w:author="Kelvin Sung" w:date="2021-05-20T18:05:00Z">
        <w:r w:rsidDel="001B23DC">
          <w:delText xml:space="preserve">    </w:delText>
        </w:r>
      </w:del>
    </w:p>
    <w:p w14:paraId="5A9D40D5" w14:textId="571E6941" w:rsidR="00674D34" w:rsidDel="001B23DC" w:rsidRDefault="00674D34" w:rsidP="00674D34">
      <w:pPr>
        <w:pStyle w:val="Code"/>
        <w:rPr>
          <w:del w:id="4127" w:author="Kelvin Sung" w:date="2021-05-20T18:05:00Z"/>
          <w:rFonts w:hint="eastAsia"/>
        </w:rPr>
      </w:pPr>
      <w:r>
        <w:t xml:space="preserve">    gl.uniform1i(this.mNormalSamplerRef, 1); // binds to texture unit 1</w:t>
      </w:r>
    </w:p>
    <w:p w14:paraId="7DC963D1" w14:textId="77777777" w:rsidR="001B23DC" w:rsidRDefault="00674D34" w:rsidP="00674D34">
      <w:pPr>
        <w:pStyle w:val="Code"/>
        <w:rPr>
          <w:ins w:id="4128" w:author="Kelvin Sung" w:date="2021-05-20T18:05:00Z"/>
          <w:rFonts w:hint="eastAsia"/>
        </w:rPr>
      </w:pPr>
      <w:del w:id="4129" w:author="Kelvin Sung" w:date="2021-05-20T18:05:00Z">
        <w:r w:rsidDel="001B23DC">
          <w:delText xml:space="preserve">    </w:delText>
        </w:r>
      </w:del>
    </w:p>
    <w:p w14:paraId="5DCD0E96" w14:textId="6A0837B6" w:rsidR="00674D34" w:rsidDel="001B23DC" w:rsidRDefault="00674D34" w:rsidP="003232B2">
      <w:pPr>
        <w:pStyle w:val="Code"/>
        <w:rPr>
          <w:del w:id="4130" w:author="Kelvin Sung" w:date="2021-05-20T18:05:00Z"/>
          <w:rFonts w:hint="eastAsia"/>
        </w:rPr>
        <w:pPrChange w:id="4131" w:author="Kelvin Sung" w:date="2021-05-25T13:44:00Z">
          <w:pPr>
            <w:pStyle w:val="Code"/>
          </w:pPr>
        </w:pPrChange>
      </w:pPr>
      <w:r>
        <w:t xml:space="preserve">    </w:t>
      </w:r>
      <w:del w:id="4132" w:author="Kelvin Sung" w:date="2021-05-25T13:44:00Z">
        <w:r w:rsidDel="003232B2">
          <w:delText>// do not need to set up texture coordinate buffer</w:delText>
        </w:r>
      </w:del>
    </w:p>
    <w:p w14:paraId="1EB56DDB" w14:textId="4841B11B" w:rsidR="00674D34" w:rsidDel="001B23DC" w:rsidRDefault="00674D34" w:rsidP="003232B2">
      <w:pPr>
        <w:pStyle w:val="Code"/>
        <w:rPr>
          <w:del w:id="4133" w:author="Kelvin Sung" w:date="2021-05-20T18:05:00Z"/>
          <w:rFonts w:hint="eastAsia"/>
        </w:rPr>
        <w:pPrChange w:id="4134" w:author="Kelvin Sung" w:date="2021-05-25T13:44:00Z">
          <w:pPr>
            <w:pStyle w:val="Code"/>
          </w:pPr>
        </w:pPrChange>
      </w:pPr>
      <w:del w:id="4135" w:author="Kelvin Sung" w:date="2021-05-20T18:05:00Z">
        <w:r w:rsidDel="001B23DC">
          <w:delText xml:space="preserve">    </w:delText>
        </w:r>
      </w:del>
      <w:del w:id="4136" w:author="Kelvin Sung" w:date="2021-05-25T13:44:00Z">
        <w:r w:rsidDel="003232B2">
          <w:delText xml:space="preserve">    // as we are going to use the ones from the sprite texture </w:delText>
        </w:r>
      </w:del>
    </w:p>
    <w:p w14:paraId="31442A79" w14:textId="3CC15964" w:rsidR="00674D34" w:rsidDel="001B23DC" w:rsidRDefault="00674D34" w:rsidP="003232B2">
      <w:pPr>
        <w:pStyle w:val="Code"/>
        <w:rPr>
          <w:del w:id="4137" w:author="Kelvin Sung" w:date="2021-05-20T18:05:00Z"/>
          <w:rFonts w:hint="eastAsia"/>
        </w:rPr>
        <w:pPrChange w:id="4138" w:author="Kelvin Sung" w:date="2021-05-25T13:44:00Z">
          <w:pPr>
            <w:pStyle w:val="Code"/>
          </w:pPr>
        </w:pPrChange>
      </w:pPr>
      <w:del w:id="4139" w:author="Kelvin Sung" w:date="2021-05-20T18:05:00Z">
        <w:r w:rsidDel="001B23DC">
          <w:delText xml:space="preserve">    </w:delText>
        </w:r>
      </w:del>
      <w:del w:id="4140" w:author="Kelvin Sung" w:date="2021-05-25T13:44:00Z">
        <w:r w:rsidDel="003232B2">
          <w:delText xml:space="preserve">    // in the fragment shader</w:delText>
        </w:r>
      </w:del>
    </w:p>
    <w:p w14:paraId="7D58AEF5" w14:textId="77777777" w:rsidR="001B23DC" w:rsidRDefault="00674D34" w:rsidP="003232B2">
      <w:pPr>
        <w:pStyle w:val="Code"/>
        <w:rPr>
          <w:ins w:id="4141" w:author="Kelvin Sung" w:date="2021-05-20T18:05:00Z"/>
          <w:rFonts w:hint="eastAsia"/>
        </w:rPr>
        <w:pPrChange w:id="4142" w:author="Kelvin Sung" w:date="2021-05-25T13:44:00Z">
          <w:pPr>
            <w:pStyle w:val="Code"/>
          </w:pPr>
        </w:pPrChange>
      </w:pPr>
      <w:del w:id="4143" w:author="Kelvin Sung" w:date="2021-05-20T18:05:00Z">
        <w:r w:rsidDel="001B23DC">
          <w:delText xml:space="preserve">    </w:delText>
        </w:r>
      </w:del>
    </w:p>
    <w:p w14:paraId="1F1E3B7A" w14:textId="4E3CEF14" w:rsidR="00674D34" w:rsidDel="001B23DC" w:rsidRDefault="00674D34" w:rsidP="00674D34">
      <w:pPr>
        <w:pStyle w:val="Code"/>
        <w:rPr>
          <w:del w:id="4144" w:author="Kelvin Sung" w:date="2021-05-20T18:05:00Z"/>
          <w:rFonts w:hint="eastAsia"/>
        </w:rPr>
      </w:pPr>
      <w:r>
        <w:t xml:space="preserve">    </w:t>
      </w:r>
      <w:r w:rsidRPr="003232B2">
        <w:rPr>
          <w:rStyle w:val="CodeBold"/>
          <w:rPrChange w:id="4145" w:author="Kelvin Sung" w:date="2021-05-25T13:44:00Z">
            <w:rPr/>
          </w:rPrChange>
        </w:rPr>
        <w:t>this.mMaterialLoader.loadToShader(this.mMaterial)</w:t>
      </w:r>
      <w:r>
        <w:t>;</w:t>
      </w:r>
    </w:p>
    <w:p w14:paraId="073643C2" w14:textId="77777777" w:rsidR="001B23DC" w:rsidRDefault="00674D34" w:rsidP="00674D34">
      <w:pPr>
        <w:pStyle w:val="Code"/>
        <w:rPr>
          <w:ins w:id="4146" w:author="Kelvin Sung" w:date="2021-05-20T18:05:00Z"/>
          <w:rFonts w:hint="eastAsia"/>
        </w:rPr>
      </w:pPr>
      <w:del w:id="4147" w:author="Kelvin Sung" w:date="2021-05-20T18:05:00Z">
        <w:r w:rsidDel="001B23DC">
          <w:delText xml:space="preserve">    </w:delText>
        </w:r>
      </w:del>
    </w:p>
    <w:p w14:paraId="65DC70CA" w14:textId="47D21AB4" w:rsidR="00674D34" w:rsidDel="001B23DC" w:rsidRDefault="00674D34" w:rsidP="00674D34">
      <w:pPr>
        <w:pStyle w:val="Code"/>
        <w:rPr>
          <w:del w:id="4148" w:author="Kelvin Sung" w:date="2021-05-20T18:05:00Z"/>
          <w:rFonts w:hint="eastAsia"/>
        </w:rPr>
      </w:pPr>
      <w:r>
        <w:lastRenderedPageBreak/>
        <w:t xml:space="preserve">    </w:t>
      </w:r>
      <w:r w:rsidRPr="003232B2">
        <w:rPr>
          <w:rStyle w:val="CodeBold"/>
          <w:rPrChange w:id="4149" w:author="Kelvin Sung" w:date="2021-05-25T13:44:00Z">
            <w:rPr/>
          </w:rPrChange>
        </w:rPr>
        <w:t>gl.uniform3fv(this.mCameraPosRef, this.mCameraPos)</w:t>
      </w:r>
      <w:r>
        <w:t>;</w:t>
      </w:r>
    </w:p>
    <w:p w14:paraId="4AF903BB" w14:textId="77777777" w:rsidR="001B23DC" w:rsidRDefault="00674D34" w:rsidP="00674D34">
      <w:pPr>
        <w:pStyle w:val="Code"/>
        <w:rPr>
          <w:ins w:id="4150" w:author="Kelvin Sung" w:date="2021-05-20T18:05:00Z"/>
          <w:rFonts w:hint="eastAsia"/>
        </w:rPr>
      </w:pPr>
      <w:del w:id="4151" w:author="Kelvin Sung" w:date="2021-05-20T18:05:00Z">
        <w:r w:rsidDel="001B23DC">
          <w:delText xml:space="preserve">    </w:delText>
        </w:r>
      </w:del>
    </w:p>
    <w:p w14:paraId="18998DC9" w14:textId="62575231" w:rsidR="00421F0F" w:rsidRPr="00906AD8" w:rsidRDefault="00674D34" w:rsidP="00674D34">
      <w:pPr>
        <w:pStyle w:val="Code"/>
        <w:rPr>
          <w:rFonts w:hint="eastAsia"/>
        </w:rPr>
      </w:pPr>
      <w:r>
        <w:t>}</w:t>
      </w:r>
    </w:p>
    <w:p w14:paraId="77818C77" w14:textId="4E110648" w:rsidR="00906AD8" w:rsidRPr="00906AD8" w:rsidDel="001B23DC" w:rsidRDefault="00906AD8" w:rsidP="00906AD8">
      <w:pPr>
        <w:pStyle w:val="NumList"/>
        <w:numPr>
          <w:ilvl w:val="0"/>
          <w:numId w:val="36"/>
        </w:numPr>
        <w:rPr>
          <w:del w:id="4152" w:author="Kelvin Sung" w:date="2021-05-20T18:05:00Z"/>
          <w:rFonts w:hint="eastAsia"/>
        </w:rPr>
      </w:pPr>
      <w:r w:rsidRPr="00906AD8">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4E001BB4" w14:textId="77777777" w:rsidR="001B23DC" w:rsidRDefault="00674D34" w:rsidP="00906AD8">
      <w:pPr>
        <w:pStyle w:val="NumList"/>
        <w:numPr>
          <w:ilvl w:val="0"/>
          <w:numId w:val="36"/>
        </w:numPr>
        <w:rPr>
          <w:ins w:id="4153" w:author="Kelvin Sung" w:date="2021-05-20T18:05:00Z"/>
          <w:rFonts w:hint="eastAsia"/>
        </w:rPr>
      </w:pPr>
      <w:del w:id="4154" w:author="Kelvin Sung" w:date="2021-05-20T18:05:00Z">
        <w:r w:rsidDel="001B23DC">
          <w:delText xml:space="preserve">    </w:delText>
        </w:r>
      </w:del>
    </w:p>
    <w:p w14:paraId="40DFEDFD" w14:textId="75339770" w:rsidR="00674D34" w:rsidDel="001B23DC" w:rsidRDefault="00674D34" w:rsidP="00674D34">
      <w:pPr>
        <w:pStyle w:val="Code"/>
        <w:rPr>
          <w:del w:id="4155" w:author="Kelvin Sung" w:date="2021-05-20T18:05:00Z"/>
          <w:rFonts w:hint="eastAsia"/>
        </w:rPr>
      </w:pPr>
      <w:r>
        <w:t>setMaterialAndCameraPos(m, p) {</w:t>
      </w:r>
    </w:p>
    <w:p w14:paraId="238DEC18" w14:textId="77777777" w:rsidR="001B23DC" w:rsidRDefault="00674D34" w:rsidP="00674D34">
      <w:pPr>
        <w:pStyle w:val="Code"/>
        <w:rPr>
          <w:ins w:id="4156" w:author="Kelvin Sung" w:date="2021-05-20T18:05:00Z"/>
          <w:rFonts w:hint="eastAsia"/>
        </w:rPr>
      </w:pPr>
      <w:del w:id="4157" w:author="Kelvin Sung" w:date="2021-05-20T18:05:00Z">
        <w:r w:rsidDel="001B23DC">
          <w:delText xml:space="preserve">    </w:delText>
        </w:r>
      </w:del>
    </w:p>
    <w:p w14:paraId="69B9DE8C" w14:textId="16A7214C" w:rsidR="00674D34" w:rsidDel="001B23DC" w:rsidRDefault="00674D34" w:rsidP="00674D34">
      <w:pPr>
        <w:pStyle w:val="Code"/>
        <w:rPr>
          <w:del w:id="4158" w:author="Kelvin Sung" w:date="2021-05-20T18:05:00Z"/>
          <w:rFonts w:hint="eastAsia"/>
        </w:rPr>
      </w:pPr>
      <w:r>
        <w:t xml:space="preserve">    this.mMaterial = m;</w:t>
      </w:r>
    </w:p>
    <w:p w14:paraId="55797781" w14:textId="77777777" w:rsidR="001B23DC" w:rsidRDefault="00674D34" w:rsidP="00674D34">
      <w:pPr>
        <w:pStyle w:val="Code"/>
        <w:rPr>
          <w:ins w:id="4159" w:author="Kelvin Sung" w:date="2021-05-20T18:05:00Z"/>
          <w:rFonts w:hint="eastAsia"/>
        </w:rPr>
      </w:pPr>
      <w:del w:id="4160" w:author="Kelvin Sung" w:date="2021-05-20T18:05:00Z">
        <w:r w:rsidDel="001B23DC">
          <w:delText xml:space="preserve">    </w:delText>
        </w:r>
      </w:del>
    </w:p>
    <w:p w14:paraId="1A9B8052" w14:textId="2FEA6881" w:rsidR="00674D34" w:rsidDel="001B23DC" w:rsidRDefault="00674D34" w:rsidP="00674D34">
      <w:pPr>
        <w:pStyle w:val="Code"/>
        <w:rPr>
          <w:del w:id="4161" w:author="Kelvin Sung" w:date="2021-05-20T18:05:00Z"/>
          <w:rFonts w:hint="eastAsia"/>
        </w:rPr>
      </w:pPr>
      <w:r>
        <w:t xml:space="preserve">    this.mCameraPos = p;</w:t>
      </w:r>
    </w:p>
    <w:p w14:paraId="01D0D0F5" w14:textId="77777777" w:rsidR="001B23DC" w:rsidRDefault="00674D34" w:rsidP="00674D34">
      <w:pPr>
        <w:pStyle w:val="Code"/>
        <w:rPr>
          <w:ins w:id="4162" w:author="Kelvin Sung" w:date="2021-05-20T18:05:00Z"/>
          <w:rFonts w:hint="eastAsia"/>
        </w:rPr>
      </w:pPr>
      <w:del w:id="4163" w:author="Kelvin Sung" w:date="2021-05-20T18:05:00Z">
        <w:r w:rsidDel="001B23DC">
          <w:delText xml:space="preserve">    </w:delText>
        </w:r>
      </w:del>
    </w:p>
    <w:p w14:paraId="39144904" w14:textId="4EB7F222" w:rsidR="00906AD8" w:rsidRDefault="00674D34" w:rsidP="00674D34">
      <w:pPr>
        <w:pStyle w:val="Code"/>
        <w:rPr>
          <w:rFonts w:hint="eastAsia"/>
        </w:rPr>
      </w:pPr>
      <w:r>
        <w:t>}</w:t>
      </w:r>
    </w:p>
    <w:p w14:paraId="04125C0A" w14:textId="005F461D" w:rsidR="00906AD8" w:rsidRDefault="00906AD8" w:rsidP="00906AD8">
      <w:pPr>
        <w:pStyle w:val="Heading3"/>
      </w:pPr>
      <w:r>
        <w:t xml:space="preserve">Modifying the </w:t>
      </w:r>
      <w:proofErr w:type="spellStart"/>
      <w:r>
        <w:t>IllumRenderable</w:t>
      </w:r>
      <w:proofErr w:type="spellEnd"/>
      <w:r>
        <w:t xml:space="preserve"> </w:t>
      </w:r>
      <w:del w:id="4164" w:author="Kelvin Sung" w:date="2021-05-20T18:14:00Z">
        <w:r w:rsidDel="00E15C4E">
          <w:delText>Object</w:delText>
        </w:r>
      </w:del>
      <w:ins w:id="4165" w:author="Kelvin Sung" w:date="2021-05-20T18:14:00Z">
        <w:r w:rsidR="00E15C4E">
          <w:t>Class</w:t>
        </w:r>
      </w:ins>
    </w:p>
    <w:p w14:paraId="4839468D" w14:textId="78937DF5" w:rsidR="00674D34" w:rsidRDefault="00906AD8" w:rsidP="00906AD8">
      <w:pPr>
        <w:pStyle w:val="BodyTextFirst"/>
        <w:rPr>
          <w:rFonts w:hint="eastAsia"/>
        </w:rPr>
      </w:pPr>
      <w:r>
        <w:t xml:space="preserve">You </w:t>
      </w:r>
      <w:ins w:id="4166" w:author="Kelvin Sung" w:date="2021-05-25T13:46:00Z">
        <w:r w:rsidR="00EC23EF">
          <w:t xml:space="preserve">can now </w:t>
        </w:r>
      </w:ins>
      <w:del w:id="4167" w:author="Kelvin Sung" w:date="2021-05-25T13:46:00Z">
        <w:r w:rsidDel="00EC23EF">
          <w:delText xml:space="preserve">need to modify </w:delText>
        </w:r>
      </w:del>
      <w:r>
        <w:t xml:space="preserve">the </w:t>
      </w:r>
      <w:proofErr w:type="spellStart"/>
      <w:r w:rsidRPr="00674D34">
        <w:rPr>
          <w:rStyle w:val="CodeInline"/>
        </w:rPr>
        <w:t>IllumRenderable</w:t>
      </w:r>
      <w:proofErr w:type="spellEnd"/>
      <w:r>
        <w:t xml:space="preserve"> </w:t>
      </w:r>
      <w:del w:id="4168" w:author="Kelvin Sung" w:date="2021-05-25T13:46:00Z">
        <w:r w:rsidDel="00EC23EF">
          <w:delText xml:space="preserve">object </w:delText>
        </w:r>
      </w:del>
      <w:ins w:id="4169" w:author="Kelvin Sung" w:date="2021-05-25T13:46:00Z">
        <w:r w:rsidR="00EC23EF">
          <w:t xml:space="preserve">class </w:t>
        </w:r>
      </w:ins>
      <w:r>
        <w:t xml:space="preserve">to </w:t>
      </w:r>
      <w:ins w:id="4170" w:author="Kelvin Sung" w:date="2021-05-25T13:46:00Z">
        <w:r w:rsidR="00EE42C2">
          <w:t xml:space="preserve">include </w:t>
        </w:r>
      </w:ins>
      <w:del w:id="4171" w:author="Kelvin Sung" w:date="2021-05-25T13:46:00Z">
        <w:r w:rsidDel="00EE42C2">
          <w:delText xml:space="preserve">support </w:delText>
        </w:r>
      </w:del>
      <w:r>
        <w:t>a material property</w:t>
      </w:r>
      <w:ins w:id="4172" w:author="Kelvin Sung" w:date="2021-05-25T13:46:00Z">
        <w:r w:rsidR="00EE42C2">
          <w:t xml:space="preserve"> </w:t>
        </w:r>
      </w:ins>
      <w:ins w:id="4173" w:author="Kelvin Sung" w:date="2021-05-25T13:47:00Z">
        <w:r w:rsidR="00EE42C2">
          <w:t xml:space="preserve">and to properly support </w:t>
        </w:r>
      </w:ins>
      <w:proofErr w:type="spellStart"/>
      <w:ins w:id="4174" w:author="Kelvin Sung" w:date="2021-05-25T13:46:00Z">
        <w:r w:rsidR="00EE42C2" w:rsidRPr="00EE42C2">
          <w:rPr>
            <w:rStyle w:val="CodeInline"/>
            <w:rPrChange w:id="4175" w:author="Kelvin Sung" w:date="2021-05-25T13:46:00Z">
              <w:rPr/>
            </w:rPrChange>
          </w:rPr>
          <w:t>IllumShader</w:t>
        </w:r>
      </w:ins>
      <w:proofErr w:type="spellEnd"/>
      <w:r>
        <w:t>. This is a straightforward change.</w:t>
      </w:r>
    </w:p>
    <w:p w14:paraId="799B4ECE" w14:textId="74433929" w:rsidR="00674D34" w:rsidDel="00EE42C2" w:rsidRDefault="00674D34" w:rsidP="00906AD8">
      <w:pPr>
        <w:pStyle w:val="NumList"/>
        <w:numPr>
          <w:ilvl w:val="0"/>
          <w:numId w:val="37"/>
        </w:numPr>
        <w:rPr>
          <w:del w:id="4176" w:author="Kelvin Sung" w:date="2021-05-25T13:47:00Z"/>
          <w:rFonts w:hint="eastAsia"/>
        </w:rPr>
      </w:pPr>
      <w:del w:id="4177" w:author="Kelvin Sung" w:date="2021-05-25T13:47:00Z">
        <w:r w:rsidDel="00EE42C2">
          <w:delText>TEMP TEXT</w:delText>
        </w:r>
      </w:del>
    </w:p>
    <w:p w14:paraId="5AA64E26" w14:textId="5B7A0CCE" w:rsidR="00674D34" w:rsidDel="00EE42C2" w:rsidRDefault="00674D34" w:rsidP="00674D34">
      <w:pPr>
        <w:pStyle w:val="Code"/>
        <w:rPr>
          <w:moveFrom w:id="4178" w:author="Kelvin Sung" w:date="2021-05-25T13:47:00Z"/>
          <w:rFonts w:hint="eastAsia"/>
        </w:rPr>
      </w:pPr>
      <w:moveFromRangeStart w:id="4179" w:author="Kelvin Sung" w:date="2021-05-25T13:47:00Z" w:name="move72842872"/>
      <w:moveFrom w:id="4180" w:author="Kelvin Sung" w:date="2021-05-25T13:47:00Z">
        <w:r w:rsidRPr="00674D34" w:rsidDel="00EE42C2">
          <w:t>import Material from "../material.js";</w:t>
        </w:r>
      </w:moveFrom>
    </w:p>
    <w:moveFromRangeEnd w:id="4179"/>
    <w:p w14:paraId="70B9F47A" w14:textId="77AA2CCF" w:rsidR="00906AD8" w:rsidDel="001B23DC" w:rsidRDefault="00906AD8" w:rsidP="00906AD8">
      <w:pPr>
        <w:pStyle w:val="NumList"/>
        <w:numPr>
          <w:ilvl w:val="0"/>
          <w:numId w:val="37"/>
        </w:numPr>
        <w:rPr>
          <w:del w:id="4181" w:author="Kelvin Sung" w:date="2021-05-20T18:06:00Z"/>
          <w:rFonts w:hint="eastAsia"/>
        </w:rPr>
      </w:pPr>
      <w:r>
        <w:t xml:space="preserve">Edit </w:t>
      </w:r>
      <w:del w:id="4182" w:author="Kelvin Sung" w:date="2021-05-25T13:47:00Z">
        <w:r w:rsidDel="00EE42C2">
          <w:delText>the</w:delText>
        </w:r>
        <w:r w:rsidR="00674D34" w:rsidDel="00EE42C2">
          <w:delText xml:space="preserve"> </w:delText>
        </w:r>
      </w:del>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w:t>
      </w:r>
      <w:ins w:id="4183" w:author="Kelvin Sung" w:date="2021-05-25T13:47:00Z">
        <w:r w:rsidR="00EE42C2">
          <w:t xml:space="preserve">in the </w:t>
        </w:r>
      </w:ins>
      <w:proofErr w:type="spellStart"/>
      <w:ins w:id="4184" w:author="Kelvin Sung" w:date="2021-05-25T13:48:00Z">
        <w:r w:rsidR="00EE42C2" w:rsidRPr="00EE42C2">
          <w:rPr>
            <w:rStyle w:val="CodeInline"/>
            <w:rPrChange w:id="4185" w:author="Kelvin Sung" w:date="2021-05-25T13:48:00Z">
              <w:rPr/>
            </w:rPrChange>
          </w:rPr>
          <w:t>src</w:t>
        </w:r>
        <w:proofErr w:type="spellEnd"/>
        <w:r w:rsidR="00EE42C2" w:rsidRPr="00EE42C2">
          <w:rPr>
            <w:rStyle w:val="CodeInline"/>
            <w:rPrChange w:id="4186" w:author="Kelvin Sung" w:date="2021-05-25T13:48:00Z">
              <w:rPr/>
            </w:rPrChange>
          </w:rPr>
          <w:t>/engine/</w:t>
        </w:r>
        <w:proofErr w:type="spellStart"/>
        <w:r w:rsidR="00EE42C2" w:rsidRPr="00EE42C2">
          <w:rPr>
            <w:rStyle w:val="CodeInline"/>
            <w:rPrChange w:id="4187" w:author="Kelvin Sung" w:date="2021-05-25T13:48:00Z">
              <w:rPr/>
            </w:rPrChange>
          </w:rPr>
          <w:t>renderables</w:t>
        </w:r>
        <w:proofErr w:type="spellEnd"/>
        <w:r w:rsidR="00EE42C2">
          <w:t xml:space="preserve"> folder </w:t>
        </w:r>
      </w:ins>
      <w:del w:id="4188" w:author="Kelvin Sung" w:date="2021-05-25T13:48:00Z">
        <w:r w:rsidDel="00EE42C2">
          <w:delText xml:space="preserve">file </w:delText>
        </w:r>
      </w:del>
      <w:r>
        <w:t xml:space="preserve">and modify the constructor to instantiate a new </w:t>
      </w:r>
      <w:r w:rsidRPr="00674D34">
        <w:rPr>
          <w:rStyle w:val="CodeInline"/>
        </w:rPr>
        <w:t>Material</w:t>
      </w:r>
      <w:r>
        <w:t xml:space="preserve"> object. </w:t>
      </w:r>
    </w:p>
    <w:p w14:paraId="64F3E925" w14:textId="77777777" w:rsidR="001B23DC" w:rsidRDefault="00674D34" w:rsidP="00906AD8">
      <w:pPr>
        <w:pStyle w:val="NumList"/>
        <w:numPr>
          <w:ilvl w:val="0"/>
          <w:numId w:val="37"/>
        </w:numPr>
        <w:rPr>
          <w:ins w:id="4189" w:author="Kelvin Sung" w:date="2021-05-20T18:06:00Z"/>
          <w:rFonts w:hint="eastAsia"/>
        </w:rPr>
      </w:pPr>
      <w:del w:id="4190" w:author="Kelvin Sung" w:date="2021-05-20T18:06:00Z">
        <w:r w:rsidDel="001B23DC">
          <w:delText xml:space="preserve">    </w:delText>
        </w:r>
      </w:del>
    </w:p>
    <w:p w14:paraId="7D99A68E" w14:textId="77777777" w:rsidR="00EE42C2" w:rsidRDefault="00EE42C2" w:rsidP="00674D34">
      <w:pPr>
        <w:pStyle w:val="Code"/>
        <w:rPr>
          <w:ins w:id="4191" w:author="Kelvin Sung" w:date="2021-05-25T13:47:00Z"/>
        </w:rPr>
      </w:pPr>
      <w:moveToRangeStart w:id="4192" w:author="Kelvin Sung" w:date="2021-05-25T13:47:00Z" w:name="move72842872"/>
      <w:r w:rsidRPr="00EE42C2">
        <w:t>import Material from "../material.js";</w:t>
      </w:r>
      <w:moveToRangeEnd w:id="4192"/>
    </w:p>
    <w:p w14:paraId="62642C5C" w14:textId="52BED261" w:rsidR="00674D34" w:rsidDel="001B23DC" w:rsidRDefault="00674D34" w:rsidP="00674D34">
      <w:pPr>
        <w:pStyle w:val="Code"/>
        <w:rPr>
          <w:del w:id="4193" w:author="Kelvin Sung" w:date="2021-05-20T18:06:00Z"/>
          <w:rFonts w:hint="eastAsia"/>
        </w:rPr>
      </w:pPr>
      <w:r>
        <w:t>constructor(myTexture, myNormalMap) {</w:t>
      </w:r>
    </w:p>
    <w:p w14:paraId="53F0F02F" w14:textId="77777777" w:rsidR="001B23DC" w:rsidRDefault="00674D34" w:rsidP="00674D34">
      <w:pPr>
        <w:pStyle w:val="Code"/>
        <w:rPr>
          <w:ins w:id="4194" w:author="Kelvin Sung" w:date="2021-05-20T18:06:00Z"/>
          <w:rFonts w:hint="eastAsia"/>
        </w:rPr>
      </w:pPr>
      <w:del w:id="4195" w:author="Kelvin Sung" w:date="2021-05-20T18:06:00Z">
        <w:r w:rsidDel="001B23DC">
          <w:delText xml:space="preserve">    </w:delText>
        </w:r>
      </w:del>
    </w:p>
    <w:p w14:paraId="3806B9A3" w14:textId="6C5212EB" w:rsidR="00674D34" w:rsidDel="001B23DC" w:rsidRDefault="00674D34" w:rsidP="00307A03">
      <w:pPr>
        <w:pStyle w:val="Code"/>
        <w:rPr>
          <w:del w:id="4196" w:author="Kelvin Sung" w:date="2021-05-20T18:06:00Z"/>
          <w:rFonts w:hint="eastAsia"/>
        </w:rPr>
        <w:pPrChange w:id="4197" w:author="Kelvin Sung" w:date="2021-05-25T13:48:00Z">
          <w:pPr>
            <w:pStyle w:val="Code"/>
          </w:pPr>
        </w:pPrChange>
      </w:pPr>
      <w:r>
        <w:t xml:space="preserve">    </w:t>
      </w:r>
      <w:ins w:id="4198" w:author="Kelvin Sung" w:date="2021-05-25T13:48:00Z">
        <w:r w:rsidR="00307A03">
          <w:t xml:space="preserve">… identical to previous code … </w:t>
        </w:r>
      </w:ins>
      <w:del w:id="4199" w:author="Kelvin Sung" w:date="2021-05-25T13:48:00Z">
        <w:r w:rsidDel="00307A03">
          <w:delText>super(myTexture);</w:delText>
        </w:r>
      </w:del>
    </w:p>
    <w:p w14:paraId="3216E0EA" w14:textId="77777777" w:rsidR="001B23DC" w:rsidRDefault="00674D34" w:rsidP="00307A03">
      <w:pPr>
        <w:pStyle w:val="Code"/>
        <w:rPr>
          <w:ins w:id="4200" w:author="Kelvin Sung" w:date="2021-05-20T18:06:00Z"/>
          <w:rFonts w:hint="eastAsia"/>
        </w:rPr>
        <w:pPrChange w:id="4201" w:author="Kelvin Sung" w:date="2021-05-25T13:48:00Z">
          <w:pPr>
            <w:pStyle w:val="Code"/>
          </w:pPr>
        </w:pPrChange>
      </w:pPr>
      <w:del w:id="4202" w:author="Kelvin Sung" w:date="2021-05-20T18:06:00Z">
        <w:r w:rsidDel="001B23DC">
          <w:delText xml:space="preserve">    </w:delText>
        </w:r>
      </w:del>
    </w:p>
    <w:p w14:paraId="750C717C" w14:textId="31B6C253" w:rsidR="00674D34" w:rsidDel="00307A03" w:rsidRDefault="00674D34" w:rsidP="00674D34">
      <w:pPr>
        <w:pStyle w:val="Code"/>
        <w:rPr>
          <w:del w:id="4203" w:author="Kelvin Sung" w:date="2021-05-25T13:48:00Z"/>
          <w:rFonts w:hint="eastAsia"/>
        </w:rPr>
      </w:pPr>
      <w:del w:id="4204" w:author="Kelvin Sung" w:date="2021-05-25T13:48:00Z">
        <w:r w:rsidDel="00307A03">
          <w:delText xml:space="preserve">    super._setShader(defaultShaders.getIllumShader());</w:delText>
        </w:r>
      </w:del>
    </w:p>
    <w:p w14:paraId="796AA8FD" w14:textId="32BF2DC7" w:rsidR="00674D34" w:rsidDel="001B23DC" w:rsidRDefault="00674D34" w:rsidP="00674D34">
      <w:pPr>
        <w:pStyle w:val="Code"/>
        <w:rPr>
          <w:del w:id="4205" w:author="Kelvin Sung" w:date="2021-05-20T18:06:00Z"/>
          <w:rFonts w:hint="eastAsia"/>
        </w:rPr>
      </w:pPr>
    </w:p>
    <w:p w14:paraId="0BE1F75C" w14:textId="67D6DA1B" w:rsidR="00674D34" w:rsidDel="001B23DC" w:rsidRDefault="00674D34" w:rsidP="00674D34">
      <w:pPr>
        <w:pStyle w:val="Code"/>
        <w:rPr>
          <w:del w:id="4206" w:author="Kelvin Sung" w:date="2021-05-20T18:06:00Z"/>
          <w:rFonts w:hint="eastAsia"/>
        </w:rPr>
      </w:pPr>
      <w:del w:id="4207" w:author="Kelvin Sung" w:date="2021-05-20T18:06:00Z">
        <w:r w:rsidDel="001B23DC">
          <w:delText xml:space="preserve">    </w:delText>
        </w:r>
      </w:del>
      <w:del w:id="4208" w:author="Kelvin Sung" w:date="2021-05-25T13:48:00Z">
        <w:r w:rsidDel="00307A03">
          <w:delText xml:space="preserve">    // here is the normal map resource id</w:delText>
        </w:r>
      </w:del>
    </w:p>
    <w:p w14:paraId="76DB4B3A" w14:textId="5880F0BE" w:rsidR="00674D34" w:rsidDel="00307A03" w:rsidRDefault="00674D34" w:rsidP="00674D34">
      <w:pPr>
        <w:pStyle w:val="Code"/>
        <w:rPr>
          <w:del w:id="4209" w:author="Kelvin Sung" w:date="2021-05-25T13:48:00Z"/>
          <w:rFonts w:hint="eastAsia"/>
        </w:rPr>
      </w:pPr>
      <w:del w:id="4210" w:author="Kelvin Sung" w:date="2021-05-20T18:06:00Z">
        <w:r w:rsidDel="001B23DC">
          <w:delText xml:space="preserve">    </w:delText>
        </w:r>
      </w:del>
      <w:del w:id="4211" w:author="Kelvin Sung" w:date="2021-05-25T13:48:00Z">
        <w:r w:rsidDel="00307A03">
          <w:delText xml:space="preserve">    this.mNormalMap = myNormalMap;</w:delText>
        </w:r>
      </w:del>
    </w:p>
    <w:p w14:paraId="55E1E2DC" w14:textId="53E7BBB6" w:rsidR="00674D34" w:rsidDel="001B23DC" w:rsidRDefault="00674D34" w:rsidP="00674D34">
      <w:pPr>
        <w:pStyle w:val="Code"/>
        <w:rPr>
          <w:del w:id="4212" w:author="Kelvin Sung" w:date="2021-05-20T18:06:00Z"/>
          <w:rFonts w:hint="eastAsia"/>
        </w:rPr>
      </w:pPr>
    </w:p>
    <w:p w14:paraId="55C8F640" w14:textId="53EB8EEF" w:rsidR="00674D34" w:rsidDel="001B23DC" w:rsidRDefault="00674D34" w:rsidP="00674D34">
      <w:pPr>
        <w:pStyle w:val="Code"/>
        <w:rPr>
          <w:del w:id="4213" w:author="Kelvin Sung" w:date="2021-05-20T18:06:00Z"/>
          <w:rFonts w:hint="eastAsia"/>
        </w:rPr>
      </w:pPr>
      <w:del w:id="4214" w:author="Kelvin Sung" w:date="2021-05-20T18:06:00Z">
        <w:r w:rsidDel="001B23DC">
          <w:delText xml:space="preserve">    </w:delText>
        </w:r>
      </w:del>
      <w:del w:id="4215" w:author="Kelvin Sung" w:date="2021-05-25T13:48:00Z">
        <w:r w:rsidDel="00307A03">
          <w:delText xml:space="preserve">    // Normal map texture coordinate will reproduce the corresponding sprite sheet</w:delText>
        </w:r>
      </w:del>
    </w:p>
    <w:p w14:paraId="199BD769" w14:textId="52F0A6F6" w:rsidR="00674D34" w:rsidDel="00307A03" w:rsidRDefault="00674D34" w:rsidP="00674D34">
      <w:pPr>
        <w:pStyle w:val="Code"/>
        <w:rPr>
          <w:del w:id="4216" w:author="Kelvin Sung" w:date="2021-05-25T13:48:00Z"/>
          <w:rFonts w:hint="eastAsia"/>
        </w:rPr>
      </w:pPr>
      <w:del w:id="4217" w:author="Kelvin Sung" w:date="2021-05-20T18:06:00Z">
        <w:r w:rsidDel="001B23DC">
          <w:delText xml:space="preserve">    </w:delText>
        </w:r>
      </w:del>
      <w:del w:id="4218" w:author="Kelvin Sung" w:date="2021-05-25T13:48:00Z">
        <w:r w:rsidDel="00307A03">
          <w:delText xml:space="preserve">    // This means, the normal map MUST be based on the sprite sheet</w:delText>
        </w:r>
      </w:del>
    </w:p>
    <w:p w14:paraId="0AA388AD" w14:textId="30E688F7" w:rsidR="00674D34" w:rsidDel="001B23DC" w:rsidRDefault="00674D34" w:rsidP="00674D34">
      <w:pPr>
        <w:pStyle w:val="Code"/>
        <w:rPr>
          <w:del w:id="4219" w:author="Kelvin Sung" w:date="2021-05-20T18:06:00Z"/>
          <w:rFonts w:hint="eastAsia"/>
        </w:rPr>
      </w:pPr>
    </w:p>
    <w:p w14:paraId="6F7FE5DA" w14:textId="77777777" w:rsidR="001B23DC" w:rsidRDefault="00674D34" w:rsidP="00674D34">
      <w:pPr>
        <w:pStyle w:val="Code"/>
        <w:rPr>
          <w:ins w:id="4220" w:author="Kelvin Sung" w:date="2021-05-20T18:06:00Z"/>
          <w:rFonts w:hint="eastAsia"/>
        </w:rPr>
      </w:pPr>
      <w:del w:id="4221" w:author="Kelvin Sung" w:date="2021-05-20T18:06:00Z">
        <w:r w:rsidDel="001B23DC">
          <w:delText xml:space="preserve">    </w:delText>
        </w:r>
      </w:del>
    </w:p>
    <w:p w14:paraId="3EBF0ACC" w14:textId="18A1C360" w:rsidR="00674D34" w:rsidDel="001B23DC" w:rsidRDefault="00674D34" w:rsidP="00674D34">
      <w:pPr>
        <w:pStyle w:val="Code"/>
        <w:rPr>
          <w:del w:id="4222" w:author="Kelvin Sung" w:date="2021-05-20T18:06:00Z"/>
          <w:rFonts w:hint="eastAsia"/>
        </w:rPr>
      </w:pPr>
      <w:r>
        <w:t xml:space="preserve">    // Material for this Renderable</w:t>
      </w:r>
    </w:p>
    <w:p w14:paraId="3AE09F59" w14:textId="77777777" w:rsidR="001B23DC" w:rsidRDefault="00674D34" w:rsidP="00674D34">
      <w:pPr>
        <w:pStyle w:val="Code"/>
        <w:rPr>
          <w:ins w:id="4223" w:author="Kelvin Sung" w:date="2021-05-20T18:06:00Z"/>
          <w:rFonts w:hint="eastAsia"/>
        </w:rPr>
      </w:pPr>
      <w:del w:id="4224" w:author="Kelvin Sung" w:date="2021-05-20T18:06:00Z">
        <w:r w:rsidRPr="00674D34" w:rsidDel="001B23DC">
          <w:rPr>
            <w:rStyle w:val="CodeBold"/>
          </w:rPr>
          <w:delText xml:space="preserve">    </w:delText>
        </w:r>
      </w:del>
    </w:p>
    <w:p w14:paraId="420E058E" w14:textId="564DFFC2" w:rsidR="00674D34" w:rsidRPr="00674D34" w:rsidDel="001B23DC" w:rsidRDefault="00674D34" w:rsidP="00674D34">
      <w:pPr>
        <w:pStyle w:val="Code"/>
        <w:rPr>
          <w:del w:id="4225" w:author="Kelvin Sung" w:date="2021-05-20T18:06:00Z"/>
          <w:rStyle w:val="CodeBold"/>
        </w:rPr>
      </w:pPr>
      <w:r w:rsidRPr="00674D34">
        <w:rPr>
          <w:rStyle w:val="CodeBold"/>
        </w:rPr>
        <w:t xml:space="preserve">    this.mMaterial = new Material();</w:t>
      </w:r>
    </w:p>
    <w:p w14:paraId="4D99740D" w14:textId="77777777" w:rsidR="001B23DC" w:rsidRDefault="00674D34" w:rsidP="00674D34">
      <w:pPr>
        <w:pStyle w:val="Code"/>
        <w:rPr>
          <w:ins w:id="4226" w:author="Kelvin Sung" w:date="2021-05-20T18:06:00Z"/>
          <w:rStyle w:val="CodeBold"/>
        </w:rPr>
      </w:pPr>
      <w:del w:id="4227" w:author="Kelvin Sung" w:date="2021-05-20T18:06:00Z">
        <w:r w:rsidDel="001B23DC">
          <w:delText xml:space="preserve">    </w:delText>
        </w:r>
      </w:del>
    </w:p>
    <w:p w14:paraId="4006998D" w14:textId="09599AEF" w:rsidR="00674D34" w:rsidRDefault="00674D34" w:rsidP="00674D34">
      <w:pPr>
        <w:pStyle w:val="Code"/>
        <w:rPr>
          <w:rFonts w:hint="eastAsia"/>
        </w:rPr>
      </w:pPr>
      <w:r>
        <w:t>}</w:t>
      </w:r>
    </w:p>
    <w:p w14:paraId="5833B587" w14:textId="39856238" w:rsidR="00906AD8" w:rsidDel="001B23DC" w:rsidRDefault="00906AD8" w:rsidP="00906AD8">
      <w:pPr>
        <w:pStyle w:val="NumList"/>
        <w:numPr>
          <w:ilvl w:val="0"/>
          <w:numId w:val="37"/>
        </w:numPr>
        <w:rPr>
          <w:del w:id="4228" w:author="Kelvin Sung" w:date="2021-05-20T18:06:00Z"/>
          <w:rFonts w:hint="eastAsia"/>
        </w:rPr>
      </w:pPr>
      <w:del w:id="4229" w:author="Kelvin Sung" w:date="2021-05-25T13:49:00Z">
        <w:r w:rsidRPr="00906AD8" w:rsidDel="00307A03">
          <w:delText xml:space="preserve">Modify </w:delText>
        </w:r>
      </w:del>
      <w:ins w:id="4230" w:author="Kelvin Sung" w:date="2021-05-25T13:49:00Z">
        <w:r w:rsidR="00307A03">
          <w:t xml:space="preserve">Update </w:t>
        </w:r>
      </w:ins>
      <w:r w:rsidRPr="00906AD8">
        <w:t xml:space="preserve">the </w:t>
      </w:r>
      <w:proofErr w:type="gramStart"/>
      <w:r w:rsidRPr="00674D34">
        <w:rPr>
          <w:rStyle w:val="CodeInline"/>
        </w:rPr>
        <w:t>draw(</w:t>
      </w:r>
      <w:proofErr w:type="gramEnd"/>
      <w:r w:rsidRPr="00674D34">
        <w:rPr>
          <w:rStyle w:val="CodeInline"/>
        </w:rPr>
        <w:t>)</w:t>
      </w:r>
      <w:r w:rsidRPr="00906AD8">
        <w:t xml:space="preserve"> function to set the material </w:t>
      </w:r>
      <w:r w:rsidR="00674D34">
        <w:t>and</w:t>
      </w:r>
      <w:r w:rsidRPr="00906AD8">
        <w:t xml:space="preserve"> camera position </w:t>
      </w:r>
      <w:ins w:id="4231" w:author="Kelvin Sung" w:date="2021-05-25T13:49:00Z">
        <w:r w:rsidR="00307A03">
          <w:t xml:space="preserve">to the shader </w:t>
        </w:r>
      </w:ins>
      <w:r w:rsidRPr="00906AD8">
        <w:t xml:space="preserve">before the actual rendering. Notice 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del w:id="4232" w:author="Kelvin Sung" w:date="2021-05-25T13:49:00Z">
        <w:r w:rsidR="00674D34" w:rsidDel="00307A03">
          <w:rPr>
            <w:rStyle w:val="CodeInline"/>
          </w:rPr>
          <w:delText xml:space="preserve">: </w:delText>
        </w:r>
        <w:r w:rsidRPr="00906AD8" w:rsidDel="00307A03">
          <w:delText>t</w:delText>
        </w:r>
      </w:del>
      <w:ins w:id="4233" w:author="Kelvin Sung" w:date="2021-05-25T13:51:00Z">
        <w:r w:rsidR="00307A03">
          <w:t xml:space="preserve">, </w:t>
        </w:r>
      </w:ins>
      <w:ins w:id="4234" w:author="Kelvin Sung" w:date="2021-05-25T13:49:00Z">
        <w:r w:rsidR="00307A03">
          <w:t>that t</w:t>
        </w:r>
      </w:ins>
      <w:r w:rsidRPr="00906AD8">
        <w:t xml:space="preserve">he camera position </w:t>
      </w:r>
      <w:del w:id="4235" w:author="Kelvin Sung" w:date="2021-05-25T13:51:00Z">
        <w:r w:rsidRPr="00906AD8" w:rsidDel="00307A03">
          <w:delText xml:space="preserve">obtained </w:delText>
        </w:r>
      </w:del>
      <w:r w:rsidRPr="00906AD8">
        <w:t>is properly transformed into pixel space.</w:t>
      </w:r>
    </w:p>
    <w:p w14:paraId="791E4D05" w14:textId="77777777" w:rsidR="001B23DC" w:rsidRDefault="00674D34" w:rsidP="00906AD8">
      <w:pPr>
        <w:pStyle w:val="NumList"/>
        <w:numPr>
          <w:ilvl w:val="0"/>
          <w:numId w:val="37"/>
        </w:numPr>
        <w:rPr>
          <w:ins w:id="4236" w:author="Kelvin Sung" w:date="2021-05-20T18:06:00Z"/>
          <w:rFonts w:hint="eastAsia"/>
        </w:rPr>
      </w:pPr>
      <w:del w:id="4237" w:author="Kelvin Sung" w:date="2021-05-20T18:06:00Z">
        <w:r w:rsidDel="001B23DC">
          <w:delText xml:space="preserve">    </w:delText>
        </w:r>
      </w:del>
    </w:p>
    <w:p w14:paraId="4AC52F6D" w14:textId="1A7DA17E" w:rsidR="00674D34" w:rsidDel="001B23DC" w:rsidRDefault="00674D34" w:rsidP="00674D34">
      <w:pPr>
        <w:pStyle w:val="Code"/>
        <w:rPr>
          <w:del w:id="4238" w:author="Kelvin Sung" w:date="2021-05-20T18:06:00Z"/>
          <w:rFonts w:hint="eastAsia"/>
        </w:rPr>
      </w:pPr>
      <w:r>
        <w:t>draw(camera) {</w:t>
      </w:r>
    </w:p>
    <w:p w14:paraId="55838100" w14:textId="77777777" w:rsidR="001B23DC" w:rsidRDefault="00674D34" w:rsidP="00674D34">
      <w:pPr>
        <w:pStyle w:val="Code"/>
        <w:rPr>
          <w:ins w:id="4239" w:author="Kelvin Sung" w:date="2021-05-20T18:06:00Z"/>
          <w:rFonts w:hint="eastAsia"/>
        </w:rPr>
      </w:pPr>
      <w:del w:id="4240" w:author="Kelvin Sung" w:date="2021-05-20T18:06:00Z">
        <w:r w:rsidDel="001B23DC">
          <w:delText xml:space="preserve">    </w:delText>
        </w:r>
      </w:del>
    </w:p>
    <w:p w14:paraId="09B936FA" w14:textId="66C92BCC" w:rsidR="00674D34" w:rsidDel="001B23DC" w:rsidRDefault="00307A03" w:rsidP="00674D34">
      <w:pPr>
        <w:pStyle w:val="Code"/>
        <w:rPr>
          <w:del w:id="4241" w:author="Kelvin Sung" w:date="2021-05-20T18:06:00Z"/>
          <w:rFonts w:hint="eastAsia"/>
        </w:rPr>
      </w:pPr>
      <w:ins w:id="4242" w:author="Kelvin Sung" w:date="2021-05-25T13:51:00Z">
        <w:r>
          <w:t xml:space="preserve">    </w:t>
        </w:r>
      </w:ins>
      <w:del w:id="4243" w:author="Kelvin Sung" w:date="2021-05-25T13:51:00Z">
        <w:r w:rsidR="00674D34" w:rsidDel="00307A03">
          <w:delText xml:space="preserve">    </w:delText>
        </w:r>
      </w:del>
      <w:r w:rsidR="00674D34">
        <w:t xml:space="preserve">texture.activate(this.mNormalMap, </w:t>
      </w:r>
      <w:ins w:id="4244" w:author="Kelvin Sung" w:date="2021-05-25T13:50:00Z">
        <w:r w:rsidRPr="00307A03">
          <w:t>glSys.get().TEXTURE1</w:t>
        </w:r>
      </w:ins>
      <w:del w:id="4245" w:author="Kelvin Sung" w:date="2021-05-25T13:50:00Z">
        <w:r w:rsidR="00674D34" w:rsidDel="00307A03">
          <w:delText>true</w:delText>
        </w:r>
      </w:del>
      <w:r w:rsidR="00674D34">
        <w:t>);</w:t>
      </w:r>
    </w:p>
    <w:p w14:paraId="7738B161" w14:textId="77777777" w:rsidR="001B23DC" w:rsidRDefault="00674D34" w:rsidP="00674D34">
      <w:pPr>
        <w:pStyle w:val="Code"/>
        <w:rPr>
          <w:ins w:id="4246" w:author="Kelvin Sung" w:date="2021-05-20T18:06:00Z"/>
          <w:rFonts w:hint="eastAsia"/>
        </w:rPr>
      </w:pPr>
      <w:del w:id="4247" w:author="Kelvin Sung" w:date="2021-05-20T18:06:00Z">
        <w:r w:rsidDel="001B23DC">
          <w:delText xml:space="preserve">    </w:delText>
        </w:r>
      </w:del>
    </w:p>
    <w:p w14:paraId="217EC826" w14:textId="3D7BD08E" w:rsidR="00674D34" w:rsidDel="001B23DC" w:rsidRDefault="00307A03" w:rsidP="00307A03">
      <w:pPr>
        <w:pStyle w:val="Code"/>
        <w:rPr>
          <w:del w:id="4248" w:author="Kelvin Sung" w:date="2021-05-20T18:06:00Z"/>
          <w:rFonts w:hint="eastAsia"/>
        </w:rPr>
        <w:pPrChange w:id="4249" w:author="Kelvin Sung" w:date="2021-05-25T13:51:00Z">
          <w:pPr>
            <w:pStyle w:val="Code"/>
          </w:pPr>
        </w:pPrChange>
      </w:pPr>
      <w:ins w:id="4250" w:author="Kelvin Sung" w:date="2021-05-25T13:51:00Z">
        <w:r>
          <w:t xml:space="preserve">    </w:t>
        </w:r>
      </w:ins>
      <w:del w:id="4251" w:author="Kelvin Sung" w:date="2021-05-25T13:50:00Z">
        <w:r w:rsidR="00674D34" w:rsidDel="00307A03">
          <w:delText xml:space="preserve">    // Here thenormal map texture coordinate is copied from those of </w:delText>
        </w:r>
      </w:del>
    </w:p>
    <w:p w14:paraId="17D11D8B" w14:textId="7D6571E8" w:rsidR="00674D34" w:rsidDel="001B23DC" w:rsidRDefault="00674D34" w:rsidP="00307A03">
      <w:pPr>
        <w:pStyle w:val="Code"/>
        <w:rPr>
          <w:del w:id="4252" w:author="Kelvin Sung" w:date="2021-05-20T18:06:00Z"/>
          <w:rFonts w:hint="eastAsia"/>
        </w:rPr>
        <w:pPrChange w:id="4253" w:author="Kelvin Sung" w:date="2021-05-25T13:51:00Z">
          <w:pPr>
            <w:pStyle w:val="Code"/>
          </w:pPr>
        </w:pPrChange>
      </w:pPr>
      <w:del w:id="4254" w:author="Kelvin Sung" w:date="2021-05-20T18:06:00Z">
        <w:r w:rsidDel="001B23DC">
          <w:delText xml:space="preserve">    </w:delText>
        </w:r>
      </w:del>
      <w:del w:id="4255" w:author="Kelvin Sung" w:date="2021-05-25T13:50:00Z">
        <w:r w:rsidDel="00307A03">
          <w:delText xml:space="preserve">    // the corresponding sprite sheet</w:delText>
        </w:r>
      </w:del>
    </w:p>
    <w:p w14:paraId="57AC306C" w14:textId="03CA782E" w:rsidR="00307A03" w:rsidRDefault="00674D34" w:rsidP="00307A03">
      <w:pPr>
        <w:pStyle w:val="Code"/>
        <w:rPr>
          <w:ins w:id="4256" w:author="Kelvin Sung" w:date="2021-05-25T13:51:00Z"/>
          <w:rStyle w:val="CodeBold"/>
        </w:rPr>
        <w:pPrChange w:id="4257" w:author="Kelvin Sung" w:date="2021-05-25T13:51:00Z">
          <w:pPr>
            <w:pStyle w:val="Code"/>
          </w:pPr>
        </w:pPrChange>
      </w:pPr>
      <w:del w:id="4258" w:author="Kelvin Sung" w:date="2021-05-20T18:06:00Z">
        <w:r w:rsidRPr="00674D34" w:rsidDel="001B23DC">
          <w:rPr>
            <w:rStyle w:val="CodeBold"/>
          </w:rPr>
          <w:delText xml:space="preserve">    </w:delText>
        </w:r>
      </w:del>
      <w:del w:id="4259" w:author="Kelvin Sung" w:date="2021-05-25T13:51:00Z">
        <w:r w:rsidRPr="00674D34" w:rsidDel="00307A03">
          <w:rPr>
            <w:rStyle w:val="CodeBold"/>
          </w:rPr>
          <w:delText xml:space="preserve">    </w:delText>
        </w:r>
      </w:del>
      <w:r w:rsidRPr="00674D34">
        <w:rPr>
          <w:rStyle w:val="CodeBold"/>
        </w:rPr>
        <w:t>this.mShader.setMaterialAndCameraPos(</w:t>
      </w:r>
    </w:p>
    <w:p w14:paraId="4C6718C4" w14:textId="1D9A285A" w:rsidR="00674D34" w:rsidRPr="00674D34" w:rsidDel="001B23DC" w:rsidRDefault="00307A03" w:rsidP="00307A03">
      <w:pPr>
        <w:pStyle w:val="Code"/>
        <w:rPr>
          <w:del w:id="4260" w:author="Kelvin Sung" w:date="2021-05-20T18:06:00Z"/>
          <w:rStyle w:val="CodeBold"/>
        </w:rPr>
        <w:pPrChange w:id="4261" w:author="Kelvin Sung" w:date="2021-05-25T13:51:00Z">
          <w:pPr>
            <w:pStyle w:val="Code"/>
          </w:pPr>
        </w:pPrChange>
      </w:pPr>
      <w:ins w:id="4262" w:author="Kelvin Sung" w:date="2021-05-25T13:51:00Z">
        <w:r>
          <w:t xml:space="preserve">         </w:t>
        </w:r>
      </w:ins>
      <w:r w:rsidR="00674D34" w:rsidRPr="00674D34">
        <w:rPr>
          <w:rStyle w:val="CodeBold"/>
        </w:rPr>
        <w:t>this.mMaterial, camera.getWCCenterInPixelSpace());</w:t>
      </w:r>
    </w:p>
    <w:p w14:paraId="758814B3" w14:textId="77777777" w:rsidR="001B23DC" w:rsidRDefault="00674D34" w:rsidP="00307A03">
      <w:pPr>
        <w:pStyle w:val="Code"/>
        <w:rPr>
          <w:ins w:id="4263" w:author="Kelvin Sung" w:date="2021-05-20T18:06:00Z"/>
          <w:rStyle w:val="CodeBold"/>
        </w:rPr>
        <w:pPrChange w:id="4264" w:author="Kelvin Sung" w:date="2021-05-25T13:51:00Z">
          <w:pPr>
            <w:pStyle w:val="Code"/>
          </w:pPr>
        </w:pPrChange>
      </w:pPr>
      <w:del w:id="4265" w:author="Kelvin Sung" w:date="2021-05-20T18:06:00Z">
        <w:r w:rsidDel="001B23DC">
          <w:delText xml:space="preserve">    </w:delText>
        </w:r>
      </w:del>
    </w:p>
    <w:p w14:paraId="2A2DE4AE" w14:textId="008F0D45" w:rsidR="00674D34" w:rsidDel="001B23DC" w:rsidRDefault="00674D34" w:rsidP="00674D34">
      <w:pPr>
        <w:pStyle w:val="Code"/>
        <w:rPr>
          <w:del w:id="4266" w:author="Kelvin Sung" w:date="2021-05-20T18:06:00Z"/>
          <w:rFonts w:hint="eastAsia"/>
        </w:rPr>
      </w:pPr>
      <w:r>
        <w:t xml:space="preserve">    super.draw(camera);</w:t>
      </w:r>
    </w:p>
    <w:p w14:paraId="1BCA157C" w14:textId="77777777" w:rsidR="001B23DC" w:rsidRDefault="00674D34" w:rsidP="00674D34">
      <w:pPr>
        <w:pStyle w:val="Code"/>
        <w:rPr>
          <w:ins w:id="4267" w:author="Kelvin Sung" w:date="2021-05-20T18:06:00Z"/>
          <w:rFonts w:hint="eastAsia"/>
        </w:rPr>
      </w:pPr>
      <w:del w:id="4268" w:author="Kelvin Sung" w:date="2021-05-20T18:06:00Z">
        <w:r w:rsidDel="001B23DC">
          <w:delText xml:space="preserve">    </w:delText>
        </w:r>
      </w:del>
    </w:p>
    <w:p w14:paraId="0D3F42A4" w14:textId="0AFCB576" w:rsidR="00674D34" w:rsidRPr="00906AD8" w:rsidRDefault="00674D34" w:rsidP="00674D34">
      <w:pPr>
        <w:pStyle w:val="Code"/>
        <w:rPr>
          <w:rFonts w:hint="eastAsia"/>
        </w:rPr>
      </w:pPr>
      <w:r>
        <w:t>}</w:t>
      </w:r>
    </w:p>
    <w:p w14:paraId="5D6AB809" w14:textId="5044D062" w:rsidR="00906AD8" w:rsidRPr="00906AD8" w:rsidDel="001B23DC" w:rsidRDefault="00906AD8" w:rsidP="00906AD8">
      <w:pPr>
        <w:pStyle w:val="NumList"/>
        <w:numPr>
          <w:ilvl w:val="0"/>
          <w:numId w:val="37"/>
        </w:numPr>
        <w:rPr>
          <w:del w:id="4269" w:author="Kelvin Sung" w:date="2021-05-20T18:06:00Z"/>
          <w:rFonts w:hint="eastAsia"/>
        </w:rPr>
      </w:pPr>
      <w:r w:rsidRPr="00906AD8">
        <w:t>Define a simple accessor for the material</w:t>
      </w:r>
      <w:ins w:id="4270" w:author="Kelvin Sung" w:date="2021-05-25T13:52:00Z">
        <w:r w:rsidR="008428FC">
          <w:t xml:space="preserve"> object</w:t>
        </w:r>
      </w:ins>
      <w:r w:rsidRPr="00906AD8">
        <w:t>.</w:t>
      </w:r>
    </w:p>
    <w:p w14:paraId="4B573506" w14:textId="77777777" w:rsidR="001B23DC" w:rsidRDefault="00674D34" w:rsidP="00906AD8">
      <w:pPr>
        <w:pStyle w:val="NumList"/>
        <w:numPr>
          <w:ilvl w:val="0"/>
          <w:numId w:val="37"/>
        </w:numPr>
        <w:rPr>
          <w:ins w:id="4271" w:author="Kelvin Sung" w:date="2021-05-20T18:06:00Z"/>
          <w:rFonts w:hint="eastAsia"/>
        </w:rPr>
      </w:pPr>
      <w:del w:id="4272" w:author="Kelvin Sung" w:date="2021-05-20T18:06:00Z">
        <w:r w:rsidRPr="00674D34" w:rsidDel="001B23DC">
          <w:delText xml:space="preserve">    </w:delText>
        </w:r>
      </w:del>
    </w:p>
    <w:p w14:paraId="0702E47D" w14:textId="4B20FB58" w:rsidR="00906AD8" w:rsidRDefault="00674D34" w:rsidP="00906AD8">
      <w:pPr>
        <w:pStyle w:val="Code"/>
        <w:rPr>
          <w:rFonts w:hint="eastAsia"/>
        </w:rPr>
      </w:pPr>
      <w:r w:rsidRPr="00674D34">
        <w:t>getMaterial() { return this.mMaterial; }</w:t>
      </w:r>
    </w:p>
    <w:p w14:paraId="15D626DB" w14:textId="6B74D71F" w:rsidR="00906AD8" w:rsidRDefault="00906AD8" w:rsidP="005B6455">
      <w:pPr>
        <w:pStyle w:val="Heading3"/>
        <w:pPrChange w:id="4273" w:author="Kelvin Sung" w:date="2021-05-25T13:52:00Z">
          <w:pPr>
            <w:pStyle w:val="Heading3"/>
          </w:pPr>
        </w:pPrChange>
      </w:pPr>
      <w:r>
        <w:t xml:space="preserve">Modifying the Camera </w:t>
      </w:r>
      <w:del w:id="4274" w:author="Kelvin Sung" w:date="2021-05-20T18:14:00Z">
        <w:r w:rsidDel="00E15C4E">
          <w:delText>Object</w:delText>
        </w:r>
      </w:del>
      <w:ins w:id="4275" w:author="Kelvin Sung" w:date="2021-05-20T18:14:00Z">
        <w:r w:rsidR="00E15C4E">
          <w:t>Class</w:t>
        </w:r>
      </w:ins>
    </w:p>
    <w:p w14:paraId="38C7A092" w14:textId="77777777" w:rsidR="008714D8" w:rsidRDefault="00120C85" w:rsidP="00120C85">
      <w:pPr>
        <w:pStyle w:val="BodyTextFirst"/>
        <w:rPr>
          <w:ins w:id="4276" w:author="Kelvin Sung" w:date="2021-05-25T16:59:00Z"/>
        </w:rPr>
      </w:pPr>
      <w:r w:rsidRPr="00120C85">
        <w:t xml:space="preserve">As you have seen in the </w:t>
      </w:r>
      <w:proofErr w:type="spellStart"/>
      <w:r w:rsidRPr="00120C85">
        <w:rPr>
          <w:rStyle w:val="CodeInline"/>
        </w:rPr>
        <w:t>illum_fs</w:t>
      </w:r>
      <w:proofErr w:type="spellEnd"/>
      <w:r w:rsidRPr="00120C85">
        <w:t xml:space="preserve"> </w:t>
      </w:r>
      <w:del w:id="4277" w:author="Kelvin Sung" w:date="2021-05-25T13:53:00Z">
        <w:r w:rsidRPr="00120C85" w:rsidDel="004B18C4">
          <w:delText xml:space="preserve">GLSL </w:delText>
        </w:r>
      </w:del>
      <w:ins w:id="4278" w:author="Kelvin Sung" w:date="2021-05-25T13:53:00Z">
        <w:r w:rsidR="004B18C4">
          <w:t xml:space="preserve">fragment </w:t>
        </w:r>
      </w:ins>
      <w:r w:rsidRPr="00120C85">
        <w:t xml:space="preserve">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w:t>
      </w:r>
      <w:r w:rsidRPr="00120C85">
        <w:lastRenderedPageBreak/>
        <w:t xml:space="preserve">position in WC space, this position must be transformed to pixel space for each </w:t>
      </w:r>
      <w:proofErr w:type="spellStart"/>
      <w:r w:rsidRPr="00120C85">
        <w:rPr>
          <w:rStyle w:val="CodeInline"/>
        </w:rPr>
        <w:t>IllumRenderable</w:t>
      </w:r>
      <w:proofErr w:type="spellEnd"/>
      <w:r w:rsidRPr="00120C85">
        <w:t xml:space="preserve"> object rendered. </w:t>
      </w:r>
    </w:p>
    <w:p w14:paraId="4F4BB2D0" w14:textId="0B1C8FF3" w:rsidR="00120C85" w:rsidRPr="00120C85" w:rsidRDefault="00120C85" w:rsidP="008714D8">
      <w:pPr>
        <w:pStyle w:val="BodyTextCont"/>
        <w:rPr>
          <w:rFonts w:hint="eastAsia"/>
        </w:rPr>
        <w:pPrChange w:id="4279" w:author="Kelvin Sung" w:date="2021-05-25T16:59:00Z">
          <w:pPr>
            <w:pStyle w:val="BodyTextFirst"/>
          </w:pPr>
        </w:pPrChange>
      </w:pPr>
      <w:r w:rsidRPr="00120C85">
        <w:t xml:space="preserve">There may be a large number of </w:t>
      </w:r>
      <w:proofErr w:type="spellStart"/>
      <w:r w:rsidRPr="00120C85">
        <w:rPr>
          <w:rStyle w:val="CodeInline"/>
        </w:rPr>
        <w:t>IllumRenderable</w:t>
      </w:r>
      <w:proofErr w:type="spellEnd"/>
      <w:r w:rsidRPr="00120C85">
        <w:t xml:space="preserve"> objects in a scene</w:t>
      </w:r>
      <w:del w:id="4280" w:author="Kelvin Sung" w:date="2021-05-25T16:58:00Z">
        <w:r w:rsidRPr="00120C85" w:rsidDel="008714D8">
          <w:delText>,</w:delText>
        </w:r>
      </w:del>
      <w:r w:rsidRPr="00120C85">
        <w:t xml:space="preserve"> </w:t>
      </w:r>
      <w:del w:id="4281" w:author="Kelvin Sung" w:date="2021-05-25T14:52:00Z">
        <w:r w:rsidRPr="00120C85" w:rsidDel="004C6C8A">
          <w:delText xml:space="preserve">and </w:delText>
        </w:r>
      </w:del>
      <w:ins w:id="4282" w:author="Kelvin Sung" w:date="2021-05-25T16:58:00Z">
        <w:r w:rsidR="008714D8">
          <w:t>and</w:t>
        </w:r>
      </w:ins>
      <w:ins w:id="4283" w:author="Kelvin Sung" w:date="2021-05-25T14:52:00Z">
        <w:r w:rsidR="004C6C8A" w:rsidRPr="00120C85">
          <w:t xml:space="preserve"> </w:t>
        </w:r>
      </w:ins>
      <w:r w:rsidRPr="00120C85">
        <w:t xml:space="preserve">the camera position cannot be changed once rendering begins. These observations suggest that </w:t>
      </w:r>
      <w:ins w:id="4284" w:author="Kelvin Sung" w:date="2021-05-25T14:55:00Z">
        <w:r w:rsidR="00273266">
          <w:t>the</w:t>
        </w:r>
      </w:ins>
      <w:del w:id="4285" w:author="Kelvin Sung" w:date="2021-05-25T14:55:00Z">
        <w:r w:rsidRPr="00120C85" w:rsidDel="00273266">
          <w:delText>a</w:delText>
        </w:r>
      </w:del>
      <w:r w:rsidRPr="00120C85">
        <w:t xml:space="preserve"> </w:t>
      </w:r>
      <w:ins w:id="4286" w:author="Kelvin Sung" w:date="2021-05-25T17:03:00Z">
        <w:r w:rsidR="001D1E3B" w:rsidRPr="00120C85">
          <w:t xml:space="preserve">pixel space </w:t>
        </w:r>
      </w:ins>
      <w:del w:id="4287" w:author="Kelvin Sung" w:date="2021-05-25T14:55:00Z">
        <w:r w:rsidRPr="00120C85" w:rsidDel="00273266">
          <w:delText xml:space="preserve">pixel space </w:delText>
        </w:r>
      </w:del>
      <w:r w:rsidRPr="00120C85">
        <w:t xml:space="preserve">camera position should be computed </w:t>
      </w:r>
      <w:ins w:id="4288" w:author="Kelvin Sung" w:date="2021-05-25T14:56:00Z">
        <w:r w:rsidR="00273266">
          <w:t xml:space="preserve">once </w:t>
        </w:r>
      </w:ins>
      <w:r w:rsidRPr="00120C85">
        <w:t>and cached</w:t>
      </w:r>
      <w:ins w:id="4289" w:author="Kelvin Sung" w:date="2021-05-25T14:55:00Z">
        <w:r w:rsidR="00273266">
          <w:t xml:space="preserve"> for each drawing cycle</w:t>
        </w:r>
      </w:ins>
      <w:r w:rsidRPr="00120C85">
        <w:t>.</w:t>
      </w:r>
      <w:ins w:id="4290" w:author="Kelvin Sung" w:date="2021-05-25T13:54:00Z">
        <w:r w:rsidR="004B18C4">
          <w:t xml:space="preserve"> </w:t>
        </w:r>
      </w:ins>
      <w:ins w:id="4291" w:author="Kelvin Sung" w:date="2021-05-25T17:01:00Z">
        <w:r w:rsidR="001D1E3B">
          <w:t xml:space="preserve">The </w:t>
        </w:r>
        <w:proofErr w:type="spellStart"/>
        <w:r w:rsidR="001D1E3B" w:rsidRPr="0007431B">
          <w:rPr>
            <w:rStyle w:val="CodeInline"/>
          </w:rPr>
          <w:t>PerRenderCache</w:t>
        </w:r>
        <w:proofErr w:type="spellEnd"/>
        <w:r w:rsidR="001D1E3B">
          <w:t xml:space="preserve"> class, defined in </w:t>
        </w:r>
      </w:ins>
      <w:ins w:id="4292" w:author="Kelvin Sung" w:date="2021-05-25T13:55:00Z">
        <w:r w:rsidR="002672D5">
          <w:t>the Light Source Project</w:t>
        </w:r>
      </w:ins>
      <w:ins w:id="4293" w:author="Kelvin Sung" w:date="2021-05-25T17:01:00Z">
        <w:r w:rsidR="001D1E3B">
          <w:t xml:space="preserve"> </w:t>
        </w:r>
      </w:ins>
      <w:ins w:id="4294" w:author="Kelvin Sung" w:date="2021-05-25T17:03:00Z">
        <w:r w:rsidR="001D1E3B">
          <w:t xml:space="preserve">specifically </w:t>
        </w:r>
      </w:ins>
      <w:ins w:id="4295" w:author="Kelvin Sung" w:date="2021-05-25T17:00:00Z">
        <w:r w:rsidR="008714D8">
          <w:t>for caching per-drawing cycle information</w:t>
        </w:r>
      </w:ins>
      <w:ins w:id="4296" w:author="Kelvin Sung" w:date="2021-05-25T17:02:00Z">
        <w:r w:rsidR="001D1E3B">
          <w:t xml:space="preserve">, is ideal for caching the </w:t>
        </w:r>
      </w:ins>
      <w:ins w:id="4297" w:author="Kelvin Sung" w:date="2021-05-25T17:03:00Z">
        <w:r w:rsidR="001D1E3B">
          <w:t xml:space="preserve">pixel space </w:t>
        </w:r>
      </w:ins>
      <w:ins w:id="4298" w:author="Kelvin Sung" w:date="2021-05-25T17:02:00Z">
        <w:r w:rsidR="001D1E3B">
          <w:t>camera position.</w:t>
        </w:r>
      </w:ins>
    </w:p>
    <w:p w14:paraId="56B2447E" w14:textId="2AB286EB" w:rsidR="00906AD8" w:rsidRDefault="00906AD8" w:rsidP="00906AD8">
      <w:pPr>
        <w:pStyle w:val="NumList"/>
        <w:numPr>
          <w:ilvl w:val="0"/>
          <w:numId w:val="38"/>
        </w:numPr>
        <w:rPr>
          <w:rFonts w:hint="eastAsia"/>
        </w:r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w:t>
      </w:r>
      <w:del w:id="4299" w:author="Kelvin Sung" w:date="2021-05-25T17:05:00Z">
        <w:r w:rsidDel="00A804D7">
          <w:delText xml:space="preserve">your </w:delText>
        </w:r>
      </w:del>
      <w:ins w:id="4300" w:author="Kelvin Sung" w:date="2021-05-25T17:05:00Z">
        <w:r w:rsidR="00A804D7">
          <w:t xml:space="preserve">the </w:t>
        </w:r>
      </w:ins>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rPr>
          <w:rFonts w:hint="eastAsia"/>
        </w:rPr>
      </w:pPr>
      <w:r>
        <w:t>class PerRenderCache {</w:t>
      </w:r>
    </w:p>
    <w:p w14:paraId="5C6014B8" w14:textId="77777777" w:rsidR="00120C85" w:rsidRDefault="00120C85" w:rsidP="00120C85">
      <w:pPr>
        <w:pStyle w:val="Code"/>
        <w:rPr>
          <w:rFonts w:hint="eastAsia"/>
        </w:rPr>
      </w:pPr>
      <w:r>
        <w:t xml:space="preserve">    // Information to be updated once per render for efficiency concerns</w:t>
      </w:r>
    </w:p>
    <w:p w14:paraId="6D07C4B0" w14:textId="77777777" w:rsidR="00120C85" w:rsidRDefault="00120C85" w:rsidP="00120C85">
      <w:pPr>
        <w:pStyle w:val="Code"/>
        <w:rPr>
          <w:rFonts w:hint="eastAsia"/>
        </w:rPr>
      </w:pPr>
      <w:r>
        <w:t xml:space="preserve">    constructor() {</w:t>
      </w:r>
    </w:p>
    <w:p w14:paraId="5E1178B7" w14:textId="77777777" w:rsidR="00120C85" w:rsidRDefault="00120C85" w:rsidP="00120C85">
      <w:pPr>
        <w:pStyle w:val="Code"/>
        <w:rPr>
          <w:rFonts w:hint="eastAsia"/>
        </w:rPr>
      </w:pPr>
      <w:r>
        <w:t xml:space="preserve">        this.mWCToPixelRatio = 1;  // WC to pixel transformation</w:t>
      </w:r>
    </w:p>
    <w:p w14:paraId="5F50EA28" w14:textId="77777777" w:rsidR="00120C85" w:rsidRDefault="00120C85" w:rsidP="00120C85">
      <w:pPr>
        <w:pStyle w:val="Code"/>
        <w:rPr>
          <w:rFonts w:hint="eastAsia"/>
        </w:rPr>
      </w:pPr>
      <w:r>
        <w:t xml:space="preserve">        this.mCameraOrgX = 1; // Lower-left corner of camera in WC </w:t>
      </w:r>
    </w:p>
    <w:p w14:paraId="3E33ED07" w14:textId="77777777" w:rsidR="00120C85" w:rsidRDefault="00120C85" w:rsidP="00120C85">
      <w:pPr>
        <w:pStyle w:val="Code"/>
        <w:rPr>
          <w:rFonts w:hint="eastAsia"/>
        </w:rPr>
      </w:pPr>
      <w:r>
        <w:t xml:space="preserve">        this.mCameraOrgY = 1;</w:t>
      </w:r>
    </w:p>
    <w:p w14:paraId="6918FFFB" w14:textId="77777777" w:rsidR="00120C85" w:rsidRPr="00120C85" w:rsidRDefault="00120C85" w:rsidP="00120C85">
      <w:pPr>
        <w:pStyle w:val="Code"/>
        <w:rPr>
          <w:rStyle w:val="CodeBold"/>
        </w:rPr>
      </w:pPr>
      <w:r w:rsidRPr="00A804D7">
        <w:rPr>
          <w:rPrChange w:id="4301" w:author="Kelvin Sung" w:date="2021-05-25T17:05:00Z">
            <w:rPr>
              <w:rStyle w:val="CodeBold"/>
            </w:rPr>
          </w:rPrChange>
        </w:rPr>
        <w:t xml:space="preserve">        </w:t>
      </w:r>
      <w:r w:rsidRPr="00120C85">
        <w:rPr>
          <w:rStyle w:val="CodeBold"/>
        </w:rPr>
        <w:t>this.mCameraPosInPixelSpace = vec3.fromValues(0, 0, 0);</w:t>
      </w:r>
      <w:del w:id="4302" w:author="Kelvin Sung" w:date="2021-05-25T17:05:00Z">
        <w:r w:rsidRPr="00120C85" w:rsidDel="00A804D7">
          <w:rPr>
            <w:rStyle w:val="CodeBold"/>
          </w:rPr>
          <w:delText xml:space="preserve"> //</w:delText>
        </w:r>
      </w:del>
    </w:p>
    <w:p w14:paraId="7F21233C" w14:textId="77777777" w:rsidR="00120C85" w:rsidRDefault="00120C85" w:rsidP="00120C85">
      <w:pPr>
        <w:pStyle w:val="Code"/>
        <w:rPr>
          <w:rFonts w:hint="eastAsia"/>
        </w:rPr>
      </w:pPr>
      <w:r>
        <w:t xml:space="preserve">    }</w:t>
      </w:r>
    </w:p>
    <w:p w14:paraId="23FEC634" w14:textId="3551B9F2" w:rsidR="00120C85" w:rsidRDefault="00120C85" w:rsidP="00120C85">
      <w:pPr>
        <w:pStyle w:val="Code"/>
        <w:rPr>
          <w:rFonts w:hint="eastAsia"/>
        </w:rPr>
      </w:pPr>
      <w:r>
        <w:t>}</w:t>
      </w:r>
    </w:p>
    <w:p w14:paraId="6247A9EC" w14:textId="1CB7518D" w:rsidR="00906AD8" w:rsidDel="001B23DC" w:rsidRDefault="00906AD8" w:rsidP="00906AD8">
      <w:pPr>
        <w:pStyle w:val="NumList"/>
        <w:numPr>
          <w:ilvl w:val="0"/>
          <w:numId w:val="38"/>
        </w:numPr>
        <w:rPr>
          <w:del w:id="4303" w:author="Kelvin Sung" w:date="2021-05-20T18:06:00Z"/>
          <w:rFonts w:hint="eastAsia"/>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depth information is required for </w:t>
      </w:r>
      <w:ins w:id="4304" w:author="Kelvin Sung" w:date="2021-05-25T17:06:00Z">
        <w:r w:rsidR="00A804D7">
          <w:t xml:space="preserve">the </w:t>
        </w:r>
      </w:ins>
      <w:r w:rsidRPr="00906AD8">
        <w:t>illumination computation.</w:t>
      </w:r>
    </w:p>
    <w:p w14:paraId="4A75726C" w14:textId="77777777" w:rsidR="001B23DC" w:rsidRDefault="00120C85" w:rsidP="00906AD8">
      <w:pPr>
        <w:pStyle w:val="NumList"/>
        <w:numPr>
          <w:ilvl w:val="0"/>
          <w:numId w:val="38"/>
        </w:numPr>
        <w:rPr>
          <w:ins w:id="4305" w:author="Kelvin Sung" w:date="2021-05-20T18:06:00Z"/>
          <w:rFonts w:hint="eastAsia"/>
        </w:rPr>
      </w:pPr>
      <w:del w:id="4306" w:author="Kelvin Sung" w:date="2021-05-20T18:06:00Z">
        <w:r w:rsidRPr="00120C85" w:rsidDel="001B23DC">
          <w:delText xml:space="preserve">    </w:delText>
        </w:r>
      </w:del>
    </w:p>
    <w:p w14:paraId="2D20DBE0" w14:textId="124E2883" w:rsidR="00120C85" w:rsidRPr="00906AD8" w:rsidRDefault="00120C85" w:rsidP="00120C85">
      <w:pPr>
        <w:pStyle w:val="Code"/>
        <w:rPr>
          <w:rFonts w:hint="eastAsia"/>
        </w:rPr>
      </w:pPr>
      <w:del w:id="4307" w:author="Kelvin Sung" w:date="2021-05-20T18:06:00Z">
        <w:r w:rsidRPr="00120C85" w:rsidDel="001B23DC">
          <w:delText xml:space="preserve">    </w:delText>
        </w:r>
      </w:del>
      <w:r w:rsidRPr="00120C85">
        <w:t>this.kCameraZ = 10; // this is for illumina</w:t>
      </w:r>
      <w:ins w:id="4308" w:author="Kelvin Sung" w:date="2021-05-25T17:08:00Z">
        <w:r w:rsidR="00341BB9">
          <w:t>t</w:t>
        </w:r>
        <w:r w:rsidR="00A804D7">
          <w:t>i</w:t>
        </w:r>
      </w:ins>
      <w:del w:id="4309" w:author="Kelvin Sung" w:date="2021-05-25T17:08:00Z">
        <w:r w:rsidRPr="00120C85" w:rsidDel="00A804D7">
          <w:delText>it</w:delText>
        </w:r>
      </w:del>
      <w:r w:rsidRPr="00120C85">
        <w:t>on computa</w:t>
      </w:r>
      <w:ins w:id="4310" w:author="Kelvin Sung" w:date="2021-05-25T17:08:00Z">
        <w:r w:rsidR="00A804D7">
          <w:t>ti</w:t>
        </w:r>
      </w:ins>
      <w:del w:id="4311" w:author="Kelvin Sung" w:date="2021-05-25T17:08:00Z">
        <w:r w:rsidRPr="00120C85" w:rsidDel="00A804D7">
          <w:delText>it</w:delText>
        </w:r>
      </w:del>
      <w:r w:rsidRPr="00120C85">
        <w:t>on</w:t>
      </w:r>
    </w:p>
    <w:p w14:paraId="063A11D0" w14:textId="270C6661" w:rsidR="00906AD8" w:rsidRDefault="00906AD8" w:rsidP="00906AD8">
      <w:pPr>
        <w:pStyle w:val="NumList"/>
        <w:numPr>
          <w:ilvl w:val="0"/>
          <w:numId w:val="38"/>
        </w:numPr>
        <w:rPr>
          <w:rFonts w:hint="eastAsia"/>
        </w:rPr>
      </w:pPr>
      <w:r w:rsidRPr="00906AD8">
        <w:t xml:space="preserve">In step B4 of the </w:t>
      </w:r>
      <w:del w:id="4312" w:author="Kelvin Sung" w:date="2021-05-25T17:09:00Z">
        <w:r w:rsidRPr="00120C85" w:rsidDel="00742BF7">
          <w:rPr>
            <w:rStyle w:val="CodeInline"/>
          </w:rPr>
          <w:delText>setupViewProjection</w:delText>
        </w:r>
      </w:del>
      <w:proofErr w:type="spellStart"/>
      <w:proofErr w:type="gramStart"/>
      <w:ins w:id="4313" w:author="Kelvin Sung" w:date="2021-05-25T17:09:00Z">
        <w:r w:rsidR="00742BF7" w:rsidRPr="00120C85">
          <w:rPr>
            <w:rStyle w:val="CodeInline"/>
          </w:rPr>
          <w:t>setView</w:t>
        </w:r>
        <w:r w:rsidR="00742BF7">
          <w:rPr>
            <w:rStyle w:val="CodeInline"/>
          </w:rPr>
          <w:t>AndCameraMatrix</w:t>
        </w:r>
      </w:ins>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7FF03370" w:rsidR="00120C85" w:rsidRDefault="00120C85" w:rsidP="00120C85">
      <w:pPr>
        <w:pStyle w:val="Code"/>
        <w:rPr>
          <w:rFonts w:hint="eastAsia"/>
        </w:rPr>
      </w:pPr>
      <w:del w:id="4314" w:author="Kelvin Sung" w:date="2021-05-20T18:06:00Z">
        <w:r w:rsidDel="001B23DC">
          <w:delText xml:space="preserve">        </w:delText>
        </w:r>
      </w:del>
      <w:r>
        <w:t>// Step B4: compute and cache per-rendering information</w:t>
      </w:r>
    </w:p>
    <w:p w14:paraId="6546AC8B" w14:textId="3CF24E51" w:rsidR="00120C85" w:rsidRDefault="00120C85" w:rsidP="00120C85">
      <w:pPr>
        <w:pStyle w:val="Code"/>
        <w:rPr>
          <w:rFonts w:hint="eastAsia"/>
        </w:rPr>
      </w:pPr>
      <w:del w:id="4315" w:author="Kelvin Sung" w:date="2021-05-20T18:06:00Z">
        <w:r w:rsidDel="001B23DC">
          <w:delText xml:space="preserve">        </w:delText>
        </w:r>
      </w:del>
      <w:r>
        <w:t>this.mRenderCache.mWCToPixelRatio = this.mViewport[eViewport.eWidth] / this.getWCWidth();</w:t>
      </w:r>
    </w:p>
    <w:p w14:paraId="63563798" w14:textId="36B3525E" w:rsidR="00120C85" w:rsidRDefault="00120C85" w:rsidP="00120C85">
      <w:pPr>
        <w:pStyle w:val="Code"/>
        <w:rPr>
          <w:rFonts w:hint="eastAsia"/>
        </w:rPr>
      </w:pPr>
      <w:del w:id="4316" w:author="Kelvin Sung" w:date="2021-05-20T18:06:00Z">
        <w:r w:rsidDel="001B23DC">
          <w:delText xml:space="preserve">        </w:delText>
        </w:r>
      </w:del>
      <w:r>
        <w:t>this.mRenderCache.mCameraOrgX = center[0] - (this.getWCWidth() / 2);</w:t>
      </w:r>
    </w:p>
    <w:p w14:paraId="7D9FC005" w14:textId="186BAAEE" w:rsidR="00120C85" w:rsidRDefault="00120C85" w:rsidP="00120C85">
      <w:pPr>
        <w:pStyle w:val="Code"/>
        <w:rPr>
          <w:rFonts w:hint="eastAsia"/>
        </w:rPr>
      </w:pPr>
      <w:del w:id="4317" w:author="Kelvin Sung" w:date="2021-05-20T18:06:00Z">
        <w:r w:rsidDel="001B23DC">
          <w:delText xml:space="preserve">        </w:delText>
        </w:r>
      </w:del>
      <w:r>
        <w:t>this.mRenderCache.mCameraOrgY = center[1] - (this.getWCHeight() / 2);</w:t>
      </w:r>
    </w:p>
    <w:p w14:paraId="74967F0B" w14:textId="75892A93" w:rsidR="00120C85" w:rsidRPr="00A86890" w:rsidRDefault="00120C85" w:rsidP="00120C85">
      <w:pPr>
        <w:pStyle w:val="Code"/>
        <w:rPr>
          <w:rStyle w:val="CodeBold"/>
          <w:rFonts w:hint="eastAsia"/>
          <w:rPrChange w:id="4318" w:author="Kelvin Sung" w:date="2021-05-25T17:09:00Z">
            <w:rPr>
              <w:rFonts w:hint="eastAsia"/>
            </w:rPr>
          </w:rPrChange>
        </w:rPr>
      </w:pPr>
      <w:del w:id="4319" w:author="Kelvin Sung" w:date="2021-05-20T18:06:00Z">
        <w:r w:rsidRPr="00A86890" w:rsidDel="001B23DC">
          <w:rPr>
            <w:rStyle w:val="CodeBold"/>
            <w:rPrChange w:id="4320" w:author="Kelvin Sung" w:date="2021-05-25T17:09:00Z">
              <w:rPr/>
            </w:rPrChange>
          </w:rPr>
          <w:delText xml:space="preserve">        </w:delText>
        </w:r>
      </w:del>
      <w:r w:rsidRPr="00A86890">
        <w:rPr>
          <w:rStyle w:val="CodeBold"/>
          <w:rPrChange w:id="4321" w:author="Kelvin Sung" w:date="2021-05-25T17:09:00Z">
            <w:rPr/>
          </w:rPrChange>
        </w:rPr>
        <w:t>let p = this.wcPosToPixel(this.getWCCenter());</w:t>
      </w:r>
    </w:p>
    <w:p w14:paraId="4C94B352" w14:textId="2A33397F" w:rsidR="00120C85" w:rsidRPr="00A86890" w:rsidRDefault="00120C85" w:rsidP="00120C85">
      <w:pPr>
        <w:pStyle w:val="Code"/>
        <w:rPr>
          <w:rStyle w:val="CodeBold"/>
          <w:rFonts w:hint="eastAsia"/>
          <w:rPrChange w:id="4322" w:author="Kelvin Sung" w:date="2021-05-25T17:10:00Z">
            <w:rPr>
              <w:rFonts w:hint="eastAsia"/>
            </w:rPr>
          </w:rPrChange>
        </w:rPr>
      </w:pPr>
      <w:del w:id="4323" w:author="Kelvin Sung" w:date="2021-05-20T18:06:00Z">
        <w:r w:rsidRPr="00A86890" w:rsidDel="001B23DC">
          <w:rPr>
            <w:rStyle w:val="CodeBold"/>
            <w:rPrChange w:id="4324" w:author="Kelvin Sung" w:date="2021-05-25T17:10:00Z">
              <w:rPr/>
            </w:rPrChange>
          </w:rPr>
          <w:delText xml:space="preserve">        </w:delText>
        </w:r>
      </w:del>
      <w:r w:rsidRPr="00A86890">
        <w:rPr>
          <w:rStyle w:val="CodeBold"/>
          <w:rPrChange w:id="4325" w:author="Kelvin Sung" w:date="2021-05-25T17:10:00Z">
            <w:rPr/>
          </w:rPrChange>
        </w:rPr>
        <w:t>this.mRenderCache.mCameraPosInPixelSpace[0] = p[0];</w:t>
      </w:r>
    </w:p>
    <w:p w14:paraId="7FB02109" w14:textId="0A318CCA" w:rsidR="00120C85" w:rsidRPr="00A86890" w:rsidRDefault="00120C85" w:rsidP="00120C85">
      <w:pPr>
        <w:pStyle w:val="Code"/>
        <w:rPr>
          <w:rStyle w:val="CodeBold"/>
          <w:rFonts w:hint="eastAsia"/>
          <w:rPrChange w:id="4326" w:author="Kelvin Sung" w:date="2021-05-25T17:10:00Z">
            <w:rPr>
              <w:rFonts w:hint="eastAsia"/>
            </w:rPr>
          </w:rPrChange>
        </w:rPr>
      </w:pPr>
      <w:del w:id="4327" w:author="Kelvin Sung" w:date="2021-05-20T18:06:00Z">
        <w:r w:rsidRPr="00A86890" w:rsidDel="001B23DC">
          <w:rPr>
            <w:rStyle w:val="CodeBold"/>
            <w:rPrChange w:id="4328" w:author="Kelvin Sung" w:date="2021-05-25T17:10:00Z">
              <w:rPr/>
            </w:rPrChange>
          </w:rPr>
          <w:delText xml:space="preserve">        </w:delText>
        </w:r>
      </w:del>
      <w:r w:rsidRPr="00A86890">
        <w:rPr>
          <w:rStyle w:val="CodeBold"/>
          <w:rPrChange w:id="4329" w:author="Kelvin Sung" w:date="2021-05-25T17:10:00Z">
            <w:rPr/>
          </w:rPrChange>
        </w:rPr>
        <w:t>this.mRenderCache.mCameraPosInPixelSpace[1] = p[1];</w:t>
      </w:r>
    </w:p>
    <w:p w14:paraId="0A01A70F" w14:textId="29F2D815" w:rsidR="00120C85" w:rsidRPr="00A86890" w:rsidRDefault="00120C85" w:rsidP="00120C85">
      <w:pPr>
        <w:pStyle w:val="Code"/>
        <w:rPr>
          <w:rStyle w:val="CodeBold"/>
          <w:rFonts w:hint="eastAsia"/>
          <w:rPrChange w:id="4330" w:author="Kelvin Sung" w:date="2021-05-25T17:10:00Z">
            <w:rPr>
              <w:rFonts w:hint="eastAsia"/>
            </w:rPr>
          </w:rPrChange>
        </w:rPr>
      </w:pPr>
      <w:del w:id="4331" w:author="Kelvin Sung" w:date="2021-05-20T18:06:00Z">
        <w:r w:rsidRPr="00A86890" w:rsidDel="001B23DC">
          <w:rPr>
            <w:rStyle w:val="CodeBold"/>
            <w:rPrChange w:id="4332" w:author="Kelvin Sung" w:date="2021-05-25T17:10:00Z">
              <w:rPr/>
            </w:rPrChange>
          </w:rPr>
          <w:delText xml:space="preserve">        </w:delText>
        </w:r>
      </w:del>
      <w:r w:rsidRPr="00A86890">
        <w:rPr>
          <w:rStyle w:val="CodeBold"/>
          <w:rPrChange w:id="4333" w:author="Kelvin Sung" w:date="2021-05-25T17:10:00Z">
            <w:rPr/>
          </w:rPrChange>
        </w:rPr>
        <w:t>this.mRenderCache.mCameraPosInPixelSpace[2] = this.fakeZInPixelSpace(this.kCameraZ);</w:t>
      </w:r>
    </w:p>
    <w:p w14:paraId="20179476" w14:textId="13A52956" w:rsidR="00906AD8" w:rsidRPr="00906AD8" w:rsidRDefault="00906AD8" w:rsidP="00906AD8">
      <w:pPr>
        <w:pStyle w:val="NumList"/>
        <w:numPr>
          <w:ilvl w:val="0"/>
          <w:numId w:val="38"/>
        </w:numPr>
        <w:rPr>
          <w:rFonts w:hint="eastAsia"/>
        </w:rPr>
      </w:pPr>
      <w:r w:rsidRPr="00906AD8">
        <w:t xml:space="preserve">Define </w:t>
      </w:r>
      <w:del w:id="4334" w:author="Kelvin Sung" w:date="2021-05-25T17:10:00Z">
        <w:r w:rsidRPr="00906AD8" w:rsidDel="00A86890">
          <w:delText xml:space="preserve">a simple get </w:delText>
        </w:r>
      </w:del>
      <w:ins w:id="4335" w:author="Kelvin Sung" w:date="2021-05-25T17:10:00Z">
        <w:r w:rsidR="00A86890">
          <w:t xml:space="preserve">the </w:t>
        </w:r>
      </w:ins>
      <w:r w:rsidRPr="00906AD8">
        <w:t xml:space="preserve">accessor </w:t>
      </w:r>
      <w:del w:id="4336" w:author="Kelvin Sung" w:date="2021-05-25T17:10:00Z">
        <w:r w:rsidRPr="00906AD8" w:rsidDel="00A86890">
          <w:delText xml:space="preserve">function </w:delText>
        </w:r>
      </w:del>
      <w:r w:rsidRPr="00906AD8">
        <w:t>for the camera position in pixel space.</w:t>
      </w:r>
    </w:p>
    <w:p w14:paraId="30645C50" w14:textId="64586808" w:rsidR="00906AD8" w:rsidRDefault="00120C85" w:rsidP="00906AD8">
      <w:pPr>
        <w:pStyle w:val="Code"/>
        <w:rPr>
          <w:rFonts w:hint="eastAsia"/>
        </w:rPr>
      </w:pPr>
      <w:del w:id="4337" w:author="Kelvin Sung" w:date="2021-05-20T18:06:00Z">
        <w:r w:rsidRPr="00120C85" w:rsidDel="001B23DC">
          <w:delText xml:space="preserve">    </w:delText>
        </w:r>
      </w:del>
      <w:r w:rsidRPr="00120C85">
        <w:t>getWCCenterInPixelSpace() { return this.mRenderCache.mCameraPosInPixelSpace; }</w:t>
      </w:r>
    </w:p>
    <w:p w14:paraId="41A64E0A" w14:textId="77777777" w:rsidR="00906AD8" w:rsidRDefault="00906AD8" w:rsidP="00906AD8">
      <w:pPr>
        <w:pStyle w:val="Heading3"/>
      </w:pPr>
      <w:r>
        <w:lastRenderedPageBreak/>
        <w:t>Testing Specular Reflection</w:t>
      </w:r>
    </w:p>
    <w:p w14:paraId="74EFB60E" w14:textId="140CF8D3" w:rsidR="00906AD8" w:rsidRDefault="00906AD8" w:rsidP="00906AD8">
      <w:pPr>
        <w:pStyle w:val="BodyTextFirst"/>
        <w:rPr>
          <w:rFonts w:hint="eastAsia"/>
        </w:rPr>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w:t>
      </w:r>
      <w:ins w:id="4338" w:author="Kelvin Sung" w:date="2021-05-25T17:11:00Z">
        <w:r w:rsidR="00442928">
          <w:t xml:space="preserve">now </w:t>
        </w:r>
      </w:ins>
      <w:r>
        <w:t>exhibit specularity</w:t>
      </w:r>
      <w:del w:id="4339" w:author="Kelvin Sung" w:date="2021-05-25T17:12:00Z">
        <w:r w:rsidDel="00442928">
          <w:delText xml:space="preserve"> by default</w:delText>
        </w:r>
      </w:del>
      <w:r>
        <w:t xml:space="preserve">. To ensure prominence of specular reflection, the specular material property, </w:t>
      </w:r>
      <w:r w:rsidRPr="00F5523C">
        <w:rPr>
          <w:rStyle w:val="CodeInline"/>
        </w:rPr>
        <w:t>Ks</w:t>
      </w:r>
      <w:r>
        <w:t xml:space="preserve">, of the background object is set to bright red in the </w:t>
      </w:r>
      <w:proofErr w:type="spellStart"/>
      <w:r w:rsidRPr="00F5523C">
        <w:rPr>
          <w:rStyle w:val="CodeInline"/>
        </w:rPr>
        <w:t>init</w:t>
      </w:r>
      <w:proofErr w:type="spellEnd"/>
      <w:del w:id="4340" w:author="Kelvin Sung" w:date="2021-05-25T17:12:00Z">
        <w:r w:rsidRPr="00F5523C" w:rsidDel="00442928">
          <w:rPr>
            <w:rStyle w:val="CodeInline"/>
          </w:rPr>
          <w:delText>alize</w:delText>
        </w:r>
      </w:del>
      <w:r w:rsidRPr="00F5523C">
        <w:rPr>
          <w:rStyle w:val="CodeInline"/>
        </w:rPr>
        <w:t>()</w:t>
      </w:r>
      <w:r>
        <w:t xml:space="preserve"> function.</w:t>
      </w:r>
    </w:p>
    <w:p w14:paraId="364E6670" w14:textId="52AFEAEA" w:rsidR="00906AD8" w:rsidRDefault="00906AD8" w:rsidP="00442928">
      <w:pPr>
        <w:pStyle w:val="BodyTextCont"/>
        <w:rPr>
          <w:rFonts w:hint="eastAsia"/>
        </w:rPr>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p>
    <w:p w14:paraId="74192AAD" w14:textId="77777777" w:rsidR="00906AD8" w:rsidRDefault="00906AD8" w:rsidP="00906AD8">
      <w:pPr>
        <w:pStyle w:val="Heading3"/>
      </w:pPr>
      <w:r>
        <w:t>Observations</w:t>
      </w:r>
    </w:p>
    <w:p w14:paraId="04872769" w14:textId="0339AC6D" w:rsidR="00906AD8" w:rsidRDefault="00906AD8" w:rsidP="00906AD8">
      <w:pPr>
        <w:pStyle w:val="BodyTextFirst"/>
        <w:rPr>
          <w:rFonts w:hint="eastAsia"/>
        </w:rPr>
      </w:pPr>
      <w:r>
        <w:t>You can run the project and interactively control the material property</w:t>
      </w:r>
      <w:r w:rsidR="00442928">
        <w:t xml:space="preserve"> of the currently selected object (</w:t>
      </w:r>
      <w:ins w:id="4341" w:author="Kelvin Sung" w:date="2021-05-26T06:03:00Z">
        <w:r w:rsidR="00D5231D">
          <w:t xml:space="preserve">type keys </w:t>
        </w:r>
      </w:ins>
      <w:r w:rsidR="00ED0CE2">
        <w:t xml:space="preserve">5 to select the left </w:t>
      </w:r>
      <w:r w:rsidR="00ED0CE2" w:rsidRPr="00ED0CE2">
        <w:rPr>
          <w:rStyle w:val="CodeInline"/>
        </w:rPr>
        <w:t>Minion</w:t>
      </w:r>
      <w:r w:rsidR="00ED0CE2">
        <w:t xml:space="preserve"> and 6 the </w:t>
      </w:r>
      <w:r w:rsidR="00ED0CE2" w:rsidRPr="00ED0CE2">
        <w:rPr>
          <w:rStyle w:val="CodeInline"/>
        </w:rPr>
        <w:t>Hero</w:t>
      </w:r>
      <w:r w:rsidR="00442928">
        <w:t>)</w:t>
      </w:r>
      <w:r>
        <w:t xml:space="preserve">. For example, by default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Notice that you can press multiple keys simultaneously to change multiple color channels at the same time. </w:t>
      </w:r>
    </w:p>
    <w:p w14:paraId="1D9B23B1" w14:textId="4072F0D3" w:rsidR="000A55D6" w:rsidRDefault="00906AD8" w:rsidP="00906AD8">
      <w:pPr>
        <w:pStyle w:val="BodyTextCont"/>
      </w:pPr>
      <w:r>
        <w:t xml:space="preserve">The normal map of the background image is carefully generated and thus is best for examining specularity effects. </w:t>
      </w:r>
      <w:r w:rsidR="000A55D6">
        <w:t xml:space="preserve">You can observe red highlights along vertical </w:t>
      </w:r>
      <w:del w:id="4342" w:author="Kelvin Sung" w:date="2021-05-26T06:05:00Z">
        <w:r w:rsidR="000A55D6" w:rsidDel="00D5231D">
          <w:delText xml:space="preserve">side </w:delText>
        </w:r>
      </w:del>
      <w:ins w:id="4343" w:author="Kelvin Sung" w:date="2021-05-26T06:05:00Z">
        <w:r w:rsidR="00D5231D">
          <w:t xml:space="preserve">boundaries </w:t>
        </w:r>
      </w:ins>
      <w:del w:id="4344" w:author="Kelvin Sung" w:date="2021-05-26T06:05:00Z">
        <w:r w:rsidR="000A55D6" w:rsidDel="00D5231D">
          <w:delText xml:space="preserve">of </w:delText>
        </w:r>
      </w:del>
      <w:ins w:id="4345" w:author="Kelvin Sung" w:date="2021-05-26T06:05:00Z">
        <w:r w:rsidR="00D5231D">
          <w:t xml:space="preserve">in the </w:t>
        </w:r>
      </w:ins>
      <w:r w:rsidR="000A55D6">
        <w:t xml:space="preserve">background </w:t>
      </w:r>
      <w:del w:id="4346" w:author="Kelvin Sung" w:date="2021-05-26T06:05:00Z">
        <w:r w:rsidR="000A55D6" w:rsidDel="00D5231D">
          <w:delText>boundaries</w:delText>
        </w:r>
      </w:del>
      <w:ins w:id="4347" w:author="Kelvin Sung" w:date="2021-05-26T06:05:00Z">
        <w:r w:rsidR="00D5231D">
          <w:t>image</w:t>
        </w:r>
      </w:ins>
      <w:r w:rsidR="000A55D6">
        <w:t xml:space="preserve">. If you are unsure, pay attention to the top right </w:t>
      </w:r>
      <w:ins w:id="4348" w:author="Kelvin Sung" w:date="2021-05-26T06:05:00Z">
        <w:r w:rsidR="00D5231D">
          <w:t xml:space="preserve">region </w:t>
        </w:r>
      </w:ins>
      <w:r w:rsidR="000A55D6">
        <w:t xml:space="preserve">of the </w:t>
      </w:r>
      <w:ins w:id="4349" w:author="Kelvin Sung" w:date="2021-05-26T06:05:00Z">
        <w:r w:rsidR="00D5231D">
          <w:t xml:space="preserve">background </w:t>
        </w:r>
      </w:ins>
      <w:r w:rsidR="000A55D6">
        <w:t xml:space="preserve">image, select light 3 (type the 3 key) and toggle the on/off switch </w:t>
      </w:r>
      <w:del w:id="4350" w:author="Kelvin Sung" w:date="2021-05-26T06:06:00Z">
        <w:r w:rsidR="000A55D6" w:rsidDel="00D5231D">
          <w:delText xml:space="preserve">by </w:delText>
        </w:r>
      </w:del>
      <w:ins w:id="4351" w:author="Kelvin Sung" w:date="2021-05-26T06:06:00Z">
        <w:r w:rsidR="00D5231D">
          <w:t>(</w:t>
        </w:r>
      </w:ins>
      <w:r w:rsidR="000A55D6">
        <w:t>typing the H key</w:t>
      </w:r>
      <w:ins w:id="4352" w:author="Kelvin Sung" w:date="2021-05-26T06:06:00Z">
        <w:r w:rsidR="00D5231D">
          <w:t>)</w:t>
        </w:r>
      </w:ins>
      <w:r w:rsidR="000A55D6">
        <w:t xml:space="preserve">. </w:t>
      </w:r>
      <w:ins w:id="4353" w:author="Kelvin Sung" w:date="2021-05-26T06:07:00Z">
        <w:r w:rsidR="007B1393">
          <w:t xml:space="preserve">Notice that </w:t>
        </w:r>
      </w:ins>
      <w:del w:id="4354" w:author="Kelvin Sung" w:date="2021-05-26T06:07:00Z">
        <w:r w:rsidR="000A55D6" w:rsidDel="007B1393">
          <w:delText>A</w:delText>
        </w:r>
      </w:del>
      <w:ins w:id="4355" w:author="Kelvin Sung" w:date="2021-05-26T06:07:00Z">
        <w:r w:rsidR="007B1393">
          <w:t>a</w:t>
        </w:r>
      </w:ins>
      <w:r w:rsidR="000A55D6">
        <w:t>s the light toggles from off to on, the entire top</w:t>
      </w:r>
      <w:ins w:id="4356" w:author="Kelvin Sung" w:date="2021-05-26T06:06:00Z">
        <w:r w:rsidR="00EF7DB3">
          <w:t xml:space="preserve"> </w:t>
        </w:r>
      </w:ins>
      <w:del w:id="4357" w:author="Kelvin Sung" w:date="2021-05-26T06:06:00Z">
        <w:r w:rsidR="000A55D6" w:rsidDel="00EF7DB3">
          <w:delText>-</w:delText>
        </w:r>
      </w:del>
      <w:r w:rsidR="000A55D6">
        <w:t>right region becomes brighter</w:t>
      </w:r>
      <w:del w:id="4358" w:author="Kelvin Sung" w:date="2021-05-26T06:07:00Z">
        <w:r w:rsidR="000A55D6" w:rsidDel="007B1393">
          <w:delText xml:space="preserve">, and, you can observe </w:delText>
        </w:r>
      </w:del>
      <w:ins w:id="4359" w:author="Kelvin Sung" w:date="2021-05-26T06:07:00Z">
        <w:r w:rsidR="007B1393">
          <w:t xml:space="preserve"> with shades of </w:t>
        </w:r>
      </w:ins>
      <w:r w:rsidR="000A55D6">
        <w:t xml:space="preserve">red highlight along the </w:t>
      </w:r>
      <w:del w:id="4360" w:author="Kelvin Sung" w:date="2021-05-26T06:06:00Z">
        <w:r w:rsidR="000A55D6" w:rsidDel="007B1393">
          <w:delText xml:space="preserve">right </w:delText>
        </w:r>
      </w:del>
      <w:ins w:id="4361" w:author="Kelvin Sung" w:date="2021-05-26T06:06:00Z">
        <w:r w:rsidR="007B1393">
          <w:t xml:space="preserve">vertical </w:t>
        </w:r>
      </w:ins>
      <w:r w:rsidR="000A55D6">
        <w:t>bounda</w:t>
      </w:r>
      <w:ins w:id="4362" w:author="Kelvin Sung" w:date="2021-05-26T06:06:00Z">
        <w:r w:rsidR="007B1393">
          <w:t>ries</w:t>
        </w:r>
      </w:ins>
      <w:del w:id="4363" w:author="Kelvin Sung" w:date="2021-05-26T06:06:00Z">
        <w:r w:rsidR="000A55D6" w:rsidDel="007B1393">
          <w:delText>ry</w:delText>
        </w:r>
      </w:del>
      <w:del w:id="4364" w:author="Kelvin Sung" w:date="2021-05-26T06:07:00Z">
        <w:r w:rsidR="000A55D6" w:rsidDel="007B1393">
          <w:delText xml:space="preserve"> of the image</w:delText>
        </w:r>
      </w:del>
      <w:r w:rsidR="000A55D6">
        <w:t xml:space="preserve">. This </w:t>
      </w:r>
      <w:r w:rsidR="0041668E">
        <w:t xml:space="preserve">red highlight </w:t>
      </w:r>
      <w:r w:rsidR="000A55D6">
        <w:t xml:space="preserve">is </w:t>
      </w:r>
      <w:ins w:id="4365" w:author="Kelvin Sung" w:date="2021-05-26T06:07:00Z">
        <w:r w:rsidR="007B1393">
          <w:t xml:space="preserve">the </w:t>
        </w:r>
      </w:ins>
      <w:r w:rsidR="0041668E">
        <w:t xml:space="preserve">reflection of light 3 towards </w:t>
      </w:r>
      <w:ins w:id="4366" w:author="Kelvin Sung" w:date="2021-05-26T06:08:00Z">
        <w:r w:rsidR="007B1393">
          <w:t xml:space="preserve">the </w:t>
        </w:r>
      </w:ins>
      <w:r w:rsidR="0041668E">
        <w:t xml:space="preserve">camera. </w:t>
      </w:r>
      <w:ins w:id="4367" w:author="Kelvin Sung" w:date="2021-05-26T06:08:00Z">
        <w:r w:rsidR="007B1393">
          <w:t xml:space="preserve">Now, </w:t>
        </w:r>
      </w:ins>
      <w:del w:id="4368" w:author="Kelvin Sung" w:date="2021-05-26T06:08:00Z">
        <w:r w:rsidR="0041668E" w:rsidDel="007B1393">
          <w:delText>W</w:delText>
        </w:r>
      </w:del>
      <w:ins w:id="4369" w:author="Kelvin Sung" w:date="2021-05-26T06:08:00Z">
        <w:r w:rsidR="007B1393">
          <w:t>w</w:t>
        </w:r>
      </w:ins>
      <w:r w:rsidR="0041668E">
        <w:t xml:space="preserve">ith light 3 </w:t>
      </w:r>
      <w:ins w:id="4370" w:author="Kelvin Sung" w:date="2021-05-26T06:08:00Z">
        <w:r w:rsidR="007B1393">
          <w:t xml:space="preserve">switched </w:t>
        </w:r>
      </w:ins>
      <w:r w:rsidR="0041668E">
        <w:t>on, move it towards the left</w:t>
      </w:r>
      <w:ins w:id="4371" w:author="Kelvin Sung" w:date="2021-05-26T06:08:00Z">
        <w:r w:rsidR="007B1393">
          <w:t xml:space="preserve"> and </w:t>
        </w:r>
      </w:ins>
      <w:del w:id="4372" w:author="Kelvin Sung" w:date="2021-05-26T06:08:00Z">
        <w:r w:rsidR="007B086B" w:rsidDel="007B1393">
          <w:delText>/</w:delText>
        </w:r>
      </w:del>
      <w:r w:rsidR="007B086B">
        <w:t>right</w:t>
      </w:r>
      <w:r w:rsidR="0041668E">
        <w:t xml:space="preserve"> </w:t>
      </w:r>
      <w:del w:id="4373" w:author="Kelvin Sung" w:date="2021-05-26T06:08:00Z">
        <w:r w:rsidR="0041668E" w:rsidDel="007B1393">
          <w:delText xml:space="preserve">with </w:delText>
        </w:r>
      </w:del>
      <w:ins w:id="4374" w:author="Kelvin Sung" w:date="2021-05-26T06:08:00Z">
        <w:r w:rsidR="007B1393">
          <w:t>(</w:t>
        </w:r>
      </w:ins>
      <w:r w:rsidR="0041668E">
        <w:t>the left</w:t>
      </w:r>
      <w:r w:rsidR="007B086B">
        <w:t>/right</w:t>
      </w:r>
      <w:r w:rsidR="0041668E">
        <w:t xml:space="preserve"> arrow key</w:t>
      </w:r>
      <w:r w:rsidR="007B086B">
        <w:t>s</w:t>
      </w:r>
      <w:ins w:id="4375" w:author="Kelvin Sung" w:date="2021-05-26T06:08:00Z">
        <w:r w:rsidR="007B1393">
          <w:t>)</w:t>
        </w:r>
      </w:ins>
      <w:r w:rsidR="0041668E">
        <w:t xml:space="preserve">. </w:t>
      </w:r>
      <w:del w:id="4376" w:author="Kelvin Sung" w:date="2021-05-26T06:09:00Z">
        <w:r w:rsidR="0041668E" w:rsidDel="007B1393">
          <w:delText xml:space="preserve">Notice </w:delText>
        </w:r>
      </w:del>
      <w:ins w:id="4377" w:author="Kelvin Sung" w:date="2021-05-26T06:09:00Z">
        <w:r w:rsidR="007B1393">
          <w:t xml:space="preserve">Observe how </w:t>
        </w:r>
      </w:ins>
      <w:r w:rsidR="0041668E">
        <w:t xml:space="preserve">the highlight </w:t>
      </w:r>
      <w:r w:rsidR="007B086B">
        <w:t xml:space="preserve">intensifies and then </w:t>
      </w:r>
      <w:r w:rsidR="0041668E">
        <w:t>fad</w:t>
      </w:r>
      <w:r w:rsidR="007B086B">
        <w:t>es</w:t>
      </w:r>
      <w:r w:rsidR="0041668E">
        <w:t xml:space="preserve"> as </w:t>
      </w:r>
      <w:del w:id="4378" w:author="Kelvin Sung" w:date="2021-05-26T06:09:00Z">
        <w:r w:rsidR="00BB2471" w:rsidDel="007B1393">
          <w:delText xml:space="preserve">a </w:delText>
        </w:r>
      </w:del>
      <w:r w:rsidR="00BB2471">
        <w:t>result</w:t>
      </w:r>
      <w:ins w:id="4379" w:author="Kelvin Sung" w:date="2021-05-26T06:09:00Z">
        <w:r w:rsidR="007B1393">
          <w:t>s</w:t>
        </w:r>
      </w:ins>
      <w:r w:rsidR="00BB2471">
        <w:t xml:space="preserve"> of </w:t>
      </w:r>
      <w:r w:rsidR="0041668E">
        <w:t>the</w:t>
      </w:r>
      <w:r w:rsidR="00F8347C">
        <w:t xml:space="preserve"> angle between the</w:t>
      </w:r>
      <w:r w:rsidR="0041668E">
        <w:t xml:space="preserve"> </w:t>
      </w:r>
      <w:r w:rsidR="009E66CF">
        <w:t>halfway vector</w:t>
      </w:r>
      <w:r w:rsidR="00F8347C">
        <w:t xml:space="preserve">, </w:t>
      </w:r>
      <m:oMath>
        <m:acc>
          <m:accPr>
            <m:ctrlPr>
              <w:rPr>
                <w:rFonts w:ascii="Cambria Math" w:hAnsi="Cambria Math"/>
              </w:rPr>
            </m:ctrlPr>
          </m:accPr>
          <m:e>
            <m:r>
              <w:rPr>
                <w:rFonts w:ascii="Cambria Math" w:hAnsi="Cambria Math"/>
              </w:rPr>
              <m:t>H</m:t>
            </m:r>
          </m:e>
        </m:acc>
      </m:oMath>
      <w:r w:rsidR="00F8347C">
        <w:t xml:space="preserve">, and the </w:t>
      </w:r>
      <w:ins w:id="4380" w:author="Kelvin Sung" w:date="2021-05-26T06:09:00Z">
        <w:r w:rsidR="007B1393">
          <w:t xml:space="preserve">face </w:t>
        </w:r>
      </w:ins>
      <w:r w:rsidR="00F8347C">
        <w:t xml:space="preserve">normal </w:t>
      </w:r>
      <w:del w:id="4381" w:author="Kelvin Sung" w:date="2021-05-26T06:09:00Z">
        <w:r w:rsidR="00F8347C" w:rsidDel="007B1393">
          <w:delText>of the face</w:delText>
        </w:r>
      </w:del>
      <w:ins w:id="4382" w:author="Kelvin Sung" w:date="2021-05-26T06:09:00Z">
        <w:r w:rsidR="007B1393">
          <w:t>vector</w:t>
        </w:r>
      </w:ins>
      <w:r w:rsidR="00F8347C">
        <w:t xml:space="preserve">, </w:t>
      </w:r>
      <m:oMath>
        <m:acc>
          <m:accPr>
            <m:ctrlPr>
              <w:rPr>
                <w:rFonts w:ascii="Cambria Math" w:hAnsi="Cambria Math"/>
              </w:rPr>
            </m:ctrlPr>
          </m:accPr>
          <m:e>
            <m:r>
              <w:rPr>
                <w:rFonts w:ascii="Cambria Math" w:hAnsi="Cambria Math"/>
              </w:rPr>
              <m:t>N</m:t>
            </m:r>
          </m:e>
        </m:acc>
      </m:oMath>
      <w:r w:rsidR="00F8347C">
        <w:t xml:space="preserve">, </w:t>
      </w:r>
      <w:r w:rsidR="00867BAA">
        <w:t>changes</w:t>
      </w:r>
      <w:r w:rsidR="00F8347C">
        <w:t>.</w:t>
      </w:r>
      <w:del w:id="4383" w:author="Kelvin Sung" w:date="2021-05-26T06:09:00Z">
        <w:r w:rsidR="00867BAA" w:rsidDel="007B1393">
          <w:delText>6</w:delText>
        </w:r>
      </w:del>
    </w:p>
    <w:p w14:paraId="4FFFA4A9" w14:textId="6ECD404F" w:rsidR="00906AD8" w:rsidRDefault="00867BAA" w:rsidP="00CE7700">
      <w:pPr>
        <w:pStyle w:val="BodyTextCont"/>
        <w:rPr>
          <w:rFonts w:hint="eastAsia"/>
        </w:rPr>
      </w:pPr>
      <w:r>
        <w:t xml:space="preserve">You can also adjust the material to observe specularity on the </w:t>
      </w:r>
      <w:r w:rsidRPr="00867BAA">
        <w:rPr>
          <w:rStyle w:val="CodeInline"/>
        </w:rPr>
        <w:t>Hero</w:t>
      </w:r>
      <w:r>
        <w:t xml:space="preserve">. Now, select the </w:t>
      </w:r>
      <w:r w:rsidRPr="00867BAA">
        <w:rPr>
          <w:rStyle w:val="CodeInline"/>
        </w:rPr>
        <w:t>Hero</w:t>
      </w:r>
      <w:r>
        <w:t xml:space="preserve"> object (type the 6 key), decrease its diffuse material property (type R, Y, and I </w:t>
      </w:r>
      <w:proofErr w:type="gramStart"/>
      <w:r>
        <w:t>keys</w:t>
      </w:r>
      <w:proofErr w:type="gramEnd"/>
      <w:r>
        <w:t xml:space="preserve"> at the same time) to around 0.2, increase the specularity property (type 9 to select Specular, and then E, T, and U keys at the same time) to values beyond 1.</w:t>
      </w:r>
      <w:r w:rsidR="00E65D05">
        <w:t xml:space="preserve"> </w:t>
      </w:r>
      <w:ins w:id="4384" w:author="Kelvin Sung" w:date="2021-05-26T06:11:00Z">
        <w:r w:rsidR="00B67836">
          <w:t>With this setting, the diffused term is reduced and specular highlight emphasized</w:t>
        </w:r>
      </w:ins>
      <w:ins w:id="4385" w:author="Kelvin Sung" w:date="2021-05-26T06:12:00Z">
        <w:r w:rsidR="00B67836">
          <w:t xml:space="preserve">, </w:t>
        </w:r>
      </w:ins>
      <w:del w:id="4386" w:author="Kelvin Sung" w:date="2021-05-26T06:12:00Z">
        <w:r w:rsidR="00E65D05" w:rsidDel="00B67836">
          <w:delText>Y</w:delText>
        </w:r>
      </w:del>
      <w:ins w:id="4387" w:author="Kelvin Sung" w:date="2021-05-26T06:12:00Z">
        <w:r w:rsidR="00B67836">
          <w:t>y</w:t>
        </w:r>
      </w:ins>
      <w:r w:rsidR="00E65D05">
        <w:t xml:space="preserve">ou </w:t>
      </w:r>
      <w:del w:id="4388" w:author="Kelvin Sung" w:date="2021-05-26T06:12:00Z">
        <w:r w:rsidR="00E65D05" w:rsidDel="00B67836">
          <w:delText xml:space="preserve">should </w:delText>
        </w:r>
      </w:del>
      <w:ins w:id="4389" w:author="Kelvin Sung" w:date="2021-05-26T06:12:00Z">
        <w:r w:rsidR="00B67836">
          <w:t xml:space="preserve">can </w:t>
        </w:r>
      </w:ins>
      <w:r w:rsidR="00E65D05">
        <w:t xml:space="preserve">observe a dark </w:t>
      </w:r>
      <w:r w:rsidR="00E65D05" w:rsidRPr="00B67836">
        <w:rPr>
          <w:rStyle w:val="CodeInline"/>
          <w:rPrChange w:id="4390" w:author="Kelvin Sung" w:date="2021-05-26T06:12:00Z">
            <w:rPr/>
          </w:rPrChange>
        </w:rPr>
        <w:t>Hero</w:t>
      </w:r>
      <w:r w:rsidR="00E65D05">
        <w:t xml:space="preserve"> figure with bright </w:t>
      </w:r>
      <w:ins w:id="4391" w:author="Kelvin Sung" w:date="2021-05-26T06:12:00Z">
        <w:r w:rsidR="00B67836">
          <w:t xml:space="preserve">highlight </w:t>
        </w:r>
      </w:ins>
      <w:r w:rsidR="00E65D05">
        <w:t xml:space="preserve">spots. If you are unsure, try toggling light 0 (type </w:t>
      </w:r>
      <w:r w:rsidR="0039358E">
        <w:t xml:space="preserve">the </w:t>
      </w:r>
      <w:r w:rsidR="00E65D05">
        <w:t xml:space="preserve">0 key) on/off (type </w:t>
      </w:r>
      <w:r w:rsidR="0039358E">
        <w:t xml:space="preserve">the H key). </w:t>
      </w:r>
      <w:ins w:id="4392" w:author="Kelvin Sung" w:date="2021-05-26T06:13:00Z">
        <w:r w:rsidR="00B67836">
          <w:t>Relatively small object</w:t>
        </w:r>
      </w:ins>
      <w:ins w:id="4393" w:author="Kelvin Sung" w:date="2021-05-26T06:14:00Z">
        <w:r w:rsidR="00B67836">
          <w:t>s</w:t>
        </w:r>
      </w:ins>
      <w:ins w:id="4394" w:author="Kelvin Sung" w:date="2021-05-26T06:13:00Z">
        <w:r w:rsidR="00B67836">
          <w:t xml:space="preserve">, </w:t>
        </w:r>
      </w:ins>
      <w:ins w:id="4395" w:author="Kelvin Sung" w:date="2021-05-26T06:14:00Z">
        <w:r w:rsidR="00B67836">
          <w:t xml:space="preserve">such as </w:t>
        </w:r>
      </w:ins>
      <w:ins w:id="4396" w:author="Kelvin Sung" w:date="2021-05-26T06:13:00Z">
        <w:r w:rsidR="00B67836">
          <w:t xml:space="preserve">the </w:t>
        </w:r>
        <w:r w:rsidR="00B67836" w:rsidRPr="00B67836">
          <w:rPr>
            <w:rStyle w:val="CodeInline"/>
            <w:rPrChange w:id="4397" w:author="Kelvin Sung" w:date="2021-05-26T06:13:00Z">
              <w:rPr/>
            </w:rPrChange>
          </w:rPr>
          <w:t>Hero</w:t>
        </w:r>
        <w:r w:rsidR="00B67836">
          <w:t xml:space="preserve">, </w:t>
        </w:r>
      </w:ins>
      <w:del w:id="4398" w:author="Kelvin Sung" w:date="2021-05-26T06:13:00Z">
        <w:r w:rsidR="00321D0F" w:rsidDel="00B67836">
          <w:delText xml:space="preserve">When an object </w:delText>
        </w:r>
      </w:del>
      <w:r w:rsidR="00321D0F">
        <w:t>does not occupy many pixels</w:t>
      </w:r>
      <w:del w:id="4399" w:author="Kelvin Sung" w:date="2021-05-26T06:14:00Z">
        <w:r w:rsidR="00321D0F" w:rsidDel="00B67836">
          <w:delText xml:space="preserve">, such as the </w:delText>
        </w:r>
        <w:r w:rsidR="00321D0F" w:rsidRPr="00321D0F" w:rsidDel="00B67836">
          <w:rPr>
            <w:rStyle w:val="CodeInline"/>
          </w:rPr>
          <w:delText>Hero</w:delText>
        </w:r>
      </w:del>
      <w:r w:rsidR="00321D0F">
        <w:t xml:space="preserve">, the associated highlight is likely to </w:t>
      </w:r>
      <w:ins w:id="4400" w:author="Kelvin Sung" w:date="2021-05-26T06:14:00Z">
        <w:r w:rsidR="00B67836">
          <w:t xml:space="preserve">span even smaller number of pixels </w:t>
        </w:r>
      </w:ins>
      <w:del w:id="4401" w:author="Kelvin Sung" w:date="2021-05-26T06:14:00Z">
        <w:r w:rsidR="00321D0F" w:rsidDel="00B67836">
          <w:delText xml:space="preserve">be rather small </w:delText>
        </w:r>
      </w:del>
      <w:r w:rsidR="00321D0F">
        <w:t xml:space="preserve">and </w:t>
      </w:r>
      <w:ins w:id="4402" w:author="Kelvin Sung" w:date="2021-05-26T06:14:00Z">
        <w:r w:rsidR="00B67836">
          <w:t xml:space="preserve">can be </w:t>
        </w:r>
      </w:ins>
      <w:del w:id="4403" w:author="Kelvin Sung" w:date="2021-05-26T06:14:00Z">
        <w:r w:rsidR="00321D0F" w:rsidDel="00B67836">
          <w:delText xml:space="preserve">subtle </w:delText>
        </w:r>
      </w:del>
      <w:ins w:id="4404" w:author="Kelvin Sung" w:date="2021-05-26T06:14:00Z">
        <w:r w:rsidR="00B67836">
          <w:t xml:space="preserve">challenging </w:t>
        </w:r>
      </w:ins>
      <w:r w:rsidR="00321D0F">
        <w:t xml:space="preserve">to observe. Specular highlights can convey subtle and important </w:t>
      </w:r>
      <w:r w:rsidR="00CE7700">
        <w:t>effects;</w:t>
      </w:r>
      <w:r w:rsidR="00321D0F">
        <w:t xml:space="preserve"> however, its usage can also be challenging to master. </w:t>
      </w:r>
    </w:p>
    <w:p w14:paraId="68CC5286" w14:textId="00C26686" w:rsidR="00906AD8" w:rsidRDefault="00906AD8" w:rsidP="00906AD8">
      <w:pPr>
        <w:pStyle w:val="BodyTextCont"/>
        <w:rPr>
          <w:rFonts w:hint="eastAsia"/>
        </w:rPr>
      </w:pPr>
      <w:r>
        <w:lastRenderedPageBreak/>
        <w:t xml:space="preserve">Do experiment with selecting and manipulating the material property of the left </w:t>
      </w:r>
      <w:r w:rsidRPr="00906AD8">
        <w:rPr>
          <w:rStyle w:val="CodeInline"/>
        </w:rPr>
        <w:t>Minion</w:t>
      </w:r>
      <w:r>
        <w:t xml:space="preserve"> object and moving the other light sources around to observe the red specular highlight on the background. </w:t>
      </w:r>
    </w:p>
    <w:p w14:paraId="5377E645" w14:textId="77777777" w:rsidR="00906AD8" w:rsidRDefault="00906AD8" w:rsidP="00906AD8">
      <w:pPr>
        <w:pStyle w:val="Heading1"/>
      </w:pPr>
      <w:r>
        <w:t>Light Source Types</w:t>
      </w:r>
    </w:p>
    <w:p w14:paraId="39C9C307" w14:textId="137FEAE6" w:rsidR="00906AD8" w:rsidRDefault="00492E2D" w:rsidP="00906AD8">
      <w:pPr>
        <w:pStyle w:val="BodyTextFirst"/>
        <w:rPr>
          <w:rFonts w:hint="eastAsia"/>
        </w:rPr>
      </w:pPr>
      <w:r>
        <w:t xml:space="preserve">At this point </w:t>
      </w:r>
      <w:r w:rsidR="00906AD8">
        <w:t>your game engine supports the illumination by many instances of a single type of light, a point light. A point light, behav</w:t>
      </w:r>
      <w:ins w:id="4405" w:author="Kelvin Sung" w:date="2021-05-26T06:16:00Z">
        <w:r w:rsidR="00BF1890">
          <w:t>es</w:t>
        </w:r>
      </w:ins>
      <w:del w:id="4406" w:author="Kelvin Sung" w:date="2021-05-26T06:16:00Z">
        <w:r w:rsidR="00906AD8" w:rsidDel="00BF1890">
          <w:delText>ing</w:delText>
        </w:r>
      </w:del>
      <w:r w:rsidR="00906AD8">
        <w:t xml:space="preserve"> much like a lightbulb in the real world</w:t>
      </w:r>
      <w:ins w:id="4407" w:author="Kelvin Sung" w:date="2021-05-26T06:17:00Z">
        <w:r w:rsidR="00BF1890">
          <w:t>. It</w:t>
        </w:r>
      </w:ins>
      <w:del w:id="4408" w:author="Kelvin Sung" w:date="2021-05-26T06:17:00Z">
        <w:r w:rsidR="00906AD8" w:rsidDel="00BF1890">
          <w:delText>,</w:delText>
        </w:r>
      </w:del>
      <w:r w:rsidR="00906AD8">
        <w:t xml:space="preserve"> illuminates from a single position with near and far radii where objects can be fully, partial, or not lit at all by the light. There are two other light types that are popular in most game engines: the directional light and the spotlight. </w:t>
      </w:r>
    </w:p>
    <w:p w14:paraId="0C4BB4D8" w14:textId="5267AEF4" w:rsidR="00906AD8" w:rsidRDefault="00906AD8" w:rsidP="00492E2D">
      <w:pPr>
        <w:pStyle w:val="BodyTextCont"/>
        <w:rPr>
          <w:rFonts w:hint="eastAsia"/>
        </w:rPr>
      </w:pPr>
      <w:r>
        <w:t>A directional light</w:t>
      </w:r>
      <w:r w:rsidR="00492E2D">
        <w:t xml:space="preserve">, in contrast to the point light, does not have a light position or </w:t>
      </w:r>
      <w:ins w:id="4409" w:author="Kelvin Sung" w:date="2021-05-26T06:17:00Z">
        <w:r w:rsidR="00BF1890">
          <w:t xml:space="preserve">a </w:t>
        </w:r>
      </w:ins>
      <w:r w:rsidR="00492E2D">
        <w:t>range where it illuminates everything in a specific direction.</w:t>
      </w:r>
      <w:r>
        <w:t xml:space="preserve"> </w:t>
      </w:r>
      <w:r w:rsidR="00492E2D">
        <w:t xml:space="preserve">These characteristics, while may </w:t>
      </w:r>
      <w:r w:rsidR="00F51F56">
        <w:t>seem un</w:t>
      </w:r>
      <w:r w:rsidR="00492E2D">
        <w:t xml:space="preserve">intuitive, are perfect for </w:t>
      </w:r>
      <w:del w:id="4410" w:author="Kelvin Sung" w:date="2021-05-26T06:18:00Z">
        <w:r w:rsidR="00492E2D" w:rsidDel="00574BDC">
          <w:delText xml:space="preserve">creating </w:delText>
        </w:r>
      </w:del>
      <w:r w:rsidR="00F51F56">
        <w:t>general</w:t>
      </w:r>
      <w:r w:rsidR="00492E2D">
        <w:t xml:space="preserve"> background lighting. </w:t>
      </w:r>
      <w:ins w:id="4411" w:author="Kelvin Sung" w:date="2021-05-26T06:18:00Z">
        <w:r w:rsidR="00574BDC">
          <w:t xml:space="preserve">This is the case </w:t>
        </w:r>
      </w:ins>
      <w:del w:id="4412" w:author="Kelvin Sung" w:date="2021-05-26T06:18:00Z">
        <w:r w:rsidR="00492E2D" w:rsidDel="00574BDC">
          <w:delText>I</w:delText>
        </w:r>
      </w:del>
      <w:ins w:id="4413" w:author="Kelvin Sung" w:date="2021-05-26T06:18:00Z">
        <w:r w:rsidR="00574BDC">
          <w:t>i</w:t>
        </w:r>
      </w:ins>
      <w:r w:rsidR="00492E2D">
        <w:t xml:space="preserve">n the </w:t>
      </w:r>
      <w:r w:rsidR="00F51F56">
        <w:t>real</w:t>
      </w:r>
      <w:r w:rsidR="00492E2D">
        <w:t xml:space="preserve"> world</w:t>
      </w:r>
      <w:ins w:id="4414" w:author="Kelvin Sung" w:date="2021-05-26T06:18:00Z">
        <w:r w:rsidR="00574BDC">
          <w:t>.</w:t>
        </w:r>
      </w:ins>
      <w:del w:id="4415" w:author="Kelvin Sung" w:date="2021-05-26T06:18:00Z">
        <w:r w:rsidR="00492E2D" w:rsidDel="00574BDC">
          <w:delText>,</w:delText>
        </w:r>
      </w:del>
      <w:r w:rsidR="00492E2D">
        <w:t xml:space="preserve"> </w:t>
      </w:r>
      <w:ins w:id="4416" w:author="Kelvin Sung" w:date="2021-05-26T06:18:00Z">
        <w:r w:rsidR="00574BDC">
          <w:t>D</w:t>
        </w:r>
      </w:ins>
      <w:del w:id="4417" w:author="Kelvin Sung" w:date="2021-05-26T06:18:00Z">
        <w:r w:rsidR="00492E2D" w:rsidDel="00574BDC">
          <w:delText>d</w:delText>
        </w:r>
      </w:del>
      <w:r w:rsidR="00492E2D">
        <w:t xml:space="preserve">uring </w:t>
      </w:r>
      <w:r w:rsidR="00F51F56">
        <w:t xml:space="preserve">the </w:t>
      </w:r>
      <w:r w:rsidR="00492E2D">
        <w:t>day</w:t>
      </w:r>
      <w:ins w:id="4418" w:author="Kelvin Sung" w:date="2021-05-26T06:18:00Z">
        <w:r w:rsidR="00574BDC">
          <w:t>,</w:t>
        </w:r>
      </w:ins>
      <w:r w:rsidR="00492E2D">
        <w:t xml:space="preserve"> </w:t>
      </w:r>
      <w:del w:id="4419" w:author="Kelvin Sung" w:date="2021-05-26T06:18:00Z">
        <w:r w:rsidR="00492E2D" w:rsidDel="00574BDC">
          <w:delText xml:space="preserve">your </w:delText>
        </w:r>
      </w:del>
      <w:ins w:id="4420" w:author="Kelvin Sung" w:date="2021-05-26T06:18:00Z">
        <w:r w:rsidR="00574BDC">
          <w:t>the</w:t>
        </w:r>
      </w:ins>
      <w:ins w:id="4421" w:author="Kelvin Sung" w:date="2021-05-26T06:19:00Z">
        <w:r w:rsidR="00574BDC">
          <w:t xml:space="preserve"> </w:t>
        </w:r>
      </w:ins>
      <w:r w:rsidR="00492E2D">
        <w:t>general environment is illuminated by the Sun</w:t>
      </w:r>
      <w:r w:rsidR="00F51F56">
        <w:t xml:space="preserve"> where rays</w:t>
      </w:r>
      <w:r w:rsidR="00492E2D">
        <w:t xml:space="preserve"> </w:t>
      </w:r>
      <w:r w:rsidR="00F51F56">
        <w:t>from the Sun can conveniently be modelled as a directional light.</w:t>
      </w:r>
      <w:r>
        <w:t xml:space="preserve"> </w:t>
      </w:r>
      <w:ins w:id="4422" w:author="Kelvin Sung" w:date="2021-05-26T06:19:00Z">
        <w:r w:rsidR="00574BDC">
          <w:t>The light rays from the Sun, f</w:t>
        </w:r>
      </w:ins>
      <w:del w:id="4423" w:author="Kelvin Sung" w:date="2021-05-26T06:19:00Z">
        <w:r w:rsidR="00F51F56" w:rsidDel="00574BDC">
          <w:delText>F</w:delText>
        </w:r>
      </w:del>
      <w:r>
        <w:t xml:space="preserve">rom the perspective of the earth, </w:t>
      </w:r>
      <w:del w:id="4424" w:author="Kelvin Sung" w:date="2021-05-26T06:19:00Z">
        <w:r w:rsidDel="00574BDC">
          <w:delText xml:space="preserve">the light rays from the sun </w:delText>
        </w:r>
      </w:del>
      <w:r>
        <w:t xml:space="preserve">are practically parallel </w:t>
      </w:r>
      <w:ins w:id="4425" w:author="Kelvin Sung" w:date="2021-05-26T06:20:00Z">
        <w:r w:rsidR="00574BDC">
          <w:t xml:space="preserve">coming from a fixed direction </w:t>
        </w:r>
      </w:ins>
      <w:del w:id="4426" w:author="Kelvin Sung" w:date="2021-05-26T06:20:00Z">
        <w:r w:rsidDel="00574BDC">
          <w:delText>because of the great distance</w:delText>
        </w:r>
      </w:del>
      <w:ins w:id="4427" w:author="Kelvin Sung" w:date="2021-05-26T06:20:00Z">
        <w:r w:rsidR="00574BDC">
          <w:t>and these rays illuminate everything</w:t>
        </w:r>
      </w:ins>
      <w:r>
        <w:t>. A directional light is a simple light type that requires only a direction variable and has no distance drop-off. The directional lights are typically used as global lights that illuminate the entire scene.</w:t>
      </w:r>
    </w:p>
    <w:p w14:paraId="35F673E1" w14:textId="27FDF0A0" w:rsidR="00906AD8" w:rsidRDefault="00906AD8" w:rsidP="00FB3BA0">
      <w:pPr>
        <w:pStyle w:val="BodyTextCont"/>
        <w:rPr>
          <w:rFonts w:hint="eastAsia"/>
        </w:rPr>
      </w:pPr>
      <w:r>
        <w:t xml:space="preserve">A spotlight models a desk lamp with a cone-shape lampshade. As illustrated in Figure </w:t>
      </w:r>
      <w:del w:id="4428" w:author="Kelvin Sung" w:date="2021-05-22T13:50:00Z">
        <w:r w:rsidDel="003401C9">
          <w:delText>8-20</w:delText>
        </w:r>
      </w:del>
      <w:ins w:id="4429" w:author="Kelvin Sung" w:date="2021-05-22T13:50:00Z">
        <w:r w:rsidR="003401C9">
          <w:t>8-21</w:t>
        </w:r>
      </w:ins>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lastRenderedPageBreak/>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5404F414" w:rsidR="00FB3BA0" w:rsidRDefault="00FB3BA0" w:rsidP="00FB3BA0">
      <w:pPr>
        <w:pStyle w:val="FigureCaption"/>
      </w:pPr>
      <w:r>
        <w:t xml:space="preserve">Figure </w:t>
      </w:r>
      <w:del w:id="4430" w:author="Kelvin Sung" w:date="2021-05-22T13:50:00Z">
        <w:r w:rsidDel="003401C9">
          <w:delText>8-20</w:delText>
        </w:r>
      </w:del>
      <w:ins w:id="4431" w:author="Kelvin Sung" w:date="2021-05-22T13:50:00Z">
        <w:r w:rsidR="003401C9">
          <w:t>8-21</w:t>
        </w:r>
      </w:ins>
      <w:r>
        <w:t>. A spotlight and its parameters</w:t>
      </w:r>
    </w:p>
    <w:p w14:paraId="6731F71C" w14:textId="0540D2A7" w:rsidR="00FB3BA0" w:rsidRDefault="00FB3BA0" w:rsidP="00FB3BA0">
      <w:pPr>
        <w:pStyle w:val="NoteTipCaution"/>
      </w:pPr>
      <w:r w:rsidRPr="00FB3BA0">
        <w:rPr>
          <w:rStyle w:val="Strong"/>
        </w:rPr>
        <w:t>Note</w:t>
      </w:r>
      <w:r>
        <w:tab/>
        <w:t xml:space="preserve">In illustrative diagrams, like Figure </w:t>
      </w:r>
      <w:del w:id="4432" w:author="Kelvin Sung" w:date="2021-05-22T13:50:00Z">
        <w:r w:rsidDel="003401C9">
          <w:delText>8-20</w:delText>
        </w:r>
      </w:del>
      <w:ins w:id="4433" w:author="Kelvin Sung" w:date="2021-05-22T13:50:00Z">
        <w:r w:rsidR="003401C9">
          <w:t>8-21</w:t>
        </w:r>
      </w:ins>
      <w:r>
        <w:t>, for clarity purposes light directions are usually represented by lines extending from the light position toward the environment. These lines are usually for illustrative purposes and do not carry mathematic</w:t>
      </w:r>
      <w:ins w:id="4434" w:author="Kelvin Sung" w:date="2021-05-26T06:23:00Z">
        <w:r w:rsidR="001C0E06">
          <w:t>al</w:t>
        </w:r>
      </w:ins>
      <w:r>
        <w:t xml:space="preserve"> meanings. These illustrative diagrams are contrasted with vector diagrams that explain illumination computations, like Figures </w:t>
      </w:r>
      <w:del w:id="4435" w:author="Kelvin Sung" w:date="2021-05-22T13:52:00Z">
        <w:r w:rsidDel="003401C9">
          <w:delText>8-13</w:delText>
        </w:r>
      </w:del>
      <w:ins w:id="4436" w:author="Kelvin Sung" w:date="2021-05-22T13:52:00Z">
        <w:r w:rsidR="003401C9">
          <w:t>8-14</w:t>
        </w:r>
      </w:ins>
      <w:r>
        <w:t xml:space="preserve"> and </w:t>
      </w:r>
      <w:del w:id="4437" w:author="Kelvin Sung" w:date="2021-05-22T13:51:00Z">
        <w:r w:rsidDel="003401C9">
          <w:delText>8-14</w:delText>
        </w:r>
      </w:del>
      <w:ins w:id="4438" w:author="Kelvin Sung" w:date="2021-05-22T13:51:00Z">
        <w:r w:rsidR="003401C9">
          <w:t>8-15</w:t>
        </w:r>
      </w:ins>
      <w:r>
        <w:t xml:space="preserve">. In illumination vector diagrams, all vectors always point away from the position to be illuminated, and </w:t>
      </w:r>
      <w:del w:id="4439" w:author="Kelvin Sung" w:date="2021-05-26T06:24:00Z">
        <w:r w:rsidDel="001C0E06">
          <w:delText xml:space="preserve">all vectors are </w:delText>
        </w:r>
      </w:del>
      <w:r>
        <w:t xml:space="preserve">assumed to be normalized </w:t>
      </w:r>
      <w:del w:id="4440" w:author="Kelvin Sung" w:date="2021-05-26T06:24:00Z">
        <w:r w:rsidDel="001C0E06">
          <w:delText xml:space="preserve">vectors </w:delText>
        </w:r>
      </w:del>
      <w:r>
        <w:t>with a magnitude of 1.</w:t>
      </w:r>
    </w:p>
    <w:p w14:paraId="02E1E729" w14:textId="142B0320" w:rsidR="00FB3BA0" w:rsidRDefault="00FB3BA0" w:rsidP="00FB3BA0">
      <w:pPr>
        <w:pStyle w:val="Heading2"/>
      </w:pPr>
      <w:r>
        <w:t>The Directional and Spotlights Project</w:t>
      </w:r>
    </w:p>
    <w:p w14:paraId="40041179" w14:textId="5D03DFB2" w:rsidR="00FB3BA0" w:rsidRDefault="00FB3BA0" w:rsidP="00FB3BA0">
      <w:pPr>
        <w:pStyle w:val="BodyTextFirst"/>
        <w:rPr>
          <w:rFonts w:hint="eastAsia"/>
        </w:rPr>
      </w:pPr>
      <w:r>
        <w:t>This project demonstrates how to integrate directional lights and spotlight</w:t>
      </w:r>
      <w:r w:rsidR="00A77252">
        <w:t>s</w:t>
      </w:r>
      <w:r>
        <w:t xml:space="preserve"> into your engine to support a wider range of illumination effects. You can see an example of the project running in Figure </w:t>
      </w:r>
      <w:del w:id="4441" w:author="Kelvin Sung" w:date="2021-05-22T13:50:00Z">
        <w:r w:rsidDel="003401C9">
          <w:delText>8-21</w:delText>
        </w:r>
      </w:del>
      <w:ins w:id="4442" w:author="Kelvin Sung" w:date="2021-05-22T13:50:00Z">
        <w:r w:rsidR="003401C9">
          <w:t>8-22</w:t>
        </w:r>
      </w:ins>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lastRenderedPageBreak/>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6C057247" w:rsidR="00FB3BA0" w:rsidRDefault="00FB3BA0" w:rsidP="00FB3BA0">
      <w:pPr>
        <w:pStyle w:val="FigureCaption"/>
      </w:pPr>
      <w:r>
        <w:t xml:space="preserve">Figure </w:t>
      </w:r>
      <w:del w:id="4443" w:author="Kelvin Sung" w:date="2021-05-22T13:50:00Z">
        <w:r w:rsidDel="003401C9">
          <w:delText>8-21</w:delText>
        </w:r>
      </w:del>
      <w:ins w:id="4444" w:author="Kelvin Sung" w:date="2021-05-22T13:50:00Z">
        <w:r w:rsidR="003401C9">
          <w:t>8-22</w:t>
        </w:r>
      </w:ins>
      <w:r>
        <w:t>. Running the Directional and Spotlights project</w:t>
      </w:r>
    </w:p>
    <w:p w14:paraId="3EB6D3E2" w14:textId="77777777" w:rsidR="00FB3BA0" w:rsidRDefault="00FB3BA0" w:rsidP="00FB3BA0">
      <w:pPr>
        <w:pStyle w:val="BodyTextFirst"/>
        <w:rPr>
          <w:rFonts w:hint="eastAsia"/>
        </w:rPr>
      </w:pPr>
      <w:r>
        <w:t>The controls of the project are as follows:</w:t>
      </w:r>
    </w:p>
    <w:p w14:paraId="06EB5EA5" w14:textId="77777777" w:rsidR="00FB3BA0" w:rsidRDefault="00FB3BA0" w:rsidP="00FB3BA0">
      <w:pPr>
        <w:pStyle w:val="Bullet"/>
        <w:rPr>
          <w:rFonts w:hint="eastAsia"/>
        </w:rPr>
      </w:pPr>
      <w:r>
        <w:t>WASD keys: Move the hero character on the screen</w:t>
      </w:r>
    </w:p>
    <w:p w14:paraId="0E9A95BE" w14:textId="77777777" w:rsidR="00FB3BA0" w:rsidRDefault="00FB3BA0" w:rsidP="00FB3BA0">
      <w:pPr>
        <w:pStyle w:val="BodyTextFirst"/>
        <w:rPr>
          <w:rFonts w:hint="eastAsia"/>
        </w:rPr>
      </w:pPr>
      <w:r>
        <w:t>Lighting controls:</w:t>
      </w:r>
    </w:p>
    <w:p w14:paraId="5B6F5D88" w14:textId="77777777" w:rsidR="00FB3BA0" w:rsidRDefault="00FB3BA0" w:rsidP="00FB3BA0">
      <w:pPr>
        <w:pStyle w:val="Bullet"/>
        <w:rPr>
          <w:rFonts w:hint="eastAsia"/>
        </w:rPr>
      </w:pPr>
      <w:r>
        <w:t>Number keys 0, 1, 2, and 3: Select the corresponding light source</w:t>
      </w:r>
    </w:p>
    <w:p w14:paraId="5A641D7F" w14:textId="54B5787A" w:rsidR="00FB3BA0" w:rsidRDefault="00FB3BA0" w:rsidP="00FB3BA0">
      <w:pPr>
        <w:pStyle w:val="Bullet"/>
        <w:rPr>
          <w:rFonts w:hint="eastAsia"/>
        </w:rPr>
      </w:pPr>
      <w:r>
        <w:t>Arrow keys: Move the currently selected light</w:t>
      </w:r>
      <w:r w:rsidR="00E97AF7">
        <w:t>, note that this has no effect on the directional light</w:t>
      </w:r>
      <w:ins w:id="4445" w:author="Kelvin Sung" w:date="2021-05-26T06:26:00Z">
        <w:r w:rsidR="0094486D">
          <w:t xml:space="preserve"> (</w:t>
        </w:r>
      </w:ins>
      <w:ins w:id="4446" w:author="Kelvin Sung" w:date="2021-05-26T06:27:00Z">
        <w:r w:rsidR="0094486D">
          <w:t>light 1)</w:t>
        </w:r>
      </w:ins>
    </w:p>
    <w:p w14:paraId="4DCC6AFA" w14:textId="00A80E92" w:rsidR="00FB3BA0" w:rsidRDefault="00FB3BA0" w:rsidP="00FB3BA0">
      <w:pPr>
        <w:pStyle w:val="Bullet"/>
        <w:rPr>
          <w:rFonts w:hint="eastAsia"/>
        </w:rPr>
      </w:pPr>
      <w:r>
        <w:lastRenderedPageBreak/>
        <w:t>Arrow keys with spacebar pressed: Change the direction of the currently selected light</w:t>
      </w:r>
      <w:r w:rsidR="00E97AF7">
        <w:t xml:space="preserve">, note that this has no effect on the point light </w:t>
      </w:r>
      <w:ins w:id="4447" w:author="Kelvin Sung" w:date="2021-05-26T06:27:00Z">
        <w:r w:rsidR="0094486D">
          <w:t>(light 0)</w:t>
        </w:r>
      </w:ins>
    </w:p>
    <w:p w14:paraId="3630CA7E" w14:textId="7523F0F8" w:rsidR="00FB3BA0" w:rsidRDefault="00FB3BA0" w:rsidP="00FB3BA0">
      <w:pPr>
        <w:pStyle w:val="Bullet"/>
        <w:rPr>
          <w:rFonts w:hint="eastAsia"/>
        </w:rPr>
      </w:pPr>
      <w:r>
        <w:t>Z/X key: Increases/decreases the light z position</w:t>
      </w:r>
      <w:ins w:id="4448" w:author="Kelvin Sung" w:date="2021-05-26T06:30:00Z">
        <w:r w:rsidR="0094486D">
          <w:t>, note that this has no effect on the directional light (light 1)</w:t>
        </w:r>
      </w:ins>
    </w:p>
    <w:p w14:paraId="08D51D2B" w14:textId="6B419E25" w:rsidR="00FB3BA0" w:rsidRDefault="00FB3BA0" w:rsidP="00FB3BA0">
      <w:pPr>
        <w:pStyle w:val="Bullet"/>
        <w:rPr>
          <w:rFonts w:hint="eastAsia"/>
        </w:rPr>
      </w:pPr>
      <w:r>
        <w:t>C/V and B/N keys: Increase/decrease the inner and outer cone angles of the selected light</w:t>
      </w:r>
      <w:r w:rsidR="00E97AF7">
        <w:t xml:space="preserve">, note </w:t>
      </w:r>
      <w:ins w:id="4449" w:author="Kelvin Sung" w:date="2021-05-26T06:30:00Z">
        <w:r w:rsidR="0094486D">
          <w:t xml:space="preserve">that </w:t>
        </w:r>
      </w:ins>
      <w:r w:rsidR="00E97AF7">
        <w:t>th</w:t>
      </w:r>
      <w:ins w:id="4450" w:author="Kelvin Sung" w:date="2021-05-26T06:30:00Z">
        <w:r w:rsidR="0094486D">
          <w:t>e</w:t>
        </w:r>
      </w:ins>
      <w:del w:id="4451" w:author="Kelvin Sung" w:date="2021-05-26T06:30:00Z">
        <w:r w:rsidR="00E97AF7" w:rsidDel="0094486D">
          <w:delText>i</w:delText>
        </w:r>
      </w:del>
      <w:r w:rsidR="00E97AF7">
        <w:t>s</w:t>
      </w:r>
      <w:ins w:id="4452" w:author="Kelvin Sung" w:date="2021-05-26T06:30:00Z">
        <w:r w:rsidR="0094486D">
          <w:t>e</w:t>
        </w:r>
      </w:ins>
      <w:r w:rsidR="00E97AF7">
        <w:t xml:space="preserve"> </w:t>
      </w:r>
      <w:del w:id="4453" w:author="Kelvin Sung" w:date="2021-05-26T06:30:00Z">
        <w:r w:rsidR="00E97AF7" w:rsidDel="0094486D">
          <w:delText>has no effect on the point or the directional light</w:delText>
        </w:r>
      </w:del>
      <w:ins w:id="4454" w:author="Kelvin Sung" w:date="2021-05-26T06:30:00Z">
        <w:r w:rsidR="0094486D">
          <w:t>only affect the two spotlights in the scene (lights 2 and 3)</w:t>
        </w:r>
      </w:ins>
    </w:p>
    <w:p w14:paraId="72CCA27B" w14:textId="77777777" w:rsidR="00FB3BA0" w:rsidRDefault="00FB3BA0" w:rsidP="00FB3BA0">
      <w:pPr>
        <w:pStyle w:val="Bullet"/>
        <w:rPr>
          <w:rFonts w:hint="eastAsia"/>
        </w:rPr>
      </w:pPr>
      <w:r>
        <w:t>K/L key: Increases/decreases the intensity of the selected light</w:t>
      </w:r>
    </w:p>
    <w:p w14:paraId="2F823ACD" w14:textId="77777777" w:rsidR="00FB3BA0" w:rsidRDefault="00FB3BA0" w:rsidP="00FB3BA0">
      <w:pPr>
        <w:pStyle w:val="Bullet"/>
        <w:rPr>
          <w:rFonts w:hint="eastAsia"/>
        </w:rPr>
      </w:pPr>
      <w:r>
        <w:t>H key: Toggles the selected light on/off</w:t>
      </w:r>
    </w:p>
    <w:p w14:paraId="32169687" w14:textId="77777777" w:rsidR="00FB3BA0" w:rsidRDefault="00FB3BA0" w:rsidP="00FB3BA0">
      <w:pPr>
        <w:pStyle w:val="BodyTextFirst"/>
        <w:rPr>
          <w:rFonts w:hint="eastAsia"/>
        </w:rPr>
      </w:pPr>
      <w:r>
        <w:t>Material property controls:</w:t>
      </w:r>
    </w:p>
    <w:p w14:paraId="38F8862C" w14:textId="77777777" w:rsidR="00FB3BA0" w:rsidRPr="00FB3BA0" w:rsidRDefault="00FB3BA0" w:rsidP="00FB3BA0">
      <w:pPr>
        <w:pStyle w:val="Bullet"/>
        <w:rPr>
          <w:rFonts w:hint="eastAsia"/>
        </w:rPr>
      </w:pPr>
      <w:r w:rsidRPr="00FB3BA0">
        <w:rPr>
          <w:i/>
        </w:rPr>
        <w:t>Number keys 5 and 6</w:t>
      </w:r>
      <w:r w:rsidRPr="00FB3BA0">
        <w:t>: Select the left minion and the hero</w:t>
      </w:r>
    </w:p>
    <w:p w14:paraId="314014BC" w14:textId="30B96A05" w:rsidR="00FB3BA0" w:rsidRPr="00FB3BA0" w:rsidRDefault="00FB3BA0" w:rsidP="00FB3BA0">
      <w:pPr>
        <w:pStyle w:val="Bullet"/>
        <w:rPr>
          <w:rFonts w:hint="eastAsia"/>
        </w:rPr>
      </w:pPr>
      <w:r w:rsidRPr="00FB3BA0">
        <w:rPr>
          <w:i/>
        </w:rPr>
        <w:t>Number keys 7, 8, and 9</w:t>
      </w:r>
      <w:r w:rsidRPr="00FB3BA0">
        <w:t>: Select the</w:t>
      </w:r>
      <w:del w:id="4455" w:author="Kelvin Sung" w:date="2021-05-26T06:31:00Z">
        <w:r w:rsidRPr="00FB3BA0" w:rsidDel="00306A21">
          <w:delText xml:space="preserve"> :</w:delText>
        </w:r>
      </w:del>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FB3BA0">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FB3BA0">
        <w:t xml:space="preserve"> material properties of the selected character (left minion or the hero)</w:t>
      </w:r>
    </w:p>
    <w:p w14:paraId="02684678" w14:textId="77777777" w:rsidR="00FB3BA0" w:rsidRPr="00FB3BA0" w:rsidRDefault="00FB3BA0" w:rsidP="00FB3BA0">
      <w:pPr>
        <w:pStyle w:val="Bullet"/>
        <w:rPr>
          <w:rFonts w:hint="eastAsia"/>
        </w:rPr>
      </w:pPr>
      <w:r w:rsidRPr="00FB3BA0">
        <w:t>E</w:t>
      </w:r>
      <w:r w:rsidRPr="00FB3BA0">
        <w:rPr>
          <w:i/>
        </w:rPr>
        <w:t xml:space="preserve">/R, T/Y, and U/I </w:t>
      </w:r>
      <w:proofErr w:type="gramStart"/>
      <w:r w:rsidRPr="00FB3BA0">
        <w:rPr>
          <w:i/>
        </w:rPr>
        <w:t>keys</w:t>
      </w:r>
      <w:proofErr w:type="gramEnd"/>
      <w:r w:rsidRPr="00FB3BA0">
        <w:t>: Increase/decrease the red, green, and blue channels of the selected material property</w:t>
      </w:r>
    </w:p>
    <w:p w14:paraId="756418B9" w14:textId="77777777" w:rsidR="00FB3BA0" w:rsidRPr="00FB3BA0" w:rsidRDefault="00FB3BA0" w:rsidP="00FB3BA0">
      <w:pPr>
        <w:pStyle w:val="Bullet"/>
        <w:rPr>
          <w:rFonts w:hint="eastAsia"/>
        </w:rPr>
      </w:pPr>
      <w:r w:rsidRPr="00FB3BA0">
        <w:rPr>
          <w:i/>
        </w:rPr>
        <w:t>O/P keys</w:t>
      </w:r>
      <w:r w:rsidRPr="00FB3BA0">
        <w:t>: Increase/decrease the shininess of the selected material property</w:t>
      </w:r>
    </w:p>
    <w:p w14:paraId="51DCBC48" w14:textId="77777777" w:rsidR="00FB3BA0" w:rsidRDefault="00FB3BA0" w:rsidP="00FB3BA0">
      <w:pPr>
        <w:pStyle w:val="BodyTextFirst"/>
        <w:rPr>
          <w:rFonts w:hint="eastAsia"/>
        </w:rPr>
      </w:pPr>
      <w:r>
        <w:t>The goals of the project are as follows:</w:t>
      </w:r>
    </w:p>
    <w:p w14:paraId="1C2FF7A4" w14:textId="77777777" w:rsidR="00FB3BA0" w:rsidRDefault="00FB3BA0" w:rsidP="00FB3BA0">
      <w:pPr>
        <w:pStyle w:val="Bullet"/>
        <w:rPr>
          <w:rFonts w:hint="eastAsia"/>
        </w:rPr>
      </w:pPr>
      <w:r>
        <w:t>To understand the two additional light types: directional lights and spotlights</w:t>
      </w:r>
    </w:p>
    <w:p w14:paraId="773C0E1D" w14:textId="77777777" w:rsidR="00FB3BA0" w:rsidRDefault="00FB3BA0" w:rsidP="00FB3BA0">
      <w:pPr>
        <w:pStyle w:val="Bullet"/>
        <w:rPr>
          <w:rFonts w:hint="eastAsia"/>
        </w:rPr>
      </w:pPr>
      <w:r>
        <w:t>To examine the illumination results from all three different light types</w:t>
      </w:r>
    </w:p>
    <w:p w14:paraId="55F66FEF" w14:textId="77777777" w:rsidR="00FB3BA0" w:rsidRDefault="00FB3BA0" w:rsidP="00FB3BA0">
      <w:pPr>
        <w:pStyle w:val="Bullet"/>
        <w:rPr>
          <w:rFonts w:hint="eastAsia"/>
        </w:rPr>
      </w:pPr>
      <w:r>
        <w:t>To experience controlling the parameters of all three light types</w:t>
      </w:r>
    </w:p>
    <w:p w14:paraId="6A311856" w14:textId="77777777" w:rsidR="00FB3BA0" w:rsidRDefault="00FB3BA0" w:rsidP="00FB3BA0">
      <w:pPr>
        <w:pStyle w:val="Bullet"/>
        <w:rPr>
          <w:rFonts w:hint="eastAsia"/>
        </w:rPr>
      </w:pPr>
      <w:r>
        <w:t>To support the three different light types in the engine and GLSL shaders</w:t>
      </w:r>
    </w:p>
    <w:p w14:paraId="4F537A6D" w14:textId="77777777" w:rsidR="00FB3BA0" w:rsidRDefault="00FB3BA0" w:rsidP="00FB3BA0">
      <w:pPr>
        <w:pStyle w:val="Heading3"/>
      </w:pPr>
      <w:commentRangeStart w:id="4456"/>
      <w:r>
        <w:t>Supporting New Light Types in GLSL Fragment Shaders</w:t>
      </w:r>
      <w:commentRangeEnd w:id="4456"/>
      <w:r w:rsidR="001B3FA4">
        <w:rPr>
          <w:rStyle w:val="CommentReference"/>
          <w:rFonts w:asciiTheme="minorHAnsi" w:eastAsia="SimSun" w:hAnsiTheme="minorHAnsi" w:cstheme="minorBidi"/>
          <w:color w:val="auto"/>
        </w:rPr>
        <w:commentReference w:id="4456"/>
      </w:r>
    </w:p>
    <w:p w14:paraId="508C882E" w14:textId="77777777" w:rsidR="00FB3BA0" w:rsidRDefault="00FB3BA0" w:rsidP="00FB3BA0">
      <w:pPr>
        <w:pStyle w:val="BodyTextFirst"/>
        <w:rPr>
          <w:rFonts w:hint="eastAsia"/>
        </w:rPr>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rPr>
          <w:rFonts w:hint="eastAsia"/>
        </w:rPr>
      </w:pPr>
      <w:r>
        <w:t xml:space="preserve">Recall that the </w:t>
      </w:r>
      <w:proofErr w:type="spellStart"/>
      <w:r w:rsidRPr="00F5523C">
        <w:rPr>
          <w:rStyle w:val="CodeInline"/>
        </w:rPr>
        <w:t>IllumShader</w:t>
      </w:r>
      <w:proofErr w:type="spellEnd"/>
      <w:r>
        <w:t xml:space="preserve"> simulates the Phong illumination model based on a point light. This will be expanded to support the two new light types.</w:t>
      </w:r>
    </w:p>
    <w:p w14:paraId="462F7509" w14:textId="51CAE6DC" w:rsidR="00FB3BA0" w:rsidRDefault="00FB3BA0" w:rsidP="00FB3BA0">
      <w:pPr>
        <w:pStyle w:val="NumList"/>
        <w:numPr>
          <w:ilvl w:val="0"/>
          <w:numId w:val="39"/>
        </w:numPr>
        <w:rPr>
          <w:rFonts w:hint="eastAsia"/>
        </w:rPr>
      </w:pPr>
      <w:r>
        <w:lastRenderedPageBreak/>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t>
      </w:r>
      <w:del w:id="4457" w:author="Kelvin Sung" w:date="2021-05-26T06:34:00Z">
        <w:r w:rsidDel="00323625">
          <w:delText xml:space="preserve">WebGL </w:delText>
        </w:r>
      </w:del>
      <w:ins w:id="4458" w:author="Kelvin Sung" w:date="2021-05-26T06:34:00Z">
        <w:r w:rsidR="00323625">
          <w:t xml:space="preserve">GLSL </w:t>
        </w:r>
      </w:ins>
      <w:r>
        <w:t xml:space="preserve">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377F322D" w:rsidR="00731F86" w:rsidRDefault="00731F86" w:rsidP="00731F86">
      <w:pPr>
        <w:pStyle w:val="Code"/>
        <w:rPr>
          <w:rFonts w:hint="eastAsia"/>
        </w:rPr>
      </w:pPr>
      <w:r>
        <w:t>#define ePointLight</w:t>
      </w:r>
      <w:ins w:id="4459" w:author="Kelvin Sung" w:date="2021-05-26T06:34:00Z">
        <w:r w:rsidR="00323625">
          <w:t xml:space="preserve">      </w:t>
        </w:r>
      </w:ins>
      <w:del w:id="4460" w:author="Kelvin Sung" w:date="2021-05-26T06:34:00Z">
        <w:r w:rsidDel="00323625">
          <w:delText xml:space="preserve">       </w:delText>
        </w:r>
      </w:del>
      <w:r>
        <w:t>0</w:t>
      </w:r>
    </w:p>
    <w:p w14:paraId="498DC796" w14:textId="22F4EF54" w:rsidR="00731F86" w:rsidRDefault="00731F86" w:rsidP="00731F86">
      <w:pPr>
        <w:pStyle w:val="Code"/>
        <w:rPr>
          <w:rFonts w:hint="eastAsia"/>
        </w:rPr>
      </w:pPr>
      <w:r>
        <w:t xml:space="preserve">#define eDirectionalLight </w:t>
      </w:r>
      <w:ins w:id="4461" w:author="Kelvin Sung" w:date="2021-05-26T06:34:00Z">
        <w:r w:rsidR="00323625">
          <w:t xml:space="preserve"> </w:t>
        </w:r>
      </w:ins>
      <w:r>
        <w:t>1</w:t>
      </w:r>
    </w:p>
    <w:p w14:paraId="5F2EAD1E" w14:textId="50731A79" w:rsidR="00731F86" w:rsidRDefault="00731F86" w:rsidP="00731F86">
      <w:pPr>
        <w:pStyle w:val="Code"/>
        <w:rPr>
          <w:rFonts w:hint="eastAsia"/>
        </w:rPr>
      </w:pPr>
      <w:r>
        <w:t xml:space="preserve">#define eSpotLight      </w:t>
      </w:r>
      <w:del w:id="4462" w:author="Kelvin Sung" w:date="2021-05-26T06:34:00Z">
        <w:r w:rsidDel="00323625">
          <w:delText xml:space="preserve">  </w:delText>
        </w:r>
      </w:del>
      <w:r>
        <w:t>2</w:t>
      </w:r>
    </w:p>
    <w:p w14:paraId="1CB439C2" w14:textId="77777777" w:rsidR="00731F86" w:rsidRDefault="00731F86" w:rsidP="00731F86">
      <w:pPr>
        <w:pStyle w:val="Code"/>
        <w:rPr>
          <w:rFonts w:hint="eastAsia"/>
        </w:rPr>
      </w:pPr>
      <w:r>
        <w:t xml:space="preserve">    // ******** WARNING ******</w:t>
      </w:r>
    </w:p>
    <w:p w14:paraId="4918837E" w14:textId="77777777" w:rsidR="00731F86" w:rsidRDefault="00731F86" w:rsidP="00731F86">
      <w:pPr>
        <w:pStyle w:val="Code"/>
        <w:rPr>
          <w:rFonts w:hint="eastAsia"/>
        </w:rPr>
      </w:pPr>
      <w:r>
        <w:t xml:space="preserve">    // The above enumerated values must be identical to </w:t>
      </w:r>
    </w:p>
    <w:p w14:paraId="4C796592" w14:textId="77777777" w:rsidR="00731F86" w:rsidRDefault="00731F86" w:rsidP="00731F86">
      <w:pPr>
        <w:pStyle w:val="Code"/>
        <w:rPr>
          <w:rFonts w:hint="eastAsia"/>
        </w:rPr>
      </w:pPr>
      <w:r>
        <w:t xml:space="preserve">    // Light.eLightType values defined in Light.js</w:t>
      </w:r>
    </w:p>
    <w:p w14:paraId="4CE1234B" w14:textId="683A61FC" w:rsidR="00731F86" w:rsidRDefault="00731F86" w:rsidP="00731F86">
      <w:pPr>
        <w:pStyle w:val="Code"/>
        <w:rPr>
          <w:rFonts w:hint="eastAsia"/>
        </w:rPr>
      </w:pPr>
      <w:r>
        <w:t xml:space="preserve">    // ******** WARNING ******</w:t>
      </w:r>
    </w:p>
    <w:p w14:paraId="528F487A" w14:textId="394D5A73" w:rsidR="00FB3BA0" w:rsidRDefault="00FB3BA0" w:rsidP="00FB3BA0">
      <w:pPr>
        <w:pStyle w:val="NumList"/>
        <w:rPr>
          <w:rFonts w:hint="eastAsia"/>
        </w:rPr>
      </w:pPr>
      <w:r w:rsidRPr="00FB3BA0">
        <w:t xml:space="preserve">Expand the light </w:t>
      </w:r>
      <w:r w:rsidRPr="00731F86">
        <w:rPr>
          <w:rStyle w:val="CodeInline"/>
        </w:rPr>
        <w:t>struct</w:t>
      </w:r>
      <w:r w:rsidRPr="00FB3BA0">
        <w:t xml:space="preserve"> </w:t>
      </w:r>
      <w:del w:id="4463" w:author="Kelvin Sung" w:date="2021-05-26T06:35:00Z">
        <w:r w:rsidRPr="00FB3BA0" w:rsidDel="00323625">
          <w:delText xml:space="preserve">within the shader </w:delText>
        </w:r>
      </w:del>
      <w:r w:rsidRPr="00FB3BA0">
        <w:t xml:space="preserve">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w:t>
      </w:r>
      <w:del w:id="4464" w:author="Kelvin Sung" w:date="2021-05-26T06:37:00Z">
        <w:r w:rsidRPr="00FB3BA0" w:rsidDel="00876831">
          <w:delText>Notice that, a</w:delText>
        </w:r>
      </w:del>
      <w:ins w:id="4465" w:author="Kelvin Sung" w:date="2021-05-26T06:37:00Z">
        <w:r w:rsidR="00876831">
          <w:t>A</w:t>
        </w:r>
      </w:ins>
      <w:r w:rsidRPr="00FB3BA0">
        <w:t>s will be detailed next, instead of the actual angle values, the cosine</w:t>
      </w:r>
      <w:ins w:id="4466" w:author="Kelvin Sung" w:date="2021-05-26T06:37:00Z">
        <w:r w:rsidR="00581007">
          <w:t>s</w:t>
        </w:r>
      </w:ins>
      <w:r w:rsidRPr="00FB3BA0">
        <w:t xml:space="preserve"> of the inner and outer angles are stored in the struct to facilitate </w:t>
      </w:r>
      <w:ins w:id="4467" w:author="Kelvin Sung" w:date="2021-05-26T06:37:00Z">
        <w:r w:rsidR="009C1314">
          <w:t>efficient</w:t>
        </w:r>
      </w:ins>
      <w:ins w:id="4468" w:author="Kelvin Sung" w:date="2021-05-26T06:38:00Z">
        <w:r w:rsidR="009C1314">
          <w:t xml:space="preserve"> </w:t>
        </w:r>
      </w:ins>
      <w:r w:rsidRPr="00FB3BA0">
        <w:t xml:space="preserve">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rPr>
          <w:rFonts w:hint="eastAsia"/>
        </w:rPr>
      </w:pPr>
      <w:r>
        <w:t>struct Light  {</w:t>
      </w:r>
    </w:p>
    <w:p w14:paraId="5EBE9604" w14:textId="77777777" w:rsidR="00731F86" w:rsidRDefault="00731F86" w:rsidP="00731F86">
      <w:pPr>
        <w:pStyle w:val="Code"/>
        <w:rPr>
          <w:rFonts w:hint="eastAsia"/>
        </w:rPr>
      </w:pPr>
      <w:r>
        <w:t xml:space="preserve">    vec3 Position;  // in pixel space!</w:t>
      </w:r>
    </w:p>
    <w:p w14:paraId="508E054C" w14:textId="5D8F5CD6" w:rsidR="00731F86" w:rsidRPr="00731F86" w:rsidRDefault="00731F86" w:rsidP="00731F86">
      <w:pPr>
        <w:pStyle w:val="Code"/>
        <w:rPr>
          <w:rStyle w:val="CodeBold"/>
        </w:rPr>
      </w:pPr>
      <w:r w:rsidRPr="00323625">
        <w:rPr>
          <w:rPrChange w:id="4469" w:author="Kelvin Sung" w:date="2021-05-26T06:36:00Z">
            <w:rPr>
              <w:rStyle w:val="CodeBold"/>
            </w:rPr>
          </w:rPrChange>
        </w:rPr>
        <w:t xml:space="preserve">    </w:t>
      </w:r>
      <w:r w:rsidRPr="00731F86">
        <w:rPr>
          <w:rStyle w:val="CodeBold"/>
        </w:rPr>
        <w:t xml:space="preserve">vec3 Direction; </w:t>
      </w:r>
      <w:ins w:id="4470" w:author="Kelvin Sung" w:date="2021-05-26T06:36:00Z">
        <w:r w:rsidR="00323625">
          <w:rPr>
            <w:rStyle w:val="CodeBold"/>
          </w:rPr>
          <w:t xml:space="preserve">   </w:t>
        </w:r>
      </w:ins>
      <w:r w:rsidRPr="00731F86">
        <w:rPr>
          <w:rStyle w:val="CodeBold"/>
        </w:rPr>
        <w:t>// Light direction</w:t>
      </w:r>
    </w:p>
    <w:p w14:paraId="736E1963" w14:textId="77777777" w:rsidR="00731F86" w:rsidRDefault="00731F86" w:rsidP="00731F86">
      <w:pPr>
        <w:pStyle w:val="Code"/>
        <w:rPr>
          <w:rFonts w:hint="eastAsia"/>
        </w:rPr>
      </w:pPr>
      <w:r>
        <w:t xml:space="preserve">    vec4 Color;</w:t>
      </w:r>
    </w:p>
    <w:p w14:paraId="61D0D091" w14:textId="77777777" w:rsidR="00731F86" w:rsidRDefault="00731F86" w:rsidP="00731F86">
      <w:pPr>
        <w:pStyle w:val="Code"/>
        <w:rPr>
          <w:rFonts w:hint="eastAsia"/>
        </w:rPr>
      </w:pPr>
      <w:r>
        <w:t xml:space="preserve">    float Near;</w:t>
      </w:r>
    </w:p>
    <w:p w14:paraId="22DE3035" w14:textId="77777777" w:rsidR="00731F86" w:rsidRDefault="00731F86" w:rsidP="00731F86">
      <w:pPr>
        <w:pStyle w:val="Code"/>
        <w:rPr>
          <w:rFonts w:hint="eastAsia"/>
        </w:rPr>
      </w:pPr>
      <w:r>
        <w:t xml:space="preserve">    float Far;</w:t>
      </w:r>
    </w:p>
    <w:p w14:paraId="40EC1973" w14:textId="730EB51A" w:rsidR="00731F86" w:rsidRPr="00731F86" w:rsidRDefault="00323625" w:rsidP="00731F86">
      <w:pPr>
        <w:pStyle w:val="Code"/>
        <w:rPr>
          <w:rStyle w:val="CodeBold"/>
        </w:rPr>
      </w:pPr>
      <w:ins w:id="4471" w:author="Kelvin Sung" w:date="2021-05-26T06:36:00Z">
        <w:r w:rsidRPr="0007431B">
          <w:t xml:space="preserve">    </w:t>
        </w:r>
      </w:ins>
      <w:del w:id="4472" w:author="Kelvin Sung" w:date="2021-05-26T06:36:00Z">
        <w:r w:rsidR="00731F86" w:rsidRPr="00731F86" w:rsidDel="00323625">
          <w:rPr>
            <w:rStyle w:val="CodeBold"/>
          </w:rPr>
          <w:delText xml:space="preserve">    </w:delText>
        </w:r>
      </w:del>
      <w:r w:rsidR="00731F86" w:rsidRPr="00731F86">
        <w:rPr>
          <w:rStyle w:val="CodeBold"/>
        </w:rPr>
        <w:t>float CosInner;    // Cosine of inner cone angle for spotlight</w:t>
      </w:r>
    </w:p>
    <w:p w14:paraId="3C993375" w14:textId="2EDBA6FB" w:rsidR="00731F86" w:rsidRPr="00731F86" w:rsidRDefault="00323625" w:rsidP="00731F86">
      <w:pPr>
        <w:pStyle w:val="Code"/>
        <w:rPr>
          <w:rStyle w:val="CodeBold"/>
        </w:rPr>
      </w:pPr>
      <w:ins w:id="4473" w:author="Kelvin Sung" w:date="2021-05-26T06:36:00Z">
        <w:r w:rsidRPr="0007431B">
          <w:t xml:space="preserve">    </w:t>
        </w:r>
      </w:ins>
      <w:del w:id="4474" w:author="Kelvin Sung" w:date="2021-05-26T06:36:00Z">
        <w:r w:rsidR="00731F86" w:rsidRPr="00731F86" w:rsidDel="00323625">
          <w:rPr>
            <w:rStyle w:val="CodeBold"/>
          </w:rPr>
          <w:delText xml:space="preserve">    </w:delText>
        </w:r>
      </w:del>
      <w:r w:rsidR="00731F86" w:rsidRPr="00731F86">
        <w:rPr>
          <w:rStyle w:val="CodeBold"/>
        </w:rPr>
        <w:t>float CosOuter;    // Cosine of outer cone angle for spotlight</w:t>
      </w:r>
    </w:p>
    <w:p w14:paraId="5C57F1CF" w14:textId="77777777" w:rsidR="00731F86" w:rsidRDefault="00731F86" w:rsidP="00731F86">
      <w:pPr>
        <w:pStyle w:val="Code"/>
        <w:rPr>
          <w:rFonts w:hint="eastAsia"/>
        </w:rPr>
      </w:pPr>
      <w:r>
        <w:t xml:space="preserve">    float Intensity;</w:t>
      </w:r>
    </w:p>
    <w:p w14:paraId="34E47807" w14:textId="485265E0" w:rsidR="00731F86" w:rsidRPr="00731F86" w:rsidRDefault="00323625" w:rsidP="00731F86">
      <w:pPr>
        <w:pStyle w:val="Code"/>
        <w:rPr>
          <w:rStyle w:val="CodeBold"/>
        </w:rPr>
      </w:pPr>
      <w:ins w:id="4475" w:author="Kelvin Sung" w:date="2021-05-26T06:36:00Z">
        <w:r w:rsidRPr="0007431B">
          <w:t xml:space="preserve">    </w:t>
        </w:r>
      </w:ins>
      <w:del w:id="4476" w:author="Kelvin Sung" w:date="2021-05-26T06:36:00Z">
        <w:r w:rsidR="00731F86" w:rsidRPr="00731F86" w:rsidDel="00323625">
          <w:rPr>
            <w:rStyle w:val="CodeBold"/>
          </w:rPr>
          <w:delText xml:space="preserve">    </w:delText>
        </w:r>
      </w:del>
      <w:r w:rsidR="00731F86" w:rsidRPr="00731F86">
        <w:rPr>
          <w:rStyle w:val="CodeBold"/>
        </w:rPr>
        <w:t xml:space="preserve">float DropOff;  </w:t>
      </w:r>
      <w:ins w:id="4477" w:author="Kelvin Sung" w:date="2021-05-26T06:36:00Z">
        <w:r>
          <w:rPr>
            <w:rStyle w:val="CodeBold"/>
          </w:rPr>
          <w:t xml:space="preserve">  </w:t>
        </w:r>
      </w:ins>
      <w:r w:rsidR="00731F86" w:rsidRPr="00731F86">
        <w:rPr>
          <w:rStyle w:val="CodeBold"/>
        </w:rPr>
        <w:t>// for spotlight</w:t>
      </w:r>
    </w:p>
    <w:p w14:paraId="3BDD789D" w14:textId="77777777" w:rsidR="00731F86" w:rsidRDefault="00731F86" w:rsidP="00731F86">
      <w:pPr>
        <w:pStyle w:val="Code"/>
        <w:rPr>
          <w:rFonts w:hint="eastAsia"/>
        </w:rPr>
      </w:pPr>
      <w:r>
        <w:t xml:space="preserve">    bool  IsOn;</w:t>
      </w:r>
    </w:p>
    <w:p w14:paraId="3A68F13B" w14:textId="5A0FF961" w:rsidR="00731F86" w:rsidRPr="00731F86" w:rsidRDefault="00323625" w:rsidP="00731F86">
      <w:pPr>
        <w:pStyle w:val="Code"/>
        <w:rPr>
          <w:rStyle w:val="CodeBold"/>
        </w:rPr>
      </w:pPr>
      <w:ins w:id="4478" w:author="Kelvin Sung" w:date="2021-05-26T06:36:00Z">
        <w:r w:rsidRPr="0007431B">
          <w:t xml:space="preserve">    </w:t>
        </w:r>
      </w:ins>
      <w:del w:id="4479" w:author="Kelvin Sung" w:date="2021-05-26T06:36:00Z">
        <w:r w:rsidR="00731F86" w:rsidRPr="00731F86" w:rsidDel="00323625">
          <w:rPr>
            <w:rStyle w:val="CodeBold"/>
          </w:rPr>
          <w:delText xml:space="preserve">    </w:delText>
        </w:r>
      </w:del>
      <w:r w:rsidR="00731F86" w:rsidRPr="00731F86">
        <w:rPr>
          <w:rStyle w:val="CodeBold"/>
        </w:rPr>
        <w:t xml:space="preserve">int LightType;   </w:t>
      </w:r>
      <w:ins w:id="4480" w:author="Kelvin Sung" w:date="2021-05-26T06:36:00Z">
        <w:r>
          <w:rPr>
            <w:rStyle w:val="CodeBold"/>
          </w:rPr>
          <w:t xml:space="preserve"> </w:t>
        </w:r>
      </w:ins>
      <w:r w:rsidR="00731F86" w:rsidRPr="00731F86">
        <w:rPr>
          <w:rStyle w:val="CodeBold"/>
        </w:rPr>
        <w:t>// One of ePointLight, eDirectionalLight, eSpotLight</w:t>
      </w:r>
    </w:p>
    <w:p w14:paraId="66FB483C" w14:textId="77777777" w:rsidR="00731F86" w:rsidRDefault="00731F86" w:rsidP="00731F86">
      <w:pPr>
        <w:pStyle w:val="Code"/>
        <w:rPr>
          <w:rFonts w:hint="eastAsia"/>
        </w:rPr>
      </w:pPr>
      <w:r>
        <w:t>};</w:t>
      </w:r>
    </w:p>
    <w:p w14:paraId="58EDB199" w14:textId="77777777" w:rsidR="00731F86" w:rsidRPr="00FB3BA0" w:rsidRDefault="00731F86" w:rsidP="00731F86">
      <w:pPr>
        <w:pStyle w:val="Code"/>
        <w:rPr>
          <w:rFonts w:hint="eastAsia"/>
        </w:rPr>
      </w:pPr>
    </w:p>
    <w:p w14:paraId="72A7C885" w14:textId="4BD1F7C0" w:rsidR="00FB3BA0" w:rsidRDefault="00FB3BA0" w:rsidP="00FB3BA0">
      <w:pPr>
        <w:pStyle w:val="NumList"/>
        <w:numPr>
          <w:ilvl w:val="0"/>
          <w:numId w:val="39"/>
        </w:numPr>
        <w:rPr>
          <w:rFonts w:hint="eastAsia"/>
        </w:rPr>
      </w:pPr>
      <w:r w:rsidRPr="00FB3BA0">
        <w:t xml:space="preserve">Define an </w:t>
      </w:r>
      <w:del w:id="4481" w:author="Kelvin Sung" w:date="2021-05-26T06:38:00Z">
        <w:r w:rsidRPr="00731F86" w:rsidDel="00E30221">
          <w:rPr>
            <w:rStyle w:val="CodeInline"/>
          </w:rPr>
          <w:delText>AngularDropOff</w:delText>
        </w:r>
      </w:del>
      <w:proofErr w:type="spellStart"/>
      <w:proofErr w:type="gramStart"/>
      <w:ins w:id="4482" w:author="Kelvin Sung" w:date="2021-05-26T06:38:00Z">
        <w:r w:rsidR="00E30221" w:rsidRPr="00731F86">
          <w:rPr>
            <w:rStyle w:val="CodeInline"/>
          </w:rPr>
          <w:t>Angular</w:t>
        </w:r>
      </w:ins>
      <w:ins w:id="4483" w:author="Kelvin Sung" w:date="2021-05-26T07:44:00Z">
        <w:r w:rsidR="00067672">
          <w:rPr>
            <w:rStyle w:val="CodeInline"/>
          </w:rPr>
          <w:t>DropOff</w:t>
        </w:r>
      </w:ins>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7C4B766D" w:rsidR="00731F86" w:rsidRDefault="00731F86" w:rsidP="00731F86">
      <w:pPr>
        <w:pStyle w:val="Code"/>
        <w:rPr>
          <w:rFonts w:hint="eastAsia"/>
        </w:rPr>
      </w:pPr>
      <w:r>
        <w:t xml:space="preserve">float </w:t>
      </w:r>
      <w:del w:id="4484" w:author="Kelvin Sung" w:date="2021-05-26T06:38:00Z">
        <w:r w:rsidDel="00E30221">
          <w:delText>AngularDropOff</w:delText>
        </w:r>
      </w:del>
      <w:ins w:id="4485" w:author="Kelvin Sung" w:date="2021-05-26T06:38:00Z">
        <w:r w:rsidR="00E30221">
          <w:t>Angular</w:t>
        </w:r>
      </w:ins>
      <w:ins w:id="4486" w:author="Kelvin Sung" w:date="2021-05-26T07:44:00Z">
        <w:r w:rsidR="00067672">
          <w:t>DropOff</w:t>
        </w:r>
      </w:ins>
      <w:r>
        <w:t>(Light lgt, vec3 lgtDir, vec3 L) {</w:t>
      </w:r>
    </w:p>
    <w:p w14:paraId="07FCAED7" w14:textId="7DE05FC3" w:rsidR="00731F86" w:rsidRDefault="00731F86" w:rsidP="00731F86">
      <w:pPr>
        <w:pStyle w:val="Code"/>
        <w:rPr>
          <w:rFonts w:hint="eastAsia"/>
        </w:rPr>
      </w:pPr>
      <w:r>
        <w:t xml:space="preserve">    float </w:t>
      </w:r>
      <w:del w:id="4487" w:author="Kelvin Sung" w:date="2021-05-26T06:38:00Z">
        <w:r w:rsidDel="00E30221">
          <w:delText xml:space="preserve">atten </w:delText>
        </w:r>
      </w:del>
      <w:ins w:id="4488" w:author="Kelvin Sung" w:date="2021-05-26T06:38:00Z">
        <w:r w:rsidR="00E30221">
          <w:t xml:space="preserve">strength </w:t>
        </w:r>
      </w:ins>
      <w:r>
        <w:t>= 0.0;</w:t>
      </w:r>
    </w:p>
    <w:p w14:paraId="03CC154C" w14:textId="77777777" w:rsidR="00731F86" w:rsidRDefault="00731F86" w:rsidP="00731F86">
      <w:pPr>
        <w:pStyle w:val="Code"/>
        <w:rPr>
          <w:rFonts w:hint="eastAsia"/>
        </w:rPr>
      </w:pPr>
      <w:r>
        <w:lastRenderedPageBreak/>
        <w:t xml:space="preserve">    float cosL = dot(lgtDir, L);</w:t>
      </w:r>
    </w:p>
    <w:p w14:paraId="4759B803" w14:textId="77777777" w:rsidR="00731F86" w:rsidRDefault="00731F86" w:rsidP="00731F86">
      <w:pPr>
        <w:pStyle w:val="Code"/>
        <w:rPr>
          <w:rFonts w:hint="eastAsia"/>
        </w:rPr>
      </w:pPr>
      <w:r>
        <w:t xml:space="preserve">    float num = cosL - lgt.CosOuter;</w:t>
      </w:r>
    </w:p>
    <w:p w14:paraId="57F515CB" w14:textId="77777777" w:rsidR="00731F86" w:rsidRDefault="00731F86" w:rsidP="00731F86">
      <w:pPr>
        <w:pStyle w:val="Code"/>
        <w:rPr>
          <w:rFonts w:hint="eastAsia"/>
        </w:rPr>
      </w:pPr>
      <w:r>
        <w:t xml:space="preserve">    if (num &gt; 0.0) {</w:t>
      </w:r>
    </w:p>
    <w:p w14:paraId="7051EA41" w14:textId="77777777" w:rsidR="00731F86" w:rsidRDefault="00731F86" w:rsidP="00731F86">
      <w:pPr>
        <w:pStyle w:val="Code"/>
        <w:rPr>
          <w:rFonts w:hint="eastAsia"/>
        </w:rPr>
      </w:pPr>
      <w:r>
        <w:t xml:space="preserve">        if (cosL &gt; lgt.CosInner) </w:t>
      </w:r>
    </w:p>
    <w:p w14:paraId="1194B3D5" w14:textId="593272E9" w:rsidR="00731F86" w:rsidRDefault="00731F86" w:rsidP="00731F86">
      <w:pPr>
        <w:pStyle w:val="Code"/>
        <w:rPr>
          <w:rFonts w:hint="eastAsia"/>
        </w:rPr>
      </w:pPr>
      <w:r>
        <w:t xml:space="preserve">            </w:t>
      </w:r>
      <w:ins w:id="4489" w:author="Kelvin Sung" w:date="2021-05-26T06:39:00Z">
        <w:r w:rsidR="00E30221">
          <w:t>strength</w:t>
        </w:r>
        <w:r w:rsidR="00E30221" w:rsidDel="00E30221">
          <w:t xml:space="preserve"> </w:t>
        </w:r>
      </w:ins>
      <w:del w:id="4490" w:author="Kelvin Sung" w:date="2021-05-26T06:39:00Z">
        <w:r w:rsidDel="00E30221">
          <w:delText xml:space="preserve">atten </w:delText>
        </w:r>
      </w:del>
      <w:r>
        <w:t>= 1.0;</w:t>
      </w:r>
    </w:p>
    <w:p w14:paraId="10C39B5E" w14:textId="77777777" w:rsidR="00731F86" w:rsidRDefault="00731F86" w:rsidP="00731F86">
      <w:pPr>
        <w:pStyle w:val="Code"/>
        <w:rPr>
          <w:rFonts w:hint="eastAsia"/>
        </w:rPr>
      </w:pPr>
      <w:r>
        <w:t xml:space="preserve">        else {</w:t>
      </w:r>
    </w:p>
    <w:p w14:paraId="3B2C2656" w14:textId="77777777" w:rsidR="00731F86" w:rsidRDefault="00731F86" w:rsidP="00731F86">
      <w:pPr>
        <w:pStyle w:val="Code"/>
        <w:rPr>
          <w:rFonts w:hint="eastAsia"/>
        </w:rPr>
      </w:pPr>
      <w:r>
        <w:t xml:space="preserve">            float denom = lgt.CosInner - lgt.CosOuter;</w:t>
      </w:r>
    </w:p>
    <w:p w14:paraId="27C78C22" w14:textId="0DC477C4" w:rsidR="00731F86" w:rsidRDefault="00731F86" w:rsidP="00731F86">
      <w:pPr>
        <w:pStyle w:val="Code"/>
        <w:rPr>
          <w:rFonts w:hint="eastAsia"/>
        </w:rPr>
      </w:pPr>
      <w:r>
        <w:t xml:space="preserve">            </w:t>
      </w:r>
      <w:ins w:id="4491" w:author="Kelvin Sung" w:date="2021-05-26T06:39:00Z">
        <w:r w:rsidR="00E30221">
          <w:t>strength</w:t>
        </w:r>
        <w:r w:rsidR="00E30221" w:rsidDel="00E30221">
          <w:t xml:space="preserve"> </w:t>
        </w:r>
      </w:ins>
      <w:del w:id="4492" w:author="Kelvin Sung" w:date="2021-05-26T06:39:00Z">
        <w:r w:rsidDel="00E30221">
          <w:delText xml:space="preserve">atten </w:delText>
        </w:r>
      </w:del>
      <w:r>
        <w:t>= smoothstep(0.0, 1.0, pow(num/denom, lgt.DropOff));</w:t>
      </w:r>
    </w:p>
    <w:p w14:paraId="2D57B47E" w14:textId="77777777" w:rsidR="00731F86" w:rsidRDefault="00731F86" w:rsidP="00731F86">
      <w:pPr>
        <w:pStyle w:val="Code"/>
        <w:rPr>
          <w:rFonts w:hint="eastAsia"/>
        </w:rPr>
      </w:pPr>
      <w:r>
        <w:t xml:space="preserve">        }</w:t>
      </w:r>
    </w:p>
    <w:p w14:paraId="18B40BD6" w14:textId="77777777" w:rsidR="00731F86" w:rsidRDefault="00731F86" w:rsidP="00731F86">
      <w:pPr>
        <w:pStyle w:val="Code"/>
        <w:rPr>
          <w:rFonts w:hint="eastAsia"/>
        </w:rPr>
      </w:pPr>
      <w:r>
        <w:t xml:space="preserve">    }</w:t>
      </w:r>
    </w:p>
    <w:p w14:paraId="4E36BDD9" w14:textId="224430AD" w:rsidR="00731F86" w:rsidRDefault="00731F86" w:rsidP="00731F86">
      <w:pPr>
        <w:pStyle w:val="Code"/>
        <w:rPr>
          <w:rFonts w:hint="eastAsia"/>
        </w:rPr>
      </w:pPr>
      <w:r>
        <w:t xml:space="preserve">    return </w:t>
      </w:r>
      <w:ins w:id="4493" w:author="Kelvin Sung" w:date="2021-05-26T06:39:00Z">
        <w:r w:rsidR="00E30221">
          <w:t>strength</w:t>
        </w:r>
      </w:ins>
      <w:del w:id="4494" w:author="Kelvin Sung" w:date="2021-05-26T06:39:00Z">
        <w:r w:rsidDel="00E30221">
          <w:delText>atten</w:delText>
        </w:r>
      </w:del>
      <w:r>
        <w:t>;</w:t>
      </w:r>
    </w:p>
    <w:p w14:paraId="74C7D3E6" w14:textId="0E18CC24" w:rsidR="00FB3BA0" w:rsidRDefault="00731F86" w:rsidP="00FB3BA0">
      <w:pPr>
        <w:pStyle w:val="Code"/>
        <w:rPr>
          <w:rFonts w:hint="eastAsia"/>
        </w:rPr>
      </w:pPr>
      <w:r>
        <w:t>}</w:t>
      </w:r>
    </w:p>
    <w:p w14:paraId="2B8CEC80" w14:textId="4F559E30" w:rsidR="00FB3BA0" w:rsidRDefault="00FB3BA0" w:rsidP="00770430">
      <w:pPr>
        <w:pStyle w:val="BodyTextCont"/>
        <w:rPr>
          <w:rFonts w:hint="eastAsia"/>
        </w:rPr>
        <w:pPrChange w:id="4495" w:author="Kelvin Sung" w:date="2021-05-26T06:40:00Z">
          <w:pPr>
            <w:pStyle w:val="BodyTextFirst"/>
          </w:pPr>
        </w:pPrChange>
      </w:pPr>
      <w:r w:rsidRPr="00FB3BA0">
        <w:t xml:space="preserve">The parameter </w:t>
      </w:r>
      <w:proofErr w:type="spellStart"/>
      <w:r w:rsidRPr="00731F86">
        <w:rPr>
          <w:rStyle w:val="CodeInline"/>
        </w:rPr>
        <w:t>lgt</w:t>
      </w:r>
      <w:proofErr w:type="spellEnd"/>
      <w:r w:rsidRPr="00FB3BA0">
        <w:t xml:space="preserve"> is </w:t>
      </w:r>
      <w:del w:id="4496" w:author="Kelvin Sung" w:date="2021-05-26T06:41:00Z">
        <w:r w:rsidRPr="00FB3BA0" w:rsidDel="00770430">
          <w:delText xml:space="preserve">the reference </w:delText>
        </w:r>
      </w:del>
      <w:ins w:id="4497" w:author="Kelvin Sung" w:date="2021-05-26T06:41:00Z">
        <w:r w:rsidR="00770430">
          <w:t xml:space="preserve">a </w:t>
        </w:r>
      </w:ins>
      <w:del w:id="4498" w:author="Kelvin Sung" w:date="2021-05-26T06:41:00Z">
        <w:r w:rsidRPr="00FB3BA0" w:rsidDel="00770430">
          <w:delText xml:space="preserve">to the </w:delText>
        </w:r>
      </w:del>
      <w:r w:rsidRPr="00FB3BA0">
        <w:t xml:space="preserve">spotlight in </w:t>
      </w:r>
      <w:ins w:id="4499" w:author="Kelvin Sung" w:date="2021-05-26T06:41:00Z">
        <w:r w:rsidR="00770430">
          <w:t xml:space="preserve">the </w:t>
        </w:r>
        <w:r w:rsidR="00770430" w:rsidRPr="00770430">
          <w:rPr>
            <w:rStyle w:val="CodeInline"/>
            <w:rPrChange w:id="4500" w:author="Kelvin Sung" w:date="2021-05-26T06:41:00Z">
              <w:rPr/>
            </w:rPrChange>
          </w:rPr>
          <w:t>L</w:t>
        </w:r>
      </w:ins>
      <w:del w:id="4501" w:author="Kelvin Sung" w:date="2021-05-26T06:41:00Z">
        <w:r w:rsidRPr="00770430" w:rsidDel="00770430">
          <w:rPr>
            <w:rStyle w:val="CodeInline"/>
            <w:rPrChange w:id="4502" w:author="Kelvin Sung" w:date="2021-05-26T06:41:00Z">
              <w:rPr/>
            </w:rPrChange>
          </w:rPr>
          <w:delText>l</w:delText>
        </w:r>
      </w:del>
      <w:r w:rsidRPr="00770430">
        <w:rPr>
          <w:rStyle w:val="CodeInline"/>
          <w:rPrChange w:id="4503" w:author="Kelvin Sung" w:date="2021-05-26T06:41:00Z">
            <w:rPr/>
          </w:rPrChange>
        </w:rPr>
        <w:t>ight</w:t>
      </w:r>
      <w:r w:rsidRPr="00FB3BA0">
        <w:t xml:space="preserve">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w:t>
      </w:r>
      <w:ins w:id="4504" w:author="Kelvin Sung" w:date="2021-05-26T06:42:00Z">
        <w:r w:rsidR="00770430">
          <w:t xml:space="preserve"> </w:t>
        </w:r>
      </w:ins>
      <w:del w:id="4505" w:author="Kelvin Sung" w:date="2021-05-26T06:42:00Z">
        <w:r w:rsidRPr="00FB3BA0" w:rsidDel="00770430">
          <w:delText xml:space="preserve"> </w:delText>
        </w:r>
      </w:del>
      <w:proofErr w:type="spellStart"/>
      <w:r w:rsidRPr="00731F86">
        <w:rPr>
          <w:rStyle w:val="CodeInline"/>
        </w:rPr>
        <w:t>Light.Direction</w:t>
      </w:r>
      <w:proofErr w:type="spellEnd"/>
      <w:ins w:id="4506" w:author="Kelvin Sung" w:date="2021-05-26T06:42:00Z">
        <w:r w:rsidR="00770430">
          <w:rPr>
            <w:rStyle w:val="CodeInline"/>
          </w:rPr>
          <w:t xml:space="preserve"> </w:t>
        </w:r>
        <w:r w:rsidR="00770430">
          <w:t>normalized</w:t>
        </w:r>
      </w:ins>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w:t>
      </w:r>
      <w:del w:id="4507" w:author="Kelvin Sung" w:date="2021-05-26T06:43:00Z">
        <w:r w:rsidRPr="00FB3BA0" w:rsidDel="00175718">
          <w:delText xml:space="preserve">carry out </w:delText>
        </w:r>
      </w:del>
      <w:ins w:id="4508" w:author="Kelvin Sung" w:date="2021-05-26T06:43:00Z">
        <w:r w:rsidR="00175718">
          <w:t xml:space="preserve">perform </w:t>
        </w:r>
      </w:ins>
      <w:r w:rsidRPr="00FB3BA0">
        <w:t xml:space="preserve">the computations based on cosines of the </w:t>
      </w:r>
      <w:del w:id="4509" w:author="Kelvin Sung" w:date="2021-05-26T06:43:00Z">
        <w:r w:rsidRPr="00FB3BA0" w:rsidDel="00175718">
          <w:delText xml:space="preserve">actual </w:delText>
        </w:r>
      </w:del>
      <w:r w:rsidRPr="00FB3BA0">
        <w:t xml:space="preserve">angular displacements. Figure </w:t>
      </w:r>
      <w:del w:id="4510" w:author="Kelvin Sung" w:date="2021-05-22T13:49:00Z">
        <w:r w:rsidRPr="00FB3BA0" w:rsidDel="003401C9">
          <w:delText>8-22</w:delText>
        </w:r>
      </w:del>
      <w:ins w:id="4511" w:author="Kelvin Sung" w:date="2021-05-22T13:49:00Z">
        <w:r w:rsidR="003401C9">
          <w:t>8-23</w:t>
        </w:r>
      </w:ins>
      <w:r w:rsidRPr="00FB3BA0">
        <w:t xml:space="preserve">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349C8FBC" w:rsidR="00FB3BA0" w:rsidRPr="00FB3BA0" w:rsidRDefault="00FB3BA0" w:rsidP="00FB3BA0">
      <w:pPr>
        <w:pStyle w:val="FigureCaption"/>
      </w:pPr>
      <w:r w:rsidRPr="00FB3BA0">
        <w:t xml:space="preserve">Figure </w:t>
      </w:r>
      <w:del w:id="4512" w:author="Kelvin Sung" w:date="2021-05-22T13:49:00Z">
        <w:r w:rsidRPr="00FB3BA0" w:rsidDel="003401C9">
          <w:delText>8-22</w:delText>
        </w:r>
      </w:del>
      <w:ins w:id="4513" w:author="Kelvin Sung" w:date="2021-05-22T13:49:00Z">
        <w:r w:rsidR="003401C9">
          <w:t>8-23</w:t>
        </w:r>
      </w:ins>
      <w:r w:rsidRPr="00FB3BA0">
        <w:t>. Computing the angular attenuation of a spotlight</w:t>
      </w:r>
    </w:p>
    <w:p w14:paraId="7FAF1D68" w14:textId="77777777" w:rsidR="00FB3BA0" w:rsidRPr="00FB3BA0" w:rsidRDefault="00FB3BA0" w:rsidP="00F31BF1">
      <w:pPr>
        <w:pStyle w:val="NumSubList"/>
        <w:numPr>
          <w:ilvl w:val="0"/>
          <w:numId w:val="40"/>
        </w:numPr>
        <w:rPr>
          <w:rFonts w:hint="eastAsia"/>
        </w:rPr>
      </w:pPr>
      <w:r w:rsidRPr="00FB3BA0">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317F6E26" w:rsidR="00FB3BA0" w:rsidRPr="00FB3BA0" w:rsidRDefault="00FB3BA0" w:rsidP="00FB3BA0">
      <w:pPr>
        <w:pStyle w:val="NumSubList"/>
        <w:rPr>
          <w:rFonts w:hint="eastAsia"/>
        </w:rPr>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w:t>
      </w:r>
      <w:ins w:id="4514" w:author="Kelvin Sung" w:date="2021-05-26T06:45:00Z">
        <w:r w:rsidR="00864642">
          <w:t xml:space="preserve">that </w:t>
        </w:r>
      </w:ins>
      <w:r w:rsidRPr="00FB3BA0">
        <w:t>the position currently being illuminated is outside the outer cone</w:t>
      </w:r>
      <w:del w:id="4515" w:author="Kelvin Sung" w:date="2021-05-26T06:46:00Z">
        <w:r w:rsidRPr="00FB3BA0" w:rsidDel="001D0F5A">
          <w:delText>,</w:delText>
        </w:r>
      </w:del>
      <w:r w:rsidRPr="00FB3BA0">
        <w:t xml:space="preserve"> </w:t>
      </w:r>
      <w:del w:id="4516" w:author="Kelvin Sung" w:date="2021-05-26T06:47:00Z">
        <w:r w:rsidRPr="00FB3BA0" w:rsidDel="001D0F5A">
          <w:delText xml:space="preserve">and </w:delText>
        </w:r>
      </w:del>
      <w:ins w:id="4517" w:author="Kelvin Sung" w:date="2021-05-26T06:47:00Z">
        <w:r w:rsidR="001D0F5A">
          <w:t xml:space="preserve">where </w:t>
        </w:r>
      </w:ins>
      <w:del w:id="4518" w:author="Kelvin Sung" w:date="2021-05-26T06:46:00Z">
        <w:r w:rsidRPr="00FB3BA0" w:rsidDel="00864642">
          <w:delText>the angular attenuation would result in no contribution</w:delText>
        </w:r>
      </w:del>
      <w:ins w:id="4519" w:author="Kelvin Sung" w:date="2021-05-26T06:47:00Z">
        <w:r w:rsidR="001D0F5A">
          <w:t xml:space="preserve">the position will not be lit </w:t>
        </w:r>
      </w:ins>
      <w:ins w:id="4520" w:author="Kelvin Sung" w:date="2021-05-26T06:46:00Z">
        <w:r w:rsidR="00864642">
          <w:t>and</w:t>
        </w:r>
      </w:ins>
      <w:del w:id="4521" w:author="Kelvin Sung" w:date="2021-05-26T06:46:00Z">
        <w:r w:rsidRPr="00FB3BA0" w:rsidDel="00864642">
          <w:delText>.</w:delText>
        </w:r>
      </w:del>
      <w:r w:rsidRPr="00FB3BA0">
        <w:t xml:space="preserve"> </w:t>
      </w:r>
      <w:del w:id="4522" w:author="Kelvin Sung" w:date="2021-05-26T06:46:00Z">
        <w:r w:rsidRPr="00FB3BA0" w:rsidDel="00864642">
          <w:delText>T</w:delText>
        </w:r>
      </w:del>
      <w:ins w:id="4523" w:author="Kelvin Sung" w:date="2021-05-26T06:46:00Z">
        <w:r w:rsidR="00864642">
          <w:t>t</w:t>
        </w:r>
      </w:ins>
      <w:r w:rsidRPr="00FB3BA0">
        <w:t>hus</w:t>
      </w:r>
      <w:del w:id="4524" w:author="Kelvin Sung" w:date="2021-05-26T06:46:00Z">
        <w:r w:rsidRPr="00FB3BA0" w:rsidDel="00864642">
          <w:delText>,</w:delText>
        </w:r>
      </w:del>
      <w:r w:rsidRPr="00FB3BA0">
        <w:t xml:space="preserve"> no further computation </w:t>
      </w:r>
      <w:del w:id="4525" w:author="Kelvin Sung" w:date="2021-05-26T06:47:00Z">
        <w:r w:rsidRPr="00FB3BA0" w:rsidDel="00564925">
          <w:delText xml:space="preserve">would be </w:delText>
        </w:r>
      </w:del>
      <w:ins w:id="4526" w:author="Kelvin Sung" w:date="2021-05-26T06:47:00Z">
        <w:r w:rsidR="00564925">
          <w:t xml:space="preserve">is </w:t>
        </w:r>
      </w:ins>
      <w:r w:rsidRPr="00FB3BA0">
        <w:t xml:space="preserve">required. </w:t>
      </w:r>
    </w:p>
    <w:p w14:paraId="5F0C761E" w14:textId="1C763A69" w:rsidR="00FB3BA0" w:rsidRPr="00FB3BA0" w:rsidRDefault="00FB3BA0" w:rsidP="00FB3BA0">
      <w:pPr>
        <w:pStyle w:val="NumSubList"/>
        <w:rPr>
          <w:rFonts w:hint="eastAsia"/>
        </w:rPr>
      </w:pPr>
      <w:r w:rsidRPr="00FB3BA0">
        <w:lastRenderedPageBreak/>
        <w:t xml:space="preserve">If the point to be illuminated is within the inner cone, </w:t>
      </w:r>
      <w:proofErr w:type="spellStart"/>
      <w:r w:rsidRPr="00FB3BA0">
        <w:rPr>
          <w:rStyle w:val="CodeInline"/>
        </w:rPr>
        <w:t>cosL</w:t>
      </w:r>
      <w:proofErr w:type="spellEnd"/>
      <w:r w:rsidRPr="00FB3BA0">
        <w:t xml:space="preserve"> would be less than </w:t>
      </w:r>
      <w:proofErr w:type="spellStart"/>
      <w:proofErr w:type="gramStart"/>
      <w:r w:rsidRPr="00FB3BA0">
        <w:rPr>
          <w:rStyle w:val="CodeInline"/>
        </w:rPr>
        <w:t>lgt.CosInner</w:t>
      </w:r>
      <w:proofErr w:type="spellEnd"/>
      <w:proofErr w:type="gramEnd"/>
      <w:r w:rsidRPr="00FB3BA0">
        <w:t xml:space="preserve">, and </w:t>
      </w:r>
      <w:del w:id="4527" w:author="Kelvin Sung" w:date="2021-05-26T06:47:00Z">
        <w:r w:rsidRPr="00FB3BA0" w:rsidDel="0085581F">
          <w:delText>the angular attenuation would result in full contribution</w:delText>
        </w:r>
      </w:del>
      <w:ins w:id="4528" w:author="Kelvin Sung" w:date="2021-05-26T06:47:00Z">
        <w:r w:rsidR="0085581F">
          <w:t>full strength of the light, 1.0</w:t>
        </w:r>
      </w:ins>
      <w:ins w:id="4529" w:author="Kelvin Sung" w:date="2021-05-26T06:48:00Z">
        <w:r w:rsidR="0085581F">
          <w:t>, will be returned</w:t>
        </w:r>
      </w:ins>
      <w:r w:rsidRPr="00FB3BA0">
        <w:t xml:space="preserve">.  </w:t>
      </w:r>
    </w:p>
    <w:p w14:paraId="7C1C584D" w14:textId="24549B52" w:rsidR="00FB3BA0" w:rsidRPr="00FB3BA0" w:rsidRDefault="00FB3BA0" w:rsidP="00FB3BA0">
      <w:pPr>
        <w:pStyle w:val="NumSubList"/>
        <w:rPr>
          <w:rFonts w:hint="eastAsia"/>
        </w:rPr>
      </w:pPr>
      <w:r w:rsidRPr="00FB3BA0">
        <w:t xml:space="preserve">If the point to be illuminated is in between the inner and outer cone angles, use the </w:t>
      </w:r>
      <w:proofErr w:type="spellStart"/>
      <w:proofErr w:type="gramStart"/>
      <w:r w:rsidRPr="00FB3BA0">
        <w:rPr>
          <w:rStyle w:val="CodeInline"/>
        </w:rPr>
        <w:t>smoothstep</w:t>
      </w:r>
      <w:proofErr w:type="spellEnd"/>
      <w:r w:rsidRPr="00FB3BA0">
        <w:rPr>
          <w:rStyle w:val="CodeInline"/>
        </w:rPr>
        <w:t>(</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w:t>
      </w:r>
      <w:del w:id="4530" w:author="Kelvin Sung" w:date="2021-05-26T06:48:00Z">
        <w:r w:rsidRPr="00FB3BA0" w:rsidDel="0085581F">
          <w:delText>a drop-off</w:delText>
        </w:r>
      </w:del>
      <w:ins w:id="4531" w:author="Kelvin Sung" w:date="2021-05-26T06:48:00Z">
        <w:r w:rsidR="0085581F">
          <w:t xml:space="preserve">the </w:t>
        </w:r>
      </w:ins>
      <w:ins w:id="4532" w:author="Kelvin Sung" w:date="2021-05-26T07:07:00Z">
        <w:r w:rsidR="001E5507">
          <w:t xml:space="preserve">effective </w:t>
        </w:r>
      </w:ins>
      <w:ins w:id="4533" w:author="Kelvin Sung" w:date="2021-05-26T06:48:00Z">
        <w:r w:rsidR="0085581F">
          <w:t xml:space="preserve">strength </w:t>
        </w:r>
      </w:ins>
      <w:ins w:id="4534" w:author="Kelvin Sung" w:date="2021-05-26T07:08:00Z">
        <w:r w:rsidR="001E5507">
          <w:t>from</w:t>
        </w:r>
      </w:ins>
      <w:ins w:id="4535" w:author="Kelvin Sung" w:date="2021-05-26T06:48:00Z">
        <w:r w:rsidR="0085581F">
          <w:t xml:space="preserve"> the light</w:t>
        </w:r>
      </w:ins>
      <w:r w:rsidRPr="00FB3BA0">
        <w:t>.</w:t>
      </w:r>
    </w:p>
    <w:p w14:paraId="5B812097" w14:textId="52AE802A" w:rsidR="00FB3BA0" w:rsidRPr="00FB3BA0" w:rsidDel="00E76501" w:rsidRDefault="00FB3BA0" w:rsidP="00FB3BA0">
      <w:pPr>
        <w:pStyle w:val="NumList"/>
        <w:rPr>
          <w:del w:id="4536" w:author="Kelvin Sung" w:date="2021-05-26T06:54:00Z"/>
          <w:rFonts w:hint="eastAsia"/>
        </w:rPr>
      </w:pPr>
      <w:del w:id="4537" w:author="Kelvin Sung" w:date="2021-05-26T06:54:00Z">
        <w:r w:rsidRPr="00FB3BA0" w:rsidDel="00E76501">
          <w:delText xml:space="preserve">Rename the </w:delText>
        </w:r>
        <w:r w:rsidRPr="00731F86" w:rsidDel="00E76501">
          <w:rPr>
            <w:rStyle w:val="CodeInline"/>
          </w:rPr>
          <w:delText>Light</w:delText>
        </w:r>
      </w:del>
      <w:del w:id="4538" w:author="Kelvin Sung" w:date="2021-05-26T06:49:00Z">
        <w:r w:rsidRPr="00731F86" w:rsidDel="005D6DD2">
          <w:rPr>
            <w:rStyle w:val="CodeInline"/>
          </w:rPr>
          <w:delText>At</w:delText>
        </w:r>
      </w:del>
      <w:del w:id="4539" w:author="Kelvin Sung" w:date="2021-05-26T06:48:00Z">
        <w:r w:rsidRPr="00731F86" w:rsidDel="005D6DD2">
          <w:rPr>
            <w:rStyle w:val="CodeInline"/>
          </w:rPr>
          <w:delText>tentuation</w:delText>
        </w:r>
      </w:del>
      <w:del w:id="4540" w:author="Kelvin Sung" w:date="2021-05-26T06:54:00Z">
        <w:r w:rsidRPr="00731F86" w:rsidDel="00E76501">
          <w:rPr>
            <w:rStyle w:val="CodeInline"/>
          </w:rPr>
          <w:delText>()</w:delText>
        </w:r>
        <w:r w:rsidRPr="00FB3BA0" w:rsidDel="00E76501">
          <w:delText xml:space="preserve"> function from the previous project to </w:delText>
        </w:r>
        <w:r w:rsidRPr="004401CD" w:rsidDel="00E76501">
          <w:rPr>
            <w:rStyle w:val="CodeInline"/>
          </w:rPr>
          <w:delText>Distance</w:delText>
        </w:r>
      </w:del>
      <w:del w:id="4541" w:author="Kelvin Sung" w:date="2021-05-26T06:49:00Z">
        <w:r w:rsidRPr="004401CD" w:rsidDel="005D6DD2">
          <w:rPr>
            <w:rStyle w:val="CodeInline"/>
          </w:rPr>
          <w:delText>DropOff</w:delText>
        </w:r>
      </w:del>
      <w:del w:id="4542" w:author="Kelvin Sung" w:date="2021-05-26T06:54:00Z">
        <w:r w:rsidRPr="004401CD" w:rsidDel="00E76501">
          <w:rPr>
            <w:rStyle w:val="CodeInline"/>
          </w:rPr>
          <w:delText>()</w:delText>
        </w:r>
      </w:del>
      <w:del w:id="4543" w:author="Kelvin Sung" w:date="2021-05-26T06:49:00Z">
        <w:r w:rsidRPr="00FB3BA0" w:rsidDel="005D6DD2">
          <w:delText>.</w:delText>
        </w:r>
      </w:del>
    </w:p>
    <w:p w14:paraId="531D6A29" w14:textId="77777777" w:rsidR="00267B73" w:rsidRPr="00267B73" w:rsidRDefault="00267B73" w:rsidP="00267B73">
      <w:pPr>
        <w:pStyle w:val="NumList"/>
        <w:rPr>
          <w:rFonts w:hint="eastAsia"/>
        </w:rPr>
      </w:pPr>
      <w:r w:rsidRPr="00267B73">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rPr>
          <w:rFonts w:hint="eastAsia"/>
        </w:rPr>
      </w:pPr>
      <w:r>
        <w:t>vec4 ShadedResult(Light lgt, vec3 N, vec4 textureMapColor) {</w:t>
      </w:r>
    </w:p>
    <w:p w14:paraId="17EA31DE" w14:textId="379E81DF" w:rsidR="004401CD" w:rsidRDefault="004401CD" w:rsidP="004401CD">
      <w:pPr>
        <w:pStyle w:val="Code"/>
        <w:rPr>
          <w:rFonts w:hint="eastAsia"/>
        </w:rPr>
      </w:pPr>
      <w:r>
        <w:t xml:space="preserve">    float </w:t>
      </w:r>
      <w:del w:id="4544" w:author="Kelvin Sung" w:date="2021-05-26T06:55:00Z">
        <w:r w:rsidDel="00FA6367">
          <w:delText xml:space="preserve">aAtten </w:delText>
        </w:r>
      </w:del>
      <w:ins w:id="4545" w:author="Kelvin Sung" w:date="2021-05-26T06:55:00Z">
        <w:r w:rsidR="00FA6367">
          <w:t>a</w:t>
        </w:r>
        <w:r w:rsidR="00FA6367">
          <w:t>Strength</w:t>
        </w:r>
        <w:r w:rsidR="00FA6367">
          <w:t xml:space="preserve"> </w:t>
        </w:r>
      </w:ins>
      <w:r>
        <w:t xml:space="preserve">= 1.0, </w:t>
      </w:r>
      <w:del w:id="4546" w:author="Kelvin Sung" w:date="2021-05-26T06:55:00Z">
        <w:r w:rsidDel="00FA6367">
          <w:delText xml:space="preserve">dAtten </w:delText>
        </w:r>
      </w:del>
      <w:ins w:id="4547" w:author="Kelvin Sung" w:date="2021-05-26T06:55:00Z">
        <w:r w:rsidR="00FA6367">
          <w:t>d</w:t>
        </w:r>
        <w:r w:rsidR="00FA6367">
          <w:t>Strength</w:t>
        </w:r>
        <w:r w:rsidR="00FA6367">
          <w:t xml:space="preserve"> </w:t>
        </w:r>
      </w:ins>
      <w:r>
        <w:t>= 1.0;</w:t>
      </w:r>
    </w:p>
    <w:p w14:paraId="0E87DBAE" w14:textId="77777777" w:rsidR="004401CD" w:rsidRDefault="004401CD" w:rsidP="004401CD">
      <w:pPr>
        <w:pStyle w:val="Code"/>
        <w:rPr>
          <w:rFonts w:hint="eastAsia"/>
        </w:rPr>
      </w:pPr>
      <w:r>
        <w:t xml:space="preserve">    vec3 lgtDir = -normalize(lgt.Direction.xyz);</w:t>
      </w:r>
    </w:p>
    <w:p w14:paraId="0D036760" w14:textId="77777777" w:rsidR="004401CD" w:rsidRDefault="004401CD" w:rsidP="004401CD">
      <w:pPr>
        <w:pStyle w:val="Code"/>
        <w:rPr>
          <w:rFonts w:hint="eastAsia"/>
        </w:rPr>
      </w:pPr>
      <w:r>
        <w:t xml:space="preserve">    vec3 L; // light vector</w:t>
      </w:r>
    </w:p>
    <w:p w14:paraId="56A17416" w14:textId="77777777" w:rsidR="004401CD" w:rsidRDefault="004401CD" w:rsidP="004401CD">
      <w:pPr>
        <w:pStyle w:val="Code"/>
        <w:rPr>
          <w:rFonts w:hint="eastAsia"/>
        </w:rPr>
      </w:pPr>
      <w:r>
        <w:t xml:space="preserve">    float dist; // distance to light</w:t>
      </w:r>
    </w:p>
    <w:p w14:paraId="0AEF6243" w14:textId="77777777" w:rsidR="004401CD" w:rsidRDefault="004401CD" w:rsidP="004401CD">
      <w:pPr>
        <w:pStyle w:val="Code"/>
        <w:rPr>
          <w:rFonts w:hint="eastAsia"/>
        </w:rPr>
      </w:pPr>
      <w:r>
        <w:t xml:space="preserve">    if (lgt.LightType == eDirectionalLight) {</w:t>
      </w:r>
    </w:p>
    <w:p w14:paraId="1C9957E5" w14:textId="77777777" w:rsidR="004401CD" w:rsidRDefault="004401CD" w:rsidP="004401CD">
      <w:pPr>
        <w:pStyle w:val="Code"/>
        <w:rPr>
          <w:rFonts w:hint="eastAsia"/>
        </w:rPr>
      </w:pPr>
      <w:r>
        <w:t xml:space="preserve">        L = lgtDir;</w:t>
      </w:r>
    </w:p>
    <w:p w14:paraId="41CD9E78" w14:textId="77777777" w:rsidR="004401CD" w:rsidRDefault="004401CD" w:rsidP="004401CD">
      <w:pPr>
        <w:pStyle w:val="Code"/>
        <w:rPr>
          <w:rFonts w:hint="eastAsia"/>
        </w:rPr>
      </w:pPr>
      <w:r>
        <w:t xml:space="preserve">    } else {</w:t>
      </w:r>
    </w:p>
    <w:p w14:paraId="084536DE" w14:textId="77777777" w:rsidR="004401CD" w:rsidRDefault="004401CD" w:rsidP="004401CD">
      <w:pPr>
        <w:pStyle w:val="Code"/>
        <w:rPr>
          <w:rFonts w:hint="eastAsia"/>
        </w:rPr>
      </w:pPr>
      <w:r>
        <w:t xml:space="preserve">        L = lgt.Position.xyz - gl_FragCoord.xyz;</w:t>
      </w:r>
    </w:p>
    <w:p w14:paraId="62568AE2" w14:textId="77777777" w:rsidR="004401CD" w:rsidRDefault="004401CD" w:rsidP="004401CD">
      <w:pPr>
        <w:pStyle w:val="Code"/>
        <w:rPr>
          <w:rFonts w:hint="eastAsia"/>
        </w:rPr>
      </w:pPr>
      <w:r>
        <w:t xml:space="preserve">        dist = length(L);</w:t>
      </w:r>
    </w:p>
    <w:p w14:paraId="2D1AEEB2" w14:textId="77777777" w:rsidR="004401CD" w:rsidRDefault="004401CD" w:rsidP="004401CD">
      <w:pPr>
        <w:pStyle w:val="Code"/>
        <w:rPr>
          <w:rFonts w:hint="eastAsia"/>
        </w:rPr>
      </w:pPr>
      <w:r>
        <w:t xml:space="preserve">        L = L / dist;</w:t>
      </w:r>
    </w:p>
    <w:p w14:paraId="7D440065" w14:textId="77777777" w:rsidR="004401CD" w:rsidRDefault="004401CD" w:rsidP="004401CD">
      <w:pPr>
        <w:pStyle w:val="Code"/>
        <w:rPr>
          <w:rFonts w:hint="eastAsia"/>
        </w:rPr>
      </w:pPr>
      <w:r>
        <w:t xml:space="preserve">    }</w:t>
      </w:r>
    </w:p>
    <w:p w14:paraId="34D02BD0" w14:textId="77777777" w:rsidR="004401CD" w:rsidRDefault="004401CD" w:rsidP="004401CD">
      <w:pPr>
        <w:pStyle w:val="Code"/>
        <w:rPr>
          <w:rFonts w:hint="eastAsia"/>
        </w:rPr>
      </w:pPr>
      <w:r>
        <w:t xml:space="preserve">    if (lgt.LightType == eSpotLight) {</w:t>
      </w:r>
    </w:p>
    <w:p w14:paraId="312D8DA0" w14:textId="77777777" w:rsidR="004401CD" w:rsidRDefault="004401CD" w:rsidP="004401CD">
      <w:pPr>
        <w:pStyle w:val="Code"/>
        <w:rPr>
          <w:rFonts w:hint="eastAsia"/>
        </w:rPr>
      </w:pPr>
      <w:r>
        <w:t xml:space="preserve">        // spotlight: do angle dropoff</w:t>
      </w:r>
    </w:p>
    <w:p w14:paraId="3B9EFC68" w14:textId="286A1ECD" w:rsidR="004401CD" w:rsidRDefault="004401CD" w:rsidP="004401CD">
      <w:pPr>
        <w:pStyle w:val="Code"/>
        <w:rPr>
          <w:rFonts w:hint="eastAsia"/>
        </w:rPr>
      </w:pPr>
      <w:r>
        <w:t xml:space="preserve">        </w:t>
      </w:r>
      <w:ins w:id="4548" w:author="Kelvin Sung" w:date="2021-05-26T06:55:00Z">
        <w:r w:rsidR="00FA6367">
          <w:t>a</w:t>
        </w:r>
        <w:r w:rsidR="00FA6367">
          <w:t>Strength</w:t>
        </w:r>
        <w:r w:rsidR="00FA6367">
          <w:t xml:space="preserve"> </w:t>
        </w:r>
      </w:ins>
      <w:del w:id="4549" w:author="Kelvin Sung" w:date="2021-05-26T06:55:00Z">
        <w:r w:rsidDel="00FA6367">
          <w:delText xml:space="preserve">aAtten </w:delText>
        </w:r>
      </w:del>
      <w:r>
        <w:t>= Angular</w:t>
      </w:r>
      <w:ins w:id="4550" w:author="Kelvin Sung" w:date="2021-05-26T07:44:00Z">
        <w:r w:rsidR="00067672">
          <w:t>DropOff</w:t>
        </w:r>
      </w:ins>
      <w:del w:id="4551" w:author="Kelvin Sung" w:date="2021-05-26T07:05:00Z">
        <w:r w:rsidDel="00E61FF0">
          <w:delText>DropOff</w:delText>
        </w:r>
      </w:del>
      <w:r>
        <w:t>(lgt, lgtDir, L);</w:t>
      </w:r>
    </w:p>
    <w:p w14:paraId="5D45EDFB" w14:textId="77777777" w:rsidR="004401CD" w:rsidRDefault="004401CD" w:rsidP="004401CD">
      <w:pPr>
        <w:pStyle w:val="Code"/>
        <w:rPr>
          <w:rFonts w:hint="eastAsia"/>
        </w:rPr>
      </w:pPr>
      <w:r>
        <w:t xml:space="preserve">    }</w:t>
      </w:r>
    </w:p>
    <w:p w14:paraId="5EC7ABF8" w14:textId="77777777" w:rsidR="004401CD" w:rsidRDefault="004401CD" w:rsidP="004401CD">
      <w:pPr>
        <w:pStyle w:val="Code"/>
        <w:rPr>
          <w:rFonts w:hint="eastAsia"/>
        </w:rPr>
      </w:pPr>
      <w:r>
        <w:t xml:space="preserve">    if (lgt.LightType != eDirectionalLight) {</w:t>
      </w:r>
    </w:p>
    <w:p w14:paraId="2D1D379D" w14:textId="77777777" w:rsidR="004401CD" w:rsidRDefault="004401CD" w:rsidP="004401CD">
      <w:pPr>
        <w:pStyle w:val="Code"/>
        <w:rPr>
          <w:rFonts w:hint="eastAsia"/>
        </w:rPr>
      </w:pPr>
      <w:r>
        <w:t xml:space="preserve">        // both spot and point light has distance dropoff</w:t>
      </w:r>
    </w:p>
    <w:p w14:paraId="54EB58CD" w14:textId="11648E36" w:rsidR="004401CD" w:rsidRDefault="004401CD" w:rsidP="004401CD">
      <w:pPr>
        <w:pStyle w:val="Code"/>
        <w:rPr>
          <w:rFonts w:hint="eastAsia"/>
        </w:rPr>
      </w:pPr>
      <w:r>
        <w:t xml:space="preserve">        </w:t>
      </w:r>
      <w:ins w:id="4552" w:author="Kelvin Sung" w:date="2021-05-26T06:56:00Z">
        <w:r w:rsidR="00FA6367">
          <w:t>d</w:t>
        </w:r>
        <w:r w:rsidR="00FA6367">
          <w:t>Strength</w:t>
        </w:r>
        <w:r w:rsidR="00FA6367">
          <w:t xml:space="preserve"> </w:t>
        </w:r>
      </w:ins>
      <w:del w:id="4553" w:author="Kelvin Sung" w:date="2021-05-26T06:56:00Z">
        <w:r w:rsidDel="00FA6367">
          <w:delText xml:space="preserve">dAtten </w:delText>
        </w:r>
      </w:del>
      <w:r>
        <w:t xml:space="preserve">= </w:t>
      </w:r>
      <w:del w:id="4554" w:author="Kelvin Sung" w:date="2021-05-26T07:41:00Z">
        <w:r w:rsidDel="00067672">
          <w:delText>Distance</w:delText>
        </w:r>
      </w:del>
      <w:ins w:id="4555" w:author="Kelvin Sung" w:date="2021-05-26T07:41:00Z">
        <w:r w:rsidR="00067672">
          <w:t>DistanceDropOff</w:t>
        </w:r>
      </w:ins>
      <w:del w:id="4556" w:author="Kelvin Sung" w:date="2021-05-26T07:05:00Z">
        <w:r w:rsidDel="00E61FF0">
          <w:delText>DropOff</w:delText>
        </w:r>
      </w:del>
      <w:r>
        <w:t>(lgt, dist);</w:t>
      </w:r>
    </w:p>
    <w:p w14:paraId="63BA9759" w14:textId="77777777" w:rsidR="004401CD" w:rsidRDefault="004401CD" w:rsidP="004401CD">
      <w:pPr>
        <w:pStyle w:val="Code"/>
        <w:rPr>
          <w:rFonts w:hint="eastAsia"/>
        </w:rPr>
      </w:pPr>
      <w:r>
        <w:t xml:space="preserve">    }</w:t>
      </w:r>
    </w:p>
    <w:p w14:paraId="084D1A3C" w14:textId="77777777" w:rsidR="004401CD" w:rsidRDefault="004401CD" w:rsidP="004401CD">
      <w:pPr>
        <w:pStyle w:val="Code"/>
        <w:rPr>
          <w:rFonts w:hint="eastAsia"/>
        </w:rPr>
      </w:pPr>
      <w:r>
        <w:t xml:space="preserve">    vec4  diffuse = DiffuseResult(N, L, textureMapColor);</w:t>
      </w:r>
    </w:p>
    <w:p w14:paraId="10F42EAA" w14:textId="77777777" w:rsidR="004401CD" w:rsidRDefault="004401CD" w:rsidP="004401CD">
      <w:pPr>
        <w:pStyle w:val="Code"/>
        <w:rPr>
          <w:rFonts w:hint="eastAsia"/>
        </w:rPr>
      </w:pPr>
      <w:r>
        <w:t xml:space="preserve">    vec4  specular = SpecularResult(N, L);</w:t>
      </w:r>
    </w:p>
    <w:p w14:paraId="02AEF273" w14:textId="1AE537B1" w:rsidR="004401CD" w:rsidRDefault="004401CD" w:rsidP="004401CD">
      <w:pPr>
        <w:pStyle w:val="Code"/>
        <w:rPr>
          <w:rFonts w:hint="eastAsia"/>
        </w:rPr>
      </w:pPr>
      <w:r>
        <w:t xml:space="preserve">    vec4 result = </w:t>
      </w:r>
      <w:ins w:id="4557" w:author="Kelvin Sung" w:date="2021-05-26T06:55:00Z">
        <w:r w:rsidR="00FA6367">
          <w:t>a</w:t>
        </w:r>
        <w:r w:rsidR="00FA6367">
          <w:t>Strength</w:t>
        </w:r>
        <w:r w:rsidR="00FA6367">
          <w:t xml:space="preserve"> </w:t>
        </w:r>
      </w:ins>
      <w:del w:id="4558" w:author="Kelvin Sung" w:date="2021-05-26T06:55:00Z">
        <w:r w:rsidDel="00FA6367">
          <w:delText xml:space="preserve">aAtten </w:delText>
        </w:r>
      </w:del>
      <w:r>
        <w:t xml:space="preserve">* </w:t>
      </w:r>
      <w:ins w:id="4559" w:author="Kelvin Sung" w:date="2021-05-26T06:56:00Z">
        <w:r w:rsidR="00FA6367">
          <w:t>d</w:t>
        </w:r>
        <w:r w:rsidR="00FA6367">
          <w:t>Strength</w:t>
        </w:r>
        <w:r w:rsidR="00FA6367">
          <w:t xml:space="preserve"> </w:t>
        </w:r>
      </w:ins>
      <w:del w:id="4560" w:author="Kelvin Sung" w:date="2021-05-26T06:56:00Z">
        <w:r w:rsidDel="00FA6367">
          <w:delText xml:space="preserve">dAtten </w:delText>
        </w:r>
      </w:del>
      <w:r>
        <w:t>* lgt.Intensity * lgt.Color * (diffuse + specular);</w:t>
      </w:r>
    </w:p>
    <w:p w14:paraId="0C97CC38" w14:textId="77777777" w:rsidR="004401CD" w:rsidRDefault="004401CD" w:rsidP="004401CD">
      <w:pPr>
        <w:pStyle w:val="Code"/>
        <w:rPr>
          <w:rFonts w:hint="eastAsia"/>
        </w:rPr>
      </w:pPr>
      <w:r>
        <w:t xml:space="preserve">    return result;</w:t>
      </w:r>
    </w:p>
    <w:p w14:paraId="44C080D1" w14:textId="36823ACB" w:rsidR="00FB3BA0" w:rsidRDefault="004401CD" w:rsidP="004401CD">
      <w:pPr>
        <w:pStyle w:val="Code"/>
        <w:rPr>
          <w:rFonts w:hint="eastAsia"/>
        </w:rPr>
      </w:pPr>
      <w:r>
        <w:t>}</w:t>
      </w:r>
    </w:p>
    <w:p w14:paraId="376DFED8" w14:textId="77777777" w:rsidR="00267B73" w:rsidRDefault="00267B73" w:rsidP="00267B73">
      <w:pPr>
        <w:pStyle w:val="Heading4"/>
      </w:pPr>
      <w:r>
        <w:t>Modifying the GLSL Light Fragment Shader</w:t>
      </w:r>
    </w:p>
    <w:p w14:paraId="11D687AE" w14:textId="4FC18A5D" w:rsidR="00267B73" w:rsidRDefault="00267B73" w:rsidP="00267B73">
      <w:pPr>
        <w:pStyle w:val="BodyTextFirst"/>
        <w:rPr>
          <w:rFonts w:hint="eastAsia"/>
        </w:rPr>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w:t>
      </w:r>
      <w:del w:id="4561" w:author="Kelvin Sung" w:date="2021-05-26T07:31:00Z">
        <w:r w:rsidDel="006F5089">
          <w:delText xml:space="preserve">case of </w:delText>
        </w:r>
      </w:del>
      <w:ins w:id="4562" w:author="Kelvin Sung" w:date="2021-05-26T07:31:00Z">
        <w:r w:rsidR="006F5089">
          <w:t xml:space="preserve">changes </w:t>
        </w:r>
        <w:r w:rsidR="00067672">
          <w:t xml:space="preserve">made for </w:t>
        </w:r>
      </w:ins>
      <w:proofErr w:type="spellStart"/>
      <w:r w:rsidR="004401CD" w:rsidRPr="004401CD">
        <w:rPr>
          <w:rStyle w:val="CodeInline"/>
        </w:rPr>
        <w:t>illum_fs</w:t>
      </w:r>
      <w:proofErr w:type="spellEnd"/>
      <w:del w:id="4563" w:author="Kelvin Sung" w:date="2021-05-26T07:31:00Z">
        <w:r w:rsidDel="006F5089">
          <w:delText xml:space="preserve"> discussed previously</w:delText>
        </w:r>
      </w:del>
      <w:r>
        <w:t xml:space="preserve">,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w:t>
      </w:r>
      <w:del w:id="4564" w:author="Kelvin Sung" w:date="2021-05-26T07:32:00Z">
        <w:r w:rsidDel="00067672">
          <w:delText xml:space="preserve">attenuate </w:delText>
        </w:r>
      </w:del>
      <w:ins w:id="4565" w:author="Kelvin Sung" w:date="2021-05-26T07:32:00Z">
        <w:r w:rsidR="00067672">
          <w:t xml:space="preserve">compute the strengths from </w:t>
        </w:r>
      </w:ins>
      <w:r>
        <w:t xml:space="preserve">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2ACFF8B8" w:rsidR="00267B73" w:rsidRDefault="00267B73" w:rsidP="00267B73">
      <w:pPr>
        <w:pStyle w:val="Heading3"/>
      </w:pPr>
      <w:r>
        <w:lastRenderedPageBreak/>
        <w:t xml:space="preserve">Modifying the Light </w:t>
      </w:r>
      <w:del w:id="4566" w:author="Kelvin Sung" w:date="2021-05-20T18:15:00Z">
        <w:r w:rsidDel="00E15C4E">
          <w:delText>Object</w:delText>
        </w:r>
      </w:del>
      <w:ins w:id="4567" w:author="Kelvin Sung" w:date="2021-05-20T18:15:00Z">
        <w:r w:rsidR="00E15C4E">
          <w:t>Class</w:t>
        </w:r>
      </w:ins>
    </w:p>
    <w:p w14:paraId="56433888" w14:textId="45084CC9" w:rsidR="00267B73" w:rsidRDefault="00267B73" w:rsidP="00267B73">
      <w:pPr>
        <w:pStyle w:val="BodyTextFirst"/>
        <w:rPr>
          <w:rFonts w:hint="eastAsia"/>
        </w:rPr>
      </w:pPr>
      <w:r>
        <w:t xml:space="preserve">You must extend the </w:t>
      </w:r>
      <w:r w:rsidRPr="004401CD">
        <w:rPr>
          <w:rStyle w:val="CodeInline"/>
        </w:rPr>
        <w:t>Light</w:t>
      </w:r>
      <w:r>
        <w:t xml:space="preserve"> </w:t>
      </w:r>
      <w:del w:id="4568" w:author="Kelvin Sung" w:date="2021-05-26T08:18:00Z">
        <w:r w:rsidDel="00A973BE">
          <w:delText xml:space="preserve">object </w:delText>
        </w:r>
      </w:del>
      <w:ins w:id="4569" w:author="Kelvin Sung" w:date="2021-05-26T08:18:00Z">
        <w:r w:rsidR="00A973BE">
          <w:t>class</w:t>
        </w:r>
        <w:r w:rsidR="00A973BE">
          <w:t xml:space="preserve"> </w:t>
        </w:r>
      </w:ins>
      <w:r>
        <w:t xml:space="preserve">to support the parameters of the two new light types. </w:t>
      </w:r>
    </w:p>
    <w:p w14:paraId="6BDC90FF" w14:textId="73CD63C2" w:rsidR="00267B73" w:rsidRDefault="00267B73" w:rsidP="00F31BF1">
      <w:pPr>
        <w:pStyle w:val="NumList"/>
        <w:numPr>
          <w:ilvl w:val="0"/>
          <w:numId w:val="41"/>
        </w:numPr>
        <w:rPr>
          <w:rFonts w:hint="eastAsia"/>
        </w:rPr>
      </w:pPr>
      <w:r>
        <w:t xml:space="preserve">Edit </w:t>
      </w:r>
      <w:del w:id="4570" w:author="Kelvin Sung" w:date="2021-05-26T08:18:00Z">
        <w:r w:rsidDel="00A973BE">
          <w:delText xml:space="preserve">the </w:delText>
        </w:r>
      </w:del>
      <w:r w:rsidR="004401CD" w:rsidRPr="004401CD">
        <w:rPr>
          <w:rStyle w:val="CodeInline"/>
        </w:rPr>
        <w:t>l</w:t>
      </w:r>
      <w:r w:rsidRPr="004401CD">
        <w:rPr>
          <w:rStyle w:val="CodeInline"/>
        </w:rPr>
        <w:t>ight.js</w:t>
      </w:r>
      <w:r>
        <w:t xml:space="preserve"> </w:t>
      </w:r>
      <w:del w:id="4571" w:author="Kelvin Sung" w:date="2021-05-26T08:18:00Z">
        <w:r w:rsidDel="00A973BE">
          <w:delText xml:space="preserve">file </w:delText>
        </w:r>
      </w:del>
      <w:r>
        <w:t>and define</w:t>
      </w:r>
      <w:ins w:id="4572" w:author="Kelvin Sung" w:date="2021-05-26T08:19:00Z">
        <w:r w:rsidR="00A973BE">
          <w:t xml:space="preserve"> and export</w:t>
        </w:r>
      </w:ins>
      <w:r>
        <w:t xml:space="preserv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rPr>
          <w:rFonts w:hint="eastAsia"/>
        </w:rPr>
      </w:pPr>
      <w:r>
        <w:t xml:space="preserve">// **** WARNING: The following enumerate values must be identical to </w:t>
      </w:r>
    </w:p>
    <w:p w14:paraId="7D1CC936" w14:textId="77777777" w:rsidR="004401CD" w:rsidRDefault="004401CD" w:rsidP="004401CD">
      <w:pPr>
        <w:pStyle w:val="Code"/>
        <w:rPr>
          <w:rFonts w:hint="eastAsia"/>
        </w:rPr>
      </w:pPr>
      <w:r>
        <w:t>// the values of</w:t>
      </w:r>
    </w:p>
    <w:p w14:paraId="5460127A" w14:textId="77777777" w:rsidR="004401CD" w:rsidRDefault="004401CD" w:rsidP="004401CD">
      <w:pPr>
        <w:pStyle w:val="Code"/>
        <w:rPr>
          <w:rFonts w:hint="eastAsia"/>
        </w:rPr>
      </w:pPr>
      <w:r>
        <w:t xml:space="preserve">// </w:t>
      </w:r>
    </w:p>
    <w:p w14:paraId="04B1C7E3" w14:textId="77777777" w:rsidR="004401CD" w:rsidRDefault="004401CD" w:rsidP="004401CD">
      <w:pPr>
        <w:pStyle w:val="Code"/>
        <w:rPr>
          <w:rFonts w:hint="eastAsia"/>
        </w:rPr>
      </w:pPr>
      <w:r>
        <w:t>//   ePointLight, eDirectionalLight, eSpotLight</w:t>
      </w:r>
    </w:p>
    <w:p w14:paraId="334E02B8" w14:textId="77777777" w:rsidR="004401CD" w:rsidRDefault="004401CD" w:rsidP="004401CD">
      <w:pPr>
        <w:pStyle w:val="Code"/>
        <w:rPr>
          <w:rFonts w:hint="eastAsia"/>
        </w:rPr>
      </w:pPr>
      <w:r>
        <w:t xml:space="preserve">//   </w:t>
      </w:r>
    </w:p>
    <w:p w14:paraId="52CB099C" w14:textId="77777777" w:rsidR="004401CD" w:rsidRDefault="004401CD" w:rsidP="004401CD">
      <w:pPr>
        <w:pStyle w:val="Code"/>
        <w:rPr>
          <w:rFonts w:hint="eastAsia"/>
        </w:rPr>
      </w:pPr>
      <w:r>
        <w:t>// defined in LightFS.glsl and IllumFS.glsl</w:t>
      </w:r>
    </w:p>
    <w:p w14:paraId="523C8B6C" w14:textId="77777777" w:rsidR="004401CD" w:rsidRDefault="004401CD" w:rsidP="004401CD">
      <w:pPr>
        <w:pStyle w:val="Code"/>
        <w:rPr>
          <w:rFonts w:hint="eastAsia"/>
        </w:rPr>
      </w:pPr>
      <w:r>
        <w:t>const eLightType = Object.freeze({</w:t>
      </w:r>
    </w:p>
    <w:p w14:paraId="77BDA1B2" w14:textId="77777777" w:rsidR="004401CD" w:rsidRDefault="004401CD" w:rsidP="004401CD">
      <w:pPr>
        <w:pStyle w:val="Code"/>
        <w:rPr>
          <w:rFonts w:hint="eastAsia"/>
        </w:rPr>
      </w:pPr>
      <w:r>
        <w:t xml:space="preserve">    ePointLight: 0,</w:t>
      </w:r>
    </w:p>
    <w:p w14:paraId="40F12658" w14:textId="77777777" w:rsidR="004401CD" w:rsidRDefault="004401CD" w:rsidP="004401CD">
      <w:pPr>
        <w:pStyle w:val="Code"/>
        <w:rPr>
          <w:rFonts w:hint="eastAsia"/>
        </w:rPr>
      </w:pPr>
      <w:r>
        <w:t xml:space="preserve">    eDirectionalLight: 1,</w:t>
      </w:r>
    </w:p>
    <w:p w14:paraId="7E58E165" w14:textId="77777777" w:rsidR="004401CD" w:rsidRDefault="004401CD" w:rsidP="004401CD">
      <w:pPr>
        <w:pStyle w:val="Code"/>
        <w:rPr>
          <w:rFonts w:hint="eastAsia"/>
        </w:rPr>
      </w:pPr>
      <w:r>
        <w:t xml:space="preserve">    eSpotLight: 2</w:t>
      </w:r>
    </w:p>
    <w:p w14:paraId="5FE5B1CE" w14:textId="6A84788A" w:rsidR="004401CD" w:rsidRDefault="004401CD" w:rsidP="004401CD">
      <w:pPr>
        <w:pStyle w:val="Code"/>
        <w:rPr>
          <w:rFonts w:hint="eastAsia"/>
        </w:rPr>
      </w:pPr>
      <w:r>
        <w:t>});</w:t>
      </w:r>
    </w:p>
    <w:p w14:paraId="77112D9B" w14:textId="690F8D97" w:rsidR="004401CD" w:rsidRDefault="004401CD" w:rsidP="004401CD">
      <w:pPr>
        <w:pStyle w:val="Code"/>
        <w:rPr>
          <w:rFonts w:hint="eastAsia"/>
        </w:rPr>
      </w:pPr>
    </w:p>
    <w:p w14:paraId="14B7C47B" w14:textId="6C185409" w:rsidR="004401CD" w:rsidRDefault="004401CD" w:rsidP="004401CD">
      <w:pPr>
        <w:pStyle w:val="Code"/>
        <w:rPr>
          <w:rFonts w:hint="eastAsia"/>
        </w:rPr>
      </w:pPr>
      <w:r w:rsidRPr="004401CD">
        <w:t>export { eLightType }</w:t>
      </w:r>
    </w:p>
    <w:p w14:paraId="054D66E3" w14:textId="2E9BE2E8" w:rsidR="00267B73" w:rsidDel="001B23DC" w:rsidRDefault="00267B73" w:rsidP="00F31BF1">
      <w:pPr>
        <w:pStyle w:val="NumList"/>
        <w:numPr>
          <w:ilvl w:val="0"/>
          <w:numId w:val="41"/>
        </w:numPr>
        <w:rPr>
          <w:del w:id="4573" w:author="Kelvin Sung" w:date="2021-05-20T18:07:00Z"/>
          <w:rFonts w:hint="eastAsia"/>
        </w:rPr>
      </w:pPr>
      <w:r w:rsidRPr="00267B73">
        <w:t>Modify the constructor to define and initialize the new variables that correspond to the parameters of directional light and spotlight.</w:t>
      </w:r>
    </w:p>
    <w:p w14:paraId="59BCC72C" w14:textId="77777777" w:rsidR="001B23DC" w:rsidRDefault="004401CD" w:rsidP="00F31BF1">
      <w:pPr>
        <w:pStyle w:val="NumList"/>
        <w:numPr>
          <w:ilvl w:val="0"/>
          <w:numId w:val="41"/>
        </w:numPr>
        <w:rPr>
          <w:ins w:id="4574" w:author="Kelvin Sung" w:date="2021-05-20T18:07:00Z"/>
          <w:rFonts w:hint="eastAsia"/>
        </w:rPr>
      </w:pPr>
      <w:del w:id="4575" w:author="Kelvin Sung" w:date="2021-05-20T18:07:00Z">
        <w:r w:rsidDel="001B23DC">
          <w:delText xml:space="preserve">    </w:delText>
        </w:r>
      </w:del>
    </w:p>
    <w:p w14:paraId="7404FAC6" w14:textId="3A31D1A7" w:rsidR="004401CD" w:rsidDel="001B23DC" w:rsidRDefault="004401CD" w:rsidP="004401CD">
      <w:pPr>
        <w:pStyle w:val="Code"/>
        <w:rPr>
          <w:del w:id="4576" w:author="Kelvin Sung" w:date="2021-05-20T18:07:00Z"/>
          <w:rFonts w:hint="eastAsia"/>
        </w:rPr>
      </w:pPr>
      <w:r>
        <w:t>constructor() {</w:t>
      </w:r>
    </w:p>
    <w:p w14:paraId="002D9326" w14:textId="77777777" w:rsidR="001B23DC" w:rsidRDefault="004401CD" w:rsidP="004401CD">
      <w:pPr>
        <w:pStyle w:val="Code"/>
        <w:rPr>
          <w:ins w:id="4577" w:author="Kelvin Sung" w:date="2021-05-20T18:07:00Z"/>
          <w:rFonts w:hint="eastAsia"/>
        </w:rPr>
      </w:pPr>
      <w:del w:id="4578" w:author="Kelvin Sung" w:date="2021-05-20T18:07:00Z">
        <w:r w:rsidDel="001B23DC">
          <w:delText xml:space="preserve">    </w:delText>
        </w:r>
      </w:del>
    </w:p>
    <w:p w14:paraId="7E157B5B" w14:textId="6F72DC16" w:rsidR="004401CD" w:rsidDel="001B23DC" w:rsidRDefault="004401CD" w:rsidP="004401CD">
      <w:pPr>
        <w:pStyle w:val="Code"/>
        <w:rPr>
          <w:del w:id="4579" w:author="Kelvin Sung" w:date="2021-05-20T18:07:00Z"/>
          <w:rFonts w:hint="eastAsia"/>
        </w:rPr>
      </w:pPr>
      <w:r>
        <w:t xml:space="preserve">    this.mColor = vec4.fromValues(1, 1, 1, 1);  // light color</w:t>
      </w:r>
    </w:p>
    <w:p w14:paraId="4D896ECC" w14:textId="77777777" w:rsidR="001B23DC" w:rsidRDefault="004401CD" w:rsidP="004401CD">
      <w:pPr>
        <w:pStyle w:val="Code"/>
        <w:rPr>
          <w:ins w:id="4580" w:author="Kelvin Sung" w:date="2021-05-20T18:07:00Z"/>
          <w:rFonts w:hint="eastAsia"/>
        </w:rPr>
      </w:pPr>
      <w:del w:id="4581" w:author="Kelvin Sung" w:date="2021-05-20T18:07:00Z">
        <w:r w:rsidDel="001B23DC">
          <w:delText xml:space="preserve">    </w:delText>
        </w:r>
      </w:del>
    </w:p>
    <w:p w14:paraId="192A605A" w14:textId="2C6C5AD5" w:rsidR="004401CD" w:rsidDel="001B23DC" w:rsidRDefault="004401CD" w:rsidP="004401CD">
      <w:pPr>
        <w:pStyle w:val="Code"/>
        <w:rPr>
          <w:del w:id="4582" w:author="Kelvin Sung" w:date="2021-05-20T18:07:00Z"/>
          <w:rFonts w:hint="eastAsia"/>
        </w:rPr>
      </w:pPr>
      <w:r>
        <w:t xml:space="preserve">    this.mPosition = vec3.fromValues(0, 0, 5); // light position in WC</w:t>
      </w:r>
    </w:p>
    <w:p w14:paraId="2269900E" w14:textId="77777777" w:rsidR="001B23DC" w:rsidRDefault="004401CD" w:rsidP="004401CD">
      <w:pPr>
        <w:pStyle w:val="Code"/>
        <w:rPr>
          <w:ins w:id="4583" w:author="Kelvin Sung" w:date="2021-05-20T18:07:00Z"/>
          <w:rFonts w:hint="eastAsia"/>
        </w:rPr>
      </w:pPr>
      <w:del w:id="4584" w:author="Kelvin Sung" w:date="2021-05-20T18:07:00Z">
        <w:r w:rsidDel="001B23DC">
          <w:delText xml:space="preserve">    </w:delText>
        </w:r>
      </w:del>
    </w:p>
    <w:p w14:paraId="09BF0DC7" w14:textId="46C83A15" w:rsidR="004401CD" w:rsidRPr="006A1CEE" w:rsidDel="001B23DC" w:rsidRDefault="004401CD" w:rsidP="004401CD">
      <w:pPr>
        <w:pStyle w:val="Code"/>
        <w:rPr>
          <w:del w:id="4585" w:author="Kelvin Sung" w:date="2021-05-20T18:07:00Z"/>
          <w:rStyle w:val="CodeBold"/>
          <w:rFonts w:hint="eastAsia"/>
          <w:rPrChange w:id="4586" w:author="Kelvin Sung" w:date="2021-05-26T08:20:00Z">
            <w:rPr>
              <w:del w:id="4587" w:author="Kelvin Sung" w:date="2021-05-20T18:07:00Z"/>
              <w:rFonts w:hint="eastAsia"/>
            </w:rPr>
          </w:rPrChange>
        </w:rPr>
      </w:pPr>
      <w:r>
        <w:t xml:space="preserve">    </w:t>
      </w:r>
      <w:r w:rsidRPr="006A1CEE">
        <w:rPr>
          <w:rStyle w:val="CodeBold"/>
          <w:rPrChange w:id="4588" w:author="Kelvin Sung" w:date="2021-05-26T08:20:00Z">
            <w:rPr/>
          </w:rPrChange>
        </w:rPr>
        <w:t>this.mDirection = vec3.fromValues(0, 0, -1); // in WC</w:t>
      </w:r>
    </w:p>
    <w:p w14:paraId="7DD842DB" w14:textId="77777777" w:rsidR="001B23DC" w:rsidRPr="006A1CEE" w:rsidRDefault="004401CD" w:rsidP="004401CD">
      <w:pPr>
        <w:pStyle w:val="Code"/>
        <w:rPr>
          <w:ins w:id="4589" w:author="Kelvin Sung" w:date="2021-05-20T18:07:00Z"/>
          <w:rStyle w:val="CodeBold"/>
          <w:rFonts w:hint="eastAsia"/>
          <w:rPrChange w:id="4590" w:author="Kelvin Sung" w:date="2021-05-26T08:20:00Z">
            <w:rPr>
              <w:ins w:id="4591" w:author="Kelvin Sung" w:date="2021-05-20T18:07:00Z"/>
              <w:rFonts w:hint="eastAsia"/>
            </w:rPr>
          </w:rPrChange>
        </w:rPr>
      </w:pPr>
      <w:del w:id="4592" w:author="Kelvin Sung" w:date="2021-05-20T18:07:00Z">
        <w:r w:rsidRPr="006A1CEE" w:rsidDel="001B23DC">
          <w:rPr>
            <w:rStyle w:val="CodeBold"/>
            <w:rPrChange w:id="4593" w:author="Kelvin Sung" w:date="2021-05-26T08:20:00Z">
              <w:rPr/>
            </w:rPrChange>
          </w:rPr>
          <w:delText xml:space="preserve">    </w:delText>
        </w:r>
      </w:del>
    </w:p>
    <w:p w14:paraId="01803DCC" w14:textId="6C89BA4D" w:rsidR="004401CD" w:rsidDel="001B23DC" w:rsidRDefault="004401CD" w:rsidP="004401CD">
      <w:pPr>
        <w:pStyle w:val="Code"/>
        <w:rPr>
          <w:del w:id="4594" w:author="Kelvin Sung" w:date="2021-05-20T18:07:00Z"/>
          <w:rFonts w:hint="eastAsia"/>
        </w:rPr>
      </w:pPr>
      <w:r>
        <w:t xml:space="preserve">    this.mNear = 5;  // effective radius in WC</w:t>
      </w:r>
    </w:p>
    <w:p w14:paraId="40E0DF45" w14:textId="77777777" w:rsidR="001B23DC" w:rsidRDefault="004401CD" w:rsidP="004401CD">
      <w:pPr>
        <w:pStyle w:val="Code"/>
        <w:rPr>
          <w:ins w:id="4595" w:author="Kelvin Sung" w:date="2021-05-20T18:07:00Z"/>
          <w:rFonts w:hint="eastAsia"/>
        </w:rPr>
      </w:pPr>
      <w:del w:id="4596" w:author="Kelvin Sung" w:date="2021-05-20T18:07:00Z">
        <w:r w:rsidDel="001B23DC">
          <w:delText xml:space="preserve">    </w:delText>
        </w:r>
      </w:del>
    </w:p>
    <w:p w14:paraId="2FCF7EEC" w14:textId="0DE242E5" w:rsidR="004401CD" w:rsidDel="001B23DC" w:rsidRDefault="004401CD" w:rsidP="004401CD">
      <w:pPr>
        <w:pStyle w:val="Code"/>
        <w:rPr>
          <w:del w:id="4597" w:author="Kelvin Sung" w:date="2021-05-20T18:07:00Z"/>
          <w:rFonts w:hint="eastAsia"/>
        </w:rPr>
      </w:pPr>
      <w:r>
        <w:t xml:space="preserve">    this.mFar = 10;</w:t>
      </w:r>
    </w:p>
    <w:p w14:paraId="25DC502A" w14:textId="77777777" w:rsidR="001B23DC" w:rsidRDefault="004401CD" w:rsidP="004401CD">
      <w:pPr>
        <w:pStyle w:val="Code"/>
        <w:rPr>
          <w:ins w:id="4598" w:author="Kelvin Sung" w:date="2021-05-20T18:07:00Z"/>
          <w:rFonts w:hint="eastAsia"/>
        </w:rPr>
      </w:pPr>
      <w:del w:id="4599" w:author="Kelvin Sung" w:date="2021-05-20T18:07:00Z">
        <w:r w:rsidDel="001B23DC">
          <w:delText xml:space="preserve">    </w:delText>
        </w:r>
      </w:del>
    </w:p>
    <w:p w14:paraId="4644E5F9" w14:textId="0FFC27B0" w:rsidR="004401CD" w:rsidRPr="006A1CEE" w:rsidDel="001B23DC" w:rsidRDefault="004401CD" w:rsidP="004401CD">
      <w:pPr>
        <w:pStyle w:val="Code"/>
        <w:rPr>
          <w:del w:id="4600" w:author="Kelvin Sung" w:date="2021-05-20T18:07:00Z"/>
          <w:rStyle w:val="CodeBold"/>
          <w:rFonts w:hint="eastAsia"/>
          <w:rPrChange w:id="4601" w:author="Kelvin Sung" w:date="2021-05-26T08:20:00Z">
            <w:rPr>
              <w:del w:id="4602" w:author="Kelvin Sung" w:date="2021-05-20T18:07:00Z"/>
              <w:rFonts w:hint="eastAsia"/>
            </w:rPr>
          </w:rPrChange>
        </w:rPr>
      </w:pPr>
      <w:r>
        <w:t xml:space="preserve">    </w:t>
      </w:r>
      <w:r w:rsidRPr="006A1CEE">
        <w:rPr>
          <w:rStyle w:val="CodeBold"/>
          <w:rPrChange w:id="4603" w:author="Kelvin Sung" w:date="2021-05-26T08:20:00Z">
            <w:rPr/>
          </w:rPrChange>
        </w:rPr>
        <w:t>this.mInner = 0.1;  // in radian</w:t>
      </w:r>
    </w:p>
    <w:p w14:paraId="1578A814" w14:textId="77777777" w:rsidR="001B23DC" w:rsidRPr="006A1CEE" w:rsidRDefault="004401CD" w:rsidP="004401CD">
      <w:pPr>
        <w:pStyle w:val="Code"/>
        <w:rPr>
          <w:ins w:id="4604" w:author="Kelvin Sung" w:date="2021-05-20T18:07:00Z"/>
          <w:rStyle w:val="CodeBold"/>
          <w:rFonts w:hint="eastAsia"/>
          <w:rPrChange w:id="4605" w:author="Kelvin Sung" w:date="2021-05-26T08:20:00Z">
            <w:rPr>
              <w:ins w:id="4606" w:author="Kelvin Sung" w:date="2021-05-20T18:07:00Z"/>
              <w:rFonts w:hint="eastAsia"/>
            </w:rPr>
          </w:rPrChange>
        </w:rPr>
      </w:pPr>
      <w:del w:id="4607" w:author="Kelvin Sung" w:date="2021-05-20T18:07:00Z">
        <w:r w:rsidRPr="006A1CEE" w:rsidDel="001B23DC">
          <w:rPr>
            <w:rStyle w:val="CodeBold"/>
            <w:rPrChange w:id="4608" w:author="Kelvin Sung" w:date="2021-05-26T08:20:00Z">
              <w:rPr/>
            </w:rPrChange>
          </w:rPr>
          <w:delText xml:space="preserve">    </w:delText>
        </w:r>
      </w:del>
    </w:p>
    <w:p w14:paraId="5C375650" w14:textId="50D4B8CB" w:rsidR="004401CD" w:rsidRPr="006A1CEE" w:rsidDel="001B23DC" w:rsidRDefault="004401CD" w:rsidP="004401CD">
      <w:pPr>
        <w:pStyle w:val="Code"/>
        <w:rPr>
          <w:del w:id="4609" w:author="Kelvin Sung" w:date="2021-05-20T18:07:00Z"/>
          <w:rStyle w:val="CodeBold"/>
          <w:rFonts w:hint="eastAsia"/>
          <w:rPrChange w:id="4610" w:author="Kelvin Sung" w:date="2021-05-26T08:20:00Z">
            <w:rPr>
              <w:del w:id="4611" w:author="Kelvin Sung" w:date="2021-05-20T18:07:00Z"/>
              <w:rFonts w:hint="eastAsia"/>
            </w:rPr>
          </w:rPrChange>
        </w:rPr>
      </w:pPr>
      <w:r>
        <w:t xml:space="preserve">    </w:t>
      </w:r>
      <w:r w:rsidRPr="006A1CEE">
        <w:rPr>
          <w:rStyle w:val="CodeBold"/>
          <w:rPrChange w:id="4612" w:author="Kelvin Sung" w:date="2021-05-26T08:20:00Z">
            <w:rPr/>
          </w:rPrChange>
        </w:rPr>
        <w:t>this.mOuter = 0.3;</w:t>
      </w:r>
    </w:p>
    <w:p w14:paraId="3154B0E6" w14:textId="77777777" w:rsidR="001B23DC" w:rsidRPr="006A1CEE" w:rsidRDefault="004401CD" w:rsidP="004401CD">
      <w:pPr>
        <w:pStyle w:val="Code"/>
        <w:rPr>
          <w:ins w:id="4613" w:author="Kelvin Sung" w:date="2021-05-20T18:07:00Z"/>
          <w:rStyle w:val="CodeBold"/>
          <w:rFonts w:hint="eastAsia"/>
          <w:rPrChange w:id="4614" w:author="Kelvin Sung" w:date="2021-05-26T08:20:00Z">
            <w:rPr>
              <w:ins w:id="4615" w:author="Kelvin Sung" w:date="2021-05-20T18:07:00Z"/>
              <w:rFonts w:hint="eastAsia"/>
            </w:rPr>
          </w:rPrChange>
        </w:rPr>
      </w:pPr>
      <w:del w:id="4616" w:author="Kelvin Sung" w:date="2021-05-20T18:07:00Z">
        <w:r w:rsidRPr="006A1CEE" w:rsidDel="001B23DC">
          <w:rPr>
            <w:rStyle w:val="CodeBold"/>
            <w:rPrChange w:id="4617" w:author="Kelvin Sung" w:date="2021-05-26T08:20:00Z">
              <w:rPr/>
            </w:rPrChange>
          </w:rPr>
          <w:delText xml:space="preserve">    </w:delText>
        </w:r>
      </w:del>
    </w:p>
    <w:p w14:paraId="51F71CEB" w14:textId="19132C0B" w:rsidR="004401CD" w:rsidDel="001B23DC" w:rsidRDefault="004401CD" w:rsidP="004401CD">
      <w:pPr>
        <w:pStyle w:val="Code"/>
        <w:rPr>
          <w:del w:id="4618" w:author="Kelvin Sung" w:date="2021-05-20T18:07:00Z"/>
          <w:rFonts w:hint="eastAsia"/>
        </w:rPr>
      </w:pPr>
      <w:r>
        <w:t xml:space="preserve">    this.mIntensity = 1;</w:t>
      </w:r>
    </w:p>
    <w:p w14:paraId="3C319356" w14:textId="77777777" w:rsidR="001B23DC" w:rsidRDefault="004401CD" w:rsidP="004401CD">
      <w:pPr>
        <w:pStyle w:val="Code"/>
        <w:rPr>
          <w:ins w:id="4619" w:author="Kelvin Sung" w:date="2021-05-20T18:07:00Z"/>
          <w:rFonts w:hint="eastAsia"/>
        </w:rPr>
      </w:pPr>
      <w:del w:id="4620" w:author="Kelvin Sung" w:date="2021-05-20T18:07:00Z">
        <w:r w:rsidDel="001B23DC">
          <w:delText xml:space="preserve">    </w:delText>
        </w:r>
      </w:del>
    </w:p>
    <w:p w14:paraId="101D45C1" w14:textId="54EE20C9" w:rsidR="004401CD" w:rsidRPr="006A1CEE" w:rsidDel="001B23DC" w:rsidRDefault="004401CD" w:rsidP="004401CD">
      <w:pPr>
        <w:pStyle w:val="Code"/>
        <w:rPr>
          <w:del w:id="4621" w:author="Kelvin Sung" w:date="2021-05-20T18:07:00Z"/>
          <w:rStyle w:val="CodeBold"/>
          <w:rFonts w:hint="eastAsia"/>
          <w:rPrChange w:id="4622" w:author="Kelvin Sung" w:date="2021-05-26T08:20:00Z">
            <w:rPr>
              <w:del w:id="4623" w:author="Kelvin Sung" w:date="2021-05-20T18:07:00Z"/>
              <w:rFonts w:hint="eastAsia"/>
            </w:rPr>
          </w:rPrChange>
        </w:rPr>
      </w:pPr>
      <w:r>
        <w:t xml:space="preserve">    </w:t>
      </w:r>
      <w:r w:rsidRPr="006A1CEE">
        <w:rPr>
          <w:rStyle w:val="CodeBold"/>
          <w:rPrChange w:id="4624" w:author="Kelvin Sung" w:date="2021-05-26T08:20:00Z">
            <w:rPr/>
          </w:rPrChange>
        </w:rPr>
        <w:t xml:space="preserve">this.mDropOff = 1;  // </w:t>
      </w:r>
    </w:p>
    <w:p w14:paraId="36032F2D" w14:textId="77777777" w:rsidR="001B23DC" w:rsidRPr="006A1CEE" w:rsidRDefault="004401CD" w:rsidP="004401CD">
      <w:pPr>
        <w:pStyle w:val="Code"/>
        <w:rPr>
          <w:ins w:id="4625" w:author="Kelvin Sung" w:date="2021-05-20T18:07:00Z"/>
          <w:rStyle w:val="CodeBold"/>
          <w:rFonts w:hint="eastAsia"/>
          <w:rPrChange w:id="4626" w:author="Kelvin Sung" w:date="2021-05-26T08:20:00Z">
            <w:rPr>
              <w:ins w:id="4627" w:author="Kelvin Sung" w:date="2021-05-20T18:07:00Z"/>
              <w:rFonts w:hint="eastAsia"/>
            </w:rPr>
          </w:rPrChange>
        </w:rPr>
      </w:pPr>
      <w:del w:id="4628" w:author="Kelvin Sung" w:date="2021-05-20T18:07:00Z">
        <w:r w:rsidRPr="006A1CEE" w:rsidDel="001B23DC">
          <w:rPr>
            <w:rStyle w:val="CodeBold"/>
            <w:rPrChange w:id="4629" w:author="Kelvin Sung" w:date="2021-05-26T08:20:00Z">
              <w:rPr/>
            </w:rPrChange>
          </w:rPr>
          <w:delText xml:space="preserve">    </w:delText>
        </w:r>
      </w:del>
    </w:p>
    <w:p w14:paraId="4E09C38C" w14:textId="33358F17" w:rsidR="004401CD" w:rsidRPr="006A1CEE" w:rsidDel="001B23DC" w:rsidRDefault="004401CD" w:rsidP="004401CD">
      <w:pPr>
        <w:pStyle w:val="Code"/>
        <w:rPr>
          <w:del w:id="4630" w:author="Kelvin Sung" w:date="2021-05-20T18:07:00Z"/>
          <w:rStyle w:val="CodeBold"/>
          <w:rFonts w:hint="eastAsia"/>
          <w:rPrChange w:id="4631" w:author="Kelvin Sung" w:date="2021-05-26T08:21:00Z">
            <w:rPr>
              <w:del w:id="4632" w:author="Kelvin Sung" w:date="2021-05-20T18:07:00Z"/>
              <w:rFonts w:hint="eastAsia"/>
            </w:rPr>
          </w:rPrChange>
        </w:rPr>
      </w:pPr>
      <w:r>
        <w:t xml:space="preserve">    </w:t>
      </w:r>
      <w:r w:rsidRPr="006A1CEE">
        <w:rPr>
          <w:rStyle w:val="CodeBold"/>
          <w:rPrChange w:id="4633" w:author="Kelvin Sung" w:date="2021-05-26T08:21:00Z">
            <w:rPr/>
          </w:rPrChange>
        </w:rPr>
        <w:t>this.mLightType = eLightType.ePointLight;</w:t>
      </w:r>
    </w:p>
    <w:p w14:paraId="4A054890" w14:textId="77777777" w:rsidR="001B23DC" w:rsidRPr="006A1CEE" w:rsidRDefault="004401CD" w:rsidP="004401CD">
      <w:pPr>
        <w:pStyle w:val="Code"/>
        <w:rPr>
          <w:ins w:id="4634" w:author="Kelvin Sung" w:date="2021-05-20T18:07:00Z"/>
          <w:rStyle w:val="CodeBold"/>
          <w:rFonts w:hint="eastAsia"/>
          <w:rPrChange w:id="4635" w:author="Kelvin Sung" w:date="2021-05-26T08:21:00Z">
            <w:rPr>
              <w:ins w:id="4636" w:author="Kelvin Sung" w:date="2021-05-20T18:07:00Z"/>
              <w:rFonts w:hint="eastAsia"/>
            </w:rPr>
          </w:rPrChange>
        </w:rPr>
      </w:pPr>
      <w:del w:id="4637" w:author="Kelvin Sung" w:date="2021-05-20T18:07:00Z">
        <w:r w:rsidRPr="006A1CEE" w:rsidDel="001B23DC">
          <w:rPr>
            <w:rStyle w:val="CodeBold"/>
            <w:rPrChange w:id="4638" w:author="Kelvin Sung" w:date="2021-05-26T08:21:00Z">
              <w:rPr/>
            </w:rPrChange>
          </w:rPr>
          <w:delText xml:space="preserve">    </w:delText>
        </w:r>
      </w:del>
    </w:p>
    <w:p w14:paraId="679FA1CE" w14:textId="47BD9780" w:rsidR="004401CD" w:rsidDel="001B23DC" w:rsidRDefault="004401CD" w:rsidP="004401CD">
      <w:pPr>
        <w:pStyle w:val="Code"/>
        <w:rPr>
          <w:del w:id="4639" w:author="Kelvin Sung" w:date="2021-05-20T18:07:00Z"/>
          <w:rFonts w:hint="eastAsia"/>
        </w:rPr>
      </w:pPr>
      <w:r>
        <w:t xml:space="preserve">    this.mIsOn = true;</w:t>
      </w:r>
    </w:p>
    <w:p w14:paraId="2C96AE87" w14:textId="77777777" w:rsidR="001B23DC" w:rsidRDefault="004401CD" w:rsidP="004401CD">
      <w:pPr>
        <w:pStyle w:val="Code"/>
        <w:rPr>
          <w:ins w:id="4640" w:author="Kelvin Sung" w:date="2021-05-20T18:07:00Z"/>
          <w:rFonts w:hint="eastAsia"/>
        </w:rPr>
      </w:pPr>
      <w:del w:id="4641" w:author="Kelvin Sung" w:date="2021-05-20T18:07:00Z">
        <w:r w:rsidDel="001B23DC">
          <w:delText xml:space="preserve">    </w:delText>
        </w:r>
      </w:del>
    </w:p>
    <w:p w14:paraId="704E0456" w14:textId="4F69E583" w:rsidR="004401CD" w:rsidRPr="00267B73" w:rsidRDefault="004401CD" w:rsidP="004401CD">
      <w:pPr>
        <w:pStyle w:val="Code"/>
        <w:rPr>
          <w:rFonts w:hint="eastAsia"/>
        </w:rPr>
      </w:pPr>
      <w:r>
        <w:t>}</w:t>
      </w:r>
    </w:p>
    <w:p w14:paraId="099ACA65" w14:textId="4E7B47F6" w:rsidR="00267B73" w:rsidRDefault="00267B73" w:rsidP="00F31BF1">
      <w:pPr>
        <w:pStyle w:val="NumList"/>
        <w:numPr>
          <w:ilvl w:val="0"/>
          <w:numId w:val="41"/>
        </w:numPr>
        <w:rPr>
          <w:rFonts w:hint="eastAsia"/>
        </w:r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rPr>
          <w:rFonts w:hint="eastAsia"/>
        </w:rPr>
      </w:pPr>
    </w:p>
    <w:p w14:paraId="5B77C049" w14:textId="1D4313A1" w:rsidR="00267B73" w:rsidRDefault="00267B73" w:rsidP="00267B73">
      <w:pPr>
        <w:pStyle w:val="Heading3"/>
      </w:pPr>
      <w:r>
        <w:lastRenderedPageBreak/>
        <w:t xml:space="preserve">Modifying the </w:t>
      </w:r>
      <w:proofErr w:type="spellStart"/>
      <w:r>
        <w:t>ShaderLightAt</w:t>
      </w:r>
      <w:proofErr w:type="spellEnd"/>
      <w:del w:id="4642" w:author="Kelvin Sung" w:date="2021-05-26T08:23:00Z">
        <w:r w:rsidDel="006A1CEE">
          <w:delText>Index</w:delText>
        </w:r>
      </w:del>
      <w:r>
        <w:t xml:space="preserve"> </w:t>
      </w:r>
      <w:del w:id="4643" w:author="Kelvin Sung" w:date="2021-05-20T18:15:00Z">
        <w:r w:rsidDel="00E15C4E">
          <w:delText>Object</w:delText>
        </w:r>
      </w:del>
      <w:ins w:id="4644" w:author="Kelvin Sung" w:date="2021-05-20T18:15:00Z">
        <w:r w:rsidR="00E15C4E">
          <w:t>Class</w:t>
        </w:r>
      </w:ins>
    </w:p>
    <w:p w14:paraId="1C18A855" w14:textId="15B7D406" w:rsidR="00267B73" w:rsidRDefault="00267B73" w:rsidP="00267B73">
      <w:pPr>
        <w:pStyle w:val="BodyTextFirst"/>
        <w:rPr>
          <w:rFonts w:hint="eastAsia"/>
        </w:rPr>
      </w:pPr>
      <w:r>
        <w:t xml:space="preserve">Recall that the </w:t>
      </w:r>
      <w:proofErr w:type="spellStart"/>
      <w:r w:rsidRPr="004401CD">
        <w:rPr>
          <w:rStyle w:val="CodeInline"/>
        </w:rPr>
        <w:t>ShaderLightAt</w:t>
      </w:r>
      <w:proofErr w:type="spellEnd"/>
      <w:r>
        <w:t xml:space="preserve"> </w:t>
      </w:r>
      <w:del w:id="4645" w:author="Kelvin Sung" w:date="2021-05-26T08:25:00Z">
        <w:r w:rsidDel="00C72AC0">
          <w:delText xml:space="preserve">object </w:delText>
        </w:r>
      </w:del>
      <w:ins w:id="4646" w:author="Kelvin Sung" w:date="2021-05-26T08:25:00Z">
        <w:r w:rsidR="00C72AC0">
          <w:t>class</w:t>
        </w:r>
        <w:r w:rsidR="00C72AC0">
          <w:t xml:space="preserve"> </w:t>
        </w:r>
      </w:ins>
      <w:r>
        <w:t xml:space="preserve">is responsible for loading the values in a light source to the GLSL fragment shader. This object must be refined to support the new light source parameters that correspond to directional lights and spotlights. </w:t>
      </w:r>
    </w:p>
    <w:p w14:paraId="46A20914" w14:textId="5B4242CB" w:rsidR="00765265" w:rsidRDefault="00765265" w:rsidP="00F31BF1">
      <w:pPr>
        <w:pStyle w:val="NumList"/>
        <w:numPr>
          <w:ilvl w:val="0"/>
          <w:numId w:val="42"/>
        </w:numPr>
        <w:rPr>
          <w:rFonts w:hint="eastAsia"/>
        </w:rPr>
      </w:pPr>
      <w:del w:id="4647" w:author="Kelvin Sung" w:date="2021-05-26T08:26:00Z">
        <w:r w:rsidDel="00C72AC0">
          <w:delText xml:space="preserve">TEMP </w:delText>
        </w:r>
      </w:del>
      <w:ins w:id="4648" w:author="Kelvin Sung" w:date="2021-05-26T08:26:00Z">
        <w:r w:rsidR="00C72AC0">
          <w:t xml:space="preserve">Edit </w:t>
        </w:r>
        <w:r w:rsidR="00C72AC0" w:rsidRPr="004401CD">
          <w:rPr>
            <w:rStyle w:val="CodeInline"/>
          </w:rPr>
          <w:t>shader_light_at.js</w:t>
        </w:r>
        <w:r w:rsidR="00C72AC0">
          <w:t xml:space="preserve"> </w:t>
        </w:r>
      </w:ins>
      <w:ins w:id="4649" w:author="Kelvin Sung" w:date="2021-05-26T08:27:00Z">
        <w:r w:rsidR="00C72AC0">
          <w:t xml:space="preserve">to import the </w:t>
        </w:r>
        <w:proofErr w:type="spellStart"/>
        <w:r w:rsidR="00C72AC0" w:rsidRPr="00C72AC0">
          <w:rPr>
            <w:rStyle w:val="CodeInline"/>
            <w:rPrChange w:id="4650" w:author="Kelvin Sung" w:date="2021-05-26T08:27:00Z">
              <w:rPr/>
            </w:rPrChange>
          </w:rPr>
          <w:t>eLightType</w:t>
        </w:r>
        <w:proofErr w:type="spellEnd"/>
        <w:r w:rsidR="00C72AC0">
          <w:t xml:space="preserve"> enumerated type from </w:t>
        </w:r>
        <w:r w:rsidR="00C72AC0" w:rsidRPr="00C72AC0">
          <w:rPr>
            <w:rStyle w:val="CodeInline"/>
            <w:rPrChange w:id="4651" w:author="Kelvin Sung" w:date="2021-05-26T08:27:00Z">
              <w:rPr/>
            </w:rPrChange>
          </w:rPr>
          <w:t>light.js</w:t>
        </w:r>
        <w:r w:rsidR="00C72AC0">
          <w:t>.</w:t>
        </w:r>
      </w:ins>
      <w:del w:id="4652" w:author="Kelvin Sung" w:date="2021-05-26T08:27:00Z">
        <w:r w:rsidDel="00C72AC0">
          <w:delText>TEXT</w:delText>
        </w:r>
      </w:del>
    </w:p>
    <w:p w14:paraId="61A9BAFA" w14:textId="1FF59A3C" w:rsidR="00765265" w:rsidRDefault="00765265" w:rsidP="00765265">
      <w:pPr>
        <w:pStyle w:val="Code"/>
        <w:rPr>
          <w:rFonts w:hint="eastAsia"/>
        </w:rPr>
      </w:pPr>
      <w:r w:rsidRPr="00765265">
        <w:t>import { eLightType } from "../lights/light.js";</w:t>
      </w:r>
    </w:p>
    <w:p w14:paraId="78FE895C" w14:textId="402C2161" w:rsidR="00267B73" w:rsidDel="001B23DC" w:rsidRDefault="00267B73" w:rsidP="00F31BF1">
      <w:pPr>
        <w:pStyle w:val="NumList"/>
        <w:numPr>
          <w:ilvl w:val="0"/>
          <w:numId w:val="42"/>
        </w:numPr>
        <w:rPr>
          <w:del w:id="4653" w:author="Kelvin Sung" w:date="2021-05-20T18:07:00Z"/>
          <w:rFonts w:hint="eastAsia"/>
        </w:rPr>
      </w:pPr>
      <w:del w:id="4654" w:author="Kelvin Sung" w:date="2021-05-26T08:26:00Z">
        <w:r w:rsidDel="00C72AC0">
          <w:delText xml:space="preserve">Edit the </w:delText>
        </w:r>
        <w:r w:rsidR="004401CD" w:rsidRPr="004401CD" w:rsidDel="00C72AC0">
          <w:rPr>
            <w:rStyle w:val="CodeInline"/>
          </w:rPr>
          <w:delText>s</w:delText>
        </w:r>
        <w:r w:rsidRPr="004401CD" w:rsidDel="00C72AC0">
          <w:rPr>
            <w:rStyle w:val="CodeInline"/>
          </w:rPr>
          <w:delText>hader</w:delText>
        </w:r>
        <w:r w:rsidR="004401CD" w:rsidRPr="004401CD" w:rsidDel="00C72AC0">
          <w:rPr>
            <w:rStyle w:val="CodeInline"/>
          </w:rPr>
          <w:delText>_l</w:delText>
        </w:r>
        <w:r w:rsidRPr="004401CD" w:rsidDel="00C72AC0">
          <w:rPr>
            <w:rStyle w:val="CodeInline"/>
          </w:rPr>
          <w:delText>ight</w:delText>
        </w:r>
        <w:r w:rsidR="004401CD" w:rsidRPr="004401CD" w:rsidDel="00C72AC0">
          <w:rPr>
            <w:rStyle w:val="CodeInline"/>
          </w:rPr>
          <w:delText>_a</w:delText>
        </w:r>
        <w:r w:rsidRPr="004401CD" w:rsidDel="00C72AC0">
          <w:rPr>
            <w:rStyle w:val="CodeInline"/>
          </w:rPr>
          <w:delText>t.js</w:delText>
        </w:r>
        <w:r w:rsidDel="00C72AC0">
          <w:delText xml:space="preserve"> file </w:delText>
        </w:r>
      </w:del>
      <w:del w:id="4655" w:author="Kelvin Sung" w:date="2021-05-26T08:27:00Z">
        <w:r w:rsidDel="00C72AC0">
          <w:delText>and m</w:delText>
        </w:r>
      </w:del>
      <w:ins w:id="4656" w:author="Kelvin Sung" w:date="2021-05-26T08:27:00Z">
        <w:r w:rsidR="00C72AC0">
          <w:t>M</w:t>
        </w:r>
      </w:ins>
      <w:r>
        <w:t xml:space="preserve">odify the </w:t>
      </w:r>
      <w:r w:rsidR="00765265" w:rsidRPr="00765265">
        <w:rPr>
          <w:rStyle w:val="CodeInline"/>
        </w:rPr>
        <w:t>_</w:t>
      </w:r>
      <w:proofErr w:type="spellStart"/>
      <w:proofErr w:type="gramStart"/>
      <w:r w:rsidRPr="00765265">
        <w:rPr>
          <w:rStyle w:val="CodeInline"/>
        </w:rPr>
        <w:t>setShaderReferences</w:t>
      </w:r>
      <w:proofErr w:type="spellEnd"/>
      <w:r w:rsidRPr="00765265">
        <w:rPr>
          <w:rStyle w:val="CodeInline"/>
        </w:rPr>
        <w:t>(</w:t>
      </w:r>
      <w:proofErr w:type="gramEnd"/>
      <w:r w:rsidRPr="00765265">
        <w:rPr>
          <w:rStyle w:val="CodeInline"/>
        </w:rPr>
        <w:t>)</w:t>
      </w:r>
      <w:r>
        <w:t xml:space="preserve"> function to </w:t>
      </w:r>
      <w:del w:id="4657" w:author="Kelvin Sung" w:date="2021-05-26T08:28:00Z">
        <w:r w:rsidDel="00412F46">
          <w:delText xml:space="preserve">obtain and save </w:delText>
        </w:r>
      </w:del>
      <w:ins w:id="4658" w:author="Kelvin Sung" w:date="2021-05-26T08:28:00Z">
        <w:r w:rsidR="00412F46">
          <w:t xml:space="preserve">set </w:t>
        </w:r>
      </w:ins>
      <w:r>
        <w:t>the references to the newly added light properties</w:t>
      </w:r>
      <w:del w:id="4659" w:author="Kelvin Sung" w:date="2021-05-26T08:28:00Z">
        <w:r w:rsidDel="00412F46">
          <w:delText>, as shown in the following code:</w:delText>
        </w:r>
      </w:del>
      <w:ins w:id="4660" w:author="Kelvin Sung" w:date="2021-05-26T08:28:00Z">
        <w:r w:rsidR="00412F46">
          <w:t>.</w:t>
        </w:r>
      </w:ins>
    </w:p>
    <w:p w14:paraId="0ED74F6E" w14:textId="77777777" w:rsidR="001B23DC" w:rsidRDefault="00765265" w:rsidP="00F31BF1">
      <w:pPr>
        <w:pStyle w:val="NumList"/>
        <w:numPr>
          <w:ilvl w:val="0"/>
          <w:numId w:val="42"/>
        </w:numPr>
        <w:rPr>
          <w:ins w:id="4661" w:author="Kelvin Sung" w:date="2021-05-20T18:07:00Z"/>
          <w:rFonts w:hint="eastAsia"/>
        </w:rPr>
      </w:pPr>
      <w:del w:id="4662" w:author="Kelvin Sung" w:date="2021-05-20T18:07:00Z">
        <w:r w:rsidDel="001B23DC">
          <w:delText xml:space="preserve">    </w:delText>
        </w:r>
      </w:del>
    </w:p>
    <w:p w14:paraId="33D03C69" w14:textId="750EE4D5" w:rsidR="00765265" w:rsidDel="001B23DC" w:rsidRDefault="00765265" w:rsidP="00765265">
      <w:pPr>
        <w:pStyle w:val="Code"/>
        <w:rPr>
          <w:del w:id="4663" w:author="Kelvin Sung" w:date="2021-05-20T18:07:00Z"/>
          <w:rFonts w:hint="eastAsia"/>
        </w:rPr>
      </w:pPr>
      <w:r>
        <w:t>_setShaderReferences(aLightShader, index) {</w:t>
      </w:r>
    </w:p>
    <w:p w14:paraId="260E4377" w14:textId="77777777" w:rsidR="001B23DC" w:rsidRDefault="00765265" w:rsidP="00765265">
      <w:pPr>
        <w:pStyle w:val="Code"/>
        <w:rPr>
          <w:ins w:id="4664" w:author="Kelvin Sung" w:date="2021-05-20T18:07:00Z"/>
          <w:rFonts w:hint="eastAsia"/>
        </w:rPr>
      </w:pPr>
      <w:del w:id="4665" w:author="Kelvin Sung" w:date="2021-05-20T18:07:00Z">
        <w:r w:rsidDel="001B23DC">
          <w:delText xml:space="preserve">    </w:delText>
        </w:r>
      </w:del>
    </w:p>
    <w:p w14:paraId="56AA6967" w14:textId="0C3EEE05" w:rsidR="00765265" w:rsidDel="001B23DC" w:rsidRDefault="00765265" w:rsidP="00765265">
      <w:pPr>
        <w:pStyle w:val="Code"/>
        <w:rPr>
          <w:del w:id="4666" w:author="Kelvin Sung" w:date="2021-05-20T18:07:00Z"/>
          <w:rFonts w:hint="eastAsia"/>
        </w:rPr>
      </w:pPr>
      <w:r>
        <w:t xml:space="preserve">    let gl = glSys.get();</w:t>
      </w:r>
    </w:p>
    <w:p w14:paraId="15EED41B" w14:textId="77777777" w:rsidR="001B23DC" w:rsidRDefault="00765265" w:rsidP="00765265">
      <w:pPr>
        <w:pStyle w:val="Code"/>
        <w:rPr>
          <w:ins w:id="4667" w:author="Kelvin Sung" w:date="2021-05-20T18:07:00Z"/>
          <w:rFonts w:hint="eastAsia"/>
        </w:rPr>
      </w:pPr>
      <w:del w:id="4668" w:author="Kelvin Sung" w:date="2021-05-20T18:07:00Z">
        <w:r w:rsidDel="001B23DC">
          <w:delText xml:space="preserve">    </w:delText>
        </w:r>
      </w:del>
    </w:p>
    <w:p w14:paraId="629A656A" w14:textId="064BD8DE" w:rsidR="00765265" w:rsidDel="001B23DC" w:rsidRDefault="00765265" w:rsidP="00765265">
      <w:pPr>
        <w:pStyle w:val="Code"/>
        <w:rPr>
          <w:del w:id="4669" w:author="Kelvin Sung" w:date="2021-05-20T18:07:00Z"/>
          <w:rFonts w:hint="eastAsia"/>
        </w:rPr>
      </w:pPr>
      <w:r>
        <w:t xml:space="preserve">    this.mColorRef = gl.getUniformLocation(aLightShader, "uLights[" + index + "].Color");</w:t>
      </w:r>
    </w:p>
    <w:p w14:paraId="662BE6B3" w14:textId="77777777" w:rsidR="001B23DC" w:rsidRDefault="00765265" w:rsidP="00765265">
      <w:pPr>
        <w:pStyle w:val="Code"/>
        <w:rPr>
          <w:ins w:id="4670" w:author="Kelvin Sung" w:date="2021-05-20T18:07:00Z"/>
          <w:rFonts w:hint="eastAsia"/>
        </w:rPr>
      </w:pPr>
      <w:del w:id="4671" w:author="Kelvin Sung" w:date="2021-05-20T18:07:00Z">
        <w:r w:rsidDel="001B23DC">
          <w:delText xml:space="preserve">    </w:delText>
        </w:r>
      </w:del>
    </w:p>
    <w:p w14:paraId="58317AE8" w14:textId="3D3E4E6C" w:rsidR="00765265" w:rsidDel="001B23DC" w:rsidRDefault="00765265" w:rsidP="00765265">
      <w:pPr>
        <w:pStyle w:val="Code"/>
        <w:rPr>
          <w:del w:id="4672" w:author="Kelvin Sung" w:date="2021-05-20T18:07:00Z"/>
          <w:rFonts w:hint="eastAsia"/>
        </w:rPr>
      </w:pPr>
      <w:r>
        <w:t xml:space="preserve">    this.mPosRef = gl.getUniformLocation(aLightShader, "uLights[" + index + "].Position");</w:t>
      </w:r>
    </w:p>
    <w:p w14:paraId="0C92A0A5" w14:textId="77777777" w:rsidR="001B23DC" w:rsidRDefault="00765265" w:rsidP="00765265">
      <w:pPr>
        <w:pStyle w:val="Code"/>
        <w:rPr>
          <w:ins w:id="4673" w:author="Kelvin Sung" w:date="2021-05-20T18:07:00Z"/>
          <w:rFonts w:hint="eastAsia"/>
        </w:rPr>
      </w:pPr>
      <w:del w:id="4674" w:author="Kelvin Sung" w:date="2021-05-20T18:07:00Z">
        <w:r w:rsidDel="001B23DC">
          <w:delText xml:space="preserve">    </w:delText>
        </w:r>
      </w:del>
    </w:p>
    <w:p w14:paraId="7D450998" w14:textId="702996DB" w:rsidR="00765265" w:rsidRPr="008321A6" w:rsidDel="001B23DC" w:rsidRDefault="00765265" w:rsidP="00765265">
      <w:pPr>
        <w:pStyle w:val="Code"/>
        <w:rPr>
          <w:del w:id="4675" w:author="Kelvin Sung" w:date="2021-05-20T18:07:00Z"/>
          <w:rStyle w:val="CodeBold"/>
          <w:rFonts w:hint="eastAsia"/>
          <w:rPrChange w:id="4676" w:author="Kelvin Sung" w:date="2021-05-26T08:28:00Z">
            <w:rPr>
              <w:del w:id="4677" w:author="Kelvin Sung" w:date="2021-05-20T18:07:00Z"/>
              <w:rFonts w:hint="eastAsia"/>
            </w:rPr>
          </w:rPrChange>
        </w:rPr>
      </w:pPr>
      <w:r>
        <w:t xml:space="preserve">    </w:t>
      </w:r>
      <w:r w:rsidRPr="008321A6">
        <w:rPr>
          <w:rStyle w:val="CodeBold"/>
          <w:rPrChange w:id="4678" w:author="Kelvin Sung" w:date="2021-05-26T08:28:00Z">
            <w:rPr/>
          </w:rPrChange>
        </w:rPr>
        <w:t>this.mDirRef = gl.getUniformLocation(aLightShader, "uLights[" + index + "].Direction");</w:t>
      </w:r>
    </w:p>
    <w:p w14:paraId="7459B31B" w14:textId="77777777" w:rsidR="001B23DC" w:rsidRPr="008321A6" w:rsidRDefault="00765265" w:rsidP="00765265">
      <w:pPr>
        <w:pStyle w:val="Code"/>
        <w:rPr>
          <w:ins w:id="4679" w:author="Kelvin Sung" w:date="2021-05-20T18:07:00Z"/>
          <w:rStyle w:val="CodeBold"/>
          <w:rFonts w:hint="eastAsia"/>
          <w:rPrChange w:id="4680" w:author="Kelvin Sung" w:date="2021-05-26T08:28:00Z">
            <w:rPr>
              <w:ins w:id="4681" w:author="Kelvin Sung" w:date="2021-05-20T18:07:00Z"/>
              <w:rFonts w:hint="eastAsia"/>
            </w:rPr>
          </w:rPrChange>
        </w:rPr>
      </w:pPr>
      <w:del w:id="4682" w:author="Kelvin Sung" w:date="2021-05-20T18:07:00Z">
        <w:r w:rsidRPr="008321A6" w:rsidDel="001B23DC">
          <w:rPr>
            <w:rStyle w:val="CodeBold"/>
            <w:rPrChange w:id="4683" w:author="Kelvin Sung" w:date="2021-05-26T08:28:00Z">
              <w:rPr/>
            </w:rPrChange>
          </w:rPr>
          <w:delText xml:space="preserve">    </w:delText>
        </w:r>
      </w:del>
    </w:p>
    <w:p w14:paraId="5C8DFAF6" w14:textId="3039103D" w:rsidR="00765265" w:rsidDel="001B23DC" w:rsidRDefault="00765265" w:rsidP="00765265">
      <w:pPr>
        <w:pStyle w:val="Code"/>
        <w:rPr>
          <w:del w:id="4684" w:author="Kelvin Sung" w:date="2021-05-20T18:07:00Z"/>
          <w:rFonts w:hint="eastAsia"/>
        </w:rPr>
      </w:pPr>
      <w:r>
        <w:t xml:space="preserve">    this.mNearRef = gl.getUniformLocation(aLightShader, "uLights[" + index + "].Near");</w:t>
      </w:r>
    </w:p>
    <w:p w14:paraId="23C32305" w14:textId="77777777" w:rsidR="001B23DC" w:rsidRDefault="00765265" w:rsidP="00765265">
      <w:pPr>
        <w:pStyle w:val="Code"/>
        <w:rPr>
          <w:ins w:id="4685" w:author="Kelvin Sung" w:date="2021-05-20T18:07:00Z"/>
          <w:rFonts w:hint="eastAsia"/>
        </w:rPr>
      </w:pPr>
      <w:del w:id="4686" w:author="Kelvin Sung" w:date="2021-05-20T18:07:00Z">
        <w:r w:rsidDel="001B23DC">
          <w:delText xml:space="preserve">    </w:delText>
        </w:r>
      </w:del>
    </w:p>
    <w:p w14:paraId="4DE19B30" w14:textId="10232EF1" w:rsidR="00765265" w:rsidDel="001B23DC" w:rsidRDefault="00765265" w:rsidP="00765265">
      <w:pPr>
        <w:pStyle w:val="Code"/>
        <w:rPr>
          <w:del w:id="4687" w:author="Kelvin Sung" w:date="2021-05-20T18:07:00Z"/>
          <w:rFonts w:hint="eastAsia"/>
        </w:rPr>
      </w:pPr>
      <w:r>
        <w:t xml:space="preserve">    this.mFarRef = gl.getUniformLocation(aLightShader, "uLights[" + index + "].Far");</w:t>
      </w:r>
    </w:p>
    <w:p w14:paraId="31ACC5FC" w14:textId="77777777" w:rsidR="001B23DC" w:rsidRDefault="00765265" w:rsidP="00765265">
      <w:pPr>
        <w:pStyle w:val="Code"/>
        <w:rPr>
          <w:ins w:id="4688" w:author="Kelvin Sung" w:date="2021-05-20T18:07:00Z"/>
          <w:rFonts w:hint="eastAsia"/>
        </w:rPr>
      </w:pPr>
      <w:del w:id="4689" w:author="Kelvin Sung" w:date="2021-05-20T18:07:00Z">
        <w:r w:rsidDel="001B23DC">
          <w:delText xml:space="preserve">    </w:delText>
        </w:r>
      </w:del>
    </w:p>
    <w:p w14:paraId="630B68E3" w14:textId="4C3413A3" w:rsidR="00765265" w:rsidRPr="001919DA" w:rsidDel="001B23DC" w:rsidRDefault="00765265" w:rsidP="00765265">
      <w:pPr>
        <w:pStyle w:val="Code"/>
        <w:rPr>
          <w:del w:id="4690" w:author="Kelvin Sung" w:date="2021-05-20T18:07:00Z"/>
          <w:rStyle w:val="CodeBold"/>
          <w:rFonts w:hint="eastAsia"/>
          <w:rPrChange w:id="4691" w:author="Kelvin Sung" w:date="2021-05-26T08:28:00Z">
            <w:rPr>
              <w:del w:id="4692" w:author="Kelvin Sung" w:date="2021-05-20T18:07:00Z"/>
              <w:rFonts w:hint="eastAsia"/>
            </w:rPr>
          </w:rPrChange>
        </w:rPr>
      </w:pPr>
      <w:r>
        <w:t xml:space="preserve">    </w:t>
      </w:r>
      <w:r w:rsidRPr="001919DA">
        <w:rPr>
          <w:rStyle w:val="CodeBold"/>
          <w:rPrChange w:id="4693" w:author="Kelvin Sung" w:date="2021-05-26T08:28:00Z">
            <w:rPr/>
          </w:rPrChange>
        </w:rPr>
        <w:t>this.mInnerRef = gl.getUniformLocation(aLightShader, "uLights[" + index + "].CosInner");</w:t>
      </w:r>
    </w:p>
    <w:p w14:paraId="73B764A2" w14:textId="77777777" w:rsidR="001B23DC" w:rsidRPr="001919DA" w:rsidRDefault="00765265" w:rsidP="00765265">
      <w:pPr>
        <w:pStyle w:val="Code"/>
        <w:rPr>
          <w:ins w:id="4694" w:author="Kelvin Sung" w:date="2021-05-20T18:07:00Z"/>
          <w:rStyle w:val="CodeBold"/>
          <w:rFonts w:hint="eastAsia"/>
          <w:rPrChange w:id="4695" w:author="Kelvin Sung" w:date="2021-05-26T08:28:00Z">
            <w:rPr>
              <w:ins w:id="4696" w:author="Kelvin Sung" w:date="2021-05-20T18:07:00Z"/>
              <w:rFonts w:hint="eastAsia"/>
            </w:rPr>
          </w:rPrChange>
        </w:rPr>
      </w:pPr>
      <w:del w:id="4697" w:author="Kelvin Sung" w:date="2021-05-20T18:07:00Z">
        <w:r w:rsidRPr="001919DA" w:rsidDel="001B23DC">
          <w:rPr>
            <w:rStyle w:val="CodeBold"/>
            <w:rPrChange w:id="4698" w:author="Kelvin Sung" w:date="2021-05-26T08:28:00Z">
              <w:rPr/>
            </w:rPrChange>
          </w:rPr>
          <w:delText xml:space="preserve">    </w:delText>
        </w:r>
      </w:del>
    </w:p>
    <w:p w14:paraId="47C3AE3F" w14:textId="5D9CA325" w:rsidR="00765265" w:rsidRPr="001919DA" w:rsidDel="001B23DC" w:rsidRDefault="00765265" w:rsidP="00765265">
      <w:pPr>
        <w:pStyle w:val="Code"/>
        <w:rPr>
          <w:del w:id="4699" w:author="Kelvin Sung" w:date="2021-05-20T18:07:00Z"/>
          <w:rStyle w:val="CodeBold"/>
          <w:rFonts w:hint="eastAsia"/>
          <w:rPrChange w:id="4700" w:author="Kelvin Sung" w:date="2021-05-26T08:29:00Z">
            <w:rPr>
              <w:del w:id="4701" w:author="Kelvin Sung" w:date="2021-05-20T18:07:00Z"/>
              <w:rFonts w:hint="eastAsia"/>
            </w:rPr>
          </w:rPrChange>
        </w:rPr>
      </w:pPr>
      <w:r>
        <w:t xml:space="preserve">    </w:t>
      </w:r>
      <w:r w:rsidRPr="001919DA">
        <w:rPr>
          <w:rStyle w:val="CodeBold"/>
          <w:rPrChange w:id="4702" w:author="Kelvin Sung" w:date="2021-05-26T08:29:00Z">
            <w:rPr/>
          </w:rPrChange>
        </w:rPr>
        <w:t>this.mOuterRef = gl.getUniformLocation(aLightShader, "uLights[" + index + "].CosOuter");</w:t>
      </w:r>
    </w:p>
    <w:p w14:paraId="6F6D2CED" w14:textId="77777777" w:rsidR="001B23DC" w:rsidRPr="001919DA" w:rsidRDefault="00765265" w:rsidP="00765265">
      <w:pPr>
        <w:pStyle w:val="Code"/>
        <w:rPr>
          <w:ins w:id="4703" w:author="Kelvin Sung" w:date="2021-05-20T18:07:00Z"/>
          <w:rStyle w:val="CodeBold"/>
          <w:rFonts w:hint="eastAsia"/>
          <w:rPrChange w:id="4704" w:author="Kelvin Sung" w:date="2021-05-26T08:29:00Z">
            <w:rPr>
              <w:ins w:id="4705" w:author="Kelvin Sung" w:date="2021-05-20T18:07:00Z"/>
              <w:rFonts w:hint="eastAsia"/>
            </w:rPr>
          </w:rPrChange>
        </w:rPr>
      </w:pPr>
      <w:del w:id="4706" w:author="Kelvin Sung" w:date="2021-05-20T18:07:00Z">
        <w:r w:rsidRPr="001919DA" w:rsidDel="001B23DC">
          <w:rPr>
            <w:rStyle w:val="CodeBold"/>
            <w:rPrChange w:id="4707" w:author="Kelvin Sung" w:date="2021-05-26T08:29:00Z">
              <w:rPr/>
            </w:rPrChange>
          </w:rPr>
          <w:delText xml:space="preserve">    </w:delText>
        </w:r>
      </w:del>
    </w:p>
    <w:p w14:paraId="3900824D" w14:textId="4A6172AA" w:rsidR="00765265" w:rsidDel="001B23DC" w:rsidRDefault="00765265" w:rsidP="00765265">
      <w:pPr>
        <w:pStyle w:val="Code"/>
        <w:rPr>
          <w:del w:id="4708" w:author="Kelvin Sung" w:date="2021-05-20T18:07:00Z"/>
          <w:rFonts w:hint="eastAsia"/>
        </w:rPr>
      </w:pPr>
      <w:r>
        <w:t xml:space="preserve">    this.mIntensityRef = gl.getUniformLocation(aLightShader, "uLights[" + index + "].Intensity");</w:t>
      </w:r>
    </w:p>
    <w:p w14:paraId="0C81BA1B" w14:textId="77777777" w:rsidR="001B23DC" w:rsidRDefault="00765265" w:rsidP="00765265">
      <w:pPr>
        <w:pStyle w:val="Code"/>
        <w:rPr>
          <w:ins w:id="4709" w:author="Kelvin Sung" w:date="2021-05-20T18:07:00Z"/>
          <w:rFonts w:hint="eastAsia"/>
        </w:rPr>
      </w:pPr>
      <w:del w:id="4710" w:author="Kelvin Sung" w:date="2021-05-20T18:07:00Z">
        <w:r w:rsidDel="001B23DC">
          <w:delText xml:space="preserve">    </w:delText>
        </w:r>
      </w:del>
    </w:p>
    <w:p w14:paraId="63938E86" w14:textId="67CD4A17" w:rsidR="00765265" w:rsidRPr="001919DA" w:rsidDel="001B23DC" w:rsidRDefault="00765265" w:rsidP="00765265">
      <w:pPr>
        <w:pStyle w:val="Code"/>
        <w:rPr>
          <w:del w:id="4711" w:author="Kelvin Sung" w:date="2021-05-20T18:07:00Z"/>
          <w:rStyle w:val="CodeBold"/>
          <w:rFonts w:hint="eastAsia"/>
          <w:rPrChange w:id="4712" w:author="Kelvin Sung" w:date="2021-05-26T08:29:00Z">
            <w:rPr>
              <w:del w:id="4713" w:author="Kelvin Sung" w:date="2021-05-20T18:07:00Z"/>
              <w:rFonts w:hint="eastAsia"/>
            </w:rPr>
          </w:rPrChange>
        </w:rPr>
      </w:pPr>
      <w:r>
        <w:t xml:space="preserve">    </w:t>
      </w:r>
      <w:r w:rsidRPr="001919DA">
        <w:rPr>
          <w:rStyle w:val="CodeBold"/>
          <w:rPrChange w:id="4714" w:author="Kelvin Sung" w:date="2021-05-26T08:29:00Z">
            <w:rPr/>
          </w:rPrChange>
        </w:rPr>
        <w:t>this.mDropOffRef = gl.getUniformLocation(aLightShader, "uLights[" + index + "].DropOff");</w:t>
      </w:r>
    </w:p>
    <w:p w14:paraId="231B8EB0" w14:textId="77777777" w:rsidR="001B23DC" w:rsidRPr="001919DA" w:rsidRDefault="00765265" w:rsidP="00765265">
      <w:pPr>
        <w:pStyle w:val="Code"/>
        <w:rPr>
          <w:ins w:id="4715" w:author="Kelvin Sung" w:date="2021-05-20T18:07:00Z"/>
          <w:rStyle w:val="CodeBold"/>
          <w:rFonts w:hint="eastAsia"/>
          <w:rPrChange w:id="4716" w:author="Kelvin Sung" w:date="2021-05-26T08:29:00Z">
            <w:rPr>
              <w:ins w:id="4717" w:author="Kelvin Sung" w:date="2021-05-20T18:07:00Z"/>
              <w:rFonts w:hint="eastAsia"/>
            </w:rPr>
          </w:rPrChange>
        </w:rPr>
      </w:pPr>
      <w:del w:id="4718" w:author="Kelvin Sung" w:date="2021-05-20T18:07:00Z">
        <w:r w:rsidRPr="001919DA" w:rsidDel="001B23DC">
          <w:rPr>
            <w:rStyle w:val="CodeBold"/>
            <w:rPrChange w:id="4719" w:author="Kelvin Sung" w:date="2021-05-26T08:29:00Z">
              <w:rPr/>
            </w:rPrChange>
          </w:rPr>
          <w:delText xml:space="preserve">    </w:delText>
        </w:r>
      </w:del>
    </w:p>
    <w:p w14:paraId="2ECFA09E" w14:textId="733DC68F" w:rsidR="00765265" w:rsidDel="001B23DC" w:rsidRDefault="00765265" w:rsidP="00765265">
      <w:pPr>
        <w:pStyle w:val="Code"/>
        <w:rPr>
          <w:del w:id="4720" w:author="Kelvin Sung" w:date="2021-05-20T18:07:00Z"/>
          <w:rFonts w:hint="eastAsia"/>
        </w:rPr>
      </w:pPr>
      <w:r>
        <w:t xml:space="preserve">    this.mIsOnRef = gl.getUniformLocation(aLightShader, "uLights[" + index + "].IsOn");</w:t>
      </w:r>
    </w:p>
    <w:p w14:paraId="6066BAA4" w14:textId="77777777" w:rsidR="001B23DC" w:rsidRDefault="00765265" w:rsidP="00765265">
      <w:pPr>
        <w:pStyle w:val="Code"/>
        <w:rPr>
          <w:ins w:id="4721" w:author="Kelvin Sung" w:date="2021-05-20T18:07:00Z"/>
          <w:rFonts w:hint="eastAsia"/>
        </w:rPr>
      </w:pPr>
      <w:del w:id="4722" w:author="Kelvin Sung" w:date="2021-05-20T18:07:00Z">
        <w:r w:rsidDel="001B23DC">
          <w:delText xml:space="preserve">    </w:delText>
        </w:r>
      </w:del>
    </w:p>
    <w:p w14:paraId="6E51A37D" w14:textId="6013196A" w:rsidR="00765265" w:rsidRPr="001919DA" w:rsidDel="001B23DC" w:rsidRDefault="00765265" w:rsidP="00765265">
      <w:pPr>
        <w:pStyle w:val="Code"/>
        <w:rPr>
          <w:del w:id="4723" w:author="Kelvin Sung" w:date="2021-05-20T18:07:00Z"/>
          <w:rStyle w:val="CodeBold"/>
          <w:rFonts w:hint="eastAsia"/>
          <w:rPrChange w:id="4724" w:author="Kelvin Sung" w:date="2021-05-26T08:29:00Z">
            <w:rPr>
              <w:del w:id="4725" w:author="Kelvin Sung" w:date="2021-05-20T18:07:00Z"/>
              <w:rFonts w:hint="eastAsia"/>
            </w:rPr>
          </w:rPrChange>
        </w:rPr>
      </w:pPr>
      <w:r>
        <w:t xml:space="preserve">    </w:t>
      </w:r>
      <w:r w:rsidRPr="001919DA">
        <w:rPr>
          <w:rStyle w:val="CodeBold"/>
          <w:rPrChange w:id="4726" w:author="Kelvin Sung" w:date="2021-05-26T08:29:00Z">
            <w:rPr/>
          </w:rPrChange>
        </w:rPr>
        <w:t>this.mLightTypeRef = gl.getUniformLocation(aLightShader, "uLights[" + index + "].LightType");</w:t>
      </w:r>
    </w:p>
    <w:p w14:paraId="6C979EF1" w14:textId="77777777" w:rsidR="001B23DC" w:rsidRPr="001919DA" w:rsidRDefault="00765265" w:rsidP="00765265">
      <w:pPr>
        <w:pStyle w:val="Code"/>
        <w:rPr>
          <w:ins w:id="4727" w:author="Kelvin Sung" w:date="2021-05-20T18:07:00Z"/>
          <w:rStyle w:val="CodeBold"/>
          <w:rFonts w:hint="eastAsia"/>
          <w:rPrChange w:id="4728" w:author="Kelvin Sung" w:date="2021-05-26T08:29:00Z">
            <w:rPr>
              <w:ins w:id="4729" w:author="Kelvin Sung" w:date="2021-05-20T18:07:00Z"/>
              <w:rFonts w:hint="eastAsia"/>
            </w:rPr>
          </w:rPrChange>
        </w:rPr>
      </w:pPr>
      <w:del w:id="4730" w:author="Kelvin Sung" w:date="2021-05-20T18:07:00Z">
        <w:r w:rsidRPr="001919DA" w:rsidDel="001B23DC">
          <w:rPr>
            <w:rStyle w:val="CodeBold"/>
            <w:rPrChange w:id="4731" w:author="Kelvin Sung" w:date="2021-05-26T08:29:00Z">
              <w:rPr/>
            </w:rPrChange>
          </w:rPr>
          <w:delText xml:space="preserve">    </w:delText>
        </w:r>
      </w:del>
    </w:p>
    <w:p w14:paraId="5FB0AC04" w14:textId="57C2F0AA" w:rsidR="00765265" w:rsidRDefault="00765265" w:rsidP="00765265">
      <w:pPr>
        <w:pStyle w:val="Code"/>
        <w:rPr>
          <w:rFonts w:hint="eastAsia"/>
        </w:rPr>
      </w:pPr>
      <w:r>
        <w:t>}</w:t>
      </w:r>
    </w:p>
    <w:p w14:paraId="4E1F53D0" w14:textId="0FB9870E" w:rsidR="00267B73" w:rsidDel="001B23DC" w:rsidRDefault="00267B73" w:rsidP="00267B73">
      <w:pPr>
        <w:pStyle w:val="NumList"/>
        <w:rPr>
          <w:del w:id="4732" w:author="Kelvin Sung" w:date="2021-05-20T18:07:00Z"/>
          <w:rFonts w:hint="eastAsia"/>
        </w:rPr>
      </w:pPr>
      <w:r w:rsidRPr="00267B73">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ADE8F78" w14:textId="77777777" w:rsidR="001B23DC" w:rsidRDefault="00765265" w:rsidP="00267B73">
      <w:pPr>
        <w:pStyle w:val="NumList"/>
        <w:rPr>
          <w:ins w:id="4733" w:author="Kelvin Sung" w:date="2021-05-20T18:07:00Z"/>
          <w:rFonts w:hint="eastAsia"/>
        </w:rPr>
      </w:pPr>
      <w:del w:id="4734" w:author="Kelvin Sung" w:date="2021-05-20T18:07:00Z">
        <w:r w:rsidDel="001B23DC">
          <w:delText xml:space="preserve">    </w:delText>
        </w:r>
      </w:del>
    </w:p>
    <w:p w14:paraId="332BA774" w14:textId="3732C92F" w:rsidR="00765265" w:rsidDel="001B23DC" w:rsidRDefault="00765265" w:rsidP="00765265">
      <w:pPr>
        <w:pStyle w:val="Code"/>
        <w:rPr>
          <w:del w:id="4735" w:author="Kelvin Sung" w:date="2021-05-20T18:07:00Z"/>
          <w:rFonts w:hint="eastAsia"/>
        </w:rPr>
      </w:pPr>
      <w:r>
        <w:t>loadToShader(aCamera, aLight) {</w:t>
      </w:r>
    </w:p>
    <w:p w14:paraId="2F3F01EF" w14:textId="77777777" w:rsidR="001B23DC" w:rsidRDefault="00765265" w:rsidP="00765265">
      <w:pPr>
        <w:pStyle w:val="Code"/>
        <w:rPr>
          <w:ins w:id="4736" w:author="Kelvin Sung" w:date="2021-05-20T18:07:00Z"/>
          <w:rFonts w:hint="eastAsia"/>
        </w:rPr>
      </w:pPr>
      <w:del w:id="4737" w:author="Kelvin Sung" w:date="2021-05-20T18:07:00Z">
        <w:r w:rsidDel="001B23DC">
          <w:delText xml:space="preserve">    </w:delText>
        </w:r>
      </w:del>
    </w:p>
    <w:p w14:paraId="2CC3DAEB" w14:textId="1F39FFCC" w:rsidR="00765265" w:rsidDel="001B23DC" w:rsidRDefault="00765265" w:rsidP="00765265">
      <w:pPr>
        <w:pStyle w:val="Code"/>
        <w:rPr>
          <w:del w:id="4738" w:author="Kelvin Sung" w:date="2021-05-20T18:07:00Z"/>
          <w:rFonts w:hint="eastAsia"/>
        </w:rPr>
      </w:pPr>
      <w:r>
        <w:t xml:space="preserve">    let gl = glSys.get();</w:t>
      </w:r>
    </w:p>
    <w:p w14:paraId="0101A4D6" w14:textId="77777777" w:rsidR="001B23DC" w:rsidRDefault="00765265" w:rsidP="00765265">
      <w:pPr>
        <w:pStyle w:val="Code"/>
        <w:rPr>
          <w:ins w:id="4739" w:author="Kelvin Sung" w:date="2021-05-20T18:07:00Z"/>
          <w:rFonts w:hint="eastAsia"/>
        </w:rPr>
      </w:pPr>
      <w:del w:id="4740" w:author="Kelvin Sung" w:date="2021-05-20T18:07:00Z">
        <w:r w:rsidDel="001B23DC">
          <w:delText xml:space="preserve">    </w:delText>
        </w:r>
      </w:del>
    </w:p>
    <w:p w14:paraId="70B231AD" w14:textId="371D4CA1" w:rsidR="00765265" w:rsidDel="001B23DC" w:rsidRDefault="00765265" w:rsidP="00765265">
      <w:pPr>
        <w:pStyle w:val="Code"/>
        <w:rPr>
          <w:del w:id="4741" w:author="Kelvin Sung" w:date="2021-05-20T18:07:00Z"/>
          <w:rFonts w:hint="eastAsia"/>
        </w:rPr>
      </w:pPr>
      <w:r>
        <w:t xml:space="preserve">    gl.uniform1i(this.mIsOnRef, aLight.isLightOn());</w:t>
      </w:r>
    </w:p>
    <w:p w14:paraId="11507FAE" w14:textId="77777777" w:rsidR="001B23DC" w:rsidRDefault="00765265" w:rsidP="00765265">
      <w:pPr>
        <w:pStyle w:val="Code"/>
        <w:rPr>
          <w:ins w:id="4742" w:author="Kelvin Sung" w:date="2021-05-20T18:07:00Z"/>
          <w:rFonts w:hint="eastAsia"/>
        </w:rPr>
      </w:pPr>
      <w:del w:id="4743" w:author="Kelvin Sung" w:date="2021-05-20T18:07:00Z">
        <w:r w:rsidDel="001B23DC">
          <w:delText xml:space="preserve">    </w:delText>
        </w:r>
      </w:del>
    </w:p>
    <w:p w14:paraId="7F289E8C" w14:textId="583EE3FE" w:rsidR="00765265" w:rsidDel="001B23DC" w:rsidRDefault="00765265" w:rsidP="00765265">
      <w:pPr>
        <w:pStyle w:val="Code"/>
        <w:rPr>
          <w:del w:id="4744" w:author="Kelvin Sung" w:date="2021-05-20T18:07:00Z"/>
          <w:rFonts w:hint="eastAsia"/>
        </w:rPr>
      </w:pPr>
      <w:r>
        <w:t xml:space="preserve">    if (aLight.isLightOn()) {</w:t>
      </w:r>
    </w:p>
    <w:p w14:paraId="1F298860" w14:textId="77777777" w:rsidR="001B23DC" w:rsidRDefault="00765265" w:rsidP="00765265">
      <w:pPr>
        <w:pStyle w:val="Code"/>
        <w:rPr>
          <w:ins w:id="4745" w:author="Kelvin Sung" w:date="2021-05-20T18:07:00Z"/>
          <w:rFonts w:hint="eastAsia"/>
        </w:rPr>
      </w:pPr>
      <w:del w:id="4746" w:author="Kelvin Sung" w:date="2021-05-20T18:07:00Z">
        <w:r w:rsidDel="001B23DC">
          <w:delText xml:space="preserve">    </w:delText>
        </w:r>
      </w:del>
    </w:p>
    <w:p w14:paraId="545765DB" w14:textId="17617CB5" w:rsidR="00765265" w:rsidDel="001B23DC" w:rsidRDefault="00765265" w:rsidP="00765265">
      <w:pPr>
        <w:pStyle w:val="Code"/>
        <w:rPr>
          <w:del w:id="4747" w:author="Kelvin Sung" w:date="2021-05-20T18:07:00Z"/>
          <w:rFonts w:hint="eastAsia"/>
        </w:rPr>
      </w:pPr>
      <w:r>
        <w:t xml:space="preserve">        let p = aCamera.wcPosToPixel(aLight.getPosition());</w:t>
      </w:r>
    </w:p>
    <w:p w14:paraId="38C219F2" w14:textId="77777777" w:rsidR="001B23DC" w:rsidRDefault="00765265" w:rsidP="00765265">
      <w:pPr>
        <w:pStyle w:val="Code"/>
        <w:rPr>
          <w:ins w:id="4748" w:author="Kelvin Sung" w:date="2021-05-20T18:07:00Z"/>
          <w:rFonts w:hint="eastAsia"/>
        </w:rPr>
      </w:pPr>
      <w:del w:id="4749" w:author="Kelvin Sung" w:date="2021-05-20T18:07:00Z">
        <w:r w:rsidDel="001B23DC">
          <w:delText xml:space="preserve">    </w:delText>
        </w:r>
      </w:del>
    </w:p>
    <w:p w14:paraId="37EB6C49" w14:textId="096A1EE7" w:rsidR="00765265" w:rsidDel="001B23DC" w:rsidRDefault="00765265" w:rsidP="00765265">
      <w:pPr>
        <w:pStyle w:val="Code"/>
        <w:rPr>
          <w:del w:id="4750" w:author="Kelvin Sung" w:date="2021-05-20T18:07:00Z"/>
          <w:rFonts w:hint="eastAsia"/>
        </w:rPr>
      </w:pPr>
      <w:r>
        <w:lastRenderedPageBreak/>
        <w:t xml:space="preserve">        let n = aCamera.wcSizeToPixel(aLight.getNear());</w:t>
      </w:r>
    </w:p>
    <w:p w14:paraId="1DCA4663" w14:textId="77777777" w:rsidR="001B23DC" w:rsidRDefault="00765265" w:rsidP="00765265">
      <w:pPr>
        <w:pStyle w:val="Code"/>
        <w:rPr>
          <w:ins w:id="4751" w:author="Kelvin Sung" w:date="2021-05-20T18:07:00Z"/>
          <w:rFonts w:hint="eastAsia"/>
        </w:rPr>
      </w:pPr>
      <w:del w:id="4752" w:author="Kelvin Sung" w:date="2021-05-20T18:07:00Z">
        <w:r w:rsidDel="001B23DC">
          <w:delText xml:space="preserve">    </w:delText>
        </w:r>
      </w:del>
    </w:p>
    <w:p w14:paraId="5DA5EB4F" w14:textId="73FAFBA2" w:rsidR="00765265" w:rsidDel="001B23DC" w:rsidRDefault="00765265" w:rsidP="00765265">
      <w:pPr>
        <w:pStyle w:val="Code"/>
        <w:rPr>
          <w:del w:id="4753" w:author="Kelvin Sung" w:date="2021-05-20T18:07:00Z"/>
          <w:rFonts w:hint="eastAsia"/>
        </w:rPr>
      </w:pPr>
      <w:r>
        <w:t xml:space="preserve">        let f = aCamera.wcSizeToPixel(aLight.getFar());</w:t>
      </w:r>
    </w:p>
    <w:p w14:paraId="20456BA0" w14:textId="77777777" w:rsidR="001B23DC" w:rsidRDefault="00765265" w:rsidP="00765265">
      <w:pPr>
        <w:pStyle w:val="Code"/>
        <w:rPr>
          <w:ins w:id="4754" w:author="Kelvin Sung" w:date="2021-05-20T18:07:00Z"/>
          <w:rFonts w:hint="eastAsia"/>
        </w:rPr>
      </w:pPr>
      <w:del w:id="4755" w:author="Kelvin Sung" w:date="2021-05-20T18:07:00Z">
        <w:r w:rsidDel="001B23DC">
          <w:delText xml:space="preserve">    </w:delText>
        </w:r>
      </w:del>
    </w:p>
    <w:p w14:paraId="414117C8" w14:textId="223EA3FB" w:rsidR="00765265" w:rsidDel="001B23DC" w:rsidRDefault="00765265" w:rsidP="00765265">
      <w:pPr>
        <w:pStyle w:val="Code"/>
        <w:rPr>
          <w:del w:id="4756" w:author="Kelvin Sung" w:date="2021-05-20T18:07:00Z"/>
          <w:rFonts w:hint="eastAsia"/>
        </w:rPr>
      </w:pPr>
      <w:r>
        <w:t xml:space="preserve">        let c = aLight.getColor();</w:t>
      </w:r>
    </w:p>
    <w:p w14:paraId="3575B1AD" w14:textId="77777777" w:rsidR="001B23DC" w:rsidRDefault="00765265" w:rsidP="00765265">
      <w:pPr>
        <w:pStyle w:val="Code"/>
        <w:rPr>
          <w:ins w:id="4757" w:author="Kelvin Sung" w:date="2021-05-20T18:07:00Z"/>
          <w:rFonts w:hint="eastAsia"/>
        </w:rPr>
      </w:pPr>
      <w:del w:id="4758" w:author="Kelvin Sung" w:date="2021-05-20T18:07:00Z">
        <w:r w:rsidDel="001B23DC">
          <w:delText xml:space="preserve">    </w:delText>
        </w:r>
      </w:del>
    </w:p>
    <w:p w14:paraId="793A2493" w14:textId="7F2E09DE" w:rsidR="00765265" w:rsidDel="001B23DC" w:rsidRDefault="00765265" w:rsidP="00765265">
      <w:pPr>
        <w:pStyle w:val="Code"/>
        <w:rPr>
          <w:del w:id="4759" w:author="Kelvin Sung" w:date="2021-05-20T18:07:00Z"/>
          <w:rFonts w:hint="eastAsia"/>
        </w:rPr>
      </w:pPr>
      <w:r>
        <w:t xml:space="preserve">        gl.uniform4fv(this.mColorRef, c);</w:t>
      </w:r>
    </w:p>
    <w:p w14:paraId="67D2C275" w14:textId="77777777" w:rsidR="001B23DC" w:rsidRDefault="00765265" w:rsidP="00765265">
      <w:pPr>
        <w:pStyle w:val="Code"/>
        <w:rPr>
          <w:ins w:id="4760" w:author="Kelvin Sung" w:date="2021-05-20T18:07:00Z"/>
          <w:rFonts w:hint="eastAsia"/>
        </w:rPr>
      </w:pPr>
      <w:del w:id="4761" w:author="Kelvin Sung" w:date="2021-05-20T18:07:00Z">
        <w:r w:rsidDel="001B23DC">
          <w:delText xml:space="preserve">    </w:delText>
        </w:r>
      </w:del>
    </w:p>
    <w:p w14:paraId="469A2233" w14:textId="1B7AF359" w:rsidR="00765265" w:rsidDel="001B23DC" w:rsidRDefault="00765265" w:rsidP="00765265">
      <w:pPr>
        <w:pStyle w:val="Code"/>
        <w:rPr>
          <w:del w:id="4762" w:author="Kelvin Sung" w:date="2021-05-20T18:07:00Z"/>
          <w:rFonts w:hint="eastAsia"/>
        </w:rPr>
      </w:pPr>
      <w:r>
        <w:t xml:space="preserve">        gl.uniform3fv(this.mPosRef, vec3.fromValues(p[0], p[1], p[2]));</w:t>
      </w:r>
    </w:p>
    <w:p w14:paraId="7A118266" w14:textId="77777777" w:rsidR="001B23DC" w:rsidRDefault="00765265" w:rsidP="00765265">
      <w:pPr>
        <w:pStyle w:val="Code"/>
        <w:rPr>
          <w:ins w:id="4763" w:author="Kelvin Sung" w:date="2021-05-20T18:07:00Z"/>
          <w:rFonts w:hint="eastAsia"/>
        </w:rPr>
      </w:pPr>
      <w:del w:id="4764" w:author="Kelvin Sung" w:date="2021-05-20T18:07:00Z">
        <w:r w:rsidDel="001B23DC">
          <w:delText xml:space="preserve">    </w:delText>
        </w:r>
      </w:del>
    </w:p>
    <w:p w14:paraId="221ECFAD" w14:textId="0CC47792" w:rsidR="00765265" w:rsidDel="001B23DC" w:rsidRDefault="00765265" w:rsidP="00765265">
      <w:pPr>
        <w:pStyle w:val="Code"/>
        <w:rPr>
          <w:del w:id="4765" w:author="Kelvin Sung" w:date="2021-05-20T18:07:00Z"/>
          <w:rFonts w:hint="eastAsia"/>
        </w:rPr>
      </w:pPr>
      <w:r>
        <w:t xml:space="preserve">        gl.uniform1f(this.mNearRef, n);</w:t>
      </w:r>
    </w:p>
    <w:p w14:paraId="765FAE9E" w14:textId="77777777" w:rsidR="001B23DC" w:rsidRDefault="00765265" w:rsidP="00765265">
      <w:pPr>
        <w:pStyle w:val="Code"/>
        <w:rPr>
          <w:ins w:id="4766" w:author="Kelvin Sung" w:date="2021-05-20T18:07:00Z"/>
          <w:rFonts w:hint="eastAsia"/>
        </w:rPr>
      </w:pPr>
      <w:del w:id="4767" w:author="Kelvin Sung" w:date="2021-05-20T18:07:00Z">
        <w:r w:rsidDel="001B23DC">
          <w:delText xml:space="preserve">    </w:delText>
        </w:r>
      </w:del>
    </w:p>
    <w:p w14:paraId="1311EED3" w14:textId="4FBAE626" w:rsidR="00765265" w:rsidDel="001B23DC" w:rsidRDefault="00765265" w:rsidP="00765265">
      <w:pPr>
        <w:pStyle w:val="Code"/>
        <w:rPr>
          <w:del w:id="4768" w:author="Kelvin Sung" w:date="2021-05-20T18:07:00Z"/>
          <w:rFonts w:hint="eastAsia"/>
        </w:rPr>
      </w:pPr>
      <w:r>
        <w:t xml:space="preserve">        gl.uniform1f(this.mFarRef, f);</w:t>
      </w:r>
    </w:p>
    <w:p w14:paraId="60DCE2F0" w14:textId="77777777" w:rsidR="001B23DC" w:rsidRDefault="00765265" w:rsidP="00765265">
      <w:pPr>
        <w:pStyle w:val="Code"/>
        <w:rPr>
          <w:ins w:id="4769" w:author="Kelvin Sung" w:date="2021-05-20T18:07:00Z"/>
          <w:rFonts w:hint="eastAsia"/>
        </w:rPr>
      </w:pPr>
      <w:del w:id="4770" w:author="Kelvin Sung" w:date="2021-05-20T18:07:00Z">
        <w:r w:rsidRPr="00765265" w:rsidDel="001B23DC">
          <w:rPr>
            <w:rStyle w:val="CodeBold"/>
          </w:rPr>
          <w:delText xml:space="preserve">    </w:delText>
        </w:r>
      </w:del>
    </w:p>
    <w:p w14:paraId="3203D95D" w14:textId="14FB0E65" w:rsidR="00765265" w:rsidRPr="00765265" w:rsidDel="001B23DC" w:rsidRDefault="00765265" w:rsidP="00765265">
      <w:pPr>
        <w:pStyle w:val="Code"/>
        <w:rPr>
          <w:del w:id="4771" w:author="Kelvin Sung" w:date="2021-05-20T18:07:00Z"/>
          <w:rStyle w:val="CodeBold"/>
        </w:rPr>
      </w:pPr>
      <w:r w:rsidRPr="007E229C">
        <w:rPr>
          <w:rPrChange w:id="4772" w:author="Kelvin Sung" w:date="2021-05-26T08:30:00Z">
            <w:rPr>
              <w:rStyle w:val="CodeBold"/>
            </w:rPr>
          </w:rPrChange>
        </w:rPr>
        <w:t xml:space="preserve">        </w:t>
      </w:r>
      <w:r w:rsidRPr="00765265">
        <w:rPr>
          <w:rStyle w:val="CodeBold"/>
        </w:rPr>
        <w:t>gl.uniform1f(this.mInnerRef, 0.0);</w:t>
      </w:r>
    </w:p>
    <w:p w14:paraId="5D677CC3" w14:textId="77777777" w:rsidR="001B23DC" w:rsidRDefault="00765265" w:rsidP="00765265">
      <w:pPr>
        <w:pStyle w:val="Code"/>
        <w:rPr>
          <w:ins w:id="4773" w:author="Kelvin Sung" w:date="2021-05-20T18:07:00Z"/>
          <w:rStyle w:val="CodeBold"/>
        </w:rPr>
      </w:pPr>
      <w:del w:id="4774" w:author="Kelvin Sung" w:date="2021-05-20T18:07:00Z">
        <w:r w:rsidRPr="00765265" w:rsidDel="001B23DC">
          <w:rPr>
            <w:rStyle w:val="CodeBold"/>
          </w:rPr>
          <w:delText xml:space="preserve">    </w:delText>
        </w:r>
      </w:del>
    </w:p>
    <w:p w14:paraId="58B68DEA" w14:textId="63AF17D7" w:rsidR="00765265" w:rsidRPr="00765265" w:rsidDel="001B23DC" w:rsidRDefault="007E229C" w:rsidP="00765265">
      <w:pPr>
        <w:pStyle w:val="Code"/>
        <w:rPr>
          <w:del w:id="4775" w:author="Kelvin Sung" w:date="2021-05-20T18:07:00Z"/>
          <w:rStyle w:val="CodeBold"/>
        </w:rPr>
      </w:pPr>
      <w:ins w:id="4776" w:author="Kelvin Sung" w:date="2021-05-26T08:30:00Z">
        <w:r w:rsidRPr="0007431B">
          <w:t xml:space="preserve">        </w:t>
        </w:r>
      </w:ins>
      <w:del w:id="4777" w:author="Kelvin Sung" w:date="2021-05-26T08:30:00Z">
        <w:r w:rsidR="00765265" w:rsidRPr="00765265" w:rsidDel="007E229C">
          <w:rPr>
            <w:rStyle w:val="CodeBold"/>
          </w:rPr>
          <w:delText xml:space="preserve">        </w:delText>
        </w:r>
      </w:del>
      <w:r w:rsidR="00765265" w:rsidRPr="00765265">
        <w:rPr>
          <w:rStyle w:val="CodeBold"/>
        </w:rPr>
        <w:t>gl.uniform1f(this.mOuterRef, 0.0);</w:t>
      </w:r>
    </w:p>
    <w:p w14:paraId="7ED47436" w14:textId="77777777" w:rsidR="001B23DC" w:rsidRDefault="00765265" w:rsidP="00765265">
      <w:pPr>
        <w:pStyle w:val="Code"/>
        <w:rPr>
          <w:ins w:id="4778" w:author="Kelvin Sung" w:date="2021-05-20T18:07:00Z"/>
          <w:rStyle w:val="CodeBold"/>
        </w:rPr>
      </w:pPr>
      <w:del w:id="4779" w:author="Kelvin Sung" w:date="2021-05-20T18:07:00Z">
        <w:r w:rsidDel="001B23DC">
          <w:delText xml:space="preserve">    </w:delText>
        </w:r>
      </w:del>
    </w:p>
    <w:p w14:paraId="6E6F2EA2" w14:textId="377B451D" w:rsidR="00765265" w:rsidDel="001B23DC" w:rsidRDefault="00765265" w:rsidP="00765265">
      <w:pPr>
        <w:pStyle w:val="Code"/>
        <w:rPr>
          <w:del w:id="4780" w:author="Kelvin Sung" w:date="2021-05-20T18:07:00Z"/>
          <w:rFonts w:hint="eastAsia"/>
        </w:rPr>
      </w:pPr>
      <w:r>
        <w:t xml:space="preserve">        gl.uniform1f(this.mIntensityRef, aLight.getIntensity());</w:t>
      </w:r>
    </w:p>
    <w:p w14:paraId="068CB913" w14:textId="77777777" w:rsidR="001B23DC" w:rsidRDefault="00765265" w:rsidP="00765265">
      <w:pPr>
        <w:pStyle w:val="Code"/>
        <w:rPr>
          <w:ins w:id="4781" w:author="Kelvin Sung" w:date="2021-05-20T18:07:00Z"/>
          <w:rFonts w:hint="eastAsia"/>
        </w:rPr>
      </w:pPr>
      <w:del w:id="4782" w:author="Kelvin Sung" w:date="2021-05-20T18:07:00Z">
        <w:r w:rsidDel="001B23DC">
          <w:delText xml:space="preserve">    </w:delText>
        </w:r>
      </w:del>
    </w:p>
    <w:p w14:paraId="3A5CFAE2" w14:textId="5D030C27" w:rsidR="00765265" w:rsidRPr="00765265" w:rsidDel="001B23DC" w:rsidRDefault="007E229C" w:rsidP="00765265">
      <w:pPr>
        <w:pStyle w:val="Code"/>
        <w:rPr>
          <w:del w:id="4783" w:author="Kelvin Sung" w:date="2021-05-20T18:07:00Z"/>
          <w:rStyle w:val="CodeBold"/>
        </w:rPr>
      </w:pPr>
      <w:ins w:id="4784" w:author="Kelvin Sung" w:date="2021-05-26T08:30:00Z">
        <w:r w:rsidRPr="0007431B">
          <w:t xml:space="preserve">        </w:t>
        </w:r>
      </w:ins>
      <w:del w:id="4785" w:author="Kelvin Sung" w:date="2021-05-26T08:30:00Z">
        <w:r w:rsidR="00765265" w:rsidDel="007E229C">
          <w:delText xml:space="preserve">        </w:delText>
        </w:r>
      </w:del>
      <w:r w:rsidR="00765265" w:rsidRPr="00765265">
        <w:rPr>
          <w:rStyle w:val="CodeBold"/>
        </w:rPr>
        <w:t>gl.uniform1f(this.mDropOffRef, 0);</w:t>
      </w:r>
    </w:p>
    <w:p w14:paraId="4D45CE30" w14:textId="77777777" w:rsidR="001B23DC" w:rsidRDefault="00765265" w:rsidP="00765265">
      <w:pPr>
        <w:pStyle w:val="Code"/>
        <w:rPr>
          <w:ins w:id="4786" w:author="Kelvin Sung" w:date="2021-05-20T18:07:00Z"/>
          <w:rStyle w:val="CodeBold"/>
        </w:rPr>
      </w:pPr>
      <w:del w:id="4787" w:author="Kelvin Sung" w:date="2021-05-20T18:07:00Z">
        <w:r w:rsidRPr="00765265" w:rsidDel="001B23DC">
          <w:rPr>
            <w:rStyle w:val="CodeBold"/>
          </w:rPr>
          <w:delText xml:space="preserve">    </w:delText>
        </w:r>
      </w:del>
    </w:p>
    <w:p w14:paraId="1C1177A9" w14:textId="754194D7" w:rsidR="00765265" w:rsidRPr="00765265" w:rsidRDefault="007E229C" w:rsidP="00765265">
      <w:pPr>
        <w:pStyle w:val="Code"/>
        <w:rPr>
          <w:rStyle w:val="CodeBold"/>
        </w:rPr>
      </w:pPr>
      <w:ins w:id="4788" w:author="Kelvin Sung" w:date="2021-05-26T08:30:00Z">
        <w:r w:rsidRPr="0007431B">
          <w:t xml:space="preserve">        </w:t>
        </w:r>
      </w:ins>
      <w:del w:id="4789" w:author="Kelvin Sung" w:date="2021-05-26T08:30:00Z">
        <w:r w:rsidR="00765265" w:rsidRPr="00765265" w:rsidDel="007E229C">
          <w:rPr>
            <w:rStyle w:val="CodeBold"/>
          </w:rPr>
          <w:delText xml:space="preserve">        </w:delText>
        </w:r>
      </w:del>
      <w:r w:rsidR="00765265" w:rsidRPr="00765265">
        <w:rPr>
          <w:rStyle w:val="CodeBold"/>
        </w:rPr>
        <w:t>gl.uniform1i(this.mLightTypeRef, aLight.getLightType());</w:t>
      </w:r>
    </w:p>
    <w:p w14:paraId="652853C7" w14:textId="0A03D5D1" w:rsidR="00765265" w:rsidRPr="00765265" w:rsidDel="001B23DC" w:rsidRDefault="00765265" w:rsidP="00765265">
      <w:pPr>
        <w:pStyle w:val="Code"/>
        <w:rPr>
          <w:del w:id="4790" w:author="Kelvin Sung" w:date="2021-05-20T18:07:00Z"/>
          <w:rStyle w:val="CodeBold"/>
        </w:rPr>
      </w:pPr>
    </w:p>
    <w:p w14:paraId="1F158F5A" w14:textId="77777777" w:rsidR="001B23DC" w:rsidRDefault="00765265" w:rsidP="00765265">
      <w:pPr>
        <w:pStyle w:val="Code"/>
        <w:rPr>
          <w:ins w:id="4791" w:author="Kelvin Sung" w:date="2021-05-20T18:07:00Z"/>
          <w:rStyle w:val="CodeBold"/>
        </w:rPr>
      </w:pPr>
      <w:del w:id="4792" w:author="Kelvin Sung" w:date="2021-05-20T18:07:00Z">
        <w:r w:rsidRPr="00765265" w:rsidDel="001B23DC">
          <w:rPr>
            <w:rStyle w:val="CodeBold"/>
          </w:rPr>
          <w:delText xml:space="preserve">    </w:delText>
        </w:r>
      </w:del>
    </w:p>
    <w:p w14:paraId="5722DAC6" w14:textId="164F8331" w:rsidR="00765265" w:rsidRPr="00765265" w:rsidDel="001B23DC" w:rsidRDefault="007E229C" w:rsidP="00765265">
      <w:pPr>
        <w:pStyle w:val="Code"/>
        <w:rPr>
          <w:del w:id="4793" w:author="Kelvin Sung" w:date="2021-05-20T18:07:00Z"/>
          <w:rStyle w:val="CodeBold"/>
        </w:rPr>
      </w:pPr>
      <w:ins w:id="4794" w:author="Kelvin Sung" w:date="2021-05-26T08:30:00Z">
        <w:r w:rsidRPr="0007431B">
          <w:t xml:space="preserve">        </w:t>
        </w:r>
      </w:ins>
      <w:del w:id="4795" w:author="Kelvin Sung" w:date="2021-05-26T08:30:00Z">
        <w:r w:rsidR="00765265" w:rsidRPr="00765265" w:rsidDel="007E229C">
          <w:rPr>
            <w:rStyle w:val="CodeBold"/>
          </w:rPr>
          <w:delText xml:space="preserve">        </w:delText>
        </w:r>
      </w:del>
      <w:r w:rsidR="00765265" w:rsidRPr="00765265">
        <w:rPr>
          <w:rStyle w:val="CodeBold"/>
        </w:rPr>
        <w:t>if (aLight.getLightType() === eLightType.ePointLight) {</w:t>
      </w:r>
    </w:p>
    <w:p w14:paraId="5C87AB0C" w14:textId="77777777" w:rsidR="001B23DC" w:rsidRDefault="00765265" w:rsidP="00765265">
      <w:pPr>
        <w:pStyle w:val="Code"/>
        <w:rPr>
          <w:ins w:id="4796" w:author="Kelvin Sung" w:date="2021-05-20T18:07:00Z"/>
          <w:rStyle w:val="CodeBold"/>
        </w:rPr>
      </w:pPr>
      <w:del w:id="4797" w:author="Kelvin Sung" w:date="2021-05-20T18:07:00Z">
        <w:r w:rsidRPr="00765265" w:rsidDel="001B23DC">
          <w:rPr>
            <w:rStyle w:val="CodeBold"/>
          </w:rPr>
          <w:delText xml:space="preserve">    </w:delText>
        </w:r>
      </w:del>
    </w:p>
    <w:p w14:paraId="6F2FC3D4" w14:textId="5BB9E08C" w:rsidR="00765265" w:rsidRPr="00765265" w:rsidDel="001B23DC" w:rsidRDefault="00765265" w:rsidP="00765265">
      <w:pPr>
        <w:pStyle w:val="Code"/>
        <w:rPr>
          <w:del w:id="4798" w:author="Kelvin Sung" w:date="2021-05-20T18:07:00Z"/>
          <w:rStyle w:val="CodeBold"/>
        </w:rPr>
      </w:pPr>
      <w:r w:rsidRPr="007E229C">
        <w:rPr>
          <w:rPrChange w:id="4799" w:author="Kelvin Sung" w:date="2021-05-26T08:30:00Z">
            <w:rPr>
              <w:rStyle w:val="CodeBold"/>
            </w:rPr>
          </w:rPrChange>
        </w:rPr>
        <w:t xml:space="preserve">            </w:t>
      </w:r>
      <w:r w:rsidRPr="00765265">
        <w:rPr>
          <w:rStyle w:val="CodeBold"/>
        </w:rPr>
        <w:t>gl.uniform3fv(this.mDirRef, vec3.fromValues(0, 0, 0));</w:t>
      </w:r>
    </w:p>
    <w:p w14:paraId="5BB90302" w14:textId="77777777" w:rsidR="001B23DC" w:rsidRDefault="00765265" w:rsidP="00765265">
      <w:pPr>
        <w:pStyle w:val="Code"/>
        <w:rPr>
          <w:ins w:id="4800" w:author="Kelvin Sung" w:date="2021-05-20T18:07:00Z"/>
          <w:rStyle w:val="CodeBold"/>
        </w:rPr>
      </w:pPr>
      <w:del w:id="4801" w:author="Kelvin Sung" w:date="2021-05-20T18:07:00Z">
        <w:r w:rsidRPr="00765265" w:rsidDel="001B23DC">
          <w:rPr>
            <w:rStyle w:val="CodeBold"/>
          </w:rPr>
          <w:delText xml:space="preserve">    </w:delText>
        </w:r>
      </w:del>
    </w:p>
    <w:p w14:paraId="16789D6B" w14:textId="63B5479B" w:rsidR="00765265" w:rsidRPr="00765265" w:rsidDel="001B23DC" w:rsidRDefault="00765265" w:rsidP="00765265">
      <w:pPr>
        <w:pStyle w:val="Code"/>
        <w:rPr>
          <w:del w:id="4802" w:author="Kelvin Sung" w:date="2021-05-20T18:07:00Z"/>
          <w:rStyle w:val="CodeBold"/>
        </w:rPr>
      </w:pPr>
      <w:r w:rsidRPr="007E229C">
        <w:rPr>
          <w:rPrChange w:id="4803" w:author="Kelvin Sung" w:date="2021-05-26T08:30:00Z">
            <w:rPr>
              <w:rStyle w:val="CodeBold"/>
            </w:rPr>
          </w:rPrChange>
        </w:rPr>
        <w:t xml:space="preserve">        </w:t>
      </w:r>
      <w:r w:rsidRPr="00765265">
        <w:rPr>
          <w:rStyle w:val="CodeBold"/>
        </w:rPr>
        <w:t>} else {</w:t>
      </w:r>
    </w:p>
    <w:p w14:paraId="6AA05E11" w14:textId="77777777" w:rsidR="001B23DC" w:rsidRDefault="00765265" w:rsidP="00765265">
      <w:pPr>
        <w:pStyle w:val="Code"/>
        <w:rPr>
          <w:ins w:id="4804" w:author="Kelvin Sung" w:date="2021-05-20T18:07:00Z"/>
          <w:rStyle w:val="CodeBold"/>
        </w:rPr>
      </w:pPr>
      <w:del w:id="4805" w:author="Kelvin Sung" w:date="2021-05-20T18:07:00Z">
        <w:r w:rsidRPr="00765265" w:rsidDel="001B23DC">
          <w:rPr>
            <w:rStyle w:val="CodeBold"/>
          </w:rPr>
          <w:delText xml:space="preserve">    </w:delText>
        </w:r>
      </w:del>
    </w:p>
    <w:p w14:paraId="2C3BE006" w14:textId="7C4FEA60" w:rsidR="00765265" w:rsidRPr="00765265" w:rsidDel="001B23DC" w:rsidRDefault="007E229C" w:rsidP="00765265">
      <w:pPr>
        <w:pStyle w:val="Code"/>
        <w:rPr>
          <w:del w:id="4806" w:author="Kelvin Sung" w:date="2021-05-20T18:07:00Z"/>
          <w:rStyle w:val="CodeBold"/>
        </w:rPr>
      </w:pPr>
      <w:ins w:id="4807" w:author="Kelvin Sung" w:date="2021-05-26T08:30:00Z">
        <w:r w:rsidRPr="0007431B">
          <w:t xml:space="preserve">            </w:t>
        </w:r>
      </w:ins>
      <w:del w:id="4808" w:author="Kelvin Sung" w:date="2021-05-26T08:30:00Z">
        <w:r w:rsidR="00765265" w:rsidRPr="00765265" w:rsidDel="007E229C">
          <w:rPr>
            <w:rStyle w:val="CodeBold"/>
          </w:rPr>
          <w:delText xml:space="preserve">            </w:delText>
        </w:r>
      </w:del>
      <w:r w:rsidR="00765265" w:rsidRPr="00765265">
        <w:rPr>
          <w:rStyle w:val="CodeBold"/>
        </w:rPr>
        <w:t>// either spot or directional lights: must compute direction</w:t>
      </w:r>
    </w:p>
    <w:p w14:paraId="547175B4" w14:textId="77777777" w:rsidR="001B23DC" w:rsidRDefault="00765265" w:rsidP="00765265">
      <w:pPr>
        <w:pStyle w:val="Code"/>
        <w:rPr>
          <w:ins w:id="4809" w:author="Kelvin Sung" w:date="2021-05-20T18:07:00Z"/>
          <w:rStyle w:val="CodeBold"/>
        </w:rPr>
      </w:pPr>
      <w:del w:id="4810" w:author="Kelvin Sung" w:date="2021-05-20T18:07:00Z">
        <w:r w:rsidRPr="00765265" w:rsidDel="001B23DC">
          <w:rPr>
            <w:rStyle w:val="CodeBold"/>
          </w:rPr>
          <w:delText xml:space="preserve">    </w:delText>
        </w:r>
      </w:del>
    </w:p>
    <w:p w14:paraId="100E0AF8" w14:textId="352442CA" w:rsidR="00765265" w:rsidRPr="00765265" w:rsidDel="001B23DC" w:rsidRDefault="007E229C" w:rsidP="00765265">
      <w:pPr>
        <w:pStyle w:val="Code"/>
        <w:rPr>
          <w:del w:id="4811" w:author="Kelvin Sung" w:date="2021-05-20T18:07:00Z"/>
          <w:rStyle w:val="CodeBold"/>
        </w:rPr>
      </w:pPr>
      <w:ins w:id="4812" w:author="Kelvin Sung" w:date="2021-05-26T08:30:00Z">
        <w:r w:rsidRPr="0007431B">
          <w:t xml:space="preserve">            </w:t>
        </w:r>
      </w:ins>
      <w:del w:id="4813" w:author="Kelvin Sung" w:date="2021-05-26T08:30:00Z">
        <w:r w:rsidR="00765265" w:rsidRPr="00765265" w:rsidDel="007E229C">
          <w:rPr>
            <w:rStyle w:val="CodeBold"/>
          </w:rPr>
          <w:delText xml:space="preserve">            </w:delText>
        </w:r>
      </w:del>
      <w:r w:rsidR="00765265" w:rsidRPr="00765265">
        <w:rPr>
          <w:rStyle w:val="CodeBold"/>
        </w:rPr>
        <w:t>let d = aCamera.wcDirToPixel(aLight.getDirection());</w:t>
      </w:r>
    </w:p>
    <w:p w14:paraId="46021D86" w14:textId="77777777" w:rsidR="001B23DC" w:rsidRDefault="00765265" w:rsidP="00765265">
      <w:pPr>
        <w:pStyle w:val="Code"/>
        <w:rPr>
          <w:ins w:id="4814" w:author="Kelvin Sung" w:date="2021-05-20T18:07:00Z"/>
          <w:rStyle w:val="CodeBold"/>
        </w:rPr>
      </w:pPr>
      <w:del w:id="4815" w:author="Kelvin Sung" w:date="2021-05-20T18:07:00Z">
        <w:r w:rsidRPr="00765265" w:rsidDel="001B23DC">
          <w:rPr>
            <w:rStyle w:val="CodeBold"/>
          </w:rPr>
          <w:delText xml:space="preserve">    </w:delText>
        </w:r>
      </w:del>
    </w:p>
    <w:p w14:paraId="05C775D5" w14:textId="40682404" w:rsidR="00765265" w:rsidRPr="00765265" w:rsidDel="001B23DC" w:rsidRDefault="007E229C" w:rsidP="00765265">
      <w:pPr>
        <w:pStyle w:val="Code"/>
        <w:rPr>
          <w:del w:id="4816" w:author="Kelvin Sung" w:date="2021-05-20T18:07:00Z"/>
          <w:rStyle w:val="CodeBold"/>
        </w:rPr>
      </w:pPr>
      <w:ins w:id="4817" w:author="Kelvin Sung" w:date="2021-05-26T08:30:00Z">
        <w:r w:rsidRPr="0007431B">
          <w:t xml:space="preserve">            </w:t>
        </w:r>
      </w:ins>
      <w:del w:id="4818" w:author="Kelvin Sung" w:date="2021-05-26T08:30:00Z">
        <w:r w:rsidR="00765265" w:rsidRPr="00765265" w:rsidDel="007E229C">
          <w:rPr>
            <w:rStyle w:val="CodeBold"/>
          </w:rPr>
          <w:delText xml:space="preserve">            </w:delText>
        </w:r>
      </w:del>
      <w:r w:rsidR="00765265" w:rsidRPr="00765265">
        <w:rPr>
          <w:rStyle w:val="CodeBold"/>
        </w:rPr>
        <w:t>gl.uniform3fv(this.mDirRef, vec3.fromValues(d[0], d[1], d[2]));</w:t>
      </w:r>
    </w:p>
    <w:p w14:paraId="39317CD3" w14:textId="77777777" w:rsidR="001B23DC" w:rsidRDefault="00765265" w:rsidP="00765265">
      <w:pPr>
        <w:pStyle w:val="Code"/>
        <w:rPr>
          <w:ins w:id="4819" w:author="Kelvin Sung" w:date="2021-05-20T18:07:00Z"/>
          <w:rStyle w:val="CodeBold"/>
        </w:rPr>
      </w:pPr>
      <w:del w:id="4820" w:author="Kelvin Sung" w:date="2021-05-20T18:07:00Z">
        <w:r w:rsidRPr="00765265" w:rsidDel="001B23DC">
          <w:rPr>
            <w:rStyle w:val="CodeBold"/>
          </w:rPr>
          <w:delText xml:space="preserve">    </w:delText>
        </w:r>
      </w:del>
    </w:p>
    <w:p w14:paraId="50002686" w14:textId="3D11E92E" w:rsidR="00765265" w:rsidRPr="00765265" w:rsidDel="001B23DC" w:rsidRDefault="007E229C" w:rsidP="00765265">
      <w:pPr>
        <w:pStyle w:val="Code"/>
        <w:rPr>
          <w:del w:id="4821" w:author="Kelvin Sung" w:date="2021-05-20T18:07:00Z"/>
          <w:rStyle w:val="CodeBold"/>
        </w:rPr>
      </w:pPr>
      <w:ins w:id="4822" w:author="Kelvin Sung" w:date="2021-05-26T08:30:00Z">
        <w:r w:rsidRPr="0007431B">
          <w:t xml:space="preserve">            </w:t>
        </w:r>
      </w:ins>
      <w:del w:id="4823" w:author="Kelvin Sung" w:date="2021-05-26T08:30:00Z">
        <w:r w:rsidR="00765265" w:rsidRPr="00765265" w:rsidDel="007E229C">
          <w:rPr>
            <w:rStyle w:val="CodeBold"/>
          </w:rPr>
          <w:delText xml:space="preserve">            </w:delText>
        </w:r>
      </w:del>
      <w:r w:rsidR="00765265" w:rsidRPr="00765265">
        <w:rPr>
          <w:rStyle w:val="CodeBold"/>
        </w:rPr>
        <w:t>if (aLight.getLightType() === eLightType.eSpotLight) {</w:t>
      </w:r>
    </w:p>
    <w:p w14:paraId="77AF7252" w14:textId="77777777" w:rsidR="001B23DC" w:rsidRDefault="00765265" w:rsidP="00765265">
      <w:pPr>
        <w:pStyle w:val="Code"/>
        <w:rPr>
          <w:ins w:id="4824" w:author="Kelvin Sung" w:date="2021-05-20T18:07:00Z"/>
          <w:rStyle w:val="CodeBold"/>
        </w:rPr>
      </w:pPr>
      <w:del w:id="4825" w:author="Kelvin Sung" w:date="2021-05-20T18:07:00Z">
        <w:r w:rsidRPr="00765265" w:rsidDel="001B23DC">
          <w:rPr>
            <w:rStyle w:val="CodeBold"/>
          </w:rPr>
          <w:delText xml:space="preserve">    </w:delText>
        </w:r>
      </w:del>
    </w:p>
    <w:p w14:paraId="30D2BAB9" w14:textId="20C19E57" w:rsidR="00765265" w:rsidRPr="00765265" w:rsidDel="001B23DC" w:rsidRDefault="00765265" w:rsidP="00765265">
      <w:pPr>
        <w:pStyle w:val="Code"/>
        <w:rPr>
          <w:del w:id="4826" w:author="Kelvin Sung" w:date="2021-05-20T18:07:00Z"/>
          <w:rStyle w:val="CodeBold"/>
        </w:rPr>
      </w:pPr>
      <w:r w:rsidRPr="007E229C">
        <w:rPr>
          <w:rPrChange w:id="4827" w:author="Kelvin Sung" w:date="2021-05-26T08:30:00Z">
            <w:rPr>
              <w:rStyle w:val="CodeBold"/>
            </w:rPr>
          </w:rPrChange>
        </w:rPr>
        <w:t xml:space="preserve">                </w:t>
      </w:r>
      <w:r w:rsidRPr="00765265">
        <w:rPr>
          <w:rStyle w:val="CodeBold"/>
        </w:rPr>
        <w:t>gl.uniform1f(this.mInnerRef, Math.cos(0.5 * aLight.getInner())); // stores the cosine of half of inner cone angle</w:t>
      </w:r>
    </w:p>
    <w:p w14:paraId="52D79AA4" w14:textId="77777777" w:rsidR="001B23DC" w:rsidRDefault="00765265" w:rsidP="00765265">
      <w:pPr>
        <w:pStyle w:val="Code"/>
        <w:rPr>
          <w:ins w:id="4828" w:author="Kelvin Sung" w:date="2021-05-20T18:07:00Z"/>
          <w:rStyle w:val="CodeBold"/>
        </w:rPr>
      </w:pPr>
      <w:del w:id="4829" w:author="Kelvin Sung" w:date="2021-05-20T18:07:00Z">
        <w:r w:rsidRPr="00765265" w:rsidDel="001B23DC">
          <w:rPr>
            <w:rStyle w:val="CodeBold"/>
          </w:rPr>
          <w:delText xml:space="preserve">    </w:delText>
        </w:r>
      </w:del>
    </w:p>
    <w:p w14:paraId="1F520F18" w14:textId="6DC33238" w:rsidR="00765265" w:rsidRPr="00765265" w:rsidDel="001B23DC" w:rsidRDefault="007E229C" w:rsidP="00765265">
      <w:pPr>
        <w:pStyle w:val="Code"/>
        <w:rPr>
          <w:del w:id="4830" w:author="Kelvin Sung" w:date="2021-05-20T18:08:00Z"/>
          <w:rStyle w:val="CodeBold"/>
        </w:rPr>
      </w:pPr>
      <w:ins w:id="4831" w:author="Kelvin Sung" w:date="2021-05-26T08:30:00Z">
        <w:r w:rsidRPr="0007431B">
          <w:t xml:space="preserve">                </w:t>
        </w:r>
      </w:ins>
      <w:del w:id="4832" w:author="Kelvin Sung" w:date="2021-05-26T08:30:00Z">
        <w:r w:rsidR="00765265" w:rsidRPr="00765265" w:rsidDel="007E229C">
          <w:rPr>
            <w:rStyle w:val="CodeBold"/>
          </w:rPr>
          <w:delText xml:space="preserve">                </w:delText>
        </w:r>
      </w:del>
      <w:r w:rsidR="00765265" w:rsidRPr="00765265">
        <w:rPr>
          <w:rStyle w:val="CodeBold"/>
        </w:rPr>
        <w:t>gl.uniform1f(this.mOuterRef, Math.cos(0.5 * aLight.getOuter())); // stores the cosine of half of outer cone angle</w:t>
      </w:r>
    </w:p>
    <w:p w14:paraId="175245EF" w14:textId="77777777" w:rsidR="001B23DC" w:rsidRDefault="00765265" w:rsidP="00765265">
      <w:pPr>
        <w:pStyle w:val="Code"/>
        <w:rPr>
          <w:ins w:id="4833" w:author="Kelvin Sung" w:date="2021-05-20T18:08:00Z"/>
          <w:rStyle w:val="CodeBold"/>
        </w:rPr>
      </w:pPr>
      <w:del w:id="4834" w:author="Kelvin Sung" w:date="2021-05-20T18:08:00Z">
        <w:r w:rsidRPr="00765265" w:rsidDel="001B23DC">
          <w:rPr>
            <w:rStyle w:val="CodeBold"/>
          </w:rPr>
          <w:delText xml:space="preserve">    </w:delText>
        </w:r>
      </w:del>
    </w:p>
    <w:p w14:paraId="2A19D4ED" w14:textId="325C571D" w:rsidR="00765265" w:rsidRPr="00765265" w:rsidDel="001B23DC" w:rsidRDefault="007E229C" w:rsidP="00765265">
      <w:pPr>
        <w:pStyle w:val="Code"/>
        <w:rPr>
          <w:del w:id="4835" w:author="Kelvin Sung" w:date="2021-05-20T18:08:00Z"/>
          <w:rStyle w:val="CodeBold"/>
        </w:rPr>
      </w:pPr>
      <w:ins w:id="4836" w:author="Kelvin Sung" w:date="2021-05-26T08:30:00Z">
        <w:r w:rsidRPr="0007431B">
          <w:t xml:space="preserve">                </w:t>
        </w:r>
      </w:ins>
      <w:del w:id="4837" w:author="Kelvin Sung" w:date="2021-05-26T08:30:00Z">
        <w:r w:rsidR="00765265" w:rsidRPr="00765265" w:rsidDel="007E229C">
          <w:rPr>
            <w:rStyle w:val="CodeBold"/>
          </w:rPr>
          <w:delText xml:space="preserve">                </w:delText>
        </w:r>
      </w:del>
      <w:r w:rsidR="00765265" w:rsidRPr="00765265">
        <w:rPr>
          <w:rStyle w:val="CodeBold"/>
        </w:rPr>
        <w:t>gl.uniform1f(this.mDropOffRef, aLight.getDropOff());</w:t>
      </w:r>
    </w:p>
    <w:p w14:paraId="62493570" w14:textId="77777777" w:rsidR="001B23DC" w:rsidRDefault="00765265" w:rsidP="00765265">
      <w:pPr>
        <w:pStyle w:val="Code"/>
        <w:rPr>
          <w:ins w:id="4838" w:author="Kelvin Sung" w:date="2021-05-20T18:08:00Z"/>
          <w:rStyle w:val="CodeBold"/>
        </w:rPr>
      </w:pPr>
      <w:del w:id="4839" w:author="Kelvin Sung" w:date="2021-05-20T18:08:00Z">
        <w:r w:rsidRPr="00765265" w:rsidDel="001B23DC">
          <w:rPr>
            <w:rStyle w:val="CodeBold"/>
          </w:rPr>
          <w:delText xml:space="preserve">    </w:delText>
        </w:r>
      </w:del>
    </w:p>
    <w:p w14:paraId="3C0A4D55" w14:textId="2D93FDE7" w:rsidR="00765265" w:rsidRPr="00765265" w:rsidDel="001B23DC" w:rsidRDefault="00765265" w:rsidP="00765265">
      <w:pPr>
        <w:pStyle w:val="Code"/>
        <w:rPr>
          <w:del w:id="4840" w:author="Kelvin Sung" w:date="2021-05-20T18:08:00Z"/>
          <w:rStyle w:val="CodeBold"/>
        </w:rPr>
      </w:pPr>
      <w:r w:rsidRPr="007E229C">
        <w:rPr>
          <w:rPrChange w:id="4841" w:author="Kelvin Sung" w:date="2021-05-26T08:31:00Z">
            <w:rPr>
              <w:rStyle w:val="CodeBold"/>
            </w:rPr>
          </w:rPrChange>
        </w:rPr>
        <w:t xml:space="preserve">            </w:t>
      </w:r>
      <w:r w:rsidRPr="00765265">
        <w:rPr>
          <w:rStyle w:val="CodeBold"/>
        </w:rPr>
        <w:t>}</w:t>
      </w:r>
    </w:p>
    <w:p w14:paraId="53777662" w14:textId="77777777" w:rsidR="001B23DC" w:rsidRDefault="00765265" w:rsidP="00765265">
      <w:pPr>
        <w:pStyle w:val="Code"/>
        <w:rPr>
          <w:ins w:id="4842" w:author="Kelvin Sung" w:date="2021-05-20T18:08:00Z"/>
          <w:rStyle w:val="CodeBold"/>
        </w:rPr>
      </w:pPr>
      <w:del w:id="4843" w:author="Kelvin Sung" w:date="2021-05-20T18:08:00Z">
        <w:r w:rsidDel="001B23DC">
          <w:delText xml:space="preserve">    </w:delText>
        </w:r>
      </w:del>
    </w:p>
    <w:p w14:paraId="7245896C" w14:textId="29056C9D" w:rsidR="00765265" w:rsidRPr="007E229C" w:rsidDel="001B23DC" w:rsidRDefault="00765265" w:rsidP="00765265">
      <w:pPr>
        <w:pStyle w:val="Code"/>
        <w:rPr>
          <w:del w:id="4844" w:author="Kelvin Sung" w:date="2021-05-20T18:08:00Z"/>
          <w:rStyle w:val="CodeBold"/>
          <w:rFonts w:hint="eastAsia"/>
          <w:rPrChange w:id="4845" w:author="Kelvin Sung" w:date="2021-05-26T08:31:00Z">
            <w:rPr>
              <w:del w:id="4846" w:author="Kelvin Sung" w:date="2021-05-20T18:08:00Z"/>
              <w:rFonts w:hint="eastAsia"/>
            </w:rPr>
          </w:rPrChange>
        </w:rPr>
      </w:pPr>
      <w:r>
        <w:t xml:space="preserve">        </w:t>
      </w:r>
      <w:r w:rsidRPr="007E229C">
        <w:rPr>
          <w:rStyle w:val="CodeBold"/>
          <w:rPrChange w:id="4847" w:author="Kelvin Sung" w:date="2021-05-26T08:31:00Z">
            <w:rPr/>
          </w:rPrChange>
        </w:rPr>
        <w:t>}</w:t>
      </w:r>
    </w:p>
    <w:p w14:paraId="23BABC0E" w14:textId="77777777" w:rsidR="001B23DC" w:rsidRPr="007E229C" w:rsidRDefault="00765265" w:rsidP="00765265">
      <w:pPr>
        <w:pStyle w:val="Code"/>
        <w:rPr>
          <w:ins w:id="4848" w:author="Kelvin Sung" w:date="2021-05-20T18:08:00Z"/>
          <w:rStyle w:val="CodeBold"/>
          <w:rFonts w:hint="eastAsia"/>
          <w:rPrChange w:id="4849" w:author="Kelvin Sung" w:date="2021-05-26T08:31:00Z">
            <w:rPr>
              <w:ins w:id="4850" w:author="Kelvin Sung" w:date="2021-05-20T18:08:00Z"/>
              <w:rFonts w:hint="eastAsia"/>
            </w:rPr>
          </w:rPrChange>
        </w:rPr>
      </w:pPr>
      <w:del w:id="4851" w:author="Kelvin Sung" w:date="2021-05-20T18:08:00Z">
        <w:r w:rsidRPr="007E229C" w:rsidDel="001B23DC">
          <w:rPr>
            <w:rStyle w:val="CodeBold"/>
            <w:rPrChange w:id="4852" w:author="Kelvin Sung" w:date="2021-05-26T08:31:00Z">
              <w:rPr/>
            </w:rPrChange>
          </w:rPr>
          <w:delText xml:space="preserve">    </w:delText>
        </w:r>
      </w:del>
    </w:p>
    <w:p w14:paraId="70B5E260" w14:textId="4DCD26CC" w:rsidR="00765265" w:rsidDel="001B23DC" w:rsidRDefault="00765265" w:rsidP="00765265">
      <w:pPr>
        <w:pStyle w:val="Code"/>
        <w:rPr>
          <w:del w:id="4853" w:author="Kelvin Sung" w:date="2021-05-20T18:08:00Z"/>
          <w:rFonts w:hint="eastAsia"/>
        </w:rPr>
      </w:pPr>
      <w:r>
        <w:t xml:space="preserve">    }</w:t>
      </w:r>
    </w:p>
    <w:p w14:paraId="52B1BD29" w14:textId="77777777" w:rsidR="001B23DC" w:rsidRDefault="00765265" w:rsidP="00765265">
      <w:pPr>
        <w:pStyle w:val="Code"/>
        <w:rPr>
          <w:ins w:id="4854" w:author="Kelvin Sung" w:date="2021-05-20T18:08:00Z"/>
          <w:rFonts w:hint="eastAsia"/>
        </w:rPr>
      </w:pPr>
      <w:del w:id="4855" w:author="Kelvin Sung" w:date="2021-05-20T18:08:00Z">
        <w:r w:rsidDel="001B23DC">
          <w:delText xml:space="preserve">    </w:delText>
        </w:r>
      </w:del>
    </w:p>
    <w:p w14:paraId="56CC7DA7" w14:textId="52564569" w:rsidR="00765265" w:rsidRDefault="00765265" w:rsidP="00765265">
      <w:pPr>
        <w:pStyle w:val="Code"/>
        <w:rPr>
          <w:rFonts w:hint="eastAsia"/>
        </w:rPr>
      </w:pPr>
      <w:r>
        <w:t>}</w:t>
      </w:r>
    </w:p>
    <w:p w14:paraId="57ADC925" w14:textId="314638B3" w:rsidR="00765265" w:rsidRPr="00267B73" w:rsidDel="00D60C15" w:rsidRDefault="00765265" w:rsidP="00765265">
      <w:pPr>
        <w:pStyle w:val="Code"/>
        <w:rPr>
          <w:del w:id="4856" w:author="Kelvin Sung" w:date="2021-05-26T08:32:00Z"/>
          <w:rFonts w:hint="eastAsia"/>
        </w:rPr>
      </w:pPr>
    </w:p>
    <w:p w14:paraId="64DBAB46" w14:textId="790A206E" w:rsidR="00267B73" w:rsidRDefault="00267B73" w:rsidP="00D60C15">
      <w:pPr>
        <w:pStyle w:val="BodyTextCont"/>
        <w:rPr>
          <w:rFonts w:hint="eastAsia"/>
        </w:rPr>
        <w:pPrChange w:id="4857" w:author="Kelvin Sung" w:date="2021-05-26T08:32:00Z">
          <w:pPr>
            <w:pStyle w:val="BodyTextFirst"/>
          </w:pPr>
        </w:pPrChange>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xml:space="preserve">, the cosine of half the angle is actually computed and passed. Half angles are used because they capture the angular displacements from the light direction. This optimization relieves the GLSL fragment shaders from computing the cosine of these angles for every invocation. </w:t>
      </w:r>
    </w:p>
    <w:p w14:paraId="3D99989A" w14:textId="0F68C2F0" w:rsidR="00267B73" w:rsidRDefault="00267B73" w:rsidP="00267B73">
      <w:pPr>
        <w:pStyle w:val="Heading3"/>
      </w:pPr>
      <w:r>
        <w:t xml:space="preserve">Modifying the Camera Transform </w:t>
      </w:r>
      <w:del w:id="4858" w:author="Kelvin Sung" w:date="2021-05-20T18:15:00Z">
        <w:r w:rsidDel="00E15C4E">
          <w:delText>Object</w:delText>
        </w:r>
      </w:del>
      <w:ins w:id="4859" w:author="Kelvin Sung" w:date="2021-05-20T18:15:00Z">
        <w:r w:rsidR="00E15C4E">
          <w:t>Class</w:t>
        </w:r>
      </w:ins>
    </w:p>
    <w:p w14:paraId="48801F0A" w14:textId="66040C82" w:rsidR="00267B73" w:rsidRDefault="00267B73" w:rsidP="00267B73">
      <w:pPr>
        <w:pStyle w:val="BodyTextFirst"/>
        <w:rPr>
          <w:rFonts w:hint="eastAsia"/>
        </w:rPr>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rPr>
          <w:rFonts w:hint="eastAsia"/>
        </w:rPr>
      </w:pPr>
      <w:r>
        <w:t>Camera.prototype.wcDirToPixel = function (d) {  // d is a vec3 direction in WC</w:t>
      </w:r>
    </w:p>
    <w:p w14:paraId="6D67C994" w14:textId="77777777" w:rsidR="00765265" w:rsidRDefault="00765265" w:rsidP="00765265">
      <w:pPr>
        <w:pStyle w:val="Code"/>
        <w:rPr>
          <w:rFonts w:hint="eastAsia"/>
        </w:rPr>
      </w:pPr>
      <w:r>
        <w:t xml:space="preserve">    // Convert the position to pixel space</w:t>
      </w:r>
    </w:p>
    <w:p w14:paraId="41AD2315" w14:textId="77777777" w:rsidR="00765265" w:rsidRDefault="00765265" w:rsidP="00765265">
      <w:pPr>
        <w:pStyle w:val="Code"/>
        <w:rPr>
          <w:rFonts w:hint="eastAsia"/>
        </w:rPr>
      </w:pPr>
      <w:r>
        <w:t xml:space="preserve">    let x = d[0] * this.mRenderCache.mWCToPixelRatio;</w:t>
      </w:r>
    </w:p>
    <w:p w14:paraId="2A27C142" w14:textId="77777777" w:rsidR="00765265" w:rsidRDefault="00765265" w:rsidP="00765265">
      <w:pPr>
        <w:pStyle w:val="Code"/>
        <w:rPr>
          <w:rFonts w:hint="eastAsia"/>
        </w:rPr>
      </w:pPr>
      <w:r>
        <w:t xml:space="preserve">    let y = d[1] * this.mRenderCache.mWCToPixelRatio;</w:t>
      </w:r>
    </w:p>
    <w:p w14:paraId="522DD8A4" w14:textId="77777777" w:rsidR="00765265" w:rsidRDefault="00765265" w:rsidP="00765265">
      <w:pPr>
        <w:pStyle w:val="Code"/>
        <w:rPr>
          <w:rFonts w:hint="eastAsia"/>
        </w:rPr>
      </w:pPr>
      <w:r>
        <w:t xml:space="preserve">    let z = d[2];</w:t>
      </w:r>
    </w:p>
    <w:p w14:paraId="43DCF959" w14:textId="77777777" w:rsidR="00765265" w:rsidRDefault="00765265" w:rsidP="00765265">
      <w:pPr>
        <w:pStyle w:val="Code"/>
        <w:rPr>
          <w:rFonts w:hint="eastAsia"/>
        </w:rPr>
      </w:pPr>
      <w:r>
        <w:t xml:space="preserve">    return vec3.fromValues(x, y, z);</w:t>
      </w:r>
    </w:p>
    <w:p w14:paraId="2ABAB493" w14:textId="0F56A925" w:rsidR="00765265" w:rsidRDefault="00765265" w:rsidP="00765265">
      <w:pPr>
        <w:pStyle w:val="Code"/>
        <w:rPr>
          <w:rFonts w:hint="eastAsia"/>
        </w:rPr>
      </w:pPr>
      <w:r>
        <w:lastRenderedPageBreak/>
        <w:t>}</w:t>
      </w:r>
    </w:p>
    <w:p w14:paraId="59DA6526" w14:textId="77777777" w:rsidR="00267B73" w:rsidRDefault="00267B73" w:rsidP="00267B73">
      <w:pPr>
        <w:pStyle w:val="Heading3"/>
      </w:pPr>
      <w:r>
        <w:t>Testing the New Light Types</w:t>
      </w:r>
    </w:p>
    <w:p w14:paraId="2A674676" w14:textId="09DF8F83" w:rsidR="00267B73" w:rsidRDefault="00267B73" w:rsidP="00267B73">
      <w:pPr>
        <w:pStyle w:val="BodyTextFirst"/>
        <w:rPr>
          <w:rFonts w:hint="eastAsia"/>
        </w:rPr>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The listing to these simple changes </w:t>
      </w:r>
      <w:del w:id="4860" w:author="Kelvin Sung" w:date="2021-05-26T08:34:00Z">
        <w:r w:rsidDel="00D60C15">
          <w:delText xml:space="preserve">are </w:delText>
        </w:r>
      </w:del>
      <w:ins w:id="4861" w:author="Kelvin Sung" w:date="2021-05-26T08:34:00Z">
        <w:r w:rsidR="00D60C15">
          <w:t>is</w:t>
        </w:r>
        <w:r w:rsidR="00D60C15">
          <w:t xml:space="preserve"> </w:t>
        </w:r>
      </w:ins>
      <w:r>
        <w:t>not shown here</w:t>
      </w:r>
      <w:ins w:id="4862" w:author="Kelvin Sung" w:date="2021-05-26T08:34:00Z">
        <w:r w:rsidR="00D60C15">
          <w:t>.</w:t>
        </w:r>
      </w:ins>
      <w:del w:id="4863" w:author="Kelvin Sung" w:date="2021-05-26T08:34:00Z">
        <w:r w:rsidDel="00D60C15">
          <w:delText>;</w:delText>
        </w:r>
      </w:del>
      <w:r>
        <w:t xml:space="preserve"> </w:t>
      </w:r>
      <w:ins w:id="4864" w:author="Kelvin Sung" w:date="2021-05-26T08:34:00Z">
        <w:r w:rsidR="00D60C15">
          <w:t>P</w:t>
        </w:r>
      </w:ins>
      <w:del w:id="4865" w:author="Kelvin Sung" w:date="2021-05-26T08:34:00Z">
        <w:r w:rsidDel="00D60C15">
          <w:delText>p</w:delText>
        </w:r>
      </w:del>
      <w:r>
        <w:t>lease refer to the source code files for details of the implementation.</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rPr>
          <w:rFonts w:hint="eastAsia"/>
        </w:rPr>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7B50D00A" w:rsidR="00267B73" w:rsidRDefault="00267B73" w:rsidP="00267B73">
      <w:pPr>
        <w:pStyle w:val="BodyTextCont"/>
        <w:rPr>
          <w:rFonts w:hint="eastAsia"/>
        </w:rPr>
      </w:pPr>
      <w:r>
        <w:t xml:space="preserve">You can examine the effect from a directional light by </w:t>
      </w:r>
      <w:del w:id="4866" w:author="Kelvin Sung" w:date="2021-05-26T15:40:00Z">
        <w:r w:rsidDel="00B00F4F">
          <w:delText xml:space="preserve">pressing </w:delText>
        </w:r>
      </w:del>
      <w:ins w:id="4867" w:author="Kelvin Sung" w:date="2021-05-26T15:40:00Z">
        <w:r w:rsidR="00B00F4F">
          <w:t>typing</w:t>
        </w:r>
        <w:r w:rsidR="00B00F4F">
          <w:t xml:space="preserve"> </w:t>
        </w:r>
      </w:ins>
      <w:r>
        <w:t xml:space="preserve">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w:t>
      </w:r>
      <w:ins w:id="4868" w:author="Kelvin Sung" w:date="2021-05-27T16:08:00Z">
        <w:r w:rsidR="004E4915">
          <w:t xml:space="preserve">red spots of </w:t>
        </w:r>
      </w:ins>
      <w:r>
        <w:t>specular reflections</w:t>
      </w:r>
      <w:del w:id="4869" w:author="Kelvin Sung" w:date="2021-05-27T16:08:00Z">
        <w:r w:rsidDel="004E4915">
          <w:delText xml:space="preserve"> in red</w:delText>
        </w:r>
      </w:del>
      <w:r>
        <w:t>. Now,</w:t>
      </w:r>
      <w:ins w:id="4870" w:author="Kelvin Sung" w:date="2021-05-26T15:40:00Z">
        <w:r w:rsidR="00B00F4F">
          <w:t xml:space="preserve"> type</w:t>
        </w:r>
      </w:ins>
      <w:del w:id="4871" w:author="Kelvin Sung" w:date="2021-05-26T15:40:00Z">
        <w:r w:rsidDel="00B00F4F">
          <w:delText xml:space="preserve"> press</w:delText>
        </w:r>
      </w:del>
      <w:r>
        <w:t xml:space="preserve"> the H key to switch off the directional light and observe </w:t>
      </w:r>
      <w:del w:id="4872" w:author="Kelvin Sung" w:date="2021-05-27T16:09:00Z">
        <w:r w:rsidDel="004E4915">
          <w:delText xml:space="preserve">as </w:delText>
        </w:r>
      </w:del>
      <w:r>
        <w:t>the entire scene becomes darker. Without any kinds of attenuation, directional lights can be used as effective tools for brightening the entire scene.</w:t>
      </w:r>
    </w:p>
    <w:p w14:paraId="0B7169BF" w14:textId="7FE5A7C1" w:rsidR="00267B73" w:rsidRDefault="00267B73" w:rsidP="00267B73">
      <w:pPr>
        <w:pStyle w:val="BodyTextCont"/>
        <w:rPr>
          <w:rFonts w:hint="eastAsia"/>
        </w:rPr>
      </w:pPr>
      <w:del w:id="4873" w:author="Kelvin Sung" w:date="2021-05-26T15:41:00Z">
        <w:r w:rsidDel="00F53487">
          <w:delText xml:space="preserve">Press </w:delText>
        </w:r>
      </w:del>
      <w:ins w:id="4874" w:author="Kelvin Sung" w:date="2021-05-26T15:41:00Z">
        <w:r w:rsidR="00F53487">
          <w:t xml:space="preserve">Type </w:t>
        </w:r>
      </w:ins>
      <w:r>
        <w:t>the 2 or 3 key</w:t>
      </w:r>
      <w:ins w:id="4875" w:author="Kelvin Sung" w:date="2021-05-27T16:10:00Z">
        <w:r w:rsidR="004E4915">
          <w:t>s</w:t>
        </w:r>
      </w:ins>
      <w:r>
        <w:t xml:space="preserve"> to select one of the spotlights. Once again, by holding the spacebar while taking turns pressing the left/right or up/down keys</w:t>
      </w:r>
      <w:ins w:id="4876" w:author="Kelvin Sung" w:date="2021-05-27T16:09:00Z">
        <w:r w:rsidR="004E4915">
          <w:t xml:space="preserve"> to</w:t>
        </w:r>
      </w:ins>
      <w:del w:id="4877" w:author="Kelvin Sung" w:date="2021-05-27T16:09:00Z">
        <w:r w:rsidDel="004E4915">
          <w:delText>,</w:delText>
        </w:r>
      </w:del>
      <w:r>
        <w:t xml:space="preserve">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ins w:id="4878" w:author="Kelvin Sung" w:date="2021-05-26T15:45:00Z">
        <w:r w:rsidR="00506ACA">
          <w:t xml:space="preserve"> </w:t>
        </w:r>
      </w:ins>
      <w:ins w:id="4879" w:author="Kelvin Sung" w:date="2021-05-27T16:15:00Z">
        <w:r w:rsidR="00CE6848">
          <w:t>You can consider s</w:t>
        </w:r>
      </w:ins>
      <w:ins w:id="4880" w:author="Kelvin Sung" w:date="2021-05-26T15:45:00Z">
        <w:r w:rsidR="00506ACA">
          <w:t xml:space="preserve">witching off the direction light, light 1, </w:t>
        </w:r>
      </w:ins>
      <w:ins w:id="4881" w:author="Kelvin Sung" w:date="2021-05-27T16:15:00Z">
        <w:r w:rsidR="00CE6848">
          <w:t xml:space="preserve">for </w:t>
        </w:r>
      </w:ins>
      <w:ins w:id="4882" w:author="Kelvin Sung" w:date="2021-05-26T15:45:00Z">
        <w:r w:rsidR="00506ACA">
          <w:t>a clear</w:t>
        </w:r>
      </w:ins>
      <w:ins w:id="4883" w:author="Kelvin Sung" w:date="2021-05-26T15:46:00Z">
        <w:r w:rsidR="00506ACA">
          <w:t>er</w:t>
        </w:r>
      </w:ins>
      <w:ins w:id="4884" w:author="Kelvin Sung" w:date="2021-05-26T15:45:00Z">
        <w:r w:rsidR="00506ACA">
          <w:t xml:space="preserve"> observation </w:t>
        </w:r>
      </w:ins>
      <w:ins w:id="4885" w:author="Kelvin Sung" w:date="2021-05-26T15:46:00Z">
        <w:r w:rsidR="00506ACA">
          <w:t xml:space="preserve">of </w:t>
        </w:r>
      </w:ins>
      <w:ins w:id="4886" w:author="Kelvin Sung" w:date="2021-05-26T15:45:00Z">
        <w:r w:rsidR="00506ACA">
          <w:t>the spotlight</w:t>
        </w:r>
      </w:ins>
      <w:ins w:id="4887" w:author="Kelvin Sung" w:date="2021-05-26T15:46:00Z">
        <w:r w:rsidR="00506ACA">
          <w:t xml:space="preserve"> effects.</w:t>
        </w:r>
      </w:ins>
    </w:p>
    <w:p w14:paraId="7D7A088D" w14:textId="5D9BA60D" w:rsidR="00267B73" w:rsidRDefault="00267B73" w:rsidP="00267B73">
      <w:pPr>
        <w:pStyle w:val="BodyTextCont"/>
        <w:rPr>
          <w:rFonts w:hint="eastAsia"/>
        </w:rPr>
      </w:pPr>
      <w:r>
        <w:t>Try experimenting with the different light settings, including overlapping the light illumination regions and setting the light intensities</w:t>
      </w:r>
      <w:ins w:id="4888" w:author="Kelvin Sung" w:date="2021-05-26T15:48:00Z">
        <w:r w:rsidR="00506ACA">
          <w:t>, the K and L keys,</w:t>
        </w:r>
      </w:ins>
      <w:r>
        <w:t xml:space="preserve">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6A14848F" w:rsidR="00267B73" w:rsidRDefault="00267B73" w:rsidP="00267B73">
      <w:pPr>
        <w:pStyle w:val="BodyTextFirst"/>
        <w:rPr>
          <w:rFonts w:hint="eastAsia"/>
        </w:rPr>
      </w:pPr>
      <w:r>
        <w:t>Shadow is the result of light being obstructed</w:t>
      </w:r>
      <w:ins w:id="4889" w:author="Kelvin Sung" w:date="2021-05-26T18:18:00Z">
        <w:r w:rsidR="002D55D9">
          <w:t xml:space="preserve"> or occluded</w:t>
        </w:r>
      </w:ins>
      <w:r>
        <w:t xml:space="preserve">. As an everyday phenomenon, shadow is something you observe but probably do not give much thought </w:t>
      </w:r>
      <w:r>
        <w:lastRenderedPageBreak/>
        <w:t>to. However, shadow plays a vital role in</w:t>
      </w:r>
      <w:ins w:id="4890" w:author="Kelvin Sung" w:date="2021-05-27T16:17:00Z">
        <w:r w:rsidR="00E61149">
          <w:t xml:space="preserve"> the visual perception system of </w:t>
        </w:r>
      </w:ins>
      <w:del w:id="4891" w:author="Kelvin Sung" w:date="2021-05-27T16:17:00Z">
        <w:r w:rsidDel="00E61149">
          <w:delText xml:space="preserve"> a </w:delText>
        </w:r>
      </w:del>
      <w:r>
        <w:t>human</w:t>
      </w:r>
      <w:del w:id="4892" w:author="Kelvin Sung" w:date="2021-05-27T16:17:00Z">
        <w:r w:rsidDel="00E61149">
          <w:delText>’s vision system</w:delText>
        </w:r>
      </w:del>
      <w:ins w:id="4893" w:author="Kelvin Sung" w:date="2021-05-27T16:17:00Z">
        <w:r w:rsidR="00E61149">
          <w:t>s</w:t>
        </w:r>
      </w:ins>
      <w:r>
        <w:t xml:space="preserve">. For example, the shadows of objects convey important cues of relative sizes, depths, distances, orderings, and so on. In video games, proper simulation of shadows </w:t>
      </w:r>
      <w:ins w:id="4894" w:author="Kelvin Sung" w:date="2021-05-27T16:19:00Z">
        <w:r w:rsidR="00DF5337">
          <w:t xml:space="preserve">can </w:t>
        </w:r>
      </w:ins>
      <w:del w:id="4895" w:author="Kelvin Sung" w:date="2021-05-27T16:18:00Z">
        <w:r w:rsidDel="00305BAF">
          <w:delText xml:space="preserve">not only can </w:delText>
        </w:r>
      </w:del>
      <w:r>
        <w:t xml:space="preserve">increase the quality of appearance </w:t>
      </w:r>
      <w:del w:id="4896" w:author="Kelvin Sung" w:date="2021-05-27T16:19:00Z">
        <w:r w:rsidDel="00DF5337">
          <w:delText xml:space="preserve">of the games but </w:delText>
        </w:r>
      </w:del>
      <w:ins w:id="4897" w:author="Kelvin Sung" w:date="2021-05-27T16:19:00Z">
        <w:r w:rsidR="00DF5337">
          <w:t xml:space="preserve">and </w:t>
        </w:r>
      </w:ins>
      <w:del w:id="4898" w:author="Kelvin Sung" w:date="2021-05-27T16:19:00Z">
        <w:r w:rsidDel="00DF5337">
          <w:delText xml:space="preserve">can significantly increase the </w:delText>
        </w:r>
      </w:del>
      <w:r>
        <w:t>fidelity</w:t>
      </w:r>
      <w:del w:id="4899" w:author="Kelvin Sung" w:date="2021-05-27T16:19:00Z">
        <w:r w:rsidDel="00DF5337">
          <w:delText xml:space="preserve"> of the games</w:delText>
        </w:r>
      </w:del>
      <w:r>
        <w:t>. For example, you can use shadows to properly convey the distance between two game objects or the height that the hero is jumping.</w:t>
      </w:r>
    </w:p>
    <w:p w14:paraId="621EC79F" w14:textId="77777777" w:rsidR="009F1E4D" w:rsidRDefault="00267B73" w:rsidP="00267B73">
      <w:pPr>
        <w:pStyle w:val="BodyTextCont"/>
        <w:rPr>
          <w:ins w:id="4900" w:author="Kelvin Sung" w:date="2021-05-27T16:25:00Z"/>
        </w:rPr>
      </w:pPr>
      <w:r>
        <w:t xml:space="preserve">Shadows can be simulated by determining the visibility between the position to be illuminated and each of the light source positions in the environment. </w:t>
      </w:r>
      <w:ins w:id="4901" w:author="Kelvin Sung" w:date="2021-05-27T16:20:00Z">
        <w:r w:rsidR="00DF5337">
          <w:t xml:space="preserve">A position is in shadow </w:t>
        </w:r>
      </w:ins>
      <w:ins w:id="4902" w:author="Kelvin Sung" w:date="2021-05-27T16:21:00Z">
        <w:r w:rsidR="00DF5337">
          <w:t xml:space="preserve">with respect to a light source </w:t>
        </w:r>
      </w:ins>
      <w:ins w:id="4903" w:author="Kelvin Sung" w:date="2021-05-27T16:20:00Z">
        <w:r w:rsidR="00DF5337">
          <w:t xml:space="preserve">if </w:t>
        </w:r>
      </w:ins>
      <w:ins w:id="4904" w:author="Kelvin Sung" w:date="2021-05-27T16:21:00Z">
        <w:r w:rsidR="00DF5337">
          <w:t xml:space="preserve">something occludes </w:t>
        </w:r>
      </w:ins>
      <w:ins w:id="4905" w:author="Kelvin Sung" w:date="2021-05-27T16:20:00Z">
        <w:r w:rsidR="00DF5337">
          <w:t xml:space="preserve">it from </w:t>
        </w:r>
      </w:ins>
      <w:ins w:id="4906" w:author="Kelvin Sung" w:date="2021-05-27T16:21:00Z">
        <w:r w:rsidR="00DF5337">
          <w:t>the</w:t>
        </w:r>
      </w:ins>
      <w:ins w:id="4907" w:author="Kelvin Sung" w:date="2021-05-27T16:20:00Z">
        <w:r w:rsidR="00DF5337">
          <w:t xml:space="preserve"> light source</w:t>
        </w:r>
      </w:ins>
      <w:ins w:id="4908" w:author="Kelvin Sung" w:date="2021-05-27T16:22:00Z">
        <w:r w:rsidR="00EA64F0">
          <w:t xml:space="preserve">, or, </w:t>
        </w:r>
        <w:r w:rsidR="00C8241A">
          <w:t>th</w:t>
        </w:r>
      </w:ins>
      <w:ins w:id="4909" w:author="Kelvin Sung" w:date="2021-05-27T16:23:00Z">
        <w:r w:rsidR="00C8241A">
          <w:t xml:space="preserve">e position </w:t>
        </w:r>
      </w:ins>
      <w:ins w:id="4910" w:author="Kelvin Sung" w:date="2021-05-27T16:22:00Z">
        <w:r w:rsidR="00EA64F0">
          <w:t>is not visible from the light source</w:t>
        </w:r>
      </w:ins>
      <w:ins w:id="4911" w:author="Kelvin Sung" w:date="2021-05-27T16:21:00Z">
        <w:r w:rsidR="00DF5337">
          <w:t>.</w:t>
        </w:r>
      </w:ins>
      <w:ins w:id="4912" w:author="Kelvin Sung" w:date="2021-05-27T16:20:00Z">
        <w:r w:rsidR="00DF5337">
          <w:t xml:space="preserve"> </w:t>
        </w:r>
      </w:ins>
      <w:r>
        <w:t xml:space="preserve">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w:t>
      </w:r>
      <w:ins w:id="4913" w:author="Kelvin Sung" w:date="2021-05-27T16:23:00Z">
        <w:r w:rsidR="001A093D">
          <w:t xml:space="preserve">, and this operation must be performed </w:t>
        </w:r>
      </w:ins>
      <w:ins w:id="4914" w:author="Kelvin Sung" w:date="2021-05-27T16:24:00Z">
        <w:r w:rsidR="001A093D">
          <w:t xml:space="preserve">for every </w:t>
        </w:r>
      </w:ins>
      <w:ins w:id="4915" w:author="Kelvin Sung" w:date="2021-05-27T16:23:00Z">
        <w:r w:rsidR="001A093D">
          <w:t>pixel being illuminated.</w:t>
        </w:r>
      </w:ins>
      <w:del w:id="4916" w:author="Kelvin Sung" w:date="2021-05-27T16:23:00Z">
        <w:r w:rsidDel="001A093D">
          <w:delText>.</w:delText>
        </w:r>
      </w:del>
      <w:r>
        <w:t xml:space="preserve"> Algorithmically, this is a challenging problem because</w:t>
      </w:r>
      <w:del w:id="4917" w:author="Kelvin Sung" w:date="2021-05-26T18:20:00Z">
        <w:r w:rsidDel="000B2C1D">
          <w:delText xml:space="preserve"> the</w:delText>
        </w:r>
      </w:del>
      <w:r>
        <w:t xml:space="preserve"> </w:t>
      </w:r>
      <w:ins w:id="4918" w:author="Kelvin Sung" w:date="2021-05-27T16:25:00Z">
        <w:r w:rsidR="009059D1">
          <w:t xml:space="preserve">the solutions for </w:t>
        </w:r>
      </w:ins>
      <w:r>
        <w:t xml:space="preserve">visibility </w:t>
      </w:r>
      <w:del w:id="4919" w:author="Kelvin Sung" w:date="2021-05-26T18:20:00Z">
        <w:r w:rsidDel="002570D7">
          <w:delText xml:space="preserve">computation </w:delText>
        </w:r>
      </w:del>
      <w:ins w:id="4920" w:author="Kelvin Sung" w:date="2021-05-27T16:25:00Z">
        <w:r w:rsidR="009059D1">
          <w:t xml:space="preserve">must be available </w:t>
        </w:r>
      </w:ins>
      <w:del w:id="4921" w:author="Kelvin Sung" w:date="2021-05-27T16:25:00Z">
        <w:r w:rsidDel="009059D1">
          <w:delText xml:space="preserve">needs to occur </w:delText>
        </w:r>
      </w:del>
      <w:r>
        <w:t>within the fragment shader during illumination computation</w:t>
      </w:r>
      <w:ins w:id="4922" w:author="Kelvin Sung" w:date="2021-05-27T16:25:00Z">
        <w:r w:rsidR="000F77F5">
          <w:t>, again, for every pixel being illuminated</w:t>
        </w:r>
      </w:ins>
      <w:r>
        <w:t xml:space="preserve">. </w:t>
      </w:r>
    </w:p>
    <w:p w14:paraId="35BEDA3A" w14:textId="6E64173A" w:rsidR="00267B73" w:rsidRDefault="009F1E4D" w:rsidP="00267B73">
      <w:pPr>
        <w:pStyle w:val="BodyTextCont"/>
        <w:rPr>
          <w:rFonts w:hint="eastAsia"/>
        </w:rPr>
      </w:pPr>
      <w:ins w:id="4923" w:author="Kelvin Sung" w:date="2021-05-27T16:28:00Z">
        <w:r>
          <w:t>Because of the computation and algorithmic challenges, i</w:t>
        </w:r>
      </w:ins>
      <w:ins w:id="4924" w:author="Kelvin Sung" w:date="2021-05-27T16:26:00Z">
        <w:r>
          <w:t>nstead of simulat</w:t>
        </w:r>
      </w:ins>
      <w:ins w:id="4925" w:author="Kelvin Sung" w:date="2021-05-27T16:27:00Z">
        <w:r>
          <w:t>ing</w:t>
        </w:r>
      </w:ins>
      <w:ins w:id="4926" w:author="Kelvin Sung" w:date="2021-05-27T16:26:00Z">
        <w:r>
          <w:t xml:space="preserve"> </w:t>
        </w:r>
      </w:ins>
      <w:ins w:id="4927" w:author="Kelvin Sung" w:date="2021-05-27T16:27:00Z">
        <w:r>
          <w:t xml:space="preserve">shadow </w:t>
        </w:r>
      </w:ins>
      <w:ins w:id="4928" w:author="Kelvin Sung" w:date="2021-05-27T16:29:00Z">
        <w:r w:rsidR="006D462E">
          <w:t xml:space="preserve">according to </w:t>
        </w:r>
      </w:ins>
      <w:ins w:id="4929" w:author="Kelvin Sung" w:date="2021-05-27T16:31:00Z">
        <w:r w:rsidR="006D462E">
          <w:t xml:space="preserve">the </w:t>
        </w:r>
      </w:ins>
      <w:ins w:id="4930" w:author="Kelvin Sung" w:date="2021-05-27T16:27:00Z">
        <w:r>
          <w:t>physic</w:t>
        </w:r>
      </w:ins>
      <w:ins w:id="4931" w:author="Kelvin Sung" w:date="2021-05-27T16:31:00Z">
        <w:r w:rsidR="006D462E">
          <w:t>al world</w:t>
        </w:r>
      </w:ins>
      <w:ins w:id="4932" w:author="Kelvin Sung" w:date="2021-05-27T16:29:00Z">
        <w:r w:rsidR="006D462E">
          <w:t>, man</w:t>
        </w:r>
      </w:ins>
      <w:ins w:id="4933" w:author="Kelvin Sung" w:date="2021-05-27T16:31:00Z">
        <w:r w:rsidR="006D462E">
          <w:t>y</w:t>
        </w:r>
      </w:ins>
      <w:ins w:id="4934" w:author="Kelvin Sung" w:date="2021-05-27T16:29:00Z">
        <w:r w:rsidR="006D462E">
          <w:t xml:space="preserve"> videogames approximate </w:t>
        </w:r>
      </w:ins>
      <w:ins w:id="4935" w:author="Kelvin Sung" w:date="2021-05-27T16:30:00Z">
        <w:r w:rsidR="006D462E">
          <w:t xml:space="preserve">or create shadow-like effects </w:t>
        </w:r>
      </w:ins>
      <w:ins w:id="4936" w:author="Kelvin Sung" w:date="2021-05-27T16:34:00Z">
        <w:r w:rsidR="0041183C">
          <w:t xml:space="preserve">for </w:t>
        </w:r>
        <w:r w:rsidR="0041183C">
          <w:t xml:space="preserve">only </w:t>
        </w:r>
      </w:ins>
      <w:ins w:id="4937" w:author="Kelvin Sung" w:date="2021-05-27T16:33:00Z">
        <w:r w:rsidR="006D462E">
          <w:t xml:space="preserve">selected objects based on </w:t>
        </w:r>
      </w:ins>
      <w:ins w:id="4938" w:author="Kelvin Sung" w:date="2021-05-27T16:32:00Z">
        <w:r w:rsidR="006D462E">
          <w:t xml:space="preserve">dedicated hardware resources. </w:t>
        </w:r>
      </w:ins>
      <w:r w:rsidR="00267B73">
        <w:t xml:space="preserve">In this section, you will learn about </w:t>
      </w:r>
      <w:del w:id="4939" w:author="Kelvin Sung" w:date="2021-05-27T16:35:00Z">
        <w:r w:rsidR="00267B73" w:rsidDel="0041183C">
          <w:delText xml:space="preserve">simulating </w:delText>
        </w:r>
      </w:del>
      <w:ins w:id="4940" w:author="Kelvin Sung" w:date="2021-05-27T16:35:00Z">
        <w:r w:rsidR="0041183C">
          <w:t xml:space="preserve">approximating </w:t>
        </w:r>
      </w:ins>
      <w:r w:rsidR="00267B73">
        <w:t xml:space="preserve">shadows </w:t>
      </w:r>
      <w:ins w:id="4941" w:author="Kelvin Sung" w:date="2021-05-27T16:35:00Z">
        <w:r w:rsidR="0041183C">
          <w:t xml:space="preserve">by selecting </w:t>
        </w:r>
      </w:ins>
      <w:del w:id="4942" w:author="Kelvin Sung" w:date="2021-05-27T16:35:00Z">
        <w:r w:rsidR="00267B73" w:rsidDel="0041183C">
          <w:delText xml:space="preserve">using a </w:delText>
        </w:r>
      </w:del>
      <w:r w:rsidR="00267B73">
        <w:t>dedicated shadow caster</w:t>
      </w:r>
      <w:ins w:id="4943" w:author="Kelvin Sung" w:date="2021-05-27T16:35:00Z">
        <w:r w:rsidR="0041183C">
          <w:t>s</w:t>
        </w:r>
      </w:ins>
      <w:r w:rsidR="00267B73">
        <w:t xml:space="preserve"> and receiver</w:t>
      </w:r>
      <w:ins w:id="4944" w:author="Kelvin Sung" w:date="2021-05-27T16:35:00Z">
        <w:r w:rsidR="0041183C">
          <w:t>s</w:t>
        </w:r>
      </w:ins>
      <w:r w:rsidR="00267B73">
        <w:t xml:space="preserve"> </w:t>
      </w:r>
      <w:del w:id="4945" w:author="Kelvin Sung" w:date="2021-05-27T16:35:00Z">
        <w:r w:rsidR="00267B73" w:rsidDel="0041183C">
          <w:delText xml:space="preserve">to facilitate the rendering of the shadow </w:delText>
        </w:r>
      </w:del>
      <w:r w:rsidR="00267B73">
        <w:t>based on the WebGL stencil buffer.</w:t>
      </w:r>
    </w:p>
    <w:p w14:paraId="4437E2C3" w14:textId="10DC01C9" w:rsidR="00267B73" w:rsidRDefault="00267B73" w:rsidP="00267B73">
      <w:pPr>
        <w:pStyle w:val="BodyTextCont"/>
        <w:rPr>
          <w:rFonts w:hint="eastAsia"/>
        </w:rPr>
      </w:pPr>
      <w:r>
        <w:t xml:space="preserve">Figure </w:t>
      </w:r>
      <w:del w:id="4946" w:author="Kelvin Sung" w:date="2021-05-22T13:49:00Z">
        <w:r w:rsidDel="003401C9">
          <w:delText>8-23</w:delText>
        </w:r>
      </w:del>
      <w:ins w:id="4947" w:author="Kelvin Sung" w:date="2021-05-22T13:49:00Z">
        <w:r w:rsidR="003401C9">
          <w:t>8-24</w:t>
        </w:r>
      </w:ins>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w:t>
      </w:r>
      <w:del w:id="4948" w:author="Kelvin Sung" w:date="2021-05-27T16:36:00Z">
        <w:r w:rsidDel="0041183C">
          <w:delText xml:space="preserve">simulation </w:delText>
        </w:r>
      </w:del>
      <w:r>
        <w:t>computation and thus will not receive the shadow.</w:t>
      </w:r>
    </w:p>
    <w:p w14:paraId="028098B7" w14:textId="26EDDCA8" w:rsidR="00267B73" w:rsidRDefault="00267B73" w:rsidP="00267B73">
      <w:pPr>
        <w:pStyle w:val="Figure"/>
      </w:pPr>
      <w:r>
        <w:rPr>
          <w:noProof/>
        </w:rPr>
        <w:drawing>
          <wp:inline distT="0" distB="0" distL="0" distR="0" wp14:anchorId="187B62DD" wp14:editId="08185DCE">
            <wp:extent cx="3615055"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15055" cy="1463040"/>
                    </a:xfrm>
                    <a:prstGeom prst="rect">
                      <a:avLst/>
                    </a:prstGeom>
                    <a:noFill/>
                  </pic:spPr>
                </pic:pic>
              </a:graphicData>
            </a:graphic>
          </wp:inline>
        </w:drawing>
      </w:r>
    </w:p>
    <w:p w14:paraId="0E36E084" w14:textId="77777777" w:rsidR="00267B73" w:rsidRPr="00267B73" w:rsidRDefault="00267B73" w:rsidP="00267B73">
      <w:pPr>
        <w:pStyle w:val="BodyTextFirst"/>
        <w:rPr>
          <w:rFonts w:hint="eastAsia"/>
        </w:rPr>
      </w:pPr>
    </w:p>
    <w:p w14:paraId="65ABEAF5" w14:textId="2CA7465E" w:rsidR="00267B73" w:rsidRDefault="00267B73" w:rsidP="00267B73">
      <w:pPr>
        <w:pStyle w:val="FigureCaption"/>
      </w:pPr>
      <w:r>
        <w:t xml:space="preserve">Figure </w:t>
      </w:r>
      <w:del w:id="4949" w:author="Kelvin Sung" w:date="2021-05-22T13:49:00Z">
        <w:r w:rsidDel="003401C9">
          <w:delText>8-23</w:delText>
        </w:r>
      </w:del>
      <w:ins w:id="4950" w:author="Kelvin Sung" w:date="2021-05-22T13:49:00Z">
        <w:r w:rsidR="003401C9">
          <w:t>8-24</w:t>
        </w:r>
      </w:ins>
      <w:r>
        <w:t>. Hero casting shadow on the minion but not on the background</w:t>
      </w:r>
    </w:p>
    <w:p w14:paraId="0F61958B" w14:textId="3A5A1184" w:rsidR="00267B73" w:rsidRDefault="00267B73" w:rsidP="00267B73">
      <w:pPr>
        <w:pStyle w:val="BodyTextFirst"/>
        <w:rPr>
          <w:rFonts w:hint="eastAsia"/>
        </w:rPr>
      </w:pPr>
      <w:r>
        <w:t xml:space="preserve">To properly simulate and render the shadow in Figure </w:t>
      </w:r>
      <w:del w:id="4951" w:author="Kelvin Sung" w:date="2021-05-22T13:49:00Z">
        <w:r w:rsidDel="003401C9">
          <w:delText>8-23</w:delText>
        </w:r>
      </w:del>
      <w:ins w:id="4952" w:author="Kelvin Sung" w:date="2021-05-22T13:49:00Z">
        <w:r w:rsidR="003401C9">
          <w:t>8-24</w:t>
        </w:r>
      </w:ins>
      <w:r>
        <w:t xml:space="preserve">, as illustrated in Figure </w:t>
      </w:r>
      <w:del w:id="4953" w:author="Kelvin Sung" w:date="2021-05-22T13:48:00Z">
        <w:r w:rsidDel="003401C9">
          <w:delText>8-24</w:delText>
        </w:r>
      </w:del>
      <w:ins w:id="4954" w:author="Kelvin Sung" w:date="2021-05-22T13:48:00Z">
        <w:r w:rsidR="003401C9">
          <w:t>8-25</w:t>
        </w:r>
      </w:ins>
      <w:r>
        <w:t>, there are three important elements.</w:t>
      </w:r>
    </w:p>
    <w:p w14:paraId="2DB2B57C" w14:textId="4AA36544" w:rsidR="00267B73" w:rsidRDefault="00267B73" w:rsidP="00267B73">
      <w:pPr>
        <w:pStyle w:val="Bullet"/>
        <w:rPr>
          <w:rFonts w:hint="eastAsia"/>
        </w:rPr>
      </w:pPr>
      <w:r>
        <w:t xml:space="preserve">Shadow caster: This is the object that causes the shadow. In the Figure </w:t>
      </w:r>
      <w:del w:id="4955" w:author="Kelvin Sung" w:date="2021-05-22T13:49:00Z">
        <w:r w:rsidDel="003401C9">
          <w:delText>8-23</w:delText>
        </w:r>
      </w:del>
      <w:ins w:id="4956" w:author="Kelvin Sung" w:date="2021-05-22T13:49:00Z">
        <w:r w:rsidR="003401C9">
          <w:t>8-24</w:t>
        </w:r>
      </w:ins>
      <w:r>
        <w:t xml:space="preserve"> example, the </w:t>
      </w:r>
      <w:r w:rsidRPr="00765265">
        <w:rPr>
          <w:rStyle w:val="CodeInline"/>
        </w:rPr>
        <w:t>Hero</w:t>
      </w:r>
      <w:r>
        <w:t xml:space="preserve"> object is the shadow caster.</w:t>
      </w:r>
    </w:p>
    <w:p w14:paraId="3BE93488" w14:textId="73C3A195" w:rsidR="00267B73" w:rsidRDefault="00267B73" w:rsidP="00267B73">
      <w:pPr>
        <w:pStyle w:val="Bullet"/>
        <w:rPr>
          <w:rFonts w:hint="eastAsia"/>
        </w:rPr>
      </w:pPr>
      <w:r>
        <w:lastRenderedPageBreak/>
        <w:t xml:space="preserve">Shadow receiver: This is the object that the shadow appears on. In the Figure </w:t>
      </w:r>
      <w:del w:id="4957" w:author="Kelvin Sung" w:date="2021-05-22T13:49:00Z">
        <w:r w:rsidDel="003401C9">
          <w:delText>8-23</w:delText>
        </w:r>
      </w:del>
      <w:ins w:id="4958" w:author="Kelvin Sung" w:date="2021-05-22T13:49:00Z">
        <w:r w:rsidR="003401C9">
          <w:t>8-24</w:t>
        </w:r>
      </w:ins>
      <w:r>
        <w:t xml:space="preserve"> example, the </w:t>
      </w:r>
      <w:r w:rsidRPr="00765265">
        <w:rPr>
          <w:rStyle w:val="CodeInline"/>
        </w:rPr>
        <w:t>Minion</w:t>
      </w:r>
      <w:r>
        <w:t xml:space="preserve"> object is the shadow receiver.</w:t>
      </w:r>
    </w:p>
    <w:p w14:paraId="7C91211D" w14:textId="22DE29AB" w:rsidR="00267B73" w:rsidRDefault="00267B73" w:rsidP="00267B73">
      <w:pPr>
        <w:pStyle w:val="Bullet"/>
        <w:rPr>
          <w:rFonts w:hint="eastAsia"/>
        </w:rPr>
      </w:pPr>
      <w:r>
        <w:t xml:space="preserve">Shadow caster geometry: This is the actual shadow, in other words, the darkness on the shadow receiver because of the occlusion of light. In the Figure </w:t>
      </w:r>
      <w:del w:id="4959" w:author="Kelvin Sung" w:date="2021-05-22T13:49:00Z">
        <w:r w:rsidDel="003401C9">
          <w:delText>8-23</w:delText>
        </w:r>
      </w:del>
      <w:ins w:id="4960" w:author="Kelvin Sung" w:date="2021-05-22T13:49:00Z">
        <w:r w:rsidR="003401C9">
          <w:t>8-24</w:t>
        </w:r>
      </w:ins>
      <w:r>
        <w:t xml:space="preserve"> example, the dark imprint of the hero appearing on the minion behind the actual hero object is the shadow caster geometry.</w:t>
      </w:r>
    </w:p>
    <w:p w14:paraId="17B8EFAF" w14:textId="77777777" w:rsidR="00267B73" w:rsidRDefault="00267B73" w:rsidP="00267B73">
      <w:pPr>
        <w:pStyle w:val="BodyTextFirst"/>
        <w:rPr>
          <w:rFonts w:hint="eastAsia"/>
        </w:rPr>
      </w:pP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7A62A1EA" w:rsidR="00267B73" w:rsidRDefault="00267B73" w:rsidP="00885276">
      <w:pPr>
        <w:pStyle w:val="FigureCaption"/>
      </w:pPr>
      <w:r>
        <w:t xml:space="preserve">Figure </w:t>
      </w:r>
      <w:del w:id="4961" w:author="Kelvin Sung" w:date="2021-05-22T13:48:00Z">
        <w:r w:rsidDel="003401C9">
          <w:delText>8-24</w:delText>
        </w:r>
      </w:del>
      <w:ins w:id="4962" w:author="Kelvin Sung" w:date="2021-05-22T13:48:00Z">
        <w:r w:rsidR="003401C9">
          <w:t>8-25</w:t>
        </w:r>
      </w:ins>
      <w:r>
        <w:t>. The three participating elements of shadow simulation: the caster, the caster geometry, and the receiver</w:t>
      </w:r>
    </w:p>
    <w:p w14:paraId="6301913C" w14:textId="77777777" w:rsidR="00C23D3F" w:rsidRDefault="00267B73" w:rsidP="00A11430">
      <w:pPr>
        <w:pStyle w:val="BodyTextCont"/>
        <w:rPr>
          <w:ins w:id="4963" w:author="Kelvin Sung" w:date="2021-05-27T16:45:00Z"/>
        </w:rPr>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del w:id="4964" w:author="Kelvin Sung" w:date="2021-05-22T13:49:00Z">
        <w:r w:rsidDel="003401C9">
          <w:delText>8-23</w:delText>
        </w:r>
      </w:del>
      <w:ins w:id="4965" w:author="Kelvin Sung" w:date="2021-05-22T13:49:00Z">
        <w:r w:rsidR="003401C9">
          <w:t>8-24</w:t>
        </w:r>
      </w:ins>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w:t>
      </w:r>
    </w:p>
    <w:p w14:paraId="562A5F22" w14:textId="0DF1CFFE" w:rsidR="00A11430" w:rsidRDefault="00A11430" w:rsidP="00A11430">
      <w:pPr>
        <w:pStyle w:val="BodyTextCont"/>
        <w:rPr>
          <w:ins w:id="4966" w:author="Kelvin Sung" w:date="2021-05-27T16:41:00Z"/>
        </w:rPr>
      </w:pPr>
      <w:ins w:id="4967" w:author="Kelvin Sung" w:date="2021-05-27T16:40:00Z">
        <w:r>
          <w:t xml:space="preserve">It is important to recognize that </w:t>
        </w:r>
      </w:ins>
      <w:ins w:id="4968" w:author="Kelvin Sung" w:date="2021-05-27T16:45:00Z">
        <w:r w:rsidR="00C23D3F">
          <w:t>the shadow caster geometry</w:t>
        </w:r>
        <w:r w:rsidR="00C23D3F">
          <w:t xml:space="preserve">, a </w:t>
        </w:r>
      </w:ins>
      <w:ins w:id="4969" w:author="Kelvin Sung" w:date="2021-05-27T16:46:00Z">
        <w:r w:rsidR="00C23D3F">
          <w:t xml:space="preserve">dark color object, does not actually exist </w:t>
        </w:r>
      </w:ins>
      <w:ins w:id="4970" w:author="Kelvin Sung" w:date="2021-05-27T16:47:00Z">
        <w:r w:rsidR="00C23D3F">
          <w:t xml:space="preserve">in the scene </w:t>
        </w:r>
      </w:ins>
      <w:ins w:id="4971" w:author="Kelvin Sung" w:date="2021-05-27T16:46:00Z">
        <w:r w:rsidR="00C23D3F">
          <w:t xml:space="preserve">where it is algorithmically created </w:t>
        </w:r>
      </w:ins>
      <w:ins w:id="4972" w:author="Kelvin Sung" w:date="2021-05-27T16:47:00Z">
        <w:r w:rsidR="00C23D3F">
          <w:t xml:space="preserve">to approximate </w:t>
        </w:r>
      </w:ins>
      <w:ins w:id="4973" w:author="Kelvin Sung" w:date="2021-05-27T16:41:00Z">
        <w:r w:rsidR="00A56108">
          <w:t xml:space="preserve">the visual perception of light </w:t>
        </w:r>
      </w:ins>
      <w:ins w:id="4974" w:author="Kelvin Sung" w:date="2021-05-27T16:47:00Z">
        <w:r w:rsidR="00C23D3F">
          <w:t xml:space="preserve">being </w:t>
        </w:r>
      </w:ins>
      <w:ins w:id="4975" w:author="Kelvin Sung" w:date="2021-05-27T16:43:00Z">
        <w:r w:rsidR="00B3038A">
          <w:t>occluded</w:t>
        </w:r>
      </w:ins>
      <w:ins w:id="4976" w:author="Kelvin Sung" w:date="2021-05-27T16:42:00Z">
        <w:r w:rsidR="00A56108">
          <w:t>.</w:t>
        </w:r>
      </w:ins>
      <w:ins w:id="4977" w:author="Kelvin Sung" w:date="2021-05-27T16:43:00Z">
        <w:r w:rsidR="00B3038A">
          <w:t xml:space="preserve"> </w:t>
        </w:r>
        <w:r w:rsidR="00320751">
          <w:t xml:space="preserve">This </w:t>
        </w:r>
      </w:ins>
      <w:ins w:id="4978" w:author="Kelvin Sung" w:date="2021-05-27T16:48:00Z">
        <w:r w:rsidR="00C24062">
          <w:t xml:space="preserve">creation and </w:t>
        </w:r>
      </w:ins>
      <w:ins w:id="4979" w:author="Kelvin Sung" w:date="2021-05-27T16:44:00Z">
        <w:r w:rsidR="00B347B0">
          <w:t xml:space="preserve">rendering </w:t>
        </w:r>
      </w:ins>
      <w:ins w:id="4980" w:author="Kelvin Sung" w:date="2021-05-27T16:43:00Z">
        <w:r w:rsidR="00320751">
          <w:t xml:space="preserve">of extra geometry to simulate </w:t>
        </w:r>
      </w:ins>
      <w:ins w:id="4981" w:author="Kelvin Sung" w:date="2021-05-27T16:44:00Z">
        <w:r w:rsidR="00B347B0">
          <w:t xml:space="preserve">the results of </w:t>
        </w:r>
      </w:ins>
      <w:ins w:id="4982" w:author="Kelvin Sung" w:date="2021-05-27T16:43:00Z">
        <w:r w:rsidR="00320751">
          <w:t>human visual perception</w:t>
        </w:r>
      </w:ins>
      <w:ins w:id="4983" w:author="Kelvin Sung" w:date="2021-05-27T16:44:00Z">
        <w:r w:rsidR="00B347B0">
          <w:t xml:space="preserve">, while interesting, </w:t>
        </w:r>
        <w:r w:rsidR="00320751">
          <w:t xml:space="preserve">has </w:t>
        </w:r>
        <w:r w:rsidR="00B347B0">
          <w:t xml:space="preserve">its own </w:t>
        </w:r>
        <w:r w:rsidR="00320751">
          <w:t>challenges.</w:t>
        </w:r>
      </w:ins>
    </w:p>
    <w:p w14:paraId="4CE3830B" w14:textId="079AAB4C" w:rsidR="00267B73" w:rsidRDefault="00267B73" w:rsidP="00A11430">
      <w:pPr>
        <w:pStyle w:val="BodyTextCont"/>
        <w:rPr>
          <w:rFonts w:hint="eastAsia"/>
        </w:rPr>
        <w:pPrChange w:id="4984" w:author="Kelvin Sung" w:date="2021-05-27T16:39:00Z">
          <w:pPr>
            <w:pStyle w:val="BodyTextFirst"/>
          </w:pPr>
        </w:pPrChange>
      </w:pPr>
      <w:r>
        <w:t xml:space="preserve">As </w:t>
      </w:r>
      <w:del w:id="4985" w:author="Kelvin Sung" w:date="2021-05-27T16:56:00Z">
        <w:r w:rsidDel="00BE2DF9">
          <w:delText xml:space="preserve">illustrated </w:delText>
        </w:r>
      </w:del>
      <w:ins w:id="4986" w:author="Kelvin Sung" w:date="2021-05-27T16:56:00Z">
        <w:r w:rsidR="00BE2DF9">
          <w:t xml:space="preserve">depicted </w:t>
        </w:r>
      </w:ins>
      <w:r>
        <w:t xml:space="preserve">in Figure </w:t>
      </w:r>
      <w:del w:id="4987" w:author="Kelvin Sung" w:date="2021-05-22T13:48:00Z">
        <w:r w:rsidDel="003401C9">
          <w:delText>8-25</w:delText>
        </w:r>
      </w:del>
      <w:ins w:id="4988" w:author="Kelvin Sung" w:date="2021-05-22T13:48:00Z">
        <w:r w:rsidR="003401C9">
          <w:t>8-26</w:t>
        </w:r>
      </w:ins>
      <w:r>
        <w:t xml:space="preserve">, the </w:t>
      </w:r>
      <w:ins w:id="4989" w:author="Kelvin Sung" w:date="2021-05-27T16:53:00Z">
        <w:r w:rsidR="00BE2DF9">
          <w:t xml:space="preserve">illusion of shadow breaks down </w:t>
        </w:r>
      </w:ins>
      <w:del w:id="4990" w:author="Kelvin Sung" w:date="2021-05-27T16:53:00Z">
        <w:r w:rsidDel="00BE2DF9">
          <w:delText xml:space="preserve">challenging problem of this simple simulation occurs </w:delText>
        </w:r>
      </w:del>
      <w:r>
        <w:t>when the shadow caster geometry extends beyond the bounds of the shadow receiver.</w:t>
      </w:r>
      <w:ins w:id="4991" w:author="Kelvin Sung" w:date="2021-05-27T16:55:00Z">
        <w:r w:rsidR="00BE2DF9">
          <w:t xml:space="preserve"> Such situations must be properly </w:t>
        </w:r>
      </w:ins>
      <w:ins w:id="4992" w:author="Kelvin Sung" w:date="2021-05-27T16:56:00Z">
        <w:r w:rsidR="00BE2DF9">
          <w:t>resolved in order for shadow to appear genuine</w:t>
        </w:r>
      </w:ins>
      <w:ins w:id="4993" w:author="Kelvin Sung" w:date="2021-05-27T16:55:00Z">
        <w:r w:rsidR="00BE2DF9">
          <w:t xml:space="preserve">. </w:t>
        </w:r>
      </w:ins>
      <w:ins w:id="4994" w:author="Kelvin Sung" w:date="2021-05-27T16:56:00Z">
        <w:r w:rsidR="00BE2DF9">
          <w:t xml:space="preserve">An example of </w:t>
        </w:r>
      </w:ins>
      <w:del w:id="4995" w:author="Kelvin Sung" w:date="2021-05-27T16:55:00Z">
        <w:r w:rsidDel="00BE2DF9">
          <w:delText xml:space="preserve"> </w:delText>
        </w:r>
      </w:del>
      <w:del w:id="4996" w:author="Kelvin Sung" w:date="2021-05-27T16:57:00Z">
        <w:r w:rsidDel="00BE2DF9">
          <w:delText>Th</w:delText>
        </w:r>
      </w:del>
      <w:ins w:id="4997" w:author="Kelvin Sung" w:date="2021-05-27T16:54:00Z">
        <w:r w:rsidR="00BE2DF9">
          <w:t>proper handling of this</w:t>
        </w:r>
      </w:ins>
      <w:del w:id="4998" w:author="Kelvin Sung" w:date="2021-05-27T16:54:00Z">
        <w:r w:rsidDel="00BE2DF9">
          <w:delText>is</w:delText>
        </w:r>
      </w:del>
      <w:r>
        <w:t xml:space="preserve"> situation can be observed in Figure </w:t>
      </w:r>
      <w:del w:id="4999" w:author="Kelvin Sung" w:date="2021-05-22T13:49:00Z">
        <w:r w:rsidDel="003401C9">
          <w:delText>8-23</w:delText>
        </w:r>
      </w:del>
      <w:ins w:id="5000" w:author="Kelvin Sung" w:date="2021-05-22T13:49:00Z">
        <w:r w:rsidR="003401C9">
          <w:t>8-24</w:t>
        </w:r>
      </w:ins>
      <w:ins w:id="5001" w:author="Kelvin Sung" w:date="2021-05-27T16:57:00Z">
        <w:r w:rsidR="00BE2DF9">
          <w:t>,</w:t>
        </w:r>
      </w:ins>
      <w:del w:id="5002" w:author="Kelvin Sung" w:date="2021-05-27T16:57:00Z">
        <w:r w:rsidDel="00BE2DF9">
          <w:delText>:</w:delText>
        </w:r>
      </w:del>
      <w:r>
        <w:t xml:space="preserve"> the top portion of the hero helmet shadow extends beyond the bounds of the minion and is not drawn. </w:t>
      </w:r>
    </w:p>
    <w:p w14:paraId="2CC2510D" w14:textId="2CFAC83C" w:rsidR="00A70786" w:rsidRDefault="00A70786" w:rsidP="00885276">
      <w:pPr>
        <w:pStyle w:val="Figure"/>
      </w:pPr>
      <w:r>
        <w:rPr>
          <w:noProof/>
        </w:rPr>
        <w:lastRenderedPageBreak/>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01DC477A" w:rsidR="00A70786" w:rsidRDefault="00A70786" w:rsidP="00885276">
      <w:pPr>
        <w:pStyle w:val="FigureCaption"/>
      </w:pPr>
      <w:r w:rsidRPr="00A70786">
        <w:t xml:space="preserve">Figure </w:t>
      </w:r>
      <w:del w:id="5003" w:author="Kelvin Sung" w:date="2021-05-22T13:48:00Z">
        <w:r w:rsidRPr="00A70786" w:rsidDel="003401C9">
          <w:delText>8-25</w:delText>
        </w:r>
      </w:del>
      <w:ins w:id="5004" w:author="Kelvin Sung" w:date="2021-05-22T13:48:00Z">
        <w:r w:rsidR="003401C9">
          <w:t>8-26</w:t>
        </w:r>
      </w:ins>
      <w:r w:rsidRPr="00A70786">
        <w:t>. Shadow caster extends beyond the bounds of shadow receiver</w:t>
      </w:r>
    </w:p>
    <w:p w14:paraId="3640283E" w14:textId="09FAB6BC" w:rsidR="00943EBE" w:rsidRDefault="00A70786" w:rsidP="00943EBE">
      <w:pPr>
        <w:pStyle w:val="BodyTextCont"/>
        <w:rPr>
          <w:ins w:id="5005" w:author="Kelvin Sung" w:date="2021-05-27T17:00:00Z"/>
        </w:rPr>
      </w:pPr>
      <w:r w:rsidRPr="00A70786">
        <w:t xml:space="preserve">Fortunately, the WebGL stencil buffer is designed specifically to resolve these types of situations. The WebGL stencil buffer can be configured as a </w:t>
      </w:r>
      <w:del w:id="5006" w:author="Kelvin Sung" w:date="2021-05-27T16:58:00Z">
        <w:r w:rsidRPr="00A70786" w:rsidDel="00943EBE">
          <w:delText xml:space="preserve">buffer </w:delText>
        </w:r>
      </w:del>
      <w:ins w:id="5007" w:author="Kelvin Sung" w:date="2021-05-27T16:58:00Z">
        <w:r w:rsidR="00943EBE">
          <w:t>2D arr</w:t>
        </w:r>
      </w:ins>
      <w:ins w:id="5008" w:author="Kelvin Sung" w:date="2021-05-27T17:00:00Z">
        <w:r w:rsidR="00943EBE">
          <w:t>a</w:t>
        </w:r>
      </w:ins>
      <w:ins w:id="5009" w:author="Kelvin Sung" w:date="2021-05-27T16:58:00Z">
        <w:r w:rsidR="00943EBE">
          <w:t>y</w:t>
        </w:r>
        <w:r w:rsidR="00943EBE" w:rsidRPr="00A70786">
          <w:t xml:space="preserve"> </w:t>
        </w:r>
      </w:ins>
      <w:r w:rsidRPr="00A70786">
        <w:t xml:space="preserve">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w:t>
      </w:r>
    </w:p>
    <w:p w14:paraId="7ED132F7" w14:textId="73DD5C19" w:rsidR="00A70786" w:rsidRDefault="00A70786" w:rsidP="00F67D60">
      <w:pPr>
        <w:pStyle w:val="BodyTextCont"/>
        <w:rPr>
          <w:rFonts w:hint="eastAsia"/>
        </w:rPr>
        <w:pPrChange w:id="5010" w:author="Kelvin Sung" w:date="2021-05-27T17:03:00Z">
          <w:pPr>
            <w:pStyle w:val="BodyTextFirst"/>
          </w:pPr>
        </w:pPrChange>
      </w:pPr>
      <w:r w:rsidRPr="00A70786">
        <w:t xml:space="preserve">Figure </w:t>
      </w:r>
      <w:del w:id="5011" w:author="Kelvin Sung" w:date="2021-05-22T13:47:00Z">
        <w:r w:rsidRPr="00A70786" w:rsidDel="003401C9">
          <w:delText>8-26</w:delText>
        </w:r>
      </w:del>
      <w:ins w:id="5012" w:author="Kelvin Sung" w:date="2021-05-22T13:47:00Z">
        <w:r w:rsidR="003401C9">
          <w:t>8-27</w:t>
        </w:r>
      </w:ins>
      <w:r w:rsidRPr="00A70786">
        <w:t xml:space="preserve">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w:t>
      </w:r>
      <w:ins w:id="5013" w:author="Kelvin Sung" w:date="2021-05-27T17:02:00Z">
        <w:r w:rsidR="00F67D60">
          <w:t>only a triangular region appearing in the canvas (bottom layer). This trian</w:t>
        </w:r>
      </w:ins>
      <w:ins w:id="5014" w:author="Kelvin Sung" w:date="2021-05-27T17:03:00Z">
        <w:r w:rsidR="00F67D60">
          <w:t xml:space="preserve">gular region </w:t>
        </w:r>
      </w:ins>
      <w:ins w:id="5015" w:author="Kelvin Sung" w:date="2021-05-27T17:04:00Z">
        <w:r w:rsidR="00F67D60">
          <w:t xml:space="preserve">is formed by </w:t>
        </w:r>
      </w:ins>
      <w:ins w:id="5016" w:author="Kelvin Sung" w:date="2021-05-27T17:03:00Z">
        <w:r w:rsidR="00F67D60">
          <w:t xml:space="preserve">pixels </w:t>
        </w:r>
      </w:ins>
      <w:del w:id="5017" w:author="Kelvin Sung" w:date="2021-05-27T17:03:00Z">
        <w:r w:rsidRPr="00A70786" w:rsidDel="00F67D60">
          <w:delText xml:space="preserve">only the triangular region </w:delText>
        </w:r>
      </w:del>
      <w:r w:rsidRPr="00A70786">
        <w:t>that correspond</w:t>
      </w:r>
      <w:del w:id="5018" w:author="Kelvin Sung" w:date="2021-05-27T17:03:00Z">
        <w:r w:rsidRPr="00A70786" w:rsidDel="00F67D60">
          <w:delText>s</w:delText>
        </w:r>
      </w:del>
      <w:r w:rsidRPr="00A70786">
        <w:t xml:space="preserve"> to the </w:t>
      </w:r>
      <w:ins w:id="5019" w:author="Kelvin Sung" w:date="2021-05-27T17:03:00Z">
        <w:r w:rsidR="00F67D60">
          <w:t>on</w:t>
        </w:r>
      </w:ins>
      <w:ins w:id="5020" w:author="Kelvin Sung" w:date="2021-05-27T17:04:00Z">
        <w:r w:rsidR="00F67D60">
          <w:t xml:space="preserve"> </w:t>
        </w:r>
      </w:ins>
      <w:ins w:id="5021" w:author="Kelvin Sung" w:date="2021-05-27T17:03:00Z">
        <w:r w:rsidR="00F67D60">
          <w:t xml:space="preserve">positions </w:t>
        </w:r>
      </w:ins>
      <w:ins w:id="5022" w:author="Kelvin Sung" w:date="2021-05-27T17:04:00Z">
        <w:r w:rsidR="00F67D60">
          <w:t>of</w:t>
        </w:r>
      </w:ins>
      <w:ins w:id="5023" w:author="Kelvin Sung" w:date="2021-05-27T17:03:00Z">
        <w:r w:rsidR="00F67D60">
          <w:t xml:space="preserve"> the triangle in the </w:t>
        </w:r>
      </w:ins>
      <w:r w:rsidRPr="00A70786">
        <w:t xml:space="preserve">stencil </w:t>
      </w:r>
      <w:ins w:id="5024" w:author="Kelvin Sung" w:date="2021-05-27T17:03:00Z">
        <w:r w:rsidR="00F67D60">
          <w:t>buffer</w:t>
        </w:r>
      </w:ins>
      <w:del w:id="5025" w:author="Kelvin Sung" w:date="2021-05-27T17:03:00Z">
        <w:r w:rsidRPr="00A70786" w:rsidDel="00F67D60">
          <w:delText>triangle appearing in the canvas (bottom layer)</w:delText>
        </w:r>
      </w:del>
      <w:r w:rsidRPr="00A70786">
        <w:t xml:space="preserve">. In this way, the stencil buffer acts exactly like a stencil over the canvas where only the on-regions can be drawn on. </w:t>
      </w:r>
    </w:p>
    <w:p w14:paraId="596A2981" w14:textId="77777777" w:rsidR="00A70786" w:rsidRDefault="00A70786" w:rsidP="00267B73">
      <w:pPr>
        <w:pStyle w:val="BodyTextFirst"/>
        <w:rPr>
          <w:rFonts w:hint="eastAsia"/>
        </w:rPr>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31BEDBC0" w:rsidR="00267B73" w:rsidRDefault="00267B73" w:rsidP="00885276">
      <w:pPr>
        <w:pStyle w:val="FigureCaption"/>
      </w:pPr>
      <w:r>
        <w:t xml:space="preserve">Figure </w:t>
      </w:r>
      <w:del w:id="5026" w:author="Kelvin Sung" w:date="2021-05-22T13:47:00Z">
        <w:r w:rsidDel="003401C9">
          <w:delText>8-26</w:delText>
        </w:r>
      </w:del>
      <w:ins w:id="5027" w:author="Kelvin Sung" w:date="2021-05-22T13:47:00Z">
        <w:r w:rsidR="003401C9">
          <w:t>8-27</w:t>
        </w:r>
      </w:ins>
      <w:r>
        <w:t>. The WebGL stencil buffer</w:t>
      </w:r>
    </w:p>
    <w:p w14:paraId="73B3EA16" w14:textId="77777777" w:rsidR="00F67D60" w:rsidRDefault="00267B73" w:rsidP="00F67D60">
      <w:pPr>
        <w:pStyle w:val="BodyTextCont"/>
        <w:rPr>
          <w:ins w:id="5028" w:author="Kelvin Sung" w:date="2021-05-27T17:07:00Z"/>
        </w:rPr>
      </w:pPr>
      <w:r>
        <w:t xml:space="preserve">With the support of the WebGL stencil buffer, shadow simulation can now be specified accordingly by identifying all shadow receivers and by grouping corresponding shadow casters with each receiver. In the Figure </w:t>
      </w:r>
      <w:del w:id="5029" w:author="Kelvin Sung" w:date="2021-05-22T13:49:00Z">
        <w:r w:rsidDel="003401C9">
          <w:delText>8-23</w:delText>
        </w:r>
      </w:del>
      <w:ins w:id="5030" w:author="Kelvin Sung" w:date="2021-05-22T13:49:00Z">
        <w:r w:rsidR="003401C9">
          <w:t>8-24</w:t>
        </w:r>
      </w:ins>
      <w:r>
        <w:t xml:space="preserve"> example, the </w:t>
      </w:r>
      <w:r w:rsidRPr="00D341F3">
        <w:rPr>
          <w:rStyle w:val="CodeInline"/>
        </w:rPr>
        <w:t>Hero</w:t>
      </w:r>
      <w:r>
        <w:t xml:space="preserve"> object is grouped as the shadow caster of the minion shadow receiver. </w:t>
      </w:r>
      <w:r>
        <w:lastRenderedPageBreak/>
        <w:t xml:space="preserve">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w:t>
      </w:r>
    </w:p>
    <w:p w14:paraId="2E2C8084" w14:textId="079C7F6C" w:rsidR="00267B73" w:rsidRDefault="00267B73" w:rsidP="00F67D60">
      <w:pPr>
        <w:pStyle w:val="BodyTextCont"/>
        <w:rPr>
          <w:rFonts w:hint="eastAsia"/>
        </w:rPr>
        <w:pPrChange w:id="5031" w:author="Kelvin Sung" w:date="2021-05-27T17:05:00Z">
          <w:pPr>
            <w:pStyle w:val="BodyTextFirst"/>
          </w:pPr>
        </w:pPrChange>
      </w:pPr>
      <w:r>
        <w:t xml:space="preserve">As will be detailed in the following implementation discussion, the transparencies of the shadow casters and receivers and the intensity of the casting light source can all affect the generation of shadows. It is important to recognize that this is </w:t>
      </w:r>
      <w:ins w:id="5032" w:author="Kelvin Sung" w:date="2021-05-27T17:09:00Z">
        <w:r w:rsidR="00F67D60">
          <w:t xml:space="preserve">shadow simulation is actually </w:t>
        </w:r>
      </w:ins>
      <w:r>
        <w:t>a</w:t>
      </w:r>
      <w:ins w:id="5033" w:author="Kelvin Sung" w:date="2021-05-27T17:09:00Z">
        <w:r w:rsidR="00F67D60">
          <w:t xml:space="preserve">n algorithmic creation with effects that </w:t>
        </w:r>
      </w:ins>
      <w:ins w:id="5034" w:author="Kelvin Sung" w:date="2021-05-27T17:10:00Z">
        <w:r w:rsidR="00F67D60">
          <w:t xml:space="preserve">can be used to </w:t>
        </w:r>
      </w:ins>
      <w:ins w:id="5035" w:author="Kelvin Sung" w:date="2021-05-27T17:09:00Z">
        <w:r w:rsidR="00F67D60">
          <w:t>approximate human perception.</w:t>
        </w:r>
      </w:ins>
      <w:del w:id="5036" w:author="Kelvin Sung" w:date="2021-05-27T17:10:00Z">
        <w:r w:rsidDel="00F67D60">
          <w:delText xml:space="preserve"> fake and virtual simulation.</w:delText>
        </w:r>
      </w:del>
      <w:r>
        <w:t xml:space="preserve">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05217752" w:rsidR="00A70786" w:rsidRDefault="00A70786" w:rsidP="00A70786">
      <w:pPr>
        <w:pStyle w:val="BodyTextFirst"/>
        <w:rPr>
          <w:rFonts w:hint="eastAsia"/>
        </w:rPr>
      </w:pPr>
      <w:del w:id="5037" w:author="Kelvin Sung" w:date="2021-05-27T17:11:00Z">
        <w:r w:rsidDel="00CC3A2D">
          <w:delText>Given the WebGL stencil buffer, t</w:delText>
        </w:r>
      </w:del>
      <w:ins w:id="5038" w:author="Kelvin Sung" w:date="2021-05-27T17:11:00Z">
        <w:r w:rsidR="00CC3A2D">
          <w:t>T</w:t>
        </w:r>
      </w:ins>
      <w:r>
        <w:t>he shadow simulation and rendering algorithm can now be outlined as follows:</w:t>
      </w:r>
    </w:p>
    <w:p w14:paraId="4D3EE714" w14:textId="77777777" w:rsidR="00A70786" w:rsidRDefault="00A70786" w:rsidP="00A70786">
      <w:pPr>
        <w:pStyle w:val="Code"/>
        <w:rPr>
          <w:rFonts w:hint="eastAsia"/>
        </w:rPr>
      </w:pPr>
      <w:r>
        <w:t>Given a shadowReceiver</w:t>
      </w:r>
    </w:p>
    <w:p w14:paraId="0133BF04" w14:textId="77777777" w:rsidR="00A70786" w:rsidRDefault="00A70786" w:rsidP="00A70786">
      <w:pPr>
        <w:pStyle w:val="Code"/>
        <w:rPr>
          <w:rFonts w:hint="eastAsia"/>
        </w:rPr>
      </w:pPr>
      <w:r>
        <w:t xml:space="preserve">    A: Draw the shadowReceiver to the canvas as usual</w:t>
      </w:r>
    </w:p>
    <w:p w14:paraId="39339A46" w14:textId="77777777" w:rsidR="00A70786" w:rsidRDefault="00A70786" w:rsidP="00A70786">
      <w:pPr>
        <w:pStyle w:val="Code"/>
        <w:rPr>
          <w:rFonts w:hint="eastAsia"/>
        </w:rPr>
      </w:pPr>
      <w:r>
        <w:t xml:space="preserve">    </w:t>
      </w:r>
    </w:p>
    <w:p w14:paraId="0BB25483" w14:textId="4258F101" w:rsidR="00A70786" w:rsidRDefault="00A70786" w:rsidP="00A70786">
      <w:pPr>
        <w:pStyle w:val="Code"/>
        <w:rPr>
          <w:rFonts w:hint="eastAsia"/>
        </w:rPr>
      </w:pPr>
      <w:r>
        <w:t xml:space="preserve">    // Stencil operations to enable the region for drawing </w:t>
      </w:r>
      <w:ins w:id="5039" w:author="Kelvin Sung" w:date="2021-05-27T17:11:00Z">
        <w:r w:rsidR="00113313">
          <w:t xml:space="preserve">on the </w:t>
        </w:r>
      </w:ins>
      <w:r>
        <w:t>shadowCaster</w:t>
      </w:r>
    </w:p>
    <w:p w14:paraId="5360E5CD" w14:textId="77777777" w:rsidR="00A70786" w:rsidRDefault="00A70786" w:rsidP="00A70786">
      <w:pPr>
        <w:pStyle w:val="Code"/>
        <w:rPr>
          <w:rFonts w:hint="eastAsia"/>
        </w:rPr>
      </w:pPr>
      <w:r>
        <w:t xml:space="preserve">    B1: Initialize all stencil buffer pixels to off</w:t>
      </w:r>
    </w:p>
    <w:p w14:paraId="475CDCDD" w14:textId="77777777" w:rsidR="00A70786" w:rsidRDefault="00A70786" w:rsidP="00A70786">
      <w:pPr>
        <w:pStyle w:val="Code"/>
        <w:rPr>
          <w:rFonts w:hint="eastAsia"/>
        </w:rPr>
      </w:pPr>
      <w:r>
        <w:t xml:space="preserve">    B2: Switch on the stencil buffer pixels that correspond to the shadowReceiver object</w:t>
      </w:r>
    </w:p>
    <w:p w14:paraId="5091D9A2" w14:textId="77777777" w:rsidR="00A70786" w:rsidRDefault="00A70786" w:rsidP="00A70786">
      <w:pPr>
        <w:pStyle w:val="Code"/>
        <w:rPr>
          <w:rFonts w:hint="eastAsia"/>
        </w:rPr>
      </w:pPr>
      <w:r>
        <w:t xml:space="preserve">    B3: Enable stencil buffer checking</w:t>
      </w:r>
    </w:p>
    <w:p w14:paraId="06570368" w14:textId="77777777" w:rsidR="00A70786" w:rsidRDefault="00A70786" w:rsidP="00A70786">
      <w:pPr>
        <w:pStyle w:val="Code"/>
        <w:rPr>
          <w:rFonts w:hint="eastAsia"/>
        </w:rPr>
      </w:pPr>
      <w:r>
        <w:t xml:space="preserve">    </w:t>
      </w:r>
    </w:p>
    <w:p w14:paraId="532A614E" w14:textId="77777777" w:rsidR="00A70786" w:rsidRDefault="00A70786" w:rsidP="00A70786">
      <w:pPr>
        <w:pStyle w:val="Code"/>
        <w:rPr>
          <w:rFonts w:hint="eastAsia"/>
        </w:rPr>
      </w:pPr>
      <w:r>
        <w:t xml:space="preserve">    // Compute shadowCaster geometries and draw them on the shadowReceiver</w:t>
      </w:r>
    </w:p>
    <w:p w14:paraId="1BE3D3D7" w14:textId="77777777" w:rsidR="00A70786" w:rsidRDefault="00A70786" w:rsidP="00A70786">
      <w:pPr>
        <w:pStyle w:val="Code"/>
        <w:rPr>
          <w:rFonts w:hint="eastAsia"/>
        </w:rPr>
      </w:pPr>
      <w:r>
        <w:t xml:space="preserve">    C: For each shadowCaster of this shadowReceiver</w:t>
      </w:r>
    </w:p>
    <w:p w14:paraId="0E42A52B" w14:textId="77777777" w:rsidR="00A70786" w:rsidRDefault="00A70786" w:rsidP="00A70786">
      <w:pPr>
        <w:pStyle w:val="Code"/>
        <w:rPr>
          <w:rFonts w:hint="eastAsia"/>
        </w:rPr>
      </w:pPr>
      <w:r>
        <w:t xml:space="preserve">      D: For each shadow casting light source</w:t>
      </w:r>
    </w:p>
    <w:p w14:paraId="2DC70FBB" w14:textId="77777777" w:rsidR="00A70786" w:rsidRDefault="00A70786" w:rsidP="00A70786">
      <w:pPr>
        <w:pStyle w:val="Code"/>
        <w:rPr>
          <w:rFonts w:hint="eastAsia"/>
        </w:rPr>
      </w:pPr>
      <w:r>
        <w:t xml:space="preserve">            D1: Compute the shadowCaster geometry</w:t>
      </w:r>
    </w:p>
    <w:p w14:paraId="48B339BF" w14:textId="77777777" w:rsidR="00A70786" w:rsidRDefault="00A70786" w:rsidP="00A70786">
      <w:pPr>
        <w:pStyle w:val="Code"/>
        <w:rPr>
          <w:rFonts w:hint="eastAsia"/>
        </w:rPr>
      </w:pPr>
      <w:r>
        <w:t xml:space="preserve">            D2: Draw the shadowCaster geometry</w:t>
      </w:r>
    </w:p>
    <w:p w14:paraId="05C72192" w14:textId="0B2D3BC6" w:rsidR="00A70786" w:rsidRDefault="00A70786" w:rsidP="009B3E7D">
      <w:pPr>
        <w:pStyle w:val="BodyTextCont"/>
        <w:rPr>
          <w:rFonts w:hint="eastAsia"/>
        </w:rPr>
        <w:pPrChange w:id="5040" w:author="Kelvin Sung" w:date="2021-05-27T17:12:00Z">
          <w:pPr>
            <w:pStyle w:val="BodyTextFirst"/>
          </w:pPr>
        </w:pPrChange>
      </w:pPr>
      <w:r>
        <w:t>Th</w:t>
      </w:r>
      <w:ins w:id="5041" w:author="Kelvin Sung" w:date="2021-05-27T17:13:00Z">
        <w:r w:rsidR="009B3E7D">
          <w:t>e</w:t>
        </w:r>
      </w:ins>
      <w:del w:id="5042" w:author="Kelvin Sung" w:date="2021-05-27T17:13:00Z">
        <w:r w:rsidDel="009B3E7D">
          <w:delText>e</w:delText>
        </w:r>
      </w:del>
      <w:r>
        <w:t xml:space="preserve"> </w:t>
      </w:r>
      <w:del w:id="5043" w:author="Kelvin Sung" w:date="2021-05-27T17:13:00Z">
        <w:r w:rsidDel="009B3E7D">
          <w:delText xml:space="preserve">previous listing </w:delText>
        </w:r>
      </w:del>
      <w:ins w:id="5044" w:author="Kelvin Sung" w:date="2021-05-27T17:13:00Z">
        <w:r w:rsidR="009B3E7D">
          <w:t xml:space="preserve">listed code </w:t>
        </w:r>
      </w:ins>
      <w:r>
        <w:t>renders the shadow receiver and all the shadow caster geometries without rendering the actual shadow caster objects. The B1, B2, and B3 steps switch on the stencil buffer pixels that correspond to the shadow receiver</w:t>
      </w:r>
      <w:ins w:id="5045" w:author="Kelvin Sung" w:date="2021-05-27T17:14:00Z">
        <w:r w:rsidR="009B3E7D">
          <w:t>.</w:t>
        </w:r>
      </w:ins>
      <w:del w:id="5046" w:author="Kelvin Sung" w:date="2021-05-27T17:14:00Z">
        <w:r w:rsidDel="009B3E7D">
          <w:delText>;</w:delText>
        </w:r>
      </w:del>
      <w:r>
        <w:t xml:space="preserve"> </w:t>
      </w:r>
      <w:ins w:id="5047" w:author="Kelvin Sung" w:date="2021-05-27T17:14:00Z">
        <w:r w:rsidR="009B3E7D">
          <w:t>T</w:t>
        </w:r>
      </w:ins>
      <w:del w:id="5048" w:author="Kelvin Sung" w:date="2021-05-27T17:14:00Z">
        <w:r w:rsidDel="009B3E7D">
          <w:delText>t</w:delText>
        </w:r>
      </w:del>
      <w:r>
        <w:t xml:space="preserve">his is similar to switching on the </w:t>
      </w:r>
      <w:ins w:id="5049" w:author="Kelvin Sung" w:date="2021-05-27T17:14:00Z">
        <w:r w:rsidR="009B3E7D">
          <w:t xml:space="preserve">pixels that are associated with the </w:t>
        </w:r>
      </w:ins>
      <w:r>
        <w:t xml:space="preserve">white triangle in Figure </w:t>
      </w:r>
      <w:del w:id="5050" w:author="Kelvin Sung" w:date="2021-05-22T13:47:00Z">
        <w:r w:rsidDel="003401C9">
          <w:delText>8-26</w:delText>
        </w:r>
      </w:del>
      <w:ins w:id="5051" w:author="Kelvin Sung" w:date="2021-05-22T13:47:00Z">
        <w:r w:rsidR="003401C9">
          <w:t>8-27</w:t>
        </w:r>
      </w:ins>
      <w:r>
        <w:t>, enabling the region that can be drawn</w:t>
      </w:r>
      <w:del w:id="5052" w:author="Kelvin Sung" w:date="2021-05-27T17:14:00Z">
        <w:r w:rsidDel="009B3E7D">
          <w:delText xml:space="preserve"> on</w:delText>
        </w:r>
      </w:del>
      <w:r>
        <w:t xml:space="preserve">.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w:t>
      </w:r>
      <w:ins w:id="5053" w:author="Kelvin Sung" w:date="2021-05-27T17:15:00Z">
        <w:r w:rsidR="009B3E7D">
          <w:t xml:space="preserve">enabled to be </w:t>
        </w:r>
      </w:ins>
      <w:r>
        <w:t xml:space="preserve">drawn on in the canvas. </w:t>
      </w:r>
    </w:p>
    <w:p w14:paraId="11A25D97" w14:textId="77777777" w:rsidR="00A70786" w:rsidRDefault="00A70786" w:rsidP="00885276">
      <w:pPr>
        <w:pStyle w:val="Heading2"/>
      </w:pPr>
      <w:r>
        <w:lastRenderedPageBreak/>
        <w:t>The Shadow Shaders Project</w:t>
      </w:r>
    </w:p>
    <w:p w14:paraId="0556F277" w14:textId="55249B13" w:rsidR="00A70786" w:rsidRDefault="00A70786" w:rsidP="00A70786">
      <w:pPr>
        <w:pStyle w:val="BodyTextFirst"/>
        <w:rPr>
          <w:rFonts w:hint="eastAsia"/>
        </w:rPr>
      </w:pPr>
      <w:r>
        <w:t xml:space="preserve">This project demonstrates how to implement and integrate the shadow simulation algorithm into your game engine. You can see an example of the project running in Figure </w:t>
      </w:r>
      <w:del w:id="5054" w:author="Kelvin Sung" w:date="2021-05-22T13:47:00Z">
        <w:r w:rsidDel="003401C9">
          <w:delText>8-27</w:delText>
        </w:r>
      </w:del>
      <w:ins w:id="5055" w:author="Kelvin Sung" w:date="2021-05-22T13:47:00Z">
        <w:r w:rsidR="003401C9">
          <w:t>8-28</w:t>
        </w:r>
      </w:ins>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48A990E1" w:rsidR="00A70786" w:rsidRDefault="00A70786" w:rsidP="00885276">
      <w:pPr>
        <w:pStyle w:val="FigureCaption"/>
      </w:pPr>
      <w:r>
        <w:t xml:space="preserve">Figure </w:t>
      </w:r>
      <w:del w:id="5056" w:author="Kelvin Sung" w:date="2021-05-22T13:47:00Z">
        <w:r w:rsidDel="003401C9">
          <w:delText>8-27</w:delText>
        </w:r>
      </w:del>
      <w:ins w:id="5057" w:author="Kelvin Sung" w:date="2021-05-22T13:47:00Z">
        <w:r w:rsidR="003401C9">
          <w:t>8-28</w:t>
        </w:r>
      </w:ins>
      <w:r>
        <w:t>. Running the Shadow Shaders project</w:t>
      </w:r>
    </w:p>
    <w:p w14:paraId="7B16FECE" w14:textId="5955410B" w:rsidR="00DF50C5" w:rsidRDefault="00DF50C5" w:rsidP="00DF50C5">
      <w:pPr>
        <w:pStyle w:val="BodyTextFirst"/>
        <w:rPr>
          <w:ins w:id="5058" w:author="Kelvin Sung" w:date="2021-05-27T17:18:00Z"/>
        </w:rPr>
      </w:pPr>
      <w:ins w:id="5059" w:author="Kelvin Sung" w:date="2021-05-27T17:18:00Z">
        <w:r>
          <w:t>The controls of th</w:t>
        </w:r>
        <w:r w:rsidR="00AD49B0">
          <w:t>is</w:t>
        </w:r>
        <w:r>
          <w:t xml:space="preserve"> project </w:t>
        </w:r>
        <w:proofErr w:type="gramStart"/>
        <w:r w:rsidR="00AD49B0">
          <w:t>is</w:t>
        </w:r>
        <w:proofErr w:type="gramEnd"/>
        <w:r w:rsidR="00AD49B0">
          <w:t xml:space="preserve"> identical to pre</w:t>
        </w:r>
      </w:ins>
      <w:ins w:id="5060" w:author="Kelvin Sung" w:date="2021-05-27T17:19:00Z">
        <w:r w:rsidR="00AD49B0">
          <w:t xml:space="preserve">vious </w:t>
        </w:r>
      </w:ins>
      <w:ins w:id="5061" w:author="Kelvin Sung" w:date="2021-05-27T17:18:00Z">
        <w:r>
          <w:t>as follows:</w:t>
        </w:r>
      </w:ins>
    </w:p>
    <w:p w14:paraId="3C3A2E54" w14:textId="77777777" w:rsidR="00DF50C5" w:rsidRDefault="00DF50C5" w:rsidP="00DF50C5">
      <w:pPr>
        <w:pStyle w:val="Bullet"/>
        <w:rPr>
          <w:ins w:id="5062" w:author="Kelvin Sung" w:date="2021-05-27T17:18:00Z"/>
        </w:rPr>
      </w:pPr>
      <w:ins w:id="5063" w:author="Kelvin Sung" w:date="2021-05-27T17:18:00Z">
        <w:r>
          <w:t>WASD keys: Move the hero character on the screen</w:t>
        </w:r>
      </w:ins>
    </w:p>
    <w:p w14:paraId="1F103258" w14:textId="77777777" w:rsidR="00DF50C5" w:rsidRDefault="00DF50C5" w:rsidP="00DF50C5">
      <w:pPr>
        <w:pStyle w:val="BodyTextFirst"/>
        <w:rPr>
          <w:ins w:id="5064" w:author="Kelvin Sung" w:date="2021-05-27T17:18:00Z"/>
        </w:rPr>
      </w:pPr>
      <w:ins w:id="5065" w:author="Kelvin Sung" w:date="2021-05-27T17:18:00Z">
        <w:r>
          <w:t>Lighting controls:</w:t>
        </w:r>
      </w:ins>
    </w:p>
    <w:p w14:paraId="4B682E0A" w14:textId="77777777" w:rsidR="00DF50C5" w:rsidRDefault="00DF50C5" w:rsidP="00DF50C5">
      <w:pPr>
        <w:pStyle w:val="Bullet"/>
        <w:rPr>
          <w:ins w:id="5066" w:author="Kelvin Sung" w:date="2021-05-27T17:18:00Z"/>
        </w:rPr>
      </w:pPr>
      <w:ins w:id="5067" w:author="Kelvin Sung" w:date="2021-05-27T17:18:00Z">
        <w:r>
          <w:t>Number keys 0, 1, 2, and 3: Select the corresponding light source</w:t>
        </w:r>
      </w:ins>
    </w:p>
    <w:p w14:paraId="76BB07D3" w14:textId="77777777" w:rsidR="00DF50C5" w:rsidRDefault="00DF50C5" w:rsidP="00DF50C5">
      <w:pPr>
        <w:pStyle w:val="Bullet"/>
        <w:rPr>
          <w:ins w:id="5068" w:author="Kelvin Sung" w:date="2021-05-27T17:18:00Z"/>
        </w:rPr>
      </w:pPr>
      <w:ins w:id="5069" w:author="Kelvin Sung" w:date="2021-05-27T17:18:00Z">
        <w:r>
          <w:t>Arrow keys: Move the currently selected light, note that this has no effect on the directional light (light 1)</w:t>
        </w:r>
      </w:ins>
    </w:p>
    <w:p w14:paraId="002833D3" w14:textId="77777777" w:rsidR="00DF50C5" w:rsidRDefault="00DF50C5" w:rsidP="00DF50C5">
      <w:pPr>
        <w:pStyle w:val="Bullet"/>
        <w:rPr>
          <w:ins w:id="5070" w:author="Kelvin Sung" w:date="2021-05-27T17:18:00Z"/>
        </w:rPr>
      </w:pPr>
      <w:ins w:id="5071" w:author="Kelvin Sung" w:date="2021-05-27T17:18:00Z">
        <w:r>
          <w:lastRenderedPageBreak/>
          <w:t>Arrow keys with spacebar pressed: Change the direction of the currently selected light, note that this has no effect on the point light (light 0)</w:t>
        </w:r>
      </w:ins>
    </w:p>
    <w:p w14:paraId="2158D708" w14:textId="77777777" w:rsidR="00DF50C5" w:rsidRDefault="00DF50C5" w:rsidP="00DF50C5">
      <w:pPr>
        <w:pStyle w:val="Bullet"/>
        <w:rPr>
          <w:ins w:id="5072" w:author="Kelvin Sung" w:date="2021-05-27T17:18:00Z"/>
        </w:rPr>
      </w:pPr>
      <w:ins w:id="5073" w:author="Kelvin Sung" w:date="2021-05-27T17:18:00Z">
        <w:r>
          <w:t>Z/X key: Increases/decreases the light z position, note that this has no effect on the directional light (light 1)</w:t>
        </w:r>
      </w:ins>
    </w:p>
    <w:p w14:paraId="683E1C48" w14:textId="77777777" w:rsidR="00DF50C5" w:rsidRDefault="00DF50C5" w:rsidP="00DF50C5">
      <w:pPr>
        <w:pStyle w:val="Bullet"/>
        <w:rPr>
          <w:ins w:id="5074" w:author="Kelvin Sung" w:date="2021-05-27T17:18:00Z"/>
        </w:rPr>
      </w:pPr>
      <w:ins w:id="5075" w:author="Kelvin Sung" w:date="2021-05-27T17:18:00Z">
        <w:r>
          <w:t>C/V and B/N keys: Increase/decrease the inner and outer cone angles of the selected light, note that these only affect the two spotlights in the scene (lights 2 and 3)</w:t>
        </w:r>
      </w:ins>
    </w:p>
    <w:p w14:paraId="31CFDE3C" w14:textId="77777777" w:rsidR="00DF50C5" w:rsidRDefault="00DF50C5" w:rsidP="00DF50C5">
      <w:pPr>
        <w:pStyle w:val="Bullet"/>
        <w:rPr>
          <w:ins w:id="5076" w:author="Kelvin Sung" w:date="2021-05-27T17:18:00Z"/>
        </w:rPr>
      </w:pPr>
      <w:ins w:id="5077" w:author="Kelvin Sung" w:date="2021-05-27T17:18:00Z">
        <w:r>
          <w:t>K/L key: Increases/decreases the intensity of the selected light</w:t>
        </w:r>
      </w:ins>
    </w:p>
    <w:p w14:paraId="0E8D62BD" w14:textId="77777777" w:rsidR="00DF50C5" w:rsidRDefault="00DF50C5" w:rsidP="00DF50C5">
      <w:pPr>
        <w:pStyle w:val="Bullet"/>
        <w:rPr>
          <w:ins w:id="5078" w:author="Kelvin Sung" w:date="2021-05-27T17:18:00Z"/>
        </w:rPr>
      </w:pPr>
      <w:ins w:id="5079" w:author="Kelvin Sung" w:date="2021-05-27T17:18:00Z">
        <w:r>
          <w:t>H key: Toggles the selected light on/off</w:t>
        </w:r>
      </w:ins>
    </w:p>
    <w:p w14:paraId="6111B650" w14:textId="77777777" w:rsidR="00DF50C5" w:rsidRDefault="00DF50C5" w:rsidP="00DF50C5">
      <w:pPr>
        <w:pStyle w:val="BodyTextFirst"/>
        <w:rPr>
          <w:ins w:id="5080" w:author="Kelvin Sung" w:date="2021-05-27T17:18:00Z"/>
        </w:rPr>
      </w:pPr>
      <w:ins w:id="5081" w:author="Kelvin Sung" w:date="2021-05-27T17:18:00Z">
        <w:r>
          <w:t>Material property controls:</w:t>
        </w:r>
      </w:ins>
    </w:p>
    <w:p w14:paraId="7F8C0A1A" w14:textId="77777777" w:rsidR="00DF50C5" w:rsidRPr="00FB3BA0" w:rsidRDefault="00DF50C5" w:rsidP="00DF50C5">
      <w:pPr>
        <w:pStyle w:val="Bullet"/>
        <w:rPr>
          <w:ins w:id="5082" w:author="Kelvin Sung" w:date="2021-05-27T17:18:00Z"/>
        </w:rPr>
      </w:pPr>
      <w:ins w:id="5083" w:author="Kelvin Sung" w:date="2021-05-27T17:18:00Z">
        <w:r w:rsidRPr="00FB3BA0">
          <w:rPr>
            <w:i/>
          </w:rPr>
          <w:t>Number keys 5 and 6</w:t>
        </w:r>
        <w:r w:rsidRPr="00FB3BA0">
          <w:t>: Select the left minion and the hero</w:t>
        </w:r>
      </w:ins>
    </w:p>
    <w:p w14:paraId="3A6C8EFE" w14:textId="77777777" w:rsidR="00DF50C5" w:rsidRPr="00FB3BA0" w:rsidRDefault="00DF50C5" w:rsidP="00DF50C5">
      <w:pPr>
        <w:pStyle w:val="Bullet"/>
        <w:rPr>
          <w:ins w:id="5084" w:author="Kelvin Sung" w:date="2021-05-27T17:18:00Z"/>
        </w:rPr>
      </w:pPr>
      <w:ins w:id="5085" w:author="Kelvin Sung" w:date="2021-05-27T17:18:00Z">
        <w:r w:rsidRPr="00FB3BA0">
          <w:rPr>
            <w:i/>
          </w:rPr>
          <w:t>Number keys 7, 8, and 9</w:t>
        </w:r>
        <w:r w:rsidRPr="00FB3BA0">
          <w:t xml:space="preserve">: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FB3BA0">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FB3BA0">
          <w:t xml:space="preserve"> material properties of the selected character (left minion or the hero)</w:t>
        </w:r>
      </w:ins>
    </w:p>
    <w:p w14:paraId="71B67060" w14:textId="77777777" w:rsidR="00DF50C5" w:rsidRPr="00FB3BA0" w:rsidRDefault="00DF50C5" w:rsidP="00DF50C5">
      <w:pPr>
        <w:pStyle w:val="Bullet"/>
        <w:rPr>
          <w:ins w:id="5086" w:author="Kelvin Sung" w:date="2021-05-27T17:18:00Z"/>
        </w:rPr>
      </w:pPr>
      <w:ins w:id="5087" w:author="Kelvin Sung" w:date="2021-05-27T17:18:00Z">
        <w:r w:rsidRPr="00FB3BA0">
          <w:t>E</w:t>
        </w:r>
        <w:r w:rsidRPr="00FB3BA0">
          <w:rPr>
            <w:i/>
          </w:rPr>
          <w:t xml:space="preserve">/R, T/Y, and U/I </w:t>
        </w:r>
        <w:proofErr w:type="gramStart"/>
        <w:r w:rsidRPr="00FB3BA0">
          <w:rPr>
            <w:i/>
          </w:rPr>
          <w:t>keys</w:t>
        </w:r>
        <w:proofErr w:type="gramEnd"/>
        <w:r w:rsidRPr="00FB3BA0">
          <w:t>: Increase/decrease the red, green, and blue channels of the selected material property</w:t>
        </w:r>
      </w:ins>
    </w:p>
    <w:p w14:paraId="26129A71" w14:textId="7F02055D" w:rsidR="00A70786" w:rsidDel="00DF50C5" w:rsidRDefault="00DF50C5" w:rsidP="00DF50C5">
      <w:pPr>
        <w:pStyle w:val="BodyTextFirst"/>
        <w:rPr>
          <w:del w:id="5088" w:author="Kelvin Sung" w:date="2021-05-27T17:18:00Z"/>
          <w:rFonts w:hint="eastAsia"/>
        </w:rPr>
      </w:pPr>
      <w:ins w:id="5089" w:author="Kelvin Sung" w:date="2021-05-27T17:18:00Z">
        <w:r w:rsidRPr="00FB3BA0">
          <w:rPr>
            <w:i/>
          </w:rPr>
          <w:t>O/P keys</w:t>
        </w:r>
        <w:r w:rsidRPr="00FB3BA0">
          <w:t>: Increase/decrease the shininess of the selected material property</w:t>
        </w:r>
      </w:ins>
      <w:del w:id="5090" w:author="Kelvin Sung" w:date="2021-05-27T17:18:00Z">
        <w:r w:rsidR="00A70786" w:rsidDel="00DF50C5">
          <w:delText>The controls of the project are as follows:</w:delText>
        </w:r>
      </w:del>
    </w:p>
    <w:p w14:paraId="32BBAED4" w14:textId="6DF706D1" w:rsidR="00A70786" w:rsidDel="00DF50C5" w:rsidRDefault="00A70786" w:rsidP="00885276">
      <w:pPr>
        <w:pStyle w:val="Bullet"/>
        <w:rPr>
          <w:del w:id="5091" w:author="Kelvin Sung" w:date="2021-05-27T17:18:00Z"/>
          <w:rFonts w:hint="eastAsia"/>
        </w:rPr>
      </w:pPr>
      <w:del w:id="5092" w:author="Kelvin Sung" w:date="2021-05-27T17:18:00Z">
        <w:r w:rsidDel="00DF50C5">
          <w:delText>WASD keys: Move both of the hero characters on the screen</w:delText>
        </w:r>
      </w:del>
    </w:p>
    <w:p w14:paraId="652EC352" w14:textId="3C943C5D" w:rsidR="00A70786" w:rsidDel="00DF50C5" w:rsidRDefault="00A70786" w:rsidP="00A70786">
      <w:pPr>
        <w:pStyle w:val="BodyTextFirst"/>
        <w:rPr>
          <w:del w:id="5093" w:author="Kelvin Sung" w:date="2021-05-27T17:18:00Z"/>
          <w:rFonts w:hint="eastAsia"/>
        </w:rPr>
      </w:pPr>
      <w:del w:id="5094" w:author="Kelvin Sung" w:date="2021-05-27T17:18:00Z">
        <w:r w:rsidDel="00DF50C5">
          <w:delText>Lighting controls:</w:delText>
        </w:r>
      </w:del>
    </w:p>
    <w:p w14:paraId="4E08057E" w14:textId="2F8DAD85" w:rsidR="00A70786" w:rsidDel="00DF50C5" w:rsidRDefault="00A70786" w:rsidP="00885276">
      <w:pPr>
        <w:pStyle w:val="Bullet"/>
        <w:rPr>
          <w:del w:id="5095" w:author="Kelvin Sung" w:date="2021-05-27T17:18:00Z"/>
          <w:rFonts w:hint="eastAsia"/>
        </w:rPr>
      </w:pPr>
      <w:del w:id="5096" w:author="Kelvin Sung" w:date="2021-05-27T17:18:00Z">
        <w:r w:rsidDel="00DF50C5">
          <w:delText>Number keys 0, 1, 2, and 3: Select the corresponding light source</w:delText>
        </w:r>
      </w:del>
    </w:p>
    <w:p w14:paraId="24C79169" w14:textId="38A8FDF8" w:rsidR="00A70786" w:rsidDel="00DF50C5" w:rsidRDefault="00A70786" w:rsidP="00885276">
      <w:pPr>
        <w:pStyle w:val="Bullet"/>
        <w:rPr>
          <w:del w:id="5097" w:author="Kelvin Sung" w:date="2021-05-27T17:18:00Z"/>
          <w:rFonts w:hint="eastAsia"/>
        </w:rPr>
      </w:pPr>
      <w:del w:id="5098" w:author="Kelvin Sung" w:date="2021-05-27T17:18:00Z">
        <w:r w:rsidDel="00DF50C5">
          <w:delText>Arrow keys: Move the currently selected light</w:delText>
        </w:r>
      </w:del>
    </w:p>
    <w:p w14:paraId="17222C6F" w14:textId="688DBDCA" w:rsidR="00A70786" w:rsidDel="00DF50C5" w:rsidRDefault="00A70786" w:rsidP="00885276">
      <w:pPr>
        <w:pStyle w:val="Bullet"/>
        <w:rPr>
          <w:del w:id="5099" w:author="Kelvin Sung" w:date="2021-05-27T17:18:00Z"/>
          <w:rFonts w:hint="eastAsia"/>
        </w:rPr>
      </w:pPr>
      <w:del w:id="5100" w:author="Kelvin Sung" w:date="2021-05-27T17:18:00Z">
        <w:r w:rsidDel="00DF50C5">
          <w:delText xml:space="preserve">Arrow keys with spacebar pressed: Change the direction of the currently selected light </w:delText>
        </w:r>
      </w:del>
    </w:p>
    <w:p w14:paraId="150F5626" w14:textId="24D4C333" w:rsidR="00A70786" w:rsidDel="00DF50C5" w:rsidRDefault="00A70786" w:rsidP="00885276">
      <w:pPr>
        <w:pStyle w:val="Bullet"/>
        <w:rPr>
          <w:del w:id="5101" w:author="Kelvin Sung" w:date="2021-05-27T17:18:00Z"/>
          <w:rFonts w:hint="eastAsia"/>
        </w:rPr>
      </w:pPr>
      <w:del w:id="5102" w:author="Kelvin Sung" w:date="2021-05-27T17:18:00Z">
        <w:r w:rsidDel="00DF50C5">
          <w:delText>Z/X key: Increases/decreases the light z position</w:delText>
        </w:r>
      </w:del>
    </w:p>
    <w:p w14:paraId="0868AFA6" w14:textId="776492E8" w:rsidR="00A70786" w:rsidDel="00DF50C5" w:rsidRDefault="00A70786" w:rsidP="00885276">
      <w:pPr>
        <w:pStyle w:val="Bullet"/>
        <w:rPr>
          <w:del w:id="5103" w:author="Kelvin Sung" w:date="2021-05-27T17:18:00Z"/>
          <w:rFonts w:hint="eastAsia"/>
        </w:rPr>
      </w:pPr>
      <w:del w:id="5104" w:author="Kelvin Sung" w:date="2021-05-27T17:18:00Z">
        <w:r w:rsidDel="00DF50C5">
          <w:delText>C/V and B/N keys: Increase/decrease the inner and outer cone angles of the selected light</w:delText>
        </w:r>
      </w:del>
    </w:p>
    <w:p w14:paraId="33271D7E" w14:textId="22D51388" w:rsidR="00A70786" w:rsidDel="00DF50C5" w:rsidRDefault="00A70786" w:rsidP="00885276">
      <w:pPr>
        <w:pStyle w:val="Bullet"/>
        <w:rPr>
          <w:del w:id="5105" w:author="Kelvin Sung" w:date="2021-05-27T17:18:00Z"/>
          <w:rFonts w:hint="eastAsia"/>
        </w:rPr>
      </w:pPr>
      <w:del w:id="5106" w:author="Kelvin Sung" w:date="2021-05-27T17:18:00Z">
        <w:r w:rsidDel="00DF50C5">
          <w:delText>K/L key: Increases/decreases the intensity of the selected light</w:delText>
        </w:r>
      </w:del>
    </w:p>
    <w:p w14:paraId="7EA3285C" w14:textId="36F64253" w:rsidR="00A70786" w:rsidDel="00DF50C5" w:rsidRDefault="00A70786" w:rsidP="00885276">
      <w:pPr>
        <w:pStyle w:val="Bullet"/>
        <w:rPr>
          <w:del w:id="5107" w:author="Kelvin Sung" w:date="2021-05-27T17:18:00Z"/>
          <w:rFonts w:hint="eastAsia"/>
        </w:rPr>
      </w:pPr>
      <w:del w:id="5108" w:author="Kelvin Sung" w:date="2021-05-27T17:18:00Z">
        <w:r w:rsidDel="00DF50C5">
          <w:delText>H key: Toggles the selected light on/off</w:delText>
        </w:r>
      </w:del>
    </w:p>
    <w:p w14:paraId="54505D76" w14:textId="6497A39F" w:rsidR="00A70786" w:rsidDel="00DF50C5" w:rsidRDefault="00A70786" w:rsidP="00A70786">
      <w:pPr>
        <w:pStyle w:val="BodyTextFirst"/>
        <w:rPr>
          <w:del w:id="5109" w:author="Kelvin Sung" w:date="2021-05-27T17:18:00Z"/>
          <w:rFonts w:hint="eastAsia"/>
        </w:rPr>
      </w:pPr>
      <w:del w:id="5110" w:author="Kelvin Sung" w:date="2021-05-27T17:18:00Z">
        <w:r w:rsidDel="00DF50C5">
          <w:delText>Material property controls:</w:delText>
        </w:r>
      </w:del>
    </w:p>
    <w:p w14:paraId="2A1E6471" w14:textId="770E9CA5" w:rsidR="00A70786" w:rsidDel="00DF50C5" w:rsidRDefault="00A70786" w:rsidP="00885276">
      <w:pPr>
        <w:pStyle w:val="Bullet"/>
        <w:rPr>
          <w:del w:id="5111" w:author="Kelvin Sung" w:date="2021-05-27T17:18:00Z"/>
          <w:rFonts w:hint="eastAsia"/>
        </w:rPr>
      </w:pPr>
      <w:del w:id="5112" w:author="Kelvin Sung" w:date="2021-05-27T17:18:00Z">
        <w:r w:rsidDel="00DF50C5">
          <w:delText>Number keys 5 and 6: Select the left minion and the hero</w:delText>
        </w:r>
      </w:del>
    </w:p>
    <w:p w14:paraId="173C5546" w14:textId="395C95D3" w:rsidR="00D341F3" w:rsidRPr="00D341F3" w:rsidDel="00DF50C5" w:rsidRDefault="00D341F3" w:rsidP="00D341F3">
      <w:pPr>
        <w:pStyle w:val="Bullet"/>
        <w:rPr>
          <w:del w:id="5113" w:author="Kelvin Sung" w:date="2021-05-27T17:18:00Z"/>
          <w:rFonts w:hint="eastAsia"/>
        </w:rPr>
      </w:pPr>
      <w:del w:id="5114" w:author="Kelvin Sung" w:date="2021-05-27T17:18:00Z">
        <w:r w:rsidRPr="00D341F3" w:rsidDel="00DF50C5">
          <w:delText xml:space="preserve">Number keys 7, 8, and 9: Select the </w:delTex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D341F3" w:rsidDel="00DF50C5">
          <w:delText xml:space="preserve">, </w:delTex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D341F3" w:rsidDel="00DF50C5">
          <w:delText xml:space="preserve">, and </w:delTex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D341F3" w:rsidDel="00DF50C5">
          <w:delText xml:space="preserve"> material properties</w:delText>
        </w:r>
        <w:r w:rsidRPr="00D341F3" w:rsidDel="00DF50C5">
          <w:fldChar w:fldCharType="begin"/>
        </w:r>
        <w:r w:rsidRPr="00D341F3" w:rsidDel="00DF50C5">
          <w:delInstrText xml:space="preserve"> XE "Shadow implementation:material properties" </w:delInstrText>
        </w:r>
        <w:r w:rsidRPr="00D341F3" w:rsidDel="00DF50C5">
          <w:fldChar w:fldCharType="end"/>
        </w:r>
        <w:r w:rsidRPr="00D341F3" w:rsidDel="00DF50C5">
          <w:delText xml:space="preserve"> of the selected character (left minion or the hero)</w:delText>
        </w:r>
      </w:del>
    </w:p>
    <w:p w14:paraId="79C3BDA6" w14:textId="2164D87C" w:rsidR="00A70786" w:rsidDel="00DF50C5" w:rsidRDefault="00A70786" w:rsidP="00885276">
      <w:pPr>
        <w:pStyle w:val="Bullet"/>
        <w:rPr>
          <w:del w:id="5115" w:author="Kelvin Sung" w:date="2021-05-27T17:18:00Z"/>
          <w:rFonts w:hint="eastAsia"/>
        </w:rPr>
      </w:pPr>
      <w:del w:id="5116" w:author="Kelvin Sung" w:date="2021-05-27T17:18:00Z">
        <w:r w:rsidDel="00DF50C5">
          <w:delText>E/R, T/Y, and U/I keys: Increase/decrease the red, green, and blue channels of the selected material property</w:delText>
        </w:r>
      </w:del>
    </w:p>
    <w:p w14:paraId="654F8EE6" w14:textId="6F99D1EA" w:rsidR="00A70786" w:rsidRDefault="00A70786" w:rsidP="00885276">
      <w:pPr>
        <w:pStyle w:val="Bullet"/>
        <w:rPr>
          <w:rFonts w:hint="eastAsia"/>
        </w:rPr>
      </w:pPr>
      <w:del w:id="5117" w:author="Kelvin Sung" w:date="2021-05-27T17:18:00Z">
        <w:r w:rsidDel="00DF50C5">
          <w:delText>O/P keys: Increase/decrease the shininess of the selected material property</w:delText>
        </w:r>
      </w:del>
    </w:p>
    <w:p w14:paraId="382A08AA" w14:textId="77777777" w:rsidR="00A70786" w:rsidRDefault="00A70786" w:rsidP="00A70786">
      <w:pPr>
        <w:pStyle w:val="BodyTextFirst"/>
        <w:rPr>
          <w:rFonts w:hint="eastAsia"/>
        </w:rPr>
      </w:pPr>
      <w:r>
        <w:t>The goals of the project are as follows:</w:t>
      </w:r>
    </w:p>
    <w:p w14:paraId="3F9B25F1" w14:textId="0EC02921" w:rsidR="00A70786" w:rsidRDefault="00A70786" w:rsidP="00885276">
      <w:pPr>
        <w:pStyle w:val="Bullet"/>
        <w:rPr>
          <w:rFonts w:hint="eastAsia"/>
        </w:rPr>
      </w:pPr>
      <w:r>
        <w:t xml:space="preserve">Understand shadows can be </w:t>
      </w:r>
      <w:del w:id="5118" w:author="Kelvin Sung" w:date="2021-05-27T17:19:00Z">
        <w:r w:rsidDel="003F515B">
          <w:delText xml:space="preserve">simulated </w:delText>
        </w:r>
      </w:del>
      <w:ins w:id="5119" w:author="Kelvin Sung" w:date="2021-05-27T17:19:00Z">
        <w:r w:rsidR="003F515B">
          <w:t>approximated</w:t>
        </w:r>
        <w:r w:rsidR="003F515B">
          <w:t xml:space="preserve"> </w:t>
        </w:r>
      </w:ins>
      <w:r>
        <w:t xml:space="preserve">by </w:t>
      </w:r>
      <w:ins w:id="5120" w:author="Kelvin Sung" w:date="2021-05-27T17:19:00Z">
        <w:r w:rsidR="003F515B">
          <w:t>algor</w:t>
        </w:r>
      </w:ins>
      <w:ins w:id="5121" w:author="Kelvin Sung" w:date="2021-05-27T17:20:00Z">
        <w:r w:rsidR="003F515B">
          <w:t xml:space="preserve">ithmically defining and </w:t>
        </w:r>
      </w:ins>
      <w:r>
        <w:t>rendering explicit geometries</w:t>
      </w:r>
    </w:p>
    <w:p w14:paraId="3E0B73A1" w14:textId="77777777" w:rsidR="00A70786" w:rsidRDefault="00A70786" w:rsidP="00885276">
      <w:pPr>
        <w:pStyle w:val="Bullet"/>
        <w:rPr>
          <w:rFonts w:hint="eastAsia"/>
        </w:rPr>
      </w:pPr>
      <w:r>
        <w:t>Appreciate the basic operations of the WebGL stencil buffer</w:t>
      </w:r>
    </w:p>
    <w:p w14:paraId="585FC29A" w14:textId="77777777" w:rsidR="00A70786" w:rsidRDefault="00A70786" w:rsidP="00885276">
      <w:pPr>
        <w:pStyle w:val="Bullet"/>
        <w:rPr>
          <w:rFonts w:hint="eastAsia"/>
        </w:rPr>
      </w:pPr>
      <w:r>
        <w:t>Understand the simulation of shadows with shadow caster and receiver</w:t>
      </w:r>
    </w:p>
    <w:p w14:paraId="6CB962FD" w14:textId="77777777" w:rsidR="00A70786" w:rsidRDefault="00A70786" w:rsidP="00885276">
      <w:pPr>
        <w:pStyle w:val="Bullet"/>
        <w:rPr>
          <w:rFonts w:hint="eastAsia"/>
        </w:rPr>
      </w:pPr>
      <w:r>
        <w:t>Implement the shadow simulation algorithm based on the WebGL stencil buffer</w:t>
      </w:r>
    </w:p>
    <w:p w14:paraId="1F1763F8" w14:textId="31C93F14" w:rsidR="00A70786" w:rsidDel="00740AF1" w:rsidRDefault="00A70786" w:rsidP="00A70786">
      <w:pPr>
        <w:pStyle w:val="BodyTextFirst"/>
        <w:rPr>
          <w:del w:id="5122" w:author="Kelvin Sung" w:date="2021-05-27T17:20:00Z"/>
          <w:rFonts w:hint="eastAsia"/>
        </w:rPr>
      </w:pPr>
      <w:del w:id="5123" w:author="Kelvin Sung" w:date="2021-05-27T17:20:00Z">
        <w:r w:rsidDel="00740AF1">
          <w:delText xml:space="preserve">In the </w:delText>
        </w:r>
        <w:r w:rsidRPr="00D341F3" w:rsidDel="00740AF1">
          <w:rPr>
            <w:rStyle w:val="CodeInline"/>
          </w:rPr>
          <w:delText>assets</w:delText>
        </w:r>
        <w:r w:rsidDel="00740AF1">
          <w:delText xml:space="preserve"> folder, you can find the same set of external resource files as in the previous project: the </w:delText>
        </w:r>
        <w:r w:rsidRPr="00D341F3" w:rsidDel="00740AF1">
          <w:rPr>
            <w:rStyle w:val="CodeInline"/>
          </w:rPr>
          <w:delText>fonts</w:delText>
        </w:r>
        <w:r w:rsidDel="00740AF1">
          <w:delText xml:space="preserve"> folder that contains the default system fonts, two texture images, two corresponding normal maps for the texture images (</w:delText>
        </w:r>
        <w:r w:rsidRPr="00D341F3" w:rsidDel="00740AF1">
          <w:rPr>
            <w:rStyle w:val="CodeInline"/>
          </w:rPr>
          <w:delText>minion_sprite.png</w:delText>
        </w:r>
        <w:r w:rsidDel="00740AF1">
          <w:delText xml:space="preserve"> and </w:delText>
        </w:r>
        <w:r w:rsidRPr="00D341F3" w:rsidDel="00740AF1">
          <w:rPr>
            <w:rStyle w:val="CodeInline"/>
          </w:rPr>
          <w:delText>bg.png</w:delText>
        </w:r>
        <w:r w:rsidDel="00740AF1">
          <w:delText>), and the corresponding normal maps (</w:delText>
        </w:r>
        <w:r w:rsidRPr="00D341F3" w:rsidDel="00740AF1">
          <w:rPr>
            <w:rStyle w:val="CodeInline"/>
          </w:rPr>
          <w:delText>minion_sprite_normal.png</w:delText>
        </w:r>
        <w:r w:rsidDel="00740AF1">
          <w:delText xml:space="preserve"> and </w:delText>
        </w:r>
        <w:r w:rsidRPr="00D341F3" w:rsidDel="00740AF1">
          <w:rPr>
            <w:rStyle w:val="CodeInline"/>
          </w:rPr>
          <w:delText>bg_normal.png</w:delText>
        </w:r>
        <w:r w:rsidDel="00740AF1">
          <w:delText xml:space="preserve">). As in previous projects, the objects are sprite elements of </w:delText>
        </w:r>
        <w:r w:rsidRPr="00D341F3" w:rsidDel="00740AF1">
          <w:rPr>
            <w:rStyle w:val="CodeInline"/>
          </w:rPr>
          <w:delText>minion_sprite.png</w:delText>
        </w:r>
        <w:r w:rsidDel="00740AF1">
          <w:delText xml:space="preserve">, and the background is represented by </w:delText>
        </w:r>
        <w:r w:rsidRPr="00D341F3" w:rsidDel="00740AF1">
          <w:rPr>
            <w:rStyle w:val="CodeInline"/>
          </w:rPr>
          <w:delText>bg.png</w:delText>
        </w:r>
        <w:r w:rsidDel="00740AF1">
          <w:delText>.</w:delText>
        </w:r>
      </w:del>
    </w:p>
    <w:p w14:paraId="5F62F5D6" w14:textId="77777777" w:rsidR="00A70786" w:rsidRDefault="00A70786" w:rsidP="00885276">
      <w:pPr>
        <w:pStyle w:val="Heading3"/>
      </w:pPr>
      <w:r>
        <w:t>Create GLSL Fragment Shaders</w:t>
      </w:r>
    </w:p>
    <w:p w14:paraId="727DFD4A" w14:textId="10859EE3" w:rsidR="00A70786" w:rsidRDefault="00A70786" w:rsidP="00A70786">
      <w:pPr>
        <w:pStyle w:val="BodyTextFirst"/>
        <w:rPr>
          <w:rFonts w:hint="eastAsia"/>
        </w:rPr>
      </w:pPr>
      <w:r>
        <w:t>Two separate GLSL fragment shaders are required to support the rendering of shadow</w:t>
      </w:r>
      <w:ins w:id="5124" w:author="Kelvin Sung" w:date="2021-05-27T17:20:00Z">
        <w:r w:rsidR="00740AF1">
          <w:t>,</w:t>
        </w:r>
      </w:ins>
      <w:del w:id="5125" w:author="Kelvin Sung" w:date="2021-05-27T17:20:00Z">
        <w:r w:rsidDel="00740AF1">
          <w:delText>:</w:delText>
        </w:r>
      </w:del>
      <w:r>
        <w:t xml:space="preserve"> one for drawing the shadow caster geometry onto the canvas and one for drawing the shadow receiver into the stencil buffer.</w:t>
      </w:r>
    </w:p>
    <w:p w14:paraId="666AE4F6" w14:textId="77777777" w:rsidR="00A70786" w:rsidRDefault="00A70786" w:rsidP="005A312F">
      <w:pPr>
        <w:pStyle w:val="Heading4"/>
      </w:pPr>
      <w:r>
        <w:t>Creating the GLSL Shadow Caster Fragment Shader</w:t>
      </w:r>
    </w:p>
    <w:p w14:paraId="2DDE8C8E" w14:textId="4A12799F" w:rsidR="00A70786" w:rsidRDefault="00A70786" w:rsidP="00A70786">
      <w:pPr>
        <w:pStyle w:val="BodyTextFirst"/>
        <w:rPr>
          <w:rFonts w:hint="eastAsia"/>
        </w:rPr>
      </w:pPr>
      <w:commentRangeStart w:id="5126"/>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w:t>
      </w:r>
      <w:del w:id="5127" w:author="Kelvin Sung" w:date="2021-05-27T17:22:00Z">
        <w:r w:rsidDel="00284A15">
          <w:delText xml:space="preserve">is the shader </w:delText>
        </w:r>
        <w:r w:rsidDel="008261D3">
          <w:delText xml:space="preserve">for </w:delText>
        </w:r>
      </w:del>
      <w:ins w:id="5128" w:author="Kelvin Sung" w:date="2021-05-27T17:22:00Z">
        <w:r w:rsidR="008261D3">
          <w:t>supports the</w:t>
        </w:r>
        <w:r w:rsidR="008261D3">
          <w:t xml:space="preserve"> </w:t>
        </w:r>
      </w:ins>
      <w:r>
        <w:t xml:space="preserve">drawing </w:t>
      </w:r>
      <w:ins w:id="5129" w:author="Kelvin Sung" w:date="2021-05-27T17:22:00Z">
        <w:r w:rsidR="00284A15">
          <w:t xml:space="preserve">of </w:t>
        </w:r>
      </w:ins>
      <w:r>
        <w:t>the shadow caster geometries.</w:t>
      </w:r>
      <w:commentRangeEnd w:id="5126"/>
      <w:r w:rsidR="001B2C05">
        <w:rPr>
          <w:rStyle w:val="CommentReference"/>
          <w:rFonts w:asciiTheme="minorHAnsi" w:hAnsiTheme="minorHAnsi"/>
        </w:rPr>
        <w:commentReference w:id="5126"/>
      </w:r>
    </w:p>
    <w:p w14:paraId="4DC2FF99" w14:textId="6D3826C1" w:rsidR="00A70786" w:rsidRDefault="00A70786" w:rsidP="00F31BF1">
      <w:pPr>
        <w:pStyle w:val="NumList"/>
        <w:numPr>
          <w:ilvl w:val="0"/>
          <w:numId w:val="43"/>
        </w:numPr>
        <w:rPr>
          <w:rFonts w:hint="eastAsia"/>
        </w:rPr>
      </w:pPr>
      <w:del w:id="5131" w:author="Kelvin Sung" w:date="2021-05-27T17:23:00Z">
        <w:r w:rsidDel="006C160D">
          <w:delText xml:space="preserve">Under </w:delText>
        </w:r>
      </w:del>
      <w:ins w:id="5132" w:author="Kelvin Sung" w:date="2021-05-27T17:23:00Z">
        <w:r w:rsidR="006C160D">
          <w:t xml:space="preserve">In </w:t>
        </w:r>
      </w:ins>
      <w:r>
        <w:t xml:space="preserve">the </w:t>
      </w:r>
      <w:proofErr w:type="spellStart"/>
      <w:r w:rsidRPr="00D341F3">
        <w:rPr>
          <w:rStyle w:val="CodeInline"/>
        </w:rPr>
        <w:t>src</w:t>
      </w:r>
      <w:proofErr w:type="spellEnd"/>
      <w:r w:rsidRPr="00D341F3">
        <w:rPr>
          <w:rStyle w:val="CodeInline"/>
        </w:rPr>
        <w:t>/</w:t>
      </w:r>
      <w:proofErr w:type="spellStart"/>
      <w:r w:rsidR="00D341F3" w:rsidRPr="00D341F3">
        <w:rPr>
          <w:rStyle w:val="CodeInline"/>
        </w:rPr>
        <w:t>glsl_s</w:t>
      </w:r>
      <w:r w:rsidRPr="00D341F3">
        <w:rPr>
          <w:rStyle w:val="CodeInline"/>
        </w:rPr>
        <w:t>haders</w:t>
      </w:r>
      <w:proofErr w:type="spellEnd"/>
      <w:r>
        <w:t xml:space="preserve"> folder, </w:t>
      </w:r>
      <w:del w:id="5133" w:author="Kelvin Sung" w:date="2021-05-27T17:23:00Z">
        <w:r w:rsidDel="006C160D">
          <w:delText xml:space="preserve">make </w:delText>
        </w:r>
      </w:del>
      <w:ins w:id="5134" w:author="Kelvin Sung" w:date="2021-05-27T17:23:00Z">
        <w:r w:rsidR="006C160D">
          <w:t xml:space="preserve">create </w:t>
        </w:r>
      </w:ins>
      <w:r>
        <w:t xml:space="preserve">a copy of </w:t>
      </w:r>
      <w:del w:id="5135" w:author="Kelvin Sung" w:date="2021-05-27T17:23:00Z">
        <w:r w:rsidDel="006C160D">
          <w:delText xml:space="preserve">the </w:delText>
        </w:r>
      </w:del>
      <w:proofErr w:type="spellStart"/>
      <w:r w:rsidR="00D341F3" w:rsidRPr="00D341F3">
        <w:rPr>
          <w:rStyle w:val="CodeInline"/>
        </w:rPr>
        <w:t>i</w:t>
      </w:r>
      <w:r w:rsidRPr="00D341F3">
        <w:rPr>
          <w:rStyle w:val="CodeInline"/>
        </w:rPr>
        <w:t>llum</w:t>
      </w:r>
      <w:r w:rsidR="00D341F3" w:rsidRPr="00D341F3">
        <w:rPr>
          <w:rStyle w:val="CodeInline"/>
        </w:rPr>
        <w:t>_</w:t>
      </w:r>
      <w:proofErr w:type="gramStart"/>
      <w:r w:rsidR="00D341F3" w:rsidRPr="00D341F3">
        <w:rPr>
          <w:rStyle w:val="CodeInline"/>
        </w:rPr>
        <w:t>fs</w:t>
      </w:r>
      <w:r w:rsidRPr="00D341F3">
        <w:rPr>
          <w:rStyle w:val="CodeInline"/>
        </w:rPr>
        <w:t>.glsl</w:t>
      </w:r>
      <w:proofErr w:type="spellEnd"/>
      <w:proofErr w:type="gramEnd"/>
      <w:r>
        <w:t xml:space="preserve"> </w:t>
      </w:r>
      <w:del w:id="5136" w:author="Kelvin Sung" w:date="2021-05-27T17:23:00Z">
        <w:r w:rsidDel="006C160D">
          <w:delText xml:space="preserve">file </w:delText>
        </w:r>
      </w:del>
      <w:r>
        <w:t xml:space="preserve">and name it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r w:rsidRPr="00D341F3">
        <w:rPr>
          <w:rStyle w:val="CodeInline"/>
        </w:rPr>
        <w:t>.glsl</w:t>
      </w:r>
      <w:proofErr w:type="spellEnd"/>
      <w:r>
        <w:t>.</w:t>
      </w:r>
    </w:p>
    <w:p w14:paraId="4CD46C85" w14:textId="11709058" w:rsidR="00A70786" w:rsidRDefault="00A70786" w:rsidP="00F31BF1">
      <w:pPr>
        <w:pStyle w:val="NumList"/>
        <w:numPr>
          <w:ilvl w:val="0"/>
          <w:numId w:val="43"/>
        </w:numPr>
        <w:rPr>
          <w:rFonts w:hint="eastAsia"/>
        </w:rPr>
      </w:pPr>
      <w:r>
        <w:lastRenderedPageBreak/>
        <w:t xml:space="preserve">Keep the light type constants and </w:t>
      </w:r>
      <w:r w:rsidRPr="00BD7AE9">
        <w:rPr>
          <w:rStyle w:val="CodeInline"/>
        </w:rPr>
        <w:t>Light struct</w:t>
      </w:r>
      <w:r>
        <w:t xml:space="preserve"> definitions (not shown), and define new constants: </w:t>
      </w:r>
      <w:proofErr w:type="spellStart"/>
      <w:r w:rsidRPr="00BD7AE9">
        <w:rPr>
          <w:rStyle w:val="CodeInline"/>
        </w:rPr>
        <w:t>kMaxShadowOpacity</w:t>
      </w:r>
      <w:proofErr w:type="spellEnd"/>
      <w:r>
        <w:t xml:space="preserve"> as how opaque shadows should be and </w:t>
      </w:r>
      <w:proofErr w:type="spellStart"/>
      <w:r w:rsidRPr="00BD7AE9">
        <w:rPr>
          <w:rStyle w:val="CodeInline"/>
        </w:rPr>
        <w:t>kLightStrengthCutOff</w:t>
      </w:r>
      <w:proofErr w:type="spellEnd"/>
      <w:r>
        <w:t xml:space="preserve"> as a cutoff where a light with intensity less than this value will not cast shadows. </w:t>
      </w:r>
    </w:p>
    <w:p w14:paraId="15FF7F14" w14:textId="77777777" w:rsidR="00BD7AE9" w:rsidRDefault="00BD7AE9" w:rsidP="00BD7AE9">
      <w:pPr>
        <w:pStyle w:val="Code"/>
        <w:rPr>
          <w:rFonts w:hint="eastAsia"/>
        </w:rPr>
      </w:pPr>
      <w:r>
        <w:t>#define kMaxShadowOpacity 0.7  // max of shadow opacity</w:t>
      </w:r>
    </w:p>
    <w:p w14:paraId="265E3A31" w14:textId="05BAE3FB" w:rsidR="00BD7AE9" w:rsidRDefault="00BD7AE9" w:rsidP="00BD7AE9">
      <w:pPr>
        <w:pStyle w:val="Code"/>
        <w:rPr>
          <w:rFonts w:hint="eastAsia"/>
        </w:rPr>
      </w:pPr>
      <w:r>
        <w:t>#define kLightStrengthCutOff 0.05 // any less will not cause chadow</w:t>
      </w:r>
    </w:p>
    <w:p w14:paraId="6F98E756" w14:textId="6704E740" w:rsidR="00A70786" w:rsidRDefault="00A70786" w:rsidP="00F31BF1">
      <w:pPr>
        <w:pStyle w:val="NumList"/>
        <w:numPr>
          <w:ilvl w:val="0"/>
          <w:numId w:val="43"/>
        </w:numPr>
        <w:rPr>
          <w:rFonts w:hint="eastAsia"/>
        </w:rPr>
      </w:pPr>
      <w:r w:rsidRPr="00A70786">
        <w:t xml:space="preserve">Leave the </w:t>
      </w:r>
      <w:commentRangeStart w:id="5137"/>
      <w:proofErr w:type="spellStart"/>
      <w:r w:rsidRPr="00BD7AE9">
        <w:rPr>
          <w:rStyle w:val="CodeInline"/>
        </w:rPr>
        <w:t>Angular</w:t>
      </w:r>
      <w:ins w:id="5138" w:author="Kelvin Sung" w:date="2021-05-26T07:44:00Z">
        <w:r w:rsidR="00067672">
          <w:rPr>
            <w:rStyle w:val="CodeInline"/>
          </w:rPr>
          <w:t>DropOff</w:t>
        </w:r>
      </w:ins>
      <w:proofErr w:type="spellEnd"/>
      <w:del w:id="5139" w:author="Kelvin Sung" w:date="2021-05-26T07:06:00Z">
        <w:r w:rsidRPr="00BD7AE9" w:rsidDel="001E5507">
          <w:rPr>
            <w:rStyle w:val="CodeInline"/>
          </w:rPr>
          <w:delText>DropOff</w:delText>
        </w:r>
      </w:del>
      <w:r w:rsidRPr="00BD7AE9">
        <w:rPr>
          <w:rStyle w:val="CodeInline"/>
        </w:rPr>
        <w:t>()</w:t>
      </w:r>
      <w:r w:rsidRPr="00A70786">
        <w:t xml:space="preserve"> and </w:t>
      </w:r>
      <w:del w:id="5140" w:author="Kelvin Sung" w:date="2021-05-26T07:41:00Z">
        <w:r w:rsidRPr="00BD7AE9" w:rsidDel="00067672">
          <w:rPr>
            <w:rStyle w:val="CodeInline"/>
          </w:rPr>
          <w:delText>Distance</w:delText>
        </w:r>
      </w:del>
      <w:proofErr w:type="spellStart"/>
      <w:ins w:id="5141" w:author="Kelvin Sung" w:date="2021-05-26T07:41:00Z">
        <w:r w:rsidR="00067672">
          <w:rPr>
            <w:rStyle w:val="CodeInline"/>
          </w:rPr>
          <w:t>DistanceDropOff</w:t>
        </w:r>
      </w:ins>
      <w:proofErr w:type="spellEnd"/>
      <w:del w:id="5142" w:author="Kelvin Sung" w:date="2021-05-26T07:06:00Z">
        <w:r w:rsidRPr="00BD7AE9" w:rsidDel="001E5507">
          <w:rPr>
            <w:rStyle w:val="CodeInline"/>
          </w:rPr>
          <w:delText>DropOff</w:delText>
        </w:r>
      </w:del>
      <w:r w:rsidRPr="00BD7AE9">
        <w:rPr>
          <w:rStyle w:val="CodeInline"/>
        </w:rPr>
        <w:t>()</w:t>
      </w:r>
      <w:r w:rsidRPr="00A70786">
        <w:t xml:space="preserve"> functions the same (not shown) and create a </w:t>
      </w:r>
      <w:proofErr w:type="spellStart"/>
      <w:proofErr w:type="gramStart"/>
      <w:r w:rsidRPr="00BD7AE9">
        <w:rPr>
          <w:rStyle w:val="CodeInline"/>
        </w:rPr>
        <w:t>LightStrength</w:t>
      </w:r>
      <w:proofErr w:type="spellEnd"/>
      <w:r w:rsidRPr="00BD7AE9">
        <w:rPr>
          <w:rStyle w:val="CodeInline"/>
        </w:rPr>
        <w:t>(</w:t>
      </w:r>
      <w:proofErr w:type="gramEnd"/>
      <w:r w:rsidRPr="00BD7AE9">
        <w:rPr>
          <w:rStyle w:val="CodeInline"/>
        </w:rPr>
        <w:t>)</w:t>
      </w:r>
      <w:r w:rsidRPr="00A70786">
        <w:t xml:space="preserve"> function to compute the strength of a given light source. This function is similar to the </w:t>
      </w:r>
      <w:proofErr w:type="spellStart"/>
      <w:proofErr w:type="gramStart"/>
      <w:r w:rsidRPr="00BD7AE9">
        <w:rPr>
          <w:rStyle w:val="CodeInline"/>
        </w:rPr>
        <w:t>ShadedResult</w:t>
      </w:r>
      <w:proofErr w:type="spellEnd"/>
      <w:r w:rsidRPr="00BD7AE9">
        <w:rPr>
          <w:rStyle w:val="CodeInline"/>
        </w:rPr>
        <w:t>(</w:t>
      </w:r>
      <w:proofErr w:type="gramEnd"/>
      <w:r w:rsidRPr="00BD7AE9">
        <w:rPr>
          <w:rStyle w:val="CodeInline"/>
        </w:rPr>
        <w:t>)</w:t>
      </w:r>
      <w:r w:rsidRPr="00A70786">
        <w:t xml:space="preserve"> function of the </w:t>
      </w:r>
      <w:proofErr w:type="spellStart"/>
      <w:r w:rsidR="00BD7AE9" w:rsidRPr="00BD7AE9">
        <w:rPr>
          <w:rStyle w:val="CodeInline"/>
        </w:rPr>
        <w:t>i</w:t>
      </w:r>
      <w:r w:rsidRPr="00BD7AE9">
        <w:rPr>
          <w:rStyle w:val="CodeInline"/>
        </w:rPr>
        <w:t>llum</w:t>
      </w:r>
      <w:r w:rsidR="00BD7AE9" w:rsidRPr="00BD7AE9">
        <w:rPr>
          <w:rStyle w:val="CodeInline"/>
        </w:rPr>
        <w:t>_fs</w:t>
      </w:r>
      <w:proofErr w:type="spellEnd"/>
      <w:r w:rsidRPr="00A70786">
        <w:t xml:space="preserve"> shader, except that this function computes the light strength arriving at the position to be illuminated instead of a shaded color.</w:t>
      </w:r>
    </w:p>
    <w:p w14:paraId="43E37726" w14:textId="77777777" w:rsidR="00BD7AE9" w:rsidRDefault="00BD7AE9" w:rsidP="00BD7AE9">
      <w:pPr>
        <w:pStyle w:val="Code"/>
        <w:rPr>
          <w:rFonts w:hint="eastAsia"/>
        </w:rPr>
      </w:pPr>
      <w:r>
        <w:t>float LightStrength() {</w:t>
      </w:r>
    </w:p>
    <w:p w14:paraId="085ED58F" w14:textId="0033C1ED" w:rsidR="00BD7AE9" w:rsidRDefault="00BD7AE9" w:rsidP="00BD7AE9">
      <w:pPr>
        <w:pStyle w:val="Code"/>
        <w:rPr>
          <w:rFonts w:hint="eastAsia"/>
        </w:rPr>
      </w:pPr>
      <w:r>
        <w:t xml:space="preserve">    float </w:t>
      </w:r>
      <w:ins w:id="5143" w:author="Kelvin Sung" w:date="2021-05-26T06:56:00Z">
        <w:r w:rsidR="00FA6367">
          <w:t>a</w:t>
        </w:r>
        <w:r w:rsidR="00FA6367">
          <w:t>Strength</w:t>
        </w:r>
        <w:r w:rsidR="00FA6367">
          <w:t xml:space="preserve"> </w:t>
        </w:r>
      </w:ins>
      <w:del w:id="5144" w:author="Kelvin Sung" w:date="2021-05-26T06:56:00Z">
        <w:r w:rsidDel="00FA6367">
          <w:delText xml:space="preserve">aAtten </w:delText>
        </w:r>
      </w:del>
      <w:r>
        <w:t xml:space="preserve">= 1.0, </w:t>
      </w:r>
      <w:ins w:id="5145" w:author="Kelvin Sung" w:date="2021-05-26T06:56:00Z">
        <w:r w:rsidR="00FA6367">
          <w:t>d</w:t>
        </w:r>
        <w:r w:rsidR="00FA6367">
          <w:t>Strength</w:t>
        </w:r>
        <w:r w:rsidR="00FA6367">
          <w:t xml:space="preserve"> </w:t>
        </w:r>
      </w:ins>
      <w:del w:id="5146" w:author="Kelvin Sung" w:date="2021-05-26T06:56:00Z">
        <w:r w:rsidDel="00FA6367">
          <w:delText xml:space="preserve">dAtten </w:delText>
        </w:r>
      </w:del>
      <w:r>
        <w:t>= 1.0;</w:t>
      </w:r>
    </w:p>
    <w:p w14:paraId="39337FE1" w14:textId="77777777" w:rsidR="00BD7AE9" w:rsidRDefault="00BD7AE9" w:rsidP="00BD7AE9">
      <w:pPr>
        <w:pStyle w:val="Code"/>
        <w:rPr>
          <w:rFonts w:hint="eastAsia"/>
        </w:rPr>
      </w:pPr>
      <w:r>
        <w:t xml:space="preserve">    vec3 lgtDir = -normalize(uLights[0].Direction.xyz);</w:t>
      </w:r>
    </w:p>
    <w:p w14:paraId="07BDA5AC" w14:textId="77777777" w:rsidR="00BD7AE9" w:rsidRDefault="00BD7AE9" w:rsidP="00BD7AE9">
      <w:pPr>
        <w:pStyle w:val="Code"/>
        <w:rPr>
          <w:rFonts w:hint="eastAsia"/>
        </w:rPr>
      </w:pPr>
      <w:r>
        <w:t xml:space="preserve">    vec3 L; // light vector</w:t>
      </w:r>
    </w:p>
    <w:p w14:paraId="11895D2D" w14:textId="77777777" w:rsidR="00BD7AE9" w:rsidRDefault="00BD7AE9" w:rsidP="00BD7AE9">
      <w:pPr>
        <w:pStyle w:val="Code"/>
        <w:rPr>
          <w:rFonts w:hint="eastAsia"/>
        </w:rPr>
      </w:pPr>
      <w:r>
        <w:t xml:space="preserve">    float dist; // distance to light</w:t>
      </w:r>
    </w:p>
    <w:p w14:paraId="5DC848D5" w14:textId="77777777" w:rsidR="00BD7AE9" w:rsidRDefault="00BD7AE9" w:rsidP="00BD7AE9">
      <w:pPr>
        <w:pStyle w:val="Code"/>
        <w:rPr>
          <w:rFonts w:hint="eastAsia"/>
        </w:rPr>
      </w:pPr>
      <w:r>
        <w:t xml:space="preserve">    if (uLights[0].LightType == eDirectionalLight) {</w:t>
      </w:r>
    </w:p>
    <w:p w14:paraId="679F0A23" w14:textId="77777777" w:rsidR="00BD7AE9" w:rsidRDefault="00BD7AE9" w:rsidP="00BD7AE9">
      <w:pPr>
        <w:pStyle w:val="Code"/>
        <w:rPr>
          <w:rFonts w:hint="eastAsia"/>
        </w:rPr>
      </w:pPr>
      <w:r>
        <w:t xml:space="preserve">        L = lgtDir;</w:t>
      </w:r>
    </w:p>
    <w:p w14:paraId="5B54DD18" w14:textId="77777777" w:rsidR="00BD7AE9" w:rsidRDefault="00BD7AE9" w:rsidP="00BD7AE9">
      <w:pPr>
        <w:pStyle w:val="Code"/>
        <w:rPr>
          <w:rFonts w:hint="eastAsia"/>
        </w:rPr>
      </w:pPr>
      <w:r>
        <w:t xml:space="preserve">    } else {</w:t>
      </w:r>
    </w:p>
    <w:p w14:paraId="61B2CFA3" w14:textId="77777777" w:rsidR="00BD7AE9" w:rsidRDefault="00BD7AE9" w:rsidP="00BD7AE9">
      <w:pPr>
        <w:pStyle w:val="Code"/>
        <w:rPr>
          <w:rFonts w:hint="eastAsia"/>
        </w:rPr>
      </w:pPr>
      <w:r>
        <w:t xml:space="preserve">        L = uLights[0].Position.xyz - gl_FragCoord.xyz;</w:t>
      </w:r>
    </w:p>
    <w:p w14:paraId="23D48BF7" w14:textId="77777777" w:rsidR="00BD7AE9" w:rsidRDefault="00BD7AE9" w:rsidP="00BD7AE9">
      <w:pPr>
        <w:pStyle w:val="Code"/>
        <w:rPr>
          <w:rFonts w:hint="eastAsia"/>
        </w:rPr>
      </w:pPr>
      <w:r>
        <w:t xml:space="preserve">        dist = length(L);</w:t>
      </w:r>
    </w:p>
    <w:p w14:paraId="2C0A3DDA" w14:textId="77777777" w:rsidR="00BD7AE9" w:rsidRDefault="00BD7AE9" w:rsidP="00BD7AE9">
      <w:pPr>
        <w:pStyle w:val="Code"/>
        <w:rPr>
          <w:rFonts w:hint="eastAsia"/>
        </w:rPr>
      </w:pPr>
      <w:r>
        <w:t xml:space="preserve">        L = L / dist;</w:t>
      </w:r>
    </w:p>
    <w:p w14:paraId="1FF393BD" w14:textId="77777777" w:rsidR="00BD7AE9" w:rsidRDefault="00BD7AE9" w:rsidP="00BD7AE9">
      <w:pPr>
        <w:pStyle w:val="Code"/>
        <w:rPr>
          <w:rFonts w:hint="eastAsia"/>
        </w:rPr>
      </w:pPr>
      <w:r>
        <w:t xml:space="preserve">    }</w:t>
      </w:r>
    </w:p>
    <w:p w14:paraId="5E776E55" w14:textId="77777777" w:rsidR="00BD7AE9" w:rsidRDefault="00BD7AE9" w:rsidP="00BD7AE9">
      <w:pPr>
        <w:pStyle w:val="Code"/>
        <w:rPr>
          <w:rFonts w:hint="eastAsia"/>
        </w:rPr>
      </w:pPr>
      <w:r>
        <w:t xml:space="preserve">    if (uLights[0].LightType == eSpotLight) {</w:t>
      </w:r>
    </w:p>
    <w:p w14:paraId="26D0A752" w14:textId="77777777" w:rsidR="00BD7AE9" w:rsidRDefault="00BD7AE9" w:rsidP="00BD7AE9">
      <w:pPr>
        <w:pStyle w:val="Code"/>
        <w:rPr>
          <w:rFonts w:hint="eastAsia"/>
        </w:rPr>
      </w:pPr>
      <w:r>
        <w:t xml:space="preserve">        // spotlight: do angle dropoff</w:t>
      </w:r>
    </w:p>
    <w:p w14:paraId="2DAFB29B" w14:textId="23C8D45B" w:rsidR="00BD7AE9" w:rsidRDefault="00BD7AE9" w:rsidP="00BD7AE9">
      <w:pPr>
        <w:pStyle w:val="Code"/>
        <w:rPr>
          <w:rFonts w:hint="eastAsia"/>
        </w:rPr>
      </w:pPr>
      <w:r>
        <w:t xml:space="preserve">        </w:t>
      </w:r>
      <w:ins w:id="5147" w:author="Kelvin Sung" w:date="2021-05-26T06:56:00Z">
        <w:r w:rsidR="00FA6367">
          <w:t>aStrength</w:t>
        </w:r>
        <w:r w:rsidR="00FA6367">
          <w:t xml:space="preserve"> </w:t>
        </w:r>
      </w:ins>
      <w:del w:id="5148" w:author="Kelvin Sung" w:date="2021-05-26T06:56:00Z">
        <w:r w:rsidDel="00FA6367">
          <w:delText xml:space="preserve">aAtten </w:delText>
        </w:r>
      </w:del>
      <w:r>
        <w:t>= Angular</w:t>
      </w:r>
      <w:ins w:id="5149" w:author="Kelvin Sung" w:date="2021-05-26T07:44:00Z">
        <w:r w:rsidR="00067672">
          <w:t>DropOff</w:t>
        </w:r>
      </w:ins>
      <w:del w:id="5150" w:author="Kelvin Sung" w:date="2021-05-26T07:05:00Z">
        <w:r w:rsidDel="00E61FF0">
          <w:delText>DropOff</w:delText>
        </w:r>
      </w:del>
      <w:r>
        <w:t>(lgtDir, L);</w:t>
      </w:r>
    </w:p>
    <w:p w14:paraId="4863B887" w14:textId="77777777" w:rsidR="00BD7AE9" w:rsidRDefault="00BD7AE9" w:rsidP="00BD7AE9">
      <w:pPr>
        <w:pStyle w:val="Code"/>
        <w:rPr>
          <w:rFonts w:hint="eastAsia"/>
        </w:rPr>
      </w:pPr>
      <w:r>
        <w:t xml:space="preserve">    }</w:t>
      </w:r>
    </w:p>
    <w:p w14:paraId="34AAF32D" w14:textId="77777777" w:rsidR="00BD7AE9" w:rsidRDefault="00BD7AE9" w:rsidP="00BD7AE9">
      <w:pPr>
        <w:pStyle w:val="Code"/>
        <w:rPr>
          <w:rFonts w:hint="eastAsia"/>
        </w:rPr>
      </w:pPr>
      <w:r>
        <w:t xml:space="preserve">    if (uLights[0].LightType != eDirectionalLight) {</w:t>
      </w:r>
    </w:p>
    <w:p w14:paraId="1D3FE0EA" w14:textId="77777777" w:rsidR="00BD7AE9" w:rsidRDefault="00BD7AE9" w:rsidP="00BD7AE9">
      <w:pPr>
        <w:pStyle w:val="Code"/>
        <w:rPr>
          <w:rFonts w:hint="eastAsia"/>
        </w:rPr>
      </w:pPr>
      <w:r>
        <w:t xml:space="preserve">        // both spot and point light has distance dropoff</w:t>
      </w:r>
    </w:p>
    <w:p w14:paraId="36A42323" w14:textId="5EF9B9E6" w:rsidR="00BD7AE9" w:rsidRDefault="00BD7AE9" w:rsidP="00BD7AE9">
      <w:pPr>
        <w:pStyle w:val="Code"/>
        <w:rPr>
          <w:rFonts w:hint="eastAsia"/>
        </w:rPr>
      </w:pPr>
      <w:r>
        <w:t xml:space="preserve">        </w:t>
      </w:r>
      <w:ins w:id="5151" w:author="Kelvin Sung" w:date="2021-05-26T06:56:00Z">
        <w:r w:rsidR="00FA6367">
          <w:t>d</w:t>
        </w:r>
        <w:r w:rsidR="00FA6367">
          <w:t>Strength</w:t>
        </w:r>
        <w:r w:rsidR="00FA6367">
          <w:t xml:space="preserve"> </w:t>
        </w:r>
      </w:ins>
      <w:del w:id="5152" w:author="Kelvin Sung" w:date="2021-05-26T06:56:00Z">
        <w:r w:rsidDel="00FA6367">
          <w:delText xml:space="preserve">dAtten </w:delText>
        </w:r>
      </w:del>
      <w:r>
        <w:t xml:space="preserve">= </w:t>
      </w:r>
      <w:del w:id="5153" w:author="Kelvin Sung" w:date="2021-05-26T07:40:00Z">
        <w:r w:rsidDel="00067672">
          <w:delText>Distance</w:delText>
        </w:r>
      </w:del>
      <w:ins w:id="5154" w:author="Kelvin Sung" w:date="2021-05-26T07:40:00Z">
        <w:r w:rsidR="00067672">
          <w:t>DistanceDropOff</w:t>
        </w:r>
      </w:ins>
      <w:del w:id="5155" w:author="Kelvin Sung" w:date="2021-05-26T07:05:00Z">
        <w:r w:rsidDel="00E61FF0">
          <w:delText>Drop</w:delText>
        </w:r>
      </w:del>
      <w:del w:id="5156" w:author="Kelvin Sung" w:date="2021-05-26T07:04:00Z">
        <w:r w:rsidDel="00E61FF0">
          <w:delText>Off</w:delText>
        </w:r>
      </w:del>
      <w:r>
        <w:t>(dist);</w:t>
      </w:r>
    </w:p>
    <w:p w14:paraId="51E4BD0C" w14:textId="77777777" w:rsidR="00BD7AE9" w:rsidRDefault="00BD7AE9" w:rsidP="00BD7AE9">
      <w:pPr>
        <w:pStyle w:val="Code"/>
        <w:rPr>
          <w:rFonts w:hint="eastAsia"/>
        </w:rPr>
      </w:pPr>
      <w:r>
        <w:t xml:space="preserve">    }</w:t>
      </w:r>
    </w:p>
    <w:p w14:paraId="4F354C33" w14:textId="153B81BF" w:rsidR="00BD7AE9" w:rsidRDefault="00BD7AE9" w:rsidP="00BD7AE9">
      <w:pPr>
        <w:pStyle w:val="Code"/>
        <w:rPr>
          <w:rFonts w:hint="eastAsia"/>
        </w:rPr>
      </w:pPr>
      <w:r>
        <w:t xml:space="preserve">    float result = </w:t>
      </w:r>
      <w:ins w:id="5157" w:author="Kelvin Sung" w:date="2021-05-26T06:56:00Z">
        <w:r w:rsidR="00FA6367">
          <w:t>aStrength</w:t>
        </w:r>
        <w:r w:rsidR="00FA6367">
          <w:t xml:space="preserve"> </w:t>
        </w:r>
      </w:ins>
      <w:del w:id="5158" w:author="Kelvin Sung" w:date="2021-05-26T06:56:00Z">
        <w:r w:rsidDel="00FA6367">
          <w:delText xml:space="preserve">aAtten </w:delText>
        </w:r>
      </w:del>
      <w:r>
        <w:t xml:space="preserve">* </w:t>
      </w:r>
      <w:ins w:id="5159" w:author="Kelvin Sung" w:date="2021-05-26T06:56:00Z">
        <w:r w:rsidR="00FA6367">
          <w:t>d</w:t>
        </w:r>
        <w:r w:rsidR="00FA6367">
          <w:t>Strength</w:t>
        </w:r>
      </w:ins>
      <w:del w:id="5160" w:author="Kelvin Sung" w:date="2021-05-26T06:56:00Z">
        <w:r w:rsidDel="00FA6367">
          <w:delText>dAtten</w:delText>
        </w:r>
      </w:del>
      <w:r>
        <w:t>;</w:t>
      </w:r>
    </w:p>
    <w:p w14:paraId="4AB92E5F" w14:textId="77777777" w:rsidR="00BD7AE9" w:rsidRDefault="00BD7AE9" w:rsidP="00BD7AE9">
      <w:pPr>
        <w:pStyle w:val="Code"/>
        <w:rPr>
          <w:rFonts w:hint="eastAsia"/>
        </w:rPr>
      </w:pPr>
      <w:r>
        <w:t xml:space="preserve">    return result;</w:t>
      </w:r>
      <w:commentRangeEnd w:id="5137"/>
      <w:r w:rsidR="00FA6367">
        <w:rPr>
          <w:rStyle w:val="CommentReference"/>
          <w:rFonts w:asciiTheme="minorHAnsi" w:hAnsiTheme="minorHAnsi"/>
          <w:noProof w:val="0"/>
        </w:rPr>
        <w:commentReference w:id="5137"/>
      </w:r>
    </w:p>
    <w:p w14:paraId="4C583C47" w14:textId="3D34D74A" w:rsidR="00BD7AE9" w:rsidRPr="00A70786" w:rsidRDefault="00BD7AE9" w:rsidP="00BD7AE9">
      <w:pPr>
        <w:pStyle w:val="Code"/>
        <w:rPr>
          <w:rFonts w:hint="eastAsia"/>
        </w:rPr>
      </w:pPr>
      <w:r>
        <w:t>}</w:t>
      </w:r>
    </w:p>
    <w:p w14:paraId="4C016C20" w14:textId="77777777" w:rsidR="00A70786" w:rsidRPr="00A70786" w:rsidRDefault="00A70786" w:rsidP="00F31BF1">
      <w:pPr>
        <w:pStyle w:val="NumList"/>
        <w:numPr>
          <w:ilvl w:val="0"/>
          <w:numId w:val="43"/>
        </w:numPr>
        <w:rPr>
          <w:rFonts w:hint="eastAsia"/>
        </w:rPr>
      </w:pPr>
      <w:r w:rsidRPr="00A70786">
        <w:lastRenderedPageBreak/>
        <w:t xml:space="preserve">Compute the 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shadow caster geometry’s color 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rPr>
          <w:rFonts w:hint="eastAsia"/>
        </w:rPr>
      </w:pPr>
      <w:r>
        <w:t>void main(void)</w:t>
      </w:r>
    </w:p>
    <w:p w14:paraId="6D347755" w14:textId="77777777" w:rsidR="00BD7AE9" w:rsidRDefault="00BD7AE9" w:rsidP="00BD7AE9">
      <w:pPr>
        <w:pStyle w:val="Code"/>
        <w:rPr>
          <w:rFonts w:hint="eastAsia"/>
        </w:rPr>
      </w:pPr>
      <w:r>
        <w:t>{</w:t>
      </w:r>
    </w:p>
    <w:p w14:paraId="10D2F83C" w14:textId="77777777" w:rsidR="00BD7AE9" w:rsidRDefault="00BD7AE9" w:rsidP="00BD7AE9">
      <w:pPr>
        <w:pStyle w:val="Code"/>
        <w:rPr>
          <w:rFonts w:hint="eastAsia"/>
        </w:rPr>
      </w:pPr>
      <w:r>
        <w:t xml:space="preserve">    vec4 texFragColor = texture2D(uSampler, vTexCoord);</w:t>
      </w:r>
    </w:p>
    <w:p w14:paraId="0889CF1F" w14:textId="77777777" w:rsidR="00BD7AE9" w:rsidRDefault="00BD7AE9" w:rsidP="00BD7AE9">
      <w:pPr>
        <w:pStyle w:val="Code"/>
        <w:rPr>
          <w:rFonts w:hint="eastAsia"/>
        </w:rPr>
      </w:pPr>
      <w:r>
        <w:t xml:space="preserve">    float lgtStrength = LightStrength();</w:t>
      </w:r>
    </w:p>
    <w:p w14:paraId="29DB8A04" w14:textId="77777777" w:rsidR="00BD7AE9" w:rsidRDefault="00BD7AE9" w:rsidP="00BD7AE9">
      <w:pPr>
        <w:pStyle w:val="Code"/>
        <w:rPr>
          <w:rFonts w:hint="eastAsia"/>
        </w:rPr>
      </w:pPr>
      <w:r>
        <w:t xml:space="preserve">    if (lgtStrength &lt; kLightStrengthCutOff)</w:t>
      </w:r>
    </w:p>
    <w:p w14:paraId="664A864E" w14:textId="77777777" w:rsidR="00BD7AE9" w:rsidRDefault="00BD7AE9" w:rsidP="00BD7AE9">
      <w:pPr>
        <w:pStyle w:val="Code"/>
        <w:rPr>
          <w:rFonts w:hint="eastAsia"/>
        </w:rPr>
      </w:pPr>
      <w:r>
        <w:t xml:space="preserve">        discard;</w:t>
      </w:r>
    </w:p>
    <w:p w14:paraId="540F49C8" w14:textId="77777777" w:rsidR="00BD7AE9" w:rsidRDefault="00BD7AE9" w:rsidP="00BD7AE9">
      <w:pPr>
        <w:pStyle w:val="Code"/>
        <w:rPr>
          <w:rFonts w:hint="eastAsia"/>
        </w:rPr>
      </w:pPr>
      <w:r>
        <w:t xml:space="preserve">    vec3 shadowColor = lgtStrength * uPixelColor.rgb;</w:t>
      </w:r>
    </w:p>
    <w:p w14:paraId="698E69A0" w14:textId="77777777" w:rsidR="00BD7AE9" w:rsidRDefault="00BD7AE9" w:rsidP="00BD7AE9">
      <w:pPr>
        <w:pStyle w:val="Code"/>
        <w:rPr>
          <w:rFonts w:hint="eastAsia"/>
        </w:rPr>
      </w:pPr>
      <w:r>
        <w:t xml:space="preserve">    shadowColor *= uPixelColor.a * texFragColor.a;</w:t>
      </w:r>
    </w:p>
    <w:p w14:paraId="17771584" w14:textId="77777777" w:rsidR="00BD7AE9" w:rsidRDefault="00BD7AE9" w:rsidP="00BD7AE9">
      <w:pPr>
        <w:pStyle w:val="Code"/>
        <w:rPr>
          <w:rFonts w:hint="eastAsia"/>
        </w:rPr>
      </w:pPr>
      <w:r>
        <w:t xml:space="preserve">    gl_FragColor = vec4(shadowColor,  kMaxShadowOpacity * lgtStrength * texFragColor.a);</w:t>
      </w:r>
    </w:p>
    <w:p w14:paraId="5A5518B7" w14:textId="4E811C21" w:rsidR="00A70786" w:rsidRDefault="00BD7AE9" w:rsidP="00BD7AE9">
      <w:pPr>
        <w:pStyle w:val="Code"/>
        <w:rPr>
          <w:rFonts w:hint="eastAsia"/>
        </w:rPr>
      </w:pPr>
      <w:r>
        <w:t>}</w:t>
      </w:r>
    </w:p>
    <w:p w14:paraId="052A60D3" w14:textId="77777777" w:rsidR="00A70786" w:rsidRDefault="00A70786" w:rsidP="00885276">
      <w:pPr>
        <w:pStyle w:val="Heading4"/>
      </w:pPr>
      <w:r>
        <w:t>Creating the GLSL Shadow Receiver Fragment Shader</w:t>
      </w:r>
    </w:p>
    <w:p w14:paraId="45D13BDE" w14:textId="07634A23" w:rsidR="00A70786" w:rsidRDefault="00A70786" w:rsidP="00A70786">
      <w:pPr>
        <w:pStyle w:val="BodyTextFirst"/>
        <w:rPr>
          <w:rFonts w:hint="eastAsia"/>
        </w:rPr>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as an on/off buffer, and the shader returning any value 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06F29CDA" w14:textId="6FB1928D" w:rsidR="00A70786" w:rsidRDefault="00A70786" w:rsidP="00F31BF1">
      <w:pPr>
        <w:pStyle w:val="NumList"/>
        <w:numPr>
          <w:ilvl w:val="0"/>
          <w:numId w:val="44"/>
        </w:numPr>
        <w:rPr>
          <w:rFonts w:hint="eastAsia"/>
        </w:rPr>
      </w:pPr>
      <w:r>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a new file and name it </w:t>
      </w:r>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r>
        <w:t>.</w:t>
      </w:r>
    </w:p>
    <w:p w14:paraId="24780B92" w14:textId="0A502A9B" w:rsidR="00A70786" w:rsidRDefault="00A70786" w:rsidP="00F31BF1">
      <w:pPr>
        <w:pStyle w:val="NumList"/>
        <w:numPr>
          <w:ilvl w:val="0"/>
          <w:numId w:val="44"/>
        </w:numPr>
        <w:rPr>
          <w:rFonts w:hint="eastAsia"/>
        </w:rPr>
      </w:pPr>
      <w:r>
        <w:t xml:space="preserve">Define a </w:t>
      </w:r>
      <w:r w:rsidRPr="00BD7AE9">
        <w:rPr>
          <w:rStyle w:val="CodeInline"/>
        </w:rPr>
        <w:t>sampler2D</w:t>
      </w:r>
      <w:r>
        <w:t xml:space="preserve"> object such that the shadow receiver object’s color texture map can be properly sampled. In addition, define the constant </w:t>
      </w:r>
      <w:proofErr w:type="spellStart"/>
      <w:r w:rsidRPr="00BD7AE9">
        <w:rPr>
          <w:rStyle w:val="CodeInline"/>
        </w:rPr>
        <w:t>kSufficientlyOpaque</w:t>
      </w:r>
      <w:proofErr w:type="spellEnd"/>
      <w:r>
        <w:t xml:space="preserve">. Fragments with opacity of less than this value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rPr>
          <w:rFonts w:hint="eastAsia"/>
        </w:rPr>
      </w:pPr>
      <w:r>
        <w:t>// The object that fetches data from texture.</w:t>
      </w:r>
    </w:p>
    <w:p w14:paraId="14E2EDD5" w14:textId="77777777" w:rsidR="00BD7AE9" w:rsidRDefault="00BD7AE9" w:rsidP="00BD7AE9">
      <w:pPr>
        <w:pStyle w:val="Code"/>
        <w:rPr>
          <w:rFonts w:hint="eastAsia"/>
        </w:rPr>
      </w:pPr>
      <w:r>
        <w:t>// Must be set outside the shader.</w:t>
      </w:r>
    </w:p>
    <w:p w14:paraId="60CABA1A" w14:textId="77777777" w:rsidR="00BD7AE9" w:rsidRDefault="00BD7AE9" w:rsidP="00BD7AE9">
      <w:pPr>
        <w:pStyle w:val="Code"/>
        <w:rPr>
          <w:rFonts w:hint="eastAsia"/>
        </w:rPr>
      </w:pPr>
      <w:r>
        <w:t>uniform sampler2D uSampler;</w:t>
      </w:r>
    </w:p>
    <w:p w14:paraId="5C525A59" w14:textId="77777777" w:rsidR="00BD7AE9" w:rsidRDefault="00BD7AE9" w:rsidP="00BD7AE9">
      <w:pPr>
        <w:pStyle w:val="Code"/>
        <w:rPr>
          <w:rFonts w:hint="eastAsia"/>
        </w:rPr>
      </w:pPr>
      <w:r>
        <w:t>uniform vec4 uPixelColor;</w:t>
      </w:r>
    </w:p>
    <w:p w14:paraId="5E60FF8B" w14:textId="77777777" w:rsidR="00BD7AE9" w:rsidRDefault="00BD7AE9" w:rsidP="00BD7AE9">
      <w:pPr>
        <w:pStyle w:val="Code"/>
        <w:rPr>
          <w:rFonts w:hint="eastAsia"/>
        </w:rPr>
      </w:pPr>
    </w:p>
    <w:p w14:paraId="4A3850F6" w14:textId="77777777" w:rsidR="00BD7AE9" w:rsidRDefault="00BD7AE9" w:rsidP="00BD7AE9">
      <w:pPr>
        <w:pStyle w:val="Code"/>
        <w:rPr>
          <w:rFonts w:hint="eastAsia"/>
        </w:rPr>
      </w:pPr>
      <w:r>
        <w:t>// The "varying" keyword is for signifying that the texture coordinate will be</w:t>
      </w:r>
    </w:p>
    <w:p w14:paraId="6D86C28F" w14:textId="77777777" w:rsidR="00BD7AE9" w:rsidRDefault="00BD7AE9" w:rsidP="00BD7AE9">
      <w:pPr>
        <w:pStyle w:val="Code"/>
        <w:rPr>
          <w:rFonts w:hint="eastAsia"/>
        </w:rPr>
      </w:pPr>
      <w:r>
        <w:t xml:space="preserve">// interpolated and thus varies. </w:t>
      </w:r>
    </w:p>
    <w:p w14:paraId="65E2D5F1" w14:textId="77777777" w:rsidR="00BD7AE9" w:rsidRDefault="00BD7AE9" w:rsidP="00BD7AE9">
      <w:pPr>
        <w:pStyle w:val="Code"/>
        <w:rPr>
          <w:rFonts w:hint="eastAsia"/>
        </w:rPr>
      </w:pPr>
      <w:r>
        <w:t>varying vec2 vTexCoord;</w:t>
      </w:r>
    </w:p>
    <w:p w14:paraId="4A367144" w14:textId="77777777" w:rsidR="00BD7AE9" w:rsidRDefault="00BD7AE9" w:rsidP="00BD7AE9">
      <w:pPr>
        <w:pStyle w:val="Code"/>
        <w:rPr>
          <w:rFonts w:hint="eastAsia"/>
        </w:rPr>
      </w:pPr>
    </w:p>
    <w:p w14:paraId="407F27B1" w14:textId="25A41B11" w:rsidR="00BD7AE9" w:rsidRDefault="00BD7AE9" w:rsidP="00BD7AE9">
      <w:pPr>
        <w:pStyle w:val="Code"/>
        <w:rPr>
          <w:rFonts w:hint="eastAsia"/>
        </w:rPr>
      </w:pPr>
      <w:r>
        <w:t>#define kSufficientlyOpaque       0.1</w:t>
      </w:r>
    </w:p>
    <w:p w14:paraId="6755D9D7" w14:textId="243F83FF" w:rsidR="00A70786" w:rsidRDefault="00A70786" w:rsidP="00A70786">
      <w:pPr>
        <w:pStyle w:val="BodyTextFirst"/>
        <w:rPr>
          <w:rFonts w:hint="eastAsia"/>
        </w:rPr>
      </w:pPr>
      <w:r>
        <w:t xml:space="preserve">Note that to facilitate engine </w:t>
      </w:r>
      <w:r w:rsidRPr="00BD7AE9">
        <w:rPr>
          <w:rStyle w:val="CodeInline"/>
        </w:rPr>
        <w:t>Shader</w:t>
      </w:r>
      <w:r>
        <w:t xml:space="preserve"> object 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23AF1B17" w:rsidR="00A70786" w:rsidRDefault="00A70786" w:rsidP="00F31BF1">
      <w:pPr>
        <w:pStyle w:val="NumList"/>
        <w:numPr>
          <w:ilvl w:val="0"/>
          <w:numId w:val="44"/>
        </w:numPr>
        <w:rPr>
          <w:rFonts w:hint="eastAsia"/>
        </w:rPr>
      </w:pPr>
      <w:r>
        <w:t xml:space="preserve">Implement the </w:t>
      </w:r>
      <w:proofErr w:type="gramStart"/>
      <w:r w:rsidRPr="00E27494">
        <w:rPr>
          <w:rStyle w:val="CodeInline"/>
        </w:rPr>
        <w:t>main(</w:t>
      </w:r>
      <w:proofErr w:type="gramEnd"/>
      <w:r w:rsidRPr="00E27494">
        <w:rPr>
          <w:rStyle w:val="CodeInline"/>
        </w:rPr>
        <w:t>)</w:t>
      </w:r>
      <w:r>
        <w:t xml:space="preserve"> function to sample the texture for the shadow receiver object and test for sufficient opacity for receiving shadow caster geometries.</w:t>
      </w:r>
    </w:p>
    <w:p w14:paraId="670ABEBD" w14:textId="77777777" w:rsidR="00BD7AE9" w:rsidRDefault="00BD7AE9" w:rsidP="00BD7AE9">
      <w:pPr>
        <w:pStyle w:val="Code"/>
        <w:rPr>
          <w:rFonts w:hint="eastAsia"/>
        </w:rPr>
      </w:pPr>
      <w:r>
        <w:t>void main(void)</w:t>
      </w:r>
    </w:p>
    <w:p w14:paraId="2244563E" w14:textId="77777777" w:rsidR="00BD7AE9" w:rsidRDefault="00BD7AE9" w:rsidP="00BD7AE9">
      <w:pPr>
        <w:pStyle w:val="Code"/>
        <w:rPr>
          <w:rFonts w:hint="eastAsia"/>
        </w:rPr>
      </w:pPr>
      <w:r>
        <w:t>{</w:t>
      </w:r>
    </w:p>
    <w:p w14:paraId="32AD4C7C" w14:textId="77777777" w:rsidR="00BD7AE9" w:rsidRDefault="00BD7AE9" w:rsidP="00BD7AE9">
      <w:pPr>
        <w:pStyle w:val="Code"/>
        <w:rPr>
          <w:rFonts w:hint="eastAsia"/>
        </w:rPr>
      </w:pPr>
      <w:r>
        <w:t xml:space="preserve">    vec4 texFragColor = texture2D(uSampler, vTexCoord);</w:t>
      </w:r>
    </w:p>
    <w:p w14:paraId="3D5C0138" w14:textId="77777777" w:rsidR="00BD7AE9" w:rsidRDefault="00BD7AE9" w:rsidP="00BD7AE9">
      <w:pPr>
        <w:pStyle w:val="Code"/>
        <w:rPr>
          <w:rFonts w:hint="eastAsia"/>
        </w:rPr>
      </w:pPr>
      <w:r>
        <w:t xml:space="preserve">    if (texFragColor.a &lt; kSufficientlyOpaque)</w:t>
      </w:r>
    </w:p>
    <w:p w14:paraId="0DA7A8D3" w14:textId="77777777" w:rsidR="00BD7AE9" w:rsidRDefault="00BD7AE9" w:rsidP="00BD7AE9">
      <w:pPr>
        <w:pStyle w:val="Code"/>
        <w:rPr>
          <w:rFonts w:hint="eastAsia"/>
        </w:rPr>
      </w:pPr>
      <w:r>
        <w:t xml:space="preserve">        discard;</w:t>
      </w:r>
    </w:p>
    <w:p w14:paraId="74045435" w14:textId="77777777" w:rsidR="00BD7AE9" w:rsidRDefault="00BD7AE9" w:rsidP="00BD7AE9">
      <w:pPr>
        <w:pStyle w:val="Code"/>
        <w:rPr>
          <w:rFonts w:hint="eastAsia"/>
        </w:rPr>
      </w:pPr>
      <w:r>
        <w:t xml:space="preserve">    else</w:t>
      </w:r>
    </w:p>
    <w:p w14:paraId="651F5FE0" w14:textId="77777777" w:rsidR="00BD7AE9" w:rsidRDefault="00BD7AE9" w:rsidP="00BD7AE9">
      <w:pPr>
        <w:pStyle w:val="Code"/>
        <w:rPr>
          <w:rFonts w:hint="eastAsia"/>
        </w:rPr>
      </w:pPr>
      <w:r>
        <w:t xml:space="preserve">       gl_FragColor = vec4(1, 1, 1, 1);</w:t>
      </w:r>
    </w:p>
    <w:p w14:paraId="7FAE007E" w14:textId="77777777" w:rsidR="00BD7AE9" w:rsidRDefault="00BD7AE9" w:rsidP="00BD7AE9">
      <w:pPr>
        <w:pStyle w:val="Code"/>
        <w:rPr>
          <w:rFonts w:hint="eastAsia"/>
        </w:rPr>
      </w:pPr>
      <w:r>
        <w:t xml:space="preserve">    </w:t>
      </w:r>
    </w:p>
    <w:p w14:paraId="0FAF18E0" w14:textId="5155E619" w:rsidR="00BD7AE9" w:rsidRDefault="00BD7AE9" w:rsidP="00BD7AE9">
      <w:pPr>
        <w:pStyle w:val="Code"/>
        <w:rPr>
          <w:rFonts w:hint="eastAsia"/>
        </w:rPr>
      </w:pPr>
      <w:r>
        <w:t>}</w:t>
      </w:r>
    </w:p>
    <w:p w14:paraId="32417775" w14:textId="77777777" w:rsidR="00A70786" w:rsidRDefault="00A70786" w:rsidP="005A312F">
      <w:pPr>
        <w:pStyle w:val="Heading3"/>
      </w:pPr>
      <w:r>
        <w:t xml:space="preserve">Interfacing the GLSL Shaders to the Engine </w:t>
      </w:r>
    </w:p>
    <w:p w14:paraId="1490A4D7" w14:textId="77777777" w:rsidR="00A70786" w:rsidRDefault="00A70786" w:rsidP="00A70786">
      <w:pPr>
        <w:pStyle w:val="BodyTextFirst"/>
        <w:rPr>
          <w:rFonts w:hint="eastAsia"/>
        </w:rPr>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p>
    <w:p w14:paraId="0C107DB6" w14:textId="6A5F4312" w:rsidR="00A70786" w:rsidRDefault="00A70786" w:rsidP="00A70786">
      <w:pPr>
        <w:pStyle w:val="Bullet"/>
        <w:rPr>
          <w:rFonts w:hint="eastAsia"/>
        </w:rPr>
      </w:pPr>
      <w:r>
        <w:t xml:space="preserve">With the strategic variable naming in the </w:t>
      </w:r>
      <w:proofErr w:type="spellStart"/>
      <w:r w:rsidR="00E27494" w:rsidRPr="00E27494">
        <w:rPr>
          <w:rStyle w:val="CodeInline"/>
        </w:rPr>
        <w:t>s</w:t>
      </w:r>
      <w:r w:rsidRPr="00E27494">
        <w:rPr>
          <w:rStyle w:val="CodeInline"/>
        </w:rPr>
        <w:t>hadow</w:t>
      </w:r>
      <w:r w:rsidR="00E27494" w:rsidRPr="00E27494">
        <w:rPr>
          <w:rStyle w:val="CodeInline"/>
        </w:rPr>
        <w:t>_r</w:t>
      </w:r>
      <w:r w:rsidRPr="00E27494">
        <w:rPr>
          <w:rStyle w:val="CodeInline"/>
        </w:rPr>
        <w:t>eceiver</w:t>
      </w:r>
      <w:r w:rsidR="00E27494" w:rsidRPr="00E27494">
        <w:rPr>
          <w:rStyle w:val="CodeInline"/>
        </w:rPr>
        <w:t>_fs</w:t>
      </w:r>
      <w:proofErr w:type="spellEnd"/>
      <w:r>
        <w:t xml:space="preserve"> shader, the existing </w:t>
      </w:r>
      <w:proofErr w:type="spellStart"/>
      <w:r w:rsidRPr="00E27494">
        <w:rPr>
          <w:rStyle w:val="CodeInline"/>
        </w:rPr>
        <w:t>SpriteShader</w:t>
      </w:r>
      <w:proofErr w:type="spellEnd"/>
      <w:r>
        <w:t xml:space="preserve"> object can be used to communicate with the </w:t>
      </w:r>
      <w:proofErr w:type="spellStart"/>
      <w:r w:rsidR="00E27494" w:rsidRPr="00E27494">
        <w:rPr>
          <w:rStyle w:val="CodeInline"/>
        </w:rPr>
        <w:t>shadow_receiver_fs</w:t>
      </w:r>
      <w:proofErr w:type="spellEnd"/>
      <w:r w:rsidR="00E27494">
        <w:t xml:space="preserve"> </w:t>
      </w:r>
      <w:r>
        <w:t xml:space="preserve">GLSL fragment shader. </w:t>
      </w:r>
    </w:p>
    <w:p w14:paraId="6FB36C08" w14:textId="07744D63" w:rsidR="00A70786" w:rsidRDefault="00A70786" w:rsidP="00A70786">
      <w:pPr>
        <w:pStyle w:val="Bullet"/>
        <w:rPr>
          <w:rFonts w:hint="eastAsia"/>
        </w:rPr>
      </w:pPr>
      <w:r>
        <w:t xml:space="preserve">Recall that the </w:t>
      </w:r>
      <w:r w:rsidRPr="00E27494">
        <w:rPr>
          <w:rStyle w:val="CodeInline"/>
        </w:rPr>
        <w:t>Renderable</w:t>
      </w:r>
      <w:r>
        <w:t xml:space="preserve"> objects are designed to support instantiating and manipulating multiple game objects with the corresponding shaders. In this case, the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shader is meant for drawing shadow caster geometries, while the </w:t>
      </w:r>
      <w:proofErr w:type="spellStart"/>
      <w:r w:rsidR="00E27494" w:rsidRPr="00E27494">
        <w:rPr>
          <w:rStyle w:val="CodeInline"/>
        </w:rPr>
        <w:t>shadow_receiver_fs</w:t>
      </w:r>
      <w:proofErr w:type="spellEnd"/>
      <w:r w:rsidR="00E27494">
        <w:t xml:space="preserve"> </w:t>
      </w:r>
      <w:r>
        <w:t xml:space="preserve">shader is meant for drawing the shadow receiver object into the stencil butter. Notice that neither of the shaders is designed to support objects that are suitable for direct instantiation or manipulations. For these reasons, there is no need for the corresponding </w:t>
      </w:r>
      <w:r w:rsidRPr="00E27494">
        <w:rPr>
          <w:rStyle w:val="CodeInline"/>
        </w:rPr>
        <w:t>Renderable</w:t>
      </w:r>
      <w:r>
        <w:t xml:space="preserve"> objects.</w:t>
      </w:r>
    </w:p>
    <w:p w14:paraId="51446298" w14:textId="77777777" w:rsidR="00A70786" w:rsidRDefault="00A70786" w:rsidP="00A70786">
      <w:pPr>
        <w:pStyle w:val="Heading4"/>
      </w:pPr>
      <w:r>
        <w:t>Creating the Shadow Caster Shader</w:t>
      </w:r>
    </w:p>
    <w:p w14:paraId="47874C71" w14:textId="16C31023" w:rsidR="00A70786" w:rsidRDefault="00A70786" w:rsidP="00A70786">
      <w:pPr>
        <w:pStyle w:val="BodyTextFirst"/>
        <w:rPr>
          <w:rFonts w:hint="eastAsia"/>
        </w:rPr>
      </w:pPr>
      <w:r>
        <w:t xml:space="preserve">A JavaScript </w:t>
      </w:r>
      <w:r w:rsidRPr="00E27494">
        <w:rPr>
          <w:rStyle w:val="CodeInline"/>
        </w:rPr>
        <w:t>Shader</w:t>
      </w:r>
      <w:r>
        <w:t xml:space="preserve"> object 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C8C621E" w14:textId="70FC5626" w:rsidR="00A70786" w:rsidRDefault="00A70786" w:rsidP="00F31BF1">
      <w:pPr>
        <w:pStyle w:val="NumList"/>
        <w:numPr>
          <w:ilvl w:val="0"/>
          <w:numId w:val="45"/>
        </w:numPr>
        <w:rPr>
          <w:rFonts w:hint="eastAsia"/>
        </w:rPr>
      </w:pPr>
      <w:r>
        <w:lastRenderedPageBreak/>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a new file and name it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t xml:space="preserve">. </w:t>
      </w:r>
    </w:p>
    <w:p w14:paraId="209CF54A" w14:textId="3D4E911B" w:rsidR="00A70786" w:rsidRDefault="00E27494" w:rsidP="00F31BF1">
      <w:pPr>
        <w:pStyle w:val="NumList"/>
        <w:numPr>
          <w:ilvl w:val="0"/>
          <w:numId w:val="45"/>
        </w:numPr>
        <w:rPr>
          <w:rFonts w:hint="eastAsia"/>
        </w:rPr>
      </w:pPr>
      <w:r>
        <w:t xml:space="preserve">Create a new class named </w:t>
      </w:r>
      <w:proofErr w:type="spellStart"/>
      <w:r w:rsidRPr="00E27494">
        <w:rPr>
          <w:rStyle w:val="CodeInline"/>
        </w:rPr>
        <w:t>ShadowCasterShader</w:t>
      </w:r>
      <w:proofErr w:type="spellEnd"/>
      <w:r>
        <w:rPr>
          <w:rStyle w:val="CodeInline"/>
        </w:rPr>
        <w:t xml:space="preserve"> </w:t>
      </w:r>
      <w:r>
        <w:t xml:space="preserve">to inherit from the </w:t>
      </w:r>
      <w:proofErr w:type="spellStart"/>
      <w:r w:rsidRPr="00E27494">
        <w:rPr>
          <w:rStyle w:val="CodeInline"/>
        </w:rPr>
        <w:t>SpriteShader</w:t>
      </w:r>
      <w:proofErr w:type="spellEnd"/>
      <w:r w:rsidR="00A70786">
        <w:t>. Since each shadow caster geometry is created by one casting light source, define a single light source for the shader.</w:t>
      </w:r>
    </w:p>
    <w:p w14:paraId="223F22F5" w14:textId="77777777" w:rsidR="00E27494" w:rsidRDefault="00E27494" w:rsidP="00E27494">
      <w:pPr>
        <w:pStyle w:val="Code"/>
        <w:rPr>
          <w:rFonts w:hint="eastAsia"/>
        </w:rPr>
      </w:pPr>
      <w:r>
        <w:t>import SpriteShader from "./sprite_shader.js";</w:t>
      </w:r>
    </w:p>
    <w:p w14:paraId="6B2CC72D" w14:textId="02CFB6B5" w:rsidR="00E27494" w:rsidRDefault="00E27494" w:rsidP="00E27494">
      <w:pPr>
        <w:pStyle w:val="Code"/>
        <w:rPr>
          <w:rFonts w:hint="eastAsia"/>
        </w:rPr>
      </w:pPr>
      <w:r>
        <w:t>import ShaderLightAt</w:t>
      </w:r>
      <w:del w:id="5161" w:author="Kelvin Sung" w:date="2021-05-26T08:24:00Z">
        <w:r w:rsidDel="006A1CEE">
          <w:delText>Index</w:delText>
        </w:r>
      </w:del>
      <w:r>
        <w:t xml:space="preserve"> from "./shader_light_at.js";</w:t>
      </w:r>
    </w:p>
    <w:p w14:paraId="2FE1EFB3" w14:textId="77777777" w:rsidR="00E27494" w:rsidRDefault="00E27494" w:rsidP="00E27494">
      <w:pPr>
        <w:pStyle w:val="Code"/>
        <w:rPr>
          <w:rFonts w:hint="eastAsia"/>
        </w:rPr>
      </w:pPr>
    </w:p>
    <w:p w14:paraId="09B584AA" w14:textId="77777777" w:rsidR="00E27494" w:rsidRDefault="00E27494" w:rsidP="00E27494">
      <w:pPr>
        <w:pStyle w:val="Code"/>
        <w:rPr>
          <w:rFonts w:hint="eastAsia"/>
        </w:rPr>
      </w:pPr>
      <w:r>
        <w:t>class ShadowCasterShader extends SpriteShader {</w:t>
      </w:r>
    </w:p>
    <w:p w14:paraId="13AF310C" w14:textId="77777777" w:rsidR="00E27494" w:rsidRDefault="00E27494" w:rsidP="00E27494">
      <w:pPr>
        <w:pStyle w:val="Code"/>
        <w:rPr>
          <w:rFonts w:hint="eastAsia"/>
        </w:rPr>
      </w:pPr>
      <w:r>
        <w:t xml:space="preserve">    // constructor </w:t>
      </w:r>
    </w:p>
    <w:p w14:paraId="42F9512E" w14:textId="77777777" w:rsidR="00E27494" w:rsidRDefault="00E27494" w:rsidP="00E27494">
      <w:pPr>
        <w:pStyle w:val="Code"/>
        <w:rPr>
          <w:rFonts w:hint="eastAsia"/>
        </w:rPr>
      </w:pPr>
      <w:r>
        <w:t xml:space="preserve">    constructor(vertexShaderPath, fragmentShaderPath) {</w:t>
      </w:r>
    </w:p>
    <w:p w14:paraId="71AC37E9" w14:textId="77777777" w:rsidR="00E27494" w:rsidRDefault="00E27494" w:rsidP="00E27494">
      <w:pPr>
        <w:pStyle w:val="Code"/>
        <w:rPr>
          <w:rFonts w:hint="eastAsia"/>
        </w:rPr>
      </w:pPr>
      <w:r>
        <w:t xml:space="preserve">        super(vertexShaderPath, fragmentShaderPath);  // call super class constructor</w:t>
      </w:r>
    </w:p>
    <w:p w14:paraId="76E9DC8D" w14:textId="77777777" w:rsidR="00E27494" w:rsidRDefault="00E27494" w:rsidP="00E27494">
      <w:pPr>
        <w:pStyle w:val="Code"/>
        <w:rPr>
          <w:rFonts w:hint="eastAsia"/>
        </w:rPr>
      </w:pPr>
    </w:p>
    <w:p w14:paraId="04BF179F" w14:textId="77777777" w:rsidR="00E27494" w:rsidRDefault="00E27494" w:rsidP="00E27494">
      <w:pPr>
        <w:pStyle w:val="Code"/>
        <w:rPr>
          <w:rFonts w:hint="eastAsia"/>
        </w:rPr>
      </w:pPr>
      <w:r>
        <w:t xml:space="preserve">        this.mLight = null;  // The light that casts the shadow</w:t>
      </w:r>
    </w:p>
    <w:p w14:paraId="31F9CEC2" w14:textId="77777777" w:rsidR="00E27494" w:rsidRDefault="00E27494" w:rsidP="00E27494">
      <w:pPr>
        <w:pStyle w:val="Code"/>
        <w:rPr>
          <w:rFonts w:hint="eastAsia"/>
        </w:rPr>
      </w:pPr>
      <w:r>
        <w:t xml:space="preserve">        this.mCamera = null;</w:t>
      </w:r>
    </w:p>
    <w:p w14:paraId="577DB175" w14:textId="77777777" w:rsidR="00E27494" w:rsidRDefault="00E27494" w:rsidP="00E27494">
      <w:pPr>
        <w:pStyle w:val="Code"/>
        <w:rPr>
          <w:rFonts w:hint="eastAsia"/>
        </w:rPr>
      </w:pPr>
    </w:p>
    <w:p w14:paraId="0C0DAC33" w14:textId="77777777" w:rsidR="00E27494" w:rsidRDefault="00E27494" w:rsidP="00E27494">
      <w:pPr>
        <w:pStyle w:val="Code"/>
        <w:rPr>
          <w:rFonts w:hint="eastAsia"/>
        </w:rPr>
      </w:pPr>
      <w:r>
        <w:t xml:space="preserve">        // **** The GLSL Shader must define uLights[1] (array size of 1) &lt;-- as the only light source!!</w:t>
      </w:r>
    </w:p>
    <w:p w14:paraId="0393DA14" w14:textId="77777777" w:rsidR="00E27494" w:rsidRDefault="00E27494" w:rsidP="00E27494">
      <w:pPr>
        <w:pStyle w:val="Code"/>
        <w:rPr>
          <w:rFonts w:hint="eastAsia"/>
        </w:rPr>
      </w:pPr>
      <w:r>
        <w:t xml:space="preserve">        this.mShaderLight = new ShaderLightAt</w:t>
      </w:r>
      <w:del w:id="5162" w:author="Kelvin Sung" w:date="2021-05-26T08:24:00Z">
        <w:r w:rsidDel="006A1CEE">
          <w:delText>Index</w:delText>
        </w:r>
      </w:del>
      <w:r>
        <w:t>(this.mCompiledShader, 0);</w:t>
      </w:r>
    </w:p>
    <w:p w14:paraId="5A21D18F" w14:textId="77777777" w:rsidR="00E27494" w:rsidRDefault="00E27494" w:rsidP="00E27494">
      <w:pPr>
        <w:pStyle w:val="Code"/>
        <w:rPr>
          <w:rFonts w:hint="eastAsia"/>
        </w:rPr>
      </w:pPr>
      <w:r>
        <w:t xml:space="preserve">    }</w:t>
      </w:r>
    </w:p>
    <w:p w14:paraId="3E10F774" w14:textId="10BBA9A3" w:rsidR="00E27494" w:rsidRDefault="00E27494" w:rsidP="00E27494">
      <w:pPr>
        <w:pStyle w:val="Code"/>
        <w:rPr>
          <w:rFonts w:hint="eastAsia"/>
        </w:rPr>
      </w:pPr>
      <w:r>
        <w:t xml:space="preserve">    </w:t>
      </w:r>
      <w:r w:rsidRPr="00E27494">
        <w:t>... implementation to follow …</w:t>
      </w:r>
    </w:p>
    <w:p w14:paraId="101BB252" w14:textId="77777777" w:rsidR="00E27494" w:rsidRDefault="00E27494" w:rsidP="00E27494">
      <w:pPr>
        <w:pStyle w:val="Code"/>
        <w:rPr>
          <w:rFonts w:hint="eastAsia"/>
        </w:rPr>
      </w:pPr>
      <w:r>
        <w:t>}</w:t>
      </w:r>
    </w:p>
    <w:p w14:paraId="1194A4DF" w14:textId="77777777" w:rsidR="00E27494" w:rsidRDefault="00E27494" w:rsidP="00E27494">
      <w:pPr>
        <w:pStyle w:val="Code"/>
        <w:rPr>
          <w:rFonts w:hint="eastAsia"/>
        </w:rPr>
      </w:pPr>
    </w:p>
    <w:p w14:paraId="10D4665E" w14:textId="0E85B184" w:rsidR="00E27494" w:rsidRDefault="00E27494" w:rsidP="00E27494">
      <w:pPr>
        <w:pStyle w:val="Code"/>
        <w:rPr>
          <w:rFonts w:hint="eastAsia"/>
        </w:rPr>
      </w:pPr>
      <w:r>
        <w:t>export default ShadowCasterShader;</w:t>
      </w:r>
    </w:p>
    <w:p w14:paraId="303A2D0A" w14:textId="07B2BCF1" w:rsidR="00A70786" w:rsidDel="001B23DC" w:rsidRDefault="00A70786" w:rsidP="00F31BF1">
      <w:pPr>
        <w:pStyle w:val="NumList"/>
        <w:numPr>
          <w:ilvl w:val="0"/>
          <w:numId w:val="45"/>
        </w:numPr>
        <w:rPr>
          <w:del w:id="5163" w:author="Kelvin Sung" w:date="2021-05-20T18:09:00Z"/>
          <w:rFonts w:hint="eastAsia"/>
        </w:r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loaded to the shader.</w:t>
      </w:r>
    </w:p>
    <w:p w14:paraId="000B1A8C" w14:textId="77777777" w:rsidR="001B23DC" w:rsidRDefault="00E27494" w:rsidP="00F31BF1">
      <w:pPr>
        <w:pStyle w:val="NumList"/>
        <w:numPr>
          <w:ilvl w:val="0"/>
          <w:numId w:val="45"/>
        </w:numPr>
        <w:rPr>
          <w:ins w:id="5164" w:author="Kelvin Sung" w:date="2021-05-20T18:09:00Z"/>
          <w:rFonts w:hint="eastAsia"/>
        </w:rPr>
      </w:pPr>
      <w:del w:id="5165" w:author="Kelvin Sung" w:date="2021-05-20T18:09:00Z">
        <w:r w:rsidDel="001B23DC">
          <w:delText xml:space="preserve">    </w:delText>
        </w:r>
      </w:del>
    </w:p>
    <w:p w14:paraId="1C6C27F6" w14:textId="45060BA8" w:rsidR="00E27494" w:rsidDel="001B23DC" w:rsidRDefault="00E27494" w:rsidP="00E27494">
      <w:pPr>
        <w:pStyle w:val="Code"/>
        <w:rPr>
          <w:del w:id="5166" w:author="Kelvin Sung" w:date="2021-05-20T18:09:00Z"/>
          <w:rFonts w:hint="eastAsia"/>
        </w:rPr>
      </w:pPr>
      <w:r>
        <w:t>// Overriding the Activation of the shader for rendering</w:t>
      </w:r>
    </w:p>
    <w:p w14:paraId="77C35235" w14:textId="77777777" w:rsidR="001B23DC" w:rsidRDefault="00E27494" w:rsidP="00E27494">
      <w:pPr>
        <w:pStyle w:val="Code"/>
        <w:rPr>
          <w:ins w:id="5167" w:author="Kelvin Sung" w:date="2021-05-20T18:09:00Z"/>
          <w:rFonts w:hint="eastAsia"/>
        </w:rPr>
      </w:pPr>
      <w:del w:id="5168" w:author="Kelvin Sung" w:date="2021-05-20T18:09:00Z">
        <w:r w:rsidDel="001B23DC">
          <w:delText xml:space="preserve">    </w:delText>
        </w:r>
      </w:del>
    </w:p>
    <w:p w14:paraId="7C45D730" w14:textId="1B35BDC8" w:rsidR="00E27494" w:rsidDel="001B23DC" w:rsidRDefault="00E27494" w:rsidP="00E27494">
      <w:pPr>
        <w:pStyle w:val="Code"/>
        <w:rPr>
          <w:del w:id="5169" w:author="Kelvin Sung" w:date="2021-05-20T18:09:00Z"/>
          <w:rFonts w:hint="eastAsia"/>
        </w:rPr>
      </w:pPr>
      <w:r>
        <w:t>activate(pixelColor, trsMatrix, cameraMatrix) {</w:t>
      </w:r>
    </w:p>
    <w:p w14:paraId="5E41AF16" w14:textId="77777777" w:rsidR="001B23DC" w:rsidRDefault="00E27494" w:rsidP="00E27494">
      <w:pPr>
        <w:pStyle w:val="Code"/>
        <w:rPr>
          <w:ins w:id="5170" w:author="Kelvin Sung" w:date="2021-05-20T18:09:00Z"/>
          <w:rFonts w:hint="eastAsia"/>
        </w:rPr>
      </w:pPr>
      <w:del w:id="5171" w:author="Kelvin Sung" w:date="2021-05-20T18:09:00Z">
        <w:r w:rsidDel="001B23DC">
          <w:delText xml:space="preserve">    </w:delText>
        </w:r>
      </w:del>
    </w:p>
    <w:p w14:paraId="1E5D4FF0" w14:textId="18E6D71B" w:rsidR="00E27494" w:rsidDel="001B23DC" w:rsidRDefault="00E27494" w:rsidP="00E27494">
      <w:pPr>
        <w:pStyle w:val="Code"/>
        <w:rPr>
          <w:del w:id="5172" w:author="Kelvin Sung" w:date="2021-05-20T18:09:00Z"/>
          <w:rFonts w:hint="eastAsia"/>
        </w:rPr>
      </w:pPr>
      <w:r>
        <w:t xml:space="preserve">    // first call the super class's activate</w:t>
      </w:r>
    </w:p>
    <w:p w14:paraId="507B08F0" w14:textId="77777777" w:rsidR="001B23DC" w:rsidRDefault="00E27494" w:rsidP="00E27494">
      <w:pPr>
        <w:pStyle w:val="Code"/>
        <w:rPr>
          <w:ins w:id="5173" w:author="Kelvin Sung" w:date="2021-05-20T18:09:00Z"/>
          <w:rFonts w:hint="eastAsia"/>
        </w:rPr>
      </w:pPr>
      <w:del w:id="5174" w:author="Kelvin Sung" w:date="2021-05-20T18:09:00Z">
        <w:r w:rsidDel="001B23DC">
          <w:delText xml:space="preserve">    </w:delText>
        </w:r>
      </w:del>
    </w:p>
    <w:p w14:paraId="7CD07BA2" w14:textId="1B12D1C1" w:rsidR="00E27494" w:rsidDel="001B23DC" w:rsidRDefault="00E27494" w:rsidP="00E27494">
      <w:pPr>
        <w:pStyle w:val="Code"/>
        <w:rPr>
          <w:del w:id="5175" w:author="Kelvin Sung" w:date="2021-05-20T18:09:00Z"/>
          <w:rFonts w:hint="eastAsia"/>
        </w:rPr>
      </w:pPr>
      <w:r>
        <w:t xml:space="preserve">    super.activate(pixelColor, trsMatrix, cameraMatrix);</w:t>
      </w:r>
    </w:p>
    <w:p w14:paraId="401F7E4A" w14:textId="77777777" w:rsidR="001B23DC" w:rsidRDefault="00E27494" w:rsidP="00E27494">
      <w:pPr>
        <w:pStyle w:val="Code"/>
        <w:rPr>
          <w:ins w:id="5176" w:author="Kelvin Sung" w:date="2021-05-20T18:09:00Z"/>
          <w:rFonts w:hint="eastAsia"/>
        </w:rPr>
      </w:pPr>
      <w:del w:id="5177" w:author="Kelvin Sung" w:date="2021-05-20T18:09:00Z">
        <w:r w:rsidDel="001B23DC">
          <w:delText xml:space="preserve">    </w:delText>
        </w:r>
      </w:del>
    </w:p>
    <w:p w14:paraId="6523E0B3" w14:textId="133CB3A7" w:rsidR="00E27494" w:rsidDel="001B23DC" w:rsidRDefault="00E27494" w:rsidP="00E27494">
      <w:pPr>
        <w:pStyle w:val="Code"/>
        <w:rPr>
          <w:del w:id="5178" w:author="Kelvin Sung" w:date="2021-05-20T18:09:00Z"/>
          <w:rFonts w:hint="eastAsia"/>
        </w:rPr>
      </w:pPr>
      <w:r>
        <w:t xml:space="preserve">    this.mShaderLight.loadToShader(this.mCamera, this.mLight);</w:t>
      </w:r>
    </w:p>
    <w:p w14:paraId="0B26A39D" w14:textId="77777777" w:rsidR="001B23DC" w:rsidRDefault="00E27494" w:rsidP="00E27494">
      <w:pPr>
        <w:pStyle w:val="Code"/>
        <w:rPr>
          <w:ins w:id="5179" w:author="Kelvin Sung" w:date="2021-05-20T18:09:00Z"/>
          <w:rFonts w:hint="eastAsia"/>
        </w:rPr>
      </w:pPr>
      <w:del w:id="5180" w:author="Kelvin Sung" w:date="2021-05-20T18:09:00Z">
        <w:r w:rsidDel="001B23DC">
          <w:delText xml:space="preserve">    </w:delText>
        </w:r>
      </w:del>
    </w:p>
    <w:p w14:paraId="5917A909" w14:textId="1AC4CE2F" w:rsidR="00E27494" w:rsidRPr="00A70786" w:rsidRDefault="00E27494" w:rsidP="00E27494">
      <w:pPr>
        <w:pStyle w:val="Code"/>
        <w:rPr>
          <w:rFonts w:hint="eastAsia"/>
        </w:rPr>
      </w:pPr>
      <w:r>
        <w:t>}</w:t>
      </w:r>
    </w:p>
    <w:p w14:paraId="70B7D27D" w14:textId="645F7CE6" w:rsidR="00A70786" w:rsidDel="001B23DC" w:rsidRDefault="00A70786" w:rsidP="00F31BF1">
      <w:pPr>
        <w:pStyle w:val="NumList"/>
        <w:numPr>
          <w:ilvl w:val="0"/>
          <w:numId w:val="45"/>
        </w:numPr>
        <w:rPr>
          <w:del w:id="5181" w:author="Kelvin Sung" w:date="2021-05-20T18:09:00Z"/>
          <w:rFonts w:hint="eastAsia"/>
        </w:rPr>
      </w:pPr>
      <w:r w:rsidRPr="00A70786">
        <w:t>Define a function to set the current light source for this shader.</w:t>
      </w:r>
    </w:p>
    <w:p w14:paraId="551E431C" w14:textId="77777777" w:rsidR="001B23DC" w:rsidRDefault="00E27494" w:rsidP="00F31BF1">
      <w:pPr>
        <w:pStyle w:val="NumList"/>
        <w:numPr>
          <w:ilvl w:val="0"/>
          <w:numId w:val="45"/>
        </w:numPr>
        <w:rPr>
          <w:ins w:id="5182" w:author="Kelvin Sung" w:date="2021-05-20T18:09:00Z"/>
          <w:rFonts w:hint="eastAsia"/>
        </w:rPr>
      </w:pPr>
      <w:del w:id="5183" w:author="Kelvin Sung" w:date="2021-05-20T18:09:00Z">
        <w:r w:rsidDel="001B23DC">
          <w:delText xml:space="preserve">    </w:delText>
        </w:r>
      </w:del>
    </w:p>
    <w:p w14:paraId="1A019342" w14:textId="050169FC" w:rsidR="00E27494" w:rsidDel="001B23DC" w:rsidRDefault="00E27494" w:rsidP="00E27494">
      <w:pPr>
        <w:pStyle w:val="Code"/>
        <w:rPr>
          <w:del w:id="5184" w:author="Kelvin Sung" w:date="2021-05-20T18:09:00Z"/>
          <w:rFonts w:hint="eastAsia"/>
        </w:rPr>
      </w:pPr>
      <w:r>
        <w:t>setCameraAndLights(c, l) {</w:t>
      </w:r>
    </w:p>
    <w:p w14:paraId="47D5F910" w14:textId="77777777" w:rsidR="001B23DC" w:rsidRDefault="00E27494" w:rsidP="00E27494">
      <w:pPr>
        <w:pStyle w:val="Code"/>
        <w:rPr>
          <w:ins w:id="5185" w:author="Kelvin Sung" w:date="2021-05-20T18:09:00Z"/>
          <w:rFonts w:hint="eastAsia"/>
        </w:rPr>
      </w:pPr>
      <w:del w:id="5186" w:author="Kelvin Sung" w:date="2021-05-20T18:09:00Z">
        <w:r w:rsidDel="001B23DC">
          <w:delText xml:space="preserve">    </w:delText>
        </w:r>
      </w:del>
    </w:p>
    <w:p w14:paraId="497AFE14" w14:textId="76C0A583" w:rsidR="00E27494" w:rsidDel="001B23DC" w:rsidRDefault="00E27494" w:rsidP="00E27494">
      <w:pPr>
        <w:pStyle w:val="Code"/>
        <w:rPr>
          <w:del w:id="5187" w:author="Kelvin Sung" w:date="2021-05-20T18:09:00Z"/>
          <w:rFonts w:hint="eastAsia"/>
        </w:rPr>
      </w:pPr>
      <w:r>
        <w:t xml:space="preserve">    this.mCamera = c;</w:t>
      </w:r>
    </w:p>
    <w:p w14:paraId="608B2114" w14:textId="77777777" w:rsidR="001B23DC" w:rsidRDefault="00E27494" w:rsidP="00E27494">
      <w:pPr>
        <w:pStyle w:val="Code"/>
        <w:rPr>
          <w:ins w:id="5188" w:author="Kelvin Sung" w:date="2021-05-20T18:09:00Z"/>
          <w:rFonts w:hint="eastAsia"/>
        </w:rPr>
      </w:pPr>
      <w:del w:id="5189" w:author="Kelvin Sung" w:date="2021-05-20T18:09:00Z">
        <w:r w:rsidDel="001B23DC">
          <w:delText xml:space="preserve">    </w:delText>
        </w:r>
      </w:del>
    </w:p>
    <w:p w14:paraId="0E721A76" w14:textId="5480F1E7" w:rsidR="00E27494" w:rsidDel="001B23DC" w:rsidRDefault="00E27494" w:rsidP="00E27494">
      <w:pPr>
        <w:pStyle w:val="Code"/>
        <w:rPr>
          <w:del w:id="5190" w:author="Kelvin Sung" w:date="2021-05-20T18:09:00Z"/>
          <w:rFonts w:hint="eastAsia"/>
        </w:rPr>
      </w:pPr>
      <w:r>
        <w:t xml:space="preserve">    this.mLight = l;</w:t>
      </w:r>
    </w:p>
    <w:p w14:paraId="623F0C82" w14:textId="77777777" w:rsidR="001B23DC" w:rsidRDefault="00E27494" w:rsidP="00E27494">
      <w:pPr>
        <w:pStyle w:val="Code"/>
        <w:rPr>
          <w:ins w:id="5191" w:author="Kelvin Sung" w:date="2021-05-20T18:09:00Z"/>
          <w:rFonts w:hint="eastAsia"/>
        </w:rPr>
      </w:pPr>
      <w:del w:id="5192" w:author="Kelvin Sung" w:date="2021-05-20T18:09:00Z">
        <w:r w:rsidDel="001B23DC">
          <w:delText xml:space="preserve">    </w:delText>
        </w:r>
      </w:del>
    </w:p>
    <w:p w14:paraId="4A6DE880" w14:textId="71CD0B7F" w:rsidR="00E27494" w:rsidRDefault="00E27494" w:rsidP="00E27494">
      <w:pPr>
        <w:pStyle w:val="Code"/>
        <w:rPr>
          <w:rFonts w:hint="eastAsia"/>
        </w:rPr>
      </w:pPr>
      <w:r>
        <w:t>}</w:t>
      </w:r>
    </w:p>
    <w:p w14:paraId="68F8AE5E" w14:textId="77777777" w:rsidR="00E27494" w:rsidRPr="00A70786" w:rsidRDefault="00E27494" w:rsidP="00E27494">
      <w:pPr>
        <w:pStyle w:val="Code"/>
        <w:rPr>
          <w:rFonts w:hint="eastAsia"/>
        </w:rPr>
      </w:pPr>
    </w:p>
    <w:p w14:paraId="05E287DE" w14:textId="77777777" w:rsidR="00A70786" w:rsidRDefault="00A70786" w:rsidP="00A70786">
      <w:pPr>
        <w:pStyle w:val="Heading3"/>
      </w:pPr>
      <w:r>
        <w:t>Modifying the Engine Core</w:t>
      </w:r>
    </w:p>
    <w:p w14:paraId="5E82F230" w14:textId="0CCACC04" w:rsidR="00A70786" w:rsidRDefault="00A70786" w:rsidP="00A70786">
      <w:pPr>
        <w:pStyle w:val="BodyTextFirst"/>
        <w:rPr>
          <w:rFonts w:hint="eastAsia"/>
        </w:rPr>
      </w:pPr>
      <w:r>
        <w:t xml:space="preserve">The core of the game engine and objects defined under the </w:t>
      </w:r>
      <w:proofErr w:type="spellStart"/>
      <w:r w:rsidRPr="00346914">
        <w:rPr>
          <w:rStyle w:val="CodeInline"/>
        </w:rPr>
        <w:t>src</w:t>
      </w:r>
      <w:proofErr w:type="spellEnd"/>
      <w:r w:rsidRPr="00346914">
        <w:rPr>
          <w:rStyle w:val="CodeInline"/>
        </w:rPr>
        <w:t>/</w:t>
      </w:r>
      <w:r w:rsidR="00346914" w:rsidRPr="00346914">
        <w:rPr>
          <w:rStyle w:val="CodeInline"/>
        </w:rPr>
        <w:t>e</w:t>
      </w:r>
      <w:r w:rsidRPr="00346914">
        <w:rPr>
          <w:rStyle w:val="CodeInline"/>
        </w:rPr>
        <w:t>ngine/</w:t>
      </w:r>
      <w:r w:rsidR="00346914" w:rsidRPr="00346914">
        <w:rPr>
          <w:rStyle w:val="CodeInline"/>
        </w:rPr>
        <w:t>c</w:t>
      </w:r>
      <w:r w:rsidRPr="00346914">
        <w:rPr>
          <w:rStyle w:val="CodeInline"/>
        </w:rPr>
        <w:t>ore</w:t>
      </w:r>
      <w:r>
        <w:t xml:space="preserve"> folder must be updated in two ways. First, the WebGL stencil buffer must be enabled and maintained. Second, default instances of the engine shaders must be defined to interface to the new GLSL shaders. </w:t>
      </w:r>
    </w:p>
    <w:p w14:paraId="60921186" w14:textId="77777777" w:rsidR="00A70786" w:rsidRDefault="00A70786" w:rsidP="005A312F">
      <w:pPr>
        <w:pStyle w:val="Heading4"/>
      </w:pPr>
      <w:r>
        <w:t>Configuring and Maintaining the WebGL Stencil and Depth Buffers</w:t>
      </w:r>
    </w:p>
    <w:p w14:paraId="5EB725B5" w14:textId="41D53FEE" w:rsidR="00A70786" w:rsidRDefault="00A70786" w:rsidP="00A70786">
      <w:pPr>
        <w:pStyle w:val="BodyTextFirst"/>
        <w:rPr>
          <w:rFonts w:hint="eastAsia"/>
        </w:rPr>
      </w:pPr>
      <w:r>
        <w:t xml:space="preserve">The WebGL stencil buffer must be allocated during WebGL system initialization and cleared when the canvas is cleared. With the well-designed and organized engine system, both of these operations should be defined in the </w:t>
      </w:r>
      <w:r w:rsidR="00346914">
        <w:rPr>
          <w:rStyle w:val="CodeInline"/>
        </w:rPr>
        <w:t>gl</w:t>
      </w:r>
      <w:r w:rsidRPr="00346914">
        <w:rPr>
          <w:rStyle w:val="CodeInline"/>
        </w:rPr>
        <w:t>.js</w:t>
      </w:r>
      <w:r>
        <w:t xml:space="preserve"> file.</w:t>
      </w:r>
    </w:p>
    <w:p w14:paraId="332E7D67" w14:textId="4E0CBB09" w:rsidR="00A70786" w:rsidRDefault="00A70786" w:rsidP="00F31BF1">
      <w:pPr>
        <w:pStyle w:val="NumList"/>
        <w:numPr>
          <w:ilvl w:val="0"/>
          <w:numId w:val="46"/>
        </w:numPr>
        <w:rPr>
          <w:rFonts w:hint="eastAsia"/>
        </w:rPr>
      </w:pPr>
      <w:r>
        <w:t xml:space="preserve">Edit the </w:t>
      </w:r>
      <w:r w:rsidR="00346914" w:rsidRPr="00346914">
        <w:rPr>
          <w:rStyle w:val="CodeInline"/>
        </w:rPr>
        <w:t>gl</w:t>
      </w:r>
      <w:r w:rsidRPr="00346914">
        <w:rPr>
          <w:rStyle w:val="CodeInline"/>
        </w:rPr>
        <w:t>.js</w:t>
      </w:r>
      <w:r>
        <w:t xml:space="preserve"> file.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rPr>
          <w:rFonts w:hint="eastAsia"/>
        </w:rPr>
      </w:pPr>
      <w:r>
        <w:t>function init(htmlCanvasID) {</w:t>
      </w:r>
    </w:p>
    <w:p w14:paraId="41642294" w14:textId="77777777" w:rsidR="00346914" w:rsidRDefault="00346914" w:rsidP="00346914">
      <w:pPr>
        <w:pStyle w:val="Code"/>
        <w:rPr>
          <w:rFonts w:hint="eastAsia"/>
        </w:rPr>
      </w:pPr>
      <w:r>
        <w:t xml:space="preserve">    mCanvas = document.getElementById(htmlCanvasID);</w:t>
      </w:r>
    </w:p>
    <w:p w14:paraId="398F679A" w14:textId="77777777" w:rsidR="00346914" w:rsidRDefault="00346914" w:rsidP="00346914">
      <w:pPr>
        <w:pStyle w:val="Code"/>
        <w:rPr>
          <w:rFonts w:hint="eastAsia"/>
        </w:rPr>
      </w:pPr>
      <w:r>
        <w:t xml:space="preserve">    if (mCanvas == null)</w:t>
      </w:r>
    </w:p>
    <w:p w14:paraId="4D863EA2" w14:textId="77777777" w:rsidR="00346914" w:rsidRDefault="00346914" w:rsidP="00346914">
      <w:pPr>
        <w:pStyle w:val="Code"/>
        <w:rPr>
          <w:rFonts w:hint="eastAsia"/>
        </w:rPr>
      </w:pPr>
      <w:r>
        <w:t xml:space="preserve">        throw new Error("Engine init [" + htmlCanvasID + "] HTML element id not found");</w:t>
      </w:r>
    </w:p>
    <w:p w14:paraId="321DB5D4" w14:textId="77777777" w:rsidR="00346914" w:rsidRDefault="00346914" w:rsidP="00346914">
      <w:pPr>
        <w:pStyle w:val="Code"/>
        <w:rPr>
          <w:rFonts w:hint="eastAsia"/>
        </w:rPr>
      </w:pPr>
    </w:p>
    <w:p w14:paraId="38D54BD9" w14:textId="77777777" w:rsidR="00346914" w:rsidRDefault="00346914" w:rsidP="00346914">
      <w:pPr>
        <w:pStyle w:val="Code"/>
        <w:rPr>
          <w:rFonts w:hint="eastAsia"/>
        </w:rPr>
      </w:pPr>
      <w:r>
        <w:t xml:space="preserve">    // Get the standard or experimental webgl and binds to the Canvas area</w:t>
      </w:r>
    </w:p>
    <w:p w14:paraId="69CBA8C2" w14:textId="77777777" w:rsidR="00346914" w:rsidRDefault="00346914" w:rsidP="00346914">
      <w:pPr>
        <w:pStyle w:val="Code"/>
        <w:rPr>
          <w:rFonts w:hint="eastAsia"/>
        </w:rPr>
      </w:pPr>
      <w:r>
        <w:t xml:space="preserve">    // store the results to the instance variable mGL</w:t>
      </w:r>
    </w:p>
    <w:p w14:paraId="45160E04" w14:textId="77777777" w:rsidR="00346914" w:rsidRDefault="00346914" w:rsidP="00346914">
      <w:pPr>
        <w:pStyle w:val="Code"/>
        <w:rPr>
          <w:rFonts w:hint="eastAsia"/>
        </w:rPr>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rPr>
          <w:rFonts w:hint="eastAsia"/>
        </w:rPr>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rPr>
          <w:rFonts w:hint="eastAsia"/>
        </w:rPr>
      </w:pPr>
    </w:p>
    <w:p w14:paraId="6C7CBEBB" w14:textId="77777777" w:rsidR="00346914" w:rsidRDefault="00346914" w:rsidP="00346914">
      <w:pPr>
        <w:pStyle w:val="Code"/>
        <w:rPr>
          <w:rFonts w:hint="eastAsia"/>
        </w:rPr>
      </w:pPr>
      <w:r>
        <w:t xml:space="preserve">    if (mGL === null) {</w:t>
      </w:r>
    </w:p>
    <w:p w14:paraId="08ADEB65" w14:textId="77777777" w:rsidR="00346914" w:rsidRDefault="00346914" w:rsidP="00346914">
      <w:pPr>
        <w:pStyle w:val="Code"/>
        <w:rPr>
          <w:rFonts w:hint="eastAsia"/>
        </w:rPr>
      </w:pPr>
      <w:r>
        <w:t xml:space="preserve">        document.write("&lt;br&gt;&lt;b&gt;WebGL 2 is not supported!&lt;/b&gt;");</w:t>
      </w:r>
    </w:p>
    <w:p w14:paraId="132C450E" w14:textId="77777777" w:rsidR="00346914" w:rsidRDefault="00346914" w:rsidP="00346914">
      <w:pPr>
        <w:pStyle w:val="Code"/>
        <w:rPr>
          <w:rFonts w:hint="eastAsia"/>
        </w:rPr>
      </w:pPr>
      <w:r>
        <w:t xml:space="preserve">        return;</w:t>
      </w:r>
    </w:p>
    <w:p w14:paraId="2461E8E1" w14:textId="77777777" w:rsidR="00346914" w:rsidRDefault="00346914" w:rsidP="00346914">
      <w:pPr>
        <w:pStyle w:val="Code"/>
        <w:rPr>
          <w:rFonts w:hint="eastAsia"/>
        </w:rPr>
      </w:pPr>
      <w:r>
        <w:t xml:space="preserve">    }</w:t>
      </w:r>
    </w:p>
    <w:p w14:paraId="5B2FBB74" w14:textId="77777777" w:rsidR="00346914" w:rsidRDefault="00346914" w:rsidP="00346914">
      <w:pPr>
        <w:pStyle w:val="Code"/>
        <w:rPr>
          <w:rFonts w:hint="eastAsia"/>
        </w:rPr>
      </w:pPr>
    </w:p>
    <w:p w14:paraId="5137486D" w14:textId="77777777" w:rsidR="00346914" w:rsidRDefault="00346914" w:rsidP="00346914">
      <w:pPr>
        <w:pStyle w:val="Code"/>
        <w:rPr>
          <w:rFonts w:hint="eastAsia"/>
        </w:rPr>
      </w:pPr>
      <w:r>
        <w:t xml:space="preserve">    // Allows transperency with textures.</w:t>
      </w:r>
    </w:p>
    <w:p w14:paraId="50E25E08" w14:textId="77777777" w:rsidR="00346914" w:rsidRDefault="00346914" w:rsidP="00346914">
      <w:pPr>
        <w:pStyle w:val="Code"/>
        <w:rPr>
          <w:rFonts w:hint="eastAsia"/>
        </w:rPr>
      </w:pPr>
      <w:r>
        <w:t xml:space="preserve">    mGL.blendFunc(mGL.SRC_ALPHA, mGL.ONE_MINUS_SRC_ALPHA);</w:t>
      </w:r>
    </w:p>
    <w:p w14:paraId="173E29FB" w14:textId="77777777" w:rsidR="00346914" w:rsidRDefault="00346914" w:rsidP="00346914">
      <w:pPr>
        <w:pStyle w:val="Code"/>
        <w:rPr>
          <w:rFonts w:hint="eastAsia"/>
        </w:rPr>
      </w:pPr>
      <w:r>
        <w:t xml:space="preserve">    mGL.enable(mGL.BLEND);</w:t>
      </w:r>
    </w:p>
    <w:p w14:paraId="46DD4A31" w14:textId="77777777" w:rsidR="00346914" w:rsidRDefault="00346914" w:rsidP="00346914">
      <w:pPr>
        <w:pStyle w:val="Code"/>
        <w:rPr>
          <w:rFonts w:hint="eastAsia"/>
        </w:rPr>
      </w:pPr>
      <w:r>
        <w:t xml:space="preserve">    </w:t>
      </w:r>
    </w:p>
    <w:p w14:paraId="327402A2" w14:textId="77777777" w:rsidR="00346914" w:rsidRDefault="00346914" w:rsidP="00346914">
      <w:pPr>
        <w:pStyle w:val="Code"/>
        <w:rPr>
          <w:rFonts w:hint="eastAsia"/>
        </w:rPr>
      </w:pPr>
      <w:r>
        <w:t xml:space="preserve">    // Set images to flip y axis to match the texture coordinate space.</w:t>
      </w:r>
    </w:p>
    <w:p w14:paraId="2795C99C" w14:textId="77777777" w:rsidR="00346914" w:rsidRDefault="00346914" w:rsidP="00346914">
      <w:pPr>
        <w:pStyle w:val="Code"/>
        <w:rPr>
          <w:rFonts w:hint="eastAsia"/>
        </w:rPr>
      </w:pPr>
      <w:r>
        <w:t xml:space="preserve">    mGL.pixelStorei(mGL.UNPACK_FLIP_Y_WEBGL, true);</w:t>
      </w:r>
    </w:p>
    <w:p w14:paraId="38642776" w14:textId="77777777" w:rsidR="00346914" w:rsidRDefault="00346914" w:rsidP="00346914">
      <w:pPr>
        <w:pStyle w:val="Code"/>
        <w:rPr>
          <w:rFonts w:hint="eastAsia"/>
        </w:rPr>
      </w:pPr>
    </w:p>
    <w:p w14:paraId="754A9FC6" w14:textId="77777777" w:rsidR="00346914" w:rsidRDefault="00346914" w:rsidP="00346914">
      <w:pPr>
        <w:pStyle w:val="Code"/>
        <w:rPr>
          <w:rFonts w:hint="eastAsia"/>
        </w:rPr>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lastRenderedPageBreak/>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rPr>
          <w:rFonts w:hint="eastAsia"/>
        </w:rPr>
      </w:pPr>
      <w:r>
        <w:t>}</w:t>
      </w:r>
    </w:p>
    <w:p w14:paraId="42109F23" w14:textId="77777777" w:rsidR="00A70786" w:rsidRPr="00A70786" w:rsidRDefault="00A70786" w:rsidP="00F31BF1">
      <w:pPr>
        <w:pStyle w:val="NumList"/>
        <w:numPr>
          <w:ilvl w:val="0"/>
          <w:numId w:val="46"/>
        </w:numPr>
        <w:rPr>
          <w:rFonts w:hint="eastAsia"/>
        </w:rPr>
      </w:pPr>
      <w:commentRangeStart w:id="5193"/>
      <w:r w:rsidRPr="00A70786">
        <w:t xml:space="preserve">Modify the </w:t>
      </w:r>
      <w:proofErr w:type="spellStart"/>
      <w:proofErr w:type="gramStart"/>
      <w:r w:rsidRPr="00346914">
        <w:rPr>
          <w:rStyle w:val="CodeInline"/>
        </w:rPr>
        <w:t>clearCanvas</w:t>
      </w:r>
      <w:proofErr w:type="spellEnd"/>
      <w:r w:rsidRPr="00346914">
        <w:rPr>
          <w:rStyle w:val="CodeInline"/>
        </w:rPr>
        <w:t>(</w:t>
      </w:r>
      <w:proofErr w:type="gramEnd"/>
      <w:r w:rsidRPr="00346914">
        <w:rPr>
          <w:rStyle w:val="CodeInline"/>
        </w:rPr>
        <w:t>)</w:t>
      </w:r>
      <w:r w:rsidRPr="00A70786">
        <w:t xml:space="preserve"> function. In addition to clearing the canvas, the stencil and depth buffers must also be cleared.</w:t>
      </w:r>
      <w:commentRangeEnd w:id="5193"/>
      <w:r w:rsidR="00346914">
        <w:rPr>
          <w:rStyle w:val="CommentReference"/>
          <w:rFonts w:asciiTheme="minorHAnsi" w:hAnsiTheme="minorHAnsi"/>
        </w:rPr>
        <w:commentReference w:id="5193"/>
      </w:r>
    </w:p>
    <w:p w14:paraId="0BBA70EB" w14:textId="77777777" w:rsidR="00A70786" w:rsidRDefault="00A70786" w:rsidP="00A70786">
      <w:pPr>
        <w:pStyle w:val="Heading4"/>
      </w:pPr>
      <w:r>
        <w:t>Instantiating Default Shadow Caster and Receiver Shaders</w:t>
      </w:r>
    </w:p>
    <w:p w14:paraId="0A8AA856" w14:textId="77777777" w:rsidR="00A70786" w:rsidRDefault="00A70786" w:rsidP="00A70786">
      <w:pPr>
        <w:pStyle w:val="BodyTextFirst"/>
        <w:rPr>
          <w:rFonts w:hint="eastAsia"/>
        </w:rPr>
      </w:pPr>
      <w:r>
        <w:t xml:space="preserve">Default instances of engine shaders must be created to connect to the newly defined GLSL shader caster and receiver fragment shaders. </w:t>
      </w:r>
    </w:p>
    <w:p w14:paraId="0468B13B" w14:textId="0B8D0532" w:rsidR="00A70786" w:rsidRDefault="00A70786" w:rsidP="00F31BF1">
      <w:pPr>
        <w:pStyle w:val="NumList"/>
        <w:numPr>
          <w:ilvl w:val="0"/>
          <w:numId w:val="47"/>
        </w:numPr>
        <w:rPr>
          <w:rFonts w:hint="eastAsia"/>
        </w:rPr>
      </w:pPr>
      <w:r>
        <w:t xml:space="preserve">Create constants and variables for the shaders in the </w:t>
      </w:r>
      <w:r w:rsidR="00533F4A" w:rsidRPr="00533F4A">
        <w:rPr>
          <w:rStyle w:val="CodeInline"/>
        </w:rPr>
        <w:t>shader_resources.js</w:t>
      </w:r>
      <w:r>
        <w:t xml:space="preserve"> file located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c</w:t>
      </w:r>
      <w:r w:rsidRPr="00533F4A">
        <w:rPr>
          <w:rStyle w:val="CodeInline"/>
        </w:rPr>
        <w:t>ore</w:t>
      </w:r>
      <w:r>
        <w:t xml:space="preserve"> folder. </w:t>
      </w:r>
    </w:p>
    <w:p w14:paraId="5561B35E" w14:textId="77777777" w:rsidR="00533F4A" w:rsidRDefault="00533F4A" w:rsidP="00533F4A">
      <w:pPr>
        <w:pStyle w:val="Code"/>
        <w:rPr>
          <w:rFonts w:hint="eastAsia"/>
        </w:rPr>
      </w:pPr>
      <w:r>
        <w:t>// Shadow shaders</w:t>
      </w:r>
    </w:p>
    <w:p w14:paraId="202AF39E" w14:textId="77777777" w:rsidR="00533F4A" w:rsidRDefault="00533F4A" w:rsidP="00533F4A">
      <w:pPr>
        <w:pStyle w:val="Code"/>
        <w:rPr>
          <w:rFonts w:hint="eastAsia"/>
        </w:rPr>
      </w:pPr>
      <w:r>
        <w:t>let kShadowReceiverFS = "src/glsl_shaders/shadow_receiver_fs.glsl";  // Path to the FragmentShader</w:t>
      </w:r>
    </w:p>
    <w:p w14:paraId="2AD0BF67" w14:textId="77777777" w:rsidR="00533F4A" w:rsidRDefault="00533F4A" w:rsidP="00533F4A">
      <w:pPr>
        <w:pStyle w:val="Code"/>
        <w:rPr>
          <w:rFonts w:hint="eastAsia"/>
        </w:rPr>
      </w:pPr>
      <w:r>
        <w:t>let mShadowReceiverShader = null;</w:t>
      </w:r>
    </w:p>
    <w:p w14:paraId="254BA571" w14:textId="77777777" w:rsidR="00533F4A" w:rsidRDefault="00533F4A" w:rsidP="00533F4A">
      <w:pPr>
        <w:pStyle w:val="Code"/>
        <w:rPr>
          <w:rFonts w:hint="eastAsia"/>
        </w:rPr>
      </w:pPr>
      <w:r>
        <w:t>let kShadowCasterFS = "src/glsl_shaders/shadow_caster_fs.glsl";  // Path to the FragmentShader</w:t>
      </w:r>
    </w:p>
    <w:p w14:paraId="3C0D07E3" w14:textId="62169D6A" w:rsidR="00533F4A" w:rsidRDefault="00533F4A" w:rsidP="00533F4A">
      <w:pPr>
        <w:pStyle w:val="Code"/>
        <w:rPr>
          <w:rFonts w:hint="eastAsia"/>
        </w:rPr>
      </w:pPr>
      <w:r>
        <w:t>let mShadowCasterShader = null;</w:t>
      </w:r>
    </w:p>
    <w:p w14:paraId="46E2B65D" w14:textId="18A1E2A6" w:rsidR="00A70786" w:rsidRDefault="00A70786" w:rsidP="00F31BF1">
      <w:pPr>
        <w:pStyle w:val="NumList"/>
        <w:numPr>
          <w:ilvl w:val="0"/>
          <w:numId w:val="47"/>
        </w:numPr>
        <w:rPr>
          <w:rFonts w:hint="eastAsia"/>
        </w:rPr>
      </w:pPr>
      <w:r w:rsidRPr="00A70786">
        <w:t xml:space="preserve">Define engine shaders to interface to the new GLSL fragment shaders. Notice that both of the engine shaders are based on the </w:t>
      </w:r>
      <w:proofErr w:type="spellStart"/>
      <w:r w:rsidR="00533F4A" w:rsidRPr="00533F4A">
        <w:rPr>
          <w:rStyle w:val="CodeInline"/>
        </w:rPr>
        <w:t>texture_vs</w:t>
      </w:r>
      <w:proofErr w:type="spellEnd"/>
      <w:r w:rsidRPr="00A70786">
        <w:t xml:space="preserve"> GLSL vertex shader. In addition, as discussed, the engine </w:t>
      </w:r>
      <w:proofErr w:type="spellStart"/>
      <w:r w:rsidRPr="00533F4A">
        <w:rPr>
          <w:rStyle w:val="CodeInline"/>
        </w:rPr>
        <w:t>SpriteShader</w:t>
      </w:r>
      <w:proofErr w:type="spellEnd"/>
      <w:r w:rsidRPr="00A70786">
        <w:t xml:space="preserve"> is created to interface to the </w:t>
      </w:r>
      <w:proofErr w:type="spellStart"/>
      <w:r w:rsidR="00533F4A" w:rsidRPr="00533F4A">
        <w:rPr>
          <w:rStyle w:val="CodeInline"/>
        </w:rPr>
        <w:t>s</w:t>
      </w:r>
      <w:r w:rsidRPr="00533F4A">
        <w:rPr>
          <w:rStyle w:val="CodeInline"/>
        </w:rPr>
        <w:t>hadow</w:t>
      </w:r>
      <w:r w:rsidR="00533F4A" w:rsidRPr="00533F4A">
        <w:rPr>
          <w:rStyle w:val="CodeInline"/>
        </w:rPr>
        <w:t>_r</w:t>
      </w:r>
      <w:r w:rsidRPr="00533F4A">
        <w:rPr>
          <w:rStyle w:val="CodeInline"/>
        </w:rPr>
        <w:t>eceiver</w:t>
      </w:r>
      <w:r w:rsidR="00533F4A" w:rsidRPr="00533F4A">
        <w:rPr>
          <w:rStyle w:val="CodeInline"/>
        </w:rPr>
        <w:t>_fs</w:t>
      </w:r>
      <w:proofErr w:type="spellEnd"/>
      <w:r w:rsidRPr="00A70786">
        <w:t xml:space="preserve"> GLSL fragment shader.</w:t>
      </w:r>
    </w:p>
    <w:p w14:paraId="61FC2765" w14:textId="77777777" w:rsidR="00533F4A" w:rsidRDefault="00533F4A" w:rsidP="00533F4A">
      <w:pPr>
        <w:pStyle w:val="Code"/>
        <w:rPr>
          <w:rFonts w:hint="eastAsia"/>
        </w:rPr>
      </w:pPr>
      <w:r>
        <w:t>function createShaders() {</w:t>
      </w:r>
    </w:p>
    <w:p w14:paraId="21803ADD" w14:textId="77777777" w:rsidR="00533F4A" w:rsidRDefault="00533F4A" w:rsidP="00533F4A">
      <w:pPr>
        <w:pStyle w:val="Code"/>
        <w:rPr>
          <w:rFonts w:hint="eastAsia"/>
        </w:rPr>
      </w:pPr>
      <w:r>
        <w:t xml:space="preserve">    mConstColorShader = new SimpleShader(kSimpleVS, kSimpleFS);</w:t>
      </w:r>
    </w:p>
    <w:p w14:paraId="4F5EFCB6" w14:textId="77777777" w:rsidR="00533F4A" w:rsidRDefault="00533F4A" w:rsidP="00533F4A">
      <w:pPr>
        <w:pStyle w:val="Code"/>
        <w:rPr>
          <w:rFonts w:hint="eastAsia"/>
        </w:rPr>
      </w:pPr>
      <w:r>
        <w:t xml:space="preserve">    mTextureShader = new TextureShader(kTextureVS, kTextureFS);</w:t>
      </w:r>
    </w:p>
    <w:p w14:paraId="0A11B673" w14:textId="77777777" w:rsidR="00533F4A" w:rsidRDefault="00533F4A" w:rsidP="00533F4A">
      <w:pPr>
        <w:pStyle w:val="Code"/>
        <w:rPr>
          <w:rFonts w:hint="eastAsia"/>
        </w:rPr>
      </w:pPr>
      <w:r>
        <w:t xml:space="preserve">    mSpriteShader = new SpriteShader(kTextureVS, kTextureFS);</w:t>
      </w:r>
    </w:p>
    <w:p w14:paraId="64911591" w14:textId="77777777" w:rsidR="00533F4A" w:rsidRDefault="00533F4A" w:rsidP="00533F4A">
      <w:pPr>
        <w:pStyle w:val="Code"/>
        <w:rPr>
          <w:rFonts w:hint="eastAsia"/>
        </w:rPr>
      </w:pPr>
      <w:r>
        <w:t xml:space="preserve">    mLineShader =  new LineShader(kSimpleVS, kLineFS);</w:t>
      </w:r>
    </w:p>
    <w:p w14:paraId="2CF559EE" w14:textId="77777777" w:rsidR="00533F4A" w:rsidRDefault="00533F4A" w:rsidP="00533F4A">
      <w:pPr>
        <w:pStyle w:val="Code"/>
        <w:rPr>
          <w:rFonts w:hint="eastAsia"/>
        </w:rPr>
      </w:pPr>
      <w:r>
        <w:t xml:space="preserve">    mLightShader = new LightShader(kTextureVS, kLightFS);</w:t>
      </w:r>
    </w:p>
    <w:p w14:paraId="5B87DBC5" w14:textId="77777777" w:rsidR="00533F4A" w:rsidRDefault="00533F4A" w:rsidP="00533F4A">
      <w:pPr>
        <w:pStyle w:val="Code"/>
        <w:rPr>
          <w:rFonts w:hint="eastAsia"/>
        </w:rPr>
      </w:pPr>
      <w:r>
        <w:t xml:space="preserve">    mIllumShader = new IllumShader(kTextureVS, kIllumFS);</w:t>
      </w:r>
    </w:p>
    <w:p w14:paraId="06070C61" w14:textId="77777777" w:rsidR="00533F4A" w:rsidRPr="00533F4A" w:rsidRDefault="00533F4A" w:rsidP="00533F4A">
      <w:pPr>
        <w:pStyle w:val="Code"/>
        <w:rPr>
          <w:rStyle w:val="CodeBold"/>
        </w:rPr>
      </w:pPr>
      <w:r w:rsidRPr="00533F4A">
        <w:rPr>
          <w:rStyle w:val="CodeBold"/>
        </w:rPr>
        <w:t xml:space="preserve">    mShadowCasterShader = new ShadowCasterShader(kTextureVS, kShadowCasterFS);</w:t>
      </w:r>
    </w:p>
    <w:p w14:paraId="5772A9B9" w14:textId="77777777" w:rsidR="00533F4A" w:rsidRPr="00533F4A" w:rsidRDefault="00533F4A" w:rsidP="00533F4A">
      <w:pPr>
        <w:pStyle w:val="Code"/>
        <w:rPr>
          <w:rStyle w:val="CodeBold"/>
        </w:rPr>
      </w:pPr>
      <w:r w:rsidRPr="00533F4A">
        <w:rPr>
          <w:rStyle w:val="CodeBold"/>
        </w:rPr>
        <w:t xml:space="preserve">    mShadowReceiverShader = new SpriteShader(kTextureVS, kShadowReceiverFS);</w:t>
      </w:r>
    </w:p>
    <w:p w14:paraId="1580A671" w14:textId="64E5F8CB" w:rsidR="00533F4A" w:rsidRPr="00533F4A" w:rsidRDefault="00533F4A" w:rsidP="00533F4A">
      <w:pPr>
        <w:pStyle w:val="Code"/>
        <w:rPr>
          <w:rFonts w:hint="eastAsia"/>
        </w:rPr>
      </w:pPr>
      <w:r>
        <w:t>}</w:t>
      </w:r>
    </w:p>
    <w:p w14:paraId="71111A19" w14:textId="71602E15" w:rsidR="00A70786" w:rsidRPr="00A70786" w:rsidRDefault="00A70786" w:rsidP="00F31BF1">
      <w:pPr>
        <w:pStyle w:val="NumList"/>
        <w:numPr>
          <w:ilvl w:val="0"/>
          <w:numId w:val="47"/>
        </w:numPr>
        <w:rPr>
          <w:rFonts w:hint="eastAsia"/>
        </w:rPr>
      </w:pPr>
      <w:r w:rsidRPr="00A70786">
        <w:t xml:space="preserve">The rest of the modifications to the </w:t>
      </w:r>
      <w:r w:rsidR="00533F4A" w:rsidRPr="00533F4A">
        <w:rPr>
          <w:rStyle w:val="CodeInline"/>
        </w:rPr>
        <w:t>shader_resources.js</w:t>
      </w:r>
      <w:r w:rsidR="00533F4A">
        <w:t xml:space="preserve"> </w:t>
      </w:r>
      <w:r w:rsidRPr="00A70786">
        <w:t xml:space="preserve">file </w:t>
      </w:r>
      <w:proofErr w:type="gramStart"/>
      <w:r w:rsidRPr="00A70786">
        <w:t>are</w:t>
      </w:r>
      <w:proofErr w:type="gramEnd"/>
      <w:r w:rsidRPr="00A70786">
        <w:t xml:space="preserve"> routine, involving defining accessors, loading and unloading the GLSL source code files, cleaning up the shaders, and exporting the accessors via the public function list. The detailed listings of these are not included here because you saw similar changes on many occasions. Please refer to the source code file for the actual implementations.</w:t>
      </w:r>
    </w:p>
    <w:p w14:paraId="15A24DA5" w14:textId="0FBA1F47" w:rsidR="00A70786" w:rsidRDefault="00A70786" w:rsidP="00A70786">
      <w:pPr>
        <w:pStyle w:val="Heading3"/>
      </w:pPr>
      <w:del w:id="5194" w:author="Kelvin Sung" w:date="2021-05-20T18:15:00Z">
        <w:r w:rsidDel="00E15C4E">
          <w:lastRenderedPageBreak/>
          <w:delText xml:space="preserve">Creating </w:delText>
        </w:r>
      </w:del>
      <w:ins w:id="5195" w:author="Kelvin Sung" w:date="2021-05-20T18:15:00Z">
        <w:r w:rsidR="00E15C4E">
          <w:t xml:space="preserve">Defining </w:t>
        </w:r>
      </w:ins>
      <w:r>
        <w:t xml:space="preserve">the Shadow Caster </w:t>
      </w:r>
      <w:del w:id="5196" w:author="Kelvin Sung" w:date="2021-05-20T18:15:00Z">
        <w:r w:rsidDel="00E15C4E">
          <w:delText>Object</w:delText>
        </w:r>
      </w:del>
      <w:ins w:id="5197" w:author="Kelvin Sung" w:date="2021-05-20T18:15:00Z">
        <w:r w:rsidR="00E15C4E">
          <w:t>Class</w:t>
        </w:r>
      </w:ins>
    </w:p>
    <w:p w14:paraId="0E89655F" w14:textId="77777777" w:rsidR="00A70786" w:rsidRDefault="00A70786" w:rsidP="00A70786">
      <w:pPr>
        <w:pStyle w:val="BodyTextFirst"/>
        <w:rPr>
          <w:rFonts w:hint="eastAsia"/>
        </w:rPr>
      </w:pPr>
      <w:r>
        <w:t xml:space="preserve">As mentioned, creating a </w:t>
      </w:r>
      <w:r w:rsidRPr="00533F4A">
        <w:rPr>
          <w:rStyle w:val="CodeInline"/>
        </w:rPr>
        <w:t>Renderable</w:t>
      </w:r>
      <w:r>
        <w:t xml:space="preserve"> object to pair with the </w:t>
      </w:r>
      <w:proofErr w:type="spellStart"/>
      <w:r w:rsidRPr="00533F4A">
        <w:rPr>
          <w:rStyle w:val="CodeInline"/>
        </w:rPr>
        <w:t>ShadowCasterShader</w:t>
      </w:r>
      <w:proofErr w:type="spellEnd"/>
      <w:r>
        <w:t xml:space="preserve"> object would allow game clients to create and manipulate shadow casters as game objects. However, shadow casters and the associated geometries are implicitly computed based on the associated shadow receiver and light sources. For this reason, shadow casters cannot be directly manipulated by the game clients. </w:t>
      </w:r>
    </w:p>
    <w:p w14:paraId="4802AA5A" w14:textId="77777777" w:rsidR="00A70786" w:rsidRDefault="00A70786" w:rsidP="00A70786">
      <w:pPr>
        <w:pStyle w:val="BodyTextFirst"/>
        <w:rPr>
          <w:rFonts w:hint="eastAsia"/>
        </w:rPr>
      </w:pPr>
      <w:r>
        <w:t xml:space="preserve">Instead of the familiar </w:t>
      </w:r>
      <w:r w:rsidRPr="00533F4A">
        <w:rPr>
          <w:rStyle w:val="CodeInline"/>
        </w:rPr>
        <w:t>Renderable</w:t>
      </w:r>
      <w:r>
        <w:t xml:space="preserve"> object hierarchy, the </w:t>
      </w:r>
      <w:proofErr w:type="spellStart"/>
      <w:r w:rsidRPr="00533F4A">
        <w:rPr>
          <w:rStyle w:val="CodeInline"/>
        </w:rPr>
        <w:t>ShadowCaster</w:t>
      </w:r>
      <w:proofErr w:type="spellEnd"/>
      <w:r>
        <w:t xml:space="preserve"> object is defined to encapsulate the implicitly defined shadow caster geometry functionality. A </w:t>
      </w:r>
      <w:proofErr w:type="spellStart"/>
      <w:r w:rsidRPr="00533F4A">
        <w:rPr>
          <w:rStyle w:val="CodeInline"/>
        </w:rPr>
        <w:t>ShadowCaster</w:t>
      </w:r>
      <w:proofErr w:type="spellEnd"/>
      <w:r>
        <w:t xml:space="preserve"> object represents a </w:t>
      </w:r>
      <w:r w:rsidRPr="00533F4A">
        <w:rPr>
          <w:rStyle w:val="CodeInline"/>
        </w:rPr>
        <w:t>Renderable</w:t>
      </w:r>
      <w:r>
        <w:t xml:space="preserve"> game object that will cast shadow on a shadow receiver, another </w:t>
      </w:r>
      <w:r w:rsidRPr="00533F4A">
        <w:rPr>
          <w:rStyle w:val="CodeInline"/>
        </w:rPr>
        <w:t>Renderable</w:t>
      </w:r>
      <w:r>
        <w:t xml:space="preserve"> game object. To support receiving shadows on an animated sprite element, the shadow receiver must be at least a </w:t>
      </w:r>
      <w:proofErr w:type="spellStart"/>
      <w:r w:rsidRPr="00533F4A">
        <w:rPr>
          <w:rStyle w:val="CodeInline"/>
        </w:rPr>
        <w:t>SpriteRenderable</w:t>
      </w:r>
      <w:proofErr w:type="spellEnd"/>
      <w:r>
        <w:t xml:space="preserve"> object. The shadow casting </w:t>
      </w:r>
      <w:r w:rsidRPr="00533F4A">
        <w:rPr>
          <w:rStyle w:val="CodeInline"/>
        </w:rPr>
        <w:t>Renderable</w:t>
      </w:r>
      <w:r>
        <w:t xml:space="preserve"> object must be able to receive light sources and thus is at least a </w:t>
      </w:r>
      <w:proofErr w:type="spellStart"/>
      <w:r w:rsidRPr="00533F4A">
        <w:rPr>
          <w:rStyle w:val="CodeInline"/>
        </w:rPr>
        <w:t>LightRenderable</w:t>
      </w:r>
      <w:proofErr w:type="spellEnd"/>
      <w:r>
        <w:t xml:space="preserve"> object. The </w:t>
      </w:r>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object implementation are as follows:</w:t>
      </w:r>
    </w:p>
    <w:p w14:paraId="294E2B6B" w14:textId="70A90E55" w:rsidR="00A70786" w:rsidRDefault="00A70786" w:rsidP="00F31BF1">
      <w:pPr>
        <w:pStyle w:val="NumList"/>
        <w:numPr>
          <w:ilvl w:val="0"/>
          <w:numId w:val="48"/>
        </w:numPr>
        <w:rPr>
          <w:rFonts w:hint="eastAsia"/>
        </w:rPr>
      </w:pPr>
      <w:r>
        <w:t xml:space="preserve">Create the new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p>
    <w:p w14:paraId="36E470DA" w14:textId="60270D25" w:rsidR="00A70786" w:rsidRDefault="00A70786" w:rsidP="00F31BF1">
      <w:pPr>
        <w:pStyle w:val="NumList"/>
        <w:numPr>
          <w:ilvl w:val="0"/>
          <w:numId w:val="48"/>
        </w:numPr>
        <w:rPr>
          <w:rFonts w:hint="eastAsia"/>
        </w:rPr>
      </w:pPr>
      <w:r>
        <w:t xml:space="preserve">Create a new file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and name it </w:t>
      </w:r>
      <w:r w:rsidR="00533F4A" w:rsidRPr="00533F4A">
        <w:rPr>
          <w:rStyle w:val="CodeInline"/>
        </w:rPr>
        <w:t>s</w:t>
      </w:r>
      <w:r w:rsidRPr="00533F4A">
        <w:rPr>
          <w:rStyle w:val="CodeInline"/>
        </w:rPr>
        <w:t>hadow</w:t>
      </w:r>
      <w:r w:rsidR="00533F4A" w:rsidRPr="00533F4A">
        <w:rPr>
          <w:rStyle w:val="CodeInline"/>
        </w:rPr>
        <w:t>_c</w:t>
      </w:r>
      <w:r w:rsidRPr="00533F4A">
        <w:rPr>
          <w:rStyle w:val="CodeInline"/>
        </w:rPr>
        <w:t>aster.js</w:t>
      </w:r>
      <w:r>
        <w:t xml:space="preserve">. </w:t>
      </w:r>
    </w:p>
    <w:p w14:paraId="74CA31E2" w14:textId="4F19F8AE" w:rsidR="00A70786" w:rsidRDefault="003238E4" w:rsidP="00F31BF1">
      <w:pPr>
        <w:pStyle w:val="NumList"/>
        <w:numPr>
          <w:ilvl w:val="0"/>
          <w:numId w:val="48"/>
        </w:numPr>
        <w:rPr>
          <w:rFonts w:hint="eastAsia"/>
        </w:rPr>
      </w:pPr>
      <w:r>
        <w:t xml:space="preserve">Create a new class named </w:t>
      </w:r>
      <w:proofErr w:type="spellStart"/>
      <w:r w:rsidRPr="003238E4">
        <w:rPr>
          <w:rStyle w:val="CodeInline"/>
        </w:rPr>
        <w:t>ShadowCaster</w:t>
      </w:r>
      <w:proofErr w:type="spellEnd"/>
      <w:r>
        <w:rPr>
          <w:rStyle w:val="CodeInline"/>
        </w:rPr>
        <w:t>,</w:t>
      </w:r>
      <w:r>
        <w:t xml:space="preserve"> d</w:t>
      </w:r>
      <w:r w:rsidR="00A70786">
        <w:t>efine the constructor to initialize the instance variables and constants required for caster geometry computations.</w:t>
      </w:r>
    </w:p>
    <w:p w14:paraId="46619B3D" w14:textId="77777777" w:rsidR="00533F4A" w:rsidRDefault="00533F4A" w:rsidP="00533F4A">
      <w:pPr>
        <w:pStyle w:val="Code"/>
        <w:rPr>
          <w:rFonts w:hint="eastAsia"/>
        </w:rPr>
      </w:pPr>
      <w:r>
        <w:t>import * as shaderResources from "../core/shader_resources.js";</w:t>
      </w:r>
    </w:p>
    <w:p w14:paraId="298D5D1C" w14:textId="77777777" w:rsidR="00533F4A" w:rsidRDefault="00533F4A" w:rsidP="00533F4A">
      <w:pPr>
        <w:pStyle w:val="Code"/>
        <w:rPr>
          <w:rFonts w:hint="eastAsia"/>
        </w:rPr>
      </w:pPr>
      <w:r>
        <w:t>import SpriteRenderable from "../renderables/sprite_renderable.js";</w:t>
      </w:r>
    </w:p>
    <w:p w14:paraId="2F39CEDE" w14:textId="77777777" w:rsidR="00533F4A" w:rsidRDefault="00533F4A" w:rsidP="00533F4A">
      <w:pPr>
        <w:pStyle w:val="Code"/>
        <w:rPr>
          <w:rFonts w:hint="eastAsia"/>
        </w:rPr>
      </w:pPr>
      <w:r>
        <w:t>import Transform from "../utils/transform.js";</w:t>
      </w:r>
    </w:p>
    <w:p w14:paraId="57C1F05E" w14:textId="77777777" w:rsidR="00533F4A" w:rsidRDefault="00533F4A" w:rsidP="00533F4A">
      <w:pPr>
        <w:pStyle w:val="Code"/>
        <w:rPr>
          <w:rFonts w:hint="eastAsia"/>
        </w:rPr>
      </w:pPr>
      <w:r>
        <w:t>import { eLightType } from "../lights/light.js";</w:t>
      </w:r>
    </w:p>
    <w:p w14:paraId="462F1832" w14:textId="77777777" w:rsidR="00533F4A" w:rsidRDefault="00533F4A" w:rsidP="00533F4A">
      <w:pPr>
        <w:pStyle w:val="Code"/>
        <w:rPr>
          <w:rFonts w:hint="eastAsia"/>
        </w:rPr>
      </w:pPr>
    </w:p>
    <w:p w14:paraId="17C00C09" w14:textId="77777777" w:rsidR="00533F4A" w:rsidRDefault="00533F4A" w:rsidP="00533F4A">
      <w:pPr>
        <w:pStyle w:val="Code"/>
        <w:rPr>
          <w:rFonts w:hint="eastAsia"/>
        </w:rPr>
      </w:pPr>
      <w:r>
        <w:t>// shadowCaster:    must be GameObject referencing at least a LightRenderable</w:t>
      </w:r>
    </w:p>
    <w:p w14:paraId="3D9A6EE4" w14:textId="77777777" w:rsidR="00533F4A" w:rsidRDefault="00533F4A" w:rsidP="00533F4A">
      <w:pPr>
        <w:pStyle w:val="Code"/>
        <w:rPr>
          <w:rFonts w:hint="eastAsia"/>
        </w:rPr>
      </w:pPr>
      <w:r>
        <w:t>// shadowReceiver:  must be GameObject referencing at least a SpriteRenderable</w:t>
      </w:r>
    </w:p>
    <w:p w14:paraId="689CEE74" w14:textId="77777777" w:rsidR="00533F4A" w:rsidRDefault="00533F4A" w:rsidP="00533F4A">
      <w:pPr>
        <w:pStyle w:val="Code"/>
        <w:rPr>
          <w:rFonts w:hint="eastAsia"/>
        </w:rPr>
      </w:pPr>
      <w:r>
        <w:t>class ShadowCaster {</w:t>
      </w:r>
    </w:p>
    <w:p w14:paraId="6774B8DF" w14:textId="77777777" w:rsidR="00533F4A" w:rsidRDefault="00533F4A" w:rsidP="00533F4A">
      <w:pPr>
        <w:pStyle w:val="Code"/>
        <w:rPr>
          <w:rFonts w:hint="eastAsia"/>
        </w:rPr>
      </w:pPr>
      <w:r>
        <w:t xml:space="preserve">    constructor(shadowCaster, shadowReceiver) {</w:t>
      </w:r>
    </w:p>
    <w:p w14:paraId="03E52FF6" w14:textId="77777777" w:rsidR="00533F4A" w:rsidRDefault="00533F4A" w:rsidP="00533F4A">
      <w:pPr>
        <w:pStyle w:val="Code"/>
        <w:rPr>
          <w:rFonts w:hint="eastAsia"/>
        </w:rPr>
      </w:pPr>
      <w:r>
        <w:t xml:space="preserve">        this.mShadowCaster = shadowCaster;</w:t>
      </w:r>
    </w:p>
    <w:p w14:paraId="0A6DA7E5" w14:textId="77777777" w:rsidR="00533F4A" w:rsidRDefault="00533F4A" w:rsidP="00533F4A">
      <w:pPr>
        <w:pStyle w:val="Code"/>
        <w:rPr>
          <w:rFonts w:hint="eastAsia"/>
        </w:rPr>
      </w:pPr>
      <w:r>
        <w:t xml:space="preserve">        this.mShadowReceiver = shadowReceiver;</w:t>
      </w:r>
    </w:p>
    <w:p w14:paraId="2BCEA029" w14:textId="77777777" w:rsidR="00533F4A" w:rsidRDefault="00533F4A" w:rsidP="00533F4A">
      <w:pPr>
        <w:pStyle w:val="Code"/>
        <w:rPr>
          <w:rFonts w:hint="eastAsia"/>
        </w:rPr>
      </w:pPr>
      <w:r>
        <w:t xml:space="preserve">        this.mCasterShader = shaderResources.getShadowCasterShader();</w:t>
      </w:r>
    </w:p>
    <w:p w14:paraId="30E2FF91" w14:textId="77777777" w:rsidR="00533F4A" w:rsidRDefault="00533F4A" w:rsidP="00533F4A">
      <w:pPr>
        <w:pStyle w:val="Code"/>
        <w:rPr>
          <w:rFonts w:hint="eastAsia"/>
        </w:rPr>
      </w:pPr>
      <w:r>
        <w:t xml:space="preserve">        this.mShadowColor = [0, 0, 0, 0.2];</w:t>
      </w:r>
    </w:p>
    <w:p w14:paraId="0F7319C6" w14:textId="77777777" w:rsidR="00533F4A" w:rsidRDefault="00533F4A" w:rsidP="00533F4A">
      <w:pPr>
        <w:pStyle w:val="Code"/>
        <w:rPr>
          <w:rFonts w:hint="eastAsia"/>
        </w:rPr>
      </w:pPr>
      <w:r>
        <w:t xml:space="preserve">        this.mSaveXform = new Transform();</w:t>
      </w:r>
    </w:p>
    <w:p w14:paraId="4DB067F8" w14:textId="77777777" w:rsidR="00533F4A" w:rsidRDefault="00533F4A" w:rsidP="00533F4A">
      <w:pPr>
        <w:pStyle w:val="Code"/>
        <w:rPr>
          <w:rFonts w:hint="eastAsia"/>
        </w:rPr>
      </w:pPr>
    </w:p>
    <w:p w14:paraId="039160ED" w14:textId="77777777" w:rsidR="00533F4A" w:rsidRDefault="00533F4A" w:rsidP="00533F4A">
      <w:pPr>
        <w:pStyle w:val="Code"/>
        <w:rPr>
          <w:rFonts w:hint="eastAsia"/>
        </w:rPr>
      </w:pPr>
      <w:r>
        <w:t xml:space="preserve">        this.kCasterMaxScale = 3;   // maximum size a caster will be scaled</w:t>
      </w:r>
    </w:p>
    <w:p w14:paraId="7B4010AD" w14:textId="77777777" w:rsidR="00533F4A" w:rsidRDefault="00533F4A" w:rsidP="00533F4A">
      <w:pPr>
        <w:pStyle w:val="Code"/>
        <w:rPr>
          <w:rFonts w:hint="eastAsia"/>
        </w:rPr>
      </w:pPr>
      <w:r>
        <w:lastRenderedPageBreak/>
        <w:t xml:space="preserve">        this.kVerySmall = 0.001;    // </w:t>
      </w:r>
    </w:p>
    <w:p w14:paraId="63CCBFF8" w14:textId="77777777" w:rsidR="00533F4A" w:rsidRDefault="00533F4A" w:rsidP="00533F4A">
      <w:pPr>
        <w:pStyle w:val="Code"/>
        <w:rPr>
          <w:rFonts w:hint="eastAsia"/>
        </w:rPr>
      </w:pPr>
      <w:r>
        <w:t xml:space="preserve">        this.kDistanceFudge = 0.01; // Ensure shadow caster geometry is not at the exact same depth as receiver</w:t>
      </w:r>
    </w:p>
    <w:p w14:paraId="40ED8880" w14:textId="77777777" w:rsidR="00533F4A" w:rsidRDefault="00533F4A" w:rsidP="00533F4A">
      <w:pPr>
        <w:pStyle w:val="Code"/>
        <w:rPr>
          <w:rFonts w:hint="eastAsia"/>
        </w:rPr>
      </w:pPr>
      <w:r>
        <w:t xml:space="preserve">        this.kReceiverDistanceFudge = 0.6; // Reduce the projection size increase of the caster geometry</w:t>
      </w:r>
    </w:p>
    <w:p w14:paraId="739A768E" w14:textId="77777777" w:rsidR="00533F4A" w:rsidRDefault="00533F4A" w:rsidP="00533F4A">
      <w:pPr>
        <w:pStyle w:val="Code"/>
        <w:rPr>
          <w:rFonts w:hint="eastAsia"/>
        </w:rPr>
      </w:pPr>
      <w:r>
        <w:t xml:space="preserve">    }</w:t>
      </w:r>
    </w:p>
    <w:p w14:paraId="07C3208C" w14:textId="77777777" w:rsidR="00533F4A" w:rsidRDefault="00533F4A" w:rsidP="00533F4A">
      <w:pPr>
        <w:pStyle w:val="Code"/>
        <w:rPr>
          <w:rFonts w:hint="eastAsia"/>
        </w:rPr>
      </w:pPr>
    </w:p>
    <w:p w14:paraId="63C4512E" w14:textId="77777777" w:rsidR="00533F4A" w:rsidRDefault="00533F4A" w:rsidP="00533F4A">
      <w:pPr>
        <w:pStyle w:val="Code"/>
        <w:rPr>
          <w:rFonts w:hint="eastAsia"/>
        </w:rPr>
      </w:pPr>
      <w:r>
        <w:t xml:space="preserve">    setShadowColor(c) {</w:t>
      </w:r>
    </w:p>
    <w:p w14:paraId="7D6B45FF" w14:textId="77777777" w:rsidR="00533F4A" w:rsidRDefault="00533F4A" w:rsidP="00533F4A">
      <w:pPr>
        <w:pStyle w:val="Code"/>
        <w:rPr>
          <w:rFonts w:hint="eastAsia"/>
        </w:rPr>
      </w:pPr>
      <w:r>
        <w:t xml:space="preserve">        this.mShadowColor = c;</w:t>
      </w:r>
    </w:p>
    <w:p w14:paraId="1769443F" w14:textId="77777777" w:rsidR="00533F4A" w:rsidRDefault="00533F4A" w:rsidP="00533F4A">
      <w:pPr>
        <w:pStyle w:val="Code"/>
        <w:rPr>
          <w:rFonts w:hint="eastAsia"/>
        </w:rPr>
      </w:pPr>
      <w:r>
        <w:t xml:space="preserve">    }</w:t>
      </w:r>
    </w:p>
    <w:p w14:paraId="3C6BDB0F" w14:textId="77777777" w:rsidR="00533F4A" w:rsidRDefault="00533F4A" w:rsidP="00533F4A">
      <w:pPr>
        <w:pStyle w:val="Code"/>
        <w:rPr>
          <w:rFonts w:hint="eastAsia"/>
        </w:rPr>
      </w:pPr>
    </w:p>
    <w:p w14:paraId="135203BC" w14:textId="67474615" w:rsidR="00533F4A" w:rsidRDefault="00533F4A" w:rsidP="003238E4">
      <w:pPr>
        <w:pStyle w:val="Code"/>
        <w:rPr>
          <w:rFonts w:hint="eastAsia"/>
        </w:rPr>
      </w:pPr>
      <w:r>
        <w:t xml:space="preserve">    </w:t>
      </w:r>
      <w:r w:rsidR="003238E4" w:rsidRPr="003238E4">
        <w:t>... implementation to follow …</w:t>
      </w:r>
    </w:p>
    <w:p w14:paraId="047910F9" w14:textId="77777777" w:rsidR="00533F4A" w:rsidRDefault="00533F4A" w:rsidP="00533F4A">
      <w:pPr>
        <w:pStyle w:val="Code"/>
        <w:rPr>
          <w:rFonts w:hint="eastAsia"/>
        </w:rPr>
      </w:pPr>
      <w:r>
        <w:t>}</w:t>
      </w:r>
    </w:p>
    <w:p w14:paraId="338CE504" w14:textId="77777777" w:rsidR="00533F4A" w:rsidRDefault="00533F4A" w:rsidP="00533F4A">
      <w:pPr>
        <w:pStyle w:val="Code"/>
        <w:rPr>
          <w:rFonts w:hint="eastAsia"/>
        </w:rPr>
      </w:pPr>
    </w:p>
    <w:p w14:paraId="359898B4" w14:textId="3F3AAC03" w:rsidR="00533F4A" w:rsidRDefault="00533F4A" w:rsidP="00533F4A">
      <w:pPr>
        <w:pStyle w:val="Code"/>
        <w:rPr>
          <w:rFonts w:hint="eastAsia"/>
        </w:rPr>
      </w:pPr>
      <w:r>
        <w:t>export default ShadowCaster;</w:t>
      </w:r>
    </w:p>
    <w:p w14:paraId="0E172C97" w14:textId="77777777" w:rsidR="00A70786" w:rsidRDefault="00A70786" w:rsidP="00A70786">
      <w:pPr>
        <w:pStyle w:val="BodyTextFirst"/>
        <w:rPr>
          <w:rFonts w:hint="eastAsia"/>
        </w:rPr>
      </w:pPr>
      <w:r>
        <w:t xml:space="preserve">As discussed, the </w:t>
      </w:r>
      <w:proofErr w:type="spellStart"/>
      <w:r w:rsidRPr="003238E4">
        <w:rPr>
          <w:rStyle w:val="CodeInline"/>
        </w:rPr>
        <w:t>mShadwCaster</w:t>
      </w:r>
      <w:proofErr w:type="spellEnd"/>
      <w:r>
        <w:t xml:space="preserve"> is a reference to the shadow caster </w:t>
      </w:r>
      <w:proofErr w:type="spellStart"/>
      <w:r w:rsidRPr="003238E4">
        <w:rPr>
          <w:rStyle w:val="CodeInline"/>
        </w:rPr>
        <w:t>GameObject</w:t>
      </w:r>
      <w:proofErr w:type="spellEnd"/>
      <w:r>
        <w:t xml:space="preserve">, which must reference at least a </w:t>
      </w:r>
      <w:proofErr w:type="spellStart"/>
      <w:r w:rsidRPr="003238E4">
        <w:rPr>
          <w:rStyle w:val="CodeInline"/>
        </w:rPr>
        <w:t>LightRenderable</w:t>
      </w:r>
      <w:proofErr w:type="spellEnd"/>
      <w:r>
        <w:t xml:space="preserve"> object, and the </w:t>
      </w:r>
      <w:proofErr w:type="spellStart"/>
      <w:r w:rsidRPr="003238E4">
        <w:rPr>
          <w:rStyle w:val="CodeInline"/>
        </w:rPr>
        <w:t>mShadowReceiver</w:t>
      </w:r>
      <w:proofErr w:type="spellEnd"/>
      <w:r>
        <w:t xml:space="preserve"> is a </w:t>
      </w:r>
      <w:proofErr w:type="spellStart"/>
      <w:r w:rsidRPr="003238E4">
        <w:rPr>
          <w:rStyle w:val="CodeInline"/>
        </w:rPr>
        <w:t>GameObject</w:t>
      </w:r>
      <w:proofErr w:type="spellEnd"/>
      <w:r>
        <w:t xml:space="preserve"> referencing at least a </w:t>
      </w:r>
      <w:proofErr w:type="spellStart"/>
      <w:r w:rsidRPr="003238E4">
        <w:rPr>
          <w:rStyle w:val="CodeInline"/>
        </w:rPr>
        <w:t>SpriteRenderable</w:t>
      </w:r>
      <w:proofErr w:type="spellEnd"/>
      <w:r>
        <w:t xml:space="preserve"> object. As will be detailed in the next step, </w:t>
      </w:r>
      <w:proofErr w:type="spellStart"/>
      <w:r w:rsidRPr="003238E4">
        <w:rPr>
          <w:rStyle w:val="CodeInline"/>
        </w:rPr>
        <w:t>mCasterShader</w:t>
      </w:r>
      <w:proofErr w:type="spellEnd"/>
      <w:r>
        <w:t xml:space="preserve">, </w:t>
      </w:r>
      <w:proofErr w:type="spellStart"/>
      <w:r w:rsidRPr="003238E4">
        <w:rPr>
          <w:rStyle w:val="CodeInline"/>
        </w:rPr>
        <w:t>mShadowColor</w:t>
      </w:r>
      <w:proofErr w:type="spellEnd"/>
      <w:r>
        <w:t xml:space="preserve">, and </w:t>
      </w:r>
      <w:proofErr w:type="spellStart"/>
      <w:r w:rsidRPr="003238E4">
        <w:rPr>
          <w:rStyle w:val="CodeInline"/>
        </w:rPr>
        <w:t>mSaveXform</w:t>
      </w:r>
      <w:proofErr w:type="spellEnd"/>
      <w:r>
        <w:t xml:space="preserve"> are variables to support the rendering of shadow caster geometries. </w:t>
      </w:r>
    </w:p>
    <w:p w14:paraId="2A164C70" w14:textId="27CFBD5B" w:rsidR="00A70786" w:rsidDel="001B23DC" w:rsidRDefault="00A70786" w:rsidP="00F31BF1">
      <w:pPr>
        <w:pStyle w:val="NumList"/>
        <w:numPr>
          <w:ilvl w:val="0"/>
          <w:numId w:val="48"/>
        </w:numPr>
        <w:rPr>
          <w:del w:id="5198" w:author="Kelvin Sung" w:date="2021-05-20T18:10:00Z"/>
          <w:rFonts w:hint="eastAsia"/>
        </w:rPr>
      </w:pPr>
      <w:r>
        <w:t xml:space="preserve">Implement the </w:t>
      </w:r>
      <w:proofErr w:type="gramStart"/>
      <w:r>
        <w:t>draw(</w:t>
      </w:r>
      <w:proofErr w:type="gramEnd"/>
      <w:r>
        <w:t xml:space="preserve">) function to compute and draw a shadow caster geometry for each of the light sources that illuminates the </w:t>
      </w:r>
      <w:r w:rsidRPr="003238E4">
        <w:rPr>
          <w:rStyle w:val="CodeInline"/>
        </w:rPr>
        <w:t>Renderable</w:t>
      </w:r>
      <w:r>
        <w:t xml:space="preserve"> object of </w:t>
      </w:r>
      <w:proofErr w:type="spellStart"/>
      <w:r w:rsidRPr="003238E4">
        <w:rPr>
          <w:rStyle w:val="CodeInline"/>
        </w:rPr>
        <w:t>mShadowCaster</w:t>
      </w:r>
      <w:proofErr w:type="spellEnd"/>
      <w:r>
        <w:t>.</w:t>
      </w:r>
    </w:p>
    <w:p w14:paraId="036AF64B" w14:textId="77777777" w:rsidR="001B23DC" w:rsidRDefault="003238E4" w:rsidP="00F31BF1">
      <w:pPr>
        <w:pStyle w:val="NumList"/>
        <w:numPr>
          <w:ilvl w:val="0"/>
          <w:numId w:val="48"/>
        </w:numPr>
        <w:rPr>
          <w:ins w:id="5199" w:author="Kelvin Sung" w:date="2021-05-20T18:10:00Z"/>
          <w:rFonts w:hint="eastAsia"/>
        </w:rPr>
      </w:pPr>
      <w:del w:id="5200" w:author="Kelvin Sung" w:date="2021-05-20T18:10:00Z">
        <w:r w:rsidDel="001B23DC">
          <w:delText xml:space="preserve">    </w:delText>
        </w:r>
      </w:del>
    </w:p>
    <w:p w14:paraId="67B8DF1F" w14:textId="39775A30" w:rsidR="003238E4" w:rsidDel="001B23DC" w:rsidRDefault="003238E4" w:rsidP="003238E4">
      <w:pPr>
        <w:pStyle w:val="Code"/>
        <w:rPr>
          <w:del w:id="5201" w:author="Kelvin Sung" w:date="2021-05-20T18:10:00Z"/>
          <w:rFonts w:hint="eastAsia"/>
        </w:rPr>
      </w:pPr>
      <w:r>
        <w:t>draw(aCamera) {</w:t>
      </w:r>
    </w:p>
    <w:p w14:paraId="4ABC3A66" w14:textId="77777777" w:rsidR="001B23DC" w:rsidRDefault="003238E4" w:rsidP="003238E4">
      <w:pPr>
        <w:pStyle w:val="Code"/>
        <w:rPr>
          <w:ins w:id="5202" w:author="Kelvin Sung" w:date="2021-05-20T18:10:00Z"/>
          <w:rFonts w:hint="eastAsia"/>
        </w:rPr>
      </w:pPr>
      <w:del w:id="5203" w:author="Kelvin Sung" w:date="2021-05-20T18:10:00Z">
        <w:r w:rsidDel="001B23DC">
          <w:delText xml:space="preserve">    </w:delText>
        </w:r>
      </w:del>
    </w:p>
    <w:p w14:paraId="3A549236" w14:textId="32193C3D" w:rsidR="003238E4" w:rsidDel="001B23DC" w:rsidRDefault="003238E4" w:rsidP="003238E4">
      <w:pPr>
        <w:pStyle w:val="Code"/>
        <w:rPr>
          <w:del w:id="5204" w:author="Kelvin Sung" w:date="2021-05-20T18:10:00Z"/>
          <w:rFonts w:hint="eastAsia"/>
        </w:rPr>
      </w:pPr>
      <w:r>
        <w:t xml:space="preserve">    // loop through each light in this array, if shadow casting on the light is on</w:t>
      </w:r>
    </w:p>
    <w:p w14:paraId="6E7BAEF5" w14:textId="77777777" w:rsidR="001B23DC" w:rsidRDefault="003238E4" w:rsidP="003238E4">
      <w:pPr>
        <w:pStyle w:val="Code"/>
        <w:rPr>
          <w:ins w:id="5205" w:author="Kelvin Sung" w:date="2021-05-20T18:10:00Z"/>
          <w:rFonts w:hint="eastAsia"/>
        </w:rPr>
      </w:pPr>
      <w:del w:id="5206" w:author="Kelvin Sung" w:date="2021-05-20T18:10:00Z">
        <w:r w:rsidDel="001B23DC">
          <w:delText xml:space="preserve">    </w:delText>
        </w:r>
      </w:del>
    </w:p>
    <w:p w14:paraId="5979F550" w14:textId="19F3DFF2" w:rsidR="003238E4" w:rsidDel="001B23DC" w:rsidRDefault="003238E4" w:rsidP="003238E4">
      <w:pPr>
        <w:pStyle w:val="Code"/>
        <w:rPr>
          <w:del w:id="5207" w:author="Kelvin Sung" w:date="2021-05-20T18:10:00Z"/>
          <w:rFonts w:hint="eastAsia"/>
        </w:rPr>
      </w:pPr>
      <w:r>
        <w:t xml:space="preserve">    // compute the proper shadow offset</w:t>
      </w:r>
    </w:p>
    <w:p w14:paraId="115B7596" w14:textId="77777777" w:rsidR="001B23DC" w:rsidRDefault="003238E4" w:rsidP="003238E4">
      <w:pPr>
        <w:pStyle w:val="Code"/>
        <w:rPr>
          <w:ins w:id="5208" w:author="Kelvin Sung" w:date="2021-05-20T18:10:00Z"/>
          <w:rFonts w:hint="eastAsia"/>
        </w:rPr>
      </w:pPr>
      <w:del w:id="5209" w:author="Kelvin Sung" w:date="2021-05-20T18:10:00Z">
        <w:r w:rsidDel="001B23DC">
          <w:delText xml:space="preserve">    </w:delText>
        </w:r>
      </w:del>
    </w:p>
    <w:p w14:paraId="36C4D3C8" w14:textId="7CBAA586" w:rsidR="003238E4" w:rsidDel="001B23DC" w:rsidRDefault="003238E4" w:rsidP="003238E4">
      <w:pPr>
        <w:pStyle w:val="Code"/>
        <w:rPr>
          <w:del w:id="5210" w:author="Kelvin Sung" w:date="2021-05-20T18:10:00Z"/>
          <w:rFonts w:hint="eastAsia"/>
        </w:rPr>
      </w:pPr>
      <w:r>
        <w:t xml:space="preserve">    let casterRenderable = this.mShadowCaster.getRenderable();</w:t>
      </w:r>
    </w:p>
    <w:p w14:paraId="33F4E75F" w14:textId="77777777" w:rsidR="001B23DC" w:rsidRDefault="003238E4" w:rsidP="003238E4">
      <w:pPr>
        <w:pStyle w:val="Code"/>
        <w:rPr>
          <w:ins w:id="5211" w:author="Kelvin Sung" w:date="2021-05-20T18:10:00Z"/>
          <w:rFonts w:hint="eastAsia"/>
        </w:rPr>
      </w:pPr>
      <w:del w:id="5212" w:author="Kelvin Sung" w:date="2021-05-20T18:10:00Z">
        <w:r w:rsidDel="001B23DC">
          <w:delText xml:space="preserve">    </w:delText>
        </w:r>
      </w:del>
    </w:p>
    <w:p w14:paraId="37FD71B4" w14:textId="555CECE5" w:rsidR="003238E4" w:rsidDel="001B23DC" w:rsidRDefault="003238E4" w:rsidP="003238E4">
      <w:pPr>
        <w:pStyle w:val="Code"/>
        <w:rPr>
          <w:del w:id="5213" w:author="Kelvin Sung" w:date="2021-05-20T18:10:00Z"/>
          <w:rFonts w:hint="eastAsia"/>
        </w:rPr>
      </w:pPr>
      <w:r>
        <w:t xml:space="preserve">    this.mShadowCaster.getXform().cloneTo(this.mSaveXform);</w:t>
      </w:r>
    </w:p>
    <w:p w14:paraId="30E92263" w14:textId="77777777" w:rsidR="001B23DC" w:rsidRDefault="003238E4" w:rsidP="003238E4">
      <w:pPr>
        <w:pStyle w:val="Code"/>
        <w:rPr>
          <w:ins w:id="5214" w:author="Kelvin Sung" w:date="2021-05-20T18:10:00Z"/>
          <w:rFonts w:hint="eastAsia"/>
        </w:rPr>
      </w:pPr>
      <w:del w:id="5215" w:author="Kelvin Sung" w:date="2021-05-20T18:10:00Z">
        <w:r w:rsidDel="001B23DC">
          <w:delText xml:space="preserve">    </w:delText>
        </w:r>
      </w:del>
    </w:p>
    <w:p w14:paraId="10FFDC43" w14:textId="7AD90B00" w:rsidR="003238E4" w:rsidDel="001B23DC" w:rsidRDefault="003238E4" w:rsidP="003238E4">
      <w:pPr>
        <w:pStyle w:val="Code"/>
        <w:rPr>
          <w:del w:id="5216" w:author="Kelvin Sung" w:date="2021-05-20T18:10:00Z"/>
          <w:rFonts w:hint="eastAsia"/>
        </w:rPr>
      </w:pPr>
      <w:r>
        <w:t xml:space="preserve">    let s = casterRenderable.swapShader(this.mCasterShader);</w:t>
      </w:r>
    </w:p>
    <w:p w14:paraId="4192F404" w14:textId="77777777" w:rsidR="001B23DC" w:rsidRDefault="003238E4" w:rsidP="003238E4">
      <w:pPr>
        <w:pStyle w:val="Code"/>
        <w:rPr>
          <w:ins w:id="5217" w:author="Kelvin Sung" w:date="2021-05-20T18:10:00Z"/>
          <w:rFonts w:hint="eastAsia"/>
        </w:rPr>
      </w:pPr>
      <w:del w:id="5218" w:author="Kelvin Sung" w:date="2021-05-20T18:10:00Z">
        <w:r w:rsidDel="001B23DC">
          <w:delText xml:space="preserve">    </w:delText>
        </w:r>
      </w:del>
    </w:p>
    <w:p w14:paraId="42B1AFF6" w14:textId="3DA81FAF" w:rsidR="003238E4" w:rsidDel="001B23DC" w:rsidRDefault="003238E4" w:rsidP="003238E4">
      <w:pPr>
        <w:pStyle w:val="Code"/>
        <w:rPr>
          <w:del w:id="5219" w:author="Kelvin Sung" w:date="2021-05-20T18:10:00Z"/>
          <w:rFonts w:hint="eastAsia"/>
        </w:rPr>
      </w:pPr>
      <w:r>
        <w:t xml:space="preserve">    let c = casterRenderable.getColor();</w:t>
      </w:r>
    </w:p>
    <w:p w14:paraId="6EC48983" w14:textId="77777777" w:rsidR="001B23DC" w:rsidRDefault="003238E4" w:rsidP="003238E4">
      <w:pPr>
        <w:pStyle w:val="Code"/>
        <w:rPr>
          <w:ins w:id="5220" w:author="Kelvin Sung" w:date="2021-05-20T18:10:00Z"/>
          <w:rFonts w:hint="eastAsia"/>
        </w:rPr>
      </w:pPr>
      <w:del w:id="5221" w:author="Kelvin Sung" w:date="2021-05-20T18:10:00Z">
        <w:r w:rsidDel="001B23DC">
          <w:delText xml:space="preserve">    </w:delText>
        </w:r>
      </w:del>
    </w:p>
    <w:p w14:paraId="35B83DFE" w14:textId="04DC5EDB" w:rsidR="003238E4" w:rsidDel="001B23DC" w:rsidRDefault="003238E4" w:rsidP="003238E4">
      <w:pPr>
        <w:pStyle w:val="Code"/>
        <w:rPr>
          <w:del w:id="5222" w:author="Kelvin Sung" w:date="2021-05-20T18:10:00Z"/>
          <w:rFonts w:hint="eastAsia"/>
        </w:rPr>
      </w:pPr>
      <w:r>
        <w:t xml:space="preserve">    casterRenderable.setColor(this.mShadowColor);</w:t>
      </w:r>
    </w:p>
    <w:p w14:paraId="5E1528B8" w14:textId="77777777" w:rsidR="001B23DC" w:rsidRDefault="003238E4" w:rsidP="003238E4">
      <w:pPr>
        <w:pStyle w:val="Code"/>
        <w:rPr>
          <w:ins w:id="5223" w:author="Kelvin Sung" w:date="2021-05-20T18:10:00Z"/>
          <w:rFonts w:hint="eastAsia"/>
        </w:rPr>
      </w:pPr>
      <w:del w:id="5224" w:author="Kelvin Sung" w:date="2021-05-20T18:10:00Z">
        <w:r w:rsidDel="001B23DC">
          <w:delText xml:space="preserve">    </w:delText>
        </w:r>
      </w:del>
    </w:p>
    <w:p w14:paraId="782F1A01" w14:textId="6CC809F6" w:rsidR="003238E4" w:rsidDel="001B23DC" w:rsidRDefault="003238E4" w:rsidP="003238E4">
      <w:pPr>
        <w:pStyle w:val="Code"/>
        <w:rPr>
          <w:del w:id="5225" w:author="Kelvin Sung" w:date="2021-05-20T18:10:00Z"/>
          <w:rFonts w:hint="eastAsia"/>
        </w:rPr>
      </w:pPr>
      <w:r>
        <w:t xml:space="preserve">    let l, lgt;</w:t>
      </w:r>
    </w:p>
    <w:p w14:paraId="2E275660" w14:textId="77777777" w:rsidR="001B23DC" w:rsidRDefault="003238E4" w:rsidP="003238E4">
      <w:pPr>
        <w:pStyle w:val="Code"/>
        <w:rPr>
          <w:ins w:id="5226" w:author="Kelvin Sung" w:date="2021-05-20T18:10:00Z"/>
          <w:rFonts w:hint="eastAsia"/>
        </w:rPr>
      </w:pPr>
      <w:del w:id="5227" w:author="Kelvin Sung" w:date="2021-05-20T18:10:00Z">
        <w:r w:rsidDel="001B23DC">
          <w:delText xml:space="preserve">    </w:delText>
        </w:r>
      </w:del>
    </w:p>
    <w:p w14:paraId="4205854F" w14:textId="36297459" w:rsidR="003238E4" w:rsidDel="001B23DC" w:rsidRDefault="003238E4" w:rsidP="003238E4">
      <w:pPr>
        <w:pStyle w:val="Code"/>
        <w:rPr>
          <w:del w:id="5228" w:author="Kelvin Sung" w:date="2021-05-20T18:10:00Z"/>
          <w:rFonts w:hint="eastAsia"/>
        </w:rPr>
      </w:pPr>
      <w:r>
        <w:t xml:space="preserve">    for (l = 0; l &lt; casterRenderable.getNumLights(); l++) {</w:t>
      </w:r>
    </w:p>
    <w:p w14:paraId="0026D8DB" w14:textId="77777777" w:rsidR="001B23DC" w:rsidRDefault="003238E4" w:rsidP="003238E4">
      <w:pPr>
        <w:pStyle w:val="Code"/>
        <w:rPr>
          <w:ins w:id="5229" w:author="Kelvin Sung" w:date="2021-05-20T18:10:00Z"/>
          <w:rFonts w:hint="eastAsia"/>
        </w:rPr>
      </w:pPr>
      <w:del w:id="5230" w:author="Kelvin Sung" w:date="2021-05-20T18:10:00Z">
        <w:r w:rsidDel="001B23DC">
          <w:delText xml:space="preserve">    </w:delText>
        </w:r>
      </w:del>
    </w:p>
    <w:p w14:paraId="68D805BB" w14:textId="6D59F7F0" w:rsidR="003238E4" w:rsidDel="001B23DC" w:rsidRDefault="003238E4" w:rsidP="003238E4">
      <w:pPr>
        <w:pStyle w:val="Code"/>
        <w:rPr>
          <w:del w:id="5231" w:author="Kelvin Sung" w:date="2021-05-20T18:10:00Z"/>
          <w:rFonts w:hint="eastAsia"/>
        </w:rPr>
      </w:pPr>
      <w:r>
        <w:t xml:space="preserve">        lgt = casterRenderable.getLightAt(l);</w:t>
      </w:r>
    </w:p>
    <w:p w14:paraId="4D4ECBC3" w14:textId="77777777" w:rsidR="001B23DC" w:rsidRDefault="003238E4" w:rsidP="003238E4">
      <w:pPr>
        <w:pStyle w:val="Code"/>
        <w:rPr>
          <w:ins w:id="5232" w:author="Kelvin Sung" w:date="2021-05-20T18:10:00Z"/>
          <w:rFonts w:hint="eastAsia"/>
        </w:rPr>
      </w:pPr>
      <w:del w:id="5233" w:author="Kelvin Sung" w:date="2021-05-20T18:10:00Z">
        <w:r w:rsidDel="001B23DC">
          <w:delText xml:space="preserve">    </w:delText>
        </w:r>
      </w:del>
    </w:p>
    <w:p w14:paraId="4260D590" w14:textId="62EBCE28" w:rsidR="003238E4" w:rsidDel="001B23DC" w:rsidRDefault="003238E4" w:rsidP="003238E4">
      <w:pPr>
        <w:pStyle w:val="Code"/>
        <w:rPr>
          <w:del w:id="5234" w:author="Kelvin Sung" w:date="2021-05-20T18:10:00Z"/>
          <w:rFonts w:hint="eastAsia"/>
        </w:rPr>
      </w:pPr>
      <w:r>
        <w:t xml:space="preserve">        if (lgt.isLightOn() &amp;&amp; lgt.isLightCastShadow()) {</w:t>
      </w:r>
    </w:p>
    <w:p w14:paraId="32AE33A2" w14:textId="77777777" w:rsidR="001B23DC" w:rsidRDefault="003238E4" w:rsidP="003238E4">
      <w:pPr>
        <w:pStyle w:val="Code"/>
        <w:rPr>
          <w:ins w:id="5235" w:author="Kelvin Sung" w:date="2021-05-20T18:10:00Z"/>
          <w:rFonts w:hint="eastAsia"/>
        </w:rPr>
      </w:pPr>
      <w:del w:id="5236" w:author="Kelvin Sung" w:date="2021-05-20T18:10:00Z">
        <w:r w:rsidDel="001B23DC">
          <w:delText xml:space="preserve">    </w:delText>
        </w:r>
      </w:del>
    </w:p>
    <w:p w14:paraId="17EDCE1B" w14:textId="5FFF8A78" w:rsidR="003238E4" w:rsidDel="001B23DC" w:rsidRDefault="003238E4" w:rsidP="003238E4">
      <w:pPr>
        <w:pStyle w:val="Code"/>
        <w:rPr>
          <w:del w:id="5237" w:author="Kelvin Sung" w:date="2021-05-20T18:10:00Z"/>
          <w:rFonts w:hint="eastAsia"/>
        </w:rPr>
      </w:pPr>
      <w:r>
        <w:t xml:space="preserve">            this.mSaveXform.cloneTo(this.mShadowCaster.getXform());</w:t>
      </w:r>
    </w:p>
    <w:p w14:paraId="0726927E" w14:textId="77777777" w:rsidR="001B23DC" w:rsidRDefault="003238E4" w:rsidP="003238E4">
      <w:pPr>
        <w:pStyle w:val="Code"/>
        <w:rPr>
          <w:ins w:id="5238" w:author="Kelvin Sung" w:date="2021-05-20T18:10:00Z"/>
          <w:rFonts w:hint="eastAsia"/>
        </w:rPr>
      </w:pPr>
      <w:del w:id="5239" w:author="Kelvin Sung" w:date="2021-05-20T18:10:00Z">
        <w:r w:rsidDel="001B23DC">
          <w:delText xml:space="preserve">    </w:delText>
        </w:r>
      </w:del>
    </w:p>
    <w:p w14:paraId="19089EA7" w14:textId="6DCE9AFA" w:rsidR="003238E4" w:rsidDel="001B23DC" w:rsidRDefault="003238E4" w:rsidP="003238E4">
      <w:pPr>
        <w:pStyle w:val="Code"/>
        <w:rPr>
          <w:del w:id="5240" w:author="Kelvin Sung" w:date="2021-05-20T18:10:00Z"/>
          <w:rFonts w:hint="eastAsia"/>
        </w:rPr>
      </w:pPr>
      <w:r>
        <w:t xml:space="preserve">            if (this._computeShadowGeometry(lgt)) {</w:t>
      </w:r>
    </w:p>
    <w:p w14:paraId="1BB4426F" w14:textId="77777777" w:rsidR="001B23DC" w:rsidRDefault="003238E4" w:rsidP="003238E4">
      <w:pPr>
        <w:pStyle w:val="Code"/>
        <w:rPr>
          <w:ins w:id="5241" w:author="Kelvin Sung" w:date="2021-05-20T18:10:00Z"/>
          <w:rFonts w:hint="eastAsia"/>
        </w:rPr>
      </w:pPr>
      <w:del w:id="5242" w:author="Kelvin Sung" w:date="2021-05-20T18:10:00Z">
        <w:r w:rsidDel="001B23DC">
          <w:delText xml:space="preserve">    </w:delText>
        </w:r>
      </w:del>
    </w:p>
    <w:p w14:paraId="7ABB3306" w14:textId="6D655C29" w:rsidR="003238E4" w:rsidDel="001B23DC" w:rsidRDefault="003238E4" w:rsidP="003238E4">
      <w:pPr>
        <w:pStyle w:val="Code"/>
        <w:rPr>
          <w:del w:id="5243" w:author="Kelvin Sung" w:date="2021-05-20T18:10:00Z"/>
          <w:rFonts w:hint="eastAsia"/>
        </w:rPr>
      </w:pPr>
      <w:r>
        <w:t xml:space="preserve">                this.mCasterShader.setCameraAndLights(aCamera, lgt);</w:t>
      </w:r>
    </w:p>
    <w:p w14:paraId="249FCDDE" w14:textId="77777777" w:rsidR="001B23DC" w:rsidRDefault="003238E4" w:rsidP="003238E4">
      <w:pPr>
        <w:pStyle w:val="Code"/>
        <w:rPr>
          <w:ins w:id="5244" w:author="Kelvin Sung" w:date="2021-05-20T18:10:00Z"/>
          <w:rFonts w:hint="eastAsia"/>
        </w:rPr>
      </w:pPr>
      <w:del w:id="5245" w:author="Kelvin Sung" w:date="2021-05-20T18:10:00Z">
        <w:r w:rsidDel="001B23DC">
          <w:delText xml:space="preserve">    </w:delText>
        </w:r>
      </w:del>
    </w:p>
    <w:p w14:paraId="7AA15C85" w14:textId="21A983EF" w:rsidR="003238E4" w:rsidDel="001B23DC" w:rsidRDefault="003238E4" w:rsidP="003238E4">
      <w:pPr>
        <w:pStyle w:val="Code"/>
        <w:rPr>
          <w:del w:id="5246" w:author="Kelvin Sung" w:date="2021-05-20T18:10:00Z"/>
          <w:rFonts w:hint="eastAsia"/>
        </w:rPr>
      </w:pPr>
      <w:r>
        <w:t xml:space="preserve">                SpriteRenderable.prototype.draw.call(casterRenderable, aCamera);</w:t>
      </w:r>
    </w:p>
    <w:p w14:paraId="024CD18F" w14:textId="77777777" w:rsidR="001B23DC" w:rsidRDefault="003238E4" w:rsidP="003238E4">
      <w:pPr>
        <w:pStyle w:val="Code"/>
        <w:rPr>
          <w:ins w:id="5247" w:author="Kelvin Sung" w:date="2021-05-20T18:10:00Z"/>
          <w:rFonts w:hint="eastAsia"/>
        </w:rPr>
      </w:pPr>
      <w:del w:id="5248" w:author="Kelvin Sung" w:date="2021-05-20T18:10:00Z">
        <w:r w:rsidDel="001B23DC">
          <w:delText xml:space="preserve">    </w:delText>
        </w:r>
      </w:del>
    </w:p>
    <w:p w14:paraId="1B675786" w14:textId="5810141E" w:rsidR="003238E4" w:rsidDel="001B23DC" w:rsidRDefault="003238E4" w:rsidP="003238E4">
      <w:pPr>
        <w:pStyle w:val="Code"/>
        <w:rPr>
          <w:del w:id="5249" w:author="Kelvin Sung" w:date="2021-05-20T18:10:00Z"/>
          <w:rFonts w:hint="eastAsia"/>
        </w:rPr>
      </w:pPr>
      <w:r>
        <w:t xml:space="preserve">            }</w:t>
      </w:r>
    </w:p>
    <w:p w14:paraId="7650E025" w14:textId="77777777" w:rsidR="001B23DC" w:rsidRDefault="003238E4" w:rsidP="003238E4">
      <w:pPr>
        <w:pStyle w:val="Code"/>
        <w:rPr>
          <w:ins w:id="5250" w:author="Kelvin Sung" w:date="2021-05-20T18:10:00Z"/>
          <w:rFonts w:hint="eastAsia"/>
        </w:rPr>
      </w:pPr>
      <w:del w:id="5251" w:author="Kelvin Sung" w:date="2021-05-20T18:10:00Z">
        <w:r w:rsidDel="001B23DC">
          <w:delText xml:space="preserve">    </w:delText>
        </w:r>
      </w:del>
    </w:p>
    <w:p w14:paraId="6695773C" w14:textId="17B3F370" w:rsidR="003238E4" w:rsidDel="001B23DC" w:rsidRDefault="003238E4" w:rsidP="003238E4">
      <w:pPr>
        <w:pStyle w:val="Code"/>
        <w:rPr>
          <w:del w:id="5252" w:author="Kelvin Sung" w:date="2021-05-20T18:10:00Z"/>
          <w:rFonts w:hint="eastAsia"/>
        </w:rPr>
      </w:pPr>
      <w:r>
        <w:t xml:space="preserve">        }</w:t>
      </w:r>
    </w:p>
    <w:p w14:paraId="1CCA46ED" w14:textId="77777777" w:rsidR="001B23DC" w:rsidRDefault="003238E4" w:rsidP="003238E4">
      <w:pPr>
        <w:pStyle w:val="Code"/>
        <w:rPr>
          <w:ins w:id="5253" w:author="Kelvin Sung" w:date="2021-05-20T18:10:00Z"/>
          <w:rFonts w:hint="eastAsia"/>
        </w:rPr>
      </w:pPr>
      <w:del w:id="5254" w:author="Kelvin Sung" w:date="2021-05-20T18:10:00Z">
        <w:r w:rsidDel="001B23DC">
          <w:delText xml:space="preserve">    </w:delText>
        </w:r>
      </w:del>
    </w:p>
    <w:p w14:paraId="0F0C248C" w14:textId="170FBCF4" w:rsidR="003238E4" w:rsidDel="001B23DC" w:rsidRDefault="003238E4" w:rsidP="003238E4">
      <w:pPr>
        <w:pStyle w:val="Code"/>
        <w:rPr>
          <w:del w:id="5255" w:author="Kelvin Sung" w:date="2021-05-20T18:10:00Z"/>
          <w:rFonts w:hint="eastAsia"/>
        </w:rPr>
      </w:pPr>
      <w:r>
        <w:t xml:space="preserve">    }</w:t>
      </w:r>
    </w:p>
    <w:p w14:paraId="4BD9222E" w14:textId="77777777" w:rsidR="001B23DC" w:rsidRDefault="003238E4" w:rsidP="003238E4">
      <w:pPr>
        <w:pStyle w:val="Code"/>
        <w:rPr>
          <w:ins w:id="5256" w:author="Kelvin Sung" w:date="2021-05-20T18:10:00Z"/>
          <w:rFonts w:hint="eastAsia"/>
        </w:rPr>
      </w:pPr>
      <w:del w:id="5257" w:author="Kelvin Sung" w:date="2021-05-20T18:10:00Z">
        <w:r w:rsidDel="001B23DC">
          <w:delText xml:space="preserve">    </w:delText>
        </w:r>
      </w:del>
    </w:p>
    <w:p w14:paraId="5FE2C9FA" w14:textId="64010EBC" w:rsidR="003238E4" w:rsidDel="001B23DC" w:rsidRDefault="003238E4" w:rsidP="003238E4">
      <w:pPr>
        <w:pStyle w:val="Code"/>
        <w:rPr>
          <w:del w:id="5258" w:author="Kelvin Sung" w:date="2021-05-20T18:10:00Z"/>
          <w:rFonts w:hint="eastAsia"/>
        </w:rPr>
      </w:pPr>
      <w:r>
        <w:lastRenderedPageBreak/>
        <w:t xml:space="preserve">    this.mSaveXform.cloneTo(this.mShadowCaster.getXform());</w:t>
      </w:r>
    </w:p>
    <w:p w14:paraId="4DFBBCE7" w14:textId="77777777" w:rsidR="001B23DC" w:rsidRDefault="003238E4" w:rsidP="003238E4">
      <w:pPr>
        <w:pStyle w:val="Code"/>
        <w:rPr>
          <w:ins w:id="5259" w:author="Kelvin Sung" w:date="2021-05-20T18:10:00Z"/>
          <w:rFonts w:hint="eastAsia"/>
        </w:rPr>
      </w:pPr>
      <w:del w:id="5260" w:author="Kelvin Sung" w:date="2021-05-20T18:10:00Z">
        <w:r w:rsidDel="001B23DC">
          <w:delText xml:space="preserve">    </w:delText>
        </w:r>
      </w:del>
    </w:p>
    <w:p w14:paraId="1A6B61BA" w14:textId="4D8AD3CB" w:rsidR="003238E4" w:rsidDel="001B23DC" w:rsidRDefault="003238E4" w:rsidP="003238E4">
      <w:pPr>
        <w:pStyle w:val="Code"/>
        <w:rPr>
          <w:del w:id="5261" w:author="Kelvin Sung" w:date="2021-05-20T18:10:00Z"/>
          <w:rFonts w:hint="eastAsia"/>
        </w:rPr>
      </w:pPr>
      <w:r>
        <w:t xml:space="preserve">    casterRenderable.swapShader(s);</w:t>
      </w:r>
    </w:p>
    <w:p w14:paraId="30E8FECC" w14:textId="77777777" w:rsidR="001B23DC" w:rsidRDefault="003238E4" w:rsidP="003238E4">
      <w:pPr>
        <w:pStyle w:val="Code"/>
        <w:rPr>
          <w:ins w:id="5262" w:author="Kelvin Sung" w:date="2021-05-20T18:10:00Z"/>
          <w:rFonts w:hint="eastAsia"/>
        </w:rPr>
      </w:pPr>
      <w:del w:id="5263" w:author="Kelvin Sung" w:date="2021-05-20T18:10:00Z">
        <w:r w:rsidDel="001B23DC">
          <w:delText xml:space="preserve">    </w:delText>
        </w:r>
      </w:del>
    </w:p>
    <w:p w14:paraId="2490D13F" w14:textId="7583A9C7" w:rsidR="003238E4" w:rsidDel="001B23DC" w:rsidRDefault="003238E4" w:rsidP="003238E4">
      <w:pPr>
        <w:pStyle w:val="Code"/>
        <w:rPr>
          <w:del w:id="5264" w:author="Kelvin Sung" w:date="2021-05-20T18:10:00Z"/>
          <w:rFonts w:hint="eastAsia"/>
        </w:rPr>
      </w:pPr>
      <w:r>
        <w:t xml:space="preserve">    casterRenderable.setColor(c);</w:t>
      </w:r>
    </w:p>
    <w:p w14:paraId="63ED95A8" w14:textId="77777777" w:rsidR="001B23DC" w:rsidRDefault="003238E4" w:rsidP="003238E4">
      <w:pPr>
        <w:pStyle w:val="Code"/>
        <w:rPr>
          <w:ins w:id="5265" w:author="Kelvin Sung" w:date="2021-05-20T18:10:00Z"/>
          <w:rFonts w:hint="eastAsia"/>
        </w:rPr>
      </w:pPr>
      <w:del w:id="5266" w:author="Kelvin Sung" w:date="2021-05-20T18:10:00Z">
        <w:r w:rsidDel="001B23DC">
          <w:delText xml:space="preserve">    </w:delText>
        </w:r>
      </w:del>
    </w:p>
    <w:p w14:paraId="0E33BE1E" w14:textId="5715370B" w:rsidR="003238E4" w:rsidRDefault="003238E4" w:rsidP="003238E4">
      <w:pPr>
        <w:pStyle w:val="Code"/>
        <w:rPr>
          <w:rFonts w:hint="eastAsia"/>
        </w:rPr>
      </w:pPr>
      <w:r>
        <w:t>}</w:t>
      </w:r>
    </w:p>
    <w:p w14:paraId="7458F9B9" w14:textId="0AC18EB2" w:rsidR="00885276" w:rsidRDefault="003238E4" w:rsidP="00885276">
      <w:pPr>
        <w:pStyle w:val="BodyTextFirst"/>
        <w:rPr>
          <w:rFonts w:hint="eastAsia"/>
        </w:rPr>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r w:rsidR="00885276" w:rsidRPr="003238E4">
        <w:rPr>
          <w:rStyle w:val="CodeInline"/>
        </w:rPr>
        <w:t>Renderable</w:t>
      </w:r>
      <w:r w:rsidR="00885276" w:rsidRPr="00885276">
        <w:t xml:space="preserve"> object that is actually casting the shadow. The </w:t>
      </w:r>
      <w:proofErr w:type="gramStart"/>
      <w:r w:rsidR="00885276" w:rsidRPr="003238E4">
        <w:rPr>
          <w:rStyle w:val="CodeInline"/>
        </w:rPr>
        <w:t>draw(</w:t>
      </w:r>
      <w:proofErr w:type="gramEnd"/>
      <w:r w:rsidR="00885276" w:rsidRPr="003238E4">
        <w:rPr>
          <w:rStyle w:val="CodeInline"/>
        </w:rPr>
        <w:t>)</w:t>
      </w:r>
      <w:r w:rsidR="00885276" w:rsidRPr="00885276">
        <w:t xml:space="preserve"> function first saves the current transform, shader, and color of the </w:t>
      </w:r>
      <w:proofErr w:type="spellStart"/>
      <w:r w:rsidR="00885276" w:rsidRPr="003238E4">
        <w:rPr>
          <w:rStyle w:val="CodeInline"/>
        </w:rPr>
        <w:t>casterRenderable</w:t>
      </w:r>
      <w:proofErr w:type="spellEnd"/>
      <w:r w:rsidR="00885276" w:rsidRPr="00885276">
        <w:t xml:space="preserve"> object; iterates through all light sources, turning the </w:t>
      </w:r>
      <w:proofErr w:type="spellStart"/>
      <w:r w:rsidR="00885276" w:rsidRPr="003238E4">
        <w:rPr>
          <w:rStyle w:val="CodeInline"/>
        </w:rPr>
        <w:t>casterRenderable</w:t>
      </w:r>
      <w:proofErr w:type="spellEnd"/>
      <w:r w:rsidR="00885276" w:rsidRPr="00885276">
        <w:t xml:space="preserve"> into the shadow caster geometry; and renders it in three steps.</w:t>
      </w:r>
    </w:p>
    <w:p w14:paraId="06A38013" w14:textId="77777777" w:rsidR="00885276" w:rsidRDefault="00885276" w:rsidP="00F31BF1">
      <w:pPr>
        <w:pStyle w:val="NumSubList"/>
        <w:numPr>
          <w:ilvl w:val="0"/>
          <w:numId w:val="49"/>
        </w:numPr>
        <w:rPr>
          <w:rFonts w:hint="eastAsia"/>
        </w:rPr>
      </w:pPr>
      <w:r>
        <w:t xml:space="preserve">Sets the </w:t>
      </w:r>
      <w:proofErr w:type="spellStart"/>
      <w:r w:rsidRPr="003238E4">
        <w:rPr>
          <w:rStyle w:val="CodeInline"/>
        </w:rPr>
        <w:t>casterRenderable</w:t>
      </w:r>
      <w:proofErr w:type="spellEnd"/>
      <w:r>
        <w:t xml:space="preserve"> shader to </w:t>
      </w:r>
      <w:proofErr w:type="spellStart"/>
      <w:r w:rsidRPr="003238E4">
        <w:rPr>
          <w:rStyle w:val="CodeInline"/>
        </w:rPr>
        <w:t>ShadowCasterShader</w:t>
      </w:r>
      <w:proofErr w:type="spellEnd"/>
      <w:r>
        <w:t>.</w:t>
      </w:r>
    </w:p>
    <w:p w14:paraId="49750E67" w14:textId="77777777" w:rsidR="00885276" w:rsidRDefault="00885276" w:rsidP="00885276">
      <w:pPr>
        <w:pStyle w:val="NumSubList"/>
        <w:rPr>
          <w:rFonts w:hint="eastAsia"/>
        </w:rPr>
      </w:pPr>
      <w:r>
        <w:t xml:space="preserve">Calls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for each illuminating light source to project the </w:t>
      </w:r>
      <w:proofErr w:type="spellStart"/>
      <w:r w:rsidRPr="003238E4">
        <w:rPr>
          <w:rStyle w:val="CodeInline"/>
        </w:rPr>
        <w:t>casterRenderable</w:t>
      </w:r>
      <w:proofErr w:type="spellEnd"/>
      <w:r>
        <w:t xml:space="preserve"> onto the shadow receiver. </w:t>
      </w:r>
    </w:p>
    <w:p w14:paraId="55897D7E" w14:textId="77777777" w:rsidR="00885276" w:rsidRDefault="00885276" w:rsidP="00885276">
      <w:pPr>
        <w:pStyle w:val="NumSubList"/>
        <w:rPr>
          <w:rFonts w:hint="eastAsia"/>
        </w:rPr>
      </w:pPr>
      <w:r>
        <w:t xml:space="preserve">Renders the </w:t>
      </w:r>
      <w:proofErr w:type="spellStart"/>
      <w:r w:rsidRPr="003238E4">
        <w:rPr>
          <w:rStyle w:val="CodeInline"/>
        </w:rPr>
        <w:t>casterRenderable</w:t>
      </w:r>
      <w:proofErr w:type="spellEnd"/>
      <w:r>
        <w:t xml:space="preserve"> as a </w:t>
      </w:r>
      <w:proofErr w:type="spellStart"/>
      <w:r w:rsidRPr="003238E4">
        <w:rPr>
          <w:rStyle w:val="CodeInline"/>
        </w:rPr>
        <w:t>SpriteRenderable</w:t>
      </w:r>
      <w:proofErr w:type="spellEnd"/>
      <w:r>
        <w:t xml:space="preserve">. Recall that the </w:t>
      </w:r>
      <w:proofErr w:type="spellStart"/>
      <w:r w:rsidRPr="003238E4">
        <w:rPr>
          <w:rStyle w:val="CodeInline"/>
        </w:rPr>
        <w:t>ShadowCasterShader</w:t>
      </w:r>
      <w:proofErr w:type="spellEnd"/>
      <w:r>
        <w:t xml:space="preserve"> will sample the texture map, compute the strength of the current light source to scale the </w:t>
      </w:r>
      <w:proofErr w:type="spellStart"/>
      <w:r w:rsidRPr="003238E4">
        <w:rPr>
          <w:rStyle w:val="CodeInline"/>
        </w:rPr>
        <w:t>mShadowColor</w:t>
      </w:r>
      <w:proofErr w:type="spellEnd"/>
      <w:r>
        <w:t>, and turn the pixel into the resulting color.</w:t>
      </w:r>
    </w:p>
    <w:p w14:paraId="16A02969" w14:textId="77777777" w:rsidR="00885276" w:rsidRDefault="00885276" w:rsidP="00885276">
      <w:pPr>
        <w:pStyle w:val="BodyTextFirst"/>
        <w:rPr>
          <w:rFonts w:hint="eastAsia"/>
        </w:rPr>
      </w:pPr>
      <w:r>
        <w:t xml:space="preserve">The </w:t>
      </w:r>
      <w:proofErr w:type="spellStart"/>
      <w:r w:rsidRPr="003238E4">
        <w:rPr>
          <w:rStyle w:val="CodeInline"/>
        </w:rPr>
        <w:t>casterRenderable</w:t>
      </w:r>
      <w:proofErr w:type="spellEnd"/>
      <w:r>
        <w:t xml:space="preserve"> state is restored before the </w:t>
      </w:r>
      <w:proofErr w:type="gramStart"/>
      <w:r w:rsidRPr="003238E4">
        <w:rPr>
          <w:rStyle w:val="CodeInline"/>
        </w:rPr>
        <w:t>draw(</w:t>
      </w:r>
      <w:proofErr w:type="gramEnd"/>
      <w:r w:rsidRPr="003238E4">
        <w:rPr>
          <w:rStyle w:val="CodeInline"/>
        </w:rPr>
        <w:t>)</w:t>
      </w:r>
      <w:r>
        <w:t xml:space="preserve"> function returns.</w:t>
      </w:r>
    </w:p>
    <w:p w14:paraId="1961646F" w14:textId="42B69BE5" w:rsidR="00885276" w:rsidRDefault="00885276" w:rsidP="00885276">
      <w:pPr>
        <w:pStyle w:val="NumList"/>
        <w:rPr>
          <w:rFonts w:hint="eastAsia"/>
        </w:rPr>
      </w:pPr>
      <w:r>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last and fourth region sets the computed parameters to the </w:t>
      </w:r>
      <w:proofErr w:type="spellStart"/>
      <w:r w:rsidRPr="003238E4">
        <w:rPr>
          <w:rStyle w:val="CodeInline"/>
        </w:rPr>
        <w:t>cxf</w:t>
      </w:r>
      <w:proofErr w:type="spellEnd"/>
      <w:r>
        <w:t xml:space="preserve"> transform.</w:t>
      </w:r>
    </w:p>
    <w:p w14:paraId="4196E3E2" w14:textId="58E165A0" w:rsidR="003238E4" w:rsidDel="00E15C4E" w:rsidRDefault="003238E4" w:rsidP="003238E4">
      <w:pPr>
        <w:pStyle w:val="Code"/>
        <w:rPr>
          <w:del w:id="5267" w:author="Kelvin Sung" w:date="2021-05-20T18:10:00Z"/>
          <w:rFonts w:hint="eastAsia"/>
        </w:rPr>
      </w:pPr>
      <w:r>
        <w:t>_</w:t>
      </w:r>
      <w:commentRangeStart w:id="5268"/>
      <w:r>
        <w:t>computeShadowGeometry(aLight</w:t>
      </w:r>
      <w:commentRangeEnd w:id="5268"/>
      <w:r w:rsidR="00B7264B">
        <w:rPr>
          <w:rStyle w:val="CommentReference"/>
          <w:rFonts w:asciiTheme="minorHAnsi" w:hAnsiTheme="minorHAnsi"/>
          <w:noProof w:val="0"/>
        </w:rPr>
        <w:commentReference w:id="5268"/>
      </w:r>
      <w:r>
        <w:t>) {</w:t>
      </w:r>
    </w:p>
    <w:p w14:paraId="7E3F1D6E" w14:textId="77777777" w:rsidR="00E15C4E" w:rsidRDefault="003238E4" w:rsidP="003238E4">
      <w:pPr>
        <w:pStyle w:val="Code"/>
        <w:rPr>
          <w:ins w:id="5269" w:author="Kelvin Sung" w:date="2021-05-20T18:10:00Z"/>
          <w:rFonts w:hint="eastAsia"/>
        </w:rPr>
      </w:pPr>
      <w:del w:id="5270" w:author="Kelvin Sung" w:date="2021-05-20T18:10:00Z">
        <w:r w:rsidDel="00E15C4E">
          <w:delText xml:space="preserve">    </w:delText>
        </w:r>
      </w:del>
    </w:p>
    <w:p w14:paraId="54B12CFE" w14:textId="5658F0A2" w:rsidR="003238E4" w:rsidDel="00E15C4E" w:rsidRDefault="003238E4" w:rsidP="003238E4">
      <w:pPr>
        <w:pStyle w:val="Code"/>
        <w:rPr>
          <w:del w:id="5271" w:author="Kelvin Sung" w:date="2021-05-20T18:10:00Z"/>
          <w:rFonts w:hint="eastAsia"/>
        </w:rPr>
      </w:pPr>
      <w:r>
        <w:t xml:space="preserve">    // Remember that z-value determines front/back</w:t>
      </w:r>
    </w:p>
    <w:p w14:paraId="7F8526AD" w14:textId="77777777" w:rsidR="00E15C4E" w:rsidRDefault="003238E4" w:rsidP="003238E4">
      <w:pPr>
        <w:pStyle w:val="Code"/>
        <w:rPr>
          <w:ins w:id="5272" w:author="Kelvin Sung" w:date="2021-05-20T18:10:00Z"/>
          <w:rFonts w:hint="eastAsia"/>
        </w:rPr>
      </w:pPr>
      <w:del w:id="5273" w:author="Kelvin Sung" w:date="2021-05-20T18:10:00Z">
        <w:r w:rsidDel="00E15C4E">
          <w:delText xml:space="preserve">    </w:delText>
        </w:r>
      </w:del>
    </w:p>
    <w:p w14:paraId="2C17E896" w14:textId="3229B7C1" w:rsidR="003238E4" w:rsidDel="00E15C4E" w:rsidRDefault="003238E4" w:rsidP="003238E4">
      <w:pPr>
        <w:pStyle w:val="Code"/>
        <w:rPr>
          <w:del w:id="5274" w:author="Kelvin Sung" w:date="2021-05-20T18:10:00Z"/>
          <w:rFonts w:hint="eastAsia"/>
        </w:rPr>
      </w:pPr>
      <w:r>
        <w:t xml:space="preserve">    //      The camera is located a z=some value, looking towards z=0</w:t>
      </w:r>
    </w:p>
    <w:p w14:paraId="634CAFC3" w14:textId="77777777" w:rsidR="00E15C4E" w:rsidRDefault="003238E4" w:rsidP="003238E4">
      <w:pPr>
        <w:pStyle w:val="Code"/>
        <w:rPr>
          <w:ins w:id="5275" w:author="Kelvin Sung" w:date="2021-05-20T18:10:00Z"/>
          <w:rFonts w:hint="eastAsia"/>
        </w:rPr>
      </w:pPr>
      <w:del w:id="5276" w:author="Kelvin Sung" w:date="2021-05-20T18:10:00Z">
        <w:r w:rsidDel="00E15C4E">
          <w:delText xml:space="preserve">    </w:delText>
        </w:r>
      </w:del>
    </w:p>
    <w:p w14:paraId="2C4293F1" w14:textId="0FFFABD4" w:rsidR="003238E4" w:rsidDel="00E15C4E" w:rsidRDefault="003238E4" w:rsidP="003238E4">
      <w:pPr>
        <w:pStyle w:val="Code"/>
        <w:rPr>
          <w:del w:id="5277" w:author="Kelvin Sung" w:date="2021-05-20T18:10:00Z"/>
          <w:rFonts w:hint="eastAsia"/>
        </w:rPr>
      </w:pPr>
      <w:r>
        <w:t xml:space="preserve">    //      The larger the z-value (larger height value) the closer to the camera</w:t>
      </w:r>
    </w:p>
    <w:p w14:paraId="783F0386" w14:textId="77777777" w:rsidR="00E15C4E" w:rsidRDefault="003238E4" w:rsidP="003238E4">
      <w:pPr>
        <w:pStyle w:val="Code"/>
        <w:rPr>
          <w:ins w:id="5278" w:author="Kelvin Sung" w:date="2021-05-20T18:10:00Z"/>
          <w:rFonts w:hint="eastAsia"/>
        </w:rPr>
      </w:pPr>
      <w:del w:id="5279" w:author="Kelvin Sung" w:date="2021-05-20T18:10:00Z">
        <w:r w:rsidDel="00E15C4E">
          <w:delText xml:space="preserve">    </w:delText>
        </w:r>
      </w:del>
    </w:p>
    <w:p w14:paraId="1132490A" w14:textId="5E6F8B47" w:rsidR="003238E4" w:rsidRDefault="003238E4" w:rsidP="003238E4">
      <w:pPr>
        <w:pStyle w:val="Code"/>
        <w:rPr>
          <w:rFonts w:hint="eastAsia"/>
        </w:rPr>
      </w:pPr>
      <w:r>
        <w:t xml:space="preserve">    //      If z &gt; camera.Z, will not be visile</w:t>
      </w:r>
    </w:p>
    <w:p w14:paraId="5128B8DB" w14:textId="247718A1" w:rsidR="003238E4" w:rsidDel="00E15C4E" w:rsidRDefault="003238E4" w:rsidP="003238E4">
      <w:pPr>
        <w:pStyle w:val="Code"/>
        <w:rPr>
          <w:del w:id="5280" w:author="Kelvin Sung" w:date="2021-05-20T18:10:00Z"/>
          <w:rFonts w:hint="eastAsia"/>
        </w:rPr>
      </w:pPr>
    </w:p>
    <w:p w14:paraId="65BF4D28" w14:textId="77777777" w:rsidR="00E15C4E" w:rsidRDefault="003238E4" w:rsidP="003238E4">
      <w:pPr>
        <w:pStyle w:val="Code"/>
        <w:rPr>
          <w:ins w:id="5281" w:author="Kelvin Sung" w:date="2021-05-20T18:10:00Z"/>
          <w:rFonts w:hint="eastAsia"/>
        </w:rPr>
      </w:pPr>
      <w:del w:id="5282" w:author="Kelvin Sung" w:date="2021-05-20T18:10:00Z">
        <w:r w:rsidDel="00E15C4E">
          <w:delText xml:space="preserve">    </w:delText>
        </w:r>
      </w:del>
    </w:p>
    <w:p w14:paraId="22489A8D" w14:textId="76FFF6AE" w:rsidR="003238E4" w:rsidDel="00E15C4E" w:rsidRDefault="003238E4" w:rsidP="003238E4">
      <w:pPr>
        <w:pStyle w:val="Code"/>
        <w:rPr>
          <w:del w:id="5283" w:author="Kelvin Sung" w:date="2021-05-20T18:10:00Z"/>
          <w:rFonts w:hint="eastAsia"/>
        </w:rPr>
      </w:pPr>
      <w:r>
        <w:t xml:space="preserve">    // supports casting to the back of a receiver (if receiver is transparent)</w:t>
      </w:r>
    </w:p>
    <w:p w14:paraId="381E1104" w14:textId="77777777" w:rsidR="00E15C4E" w:rsidRDefault="003238E4" w:rsidP="003238E4">
      <w:pPr>
        <w:pStyle w:val="Code"/>
        <w:rPr>
          <w:ins w:id="5284" w:author="Kelvin Sung" w:date="2021-05-20T18:10:00Z"/>
          <w:rFonts w:hint="eastAsia"/>
        </w:rPr>
      </w:pPr>
      <w:del w:id="5285" w:author="Kelvin Sung" w:date="2021-05-20T18:10:00Z">
        <w:r w:rsidDel="00E15C4E">
          <w:delText xml:space="preserve">    </w:delText>
        </w:r>
      </w:del>
    </w:p>
    <w:p w14:paraId="565DE9C4" w14:textId="747F8F6E" w:rsidR="003238E4" w:rsidDel="00E15C4E" w:rsidRDefault="003238E4" w:rsidP="003238E4">
      <w:pPr>
        <w:pStyle w:val="Code"/>
        <w:rPr>
          <w:del w:id="5286" w:author="Kelvin Sung" w:date="2021-05-20T18:10:00Z"/>
          <w:rFonts w:hint="eastAsia"/>
        </w:rPr>
      </w:pPr>
      <w:r>
        <w:t xml:space="preserve">    // then you can see shadow from the camera</w:t>
      </w:r>
    </w:p>
    <w:p w14:paraId="2A72B570" w14:textId="77777777" w:rsidR="00E15C4E" w:rsidRDefault="003238E4" w:rsidP="003238E4">
      <w:pPr>
        <w:pStyle w:val="Code"/>
        <w:rPr>
          <w:ins w:id="5287" w:author="Kelvin Sung" w:date="2021-05-20T18:10:00Z"/>
          <w:rFonts w:hint="eastAsia"/>
        </w:rPr>
      </w:pPr>
      <w:del w:id="5288" w:author="Kelvin Sung" w:date="2021-05-20T18:10:00Z">
        <w:r w:rsidDel="00E15C4E">
          <w:delText xml:space="preserve">    </w:delText>
        </w:r>
      </w:del>
    </w:p>
    <w:p w14:paraId="6BDDD62C" w14:textId="0DA75751" w:rsidR="003238E4" w:rsidDel="00E15C4E" w:rsidRDefault="003238E4" w:rsidP="003238E4">
      <w:pPr>
        <w:pStyle w:val="Code"/>
        <w:rPr>
          <w:del w:id="5289" w:author="Kelvin Sung" w:date="2021-05-20T18:10:00Z"/>
          <w:rFonts w:hint="eastAsia"/>
        </w:rPr>
      </w:pPr>
      <w:r>
        <w:t xml:space="preserve">    // this means, even when:</w:t>
      </w:r>
    </w:p>
    <w:p w14:paraId="509FF0B1" w14:textId="77777777" w:rsidR="00E15C4E" w:rsidRDefault="003238E4" w:rsidP="003238E4">
      <w:pPr>
        <w:pStyle w:val="Code"/>
        <w:rPr>
          <w:ins w:id="5290" w:author="Kelvin Sung" w:date="2021-05-20T18:10:00Z"/>
          <w:rFonts w:hint="eastAsia"/>
        </w:rPr>
      </w:pPr>
      <w:del w:id="5291" w:author="Kelvin Sung" w:date="2021-05-20T18:10:00Z">
        <w:r w:rsidDel="00E15C4E">
          <w:delText xml:space="preserve">    </w:delText>
        </w:r>
      </w:del>
    </w:p>
    <w:p w14:paraId="386E4B3F" w14:textId="22E19430" w:rsidR="003238E4" w:rsidDel="00E15C4E" w:rsidRDefault="003238E4" w:rsidP="003238E4">
      <w:pPr>
        <w:pStyle w:val="Code"/>
        <w:rPr>
          <w:del w:id="5292" w:author="Kelvin Sung" w:date="2021-05-20T18:10:00Z"/>
          <w:rFonts w:hint="eastAsia"/>
        </w:rPr>
      </w:pPr>
      <w:r>
        <w:t xml:space="preserve">    //      1. caster is lower than receiver</w:t>
      </w:r>
    </w:p>
    <w:p w14:paraId="420FA33C" w14:textId="77777777" w:rsidR="00E15C4E" w:rsidRDefault="003238E4" w:rsidP="003238E4">
      <w:pPr>
        <w:pStyle w:val="Code"/>
        <w:rPr>
          <w:ins w:id="5293" w:author="Kelvin Sung" w:date="2021-05-20T18:10:00Z"/>
          <w:rFonts w:hint="eastAsia"/>
        </w:rPr>
      </w:pPr>
      <w:del w:id="5294" w:author="Kelvin Sung" w:date="2021-05-20T18:10:00Z">
        <w:r w:rsidDel="00E15C4E">
          <w:delText xml:space="preserve">    </w:delText>
        </w:r>
      </w:del>
    </w:p>
    <w:p w14:paraId="7A499410" w14:textId="6CF61740" w:rsidR="003238E4" w:rsidDel="00E15C4E" w:rsidRDefault="003238E4" w:rsidP="003238E4">
      <w:pPr>
        <w:pStyle w:val="Code"/>
        <w:rPr>
          <w:del w:id="5295" w:author="Kelvin Sung" w:date="2021-05-20T18:10:00Z"/>
          <w:rFonts w:hint="eastAsia"/>
        </w:rPr>
      </w:pPr>
      <w:r>
        <w:t xml:space="preserve">    //      2. light is lower than the caster</w:t>
      </w:r>
    </w:p>
    <w:p w14:paraId="3012F35B" w14:textId="77777777" w:rsidR="00E15C4E" w:rsidRDefault="003238E4" w:rsidP="003238E4">
      <w:pPr>
        <w:pStyle w:val="Code"/>
        <w:rPr>
          <w:ins w:id="5296" w:author="Kelvin Sung" w:date="2021-05-20T18:10:00Z"/>
          <w:rFonts w:hint="eastAsia"/>
        </w:rPr>
      </w:pPr>
      <w:del w:id="5297" w:author="Kelvin Sung" w:date="2021-05-20T18:10:00Z">
        <w:r w:rsidDel="00E15C4E">
          <w:delText xml:space="preserve">    </w:delText>
        </w:r>
      </w:del>
    </w:p>
    <w:p w14:paraId="73C22464" w14:textId="37E6E604" w:rsidR="003238E4" w:rsidRDefault="003238E4" w:rsidP="003238E4">
      <w:pPr>
        <w:pStyle w:val="Code"/>
        <w:rPr>
          <w:rFonts w:hint="eastAsia"/>
        </w:rPr>
      </w:pPr>
      <w:r>
        <w:t xml:space="preserve">    // it is still possible to cast shadow on receiver</w:t>
      </w:r>
    </w:p>
    <w:p w14:paraId="79FB16D2" w14:textId="620EC3F9" w:rsidR="003238E4" w:rsidDel="00E15C4E" w:rsidRDefault="003238E4" w:rsidP="003238E4">
      <w:pPr>
        <w:pStyle w:val="Code"/>
        <w:rPr>
          <w:del w:id="5298" w:author="Kelvin Sung" w:date="2021-05-20T18:10:00Z"/>
          <w:rFonts w:hint="eastAsia"/>
        </w:rPr>
      </w:pPr>
    </w:p>
    <w:p w14:paraId="4EED945A" w14:textId="77777777" w:rsidR="00E15C4E" w:rsidRDefault="003238E4" w:rsidP="003238E4">
      <w:pPr>
        <w:pStyle w:val="Code"/>
        <w:rPr>
          <w:ins w:id="5299" w:author="Kelvin Sung" w:date="2021-05-20T18:10:00Z"/>
          <w:rFonts w:hint="eastAsia"/>
        </w:rPr>
      </w:pPr>
      <w:del w:id="5300" w:author="Kelvin Sung" w:date="2021-05-20T18:10:00Z">
        <w:r w:rsidDel="00E15C4E">
          <w:delText xml:space="preserve">    </w:delText>
        </w:r>
      </w:del>
    </w:p>
    <w:p w14:paraId="30A7784A" w14:textId="0B610F73" w:rsidR="003238E4" w:rsidDel="00E15C4E" w:rsidRDefault="003238E4" w:rsidP="003238E4">
      <w:pPr>
        <w:pStyle w:val="Code"/>
        <w:rPr>
          <w:del w:id="5301" w:author="Kelvin Sung" w:date="2021-05-20T18:10:00Z"/>
          <w:rFonts w:hint="eastAsia"/>
        </w:rPr>
      </w:pPr>
      <w:r>
        <w:t xml:space="preserve">    let cxf = this.mShadowCaster.getXform();</w:t>
      </w:r>
    </w:p>
    <w:p w14:paraId="2E2B4FA0" w14:textId="77777777" w:rsidR="00E15C4E" w:rsidRDefault="003238E4" w:rsidP="003238E4">
      <w:pPr>
        <w:pStyle w:val="Code"/>
        <w:rPr>
          <w:ins w:id="5302" w:author="Kelvin Sung" w:date="2021-05-20T18:10:00Z"/>
          <w:rFonts w:hint="eastAsia"/>
        </w:rPr>
      </w:pPr>
      <w:del w:id="5303" w:author="Kelvin Sung" w:date="2021-05-20T18:10:00Z">
        <w:r w:rsidDel="00E15C4E">
          <w:delText xml:space="preserve">    </w:delText>
        </w:r>
      </w:del>
    </w:p>
    <w:p w14:paraId="23BE8E6B" w14:textId="4E9A6A44" w:rsidR="003238E4" w:rsidDel="00E15C4E" w:rsidRDefault="003238E4" w:rsidP="003238E4">
      <w:pPr>
        <w:pStyle w:val="Code"/>
        <w:rPr>
          <w:del w:id="5304" w:author="Kelvin Sung" w:date="2021-05-20T18:10:00Z"/>
          <w:rFonts w:hint="eastAsia"/>
        </w:rPr>
      </w:pPr>
      <w:r>
        <w:t xml:space="preserve">    let rxf = this.mShadowReceiver.getXform();</w:t>
      </w:r>
    </w:p>
    <w:p w14:paraId="2CBD73AF" w14:textId="77777777" w:rsidR="00E15C4E" w:rsidRDefault="003238E4" w:rsidP="003238E4">
      <w:pPr>
        <w:pStyle w:val="Code"/>
        <w:rPr>
          <w:ins w:id="5305" w:author="Kelvin Sung" w:date="2021-05-20T18:10:00Z"/>
          <w:rFonts w:hint="eastAsia"/>
        </w:rPr>
      </w:pPr>
      <w:del w:id="5306" w:author="Kelvin Sung" w:date="2021-05-20T18:10:00Z">
        <w:r w:rsidDel="00E15C4E">
          <w:delText xml:space="preserve">    </w:delText>
        </w:r>
      </w:del>
    </w:p>
    <w:p w14:paraId="606A690C" w14:textId="7B0BD8C3" w:rsidR="003238E4" w:rsidDel="00E15C4E" w:rsidRDefault="003238E4" w:rsidP="003238E4">
      <w:pPr>
        <w:pStyle w:val="Code"/>
        <w:rPr>
          <w:del w:id="5307" w:author="Kelvin Sung" w:date="2021-05-20T18:10:00Z"/>
          <w:rFonts w:hint="eastAsia"/>
        </w:rPr>
      </w:pPr>
      <w:r>
        <w:t xml:space="preserve">    // vector from light to caster</w:t>
      </w:r>
    </w:p>
    <w:p w14:paraId="3F6C3282" w14:textId="77777777" w:rsidR="00E15C4E" w:rsidRDefault="003238E4" w:rsidP="003238E4">
      <w:pPr>
        <w:pStyle w:val="Code"/>
        <w:rPr>
          <w:ins w:id="5308" w:author="Kelvin Sung" w:date="2021-05-20T18:10:00Z"/>
          <w:rFonts w:hint="eastAsia"/>
        </w:rPr>
      </w:pPr>
      <w:del w:id="5309" w:author="Kelvin Sung" w:date="2021-05-20T18:10:00Z">
        <w:r w:rsidDel="00E15C4E">
          <w:delText xml:space="preserve">    </w:delText>
        </w:r>
      </w:del>
    </w:p>
    <w:p w14:paraId="6D4CEAD1" w14:textId="34DA6B36" w:rsidR="003238E4" w:rsidDel="00E15C4E" w:rsidRDefault="003238E4" w:rsidP="003238E4">
      <w:pPr>
        <w:pStyle w:val="Code"/>
        <w:rPr>
          <w:del w:id="5310" w:author="Kelvin Sung" w:date="2021-05-20T18:10:00Z"/>
          <w:rFonts w:hint="eastAsia"/>
        </w:rPr>
      </w:pPr>
      <w:r>
        <w:t xml:space="preserve">    let lgtToCaster = vec3.create();</w:t>
      </w:r>
    </w:p>
    <w:p w14:paraId="20FD4133" w14:textId="77777777" w:rsidR="00E15C4E" w:rsidRDefault="003238E4" w:rsidP="003238E4">
      <w:pPr>
        <w:pStyle w:val="Code"/>
        <w:rPr>
          <w:ins w:id="5311" w:author="Kelvin Sung" w:date="2021-05-20T18:10:00Z"/>
          <w:rFonts w:hint="eastAsia"/>
        </w:rPr>
      </w:pPr>
      <w:del w:id="5312" w:author="Kelvin Sung" w:date="2021-05-20T18:10:00Z">
        <w:r w:rsidDel="00E15C4E">
          <w:delText xml:space="preserve">    </w:delText>
        </w:r>
      </w:del>
    </w:p>
    <w:p w14:paraId="3AD93EA0" w14:textId="2EBAF933" w:rsidR="003238E4" w:rsidDel="00E15C4E" w:rsidRDefault="003238E4" w:rsidP="003238E4">
      <w:pPr>
        <w:pStyle w:val="Code"/>
        <w:rPr>
          <w:del w:id="5313" w:author="Kelvin Sung" w:date="2021-05-20T18:10:00Z"/>
          <w:rFonts w:hint="eastAsia"/>
        </w:rPr>
      </w:pPr>
      <w:r>
        <w:t xml:space="preserve">    let lgtToReceiverZ;</w:t>
      </w:r>
    </w:p>
    <w:p w14:paraId="7DA6D188" w14:textId="77777777" w:rsidR="00E15C4E" w:rsidRDefault="003238E4" w:rsidP="003238E4">
      <w:pPr>
        <w:pStyle w:val="Code"/>
        <w:rPr>
          <w:ins w:id="5314" w:author="Kelvin Sung" w:date="2021-05-20T18:10:00Z"/>
          <w:rFonts w:hint="eastAsia"/>
        </w:rPr>
      </w:pPr>
      <w:del w:id="5315" w:author="Kelvin Sung" w:date="2021-05-20T18:10:00Z">
        <w:r w:rsidDel="00E15C4E">
          <w:delText xml:space="preserve">    </w:delText>
        </w:r>
      </w:del>
    </w:p>
    <w:p w14:paraId="3B444CC7" w14:textId="03C157FB" w:rsidR="003238E4" w:rsidDel="00E15C4E" w:rsidRDefault="003238E4" w:rsidP="003238E4">
      <w:pPr>
        <w:pStyle w:val="Code"/>
        <w:rPr>
          <w:del w:id="5316" w:author="Kelvin Sung" w:date="2021-05-20T18:10:00Z"/>
          <w:rFonts w:hint="eastAsia"/>
        </w:rPr>
      </w:pPr>
      <w:r>
        <w:t xml:space="preserve">    let receiverToCasterZ;</w:t>
      </w:r>
    </w:p>
    <w:p w14:paraId="0A6A25B2" w14:textId="77777777" w:rsidR="00E15C4E" w:rsidRDefault="003238E4" w:rsidP="003238E4">
      <w:pPr>
        <w:pStyle w:val="Code"/>
        <w:rPr>
          <w:ins w:id="5317" w:author="Kelvin Sung" w:date="2021-05-20T18:10:00Z"/>
          <w:rFonts w:hint="eastAsia"/>
        </w:rPr>
      </w:pPr>
      <w:del w:id="5318" w:author="Kelvin Sung" w:date="2021-05-20T18:10:00Z">
        <w:r w:rsidDel="00E15C4E">
          <w:delText xml:space="preserve">    </w:delText>
        </w:r>
      </w:del>
    </w:p>
    <w:p w14:paraId="4642412A" w14:textId="2534CDFF" w:rsidR="003238E4" w:rsidDel="00E15C4E" w:rsidRDefault="003238E4" w:rsidP="003238E4">
      <w:pPr>
        <w:pStyle w:val="Code"/>
        <w:rPr>
          <w:del w:id="5319" w:author="Kelvin Sung" w:date="2021-05-20T18:10:00Z"/>
          <w:rFonts w:hint="eastAsia"/>
        </w:rPr>
      </w:pPr>
      <w:r>
        <w:t xml:space="preserve">    let distToCaster, distToReceiver;  // measured along the lgtToCaster vector</w:t>
      </w:r>
    </w:p>
    <w:p w14:paraId="3102F6BC" w14:textId="77777777" w:rsidR="00E15C4E" w:rsidRDefault="003238E4" w:rsidP="003238E4">
      <w:pPr>
        <w:pStyle w:val="Code"/>
        <w:rPr>
          <w:ins w:id="5320" w:author="Kelvin Sung" w:date="2021-05-20T18:10:00Z"/>
          <w:rFonts w:hint="eastAsia"/>
        </w:rPr>
      </w:pPr>
      <w:del w:id="5321" w:author="Kelvin Sung" w:date="2021-05-20T18:10:00Z">
        <w:r w:rsidDel="00E15C4E">
          <w:delText xml:space="preserve">    </w:delText>
        </w:r>
      </w:del>
    </w:p>
    <w:p w14:paraId="76CABE0C" w14:textId="59C048DC" w:rsidR="003238E4" w:rsidDel="00E15C4E" w:rsidRDefault="003238E4" w:rsidP="003238E4">
      <w:pPr>
        <w:pStyle w:val="Code"/>
        <w:rPr>
          <w:del w:id="5322" w:author="Kelvin Sung" w:date="2021-05-20T18:10:00Z"/>
          <w:rFonts w:hint="eastAsia"/>
        </w:rPr>
      </w:pPr>
      <w:r>
        <w:t xml:space="preserve">    let scale;</w:t>
      </w:r>
    </w:p>
    <w:p w14:paraId="61817E7A" w14:textId="77777777" w:rsidR="00E15C4E" w:rsidRDefault="003238E4" w:rsidP="003238E4">
      <w:pPr>
        <w:pStyle w:val="Code"/>
        <w:rPr>
          <w:ins w:id="5323" w:author="Kelvin Sung" w:date="2021-05-20T18:10:00Z"/>
          <w:rFonts w:hint="eastAsia"/>
        </w:rPr>
      </w:pPr>
      <w:del w:id="5324" w:author="Kelvin Sung" w:date="2021-05-20T18:10:00Z">
        <w:r w:rsidDel="00E15C4E">
          <w:delText xml:space="preserve">    </w:delText>
        </w:r>
      </w:del>
    </w:p>
    <w:p w14:paraId="5AE9D1BC" w14:textId="70CF7326" w:rsidR="003238E4" w:rsidRDefault="003238E4" w:rsidP="003238E4">
      <w:pPr>
        <w:pStyle w:val="Code"/>
        <w:rPr>
          <w:rFonts w:hint="eastAsia"/>
        </w:rPr>
      </w:pPr>
      <w:r>
        <w:t xml:space="preserve">    let offset = vec3.fromValues(0, 0, 0);</w:t>
      </w:r>
    </w:p>
    <w:p w14:paraId="57201168" w14:textId="3FDDE9F5" w:rsidR="003238E4" w:rsidDel="00E15C4E" w:rsidRDefault="003238E4" w:rsidP="003238E4">
      <w:pPr>
        <w:pStyle w:val="Code"/>
        <w:rPr>
          <w:del w:id="5325" w:author="Kelvin Sung" w:date="2021-05-20T18:10:00Z"/>
          <w:rFonts w:hint="eastAsia"/>
        </w:rPr>
      </w:pPr>
    </w:p>
    <w:p w14:paraId="29A70771" w14:textId="77777777" w:rsidR="00E15C4E" w:rsidRDefault="003238E4" w:rsidP="003238E4">
      <w:pPr>
        <w:pStyle w:val="Code"/>
        <w:rPr>
          <w:ins w:id="5326" w:author="Kelvin Sung" w:date="2021-05-20T18:10:00Z"/>
          <w:rFonts w:hint="eastAsia"/>
        </w:rPr>
      </w:pPr>
      <w:del w:id="5327" w:author="Kelvin Sung" w:date="2021-05-20T18:10:00Z">
        <w:r w:rsidDel="00E15C4E">
          <w:delText xml:space="preserve">    </w:delText>
        </w:r>
      </w:del>
    </w:p>
    <w:p w14:paraId="0448A325" w14:textId="07D55145" w:rsidR="003238E4" w:rsidDel="00E15C4E" w:rsidRDefault="003238E4" w:rsidP="003238E4">
      <w:pPr>
        <w:pStyle w:val="Code"/>
        <w:rPr>
          <w:del w:id="5328" w:author="Kelvin Sung" w:date="2021-05-20T18:10:00Z"/>
          <w:rFonts w:hint="eastAsia"/>
        </w:rPr>
      </w:pPr>
      <w:r>
        <w:t xml:space="preserve">    receiverToCasterZ = rxf.getZPos() - cxf.getZPos();</w:t>
      </w:r>
    </w:p>
    <w:p w14:paraId="72BE44B7" w14:textId="77777777" w:rsidR="00E15C4E" w:rsidRDefault="003238E4" w:rsidP="003238E4">
      <w:pPr>
        <w:pStyle w:val="Code"/>
        <w:rPr>
          <w:ins w:id="5329" w:author="Kelvin Sung" w:date="2021-05-20T18:10:00Z"/>
          <w:rFonts w:hint="eastAsia"/>
        </w:rPr>
      </w:pPr>
      <w:del w:id="5330" w:author="Kelvin Sung" w:date="2021-05-20T18:10:00Z">
        <w:r w:rsidDel="00E15C4E">
          <w:delText xml:space="preserve">    </w:delText>
        </w:r>
      </w:del>
    </w:p>
    <w:p w14:paraId="71A7662E" w14:textId="085F07F6" w:rsidR="003238E4" w:rsidDel="00E15C4E" w:rsidRDefault="003238E4" w:rsidP="003238E4">
      <w:pPr>
        <w:pStyle w:val="Code"/>
        <w:rPr>
          <w:del w:id="5331" w:author="Kelvin Sung" w:date="2021-05-20T18:10:00Z"/>
          <w:rFonts w:hint="eastAsia"/>
        </w:rPr>
      </w:pPr>
      <w:r>
        <w:t xml:space="preserve">    if (aLight.getLightType() === eLightType.eDirectionalLight) {</w:t>
      </w:r>
    </w:p>
    <w:p w14:paraId="4A75C93A" w14:textId="77777777" w:rsidR="00E15C4E" w:rsidRDefault="003238E4" w:rsidP="003238E4">
      <w:pPr>
        <w:pStyle w:val="Code"/>
        <w:rPr>
          <w:ins w:id="5332" w:author="Kelvin Sung" w:date="2021-05-20T18:10:00Z"/>
          <w:rFonts w:hint="eastAsia"/>
        </w:rPr>
      </w:pPr>
      <w:del w:id="5333" w:author="Kelvin Sung" w:date="2021-05-20T18:10:00Z">
        <w:r w:rsidDel="00E15C4E">
          <w:delText xml:space="preserve">    </w:delText>
        </w:r>
      </w:del>
    </w:p>
    <w:p w14:paraId="3E07E534" w14:textId="23B59DFF" w:rsidR="003238E4" w:rsidDel="00E15C4E" w:rsidRDefault="003238E4" w:rsidP="003238E4">
      <w:pPr>
        <w:pStyle w:val="Code"/>
        <w:rPr>
          <w:del w:id="5334" w:author="Kelvin Sung" w:date="2021-05-20T18:10:00Z"/>
          <w:rFonts w:hint="eastAsia"/>
        </w:rPr>
      </w:pPr>
      <w:r>
        <w:t xml:space="preserve">        if (((Math.abs(aLight.getDirection())[2]) &lt; this.kVerySmall) ||</w:t>
      </w:r>
    </w:p>
    <w:p w14:paraId="522E5342" w14:textId="77777777" w:rsidR="00E15C4E" w:rsidRDefault="003238E4" w:rsidP="003238E4">
      <w:pPr>
        <w:pStyle w:val="Code"/>
        <w:rPr>
          <w:ins w:id="5335" w:author="Kelvin Sung" w:date="2021-05-20T18:10:00Z"/>
          <w:rFonts w:hint="eastAsia"/>
        </w:rPr>
      </w:pPr>
      <w:del w:id="5336" w:author="Kelvin Sung" w:date="2021-05-20T18:10:00Z">
        <w:r w:rsidDel="00E15C4E">
          <w:delText xml:space="preserve">    </w:delText>
        </w:r>
      </w:del>
    </w:p>
    <w:p w14:paraId="4FF0C458" w14:textId="563CF945" w:rsidR="003238E4" w:rsidDel="00E15C4E" w:rsidRDefault="003238E4" w:rsidP="003238E4">
      <w:pPr>
        <w:pStyle w:val="Code"/>
        <w:rPr>
          <w:del w:id="5337" w:author="Kelvin Sung" w:date="2021-05-20T18:10:00Z"/>
          <w:rFonts w:hint="eastAsia"/>
        </w:rPr>
      </w:pPr>
      <w:r>
        <w:t xml:space="preserve">            ((receiverToCasterZ * (aLight.getDirection())[2]) &lt; 0)) {</w:t>
      </w:r>
    </w:p>
    <w:p w14:paraId="66986E1F" w14:textId="77777777" w:rsidR="00E15C4E" w:rsidRDefault="003238E4" w:rsidP="003238E4">
      <w:pPr>
        <w:pStyle w:val="Code"/>
        <w:rPr>
          <w:ins w:id="5338" w:author="Kelvin Sung" w:date="2021-05-20T18:10:00Z"/>
          <w:rFonts w:hint="eastAsia"/>
        </w:rPr>
      </w:pPr>
      <w:del w:id="5339" w:author="Kelvin Sung" w:date="2021-05-20T18:10:00Z">
        <w:r w:rsidDel="00E15C4E">
          <w:delText xml:space="preserve">    </w:delText>
        </w:r>
      </w:del>
    </w:p>
    <w:p w14:paraId="62A9569B" w14:textId="00C58331" w:rsidR="003238E4" w:rsidDel="00E15C4E" w:rsidRDefault="003238E4" w:rsidP="003238E4">
      <w:pPr>
        <w:pStyle w:val="Code"/>
        <w:rPr>
          <w:del w:id="5340" w:author="Kelvin Sung" w:date="2021-05-20T18:10:00Z"/>
          <w:rFonts w:hint="eastAsia"/>
        </w:rPr>
      </w:pPr>
      <w:r>
        <w:t xml:space="preserve">            return false;   // direction light casting side way or</w:t>
      </w:r>
    </w:p>
    <w:p w14:paraId="146D73BD" w14:textId="77777777" w:rsidR="00E15C4E" w:rsidRDefault="003238E4" w:rsidP="003238E4">
      <w:pPr>
        <w:pStyle w:val="Code"/>
        <w:rPr>
          <w:ins w:id="5341" w:author="Kelvin Sung" w:date="2021-05-20T18:10:00Z"/>
          <w:rFonts w:hint="eastAsia"/>
        </w:rPr>
      </w:pPr>
      <w:del w:id="5342" w:author="Kelvin Sung" w:date="2021-05-20T18:10:00Z">
        <w:r w:rsidDel="00E15C4E">
          <w:delText xml:space="preserve">    </w:delText>
        </w:r>
      </w:del>
    </w:p>
    <w:p w14:paraId="156C7511" w14:textId="45FDC6BB" w:rsidR="003238E4" w:rsidDel="00E15C4E" w:rsidRDefault="003238E4" w:rsidP="003238E4">
      <w:pPr>
        <w:pStyle w:val="Code"/>
        <w:rPr>
          <w:del w:id="5343" w:author="Kelvin Sung" w:date="2021-05-20T18:10:00Z"/>
          <w:rFonts w:hint="eastAsia"/>
        </w:rPr>
      </w:pPr>
      <w:r>
        <w:t xml:space="preserve">            // caster and receiver on different sides of light in Z</w:t>
      </w:r>
    </w:p>
    <w:p w14:paraId="122616BE" w14:textId="77777777" w:rsidR="00E15C4E" w:rsidRDefault="003238E4" w:rsidP="003238E4">
      <w:pPr>
        <w:pStyle w:val="Code"/>
        <w:rPr>
          <w:ins w:id="5344" w:author="Kelvin Sung" w:date="2021-05-20T18:10:00Z"/>
          <w:rFonts w:hint="eastAsia"/>
        </w:rPr>
      </w:pPr>
      <w:del w:id="5345" w:author="Kelvin Sung" w:date="2021-05-20T18:10:00Z">
        <w:r w:rsidDel="00E15C4E">
          <w:delText xml:space="preserve">    </w:delText>
        </w:r>
      </w:del>
    </w:p>
    <w:p w14:paraId="7CD3D135" w14:textId="5A433BE2" w:rsidR="003238E4" w:rsidDel="00E15C4E" w:rsidRDefault="003238E4" w:rsidP="003238E4">
      <w:pPr>
        <w:pStyle w:val="Code"/>
        <w:rPr>
          <w:del w:id="5346" w:author="Kelvin Sung" w:date="2021-05-20T18:10:00Z"/>
          <w:rFonts w:hint="eastAsia"/>
        </w:rPr>
      </w:pPr>
      <w:r>
        <w:t xml:space="preserve">        }</w:t>
      </w:r>
    </w:p>
    <w:p w14:paraId="70416201" w14:textId="77777777" w:rsidR="00E15C4E" w:rsidRDefault="003238E4" w:rsidP="003238E4">
      <w:pPr>
        <w:pStyle w:val="Code"/>
        <w:rPr>
          <w:ins w:id="5347" w:author="Kelvin Sung" w:date="2021-05-20T18:10:00Z"/>
          <w:rFonts w:hint="eastAsia"/>
        </w:rPr>
      </w:pPr>
      <w:del w:id="5348" w:author="Kelvin Sung" w:date="2021-05-20T18:10:00Z">
        <w:r w:rsidDel="00E15C4E">
          <w:delText xml:space="preserve">    </w:delText>
        </w:r>
      </w:del>
    </w:p>
    <w:p w14:paraId="650DDBC2" w14:textId="1759BF25" w:rsidR="003238E4" w:rsidDel="00E15C4E" w:rsidRDefault="003238E4" w:rsidP="003238E4">
      <w:pPr>
        <w:pStyle w:val="Code"/>
        <w:rPr>
          <w:del w:id="5349" w:author="Kelvin Sung" w:date="2021-05-20T18:10:00Z"/>
          <w:rFonts w:hint="eastAsia"/>
        </w:rPr>
      </w:pPr>
      <w:r>
        <w:t xml:space="preserve">        vec3.copy(lgtToCaster, aLight.getDirection());</w:t>
      </w:r>
    </w:p>
    <w:p w14:paraId="406CEFCD" w14:textId="77777777" w:rsidR="00E15C4E" w:rsidRDefault="003238E4" w:rsidP="003238E4">
      <w:pPr>
        <w:pStyle w:val="Code"/>
        <w:rPr>
          <w:ins w:id="5350" w:author="Kelvin Sung" w:date="2021-05-20T18:10:00Z"/>
          <w:rFonts w:hint="eastAsia"/>
        </w:rPr>
      </w:pPr>
      <w:del w:id="5351" w:author="Kelvin Sung" w:date="2021-05-20T18:10:00Z">
        <w:r w:rsidDel="00E15C4E">
          <w:delText xml:space="preserve">    </w:delText>
        </w:r>
      </w:del>
    </w:p>
    <w:p w14:paraId="5FB484E8" w14:textId="6906AECD" w:rsidR="003238E4" w:rsidRDefault="003238E4" w:rsidP="003238E4">
      <w:pPr>
        <w:pStyle w:val="Code"/>
        <w:rPr>
          <w:rFonts w:hint="eastAsia"/>
        </w:rPr>
      </w:pPr>
      <w:r>
        <w:t xml:space="preserve">        vec3.normalize(lgtToCaster, lgtToCaster);</w:t>
      </w:r>
    </w:p>
    <w:p w14:paraId="2B5B938C" w14:textId="2E385295" w:rsidR="003238E4" w:rsidDel="00E15C4E" w:rsidRDefault="003238E4" w:rsidP="003238E4">
      <w:pPr>
        <w:pStyle w:val="Code"/>
        <w:rPr>
          <w:del w:id="5352" w:author="Kelvin Sung" w:date="2021-05-20T18:10:00Z"/>
          <w:rFonts w:hint="eastAsia"/>
        </w:rPr>
      </w:pPr>
    </w:p>
    <w:p w14:paraId="38D4C005" w14:textId="77777777" w:rsidR="00E15C4E" w:rsidRDefault="003238E4" w:rsidP="003238E4">
      <w:pPr>
        <w:pStyle w:val="Code"/>
        <w:rPr>
          <w:ins w:id="5353" w:author="Kelvin Sung" w:date="2021-05-20T18:10:00Z"/>
          <w:rFonts w:hint="eastAsia"/>
        </w:rPr>
      </w:pPr>
      <w:del w:id="5354" w:author="Kelvin Sung" w:date="2021-05-20T18:10:00Z">
        <w:r w:rsidDel="00E15C4E">
          <w:delText xml:space="preserve">    </w:delText>
        </w:r>
      </w:del>
    </w:p>
    <w:p w14:paraId="73381E79" w14:textId="54D76378" w:rsidR="003238E4" w:rsidDel="00E15C4E" w:rsidRDefault="003238E4" w:rsidP="003238E4">
      <w:pPr>
        <w:pStyle w:val="Code"/>
        <w:rPr>
          <w:del w:id="5355" w:author="Kelvin Sung" w:date="2021-05-20T18:10:00Z"/>
          <w:rFonts w:hint="eastAsia"/>
        </w:rPr>
      </w:pPr>
      <w:r>
        <w:t xml:space="preserve">        distToReceiver = Math.abs(receiverToCasterZ / lgtToCaster[2]);  // distance measured along lgtToCaster</w:t>
      </w:r>
    </w:p>
    <w:p w14:paraId="0A7B2976" w14:textId="77777777" w:rsidR="00E15C4E" w:rsidRDefault="003238E4" w:rsidP="003238E4">
      <w:pPr>
        <w:pStyle w:val="Code"/>
        <w:rPr>
          <w:ins w:id="5356" w:author="Kelvin Sung" w:date="2021-05-20T18:10:00Z"/>
          <w:rFonts w:hint="eastAsia"/>
        </w:rPr>
      </w:pPr>
      <w:del w:id="5357" w:author="Kelvin Sung" w:date="2021-05-20T18:10:00Z">
        <w:r w:rsidDel="00E15C4E">
          <w:delText xml:space="preserve">    </w:delText>
        </w:r>
      </w:del>
    </w:p>
    <w:p w14:paraId="4AF60623" w14:textId="31F24672" w:rsidR="003238E4" w:rsidDel="00E15C4E" w:rsidRDefault="003238E4" w:rsidP="003238E4">
      <w:pPr>
        <w:pStyle w:val="Code"/>
        <w:rPr>
          <w:del w:id="5358" w:author="Kelvin Sung" w:date="2021-05-20T18:10:00Z"/>
          <w:rFonts w:hint="eastAsia"/>
        </w:rPr>
      </w:pPr>
      <w:r>
        <w:t xml:space="preserve">        scale = Math.abs(1 / lgtToCaster[2]);</w:t>
      </w:r>
    </w:p>
    <w:p w14:paraId="33159248" w14:textId="77777777" w:rsidR="00E15C4E" w:rsidRDefault="003238E4" w:rsidP="003238E4">
      <w:pPr>
        <w:pStyle w:val="Code"/>
        <w:rPr>
          <w:ins w:id="5359" w:author="Kelvin Sung" w:date="2021-05-20T18:10:00Z"/>
          <w:rFonts w:hint="eastAsia"/>
        </w:rPr>
      </w:pPr>
      <w:del w:id="5360" w:author="Kelvin Sung" w:date="2021-05-20T18:10:00Z">
        <w:r w:rsidDel="00E15C4E">
          <w:delText xml:space="preserve">    </w:delText>
        </w:r>
      </w:del>
    </w:p>
    <w:p w14:paraId="5B56420F" w14:textId="5D999DE2" w:rsidR="003238E4" w:rsidDel="00E15C4E" w:rsidRDefault="003238E4" w:rsidP="003238E4">
      <w:pPr>
        <w:pStyle w:val="Code"/>
        <w:rPr>
          <w:del w:id="5361" w:author="Kelvin Sung" w:date="2021-05-20T18:10:00Z"/>
          <w:rFonts w:hint="eastAsia"/>
        </w:rPr>
      </w:pPr>
      <w:r>
        <w:t xml:space="preserve">    } else {</w:t>
      </w:r>
    </w:p>
    <w:p w14:paraId="78117E98" w14:textId="77777777" w:rsidR="00E15C4E" w:rsidRDefault="003238E4" w:rsidP="003238E4">
      <w:pPr>
        <w:pStyle w:val="Code"/>
        <w:rPr>
          <w:ins w:id="5362" w:author="Kelvin Sung" w:date="2021-05-20T18:10:00Z"/>
          <w:rFonts w:hint="eastAsia"/>
        </w:rPr>
      </w:pPr>
      <w:del w:id="5363" w:author="Kelvin Sung" w:date="2021-05-20T18:10:00Z">
        <w:r w:rsidDel="00E15C4E">
          <w:delText xml:space="preserve">    </w:delText>
        </w:r>
      </w:del>
    </w:p>
    <w:p w14:paraId="17310F05" w14:textId="52327DFC" w:rsidR="003238E4" w:rsidDel="00E15C4E" w:rsidRDefault="003238E4" w:rsidP="003238E4">
      <w:pPr>
        <w:pStyle w:val="Code"/>
        <w:rPr>
          <w:del w:id="5364" w:author="Kelvin Sung" w:date="2021-05-20T18:10:00Z"/>
          <w:rFonts w:hint="eastAsia"/>
        </w:rPr>
      </w:pPr>
      <w:r>
        <w:t xml:space="preserve">        vec3.sub(lgtToCaster, cxf.get3DPosition(), aLight.getPosition());</w:t>
      </w:r>
    </w:p>
    <w:p w14:paraId="14DBFD11" w14:textId="77777777" w:rsidR="00E15C4E" w:rsidRDefault="003238E4" w:rsidP="003238E4">
      <w:pPr>
        <w:pStyle w:val="Code"/>
        <w:rPr>
          <w:ins w:id="5365" w:author="Kelvin Sung" w:date="2021-05-20T18:10:00Z"/>
          <w:rFonts w:hint="eastAsia"/>
        </w:rPr>
      </w:pPr>
      <w:del w:id="5366" w:author="Kelvin Sung" w:date="2021-05-20T18:10:00Z">
        <w:r w:rsidDel="00E15C4E">
          <w:delText xml:space="preserve">    </w:delText>
        </w:r>
      </w:del>
    </w:p>
    <w:p w14:paraId="5019F6ED" w14:textId="7618149F" w:rsidR="003238E4" w:rsidRDefault="003238E4" w:rsidP="003238E4">
      <w:pPr>
        <w:pStyle w:val="Code"/>
        <w:rPr>
          <w:rFonts w:hint="eastAsia"/>
        </w:rPr>
      </w:pPr>
      <w:r>
        <w:t xml:space="preserve">        lgtToReceiverZ = rxf.getZPos() - (aLight.getPosition())[2];</w:t>
      </w:r>
    </w:p>
    <w:p w14:paraId="0F22C036" w14:textId="56883ED4" w:rsidR="003238E4" w:rsidDel="00E15C4E" w:rsidRDefault="003238E4" w:rsidP="003238E4">
      <w:pPr>
        <w:pStyle w:val="Code"/>
        <w:rPr>
          <w:del w:id="5367" w:author="Kelvin Sung" w:date="2021-05-20T18:10:00Z"/>
          <w:rFonts w:hint="eastAsia"/>
        </w:rPr>
      </w:pPr>
    </w:p>
    <w:p w14:paraId="65C332A1" w14:textId="77777777" w:rsidR="00E15C4E" w:rsidRDefault="003238E4" w:rsidP="003238E4">
      <w:pPr>
        <w:pStyle w:val="Code"/>
        <w:rPr>
          <w:ins w:id="5368" w:author="Kelvin Sung" w:date="2021-05-20T18:10:00Z"/>
          <w:rFonts w:hint="eastAsia"/>
        </w:rPr>
      </w:pPr>
      <w:del w:id="5369" w:author="Kelvin Sung" w:date="2021-05-20T18:10:00Z">
        <w:r w:rsidDel="00E15C4E">
          <w:delText xml:space="preserve">    </w:delText>
        </w:r>
      </w:del>
    </w:p>
    <w:p w14:paraId="4334907D" w14:textId="0C7A3AE2" w:rsidR="003238E4" w:rsidDel="00E15C4E" w:rsidRDefault="003238E4" w:rsidP="003238E4">
      <w:pPr>
        <w:pStyle w:val="Code"/>
        <w:rPr>
          <w:del w:id="5370" w:author="Kelvin Sung" w:date="2021-05-20T18:10:00Z"/>
          <w:rFonts w:hint="eastAsia"/>
        </w:rPr>
      </w:pPr>
      <w:r>
        <w:t xml:space="preserve">        if ((lgtToReceiverZ * lgtToCaster[2]) &lt; 0) {</w:t>
      </w:r>
    </w:p>
    <w:p w14:paraId="360397EB" w14:textId="77777777" w:rsidR="00E15C4E" w:rsidRDefault="003238E4" w:rsidP="003238E4">
      <w:pPr>
        <w:pStyle w:val="Code"/>
        <w:rPr>
          <w:ins w:id="5371" w:author="Kelvin Sung" w:date="2021-05-20T18:10:00Z"/>
          <w:rFonts w:hint="eastAsia"/>
        </w:rPr>
      </w:pPr>
      <w:del w:id="5372" w:author="Kelvin Sung" w:date="2021-05-20T18:10:00Z">
        <w:r w:rsidDel="00E15C4E">
          <w:delText xml:space="preserve">    </w:delText>
        </w:r>
      </w:del>
    </w:p>
    <w:p w14:paraId="5297E014" w14:textId="42E7DE46" w:rsidR="003238E4" w:rsidDel="00E15C4E" w:rsidRDefault="003238E4" w:rsidP="003238E4">
      <w:pPr>
        <w:pStyle w:val="Code"/>
        <w:rPr>
          <w:del w:id="5373" w:author="Kelvin Sung" w:date="2021-05-20T18:10:00Z"/>
          <w:rFonts w:hint="eastAsia"/>
        </w:rPr>
      </w:pPr>
      <w:r>
        <w:t xml:space="preserve">            return false;  // caster and receiver on different sides of light in Z</w:t>
      </w:r>
    </w:p>
    <w:p w14:paraId="4271F19C" w14:textId="77777777" w:rsidR="00E15C4E" w:rsidRDefault="003238E4" w:rsidP="003238E4">
      <w:pPr>
        <w:pStyle w:val="Code"/>
        <w:rPr>
          <w:ins w:id="5374" w:author="Kelvin Sung" w:date="2021-05-20T18:10:00Z"/>
          <w:rFonts w:hint="eastAsia"/>
        </w:rPr>
      </w:pPr>
      <w:del w:id="5375" w:author="Kelvin Sung" w:date="2021-05-20T18:10:00Z">
        <w:r w:rsidDel="00E15C4E">
          <w:delText xml:space="preserve">    </w:delText>
        </w:r>
      </w:del>
    </w:p>
    <w:p w14:paraId="277C42D9" w14:textId="5446FD58" w:rsidR="003238E4" w:rsidRDefault="003238E4" w:rsidP="003238E4">
      <w:pPr>
        <w:pStyle w:val="Code"/>
        <w:rPr>
          <w:rFonts w:hint="eastAsia"/>
        </w:rPr>
      </w:pPr>
      <w:r>
        <w:t xml:space="preserve">        }</w:t>
      </w:r>
    </w:p>
    <w:p w14:paraId="651D41AB" w14:textId="284EC2F1" w:rsidR="003238E4" w:rsidDel="00E15C4E" w:rsidRDefault="003238E4" w:rsidP="003238E4">
      <w:pPr>
        <w:pStyle w:val="Code"/>
        <w:rPr>
          <w:del w:id="5376" w:author="Kelvin Sung" w:date="2021-05-20T18:10:00Z"/>
          <w:rFonts w:hint="eastAsia"/>
        </w:rPr>
      </w:pPr>
    </w:p>
    <w:p w14:paraId="47F0AE66" w14:textId="77777777" w:rsidR="00E15C4E" w:rsidRDefault="003238E4" w:rsidP="003238E4">
      <w:pPr>
        <w:pStyle w:val="Code"/>
        <w:rPr>
          <w:ins w:id="5377" w:author="Kelvin Sung" w:date="2021-05-20T18:10:00Z"/>
          <w:rFonts w:hint="eastAsia"/>
        </w:rPr>
      </w:pPr>
      <w:del w:id="5378" w:author="Kelvin Sung" w:date="2021-05-20T18:10:00Z">
        <w:r w:rsidDel="00E15C4E">
          <w:delText xml:space="preserve">    </w:delText>
        </w:r>
      </w:del>
    </w:p>
    <w:p w14:paraId="2E6D17DC" w14:textId="775F5CC9" w:rsidR="003238E4" w:rsidDel="00E15C4E" w:rsidRDefault="003238E4" w:rsidP="003238E4">
      <w:pPr>
        <w:pStyle w:val="Code"/>
        <w:rPr>
          <w:del w:id="5379" w:author="Kelvin Sung" w:date="2021-05-20T18:10:00Z"/>
          <w:rFonts w:hint="eastAsia"/>
        </w:rPr>
      </w:pPr>
      <w:r>
        <w:t xml:space="preserve">        if ((Math.abs(lgtToReceiverZ) &lt; this.kVerySmall) || ((Math.abs(lgtToCaster[2]) &lt; this.kVerySmall))) {</w:t>
      </w:r>
    </w:p>
    <w:p w14:paraId="267AEC24" w14:textId="77777777" w:rsidR="00E15C4E" w:rsidRDefault="003238E4" w:rsidP="003238E4">
      <w:pPr>
        <w:pStyle w:val="Code"/>
        <w:rPr>
          <w:ins w:id="5380" w:author="Kelvin Sung" w:date="2021-05-20T18:10:00Z"/>
          <w:rFonts w:hint="eastAsia"/>
        </w:rPr>
      </w:pPr>
      <w:del w:id="5381" w:author="Kelvin Sung" w:date="2021-05-20T18:10:00Z">
        <w:r w:rsidDel="00E15C4E">
          <w:delText xml:space="preserve">    </w:delText>
        </w:r>
      </w:del>
    </w:p>
    <w:p w14:paraId="2A392B7D" w14:textId="54C1EA5B" w:rsidR="003238E4" w:rsidDel="00E15C4E" w:rsidRDefault="003238E4" w:rsidP="003238E4">
      <w:pPr>
        <w:pStyle w:val="Code"/>
        <w:rPr>
          <w:del w:id="5382" w:author="Kelvin Sung" w:date="2021-05-20T18:10:00Z"/>
          <w:rFonts w:hint="eastAsia"/>
        </w:rPr>
      </w:pPr>
      <w:r>
        <w:t xml:space="preserve">            // alomst the same Z, can't see shadow</w:t>
      </w:r>
    </w:p>
    <w:p w14:paraId="31EDA48D" w14:textId="77777777" w:rsidR="00E15C4E" w:rsidRDefault="003238E4" w:rsidP="003238E4">
      <w:pPr>
        <w:pStyle w:val="Code"/>
        <w:rPr>
          <w:ins w:id="5383" w:author="Kelvin Sung" w:date="2021-05-20T18:10:00Z"/>
          <w:rFonts w:hint="eastAsia"/>
        </w:rPr>
      </w:pPr>
      <w:del w:id="5384" w:author="Kelvin Sung" w:date="2021-05-20T18:10:00Z">
        <w:r w:rsidDel="00E15C4E">
          <w:delText xml:space="preserve">    </w:delText>
        </w:r>
      </w:del>
    </w:p>
    <w:p w14:paraId="6E4628B5" w14:textId="04CE7D62" w:rsidR="003238E4" w:rsidDel="00E15C4E" w:rsidRDefault="003238E4" w:rsidP="003238E4">
      <w:pPr>
        <w:pStyle w:val="Code"/>
        <w:rPr>
          <w:del w:id="5385" w:author="Kelvin Sung" w:date="2021-05-20T18:10:00Z"/>
          <w:rFonts w:hint="eastAsia"/>
        </w:rPr>
      </w:pPr>
      <w:r>
        <w:t xml:space="preserve">            return false;</w:t>
      </w:r>
    </w:p>
    <w:p w14:paraId="7FA8123C" w14:textId="77777777" w:rsidR="00E15C4E" w:rsidRDefault="003238E4" w:rsidP="003238E4">
      <w:pPr>
        <w:pStyle w:val="Code"/>
        <w:rPr>
          <w:ins w:id="5386" w:author="Kelvin Sung" w:date="2021-05-20T18:10:00Z"/>
          <w:rFonts w:hint="eastAsia"/>
        </w:rPr>
      </w:pPr>
      <w:del w:id="5387" w:author="Kelvin Sung" w:date="2021-05-20T18:10:00Z">
        <w:r w:rsidDel="00E15C4E">
          <w:delText xml:space="preserve">    </w:delText>
        </w:r>
      </w:del>
    </w:p>
    <w:p w14:paraId="1494A0D7" w14:textId="00ACC902" w:rsidR="003238E4" w:rsidRDefault="003238E4" w:rsidP="003238E4">
      <w:pPr>
        <w:pStyle w:val="Code"/>
        <w:rPr>
          <w:rFonts w:hint="eastAsia"/>
        </w:rPr>
      </w:pPr>
      <w:r>
        <w:t xml:space="preserve">        }</w:t>
      </w:r>
    </w:p>
    <w:p w14:paraId="24EB1FF7" w14:textId="6DD0970F" w:rsidR="003238E4" w:rsidDel="00E15C4E" w:rsidRDefault="003238E4" w:rsidP="003238E4">
      <w:pPr>
        <w:pStyle w:val="Code"/>
        <w:rPr>
          <w:del w:id="5388" w:author="Kelvin Sung" w:date="2021-05-20T18:10:00Z"/>
          <w:rFonts w:hint="eastAsia"/>
        </w:rPr>
      </w:pPr>
    </w:p>
    <w:p w14:paraId="11FB250F" w14:textId="77777777" w:rsidR="00E15C4E" w:rsidRDefault="003238E4" w:rsidP="003238E4">
      <w:pPr>
        <w:pStyle w:val="Code"/>
        <w:rPr>
          <w:ins w:id="5389" w:author="Kelvin Sung" w:date="2021-05-20T18:10:00Z"/>
          <w:rFonts w:hint="eastAsia"/>
        </w:rPr>
      </w:pPr>
      <w:del w:id="5390" w:author="Kelvin Sung" w:date="2021-05-20T18:10:00Z">
        <w:r w:rsidDel="00E15C4E">
          <w:delText xml:space="preserve">    </w:delText>
        </w:r>
      </w:del>
    </w:p>
    <w:p w14:paraId="6B36019F" w14:textId="6AC96F76" w:rsidR="003238E4" w:rsidDel="00E15C4E" w:rsidRDefault="003238E4" w:rsidP="003238E4">
      <w:pPr>
        <w:pStyle w:val="Code"/>
        <w:rPr>
          <w:del w:id="5391" w:author="Kelvin Sung" w:date="2021-05-20T18:10:00Z"/>
          <w:rFonts w:hint="eastAsia"/>
        </w:rPr>
      </w:pPr>
      <w:r>
        <w:t xml:space="preserve">        distToCaster = vec3.length(lgtToCaster);</w:t>
      </w:r>
    </w:p>
    <w:p w14:paraId="61E8AE1E" w14:textId="77777777" w:rsidR="00E15C4E" w:rsidRDefault="003238E4" w:rsidP="003238E4">
      <w:pPr>
        <w:pStyle w:val="Code"/>
        <w:rPr>
          <w:ins w:id="5392" w:author="Kelvin Sung" w:date="2021-05-20T18:10:00Z"/>
          <w:rFonts w:hint="eastAsia"/>
        </w:rPr>
      </w:pPr>
      <w:del w:id="5393" w:author="Kelvin Sung" w:date="2021-05-20T18:10:00Z">
        <w:r w:rsidDel="00E15C4E">
          <w:delText xml:space="preserve">    </w:delText>
        </w:r>
      </w:del>
    </w:p>
    <w:p w14:paraId="11E92820" w14:textId="4CC5F8DA" w:rsidR="003238E4" w:rsidRDefault="003238E4" w:rsidP="003238E4">
      <w:pPr>
        <w:pStyle w:val="Code"/>
        <w:rPr>
          <w:rFonts w:hint="eastAsia"/>
        </w:rPr>
      </w:pPr>
      <w:r>
        <w:t xml:space="preserve">        vec3.scale(lgtToCaster, lgtToCaster, 1 / distToCaster);  // normalize lgtToCaster</w:t>
      </w:r>
    </w:p>
    <w:p w14:paraId="38B514BD" w14:textId="366C9675" w:rsidR="003238E4" w:rsidDel="00E15C4E" w:rsidRDefault="003238E4" w:rsidP="003238E4">
      <w:pPr>
        <w:pStyle w:val="Code"/>
        <w:rPr>
          <w:del w:id="5394" w:author="Kelvin Sung" w:date="2021-05-20T18:10:00Z"/>
          <w:rFonts w:hint="eastAsia"/>
        </w:rPr>
      </w:pPr>
    </w:p>
    <w:p w14:paraId="44C9C302" w14:textId="77777777" w:rsidR="00E15C4E" w:rsidRDefault="003238E4" w:rsidP="003238E4">
      <w:pPr>
        <w:pStyle w:val="Code"/>
        <w:rPr>
          <w:ins w:id="5395" w:author="Kelvin Sung" w:date="2021-05-20T18:10:00Z"/>
          <w:rFonts w:hint="eastAsia"/>
        </w:rPr>
      </w:pPr>
      <w:del w:id="5396" w:author="Kelvin Sung" w:date="2021-05-20T18:10:00Z">
        <w:r w:rsidDel="00E15C4E">
          <w:delText xml:space="preserve">    </w:delText>
        </w:r>
      </w:del>
    </w:p>
    <w:p w14:paraId="15E96A95" w14:textId="0B4AF22E" w:rsidR="003238E4" w:rsidDel="00E15C4E" w:rsidRDefault="003238E4" w:rsidP="003238E4">
      <w:pPr>
        <w:pStyle w:val="Code"/>
        <w:rPr>
          <w:del w:id="5397" w:author="Kelvin Sung" w:date="2021-05-20T18:10:00Z"/>
          <w:rFonts w:hint="eastAsia"/>
        </w:rPr>
      </w:pPr>
      <w:r>
        <w:t xml:space="preserve">        distToReceiver = Math.abs(receiverToCasterZ / lgtToCaster[2]);  // distance measured along lgtToCaster</w:t>
      </w:r>
    </w:p>
    <w:p w14:paraId="1B49D158" w14:textId="77777777" w:rsidR="00E15C4E" w:rsidRDefault="003238E4" w:rsidP="003238E4">
      <w:pPr>
        <w:pStyle w:val="Code"/>
        <w:rPr>
          <w:ins w:id="5398" w:author="Kelvin Sung" w:date="2021-05-20T18:10:00Z"/>
          <w:rFonts w:hint="eastAsia"/>
        </w:rPr>
      </w:pPr>
      <w:del w:id="5399" w:author="Kelvin Sung" w:date="2021-05-20T18:10:00Z">
        <w:r w:rsidDel="00E15C4E">
          <w:delText xml:space="preserve">    </w:delText>
        </w:r>
      </w:del>
    </w:p>
    <w:p w14:paraId="36AA9A64" w14:textId="79F0D89C" w:rsidR="003238E4" w:rsidDel="00E15C4E" w:rsidRDefault="003238E4" w:rsidP="003238E4">
      <w:pPr>
        <w:pStyle w:val="Code"/>
        <w:rPr>
          <w:del w:id="5400" w:author="Kelvin Sung" w:date="2021-05-20T18:10:00Z"/>
          <w:rFonts w:hint="eastAsia"/>
        </w:rPr>
      </w:pPr>
      <w:r>
        <w:lastRenderedPageBreak/>
        <w:t xml:space="preserve">        scale = (distToCaster + (distToReceiver * this.kReceiverDistanceFudge)) / distToCaster;</w:t>
      </w:r>
    </w:p>
    <w:p w14:paraId="10D5768B" w14:textId="77777777" w:rsidR="00E15C4E" w:rsidRDefault="003238E4" w:rsidP="003238E4">
      <w:pPr>
        <w:pStyle w:val="Code"/>
        <w:rPr>
          <w:ins w:id="5401" w:author="Kelvin Sung" w:date="2021-05-20T18:10:00Z"/>
          <w:rFonts w:hint="eastAsia"/>
        </w:rPr>
      </w:pPr>
      <w:del w:id="5402" w:author="Kelvin Sung" w:date="2021-05-20T18:10:00Z">
        <w:r w:rsidDel="00E15C4E">
          <w:delText xml:space="preserve">    </w:delText>
        </w:r>
      </w:del>
    </w:p>
    <w:p w14:paraId="49F1B403" w14:textId="683163CC" w:rsidR="003238E4" w:rsidDel="00E15C4E" w:rsidRDefault="003238E4" w:rsidP="003238E4">
      <w:pPr>
        <w:pStyle w:val="Code"/>
        <w:rPr>
          <w:del w:id="5403" w:author="Kelvin Sung" w:date="2021-05-20T18:10:00Z"/>
          <w:rFonts w:hint="eastAsia"/>
        </w:rPr>
      </w:pPr>
      <w:r>
        <w:t xml:space="preserve">    }</w:t>
      </w:r>
    </w:p>
    <w:p w14:paraId="10B3738D" w14:textId="77777777" w:rsidR="00E15C4E" w:rsidRDefault="003238E4" w:rsidP="003238E4">
      <w:pPr>
        <w:pStyle w:val="Code"/>
        <w:rPr>
          <w:ins w:id="5404" w:author="Kelvin Sung" w:date="2021-05-20T18:10:00Z"/>
          <w:rFonts w:hint="eastAsia"/>
        </w:rPr>
      </w:pPr>
      <w:del w:id="5405" w:author="Kelvin Sung" w:date="2021-05-20T18:10:00Z">
        <w:r w:rsidDel="00E15C4E">
          <w:delText xml:space="preserve">    </w:delText>
        </w:r>
      </w:del>
    </w:p>
    <w:p w14:paraId="5893AE15" w14:textId="49CE76E1" w:rsidR="003238E4" w:rsidRDefault="003238E4" w:rsidP="003238E4">
      <w:pPr>
        <w:pStyle w:val="Code"/>
        <w:rPr>
          <w:rFonts w:hint="eastAsia"/>
        </w:rPr>
      </w:pPr>
      <w:r>
        <w:t xml:space="preserve">    vec3.scaleAndAdd(offset, cxf.get3DPosition(), lgtToCaster, distToReceiver + this.kDistanceFudge);</w:t>
      </w:r>
    </w:p>
    <w:p w14:paraId="348A310C" w14:textId="4F64AB95" w:rsidR="003238E4" w:rsidDel="00E15C4E" w:rsidRDefault="003238E4" w:rsidP="003238E4">
      <w:pPr>
        <w:pStyle w:val="Code"/>
        <w:rPr>
          <w:del w:id="5406" w:author="Kelvin Sung" w:date="2021-05-20T18:10:00Z"/>
          <w:rFonts w:hint="eastAsia"/>
        </w:rPr>
      </w:pPr>
    </w:p>
    <w:p w14:paraId="6EA2A43C" w14:textId="77777777" w:rsidR="00E15C4E" w:rsidRDefault="003238E4" w:rsidP="003238E4">
      <w:pPr>
        <w:pStyle w:val="Code"/>
        <w:rPr>
          <w:ins w:id="5407" w:author="Kelvin Sung" w:date="2021-05-20T18:10:00Z"/>
          <w:rFonts w:hint="eastAsia"/>
        </w:rPr>
      </w:pPr>
      <w:del w:id="5408" w:author="Kelvin Sung" w:date="2021-05-20T18:10:00Z">
        <w:r w:rsidDel="00E15C4E">
          <w:delText xml:space="preserve">    </w:delText>
        </w:r>
      </w:del>
    </w:p>
    <w:p w14:paraId="348875E6" w14:textId="70838914" w:rsidR="003238E4" w:rsidDel="00E15C4E" w:rsidRDefault="003238E4" w:rsidP="003238E4">
      <w:pPr>
        <w:pStyle w:val="Code"/>
        <w:rPr>
          <w:del w:id="5409" w:author="Kelvin Sung" w:date="2021-05-20T18:10:00Z"/>
          <w:rFonts w:hint="eastAsia"/>
        </w:rPr>
      </w:pPr>
      <w:r>
        <w:t xml:space="preserve">    cxf.setRotationInRad(cxf.getRotationInRad());</w:t>
      </w:r>
    </w:p>
    <w:p w14:paraId="7B30F5F5" w14:textId="77777777" w:rsidR="00E15C4E" w:rsidRDefault="003238E4" w:rsidP="003238E4">
      <w:pPr>
        <w:pStyle w:val="Code"/>
        <w:rPr>
          <w:ins w:id="5410" w:author="Kelvin Sung" w:date="2021-05-20T18:10:00Z"/>
          <w:rFonts w:hint="eastAsia"/>
        </w:rPr>
      </w:pPr>
      <w:del w:id="5411" w:author="Kelvin Sung" w:date="2021-05-20T18:10:00Z">
        <w:r w:rsidDel="00E15C4E">
          <w:delText xml:space="preserve">    </w:delText>
        </w:r>
      </w:del>
    </w:p>
    <w:p w14:paraId="721FB88A" w14:textId="2058AD58" w:rsidR="003238E4" w:rsidDel="00E15C4E" w:rsidRDefault="003238E4" w:rsidP="003238E4">
      <w:pPr>
        <w:pStyle w:val="Code"/>
        <w:rPr>
          <w:del w:id="5412" w:author="Kelvin Sung" w:date="2021-05-20T18:10:00Z"/>
          <w:rFonts w:hint="eastAsia"/>
        </w:rPr>
      </w:pPr>
      <w:r>
        <w:t xml:space="preserve">    cxf.setPosition(offset[0], offset[1]);</w:t>
      </w:r>
    </w:p>
    <w:p w14:paraId="3FE0016D" w14:textId="77777777" w:rsidR="00E15C4E" w:rsidRDefault="003238E4" w:rsidP="003238E4">
      <w:pPr>
        <w:pStyle w:val="Code"/>
        <w:rPr>
          <w:ins w:id="5413" w:author="Kelvin Sung" w:date="2021-05-20T18:10:00Z"/>
          <w:rFonts w:hint="eastAsia"/>
        </w:rPr>
      </w:pPr>
      <w:del w:id="5414" w:author="Kelvin Sung" w:date="2021-05-20T18:10:00Z">
        <w:r w:rsidDel="00E15C4E">
          <w:delText xml:space="preserve">    </w:delText>
        </w:r>
      </w:del>
    </w:p>
    <w:p w14:paraId="45F78AFB" w14:textId="0FA38266" w:rsidR="003238E4" w:rsidDel="00E15C4E" w:rsidRDefault="003238E4" w:rsidP="003238E4">
      <w:pPr>
        <w:pStyle w:val="Code"/>
        <w:rPr>
          <w:del w:id="5415" w:author="Kelvin Sung" w:date="2021-05-20T18:10:00Z"/>
          <w:rFonts w:hint="eastAsia"/>
        </w:rPr>
      </w:pPr>
      <w:r>
        <w:t xml:space="preserve">    cxf.setZPos(offset[2]);</w:t>
      </w:r>
    </w:p>
    <w:p w14:paraId="1AA11377" w14:textId="77777777" w:rsidR="00E15C4E" w:rsidRDefault="003238E4" w:rsidP="003238E4">
      <w:pPr>
        <w:pStyle w:val="Code"/>
        <w:rPr>
          <w:ins w:id="5416" w:author="Kelvin Sung" w:date="2021-05-20T18:10:00Z"/>
          <w:rFonts w:hint="eastAsia"/>
        </w:rPr>
      </w:pPr>
      <w:del w:id="5417" w:author="Kelvin Sung" w:date="2021-05-20T18:10:00Z">
        <w:r w:rsidDel="00E15C4E">
          <w:delText xml:space="preserve">    </w:delText>
        </w:r>
      </w:del>
    </w:p>
    <w:p w14:paraId="449B9AF9" w14:textId="30747E9E" w:rsidR="003238E4" w:rsidDel="00E15C4E" w:rsidRDefault="003238E4" w:rsidP="003238E4">
      <w:pPr>
        <w:pStyle w:val="Code"/>
        <w:rPr>
          <w:del w:id="5418" w:author="Kelvin Sung" w:date="2021-05-20T18:10:00Z"/>
          <w:rFonts w:hint="eastAsia"/>
        </w:rPr>
      </w:pPr>
      <w:r>
        <w:t xml:space="preserve">    cxf.setWidth(cxf.getWidth() * scale);</w:t>
      </w:r>
    </w:p>
    <w:p w14:paraId="7180333A" w14:textId="77777777" w:rsidR="00E15C4E" w:rsidRDefault="003238E4" w:rsidP="003238E4">
      <w:pPr>
        <w:pStyle w:val="Code"/>
        <w:rPr>
          <w:ins w:id="5419" w:author="Kelvin Sung" w:date="2021-05-20T18:10:00Z"/>
          <w:rFonts w:hint="eastAsia"/>
        </w:rPr>
      </w:pPr>
      <w:del w:id="5420" w:author="Kelvin Sung" w:date="2021-05-20T18:10:00Z">
        <w:r w:rsidDel="00E15C4E">
          <w:delText xml:space="preserve">    </w:delText>
        </w:r>
      </w:del>
    </w:p>
    <w:p w14:paraId="2095097E" w14:textId="002A4AB2" w:rsidR="003238E4" w:rsidRDefault="003238E4" w:rsidP="003238E4">
      <w:pPr>
        <w:pStyle w:val="Code"/>
        <w:rPr>
          <w:rFonts w:hint="eastAsia"/>
        </w:rPr>
      </w:pPr>
      <w:r>
        <w:t xml:space="preserve">    cxf.setHeight(cxf.getHeight() * scale);</w:t>
      </w:r>
    </w:p>
    <w:p w14:paraId="1099E1BF" w14:textId="5E3A2A7C" w:rsidR="003238E4" w:rsidDel="00E15C4E" w:rsidRDefault="003238E4" w:rsidP="003238E4">
      <w:pPr>
        <w:pStyle w:val="Code"/>
        <w:rPr>
          <w:del w:id="5421" w:author="Kelvin Sung" w:date="2021-05-20T18:10:00Z"/>
          <w:rFonts w:hint="eastAsia"/>
        </w:rPr>
      </w:pPr>
    </w:p>
    <w:p w14:paraId="66DF14FE" w14:textId="77777777" w:rsidR="00E15C4E" w:rsidRDefault="003238E4" w:rsidP="003238E4">
      <w:pPr>
        <w:pStyle w:val="Code"/>
        <w:rPr>
          <w:ins w:id="5422" w:author="Kelvin Sung" w:date="2021-05-20T18:10:00Z"/>
          <w:rFonts w:hint="eastAsia"/>
        </w:rPr>
      </w:pPr>
      <w:del w:id="5423" w:author="Kelvin Sung" w:date="2021-05-20T18:10:00Z">
        <w:r w:rsidDel="00E15C4E">
          <w:delText xml:space="preserve">    </w:delText>
        </w:r>
      </w:del>
    </w:p>
    <w:p w14:paraId="7A760DFC" w14:textId="173534B5" w:rsidR="003238E4" w:rsidDel="00E15C4E" w:rsidRDefault="003238E4" w:rsidP="003238E4">
      <w:pPr>
        <w:pStyle w:val="Code"/>
        <w:rPr>
          <w:del w:id="5424" w:author="Kelvin Sung" w:date="2021-05-20T18:10:00Z"/>
          <w:rFonts w:hint="eastAsia"/>
        </w:rPr>
      </w:pPr>
      <w:r>
        <w:t xml:space="preserve">    return true;</w:t>
      </w:r>
    </w:p>
    <w:p w14:paraId="32789106" w14:textId="77777777" w:rsidR="00E15C4E" w:rsidRDefault="003238E4" w:rsidP="003238E4">
      <w:pPr>
        <w:pStyle w:val="Code"/>
        <w:rPr>
          <w:ins w:id="5425" w:author="Kelvin Sung" w:date="2021-05-20T18:10:00Z"/>
          <w:rFonts w:hint="eastAsia"/>
        </w:rPr>
      </w:pPr>
      <w:del w:id="5426" w:author="Kelvin Sung" w:date="2021-05-20T18:10:00Z">
        <w:r w:rsidDel="00E15C4E">
          <w:delText xml:space="preserve">    </w:delText>
        </w:r>
      </w:del>
    </w:p>
    <w:p w14:paraId="72877E39" w14:textId="6F33D4D3" w:rsidR="003238E4" w:rsidRDefault="003238E4" w:rsidP="003238E4">
      <w:pPr>
        <w:pStyle w:val="Code"/>
        <w:rPr>
          <w:rFonts w:hint="eastAsia"/>
        </w:rPr>
      </w:pPr>
      <w:r>
        <w:t>}</w:t>
      </w:r>
    </w:p>
    <w:p w14:paraId="11B0CE7B" w14:textId="10C624E7" w:rsidR="00A70786" w:rsidRDefault="00885276" w:rsidP="00885276">
      <w:pPr>
        <w:pStyle w:val="BodyTextFirst"/>
        <w:rPr>
          <w:rFonts w:hint="eastAsia"/>
        </w:rPr>
      </w:pPr>
      <w:r w:rsidRPr="00885276">
        <w:t xml:space="preserve">The </w:t>
      </w:r>
      <w:proofErr w:type="spellStart"/>
      <w:r w:rsidRPr="003238E4">
        <w:rPr>
          <w:rStyle w:val="CodeInline"/>
        </w:rPr>
        <w:t>aLight</w:t>
      </w:r>
      <w:proofErr w:type="spellEnd"/>
      <w:r w:rsidRPr="00885276">
        <w:t xml:space="preserve"> parameter is the casting light source. The goals of this function </w:t>
      </w:r>
      <w:proofErr w:type="gramStart"/>
      <w:r w:rsidRPr="00885276">
        <w:t>is</w:t>
      </w:r>
      <w:proofErr w:type="gramEnd"/>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w:t>
      </w:r>
      <w:del w:id="5427" w:author="Kelvin Sung" w:date="2021-05-22T13:46:00Z">
        <w:r w:rsidRPr="00885276" w:rsidDel="003401C9">
          <w:delText>8-28</w:delText>
        </w:r>
      </w:del>
      <w:ins w:id="5428" w:author="Kelvin Sung" w:date="2021-05-22T13:46:00Z">
        <w:r w:rsidR="003401C9">
          <w:t>8-29</w:t>
        </w:r>
      </w:ins>
      <w:r w:rsidRPr="00885276">
        <w:t>, there are two cases to consider: parallel projection for a directional light source or projection from a point for the point or spotlight.</w:t>
      </w:r>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A62BB74" w:rsidR="00885276" w:rsidRDefault="00885276" w:rsidP="00885276">
      <w:pPr>
        <w:pStyle w:val="FigureCaption"/>
      </w:pPr>
      <w:r>
        <w:t xml:space="preserve">Figure </w:t>
      </w:r>
      <w:del w:id="5429" w:author="Kelvin Sung" w:date="2021-05-22T13:46:00Z">
        <w:r w:rsidDel="003401C9">
          <w:delText>8-28</w:delText>
        </w:r>
      </w:del>
      <w:ins w:id="5430" w:author="Kelvin Sung" w:date="2021-05-22T13:46:00Z">
        <w:r w:rsidR="003401C9">
          <w:t>8-29</w:t>
        </w:r>
      </w:ins>
      <w:r>
        <w:t>. Computing the shadow caster geometry</w:t>
      </w:r>
    </w:p>
    <w:p w14:paraId="4F63C3FD" w14:textId="77777777" w:rsidR="00885276" w:rsidRDefault="00885276" w:rsidP="00F31BF1">
      <w:pPr>
        <w:pStyle w:val="NumSubList"/>
        <w:numPr>
          <w:ilvl w:val="0"/>
          <w:numId w:val="50"/>
        </w:numPr>
        <w:rPr>
          <w:rFonts w:hint="eastAsia"/>
        </w:rPr>
      </w:pPr>
      <w:r>
        <w:t xml:space="preserve">Region 2: Computes parallel projection according to the directional light. The </w:t>
      </w:r>
      <w:r w:rsidRPr="00E56A18">
        <w:rPr>
          <w:rStyle w:val="CodeInline"/>
        </w:rPr>
        <w:t>if</w:t>
      </w:r>
      <w:r>
        <w:t xml:space="preserve"> statement 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77777777" w:rsidR="00885276" w:rsidRDefault="00885276" w:rsidP="00F31BF1">
      <w:pPr>
        <w:pStyle w:val="NumSubList"/>
        <w:numPr>
          <w:ilvl w:val="0"/>
          <w:numId w:val="50"/>
        </w:numPr>
        <w:rPr>
          <w:rFonts w:hint="eastAsia"/>
        </w:rPr>
      </w:pPr>
      <w:r>
        <w:t xml:space="preserve">Region 3: Computes projection from the point or spotlight position. The two </w:t>
      </w:r>
      <w:r w:rsidRPr="003238E4">
        <w:rPr>
          <w:rStyle w:val="CodeInline"/>
        </w:rPr>
        <w:t>if</w:t>
      </w:r>
      <w:r>
        <w:t xml:space="preserve"> statements ensure the shadow caster and receiver are on the same side of the light position and that, for the purpose of maintaining mathematic stability, neither is close to the light source.</w:t>
      </w:r>
    </w:p>
    <w:p w14:paraId="7DFD133F" w14:textId="3B22B207" w:rsidR="00885276" w:rsidRDefault="00885276" w:rsidP="00F31BF1">
      <w:pPr>
        <w:pStyle w:val="NumSubList"/>
        <w:numPr>
          <w:ilvl w:val="0"/>
          <w:numId w:val="50"/>
        </w:numPr>
        <w:rPr>
          <w:rFonts w:hint="eastAsia"/>
        </w:r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w:t>
      </w:r>
      <w:proofErr w:type="spellStart"/>
      <w:r w:rsidRPr="00E56A18">
        <w:rPr>
          <w:rStyle w:val="CodeInline"/>
        </w:rPr>
        <w:t>cxf</w:t>
      </w:r>
      <w:proofErr w:type="spellEnd"/>
      <w:r>
        <w:t xml:space="preserve"> transform or the transform of the shadow caster. </w:t>
      </w:r>
    </w:p>
    <w:p w14:paraId="6B236AEA" w14:textId="7CF56010" w:rsidR="00885276" w:rsidRDefault="00885276" w:rsidP="00885276">
      <w:pPr>
        <w:pStyle w:val="Heading3"/>
      </w:pPr>
      <w:del w:id="5431" w:author="Kelvin Sung" w:date="2021-05-20T18:15:00Z">
        <w:r w:rsidDel="00E15C4E">
          <w:lastRenderedPageBreak/>
          <w:delText xml:space="preserve">Creating </w:delText>
        </w:r>
      </w:del>
      <w:ins w:id="5432" w:author="Kelvin Sung" w:date="2021-05-20T18:15:00Z">
        <w:r w:rsidR="00E15C4E">
          <w:t xml:space="preserve">Defining </w:t>
        </w:r>
      </w:ins>
      <w:r>
        <w:t xml:space="preserve">the Shadow Receiver </w:t>
      </w:r>
      <w:ins w:id="5433" w:author="Kelvin Sung" w:date="2021-05-20T18:15:00Z">
        <w:r w:rsidR="00E15C4E">
          <w:t>Clas</w:t>
        </w:r>
      </w:ins>
      <w:ins w:id="5434" w:author="Kelvin Sung" w:date="2021-05-20T18:16:00Z">
        <w:r w:rsidR="00E15C4E">
          <w:t>s</w:t>
        </w:r>
      </w:ins>
      <w:del w:id="5435" w:author="Kelvin Sung" w:date="2021-05-20T18:15:00Z">
        <w:r w:rsidDel="00E15C4E">
          <w:delText>Object</w:delText>
        </w:r>
      </w:del>
    </w:p>
    <w:p w14:paraId="48C988A5" w14:textId="77777777" w:rsidR="00885276" w:rsidRDefault="00885276" w:rsidP="00885276">
      <w:pPr>
        <w:pStyle w:val="BodyTextFirst"/>
        <w:rPr>
          <w:rFonts w:hint="eastAsia"/>
        </w:rPr>
      </w:pPr>
      <w:r>
        <w:t xml:space="preserve">The </w:t>
      </w:r>
      <w:proofErr w:type="spellStart"/>
      <w:r w:rsidRPr="00E56A18">
        <w:rPr>
          <w:rStyle w:val="CodeInline"/>
        </w:rPr>
        <w:t>ShadowReceiver</w:t>
      </w:r>
      <w:proofErr w:type="spellEnd"/>
      <w:r>
        <w:t xml:space="preserve"> object implements the outlined shadow simulation algorithm. The actual implementation of this object is separated into two files. The first file implements the core operations of the object, while the second defines the WebGL-specific stencil operations. </w:t>
      </w:r>
    </w:p>
    <w:p w14:paraId="768C02AC" w14:textId="77777777" w:rsidR="00885276" w:rsidRDefault="00885276" w:rsidP="00885276">
      <w:pPr>
        <w:pStyle w:val="Heading4"/>
      </w:pPr>
      <w:r>
        <w:t>Defining the Shadow Receiver Operations</w:t>
      </w:r>
    </w:p>
    <w:p w14:paraId="744F6D6D" w14:textId="77777777" w:rsidR="00885276" w:rsidRDefault="00885276" w:rsidP="00885276">
      <w:pPr>
        <w:pStyle w:val="BodyTextFirst"/>
        <w:rPr>
          <w:rFonts w:hint="eastAsia"/>
        </w:rPr>
      </w:pPr>
      <w:r>
        <w:t>Follow these steps:</w:t>
      </w:r>
    </w:p>
    <w:p w14:paraId="2625F2FF" w14:textId="65E4669E" w:rsidR="00885276" w:rsidRDefault="00885276" w:rsidP="00F31BF1">
      <w:pPr>
        <w:pStyle w:val="NumList"/>
        <w:numPr>
          <w:ilvl w:val="0"/>
          <w:numId w:val="51"/>
        </w:numPr>
        <w:rPr>
          <w:rFonts w:hint="eastAsia"/>
        </w:rPr>
      </w:pPr>
      <w:r>
        <w:t xml:space="preserve">Create a new file 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 and name it </w:t>
      </w:r>
      <w:r w:rsidR="00E56A18" w:rsidRPr="00E56A18">
        <w:rPr>
          <w:rStyle w:val="CodeInline"/>
        </w:rPr>
        <w:t>s</w:t>
      </w:r>
      <w:r w:rsidRPr="00E56A18">
        <w:rPr>
          <w:rStyle w:val="CodeInline"/>
        </w:rPr>
        <w:t>hadow</w:t>
      </w:r>
      <w:r w:rsidR="00E56A18" w:rsidRPr="00E56A18">
        <w:rPr>
          <w:rStyle w:val="CodeInline"/>
        </w:rPr>
        <w:t>_r</w:t>
      </w:r>
      <w:r w:rsidRPr="00E56A18">
        <w:rPr>
          <w:rStyle w:val="CodeInline"/>
        </w:rPr>
        <w:t>eceiver.js</w:t>
      </w:r>
      <w:r>
        <w:t xml:space="preserve">. </w:t>
      </w:r>
    </w:p>
    <w:p w14:paraId="18E7F8FB" w14:textId="370037A2" w:rsidR="00885276" w:rsidRDefault="00E56A18" w:rsidP="00885276">
      <w:pPr>
        <w:pStyle w:val="NumList"/>
        <w:rPr>
          <w:rFonts w:hint="eastAsia"/>
        </w:rPr>
      </w:pPr>
      <w:r>
        <w:t xml:space="preserve">Create a new class named </w:t>
      </w:r>
      <w:proofErr w:type="spellStart"/>
      <w:r w:rsidRPr="00E56A18">
        <w:rPr>
          <w:rStyle w:val="CodeInline"/>
        </w:rPr>
        <w:t>ShadowReceiver</w:t>
      </w:r>
      <w:proofErr w:type="spellEnd"/>
      <w:r>
        <w:t>, d</w:t>
      </w:r>
      <w:r w:rsidR="00885276">
        <w:t xml:space="preserve">efine the constructor to initialize the constants and variables necessary for receiving shadows. As discussed, the </w:t>
      </w:r>
      <w:proofErr w:type="spellStart"/>
      <w:r w:rsidR="00885276" w:rsidRPr="00E56A18">
        <w:rPr>
          <w:rStyle w:val="CodeInline"/>
        </w:rPr>
        <w:t>mReceiver</w:t>
      </w:r>
      <w:proofErr w:type="spellEnd"/>
      <w:r w:rsidR="00885276">
        <w:t xml:space="preserve"> is a </w:t>
      </w:r>
      <w:proofErr w:type="spellStart"/>
      <w:r w:rsidR="00885276" w:rsidRPr="00E56A18">
        <w:rPr>
          <w:rStyle w:val="CodeInline"/>
        </w:rPr>
        <w:t>GameObject</w:t>
      </w:r>
      <w:proofErr w:type="spellEnd"/>
      <w:r w:rsidR="00885276">
        <w:t xml:space="preserve"> with at least a </w:t>
      </w:r>
      <w:proofErr w:type="spellStart"/>
      <w:r w:rsidR="00885276" w:rsidRPr="00E56A18">
        <w:rPr>
          <w:rStyle w:val="CodeInline"/>
        </w:rPr>
        <w:t>SpriteRenderable</w:t>
      </w:r>
      <w:proofErr w:type="spellEnd"/>
      <w:r w:rsidR="00885276">
        <w:t xml:space="preserve"> reference and is the actual receiver of the shadow. Notice that </w:t>
      </w:r>
      <w:proofErr w:type="spellStart"/>
      <w:r w:rsidR="00885276" w:rsidRPr="00E56A18">
        <w:rPr>
          <w:rStyle w:val="CodeInline"/>
        </w:rPr>
        <w:t>mShadowCaster</w:t>
      </w:r>
      <w:proofErr w:type="spellEnd"/>
      <w:r w:rsidR="00885276">
        <w:t xml:space="preserve"> is an array of </w:t>
      </w:r>
      <w:proofErr w:type="spellStart"/>
      <w:r w:rsidR="00885276" w:rsidRPr="00E56A18">
        <w:rPr>
          <w:rStyle w:val="CodeInline"/>
        </w:rPr>
        <w:t>ShadowCaster</w:t>
      </w:r>
      <w:proofErr w:type="spellEnd"/>
      <w:r w:rsidR="00885276">
        <w:t xml:space="preserve"> objects. These objects will cast shadows on the </w:t>
      </w:r>
      <w:proofErr w:type="spellStart"/>
      <w:r w:rsidR="00885276" w:rsidRPr="00E56A18">
        <w:rPr>
          <w:rStyle w:val="CodeInline"/>
        </w:rPr>
        <w:t>mReceiver</w:t>
      </w:r>
      <w:proofErr w:type="spellEnd"/>
      <w:r w:rsidR="00885276">
        <w:t>.</w:t>
      </w:r>
    </w:p>
    <w:p w14:paraId="16A30E5D" w14:textId="77777777" w:rsidR="00E56A18" w:rsidRDefault="00E56A18" w:rsidP="00E56A18">
      <w:pPr>
        <w:pStyle w:val="Code"/>
        <w:rPr>
          <w:rFonts w:hint="eastAsia"/>
        </w:rPr>
      </w:pPr>
      <w:r>
        <w:t>import * as shaderResources from "../core/shader_resources.js";</w:t>
      </w:r>
    </w:p>
    <w:p w14:paraId="086AB1FF" w14:textId="77777777" w:rsidR="00E56A18" w:rsidRDefault="00E56A18" w:rsidP="00E56A18">
      <w:pPr>
        <w:pStyle w:val="Code"/>
        <w:rPr>
          <w:rFonts w:hint="eastAsia"/>
        </w:rPr>
      </w:pPr>
      <w:r>
        <w:t>import ShadowCaster from "./shadow_caster.js";</w:t>
      </w:r>
    </w:p>
    <w:p w14:paraId="003B3D8F" w14:textId="77777777" w:rsidR="00E56A18" w:rsidRDefault="00E56A18" w:rsidP="00E56A18">
      <w:pPr>
        <w:pStyle w:val="Code"/>
        <w:rPr>
          <w:rFonts w:hint="eastAsia"/>
        </w:rPr>
      </w:pPr>
      <w:r>
        <w:t>import * as glSys from "../core/gl.js";</w:t>
      </w:r>
    </w:p>
    <w:p w14:paraId="7BB55A15" w14:textId="77777777" w:rsidR="00E56A18" w:rsidRDefault="00E56A18" w:rsidP="00E56A18">
      <w:pPr>
        <w:pStyle w:val="Code"/>
        <w:rPr>
          <w:rFonts w:hint="eastAsia"/>
        </w:rPr>
      </w:pPr>
    </w:p>
    <w:p w14:paraId="774DCE3D" w14:textId="77777777" w:rsidR="00E56A18" w:rsidRDefault="00E56A18" w:rsidP="00E56A18">
      <w:pPr>
        <w:pStyle w:val="Code"/>
        <w:rPr>
          <w:rFonts w:hint="eastAsia"/>
        </w:rPr>
      </w:pPr>
      <w:r>
        <w:t>class ShadowReceiver {</w:t>
      </w:r>
    </w:p>
    <w:p w14:paraId="7EEDF710" w14:textId="77777777" w:rsidR="00E56A18" w:rsidRDefault="00E56A18" w:rsidP="00E56A18">
      <w:pPr>
        <w:pStyle w:val="Code"/>
        <w:rPr>
          <w:rFonts w:hint="eastAsia"/>
        </w:rPr>
      </w:pPr>
      <w:r>
        <w:t xml:space="preserve">    constructor(theReceiverObject) {</w:t>
      </w:r>
    </w:p>
    <w:p w14:paraId="0A2C193A" w14:textId="77777777" w:rsidR="00E56A18" w:rsidRDefault="00E56A18" w:rsidP="00E56A18">
      <w:pPr>
        <w:pStyle w:val="Code"/>
        <w:rPr>
          <w:rFonts w:hint="eastAsia"/>
        </w:rPr>
      </w:pPr>
      <w:r>
        <w:t xml:space="preserve">        this.kShadowStencilBit = 0x01;              // The stencil bit to switch on/off for shadow</w:t>
      </w:r>
    </w:p>
    <w:p w14:paraId="58D075A6" w14:textId="77777777" w:rsidR="00E56A18" w:rsidRDefault="00E56A18" w:rsidP="00E56A18">
      <w:pPr>
        <w:pStyle w:val="Code"/>
        <w:rPr>
          <w:rFonts w:hint="eastAsia"/>
        </w:rPr>
      </w:pPr>
      <w:r>
        <w:t xml:space="preserve">        this.kShadowStencilMask = 0xFF;             // The stencil mask </w:t>
      </w:r>
    </w:p>
    <w:p w14:paraId="503E4841" w14:textId="77777777" w:rsidR="00E56A18" w:rsidRDefault="00E56A18" w:rsidP="00E56A18">
      <w:pPr>
        <w:pStyle w:val="Code"/>
        <w:rPr>
          <w:rFonts w:hint="eastAsia"/>
        </w:rPr>
      </w:pPr>
      <w:r>
        <w:t xml:space="preserve">        this.mReceiverShader = shaderResources.getShadowReceiverShader();</w:t>
      </w:r>
    </w:p>
    <w:p w14:paraId="0066D57C" w14:textId="77777777" w:rsidR="00E56A18" w:rsidRDefault="00E56A18" w:rsidP="00E56A18">
      <w:pPr>
        <w:pStyle w:val="Code"/>
        <w:rPr>
          <w:rFonts w:hint="eastAsia"/>
        </w:rPr>
      </w:pPr>
    </w:p>
    <w:p w14:paraId="0418B0CB" w14:textId="77777777" w:rsidR="00E56A18" w:rsidRDefault="00E56A18" w:rsidP="00E56A18">
      <w:pPr>
        <w:pStyle w:val="Code"/>
        <w:rPr>
          <w:rFonts w:hint="eastAsia"/>
        </w:rPr>
      </w:pPr>
      <w:r>
        <w:t xml:space="preserve">        this.mReceiver = theReceiverObject;</w:t>
      </w:r>
    </w:p>
    <w:p w14:paraId="42431ECF" w14:textId="77777777" w:rsidR="00E56A18" w:rsidRDefault="00E56A18" w:rsidP="00E56A18">
      <w:pPr>
        <w:pStyle w:val="Code"/>
        <w:rPr>
          <w:rFonts w:hint="eastAsia"/>
        </w:rPr>
      </w:pPr>
    </w:p>
    <w:p w14:paraId="2401C2DA" w14:textId="77777777" w:rsidR="00E56A18" w:rsidRDefault="00E56A18" w:rsidP="00E56A18">
      <w:pPr>
        <w:pStyle w:val="Code"/>
        <w:rPr>
          <w:rFonts w:hint="eastAsia"/>
        </w:rPr>
      </w:pPr>
      <w:r>
        <w:t xml:space="preserve">        // To support shadow drawing</w:t>
      </w:r>
    </w:p>
    <w:p w14:paraId="729CFC1C" w14:textId="77777777" w:rsidR="00E56A18" w:rsidRDefault="00E56A18" w:rsidP="00E56A18">
      <w:pPr>
        <w:pStyle w:val="Code"/>
        <w:rPr>
          <w:rFonts w:hint="eastAsia"/>
        </w:rPr>
      </w:pPr>
      <w:r>
        <w:t xml:space="preserve">        this.mShadowCaster = [];                    // array of ShadowCasters</w:t>
      </w:r>
    </w:p>
    <w:p w14:paraId="0B80B2FD" w14:textId="77777777" w:rsidR="00E56A18" w:rsidRDefault="00E56A18" w:rsidP="00E56A18">
      <w:pPr>
        <w:pStyle w:val="Code"/>
        <w:rPr>
          <w:rFonts w:hint="eastAsia"/>
        </w:rPr>
      </w:pPr>
      <w:r>
        <w:t xml:space="preserve">    }</w:t>
      </w:r>
    </w:p>
    <w:p w14:paraId="635F4E47" w14:textId="77777777" w:rsidR="00E56A18" w:rsidRDefault="00E56A18" w:rsidP="00E56A18">
      <w:pPr>
        <w:pStyle w:val="Code"/>
        <w:rPr>
          <w:rFonts w:hint="eastAsia"/>
        </w:rPr>
      </w:pPr>
    </w:p>
    <w:p w14:paraId="6F1F2D31" w14:textId="77777777" w:rsidR="00E56A18" w:rsidRDefault="00E56A18" w:rsidP="00E56A18">
      <w:pPr>
        <w:pStyle w:val="Code"/>
        <w:rPr>
          <w:rFonts w:hint="eastAsia"/>
        </w:rPr>
      </w:pPr>
      <w:r>
        <w:t>}</w:t>
      </w:r>
    </w:p>
    <w:p w14:paraId="1A15991B" w14:textId="77777777" w:rsidR="00E56A18" w:rsidRDefault="00E56A18" w:rsidP="00E56A18">
      <w:pPr>
        <w:pStyle w:val="Code"/>
        <w:rPr>
          <w:rFonts w:hint="eastAsia"/>
        </w:rPr>
      </w:pPr>
    </w:p>
    <w:p w14:paraId="20C72BA4" w14:textId="499F4E4A" w:rsidR="00E56A18" w:rsidRDefault="00E56A18" w:rsidP="00E56A18">
      <w:pPr>
        <w:pStyle w:val="Code"/>
        <w:rPr>
          <w:rFonts w:hint="eastAsia"/>
        </w:rPr>
      </w:pPr>
      <w:r>
        <w:t>export default ShadowReceiver;</w:t>
      </w:r>
    </w:p>
    <w:p w14:paraId="779522D1" w14:textId="56605C15" w:rsidR="00885276" w:rsidDel="00E15C4E" w:rsidRDefault="00885276" w:rsidP="00885276">
      <w:pPr>
        <w:pStyle w:val="NumList"/>
        <w:rPr>
          <w:del w:id="5436" w:author="Kelvin Sung" w:date="2021-05-20T18:10:00Z"/>
          <w:rFonts w:hint="eastAsia"/>
        </w:rPr>
      </w:pPr>
      <w:r w:rsidRPr="00885276">
        <w:t xml:space="preserve">Define the function </w:t>
      </w:r>
      <w:proofErr w:type="spellStart"/>
      <w:proofErr w:type="gramStart"/>
      <w:r w:rsidRPr="00E56A18">
        <w:rPr>
          <w:rStyle w:val="CodeInline"/>
        </w:rPr>
        <w:t>addShadowCaster</w:t>
      </w:r>
      <w:proofErr w:type="spellEnd"/>
      <w:r w:rsidRPr="00E56A18">
        <w:rPr>
          <w:rStyle w:val="CodeInline"/>
        </w:rPr>
        <w:t>(</w:t>
      </w:r>
      <w:proofErr w:type="gramEnd"/>
      <w:r w:rsidRPr="00E56A18">
        <w:rPr>
          <w:rStyle w:val="CodeInline"/>
        </w:rPr>
        <w:t>)</w:t>
      </w:r>
      <w:r w:rsidRPr="00885276">
        <w:t xml:space="preserve"> to add a game object as a shadow caster for this receiver.</w:t>
      </w:r>
    </w:p>
    <w:p w14:paraId="6D985B82" w14:textId="77777777" w:rsidR="00E15C4E" w:rsidRDefault="00E56A18" w:rsidP="00885276">
      <w:pPr>
        <w:pStyle w:val="NumList"/>
        <w:rPr>
          <w:ins w:id="5437" w:author="Kelvin Sung" w:date="2021-05-20T18:10:00Z"/>
          <w:rFonts w:hint="eastAsia"/>
        </w:rPr>
      </w:pPr>
      <w:del w:id="5438" w:author="Kelvin Sung" w:date="2021-05-20T18:10:00Z">
        <w:r w:rsidDel="00E15C4E">
          <w:delText xml:space="preserve">    </w:delText>
        </w:r>
      </w:del>
    </w:p>
    <w:p w14:paraId="2ECC4006" w14:textId="08FB76E0" w:rsidR="00E56A18" w:rsidDel="00E15C4E" w:rsidRDefault="00E56A18" w:rsidP="00E56A18">
      <w:pPr>
        <w:pStyle w:val="Code"/>
        <w:rPr>
          <w:del w:id="5439" w:author="Kelvin Sung" w:date="2021-05-20T18:10:00Z"/>
          <w:rFonts w:hint="eastAsia"/>
        </w:rPr>
      </w:pPr>
      <w:r>
        <w:t>addShadowCaster(lgtRenderable) {</w:t>
      </w:r>
    </w:p>
    <w:p w14:paraId="18D53D86" w14:textId="77777777" w:rsidR="00E15C4E" w:rsidRDefault="00E56A18" w:rsidP="00E56A18">
      <w:pPr>
        <w:pStyle w:val="Code"/>
        <w:rPr>
          <w:ins w:id="5440" w:author="Kelvin Sung" w:date="2021-05-20T18:10:00Z"/>
          <w:rFonts w:hint="eastAsia"/>
        </w:rPr>
      </w:pPr>
      <w:del w:id="5441" w:author="Kelvin Sung" w:date="2021-05-20T18:10:00Z">
        <w:r w:rsidDel="00E15C4E">
          <w:delText xml:space="preserve">    </w:delText>
        </w:r>
      </w:del>
    </w:p>
    <w:p w14:paraId="6CC0F0CE" w14:textId="47A5EE9C" w:rsidR="00E56A18" w:rsidDel="00E15C4E" w:rsidRDefault="00E56A18" w:rsidP="00E56A18">
      <w:pPr>
        <w:pStyle w:val="Code"/>
        <w:rPr>
          <w:del w:id="5442" w:author="Kelvin Sung" w:date="2021-05-20T18:10:00Z"/>
          <w:rFonts w:hint="eastAsia"/>
        </w:rPr>
      </w:pPr>
      <w:r>
        <w:lastRenderedPageBreak/>
        <w:t xml:space="preserve">    let c = new ShadowCaster(lgtRenderable, this.mReceiver);</w:t>
      </w:r>
    </w:p>
    <w:p w14:paraId="29A75D00" w14:textId="77777777" w:rsidR="00E15C4E" w:rsidRDefault="00E56A18" w:rsidP="00E56A18">
      <w:pPr>
        <w:pStyle w:val="Code"/>
        <w:rPr>
          <w:ins w:id="5443" w:author="Kelvin Sung" w:date="2021-05-20T18:10:00Z"/>
          <w:rFonts w:hint="eastAsia"/>
        </w:rPr>
      </w:pPr>
      <w:del w:id="5444" w:author="Kelvin Sung" w:date="2021-05-20T18:10:00Z">
        <w:r w:rsidDel="00E15C4E">
          <w:delText xml:space="preserve">    </w:delText>
        </w:r>
      </w:del>
    </w:p>
    <w:p w14:paraId="40E30BBE" w14:textId="14A78A7E" w:rsidR="00E56A18" w:rsidDel="00E15C4E" w:rsidRDefault="00E56A18" w:rsidP="00E56A18">
      <w:pPr>
        <w:pStyle w:val="Code"/>
        <w:rPr>
          <w:del w:id="5445" w:author="Kelvin Sung" w:date="2021-05-20T18:11:00Z"/>
          <w:rFonts w:hint="eastAsia"/>
        </w:rPr>
      </w:pPr>
      <w:r>
        <w:t xml:space="preserve">    this.mShadowCaster.push(c);</w:t>
      </w:r>
    </w:p>
    <w:p w14:paraId="02B0B439" w14:textId="77777777" w:rsidR="00E15C4E" w:rsidRDefault="00E56A18" w:rsidP="00E56A18">
      <w:pPr>
        <w:pStyle w:val="Code"/>
        <w:rPr>
          <w:ins w:id="5446" w:author="Kelvin Sung" w:date="2021-05-20T18:11:00Z"/>
          <w:rFonts w:hint="eastAsia"/>
        </w:rPr>
      </w:pPr>
      <w:del w:id="5447" w:author="Kelvin Sung" w:date="2021-05-20T18:11:00Z">
        <w:r w:rsidDel="00E15C4E">
          <w:delText xml:space="preserve">    </w:delText>
        </w:r>
      </w:del>
    </w:p>
    <w:p w14:paraId="61464A11" w14:textId="4FFE8FE6" w:rsidR="00E56A18" w:rsidDel="00E15C4E" w:rsidRDefault="00E56A18" w:rsidP="00E56A18">
      <w:pPr>
        <w:pStyle w:val="Code"/>
        <w:rPr>
          <w:del w:id="5448" w:author="Kelvin Sung" w:date="2021-05-20T18:11:00Z"/>
          <w:rFonts w:hint="eastAsia"/>
        </w:rPr>
      </w:pPr>
      <w:r>
        <w:t>}</w:t>
      </w:r>
    </w:p>
    <w:p w14:paraId="7372C074" w14:textId="77777777" w:rsidR="00E15C4E" w:rsidRDefault="00E56A18" w:rsidP="00E56A18">
      <w:pPr>
        <w:pStyle w:val="Code"/>
        <w:rPr>
          <w:ins w:id="5449" w:author="Kelvin Sung" w:date="2021-05-20T18:11:00Z"/>
          <w:rFonts w:hint="eastAsia"/>
        </w:rPr>
      </w:pPr>
      <w:del w:id="5450" w:author="Kelvin Sung" w:date="2021-05-20T18:11:00Z">
        <w:r w:rsidDel="00E15C4E">
          <w:delText xml:space="preserve">    </w:delText>
        </w:r>
      </w:del>
    </w:p>
    <w:p w14:paraId="60946A68" w14:textId="73E3564D" w:rsidR="00E56A18" w:rsidRDefault="00E56A18" w:rsidP="00E56A18">
      <w:pPr>
        <w:pStyle w:val="Code"/>
        <w:rPr>
          <w:rFonts w:hint="eastAsia"/>
        </w:rPr>
      </w:pPr>
      <w:r>
        <w:t>// for now, cannot remove shadow casters</w:t>
      </w:r>
    </w:p>
    <w:p w14:paraId="444BE63B" w14:textId="77777777" w:rsidR="00E56A18" w:rsidRPr="00885276" w:rsidRDefault="00E56A18" w:rsidP="00E56A18">
      <w:pPr>
        <w:pStyle w:val="Code"/>
        <w:rPr>
          <w:rFonts w:hint="eastAsia"/>
        </w:rPr>
      </w:pPr>
    </w:p>
    <w:p w14:paraId="0C0452D5" w14:textId="144E2558" w:rsidR="00E56A18" w:rsidDel="00E15C4E" w:rsidRDefault="00885276" w:rsidP="00E56A18">
      <w:pPr>
        <w:pStyle w:val="NumList"/>
        <w:rPr>
          <w:del w:id="5451" w:author="Kelvin Sung" w:date="2021-05-20T18:11:00Z"/>
          <w:rFonts w:hint="eastAsia"/>
        </w:rPr>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0933E778" w14:textId="77777777" w:rsidR="00E15C4E" w:rsidRDefault="00E56A18" w:rsidP="00E56A18">
      <w:pPr>
        <w:pStyle w:val="NumList"/>
        <w:rPr>
          <w:ins w:id="5452" w:author="Kelvin Sung" w:date="2021-05-20T18:11:00Z"/>
          <w:rFonts w:hint="eastAsia"/>
        </w:rPr>
      </w:pPr>
      <w:del w:id="5453" w:author="Kelvin Sung" w:date="2021-05-20T18:11:00Z">
        <w:r w:rsidDel="00E15C4E">
          <w:delText xml:space="preserve">    </w:delText>
        </w:r>
      </w:del>
    </w:p>
    <w:p w14:paraId="1CEA6868" w14:textId="27439952" w:rsidR="00E56A18" w:rsidDel="00E15C4E" w:rsidRDefault="00E56A18" w:rsidP="00E56A18">
      <w:pPr>
        <w:pStyle w:val="Code"/>
        <w:rPr>
          <w:del w:id="5454" w:author="Kelvin Sung" w:date="2021-05-20T18:11:00Z"/>
          <w:rFonts w:hint="eastAsia"/>
        </w:rPr>
      </w:pPr>
      <w:r>
        <w:t>draw(aCamera) {</w:t>
      </w:r>
    </w:p>
    <w:p w14:paraId="1155AC1A" w14:textId="77777777" w:rsidR="00E15C4E" w:rsidRDefault="00E56A18" w:rsidP="00E56A18">
      <w:pPr>
        <w:pStyle w:val="Code"/>
        <w:rPr>
          <w:ins w:id="5455" w:author="Kelvin Sung" w:date="2021-05-20T18:11:00Z"/>
          <w:rFonts w:hint="eastAsia"/>
        </w:rPr>
      </w:pPr>
      <w:del w:id="5456" w:author="Kelvin Sung" w:date="2021-05-20T18:11:00Z">
        <w:r w:rsidDel="00E15C4E">
          <w:delText xml:space="preserve">    </w:delText>
        </w:r>
      </w:del>
    </w:p>
    <w:p w14:paraId="67B42C01" w14:textId="675DB781" w:rsidR="00E56A18" w:rsidRDefault="00E56A18" w:rsidP="00E56A18">
      <w:pPr>
        <w:pStyle w:val="Code"/>
        <w:rPr>
          <w:rFonts w:hint="eastAsia"/>
        </w:rPr>
      </w:pPr>
      <w:r>
        <w:t xml:space="preserve">    let c;</w:t>
      </w:r>
    </w:p>
    <w:p w14:paraId="0609147C" w14:textId="1EB82BED" w:rsidR="00E56A18" w:rsidDel="00E15C4E" w:rsidRDefault="00E56A18" w:rsidP="00E56A18">
      <w:pPr>
        <w:pStyle w:val="Code"/>
        <w:rPr>
          <w:del w:id="5457" w:author="Kelvin Sung" w:date="2021-05-20T18:11:00Z"/>
          <w:rFonts w:hint="eastAsia"/>
        </w:rPr>
      </w:pPr>
    </w:p>
    <w:p w14:paraId="5254329A" w14:textId="77777777" w:rsidR="00E15C4E" w:rsidRDefault="00E56A18" w:rsidP="00E56A18">
      <w:pPr>
        <w:pStyle w:val="Code"/>
        <w:rPr>
          <w:ins w:id="5458" w:author="Kelvin Sung" w:date="2021-05-20T18:11:00Z"/>
          <w:rFonts w:hint="eastAsia"/>
        </w:rPr>
      </w:pPr>
      <w:del w:id="5459" w:author="Kelvin Sung" w:date="2021-05-20T18:11:00Z">
        <w:r w:rsidDel="00E15C4E">
          <w:delText xml:space="preserve">    </w:delText>
        </w:r>
      </w:del>
    </w:p>
    <w:p w14:paraId="25637EAA" w14:textId="03263276" w:rsidR="00E56A18" w:rsidDel="00E15C4E" w:rsidRDefault="00E56A18" w:rsidP="00E56A18">
      <w:pPr>
        <w:pStyle w:val="Code"/>
        <w:rPr>
          <w:del w:id="5460" w:author="Kelvin Sung" w:date="2021-05-20T18:11:00Z"/>
          <w:rFonts w:hint="eastAsia"/>
        </w:rPr>
      </w:pPr>
      <w:r>
        <w:t xml:space="preserve">    // draw receiver as a regular renderable</w:t>
      </w:r>
    </w:p>
    <w:p w14:paraId="742EDFC4" w14:textId="77777777" w:rsidR="00E15C4E" w:rsidRDefault="00E56A18" w:rsidP="00E56A18">
      <w:pPr>
        <w:pStyle w:val="Code"/>
        <w:rPr>
          <w:ins w:id="5461" w:author="Kelvin Sung" w:date="2021-05-20T18:11:00Z"/>
          <w:rFonts w:hint="eastAsia"/>
        </w:rPr>
      </w:pPr>
      <w:del w:id="5462" w:author="Kelvin Sung" w:date="2021-05-20T18:11:00Z">
        <w:r w:rsidDel="00E15C4E">
          <w:delText xml:space="preserve">    </w:delText>
        </w:r>
      </w:del>
    </w:p>
    <w:p w14:paraId="74FEFA46" w14:textId="6B6A9DA6" w:rsidR="00E56A18" w:rsidRDefault="00E56A18" w:rsidP="00E56A18">
      <w:pPr>
        <w:pStyle w:val="Code"/>
        <w:rPr>
          <w:rFonts w:hint="eastAsia"/>
        </w:rPr>
      </w:pPr>
      <w:r>
        <w:t xml:space="preserve">    this.mReceiver.draw(aCamera);</w:t>
      </w:r>
    </w:p>
    <w:p w14:paraId="74D44A4F" w14:textId="454B59B7" w:rsidR="00E56A18" w:rsidDel="00E15C4E" w:rsidRDefault="00E56A18" w:rsidP="00E56A18">
      <w:pPr>
        <w:pStyle w:val="Code"/>
        <w:rPr>
          <w:del w:id="5463" w:author="Kelvin Sung" w:date="2021-05-20T18:11:00Z"/>
          <w:rFonts w:hint="eastAsia"/>
        </w:rPr>
      </w:pPr>
    </w:p>
    <w:p w14:paraId="615E7D15" w14:textId="77777777" w:rsidR="00E15C4E" w:rsidRDefault="00E56A18" w:rsidP="00E56A18">
      <w:pPr>
        <w:pStyle w:val="Code"/>
        <w:rPr>
          <w:ins w:id="5464" w:author="Kelvin Sung" w:date="2021-05-20T18:11:00Z"/>
          <w:rFonts w:hint="eastAsia"/>
        </w:rPr>
      </w:pPr>
      <w:del w:id="5465" w:author="Kelvin Sung" w:date="2021-05-20T18:11:00Z">
        <w:r w:rsidDel="00E15C4E">
          <w:delText xml:space="preserve">    </w:delText>
        </w:r>
      </w:del>
    </w:p>
    <w:p w14:paraId="0F33B4B5" w14:textId="00F17A28" w:rsidR="00E56A18" w:rsidDel="00E15C4E" w:rsidRDefault="00E56A18" w:rsidP="00E56A18">
      <w:pPr>
        <w:pStyle w:val="Code"/>
        <w:rPr>
          <w:del w:id="5466" w:author="Kelvin Sung" w:date="2021-05-20T18:11:00Z"/>
          <w:rFonts w:hint="eastAsia"/>
        </w:rPr>
      </w:pPr>
      <w:r>
        <w:t xml:space="preserve">    this._shadowRecieverStencilOn();</w:t>
      </w:r>
    </w:p>
    <w:p w14:paraId="3FF1C94A" w14:textId="77777777" w:rsidR="00E15C4E" w:rsidRDefault="00E56A18" w:rsidP="00E56A18">
      <w:pPr>
        <w:pStyle w:val="Code"/>
        <w:rPr>
          <w:ins w:id="5467" w:author="Kelvin Sung" w:date="2021-05-20T18:11:00Z"/>
          <w:rFonts w:hint="eastAsia"/>
        </w:rPr>
      </w:pPr>
      <w:del w:id="5468" w:author="Kelvin Sung" w:date="2021-05-20T18:11:00Z">
        <w:r w:rsidDel="00E15C4E">
          <w:delText xml:space="preserve">    </w:delText>
        </w:r>
      </w:del>
    </w:p>
    <w:p w14:paraId="4DA84EE8" w14:textId="39C40143" w:rsidR="00E56A18" w:rsidDel="00E15C4E" w:rsidRDefault="00E56A18" w:rsidP="00E56A18">
      <w:pPr>
        <w:pStyle w:val="Code"/>
        <w:rPr>
          <w:del w:id="5469" w:author="Kelvin Sung" w:date="2021-05-20T18:11:00Z"/>
          <w:rFonts w:hint="eastAsia"/>
        </w:rPr>
      </w:pPr>
      <w:r>
        <w:t xml:space="preserve">    let s = this.mReceiver.getRenderable().swapShader(this.mReceiverShader);</w:t>
      </w:r>
    </w:p>
    <w:p w14:paraId="257CC34B" w14:textId="77777777" w:rsidR="00E15C4E" w:rsidRDefault="00E56A18" w:rsidP="00E56A18">
      <w:pPr>
        <w:pStyle w:val="Code"/>
        <w:rPr>
          <w:ins w:id="5470" w:author="Kelvin Sung" w:date="2021-05-20T18:11:00Z"/>
          <w:rFonts w:hint="eastAsia"/>
        </w:rPr>
      </w:pPr>
      <w:del w:id="5471" w:author="Kelvin Sung" w:date="2021-05-20T18:11:00Z">
        <w:r w:rsidDel="00E15C4E">
          <w:delText xml:space="preserve">    </w:delText>
        </w:r>
      </w:del>
    </w:p>
    <w:p w14:paraId="4CE7FB3D" w14:textId="3E5CCF71" w:rsidR="00E56A18" w:rsidDel="00E15C4E" w:rsidRDefault="00E56A18" w:rsidP="00E56A18">
      <w:pPr>
        <w:pStyle w:val="Code"/>
        <w:rPr>
          <w:del w:id="5472" w:author="Kelvin Sung" w:date="2021-05-20T18:11:00Z"/>
          <w:rFonts w:hint="eastAsia"/>
        </w:rPr>
      </w:pPr>
      <w:r>
        <w:t xml:space="preserve">    this.mReceiver.draw(aCamera);</w:t>
      </w:r>
    </w:p>
    <w:p w14:paraId="4A7C8CDE" w14:textId="77777777" w:rsidR="00E15C4E" w:rsidRDefault="00E56A18" w:rsidP="00E56A18">
      <w:pPr>
        <w:pStyle w:val="Code"/>
        <w:rPr>
          <w:ins w:id="5473" w:author="Kelvin Sung" w:date="2021-05-20T18:11:00Z"/>
          <w:rFonts w:hint="eastAsia"/>
        </w:rPr>
      </w:pPr>
      <w:del w:id="5474" w:author="Kelvin Sung" w:date="2021-05-20T18:11:00Z">
        <w:r w:rsidDel="00E15C4E">
          <w:delText xml:space="preserve">    </w:delText>
        </w:r>
      </w:del>
    </w:p>
    <w:p w14:paraId="7A9E2EA5" w14:textId="2734EF1A" w:rsidR="00E56A18" w:rsidDel="00E15C4E" w:rsidRDefault="00E56A18" w:rsidP="00E56A18">
      <w:pPr>
        <w:pStyle w:val="Code"/>
        <w:rPr>
          <w:del w:id="5475" w:author="Kelvin Sung" w:date="2021-05-20T18:11:00Z"/>
          <w:rFonts w:hint="eastAsia"/>
        </w:rPr>
      </w:pPr>
      <w:r>
        <w:t xml:space="preserve">    this.mReceiver.getRenderable().swapShader(s);</w:t>
      </w:r>
    </w:p>
    <w:p w14:paraId="15CFA2A4" w14:textId="77777777" w:rsidR="00E15C4E" w:rsidRDefault="00E56A18" w:rsidP="00E56A18">
      <w:pPr>
        <w:pStyle w:val="Code"/>
        <w:rPr>
          <w:ins w:id="5476" w:author="Kelvin Sung" w:date="2021-05-20T18:11:00Z"/>
          <w:rFonts w:hint="eastAsia"/>
        </w:rPr>
      </w:pPr>
      <w:del w:id="5477" w:author="Kelvin Sung" w:date="2021-05-20T18:11:00Z">
        <w:r w:rsidDel="00E15C4E">
          <w:delText xml:space="preserve">    </w:delText>
        </w:r>
      </w:del>
    </w:p>
    <w:p w14:paraId="217067D4" w14:textId="34C572BE" w:rsidR="00E56A18" w:rsidRDefault="00E56A18" w:rsidP="00E56A18">
      <w:pPr>
        <w:pStyle w:val="Code"/>
        <w:rPr>
          <w:rFonts w:hint="eastAsia"/>
        </w:rPr>
      </w:pPr>
      <w:r>
        <w:t xml:space="preserve">    this._shadowRecieverStencilOff();</w:t>
      </w:r>
    </w:p>
    <w:p w14:paraId="704BFB77" w14:textId="599F2938" w:rsidR="00E56A18" w:rsidDel="00E15C4E" w:rsidRDefault="00E56A18" w:rsidP="00E56A18">
      <w:pPr>
        <w:pStyle w:val="Code"/>
        <w:rPr>
          <w:del w:id="5478" w:author="Kelvin Sung" w:date="2021-05-20T18:11:00Z"/>
          <w:rFonts w:hint="eastAsia"/>
        </w:rPr>
      </w:pPr>
    </w:p>
    <w:p w14:paraId="1299ECF4" w14:textId="77777777" w:rsidR="00E15C4E" w:rsidRDefault="00E56A18" w:rsidP="00E56A18">
      <w:pPr>
        <w:pStyle w:val="Code"/>
        <w:rPr>
          <w:ins w:id="5479" w:author="Kelvin Sung" w:date="2021-05-20T18:11:00Z"/>
          <w:rFonts w:hint="eastAsia"/>
        </w:rPr>
      </w:pPr>
      <w:del w:id="5480" w:author="Kelvin Sung" w:date="2021-05-20T18:11:00Z">
        <w:r w:rsidDel="00E15C4E">
          <w:delText xml:space="preserve">    </w:delText>
        </w:r>
      </w:del>
    </w:p>
    <w:p w14:paraId="2DFB0110" w14:textId="3623F6FA" w:rsidR="00E56A18" w:rsidDel="00E15C4E" w:rsidRDefault="00E56A18" w:rsidP="00E56A18">
      <w:pPr>
        <w:pStyle w:val="Code"/>
        <w:rPr>
          <w:del w:id="5481" w:author="Kelvin Sung" w:date="2021-05-20T18:11:00Z"/>
          <w:rFonts w:hint="eastAsia"/>
        </w:rPr>
      </w:pPr>
      <w:r>
        <w:t xml:space="preserve">    // now draw shadow color to the pixels in the stencil that are switched on</w:t>
      </w:r>
    </w:p>
    <w:p w14:paraId="0B0253C5" w14:textId="77777777" w:rsidR="00E15C4E" w:rsidRDefault="00E56A18" w:rsidP="00E56A18">
      <w:pPr>
        <w:pStyle w:val="Code"/>
        <w:rPr>
          <w:ins w:id="5482" w:author="Kelvin Sung" w:date="2021-05-20T18:11:00Z"/>
          <w:rFonts w:hint="eastAsia"/>
        </w:rPr>
      </w:pPr>
      <w:del w:id="5483" w:author="Kelvin Sung" w:date="2021-05-20T18:11:00Z">
        <w:r w:rsidDel="00E15C4E">
          <w:delText xml:space="preserve">    </w:delText>
        </w:r>
      </w:del>
    </w:p>
    <w:p w14:paraId="11648DF8" w14:textId="73547372" w:rsidR="00E56A18" w:rsidDel="00E15C4E" w:rsidRDefault="00E56A18" w:rsidP="00E56A18">
      <w:pPr>
        <w:pStyle w:val="Code"/>
        <w:rPr>
          <w:del w:id="5484" w:author="Kelvin Sung" w:date="2021-05-20T18:11:00Z"/>
          <w:rFonts w:hint="eastAsia"/>
        </w:rPr>
      </w:pPr>
      <w:r>
        <w:t xml:space="preserve">    for (c = 0; c &lt; this.mShadowCaster.length; c++) {</w:t>
      </w:r>
    </w:p>
    <w:p w14:paraId="1E6E3645" w14:textId="77777777" w:rsidR="00E15C4E" w:rsidRDefault="00E56A18" w:rsidP="00E56A18">
      <w:pPr>
        <w:pStyle w:val="Code"/>
        <w:rPr>
          <w:ins w:id="5485" w:author="Kelvin Sung" w:date="2021-05-20T18:11:00Z"/>
          <w:rFonts w:hint="eastAsia"/>
        </w:rPr>
      </w:pPr>
      <w:del w:id="5486" w:author="Kelvin Sung" w:date="2021-05-20T18:11:00Z">
        <w:r w:rsidDel="00E15C4E">
          <w:delText xml:space="preserve">    </w:delText>
        </w:r>
      </w:del>
    </w:p>
    <w:p w14:paraId="59A71DB0" w14:textId="0524B835" w:rsidR="00E56A18" w:rsidDel="00E15C4E" w:rsidRDefault="00E56A18" w:rsidP="00E56A18">
      <w:pPr>
        <w:pStyle w:val="Code"/>
        <w:rPr>
          <w:del w:id="5487" w:author="Kelvin Sung" w:date="2021-05-20T18:11:00Z"/>
          <w:rFonts w:hint="eastAsia"/>
        </w:rPr>
      </w:pPr>
      <w:r>
        <w:t xml:space="preserve">        this.mShadowCaster[c].draw(aCamera);</w:t>
      </w:r>
    </w:p>
    <w:p w14:paraId="6E3CF428" w14:textId="77777777" w:rsidR="00E15C4E" w:rsidRDefault="00E56A18" w:rsidP="00E56A18">
      <w:pPr>
        <w:pStyle w:val="Code"/>
        <w:rPr>
          <w:ins w:id="5488" w:author="Kelvin Sung" w:date="2021-05-20T18:11:00Z"/>
          <w:rFonts w:hint="eastAsia"/>
        </w:rPr>
      </w:pPr>
      <w:del w:id="5489" w:author="Kelvin Sung" w:date="2021-05-20T18:11:00Z">
        <w:r w:rsidDel="00E15C4E">
          <w:delText xml:space="preserve">    </w:delText>
        </w:r>
      </w:del>
    </w:p>
    <w:p w14:paraId="7B2AC46C" w14:textId="6CBB7323" w:rsidR="00E56A18" w:rsidRDefault="00E56A18" w:rsidP="00E56A18">
      <w:pPr>
        <w:pStyle w:val="Code"/>
        <w:rPr>
          <w:rFonts w:hint="eastAsia"/>
        </w:rPr>
      </w:pPr>
      <w:r>
        <w:t xml:space="preserve">    }</w:t>
      </w:r>
    </w:p>
    <w:p w14:paraId="32BE5B1F" w14:textId="336F98D8" w:rsidR="00E56A18" w:rsidDel="00E15C4E" w:rsidRDefault="00E56A18" w:rsidP="00E56A18">
      <w:pPr>
        <w:pStyle w:val="Code"/>
        <w:rPr>
          <w:del w:id="5490" w:author="Kelvin Sung" w:date="2021-05-20T18:11:00Z"/>
          <w:rFonts w:hint="eastAsia"/>
        </w:rPr>
      </w:pPr>
    </w:p>
    <w:p w14:paraId="5D9864C9" w14:textId="77777777" w:rsidR="00E15C4E" w:rsidRDefault="00E56A18" w:rsidP="00E56A18">
      <w:pPr>
        <w:pStyle w:val="Code"/>
        <w:rPr>
          <w:ins w:id="5491" w:author="Kelvin Sung" w:date="2021-05-20T18:11:00Z"/>
          <w:rFonts w:hint="eastAsia"/>
        </w:rPr>
      </w:pPr>
      <w:del w:id="5492" w:author="Kelvin Sung" w:date="2021-05-20T18:11:00Z">
        <w:r w:rsidDel="00E15C4E">
          <w:delText xml:space="preserve">    </w:delText>
        </w:r>
      </w:del>
    </w:p>
    <w:p w14:paraId="4BBA7FB7" w14:textId="3A5F5866" w:rsidR="00E56A18" w:rsidDel="00E15C4E" w:rsidRDefault="00E56A18" w:rsidP="00E56A18">
      <w:pPr>
        <w:pStyle w:val="Code"/>
        <w:rPr>
          <w:del w:id="5493" w:author="Kelvin Sung" w:date="2021-05-20T18:11:00Z"/>
          <w:rFonts w:hint="eastAsia"/>
        </w:rPr>
      </w:pPr>
      <w:r>
        <w:t xml:space="preserve">    // switch off stencil checking</w:t>
      </w:r>
    </w:p>
    <w:p w14:paraId="00E604C6" w14:textId="77777777" w:rsidR="00E15C4E" w:rsidRDefault="00E56A18" w:rsidP="00E56A18">
      <w:pPr>
        <w:pStyle w:val="Code"/>
        <w:rPr>
          <w:ins w:id="5494" w:author="Kelvin Sung" w:date="2021-05-20T18:11:00Z"/>
          <w:rFonts w:hint="eastAsia"/>
        </w:rPr>
      </w:pPr>
      <w:del w:id="5495" w:author="Kelvin Sung" w:date="2021-05-20T18:11:00Z">
        <w:r w:rsidDel="00E15C4E">
          <w:delText xml:space="preserve">    </w:delText>
        </w:r>
      </w:del>
    </w:p>
    <w:p w14:paraId="4CC265F2" w14:textId="1351DB33" w:rsidR="00E56A18" w:rsidDel="00E15C4E" w:rsidRDefault="00E56A18" w:rsidP="00E56A18">
      <w:pPr>
        <w:pStyle w:val="Code"/>
        <w:rPr>
          <w:del w:id="5496" w:author="Kelvin Sung" w:date="2021-05-20T18:11:00Z"/>
          <w:rFonts w:hint="eastAsia"/>
        </w:rPr>
      </w:pPr>
      <w:r>
        <w:t xml:space="preserve">    this._shadowRecieverStencilDisable();</w:t>
      </w:r>
    </w:p>
    <w:p w14:paraId="795A61A8" w14:textId="77777777" w:rsidR="00E15C4E" w:rsidRDefault="00E56A18" w:rsidP="00E56A18">
      <w:pPr>
        <w:pStyle w:val="Code"/>
        <w:rPr>
          <w:ins w:id="5497" w:author="Kelvin Sung" w:date="2021-05-20T18:11:00Z"/>
          <w:rFonts w:hint="eastAsia"/>
        </w:rPr>
      </w:pPr>
      <w:del w:id="5498" w:author="Kelvin Sung" w:date="2021-05-20T18:11:00Z">
        <w:r w:rsidDel="00E15C4E">
          <w:delText xml:space="preserve">    </w:delText>
        </w:r>
      </w:del>
    </w:p>
    <w:p w14:paraId="58CDE648" w14:textId="46530101" w:rsidR="00E56A18" w:rsidRDefault="00E56A18" w:rsidP="00E56A18">
      <w:pPr>
        <w:pStyle w:val="Code"/>
        <w:rPr>
          <w:rFonts w:hint="eastAsia"/>
        </w:rPr>
      </w:pPr>
      <w:r>
        <w:t>}</w:t>
      </w:r>
    </w:p>
    <w:p w14:paraId="44FDA536" w14:textId="6E082B2D" w:rsidR="00885276" w:rsidRPr="00885276" w:rsidRDefault="00885276" w:rsidP="00E56A18">
      <w:pPr>
        <w:pStyle w:val="Code"/>
        <w:rPr>
          <w:rFonts w:hint="eastAsia"/>
        </w:rPr>
      </w:pPr>
    </w:p>
    <w:p w14:paraId="0C728340" w14:textId="67E6429A" w:rsidR="00885276" w:rsidRDefault="00885276" w:rsidP="00885276">
      <w:pPr>
        <w:pStyle w:val="BodyTextFirst"/>
        <w:rPr>
          <w:rFonts w:hint="eastAsia"/>
        </w:rPr>
      </w:pPr>
      <w:r>
        <w:t xml:space="preserve">This function closely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B1 enables the stencil buffer 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the calls to the </w:t>
      </w:r>
      <w:proofErr w:type="spellStart"/>
      <w:r w:rsidRPr="00E56A18">
        <w:rPr>
          <w:rStyle w:val="CodeInline"/>
        </w:rPr>
        <w:t>mShadowCaster</w:t>
      </w:r>
      <w:proofErr w:type="spellEnd"/>
      <w:r>
        <w:t xml:space="preserve"> </w:t>
      </w:r>
      <w:proofErr w:type="gramStart"/>
      <w:r w:rsidRPr="00E56A18">
        <w:rPr>
          <w:rStyle w:val="CodeInline"/>
        </w:rPr>
        <w:t>draw(</w:t>
      </w:r>
      <w:proofErr w:type="gramEnd"/>
      <w:r w:rsidRPr="00E56A18">
        <w:rPr>
          <w:rStyle w:val="CodeInline"/>
        </w:rPr>
        <w:t>)</w:t>
      </w:r>
      <w:r>
        <w:t xml:space="preserve"> function will draw shadow caster geometries only into the pixels that are covered by the receiver.</w:t>
      </w:r>
    </w:p>
    <w:p w14:paraId="0795E9BC" w14:textId="1B616DE8" w:rsidR="00E56A18" w:rsidDel="00E15C4E" w:rsidRDefault="00E56A18" w:rsidP="00E56A18">
      <w:pPr>
        <w:pStyle w:val="NumList"/>
        <w:rPr>
          <w:del w:id="5499" w:author="Kelvin Sung" w:date="2021-05-20T18:11:00Z"/>
          <w:rFonts w:hint="eastAsia"/>
        </w:rPr>
      </w:pPr>
      <w:commentRangeStart w:id="5500"/>
      <w:r>
        <w:t>TEMP TEXT</w:t>
      </w:r>
      <w:commentRangeEnd w:id="5500"/>
      <w:r>
        <w:rPr>
          <w:rStyle w:val="CommentReference"/>
          <w:rFonts w:asciiTheme="minorHAnsi" w:hAnsiTheme="minorHAnsi"/>
        </w:rPr>
        <w:commentReference w:id="5500"/>
      </w:r>
    </w:p>
    <w:p w14:paraId="4AFD86A0" w14:textId="77777777" w:rsidR="00E15C4E" w:rsidRDefault="00E56A18" w:rsidP="00E56A18">
      <w:pPr>
        <w:pStyle w:val="NumList"/>
        <w:rPr>
          <w:ins w:id="5501" w:author="Kelvin Sung" w:date="2021-05-20T18:11:00Z"/>
          <w:rFonts w:hint="eastAsia"/>
        </w:rPr>
      </w:pPr>
      <w:del w:id="5502" w:author="Kelvin Sung" w:date="2021-05-20T18:11:00Z">
        <w:r w:rsidDel="00E15C4E">
          <w:delText xml:space="preserve">    </w:delText>
        </w:r>
      </w:del>
    </w:p>
    <w:p w14:paraId="25E4446C" w14:textId="7B2288B4" w:rsidR="00E56A18" w:rsidDel="00E15C4E" w:rsidRDefault="00E56A18" w:rsidP="00E56A18">
      <w:pPr>
        <w:pStyle w:val="Code"/>
        <w:rPr>
          <w:del w:id="5503" w:author="Kelvin Sung" w:date="2021-05-20T18:11:00Z"/>
          <w:rFonts w:hint="eastAsia"/>
        </w:rPr>
      </w:pPr>
      <w:r>
        <w:t>// #region Stencil operations</w:t>
      </w:r>
    </w:p>
    <w:p w14:paraId="0CEA2CF8" w14:textId="77777777" w:rsidR="00E15C4E" w:rsidRDefault="00E56A18" w:rsidP="00E56A18">
      <w:pPr>
        <w:pStyle w:val="Code"/>
        <w:rPr>
          <w:ins w:id="5504" w:author="Kelvin Sung" w:date="2021-05-20T18:11:00Z"/>
          <w:rFonts w:hint="eastAsia"/>
        </w:rPr>
      </w:pPr>
      <w:del w:id="5505" w:author="Kelvin Sung" w:date="2021-05-20T18:11:00Z">
        <w:r w:rsidDel="00E15C4E">
          <w:delText xml:space="preserve">    </w:delText>
        </w:r>
      </w:del>
    </w:p>
    <w:p w14:paraId="4121A146" w14:textId="0ECBEFC0" w:rsidR="00E56A18" w:rsidDel="00E15C4E" w:rsidRDefault="00E56A18" w:rsidP="00E56A18">
      <w:pPr>
        <w:pStyle w:val="Code"/>
        <w:rPr>
          <w:del w:id="5506" w:author="Kelvin Sung" w:date="2021-05-20T18:11:00Z"/>
          <w:rFonts w:hint="eastAsia"/>
        </w:rPr>
      </w:pPr>
      <w:r>
        <w:t xml:space="preserve">/* </w:t>
      </w:r>
    </w:p>
    <w:p w14:paraId="22DB9A25" w14:textId="77777777" w:rsidR="00E15C4E" w:rsidRDefault="00E56A18" w:rsidP="00E56A18">
      <w:pPr>
        <w:pStyle w:val="Code"/>
        <w:rPr>
          <w:ins w:id="5507" w:author="Kelvin Sung" w:date="2021-05-20T18:11:00Z"/>
          <w:rFonts w:hint="eastAsia"/>
        </w:rPr>
      </w:pPr>
      <w:del w:id="5508" w:author="Kelvin Sung" w:date="2021-05-20T18:11:00Z">
        <w:r w:rsidDel="00E15C4E">
          <w:delText xml:space="preserve">    </w:delText>
        </w:r>
      </w:del>
    </w:p>
    <w:p w14:paraId="4234E38E" w14:textId="5DB54778" w:rsidR="00E56A18" w:rsidDel="00E15C4E" w:rsidRDefault="00E56A18" w:rsidP="00E56A18">
      <w:pPr>
        <w:pStyle w:val="Code"/>
        <w:rPr>
          <w:del w:id="5509" w:author="Kelvin Sung" w:date="2021-05-20T18:11:00Z"/>
          <w:rFonts w:hint="eastAsia"/>
        </w:rPr>
      </w:pPr>
      <w:r>
        <w:lastRenderedPageBreak/>
        <w:t xml:space="preserve"> * GL Stencil settings to support rendering to and checking of </w:t>
      </w:r>
    </w:p>
    <w:p w14:paraId="6D54F579" w14:textId="77777777" w:rsidR="00E15C4E" w:rsidRDefault="00E56A18" w:rsidP="00E56A18">
      <w:pPr>
        <w:pStyle w:val="Code"/>
        <w:rPr>
          <w:ins w:id="5510" w:author="Kelvin Sung" w:date="2021-05-20T18:11:00Z"/>
          <w:rFonts w:hint="eastAsia"/>
        </w:rPr>
      </w:pPr>
      <w:del w:id="5511" w:author="Kelvin Sung" w:date="2021-05-20T18:11:00Z">
        <w:r w:rsidDel="00E15C4E">
          <w:delText xml:space="preserve">    </w:delText>
        </w:r>
      </w:del>
    </w:p>
    <w:p w14:paraId="020A925C" w14:textId="6F5A1538" w:rsidR="00E56A18" w:rsidDel="00E15C4E" w:rsidRDefault="00E56A18" w:rsidP="00E56A18">
      <w:pPr>
        <w:pStyle w:val="Code"/>
        <w:rPr>
          <w:del w:id="5512" w:author="Kelvin Sung" w:date="2021-05-20T18:11:00Z"/>
          <w:rFonts w:hint="eastAsia"/>
        </w:rPr>
      </w:pPr>
      <w:r>
        <w:t xml:space="preserve"> * the stencil buffer</w:t>
      </w:r>
    </w:p>
    <w:p w14:paraId="39005D59" w14:textId="77777777" w:rsidR="00E15C4E" w:rsidRDefault="00E56A18" w:rsidP="00E56A18">
      <w:pPr>
        <w:pStyle w:val="Code"/>
        <w:rPr>
          <w:ins w:id="5513" w:author="Kelvin Sung" w:date="2021-05-20T18:11:00Z"/>
          <w:rFonts w:hint="eastAsia"/>
        </w:rPr>
      </w:pPr>
      <w:del w:id="5514" w:author="Kelvin Sung" w:date="2021-05-20T18:11:00Z">
        <w:r w:rsidDel="00E15C4E">
          <w:delText xml:space="preserve">    </w:delText>
        </w:r>
      </w:del>
    </w:p>
    <w:p w14:paraId="6A9D89BE" w14:textId="5E09F785" w:rsidR="00E56A18" w:rsidDel="00E15C4E" w:rsidRDefault="00E56A18" w:rsidP="00E56A18">
      <w:pPr>
        <w:pStyle w:val="Code"/>
        <w:rPr>
          <w:del w:id="5515" w:author="Kelvin Sung" w:date="2021-05-20T18:11:00Z"/>
          <w:rFonts w:hint="eastAsia"/>
        </w:rPr>
      </w:pPr>
      <w:r>
        <w:t xml:space="preserve"> */</w:t>
      </w:r>
    </w:p>
    <w:p w14:paraId="1DBE9500" w14:textId="77777777" w:rsidR="00E15C4E" w:rsidRDefault="00E56A18" w:rsidP="00E56A18">
      <w:pPr>
        <w:pStyle w:val="Code"/>
        <w:rPr>
          <w:ins w:id="5516" w:author="Kelvin Sung" w:date="2021-05-20T18:11:00Z"/>
          <w:rFonts w:hint="eastAsia"/>
        </w:rPr>
      </w:pPr>
      <w:del w:id="5517" w:author="Kelvin Sung" w:date="2021-05-20T18:11:00Z">
        <w:r w:rsidDel="00E15C4E">
          <w:delText xml:space="preserve">    </w:delText>
        </w:r>
      </w:del>
    </w:p>
    <w:p w14:paraId="38BA3251" w14:textId="3366ED81" w:rsidR="00E56A18" w:rsidDel="00E15C4E" w:rsidRDefault="00E56A18" w:rsidP="00E56A18">
      <w:pPr>
        <w:pStyle w:val="Code"/>
        <w:rPr>
          <w:del w:id="5518" w:author="Kelvin Sung" w:date="2021-05-20T18:11:00Z"/>
          <w:rFonts w:hint="eastAsia"/>
        </w:rPr>
      </w:pPr>
      <w:r>
        <w:t>_shadowRecieverStencilOn() {</w:t>
      </w:r>
    </w:p>
    <w:p w14:paraId="65539A24" w14:textId="77777777" w:rsidR="00E15C4E" w:rsidRDefault="00E56A18" w:rsidP="00E56A18">
      <w:pPr>
        <w:pStyle w:val="Code"/>
        <w:rPr>
          <w:ins w:id="5519" w:author="Kelvin Sung" w:date="2021-05-20T18:11:00Z"/>
          <w:rFonts w:hint="eastAsia"/>
        </w:rPr>
      </w:pPr>
      <w:del w:id="5520" w:author="Kelvin Sung" w:date="2021-05-20T18:11:00Z">
        <w:r w:rsidDel="00E15C4E">
          <w:delText xml:space="preserve">    </w:delText>
        </w:r>
      </w:del>
    </w:p>
    <w:p w14:paraId="5A29144F" w14:textId="534D55B5" w:rsidR="00E56A18" w:rsidDel="00E15C4E" w:rsidRDefault="00E56A18" w:rsidP="00E56A18">
      <w:pPr>
        <w:pStyle w:val="Code"/>
        <w:rPr>
          <w:del w:id="5521" w:author="Kelvin Sung" w:date="2021-05-20T18:11:00Z"/>
          <w:rFonts w:hint="eastAsia"/>
        </w:rPr>
      </w:pPr>
      <w:r>
        <w:t xml:space="preserve">    let gl = glSys.get();</w:t>
      </w:r>
    </w:p>
    <w:p w14:paraId="51EF8CB3" w14:textId="77777777" w:rsidR="00E15C4E" w:rsidRDefault="00E56A18" w:rsidP="00E56A18">
      <w:pPr>
        <w:pStyle w:val="Code"/>
        <w:rPr>
          <w:ins w:id="5522" w:author="Kelvin Sung" w:date="2021-05-20T18:11:00Z"/>
          <w:rFonts w:hint="eastAsia"/>
        </w:rPr>
      </w:pPr>
      <w:del w:id="5523" w:author="Kelvin Sung" w:date="2021-05-20T18:11:00Z">
        <w:r w:rsidDel="00E15C4E">
          <w:delText xml:space="preserve">    </w:delText>
        </w:r>
      </w:del>
    </w:p>
    <w:p w14:paraId="74FCEE17" w14:textId="6DF59BBF" w:rsidR="00E56A18" w:rsidDel="00E15C4E" w:rsidRDefault="00E56A18" w:rsidP="00E56A18">
      <w:pPr>
        <w:pStyle w:val="Code"/>
        <w:rPr>
          <w:del w:id="5524" w:author="Kelvin Sung" w:date="2021-05-20T18:11:00Z"/>
          <w:rFonts w:hint="eastAsia"/>
        </w:rPr>
      </w:pPr>
      <w:r>
        <w:t xml:space="preserve">    gl.clear(gl.STENCIL_BUFFER_BIT);</w:t>
      </w:r>
    </w:p>
    <w:p w14:paraId="729B25C6" w14:textId="77777777" w:rsidR="00E15C4E" w:rsidRDefault="00E56A18" w:rsidP="00E56A18">
      <w:pPr>
        <w:pStyle w:val="Code"/>
        <w:rPr>
          <w:ins w:id="5525" w:author="Kelvin Sung" w:date="2021-05-20T18:11:00Z"/>
          <w:rFonts w:hint="eastAsia"/>
        </w:rPr>
      </w:pPr>
      <w:del w:id="5526" w:author="Kelvin Sung" w:date="2021-05-20T18:11:00Z">
        <w:r w:rsidDel="00E15C4E">
          <w:delText xml:space="preserve">    </w:delText>
        </w:r>
      </w:del>
    </w:p>
    <w:p w14:paraId="2646EEEE" w14:textId="45050AC7" w:rsidR="00E56A18" w:rsidDel="00E15C4E" w:rsidRDefault="00E56A18" w:rsidP="00E56A18">
      <w:pPr>
        <w:pStyle w:val="Code"/>
        <w:rPr>
          <w:del w:id="5527" w:author="Kelvin Sung" w:date="2021-05-20T18:11:00Z"/>
          <w:rFonts w:hint="eastAsia"/>
        </w:rPr>
      </w:pPr>
      <w:r>
        <w:t xml:space="preserve">    gl.enable(gl.STENCIL_TEST);</w:t>
      </w:r>
    </w:p>
    <w:p w14:paraId="2DCA8787" w14:textId="77777777" w:rsidR="00E15C4E" w:rsidRDefault="00E56A18" w:rsidP="00E56A18">
      <w:pPr>
        <w:pStyle w:val="Code"/>
        <w:rPr>
          <w:ins w:id="5528" w:author="Kelvin Sung" w:date="2021-05-20T18:11:00Z"/>
          <w:rFonts w:hint="eastAsia"/>
        </w:rPr>
      </w:pPr>
      <w:del w:id="5529" w:author="Kelvin Sung" w:date="2021-05-20T18:11:00Z">
        <w:r w:rsidDel="00E15C4E">
          <w:delText xml:space="preserve">    </w:delText>
        </w:r>
      </w:del>
    </w:p>
    <w:p w14:paraId="0A48DCA2" w14:textId="4DBE01E9" w:rsidR="00E56A18" w:rsidDel="00E15C4E" w:rsidRDefault="00E56A18" w:rsidP="00E56A18">
      <w:pPr>
        <w:pStyle w:val="Code"/>
        <w:rPr>
          <w:del w:id="5530" w:author="Kelvin Sung" w:date="2021-05-20T18:11:00Z"/>
          <w:rFonts w:hint="eastAsia"/>
        </w:rPr>
      </w:pPr>
      <w:r>
        <w:t xml:space="preserve">    gl.colorMask(false, false, false, false);</w:t>
      </w:r>
    </w:p>
    <w:p w14:paraId="233DFB0E" w14:textId="77777777" w:rsidR="00E15C4E" w:rsidRDefault="00E56A18" w:rsidP="00E56A18">
      <w:pPr>
        <w:pStyle w:val="Code"/>
        <w:rPr>
          <w:ins w:id="5531" w:author="Kelvin Sung" w:date="2021-05-20T18:11:00Z"/>
          <w:rFonts w:hint="eastAsia"/>
        </w:rPr>
      </w:pPr>
      <w:del w:id="5532" w:author="Kelvin Sung" w:date="2021-05-20T18:11:00Z">
        <w:r w:rsidDel="00E15C4E">
          <w:delText xml:space="preserve">    </w:delText>
        </w:r>
      </w:del>
    </w:p>
    <w:p w14:paraId="2844E0DC" w14:textId="1BD519E9" w:rsidR="00E56A18" w:rsidDel="00E15C4E" w:rsidRDefault="00E56A18" w:rsidP="00E56A18">
      <w:pPr>
        <w:pStyle w:val="Code"/>
        <w:rPr>
          <w:del w:id="5533" w:author="Kelvin Sung" w:date="2021-05-20T18:11:00Z"/>
          <w:rFonts w:hint="eastAsia"/>
        </w:rPr>
      </w:pPr>
      <w:r>
        <w:t xml:space="preserve">    gl.depthMask(false);</w:t>
      </w:r>
    </w:p>
    <w:p w14:paraId="639CE6A7" w14:textId="77777777" w:rsidR="00E15C4E" w:rsidRDefault="00E56A18" w:rsidP="00E56A18">
      <w:pPr>
        <w:pStyle w:val="Code"/>
        <w:rPr>
          <w:ins w:id="5534" w:author="Kelvin Sung" w:date="2021-05-20T18:11:00Z"/>
          <w:rFonts w:hint="eastAsia"/>
        </w:rPr>
      </w:pPr>
      <w:del w:id="5535" w:author="Kelvin Sung" w:date="2021-05-20T18:11:00Z">
        <w:r w:rsidDel="00E15C4E">
          <w:delText xml:space="preserve">    </w:delText>
        </w:r>
      </w:del>
    </w:p>
    <w:p w14:paraId="75731FA0" w14:textId="15498789" w:rsidR="00E56A18" w:rsidDel="00E15C4E" w:rsidRDefault="00E56A18" w:rsidP="00E56A18">
      <w:pPr>
        <w:pStyle w:val="Code"/>
        <w:rPr>
          <w:del w:id="5536" w:author="Kelvin Sung" w:date="2021-05-20T18:11:00Z"/>
          <w:rFonts w:hint="eastAsia"/>
        </w:rPr>
      </w:pPr>
      <w:r>
        <w:t xml:space="preserve">    gl.stencilFunc(gl.NEVER, this.kShadowStencilBit, this.kShadowStencilMask);</w:t>
      </w:r>
    </w:p>
    <w:p w14:paraId="1FEE726E" w14:textId="77777777" w:rsidR="00E15C4E" w:rsidRDefault="00E56A18" w:rsidP="00E56A18">
      <w:pPr>
        <w:pStyle w:val="Code"/>
        <w:rPr>
          <w:ins w:id="5537" w:author="Kelvin Sung" w:date="2021-05-20T18:11:00Z"/>
          <w:rFonts w:hint="eastAsia"/>
        </w:rPr>
      </w:pPr>
      <w:del w:id="5538" w:author="Kelvin Sung" w:date="2021-05-20T18:11:00Z">
        <w:r w:rsidDel="00E15C4E">
          <w:delText xml:space="preserve">    </w:delText>
        </w:r>
      </w:del>
    </w:p>
    <w:p w14:paraId="5C9136CF" w14:textId="19A897DE" w:rsidR="00E56A18" w:rsidDel="00E15C4E" w:rsidRDefault="00E56A18" w:rsidP="00E56A18">
      <w:pPr>
        <w:pStyle w:val="Code"/>
        <w:rPr>
          <w:del w:id="5539" w:author="Kelvin Sung" w:date="2021-05-20T18:11:00Z"/>
          <w:rFonts w:hint="eastAsia"/>
        </w:rPr>
      </w:pPr>
      <w:r>
        <w:t xml:space="preserve">    gl.stencilOp(gl.REPLACE, gl.KEEP, gl.KEEP);</w:t>
      </w:r>
    </w:p>
    <w:p w14:paraId="1346061C" w14:textId="77777777" w:rsidR="00E15C4E" w:rsidRDefault="00E56A18" w:rsidP="00E56A18">
      <w:pPr>
        <w:pStyle w:val="Code"/>
        <w:rPr>
          <w:ins w:id="5540" w:author="Kelvin Sung" w:date="2021-05-20T18:11:00Z"/>
          <w:rFonts w:hint="eastAsia"/>
        </w:rPr>
      </w:pPr>
      <w:del w:id="5541" w:author="Kelvin Sung" w:date="2021-05-20T18:11:00Z">
        <w:r w:rsidDel="00E15C4E">
          <w:delText xml:space="preserve">    </w:delText>
        </w:r>
      </w:del>
    </w:p>
    <w:p w14:paraId="49F07C70" w14:textId="00652689" w:rsidR="00E56A18" w:rsidDel="00E15C4E" w:rsidRDefault="00E56A18" w:rsidP="00E56A18">
      <w:pPr>
        <w:pStyle w:val="Code"/>
        <w:rPr>
          <w:del w:id="5542" w:author="Kelvin Sung" w:date="2021-05-20T18:11:00Z"/>
          <w:rFonts w:hint="eastAsia"/>
        </w:rPr>
      </w:pPr>
      <w:r>
        <w:t xml:space="preserve">    gl.stencilMask(this.kShadowStencilMask);</w:t>
      </w:r>
    </w:p>
    <w:p w14:paraId="38DCC4A9" w14:textId="77777777" w:rsidR="00E15C4E" w:rsidRDefault="00E56A18" w:rsidP="00E56A18">
      <w:pPr>
        <w:pStyle w:val="Code"/>
        <w:rPr>
          <w:ins w:id="5543" w:author="Kelvin Sung" w:date="2021-05-20T18:11:00Z"/>
          <w:rFonts w:hint="eastAsia"/>
        </w:rPr>
      </w:pPr>
      <w:del w:id="5544" w:author="Kelvin Sung" w:date="2021-05-20T18:11:00Z">
        <w:r w:rsidDel="00E15C4E">
          <w:delText xml:space="preserve">    </w:delText>
        </w:r>
      </w:del>
    </w:p>
    <w:p w14:paraId="29E2BB57" w14:textId="4383F863" w:rsidR="00E56A18" w:rsidRDefault="00E56A18" w:rsidP="00E56A18">
      <w:pPr>
        <w:pStyle w:val="Code"/>
        <w:rPr>
          <w:rFonts w:hint="eastAsia"/>
        </w:rPr>
      </w:pPr>
      <w:r>
        <w:t>}</w:t>
      </w:r>
    </w:p>
    <w:p w14:paraId="7A39CC99" w14:textId="08714F54" w:rsidR="00E56A18" w:rsidDel="00E15C4E" w:rsidRDefault="00E56A18" w:rsidP="00E56A18">
      <w:pPr>
        <w:pStyle w:val="Code"/>
        <w:rPr>
          <w:del w:id="5545" w:author="Kelvin Sung" w:date="2021-05-20T18:11:00Z"/>
          <w:rFonts w:hint="eastAsia"/>
        </w:rPr>
      </w:pPr>
    </w:p>
    <w:p w14:paraId="6FAA551D" w14:textId="77777777" w:rsidR="00E15C4E" w:rsidRDefault="00E56A18" w:rsidP="00E56A18">
      <w:pPr>
        <w:pStyle w:val="Code"/>
        <w:rPr>
          <w:ins w:id="5546" w:author="Kelvin Sung" w:date="2021-05-20T18:11:00Z"/>
          <w:rFonts w:hint="eastAsia"/>
        </w:rPr>
      </w:pPr>
      <w:del w:id="5547" w:author="Kelvin Sung" w:date="2021-05-20T18:11:00Z">
        <w:r w:rsidDel="00E15C4E">
          <w:delText xml:space="preserve">    </w:delText>
        </w:r>
      </w:del>
    </w:p>
    <w:p w14:paraId="166AFB2D" w14:textId="74902175" w:rsidR="00E56A18" w:rsidDel="00E15C4E" w:rsidRDefault="00E56A18" w:rsidP="00E56A18">
      <w:pPr>
        <w:pStyle w:val="Code"/>
        <w:rPr>
          <w:del w:id="5548" w:author="Kelvin Sung" w:date="2021-05-20T18:11:00Z"/>
          <w:rFonts w:hint="eastAsia"/>
        </w:rPr>
      </w:pPr>
      <w:r>
        <w:t>_shadowRecieverStencilOff() {</w:t>
      </w:r>
    </w:p>
    <w:p w14:paraId="099A46A5" w14:textId="77777777" w:rsidR="00E15C4E" w:rsidRDefault="00E56A18" w:rsidP="00E56A18">
      <w:pPr>
        <w:pStyle w:val="Code"/>
        <w:rPr>
          <w:ins w:id="5549" w:author="Kelvin Sung" w:date="2021-05-20T18:11:00Z"/>
          <w:rFonts w:hint="eastAsia"/>
        </w:rPr>
      </w:pPr>
      <w:del w:id="5550" w:author="Kelvin Sung" w:date="2021-05-20T18:11:00Z">
        <w:r w:rsidDel="00E15C4E">
          <w:delText xml:space="preserve">    </w:delText>
        </w:r>
      </w:del>
    </w:p>
    <w:p w14:paraId="2132AEEA" w14:textId="7E94CC5A" w:rsidR="00E56A18" w:rsidDel="00E15C4E" w:rsidRDefault="00E56A18" w:rsidP="00E56A18">
      <w:pPr>
        <w:pStyle w:val="Code"/>
        <w:rPr>
          <w:del w:id="5551" w:author="Kelvin Sung" w:date="2021-05-20T18:11:00Z"/>
          <w:rFonts w:hint="eastAsia"/>
        </w:rPr>
      </w:pPr>
      <w:r>
        <w:t xml:space="preserve">    let gl = glSys.get();</w:t>
      </w:r>
    </w:p>
    <w:p w14:paraId="553EAEF0" w14:textId="77777777" w:rsidR="00E15C4E" w:rsidRDefault="00E56A18" w:rsidP="00E56A18">
      <w:pPr>
        <w:pStyle w:val="Code"/>
        <w:rPr>
          <w:ins w:id="5552" w:author="Kelvin Sung" w:date="2021-05-20T18:11:00Z"/>
          <w:rFonts w:hint="eastAsia"/>
        </w:rPr>
      </w:pPr>
      <w:del w:id="5553" w:author="Kelvin Sung" w:date="2021-05-20T18:11:00Z">
        <w:r w:rsidDel="00E15C4E">
          <w:delText xml:space="preserve">    </w:delText>
        </w:r>
      </w:del>
    </w:p>
    <w:p w14:paraId="306CF803" w14:textId="60CA03CE" w:rsidR="00E56A18" w:rsidDel="00E15C4E" w:rsidRDefault="00E56A18" w:rsidP="00E56A18">
      <w:pPr>
        <w:pStyle w:val="Code"/>
        <w:rPr>
          <w:del w:id="5554" w:author="Kelvin Sung" w:date="2021-05-20T18:11:00Z"/>
          <w:rFonts w:hint="eastAsia"/>
        </w:rPr>
      </w:pPr>
      <w:r>
        <w:t xml:space="preserve">    gl.depthMask(gl.TRUE);</w:t>
      </w:r>
    </w:p>
    <w:p w14:paraId="57097312" w14:textId="77777777" w:rsidR="00E15C4E" w:rsidRDefault="00E56A18" w:rsidP="00E56A18">
      <w:pPr>
        <w:pStyle w:val="Code"/>
        <w:rPr>
          <w:ins w:id="5555" w:author="Kelvin Sung" w:date="2021-05-20T18:11:00Z"/>
          <w:rFonts w:hint="eastAsia"/>
        </w:rPr>
      </w:pPr>
      <w:del w:id="5556" w:author="Kelvin Sung" w:date="2021-05-20T18:11:00Z">
        <w:r w:rsidDel="00E15C4E">
          <w:delText xml:space="preserve">    </w:delText>
        </w:r>
      </w:del>
    </w:p>
    <w:p w14:paraId="5F735CFC" w14:textId="20905E05" w:rsidR="00E56A18" w:rsidDel="00E15C4E" w:rsidRDefault="00E56A18" w:rsidP="00E56A18">
      <w:pPr>
        <w:pStyle w:val="Code"/>
        <w:rPr>
          <w:del w:id="5557" w:author="Kelvin Sung" w:date="2021-05-20T18:11:00Z"/>
          <w:rFonts w:hint="eastAsia"/>
        </w:rPr>
      </w:pPr>
      <w:r>
        <w:t xml:space="preserve">    gl.stencilOp(gl.KEEP, gl.KEEP, gl.KEEP);</w:t>
      </w:r>
    </w:p>
    <w:p w14:paraId="3A225D82" w14:textId="77777777" w:rsidR="00E15C4E" w:rsidRDefault="00E56A18" w:rsidP="00E56A18">
      <w:pPr>
        <w:pStyle w:val="Code"/>
        <w:rPr>
          <w:ins w:id="5558" w:author="Kelvin Sung" w:date="2021-05-20T18:11:00Z"/>
          <w:rFonts w:hint="eastAsia"/>
        </w:rPr>
      </w:pPr>
      <w:del w:id="5559" w:author="Kelvin Sung" w:date="2021-05-20T18:11:00Z">
        <w:r w:rsidDel="00E15C4E">
          <w:delText xml:space="preserve">    </w:delText>
        </w:r>
      </w:del>
    </w:p>
    <w:p w14:paraId="67C31DD7" w14:textId="536A2149" w:rsidR="00E56A18" w:rsidDel="00E15C4E" w:rsidRDefault="00E56A18" w:rsidP="00E56A18">
      <w:pPr>
        <w:pStyle w:val="Code"/>
        <w:rPr>
          <w:del w:id="5560" w:author="Kelvin Sung" w:date="2021-05-20T18:11:00Z"/>
          <w:rFonts w:hint="eastAsia"/>
        </w:rPr>
      </w:pPr>
      <w:r>
        <w:t xml:space="preserve">    gl.stencilFunc(gl.EQUAL, this.kShadowStencilBit, this.kShadowStencilMask);</w:t>
      </w:r>
    </w:p>
    <w:p w14:paraId="75DB7E84" w14:textId="77777777" w:rsidR="00E15C4E" w:rsidRDefault="00E56A18" w:rsidP="00E56A18">
      <w:pPr>
        <w:pStyle w:val="Code"/>
        <w:rPr>
          <w:ins w:id="5561" w:author="Kelvin Sung" w:date="2021-05-20T18:11:00Z"/>
          <w:rFonts w:hint="eastAsia"/>
        </w:rPr>
      </w:pPr>
      <w:del w:id="5562" w:author="Kelvin Sung" w:date="2021-05-20T18:11:00Z">
        <w:r w:rsidDel="00E15C4E">
          <w:delText xml:space="preserve">    </w:delText>
        </w:r>
      </w:del>
    </w:p>
    <w:p w14:paraId="435CA955" w14:textId="009192A8" w:rsidR="00E56A18" w:rsidDel="00E15C4E" w:rsidRDefault="00E56A18" w:rsidP="00E56A18">
      <w:pPr>
        <w:pStyle w:val="Code"/>
        <w:rPr>
          <w:del w:id="5563" w:author="Kelvin Sung" w:date="2021-05-20T18:11:00Z"/>
          <w:rFonts w:hint="eastAsia"/>
        </w:rPr>
      </w:pPr>
      <w:r>
        <w:t xml:space="preserve">    gl.colorMask(true, true, true, true);</w:t>
      </w:r>
    </w:p>
    <w:p w14:paraId="6E6C6397" w14:textId="77777777" w:rsidR="00E15C4E" w:rsidRDefault="00E56A18" w:rsidP="00E56A18">
      <w:pPr>
        <w:pStyle w:val="Code"/>
        <w:rPr>
          <w:ins w:id="5564" w:author="Kelvin Sung" w:date="2021-05-20T18:11:00Z"/>
          <w:rFonts w:hint="eastAsia"/>
        </w:rPr>
      </w:pPr>
      <w:del w:id="5565" w:author="Kelvin Sung" w:date="2021-05-20T18:11:00Z">
        <w:r w:rsidDel="00E15C4E">
          <w:delText xml:space="preserve">    </w:delText>
        </w:r>
      </w:del>
    </w:p>
    <w:p w14:paraId="54D8EEC1" w14:textId="6BB3DE84" w:rsidR="00E56A18" w:rsidRDefault="00E56A18" w:rsidP="00E56A18">
      <w:pPr>
        <w:pStyle w:val="Code"/>
        <w:rPr>
          <w:rFonts w:hint="eastAsia"/>
        </w:rPr>
      </w:pPr>
      <w:r>
        <w:t>}</w:t>
      </w:r>
    </w:p>
    <w:p w14:paraId="214C49E4" w14:textId="4F3583FA" w:rsidR="00E56A18" w:rsidDel="00E15C4E" w:rsidRDefault="00E56A18" w:rsidP="00E56A18">
      <w:pPr>
        <w:pStyle w:val="Code"/>
        <w:rPr>
          <w:del w:id="5566" w:author="Kelvin Sung" w:date="2021-05-20T18:11:00Z"/>
          <w:rFonts w:hint="eastAsia"/>
        </w:rPr>
      </w:pPr>
    </w:p>
    <w:p w14:paraId="64A908D2" w14:textId="77777777" w:rsidR="00E15C4E" w:rsidRDefault="00E56A18" w:rsidP="00E56A18">
      <w:pPr>
        <w:pStyle w:val="Code"/>
        <w:rPr>
          <w:ins w:id="5567" w:author="Kelvin Sung" w:date="2021-05-20T18:11:00Z"/>
          <w:rFonts w:hint="eastAsia"/>
        </w:rPr>
      </w:pPr>
      <w:del w:id="5568" w:author="Kelvin Sung" w:date="2021-05-20T18:11:00Z">
        <w:r w:rsidDel="00E15C4E">
          <w:delText xml:space="preserve">    </w:delText>
        </w:r>
      </w:del>
    </w:p>
    <w:p w14:paraId="06BB7943" w14:textId="43C45F71" w:rsidR="00E56A18" w:rsidDel="00E15C4E" w:rsidRDefault="00E56A18" w:rsidP="00E56A18">
      <w:pPr>
        <w:pStyle w:val="Code"/>
        <w:rPr>
          <w:del w:id="5569" w:author="Kelvin Sung" w:date="2021-05-20T18:11:00Z"/>
          <w:rFonts w:hint="eastAsia"/>
        </w:rPr>
      </w:pPr>
      <w:r>
        <w:t>_shadowRecieverStencilDisable() {</w:t>
      </w:r>
    </w:p>
    <w:p w14:paraId="72698B55" w14:textId="77777777" w:rsidR="00E15C4E" w:rsidRDefault="00E56A18" w:rsidP="00E56A18">
      <w:pPr>
        <w:pStyle w:val="Code"/>
        <w:rPr>
          <w:ins w:id="5570" w:author="Kelvin Sung" w:date="2021-05-20T18:11:00Z"/>
          <w:rFonts w:hint="eastAsia"/>
        </w:rPr>
      </w:pPr>
      <w:del w:id="5571" w:author="Kelvin Sung" w:date="2021-05-20T18:11:00Z">
        <w:r w:rsidDel="00E15C4E">
          <w:delText xml:space="preserve">    </w:delText>
        </w:r>
      </w:del>
    </w:p>
    <w:p w14:paraId="6127B31D" w14:textId="56132B39" w:rsidR="00E56A18" w:rsidDel="00E15C4E" w:rsidRDefault="00E56A18" w:rsidP="00E56A18">
      <w:pPr>
        <w:pStyle w:val="Code"/>
        <w:rPr>
          <w:del w:id="5572" w:author="Kelvin Sung" w:date="2021-05-20T18:11:00Z"/>
          <w:rFonts w:hint="eastAsia"/>
        </w:rPr>
      </w:pPr>
      <w:r>
        <w:t xml:space="preserve">    let gl = glSys.get();</w:t>
      </w:r>
    </w:p>
    <w:p w14:paraId="6F17E8B4" w14:textId="77777777" w:rsidR="00E15C4E" w:rsidRDefault="00E56A18" w:rsidP="00E56A18">
      <w:pPr>
        <w:pStyle w:val="Code"/>
        <w:rPr>
          <w:ins w:id="5573" w:author="Kelvin Sung" w:date="2021-05-20T18:11:00Z"/>
          <w:rFonts w:hint="eastAsia"/>
        </w:rPr>
      </w:pPr>
      <w:del w:id="5574" w:author="Kelvin Sung" w:date="2021-05-20T18:11:00Z">
        <w:r w:rsidDel="00E15C4E">
          <w:delText xml:space="preserve">    </w:delText>
        </w:r>
      </w:del>
    </w:p>
    <w:p w14:paraId="4B0F4D14" w14:textId="0347262C" w:rsidR="00E56A18" w:rsidDel="00E15C4E" w:rsidRDefault="00E56A18" w:rsidP="00E56A18">
      <w:pPr>
        <w:pStyle w:val="Code"/>
        <w:rPr>
          <w:del w:id="5575" w:author="Kelvin Sung" w:date="2021-05-20T18:11:00Z"/>
          <w:rFonts w:hint="eastAsia"/>
        </w:rPr>
      </w:pPr>
      <w:r>
        <w:t xml:space="preserve">    gl.disable(gl.STENCIL_TEST);</w:t>
      </w:r>
    </w:p>
    <w:p w14:paraId="43F3C11C" w14:textId="77777777" w:rsidR="00E15C4E" w:rsidRDefault="00E56A18" w:rsidP="00E56A18">
      <w:pPr>
        <w:pStyle w:val="Code"/>
        <w:rPr>
          <w:ins w:id="5576" w:author="Kelvin Sung" w:date="2021-05-20T18:11:00Z"/>
          <w:rFonts w:hint="eastAsia"/>
        </w:rPr>
      </w:pPr>
      <w:del w:id="5577" w:author="Kelvin Sung" w:date="2021-05-20T18:11:00Z">
        <w:r w:rsidDel="00E15C4E">
          <w:delText xml:space="preserve">    </w:delText>
        </w:r>
      </w:del>
    </w:p>
    <w:p w14:paraId="250CE789" w14:textId="79441A3F" w:rsidR="00E56A18" w:rsidDel="00E15C4E" w:rsidRDefault="00E56A18" w:rsidP="00E56A18">
      <w:pPr>
        <w:pStyle w:val="Code"/>
        <w:rPr>
          <w:del w:id="5578" w:author="Kelvin Sung" w:date="2021-05-20T18:11:00Z"/>
          <w:rFonts w:hint="eastAsia"/>
        </w:rPr>
      </w:pPr>
      <w:r>
        <w:t>}</w:t>
      </w:r>
    </w:p>
    <w:p w14:paraId="2AAD7AD8" w14:textId="77777777" w:rsidR="00E15C4E" w:rsidRDefault="00E56A18" w:rsidP="00E56A18">
      <w:pPr>
        <w:pStyle w:val="Code"/>
        <w:rPr>
          <w:ins w:id="5579" w:author="Kelvin Sung" w:date="2021-05-20T18:11:00Z"/>
          <w:rFonts w:hint="eastAsia"/>
        </w:rPr>
      </w:pPr>
      <w:del w:id="5580" w:author="Kelvin Sung" w:date="2021-05-20T18:11:00Z">
        <w:r w:rsidDel="00E15C4E">
          <w:delText xml:space="preserve">    </w:delText>
        </w:r>
      </w:del>
    </w:p>
    <w:p w14:paraId="1FECDDC5" w14:textId="44AFE33D" w:rsidR="00E56A18" w:rsidRDefault="00E56A18" w:rsidP="00E56A18">
      <w:pPr>
        <w:pStyle w:val="Code"/>
        <w:rPr>
          <w:rFonts w:hint="eastAsia"/>
        </w:rPr>
      </w:pPr>
      <w:r>
        <w:t xml:space="preserve">// #endregion </w:t>
      </w:r>
    </w:p>
    <w:p w14:paraId="2021DE95" w14:textId="77777777" w:rsidR="00885276" w:rsidRDefault="00885276" w:rsidP="005A312F">
      <w:pPr>
        <w:pStyle w:val="Heading3"/>
      </w:pPr>
      <w:commentRangeStart w:id="5581"/>
      <w:r>
        <w:t>Defining the Shadow Receiver Stencil Operations</w:t>
      </w:r>
    </w:p>
    <w:p w14:paraId="4E64B3AC" w14:textId="77777777" w:rsidR="00885276" w:rsidRDefault="00885276" w:rsidP="00885276">
      <w:pPr>
        <w:pStyle w:val="BodyTextFirst"/>
        <w:rPr>
          <w:rFonts w:hint="eastAsia"/>
        </w:rPr>
      </w:pPr>
      <w:r>
        <w:t>The stencil buffer configuration actually consists of WebGL-specific operations. These operations are gathered in this file for convenience.</w:t>
      </w:r>
    </w:p>
    <w:p w14:paraId="084DBA82" w14:textId="77777777" w:rsidR="00885276" w:rsidRDefault="00885276" w:rsidP="00885276">
      <w:pPr>
        <w:pStyle w:val="BodyTextFirst"/>
        <w:rPr>
          <w:rFonts w:hint="eastAsia"/>
        </w:rPr>
      </w:pPr>
      <w:r>
        <w:t xml:space="preserve">Create a new file in the </w:t>
      </w:r>
      <w:proofErr w:type="spellStart"/>
      <w:r>
        <w:t>src</w:t>
      </w:r>
      <w:proofErr w:type="spellEnd"/>
      <w:r>
        <w:t>/Engine/Shadows/ folder and name it ShadowReceiver_Stencil.js. Remember to load this new source file in index.html.</w:t>
      </w:r>
    </w:p>
    <w:p w14:paraId="28F8CBB8" w14:textId="77777777" w:rsidR="00885276" w:rsidRDefault="00885276" w:rsidP="00885276">
      <w:pPr>
        <w:pStyle w:val="BodyTextFirst"/>
        <w:rPr>
          <w:rFonts w:hint="eastAsia"/>
        </w:rPr>
      </w:pPr>
      <w:r>
        <w:t>Please refer to the source code file for the WebGL operations to configure the stencil buffer to implement the _</w:t>
      </w:r>
      <w:proofErr w:type="spellStart"/>
      <w:proofErr w:type="gramStart"/>
      <w:r>
        <w:t>shadowRecieverStencilOn</w:t>
      </w:r>
      <w:proofErr w:type="spellEnd"/>
      <w:r>
        <w:t>(</w:t>
      </w:r>
      <w:proofErr w:type="gramEnd"/>
      <w:r>
        <w:t>), _</w:t>
      </w:r>
      <w:proofErr w:type="spellStart"/>
      <w:r>
        <w:t>shadowRecieverStencilOff</w:t>
      </w:r>
      <w:proofErr w:type="spellEnd"/>
      <w:r>
        <w:t>(), and _</w:t>
      </w:r>
      <w:proofErr w:type="spellStart"/>
      <w:r>
        <w:t>shadowRecieverStencilDisable</w:t>
      </w:r>
      <w:proofErr w:type="spellEnd"/>
      <w:r>
        <w:t>() functions.</w:t>
      </w:r>
      <w:commentRangeEnd w:id="5581"/>
      <w:r w:rsidR="00E56A18">
        <w:rPr>
          <w:rStyle w:val="CommentReference"/>
          <w:rFonts w:asciiTheme="minorHAnsi" w:hAnsiTheme="minorHAnsi"/>
        </w:rPr>
        <w:commentReference w:id="5581"/>
      </w:r>
    </w:p>
    <w:p w14:paraId="6BAC180D" w14:textId="6C734D0E" w:rsidR="00885276" w:rsidRDefault="00885276" w:rsidP="005A312F">
      <w:pPr>
        <w:pStyle w:val="Heading3"/>
      </w:pPr>
      <w:commentRangeStart w:id="5582"/>
      <w:r>
        <w:t xml:space="preserve">Updating Engine Supporting </w:t>
      </w:r>
      <w:del w:id="5583" w:author="Kelvin Sung" w:date="2021-05-20T18:16:00Z">
        <w:r w:rsidDel="00E15C4E">
          <w:delText>Objects</w:delText>
        </w:r>
      </w:del>
    </w:p>
    <w:p w14:paraId="44238C21" w14:textId="77777777" w:rsidR="00885276" w:rsidRDefault="00885276" w:rsidP="00885276">
      <w:pPr>
        <w:pStyle w:val="BodyTextFirst"/>
        <w:rPr>
          <w:rFonts w:hint="eastAsia"/>
        </w:rPr>
      </w:pPr>
      <w:r>
        <w:t xml:space="preserve">With the new objects defined and engine configured, some of the existing engine objects must also be modified to support the new shadow operations. </w:t>
      </w:r>
    </w:p>
    <w:p w14:paraId="22C3ACED" w14:textId="77777777" w:rsidR="00885276" w:rsidRDefault="00885276" w:rsidP="005A312F">
      <w:pPr>
        <w:pStyle w:val="Heading4"/>
      </w:pPr>
      <w:r>
        <w:t>Modifying the Renderable</w:t>
      </w:r>
    </w:p>
    <w:p w14:paraId="47CDB8E5" w14:textId="5C4E8895" w:rsidR="00885276" w:rsidDel="00E15C4E" w:rsidRDefault="00885276" w:rsidP="00885276">
      <w:pPr>
        <w:pStyle w:val="BodyTextFirst"/>
        <w:rPr>
          <w:del w:id="5584" w:author="Kelvin Sung" w:date="2021-05-20T18:11:00Z"/>
          <w:rFonts w:hint="eastAsia"/>
        </w:rPr>
      </w:pPr>
      <w:r>
        <w:t xml:space="preserve">Both of the </w:t>
      </w:r>
      <w:proofErr w:type="spellStart"/>
      <w:r w:rsidRPr="00E56A18">
        <w:rPr>
          <w:rStyle w:val="CodeInline"/>
        </w:rPr>
        <w:t>ShadowCaster</w:t>
      </w:r>
      <w:proofErr w:type="spellEnd"/>
      <w:r>
        <w:t xml:space="preserve"> and </w:t>
      </w:r>
      <w:proofErr w:type="spellStart"/>
      <w:r w:rsidRPr="00E56A18">
        <w:rPr>
          <w:rStyle w:val="CodeInline"/>
        </w:rPr>
        <w:t>ShadowReceiver</w:t>
      </w:r>
      <w:proofErr w:type="spellEnd"/>
      <w:r>
        <w:t xml:space="preserve"> objects require the ability to swap the shaders and render the objects for shadow simulation purpose. This function is </w:t>
      </w:r>
      <w:r>
        <w:lastRenderedPageBreak/>
        <w:t xml:space="preserve">best realized in the root of the </w:t>
      </w:r>
      <w:r w:rsidRPr="00E56A18">
        <w:rPr>
          <w:rStyle w:val="CodeInline"/>
        </w:rPr>
        <w:t>Renderable</w:t>
      </w:r>
      <w:r>
        <w:t xml:space="preserve"> hierarchy. Edit the Renderable.js file and define the </w:t>
      </w:r>
      <w:proofErr w:type="spellStart"/>
      <w:proofErr w:type="gramStart"/>
      <w:r w:rsidRPr="00E56A18">
        <w:rPr>
          <w:rStyle w:val="CodeInline"/>
        </w:rPr>
        <w:t>swapShader</w:t>
      </w:r>
      <w:proofErr w:type="spellEnd"/>
      <w:r w:rsidRPr="00E56A18">
        <w:rPr>
          <w:rStyle w:val="CodeInline"/>
        </w:rPr>
        <w:t>(</w:t>
      </w:r>
      <w:proofErr w:type="gramEnd"/>
      <w:r w:rsidRPr="00E56A18">
        <w:rPr>
          <w:rStyle w:val="CodeInline"/>
        </w:rPr>
        <w:t>)</w:t>
      </w:r>
      <w:r>
        <w:t xml:space="preserve"> function.</w:t>
      </w:r>
    </w:p>
    <w:p w14:paraId="1F38F46B" w14:textId="77777777" w:rsidR="00E15C4E" w:rsidRDefault="00E56A18" w:rsidP="00885276">
      <w:pPr>
        <w:pStyle w:val="BodyTextFirst"/>
        <w:rPr>
          <w:ins w:id="5585" w:author="Kelvin Sung" w:date="2021-05-20T18:11:00Z"/>
          <w:rFonts w:hint="eastAsia"/>
        </w:rPr>
      </w:pPr>
      <w:del w:id="5586" w:author="Kelvin Sung" w:date="2021-05-20T18:11:00Z">
        <w:r w:rsidDel="00E15C4E">
          <w:delText xml:space="preserve">    </w:delText>
        </w:r>
      </w:del>
    </w:p>
    <w:p w14:paraId="70F431A7" w14:textId="6705727A" w:rsidR="00E56A18" w:rsidDel="00E15C4E" w:rsidRDefault="00E56A18" w:rsidP="00E56A18">
      <w:pPr>
        <w:pStyle w:val="Code"/>
        <w:rPr>
          <w:del w:id="5587" w:author="Kelvin Sung" w:date="2021-05-20T18:11:00Z"/>
          <w:rFonts w:hint="eastAsia"/>
        </w:rPr>
      </w:pPr>
      <w:r>
        <w:t>swapShader(s) {</w:t>
      </w:r>
    </w:p>
    <w:p w14:paraId="0F26014C" w14:textId="77777777" w:rsidR="00E15C4E" w:rsidRDefault="00E56A18" w:rsidP="00E56A18">
      <w:pPr>
        <w:pStyle w:val="Code"/>
        <w:rPr>
          <w:ins w:id="5588" w:author="Kelvin Sung" w:date="2021-05-20T18:11:00Z"/>
          <w:rFonts w:hint="eastAsia"/>
        </w:rPr>
      </w:pPr>
      <w:del w:id="5589" w:author="Kelvin Sung" w:date="2021-05-20T18:11:00Z">
        <w:r w:rsidDel="00E15C4E">
          <w:delText xml:space="preserve">    </w:delText>
        </w:r>
      </w:del>
    </w:p>
    <w:p w14:paraId="6321D06C" w14:textId="400C7669" w:rsidR="00E56A18" w:rsidDel="00E15C4E" w:rsidRDefault="00E56A18" w:rsidP="00E56A18">
      <w:pPr>
        <w:pStyle w:val="Code"/>
        <w:rPr>
          <w:del w:id="5590" w:author="Kelvin Sung" w:date="2021-05-20T18:11:00Z"/>
          <w:rFonts w:hint="eastAsia"/>
        </w:rPr>
      </w:pPr>
      <w:r>
        <w:t xml:space="preserve">    let out = this.mShader;</w:t>
      </w:r>
    </w:p>
    <w:p w14:paraId="3640C2C2" w14:textId="77777777" w:rsidR="00E15C4E" w:rsidRDefault="00E56A18" w:rsidP="00E56A18">
      <w:pPr>
        <w:pStyle w:val="Code"/>
        <w:rPr>
          <w:ins w:id="5591" w:author="Kelvin Sung" w:date="2021-05-20T18:11:00Z"/>
          <w:rFonts w:hint="eastAsia"/>
        </w:rPr>
      </w:pPr>
      <w:del w:id="5592" w:author="Kelvin Sung" w:date="2021-05-20T18:11:00Z">
        <w:r w:rsidDel="00E15C4E">
          <w:delText xml:space="preserve">    </w:delText>
        </w:r>
      </w:del>
    </w:p>
    <w:p w14:paraId="2345A9B6" w14:textId="6D7C6650" w:rsidR="00E56A18" w:rsidDel="00E15C4E" w:rsidRDefault="00E56A18" w:rsidP="00E56A18">
      <w:pPr>
        <w:pStyle w:val="Code"/>
        <w:rPr>
          <w:del w:id="5593" w:author="Kelvin Sung" w:date="2021-05-20T18:11:00Z"/>
          <w:rFonts w:hint="eastAsia"/>
        </w:rPr>
      </w:pPr>
      <w:r>
        <w:t xml:space="preserve">    this.mShader = s;</w:t>
      </w:r>
    </w:p>
    <w:p w14:paraId="0F79AFA0" w14:textId="77777777" w:rsidR="00E15C4E" w:rsidRDefault="00E56A18" w:rsidP="00E56A18">
      <w:pPr>
        <w:pStyle w:val="Code"/>
        <w:rPr>
          <w:ins w:id="5594" w:author="Kelvin Sung" w:date="2021-05-20T18:11:00Z"/>
          <w:rFonts w:hint="eastAsia"/>
        </w:rPr>
      </w:pPr>
      <w:del w:id="5595" w:author="Kelvin Sung" w:date="2021-05-20T18:11:00Z">
        <w:r w:rsidDel="00E15C4E">
          <w:delText xml:space="preserve">    </w:delText>
        </w:r>
      </w:del>
    </w:p>
    <w:p w14:paraId="428C62DD" w14:textId="4A5342EC" w:rsidR="00E56A18" w:rsidDel="00E15C4E" w:rsidRDefault="00E56A18" w:rsidP="00E56A18">
      <w:pPr>
        <w:pStyle w:val="Code"/>
        <w:rPr>
          <w:del w:id="5596" w:author="Kelvin Sung" w:date="2021-05-20T18:11:00Z"/>
          <w:rFonts w:hint="eastAsia"/>
        </w:rPr>
      </w:pPr>
      <w:r>
        <w:t xml:space="preserve">    return out;</w:t>
      </w:r>
    </w:p>
    <w:p w14:paraId="3750CA66" w14:textId="77777777" w:rsidR="00E15C4E" w:rsidRDefault="00E56A18" w:rsidP="00E56A18">
      <w:pPr>
        <w:pStyle w:val="Code"/>
        <w:rPr>
          <w:ins w:id="5597" w:author="Kelvin Sung" w:date="2021-05-20T18:11:00Z"/>
          <w:rFonts w:hint="eastAsia"/>
        </w:rPr>
      </w:pPr>
      <w:del w:id="5598" w:author="Kelvin Sung" w:date="2021-05-20T18:11:00Z">
        <w:r w:rsidDel="00E15C4E">
          <w:delText xml:space="preserve">    </w:delText>
        </w:r>
      </w:del>
    </w:p>
    <w:p w14:paraId="1EB99785" w14:textId="317184E5" w:rsidR="00E56A18" w:rsidDel="00E15C4E" w:rsidRDefault="00E56A18" w:rsidP="00E56A18">
      <w:pPr>
        <w:pStyle w:val="Code"/>
        <w:rPr>
          <w:del w:id="5599" w:author="Kelvin Sung" w:date="2021-05-20T18:11:00Z"/>
          <w:rFonts w:hint="eastAsia"/>
        </w:rPr>
      </w:pPr>
      <w:r>
        <w:t>}</w:t>
      </w:r>
    </w:p>
    <w:p w14:paraId="16EDF5AD" w14:textId="77777777" w:rsidR="00E15C4E" w:rsidRDefault="00E56A18" w:rsidP="00E56A18">
      <w:pPr>
        <w:pStyle w:val="Code"/>
        <w:rPr>
          <w:ins w:id="5600" w:author="Kelvin Sung" w:date="2021-05-20T18:11:00Z"/>
          <w:rFonts w:hint="eastAsia"/>
        </w:rPr>
      </w:pPr>
      <w:del w:id="5601" w:author="Kelvin Sung" w:date="2021-05-20T18:11:00Z">
        <w:r w:rsidDel="00E15C4E">
          <w:delText xml:space="preserve">    </w:delText>
        </w:r>
      </w:del>
    </w:p>
    <w:p w14:paraId="1FB61177" w14:textId="6B0416DC" w:rsidR="00E56A18" w:rsidRDefault="00E56A18" w:rsidP="00E56A18">
      <w:pPr>
        <w:pStyle w:val="Code"/>
        <w:rPr>
          <w:rFonts w:hint="eastAsia"/>
        </w:rPr>
      </w:pPr>
    </w:p>
    <w:p w14:paraId="4B81E0D7" w14:textId="77777777" w:rsidR="00885276" w:rsidRDefault="00885276" w:rsidP="005A312F">
      <w:pPr>
        <w:pStyle w:val="Heading4"/>
      </w:pPr>
      <w:r>
        <w:t xml:space="preserve">Modifying the </w:t>
      </w:r>
      <w:proofErr w:type="spellStart"/>
      <w:r>
        <w:t>SpriteShader</w:t>
      </w:r>
      <w:proofErr w:type="spellEnd"/>
    </w:p>
    <w:p w14:paraId="76FC2BED" w14:textId="689136DB" w:rsidR="00885276" w:rsidRDefault="00885276" w:rsidP="00885276">
      <w:pPr>
        <w:pStyle w:val="BodyTextFirst"/>
        <w:rPr>
          <w:rFonts w:hint="eastAsia"/>
        </w:rPr>
      </w:pPr>
      <w:r>
        <w:t xml:space="preserve">The engine interfaces to the GLSL </w:t>
      </w:r>
      <w:proofErr w:type="spellStart"/>
      <w:r w:rsidRPr="00DB64F9">
        <w:rPr>
          <w:rStyle w:val="CodeInline"/>
        </w:rPr>
        <w:t>ShadowReceiverFS</w:t>
      </w:r>
      <w:proofErr w:type="spellEnd"/>
      <w:r>
        <w:t xml:space="preserve"> using a </w:t>
      </w:r>
      <w:proofErr w:type="spellStart"/>
      <w:r w:rsidRPr="00DB64F9">
        <w:rPr>
          <w:rStyle w:val="CodeInline"/>
        </w:rPr>
        <w:t>SpriteShader</w:t>
      </w:r>
      <w:proofErr w:type="spellEnd"/>
      <w:r>
        <w:t xml:space="preserve">, while the engine </w:t>
      </w:r>
      <w:proofErr w:type="spellStart"/>
      <w:r w:rsidRPr="00DB64F9">
        <w:rPr>
          <w:rStyle w:val="CodeInline"/>
        </w:rPr>
        <w:t>ShadowReceiver</w:t>
      </w:r>
      <w:proofErr w:type="spellEnd"/>
      <w:r>
        <w:t xml:space="preserve"> may be a reference to any of the </w:t>
      </w:r>
      <w:proofErr w:type="spellStart"/>
      <w:r w:rsidRPr="00DB64F9">
        <w:rPr>
          <w:rStyle w:val="CodeInline"/>
        </w:rPr>
        <w:t>SpriteRenderable</w:t>
      </w:r>
      <w:proofErr w:type="spellEnd"/>
      <w:r>
        <w:t xml:space="preserve">, </w:t>
      </w:r>
      <w:proofErr w:type="spellStart"/>
      <w:r w:rsidRPr="00DB64F9">
        <w:rPr>
          <w:rStyle w:val="CodeInline"/>
        </w:rPr>
        <w:t>LightRenderable</w:t>
      </w:r>
      <w:proofErr w:type="spellEnd"/>
      <w:r>
        <w:t xml:space="preserve">, and </w:t>
      </w:r>
      <w:proofErr w:type="spellStart"/>
      <w:r w:rsidRPr="00DB64F9">
        <w:rPr>
          <w:rStyle w:val="CodeInline"/>
        </w:rPr>
        <w:t>IllumRenderable</w:t>
      </w:r>
      <w:proofErr w:type="spellEnd"/>
      <w:r>
        <w:t xml:space="preserve"> objects. Edit the </w:t>
      </w:r>
      <w:r w:rsidR="00DB64F9" w:rsidRPr="00DB64F9">
        <w:rPr>
          <w:rStyle w:val="CodeInline"/>
        </w:rPr>
        <w:t>s</w:t>
      </w:r>
      <w:r w:rsidRPr="00DB64F9">
        <w:rPr>
          <w:rStyle w:val="CodeInline"/>
        </w:rPr>
        <w:t>prite</w:t>
      </w:r>
      <w:r w:rsidR="00DB64F9" w:rsidRPr="00DB64F9">
        <w:rPr>
          <w:rStyle w:val="CodeInline"/>
        </w:rPr>
        <w:t>_s</w:t>
      </w:r>
      <w:r w:rsidRPr="00DB64F9">
        <w:rPr>
          <w:rStyle w:val="CodeInline"/>
        </w:rPr>
        <w:t>hader.js</w:t>
      </w:r>
      <w:r>
        <w:t xml:space="preserve"> file to define the following two functions to ensure proper drawing for all </w:t>
      </w:r>
      <w:proofErr w:type="spellStart"/>
      <w:r w:rsidRPr="00DB64F9">
        <w:rPr>
          <w:rStyle w:val="CodeInline"/>
        </w:rPr>
        <w:t>ShadowReceiver</w:t>
      </w:r>
      <w:proofErr w:type="spellEnd"/>
      <w:r>
        <w:t xml:space="preserve"> objects:</w:t>
      </w:r>
    </w:p>
    <w:p w14:paraId="6FA9AC7E" w14:textId="77777777" w:rsidR="00DB64F9" w:rsidRDefault="00DB64F9" w:rsidP="00885276">
      <w:pPr>
        <w:pStyle w:val="BodyTextFirst"/>
        <w:rPr>
          <w:rFonts w:hint="eastAsia"/>
        </w:rPr>
      </w:pPr>
    </w:p>
    <w:p w14:paraId="432CD04C" w14:textId="77777777" w:rsidR="00885276" w:rsidRDefault="00885276" w:rsidP="005A312F">
      <w:pPr>
        <w:pStyle w:val="Heading4"/>
      </w:pPr>
      <w:r>
        <w:t>Modifying the Light</w:t>
      </w:r>
    </w:p>
    <w:p w14:paraId="4952252F" w14:textId="6009E545" w:rsidR="00885276" w:rsidRDefault="00885276" w:rsidP="00885276">
      <w:pPr>
        <w:pStyle w:val="BodyTextFirst"/>
        <w:rPr>
          <w:rFonts w:hint="eastAsia"/>
        </w:rPr>
      </w:pPr>
      <w:r>
        <w:t xml:space="preserve">The Light object should support the ability to switch shadow casting on or off. Edit the </w:t>
      </w:r>
      <w:r w:rsidR="00DB64F9" w:rsidRPr="00DB64F9">
        <w:rPr>
          <w:rStyle w:val="CodeInline"/>
        </w:rPr>
        <w:t>l</w:t>
      </w:r>
      <w:r w:rsidRPr="00DB64F9">
        <w:rPr>
          <w:rStyle w:val="CodeInline"/>
        </w:rPr>
        <w:t>ight.js</w:t>
      </w:r>
      <w:r>
        <w:t xml:space="preserve"> file to define the instance variable </w:t>
      </w:r>
      <w:proofErr w:type="spellStart"/>
      <w:r w:rsidRPr="00DB64F9">
        <w:rPr>
          <w:rStyle w:val="CodeInline"/>
        </w:rPr>
        <w:t>mCastShadow</w:t>
      </w:r>
      <w:proofErr w:type="spellEnd"/>
      <w:r>
        <w:t xml:space="preserve"> and accessor functions.</w:t>
      </w:r>
    </w:p>
    <w:p w14:paraId="085BB84F" w14:textId="77777777" w:rsidR="00885276" w:rsidRDefault="00885276" w:rsidP="005A312F">
      <w:pPr>
        <w:pStyle w:val="Heading4"/>
      </w:pPr>
      <w:r>
        <w:t>Modifying the Camera</w:t>
      </w:r>
    </w:p>
    <w:p w14:paraId="7041066F" w14:textId="0A72F239" w:rsidR="00885276" w:rsidRDefault="00885276" w:rsidP="00885276">
      <w:pPr>
        <w:pStyle w:val="BodyTextFirst"/>
        <w:rPr>
          <w:rFonts w:hint="eastAsia"/>
        </w:rPr>
      </w:pPr>
      <w:r>
        <w:t xml:space="preserve">The Camera WC center must now be located at some z distance away. This is easily implemented by editing the </w:t>
      </w:r>
      <w:r w:rsidR="00DB64F9">
        <w:t>c</w:t>
      </w:r>
      <w:r>
        <w:t xml:space="preserve">amera.js file and modifying the camera </w:t>
      </w:r>
      <w:proofErr w:type="spellStart"/>
      <w:proofErr w:type="gramStart"/>
      <w:r w:rsidRPr="00DB64F9">
        <w:rPr>
          <w:rStyle w:val="CodeInline"/>
        </w:rPr>
        <w:t>lookAt</w:t>
      </w:r>
      <w:proofErr w:type="spellEnd"/>
      <w:r w:rsidRPr="00DB64F9">
        <w:rPr>
          <w:rStyle w:val="CodeInline"/>
        </w:rPr>
        <w:t>(</w:t>
      </w:r>
      <w:proofErr w:type="gramEnd"/>
      <w:r w:rsidRPr="00DB64F9">
        <w:rPr>
          <w:rStyle w:val="CodeInline"/>
        </w:rPr>
        <w:t>)</w:t>
      </w:r>
      <w:r>
        <w:t xml:space="preserve"> matrix computation in the </w:t>
      </w:r>
      <w:proofErr w:type="spellStart"/>
      <w:r w:rsidRPr="00DB64F9">
        <w:rPr>
          <w:rStyle w:val="CodeInline"/>
        </w:rPr>
        <w:t>setupViewProjection</w:t>
      </w:r>
      <w:proofErr w:type="spellEnd"/>
      <w:r w:rsidRPr="00DB64F9">
        <w:rPr>
          <w:rStyle w:val="CodeInline"/>
        </w:rPr>
        <w:t>()</w:t>
      </w:r>
      <w:r>
        <w:t xml:space="preserve"> function.</w:t>
      </w:r>
    </w:p>
    <w:p w14:paraId="258CA831" w14:textId="74FABEBD" w:rsidR="00885276" w:rsidRDefault="00885276" w:rsidP="005A312F">
      <w:pPr>
        <w:pStyle w:val="Heading4"/>
      </w:pPr>
      <w:r>
        <w:t xml:space="preserve">Modifying the Transform </w:t>
      </w:r>
      <w:del w:id="5602" w:author="Kelvin Sung" w:date="2021-05-20T18:16:00Z">
        <w:r w:rsidDel="00E15C4E">
          <w:delText>Object</w:delText>
        </w:r>
      </w:del>
      <w:ins w:id="5603" w:author="Kelvin Sung" w:date="2021-05-20T18:16:00Z">
        <w:r w:rsidR="00E15C4E">
          <w:t>Class</w:t>
        </w:r>
      </w:ins>
    </w:p>
    <w:p w14:paraId="201D21E4" w14:textId="77777777" w:rsidR="00885276" w:rsidRDefault="00885276" w:rsidP="00885276">
      <w:pPr>
        <w:pStyle w:val="BodyTextFirst"/>
        <w:rPr>
          <w:rFonts w:hint="eastAsia"/>
        </w:rPr>
      </w:pPr>
      <w:r>
        <w:t>The last object that must be modified is the Transform utility. Recall that the Transform object is defined to implement the transformation operations in 2D. This object must now be updated to support some 3D positioning.</w:t>
      </w:r>
    </w:p>
    <w:p w14:paraId="18A9E340" w14:textId="770FF63D" w:rsidR="00885276" w:rsidRDefault="00885276" w:rsidP="00F31BF1">
      <w:pPr>
        <w:pStyle w:val="NumList"/>
        <w:numPr>
          <w:ilvl w:val="0"/>
          <w:numId w:val="52"/>
        </w:numPr>
        <w:rPr>
          <w:rFonts w:hint="eastAsia"/>
        </w:rPr>
      </w:pPr>
      <w:r>
        <w:t xml:space="preserve">Edit the </w:t>
      </w:r>
      <w:r w:rsidR="00DB64F9" w:rsidRPr="00DB64F9">
        <w:rPr>
          <w:rStyle w:val="CodeInline"/>
        </w:rPr>
        <w:t>t</w:t>
      </w:r>
      <w:r w:rsidRPr="00DB64F9">
        <w:rPr>
          <w:rStyle w:val="CodeInline"/>
        </w:rPr>
        <w:t>ransform.js</w:t>
      </w:r>
      <w:r>
        <w:t xml:space="preserve"> file and add a z component.</w:t>
      </w:r>
    </w:p>
    <w:p w14:paraId="2478B685" w14:textId="69041F0F" w:rsidR="00885276" w:rsidRDefault="00885276" w:rsidP="00F31BF1">
      <w:pPr>
        <w:pStyle w:val="NumList"/>
        <w:numPr>
          <w:ilvl w:val="0"/>
          <w:numId w:val="52"/>
        </w:numPr>
        <w:rPr>
          <w:rFonts w:hint="eastAsia"/>
        </w:rPr>
      </w:pPr>
      <w:r w:rsidRPr="00885276">
        <w:t>Define assessors for the z position.</w:t>
      </w:r>
    </w:p>
    <w:p w14:paraId="3CF3B497" w14:textId="77777777" w:rsidR="00885276" w:rsidRPr="00885276" w:rsidRDefault="00885276" w:rsidP="00F31BF1">
      <w:pPr>
        <w:pStyle w:val="NumList"/>
        <w:numPr>
          <w:ilvl w:val="0"/>
          <w:numId w:val="52"/>
        </w:numPr>
        <w:rPr>
          <w:rFonts w:hint="eastAsia"/>
        </w:rPr>
      </w:pPr>
      <w:r w:rsidRPr="00885276">
        <w:t xml:space="preserve">Define the </w:t>
      </w:r>
      <w:proofErr w:type="spellStart"/>
      <w:proofErr w:type="gramStart"/>
      <w:r w:rsidRPr="00DB64F9">
        <w:rPr>
          <w:rStyle w:val="CodeInline"/>
        </w:rPr>
        <w:t>cloneTo</w:t>
      </w:r>
      <w:proofErr w:type="spellEnd"/>
      <w:r w:rsidRPr="00DB64F9">
        <w:rPr>
          <w:rStyle w:val="CodeInline"/>
        </w:rPr>
        <w:t>(</w:t>
      </w:r>
      <w:proofErr w:type="gramEnd"/>
      <w:r w:rsidRPr="00DB64F9">
        <w:rPr>
          <w:rStyle w:val="CodeInline"/>
        </w:rPr>
        <w:t>)</w:t>
      </w:r>
      <w:r w:rsidRPr="00885276">
        <w:t xml:space="preserve"> function to duplicate the transform.</w:t>
      </w:r>
    </w:p>
    <w:p w14:paraId="628ACF0B" w14:textId="77777777" w:rsidR="00885276" w:rsidRPr="00885276" w:rsidRDefault="00885276" w:rsidP="00F31BF1">
      <w:pPr>
        <w:pStyle w:val="NumList"/>
        <w:numPr>
          <w:ilvl w:val="0"/>
          <w:numId w:val="52"/>
        </w:numPr>
        <w:rPr>
          <w:rFonts w:hint="eastAsia"/>
        </w:rPr>
      </w:pPr>
      <w:r w:rsidRPr="00885276">
        <w:t>Utilize the z component when computing an object transform.</w:t>
      </w:r>
      <w:commentRangeEnd w:id="5582"/>
      <w:r w:rsidR="00DB64F9">
        <w:rPr>
          <w:rStyle w:val="CommentReference"/>
          <w:rFonts w:asciiTheme="minorHAnsi" w:hAnsiTheme="minorHAnsi"/>
        </w:rPr>
        <w:commentReference w:id="5582"/>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rPr>
          <w:rFonts w:hint="eastAsia"/>
        </w:rPr>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commentRangeStart w:id="5604"/>
      <w:r>
        <w:lastRenderedPageBreak/>
        <w:t>Setting Up the Shadow</w:t>
      </w:r>
    </w:p>
    <w:p w14:paraId="5E285F0F" w14:textId="081F217D" w:rsidR="00885276" w:rsidRDefault="00885276" w:rsidP="00885276">
      <w:pPr>
        <w:pStyle w:val="BodyTextFirst"/>
        <w:rPr>
          <w:rFonts w:hint="eastAsia"/>
        </w:rPr>
      </w:pPr>
      <w:r>
        <w:t xml:space="preserve">The proper way of setting up the shadow system is to create </w:t>
      </w:r>
      <w:proofErr w:type="spellStart"/>
      <w:r w:rsidRPr="00DB64F9">
        <w:rPr>
          <w:rStyle w:val="CodeInline"/>
        </w:rPr>
        <w:t>ShadowReceiver</w:t>
      </w:r>
      <w:proofErr w:type="spellEnd"/>
      <w:r>
        <w:t xml:space="preserve"> objects and then add </w:t>
      </w:r>
      <w:proofErr w:type="spellStart"/>
      <w:r w:rsidRPr="00DB64F9">
        <w:rPr>
          <w:rStyle w:val="CodeInline"/>
        </w:rPr>
        <w:t>ShadowCaster</w:t>
      </w:r>
      <w:proofErr w:type="spellEnd"/>
      <w:r>
        <w:t xml:space="preserve"> objects to it.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the end of the </w:t>
      </w:r>
      <w:proofErr w:type="spellStart"/>
      <w:r w:rsidRPr="00DB64F9">
        <w:rPr>
          <w:rStyle w:val="CodeInline"/>
        </w:rPr>
        <w:t>MyGame</w:t>
      </w:r>
      <w:proofErr w:type="spellEnd"/>
      <w:r>
        <w:t xml:space="preserve"> initialize() function, when all </w:t>
      </w:r>
      <w:proofErr w:type="spellStart"/>
      <w:r>
        <w:t>GameObject</w:t>
      </w:r>
      <w:proofErr w:type="spellEnd"/>
      <w:r>
        <w:t xml:space="preserve"> instances are properly created and initialized. The details of the </w:t>
      </w:r>
      <w:proofErr w:type="spellStart"/>
      <w:r>
        <w:t>MyGame</w:t>
      </w:r>
      <w:proofErr w:type="spellEnd"/>
      <w:r>
        <w:t xml:space="preserve"> _</w:t>
      </w:r>
      <w:proofErr w:type="spellStart"/>
      <w:proofErr w:type="gramStart"/>
      <w:r>
        <w:t>setupShadow</w:t>
      </w:r>
      <w:proofErr w:type="spellEnd"/>
      <w:r>
        <w:t>(</w:t>
      </w:r>
      <w:proofErr w:type="gramEnd"/>
      <w:r>
        <w:t>) function are as follows:</w:t>
      </w:r>
    </w:p>
    <w:p w14:paraId="0E38BF08" w14:textId="77777777" w:rsidR="00885276" w:rsidRDefault="00885276" w:rsidP="00885276">
      <w:pPr>
        <w:pStyle w:val="BodyTextFirst"/>
        <w:rPr>
          <w:rFonts w:hint="eastAsia"/>
        </w:rPr>
      </w:pPr>
      <w:r>
        <w:t>This function demonstrates that three types of Renderable objects can serve as shadow receivers.</w:t>
      </w:r>
    </w:p>
    <w:p w14:paraId="32053F91" w14:textId="77777777" w:rsidR="00885276" w:rsidRDefault="00885276" w:rsidP="00885276">
      <w:pPr>
        <w:pStyle w:val="BodyTextFirst"/>
        <w:rPr>
          <w:rFonts w:hint="eastAsia"/>
        </w:rPr>
      </w:pPr>
      <w:proofErr w:type="spellStart"/>
      <w:r>
        <w:t>IllumRenderable</w:t>
      </w:r>
      <w:proofErr w:type="spellEnd"/>
      <w:r>
        <w:t xml:space="preserve">: </w:t>
      </w:r>
      <w:proofErr w:type="spellStart"/>
      <w:r>
        <w:t>mBgShadow</w:t>
      </w:r>
      <w:proofErr w:type="spellEnd"/>
      <w:r>
        <w:t xml:space="preserve"> has </w:t>
      </w:r>
      <w:proofErr w:type="spellStart"/>
      <w:r>
        <w:t>mBg</w:t>
      </w:r>
      <w:proofErr w:type="spellEnd"/>
      <w:r>
        <w:t xml:space="preserve"> as a receiver, which has a reference to an </w:t>
      </w:r>
      <w:proofErr w:type="spellStart"/>
      <w:r>
        <w:t>IllumRenderable</w:t>
      </w:r>
      <w:proofErr w:type="spellEnd"/>
      <w:r>
        <w:t xml:space="preserve"> object.</w:t>
      </w:r>
    </w:p>
    <w:p w14:paraId="0E647738" w14:textId="77777777" w:rsidR="00885276" w:rsidRDefault="00885276" w:rsidP="00885276">
      <w:pPr>
        <w:pStyle w:val="BodyTextFirst"/>
        <w:rPr>
          <w:rFonts w:hint="eastAsia"/>
        </w:rPr>
      </w:pPr>
      <w:proofErr w:type="spellStart"/>
      <w:r>
        <w:t>SpriteAnimateRenderable</w:t>
      </w:r>
      <w:proofErr w:type="spellEnd"/>
      <w:r>
        <w:t xml:space="preserve">: </w:t>
      </w:r>
      <w:proofErr w:type="spellStart"/>
      <w:r>
        <w:t>mMinionShadow</w:t>
      </w:r>
      <w:proofErr w:type="spellEnd"/>
      <w:r>
        <w:t xml:space="preserve"> has </w:t>
      </w:r>
      <w:proofErr w:type="spellStart"/>
      <w:r>
        <w:t>mIllumMinion</w:t>
      </w:r>
      <w:proofErr w:type="spellEnd"/>
      <w:r>
        <w:t xml:space="preserve"> as a receiver, which has a reference to a </w:t>
      </w:r>
      <w:proofErr w:type="spellStart"/>
      <w:r>
        <w:t>SpriteAnimateRenderable</w:t>
      </w:r>
      <w:proofErr w:type="spellEnd"/>
      <w:r>
        <w:t xml:space="preserve"> object.</w:t>
      </w:r>
    </w:p>
    <w:p w14:paraId="3F3E5525" w14:textId="77777777" w:rsidR="00885276" w:rsidRDefault="00885276" w:rsidP="00885276">
      <w:pPr>
        <w:pStyle w:val="BodyTextFirst"/>
        <w:rPr>
          <w:rFonts w:hint="eastAsia"/>
        </w:rPr>
      </w:pPr>
      <w:proofErr w:type="spellStart"/>
      <w:r>
        <w:t>LightRenderable</w:t>
      </w:r>
      <w:proofErr w:type="spellEnd"/>
      <w:r>
        <w:t xml:space="preserve">: </w:t>
      </w:r>
      <w:proofErr w:type="spellStart"/>
      <w:r>
        <w:t>mLgtMinionShadow</w:t>
      </w:r>
      <w:proofErr w:type="spellEnd"/>
      <w:r>
        <w:t xml:space="preserve"> has </w:t>
      </w:r>
      <w:proofErr w:type="spellStart"/>
      <w:r>
        <w:t>mLgtMinon</w:t>
      </w:r>
      <w:proofErr w:type="spellEnd"/>
      <w:r>
        <w:t xml:space="preserve"> as a receiver, which has a reference to a </w:t>
      </w:r>
      <w:proofErr w:type="spellStart"/>
      <w:r>
        <w:t>LightRenderable</w:t>
      </w:r>
      <w:proofErr w:type="spellEnd"/>
      <w:r>
        <w:t xml:space="preserve"> object.</w:t>
      </w:r>
    </w:p>
    <w:p w14:paraId="55552FF3" w14:textId="77777777" w:rsidR="00885276" w:rsidRDefault="00885276" w:rsidP="00885276">
      <w:pPr>
        <w:pStyle w:val="BodyTextFirst"/>
        <w:rPr>
          <w:rFonts w:hint="eastAsia"/>
        </w:rPr>
      </w:pPr>
      <w:r>
        <w:t xml:space="preserve">The shadow casters for these receivers show that </w:t>
      </w:r>
      <w:proofErr w:type="spellStart"/>
      <w:r>
        <w:t>IllumRenderable</w:t>
      </w:r>
      <w:proofErr w:type="spellEnd"/>
      <w:r>
        <w:t xml:space="preserve">, </w:t>
      </w:r>
      <w:proofErr w:type="spellStart"/>
      <w:r>
        <w:t>SpriteAnimateRenderable</w:t>
      </w:r>
      <w:proofErr w:type="spellEnd"/>
      <w:r>
        <w:t xml:space="preserve">, and </w:t>
      </w:r>
      <w:proofErr w:type="spellStart"/>
      <w:r>
        <w:t>LightRenderable</w:t>
      </w:r>
      <w:proofErr w:type="spellEnd"/>
      <w:r>
        <w:t xml:space="preserve"> can all serve as shadow casters.</w:t>
      </w:r>
    </w:p>
    <w:p w14:paraId="401D705E" w14:textId="77777777" w:rsidR="00885276" w:rsidRDefault="00885276" w:rsidP="00885276">
      <w:pPr>
        <w:pStyle w:val="Heading4"/>
      </w:pPr>
      <w:r>
        <w:t>Drawing the Shadow</w:t>
      </w:r>
    </w:p>
    <w:p w14:paraId="446C9FFD" w14:textId="5F50BA68" w:rsidR="00885276" w:rsidRDefault="00885276" w:rsidP="00885276">
      <w:pPr>
        <w:pStyle w:val="BodyTextFirst"/>
        <w:rPr>
          <w:rFonts w:hint="eastAsia"/>
        </w:rPr>
      </w:pPr>
      <w:r>
        <w:t xml:space="preserve">In 2D drawings, objects are drawn and overwrite the previously drawn objects. For this reason, it is important to draw the shadow receivers and the shadow caster geometries before drawing the shadow casters. The following </w:t>
      </w:r>
      <w:proofErr w:type="spellStart"/>
      <w:proofErr w:type="gramStart"/>
      <w:r>
        <w:t>drawCamera</w:t>
      </w:r>
      <w:proofErr w:type="spellEnd"/>
      <w:r>
        <w:t>(</w:t>
      </w:r>
      <w:proofErr w:type="gramEnd"/>
      <w:r>
        <w:t>) function is defined in the MyGame.js file:</w:t>
      </w:r>
    </w:p>
    <w:p w14:paraId="25A44622" w14:textId="77777777" w:rsidR="00885276" w:rsidRDefault="00885276" w:rsidP="00885276">
      <w:pPr>
        <w:pStyle w:val="BodyTextFirst"/>
        <w:rPr>
          <w:rFonts w:hint="eastAsia"/>
        </w:rPr>
      </w:pPr>
      <w:r>
        <w:t xml:space="preserve">The rest of the </w:t>
      </w:r>
      <w:proofErr w:type="spellStart"/>
      <w:r>
        <w:t>MyGame</w:t>
      </w:r>
      <w:proofErr w:type="spellEnd"/>
      <w:r>
        <w:t xml:space="preserve"> level is largely similar to previous projects and is not listed here. Please refer to the source code for the details.</w:t>
      </w:r>
      <w:commentRangeEnd w:id="5604"/>
      <w:r w:rsidR="00DB64F9">
        <w:rPr>
          <w:rStyle w:val="CommentReference"/>
          <w:rFonts w:asciiTheme="minorHAnsi" w:hAnsiTheme="minorHAnsi"/>
        </w:rPr>
        <w:commentReference w:id="5604"/>
      </w:r>
    </w:p>
    <w:p w14:paraId="2A234E6F" w14:textId="77777777" w:rsidR="00885276" w:rsidRDefault="00885276" w:rsidP="00885276">
      <w:pPr>
        <w:pStyle w:val="Heading3"/>
      </w:pPr>
      <w:r>
        <w:t>Observations</w:t>
      </w:r>
    </w:p>
    <w:p w14:paraId="2784C820" w14:textId="3BFE8CA9" w:rsidR="00885276" w:rsidRDefault="00885276" w:rsidP="00885276">
      <w:pPr>
        <w:pStyle w:val="BodyTextFirst"/>
        <w:rPr>
          <w:rFonts w:hint="eastAsia"/>
        </w:rPr>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 </w:t>
      </w:r>
      <w:r w:rsidRPr="00DB64F9">
        <w:rPr>
          <w:rStyle w:val="CodeInline"/>
        </w:rPr>
        <w:t>Hero</w:t>
      </w:r>
      <w:r>
        <w:t xml:space="preserve"> objects. The </w:t>
      </w:r>
      <w:proofErr w:type="spellStart"/>
      <w:r w:rsidRPr="00DB64F9">
        <w:rPr>
          <w:rStyle w:val="CodeInline"/>
        </w:rPr>
        <w:t>mLgtHero</w:t>
      </w:r>
      <w:proofErr w:type="spellEnd"/>
      <w:r>
        <w:t xml:space="preserve"> on the right is illuminated by all four lights and thus casts many shadows. Light 1 does not illuminate the background, and thus the </w:t>
      </w:r>
      <w:proofErr w:type="spellStart"/>
      <w:r w:rsidRPr="00DB64F9">
        <w:rPr>
          <w:rStyle w:val="CodeInline"/>
        </w:rPr>
        <w:t>mLgtHero</w:t>
      </w:r>
      <w:proofErr w:type="spellEnd"/>
      <w:r>
        <w:t xml:space="preserve"> shadow from light 1 is not visible on the background but visible on the minions.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77777777" w:rsidR="00885276" w:rsidRDefault="00885276" w:rsidP="00885276">
      <w:pPr>
        <w:pStyle w:val="BodyTextFirst"/>
        <w:rPr>
          <w:rFonts w:hint="eastAsia"/>
        </w:rPr>
      </w:pPr>
      <w:r>
        <w:t xml:space="preserve">This chapter guided you in developing a variation of the simple yet complete Phong illumination model for your game engine. The examples were organized to follow </w:t>
      </w:r>
      <w:r>
        <w:lastRenderedPageBreak/>
        <w:t xml:space="preserve">the three terms of the Phong illumination model: ambient, diffuse, and specular. The light source examples were strategically intermixed because without the </w:t>
      </w:r>
      <w:proofErr w:type="gramStart"/>
      <w:r>
        <w:t>lights</w:t>
      </w:r>
      <w:proofErr w:type="gramEnd"/>
      <w:r>
        <w:t xml:space="preserve"> illumination cannot occur. </w:t>
      </w:r>
    </w:p>
    <w:p w14:paraId="56A22B40" w14:textId="77777777" w:rsidR="00885276" w:rsidRDefault="00885276" w:rsidP="005A312F">
      <w:pPr>
        <w:pStyle w:val="BodyTextCont"/>
        <w:rPr>
          <w:rFonts w:hint="eastAsia"/>
        </w:rPr>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a critical one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vital visual cues. </w:t>
      </w:r>
    </w:p>
    <w:p w14:paraId="370C151A" w14:textId="1AAE586D" w:rsidR="00885276" w:rsidRDefault="00885276" w:rsidP="005A312F">
      <w:pPr>
        <w:pStyle w:val="BodyTextCont"/>
        <w:rPr>
          <w:rFonts w:hint="eastAsia"/>
        </w:rPr>
      </w:pPr>
      <w:r>
        <w:t>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two chapters, this complementary pattern will be repeated. Chapter 9 will introduce physical behavior simulation, and Chapter 10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rPr>
          <w:rFonts w:hint="eastAsia"/>
        </w:rPr>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rPr>
          <w:rFonts w:hint="eastAsia"/>
        </w:rPr>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w:t>
      </w:r>
      <w:r w:rsidRPr="00FF4E00">
        <w:lastRenderedPageBreak/>
        <w:t xml:space="preserve">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rPr>
          <w:rFonts w:hint="eastAsia"/>
        </w:rPr>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rPr>
          <w:rFonts w:hint="eastAsia"/>
        </w:rPr>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w:t>
      </w:r>
      <w:r w:rsidRPr="00FF4E00">
        <w:lastRenderedPageBreak/>
        <w:t xml:space="preserve">comparatively low 1.5 versus when it’s set to something like a super-saturated 3.5, and imagine how the pulsing between the two values might convey a story or 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rPr>
          <w:rFonts w:hint="eastAsia"/>
        </w:rPr>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rPr>
          <w:rFonts w:hint="eastAsia"/>
        </w:rPr>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rPr>
          <w:rFonts w:hint="eastAsia"/>
        </w:rPr>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rPr>
          <w:rFonts w:hint="eastAsia"/>
        </w:rPr>
      </w:pPr>
      <w:r w:rsidRPr="00FF4E00">
        <w:t xml:space="preserve">In the first iteration of this </w:t>
      </w:r>
      <w:r>
        <w:t>game loop</w:t>
      </w:r>
      <w:r w:rsidRPr="00FF4E00">
        <w:t xml:space="preserve"> the design required players to activate each segment of the lock in both the correct relative position (top on </w:t>
      </w:r>
      <w:r w:rsidRPr="00FF4E00">
        <w:lastRenderedPageBreak/>
        <w:t xml:space="preserve">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rPr>
          <w:rFonts w:hint="eastAsia"/>
        </w:rPr>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rPr>
          <w:rFonts w:hint="eastAsia"/>
        </w:rPr>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rPr>
          <w:rFonts w:hint="eastAsia"/>
        </w:rPr>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rPr>
          <w:rFonts w:hint="eastAsia"/>
        </w:rPr>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rPr>
          <w:rFonts w:hint="eastAsia"/>
        </w:rPr>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07CB1CE9" w14:textId="6547784B" w:rsidR="00176116" w:rsidRDefault="001C0D20" w:rsidP="001A3E5C">
      <w:pPr>
        <w:pStyle w:val="BodyTextCont"/>
        <w:rPr>
          <w:rFonts w:hint="eastAsia"/>
        </w:rPr>
      </w:pPr>
      <w:r w:rsidRPr="00FF4E00">
        <w:t xml:space="preserve">In the next chapter you’ll investigate how your </w:t>
      </w:r>
      <w:r>
        <w:t>game loop</w:t>
      </w:r>
      <w:r w:rsidRPr="00FF4E00">
        <w:t xml:space="preserve"> can evolve once again by applying simple physics to objects in the game world.</w:t>
      </w:r>
      <w:r>
        <w:t xml:space="preserve"> </w:t>
      </w:r>
    </w:p>
    <w:p w14:paraId="6EEFB6C6" w14:textId="77777777" w:rsidR="00176116" w:rsidRPr="00176116" w:rsidRDefault="00176116" w:rsidP="00176116"/>
    <w:sectPr w:rsidR="00176116" w:rsidRPr="00176116" w:rsidSect="00D6394B">
      <w:headerReference w:type="even" r:id="rId50"/>
      <w:headerReference w:type="default" r:id="rId51"/>
      <w:footerReference w:type="even" r:id="rId52"/>
      <w:footerReference w:type="default" r:id="rId53"/>
      <w:headerReference w:type="first" r:id="rId54"/>
      <w:footerReference w:type="first" r:id="rId55"/>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8" w:author="Jeb Pavleas" w:date="2021-05-10T04:43:00Z" w:initials="JP">
    <w:p w14:paraId="18718209" w14:textId="7CD661A5" w:rsidR="005D6DD2" w:rsidRDefault="005D6DD2">
      <w:pPr>
        <w:pStyle w:val="CommentText"/>
      </w:pPr>
      <w:r>
        <w:rPr>
          <w:rStyle w:val="CommentReference"/>
        </w:rPr>
        <w:annotationRef/>
      </w:r>
      <w:r>
        <w:t>Some comments options can be cut</w:t>
      </w:r>
    </w:p>
  </w:comment>
  <w:comment w:id="189" w:author="Kelvin Sung" w:date="2021-05-20T18:17:00Z" w:initials="KS">
    <w:p w14:paraId="6524006B" w14:textId="678473CF" w:rsidR="005D6DD2" w:rsidRDefault="005D6DD2">
      <w:pPr>
        <w:pStyle w:val="CommentText"/>
      </w:pPr>
      <w:r>
        <w:rPr>
          <w:rStyle w:val="CommentReference"/>
        </w:rPr>
        <w:annotationRef/>
      </w:r>
      <w:r>
        <w:t>This OK?</w:t>
      </w:r>
    </w:p>
  </w:comment>
  <w:comment w:id="384" w:author="Jeb Pavleas" w:date="2021-05-10T04:58:00Z" w:initials="JP">
    <w:p w14:paraId="3890F70C" w14:textId="2C6251FD" w:rsidR="005D6DD2" w:rsidRDefault="005D6DD2">
      <w:pPr>
        <w:pStyle w:val="CommentText"/>
      </w:pPr>
      <w:r>
        <w:rPr>
          <w:rStyle w:val="CommentReference"/>
        </w:rPr>
        <w:annotationRef/>
      </w:r>
    </w:p>
  </w:comment>
  <w:comment w:id="505" w:author="Jeb Pavleas" w:date="2021-05-10T05:06:00Z" w:initials="JP">
    <w:p w14:paraId="3D2F8FD8" w14:textId="64AE36C5" w:rsidR="005D6DD2" w:rsidRDefault="005D6DD2">
      <w:pPr>
        <w:pStyle w:val="CommentText"/>
      </w:pPr>
      <w:r>
        <w:rPr>
          <w:rStyle w:val="CommentReference"/>
        </w:rPr>
        <w:annotationRef/>
      </w:r>
    </w:p>
  </w:comment>
  <w:comment w:id="583" w:author="Kelvin Sung" w:date="2021-05-19T19:23:00Z" w:initials="KS">
    <w:p w14:paraId="173B60E5" w14:textId="7E3D5129" w:rsidR="005D6DD2" w:rsidRDefault="005D6DD2">
      <w:pPr>
        <w:pStyle w:val="CommentText"/>
      </w:pPr>
      <w:r>
        <w:rPr>
          <w:rStyle w:val="CommentReference"/>
        </w:rPr>
        <w:annotationRef/>
      </w:r>
      <w:r>
        <w:t>Here</w:t>
      </w:r>
    </w:p>
  </w:comment>
  <w:comment w:id="586" w:author="Jeb Pavleas" w:date="2021-05-10T05:26:00Z" w:initials="JP">
    <w:p w14:paraId="5F8F83D1" w14:textId="590A90DE" w:rsidR="005D6DD2" w:rsidRDefault="005D6DD2">
      <w:pPr>
        <w:pStyle w:val="CommentText"/>
      </w:pPr>
      <w:r>
        <w:rPr>
          <w:rStyle w:val="CommentReference"/>
        </w:rPr>
        <w:annotationRef/>
      </w:r>
      <w:bookmarkStart w:id="588" w:name="_Hlk71516858"/>
      <w:r w:rsidRPr="006A40FB">
        <w:t xml:space="preserve">my_game.js </w:t>
      </w:r>
      <w:r>
        <w:t>vs my_game_main.js</w:t>
      </w:r>
      <w:bookmarkEnd w:id="588"/>
    </w:p>
  </w:comment>
  <w:comment w:id="589" w:author="Jeb Pavleas" w:date="2021-05-10T05:27:00Z" w:initials="JP">
    <w:p w14:paraId="0B0337AD" w14:textId="33258D05" w:rsidR="005D6DD2" w:rsidRDefault="005D6DD2">
      <w:pPr>
        <w:pStyle w:val="CommentText"/>
      </w:pPr>
      <w:r>
        <w:rPr>
          <w:rStyle w:val="CommentReference"/>
        </w:rPr>
        <w:annotationRef/>
      </w:r>
      <w:r w:rsidRPr="006A40FB">
        <w:t>my_game.js vs my_game_main.js</w:t>
      </w:r>
    </w:p>
  </w:comment>
  <w:comment w:id="587" w:author="Jeb Pavleas" w:date="2021-05-10T05:22:00Z" w:initials="JP">
    <w:p w14:paraId="28FDA38B" w14:textId="64DEA912" w:rsidR="005D6DD2" w:rsidRDefault="005D6DD2">
      <w:pPr>
        <w:pStyle w:val="CommentText"/>
      </w:pPr>
      <w:r>
        <w:rPr>
          <w:rStyle w:val="CommentReference"/>
        </w:rPr>
        <w:annotationRef/>
      </w:r>
      <w:r>
        <w:t>My game main used for future complexity?</w:t>
      </w:r>
    </w:p>
  </w:comment>
  <w:comment w:id="590" w:author="Jeb Pavleas" w:date="2021-05-10T05:36:00Z" w:initials="JP">
    <w:p w14:paraId="66013868" w14:textId="07E9DE82" w:rsidR="005D6DD2" w:rsidRDefault="005D6DD2">
      <w:pPr>
        <w:pStyle w:val="CommentText"/>
      </w:pPr>
      <w:r>
        <w:rPr>
          <w:rStyle w:val="CommentReference"/>
        </w:rPr>
        <w:annotationRef/>
      </w:r>
      <w:r>
        <w:t>Access point</w:t>
      </w:r>
    </w:p>
  </w:comment>
  <w:comment w:id="1028" w:author="Jeb Pavleas" w:date="2021-05-10T05:54:00Z" w:initials="JP">
    <w:p w14:paraId="7460A682" w14:textId="33A4C768" w:rsidR="005D6DD2" w:rsidRDefault="005D6DD2">
      <w:pPr>
        <w:pStyle w:val="CommentText"/>
      </w:pPr>
      <w:r>
        <w:rPr>
          <w:rStyle w:val="CommentReference"/>
        </w:rPr>
        <w:annotationRef/>
      </w:r>
      <w:r>
        <w:t>Accuracy double check</w:t>
      </w:r>
    </w:p>
  </w:comment>
  <w:comment w:id="1621" w:author="Jeb Pavleas" w:date="2021-05-10T06:47:00Z" w:initials="JP">
    <w:p w14:paraId="3212EDC6" w14:textId="155F317C" w:rsidR="005D6DD2" w:rsidRPr="000F0939" w:rsidRDefault="005D6DD2">
      <w:pPr>
        <w:pStyle w:val="CommentText"/>
        <w:rPr>
          <w:rStyle w:val="CodeInline"/>
          <w:rFonts w:hint="eastAsia"/>
        </w:rPr>
      </w:pPr>
      <w:r>
        <w:rPr>
          <w:rStyle w:val="CommentReference"/>
        </w:rPr>
        <w:annotationRef/>
      </w:r>
      <w:r>
        <w:t>No longer in resources any reason why?</w:t>
      </w:r>
    </w:p>
  </w:comment>
  <w:comment w:id="1622" w:author="Kelvin Sung" w:date="2021-05-22T06:56:00Z" w:initials="KS">
    <w:p w14:paraId="21E56641" w14:textId="0630E688" w:rsidR="005D6DD2" w:rsidRDefault="005D6DD2">
      <w:pPr>
        <w:pStyle w:val="CommentText"/>
      </w:pPr>
      <w:r>
        <w:rPr>
          <w:rStyle w:val="CommentReference"/>
        </w:rPr>
        <w:annotationRef/>
      </w:r>
      <w:r>
        <w:t>Added a few sentences above, is this better?</w:t>
      </w:r>
    </w:p>
  </w:comment>
  <w:comment w:id="1656" w:author="Jeb Pavleas" w:date="2021-05-10T06:53:00Z" w:initials="JP">
    <w:p w14:paraId="333FD1B8" w14:textId="325D52DE" w:rsidR="005D6DD2" w:rsidRDefault="005D6DD2">
      <w:pPr>
        <w:pStyle w:val="CommentText"/>
      </w:pPr>
      <w:r>
        <w:rPr>
          <w:rStyle w:val="CommentReference"/>
        </w:rPr>
        <w:annotationRef/>
      </w:r>
    </w:p>
  </w:comment>
  <w:comment w:id="1661" w:author="Kelvin Sung" w:date="2021-05-22T07:50:00Z" w:initials="KS">
    <w:p w14:paraId="12F81579" w14:textId="7B291F98" w:rsidR="005D6DD2" w:rsidRDefault="005D6DD2">
      <w:pPr>
        <w:pStyle w:val="CommentText"/>
      </w:pPr>
      <w:r>
        <w:rPr>
          <w:rStyle w:val="CommentReference"/>
        </w:rPr>
        <w:annotationRef/>
      </w:r>
      <w:r>
        <w:t>Sorry, Track changes was accidentally switched off for the next couple of subsections.</w:t>
      </w:r>
    </w:p>
  </w:comment>
  <w:comment w:id="1728" w:author="Kelvin Sung" w:date="2021-05-22T07:50:00Z" w:initials="KS">
    <w:p w14:paraId="41397A67" w14:textId="27FC3123" w:rsidR="005D6DD2" w:rsidRDefault="005D6DD2">
      <w:pPr>
        <w:pStyle w:val="CommentText"/>
      </w:pPr>
      <w:r>
        <w:rPr>
          <w:rStyle w:val="CommentReference"/>
        </w:rPr>
        <w:annotationRef/>
      </w:r>
      <w:r>
        <w:t>Track changes switched on again.</w:t>
      </w:r>
    </w:p>
  </w:comment>
  <w:comment w:id="1760" w:author="Jeb Pavleas" w:date="2021-05-10T07:30:00Z" w:initials="JP">
    <w:p w14:paraId="6441BA25" w14:textId="08F05F79" w:rsidR="005D6DD2" w:rsidRDefault="005D6DD2">
      <w:pPr>
        <w:pStyle w:val="CommentText"/>
      </w:pPr>
      <w:r>
        <w:rPr>
          <w:rStyle w:val="CommentReference"/>
        </w:rPr>
        <w:annotationRef/>
      </w:r>
      <w:proofErr w:type="gramStart"/>
      <w:r>
        <w:t>Anyway</w:t>
      </w:r>
      <w:proofErr w:type="gramEnd"/>
      <w:r>
        <w:t xml:space="preserve"> we can gloss over these like the </w:t>
      </w:r>
      <w:r w:rsidRPr="004D6400">
        <w:t xml:space="preserve">Modifying the </w:t>
      </w:r>
      <w:proofErr w:type="spellStart"/>
      <w:r w:rsidRPr="004D6400">
        <w:t>MyGame</w:t>
      </w:r>
      <w:proofErr w:type="spellEnd"/>
      <w:r w:rsidRPr="004D6400">
        <w:t xml:space="preserve"> Object</w:t>
      </w:r>
      <w:r w:rsidRPr="004D6400">
        <w:rPr>
          <w:i/>
          <w:iCs/>
        </w:rPr>
        <w:annotationRef/>
      </w:r>
      <w:r>
        <w:t xml:space="preserve"> section yet?</w:t>
      </w:r>
    </w:p>
  </w:comment>
  <w:comment w:id="1820" w:author="Jeb Pavleas" w:date="2021-05-10T07:15:00Z" w:initials="JP">
    <w:p w14:paraId="46F8505E" w14:textId="1ABAC604" w:rsidR="005D6DD2" w:rsidRDefault="005D6DD2">
      <w:pPr>
        <w:pStyle w:val="CommentText"/>
      </w:pPr>
      <w:r>
        <w:rPr>
          <w:rStyle w:val="CommentReference"/>
        </w:rPr>
        <w:annotationRef/>
      </w:r>
      <w:r>
        <w:t>Should we condense any earlier chapters like this?</w:t>
      </w:r>
    </w:p>
  </w:comment>
  <w:comment w:id="1821" w:author="Kelvin Sung" w:date="2021-05-22T08:16:00Z" w:initials="KS">
    <w:p w14:paraId="13064CCD" w14:textId="77777777" w:rsidR="005D6DD2" w:rsidRDefault="005D6DD2">
      <w:pPr>
        <w:pStyle w:val="CommentText"/>
      </w:pPr>
      <w:r>
        <w:rPr>
          <w:rStyle w:val="CommentReference"/>
        </w:rPr>
        <w:annotationRef/>
      </w:r>
      <w:r>
        <w:t xml:space="preserve">Simplification like this should not be done too early, “repetitive” becomes true </w:t>
      </w:r>
      <w:proofErr w:type="gramStart"/>
      <w:r>
        <w:t>after  we</w:t>
      </w:r>
      <w:proofErr w:type="gramEnd"/>
      <w:r>
        <w:t xml:space="preserve"> “repeat”. </w:t>
      </w:r>
    </w:p>
    <w:p w14:paraId="368D7F73" w14:textId="77777777" w:rsidR="005D6DD2" w:rsidRDefault="005D6DD2">
      <w:pPr>
        <w:pStyle w:val="CommentText"/>
      </w:pPr>
    </w:p>
    <w:p w14:paraId="063DF9ED" w14:textId="73BD0C4B" w:rsidR="005D6DD2" w:rsidRDefault="005D6DD2">
      <w:pPr>
        <w:pStyle w:val="CommentText"/>
      </w:pPr>
      <w:r>
        <w:t xml:space="preserve">Earlier on, new   functionality </w:t>
      </w:r>
      <w:proofErr w:type="gramStart"/>
      <w:r>
        <w:t>are</w:t>
      </w:r>
      <w:proofErr w:type="gramEnd"/>
      <w:r>
        <w:t xml:space="preserve"> relatively straightforward, and spending time in </w:t>
      </w:r>
      <w:proofErr w:type="spellStart"/>
      <w:r>
        <w:t>my_game</w:t>
      </w:r>
      <w:proofErr w:type="spellEnd"/>
      <w:r>
        <w:t xml:space="preserve"> make sense (almost with similar level of complexity).</w:t>
      </w:r>
    </w:p>
    <w:p w14:paraId="77A7671B" w14:textId="77777777" w:rsidR="005D6DD2" w:rsidRDefault="005D6DD2">
      <w:pPr>
        <w:pStyle w:val="CommentText"/>
      </w:pPr>
    </w:p>
    <w:p w14:paraId="31F7B86B" w14:textId="6B7B7BDF" w:rsidR="005D6DD2" w:rsidRDefault="005D6DD2">
      <w:pPr>
        <w:pStyle w:val="CommentText"/>
      </w:pPr>
      <w:r>
        <w:t xml:space="preserve">Now, the functionality is much more involved, and they have seen </w:t>
      </w:r>
      <w:proofErr w:type="spellStart"/>
      <w:r>
        <w:t>my_game</w:t>
      </w:r>
      <w:proofErr w:type="spellEnd"/>
      <w:r>
        <w:t xml:space="preserve"> changes many times. So, I think it is ok to start from here.</w:t>
      </w:r>
    </w:p>
  </w:comment>
  <w:comment w:id="1855" w:author="Jeb Pavleas" w:date="2021-05-10T07:18:00Z" w:initials="JP">
    <w:p w14:paraId="62F2FAF3" w14:textId="036BF628" w:rsidR="005D6DD2" w:rsidRDefault="005D6DD2">
      <w:pPr>
        <w:pStyle w:val="CommentText"/>
      </w:pPr>
      <w:r>
        <w:rPr>
          <w:rStyle w:val="CommentReference"/>
        </w:rPr>
        <w:annotationRef/>
      </w:r>
      <w:r>
        <w:t>Double check</w:t>
      </w:r>
    </w:p>
  </w:comment>
  <w:comment w:id="1856" w:author="Kelvin Sung" w:date="2021-05-22T09:22:00Z" w:initials="KS">
    <w:p w14:paraId="60F6E4F3" w14:textId="60B5FECC" w:rsidR="005D6DD2" w:rsidRDefault="005D6DD2">
      <w:pPr>
        <w:pStyle w:val="CommentText"/>
      </w:pPr>
      <w:r>
        <w:rPr>
          <w:rStyle w:val="CommentReference"/>
        </w:rPr>
        <w:annotationRef/>
      </w:r>
      <w:r>
        <w:t>This is fine.</w:t>
      </w:r>
    </w:p>
  </w:comment>
  <w:comment w:id="2240" w:author="Jeb Pavleas" w:date="2021-05-16T05:34:00Z" w:initials="JP">
    <w:p w14:paraId="20DED1D2" w14:textId="1F241C83" w:rsidR="005D6DD2" w:rsidRDefault="005D6DD2">
      <w:pPr>
        <w:pStyle w:val="CommentText"/>
      </w:pPr>
      <w:r>
        <w:rPr>
          <w:rStyle w:val="CommentReference"/>
        </w:rPr>
        <w:annotationRef/>
      </w:r>
    </w:p>
  </w:comment>
  <w:comment w:id="2454" w:author="Jeb Pavleas" w:date="2021-05-10T07:37:00Z" w:initials="JP">
    <w:p w14:paraId="577271AF" w14:textId="5C80341E" w:rsidR="005D6DD2" w:rsidRDefault="005D6DD2">
      <w:pPr>
        <w:pStyle w:val="CommentText"/>
      </w:pPr>
      <w:r>
        <w:rPr>
          <w:rStyle w:val="CommentReference"/>
        </w:rPr>
        <w:annotationRef/>
      </w:r>
    </w:p>
  </w:comment>
  <w:comment w:id="2544" w:author="Jeb Pavleas" w:date="2021-05-10T07:41:00Z" w:initials="JP">
    <w:p w14:paraId="193326AF" w14:textId="5A5FC889" w:rsidR="005D6DD2" w:rsidRDefault="005D6DD2">
      <w:pPr>
        <w:pStyle w:val="CommentText"/>
      </w:pPr>
      <w:r>
        <w:rPr>
          <w:rStyle w:val="CommentReference"/>
        </w:rPr>
        <w:annotationRef/>
      </w:r>
    </w:p>
  </w:comment>
  <w:comment w:id="2545" w:author="Kelvin Sung" w:date="2021-05-22T13:15:00Z" w:initials="KS">
    <w:p w14:paraId="592001D7" w14:textId="766C0C6E" w:rsidR="005D6DD2" w:rsidRDefault="005D6DD2">
      <w:pPr>
        <w:pStyle w:val="CommentText"/>
      </w:pPr>
      <w:r>
        <w:rPr>
          <w:rStyle w:val="CommentReference"/>
        </w:rPr>
        <w:annotationRef/>
      </w:r>
      <w:r>
        <w:t>Something that bothers here?</w:t>
      </w:r>
    </w:p>
  </w:comment>
  <w:comment w:id="2756" w:author="Jeb Pavleas" w:date="2021-05-16T06:03:00Z" w:initials="JP">
    <w:p w14:paraId="6A489FFA" w14:textId="6D56DEC4" w:rsidR="005D6DD2" w:rsidRDefault="005D6DD2">
      <w:pPr>
        <w:pStyle w:val="CommentText"/>
      </w:pPr>
      <w:r>
        <w:rPr>
          <w:rStyle w:val="CommentReference"/>
        </w:rPr>
        <w:annotationRef/>
      </w:r>
      <w:r>
        <w:t>Needs trim</w:t>
      </w:r>
    </w:p>
  </w:comment>
  <w:comment w:id="2757" w:author="Kelvin Sung" w:date="2021-05-24T05:53:00Z" w:initials="KS">
    <w:p w14:paraId="3880F16A" w14:textId="53FCE6DD" w:rsidR="005D6DD2" w:rsidRDefault="005D6DD2">
      <w:pPr>
        <w:pStyle w:val="CommentText"/>
      </w:pPr>
      <w:r>
        <w:rPr>
          <w:rStyle w:val="CommentReference"/>
        </w:rPr>
        <w:annotationRef/>
      </w:r>
      <w:r>
        <w:t>OK now?</w:t>
      </w:r>
    </w:p>
  </w:comment>
  <w:comment w:id="2847" w:author="Jeb Pavleas" w:date="2021-05-16T06:04:00Z" w:initials="JP">
    <w:p w14:paraId="653EA0BF" w14:textId="1D8B9CF6" w:rsidR="005D6DD2" w:rsidRDefault="005D6DD2">
      <w:pPr>
        <w:pStyle w:val="CommentText"/>
      </w:pPr>
      <w:r>
        <w:rPr>
          <w:rStyle w:val="CommentReference"/>
        </w:rPr>
        <w:annotationRef/>
      </w:r>
      <w:r>
        <w:t>Needs code bold</w:t>
      </w:r>
    </w:p>
  </w:comment>
  <w:comment w:id="2848" w:author="Kelvin Sung" w:date="2021-05-22T17:50:00Z" w:initials="KS">
    <w:p w14:paraId="4CDD6041" w14:textId="2135E2FE" w:rsidR="005D6DD2" w:rsidRDefault="005D6DD2">
      <w:pPr>
        <w:pStyle w:val="CommentText"/>
      </w:pPr>
      <w:r>
        <w:rPr>
          <w:rStyle w:val="CommentReference"/>
        </w:rPr>
        <w:annotationRef/>
      </w:r>
      <w:r>
        <w:t>How about this?</w:t>
      </w:r>
    </w:p>
  </w:comment>
  <w:comment w:id="2926" w:author="Jeb Pavleas" w:date="2021-05-16T06:05:00Z" w:initials="JP">
    <w:p w14:paraId="5348F1BE" w14:textId="5D309572" w:rsidR="005D6DD2" w:rsidRDefault="005D6DD2">
      <w:pPr>
        <w:pStyle w:val="CommentText"/>
      </w:pPr>
      <w:r>
        <w:rPr>
          <w:rStyle w:val="CommentReference"/>
        </w:rPr>
        <w:annotationRef/>
      </w:r>
      <w:r>
        <w:t>Needs code bold</w:t>
      </w:r>
    </w:p>
  </w:comment>
  <w:comment w:id="2927" w:author="Kelvin Sung" w:date="2021-05-24T05:54:00Z" w:initials="KS">
    <w:p w14:paraId="631EF5FC" w14:textId="17DA8A1F" w:rsidR="005D6DD2" w:rsidRDefault="005D6DD2">
      <w:pPr>
        <w:pStyle w:val="CommentText"/>
      </w:pPr>
      <w:r>
        <w:rPr>
          <w:rStyle w:val="CommentReference"/>
        </w:rPr>
        <w:annotationRef/>
      </w:r>
      <w:r>
        <w:t>OK?</w:t>
      </w:r>
    </w:p>
  </w:comment>
  <w:comment w:id="3019" w:author="Jeb Pavleas" w:date="2021-05-16T06:28:00Z" w:initials="JP">
    <w:p w14:paraId="60BEF63F" w14:textId="484E3367" w:rsidR="005D6DD2" w:rsidRDefault="005D6DD2">
      <w:pPr>
        <w:pStyle w:val="CommentText"/>
      </w:pPr>
      <w:r>
        <w:rPr>
          <w:rStyle w:val="CommentReference"/>
        </w:rPr>
        <w:annotationRef/>
      </w:r>
      <w:r>
        <w:t>Texture</w:t>
      </w:r>
    </w:p>
  </w:comment>
  <w:comment w:id="3020" w:author="Kelvin Sung" w:date="2021-05-24T05:55:00Z" w:initials="KS">
    <w:p w14:paraId="6E093E05" w14:textId="72EFDB47" w:rsidR="005D6DD2" w:rsidRDefault="005D6DD2">
      <w:pPr>
        <w:pStyle w:val="CommentText"/>
      </w:pPr>
      <w:r>
        <w:rPr>
          <w:rStyle w:val="CommentReference"/>
        </w:rPr>
        <w:annotationRef/>
      </w:r>
      <w:r>
        <w:t>How’s this?</w:t>
      </w:r>
    </w:p>
  </w:comment>
  <w:comment w:id="3023" w:author="Jeb Pavleas" w:date="2021-05-16T06:16:00Z" w:initials="JP">
    <w:p w14:paraId="71DF7EEA" w14:textId="518EA376" w:rsidR="005D6DD2" w:rsidRDefault="005D6DD2">
      <w:pPr>
        <w:pStyle w:val="CommentText"/>
      </w:pPr>
      <w:r>
        <w:rPr>
          <w:rStyle w:val="CommentReference"/>
        </w:rPr>
        <w:annotationRef/>
      </w:r>
      <w:r>
        <w:t>old</w:t>
      </w:r>
    </w:p>
  </w:comment>
  <w:comment w:id="3024" w:author="Kelvin Sung" w:date="2021-05-24T05:55:00Z" w:initials="KS">
    <w:p w14:paraId="76BC16F8" w14:textId="73EAF6A4" w:rsidR="005D6DD2" w:rsidRDefault="005D6DD2">
      <w:pPr>
        <w:pStyle w:val="CommentText"/>
      </w:pPr>
      <w:r>
        <w:rPr>
          <w:rStyle w:val="CommentReference"/>
        </w:rPr>
        <w:annotationRef/>
      </w:r>
      <w:r>
        <w:t>Make sense now?</w:t>
      </w:r>
    </w:p>
  </w:comment>
  <w:comment w:id="3015" w:author="Jeb Pavleas" w:date="2021-05-16T06:16:00Z" w:initials="JP">
    <w:p w14:paraId="6821CEEA" w14:textId="679B1B6F" w:rsidR="005D6DD2" w:rsidRDefault="005D6DD2">
      <w:pPr>
        <w:pStyle w:val="CommentText"/>
      </w:pPr>
      <w:r>
        <w:rPr>
          <w:rStyle w:val="CommentReference"/>
        </w:rPr>
        <w:annotationRef/>
      </w:r>
      <w:r>
        <w:t>Accuracy check</w:t>
      </w:r>
    </w:p>
  </w:comment>
  <w:comment w:id="3016" w:author="Kelvin Sung" w:date="2021-05-22T18:07:00Z" w:initials="KS">
    <w:p w14:paraId="289A5DCD" w14:textId="764F6943" w:rsidR="005D6DD2" w:rsidRDefault="005D6DD2">
      <w:pPr>
        <w:pStyle w:val="CommentText"/>
      </w:pPr>
      <w:r>
        <w:rPr>
          <w:rStyle w:val="CommentReference"/>
        </w:rPr>
        <w:annotationRef/>
      </w:r>
      <w:r>
        <w:t>Good now. How does this read?</w:t>
      </w:r>
    </w:p>
  </w:comment>
  <w:comment w:id="3138" w:author="Jeb Pavleas" w:date="2021-05-16T06:31:00Z" w:initials="JP">
    <w:p w14:paraId="1C742AE8" w14:textId="6C0FF2A9" w:rsidR="005D6DD2" w:rsidRDefault="005D6DD2">
      <w:pPr>
        <w:pStyle w:val="CommentText"/>
      </w:pPr>
      <w:r>
        <w:rPr>
          <w:rStyle w:val="CommentReference"/>
        </w:rPr>
        <w:annotationRef/>
      </w:r>
      <w:r>
        <w:t>Old no longer needed</w:t>
      </w:r>
    </w:p>
  </w:comment>
  <w:comment w:id="3054" w:author="Jeb Pavleas" w:date="2021-05-16T06:31:00Z" w:initials="JP">
    <w:p w14:paraId="3ADD337B" w14:textId="334E4814" w:rsidR="005D6DD2" w:rsidRDefault="005D6DD2">
      <w:pPr>
        <w:pStyle w:val="CommentText"/>
      </w:pPr>
      <w:r>
        <w:rPr>
          <w:rStyle w:val="CommentReference"/>
        </w:rPr>
        <w:annotationRef/>
      </w:r>
      <w:r>
        <w:t xml:space="preserve">Double check this </w:t>
      </w:r>
      <w:proofErr w:type="gramStart"/>
      <w:r>
        <w:t>section  please</w:t>
      </w:r>
      <w:proofErr w:type="gramEnd"/>
    </w:p>
  </w:comment>
  <w:comment w:id="3055" w:author="Kelvin Sung" w:date="2021-05-24T05:55:00Z" w:initials="KS">
    <w:p w14:paraId="5E21F6EB" w14:textId="5F91BC2A" w:rsidR="005D6DD2" w:rsidRDefault="005D6DD2">
      <w:pPr>
        <w:pStyle w:val="CommentText"/>
      </w:pPr>
      <w:r>
        <w:rPr>
          <w:rStyle w:val="CommentReference"/>
        </w:rPr>
        <w:annotationRef/>
      </w:r>
      <w:r>
        <w:t>Tried to fix, how does this read?</w:t>
      </w:r>
    </w:p>
  </w:comment>
  <w:comment w:id="3306" w:author="Jeb Pavleas" w:date="2021-05-16T06:34:00Z" w:initials="JP">
    <w:p w14:paraId="49550470" w14:textId="78D0B8ED" w:rsidR="005D6DD2" w:rsidRDefault="005D6DD2">
      <w:pPr>
        <w:pStyle w:val="CommentText"/>
      </w:pPr>
      <w:r>
        <w:rPr>
          <w:rStyle w:val="CommentReference"/>
        </w:rPr>
        <w:annotationRef/>
      </w:r>
      <w:r>
        <w:t>Now shader_resources.js changes go here</w:t>
      </w:r>
    </w:p>
  </w:comment>
  <w:comment w:id="3331" w:author="Jeb Pavleas" w:date="2021-05-16T06:36:00Z" w:initials="JP">
    <w:p w14:paraId="542E0EF9" w14:textId="25AC60BA" w:rsidR="005D6DD2" w:rsidRDefault="005D6DD2">
      <w:pPr>
        <w:pStyle w:val="CommentText"/>
      </w:pPr>
      <w:r>
        <w:rPr>
          <w:rStyle w:val="CommentReference"/>
        </w:rPr>
        <w:annotationRef/>
      </w:r>
      <w:r>
        <w:t xml:space="preserve">No longer </w:t>
      </w:r>
      <w:proofErr w:type="spellStart"/>
      <w:r>
        <w:t>relavent</w:t>
      </w:r>
      <w:proofErr w:type="spellEnd"/>
      <w:r>
        <w:t>?</w:t>
      </w:r>
    </w:p>
  </w:comment>
  <w:comment w:id="3342" w:author="Jeb Pavleas" w:date="2021-05-16T06:44:00Z" w:initials="JP">
    <w:p w14:paraId="7F0EE9CF" w14:textId="7A2C9E1C" w:rsidR="005D6DD2" w:rsidRDefault="005D6DD2">
      <w:pPr>
        <w:pStyle w:val="CommentText"/>
      </w:pPr>
      <w:r>
        <w:rPr>
          <w:rStyle w:val="CommentReference"/>
        </w:rPr>
        <w:annotationRef/>
      </w:r>
    </w:p>
  </w:comment>
  <w:comment w:id="3344" w:author="Jeb Pavleas" w:date="2021-05-16T06:40:00Z" w:initials="JP">
    <w:p w14:paraId="13EBE7F8" w14:textId="75F30645" w:rsidR="005D6DD2" w:rsidRDefault="005D6DD2">
      <w:pPr>
        <w:pStyle w:val="CommentText"/>
      </w:pPr>
      <w:r>
        <w:rPr>
          <w:rStyle w:val="CommentReference"/>
        </w:rPr>
        <w:annotationRef/>
      </w:r>
      <w:r>
        <w:t>Possible summary to remove code and condense these small changes.</w:t>
      </w:r>
    </w:p>
  </w:comment>
  <w:comment w:id="3605" w:author="Jeb Pavleas" w:date="2021-05-16T06:48:00Z" w:initials="JP">
    <w:p w14:paraId="299D4659" w14:textId="04176702" w:rsidR="005D6DD2" w:rsidRDefault="005D6DD2">
      <w:pPr>
        <w:pStyle w:val="CommentText"/>
      </w:pPr>
      <w:r>
        <w:rPr>
          <w:rStyle w:val="CommentReference"/>
        </w:rPr>
        <w:annotationRef/>
      </w:r>
      <w:r>
        <w:t>Accuracy check</w:t>
      </w:r>
    </w:p>
  </w:comment>
  <w:comment w:id="3606" w:author="Kelvin Sung" w:date="2021-05-26T05:34:00Z" w:initials="KS">
    <w:p w14:paraId="64EFAD2D" w14:textId="0D036972" w:rsidR="005D6DD2" w:rsidRDefault="005D6DD2">
      <w:pPr>
        <w:pStyle w:val="CommentText"/>
      </w:pPr>
      <w:r>
        <w:rPr>
          <w:rStyle w:val="CommentReference"/>
        </w:rPr>
        <w:annotationRef/>
      </w:r>
      <w:r>
        <w:t>All good.</w:t>
      </w:r>
    </w:p>
  </w:comment>
  <w:comment w:id="4456" w:author="Kelvin Sung" w:date="2021-05-25T18:28:00Z" w:initials="KS">
    <w:p w14:paraId="43659042" w14:textId="3843DA71" w:rsidR="005D6DD2" w:rsidRDefault="005D6DD2">
      <w:pPr>
        <w:pStyle w:val="CommentText"/>
      </w:pPr>
      <w:r>
        <w:rPr>
          <w:rStyle w:val="CommentReference"/>
        </w:rPr>
        <w:annotationRef/>
      </w:r>
      <w:r>
        <w:t>HERE</w:t>
      </w:r>
    </w:p>
  </w:comment>
  <w:comment w:id="5126" w:author="Kelvin Sung" w:date="2021-05-27T17:25:00Z" w:initials="KS">
    <w:p w14:paraId="6C00115E" w14:textId="62AE9223" w:rsidR="001B2C05" w:rsidRDefault="001B2C05">
      <w:pPr>
        <w:pStyle w:val="CommentText"/>
      </w:pPr>
      <w:r>
        <w:rPr>
          <w:rStyle w:val="CommentReference"/>
        </w:rPr>
        <w:annotationRef/>
      </w:r>
      <w:r>
        <w:t xml:space="preserve">STOP </w:t>
      </w:r>
      <w:r>
        <w:t>HERE</w:t>
      </w:r>
      <w:bookmarkStart w:id="5130" w:name="_GoBack"/>
      <w:bookmarkEnd w:id="5130"/>
    </w:p>
  </w:comment>
  <w:comment w:id="5137" w:author="Kelvin Sung" w:date="2021-05-26T06:57:00Z" w:initials="KS">
    <w:p w14:paraId="5A25DA71" w14:textId="2152F6BF" w:rsidR="00FA6367" w:rsidRDefault="00FA6367">
      <w:pPr>
        <w:pStyle w:val="CommentText"/>
      </w:pPr>
      <w:r>
        <w:rPr>
          <w:rStyle w:val="CommentReference"/>
        </w:rPr>
        <w:annotationRef/>
      </w:r>
      <w:r>
        <w:t>VERIFY with code!!</w:t>
      </w:r>
    </w:p>
  </w:comment>
  <w:comment w:id="5193" w:author="Jeb Pavleas" w:date="2021-05-17T07:35:00Z" w:initials="JP">
    <w:p w14:paraId="59701598" w14:textId="4DFE2A7A" w:rsidR="005D6DD2" w:rsidRDefault="005D6DD2">
      <w:pPr>
        <w:pStyle w:val="CommentText"/>
      </w:pPr>
      <w:r>
        <w:rPr>
          <w:rStyle w:val="CommentReference"/>
        </w:rPr>
        <w:annotationRef/>
      </w:r>
      <w:r>
        <w:t xml:space="preserve">no longer </w:t>
      </w:r>
      <w:proofErr w:type="spellStart"/>
      <w:r>
        <w:t>relevent</w:t>
      </w:r>
      <w:proofErr w:type="spellEnd"/>
    </w:p>
  </w:comment>
  <w:comment w:id="5268" w:author="Kelvin Sung" w:date="2021-05-17T15:21:00Z" w:initials="KS">
    <w:p w14:paraId="5BA468C3" w14:textId="23A6766F" w:rsidR="005D6DD2" w:rsidRDefault="005D6DD2">
      <w:pPr>
        <w:pStyle w:val="CommentText"/>
      </w:pPr>
      <w:r>
        <w:rPr>
          <w:rStyle w:val="CommentReference"/>
        </w:rPr>
        <w:annotationRef/>
      </w:r>
      <w:r>
        <w:t>consider simply or steps, etc.</w:t>
      </w:r>
    </w:p>
  </w:comment>
  <w:comment w:id="5500" w:author="Jeb Pavleas" w:date="2021-05-17T08:04:00Z" w:initials="JP">
    <w:p w14:paraId="5FD2BFCD" w14:textId="5A443681" w:rsidR="005D6DD2" w:rsidRDefault="005D6DD2">
      <w:pPr>
        <w:pStyle w:val="CommentText"/>
      </w:pPr>
      <w:r>
        <w:rPr>
          <w:rStyle w:val="CommentReference"/>
        </w:rPr>
        <w:annotationRef/>
      </w:r>
      <w:r>
        <w:t>stencil stuff</w:t>
      </w:r>
    </w:p>
  </w:comment>
  <w:comment w:id="5581" w:author="Jeb Pavleas" w:date="2021-05-17T08:04:00Z" w:initials="JP">
    <w:p w14:paraId="05EBE702" w14:textId="74546844" w:rsidR="005D6DD2" w:rsidRDefault="005D6DD2">
      <w:pPr>
        <w:pStyle w:val="CommentText"/>
      </w:pPr>
      <w:r>
        <w:rPr>
          <w:rStyle w:val="CommentReference"/>
        </w:rPr>
        <w:annotationRef/>
      </w:r>
      <w:r>
        <w:t>section not needed</w:t>
      </w:r>
    </w:p>
  </w:comment>
  <w:comment w:id="5582" w:author="Jeb Pavleas" w:date="2021-05-17T08:07:00Z" w:initials="JP">
    <w:p w14:paraId="5B4B4BFE" w14:textId="24B32D22" w:rsidR="005D6DD2" w:rsidRDefault="005D6DD2">
      <w:pPr>
        <w:pStyle w:val="CommentText"/>
      </w:pPr>
      <w:r>
        <w:rPr>
          <w:rStyle w:val="CommentReference"/>
        </w:rPr>
        <w:annotationRef/>
      </w:r>
      <w:r>
        <w:t>all small changes perhaps con dense into a few paragraphs</w:t>
      </w:r>
    </w:p>
  </w:comment>
  <w:comment w:id="5604" w:author="Jeb Pavleas" w:date="2021-05-17T08:12:00Z" w:initials="JP">
    <w:p w14:paraId="6A419016" w14:textId="0462534B" w:rsidR="005D6DD2" w:rsidRDefault="005D6DD2">
      <w:pPr>
        <w:pStyle w:val="CommentText"/>
      </w:pPr>
      <w:r>
        <w:rPr>
          <w:rStyle w:val="CommentReference"/>
        </w:rPr>
        <w:annotationRef/>
      </w:r>
      <w:r>
        <w:t>Help!!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8718209" w15:done="0"/>
  <w15:commentEx w15:paraId="6524006B" w15:paraIdParent="18718209" w15:done="0"/>
  <w15:commentEx w15:paraId="3890F70C" w15:done="0"/>
  <w15:commentEx w15:paraId="3D2F8FD8" w15:done="0"/>
  <w15:commentEx w15:paraId="173B60E5" w15:done="0"/>
  <w15:commentEx w15:paraId="5F8F83D1" w15:done="0"/>
  <w15:commentEx w15:paraId="0B0337AD" w15:done="0"/>
  <w15:commentEx w15:paraId="28FDA38B" w15:done="0"/>
  <w15:commentEx w15:paraId="66013868" w15:done="0"/>
  <w15:commentEx w15:paraId="7460A682" w15:done="0"/>
  <w15:commentEx w15:paraId="3212EDC6" w15:done="0"/>
  <w15:commentEx w15:paraId="21E56641" w15:paraIdParent="3212EDC6" w15:done="0"/>
  <w15:commentEx w15:paraId="333FD1B8" w15:done="0"/>
  <w15:commentEx w15:paraId="12F81579" w15:done="0"/>
  <w15:commentEx w15:paraId="41397A67" w15:done="0"/>
  <w15:commentEx w15:paraId="6441BA25" w15:done="0"/>
  <w15:commentEx w15:paraId="46F8505E" w15:done="0"/>
  <w15:commentEx w15:paraId="31F7B86B" w15:paraIdParent="46F8505E" w15:done="0"/>
  <w15:commentEx w15:paraId="62F2FAF3" w15:done="0"/>
  <w15:commentEx w15:paraId="60F6E4F3" w15:paraIdParent="62F2FAF3" w15:done="0"/>
  <w15:commentEx w15:paraId="20DED1D2" w15:done="0"/>
  <w15:commentEx w15:paraId="577271AF" w15:done="0"/>
  <w15:commentEx w15:paraId="193326AF" w15:done="0"/>
  <w15:commentEx w15:paraId="592001D7" w15:paraIdParent="193326AF" w15:done="0"/>
  <w15:commentEx w15:paraId="6A489FFA" w15:done="0"/>
  <w15:commentEx w15:paraId="3880F16A" w15:paraIdParent="6A489FFA" w15:done="0"/>
  <w15:commentEx w15:paraId="653EA0BF" w15:done="0"/>
  <w15:commentEx w15:paraId="4CDD6041" w15:paraIdParent="653EA0BF" w15:done="0"/>
  <w15:commentEx w15:paraId="5348F1BE" w15:done="0"/>
  <w15:commentEx w15:paraId="631EF5FC" w15:paraIdParent="5348F1BE" w15:done="0"/>
  <w15:commentEx w15:paraId="60BEF63F" w15:done="0"/>
  <w15:commentEx w15:paraId="6E093E05" w15:paraIdParent="60BEF63F" w15:done="0"/>
  <w15:commentEx w15:paraId="71DF7EEA" w15:done="0"/>
  <w15:commentEx w15:paraId="76BC16F8" w15:paraIdParent="71DF7EEA" w15:done="0"/>
  <w15:commentEx w15:paraId="6821CEEA" w15:done="0"/>
  <w15:commentEx w15:paraId="289A5DCD" w15:paraIdParent="6821CEEA" w15:done="0"/>
  <w15:commentEx w15:paraId="1C742AE8" w15:done="0"/>
  <w15:commentEx w15:paraId="3ADD337B" w15:done="0"/>
  <w15:commentEx w15:paraId="5E21F6EB" w15:paraIdParent="3ADD337B" w15:done="0"/>
  <w15:commentEx w15:paraId="49550470" w15:done="0"/>
  <w15:commentEx w15:paraId="542E0EF9" w15:done="0"/>
  <w15:commentEx w15:paraId="7F0EE9CF" w15:done="0"/>
  <w15:commentEx w15:paraId="13EBE7F8" w15:done="0"/>
  <w15:commentEx w15:paraId="299D4659" w15:done="0"/>
  <w15:commentEx w15:paraId="64EFAD2D" w15:paraIdParent="299D4659" w15:done="0"/>
  <w15:commentEx w15:paraId="43659042" w15:done="0"/>
  <w15:commentEx w15:paraId="6C00115E" w15:done="0"/>
  <w15:commentEx w15:paraId="5A25DA71" w15:done="0"/>
  <w15:commentEx w15:paraId="59701598" w15:done="0"/>
  <w15:commentEx w15:paraId="5BA468C3" w15:done="0"/>
  <w15:commentEx w15:paraId="5FD2BFCD" w15:done="0"/>
  <w15:commentEx w15:paraId="05EBE702" w15:done="0"/>
  <w15:commentEx w15:paraId="5B4B4BFE" w15:done="0"/>
  <w15:commentEx w15:paraId="6A4190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34E5" w16cex:dateUtc="2021-05-10T11:28:00Z"/>
  <w16cex:commentExtensible w16cex:durableId="2443356F" w16cex:dateUtc="2021-05-10T11:30:00Z"/>
  <w16cex:commentExtensible w16cex:durableId="24433877" w16cex:dateUtc="2021-05-10T11:43:00Z"/>
  <w16cex:commentExtensible w16cex:durableId="24433BFD" w16cex:dateUtc="2021-05-10T11:58:00Z"/>
  <w16cex:commentExtensible w16cex:durableId="24433DCE" w16cex:dateUtc="2021-05-10T12:06:00Z"/>
  <w16cex:commentExtensible w16cex:durableId="24434278" w16cex:dateUtc="2021-05-10T12:26:00Z"/>
  <w16cex:commentExtensible w16cex:durableId="244342B7" w16cex:dateUtc="2021-05-10T12:27:00Z"/>
  <w16cex:commentExtensible w16cex:durableId="24434192" w16cex:dateUtc="2021-05-10T12:22:00Z"/>
  <w16cex:commentExtensible w16cex:durableId="244344FB" w16cex:dateUtc="2021-05-10T12:36:00Z"/>
  <w16cex:commentExtensible w16cex:durableId="24434688" w16cex:dateUtc="2021-05-10T12:43:00Z"/>
  <w16cex:commentExtensible w16cex:durableId="2443468D" w16cex:dateUtc="2021-05-10T12:43:00Z"/>
  <w16cex:commentExtensible w16cex:durableId="2443490C" w16cex:dateUtc="2021-05-10T12:54:00Z"/>
  <w16cex:commentExtensible w16cex:durableId="24434EF8" w16cex:dateUtc="2021-05-10T13:19:00Z"/>
  <w16cex:commentExtensible w16cex:durableId="24434FAB" w16cex:dateUtc="2021-05-10T13:22:00Z"/>
  <w16cex:commentExtensible w16cex:durableId="2443556C" w16cex:dateUtc="2021-05-10T13:47:00Z"/>
  <w16cex:commentExtensible w16cex:durableId="244355DC" w16cex:dateUtc="2021-05-10T13:49:00Z"/>
  <w16cex:commentExtensible w16cex:durableId="24435705" w16cex:dateUtc="2021-05-10T13:53:00Z"/>
  <w16cex:commentExtensible w16cex:durableId="244357AC" w16cex:dateUtc="2021-05-10T13:56:00Z"/>
  <w16cex:commentExtensible w16cex:durableId="24435847" w16cex:dateUtc="2021-05-10T13:59:00Z"/>
  <w16cex:commentExtensible w16cex:durableId="244358DC" w16cex:dateUtc="2021-05-10T14:01:00Z"/>
  <w16cex:commentExtensible w16cex:durableId="24435F81" w16cex:dateUtc="2021-05-10T14:30:00Z"/>
  <w16cex:commentExtensible w16cex:durableId="24435B61" w16cex:dateUtc="2021-05-10T14:12:00Z"/>
  <w16cex:commentExtensible w16cex:durableId="24435B64" w16cex:dateUtc="2021-05-10T14:12:00Z"/>
  <w16cex:commentExtensible w16cex:durableId="24435BFD" w16cex:dateUtc="2021-05-10T14:15:00Z"/>
  <w16cex:commentExtensible w16cex:durableId="24435C8B" w16cex:dateUtc="2021-05-10T14:17:00Z"/>
  <w16cex:commentExtensible w16cex:durableId="24435CC8" w16cex:dateUtc="2021-05-10T14:18:00Z"/>
  <w16cex:commentExtensible w16cex:durableId="244B2D6B" w16cex:dateUtc="2021-05-16T12:34:00Z"/>
  <w16cex:commentExtensible w16cex:durableId="2443611D" w16cex:dateUtc="2021-05-10T14:37:00Z"/>
  <w16cex:commentExtensible w16cex:durableId="2443621F" w16cex:dateUtc="2021-05-10T14:41:00Z"/>
  <w16cex:commentExtensible w16cex:durableId="24436417" w16cex:dateUtc="2021-05-10T14:49:00Z"/>
  <w16cex:commentExtensible w16cex:durableId="244B3263" w16cex:dateUtc="2021-05-16T12:55:00Z"/>
  <w16cex:commentExtensible w16cex:durableId="244B341B" w16cex:dateUtc="2021-05-16T13:03:00Z"/>
  <w16cex:commentExtensible w16cex:durableId="244B3485" w16cex:dateUtc="2021-05-16T13:04:00Z"/>
  <w16cex:commentExtensible w16cex:durableId="244B34C6" w16cex:dateUtc="2021-05-16T13:05:00Z"/>
  <w16cex:commentExtensible w16cex:durableId="244B3A0C" w16cex:dateUtc="2021-05-16T13:28:00Z"/>
  <w16cex:commentExtensible w16cex:durableId="244B3723" w16cex:dateUtc="2021-05-16T13:16:00Z"/>
  <w16cex:commentExtensible w16cex:durableId="244B3735" w16cex:dateUtc="2021-05-16T13:16:00Z"/>
  <w16cex:commentExtensible w16cex:durableId="244B3AC8" w16cex:dateUtc="2021-05-16T13:31:00Z"/>
  <w16cex:commentExtensible w16cex:durableId="244B3ADC" w16cex:dateUtc="2021-05-16T13:31:00Z"/>
  <w16cex:commentExtensible w16cex:durableId="244B3B58" w16cex:dateUtc="2021-05-16T13:34:00Z"/>
  <w16cex:commentExtensible w16cex:durableId="244B3BEA" w16cex:dateUtc="2021-05-16T13:36:00Z"/>
  <w16cex:commentExtensible w16cex:durableId="244B3DE3" w16cex:dateUtc="2021-05-16T13:44:00Z"/>
  <w16cex:commentExtensible w16cex:durableId="244B3CCB" w16cex:dateUtc="2021-05-16T13:40:00Z"/>
  <w16cex:commentExtensible w16cex:durableId="244B3EC3" w16cex:dateUtc="2021-05-16T13:48:00Z"/>
  <w16cex:commentExtensible w16cex:durableId="24436964" w16cex:dateUtc="2021-05-10T15:12:00Z"/>
  <w16cex:commentExtensible w16cex:durableId="244C837B" w16cex:dateUtc="2021-05-17T12:54:00Z"/>
  <w16cex:commentExtensible w16cex:durableId="244C8991" w16cex:dateUtc="2021-05-17T13:20:00Z"/>
  <w16cex:commentExtensible w16cex:durableId="244C8F3F" w16cex:dateUtc="2021-05-17T13:44:00Z"/>
  <w16cex:commentExtensible w16cex:durableId="244C9B32" w16cex:dateUtc="2021-05-17T14:35:00Z"/>
  <w16cex:commentExtensible w16cex:durableId="244CA1F1" w16cex:dateUtc="2021-05-17T15:04:00Z"/>
  <w16cex:commentExtensible w16cex:durableId="244CA209" w16cex:dateUtc="2021-05-17T15:04:00Z"/>
  <w16cex:commentExtensible w16cex:durableId="244CA2AA" w16cex:dateUtc="2021-05-17T15:07:00Z"/>
  <w16cex:commentExtensible w16cex:durableId="244CA3EE" w16cex:dateUtc="2021-05-17T15:12:00Z"/>
  <w16cex:commentExtensible w16cex:durableId="244CA454" w16cex:dateUtc="2021-05-17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8718209" w16cid:durableId="24433877"/>
  <w16cid:commentId w16cid:paraId="6524006B" w16cid:durableId="24512629"/>
  <w16cid:commentId w16cid:paraId="3890F70C" w16cid:durableId="24433BFD"/>
  <w16cid:commentId w16cid:paraId="3D2F8FD8" w16cid:durableId="24433DCE"/>
  <w16cid:commentId w16cid:paraId="173B60E5" w16cid:durableId="244FE420"/>
  <w16cid:commentId w16cid:paraId="5F8F83D1" w16cid:durableId="24434278"/>
  <w16cid:commentId w16cid:paraId="0B0337AD" w16cid:durableId="244342B7"/>
  <w16cid:commentId w16cid:paraId="28FDA38B" w16cid:durableId="24434192"/>
  <w16cid:commentId w16cid:paraId="66013868" w16cid:durableId="244344FB"/>
  <w16cid:commentId w16cid:paraId="7460A682" w16cid:durableId="2443490C"/>
  <w16cid:commentId w16cid:paraId="3212EDC6" w16cid:durableId="2443556C"/>
  <w16cid:commentId w16cid:paraId="21E56641" w16cid:durableId="24532980"/>
  <w16cid:commentId w16cid:paraId="333FD1B8" w16cid:durableId="24435705"/>
  <w16cid:commentId w16cid:paraId="12F81579" w16cid:durableId="2453363A"/>
  <w16cid:commentId w16cid:paraId="41397A67" w16cid:durableId="24533663"/>
  <w16cid:commentId w16cid:paraId="6441BA25" w16cid:durableId="24435F81"/>
  <w16cid:commentId w16cid:paraId="46F8505E" w16cid:durableId="24435BFD"/>
  <w16cid:commentId w16cid:paraId="31F7B86B" w16cid:durableId="24533C47"/>
  <w16cid:commentId w16cid:paraId="62F2FAF3" w16cid:durableId="24435CC8"/>
  <w16cid:commentId w16cid:paraId="60F6E4F3" w16cid:durableId="24534BE0"/>
  <w16cid:commentId w16cid:paraId="20DED1D2" w16cid:durableId="244B2D6B"/>
  <w16cid:commentId w16cid:paraId="577271AF" w16cid:durableId="2443611D"/>
  <w16cid:commentId w16cid:paraId="193326AF" w16cid:durableId="2443621F"/>
  <w16cid:commentId w16cid:paraId="592001D7" w16cid:durableId="24538278"/>
  <w16cid:commentId w16cid:paraId="6A489FFA" w16cid:durableId="244B341B"/>
  <w16cid:commentId w16cid:paraId="3880F16A" w16cid:durableId="2455BDF0"/>
  <w16cid:commentId w16cid:paraId="653EA0BF" w16cid:durableId="244B3485"/>
  <w16cid:commentId w16cid:paraId="4CDD6041" w16cid:durableId="2453C2D4"/>
  <w16cid:commentId w16cid:paraId="5348F1BE" w16cid:durableId="244B34C6"/>
  <w16cid:commentId w16cid:paraId="631EF5FC" w16cid:durableId="2455BE1A"/>
  <w16cid:commentId w16cid:paraId="60BEF63F" w16cid:durableId="244B3A0C"/>
  <w16cid:commentId w16cid:paraId="6E093E05" w16cid:durableId="2455BE3D"/>
  <w16cid:commentId w16cid:paraId="71DF7EEA" w16cid:durableId="244B3723"/>
  <w16cid:commentId w16cid:paraId="76BC16F8" w16cid:durableId="2455BE43"/>
  <w16cid:commentId w16cid:paraId="6821CEEA" w16cid:durableId="244B3735"/>
  <w16cid:commentId w16cid:paraId="289A5DCD" w16cid:durableId="2453C6E8"/>
  <w16cid:commentId w16cid:paraId="1C742AE8" w16cid:durableId="244B3AC8"/>
  <w16cid:commentId w16cid:paraId="3ADD337B" w16cid:durableId="244B3ADC"/>
  <w16cid:commentId w16cid:paraId="5E21F6EB" w16cid:durableId="2455BE57"/>
  <w16cid:commentId w16cid:paraId="49550470" w16cid:durableId="244B3B58"/>
  <w16cid:commentId w16cid:paraId="542E0EF9" w16cid:durableId="244B3BEA"/>
  <w16cid:commentId w16cid:paraId="7F0EE9CF" w16cid:durableId="244B3DE3"/>
  <w16cid:commentId w16cid:paraId="13EBE7F8" w16cid:durableId="244B3CCB"/>
  <w16cid:commentId w16cid:paraId="299D4659" w16cid:durableId="244B3EC3"/>
  <w16cid:commentId w16cid:paraId="64EFAD2D" w16cid:durableId="24585C5B"/>
  <w16cid:commentId w16cid:paraId="43659042" w16cid:durableId="2457C063"/>
  <w16cid:commentId w16cid:paraId="6C00115E" w16cid:durableId="245A548D"/>
  <w16cid:commentId w16cid:paraId="5A25DA71" w16cid:durableId="24586FE5"/>
  <w16cid:commentId w16cid:paraId="59701598" w16cid:durableId="244C9B32"/>
  <w16cid:commentId w16cid:paraId="5BA468C3" w16cid:durableId="244D0886"/>
  <w16cid:commentId w16cid:paraId="5FD2BFCD" w16cid:durableId="244CA1F1"/>
  <w16cid:commentId w16cid:paraId="05EBE702" w16cid:durableId="244CA209"/>
  <w16cid:commentId w16cid:paraId="5B4B4BFE" w16cid:durableId="244CA2AA"/>
  <w16cid:commentId w16cid:paraId="6A419016" w16cid:durableId="244CA3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7752AD" w14:textId="77777777" w:rsidR="00536A4C" w:rsidRDefault="00536A4C" w:rsidP="000C758C">
      <w:pPr>
        <w:spacing w:after="0" w:line="240" w:lineRule="auto"/>
      </w:pPr>
      <w:r>
        <w:separator/>
      </w:r>
    </w:p>
  </w:endnote>
  <w:endnote w:type="continuationSeparator" w:id="0">
    <w:p w14:paraId="091C7321" w14:textId="77777777" w:rsidR="00536A4C" w:rsidRDefault="00536A4C"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roman"/>
    <w:pitch w:val="variable"/>
    <w:sig w:usb0="00000003" w:usb1="00000000" w:usb2="00000000" w:usb3="00000000" w:csb0="00000001" w:csb1="00000000"/>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5D6DD2" w:rsidRPr="00222F70" w:rsidRDefault="005D6DD2">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5D6DD2" w:rsidRPr="00222F70" w:rsidRDefault="005D6DD2" w:rsidP="00D6394B">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5D6DD2" w:rsidRDefault="005D6DD2"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FA4973" w14:textId="77777777" w:rsidR="00536A4C" w:rsidRDefault="00536A4C" w:rsidP="000C758C">
      <w:pPr>
        <w:spacing w:after="0" w:line="240" w:lineRule="auto"/>
      </w:pPr>
      <w:r>
        <w:separator/>
      </w:r>
    </w:p>
  </w:footnote>
  <w:footnote w:type="continuationSeparator" w:id="0">
    <w:p w14:paraId="51EF0436" w14:textId="77777777" w:rsidR="00536A4C" w:rsidRDefault="00536A4C"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5D6DD2" w:rsidRPr="003C7D0E" w:rsidRDefault="005D6DD2"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5D6DD2" w:rsidRPr="002A45BE" w:rsidRDefault="005D6DD2"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5D6DD2" w:rsidRDefault="005D6DD2"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5D6DD2" w:rsidRPr="00B44665" w:rsidRDefault="005D6DD2"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87E25A96"/>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9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51CF"/>
    <w:rsid w:val="000063BC"/>
    <w:rsid w:val="0000696A"/>
    <w:rsid w:val="00006CB3"/>
    <w:rsid w:val="00006F94"/>
    <w:rsid w:val="00016B12"/>
    <w:rsid w:val="00022150"/>
    <w:rsid w:val="00022E17"/>
    <w:rsid w:val="0003012B"/>
    <w:rsid w:val="00030372"/>
    <w:rsid w:val="00036896"/>
    <w:rsid w:val="00037C43"/>
    <w:rsid w:val="00040DB1"/>
    <w:rsid w:val="00047F4B"/>
    <w:rsid w:val="000504F3"/>
    <w:rsid w:val="000509DA"/>
    <w:rsid w:val="00051C0D"/>
    <w:rsid w:val="00057690"/>
    <w:rsid w:val="000613A9"/>
    <w:rsid w:val="00065AB5"/>
    <w:rsid w:val="00065E9B"/>
    <w:rsid w:val="00066C3A"/>
    <w:rsid w:val="00066CA0"/>
    <w:rsid w:val="00066E88"/>
    <w:rsid w:val="000670A2"/>
    <w:rsid w:val="00067672"/>
    <w:rsid w:val="00077463"/>
    <w:rsid w:val="000822DB"/>
    <w:rsid w:val="00082611"/>
    <w:rsid w:val="0008436B"/>
    <w:rsid w:val="0009451C"/>
    <w:rsid w:val="000A1A10"/>
    <w:rsid w:val="000A351F"/>
    <w:rsid w:val="000A44E6"/>
    <w:rsid w:val="000A464F"/>
    <w:rsid w:val="000A55D6"/>
    <w:rsid w:val="000A601D"/>
    <w:rsid w:val="000A6062"/>
    <w:rsid w:val="000A7294"/>
    <w:rsid w:val="000A7958"/>
    <w:rsid w:val="000B2C1D"/>
    <w:rsid w:val="000B7866"/>
    <w:rsid w:val="000C036B"/>
    <w:rsid w:val="000C08D7"/>
    <w:rsid w:val="000C1A69"/>
    <w:rsid w:val="000C429E"/>
    <w:rsid w:val="000C758C"/>
    <w:rsid w:val="000D057D"/>
    <w:rsid w:val="000D09EB"/>
    <w:rsid w:val="000D2F8F"/>
    <w:rsid w:val="000D3AF0"/>
    <w:rsid w:val="000D7B2B"/>
    <w:rsid w:val="000E06E7"/>
    <w:rsid w:val="000E71E3"/>
    <w:rsid w:val="000F01D6"/>
    <w:rsid w:val="000F0939"/>
    <w:rsid w:val="000F15CE"/>
    <w:rsid w:val="000F38D2"/>
    <w:rsid w:val="000F59E9"/>
    <w:rsid w:val="000F7218"/>
    <w:rsid w:val="000F7461"/>
    <w:rsid w:val="000F77F5"/>
    <w:rsid w:val="000F78BA"/>
    <w:rsid w:val="0010123E"/>
    <w:rsid w:val="00101BBB"/>
    <w:rsid w:val="001126F3"/>
    <w:rsid w:val="00112F51"/>
    <w:rsid w:val="00113313"/>
    <w:rsid w:val="00113C49"/>
    <w:rsid w:val="00120A8D"/>
    <w:rsid w:val="00120C85"/>
    <w:rsid w:val="00125F73"/>
    <w:rsid w:val="00126638"/>
    <w:rsid w:val="00127088"/>
    <w:rsid w:val="00127FCE"/>
    <w:rsid w:val="00130A42"/>
    <w:rsid w:val="00130F27"/>
    <w:rsid w:val="001339C6"/>
    <w:rsid w:val="00134300"/>
    <w:rsid w:val="001362C2"/>
    <w:rsid w:val="00140DD6"/>
    <w:rsid w:val="00141C46"/>
    <w:rsid w:val="0014498C"/>
    <w:rsid w:val="00150D2D"/>
    <w:rsid w:val="001649D0"/>
    <w:rsid w:val="001672E4"/>
    <w:rsid w:val="001701D9"/>
    <w:rsid w:val="00175718"/>
    <w:rsid w:val="00175C7E"/>
    <w:rsid w:val="00176116"/>
    <w:rsid w:val="00180DA5"/>
    <w:rsid w:val="00184191"/>
    <w:rsid w:val="0018468C"/>
    <w:rsid w:val="001919DA"/>
    <w:rsid w:val="00193F42"/>
    <w:rsid w:val="00196BCE"/>
    <w:rsid w:val="001A052B"/>
    <w:rsid w:val="001A093D"/>
    <w:rsid w:val="001A3E5C"/>
    <w:rsid w:val="001A62D6"/>
    <w:rsid w:val="001B23DC"/>
    <w:rsid w:val="001B268F"/>
    <w:rsid w:val="001B2C05"/>
    <w:rsid w:val="001B2E16"/>
    <w:rsid w:val="001B3FA4"/>
    <w:rsid w:val="001B4EE8"/>
    <w:rsid w:val="001B63F3"/>
    <w:rsid w:val="001C05FC"/>
    <w:rsid w:val="001C0D20"/>
    <w:rsid w:val="001C0E06"/>
    <w:rsid w:val="001C10C7"/>
    <w:rsid w:val="001C423F"/>
    <w:rsid w:val="001C51E8"/>
    <w:rsid w:val="001C7191"/>
    <w:rsid w:val="001D0F5A"/>
    <w:rsid w:val="001D1E3B"/>
    <w:rsid w:val="001D2298"/>
    <w:rsid w:val="001D2742"/>
    <w:rsid w:val="001D34B7"/>
    <w:rsid w:val="001D6205"/>
    <w:rsid w:val="001D6F2E"/>
    <w:rsid w:val="001D73D9"/>
    <w:rsid w:val="001D7721"/>
    <w:rsid w:val="001D7894"/>
    <w:rsid w:val="001E03DC"/>
    <w:rsid w:val="001E339F"/>
    <w:rsid w:val="001E4503"/>
    <w:rsid w:val="001E5507"/>
    <w:rsid w:val="001E737E"/>
    <w:rsid w:val="001E77F4"/>
    <w:rsid w:val="001F010E"/>
    <w:rsid w:val="001F0919"/>
    <w:rsid w:val="001F09A1"/>
    <w:rsid w:val="001F145D"/>
    <w:rsid w:val="001F3AE9"/>
    <w:rsid w:val="001F7D67"/>
    <w:rsid w:val="00200DAF"/>
    <w:rsid w:val="00206B71"/>
    <w:rsid w:val="0021282E"/>
    <w:rsid w:val="00215F23"/>
    <w:rsid w:val="00217447"/>
    <w:rsid w:val="00217D43"/>
    <w:rsid w:val="00220868"/>
    <w:rsid w:val="00230C99"/>
    <w:rsid w:val="00232311"/>
    <w:rsid w:val="00233581"/>
    <w:rsid w:val="0023666C"/>
    <w:rsid w:val="0023771A"/>
    <w:rsid w:val="002404F6"/>
    <w:rsid w:val="002414EF"/>
    <w:rsid w:val="00243CC7"/>
    <w:rsid w:val="00243CE3"/>
    <w:rsid w:val="0024778D"/>
    <w:rsid w:val="002537E5"/>
    <w:rsid w:val="00253D5C"/>
    <w:rsid w:val="00253E9A"/>
    <w:rsid w:val="002570D7"/>
    <w:rsid w:val="0026070D"/>
    <w:rsid w:val="00260939"/>
    <w:rsid w:val="002618E9"/>
    <w:rsid w:val="002672D5"/>
    <w:rsid w:val="00267B73"/>
    <w:rsid w:val="00270E14"/>
    <w:rsid w:val="00271BCC"/>
    <w:rsid w:val="00273266"/>
    <w:rsid w:val="00277DA7"/>
    <w:rsid w:val="00284A15"/>
    <w:rsid w:val="00284DE8"/>
    <w:rsid w:val="0028595F"/>
    <w:rsid w:val="002946C2"/>
    <w:rsid w:val="00296555"/>
    <w:rsid w:val="002A04FA"/>
    <w:rsid w:val="002A42BA"/>
    <w:rsid w:val="002A45D1"/>
    <w:rsid w:val="002A58C0"/>
    <w:rsid w:val="002A6E27"/>
    <w:rsid w:val="002B1CFF"/>
    <w:rsid w:val="002B1F75"/>
    <w:rsid w:val="002B3F21"/>
    <w:rsid w:val="002C3B1F"/>
    <w:rsid w:val="002C6DC9"/>
    <w:rsid w:val="002C7BF1"/>
    <w:rsid w:val="002D3734"/>
    <w:rsid w:val="002D4BD2"/>
    <w:rsid w:val="002D55D9"/>
    <w:rsid w:val="002D6A0B"/>
    <w:rsid w:val="002D76A0"/>
    <w:rsid w:val="002E2C51"/>
    <w:rsid w:val="002E564D"/>
    <w:rsid w:val="002E5D9B"/>
    <w:rsid w:val="002E5EB1"/>
    <w:rsid w:val="002F2089"/>
    <w:rsid w:val="00305BAF"/>
    <w:rsid w:val="00306A21"/>
    <w:rsid w:val="00307A03"/>
    <w:rsid w:val="00311444"/>
    <w:rsid w:val="00311786"/>
    <w:rsid w:val="00312FB6"/>
    <w:rsid w:val="0031592F"/>
    <w:rsid w:val="00315E34"/>
    <w:rsid w:val="003205BF"/>
    <w:rsid w:val="00320751"/>
    <w:rsid w:val="00321D0F"/>
    <w:rsid w:val="003232B2"/>
    <w:rsid w:val="00323625"/>
    <w:rsid w:val="003238E4"/>
    <w:rsid w:val="00323CF5"/>
    <w:rsid w:val="00324C3F"/>
    <w:rsid w:val="0032519E"/>
    <w:rsid w:val="0032562F"/>
    <w:rsid w:val="00326F2E"/>
    <w:rsid w:val="003276E8"/>
    <w:rsid w:val="0033205B"/>
    <w:rsid w:val="00334A41"/>
    <w:rsid w:val="003401C9"/>
    <w:rsid w:val="0034026A"/>
    <w:rsid w:val="00341A8E"/>
    <w:rsid w:val="00341BB9"/>
    <w:rsid w:val="003424C8"/>
    <w:rsid w:val="00344F61"/>
    <w:rsid w:val="00346914"/>
    <w:rsid w:val="003476F7"/>
    <w:rsid w:val="00351E63"/>
    <w:rsid w:val="00352904"/>
    <w:rsid w:val="00354DC9"/>
    <w:rsid w:val="0035588B"/>
    <w:rsid w:val="003565B8"/>
    <w:rsid w:val="003721DC"/>
    <w:rsid w:val="003741ED"/>
    <w:rsid w:val="00381831"/>
    <w:rsid w:val="00381A9C"/>
    <w:rsid w:val="00382B8E"/>
    <w:rsid w:val="00383769"/>
    <w:rsid w:val="00383CC3"/>
    <w:rsid w:val="00384B15"/>
    <w:rsid w:val="003859BD"/>
    <w:rsid w:val="00386143"/>
    <w:rsid w:val="00386B34"/>
    <w:rsid w:val="00387C1E"/>
    <w:rsid w:val="00391FE8"/>
    <w:rsid w:val="003930D9"/>
    <w:rsid w:val="0039358E"/>
    <w:rsid w:val="00393EEC"/>
    <w:rsid w:val="003950C4"/>
    <w:rsid w:val="00395B69"/>
    <w:rsid w:val="003A03E7"/>
    <w:rsid w:val="003A5527"/>
    <w:rsid w:val="003A7868"/>
    <w:rsid w:val="003B5DCC"/>
    <w:rsid w:val="003B6073"/>
    <w:rsid w:val="003B61A0"/>
    <w:rsid w:val="003B6C14"/>
    <w:rsid w:val="003C62F0"/>
    <w:rsid w:val="003C6AAD"/>
    <w:rsid w:val="003D0254"/>
    <w:rsid w:val="003D1C63"/>
    <w:rsid w:val="003D2494"/>
    <w:rsid w:val="003D2ADE"/>
    <w:rsid w:val="003D4021"/>
    <w:rsid w:val="003D5F4A"/>
    <w:rsid w:val="003D69A8"/>
    <w:rsid w:val="003E28AE"/>
    <w:rsid w:val="003E4989"/>
    <w:rsid w:val="003E5B90"/>
    <w:rsid w:val="003F1CB6"/>
    <w:rsid w:val="003F312E"/>
    <w:rsid w:val="003F4D6D"/>
    <w:rsid w:val="003F515B"/>
    <w:rsid w:val="003F7C14"/>
    <w:rsid w:val="0040105A"/>
    <w:rsid w:val="00402743"/>
    <w:rsid w:val="00403296"/>
    <w:rsid w:val="00404C8A"/>
    <w:rsid w:val="0040553D"/>
    <w:rsid w:val="00405F31"/>
    <w:rsid w:val="004064DF"/>
    <w:rsid w:val="00407E07"/>
    <w:rsid w:val="004117FC"/>
    <w:rsid w:val="0041183C"/>
    <w:rsid w:val="00412F46"/>
    <w:rsid w:val="00415567"/>
    <w:rsid w:val="0041668E"/>
    <w:rsid w:val="00417C46"/>
    <w:rsid w:val="00421F0F"/>
    <w:rsid w:val="004223F1"/>
    <w:rsid w:val="004252C2"/>
    <w:rsid w:val="004312D6"/>
    <w:rsid w:val="00432020"/>
    <w:rsid w:val="00435160"/>
    <w:rsid w:val="004401CD"/>
    <w:rsid w:val="00440DDE"/>
    <w:rsid w:val="00442764"/>
    <w:rsid w:val="00442928"/>
    <w:rsid w:val="00450540"/>
    <w:rsid w:val="0046297E"/>
    <w:rsid w:val="00463CAA"/>
    <w:rsid w:val="0047069B"/>
    <w:rsid w:val="004707D2"/>
    <w:rsid w:val="004723B4"/>
    <w:rsid w:val="004767E2"/>
    <w:rsid w:val="00486DA1"/>
    <w:rsid w:val="00492E2D"/>
    <w:rsid w:val="004947F9"/>
    <w:rsid w:val="004A1350"/>
    <w:rsid w:val="004A1AB8"/>
    <w:rsid w:val="004A36B9"/>
    <w:rsid w:val="004B18C4"/>
    <w:rsid w:val="004B62A0"/>
    <w:rsid w:val="004B6445"/>
    <w:rsid w:val="004C19AF"/>
    <w:rsid w:val="004C22D4"/>
    <w:rsid w:val="004C255F"/>
    <w:rsid w:val="004C3324"/>
    <w:rsid w:val="004C3AC7"/>
    <w:rsid w:val="004C6C8A"/>
    <w:rsid w:val="004D06AC"/>
    <w:rsid w:val="004D0B36"/>
    <w:rsid w:val="004D2313"/>
    <w:rsid w:val="004D3E9B"/>
    <w:rsid w:val="004D4FF1"/>
    <w:rsid w:val="004D56A2"/>
    <w:rsid w:val="004D5FFE"/>
    <w:rsid w:val="004D6400"/>
    <w:rsid w:val="004E1DEA"/>
    <w:rsid w:val="004E2A70"/>
    <w:rsid w:val="004E44C2"/>
    <w:rsid w:val="004E4915"/>
    <w:rsid w:val="004F0345"/>
    <w:rsid w:val="004F230B"/>
    <w:rsid w:val="004F32BC"/>
    <w:rsid w:val="00506536"/>
    <w:rsid w:val="00506ACA"/>
    <w:rsid w:val="00511716"/>
    <w:rsid w:val="0051538C"/>
    <w:rsid w:val="005205ED"/>
    <w:rsid w:val="00526283"/>
    <w:rsid w:val="00526690"/>
    <w:rsid w:val="0053012F"/>
    <w:rsid w:val="00533F4A"/>
    <w:rsid w:val="00536A4C"/>
    <w:rsid w:val="0053744B"/>
    <w:rsid w:val="00540875"/>
    <w:rsid w:val="00542E80"/>
    <w:rsid w:val="005457F3"/>
    <w:rsid w:val="005475A8"/>
    <w:rsid w:val="0055286C"/>
    <w:rsid w:val="0055530E"/>
    <w:rsid w:val="00557F79"/>
    <w:rsid w:val="005620E0"/>
    <w:rsid w:val="0056250D"/>
    <w:rsid w:val="00562F29"/>
    <w:rsid w:val="00564925"/>
    <w:rsid w:val="005657EF"/>
    <w:rsid w:val="00565F4A"/>
    <w:rsid w:val="00567E09"/>
    <w:rsid w:val="00574BDC"/>
    <w:rsid w:val="00575E2E"/>
    <w:rsid w:val="00581007"/>
    <w:rsid w:val="00581553"/>
    <w:rsid w:val="0058482C"/>
    <w:rsid w:val="005870CB"/>
    <w:rsid w:val="0059027C"/>
    <w:rsid w:val="0059128C"/>
    <w:rsid w:val="00591576"/>
    <w:rsid w:val="00596BC2"/>
    <w:rsid w:val="00596C87"/>
    <w:rsid w:val="00597B12"/>
    <w:rsid w:val="005A08F9"/>
    <w:rsid w:val="005A09B4"/>
    <w:rsid w:val="005A1C68"/>
    <w:rsid w:val="005A2F2B"/>
    <w:rsid w:val="005A312F"/>
    <w:rsid w:val="005A3681"/>
    <w:rsid w:val="005B55B0"/>
    <w:rsid w:val="005B6455"/>
    <w:rsid w:val="005C20E9"/>
    <w:rsid w:val="005C5812"/>
    <w:rsid w:val="005D4691"/>
    <w:rsid w:val="005D50EC"/>
    <w:rsid w:val="005D6DD2"/>
    <w:rsid w:val="005E0F56"/>
    <w:rsid w:val="005E2467"/>
    <w:rsid w:val="005E66D2"/>
    <w:rsid w:val="005E692B"/>
    <w:rsid w:val="005E6C69"/>
    <w:rsid w:val="005F603D"/>
    <w:rsid w:val="006007F9"/>
    <w:rsid w:val="00610539"/>
    <w:rsid w:val="0061133E"/>
    <w:rsid w:val="00614A8E"/>
    <w:rsid w:val="00614D89"/>
    <w:rsid w:val="00616398"/>
    <w:rsid w:val="006357EF"/>
    <w:rsid w:val="006431B4"/>
    <w:rsid w:val="00643B38"/>
    <w:rsid w:val="0064479A"/>
    <w:rsid w:val="00646D12"/>
    <w:rsid w:val="00647837"/>
    <w:rsid w:val="00655980"/>
    <w:rsid w:val="00657079"/>
    <w:rsid w:val="00657587"/>
    <w:rsid w:val="00657B84"/>
    <w:rsid w:val="00660027"/>
    <w:rsid w:val="00661CA2"/>
    <w:rsid w:val="00662791"/>
    <w:rsid w:val="00665FB8"/>
    <w:rsid w:val="00667283"/>
    <w:rsid w:val="00674C36"/>
    <w:rsid w:val="00674D34"/>
    <w:rsid w:val="00685776"/>
    <w:rsid w:val="006859CA"/>
    <w:rsid w:val="00687709"/>
    <w:rsid w:val="00687F3C"/>
    <w:rsid w:val="006927AD"/>
    <w:rsid w:val="006928AA"/>
    <w:rsid w:val="0069420F"/>
    <w:rsid w:val="00695FC5"/>
    <w:rsid w:val="006975F3"/>
    <w:rsid w:val="00697CC3"/>
    <w:rsid w:val="006A1089"/>
    <w:rsid w:val="006A1CEE"/>
    <w:rsid w:val="006A40FB"/>
    <w:rsid w:val="006A441E"/>
    <w:rsid w:val="006B7B53"/>
    <w:rsid w:val="006C160D"/>
    <w:rsid w:val="006C3116"/>
    <w:rsid w:val="006C41AD"/>
    <w:rsid w:val="006C5525"/>
    <w:rsid w:val="006C5D2C"/>
    <w:rsid w:val="006C77F4"/>
    <w:rsid w:val="006D462E"/>
    <w:rsid w:val="006D5B5A"/>
    <w:rsid w:val="006E1EFA"/>
    <w:rsid w:val="006E3516"/>
    <w:rsid w:val="006E7F9D"/>
    <w:rsid w:val="006F2F82"/>
    <w:rsid w:val="006F3977"/>
    <w:rsid w:val="006F48A5"/>
    <w:rsid w:val="006F4DCA"/>
    <w:rsid w:val="006F5089"/>
    <w:rsid w:val="006F6C5E"/>
    <w:rsid w:val="00700780"/>
    <w:rsid w:val="00706C72"/>
    <w:rsid w:val="00712120"/>
    <w:rsid w:val="00716019"/>
    <w:rsid w:val="00716895"/>
    <w:rsid w:val="00720E36"/>
    <w:rsid w:val="007236D6"/>
    <w:rsid w:val="0072421E"/>
    <w:rsid w:val="0072479E"/>
    <w:rsid w:val="00725489"/>
    <w:rsid w:val="0072664E"/>
    <w:rsid w:val="00726CFD"/>
    <w:rsid w:val="00726DED"/>
    <w:rsid w:val="00731F86"/>
    <w:rsid w:val="00732CD3"/>
    <w:rsid w:val="00736BBB"/>
    <w:rsid w:val="00740AF1"/>
    <w:rsid w:val="00742BF7"/>
    <w:rsid w:val="00743170"/>
    <w:rsid w:val="00743858"/>
    <w:rsid w:val="00751C7A"/>
    <w:rsid w:val="0075399E"/>
    <w:rsid w:val="007563A3"/>
    <w:rsid w:val="00757257"/>
    <w:rsid w:val="00762E77"/>
    <w:rsid w:val="00765265"/>
    <w:rsid w:val="007663D5"/>
    <w:rsid w:val="0076792D"/>
    <w:rsid w:val="00770430"/>
    <w:rsid w:val="0077223A"/>
    <w:rsid w:val="00773243"/>
    <w:rsid w:val="0077501A"/>
    <w:rsid w:val="00784CD5"/>
    <w:rsid w:val="007856FE"/>
    <w:rsid w:val="00790F15"/>
    <w:rsid w:val="00792942"/>
    <w:rsid w:val="007A03B0"/>
    <w:rsid w:val="007A04C7"/>
    <w:rsid w:val="007A2813"/>
    <w:rsid w:val="007A2863"/>
    <w:rsid w:val="007A5283"/>
    <w:rsid w:val="007A6F8D"/>
    <w:rsid w:val="007B086B"/>
    <w:rsid w:val="007B1393"/>
    <w:rsid w:val="007B1D0D"/>
    <w:rsid w:val="007B268D"/>
    <w:rsid w:val="007C039C"/>
    <w:rsid w:val="007C234F"/>
    <w:rsid w:val="007C2E02"/>
    <w:rsid w:val="007C4154"/>
    <w:rsid w:val="007D1587"/>
    <w:rsid w:val="007D5C2A"/>
    <w:rsid w:val="007D795B"/>
    <w:rsid w:val="007E229C"/>
    <w:rsid w:val="007E63D6"/>
    <w:rsid w:val="007F08C3"/>
    <w:rsid w:val="007F2843"/>
    <w:rsid w:val="007F34C0"/>
    <w:rsid w:val="007F3D20"/>
    <w:rsid w:val="007F4331"/>
    <w:rsid w:val="007F48F3"/>
    <w:rsid w:val="007F53AE"/>
    <w:rsid w:val="00804F31"/>
    <w:rsid w:val="00810B61"/>
    <w:rsid w:val="00810F60"/>
    <w:rsid w:val="00815015"/>
    <w:rsid w:val="00817FF4"/>
    <w:rsid w:val="00821450"/>
    <w:rsid w:val="0082261D"/>
    <w:rsid w:val="00824945"/>
    <w:rsid w:val="008261D3"/>
    <w:rsid w:val="00826BC4"/>
    <w:rsid w:val="008321A6"/>
    <w:rsid w:val="00833D33"/>
    <w:rsid w:val="008400D0"/>
    <w:rsid w:val="00841C51"/>
    <w:rsid w:val="008428FC"/>
    <w:rsid w:val="00846ED5"/>
    <w:rsid w:val="00846F74"/>
    <w:rsid w:val="00847EF1"/>
    <w:rsid w:val="00847F3E"/>
    <w:rsid w:val="00850D60"/>
    <w:rsid w:val="00852D69"/>
    <w:rsid w:val="0085432A"/>
    <w:rsid w:val="0085581F"/>
    <w:rsid w:val="008560D1"/>
    <w:rsid w:val="00856F30"/>
    <w:rsid w:val="0085718C"/>
    <w:rsid w:val="00857927"/>
    <w:rsid w:val="00862020"/>
    <w:rsid w:val="00862217"/>
    <w:rsid w:val="00864642"/>
    <w:rsid w:val="00867320"/>
    <w:rsid w:val="00867BAA"/>
    <w:rsid w:val="008707C5"/>
    <w:rsid w:val="008714D8"/>
    <w:rsid w:val="00871AB8"/>
    <w:rsid w:val="00876831"/>
    <w:rsid w:val="0088316A"/>
    <w:rsid w:val="008834CD"/>
    <w:rsid w:val="008847BA"/>
    <w:rsid w:val="008851EA"/>
    <w:rsid w:val="00885276"/>
    <w:rsid w:val="008852CB"/>
    <w:rsid w:val="008866E3"/>
    <w:rsid w:val="0088796B"/>
    <w:rsid w:val="008902DF"/>
    <w:rsid w:val="008919F1"/>
    <w:rsid w:val="008969AE"/>
    <w:rsid w:val="008A142F"/>
    <w:rsid w:val="008A299A"/>
    <w:rsid w:val="008A47F9"/>
    <w:rsid w:val="008A6B6C"/>
    <w:rsid w:val="008B0192"/>
    <w:rsid w:val="008B02D5"/>
    <w:rsid w:val="008B1D72"/>
    <w:rsid w:val="008B5C16"/>
    <w:rsid w:val="008C1580"/>
    <w:rsid w:val="008C57AA"/>
    <w:rsid w:val="008C644F"/>
    <w:rsid w:val="008C6546"/>
    <w:rsid w:val="008C70D6"/>
    <w:rsid w:val="008C7A2C"/>
    <w:rsid w:val="008D0760"/>
    <w:rsid w:val="008D3870"/>
    <w:rsid w:val="008D56A5"/>
    <w:rsid w:val="008D74D1"/>
    <w:rsid w:val="008D7AAF"/>
    <w:rsid w:val="008E183F"/>
    <w:rsid w:val="008E41D9"/>
    <w:rsid w:val="008E5A1F"/>
    <w:rsid w:val="008F1800"/>
    <w:rsid w:val="008F2C2B"/>
    <w:rsid w:val="008F5DE8"/>
    <w:rsid w:val="00900C96"/>
    <w:rsid w:val="00902D34"/>
    <w:rsid w:val="00904D78"/>
    <w:rsid w:val="00904DA2"/>
    <w:rsid w:val="009059D1"/>
    <w:rsid w:val="00906AD8"/>
    <w:rsid w:val="00907FAB"/>
    <w:rsid w:val="00911687"/>
    <w:rsid w:val="009142DF"/>
    <w:rsid w:val="00917473"/>
    <w:rsid w:val="00931613"/>
    <w:rsid w:val="009336E9"/>
    <w:rsid w:val="00934D09"/>
    <w:rsid w:val="00937D17"/>
    <w:rsid w:val="009403E8"/>
    <w:rsid w:val="009427D2"/>
    <w:rsid w:val="00943B38"/>
    <w:rsid w:val="00943EBE"/>
    <w:rsid w:val="0094486D"/>
    <w:rsid w:val="00945F60"/>
    <w:rsid w:val="009476E1"/>
    <w:rsid w:val="00947AAF"/>
    <w:rsid w:val="00964BF1"/>
    <w:rsid w:val="00967AEA"/>
    <w:rsid w:val="00972639"/>
    <w:rsid w:val="00973585"/>
    <w:rsid w:val="00974658"/>
    <w:rsid w:val="00976B80"/>
    <w:rsid w:val="00977027"/>
    <w:rsid w:val="00977EAD"/>
    <w:rsid w:val="00982AD4"/>
    <w:rsid w:val="00987209"/>
    <w:rsid w:val="00990F05"/>
    <w:rsid w:val="0099354B"/>
    <w:rsid w:val="009A4901"/>
    <w:rsid w:val="009A5F6C"/>
    <w:rsid w:val="009A7884"/>
    <w:rsid w:val="009B3E7D"/>
    <w:rsid w:val="009C0A9E"/>
    <w:rsid w:val="009C1314"/>
    <w:rsid w:val="009C1A4E"/>
    <w:rsid w:val="009C5022"/>
    <w:rsid w:val="009C5D6F"/>
    <w:rsid w:val="009D052C"/>
    <w:rsid w:val="009D2150"/>
    <w:rsid w:val="009D4B56"/>
    <w:rsid w:val="009D5853"/>
    <w:rsid w:val="009D7568"/>
    <w:rsid w:val="009E4A65"/>
    <w:rsid w:val="009E5562"/>
    <w:rsid w:val="009E66CF"/>
    <w:rsid w:val="009F0EDA"/>
    <w:rsid w:val="009F1E4D"/>
    <w:rsid w:val="009F697C"/>
    <w:rsid w:val="00A02162"/>
    <w:rsid w:val="00A068C1"/>
    <w:rsid w:val="00A11430"/>
    <w:rsid w:val="00A1237D"/>
    <w:rsid w:val="00A15CCA"/>
    <w:rsid w:val="00A170E4"/>
    <w:rsid w:val="00A20403"/>
    <w:rsid w:val="00A236A2"/>
    <w:rsid w:val="00A25B8E"/>
    <w:rsid w:val="00A25D16"/>
    <w:rsid w:val="00A303FF"/>
    <w:rsid w:val="00A31421"/>
    <w:rsid w:val="00A32104"/>
    <w:rsid w:val="00A32D27"/>
    <w:rsid w:val="00A333AF"/>
    <w:rsid w:val="00A347B2"/>
    <w:rsid w:val="00A376D1"/>
    <w:rsid w:val="00A403E7"/>
    <w:rsid w:val="00A40715"/>
    <w:rsid w:val="00A42AB4"/>
    <w:rsid w:val="00A46CF0"/>
    <w:rsid w:val="00A476D9"/>
    <w:rsid w:val="00A53DFC"/>
    <w:rsid w:val="00A56108"/>
    <w:rsid w:val="00A6052E"/>
    <w:rsid w:val="00A70786"/>
    <w:rsid w:val="00A72E3B"/>
    <w:rsid w:val="00A75D46"/>
    <w:rsid w:val="00A761FA"/>
    <w:rsid w:val="00A77252"/>
    <w:rsid w:val="00A804D7"/>
    <w:rsid w:val="00A81EB5"/>
    <w:rsid w:val="00A84545"/>
    <w:rsid w:val="00A86145"/>
    <w:rsid w:val="00A86890"/>
    <w:rsid w:val="00A96401"/>
    <w:rsid w:val="00A973BE"/>
    <w:rsid w:val="00AA150B"/>
    <w:rsid w:val="00AA4715"/>
    <w:rsid w:val="00AA4896"/>
    <w:rsid w:val="00AA71BF"/>
    <w:rsid w:val="00AB3E15"/>
    <w:rsid w:val="00AB46AE"/>
    <w:rsid w:val="00AC6237"/>
    <w:rsid w:val="00AD1825"/>
    <w:rsid w:val="00AD1B74"/>
    <w:rsid w:val="00AD49B0"/>
    <w:rsid w:val="00AD74BE"/>
    <w:rsid w:val="00AD7529"/>
    <w:rsid w:val="00AE249E"/>
    <w:rsid w:val="00AE4544"/>
    <w:rsid w:val="00AF3B66"/>
    <w:rsid w:val="00AF4B91"/>
    <w:rsid w:val="00B000C5"/>
    <w:rsid w:val="00B00F4F"/>
    <w:rsid w:val="00B055BB"/>
    <w:rsid w:val="00B11D70"/>
    <w:rsid w:val="00B129BC"/>
    <w:rsid w:val="00B134DB"/>
    <w:rsid w:val="00B159CD"/>
    <w:rsid w:val="00B216EC"/>
    <w:rsid w:val="00B21B0F"/>
    <w:rsid w:val="00B23400"/>
    <w:rsid w:val="00B24A37"/>
    <w:rsid w:val="00B259A2"/>
    <w:rsid w:val="00B26713"/>
    <w:rsid w:val="00B3038A"/>
    <w:rsid w:val="00B334B2"/>
    <w:rsid w:val="00B347B0"/>
    <w:rsid w:val="00B34A50"/>
    <w:rsid w:val="00B35073"/>
    <w:rsid w:val="00B352BE"/>
    <w:rsid w:val="00B376A8"/>
    <w:rsid w:val="00B40CDF"/>
    <w:rsid w:val="00B42241"/>
    <w:rsid w:val="00B42611"/>
    <w:rsid w:val="00B44010"/>
    <w:rsid w:val="00B5076B"/>
    <w:rsid w:val="00B53D6A"/>
    <w:rsid w:val="00B6085F"/>
    <w:rsid w:val="00B61FE7"/>
    <w:rsid w:val="00B6708D"/>
    <w:rsid w:val="00B67776"/>
    <w:rsid w:val="00B67836"/>
    <w:rsid w:val="00B67D0C"/>
    <w:rsid w:val="00B71F1B"/>
    <w:rsid w:val="00B7264B"/>
    <w:rsid w:val="00B727B9"/>
    <w:rsid w:val="00B75B4F"/>
    <w:rsid w:val="00B76CCD"/>
    <w:rsid w:val="00B76FED"/>
    <w:rsid w:val="00B77D04"/>
    <w:rsid w:val="00B80D12"/>
    <w:rsid w:val="00B815D4"/>
    <w:rsid w:val="00B844D1"/>
    <w:rsid w:val="00B8741F"/>
    <w:rsid w:val="00B87B96"/>
    <w:rsid w:val="00B914FC"/>
    <w:rsid w:val="00B93086"/>
    <w:rsid w:val="00B9388E"/>
    <w:rsid w:val="00B95261"/>
    <w:rsid w:val="00B953A1"/>
    <w:rsid w:val="00B961FA"/>
    <w:rsid w:val="00B96D54"/>
    <w:rsid w:val="00BA1A24"/>
    <w:rsid w:val="00BA67A1"/>
    <w:rsid w:val="00BA7198"/>
    <w:rsid w:val="00BA7333"/>
    <w:rsid w:val="00BA7A49"/>
    <w:rsid w:val="00BB2471"/>
    <w:rsid w:val="00BB52BA"/>
    <w:rsid w:val="00BB6BD8"/>
    <w:rsid w:val="00BB7906"/>
    <w:rsid w:val="00BC1751"/>
    <w:rsid w:val="00BC2540"/>
    <w:rsid w:val="00BC2B39"/>
    <w:rsid w:val="00BC3ACE"/>
    <w:rsid w:val="00BC607C"/>
    <w:rsid w:val="00BC6578"/>
    <w:rsid w:val="00BD1A21"/>
    <w:rsid w:val="00BD6D71"/>
    <w:rsid w:val="00BD7AE9"/>
    <w:rsid w:val="00BE2DF9"/>
    <w:rsid w:val="00BE318D"/>
    <w:rsid w:val="00BE3B57"/>
    <w:rsid w:val="00BE40D3"/>
    <w:rsid w:val="00BE417B"/>
    <w:rsid w:val="00BE685F"/>
    <w:rsid w:val="00BF1890"/>
    <w:rsid w:val="00BF24ED"/>
    <w:rsid w:val="00BF387C"/>
    <w:rsid w:val="00BF42F8"/>
    <w:rsid w:val="00C008BA"/>
    <w:rsid w:val="00C00A1F"/>
    <w:rsid w:val="00C03907"/>
    <w:rsid w:val="00C050D1"/>
    <w:rsid w:val="00C10D64"/>
    <w:rsid w:val="00C11838"/>
    <w:rsid w:val="00C14BCC"/>
    <w:rsid w:val="00C16D93"/>
    <w:rsid w:val="00C23D3F"/>
    <w:rsid w:val="00C24062"/>
    <w:rsid w:val="00C252AE"/>
    <w:rsid w:val="00C308A0"/>
    <w:rsid w:val="00C31478"/>
    <w:rsid w:val="00C44112"/>
    <w:rsid w:val="00C44B6E"/>
    <w:rsid w:val="00C51665"/>
    <w:rsid w:val="00C5290D"/>
    <w:rsid w:val="00C52D59"/>
    <w:rsid w:val="00C5365B"/>
    <w:rsid w:val="00C5545D"/>
    <w:rsid w:val="00C61246"/>
    <w:rsid w:val="00C640A5"/>
    <w:rsid w:val="00C64CAE"/>
    <w:rsid w:val="00C663B5"/>
    <w:rsid w:val="00C66B68"/>
    <w:rsid w:val="00C66CBD"/>
    <w:rsid w:val="00C72AC0"/>
    <w:rsid w:val="00C7440B"/>
    <w:rsid w:val="00C74C3D"/>
    <w:rsid w:val="00C8241A"/>
    <w:rsid w:val="00C8580A"/>
    <w:rsid w:val="00C864C3"/>
    <w:rsid w:val="00C941A3"/>
    <w:rsid w:val="00C950D3"/>
    <w:rsid w:val="00CA0622"/>
    <w:rsid w:val="00CA132A"/>
    <w:rsid w:val="00CA2DD8"/>
    <w:rsid w:val="00CA3510"/>
    <w:rsid w:val="00CA35CA"/>
    <w:rsid w:val="00CA439D"/>
    <w:rsid w:val="00CA589C"/>
    <w:rsid w:val="00CB0F23"/>
    <w:rsid w:val="00CB3F60"/>
    <w:rsid w:val="00CB773E"/>
    <w:rsid w:val="00CC1861"/>
    <w:rsid w:val="00CC1B7B"/>
    <w:rsid w:val="00CC3A2D"/>
    <w:rsid w:val="00CC5382"/>
    <w:rsid w:val="00CE13CC"/>
    <w:rsid w:val="00CE23DE"/>
    <w:rsid w:val="00CE2620"/>
    <w:rsid w:val="00CE5946"/>
    <w:rsid w:val="00CE6848"/>
    <w:rsid w:val="00CE7700"/>
    <w:rsid w:val="00CF31BE"/>
    <w:rsid w:val="00CF5A28"/>
    <w:rsid w:val="00D0029E"/>
    <w:rsid w:val="00D020BD"/>
    <w:rsid w:val="00D026ED"/>
    <w:rsid w:val="00D05670"/>
    <w:rsid w:val="00D14A58"/>
    <w:rsid w:val="00D14D30"/>
    <w:rsid w:val="00D204D7"/>
    <w:rsid w:val="00D23460"/>
    <w:rsid w:val="00D25A37"/>
    <w:rsid w:val="00D2771C"/>
    <w:rsid w:val="00D321DE"/>
    <w:rsid w:val="00D341F3"/>
    <w:rsid w:val="00D34D10"/>
    <w:rsid w:val="00D369E2"/>
    <w:rsid w:val="00D4205E"/>
    <w:rsid w:val="00D428C7"/>
    <w:rsid w:val="00D4328D"/>
    <w:rsid w:val="00D500EA"/>
    <w:rsid w:val="00D506BF"/>
    <w:rsid w:val="00D5231D"/>
    <w:rsid w:val="00D5728A"/>
    <w:rsid w:val="00D57837"/>
    <w:rsid w:val="00D60C15"/>
    <w:rsid w:val="00D61758"/>
    <w:rsid w:val="00D6212E"/>
    <w:rsid w:val="00D6394B"/>
    <w:rsid w:val="00D63DAB"/>
    <w:rsid w:val="00D648A4"/>
    <w:rsid w:val="00D71A3D"/>
    <w:rsid w:val="00D7221E"/>
    <w:rsid w:val="00D72D3F"/>
    <w:rsid w:val="00D7461C"/>
    <w:rsid w:val="00D773E7"/>
    <w:rsid w:val="00D8112D"/>
    <w:rsid w:val="00D8383F"/>
    <w:rsid w:val="00D93130"/>
    <w:rsid w:val="00DA0C10"/>
    <w:rsid w:val="00DA1FA2"/>
    <w:rsid w:val="00DA2DD8"/>
    <w:rsid w:val="00DA30D6"/>
    <w:rsid w:val="00DA3AC7"/>
    <w:rsid w:val="00DA4027"/>
    <w:rsid w:val="00DA4E9F"/>
    <w:rsid w:val="00DA5914"/>
    <w:rsid w:val="00DA5A8B"/>
    <w:rsid w:val="00DB3D54"/>
    <w:rsid w:val="00DB64F9"/>
    <w:rsid w:val="00DC10C7"/>
    <w:rsid w:val="00DC2FA6"/>
    <w:rsid w:val="00DC5DB5"/>
    <w:rsid w:val="00DC6D3B"/>
    <w:rsid w:val="00DC72DB"/>
    <w:rsid w:val="00DD46CF"/>
    <w:rsid w:val="00DE0898"/>
    <w:rsid w:val="00DE1BD6"/>
    <w:rsid w:val="00DE1ED4"/>
    <w:rsid w:val="00DE491F"/>
    <w:rsid w:val="00DE49A8"/>
    <w:rsid w:val="00DF4CB9"/>
    <w:rsid w:val="00DF50C5"/>
    <w:rsid w:val="00DF5337"/>
    <w:rsid w:val="00E01D75"/>
    <w:rsid w:val="00E0589D"/>
    <w:rsid w:val="00E10004"/>
    <w:rsid w:val="00E15C4E"/>
    <w:rsid w:val="00E20C03"/>
    <w:rsid w:val="00E25BF7"/>
    <w:rsid w:val="00E27494"/>
    <w:rsid w:val="00E30221"/>
    <w:rsid w:val="00E32CA3"/>
    <w:rsid w:val="00E3455B"/>
    <w:rsid w:val="00E52706"/>
    <w:rsid w:val="00E54851"/>
    <w:rsid w:val="00E56A18"/>
    <w:rsid w:val="00E6009F"/>
    <w:rsid w:val="00E61149"/>
    <w:rsid w:val="00E61FF0"/>
    <w:rsid w:val="00E63316"/>
    <w:rsid w:val="00E640F9"/>
    <w:rsid w:val="00E65D05"/>
    <w:rsid w:val="00E713B9"/>
    <w:rsid w:val="00E76501"/>
    <w:rsid w:val="00E80A6B"/>
    <w:rsid w:val="00E81B59"/>
    <w:rsid w:val="00E83F44"/>
    <w:rsid w:val="00E90300"/>
    <w:rsid w:val="00E91D53"/>
    <w:rsid w:val="00E9214F"/>
    <w:rsid w:val="00E94671"/>
    <w:rsid w:val="00E9470F"/>
    <w:rsid w:val="00E97AF7"/>
    <w:rsid w:val="00E97F49"/>
    <w:rsid w:val="00EA3C66"/>
    <w:rsid w:val="00EA64F0"/>
    <w:rsid w:val="00EB4C21"/>
    <w:rsid w:val="00EB54BB"/>
    <w:rsid w:val="00EC23EF"/>
    <w:rsid w:val="00EC57DF"/>
    <w:rsid w:val="00EC62A6"/>
    <w:rsid w:val="00ED0CE2"/>
    <w:rsid w:val="00ED1579"/>
    <w:rsid w:val="00ED4CCB"/>
    <w:rsid w:val="00ED4DA7"/>
    <w:rsid w:val="00ED6342"/>
    <w:rsid w:val="00ED7FDF"/>
    <w:rsid w:val="00EE10DF"/>
    <w:rsid w:val="00EE1A0E"/>
    <w:rsid w:val="00EE1ED1"/>
    <w:rsid w:val="00EE3521"/>
    <w:rsid w:val="00EE388B"/>
    <w:rsid w:val="00EE42C2"/>
    <w:rsid w:val="00EE447D"/>
    <w:rsid w:val="00EE5274"/>
    <w:rsid w:val="00EF0E3C"/>
    <w:rsid w:val="00EF3BFB"/>
    <w:rsid w:val="00EF7CEC"/>
    <w:rsid w:val="00EF7DB3"/>
    <w:rsid w:val="00F04620"/>
    <w:rsid w:val="00F04AA5"/>
    <w:rsid w:val="00F06DCB"/>
    <w:rsid w:val="00F138DE"/>
    <w:rsid w:val="00F13973"/>
    <w:rsid w:val="00F13B77"/>
    <w:rsid w:val="00F1711D"/>
    <w:rsid w:val="00F17960"/>
    <w:rsid w:val="00F2094E"/>
    <w:rsid w:val="00F2347E"/>
    <w:rsid w:val="00F25724"/>
    <w:rsid w:val="00F3009E"/>
    <w:rsid w:val="00F31BF1"/>
    <w:rsid w:val="00F33964"/>
    <w:rsid w:val="00F3624A"/>
    <w:rsid w:val="00F37EE5"/>
    <w:rsid w:val="00F40B62"/>
    <w:rsid w:val="00F416DE"/>
    <w:rsid w:val="00F43D5B"/>
    <w:rsid w:val="00F4660D"/>
    <w:rsid w:val="00F5173D"/>
    <w:rsid w:val="00F51D86"/>
    <w:rsid w:val="00F51F56"/>
    <w:rsid w:val="00F53487"/>
    <w:rsid w:val="00F5523C"/>
    <w:rsid w:val="00F56E63"/>
    <w:rsid w:val="00F57854"/>
    <w:rsid w:val="00F61EB8"/>
    <w:rsid w:val="00F62754"/>
    <w:rsid w:val="00F62891"/>
    <w:rsid w:val="00F642D4"/>
    <w:rsid w:val="00F64369"/>
    <w:rsid w:val="00F66A15"/>
    <w:rsid w:val="00F67D60"/>
    <w:rsid w:val="00F67E94"/>
    <w:rsid w:val="00F718B4"/>
    <w:rsid w:val="00F73672"/>
    <w:rsid w:val="00F739C3"/>
    <w:rsid w:val="00F770C3"/>
    <w:rsid w:val="00F771B7"/>
    <w:rsid w:val="00F82DF4"/>
    <w:rsid w:val="00F8347C"/>
    <w:rsid w:val="00F84426"/>
    <w:rsid w:val="00F87CA5"/>
    <w:rsid w:val="00F90E78"/>
    <w:rsid w:val="00F91280"/>
    <w:rsid w:val="00F93BA3"/>
    <w:rsid w:val="00F94B03"/>
    <w:rsid w:val="00F9619C"/>
    <w:rsid w:val="00FA08E1"/>
    <w:rsid w:val="00FA0BEA"/>
    <w:rsid w:val="00FA3242"/>
    <w:rsid w:val="00FA6367"/>
    <w:rsid w:val="00FA6D66"/>
    <w:rsid w:val="00FA7019"/>
    <w:rsid w:val="00FB0C41"/>
    <w:rsid w:val="00FB3BA0"/>
    <w:rsid w:val="00FB3D5B"/>
    <w:rsid w:val="00FB6041"/>
    <w:rsid w:val="00FC1EB2"/>
    <w:rsid w:val="00FC5836"/>
    <w:rsid w:val="00FC74BE"/>
    <w:rsid w:val="00FD0379"/>
    <w:rsid w:val="00FD1138"/>
    <w:rsid w:val="00FD1303"/>
    <w:rsid w:val="00FD1461"/>
    <w:rsid w:val="00FD36BE"/>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webSettings" Target="webSettings.xml"/><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8/08/relationships/commentsExtensible" Target="commentsExtensi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342F7-7C4D-4005-AFBC-D5D57D824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13839</TotalTime>
  <Pages>110</Pages>
  <Words>33281</Words>
  <Characters>189706</Characters>
  <Application>Microsoft Office Word</Application>
  <DocSecurity>0</DocSecurity>
  <Lines>1580</Lines>
  <Paragraphs>445</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222542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700</cp:revision>
  <dcterms:created xsi:type="dcterms:W3CDTF">2021-04-26T21:56:00Z</dcterms:created>
  <dcterms:modified xsi:type="dcterms:W3CDTF">2021-05-28T00:25:00Z</dcterms:modified>
</cp:coreProperties>
</file>