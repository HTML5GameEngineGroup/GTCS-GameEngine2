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rPr>
          <w:rFonts w:hint="eastAsia"/>
        </w:rPr>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Fonts w:hint="eastAsia"/>
            <w:rPrChange w:id="40" w:author="Kelvin Sung" w:date="2021-05-18T15:51:00Z">
              <w:rPr>
                <w:rFonts w:hint="eastAsia"/>
              </w:rPr>
            </w:rPrChange>
          </w:rPr>
          <w:t>R</w:t>
        </w:r>
      </w:ins>
      <w:del w:id="41" w:author="Kelvin Sung" w:date="2021-05-18T15:51:00Z">
        <w:r w:rsidRPr="009C0A9E" w:rsidDel="009C0A9E">
          <w:rPr>
            <w:rStyle w:val="CodeInline"/>
            <w:rFonts w:hint="eastAsia"/>
            <w:rPrChange w:id="42" w:author="Kelvin Sung" w:date="2021-05-18T15:51:00Z">
              <w:rPr>
                <w:rFonts w:hint="eastAsia"/>
              </w:rPr>
            </w:rPrChange>
          </w:rPr>
          <w:delText>r</w:delText>
        </w:r>
      </w:del>
      <w:r w:rsidRPr="009C0A9E">
        <w:rPr>
          <w:rStyle w:val="CodeInline"/>
          <w:rFonts w:hint="eastAsia"/>
          <w:rPrChange w:id="43" w:author="Kelvin Sung" w:date="2021-05-18T15:51:00Z">
            <w:rPr>
              <w:rFonts w:hint="eastAsia"/>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rPr>
          <w:rFonts w:hint="eastAsia"/>
        </w:rPr>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7EAEDE98" w14:textId="0F973F19" w:rsidR="00665FB8" w:rsidRDefault="00665FB8" w:rsidP="00C5290D">
      <w:pPr>
        <w:pStyle w:val="BodyTextFirst"/>
        <w:rPr>
          <w:ins w:id="59" w:author="Kelvin Sung" w:date="2021-05-20T07:42:00Z"/>
          <w:rFonts w:hint="eastAsia"/>
        </w:rPr>
      </w:pPr>
      <w:r>
        <w:t xml:space="preserve">Together, the projects in this chapter build a powerful tool for adding visual intricacy into your games. </w:t>
      </w:r>
    </w:p>
    <w:p w14:paraId="385C6E82" w14:textId="1300F00D" w:rsidR="00616398" w:rsidRDefault="00616398">
      <w:pPr>
        <w:pStyle w:val="BodyTextCont"/>
        <w:rPr>
          <w:rFonts w:hint="eastAsia"/>
        </w:rPr>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rPr>
          <w:rFonts w:hint="eastAsia"/>
        </w:rPr>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Fonts w:hint="eastAsia"/>
            <w:rPrChange w:id="96" w:author="Kelvin Sung" w:date="2021-05-19T17:51:00Z">
              <w:rPr>
                <w:rFonts w:hint="eastAsia"/>
              </w:rPr>
            </w:rPrChange>
          </w:rPr>
          <w:t>R</w:t>
        </w:r>
      </w:ins>
      <w:del w:id="97" w:author="Kelvin Sung" w:date="2021-05-19T17:51:00Z">
        <w:r w:rsidRPr="002537E5" w:rsidDel="002537E5">
          <w:rPr>
            <w:rStyle w:val="CodeInline"/>
            <w:rFonts w:hint="eastAsia"/>
            <w:rPrChange w:id="98" w:author="Kelvin Sung" w:date="2021-05-19T17:51:00Z">
              <w:rPr>
                <w:rFonts w:hint="eastAsia"/>
              </w:rPr>
            </w:rPrChange>
          </w:rPr>
          <w:delText>r</w:delText>
        </w:r>
      </w:del>
      <w:r w:rsidRPr="002537E5">
        <w:rPr>
          <w:rStyle w:val="CodeInline"/>
          <w:rFonts w:hint="eastAsia"/>
          <w:rPrChange w:id="99" w:author="Kelvin Sung" w:date="2021-05-19T17:51:00Z">
            <w:rPr>
              <w:rFonts w:hint="eastAsia"/>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Fonts w:hint="eastAsia"/>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Fonts w:hint="eastAsia"/>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rPr>
          <w:rFonts w:hint="eastAsia"/>
        </w:rPr>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4D7BEFBB"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Fonts w:hint="eastAsia"/>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Fonts w:hint="eastAsia"/>
        </w:rPr>
      </w:pP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6B7949BE" w14:textId="773FC25D" w:rsidR="00A25D16" w:rsidDel="00082611" w:rsidRDefault="00A25D16" w:rsidP="00A25D16">
      <w:pPr>
        <w:pStyle w:val="Code"/>
        <w:rPr>
          <w:del w:id="187" w:author="Kelvin Sung" w:date="2021-05-19T18:18:00Z"/>
          <w:rFonts w:hint="eastAsia"/>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Fonts w:hint="eastAsia"/>
        </w:rPr>
      </w:pPr>
      <w:del w:id="192" w:author="Kelvin Sung" w:date="2021-05-19T18:18:00Z">
        <w:r w:rsidDel="00082611">
          <w:delText xml:space="preserve">// interpolated and thus varies. </w:delText>
        </w:r>
      </w:del>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609C3098" w14:textId="6983EA15" w:rsidR="00A25D16" w:rsidDel="009D5853" w:rsidRDefault="00A25D16" w:rsidP="00A25D16">
      <w:pPr>
        <w:pStyle w:val="Code"/>
        <w:rPr>
          <w:del w:id="196" w:author="Kelvin Sung" w:date="2021-05-19T18:17:00Z"/>
          <w:rFonts w:hint="eastAsia"/>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Fonts w:hint="eastAsia"/>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Fonts w:hint="eastAsia"/>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Fonts w:hint="eastAsia"/>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Fonts w:hint="eastAsia"/>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Fonts w:hint="eastAsia"/>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Fonts w:hint="eastAsia"/>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Fonts w:hint="eastAsia"/>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Fonts w:hint="eastAsia"/>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Fonts w:hint="eastAsia"/>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Fonts w:hint="eastAsia"/>
        </w:rPr>
      </w:pPr>
    </w:p>
    <w:p w14:paraId="016FB8CA" w14:textId="3BBC45DC" w:rsidR="00A25D16" w:rsidDel="009D5853" w:rsidRDefault="00A25D16" w:rsidP="00A25D16">
      <w:pPr>
        <w:pStyle w:val="Code"/>
        <w:rPr>
          <w:del w:id="217" w:author="Kelvin Sung" w:date="2021-05-19T18:17:00Z"/>
          <w:rFonts w:hint="eastAsia"/>
        </w:rPr>
      </w:pPr>
      <w:del w:id="218" w:author="Kelvin Sung" w:date="2021-05-19T18:17:00Z">
        <w:r w:rsidDel="009D5853">
          <w:delText xml:space="preserve">    // or: simply multiply pixel color with texture color</w:delText>
        </w:r>
      </w:del>
    </w:p>
    <w:p w14:paraId="3610BEE0" w14:textId="3A62864A" w:rsidR="00A25D16" w:rsidRDefault="00A25D16">
      <w:pPr>
        <w:pStyle w:val="Code"/>
        <w:rPr>
          <w:rFonts w:hint="eastAsia"/>
        </w:rPr>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Fonts w:hint="eastAsia"/>
        </w:rPr>
      </w:pPr>
    </w:p>
    <w:p w14:paraId="715BBB4F" w14:textId="1403F7A2" w:rsidR="00A25D16" w:rsidDel="00082611" w:rsidRDefault="00A25D16" w:rsidP="00A25D16">
      <w:pPr>
        <w:pStyle w:val="Code"/>
        <w:rPr>
          <w:del w:id="222" w:author="Kelvin Sung" w:date="2021-05-19T18:18:00Z"/>
          <w:rFonts w:hint="eastAsia"/>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rPr>
          <w:rFonts w:hint="eastAsia"/>
        </w:rPr>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Fonts w:hint="eastAsia"/>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Fonts w:hint="eastAsia"/>
            <w:rPrChange w:id="254" w:author="Kelvin Sung" w:date="2021-05-19T18:31:00Z">
              <w:rPr>
                <w:rFonts w:hint="eastAsia"/>
              </w:rPr>
            </w:rPrChange>
          </w:rPr>
          <w:t>d</w:t>
        </w:r>
      </w:ins>
      <w:ins w:id="255" w:author="Kelvin Sung" w:date="2021-05-19T18:29:00Z">
        <w:r w:rsidR="000F01D6" w:rsidRPr="005E0F56">
          <w:rPr>
            <w:rStyle w:val="CodeInline"/>
            <w:rFonts w:hint="eastAsia"/>
            <w:rPrChange w:id="256" w:author="Kelvin Sung" w:date="2021-05-19T18:31:00Z">
              <w:rPr>
                <w:rFonts w:hint="eastAsia"/>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Fonts w:hint="eastAsia"/>
            <w:rPrChange w:id="261" w:author="Kelvin Sung" w:date="2021-05-19T18:37:00Z">
              <w:rPr>
                <w:rFonts w:hint="eastAsia"/>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Fonts w:hint="eastAsia"/>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Fonts w:hint="eastAsia"/>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Fonts w:hint="eastAsia"/>
        </w:rPr>
        <w:pPrChange w:id="273" w:author="Kelvin Sung" w:date="2021-05-19T18:33:00Z">
          <w:pPr>
            <w:pStyle w:val="BodyTextFirst"/>
          </w:pPr>
        </w:pPrChange>
      </w:pPr>
    </w:p>
    <w:p w14:paraId="57392597" w14:textId="77777777" w:rsidR="005E0F56" w:rsidRDefault="005E0F56">
      <w:pPr>
        <w:pStyle w:val="Code"/>
        <w:rPr>
          <w:ins w:id="274" w:author="Kelvin Sung" w:date="2021-05-19T18:33:00Z"/>
          <w:rFonts w:hint="eastAsia"/>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Fonts w:hint="eastAsia"/>
          <w:rPrChange w:id="278" w:author="Kelvin Sung" w:date="2021-05-19T18:33:00Z">
            <w:rPr>
              <w:ins w:id="279" w:author="Kelvin Sung" w:date="2021-05-19T18:33:00Z"/>
              <w:rFonts w:hint="eastAsia"/>
            </w:rPr>
          </w:rPrChange>
        </w:rPr>
        <w:pPrChange w:id="280" w:author="Kelvin Sung" w:date="2021-05-19T18:33:00Z">
          <w:pPr>
            <w:pStyle w:val="BodyTextFirst"/>
          </w:pPr>
        </w:pPrChange>
      </w:pPr>
      <w:ins w:id="281" w:author="Kelvin Sung" w:date="2021-05-19T18:33:00Z">
        <w:r w:rsidRPr="005E0F56">
          <w:rPr>
            <w:rStyle w:val="CodeBold"/>
            <w:rFonts w:hint="eastAsia"/>
            <w:rPrChange w:id="282" w:author="Kelvin Sung" w:date="2021-05-19T18:33:00Z">
              <w:rPr>
                <w:rFonts w:hint="eastAsia"/>
              </w:rPr>
            </w:rPrChange>
          </w:rPr>
          <w:t>let mGlobalAmbientColor = [0.3, 0.3, 0.3, 1];</w:t>
        </w:r>
      </w:ins>
    </w:p>
    <w:p w14:paraId="01BAA453" w14:textId="77777777" w:rsidR="005E0F56" w:rsidRPr="005E0F56" w:rsidRDefault="005E0F56">
      <w:pPr>
        <w:pStyle w:val="Code"/>
        <w:rPr>
          <w:ins w:id="283" w:author="Kelvin Sung" w:date="2021-05-19T18:33:00Z"/>
          <w:rStyle w:val="CodeBold"/>
          <w:rFonts w:hint="eastAsia"/>
          <w:rPrChange w:id="284" w:author="Kelvin Sung" w:date="2021-05-19T18:33:00Z">
            <w:rPr>
              <w:ins w:id="285" w:author="Kelvin Sung" w:date="2021-05-19T18:33:00Z"/>
              <w:rFonts w:hint="eastAsia"/>
            </w:rPr>
          </w:rPrChange>
        </w:rPr>
        <w:pPrChange w:id="286" w:author="Kelvin Sung" w:date="2021-05-19T18:33:00Z">
          <w:pPr>
            <w:pStyle w:val="BodyTextFirst"/>
          </w:pPr>
        </w:pPrChange>
      </w:pPr>
      <w:ins w:id="287" w:author="Kelvin Sung" w:date="2021-05-19T18:33:00Z">
        <w:r w:rsidRPr="005E0F56">
          <w:rPr>
            <w:rStyle w:val="CodeBold"/>
            <w:rFonts w:hint="eastAsia"/>
            <w:rPrChange w:id="288" w:author="Kelvin Sung" w:date="2021-05-19T18:33:00Z">
              <w:rPr>
                <w:rFonts w:hint="eastAsia"/>
              </w:rPr>
            </w:rPrChange>
          </w:rPr>
          <w:t>let mGlobalAmbientIntensity = 1;</w:t>
        </w:r>
      </w:ins>
    </w:p>
    <w:p w14:paraId="703EAF89" w14:textId="77777777" w:rsidR="005E0F56" w:rsidRPr="005E0F56" w:rsidRDefault="005E0F56">
      <w:pPr>
        <w:pStyle w:val="Code"/>
        <w:rPr>
          <w:ins w:id="289" w:author="Kelvin Sung" w:date="2021-05-19T18:33:00Z"/>
          <w:rStyle w:val="CodeBold"/>
          <w:rFonts w:hint="eastAsia"/>
          <w:rPrChange w:id="290" w:author="Kelvin Sung" w:date="2021-05-19T18:33:00Z">
            <w:rPr>
              <w:ins w:id="291" w:author="Kelvin Sung" w:date="2021-05-19T18:33:00Z"/>
              <w:rFonts w:hint="eastAsia"/>
            </w:rPr>
          </w:rPrChange>
        </w:rPr>
        <w:pPrChange w:id="292" w:author="Kelvin Sung" w:date="2021-05-19T18:33:00Z">
          <w:pPr>
            <w:pStyle w:val="BodyTextFirst"/>
          </w:pPr>
        </w:pPrChange>
      </w:pPr>
      <w:ins w:id="293" w:author="Kelvin Sung" w:date="2021-05-19T18:33:00Z">
        <w:r w:rsidRPr="005E0F56">
          <w:rPr>
            <w:rStyle w:val="CodeBold"/>
            <w:rFonts w:hint="eastAsia"/>
            <w:rPrChange w:id="294" w:author="Kelvin Sung" w:date="2021-05-19T18:33:00Z">
              <w:rPr>
                <w:rFonts w:hint="eastAsia"/>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Fonts w:hint="eastAsia"/>
          <w:rPrChange w:id="296" w:author="Kelvin Sung" w:date="2021-05-19T18:33:00Z">
            <w:rPr>
              <w:ins w:id="297" w:author="Kelvin Sung" w:date="2021-05-19T18:33:00Z"/>
              <w:rFonts w:hint="eastAsia"/>
            </w:rPr>
          </w:rPrChange>
        </w:rPr>
        <w:pPrChange w:id="298" w:author="Kelvin Sung" w:date="2021-05-19T18:33:00Z">
          <w:pPr>
            <w:pStyle w:val="BodyTextFirst"/>
          </w:pPr>
        </w:pPrChange>
      </w:pPr>
      <w:ins w:id="299" w:author="Kelvin Sung" w:date="2021-05-19T18:33:00Z">
        <w:r w:rsidRPr="005E0F56">
          <w:rPr>
            <w:rStyle w:val="CodeBold"/>
            <w:rFonts w:hint="eastAsia"/>
            <w:rPrChange w:id="300" w:author="Kelvin Sung" w:date="2021-05-19T18:33:00Z">
              <w:rPr>
                <w:rFonts w:hint="eastAsia"/>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Fonts w:hint="eastAsia"/>
          <w:rPrChange w:id="302" w:author="Kelvin Sung" w:date="2021-05-19T18:33:00Z">
            <w:rPr>
              <w:ins w:id="303" w:author="Kelvin Sung" w:date="2021-05-19T18:33:00Z"/>
              <w:rFonts w:hint="eastAsia"/>
            </w:rPr>
          </w:rPrChange>
        </w:rPr>
        <w:pPrChange w:id="304" w:author="Kelvin Sung" w:date="2021-05-19T18:33:00Z">
          <w:pPr>
            <w:pStyle w:val="BodyTextFirst"/>
          </w:pPr>
        </w:pPrChange>
      </w:pPr>
      <w:ins w:id="305" w:author="Kelvin Sung" w:date="2021-05-19T18:33:00Z">
        <w:r w:rsidRPr="005E0F56">
          <w:rPr>
            <w:rStyle w:val="CodeBold"/>
            <w:rFonts w:hint="eastAsia"/>
            <w:rPrChange w:id="306" w:author="Kelvin Sung" w:date="2021-05-19T18:33:00Z">
              <w:rPr>
                <w:rFonts w:hint="eastAsia"/>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Fonts w:hint="eastAsia"/>
          <w:rPrChange w:id="308" w:author="Kelvin Sung" w:date="2021-05-19T18:33:00Z">
            <w:rPr>
              <w:ins w:id="309" w:author="Kelvin Sung" w:date="2021-05-19T18:33:00Z"/>
              <w:rFonts w:hint="eastAsia"/>
            </w:rPr>
          </w:rPrChange>
        </w:rPr>
        <w:pPrChange w:id="310" w:author="Kelvin Sung" w:date="2021-05-19T18:33:00Z">
          <w:pPr>
            <w:pStyle w:val="BodyTextFirst"/>
          </w:pPr>
        </w:pPrChange>
      </w:pPr>
      <w:ins w:id="311" w:author="Kelvin Sung" w:date="2021-05-19T18:33:00Z">
        <w:r w:rsidRPr="005E0F56">
          <w:rPr>
            <w:rStyle w:val="CodeBold"/>
            <w:rFonts w:hint="eastAsia"/>
            <w:rPrChange w:id="312" w:author="Kelvin Sung" w:date="2021-05-19T18:33:00Z">
              <w:rPr>
                <w:rFonts w:hint="eastAsia"/>
              </w:rPr>
            </w:rPrChange>
          </w:rPr>
          <w:t>function setGlobalAmbientColor(v) { mGlobalAmbientColor = vec4.fromValues(v[0], v[1], v[2], v[3]); }</w:t>
        </w:r>
      </w:ins>
    </w:p>
    <w:p w14:paraId="3CE68A9D" w14:textId="77777777" w:rsidR="005E0F56" w:rsidRDefault="005E0F56">
      <w:pPr>
        <w:pStyle w:val="Code"/>
        <w:rPr>
          <w:ins w:id="313" w:author="Kelvin Sung" w:date="2021-05-19T18:33:00Z"/>
          <w:rFonts w:hint="eastAsia"/>
        </w:rPr>
        <w:pPrChange w:id="314" w:author="Kelvin Sung" w:date="2021-05-19T18:33:00Z">
          <w:pPr>
            <w:pStyle w:val="BodyTextFirst"/>
          </w:pPr>
        </w:pPrChange>
      </w:pPr>
    </w:p>
    <w:p w14:paraId="1B6DB73B" w14:textId="0F739463" w:rsidR="005E0F56" w:rsidRDefault="005E0F56">
      <w:pPr>
        <w:pStyle w:val="Code"/>
        <w:rPr>
          <w:ins w:id="315" w:author="Kelvin Sung" w:date="2021-05-19T18:33:00Z"/>
          <w:rFonts w:hint="eastAsia"/>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Fonts w:hint="eastAsia"/>
        </w:rPr>
        <w:pPrChange w:id="319" w:author="Kelvin Sung" w:date="2021-05-19T18:33:00Z">
          <w:pPr>
            <w:pStyle w:val="BodyTextFirst"/>
          </w:pPr>
        </w:pPrChange>
      </w:pPr>
    </w:p>
    <w:p w14:paraId="3AB81F89" w14:textId="77777777" w:rsidR="005E0F56" w:rsidRDefault="005E0F56">
      <w:pPr>
        <w:pStyle w:val="Code"/>
        <w:rPr>
          <w:ins w:id="320" w:author="Kelvin Sung" w:date="2021-05-19T18:33:00Z"/>
          <w:rFonts w:hint="eastAsia"/>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Fonts w:hint="eastAsia"/>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Fonts w:hint="eastAsia"/>
        </w:rPr>
        <w:pPrChange w:id="327" w:author="Kelvin Sung" w:date="2021-05-19T18:33:00Z">
          <w:pPr>
            <w:pStyle w:val="BodyTextFirst"/>
          </w:pPr>
        </w:pPrChange>
      </w:pPr>
    </w:p>
    <w:p w14:paraId="14CEB18C" w14:textId="77777777" w:rsidR="005E0F56" w:rsidRDefault="005E0F56">
      <w:pPr>
        <w:pStyle w:val="Code"/>
        <w:rPr>
          <w:ins w:id="328" w:author="Kelvin Sung" w:date="2021-05-19T18:33:00Z"/>
          <w:rFonts w:hint="eastAsia"/>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Fonts w:hint="eastAsia"/>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Fonts w:hint="eastAsia"/>
        </w:rPr>
        <w:pPrChange w:id="335" w:author="Kelvin Sung" w:date="2021-05-19T18:33:00Z">
          <w:pPr>
            <w:pStyle w:val="BodyTextFirst"/>
          </w:pPr>
        </w:pPrChange>
      </w:pPr>
    </w:p>
    <w:p w14:paraId="3B27AF4C" w14:textId="77777777" w:rsidR="005E0F56" w:rsidRDefault="005E0F56">
      <w:pPr>
        <w:pStyle w:val="Code"/>
        <w:rPr>
          <w:ins w:id="336" w:author="Kelvin Sung" w:date="2021-05-19T18:33:00Z"/>
          <w:rFonts w:hint="eastAsia"/>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Fonts w:hint="eastAsia"/>
          <w:rPrChange w:id="340" w:author="Kelvin Sung" w:date="2021-05-19T18:34:00Z">
            <w:rPr>
              <w:ins w:id="341" w:author="Kelvin Sung" w:date="2021-05-19T18:33:00Z"/>
              <w:rFonts w:hint="eastAsia"/>
            </w:rPr>
          </w:rPrChange>
        </w:rPr>
        <w:pPrChange w:id="342" w:author="Kelvin Sung" w:date="2021-05-19T18:33:00Z">
          <w:pPr>
            <w:pStyle w:val="BodyTextFirst"/>
          </w:pPr>
        </w:pPrChange>
      </w:pPr>
      <w:ins w:id="343" w:author="Kelvin Sung" w:date="2021-05-19T18:33:00Z">
        <w:r>
          <w:t xml:space="preserve">    </w:t>
        </w:r>
        <w:r w:rsidRPr="005E0F56">
          <w:rPr>
            <w:rStyle w:val="CodeBold"/>
            <w:rFonts w:hint="eastAsia"/>
            <w:rPrChange w:id="344" w:author="Kelvin Sung" w:date="2021-05-19T18:34:00Z">
              <w:rPr>
                <w:rFonts w:hint="eastAsia"/>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Fonts w:hint="eastAsia"/>
          <w:rPrChange w:id="346" w:author="Kelvin Sung" w:date="2021-05-19T18:34:00Z">
            <w:rPr>
              <w:ins w:id="347" w:author="Kelvin Sung" w:date="2021-05-19T18:33:00Z"/>
              <w:rFonts w:hint="eastAsia"/>
            </w:rPr>
          </w:rPrChange>
        </w:rPr>
        <w:pPrChange w:id="348" w:author="Kelvin Sung" w:date="2021-05-19T18:33:00Z">
          <w:pPr>
            <w:pStyle w:val="BodyTextFirst"/>
          </w:pPr>
        </w:pPrChange>
      </w:pPr>
      <w:ins w:id="349" w:author="Kelvin Sung" w:date="2021-05-19T18:33:00Z">
        <w:r>
          <w:t xml:space="preserve">    </w:t>
        </w:r>
        <w:r w:rsidRPr="005E0F56">
          <w:rPr>
            <w:rStyle w:val="CodeBold"/>
            <w:rFonts w:hint="eastAsia"/>
            <w:rPrChange w:id="350" w:author="Kelvin Sung" w:date="2021-05-19T18:34:00Z">
              <w:rPr>
                <w:rFonts w:hint="eastAsia"/>
              </w:rPr>
            </w:rPrChange>
          </w:rPr>
          <w:t>getGlobalAmbientIntensity, setGlobalAmbientIntensity</w:t>
        </w:r>
      </w:ins>
    </w:p>
    <w:p w14:paraId="4D504CED" w14:textId="043ACA83" w:rsidR="005E0F56" w:rsidRDefault="005E0F56">
      <w:pPr>
        <w:pStyle w:val="Code"/>
        <w:rPr>
          <w:ins w:id="351" w:author="Kelvin Sung" w:date="2021-05-19T18:32:00Z"/>
          <w:rFonts w:hint="eastAsia"/>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Fonts w:hint="eastAsia"/>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Fonts w:hint="eastAsia"/>
            <w:rPrChange w:id="361" w:author="Kelvin Sung" w:date="2021-05-19T18:21:00Z">
              <w:rPr>
                <w:rFonts w:hint="eastAsia"/>
              </w:rPr>
            </w:rPrChange>
          </w:rPr>
          <w:t>simple_</w:t>
        </w:r>
        <w:proofErr w:type="gramStart"/>
        <w:r w:rsidR="00066CA0" w:rsidRPr="00066CA0">
          <w:rPr>
            <w:rStyle w:val="CodeInline"/>
            <w:rFonts w:hint="eastAsia"/>
            <w:rPrChange w:id="362" w:author="Kelvin Sung" w:date="2021-05-19T18:21:00Z">
              <w:rPr>
                <w:rFonts w:hint="eastAsia"/>
              </w:rPr>
            </w:rPrChange>
          </w:rPr>
          <w:t>fs.glsl</w:t>
        </w:r>
        <w:proofErr w:type="spellEnd"/>
        <w:proofErr w:type="gramEnd"/>
        <w:r w:rsidR="00066CA0">
          <w:t xml:space="preserve"> is referenced by the </w:t>
        </w:r>
        <w:r w:rsidR="00066CA0" w:rsidRPr="00066CA0">
          <w:rPr>
            <w:rStyle w:val="CodeInline"/>
            <w:rFonts w:hint="eastAsia"/>
            <w:rPrChange w:id="363" w:author="Kelvin Sung" w:date="2021-05-19T18:21:00Z">
              <w:rPr>
                <w:rFonts w:hint="eastAsia"/>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Fonts w:hint="eastAsia"/>
            <w:rPrChange w:id="367" w:author="Kelvin Sung" w:date="2021-05-19T18:21:00Z">
              <w:rPr>
                <w:rFonts w:hint="eastAsia"/>
              </w:rPr>
            </w:rPrChange>
          </w:rPr>
          <w:t>texture_fs.glsl</w:t>
        </w:r>
        <w:proofErr w:type="spellEnd"/>
        <w:r w:rsidR="00066CA0">
          <w:t xml:space="preserve"> is referenced by the </w:t>
        </w:r>
        <w:proofErr w:type="spellStart"/>
        <w:r w:rsidR="00066CA0" w:rsidRPr="00066CA0">
          <w:rPr>
            <w:rStyle w:val="CodeInline"/>
            <w:rFonts w:hint="eastAsia"/>
            <w:rPrChange w:id="368" w:author="Kelvin Sung" w:date="2021-05-19T18:21:00Z">
              <w:rPr>
                <w:rFonts w:hint="eastAsia"/>
              </w:rPr>
            </w:rPrChange>
          </w:rPr>
          <w:t>TextureShader</w:t>
        </w:r>
        <w:proofErr w:type="spellEnd"/>
        <w:r w:rsidR="00066CA0">
          <w:t xml:space="preserve"> class. Since </w:t>
        </w:r>
      </w:ins>
      <w:proofErr w:type="spellStart"/>
      <w:ins w:id="369" w:author="Kelvin Sung" w:date="2021-05-19T18:22:00Z">
        <w:r w:rsidR="00066CA0" w:rsidRPr="00066CA0">
          <w:rPr>
            <w:rStyle w:val="CodeInline"/>
            <w:rFonts w:hint="eastAsia"/>
            <w:rPrChange w:id="370" w:author="Kelvin Sung" w:date="2021-05-19T18:22:00Z">
              <w:rPr>
                <w:rFonts w:hint="eastAsia"/>
              </w:rPr>
            </w:rPrChange>
          </w:rPr>
          <w:t>TextureShader</w:t>
        </w:r>
        <w:proofErr w:type="spellEnd"/>
        <w:r w:rsidR="00066CA0">
          <w:t xml:space="preserve"> is a subclass of </w:t>
        </w:r>
        <w:r w:rsidR="00066CA0" w:rsidRPr="00066CA0">
          <w:rPr>
            <w:rStyle w:val="CodeInline"/>
            <w:rFonts w:hint="eastAsia"/>
            <w:rPrChange w:id="371" w:author="Kelvin Sung" w:date="2021-05-19T18:22:00Z">
              <w:rPr>
                <w:rFonts w:hint="eastAsia"/>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Fonts w:hint="eastAsia"/>
            <w:rPrChange w:id="374" w:author="Kelvin Sung" w:date="2021-05-19T18:23:00Z">
              <w:rPr>
                <w:rFonts w:hint="eastAsia"/>
              </w:rPr>
            </w:rPrChange>
          </w:rPr>
          <w:t>texture_</w:t>
        </w:r>
        <w:proofErr w:type="gramStart"/>
        <w:r w:rsidR="00066CA0" w:rsidRPr="00066CA0">
          <w:rPr>
            <w:rStyle w:val="CodeInline"/>
            <w:rFonts w:hint="eastAsia"/>
            <w:rPrChange w:id="375" w:author="Kelvin Sung" w:date="2021-05-19T18:23:00Z">
              <w:rPr>
                <w:rFonts w:hint="eastAsia"/>
              </w:rPr>
            </w:rPrChange>
          </w:rPr>
          <w:t>fs.glsl</w:t>
        </w:r>
        <w:proofErr w:type="spellEnd"/>
        <w:proofErr w:type="gramEnd"/>
        <w:r w:rsidR="00066CA0">
          <w:t xml:space="preserve"> will be supported with appropriate </w:t>
        </w:r>
        <w:r w:rsidR="00066CA0" w:rsidRPr="00066CA0">
          <w:rPr>
            <w:rStyle w:val="CodeInline"/>
            <w:rFonts w:hint="eastAsia"/>
            <w:rPrChange w:id="376" w:author="Kelvin Sung" w:date="2021-05-19T18:23:00Z">
              <w:rPr>
                <w:rFonts w:hint="eastAsia"/>
              </w:rPr>
            </w:rPrChange>
          </w:rPr>
          <w:t>SimpleShader</w:t>
        </w:r>
      </w:ins>
      <w:ins w:id="377" w:author="Kelvin Sung" w:date="2021-05-19T18:39:00Z">
        <w:r w:rsidR="00F13B77">
          <w:t xml:space="preserve">, super class of </w:t>
        </w:r>
        <w:proofErr w:type="spellStart"/>
        <w:r w:rsidR="00F13B77" w:rsidRPr="00F13B77">
          <w:rPr>
            <w:rStyle w:val="CodeInline"/>
            <w:rFonts w:hint="eastAsia"/>
            <w:rPrChange w:id="378" w:author="Kelvin Sung" w:date="2021-05-19T18:39:00Z">
              <w:rPr>
                <w:rFonts w:hint="eastAsia"/>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Fonts w:hint="eastAsia"/>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rPr>
          <w:rFonts w:hint="eastAsia"/>
        </w:r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Fonts w:hint="eastAsia"/>
            <w:rPrChange w:id="383" w:author="Kelvin Sung" w:date="2021-05-19T18:41:00Z">
              <w:rPr>
                <w:rFonts w:hint="eastAsia"/>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6BF86598" w:rsidR="006859CA" w:rsidRDefault="001649D0" w:rsidP="000D057D">
      <w:pPr>
        <w:pStyle w:val="NumList"/>
        <w:numPr>
          <w:ilvl w:val="0"/>
          <w:numId w:val="8"/>
        </w:numPr>
        <w:rPr>
          <w:rFonts w:hint="eastAsia"/>
        </w:r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rPr>
          <w:rFonts w:hint="eastAsia"/>
        </w:rPr>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rPr>
          <w:rFonts w:hint="eastAsia"/>
        </w:rPr>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BD1A21">
        <w:rPr>
          <w:rFonts w:hint="eastAsia"/>
          <w:rPrChange w:id="394" w:author="Kelvin Sung" w:date="2021-05-19T18:43:00Z">
            <w:rPr>
              <w:rStyle w:val="CodeInline"/>
              <w:rFonts w:hint="eastAsia"/>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rPr>
          <w:rFonts w:hint="eastAsia"/>
        </w:rPr>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rPr>
          <w:rFonts w:hint="eastAsia"/>
        </w:rPr>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rPr>
          <w:rFonts w:hint="eastAsia"/>
        </w:rPr>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rPr>
          <w:rFonts w:hint="eastAsia"/>
        </w:rPr>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Fonts w:hint="eastAsia"/>
          <w:rPrChange w:id="411" w:author="Kelvin Sung" w:date="2021-05-19T18:43:00Z">
            <w:rPr>
              <w:rFonts w:hint="eastAsia"/>
            </w:rPr>
          </w:rPrChange>
        </w:rPr>
      </w:pPr>
      <w:del w:id="412" w:author="Kelvin Sung" w:date="2021-05-19T18:43:00Z">
        <w:r w:rsidRPr="00BD1A21" w:rsidDel="00BD1A21">
          <w:rPr>
            <w:rStyle w:val="CodeBold"/>
            <w:rFonts w:hint="eastAsia"/>
            <w:rPrChange w:id="413" w:author="Kelvin Sung" w:date="2021-05-19T18:43:00Z">
              <w:rPr>
                <w:rFonts w:hint="eastAsia"/>
              </w:rPr>
            </w:rPrChange>
          </w:rPr>
          <w:delText xml:space="preserve">        </w:delText>
        </w:r>
      </w:del>
      <w:r w:rsidRPr="00BD1A21">
        <w:rPr>
          <w:rStyle w:val="CodeBold"/>
          <w:rFonts w:hint="eastAsia"/>
          <w:rPrChange w:id="414" w:author="Kelvin Sung" w:date="2021-05-19T18:43:00Z">
            <w:rPr>
              <w:rFonts w:hint="eastAsia"/>
            </w:rPr>
          </w:rPrChange>
        </w:rPr>
        <w:t>this.mGlobalAmbientColorRef = gl.getUniformLocation(this.mCompiledShader, "uGlobalAmbientColor");</w:t>
      </w:r>
    </w:p>
    <w:p w14:paraId="7F1330D5" w14:textId="430FA3F7" w:rsidR="006859CA" w:rsidRPr="00BD1A21" w:rsidRDefault="0088796B" w:rsidP="0088796B">
      <w:pPr>
        <w:pStyle w:val="Code"/>
        <w:rPr>
          <w:rStyle w:val="CodeBold"/>
          <w:rFonts w:hint="eastAsia"/>
          <w:rPrChange w:id="415" w:author="Kelvin Sung" w:date="2021-05-19T18:43:00Z">
            <w:rPr>
              <w:rFonts w:hint="eastAsia"/>
            </w:rPr>
          </w:rPrChange>
        </w:rPr>
      </w:pPr>
      <w:del w:id="416" w:author="Kelvin Sung" w:date="2021-05-19T18:43:00Z">
        <w:r w:rsidRPr="00BD1A21" w:rsidDel="00BD1A21">
          <w:rPr>
            <w:rStyle w:val="CodeBold"/>
            <w:rFonts w:hint="eastAsia"/>
            <w:rPrChange w:id="417" w:author="Kelvin Sung" w:date="2021-05-19T18:43:00Z">
              <w:rPr>
                <w:rFonts w:hint="eastAsia"/>
              </w:rPr>
            </w:rPrChange>
          </w:rPr>
          <w:delText xml:space="preserve">        </w:delText>
        </w:r>
      </w:del>
      <w:r w:rsidRPr="00BD1A21">
        <w:rPr>
          <w:rStyle w:val="CodeBold"/>
          <w:rFonts w:hint="eastAsia"/>
          <w:rPrChange w:id="418" w:author="Kelvin Sung" w:date="2021-05-19T18:43:00Z">
            <w:rPr>
              <w:rFonts w:hint="eastAsia"/>
            </w:rPr>
          </w:rPrChange>
        </w:rPr>
        <w:t>this.mGlobalAmbientIntensityRef = gl.getUniformLocation(this.mCompiledShader, "uGlobalAmbientIntensity");</w:t>
      </w:r>
    </w:p>
    <w:p w14:paraId="0CF7E99C" w14:textId="3A58CA51"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Fonts w:hint="eastAsia"/>
            <w:rPrChange w:id="424" w:author="Kelvin Sung" w:date="2021-05-19T18:47:00Z">
              <w:rPr>
                <w:rFonts w:hint="eastAsia"/>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rPr>
          <w:rFonts w:hint="eastAsia"/>
        </w:rPr>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Fonts w:hint="eastAsia"/>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rPr>
          <w:rFonts w:hint="eastAsia"/>
        </w:rPr>
      </w:pPr>
    </w:p>
    <w:p w14:paraId="52988FB7" w14:textId="7EDF206D" w:rsidR="0088796B" w:rsidDel="00B96D54" w:rsidRDefault="00B96D54" w:rsidP="0088796B">
      <w:pPr>
        <w:pStyle w:val="Code"/>
        <w:rPr>
          <w:del w:id="445" w:author="Kelvin Sung" w:date="2021-05-19T18:49:00Z"/>
          <w:rFonts w:hint="eastAsia"/>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Fonts w:hint="eastAsia"/>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Fonts w:hint="eastAsia"/>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Fonts w:hint="eastAsia"/>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Fonts w:hint="eastAsia"/>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Fonts w:hint="eastAsia"/>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Fonts w:hint="eastAsia"/>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Fonts w:hint="eastAsia"/>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Fonts w:hint="eastAsia"/>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Fonts w:hint="eastAsia"/>
        </w:rPr>
      </w:pPr>
      <w:del w:id="466" w:author="Kelvin Sung" w:date="2021-05-19T18:49:00Z">
        <w:r w:rsidDel="00B96D54">
          <w:delText xml:space="preserve">            0);             // offsets to the first element</w:delText>
        </w:r>
      </w:del>
    </w:p>
    <w:p w14:paraId="7A52C05C" w14:textId="5E999136" w:rsidR="0088796B" w:rsidRDefault="0088796B">
      <w:pPr>
        <w:pStyle w:val="Code"/>
        <w:rPr>
          <w:rFonts w:hint="eastAsia"/>
        </w:rPr>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rPr>
          <w:rFonts w:hint="eastAsia"/>
        </w:rPr>
      </w:pPr>
      <w:r>
        <w:t xml:space="preserve">        </w:t>
      </w:r>
    </w:p>
    <w:p w14:paraId="52123DFD" w14:textId="063BF6EB" w:rsidR="0088796B" w:rsidRDefault="00B96D54" w:rsidP="0088796B">
      <w:pPr>
        <w:pStyle w:val="Code"/>
        <w:rPr>
          <w:rFonts w:hint="eastAsia"/>
        </w:rPr>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Fonts w:hint="eastAsia"/>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Fonts w:hint="eastAsia"/>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rPr>
          <w:rFonts w:hint="eastAsia"/>
        </w:rPr>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rPr>
          <w:rFonts w:hint="eastAsia"/>
        </w:rPr>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Fonts w:hint="eastAsia"/>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rFonts w:hint="eastAsia"/>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Fonts w:hint="eastAsia"/>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Fonts w:hint="eastAsia"/>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Fonts w:hint="eastAsia"/>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rFonts w:hint="eastAsia"/>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Fonts w:hint="eastAsia"/>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Fonts w:hint="eastAsia"/>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Fonts w:hint="eastAsia"/>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Fonts w:hint="eastAsia"/>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rFonts w:hint="eastAsia"/>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Fonts w:hint="eastAsia"/>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Fonts w:hint="eastAsia"/>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Fonts w:hint="eastAsia"/>
        </w:rPr>
      </w:pPr>
    </w:p>
    <w:p w14:paraId="4F2D1731" w14:textId="41FA0B0E" w:rsidR="00BD6D71" w:rsidDel="00A476D9" w:rsidRDefault="00BD6D71" w:rsidP="00BD6D71">
      <w:pPr>
        <w:pStyle w:val="Code"/>
        <w:rPr>
          <w:del w:id="512" w:author="Kelvin Sung" w:date="2021-05-19T18:54:00Z"/>
          <w:rFonts w:hint="eastAsia"/>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Fonts w:hint="eastAsia"/>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Fonts w:hint="eastAsia"/>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Fonts w:hint="eastAsia"/>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Fonts w:hint="eastAsia"/>
        </w:rPr>
      </w:pPr>
      <w:ins w:id="526" w:author="Kelvin Sung" w:date="2021-05-19T19:19:00Z">
        <w:r>
          <w:t xml:space="preserve">You can now define the </w:t>
        </w:r>
        <w:proofErr w:type="spellStart"/>
        <w:r w:rsidRPr="002A45D1">
          <w:rPr>
            <w:rStyle w:val="CodeInline"/>
            <w:rFonts w:hint="eastAsia"/>
            <w:rPrChange w:id="527" w:author="Kelvin Sung" w:date="2021-05-19T19:19:00Z">
              <w:rPr>
                <w:rFonts w:hint="eastAsia"/>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Fonts w:hint="eastAsia"/>
            <w:rPrChange w:id="532" w:author="Kelvin Sung" w:date="2021-05-19T19:14:00Z">
              <w:rPr>
                <w:rFonts w:hint="eastAsia"/>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Fonts w:hint="eastAsia"/>
            <w:rPrChange w:id="540" w:author="Kelvin Sung" w:date="2021-05-19T19:21:00Z">
              <w:rPr>
                <w:rFonts w:hint="eastAsia"/>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Fonts w:hint="eastAsia"/>
            <w:rPrChange w:id="546" w:author="Kelvin Sung" w:date="2021-05-20T05:32:00Z">
              <w:rPr>
                <w:rFonts w:hint="eastAsia"/>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Fonts w:hint="eastAsia"/>
            <w:rPrChange w:id="549" w:author="Kelvin Sung" w:date="2021-05-19T19:17:00Z">
              <w:rPr>
                <w:rFonts w:hint="eastAsia"/>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Fonts w:hint="eastAsia"/>
            <w:rPrChange w:id="566" w:author="Kelvin Sung" w:date="2021-05-20T05:35:00Z">
              <w:rPr>
                <w:rFonts w:hint="eastAsia"/>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Fonts w:hint="eastAsia"/>
            <w:rPrChange w:id="570" w:author="Kelvin Sung" w:date="2021-05-20T05:35:00Z">
              <w:rPr>
                <w:rFonts w:hint="eastAsia"/>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Fonts w:hint="eastAsia"/>
            <w:rPrChange w:id="573" w:author="Kelvin Sung" w:date="2021-05-20T05:35:00Z">
              <w:rPr>
                <w:rFonts w:hint="eastAsia"/>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Fonts w:hint="eastAsia"/>
            <w:rPrChange w:id="578" w:author="Kelvin Sung" w:date="2021-05-19T19:18:00Z">
              <w:rPr>
                <w:rFonts w:hint="eastAsia"/>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Fonts w:hint="eastAsia"/>
            <w:rPrChange w:id="581" w:author="Kelvin Sung" w:date="2021-05-19T19:18:00Z">
              <w:rPr>
                <w:rFonts w:hint="eastAsia"/>
              </w:rPr>
            </w:rPrChange>
          </w:rPr>
          <w:t>my_game.js</w:t>
        </w:r>
        <w:r>
          <w:t>.</w:t>
        </w:r>
      </w:ins>
    </w:p>
    <w:p w14:paraId="1F868A8C" w14:textId="4E9BBD1A" w:rsidR="0088796B" w:rsidDel="00BE40D3" w:rsidRDefault="00BD6D71" w:rsidP="00BD6D71">
      <w:pPr>
        <w:pStyle w:val="BodyTextFirst"/>
        <w:rPr>
          <w:del w:id="582" w:author="Kelvin Sung" w:date="2021-05-20T05:37:00Z"/>
          <w:rFonts w:hint="eastAsia"/>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rPr>
          <w:rFonts w:hint="eastAsia"/>
        </w:r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Fonts w:hint="eastAsia"/>
            <w:rPrChange w:id="593" w:author="Kelvin Sung" w:date="2021-05-20T05:39:00Z">
              <w:rPr>
                <w:rFonts w:hint="eastAsia"/>
              </w:rPr>
            </w:rPrChange>
          </w:rPr>
          <w:t>MyGame</w:t>
        </w:r>
        <w:proofErr w:type="spellEnd"/>
        <w:r w:rsidR="00BE40D3">
          <w:t xml:space="preserve"> class access file in </w:t>
        </w:r>
        <w:proofErr w:type="spellStart"/>
        <w:r w:rsidR="00BE40D3" w:rsidRPr="00BE40D3">
          <w:rPr>
            <w:rStyle w:val="CodeInline"/>
            <w:rFonts w:hint="eastAsia"/>
            <w:rPrChange w:id="594" w:author="Kelvin Sung" w:date="2021-05-20T05:39:00Z">
              <w:rPr>
                <w:rFonts w:hint="eastAsia"/>
              </w:rPr>
            </w:rPrChange>
          </w:rPr>
          <w:t>src</w:t>
        </w:r>
        <w:proofErr w:type="spellEnd"/>
        <w:r w:rsidR="00BE40D3" w:rsidRPr="00BE40D3">
          <w:rPr>
            <w:rStyle w:val="CodeInline"/>
            <w:rFonts w:hint="eastAsia"/>
            <w:rPrChange w:id="595" w:author="Kelvin Sung" w:date="2021-05-20T05:39:00Z">
              <w:rPr>
                <w:rFonts w:hint="eastAsia"/>
              </w:rPr>
            </w:rPrChange>
          </w:rPr>
          <w:t>/</w:t>
        </w:r>
        <w:proofErr w:type="spellStart"/>
        <w:r w:rsidR="00BE40D3" w:rsidRPr="00BE40D3">
          <w:rPr>
            <w:rStyle w:val="CodeInline"/>
            <w:rFonts w:hint="eastAsia"/>
            <w:rPrChange w:id="596" w:author="Kelvin Sung" w:date="2021-05-20T05:39:00Z">
              <w:rPr>
                <w:rFonts w:hint="eastAsia"/>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Fonts w:hint="eastAsia"/>
            <w:rPrChange w:id="599" w:author="Kelvin Sung" w:date="2021-05-20T05:40:00Z">
              <w:rPr>
                <w:rFonts w:hint="eastAsia"/>
              </w:rPr>
            </w:rPrChange>
          </w:rPr>
          <w:t>MyGame</w:t>
        </w:r>
        <w:proofErr w:type="spellEnd"/>
        <w:r w:rsidR="00BE40D3">
          <w:t xml:space="preserve"> functionality should be imported from the basic class implementation file, </w:t>
        </w:r>
        <w:r w:rsidR="00BE40D3" w:rsidRPr="00BE40D3">
          <w:rPr>
            <w:rStyle w:val="CodeInline"/>
            <w:rFonts w:hint="eastAsia"/>
            <w:rPrChange w:id="600" w:author="Kelvin Sung" w:date="2021-05-20T05:40:00Z">
              <w:rPr>
                <w:rFonts w:hint="eastAsia"/>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Fonts w:hint="eastAsia"/>
            <w:rPrChange w:id="602" w:author="Kelvin Sung" w:date="2021-05-20T05:42:00Z">
              <w:rPr>
                <w:rFonts w:hint="eastAsia"/>
              </w:rPr>
            </w:rPrChange>
          </w:rPr>
          <w:t>MyGame</w:t>
        </w:r>
        <w:proofErr w:type="spellEnd"/>
        <w:r w:rsidR="00743170">
          <w:t xml:space="preserve"> class, it is convenient to define the webpage </w:t>
        </w:r>
        <w:proofErr w:type="gramStart"/>
        <w:r w:rsidR="00743170" w:rsidRPr="00743170">
          <w:rPr>
            <w:rStyle w:val="CodeInline"/>
            <w:rFonts w:hint="eastAsia"/>
            <w:rPrChange w:id="603" w:author="Kelvin Sung" w:date="2021-05-20T05:41:00Z">
              <w:rPr>
                <w:rFonts w:hint="eastAsia"/>
              </w:rPr>
            </w:rPrChange>
          </w:rPr>
          <w:t>onload(</w:t>
        </w:r>
        <w:proofErr w:type="gramEnd"/>
        <w:r w:rsidR="00743170" w:rsidRPr="00743170">
          <w:rPr>
            <w:rStyle w:val="CodeInline"/>
            <w:rFonts w:hint="eastAsia"/>
            <w:rPrChange w:id="604" w:author="Kelvin Sung" w:date="2021-05-20T05:41:00Z">
              <w:rPr>
                <w:rFonts w:hint="eastAsia"/>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Fonts w:hint="eastAsia"/>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Fonts w:hint="eastAsia"/>
        </w:rPr>
      </w:pP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1452F714" w:rsidR="0072479E" w:rsidRPr="0072479E" w:rsidRDefault="006A40FB">
      <w:pPr>
        <w:pStyle w:val="NumList"/>
        <w:numPr>
          <w:ilvl w:val="0"/>
          <w:numId w:val="10"/>
        </w:numPr>
        <w:rPr>
          <w:rFonts w:hint="eastAsia"/>
        </w:rPr>
      </w:pPr>
      <w:del w:id="609" w:author="Kelvin Sung" w:date="2021-05-20T05:42:00Z">
        <w:r w:rsidDel="00743170">
          <w:delText xml:space="preserve">Modify </w:delText>
        </w:r>
      </w:del>
      <w:ins w:id="610" w:author="Kelvin Sung" w:date="2021-05-20T05:42:00Z">
        <w:r w:rsidR="00743170">
          <w:t xml:space="preserve">Create </w:t>
        </w:r>
      </w:ins>
      <w:r w:rsidRPr="006A40FB">
        <w:rPr>
          <w:rStyle w:val="CodeInline"/>
        </w:rPr>
        <w:t>my_game_main.js</w:t>
      </w:r>
      <w:del w:id="611" w:author="Kelvin Sung" w:date="2021-05-20T05:45:00Z">
        <w:r w:rsidDel="00743170">
          <w:delText xml:space="preserve"> </w:delText>
        </w:r>
      </w:del>
      <w:del w:id="612" w:author="Kelvin Sung" w:date="2021-05-20T05:43:00Z">
        <w:r w:rsidDel="00743170">
          <w:delText>by creating</w:delText>
        </w:r>
      </w:del>
      <w:ins w:id="613" w:author="Kelvin Sung" w:date="2021-05-20T05:45:00Z">
        <w:r w:rsidR="00743170">
          <w:t xml:space="preserve">, </w:t>
        </w:r>
      </w:ins>
      <w:del w:id="614" w:author="Kelvin Sung" w:date="2021-05-20T05:43:00Z">
        <w:r w:rsidDel="00743170">
          <w:delText xml:space="preserve"> </w:delText>
        </w:r>
      </w:del>
      <w:ins w:id="615" w:author="Kelvin Sung" w:date="2021-05-20T05:45:00Z">
        <w:r w:rsidR="00743170">
          <w:t xml:space="preserve">import from the engine access file, </w:t>
        </w:r>
        <w:r w:rsidR="00743170" w:rsidRPr="00743170">
          <w:rPr>
            <w:rStyle w:val="CodeInline"/>
            <w:rFonts w:hint="eastAsia"/>
            <w:rPrChange w:id="616" w:author="Kelvin Sung" w:date="2021-05-20T05:47:00Z">
              <w:rPr>
                <w:rFonts w:hint="eastAsia"/>
              </w:rPr>
            </w:rPrChange>
          </w:rPr>
          <w:t>index.js</w:t>
        </w:r>
        <w:r w:rsidR="00743170">
          <w:t xml:space="preserve">, and from </w:t>
        </w:r>
        <w:r w:rsidR="00743170" w:rsidRPr="00743170">
          <w:rPr>
            <w:rStyle w:val="CodeInline"/>
            <w:rFonts w:hint="eastAsia"/>
            <w:rPrChange w:id="617" w:author="Kelvin Sung" w:date="2021-05-20T05:47:00Z">
              <w:rPr>
                <w:rFonts w:hint="eastAsia"/>
              </w:rPr>
            </w:rPrChange>
          </w:rPr>
          <w:t>Hero</w:t>
        </w:r>
        <w:r w:rsidR="00743170">
          <w:t xml:space="preserve"> and </w:t>
        </w:r>
        <w:r w:rsidR="00743170" w:rsidRPr="00743170">
          <w:rPr>
            <w:rStyle w:val="CodeInline"/>
            <w:rFonts w:hint="eastAsia"/>
            <w:rPrChange w:id="618" w:author="Kelvin Sung" w:date="2021-05-20T05:47:00Z">
              <w:rPr>
                <w:rFonts w:hint="eastAsia"/>
              </w:rPr>
            </w:rPrChange>
          </w:rPr>
          <w:t>Minion</w:t>
        </w:r>
      </w:ins>
      <w:ins w:id="619" w:author="Kelvin Sung" w:date="2021-05-20T05:46:00Z">
        <w:r w:rsidR="00743170">
          <w:t xml:space="preserve">, and remember to export the </w:t>
        </w:r>
        <w:proofErr w:type="spellStart"/>
        <w:r w:rsidR="00743170" w:rsidRPr="00743170">
          <w:rPr>
            <w:rStyle w:val="CodeInline"/>
            <w:rFonts w:hint="eastAsia"/>
            <w:rPrChange w:id="620" w:author="Kelvin Sung" w:date="2021-05-20T05:47:00Z">
              <w:rPr>
                <w:rFonts w:hint="eastAsia"/>
              </w:rPr>
            </w:rPrChange>
          </w:rPr>
          <w:t>MyGame</w:t>
        </w:r>
        <w:proofErr w:type="spellEnd"/>
        <w:r w:rsidR="00743170">
          <w:t xml:space="preserve"> functionality. Now, </w:t>
        </w:r>
      </w:ins>
      <w:ins w:id="621" w:author="Kelvin Sung" w:date="2021-05-20T05:43:00Z">
        <w:r w:rsidR="00743170">
          <w:t xml:space="preserve">as </w:t>
        </w:r>
      </w:ins>
      <w:ins w:id="622" w:author="Kelvin Sung" w:date="2021-05-20T05:48:00Z">
        <w:r w:rsidR="00743170">
          <w:t>in all previous cases</w:t>
        </w:r>
      </w:ins>
      <w:ins w:id="623"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4" w:author="Kelvin Sung" w:date="2021-05-20T05:43:00Z">
        <w:r w:rsidR="00CA589C" w:rsidDel="00743170">
          <w:rPr>
            <w:rStyle w:val="BodyTextFirstChar"/>
          </w:rPr>
          <w:delText>which</w:delText>
        </w:r>
        <w:r w:rsidRPr="006A40FB" w:rsidDel="00743170">
          <w:rPr>
            <w:rStyle w:val="BodyTextFirstChar"/>
          </w:rPr>
          <w:delText xml:space="preserve"> </w:delText>
        </w:r>
      </w:del>
      <w:ins w:id="625" w:author="Kelvin Sung" w:date="2021-05-20T05:48:00Z">
        <w:r w:rsidR="00743170">
          <w:rPr>
            <w:rStyle w:val="BodyTextFirstChar"/>
          </w:rPr>
          <w:t xml:space="preserve">as </w:t>
        </w:r>
      </w:ins>
      <w:ins w:id="626" w:author="Kelvin Sung" w:date="2021-05-20T05:43:00Z">
        <w:r w:rsidR="00743170">
          <w:rPr>
            <w:rStyle w:val="BodyTextFirstChar"/>
          </w:rPr>
          <w:t xml:space="preserve">a subclass of </w:t>
        </w:r>
        <w:proofErr w:type="spellStart"/>
        <w:r w:rsidR="00743170" w:rsidRPr="00743170">
          <w:rPr>
            <w:rStyle w:val="CodeInline"/>
            <w:rFonts w:hint="eastAsia"/>
            <w:rPrChange w:id="627" w:author="Kelvin Sung" w:date="2021-05-20T05:43:00Z">
              <w:rPr>
                <w:rStyle w:val="BodyTextFirstChar"/>
                <w:rFonts w:hint="eastAsia"/>
              </w:rPr>
            </w:rPrChange>
          </w:rPr>
          <w:t>engine.</w:t>
        </w:r>
      </w:ins>
      <w:del w:id="628"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9"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0" w:author="Kelvin Sung" w:date="2021-05-20T05:48:00Z">
        <w:r w:rsidR="00743170">
          <w:t xml:space="preserve">to </w:t>
        </w:r>
      </w:ins>
      <w:ins w:id="631" w:author="Kelvin Sung" w:date="2021-05-20T05:49:00Z">
        <w:r w:rsidR="00743170" w:rsidRPr="00743170">
          <w:rPr>
            <w:rStyle w:val="CodeInline"/>
            <w:rFonts w:hint="eastAsia"/>
            <w:rPrChange w:id="632" w:author="Kelvin Sung" w:date="2021-05-20T05:49:00Z">
              <w:rPr>
                <w:rFonts w:hint="eastAsia"/>
              </w:rPr>
            </w:rPrChange>
          </w:rPr>
          <w:t>null</w:t>
        </w:r>
        <w:r w:rsidR="00743170">
          <w:t>-</w:t>
        </w:r>
      </w:ins>
      <w:ins w:id="633" w:author="Kelvin Sung" w:date="2021-05-20T05:48:00Z">
        <w:r w:rsidR="00743170">
          <w:t xml:space="preserve">initialize instance variables. </w:t>
        </w:r>
      </w:ins>
      <w:del w:id="634"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26AD288" w:rsidR="0072479E" w:rsidRDefault="00CA589C" w:rsidP="000D057D">
      <w:pPr>
        <w:pStyle w:val="NumList"/>
        <w:numPr>
          <w:ilvl w:val="0"/>
          <w:numId w:val="7"/>
        </w:numPr>
        <w:rPr>
          <w:rFonts w:hint="eastAsia"/>
        </w:rPr>
      </w:pPr>
      <w:del w:id="635" w:author="Kelvin Sung" w:date="2021-05-20T05:50:00Z">
        <w:r w:rsidDel="00743170">
          <w:delText>N</w:delText>
        </w:r>
        <w:r w:rsidRPr="00CA589C" w:rsidDel="00743170">
          <w:delText>ext, p</w:delText>
        </w:r>
      </w:del>
      <w:ins w:id="636" w:author="Kelvin Sung" w:date="2021-05-20T05:50:00Z">
        <w:r w:rsidR="00743170">
          <w:t>P</w:t>
        </w:r>
      </w:ins>
      <w:r w:rsidRPr="00CA589C">
        <w:t xml:space="preserve">ractice proper implementation by remembering to load and unload the background and the minions. </w:t>
      </w:r>
      <w:del w:id="637" w:author="Kelvin Sung" w:date="2021-05-20T05:50:00Z">
        <w:r w:rsidRPr="00CA589C" w:rsidDel="00743170">
          <w:delText>You can see this in the following code:</w:delText>
        </w:r>
      </w:del>
    </w:p>
    <w:p w14:paraId="152A40F4" w14:textId="41FFEDE1" w:rsidR="0072479E" w:rsidRDefault="0072479E" w:rsidP="0072479E">
      <w:pPr>
        <w:pStyle w:val="Code"/>
        <w:rPr>
          <w:rFonts w:hint="eastAsia"/>
        </w:rPr>
      </w:pPr>
      <w:del w:id="638" w:author="Kelvin Sung" w:date="2021-05-20T06:03:00Z">
        <w:r w:rsidDel="008A142F">
          <w:delText xml:space="preserve">    </w:delText>
        </w:r>
      </w:del>
      <w:r>
        <w:t>load() {</w:t>
      </w:r>
    </w:p>
    <w:p w14:paraId="110A9820" w14:textId="50422B5D" w:rsidR="0072479E" w:rsidRDefault="008A142F" w:rsidP="0072479E">
      <w:pPr>
        <w:pStyle w:val="Code"/>
        <w:rPr>
          <w:rFonts w:hint="eastAsia"/>
        </w:rPr>
      </w:pPr>
      <w:ins w:id="639" w:author="Kelvin Sung" w:date="2021-05-20T06:03:00Z">
        <w:r>
          <w:t xml:space="preserve">    </w:t>
        </w:r>
      </w:ins>
      <w:del w:id="640"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rPr>
          <w:rFonts w:hint="eastAsia"/>
        </w:rPr>
      </w:pPr>
      <w:ins w:id="641" w:author="Kelvin Sung" w:date="2021-05-20T06:03:00Z">
        <w:r>
          <w:t xml:space="preserve">    </w:t>
        </w:r>
      </w:ins>
      <w:del w:id="642"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rPr>
          <w:rFonts w:hint="eastAsia"/>
        </w:rPr>
      </w:pPr>
      <w:del w:id="643" w:author="Kelvin Sung" w:date="2021-05-20T06:03:00Z">
        <w:r w:rsidDel="008A142F">
          <w:delText xml:space="preserve">    </w:delText>
        </w:r>
      </w:del>
      <w:r>
        <w:t>}</w:t>
      </w:r>
    </w:p>
    <w:p w14:paraId="1FEAE654" w14:textId="77777777" w:rsidR="0072479E" w:rsidRDefault="0072479E" w:rsidP="0072479E">
      <w:pPr>
        <w:pStyle w:val="Code"/>
        <w:rPr>
          <w:rFonts w:hint="eastAsia"/>
        </w:rPr>
      </w:pPr>
    </w:p>
    <w:p w14:paraId="1192DCB7" w14:textId="69C51F1F" w:rsidR="0072479E" w:rsidRDefault="0072479E" w:rsidP="0072479E">
      <w:pPr>
        <w:pStyle w:val="Code"/>
        <w:rPr>
          <w:rFonts w:hint="eastAsia"/>
        </w:rPr>
      </w:pPr>
      <w:del w:id="644" w:author="Kelvin Sung" w:date="2021-05-20T06:03:00Z">
        <w:r w:rsidDel="008A142F">
          <w:delText xml:space="preserve">    </w:delText>
        </w:r>
      </w:del>
      <w:r>
        <w:t>unload() {</w:t>
      </w:r>
    </w:p>
    <w:p w14:paraId="4A2A14CC" w14:textId="41524A10" w:rsidR="0072479E" w:rsidRDefault="008A142F" w:rsidP="0072479E">
      <w:pPr>
        <w:pStyle w:val="Code"/>
        <w:rPr>
          <w:rFonts w:hint="eastAsia"/>
        </w:rPr>
      </w:pPr>
      <w:ins w:id="645" w:author="Kelvin Sung" w:date="2021-05-20T06:03:00Z">
        <w:r>
          <w:t xml:space="preserve">    </w:t>
        </w:r>
      </w:ins>
      <w:del w:id="646"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rPr>
          <w:rFonts w:hint="eastAsia"/>
        </w:rPr>
      </w:pPr>
      <w:ins w:id="647" w:author="Kelvin Sung" w:date="2021-05-20T06:03:00Z">
        <w:r>
          <w:t xml:space="preserve">    </w:t>
        </w:r>
      </w:ins>
      <w:del w:id="648"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rPr>
          <w:rFonts w:hint="eastAsia"/>
        </w:rPr>
      </w:pPr>
      <w:del w:id="649" w:author="Kelvin Sung" w:date="2021-05-20T06:03:00Z">
        <w:r w:rsidDel="008A142F">
          <w:delText xml:space="preserve">    </w:delText>
        </w:r>
      </w:del>
      <w:r>
        <w:t>}</w:t>
      </w:r>
    </w:p>
    <w:p w14:paraId="21CA6AFC" w14:textId="6DD7C555" w:rsidR="0072479E" w:rsidRDefault="00CA589C" w:rsidP="000D057D">
      <w:pPr>
        <w:pStyle w:val="NumList"/>
        <w:numPr>
          <w:ilvl w:val="0"/>
          <w:numId w:val="7"/>
        </w:numPr>
        <w:rPr>
          <w:rFonts w:hint="eastAsia"/>
        </w:rPr>
      </w:pPr>
      <w:del w:id="650" w:author="Kelvin Sung" w:date="2021-05-20T05:50:00Z">
        <w:r w:rsidDel="00A53DFC">
          <w:lastRenderedPageBreak/>
          <w:delText>N</w:delText>
        </w:r>
        <w:r w:rsidRPr="00CA589C" w:rsidDel="00A53DFC">
          <w:delText>ow i</w:delText>
        </w:r>
      </w:del>
      <w:ins w:id="651" w:author="Kelvin Sung" w:date="2021-05-20T05:50:00Z">
        <w:r w:rsidR="00A53DFC">
          <w:t>I</w:t>
        </w:r>
      </w:ins>
      <w:r w:rsidRPr="00CA589C">
        <w:t>nitialize the camera and scene objects</w:t>
      </w:r>
      <w:ins w:id="652" w:author="Kelvin Sung" w:date="2021-05-20T05:51:00Z">
        <w:r w:rsidR="00C64CAE">
          <w:t xml:space="preserve"> with corresponding values to ensure proper scene view at startup.</w:t>
        </w:r>
      </w:ins>
      <w:ins w:id="653" w:author="Kelvin Sung" w:date="2021-05-20T05:56:00Z">
        <w:r w:rsidR="00720E36">
          <w:t xml:space="preserve"> Note </w:t>
        </w:r>
      </w:ins>
      <w:del w:id="654" w:author="Kelvin Sung" w:date="2021-05-20T05:51:00Z">
        <w:r w:rsidRPr="00CA589C" w:rsidDel="00C64CAE">
          <w:delText xml:space="preserve"> by setting them to the values shown here so that the scene is visible by the camera upon startup:</w:delText>
        </w:r>
      </w:del>
      <w:ins w:id="655" w:author="Kelvin Sung" w:date="2021-05-20T05:56:00Z">
        <w:r w:rsidR="00720E36">
          <w:t xml:space="preserve">the </w:t>
        </w:r>
      </w:ins>
      <w:ins w:id="656" w:author="Kelvin Sung" w:date="2021-05-20T05:58:00Z">
        <w:r w:rsidR="00720E36">
          <w:t xml:space="preserve">simple </w:t>
        </w:r>
      </w:ins>
      <w:ins w:id="657" w:author="Kelvin Sung" w:date="2021-05-20T05:57:00Z">
        <w:r w:rsidR="00720E36">
          <w:t>elements in the scene, the</w:t>
        </w:r>
      </w:ins>
      <w:ins w:id="658" w:author="Kelvin Sung" w:date="2021-05-20T05:59:00Z">
        <w:r w:rsidR="00D14D30">
          <w:t xml:space="preserve"> ca</w:t>
        </w:r>
      </w:ins>
      <w:ins w:id="659" w:author="Kelvin Sung" w:date="2021-05-20T06:00:00Z">
        <w:r w:rsidR="00D14D30">
          <w:t>mera, the large background, a</w:t>
        </w:r>
      </w:ins>
      <w:ins w:id="660" w:author="Kelvin Sung" w:date="2021-05-20T05:57:00Z">
        <w:r w:rsidR="00720E36">
          <w:t xml:space="preserve"> </w:t>
        </w:r>
        <w:r w:rsidR="00720E36" w:rsidRPr="00720E36">
          <w:rPr>
            <w:rStyle w:val="CodeInline"/>
            <w:rFonts w:hint="eastAsia"/>
            <w:rPrChange w:id="661" w:author="Kelvin Sung" w:date="2021-05-20T05:57:00Z">
              <w:rPr>
                <w:rFonts w:hint="eastAsia"/>
              </w:rPr>
            </w:rPrChange>
          </w:rPr>
          <w:t>Hero</w:t>
        </w:r>
        <w:r w:rsidR="00720E36">
          <w:t xml:space="preserve">, </w:t>
        </w:r>
      </w:ins>
      <w:ins w:id="662" w:author="Kelvin Sung" w:date="2021-05-20T06:00:00Z">
        <w:r w:rsidR="00D14D30">
          <w:t>the left and right</w:t>
        </w:r>
      </w:ins>
      <w:ins w:id="663" w:author="Kelvin Sung" w:date="2021-05-20T05:57:00Z">
        <w:r w:rsidR="00720E36">
          <w:t xml:space="preserve"> </w:t>
        </w:r>
        <w:r w:rsidR="00720E36" w:rsidRPr="00720E36">
          <w:rPr>
            <w:rStyle w:val="CodeInline"/>
            <w:rFonts w:hint="eastAsia"/>
            <w:rPrChange w:id="664" w:author="Kelvin Sung" w:date="2021-05-20T05:57:00Z">
              <w:rPr>
                <w:rFonts w:hint="eastAsia"/>
              </w:rPr>
            </w:rPrChange>
          </w:rPr>
          <w:t>Minion</w:t>
        </w:r>
      </w:ins>
      <w:ins w:id="665" w:author="Kelvin Sung" w:date="2021-05-20T05:58:00Z">
        <w:r w:rsidR="00720E36">
          <w:t xml:space="preserve"> objects,</w:t>
        </w:r>
      </w:ins>
      <w:ins w:id="666" w:author="Kelvin Sung" w:date="2021-05-20T05:57:00Z">
        <w:r w:rsidR="00720E36">
          <w:t xml:space="preserve"> </w:t>
        </w:r>
      </w:ins>
      <w:ins w:id="667" w:author="Kelvin Sung" w:date="2021-05-20T06:00:00Z">
        <w:r w:rsidR="00D14D30">
          <w:t xml:space="preserve">and </w:t>
        </w:r>
      </w:ins>
      <w:ins w:id="668" w:author="Kelvin Sung" w:date="2021-05-20T05:58:00Z">
        <w:r w:rsidR="00720E36">
          <w:t>the</w:t>
        </w:r>
      </w:ins>
      <w:ins w:id="669" w:author="Kelvin Sung" w:date="2021-05-20T05:59:00Z">
        <w:r w:rsidR="009A4901">
          <w:t xml:space="preserve"> </w:t>
        </w:r>
      </w:ins>
      <w:ins w:id="670" w:author="Kelvin Sung" w:date="2021-05-20T05:58:00Z">
        <w:r w:rsidR="00720E36">
          <w:t>status message</w:t>
        </w:r>
      </w:ins>
      <w:ins w:id="671" w:author="Kelvin Sung" w:date="2021-05-20T05:59:00Z">
        <w:r w:rsidR="009A4901">
          <w:t>.</w:t>
        </w:r>
      </w:ins>
    </w:p>
    <w:p w14:paraId="3BA33585" w14:textId="77777777" w:rsidR="0072479E" w:rsidRDefault="0072479E" w:rsidP="0072479E">
      <w:pPr>
        <w:pStyle w:val="Code"/>
        <w:rPr>
          <w:rFonts w:hint="eastAsia"/>
        </w:rPr>
      </w:pPr>
      <w:del w:id="672" w:author="Kelvin Sung" w:date="2021-05-20T06:03:00Z">
        <w:r w:rsidDel="008A142F">
          <w:delText xml:space="preserve">    </w:delText>
        </w:r>
      </w:del>
      <w:r>
        <w:t>init() {</w:t>
      </w:r>
    </w:p>
    <w:p w14:paraId="7F490CAC" w14:textId="4C926D37" w:rsidR="0072479E" w:rsidRDefault="0072479E" w:rsidP="0072479E">
      <w:pPr>
        <w:pStyle w:val="Code"/>
        <w:rPr>
          <w:rFonts w:hint="eastAsia"/>
        </w:rPr>
      </w:pPr>
      <w:r>
        <w:t xml:space="preserve">    </w:t>
      </w:r>
      <w:del w:id="673" w:author="Kelvin Sung" w:date="2021-05-20T06:03:00Z">
        <w:r w:rsidDel="008A142F">
          <w:delText xml:space="preserve">    </w:delText>
        </w:r>
      </w:del>
      <w:r>
        <w:t>// Step A: set up the cameras</w:t>
      </w:r>
    </w:p>
    <w:p w14:paraId="30782F20" w14:textId="7446CE3D" w:rsidR="0072479E" w:rsidRDefault="0072479E" w:rsidP="0072479E">
      <w:pPr>
        <w:pStyle w:val="Code"/>
        <w:rPr>
          <w:rFonts w:hint="eastAsia"/>
        </w:rPr>
      </w:pPr>
      <w:r>
        <w:t xml:space="preserve">    </w:t>
      </w:r>
      <w:del w:id="674" w:author="Kelvin Sung" w:date="2021-05-20T06:03:00Z">
        <w:r w:rsidDel="008A142F">
          <w:delText xml:space="preserve">    </w:delText>
        </w:r>
      </w:del>
      <w:r>
        <w:t>this.mCamera = new engine.Camera(</w:t>
      </w:r>
    </w:p>
    <w:p w14:paraId="0DB4B638" w14:textId="1C22D54B" w:rsidR="0072479E" w:rsidRDefault="0072479E" w:rsidP="0072479E">
      <w:pPr>
        <w:pStyle w:val="Code"/>
        <w:rPr>
          <w:rFonts w:hint="eastAsia"/>
        </w:rPr>
      </w:pPr>
      <w:r>
        <w:t xml:space="preserve">    </w:t>
      </w:r>
      <w:del w:id="675"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rPr>
          <w:rFonts w:hint="eastAsia"/>
        </w:rPr>
      </w:pPr>
      <w:r>
        <w:t xml:space="preserve">    </w:t>
      </w:r>
      <w:del w:id="676" w:author="Kelvin Sung" w:date="2021-05-20T06:03:00Z">
        <w:r w:rsidDel="008A142F">
          <w:delText xml:space="preserve">    </w:delText>
        </w:r>
      </w:del>
      <w:r>
        <w:t xml:space="preserve">    100,                       // width of camera</w:t>
      </w:r>
    </w:p>
    <w:p w14:paraId="0C71D497" w14:textId="2B5A51F8" w:rsidR="0072479E" w:rsidRDefault="008A142F" w:rsidP="0072479E">
      <w:pPr>
        <w:pStyle w:val="Code"/>
        <w:rPr>
          <w:rFonts w:hint="eastAsia"/>
        </w:rPr>
      </w:pPr>
      <w:ins w:id="677" w:author="Kelvin Sung" w:date="2021-05-20T06:02:00Z">
        <w:r>
          <w:t xml:space="preserve">    </w:t>
        </w:r>
      </w:ins>
      <w:del w:id="678"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rPr>
          <w:rFonts w:hint="eastAsia"/>
        </w:rPr>
      </w:pPr>
      <w:ins w:id="679" w:author="Kelvin Sung" w:date="2021-05-20T06:02:00Z">
        <w:r>
          <w:t xml:space="preserve">    </w:t>
        </w:r>
      </w:ins>
      <w:del w:id="680" w:author="Kelvin Sung" w:date="2021-05-20T06:02:00Z">
        <w:r w:rsidR="0072479E" w:rsidDel="008A142F">
          <w:delText xml:space="preserve">        </w:delText>
        </w:r>
      </w:del>
      <w:r w:rsidR="0072479E">
        <w:t>);</w:t>
      </w:r>
    </w:p>
    <w:p w14:paraId="329D8BC8" w14:textId="4E5BA662" w:rsidR="0072479E" w:rsidRDefault="008A142F" w:rsidP="0072479E">
      <w:pPr>
        <w:pStyle w:val="Code"/>
        <w:rPr>
          <w:rFonts w:hint="eastAsia"/>
        </w:rPr>
      </w:pPr>
      <w:ins w:id="681" w:author="Kelvin Sung" w:date="2021-05-20T06:02:00Z">
        <w:r>
          <w:t xml:space="preserve">    </w:t>
        </w:r>
      </w:ins>
      <w:del w:id="682"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rPr>
          <w:rFonts w:hint="eastAsia"/>
        </w:rPr>
      </w:pPr>
      <w:ins w:id="683" w:author="Kelvin Sung" w:date="2021-05-20T06:02:00Z">
        <w:r>
          <w:t xml:space="preserve">    </w:t>
        </w:r>
      </w:ins>
      <w:del w:id="684"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rPr>
          <w:rFonts w:hint="eastAsia"/>
        </w:rPr>
      </w:pPr>
    </w:p>
    <w:p w14:paraId="3D59C47A" w14:textId="004D925A" w:rsidR="0072479E" w:rsidRDefault="008A142F" w:rsidP="0072479E">
      <w:pPr>
        <w:pStyle w:val="Code"/>
        <w:rPr>
          <w:rFonts w:hint="eastAsia"/>
        </w:rPr>
      </w:pPr>
      <w:ins w:id="685" w:author="Kelvin Sung" w:date="2021-05-20T06:02:00Z">
        <w:r>
          <w:t xml:space="preserve">    </w:t>
        </w:r>
      </w:ins>
      <w:del w:id="686"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rPr>
          <w:rFonts w:hint="eastAsia"/>
        </w:rPr>
      </w:pPr>
      <w:ins w:id="687" w:author="Kelvin Sung" w:date="2021-05-20T06:02:00Z">
        <w:r>
          <w:t xml:space="preserve">    </w:t>
        </w:r>
      </w:ins>
      <w:del w:id="688"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rPr>
          <w:rFonts w:hint="eastAsia"/>
        </w:rPr>
      </w:pPr>
      <w:ins w:id="689" w:author="Kelvin Sung" w:date="2021-05-20T06:02:00Z">
        <w:r>
          <w:t xml:space="preserve">    </w:t>
        </w:r>
      </w:ins>
      <w:del w:id="690"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rPr>
          <w:rFonts w:hint="eastAsia"/>
        </w:rPr>
      </w:pPr>
      <w:ins w:id="691" w:author="Kelvin Sung" w:date="2021-05-20T06:02:00Z">
        <w:r>
          <w:t xml:space="preserve">    </w:t>
        </w:r>
      </w:ins>
      <w:del w:id="692"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rPr>
          <w:rFonts w:hint="eastAsia"/>
        </w:rPr>
      </w:pPr>
      <w:ins w:id="693" w:author="Kelvin Sung" w:date="2021-05-20T06:02:00Z">
        <w:r>
          <w:t xml:space="preserve">    </w:t>
        </w:r>
      </w:ins>
      <w:del w:id="694"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5" w:author="Kelvin Sung" w:date="2021-05-20T06:28:00Z"/>
          <w:rFonts w:hint="eastAsia"/>
        </w:rPr>
      </w:pPr>
    </w:p>
    <w:p w14:paraId="191A2CF9" w14:textId="426035F2" w:rsidR="0072479E" w:rsidRDefault="008A142F" w:rsidP="0072479E">
      <w:pPr>
        <w:pStyle w:val="Code"/>
        <w:rPr>
          <w:rFonts w:hint="eastAsia"/>
        </w:rPr>
      </w:pPr>
      <w:ins w:id="696" w:author="Kelvin Sung" w:date="2021-05-20T06:02:00Z">
        <w:r>
          <w:t xml:space="preserve">    </w:t>
        </w:r>
      </w:ins>
      <w:del w:id="697" w:author="Kelvin Sung" w:date="2021-05-20T06:02:00Z">
        <w:r w:rsidR="0072479E" w:rsidDel="008A142F">
          <w:delText xml:space="preserve">        </w:delText>
        </w:r>
      </w:del>
      <w:del w:id="698"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rPr>
          <w:rFonts w:hint="eastAsia"/>
        </w:rPr>
      </w:pPr>
      <w:ins w:id="699" w:author="Kelvin Sung" w:date="2021-05-20T06:02:00Z">
        <w:r>
          <w:t xml:space="preserve">    </w:t>
        </w:r>
      </w:ins>
      <w:del w:id="700"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rPr>
          <w:rFonts w:hint="eastAsia"/>
        </w:rPr>
      </w:pPr>
    </w:p>
    <w:p w14:paraId="5106006A" w14:textId="27AE3CA8" w:rsidR="0072479E" w:rsidRDefault="008A142F" w:rsidP="0072479E">
      <w:pPr>
        <w:pStyle w:val="Code"/>
        <w:rPr>
          <w:rFonts w:hint="eastAsia"/>
        </w:rPr>
      </w:pPr>
      <w:ins w:id="701" w:author="Kelvin Sung" w:date="2021-05-20T06:02:00Z">
        <w:r>
          <w:t xml:space="preserve">    </w:t>
        </w:r>
      </w:ins>
      <w:del w:id="702"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rPr>
          <w:rFonts w:hint="eastAsia"/>
        </w:rPr>
      </w:pPr>
      <w:ins w:id="703" w:author="Kelvin Sung" w:date="2021-05-20T06:02:00Z">
        <w:r>
          <w:t xml:space="preserve">    </w:t>
        </w:r>
      </w:ins>
      <w:del w:id="704"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rPr>
          <w:rFonts w:hint="eastAsia"/>
        </w:rPr>
      </w:pPr>
    </w:p>
    <w:p w14:paraId="70EEF426" w14:textId="1DE6A675" w:rsidR="0072479E" w:rsidRDefault="008A142F" w:rsidP="0072479E">
      <w:pPr>
        <w:pStyle w:val="Code"/>
        <w:rPr>
          <w:rFonts w:hint="eastAsia"/>
        </w:rPr>
      </w:pPr>
      <w:ins w:id="705" w:author="Kelvin Sung" w:date="2021-05-20T06:02:00Z">
        <w:r>
          <w:t xml:space="preserve">    </w:t>
        </w:r>
      </w:ins>
      <w:del w:id="706"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rPr>
          <w:rFonts w:hint="eastAsia"/>
        </w:rPr>
      </w:pPr>
      <w:ins w:id="707" w:author="Kelvin Sung" w:date="2021-05-20T06:02:00Z">
        <w:r>
          <w:t xml:space="preserve">    </w:t>
        </w:r>
      </w:ins>
      <w:del w:id="708"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rPr>
          <w:rFonts w:hint="eastAsia"/>
        </w:rPr>
      </w:pPr>
      <w:ins w:id="709" w:author="Kelvin Sung" w:date="2021-05-20T06:02:00Z">
        <w:r>
          <w:t xml:space="preserve">    </w:t>
        </w:r>
      </w:ins>
      <w:del w:id="710"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rPr>
          <w:rFonts w:hint="eastAsia"/>
        </w:rPr>
      </w:pPr>
      <w:del w:id="711" w:author="Kelvin Sung" w:date="2021-05-20T06:02:00Z">
        <w:r w:rsidDel="008A142F">
          <w:delText xml:space="preserve">    </w:delText>
        </w:r>
      </w:del>
      <w:r>
        <w:t xml:space="preserve">    this.mMsg.setTextHeight(3);</w:t>
      </w:r>
    </w:p>
    <w:p w14:paraId="16BAEA43" w14:textId="0B6D7B38" w:rsidR="0072479E" w:rsidRDefault="0072479E" w:rsidP="0072479E">
      <w:pPr>
        <w:pStyle w:val="Code"/>
        <w:rPr>
          <w:rFonts w:hint="eastAsia"/>
        </w:rPr>
      </w:pPr>
      <w:del w:id="712" w:author="Kelvin Sung" w:date="2021-05-20T06:02:00Z">
        <w:r w:rsidDel="008A142F">
          <w:delText xml:space="preserve">    </w:delText>
        </w:r>
      </w:del>
      <w:r>
        <w:t>}</w:t>
      </w:r>
    </w:p>
    <w:p w14:paraId="1D1C50AA" w14:textId="3FBC91B4" w:rsidR="0072479E" w:rsidRDefault="00CA589C" w:rsidP="000D057D">
      <w:pPr>
        <w:pStyle w:val="NumList"/>
        <w:numPr>
          <w:ilvl w:val="0"/>
          <w:numId w:val="7"/>
        </w:numPr>
        <w:rPr>
          <w:rFonts w:hint="eastAsia"/>
        </w:rPr>
      </w:pPr>
      <w:del w:id="713" w:author="Kelvin Sung" w:date="2021-05-20T05:52:00Z">
        <w:r w:rsidDel="00720E36">
          <w:delText>N</w:delText>
        </w:r>
        <w:r w:rsidRPr="00CA589C" w:rsidDel="00720E36">
          <w:delText>ext</w:delText>
        </w:r>
      </w:del>
      <w:ins w:id="714" w:author="Kelvin Sung" w:date="2021-05-20T05:52:00Z">
        <w:r w:rsidR="00720E36">
          <w:t>Define the</w:t>
        </w:r>
      </w:ins>
      <w:del w:id="715" w:author="Kelvin Sung" w:date="2021-05-20T05:52:00Z">
        <w:r w:rsidRPr="00CA589C" w:rsidDel="00720E36">
          <w:delText>,</w:delText>
        </w:r>
      </w:del>
      <w:r w:rsidRPr="00CA589C">
        <w:t xml:space="preserve"> </w:t>
      </w:r>
      <w:proofErr w:type="gramStart"/>
      <w:r w:rsidRPr="008A142F">
        <w:rPr>
          <w:rStyle w:val="CodeInline"/>
          <w:rFonts w:hint="eastAsia"/>
          <w:rPrChange w:id="716" w:author="Kelvin Sung" w:date="2021-05-20T06:04:00Z">
            <w:rPr>
              <w:rFonts w:hint="eastAsia"/>
            </w:rPr>
          </w:rPrChange>
        </w:rPr>
        <w:t>draw</w:t>
      </w:r>
      <w:ins w:id="717" w:author="Kelvin Sung" w:date="2021-05-20T05:53:00Z">
        <w:r w:rsidR="00720E36" w:rsidRPr="008A142F">
          <w:rPr>
            <w:rStyle w:val="CodeInline"/>
            <w:rFonts w:hint="eastAsia"/>
            <w:rPrChange w:id="718" w:author="Kelvin Sung" w:date="2021-05-20T06:04:00Z">
              <w:rPr>
                <w:rFonts w:hint="eastAsia"/>
              </w:rPr>
            </w:rPrChange>
          </w:rPr>
          <w:t>(</w:t>
        </w:r>
        <w:proofErr w:type="gramEnd"/>
        <w:r w:rsidR="00720E36" w:rsidRPr="008A142F">
          <w:rPr>
            <w:rStyle w:val="CodeInline"/>
            <w:rFonts w:hint="eastAsia"/>
            <w:rPrChange w:id="719" w:author="Kelvin Sung" w:date="2021-05-20T06:04:00Z">
              <w:rPr>
                <w:rFonts w:hint="eastAsia"/>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Fonts w:hint="eastAsia"/>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Fonts w:hint="eastAsia"/>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Fonts w:hint="eastAsia"/>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Fonts w:hint="eastAsia"/>
        </w:rPr>
      </w:pPr>
    </w:p>
    <w:p w14:paraId="305C4D93" w14:textId="4499E3FF" w:rsidR="0072479E" w:rsidDel="008A142F" w:rsidRDefault="0072479E">
      <w:pPr>
        <w:pStyle w:val="Code"/>
        <w:rPr>
          <w:del w:id="732" w:author="Kelvin Sung" w:date="2021-05-20T06:01:00Z"/>
          <w:rFonts w:hint="eastAsia"/>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Fonts w:hint="eastAsia"/>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Fonts w:hint="eastAsia"/>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Fonts w:hint="eastAsia"/>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Fonts w:hint="eastAsia"/>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Fonts w:hint="eastAsia"/>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Fonts w:hint="eastAsia"/>
        </w:rPr>
      </w:pPr>
    </w:p>
    <w:p w14:paraId="0CD40CD6" w14:textId="129E0953" w:rsidR="0072479E" w:rsidRDefault="0072479E" w:rsidP="0072479E">
      <w:pPr>
        <w:pStyle w:val="Code"/>
        <w:rPr>
          <w:rFonts w:hint="eastAsia"/>
        </w:rPr>
      </w:pPr>
      <w:del w:id="745" w:author="Kelvin Sung" w:date="2021-05-20T06:01:00Z">
        <w:r w:rsidDel="008A142F">
          <w:delText xml:space="preserve">    </w:delText>
        </w:r>
      </w:del>
      <w:r>
        <w:t>draw() {</w:t>
      </w:r>
    </w:p>
    <w:p w14:paraId="3DFD1D9F" w14:textId="4CF7F2AC" w:rsidR="0072479E" w:rsidRDefault="0072479E" w:rsidP="0072479E">
      <w:pPr>
        <w:pStyle w:val="Code"/>
        <w:rPr>
          <w:rFonts w:hint="eastAsia"/>
        </w:rPr>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rPr>
          <w:rFonts w:hint="eastAsia"/>
        </w:rPr>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rPr>
          <w:rFonts w:hint="eastAsia"/>
        </w:rPr>
      </w:pPr>
    </w:p>
    <w:p w14:paraId="30EB97F6" w14:textId="186E5FE9" w:rsidR="0072479E" w:rsidRDefault="00EE5274" w:rsidP="0072479E">
      <w:pPr>
        <w:pStyle w:val="Code"/>
        <w:rPr>
          <w:rFonts w:hint="eastAsia"/>
        </w:rPr>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Fonts w:hint="eastAsia"/>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Fonts w:hint="eastAsia"/>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Fonts w:hint="eastAsia"/>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Fonts w:hint="eastAsia"/>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Fonts w:hint="eastAsia"/>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Fonts w:hint="eastAsia"/>
        </w:rPr>
      </w:pPr>
    </w:p>
    <w:p w14:paraId="3BCE794D" w14:textId="77777777" w:rsidR="008A142F" w:rsidRDefault="008A142F" w:rsidP="008A142F">
      <w:pPr>
        <w:pStyle w:val="Code"/>
        <w:rPr>
          <w:ins w:id="779" w:author="Kelvin Sung" w:date="2021-05-20T06:01:00Z"/>
          <w:rFonts w:hint="eastAsia"/>
        </w:rPr>
      </w:pPr>
    </w:p>
    <w:p w14:paraId="5DFC4A56" w14:textId="3416D85D" w:rsidR="0072479E" w:rsidRDefault="00EE5274" w:rsidP="0072479E">
      <w:pPr>
        <w:pStyle w:val="Code"/>
        <w:rPr>
          <w:rFonts w:hint="eastAsia"/>
        </w:rPr>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rPr>
          <w:rFonts w:hint="eastAsia"/>
        </w:rPr>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rPr>
          <w:rFonts w:hint="eastAsia"/>
        </w:rPr>
      </w:pPr>
      <w:r w:rsidRPr="00CA589C">
        <w:t xml:space="preserve">Lastly, implement the </w:t>
      </w:r>
      <w:del w:id="785" w:author="Kelvin Sung" w:date="2021-05-20T06:30:00Z">
        <w:r w:rsidRPr="00F90E78" w:rsidDel="00F90E78">
          <w:rPr>
            <w:rStyle w:val="CodeInline"/>
            <w:rFonts w:hint="eastAsia"/>
            <w:rPrChange w:id="786" w:author="Kelvin Sung" w:date="2021-05-20T06:31:00Z">
              <w:rPr>
                <w:rFonts w:hint="eastAsia"/>
              </w:rPr>
            </w:rPrChange>
          </w:rPr>
          <w:delText xml:space="preserve">following </w:delText>
        </w:r>
      </w:del>
      <w:r w:rsidRPr="00F90E78">
        <w:rPr>
          <w:rStyle w:val="CodeInline"/>
          <w:rFonts w:hint="eastAsia"/>
          <w:rPrChange w:id="787" w:author="Kelvin Sung" w:date="2021-05-20T06:31:00Z">
            <w:rPr>
              <w:rFonts w:hint="eastAsia"/>
            </w:rPr>
          </w:rPrChange>
        </w:rPr>
        <w:t>update</w:t>
      </w:r>
      <w:ins w:id="788" w:author="Kelvin Sung" w:date="2021-05-20T06:30:00Z">
        <w:r w:rsidR="00F90E78" w:rsidRPr="00F90E78">
          <w:rPr>
            <w:rStyle w:val="CodeInline"/>
            <w:rFonts w:hint="eastAsia"/>
            <w:rPrChange w:id="789" w:author="Kelvin Sung" w:date="2021-05-20T06:31:00Z">
              <w:rPr>
                <w:rFonts w:hint="eastAsia"/>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rPr>
          <w:rFonts w:hint="eastAsia"/>
        </w:rPr>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rPr>
          <w:rFonts w:hint="eastAsia"/>
        </w:rPr>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rPr>
          <w:rFonts w:hint="eastAsia"/>
        </w:rPr>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rPr>
          <w:rFonts w:hint="eastAsia"/>
        </w:rPr>
      </w:pPr>
    </w:p>
    <w:p w14:paraId="028130E7" w14:textId="1AAE0FD5" w:rsidR="0072479E" w:rsidRPr="0072479E" w:rsidRDefault="0072479E" w:rsidP="0072479E">
      <w:pPr>
        <w:pStyle w:val="Code"/>
        <w:rPr>
          <w:rFonts w:hint="eastAsia"/>
        </w:rPr>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rPr>
          <w:rFonts w:hint="eastAsia"/>
        </w:rPr>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rPr>
          <w:rFonts w:hint="eastAsia"/>
        </w:rPr>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rPr>
          <w:rFonts w:hint="eastAsia"/>
        </w:rPr>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rPr>
          <w:rFonts w:hint="eastAsia"/>
        </w:rPr>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rPr>
          <w:rFonts w:hint="eastAsia"/>
        </w:rPr>
      </w:pPr>
    </w:p>
    <w:p w14:paraId="06E9BF8C" w14:textId="06514E03" w:rsidR="0072479E" w:rsidRPr="0072479E" w:rsidRDefault="0072479E" w:rsidP="0072479E">
      <w:pPr>
        <w:pStyle w:val="Code"/>
        <w:rPr>
          <w:rFonts w:hint="eastAsia"/>
        </w:rPr>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rPr>
          <w:rFonts w:hint="eastAsia"/>
        </w:rPr>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rPr>
          <w:rFonts w:hint="eastAsia"/>
        </w:rPr>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Fonts w:hint="eastAsia"/>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rPr>
          <w:rFonts w:hint="eastAsia"/>
        </w:rPr>
      </w:pPr>
    </w:p>
    <w:p w14:paraId="69887525" w14:textId="6638FE26" w:rsidR="0072479E" w:rsidRPr="0072479E" w:rsidRDefault="0072479E" w:rsidP="0072479E">
      <w:pPr>
        <w:pStyle w:val="Code"/>
        <w:rPr>
          <w:rFonts w:hint="eastAsia"/>
        </w:rPr>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rPr>
          <w:rFonts w:hint="eastAsia"/>
        </w:rPr>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Fonts w:hint="eastAsia"/>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rPr>
          <w:rFonts w:hint="eastAsia"/>
        </w:rPr>
      </w:pPr>
    </w:p>
    <w:p w14:paraId="22A98806" w14:textId="2883187D" w:rsidR="0072479E" w:rsidRPr="0072479E" w:rsidRDefault="0072479E" w:rsidP="0072479E">
      <w:pPr>
        <w:pStyle w:val="Code"/>
        <w:rPr>
          <w:rFonts w:hint="eastAsia"/>
        </w:rPr>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Fonts w:hint="eastAsia"/>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rPr>
          <w:rFonts w:hint="eastAsia"/>
        </w:rPr>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Fonts w:hint="eastAsia"/>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rPr>
          <w:rFonts w:hint="eastAsia"/>
        </w:rPr>
      </w:pPr>
    </w:p>
    <w:p w14:paraId="31D53E3E" w14:textId="50C0BF9C" w:rsidR="0072479E" w:rsidRPr="0072479E" w:rsidRDefault="0072479E" w:rsidP="0072479E">
      <w:pPr>
        <w:pStyle w:val="Code"/>
        <w:rPr>
          <w:rFonts w:hint="eastAsia"/>
        </w:rPr>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Fonts w:hint="eastAsia"/>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Fonts w:hint="eastAsia"/>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Fonts w:hint="eastAsia"/>
        </w:rPr>
      </w:pPr>
    </w:p>
    <w:p w14:paraId="0AF6D760" w14:textId="0ADE6A8B" w:rsidR="0072479E" w:rsidRPr="0072479E" w:rsidDel="00F90E78" w:rsidRDefault="0072479E" w:rsidP="0072479E">
      <w:pPr>
        <w:pStyle w:val="Code"/>
        <w:rPr>
          <w:del w:id="846" w:author="Kelvin Sung" w:date="2021-05-20T06:37:00Z"/>
          <w:rFonts w:hint="eastAsia"/>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rPr>
          <w:rFonts w:hint="eastAsia"/>
        </w:rPr>
      </w:pPr>
    </w:p>
    <w:p w14:paraId="7A3715E7" w14:textId="2E503D06" w:rsidR="00F90E78" w:rsidRDefault="0072479E">
      <w:pPr>
        <w:pStyle w:val="Code"/>
        <w:ind w:firstLine="435"/>
        <w:rPr>
          <w:ins w:id="849" w:author="Kelvin Sung" w:date="2021-05-20T06:37:00Z"/>
          <w:rFonts w:hint="eastAsia"/>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rPr>
          <w:rFonts w:hint="eastAsia"/>
        </w:rPr>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rPr>
          <w:rFonts w:hint="eastAsia"/>
        </w:rPr>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rPr>
          <w:rFonts w:hint="eastAsia"/>
        </w:rPr>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Fonts w:hint="eastAsia"/>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2016988D" w:rsidR="00BD6D71" w:rsidRDefault="00BD6D71">
      <w:pPr>
        <w:pStyle w:val="BodyTextCont"/>
        <w:rPr>
          <w:rFonts w:hint="eastAsia"/>
        </w:rPr>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 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to </w:t>
        </w:r>
      </w:ins>
      <w:ins w:id="908" w:author="Kelvin Sung" w:date="2021-05-20T06:46:00Z">
        <w:r w:rsidR="00F90E78">
          <w:t xml:space="preserve">over saturates. </w:t>
        </w:r>
      </w:ins>
      <w:ins w:id="909" w:author="Kelvin Sung" w:date="2021-05-20T06:50:00Z">
        <w:r w:rsidR="001A052B">
          <w:t xml:space="preserve">Without proper context, over saturation can be a distraction. However, it is also true that </w:t>
        </w:r>
      </w:ins>
      <w:ins w:id="910" w:author="Kelvin Sung" w:date="2021-05-20T06:51:00Z">
        <w:r w:rsidR="001A052B">
          <w:t xml:space="preserve">strategically creating over saturations </w:t>
        </w:r>
      </w:ins>
      <w:ins w:id="911" w:author="Kelvin Sung" w:date="2021-05-20T06:54:00Z">
        <w:r w:rsidR="001A052B">
          <w:t xml:space="preserve">on selective objects </w:t>
        </w:r>
      </w:ins>
      <w:ins w:id="912" w:author="Kelvin Sung" w:date="2021-05-20T06:51:00Z">
        <w:r w:rsidR="001A052B">
          <w:t xml:space="preserve">can </w:t>
        </w:r>
      </w:ins>
      <w:ins w:id="913" w:author="Kelvin Sung" w:date="2021-05-20T06:52:00Z">
        <w:r w:rsidR="001A052B">
          <w:t xml:space="preserve">be used to </w:t>
        </w:r>
      </w:ins>
      <w:ins w:id="914" w:author="Kelvin Sung" w:date="2021-05-20T06:53:00Z">
        <w:r w:rsidR="001A052B">
          <w:t>indicate significant events, e.g., triggering a trap</w:t>
        </w:r>
      </w:ins>
      <w:ins w:id="915" w:author="Kelvin Sung" w:date="2021-05-20T06:54:00Z">
        <w:r w:rsidR="001A052B">
          <w:t>.</w:t>
        </w:r>
      </w:ins>
      <w:ins w:id="916"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7" w:author="Kelvin Sung" w:date="2021-05-20T07:04:00Z"/>
          <w:rFonts w:hint="eastAsia"/>
        </w:rPr>
      </w:pPr>
      <w:del w:id="918" w:author="Kelvin Sung" w:date="2021-05-20T06:57:00Z">
        <w:r w:rsidDel="001A052B">
          <w:delText xml:space="preserve">With </w:delText>
        </w:r>
      </w:del>
      <w:del w:id="919" w:author="Kelvin Sung" w:date="2021-05-20T06:56:00Z">
        <w:r w:rsidDel="001A052B">
          <w:delText xml:space="preserve">ambient lighting for the scene completed, it is </w:delText>
        </w:r>
      </w:del>
      <w:del w:id="920" w:author="Kelvin Sung" w:date="2021-05-20T07:00:00Z">
        <w:r w:rsidDel="001A052B">
          <w:delText>now time to implement</w:delText>
        </w:r>
      </w:del>
      <w:del w:id="921" w:author="Kelvin Sung" w:date="2021-05-20T07:23:00Z">
        <w:r w:rsidDel="008D7AAF">
          <w:delText xml:space="preserve"> light with an object-oriented approach while adhering to </w:delText>
        </w:r>
      </w:del>
      <w:del w:id="922" w:author="Kelvin Sung" w:date="2021-05-20T07:01:00Z">
        <w:r w:rsidDel="001A052B">
          <w:delText xml:space="preserve">your </w:delText>
        </w:r>
      </w:del>
      <w:del w:id="923" w:author="Kelvin Sung" w:date="2021-05-20T07:23:00Z">
        <w:r w:rsidDel="008D7AAF">
          <w:delText xml:space="preserve">expectations of </w:delText>
        </w:r>
      </w:del>
      <w:del w:id="924" w:author="Kelvin Sung" w:date="2021-05-20T07:01:00Z">
        <w:r w:rsidDel="001A052B">
          <w:delText xml:space="preserve">what </w:delText>
        </w:r>
      </w:del>
      <w:del w:id="925" w:author="Kelvin Sung" w:date="2021-05-20T07:23:00Z">
        <w:r w:rsidDel="008D7AAF">
          <w:delText xml:space="preserve">a light </w:delText>
        </w:r>
      </w:del>
      <w:del w:id="926" w:author="Kelvin Sung" w:date="2021-05-20T07:01:00Z">
        <w:r w:rsidDel="001A052B">
          <w:delText>is and how it interacts with the environment</w:delText>
        </w:r>
      </w:del>
      <w:del w:id="927" w:author="Kelvin Sung" w:date="2021-05-20T07:23:00Z">
        <w:r w:rsidDel="008D7AAF">
          <w:delText xml:space="preserve">. This can be achieved through the definition of a </w:delText>
        </w:r>
        <w:r w:rsidRPr="001A052B" w:rsidDel="008D7AAF">
          <w:rPr>
            <w:rStyle w:val="CodeInline"/>
            <w:rFonts w:hint="eastAsia"/>
            <w:rPrChange w:id="928" w:author="Kelvin Sung" w:date="2021-05-20T07:01:00Z">
              <w:rPr>
                <w:rFonts w:hint="eastAsia"/>
              </w:rPr>
            </w:rPrChange>
          </w:rPr>
          <w:delText>Light</w:delText>
        </w:r>
        <w:r w:rsidDel="008D7AAF">
          <w:delText xml:space="preserve"> object to represent a light source. As </w:delText>
        </w:r>
      </w:del>
      <w:del w:id="929" w:author="Kelvin Sung" w:date="2021-05-20T07:02:00Z">
        <w:r w:rsidDel="001E737E">
          <w:delText>mentioned</w:delText>
        </w:r>
      </w:del>
      <w:del w:id="930" w:author="Kelvin Sung" w:date="2021-05-20T07:23:00Z">
        <w:r w:rsidDel="008D7AAF">
          <w:delText xml:space="preserve">, </w:delText>
        </w:r>
      </w:del>
      <w:del w:id="931" w:author="Kelvin Sung" w:date="2021-05-20T07:02:00Z">
        <w:r w:rsidDel="001E737E">
          <w:delText xml:space="preserve">to implement a light source, </w:delText>
        </w:r>
      </w:del>
      <w:del w:id="932" w:author="Kelvin Sung" w:date="2021-05-20T07:23:00Z">
        <w:r w:rsidDel="008D7AAF">
          <w:delText>the 2D engine will need to venture into the third dimension to properly simulate light energy</w:delText>
        </w:r>
      </w:del>
      <w:del w:id="933" w:author="Kelvin Sung" w:date="2021-05-20T07:03:00Z">
        <w:r w:rsidDel="001E737E">
          <w:delText xml:space="preserve"> traveling from the source to the surface of your geometries</w:delText>
        </w:r>
      </w:del>
      <w:del w:id="934" w:author="Kelvin Sung" w:date="2021-05-20T07:23:00Z">
        <w:r w:rsidDel="008D7AAF">
          <w:delText xml:space="preserve">. </w:delText>
        </w:r>
      </w:del>
      <w:ins w:id="935" w:author="Kelvin Sung" w:date="2021-05-20T07:23:00Z">
        <w:r w:rsidR="008D7AAF">
          <w:t>E</w:t>
        </w:r>
      </w:ins>
      <w:ins w:id="936" w:author="Kelvin Sung" w:date="2021-05-20T07:04:00Z">
        <w:r w:rsidR="001E737E">
          <w:t>xamin</w:t>
        </w:r>
      </w:ins>
      <w:ins w:id="937" w:author="Kelvin Sung" w:date="2021-05-20T07:23:00Z">
        <w:r w:rsidR="008D7AAF">
          <w:t>e</w:t>
        </w:r>
      </w:ins>
      <w:ins w:id="938" w:author="Kelvin Sung" w:date="2021-05-20T07:04:00Z">
        <w:r w:rsidR="001E737E">
          <w:t xml:space="preserve"> your surroundings</w:t>
        </w:r>
      </w:ins>
      <w:ins w:id="939" w:author="Kelvin Sung" w:date="2021-05-20T07:23:00Z">
        <w:r w:rsidR="008D7AAF">
          <w:t xml:space="preserve"> and</w:t>
        </w:r>
      </w:ins>
      <w:ins w:id="940" w:author="Kelvin Sung" w:date="2021-05-20T07:04:00Z">
        <w:r w:rsidR="001E737E">
          <w:t xml:space="preserve"> you </w:t>
        </w:r>
      </w:ins>
      <w:ins w:id="941" w:author="Kelvin Sung" w:date="2021-05-20T07:07:00Z">
        <w:r w:rsidR="001E737E">
          <w:t xml:space="preserve">can </w:t>
        </w:r>
      </w:ins>
      <w:ins w:id="942" w:author="Kelvin Sung" w:date="2021-05-20T07:04:00Z">
        <w:r w:rsidR="001E737E">
          <w:t>observe many types of light</w:t>
        </w:r>
      </w:ins>
      <w:ins w:id="943" w:author="Kelvin Sung" w:date="2021-05-20T07:05:00Z">
        <w:r w:rsidR="001E737E">
          <w:t xml:space="preserve"> sources, e.g., your table lamp, </w:t>
        </w:r>
      </w:ins>
      <w:ins w:id="944" w:author="Kelvin Sung" w:date="2021-05-20T07:06:00Z">
        <w:r w:rsidR="001E737E">
          <w:t>light rays from the Sun, or, an isolated light bulb.</w:t>
        </w:r>
      </w:ins>
      <w:ins w:id="945" w:author="Kelvin Sung" w:date="2021-05-20T07:07:00Z">
        <w:r w:rsidR="001E737E">
          <w:t xml:space="preserve"> The isolated light bulb </w:t>
        </w:r>
      </w:ins>
      <w:ins w:id="946" w:author="Kelvin Sung" w:date="2021-05-20T07:08:00Z">
        <w:r w:rsidR="001E737E">
          <w:t xml:space="preserve">can be </w:t>
        </w:r>
      </w:ins>
      <w:ins w:id="947" w:author="Kelvin Sung" w:date="2021-05-20T07:24:00Z">
        <w:r w:rsidR="008D7AAF">
          <w:t>described</w:t>
        </w:r>
      </w:ins>
      <w:ins w:id="948" w:author="Kelvin Sung" w:date="2021-05-20T07:08:00Z">
        <w:r w:rsidR="001E737E">
          <w:t xml:space="preserve"> as a point</w:t>
        </w:r>
      </w:ins>
      <w:ins w:id="949" w:author="Kelvin Sung" w:date="2021-05-20T07:09:00Z">
        <w:r w:rsidR="001E737E">
          <w:t xml:space="preserve"> that emits light uniformly in all directions</w:t>
        </w:r>
      </w:ins>
      <w:ins w:id="950" w:author="Kelvin Sung" w:date="2021-05-20T07:08:00Z">
        <w:r w:rsidR="001E737E">
          <w:t>, or a point light</w:t>
        </w:r>
      </w:ins>
      <w:ins w:id="951"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2" w:author="Kelvin Sung" w:date="2021-05-20T07:10:00Z"/>
          <w:rFonts w:hint="eastAsia"/>
        </w:rPr>
      </w:pPr>
      <w:ins w:id="953" w:author="Kelvin Sung" w:date="2021-05-20T07:13:00Z">
        <w:r>
          <w:t xml:space="preserve">Fundamentally, </w:t>
        </w:r>
      </w:ins>
      <w:del w:id="954"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55" w:author="Kelvin Sung" w:date="2021-05-20T07:17:00Z"/>
          <w:rFonts w:hint="eastAsia"/>
        </w:rPr>
      </w:pPr>
      <w:del w:id="956" w:author="Kelvin Sung" w:date="2021-05-20T07:12:00Z">
        <w:r w:rsidDel="001E737E">
          <w:delText xml:space="preserve">The most basic implementation of </w:delText>
        </w:r>
      </w:del>
      <w:r>
        <w:t xml:space="preserve">a point light </w:t>
      </w:r>
      <w:del w:id="957" w:author="Kelvin Sung" w:date="2021-05-20T07:12:00Z">
        <w:r w:rsidDel="001E737E">
          <w:delText xml:space="preserve">can be distilled down to </w:delText>
        </w:r>
      </w:del>
      <w:r>
        <w:t>illuminat</w:t>
      </w:r>
      <w:ins w:id="958" w:author="Kelvin Sung" w:date="2021-05-20T07:13:00Z">
        <w:r w:rsidR="001E737E">
          <w:t>es</w:t>
        </w:r>
      </w:ins>
      <w:del w:id="959" w:author="Kelvin Sung" w:date="2021-05-20T07:13:00Z">
        <w:r w:rsidDel="001E737E">
          <w:delText>ing</w:delText>
        </w:r>
      </w:del>
      <w:r>
        <w:t xml:space="preserve"> an area or radius around a specified point. In three-dimensional space, th</w:t>
      </w:r>
      <w:ins w:id="960" w:author="Kelvin Sung" w:date="2021-05-20T07:13:00Z">
        <w:r w:rsidR="001E737E">
          <w:t>is</w:t>
        </w:r>
      </w:ins>
      <w:del w:id="961" w:author="Kelvin Sung" w:date="2021-05-20T07:13:00Z">
        <w:r w:rsidDel="001E737E">
          <w:delText>e</w:delText>
        </w:r>
      </w:del>
      <w:r>
        <w:t xml:space="preserve"> region of illumination </w:t>
      </w:r>
      <w:del w:id="962" w:author="Kelvin Sung" w:date="2021-05-20T07:14:00Z">
        <w:r w:rsidDel="001E737E">
          <w:delText xml:space="preserve">by a point light source can </w:delText>
        </w:r>
      </w:del>
      <w:ins w:id="963" w:author="Kelvin Sung" w:date="2021-05-20T07:14:00Z">
        <w:r w:rsidR="001E737E">
          <w:t xml:space="preserve">is </w:t>
        </w:r>
      </w:ins>
      <w:r>
        <w:t xml:space="preserve">simply </w:t>
      </w:r>
      <w:del w:id="964" w:author="Kelvin Sung" w:date="2021-05-20T07:14:00Z">
        <w:r w:rsidDel="001E737E">
          <w:delText xml:space="preserve">be thought of as </w:delText>
        </w:r>
      </w:del>
      <w:r>
        <w:t xml:space="preserve">a sphere, referred to as volume of illumination. The volume of illumination of a point light is defined </w:t>
      </w:r>
      <w:ins w:id="965" w:author="Kelvin Sung" w:date="2021-05-20T07:15:00Z">
        <w:r w:rsidR="001E737E">
          <w:t>by the p</w:t>
        </w:r>
      </w:ins>
      <w:ins w:id="966" w:author="Kelvin Sung" w:date="2021-05-20T07:16:00Z">
        <w:r w:rsidR="001E737E">
          <w:t>osition of the light, center of the sphere, and the distance that the light illuminates, radius of the sphere.</w:t>
        </w:r>
      </w:ins>
      <w:del w:id="967"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8" w:author="Kelvin Sung" w:date="2021-05-20T07:29:00Z"/>
          <w:rFonts w:hint="eastAsia"/>
        </w:rPr>
      </w:pPr>
      <w:ins w:id="969"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0" w:author="Kelvin Sung" w:date="2021-05-20T07:18:00Z">
        <w:r w:rsidR="00CA589C" w:rsidDel="001E737E">
          <w:delText xml:space="preserve">rendered </w:delText>
        </w:r>
      </w:del>
      <w:r w:rsidR="00CA589C">
        <w:t xml:space="preserve">in 2D. </w:t>
      </w:r>
      <w:ins w:id="971" w:author="Kelvin Sung" w:date="2021-05-20T07:27:00Z">
        <w:r w:rsidR="00312FB6">
          <w:t>An alternativ</w:t>
        </w:r>
      </w:ins>
      <w:ins w:id="972" w:author="Kelvin Sung" w:date="2021-05-20T07:28:00Z">
        <w:r w:rsidR="00312FB6">
          <w:t xml:space="preserve">e way is to interpret that the engine </w:t>
        </w:r>
      </w:ins>
      <w:ins w:id="973" w:author="Kelvin Sung" w:date="2021-05-20T07:19:00Z">
        <w:r w:rsidR="001E737E">
          <w:t xml:space="preserve">defines and </w:t>
        </w:r>
      </w:ins>
      <w:del w:id="974" w:author="Kelvin Sung" w:date="2021-05-20T07:19:00Z">
        <w:r w:rsidR="00CA589C" w:rsidDel="001E737E">
          <w:delText xml:space="preserve">Or, rather, everything is </w:delText>
        </w:r>
      </w:del>
      <w:r w:rsidR="00CA589C">
        <w:t>render</w:t>
      </w:r>
      <w:del w:id="975" w:author="Kelvin Sung" w:date="2021-05-20T07:19:00Z">
        <w:r w:rsidR="00CA589C" w:rsidDel="001E737E">
          <w:delText>e</w:delText>
        </w:r>
      </w:del>
      <w:ins w:id="976" w:author="Kelvin Sung" w:date="2021-05-20T07:19:00Z">
        <w:r w:rsidR="001E737E">
          <w:t>s</w:t>
        </w:r>
      </w:ins>
      <w:del w:id="977" w:author="Kelvin Sung" w:date="2021-05-20T07:19:00Z">
        <w:r w:rsidR="00CA589C" w:rsidDel="001E737E">
          <w:delText>d</w:delText>
        </w:r>
      </w:del>
      <w:r w:rsidR="00CA589C">
        <w:t xml:space="preserve"> </w:t>
      </w:r>
      <w:ins w:id="978" w:author="Kelvin Sung" w:date="2021-05-20T07:19:00Z">
        <w:r w:rsidR="001E737E">
          <w:t xml:space="preserve">everything </w:t>
        </w:r>
      </w:ins>
      <w:del w:id="979" w:author="Kelvin Sung" w:date="2021-05-20T07:20:00Z">
        <w:r w:rsidR="00CA589C" w:rsidDel="001E737E">
          <w:delText xml:space="preserve">at </w:delText>
        </w:r>
      </w:del>
      <w:ins w:id="980" w:author="Kelvin Sung" w:date="2021-05-20T07:20:00Z">
        <w:r w:rsidR="001E737E">
          <w:t xml:space="preserve">on </w:t>
        </w:r>
      </w:ins>
      <w:r w:rsidR="00CA589C">
        <w:t>a single plane where z</w:t>
      </w:r>
      <w:ins w:id="981" w:author="Kelvin Sung" w:date="2021-05-20T07:30:00Z">
        <w:r w:rsidR="00312FB6">
          <w:t xml:space="preserve"> </w:t>
        </w:r>
      </w:ins>
      <w:del w:id="982" w:author="Kelvin Sung" w:date="2021-05-20T07:30:00Z">
        <w:r w:rsidR="00CA589C" w:rsidDel="00312FB6">
          <w:delText xml:space="preserve"> </w:delText>
        </w:r>
      </w:del>
      <w:r w:rsidR="00CA589C">
        <w:t>=</w:t>
      </w:r>
      <w:ins w:id="983" w:author="Kelvin Sung" w:date="2021-05-20T07:30:00Z">
        <w:r w:rsidR="00312FB6">
          <w:t xml:space="preserve"> </w:t>
        </w:r>
      </w:ins>
      <w:del w:id="984" w:author="Kelvin Sung" w:date="2021-05-20T07:30:00Z">
        <w:r w:rsidR="00CA589C" w:rsidDel="00312FB6">
          <w:delText xml:space="preserve"> </w:delText>
        </w:r>
      </w:del>
      <w:r w:rsidR="00CA589C">
        <w:t xml:space="preserve">0 and objects are layered </w:t>
      </w:r>
      <w:del w:id="985" w:author="Kelvin Sung" w:date="2021-05-20T07:20:00Z">
        <w:r w:rsidR="00CA589C" w:rsidDel="001E737E">
          <w:delText>(</w:delText>
        </w:r>
      </w:del>
      <w:r w:rsidR="00CA589C">
        <w:t>by draw</w:t>
      </w:r>
      <w:ins w:id="986" w:author="Kelvin Sung" w:date="2021-05-20T07:28:00Z">
        <w:r w:rsidR="00312FB6">
          <w:t>ing</w:t>
        </w:r>
      </w:ins>
      <w:r w:rsidR="00CA589C">
        <w:t xml:space="preserve"> order</w:t>
      </w:r>
      <w:del w:id="987" w:author="Kelvin Sung" w:date="2021-05-20T07:20:00Z">
        <w:r w:rsidR="00CA589C" w:rsidDel="001E737E">
          <w:delText>) in order to display one object in front of another</w:delText>
        </w:r>
      </w:del>
      <w:r w:rsidR="00CA589C">
        <w:t xml:space="preserve">. On this system, you are </w:t>
      </w:r>
      <w:del w:id="988"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rPr>
          <w:rFonts w:hint="eastAsia"/>
        </w:rPr>
      </w:pPr>
      <w:r>
        <w:t xml:space="preserve">To observe the effects of a light source, its illumination volume must overlap an object on the XY plane where your objects </w:t>
      </w:r>
      <w:del w:id="989" w:author="Kelvin Sung" w:date="2021-05-20T07:21:00Z">
        <w:r w:rsidDel="001E737E">
          <w:delText>exist</w:delText>
        </w:r>
      </w:del>
      <w:ins w:id="990" w:author="Kelvin Sung" w:date="2021-05-20T07:21:00Z">
        <w:r w:rsidR="001E737E">
          <w:t>are defined</w:t>
        </w:r>
      </w:ins>
      <w:r>
        <w:t xml:space="preserve">. Figure 8-2 shows the volume of illumination from a simple point light </w:t>
      </w:r>
      <w:ins w:id="991" w:author="Kelvin Sung" w:date="2021-05-20T07:29:00Z">
        <w:r w:rsidR="00312FB6">
          <w:t xml:space="preserve">located at z = 10 </w:t>
        </w:r>
      </w:ins>
      <w:r>
        <w:t>intersecting a</w:t>
      </w:r>
      <w:del w:id="992" w:author="Kelvin Sung" w:date="2021-05-20T07:30:00Z">
        <w:r w:rsidDel="00312FB6">
          <w:delText>n object on the XY</w:delText>
        </w:r>
      </w:del>
      <w:r>
        <w:t xml:space="preserve"> plane </w:t>
      </w:r>
      <w:del w:id="993" w:author="Kelvin Sung" w:date="2021-05-20T07:30:00Z">
        <w:r w:rsidDel="00312FB6">
          <w:delText xml:space="preserve">where </w:delText>
        </w:r>
      </w:del>
      <w:ins w:id="994" w:author="Kelvin Sung" w:date="2021-05-20T07:30:00Z">
        <w:r w:rsidR="00312FB6">
          <w:t xml:space="preserve">at </w:t>
        </w:r>
      </w:ins>
      <w:r>
        <w:t xml:space="preserve">z = 0. This intersection results in an illuminated circle on the </w:t>
      </w:r>
      <w:del w:id="995" w:author="Kelvin Sung" w:date="2021-05-20T07:30:00Z">
        <w:r w:rsidDel="00312FB6">
          <w:delText>object</w:delText>
        </w:r>
      </w:del>
      <w:ins w:id="996" w:author="Kelvin Sung" w:date="2021-05-20T07:30:00Z">
        <w:r w:rsidR="00312FB6">
          <w:t>plane</w:t>
        </w:r>
      </w:ins>
      <w:r>
        <w:t>.</w:t>
      </w:r>
      <w:ins w:id="997" w:author="Kelvin Sung" w:date="2021-05-20T07:27:00Z">
        <w:r w:rsidR="00312FB6">
          <w:t xml:space="preserve"> </w:t>
        </w:r>
      </w:ins>
      <w:ins w:id="998" w:author="Kelvin Sung" w:date="2021-05-20T07:31:00Z">
        <w:r w:rsidR="00312FB6">
          <w:t>The next project implements Figure 8-2 where y</w:t>
        </w:r>
      </w:ins>
      <w:ins w:id="999"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0" w:author="Kelvin Sung" w:date="2021-05-20T07:48:00Z"/>
          <w:rFonts w:hint="eastAsia"/>
        </w:rPr>
      </w:pPr>
      <w:del w:id="1001" w:author="Kelvin Sung" w:date="2021-05-20T07:33:00Z">
        <w:r w:rsidDel="00616398">
          <w:delText xml:space="preserve">For quality results, </w:delText>
        </w:r>
      </w:del>
      <w:del w:id="1002" w:author="Kelvin Sung" w:date="2021-05-20T07:42:00Z">
        <w:r w:rsidDel="00616398">
          <w:delText xml:space="preserve">the </w:delText>
        </w:r>
      </w:del>
      <w:del w:id="1003" w:author="Kelvin Sung" w:date="2021-05-20T07:33:00Z">
        <w:r w:rsidDel="00616398">
          <w:delText xml:space="preserve">computations </w:delText>
        </w:r>
      </w:del>
      <w:del w:id="1004" w:author="Kelvin Sung" w:date="2021-05-20T07:42:00Z">
        <w:r w:rsidDel="00616398">
          <w:delText xml:space="preserve">associated </w:delText>
        </w:r>
      </w:del>
      <w:del w:id="1005" w:author="Kelvin Sung" w:date="2021-05-20T07:34:00Z">
        <w:r w:rsidDel="00616398">
          <w:delText xml:space="preserve">with illumination models </w:delText>
        </w:r>
      </w:del>
      <w:del w:id="1006" w:author="Kelvin Sung" w:date="2021-05-20T07:42:00Z">
        <w:r w:rsidDel="00616398">
          <w:delText xml:space="preserve">must be performed </w:delText>
        </w:r>
      </w:del>
      <w:del w:id="1007" w:author="Kelvin Sung" w:date="2021-05-20T07:34:00Z">
        <w:r w:rsidDel="00616398">
          <w:delText xml:space="preserve">once </w:delText>
        </w:r>
      </w:del>
      <w:del w:id="1008" w:author="Kelvin Sung" w:date="2021-05-20T07:42:00Z">
        <w:r w:rsidDel="00616398">
          <w:delText xml:space="preserve">for each affected pixel. </w:delText>
        </w:r>
      </w:del>
      <w:del w:id="1009" w:author="Kelvin Sung" w:date="2021-05-20T07:36:00Z">
        <w:r w:rsidDel="00616398">
          <w:delText xml:space="preserve">Recall that </w:delText>
        </w:r>
      </w:del>
      <w:del w:id="1010" w:author="Kelvin Sung" w:date="2021-05-20T07:37:00Z">
        <w:r w:rsidDel="00616398">
          <w:delText>in WebGL and GLSL shaders the color of each pixel is computed by the corresponding GLSL fragment shader.</w:delText>
        </w:r>
      </w:del>
      <w:del w:id="1011" w:author="Kelvin Sung" w:date="2021-05-20T07:42:00Z">
        <w:r w:rsidDel="00616398">
          <w:delText xml:space="preserve"> In this </w:delText>
        </w:r>
      </w:del>
      <w:del w:id="1012" w:author="Kelvin Sung" w:date="2021-05-20T07:39:00Z">
        <w:r w:rsidDel="00616398">
          <w:delText xml:space="preserve">chapter, </w:delText>
        </w:r>
      </w:del>
      <w:del w:id="1013" w:author="Kelvin Sung" w:date="2021-05-20T07:38:00Z">
        <w:r w:rsidDel="00616398">
          <w:delText xml:space="preserve">as </w:delText>
        </w:r>
      </w:del>
      <w:del w:id="1014" w:author="Kelvin Sung" w:date="2021-05-20T07:42:00Z">
        <w:r w:rsidDel="00616398">
          <w:delText xml:space="preserve">each fundamental element of the Phong illumination model </w:delText>
        </w:r>
      </w:del>
      <w:del w:id="1015" w:author="Kelvin Sung" w:date="2021-05-20T07:39:00Z">
        <w:r w:rsidDel="00616398">
          <w:delText xml:space="preserve">is studied, the </w:delText>
        </w:r>
      </w:del>
      <w:del w:id="1016"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rPr>
          <w:rFonts w:hint="eastAsia"/>
        </w:rPr>
        <w:pPrChange w:id="1017" w:author="Kelvin Sung" w:date="2021-05-20T07:48:00Z">
          <w:pPr>
            <w:pStyle w:val="BodyTextCont"/>
          </w:pPr>
        </w:pPrChange>
      </w:pPr>
      <w:del w:id="1018" w:author="Kelvin Sung" w:date="2021-05-20T07:48:00Z">
        <w:r w:rsidDel="00616398">
          <w:delText xml:space="preserve">From your experience building the game engine, you will remember </w:delText>
        </w:r>
      </w:del>
      <w:ins w:id="1019"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0" w:author="Kelvin Sung" w:date="2021-05-20T07:51:00Z">
        <w:r w:rsidR="00D25A37">
          <w:t>.</w:t>
        </w:r>
      </w:ins>
      <w:del w:id="1021" w:author="Kelvin Sung" w:date="2021-05-20T07:51:00Z">
        <w:r w:rsidDel="00D25A37">
          <w:delText>:</w:delText>
        </w:r>
      </w:del>
      <w:r>
        <w:t xml:space="preserve"> </w:t>
      </w:r>
      <w:r w:rsidRPr="00D25A37">
        <w:rPr>
          <w:rStyle w:val="CodeInline"/>
          <w:rFonts w:hint="eastAsia"/>
          <w:rPrChange w:id="1022" w:author="Kelvin Sung" w:date="2021-05-20T07:51:00Z">
            <w:rPr>
              <w:rFonts w:hint="eastAsia"/>
            </w:rPr>
          </w:rPrChange>
        </w:rPr>
        <w:t>Shader</w:t>
      </w:r>
      <w:r>
        <w:t xml:space="preserve"> objects </w:t>
      </w:r>
      <w:del w:id="1023"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4" w:author="Kelvin Sung" w:date="2021-05-20T07:51:00Z">
        <w:r w:rsidDel="00D25A37">
          <w:delText xml:space="preserve">to </w:delText>
        </w:r>
      </w:del>
      <w:r>
        <w:t xml:space="preserve">provide programmers with the convenience of manipulating many copies of geometries </w:t>
      </w:r>
      <w:del w:id="1025" w:author="Kelvin Sung" w:date="2021-05-20T07:51:00Z">
        <w:r w:rsidDel="00D25A37">
          <w:delText xml:space="preserve">of </w:delText>
        </w:r>
      </w:del>
      <w:ins w:id="1026"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7" w:author="Kelvin Sung" w:date="2021-05-20T08:13:00Z"/>
        </w:rPr>
      </w:pPr>
      <w:r>
        <w:t xml:space="preserve"> </w:t>
      </w:r>
      <w:commentRangeStart w:id="1028"/>
      <w:del w:id="1029"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28"/>
      <w:r w:rsidR="004F32BC">
        <w:rPr>
          <w:rStyle w:val="CommentReference"/>
          <w:rFonts w:asciiTheme="minorHAnsi" w:eastAsia="SimSun" w:hAnsiTheme="minorHAnsi" w:cstheme="minorBidi"/>
        </w:rPr>
        <w:commentReference w:id="1028"/>
      </w:r>
    </w:p>
    <w:p w14:paraId="015A2491" w14:textId="75427C28" w:rsidR="00E94671" w:rsidRPr="00E9470F" w:rsidRDefault="00E94671">
      <w:pPr>
        <w:pPrChange w:id="1030" w:author="Kelvin Sung" w:date="2021-05-20T08:13:00Z">
          <w:pPr>
            <w:pStyle w:val="Figure"/>
          </w:pPr>
        </w:pPrChange>
      </w:pPr>
      <w:ins w:id="1031"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rPr>
          <w:rFonts w:hint="eastAsia"/>
        </w:rPr>
      </w:pPr>
      <w:r w:rsidRPr="004F32BC">
        <w:t xml:space="preserve">Finally, </w:t>
      </w:r>
      <w:del w:id="1032"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rPr>
          <w:rFonts w:hint="eastAsia"/>
        </w:rPr>
      </w:pPr>
      <w:r>
        <w:t xml:space="preserve">This project demonstrates how to implement </w:t>
      </w:r>
      <w:ins w:id="1033" w:author="Kelvin Sung" w:date="2021-05-20T08:21:00Z">
        <w:r w:rsidR="00351E63">
          <w:t xml:space="preserve">and illuminate with </w:t>
        </w:r>
      </w:ins>
      <w:r>
        <w:t>a simple point light</w:t>
      </w:r>
      <w:del w:id="1034"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76EA227" w:rsidR="00253D5C" w:rsidRDefault="00253D5C" w:rsidP="00253D5C">
      <w:pPr>
        <w:pStyle w:val="Bullet"/>
        <w:rPr>
          <w:rFonts w:hint="eastAsia"/>
        </w:rPr>
      </w:pPr>
      <w:r>
        <w:t xml:space="preserve">To </w:t>
      </w:r>
      <w:del w:id="1035" w:author="Kelvin Sung" w:date="2021-05-20T08:22:00Z">
        <w:r w:rsidDel="00351E63">
          <w:delText xml:space="preserve">experience </w:delText>
        </w:r>
      </w:del>
      <w:ins w:id="1036" w:author="Kelvin Sung" w:date="2021-05-20T08:22:00Z">
        <w:r w:rsidR="00351E63">
          <w:t xml:space="preserve">observe </w:t>
        </w:r>
      </w:ins>
      <w:r>
        <w:t>illumination results from a point light</w:t>
      </w:r>
    </w:p>
    <w:p w14:paraId="6F606946" w14:textId="77777777" w:rsidR="00253D5C" w:rsidRDefault="00253D5C" w:rsidP="00253D5C">
      <w:pPr>
        <w:pStyle w:val="Bullet"/>
        <w:rPr>
          <w:rFonts w:hint="eastAsia"/>
        </w:rPr>
      </w:pPr>
      <w:r>
        <w:lastRenderedPageBreak/>
        <w:t>To implement a GLSL shader that supports point light illumination</w:t>
      </w:r>
    </w:p>
    <w:p w14:paraId="60B382A3" w14:textId="045B19C4" w:rsidR="00253D5C" w:rsidDel="00511716" w:rsidRDefault="00253D5C" w:rsidP="00253D5C">
      <w:pPr>
        <w:pStyle w:val="BodyTextFirst"/>
        <w:rPr>
          <w:del w:id="1037" w:author="Kelvin Sung" w:date="2021-05-20T08:23:00Z"/>
          <w:rFonts w:hint="eastAsia"/>
        </w:rPr>
      </w:pPr>
      <w:del w:id="1038"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rPr>
          <w:rFonts w:hint="eastAsia"/>
        </w:rPr>
      </w:pPr>
      <w:r>
        <w:t xml:space="preserve">As with the previous section, the implementation will begin with the GLSL shader. </w:t>
      </w:r>
      <w:ins w:id="1039" w:author="Kelvin Sung" w:date="2021-05-20T08:29:00Z">
        <w:r w:rsidR="00C008BA">
          <w:t xml:space="preserve">It is not necessary </w:t>
        </w:r>
      </w:ins>
      <w:ins w:id="1040" w:author="Kelvin Sung" w:date="2021-05-20T08:28:00Z">
        <w:r w:rsidR="00511716">
          <w:t xml:space="preserve">to define a new </w:t>
        </w:r>
      </w:ins>
      <w:ins w:id="1041" w:author="Kelvin Sung" w:date="2021-05-20T08:25:00Z">
        <w:r w:rsidR="00511716">
          <w:t xml:space="preserve">GLSL vertex shader </w:t>
        </w:r>
      </w:ins>
      <w:ins w:id="1042" w:author="Kelvin Sung" w:date="2021-05-20T08:26:00Z">
        <w:r w:rsidR="00511716">
          <w:t xml:space="preserve">as the </w:t>
        </w:r>
      </w:ins>
      <w:ins w:id="1043" w:author="Kelvin Sung" w:date="2021-05-20T08:29:00Z">
        <w:r w:rsidR="003A7868">
          <w:t xml:space="preserve">per vertex </w:t>
        </w:r>
      </w:ins>
      <w:ins w:id="1044" w:author="Kelvin Sung" w:date="2021-05-20T08:26:00Z">
        <w:r w:rsidR="00511716">
          <w:t xml:space="preserve">information and computation involved are </w:t>
        </w:r>
      </w:ins>
      <w:ins w:id="1045" w:author="Kelvin Sung" w:date="2021-05-20T08:25:00Z">
        <w:r w:rsidR="00511716">
          <w:t xml:space="preserve">identical to </w:t>
        </w:r>
      </w:ins>
      <w:ins w:id="1046" w:author="Kelvin Sung" w:date="2021-05-20T08:27:00Z">
        <w:r w:rsidR="00511716">
          <w:t xml:space="preserve">that of </w:t>
        </w:r>
      </w:ins>
      <w:proofErr w:type="spellStart"/>
      <w:ins w:id="1047" w:author="Kelvin Sung" w:date="2021-05-20T08:25:00Z">
        <w:r w:rsidR="00511716" w:rsidRPr="00253D5C">
          <w:rPr>
            <w:rStyle w:val="CodeInline"/>
          </w:rPr>
          <w:t>texture_vs</w:t>
        </w:r>
      </w:ins>
      <w:proofErr w:type="spellEnd"/>
      <w:ins w:id="1048" w:author="Kelvin Sung" w:date="2021-05-20T08:27:00Z">
        <w:r w:rsidR="00511716">
          <w:t xml:space="preserve">. </w:t>
        </w:r>
      </w:ins>
      <w:ins w:id="1049" w:author="Kelvin Sung" w:date="2021-05-20T08:28:00Z">
        <w:r w:rsidR="00511716">
          <w:t xml:space="preserve">A new </w:t>
        </w:r>
      </w:ins>
      <w:del w:id="1050" w:author="Kelvin Sung" w:date="2021-05-20T08:28:00Z">
        <w:r w:rsidDel="00511716">
          <w:delText xml:space="preserve">The </w:delText>
        </w:r>
      </w:del>
      <w:ins w:id="1051" w:author="Kelvin Sung" w:date="2021-05-20T08:25:00Z">
        <w:r w:rsidR="00511716">
          <w:t xml:space="preserve">GLSL </w:t>
        </w:r>
      </w:ins>
      <w:ins w:id="1052" w:author="Kelvin Sung" w:date="2021-05-20T08:24:00Z">
        <w:r w:rsidR="00511716">
          <w:t xml:space="preserve">fragment </w:t>
        </w:r>
      </w:ins>
      <w:r>
        <w:t xml:space="preserve">shader </w:t>
      </w:r>
      <w:ins w:id="1053" w:author="Kelvin Sung" w:date="2021-05-20T08:28:00Z">
        <w:r w:rsidR="00511716">
          <w:t xml:space="preserve">must be defined to </w:t>
        </w:r>
      </w:ins>
      <w:ins w:id="1054" w:author="Kelvin Sung" w:date="2021-05-20T08:24:00Z">
        <w:r w:rsidR="00511716">
          <w:t>compute the illuminated circle</w:t>
        </w:r>
      </w:ins>
      <w:del w:id="1055" w:author="Kelvin Sung" w:date="2021-05-20T08:24:00Z">
        <w:r w:rsidDel="00511716">
          <w:delText xml:space="preserve">uses </w:delText>
        </w:r>
      </w:del>
      <w:del w:id="1056" w:author="Kelvin Sung" w:date="2021-05-20T08:28:00Z">
        <w:r w:rsidDel="00511716">
          <w:delText>light properties</w:delText>
        </w:r>
      </w:del>
      <w:del w:id="1057" w:author="Kelvin Sung" w:date="2021-05-20T08:25:00Z">
        <w:r w:rsidDel="00511716">
          <w:delText xml:space="preserve"> to calculate</w:delText>
        </w:r>
      </w:del>
      <w:del w:id="1058" w:author="Kelvin Sung" w:date="2021-05-20T08:24:00Z">
        <w:r w:rsidDel="00511716">
          <w:delText xml:space="preserve"> the illuminated circle</w:delText>
        </w:r>
      </w:del>
      <w:r>
        <w:t xml:space="preserve">. </w:t>
      </w:r>
      <w:del w:id="1059"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rPr>
          <w:rFonts w:hint="eastAsia"/>
        </w:rPr>
      </w:pPr>
      <w:del w:id="1060" w:author="Kelvin Sung" w:date="2021-05-20T08:29:00Z">
        <w:r w:rsidRPr="00253D5C" w:rsidDel="00695FC5">
          <w:delText xml:space="preserve">Under </w:delText>
        </w:r>
      </w:del>
      <w:ins w:id="1061"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62" w:author="Kelvin Sung" w:date="2021-05-20T09:30:00Z"/>
          <w:rFonts w:hint="eastAsia"/>
        </w:rPr>
      </w:pPr>
      <w:ins w:id="1063" w:author="Kelvin Sung" w:date="2021-05-20T08:31:00Z">
        <w:r>
          <w:t xml:space="preserve">Refer to </w:t>
        </w:r>
        <w:proofErr w:type="spellStart"/>
        <w:r w:rsidRPr="00AD1B74">
          <w:rPr>
            <w:rStyle w:val="CodeInline"/>
            <w:rFonts w:hint="eastAsia"/>
            <w:rPrChange w:id="1064" w:author="Kelvin Sung" w:date="2021-05-20T08:31:00Z">
              <w:rPr>
                <w:rFonts w:hint="eastAsia"/>
              </w:rPr>
            </w:rPrChange>
          </w:rPr>
          <w:t>texture_</w:t>
        </w:r>
        <w:proofErr w:type="gramStart"/>
        <w:r w:rsidRPr="00AD1B74">
          <w:rPr>
            <w:rStyle w:val="CodeInline"/>
            <w:rFonts w:hint="eastAsia"/>
            <w:rPrChange w:id="1065" w:author="Kelvin Sung" w:date="2021-05-20T08:31:00Z">
              <w:rPr>
                <w:rFonts w:hint="eastAsia"/>
              </w:rPr>
            </w:rPrChange>
          </w:rPr>
          <w:t>fs.glsl</w:t>
        </w:r>
        <w:proofErr w:type="spellEnd"/>
        <w:proofErr w:type="gramEnd"/>
        <w:r>
          <w:t xml:space="preserve"> and </w:t>
        </w:r>
      </w:ins>
      <w:ins w:id="1066" w:author="Kelvin Sung" w:date="2021-05-20T09:21:00Z">
        <w:r w:rsidR="0040105A">
          <w:t xml:space="preserve">copy all </w:t>
        </w:r>
      </w:ins>
      <w:del w:id="1067" w:author="Kelvin Sung" w:date="2021-05-20T08:30:00Z">
        <w:r w:rsidR="00253D5C" w:rsidRPr="00253D5C" w:rsidDel="007563A3">
          <w:delText xml:space="preserve">Add the standard </w:delText>
        </w:r>
      </w:del>
      <w:r w:rsidR="00253D5C" w:rsidRPr="00253D5C">
        <w:t>uniform and varying variables</w:t>
      </w:r>
      <w:ins w:id="1068" w:author="Kelvin Sung" w:date="2021-05-20T09:21:00Z">
        <w:r w:rsidR="0040105A">
          <w:t xml:space="preserve">. </w:t>
        </w:r>
        <w:r w:rsidR="0040105A">
          <w:rPr>
            <w:rFonts w:hint="eastAsia"/>
          </w:rPr>
          <w:t>T</w:t>
        </w:r>
        <w:r w:rsidR="0040105A">
          <w:t xml:space="preserve">his is </w:t>
        </w:r>
      </w:ins>
      <w:ins w:id="1069" w:author="Kelvin Sung" w:date="2021-05-20T09:23:00Z">
        <w:r w:rsidR="0040105A">
          <w:t xml:space="preserve">an </w:t>
        </w:r>
      </w:ins>
      <w:ins w:id="1070" w:author="Kelvin Sung" w:date="2021-05-20T09:21:00Z">
        <w:r w:rsidR="0040105A">
          <w:t xml:space="preserve">important </w:t>
        </w:r>
      </w:ins>
      <w:ins w:id="1071" w:author="Kelvin Sung" w:date="2021-05-20T09:23:00Z">
        <w:r w:rsidR="0040105A">
          <w:t>step</w:t>
        </w:r>
      </w:ins>
      <w:ins w:id="1072" w:author="Kelvin Sung" w:date="2021-05-20T09:27:00Z">
        <w:r w:rsidR="0040105A">
          <w:t xml:space="preserve"> because</w:t>
        </w:r>
      </w:ins>
      <w:ins w:id="1073" w:author="Kelvin Sung" w:date="2021-05-20T09:25:00Z">
        <w:r w:rsidR="0040105A">
          <w:t xml:space="preserve"> </w:t>
        </w:r>
      </w:ins>
      <w:ins w:id="1074" w:author="Kelvin Sung" w:date="2021-05-20T09:27:00Z">
        <w:r w:rsidR="0040105A">
          <w:t>t</w:t>
        </w:r>
      </w:ins>
      <w:ins w:id="1075" w:author="Kelvin Sung" w:date="2021-05-20T09:25:00Z">
        <w:r w:rsidR="0040105A">
          <w:t xml:space="preserve">he </w:t>
        </w:r>
        <w:proofErr w:type="spellStart"/>
        <w:r w:rsidR="0040105A" w:rsidRPr="0040105A">
          <w:rPr>
            <w:rStyle w:val="CodeInline"/>
            <w:rFonts w:hint="eastAsia"/>
            <w:rPrChange w:id="1076" w:author="Kelvin Sung" w:date="2021-05-20T09:25:00Z">
              <w:rPr>
                <w:rFonts w:hint="eastAsia"/>
              </w:rPr>
            </w:rPrChange>
          </w:rPr>
          <w:t>light_fs</w:t>
        </w:r>
      </w:ins>
      <w:proofErr w:type="spellEnd"/>
      <w:ins w:id="1077" w:author="Kelvin Sung" w:date="2021-05-20T09:22:00Z">
        <w:r w:rsidR="0040105A">
          <w:t xml:space="preserve"> </w:t>
        </w:r>
      </w:ins>
      <w:ins w:id="1078" w:author="Kelvin Sung" w:date="2021-05-20T09:25:00Z">
        <w:r w:rsidR="0040105A">
          <w:t xml:space="preserve">fragment shader will interface </w:t>
        </w:r>
      </w:ins>
      <w:ins w:id="1079" w:author="Kelvin Sung" w:date="2021-05-20T09:26:00Z">
        <w:r w:rsidR="0040105A">
          <w:t xml:space="preserve">to the game engine via the </w:t>
        </w:r>
      </w:ins>
      <w:proofErr w:type="spellStart"/>
      <w:ins w:id="1080" w:author="Kelvin Sung" w:date="2021-05-20T09:22:00Z">
        <w:r w:rsidR="0040105A" w:rsidRPr="0040105A">
          <w:rPr>
            <w:rStyle w:val="CodeInline"/>
            <w:rFonts w:hint="eastAsia"/>
            <w:rPrChange w:id="1081" w:author="Kelvin Sung" w:date="2021-05-20T09:23:00Z">
              <w:rPr>
                <w:rFonts w:hint="eastAsia"/>
              </w:rPr>
            </w:rPrChange>
          </w:rPr>
          <w:t>LightShader</w:t>
        </w:r>
        <w:proofErr w:type="spellEnd"/>
        <w:r w:rsidR="0040105A">
          <w:t xml:space="preserve"> </w:t>
        </w:r>
      </w:ins>
      <w:ins w:id="1082" w:author="Kelvin Sung" w:date="2021-05-20T09:26:00Z">
        <w:r w:rsidR="0040105A">
          <w:t>class</w:t>
        </w:r>
      </w:ins>
      <w:ins w:id="1083" w:author="Kelvin Sung" w:date="2021-05-20T09:28:00Z">
        <w:r w:rsidR="0040105A">
          <w:t xml:space="preserve">. The </w:t>
        </w:r>
        <w:proofErr w:type="spellStart"/>
        <w:r w:rsidR="0040105A" w:rsidRPr="0040105A">
          <w:rPr>
            <w:rStyle w:val="CodeInline"/>
            <w:rFonts w:hint="eastAsia"/>
            <w:rPrChange w:id="1084" w:author="Kelvin Sung" w:date="2021-05-20T09:28:00Z">
              <w:rPr>
                <w:rFonts w:hint="eastAsia"/>
              </w:rPr>
            </w:rPrChange>
          </w:rPr>
          <w:t>LightShader</w:t>
        </w:r>
        <w:proofErr w:type="spellEnd"/>
        <w:r w:rsidR="0040105A">
          <w:t xml:space="preserve"> class, in turn, will be implemented</w:t>
        </w:r>
      </w:ins>
      <w:ins w:id="1085" w:author="Kelvin Sung" w:date="2021-05-20T09:26:00Z">
        <w:r w:rsidR="0040105A">
          <w:t xml:space="preserve"> as </w:t>
        </w:r>
      </w:ins>
      <w:ins w:id="1086" w:author="Kelvin Sung" w:date="2021-05-20T09:23:00Z">
        <w:r w:rsidR="0040105A">
          <w:t xml:space="preserve">a </w:t>
        </w:r>
      </w:ins>
      <w:ins w:id="1087" w:author="Kelvin Sung" w:date="2021-05-20T09:22:00Z">
        <w:r w:rsidR="0040105A">
          <w:t xml:space="preserve">subclass </w:t>
        </w:r>
      </w:ins>
      <w:ins w:id="1088" w:author="Kelvin Sung" w:date="2021-05-20T09:23:00Z">
        <w:r w:rsidR="0040105A">
          <w:t xml:space="preserve">of </w:t>
        </w:r>
        <w:proofErr w:type="spellStart"/>
        <w:r w:rsidR="0040105A" w:rsidRPr="0040105A">
          <w:rPr>
            <w:rStyle w:val="CodeInline"/>
            <w:rFonts w:hint="eastAsia"/>
            <w:rPrChange w:id="1089" w:author="Kelvin Sung" w:date="2021-05-20T09:24:00Z">
              <w:rPr>
                <w:rFonts w:hint="eastAsia"/>
              </w:rPr>
            </w:rPrChange>
          </w:rPr>
          <w:t>TextureShader</w:t>
        </w:r>
      </w:ins>
      <w:proofErr w:type="spellEnd"/>
      <w:ins w:id="1090" w:author="Kelvin Sung" w:date="2021-05-20T09:28:00Z">
        <w:r w:rsidR="0040105A">
          <w:t xml:space="preserve">, where </w:t>
        </w:r>
      </w:ins>
      <w:ins w:id="1091" w:author="Kelvin Sung" w:date="2021-05-20T09:31:00Z">
        <w:r w:rsidR="000F78BA">
          <w:t>the existence of thes</w:t>
        </w:r>
      </w:ins>
      <w:ins w:id="1092" w:author="Kelvin Sung" w:date="2021-05-20T09:32:00Z">
        <w:r w:rsidR="000F78BA">
          <w:t xml:space="preserve">e variables </w:t>
        </w:r>
        <w:proofErr w:type="gramStart"/>
        <w:r w:rsidR="000F78BA">
          <w:t>are</w:t>
        </w:r>
        <w:proofErr w:type="gramEnd"/>
        <w:r w:rsidR="000F78BA">
          <w:t xml:space="preserve"> assumed and </w:t>
        </w:r>
      </w:ins>
      <w:ins w:id="1093" w:author="Kelvin Sung" w:date="2021-05-20T09:28:00Z">
        <w:r w:rsidR="0040105A">
          <w:t xml:space="preserve">references </w:t>
        </w:r>
      </w:ins>
      <w:ins w:id="1094" w:author="Kelvin Sung" w:date="2021-05-20T09:31:00Z">
        <w:r w:rsidR="000F78BA">
          <w:t>created</w:t>
        </w:r>
      </w:ins>
      <w:ins w:id="1095" w:author="Kelvin Sung" w:date="2021-05-20T09:29:00Z">
        <w:r w:rsidR="0040105A">
          <w:t>.</w:t>
        </w:r>
      </w:ins>
    </w:p>
    <w:p w14:paraId="69877C00" w14:textId="77777777" w:rsidR="0040105A" w:rsidRDefault="0040105A">
      <w:pPr>
        <w:pStyle w:val="Code"/>
        <w:rPr>
          <w:ins w:id="1096" w:author="Kelvin Sung" w:date="2021-05-20T09:30:00Z"/>
          <w:rFonts w:hint="eastAsia"/>
        </w:rPr>
        <w:pPrChange w:id="1097" w:author="Kelvin Sung" w:date="2021-05-20T09:30:00Z">
          <w:pPr>
            <w:pStyle w:val="NumList"/>
          </w:pPr>
        </w:pPrChange>
      </w:pPr>
      <w:ins w:id="1098" w:author="Kelvin Sung" w:date="2021-05-20T09:30:00Z">
        <w:r>
          <w:t xml:space="preserve">precision mediump float; </w:t>
        </w:r>
      </w:ins>
    </w:p>
    <w:p w14:paraId="0DAD0B88" w14:textId="77777777" w:rsidR="0040105A" w:rsidRDefault="0040105A">
      <w:pPr>
        <w:pStyle w:val="Code"/>
        <w:rPr>
          <w:ins w:id="1099" w:author="Kelvin Sung" w:date="2021-05-20T09:30:00Z"/>
          <w:rFonts w:hint="eastAsia"/>
        </w:rPr>
        <w:pPrChange w:id="1100" w:author="Kelvin Sung" w:date="2021-05-20T09:30:00Z">
          <w:pPr>
            <w:pStyle w:val="NumList"/>
          </w:pPr>
        </w:pPrChange>
      </w:pPr>
    </w:p>
    <w:p w14:paraId="42A019BA" w14:textId="77777777" w:rsidR="0040105A" w:rsidRDefault="0040105A">
      <w:pPr>
        <w:pStyle w:val="Code"/>
        <w:rPr>
          <w:ins w:id="1101" w:author="Kelvin Sung" w:date="2021-05-20T09:30:00Z"/>
          <w:rFonts w:hint="eastAsia"/>
        </w:rPr>
        <w:pPrChange w:id="1102" w:author="Kelvin Sung" w:date="2021-05-20T09:30:00Z">
          <w:pPr>
            <w:pStyle w:val="NumList"/>
          </w:pPr>
        </w:pPrChange>
      </w:pPr>
      <w:ins w:id="1103" w:author="Kelvin Sung" w:date="2021-05-20T09:30:00Z">
        <w:r>
          <w:t>// The object that fetches data from texture.</w:t>
        </w:r>
      </w:ins>
    </w:p>
    <w:p w14:paraId="1307CCB0" w14:textId="77777777" w:rsidR="0040105A" w:rsidRDefault="0040105A">
      <w:pPr>
        <w:pStyle w:val="Code"/>
        <w:rPr>
          <w:ins w:id="1104" w:author="Kelvin Sung" w:date="2021-05-20T09:30:00Z"/>
          <w:rFonts w:hint="eastAsia"/>
        </w:rPr>
        <w:pPrChange w:id="1105" w:author="Kelvin Sung" w:date="2021-05-20T09:30:00Z">
          <w:pPr>
            <w:pStyle w:val="NumList"/>
          </w:pPr>
        </w:pPrChange>
      </w:pPr>
      <w:ins w:id="1106" w:author="Kelvin Sung" w:date="2021-05-20T09:30:00Z">
        <w:r>
          <w:t>// Must be set outside the shader.</w:t>
        </w:r>
      </w:ins>
    </w:p>
    <w:p w14:paraId="2D4446CB" w14:textId="77777777" w:rsidR="0040105A" w:rsidRDefault="0040105A">
      <w:pPr>
        <w:pStyle w:val="Code"/>
        <w:rPr>
          <w:ins w:id="1107" w:author="Kelvin Sung" w:date="2021-05-20T09:30:00Z"/>
          <w:rFonts w:hint="eastAsia"/>
        </w:rPr>
        <w:pPrChange w:id="1108" w:author="Kelvin Sung" w:date="2021-05-20T09:30:00Z">
          <w:pPr>
            <w:pStyle w:val="NumList"/>
          </w:pPr>
        </w:pPrChange>
      </w:pPr>
      <w:ins w:id="1109" w:author="Kelvin Sung" w:date="2021-05-20T09:30:00Z">
        <w:r>
          <w:t>uniform sampler2D uSampler;</w:t>
        </w:r>
      </w:ins>
    </w:p>
    <w:p w14:paraId="2F5C9ED5" w14:textId="77777777" w:rsidR="0040105A" w:rsidRDefault="0040105A">
      <w:pPr>
        <w:pStyle w:val="Code"/>
        <w:rPr>
          <w:ins w:id="1110" w:author="Kelvin Sung" w:date="2021-05-20T09:30:00Z"/>
          <w:rFonts w:hint="eastAsia"/>
        </w:rPr>
        <w:pPrChange w:id="1111" w:author="Kelvin Sung" w:date="2021-05-20T09:30:00Z">
          <w:pPr>
            <w:pStyle w:val="NumList"/>
          </w:pPr>
        </w:pPrChange>
      </w:pPr>
    </w:p>
    <w:p w14:paraId="0F4616FE" w14:textId="77777777" w:rsidR="0040105A" w:rsidRDefault="0040105A">
      <w:pPr>
        <w:pStyle w:val="Code"/>
        <w:rPr>
          <w:ins w:id="1112" w:author="Kelvin Sung" w:date="2021-05-20T09:30:00Z"/>
          <w:rFonts w:hint="eastAsia"/>
        </w:rPr>
        <w:pPrChange w:id="1113" w:author="Kelvin Sung" w:date="2021-05-20T09:30:00Z">
          <w:pPr>
            <w:pStyle w:val="NumList"/>
          </w:pPr>
        </w:pPrChange>
      </w:pPr>
      <w:ins w:id="1114" w:author="Kelvin Sung" w:date="2021-05-20T09:30:00Z">
        <w:r>
          <w:t>// Color of pixel</w:t>
        </w:r>
      </w:ins>
    </w:p>
    <w:p w14:paraId="0EECB7F0" w14:textId="77777777" w:rsidR="0040105A" w:rsidRDefault="0040105A">
      <w:pPr>
        <w:pStyle w:val="Code"/>
        <w:rPr>
          <w:ins w:id="1115" w:author="Kelvin Sung" w:date="2021-05-20T09:30:00Z"/>
          <w:rFonts w:hint="eastAsia"/>
        </w:rPr>
        <w:pPrChange w:id="1116" w:author="Kelvin Sung" w:date="2021-05-20T09:30:00Z">
          <w:pPr>
            <w:pStyle w:val="NumList"/>
          </w:pPr>
        </w:pPrChange>
      </w:pPr>
      <w:ins w:id="1117" w:author="Kelvin Sung" w:date="2021-05-20T09:30:00Z">
        <w:r>
          <w:t xml:space="preserve">uniform vec4 uPixelColor;  </w:t>
        </w:r>
      </w:ins>
    </w:p>
    <w:p w14:paraId="2A59255D" w14:textId="77777777" w:rsidR="0040105A" w:rsidRDefault="0040105A">
      <w:pPr>
        <w:pStyle w:val="Code"/>
        <w:rPr>
          <w:ins w:id="1118" w:author="Kelvin Sung" w:date="2021-05-20T09:30:00Z"/>
          <w:rFonts w:hint="eastAsia"/>
        </w:rPr>
        <w:pPrChange w:id="1119" w:author="Kelvin Sung" w:date="2021-05-20T09:30:00Z">
          <w:pPr>
            <w:pStyle w:val="NumList"/>
          </w:pPr>
        </w:pPrChange>
      </w:pPr>
      <w:ins w:id="1120" w:author="Kelvin Sung" w:date="2021-05-20T09:30:00Z">
        <w:r>
          <w:t>uniform vec4 uGlobalAmbientColor; // this is shared globally</w:t>
        </w:r>
      </w:ins>
    </w:p>
    <w:p w14:paraId="38FB3CF3" w14:textId="77777777" w:rsidR="0040105A" w:rsidRDefault="0040105A">
      <w:pPr>
        <w:pStyle w:val="Code"/>
        <w:rPr>
          <w:ins w:id="1121" w:author="Kelvin Sung" w:date="2021-05-20T09:30:00Z"/>
          <w:rFonts w:hint="eastAsia"/>
        </w:rPr>
        <w:pPrChange w:id="1122" w:author="Kelvin Sung" w:date="2021-05-20T09:30:00Z">
          <w:pPr>
            <w:pStyle w:val="NumList"/>
          </w:pPr>
        </w:pPrChange>
      </w:pPr>
      <w:ins w:id="1123" w:author="Kelvin Sung" w:date="2021-05-20T09:30:00Z">
        <w:r>
          <w:t>uniform float uGlobalAmbientIntensity;</w:t>
        </w:r>
      </w:ins>
    </w:p>
    <w:p w14:paraId="195DF9CA" w14:textId="77777777" w:rsidR="0040105A" w:rsidRDefault="0040105A">
      <w:pPr>
        <w:pStyle w:val="Code"/>
        <w:rPr>
          <w:ins w:id="1124" w:author="Kelvin Sung" w:date="2021-05-20T09:30:00Z"/>
          <w:rFonts w:hint="eastAsia"/>
        </w:rPr>
        <w:pPrChange w:id="1125" w:author="Kelvin Sung" w:date="2021-05-20T09:30:00Z">
          <w:pPr>
            <w:pStyle w:val="NumList"/>
          </w:pPr>
        </w:pPrChange>
      </w:pPr>
    </w:p>
    <w:p w14:paraId="71001702" w14:textId="77777777" w:rsidR="0040105A" w:rsidRDefault="0040105A">
      <w:pPr>
        <w:pStyle w:val="Code"/>
        <w:rPr>
          <w:ins w:id="1126" w:author="Kelvin Sung" w:date="2021-05-20T09:30:00Z"/>
          <w:rFonts w:hint="eastAsia"/>
        </w:rPr>
        <w:pPrChange w:id="1127" w:author="Kelvin Sung" w:date="2021-05-20T09:30:00Z">
          <w:pPr>
            <w:pStyle w:val="NumList"/>
          </w:pPr>
        </w:pPrChange>
      </w:pPr>
      <w:ins w:id="1128" w:author="Kelvin Sung" w:date="2021-05-20T09:30:00Z">
        <w:r>
          <w:t>// The "varying" keyword is for signifying that the texture coordinate will be</w:t>
        </w:r>
      </w:ins>
    </w:p>
    <w:p w14:paraId="2B7F9FC3" w14:textId="77777777" w:rsidR="0040105A" w:rsidRDefault="0040105A">
      <w:pPr>
        <w:pStyle w:val="Code"/>
        <w:rPr>
          <w:ins w:id="1129" w:author="Kelvin Sung" w:date="2021-05-20T09:30:00Z"/>
          <w:rFonts w:hint="eastAsia"/>
        </w:rPr>
        <w:pPrChange w:id="1130" w:author="Kelvin Sung" w:date="2021-05-20T09:30:00Z">
          <w:pPr>
            <w:pStyle w:val="NumList"/>
          </w:pPr>
        </w:pPrChange>
      </w:pPr>
      <w:ins w:id="1131" w:author="Kelvin Sung" w:date="2021-05-20T09:30:00Z">
        <w:r>
          <w:t xml:space="preserve">// interpolated and thus varies. </w:t>
        </w:r>
      </w:ins>
    </w:p>
    <w:p w14:paraId="5B73A7B2" w14:textId="3358838A" w:rsidR="0040105A" w:rsidRDefault="0040105A" w:rsidP="0040105A">
      <w:pPr>
        <w:pStyle w:val="Code"/>
        <w:rPr>
          <w:ins w:id="1132" w:author="Kelvin Sung" w:date="2021-05-20T09:31:00Z"/>
          <w:rFonts w:hint="eastAsia"/>
        </w:rPr>
      </w:pPr>
      <w:ins w:id="1133" w:author="Kelvin Sung" w:date="2021-05-20T09:30:00Z">
        <w:r>
          <w:t>varying vec2 vTexCoord;</w:t>
        </w:r>
      </w:ins>
    </w:p>
    <w:p w14:paraId="65BB257D" w14:textId="77777777" w:rsidR="0040105A" w:rsidRDefault="0040105A" w:rsidP="0040105A">
      <w:pPr>
        <w:pStyle w:val="Code"/>
        <w:rPr>
          <w:ins w:id="1134" w:author="Kelvin Sung" w:date="2021-05-20T09:31:00Z"/>
          <w:rFonts w:hint="eastAsia"/>
        </w:rPr>
      </w:pPr>
    </w:p>
    <w:p w14:paraId="78FA172F" w14:textId="2D586647" w:rsidR="0040105A" w:rsidRDefault="0040105A">
      <w:pPr>
        <w:pStyle w:val="Code"/>
        <w:rPr>
          <w:ins w:id="1135" w:author="Kelvin Sung" w:date="2021-05-20T09:22:00Z"/>
          <w:rFonts w:hint="eastAsia"/>
        </w:rPr>
        <w:pPrChange w:id="1136" w:author="Kelvin Sung" w:date="2021-05-20T09:30:00Z">
          <w:pPr>
            <w:pStyle w:val="NumList"/>
            <w:numPr>
              <w:numId w:val="11"/>
            </w:numPr>
          </w:pPr>
        </w:pPrChange>
      </w:pPr>
      <w:ins w:id="1137" w:author="Kelvin Sung" w:date="2021-05-20T09:31:00Z">
        <w:r w:rsidRPr="0072479E">
          <w:t>... implementation to follow …</w:t>
        </w:r>
      </w:ins>
    </w:p>
    <w:p w14:paraId="6E3A23AC" w14:textId="406135D7" w:rsidR="00253D5C" w:rsidRDefault="00253D5C" w:rsidP="000D057D">
      <w:pPr>
        <w:pStyle w:val="NumList"/>
        <w:numPr>
          <w:ilvl w:val="0"/>
          <w:numId w:val="11"/>
        </w:numPr>
        <w:rPr>
          <w:rFonts w:hint="eastAsia"/>
        </w:rPr>
      </w:pPr>
      <w:del w:id="1138" w:author="Kelvin Sung" w:date="2021-05-20T09:32:00Z">
        <w:r w:rsidRPr="00253D5C" w:rsidDel="005D4691">
          <w:delText xml:space="preserve"> for the texture sampler, texture coordinate, ambient properties, and pixel color as in previous projects. Furthermore, you can now </w:delText>
        </w:r>
      </w:del>
      <w:ins w:id="1139" w:author="Kelvin Sung" w:date="2021-05-20T09:32:00Z">
        <w:r w:rsidR="005D4691">
          <w:t xml:space="preserve">Now, </w:t>
        </w:r>
      </w:ins>
      <w:del w:id="1140" w:author="Kelvin Sung" w:date="2021-05-20T09:32:00Z">
        <w:r w:rsidRPr="00253D5C" w:rsidDel="005D4691">
          <w:delText xml:space="preserve">add </w:delText>
        </w:r>
      </w:del>
      <w:ins w:id="1141" w:author="Kelvin Sung" w:date="2021-05-20T09:32:00Z">
        <w:r w:rsidR="005D4691">
          <w:t xml:space="preserve">define the variables to </w:t>
        </w:r>
      </w:ins>
      <w:r w:rsidRPr="00253D5C">
        <w:t xml:space="preserve">support </w:t>
      </w:r>
      <w:del w:id="1142" w:author="Kelvin Sung" w:date="2021-05-20T09:32:00Z">
        <w:r w:rsidRPr="00253D5C" w:rsidDel="005D4691">
          <w:delText xml:space="preserve">for </w:delText>
        </w:r>
      </w:del>
      <w:r w:rsidRPr="00253D5C">
        <w:t xml:space="preserve">a </w:t>
      </w:r>
      <w:del w:id="1143" w:author="Kelvin Sung" w:date="2021-05-20T09:33:00Z">
        <w:r w:rsidRPr="00253D5C" w:rsidDel="005D4691">
          <w:delText xml:space="preserve">single </w:delText>
        </w:r>
      </w:del>
      <w:ins w:id="1144" w:author="Kelvin Sung" w:date="2021-05-20T09:33:00Z">
        <w:r w:rsidR="005D4691">
          <w:t xml:space="preserve">point </w:t>
        </w:r>
      </w:ins>
      <w:r w:rsidRPr="00253D5C">
        <w:t>light</w:t>
      </w:r>
      <w:ins w:id="1145" w:author="Kelvin Sung" w:date="2021-05-20T09:33:00Z">
        <w:r w:rsidR="005D4691">
          <w:t>: on/off switch, color, position, and radius.</w:t>
        </w:r>
      </w:ins>
      <w:del w:id="1146" w:author="Kelvin Sung" w:date="2021-05-20T09:33:00Z">
        <w:r w:rsidRPr="00253D5C" w:rsidDel="005D4691">
          <w:delText xml:space="preserve"> by adding variables for each of the light’s properties.</w:delText>
        </w:r>
      </w:del>
      <w:r w:rsidRPr="00253D5C">
        <w:t xml:space="preserve"> It is </w:t>
      </w:r>
      <w:del w:id="1147" w:author="Kelvin Sung" w:date="2021-05-20T09:33:00Z">
        <w:r w:rsidRPr="00253D5C" w:rsidDel="005D4691">
          <w:delText xml:space="preserve">also </w:delText>
        </w:r>
      </w:del>
      <w:r w:rsidRPr="00253D5C">
        <w:t>important to not</w:t>
      </w:r>
      <w:ins w:id="1148" w:author="Kelvin Sung" w:date="2021-05-20T09:33:00Z">
        <w:r w:rsidR="005D4691">
          <w:t>e</w:t>
        </w:r>
      </w:ins>
      <w:del w:id="1149" w:author="Kelvin Sung" w:date="2021-05-20T09:33:00Z">
        <w:r w:rsidRPr="00253D5C" w:rsidDel="005D4691">
          <w:delText>ice</w:delText>
        </w:r>
      </w:del>
      <w:r w:rsidRPr="00253D5C">
        <w:t xml:space="preserve"> that the </w:t>
      </w:r>
      <w:del w:id="1150" w:author="Kelvin Sung" w:date="2021-05-20T09:33:00Z">
        <w:r w:rsidRPr="00253D5C" w:rsidDel="005D4691">
          <w:delText xml:space="preserve">light’s </w:delText>
        </w:r>
      </w:del>
      <w:r w:rsidRPr="00253D5C">
        <w:t xml:space="preserve">position and radius are in </w:t>
      </w:r>
      <w:ins w:id="1151" w:author="Kelvin Sung" w:date="2021-05-20T09:33:00Z">
        <w:r w:rsidR="005D4691">
          <w:t xml:space="preserve">units of </w:t>
        </w:r>
      </w:ins>
      <w:r w:rsidRPr="00253D5C">
        <w:t>pixel</w:t>
      </w:r>
      <w:ins w:id="1152" w:author="Kelvin Sung" w:date="2021-05-20T09:34:00Z">
        <w:r w:rsidR="005D4691">
          <w:t>s</w:t>
        </w:r>
      </w:ins>
      <w:del w:id="1153"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4" w:author="Kelvin Sung" w:date="2021-05-20T09:30:00Z"/>
          <w:rFonts w:hint="eastAsia"/>
        </w:rPr>
      </w:pPr>
      <w:del w:id="1155" w:author="Kelvin Sung" w:date="2021-05-20T09:30:00Z">
        <w:r w:rsidDel="0040105A">
          <w:delText xml:space="preserve">precision mediump float; </w:delText>
        </w:r>
      </w:del>
    </w:p>
    <w:p w14:paraId="434DA32D" w14:textId="705061F3" w:rsidR="00253D5C" w:rsidDel="0040105A" w:rsidRDefault="00253D5C" w:rsidP="00253D5C">
      <w:pPr>
        <w:pStyle w:val="Code"/>
        <w:rPr>
          <w:del w:id="1156" w:author="Kelvin Sung" w:date="2021-05-20T09:30:00Z"/>
          <w:rFonts w:hint="eastAsia"/>
        </w:rPr>
      </w:pPr>
    </w:p>
    <w:p w14:paraId="1479DA21" w14:textId="56CA8C48" w:rsidR="00253D5C" w:rsidDel="0040105A" w:rsidRDefault="00253D5C" w:rsidP="00253D5C">
      <w:pPr>
        <w:pStyle w:val="Code"/>
        <w:rPr>
          <w:del w:id="1157" w:author="Kelvin Sung" w:date="2021-05-20T09:30:00Z"/>
          <w:rFonts w:hint="eastAsia"/>
        </w:rPr>
      </w:pPr>
      <w:del w:id="1158" w:author="Kelvin Sung" w:date="2021-05-20T09:30:00Z">
        <w:r w:rsidDel="0040105A">
          <w:delText>// The object that fetches data from texture.</w:delText>
        </w:r>
      </w:del>
    </w:p>
    <w:p w14:paraId="21B1E33B" w14:textId="1684B524" w:rsidR="00253D5C" w:rsidDel="0040105A" w:rsidRDefault="00253D5C" w:rsidP="00253D5C">
      <w:pPr>
        <w:pStyle w:val="Code"/>
        <w:rPr>
          <w:del w:id="1159" w:author="Kelvin Sung" w:date="2021-05-20T09:30:00Z"/>
          <w:rFonts w:hint="eastAsia"/>
        </w:rPr>
      </w:pPr>
      <w:del w:id="1160" w:author="Kelvin Sung" w:date="2021-05-20T09:30:00Z">
        <w:r w:rsidDel="0040105A">
          <w:delText>// Must be set outside the shader.</w:delText>
        </w:r>
      </w:del>
    </w:p>
    <w:p w14:paraId="40670D99" w14:textId="7C25DF65" w:rsidR="00253D5C" w:rsidDel="0040105A" w:rsidRDefault="00253D5C" w:rsidP="00253D5C">
      <w:pPr>
        <w:pStyle w:val="Code"/>
        <w:rPr>
          <w:del w:id="1161" w:author="Kelvin Sung" w:date="2021-05-20T09:30:00Z"/>
          <w:rFonts w:hint="eastAsia"/>
        </w:rPr>
      </w:pPr>
      <w:del w:id="1162" w:author="Kelvin Sung" w:date="2021-05-20T09:30:00Z">
        <w:r w:rsidDel="0040105A">
          <w:delText>uniform sampler2D uSampler;</w:delText>
        </w:r>
      </w:del>
    </w:p>
    <w:p w14:paraId="4C818524" w14:textId="53F8242B" w:rsidR="00253D5C" w:rsidDel="0040105A" w:rsidRDefault="00253D5C" w:rsidP="00253D5C">
      <w:pPr>
        <w:pStyle w:val="Code"/>
        <w:rPr>
          <w:del w:id="1163" w:author="Kelvin Sung" w:date="2021-05-20T09:30:00Z"/>
          <w:rFonts w:hint="eastAsia"/>
        </w:rPr>
      </w:pPr>
    </w:p>
    <w:p w14:paraId="1FDD98C3" w14:textId="719076D6" w:rsidR="00253D5C" w:rsidDel="0040105A" w:rsidRDefault="00253D5C" w:rsidP="00253D5C">
      <w:pPr>
        <w:pStyle w:val="Code"/>
        <w:rPr>
          <w:del w:id="1164" w:author="Kelvin Sung" w:date="2021-05-20T09:30:00Z"/>
          <w:rFonts w:hint="eastAsia"/>
        </w:rPr>
      </w:pPr>
      <w:del w:id="1165" w:author="Kelvin Sung" w:date="2021-05-20T09:30:00Z">
        <w:r w:rsidDel="0040105A">
          <w:delText>// Color of pixel</w:delText>
        </w:r>
      </w:del>
    </w:p>
    <w:p w14:paraId="133A2CC9" w14:textId="4E2BDB30" w:rsidR="00253D5C" w:rsidDel="0040105A" w:rsidRDefault="00253D5C" w:rsidP="00253D5C">
      <w:pPr>
        <w:pStyle w:val="Code"/>
        <w:rPr>
          <w:del w:id="1166" w:author="Kelvin Sung" w:date="2021-05-20T09:30:00Z"/>
          <w:rFonts w:hint="eastAsia"/>
        </w:rPr>
      </w:pPr>
      <w:del w:id="1167" w:author="Kelvin Sung" w:date="2021-05-20T09:30:00Z">
        <w:r w:rsidDel="0040105A">
          <w:delText xml:space="preserve">uniform vec4 uPixelColor;  </w:delText>
        </w:r>
      </w:del>
    </w:p>
    <w:p w14:paraId="39D4DA7C" w14:textId="0384AC90" w:rsidR="00253D5C" w:rsidDel="0040105A" w:rsidRDefault="00253D5C" w:rsidP="00253D5C">
      <w:pPr>
        <w:pStyle w:val="Code"/>
        <w:rPr>
          <w:del w:id="1168" w:author="Kelvin Sung" w:date="2021-05-20T09:30:00Z"/>
          <w:rFonts w:hint="eastAsia"/>
        </w:rPr>
      </w:pPr>
      <w:del w:id="1169"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0" w:author="Kelvin Sung" w:date="2021-05-20T09:30:00Z"/>
          <w:rFonts w:hint="eastAsia"/>
        </w:rPr>
      </w:pPr>
      <w:del w:id="1171" w:author="Kelvin Sung" w:date="2021-05-20T09:30:00Z">
        <w:r w:rsidDel="0040105A">
          <w:delText>uniform float uGlobalAmbientIntensity;</w:delText>
        </w:r>
      </w:del>
    </w:p>
    <w:p w14:paraId="5221A018" w14:textId="17EE06F2" w:rsidR="00253D5C" w:rsidDel="0040105A" w:rsidRDefault="00253D5C" w:rsidP="00253D5C">
      <w:pPr>
        <w:pStyle w:val="Code"/>
        <w:rPr>
          <w:del w:id="1172" w:author="Kelvin Sung" w:date="2021-05-20T09:30:00Z"/>
          <w:rFonts w:hint="eastAsia"/>
        </w:rPr>
      </w:pPr>
    </w:p>
    <w:p w14:paraId="6F079C85" w14:textId="218D2877" w:rsidR="00253D5C" w:rsidDel="0040105A" w:rsidRDefault="00253D5C" w:rsidP="00253D5C">
      <w:pPr>
        <w:pStyle w:val="Code"/>
        <w:rPr>
          <w:del w:id="1173" w:author="Kelvin Sung" w:date="2021-05-20T09:30:00Z"/>
          <w:moveFrom w:id="1174" w:author="Kelvin Sung" w:date="2021-05-20T09:30:00Z"/>
          <w:rFonts w:hint="eastAsia"/>
        </w:rPr>
      </w:pPr>
      <w:moveFromRangeStart w:id="1175" w:author="Kelvin Sung" w:date="2021-05-20T09:30:00Z" w:name="move72395425"/>
      <w:moveFrom w:id="1176" w:author="Kelvin Sung" w:date="2021-05-20T09:30:00Z">
        <w:del w:id="1177" w:author="Kelvin Sung" w:date="2021-05-20T09:30:00Z">
          <w:r w:rsidDel="0040105A">
            <w:delText>// Light information</w:delText>
          </w:r>
        </w:del>
      </w:moveFrom>
    </w:p>
    <w:p w14:paraId="120C986D" w14:textId="3F5619B3" w:rsidR="00253D5C" w:rsidDel="0040105A" w:rsidRDefault="00253D5C" w:rsidP="00253D5C">
      <w:pPr>
        <w:pStyle w:val="Code"/>
        <w:rPr>
          <w:del w:id="1178" w:author="Kelvin Sung" w:date="2021-05-20T09:30:00Z"/>
          <w:moveFrom w:id="1179" w:author="Kelvin Sung" w:date="2021-05-20T09:30:00Z"/>
          <w:rFonts w:hint="eastAsia"/>
        </w:rPr>
      </w:pPr>
      <w:moveFrom w:id="1180" w:author="Kelvin Sung" w:date="2021-05-20T09:30:00Z">
        <w:del w:id="1181" w:author="Kelvin Sung" w:date="2021-05-20T09:30:00Z">
          <w:r w:rsidDel="0040105A">
            <w:delText>uniform bool uLightOn;</w:delText>
          </w:r>
        </w:del>
      </w:moveFrom>
    </w:p>
    <w:p w14:paraId="084035B0" w14:textId="6524B1E8" w:rsidR="00253D5C" w:rsidDel="0040105A" w:rsidRDefault="00253D5C" w:rsidP="00253D5C">
      <w:pPr>
        <w:pStyle w:val="Code"/>
        <w:rPr>
          <w:del w:id="1182" w:author="Kelvin Sung" w:date="2021-05-20T09:30:00Z"/>
          <w:moveFrom w:id="1183" w:author="Kelvin Sung" w:date="2021-05-20T09:30:00Z"/>
          <w:rFonts w:hint="eastAsia"/>
        </w:rPr>
      </w:pPr>
      <w:moveFrom w:id="1184" w:author="Kelvin Sung" w:date="2021-05-20T09:30:00Z">
        <w:del w:id="1185" w:author="Kelvin Sung" w:date="2021-05-20T09:30:00Z">
          <w:r w:rsidDel="0040105A">
            <w:delText>uniform vec4 uLightColor;</w:delText>
          </w:r>
        </w:del>
      </w:moveFrom>
    </w:p>
    <w:p w14:paraId="22585B3C" w14:textId="1CDD8F78" w:rsidR="00253D5C" w:rsidDel="0040105A" w:rsidRDefault="00253D5C" w:rsidP="00253D5C">
      <w:pPr>
        <w:pStyle w:val="Code"/>
        <w:rPr>
          <w:del w:id="1186" w:author="Kelvin Sung" w:date="2021-05-20T09:30:00Z"/>
          <w:moveFrom w:id="1187" w:author="Kelvin Sung" w:date="2021-05-20T09:30:00Z"/>
          <w:rFonts w:hint="eastAsia"/>
        </w:rPr>
      </w:pPr>
      <w:moveFrom w:id="1188" w:author="Kelvin Sung" w:date="2021-05-20T09:30:00Z">
        <w:del w:id="1189"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0" w:author="Kelvin Sung" w:date="2021-05-20T09:30:00Z"/>
          <w:moveFrom w:id="1191" w:author="Kelvin Sung" w:date="2021-05-20T09:30:00Z"/>
          <w:rFonts w:hint="eastAsia"/>
        </w:rPr>
      </w:pPr>
      <w:moveFrom w:id="1192" w:author="Kelvin Sung" w:date="2021-05-20T09:30:00Z">
        <w:del w:id="1193" w:author="Kelvin Sung" w:date="2021-05-20T09:30:00Z">
          <w:r w:rsidDel="0040105A">
            <w:delText>uniform float uLightRadius;    // in pixel space!</w:delText>
          </w:r>
        </w:del>
      </w:moveFrom>
    </w:p>
    <w:moveFromRangeEnd w:id="1175"/>
    <w:p w14:paraId="439EBA27" w14:textId="220635D8" w:rsidR="00253D5C" w:rsidDel="0040105A" w:rsidRDefault="00253D5C" w:rsidP="00253D5C">
      <w:pPr>
        <w:pStyle w:val="Code"/>
        <w:rPr>
          <w:del w:id="1194" w:author="Kelvin Sung" w:date="2021-05-20T09:30:00Z"/>
          <w:rFonts w:hint="eastAsia"/>
        </w:rPr>
      </w:pPr>
    </w:p>
    <w:p w14:paraId="3B58341F" w14:textId="634C69A5" w:rsidR="00253D5C" w:rsidDel="0040105A" w:rsidRDefault="00253D5C" w:rsidP="00253D5C">
      <w:pPr>
        <w:pStyle w:val="Code"/>
        <w:rPr>
          <w:del w:id="1195" w:author="Kelvin Sung" w:date="2021-05-20T09:30:00Z"/>
          <w:rFonts w:hint="eastAsia"/>
        </w:rPr>
      </w:pPr>
      <w:del w:id="1196"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7" w:author="Kelvin Sung" w:date="2021-05-20T09:30:00Z"/>
          <w:rFonts w:hint="eastAsia"/>
        </w:rPr>
      </w:pPr>
      <w:del w:id="1198" w:author="Kelvin Sung" w:date="2021-05-20T09:30:00Z">
        <w:r w:rsidDel="0040105A">
          <w:delText xml:space="preserve">// interpolated and thus varies. </w:delText>
        </w:r>
      </w:del>
    </w:p>
    <w:p w14:paraId="4E19DD41" w14:textId="0440D7C5" w:rsidR="0040105A" w:rsidRDefault="00253D5C" w:rsidP="0040105A">
      <w:pPr>
        <w:pStyle w:val="Code"/>
        <w:rPr>
          <w:moveTo w:id="1199" w:author="Kelvin Sung" w:date="2021-05-20T09:30:00Z"/>
          <w:rFonts w:hint="eastAsia"/>
        </w:rPr>
      </w:pPr>
      <w:del w:id="1200" w:author="Kelvin Sung" w:date="2021-05-20T09:30:00Z">
        <w:r w:rsidDel="0040105A">
          <w:delText>varying vec2 vTexCoord;</w:delText>
        </w:r>
      </w:del>
      <w:moveToRangeStart w:id="1201" w:author="Kelvin Sung" w:date="2021-05-20T09:30:00Z" w:name="move72395425"/>
      <w:moveTo w:id="1202" w:author="Kelvin Sung" w:date="2021-05-20T09:30:00Z">
        <w:r w:rsidR="0040105A">
          <w:t>// Light information</w:t>
        </w:r>
      </w:moveTo>
    </w:p>
    <w:p w14:paraId="5149D403" w14:textId="77777777" w:rsidR="0040105A" w:rsidRDefault="0040105A" w:rsidP="0040105A">
      <w:pPr>
        <w:pStyle w:val="Code"/>
        <w:rPr>
          <w:moveTo w:id="1203" w:author="Kelvin Sung" w:date="2021-05-20T09:30:00Z"/>
          <w:rFonts w:hint="eastAsia"/>
        </w:rPr>
      </w:pPr>
      <w:moveTo w:id="1204" w:author="Kelvin Sung" w:date="2021-05-20T09:30:00Z">
        <w:r>
          <w:t>uniform bool uLightOn;</w:t>
        </w:r>
      </w:moveTo>
    </w:p>
    <w:p w14:paraId="18576949" w14:textId="77777777" w:rsidR="0040105A" w:rsidRDefault="0040105A" w:rsidP="0040105A">
      <w:pPr>
        <w:pStyle w:val="Code"/>
        <w:rPr>
          <w:moveTo w:id="1205" w:author="Kelvin Sung" w:date="2021-05-20T09:30:00Z"/>
          <w:rFonts w:hint="eastAsia"/>
        </w:rPr>
      </w:pPr>
      <w:moveTo w:id="1206" w:author="Kelvin Sung" w:date="2021-05-20T09:30:00Z">
        <w:r>
          <w:t>uniform vec4 uLightColor;</w:t>
        </w:r>
      </w:moveTo>
    </w:p>
    <w:p w14:paraId="6C6EC219" w14:textId="77777777" w:rsidR="0040105A" w:rsidRDefault="0040105A" w:rsidP="0040105A">
      <w:pPr>
        <w:pStyle w:val="Code"/>
        <w:rPr>
          <w:moveTo w:id="1207" w:author="Kelvin Sung" w:date="2021-05-20T09:30:00Z"/>
          <w:rFonts w:hint="eastAsia"/>
        </w:rPr>
      </w:pPr>
      <w:moveTo w:id="1208" w:author="Kelvin Sung" w:date="2021-05-20T09:30:00Z">
        <w:r>
          <w:t>uniform vec3 uLightPosition;   // in pixel space!</w:t>
        </w:r>
      </w:moveTo>
    </w:p>
    <w:p w14:paraId="70193C34" w14:textId="77777777" w:rsidR="0040105A" w:rsidRDefault="0040105A" w:rsidP="0040105A">
      <w:pPr>
        <w:pStyle w:val="Code"/>
        <w:rPr>
          <w:moveTo w:id="1209" w:author="Kelvin Sung" w:date="2021-05-20T09:30:00Z"/>
          <w:rFonts w:hint="eastAsia"/>
        </w:rPr>
      </w:pPr>
      <w:moveTo w:id="1210" w:author="Kelvin Sung" w:date="2021-05-20T09:30:00Z">
        <w:r>
          <w:t>uniform float uLightRadius;    // in pixel space!</w:t>
        </w:r>
      </w:moveTo>
    </w:p>
    <w:moveToRangeEnd w:id="1201"/>
    <w:p w14:paraId="213A213D" w14:textId="77777777" w:rsidR="0040105A" w:rsidRPr="00253D5C" w:rsidRDefault="0040105A" w:rsidP="00253D5C">
      <w:pPr>
        <w:pStyle w:val="Code"/>
        <w:rPr>
          <w:rFonts w:hint="eastAsia"/>
        </w:rPr>
      </w:pPr>
    </w:p>
    <w:p w14:paraId="5797A507" w14:textId="5C8D3CA7" w:rsidR="00253D5C" w:rsidRPr="00253D5C" w:rsidRDefault="00253D5C" w:rsidP="000D057D">
      <w:pPr>
        <w:pStyle w:val="NumList"/>
        <w:numPr>
          <w:ilvl w:val="0"/>
          <w:numId w:val="11"/>
        </w:numPr>
        <w:rPr>
          <w:rFonts w:hint="eastAsia"/>
        </w:rPr>
      </w:pPr>
      <w:del w:id="1211" w:author="Kelvin Sung" w:date="2021-05-20T09:55:00Z">
        <w:r w:rsidRPr="00253D5C" w:rsidDel="009E4A65">
          <w:delText>To complete the shader, i</w:delText>
        </w:r>
      </w:del>
      <w:ins w:id="1212" w:author="Kelvin Sung" w:date="2021-05-20T09:55:00Z">
        <w:r w:rsidR="009E4A65">
          <w:t>I</w:t>
        </w:r>
      </w:ins>
      <w:r w:rsidRPr="00253D5C">
        <w:t>mplement the</w:t>
      </w:r>
      <w:ins w:id="1213"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4" w:author="Kelvin Sung" w:date="2021-05-20T09:55:00Z">
        <w:r w:rsidRPr="00253D5C" w:rsidDel="00C66CBD">
          <w:delText xml:space="preserve"> function to do the following:</w:delText>
        </w:r>
      </w:del>
      <w:ins w:id="1215" w:author="Kelvin Sung" w:date="2021-05-20T09:55:00Z">
        <w:r w:rsidR="00C66CBD">
          <w:t xml:space="preserve"> </w:t>
        </w:r>
      </w:ins>
      <w:ins w:id="1216" w:author="Kelvin Sung" w:date="2021-05-20T09:56:00Z">
        <w:r w:rsidR="00C66CBD">
          <w:t>function as follows.</w:t>
        </w:r>
      </w:ins>
    </w:p>
    <w:p w14:paraId="3895FACF" w14:textId="2FD42ABE" w:rsidR="00253D5C" w:rsidRDefault="00D020BD" w:rsidP="00253D5C">
      <w:pPr>
        <w:pStyle w:val="NumSubList"/>
        <w:rPr>
          <w:rFonts w:hint="eastAsia"/>
        </w:rPr>
      </w:pPr>
      <w:ins w:id="1217" w:author="Kelvin Sung" w:date="2021-05-20T09:57:00Z">
        <w:r>
          <w:t>St</w:t>
        </w:r>
      </w:ins>
      <w:ins w:id="1218" w:author="Kelvin Sung" w:date="2021-05-20T09:58:00Z">
        <w:r>
          <w:t xml:space="preserve">ep A, </w:t>
        </w:r>
      </w:ins>
      <w:del w:id="1219" w:author="Kelvin Sung" w:date="2021-05-20T09:58:00Z">
        <w:r w:rsidR="00253D5C" w:rsidDel="00D020BD">
          <w:delText>S</w:delText>
        </w:r>
      </w:del>
      <w:ins w:id="1220" w:author="Kelvin Sung" w:date="2021-05-20T09:58:00Z">
        <w:r>
          <w:t>s</w:t>
        </w:r>
      </w:ins>
      <w:r w:rsidR="00253D5C">
        <w:t>ample the texture color and apply the ambient color and intensity.</w:t>
      </w:r>
    </w:p>
    <w:p w14:paraId="6CC3B30F" w14:textId="31E0920B" w:rsidR="00253D5C" w:rsidRDefault="00D020BD">
      <w:pPr>
        <w:pStyle w:val="NumSubList"/>
        <w:rPr>
          <w:rFonts w:hint="eastAsia"/>
        </w:rPr>
      </w:pPr>
      <w:ins w:id="1221" w:author="Kelvin Sung" w:date="2021-05-20T09:58:00Z">
        <w:r>
          <w:t xml:space="preserve">Step B, </w:t>
        </w:r>
      </w:ins>
      <w:ins w:id="1222" w:author="Kelvin Sung" w:date="2021-05-20T10:00:00Z">
        <w:r>
          <w:t xml:space="preserve">perform </w:t>
        </w:r>
      </w:ins>
      <w:ins w:id="1223" w:author="Kelvin Sung" w:date="2021-05-20T09:59:00Z">
        <w:r>
          <w:t>the light source illumination</w:t>
        </w:r>
      </w:ins>
      <w:ins w:id="1224" w:author="Kelvin Sung" w:date="2021-05-20T10:00:00Z">
        <w:r>
          <w:t>. This</w:t>
        </w:r>
      </w:ins>
      <w:ins w:id="1225" w:author="Kelvin Sung" w:date="2021-05-20T10:01:00Z">
        <w:r>
          <w:t xml:space="preserve"> is accomplished</w:t>
        </w:r>
      </w:ins>
      <w:ins w:id="1226" w:author="Kelvin Sung" w:date="2021-05-20T09:59:00Z">
        <w:r>
          <w:t xml:space="preserve"> by determining if </w:t>
        </w:r>
      </w:ins>
      <w:ins w:id="1227" w:author="Kelvin Sung" w:date="2021-05-20T10:01:00Z">
        <w:r>
          <w:t xml:space="preserve">the </w:t>
        </w:r>
      </w:ins>
      <w:ins w:id="1228" w:author="Kelvin Sung" w:date="2021-05-20T10:02:00Z">
        <w:r>
          <w:t>computation is required-</w:t>
        </w:r>
      </w:ins>
      <w:ins w:id="1229" w:author="Kelvin Sung" w:date="2021-05-20T10:03:00Z">
        <w:r>
          <w:t>-</w:t>
        </w:r>
      </w:ins>
      <w:ins w:id="1230" w:author="Kelvin Sung" w:date="2021-05-20T10:02:00Z">
        <w:r>
          <w:t xml:space="preserve">testing if the </w:t>
        </w:r>
      </w:ins>
      <w:ins w:id="1231" w:author="Kelvin Sung" w:date="2021-05-20T10:01:00Z">
        <w:r>
          <w:t xml:space="preserve">light is switched on, and if </w:t>
        </w:r>
      </w:ins>
      <w:del w:id="1232" w:author="Kelvin Sung" w:date="2021-05-20T09:59:00Z">
        <w:r w:rsidR="00253D5C" w:rsidDel="00D020BD">
          <w:delText xml:space="preserve">Determine whether </w:delText>
        </w:r>
      </w:del>
      <w:r w:rsidR="00253D5C">
        <w:t xml:space="preserve">the </w:t>
      </w:r>
      <w:ins w:id="1233" w:author="Kelvin Sung" w:date="2021-05-20T10:01:00Z">
        <w:r>
          <w:t xml:space="preserve">pixel </w:t>
        </w:r>
      </w:ins>
      <w:ins w:id="1234" w:author="Kelvin Sung" w:date="2021-05-20T10:02:00Z">
        <w:r>
          <w:t xml:space="preserve">is non-transparent. </w:t>
        </w:r>
      </w:ins>
      <w:del w:id="1235" w:author="Kelvin Sung" w:date="2021-05-20T10:02:00Z">
        <w:r w:rsidR="00253D5C" w:rsidDel="00D020BD">
          <w:delText xml:space="preserve">current </w:delText>
        </w:r>
      </w:del>
      <w:del w:id="1236" w:author="Kelvin Sung" w:date="2021-05-20T09:59:00Z">
        <w:r w:rsidR="00253D5C" w:rsidDel="00D020BD">
          <w:delText xml:space="preserve">fragment </w:delText>
        </w:r>
      </w:del>
      <w:ins w:id="1237" w:author="Kelvin Sung" w:date="2021-05-20T10:04:00Z">
        <w:r>
          <w:t xml:space="preserve">If </w:t>
        </w:r>
      </w:ins>
      <w:ins w:id="1238" w:author="Kelvin Sung" w:date="2021-05-20T17:09:00Z">
        <w:r w:rsidR="00120A8D">
          <w:t xml:space="preserve">both </w:t>
        </w:r>
      </w:ins>
      <w:ins w:id="1239" w:author="Kelvin Sung" w:date="2021-05-20T10:03:00Z">
        <w:r>
          <w:t xml:space="preserve">favorable, the distance between the light position and the current pixel is compared with the light radius to determine if </w:t>
        </w:r>
      </w:ins>
      <w:ins w:id="1240" w:author="Kelvin Sung" w:date="2021-05-20T10:04:00Z">
        <w:r>
          <w:t>current pixel is inside the volume of illumination.</w:t>
        </w:r>
      </w:ins>
      <w:ins w:id="1241" w:author="Kelvin Sung" w:date="2021-05-20T10:05:00Z">
        <w:r w:rsidR="00C44B6E">
          <w:t xml:space="preserve"> Note that</w:t>
        </w:r>
      </w:ins>
      <w:ins w:id="1242" w:author="Kelvin Sung" w:date="2021-05-20T10:06:00Z">
        <w:r w:rsidR="00CA439D">
          <w:t xml:space="preserve"> </w:t>
        </w:r>
      </w:ins>
      <w:proofErr w:type="spellStart"/>
      <w:ins w:id="1243"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4" w:author="Kelvin Sung" w:date="2021-05-20T10:05:00Z">
        <w:r w:rsidR="00C44B6E">
          <w:t>this computation assumes pixel-space units</w:t>
        </w:r>
      </w:ins>
      <w:ins w:id="1245" w:author="Kelvin Sung" w:date="2021-05-20T10:06:00Z">
        <w:r w:rsidR="00CA439D">
          <w:t>.</w:t>
        </w:r>
      </w:ins>
      <w:ins w:id="1246" w:author="Kelvin Sung" w:date="2021-05-20T10:07:00Z">
        <w:r w:rsidR="00CA439D">
          <w:t xml:space="preserve"> When all conditions are favorable, the color of the light is accumulated to the final results.</w:t>
        </w:r>
      </w:ins>
      <w:del w:id="1247" w:author="Kelvin Sung" w:date="2021-05-20T10:00:00Z">
        <w:r w:rsidR="00253D5C" w:rsidDel="00D020BD">
          <w:delText xml:space="preserve">should be illuminated by the light source. To do this, </w:delText>
        </w:r>
      </w:del>
      <w:del w:id="1248"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9" w:author="Kelvin Sung" w:date="2021-05-20T10:05:00Z">
        <w:r w:rsidR="00253D5C" w:rsidDel="00C44B6E">
          <w:delText xml:space="preserve"> </w:delText>
        </w:r>
        <w:r w:rsidR="00253D5C" w:rsidRPr="00253D5C" w:rsidDel="00C44B6E">
          <w:rPr>
            <w:rStyle w:val="CodeInline"/>
          </w:rPr>
          <w:delText>gl_FragCord.xyz</w:delText>
        </w:r>
      </w:del>
      <w:del w:id="1250"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62CD7F9" w:rsidR="00253D5C" w:rsidRDefault="00253D5C" w:rsidP="00253D5C">
      <w:pPr>
        <w:pStyle w:val="Code"/>
        <w:rPr>
          <w:rFonts w:hint="eastAsia"/>
        </w:rPr>
      </w:pPr>
      <w:r>
        <w:t xml:space="preserve">    // </w:t>
      </w:r>
      <w:ins w:id="1251" w:author="Kelvin Sung" w:date="2021-05-20T09:57:00Z">
        <w:r w:rsidR="00352904">
          <w:t xml:space="preserve">Step A: </w:t>
        </w:r>
      </w:ins>
      <w:ins w:id="1252" w:author="Kelvin Sung" w:date="2021-05-20T09:58:00Z">
        <w:r w:rsidR="00D020BD" w:rsidRPr="00D020BD">
          <w:t>sample the texture and apply ambient</w:t>
        </w:r>
      </w:ins>
      <w:del w:id="1253" w:author="Kelvin Sung" w:date="2021-05-20T09:58:00Z">
        <w:r w:rsidDel="00D020BD">
          <w:delText>simple tint based on uPixelColor setting</w:delText>
        </w:r>
      </w:del>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5E9A538C" w:rsidR="00253D5C" w:rsidRDefault="00253D5C" w:rsidP="00253D5C">
      <w:pPr>
        <w:pStyle w:val="Code"/>
        <w:rPr>
          <w:rFonts w:hint="eastAsia"/>
        </w:rPr>
      </w:pPr>
      <w:r>
        <w:t xml:space="preserve">    // </w:t>
      </w:r>
      <w:ins w:id="1254" w:author="Kelvin Sung" w:date="2021-05-20T09:57:00Z">
        <w:r w:rsidR="00352904" w:rsidRPr="00352904">
          <w:t>Step B:  decide if the light should illuminate</w:t>
        </w:r>
      </w:ins>
      <w:del w:id="1255" w:author="Kelvin Sung" w:date="2021-05-20T09:57:00Z">
        <w:r w:rsidDel="00352904">
          <w:delText>now decide if we should illuminate by the light</w:delText>
        </w:r>
      </w:del>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ins w:id="1256"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01207308" w:rsidR="00253D5C" w:rsidRDefault="00253D5C" w:rsidP="00253D5C">
      <w:pPr>
        <w:pStyle w:val="Heading3"/>
      </w:pPr>
      <w:del w:id="1257" w:author="Kelvin Sung" w:date="2021-05-20T17:11:00Z">
        <w:r w:rsidDel="00B5076B">
          <w:delText xml:space="preserve">Creating </w:delText>
        </w:r>
      </w:del>
      <w:ins w:id="1258" w:author="Kelvin Sung" w:date="2021-05-20T17:11:00Z">
        <w:r w:rsidR="00B5076B">
          <w:t xml:space="preserve">Defining </w:t>
        </w:r>
      </w:ins>
      <w:r>
        <w:t xml:space="preserve">a Light </w:t>
      </w:r>
      <w:ins w:id="1259" w:author="Kelvin Sung" w:date="2021-05-20T17:11:00Z">
        <w:r w:rsidR="002C3B1F">
          <w:t>Class</w:t>
        </w:r>
      </w:ins>
      <w:del w:id="1260" w:author="Kelvin Sung" w:date="2021-05-20T17:11:00Z">
        <w:r w:rsidDel="002C3B1F">
          <w:delText>Object</w:delText>
        </w:r>
      </w:del>
    </w:p>
    <w:p w14:paraId="50501CD6" w14:textId="23D90193"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1" w:author="Kelvin Sung" w:date="2021-05-20T17:11:00Z">
        <w:r w:rsidDel="00B5076B">
          <w:delText xml:space="preserve">create </w:delText>
        </w:r>
      </w:del>
      <w:ins w:id="1262" w:author="Kelvin Sung" w:date="2021-05-20T17:11:00Z">
        <w:r w:rsidR="00B5076B">
          <w:t xml:space="preserve">define </w:t>
        </w:r>
      </w:ins>
      <w:del w:id="1263" w:author="Kelvin Sung" w:date="2021-05-20T17:11:00Z">
        <w:r w:rsidDel="00B5076B">
          <w:delText xml:space="preserve">an </w:delText>
        </w:r>
      </w:del>
      <w:ins w:id="1264" w:author="Kelvin Sung" w:date="2021-05-20T17:11:00Z">
        <w:r w:rsidR="00B5076B">
          <w:t xml:space="preserve">a </w:t>
        </w:r>
      </w:ins>
      <w:del w:id="1265" w:author="Kelvin Sung" w:date="2021-05-20T17:11:00Z">
        <w:r w:rsidDel="00B5076B">
          <w:delText xml:space="preserve">object </w:delText>
        </w:r>
      </w:del>
      <w:ins w:id="1266" w:author="Kelvin Sung" w:date="2021-05-20T17:11:00Z">
        <w:r w:rsidR="00B5076B">
          <w:t xml:space="preserve">class </w:t>
        </w:r>
      </w:ins>
      <w:r>
        <w:t>to encapsulate a point light source</w:t>
      </w:r>
      <w:ins w:id="1267" w:author="Kelvin Sung" w:date="2021-05-20T17:11:00Z">
        <w:r w:rsidR="00B5076B">
          <w:t xml:space="preserve"> for the </w:t>
        </w:r>
      </w:ins>
      <w:ins w:id="1268" w:author="Kelvin Sung" w:date="2021-05-20T17:12:00Z">
        <w:r w:rsidR="00B5076B">
          <w:t>game engine.</w:t>
        </w:r>
      </w:ins>
      <w:del w:id="1269" w:author="Kelvin Sung" w:date="2021-05-20T17:11:00Z">
        <w:r w:rsidDel="00B5076B">
          <w:delText>.</w:delText>
        </w:r>
      </w:del>
    </w:p>
    <w:p w14:paraId="2C6F0D3E" w14:textId="272FD563" w:rsidR="00253D5C" w:rsidRDefault="00253D5C" w:rsidP="000D057D">
      <w:pPr>
        <w:pStyle w:val="NumList"/>
        <w:numPr>
          <w:ilvl w:val="0"/>
          <w:numId w:val="12"/>
        </w:numPr>
        <w:rPr>
          <w:rFonts w:hint="eastAsia"/>
        </w:rPr>
      </w:pPr>
      <w:r>
        <w:lastRenderedPageBreak/>
        <w:t xml:space="preserve">Create a new </w:t>
      </w:r>
      <w:del w:id="1270"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1" w:author="Kelvin Sung" w:date="2021-05-20T17:12:00Z">
        <w:r w:rsidR="00B5076B">
          <w:t xml:space="preserve">folder </w:t>
        </w:r>
      </w:ins>
      <w:del w:id="1272" w:author="Kelvin Sung" w:date="2021-05-20T17:12:00Z">
        <w:r w:rsidDel="00B5076B">
          <w:delText xml:space="preserve">under </w:delText>
        </w:r>
      </w:del>
      <w:ins w:id="1273"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rFonts w:hint="eastAsia"/>
          <w:noProof/>
        </w:rPr>
      </w:pPr>
      <w:del w:id="1274" w:author="Kelvin Sung" w:date="2021-05-20T17:13:00Z">
        <w:r w:rsidRPr="00FB3D5B" w:rsidDel="00B5076B">
          <w:rPr>
            <w:noProof/>
          </w:rPr>
          <w:delText xml:space="preserve">In </w:delText>
        </w:r>
      </w:del>
      <w:ins w:id="1275" w:author="Kelvin Sung" w:date="2021-05-20T17:13:00Z">
        <w:r w:rsidR="00B5076B">
          <w:rPr>
            <w:noProof/>
          </w:rPr>
          <w:t xml:space="preserve">Edit </w:t>
        </w:r>
      </w:ins>
      <w:r w:rsidRPr="00FB3D5B">
        <w:rPr>
          <w:rStyle w:val="CodeInline"/>
        </w:rPr>
        <w:t>lights.js</w:t>
      </w:r>
      <w:ins w:id="1276" w:author="Kelvin Sung" w:date="2021-05-20T17:13:00Z">
        <w:r w:rsidR="00B5076B">
          <w:rPr>
            <w:noProof/>
          </w:rPr>
          <w:t xml:space="preserve"> </w:t>
        </w:r>
      </w:ins>
      <w:del w:id="1277" w:author="Kelvin Sung" w:date="2021-05-20T17:13:00Z">
        <w:r w:rsidRPr="00FB3D5B" w:rsidDel="00B5076B">
          <w:rPr>
            <w:noProof/>
          </w:rPr>
          <w:delText>,</w:delText>
        </w:r>
      </w:del>
      <w:ins w:id="1278" w:author="Kelvin Sung" w:date="2021-05-20T17:13:00Z">
        <w:r w:rsidR="00B5076B">
          <w:rPr>
            <w:noProof/>
          </w:rPr>
          <w:t>to</w:t>
        </w:r>
      </w:ins>
      <w:r w:rsidRPr="00FB3D5B">
        <w:rPr>
          <w:noProof/>
        </w:rPr>
        <w:t xml:space="preserve"> create </w:t>
      </w:r>
      <w:del w:id="1279" w:author="Kelvin Sung" w:date="2021-05-20T17:13:00Z">
        <w:r w:rsidRPr="00FB3D5B" w:rsidDel="00B5076B">
          <w:rPr>
            <w:noProof/>
          </w:rPr>
          <w:delText>a</w:delText>
        </w:r>
        <w:r w:rsidDel="00B5076B">
          <w:rPr>
            <w:noProof/>
          </w:rPr>
          <w:delText xml:space="preserve"> new class called</w:delText>
        </w:r>
      </w:del>
      <w:ins w:id="1280" w:author="Kelvin Sung" w:date="2021-05-20T17:13:00Z">
        <w:r w:rsidR="00B5076B">
          <w:rPr>
            <w:noProof/>
          </w:rPr>
          <w:t>the</w:t>
        </w:r>
      </w:ins>
      <w:r>
        <w:rPr>
          <w:noProof/>
        </w:rPr>
        <w:t xml:space="preserve"> </w:t>
      </w:r>
      <w:r w:rsidRPr="00FB3D5B">
        <w:rPr>
          <w:rStyle w:val="CodeInline"/>
        </w:rPr>
        <w:t>Light</w:t>
      </w:r>
      <w:r>
        <w:rPr>
          <w:noProof/>
        </w:rPr>
        <w:t xml:space="preserve"> </w:t>
      </w:r>
      <w:ins w:id="1281" w:author="Kelvin Sung" w:date="2021-05-20T17:13:00Z">
        <w:r w:rsidR="00B5076B">
          <w:rPr>
            <w:noProof/>
          </w:rPr>
          <w:t xml:space="preserve">class, define </w:t>
        </w:r>
      </w:ins>
      <w:del w:id="1282" w:author="Kelvin Sung" w:date="2021-05-20T17:13:00Z">
        <w:r w:rsidDel="00B5076B">
          <w:rPr>
            <w:noProof/>
          </w:rPr>
          <w:delText>and add a</w:delText>
        </w:r>
        <w:r w:rsidRPr="00FB3D5B" w:rsidDel="00B5076B">
          <w:rPr>
            <w:noProof/>
          </w:rPr>
          <w:delText xml:space="preserve"> simple </w:delText>
        </w:r>
      </w:del>
      <w:ins w:id="1283" w:author="Kelvin Sung" w:date="2021-05-20T17:13:00Z">
        <w:r w:rsidR="00B5076B">
          <w:rPr>
            <w:noProof/>
          </w:rPr>
          <w:t xml:space="preserve">the </w:t>
        </w:r>
      </w:ins>
      <w:r w:rsidRPr="00FB3D5B">
        <w:rPr>
          <w:rStyle w:val="CodeInline"/>
        </w:rPr>
        <w:t>constructor</w:t>
      </w:r>
      <w:r w:rsidRPr="00FB3D5B">
        <w:rPr>
          <w:noProof/>
        </w:rPr>
        <w:t xml:space="preserve"> </w:t>
      </w:r>
      <w:ins w:id="1284" w:author="Kelvin Sung" w:date="2021-05-20T17:13:00Z">
        <w:r w:rsidR="00B5076B">
          <w:rPr>
            <w:noProof/>
          </w:rPr>
          <w:t xml:space="preserve">to </w:t>
        </w:r>
      </w:ins>
      <w:del w:id="1285" w:author="Kelvin Sung" w:date="2021-05-20T17:13:00Z">
        <w:r w:rsidRPr="00FB3D5B" w:rsidDel="00B5076B">
          <w:rPr>
            <w:noProof/>
          </w:rPr>
          <w:delText xml:space="preserve">that </w:delText>
        </w:r>
      </w:del>
      <w:r w:rsidRPr="00FB3D5B">
        <w:rPr>
          <w:noProof/>
        </w:rPr>
        <w:t>initialize</w:t>
      </w:r>
      <w:ins w:id="1286" w:author="Kelvin Sung" w:date="2021-05-20T17:14:00Z">
        <w:r w:rsidR="00B5076B">
          <w:rPr>
            <w:noProof/>
          </w:rPr>
          <w:t xml:space="preserve"> the light</w:t>
        </w:r>
      </w:ins>
      <w:del w:id="1287" w:author="Kelvin Sung" w:date="2021-05-20T17:13:00Z">
        <w:r w:rsidRPr="00FB3D5B" w:rsidDel="00B5076B">
          <w:rPr>
            <w:noProof/>
          </w:rPr>
          <w:delText>s</w:delText>
        </w:r>
      </w:del>
      <w:r w:rsidRPr="00FB3D5B">
        <w:rPr>
          <w:noProof/>
        </w:rPr>
        <w:t xml:space="preserve"> </w:t>
      </w:r>
      <w:del w:id="1288" w:author="Kelvin Sung" w:date="2021-05-20T17:14:00Z">
        <w:r w:rsidRPr="00FB3D5B" w:rsidDel="00B5076B">
          <w:rPr>
            <w:noProof/>
          </w:rPr>
          <w:delText xml:space="preserve">a </w:delText>
        </w:r>
      </w:del>
      <w:r w:rsidRPr="00FB3D5B">
        <w:rPr>
          <w:noProof/>
        </w:rPr>
        <w:t xml:space="preserve">color, position, radius, and on-off </w:t>
      </w:r>
      <w:ins w:id="1289" w:author="Kelvin Sung" w:date="2021-05-20T17:14:00Z">
        <w:r w:rsidR="00B5076B">
          <w:rPr>
            <w:noProof/>
          </w:rPr>
          <w:t xml:space="preserve">status. </w:t>
        </w:r>
      </w:ins>
      <w:del w:id="1290" w:author="Kelvin Sung" w:date="2021-05-20T17:14:00Z">
        <w:r w:rsidRPr="00FB3D5B" w:rsidDel="00B5076B">
          <w:rPr>
            <w:noProof/>
          </w:rPr>
          <w:delText>variable for the light. Set their initial values as follows:</w:delText>
        </w:r>
      </w:del>
      <w:ins w:id="1291" w:author="Kelvin Sung" w:date="2021-05-20T17:14:00Z">
        <w:r w:rsidR="00B5076B">
          <w:rPr>
            <w:noProof/>
          </w:rPr>
          <w:t>Remember to export the class.</w:t>
        </w:r>
      </w:ins>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5069C252" w14:textId="091E2E27" w:rsidR="00FB3D5B" w:rsidDel="00B5076B" w:rsidRDefault="00FB3D5B" w:rsidP="00FB3D5B">
      <w:pPr>
        <w:pStyle w:val="Code"/>
        <w:rPr>
          <w:del w:id="1292" w:author="Kelvin Sung" w:date="2021-05-20T17:14:00Z"/>
          <w:rFonts w:hint="eastAsia"/>
        </w:rPr>
      </w:pPr>
    </w:p>
    <w:p w14:paraId="396F2B6A" w14:textId="045094CA" w:rsidR="00FB3D5B" w:rsidRDefault="00FB3D5B" w:rsidP="00FB3D5B">
      <w:pPr>
        <w:pStyle w:val="Code"/>
        <w:rPr>
          <w:rFonts w:hint="eastAsia"/>
        </w:rPr>
      </w:pPr>
      <w:r>
        <w:t>export default Light;</w:t>
      </w:r>
    </w:p>
    <w:p w14:paraId="741131CB" w14:textId="3369E80B" w:rsidR="00FB3D5B" w:rsidRDefault="00FB3D5B" w:rsidP="00FB3D5B">
      <w:pPr>
        <w:pStyle w:val="NumList"/>
        <w:rPr>
          <w:rFonts w:hint="eastAsia"/>
          <w:noProof/>
        </w:rPr>
      </w:pPr>
      <w:del w:id="1293" w:author="Kelvin Sung" w:date="2021-05-20T17:14:00Z">
        <w:r w:rsidRPr="00FB3D5B" w:rsidDel="00FC1EB2">
          <w:rPr>
            <w:noProof/>
          </w:rPr>
          <w:delText xml:space="preserve">Add </w:delText>
        </w:r>
      </w:del>
      <w:ins w:id="1294" w:author="Kelvin Sung" w:date="2021-05-20T17:14:00Z">
        <w:r w:rsidR="00FC1EB2">
          <w:rPr>
            <w:noProof/>
          </w:rPr>
          <w:t>Define</w:t>
        </w:r>
        <w:r w:rsidR="00FC1EB2" w:rsidRPr="00FB3D5B">
          <w:rPr>
            <w:noProof/>
          </w:rPr>
          <w:t xml:space="preserve"> </w:t>
        </w:r>
      </w:ins>
      <w:r w:rsidRPr="00FB3D5B">
        <w:rPr>
          <w:noProof/>
        </w:rPr>
        <w:t>the get</w:t>
      </w:r>
      <w:ins w:id="1295" w:author="Kelvin Sung" w:date="2021-05-20T17:14:00Z">
        <w:r w:rsidR="00FC1EB2">
          <w:rPr>
            <w:noProof/>
          </w:rPr>
          <w:t>ters</w:t>
        </w:r>
      </w:ins>
      <w:r w:rsidRPr="00FB3D5B">
        <w:rPr>
          <w:noProof/>
        </w:rPr>
        <w:t xml:space="preserve"> and set</w:t>
      </w:r>
      <w:ins w:id="1296" w:author="Kelvin Sung" w:date="2021-05-20T17:15:00Z">
        <w:r w:rsidR="00FC1EB2">
          <w:rPr>
            <w:noProof/>
          </w:rPr>
          <w:t>ters</w:t>
        </w:r>
      </w:ins>
      <w:del w:id="1297" w:author="Kelvin Sung" w:date="2021-05-20T17:15:00Z">
        <w:r w:rsidRPr="00FB3D5B" w:rsidDel="00FC1EB2">
          <w:rPr>
            <w:noProof/>
          </w:rPr>
          <w:delText xml:space="preserve"> accessors shown here to allow for the proper modification of the light’s instance variables from outside the object</w:delText>
        </w:r>
      </w:del>
      <w:ins w:id="1298"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365D08F" w:rsidR="00FB3D5B" w:rsidRDefault="00FB3D5B">
      <w:pPr>
        <w:pStyle w:val="Code"/>
        <w:ind w:firstLine="435"/>
        <w:rPr>
          <w:ins w:id="1299" w:author="Kelvin Sung" w:date="2021-05-22T08:08:00Z"/>
          <w:rFonts w:hint="eastAsia"/>
        </w:rPr>
        <w:pPrChange w:id="1300" w:author="Kelvin Sung" w:date="2021-05-22T08:08:00Z">
          <w:pPr>
            <w:pStyle w:val="Code"/>
          </w:pPr>
        </w:pPrChange>
      </w:pPr>
      <w:del w:id="1301" w:author="Kelvin Sung" w:date="2021-05-22T08:08:00Z">
        <w:r w:rsidDel="00A72E3B">
          <w:delText xml:space="preserve">    </w:delText>
        </w:r>
      </w:del>
      <w:r>
        <w:t>isLightOn() { return this.mIsOn; }</w:t>
      </w:r>
    </w:p>
    <w:p w14:paraId="630FE234" w14:textId="0882CEAE" w:rsidR="00A72E3B" w:rsidRDefault="00A72E3B">
      <w:pPr>
        <w:pStyle w:val="BodyTextCont"/>
        <w:rPr>
          <w:rFonts w:hint="eastAsia"/>
        </w:rPr>
        <w:pPrChange w:id="1302" w:author="Kelvin Sung" w:date="2021-05-22T08:09:00Z">
          <w:pPr>
            <w:pStyle w:val="Code"/>
          </w:pPr>
        </w:pPrChange>
      </w:pPr>
      <w:ins w:id="1303" w:author="Kelvin Sung" w:date="2021-05-22T08:09:00Z">
        <w:r w:rsidRPr="00A72E3B">
          <w:t xml:space="preserve">Lastly, remember to update the engine access file, </w:t>
        </w:r>
        <w:r w:rsidRPr="00A72E3B">
          <w:rPr>
            <w:rStyle w:val="CodeInline"/>
            <w:rFonts w:hint="eastAsia"/>
            <w:rPrChange w:id="1304" w:author="Kelvin Sung" w:date="2021-05-22T08:09:00Z">
              <w:rPr>
                <w:rFonts w:hint="eastAsia"/>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5" w:author="Kelvin Sung" w:date="2021-05-20T17:15:00Z">
        <w:r w:rsidDel="00FC1EB2">
          <w:rPr>
            <w:noProof/>
          </w:rPr>
          <w:delText xml:space="preserve">Creating </w:delText>
        </w:r>
      </w:del>
      <w:ins w:id="1306" w:author="Kelvin Sung" w:date="2021-05-20T17:15:00Z">
        <w:r w:rsidR="00FC1EB2">
          <w:rPr>
            <w:noProof/>
          </w:rPr>
          <w:t xml:space="preserve">Defining </w:t>
        </w:r>
      </w:ins>
      <w:r>
        <w:rPr>
          <w:noProof/>
        </w:rPr>
        <w:t xml:space="preserve">the LightShader </w:t>
      </w:r>
      <w:del w:id="1307" w:author="Kelvin Sung" w:date="2021-05-20T17:15:00Z">
        <w:r w:rsidDel="00FC1EB2">
          <w:rPr>
            <w:noProof/>
          </w:rPr>
          <w:delText>Object</w:delText>
        </w:r>
      </w:del>
      <w:ins w:id="1308" w:author="Kelvin Sung" w:date="2021-05-20T17:15:00Z">
        <w:r w:rsidR="00FC1EB2">
          <w:rPr>
            <w:noProof/>
          </w:rPr>
          <w:t>Class</w:t>
        </w:r>
      </w:ins>
    </w:p>
    <w:p w14:paraId="6275D8A7" w14:textId="3BF5E204"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del w:id="1309" w:author="Kelvin Sung" w:date="2021-05-20T17:15:00Z">
        <w:r w:rsidDel="00FC1EB2">
          <w:rPr>
            <w:noProof/>
          </w:rPr>
          <w:delText xml:space="preserve">object </w:delText>
        </w:r>
      </w:del>
      <w:ins w:id="1310"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1" w:author="Kelvin Sung" w:date="2021-05-20T17:16:00Z">
        <w:r w:rsidDel="000504F3">
          <w:rPr>
            <w:noProof/>
          </w:rPr>
          <w:delText xml:space="preserve">its </w:delText>
        </w:r>
      </w:del>
      <w:ins w:id="1312" w:author="Kelvin Sung" w:date="2021-05-20T17:16:00Z">
        <w:r w:rsidR="000504F3">
          <w:rPr>
            <w:noProof/>
          </w:rPr>
          <w:t xml:space="preserve">the </w:t>
        </w:r>
      </w:ins>
      <w:ins w:id="1313" w:author="Kelvin Sung" w:date="2021-05-20T17:18:00Z">
        <w:r w:rsidR="000504F3">
          <w:rPr>
            <w:noProof/>
          </w:rPr>
          <w:t xml:space="preserve">communication of </w:t>
        </w:r>
      </w:ins>
      <w:ins w:id="1314" w:author="Kelvin Sung" w:date="2021-05-20T17:19:00Z">
        <w:r w:rsidR="000504F3">
          <w:rPr>
            <w:noProof/>
          </w:rPr>
          <w:t xml:space="preserve">the values that are specific to </w:t>
        </w:r>
        <w:r w:rsidR="00BF42F8">
          <w:rPr>
            <w:noProof/>
          </w:rPr>
          <w:t xml:space="preserve">the uniform variables defined </w:t>
        </w:r>
      </w:ins>
      <w:ins w:id="1315" w:author="Kelvin Sung" w:date="2021-05-20T17:20:00Z">
        <w:r w:rsidR="00BF42F8">
          <w:rPr>
            <w:noProof/>
          </w:rPr>
          <w:t xml:space="preserve">for a point light </w:t>
        </w:r>
        <w:r w:rsidR="00BF42F8">
          <w:rPr>
            <w:noProof/>
          </w:rPr>
          <w:lastRenderedPageBreak/>
          <w:t xml:space="preserve">source </w:t>
        </w:r>
      </w:ins>
      <w:ins w:id="1316" w:author="Kelvin Sung" w:date="2021-05-20T17:19:00Z">
        <w:r w:rsidR="00BF42F8">
          <w:rPr>
            <w:noProof/>
          </w:rPr>
          <w:t xml:space="preserve">in the </w:t>
        </w:r>
        <w:proofErr w:type="spellStart"/>
        <w:r w:rsidR="00BF42F8" w:rsidRPr="00BF42F8">
          <w:rPr>
            <w:rStyle w:val="CodeInline"/>
            <w:rFonts w:hint="eastAsia"/>
            <w:rPrChange w:id="1317" w:author="Kelvin Sung" w:date="2021-05-20T17:20:00Z">
              <w:rPr>
                <w:rFonts w:hint="eastAsia"/>
                <w:noProof/>
              </w:rPr>
            </w:rPrChange>
          </w:rPr>
          <w:t>lig</w:t>
        </w:r>
      </w:ins>
      <w:ins w:id="1318" w:author="Kelvin Sung" w:date="2021-05-20T17:20:00Z">
        <w:r w:rsidR="00BF42F8" w:rsidRPr="00BF42F8">
          <w:rPr>
            <w:rStyle w:val="CodeInline"/>
            <w:rFonts w:hint="eastAsia"/>
            <w:rPrChange w:id="1319" w:author="Kelvin Sung" w:date="2021-05-20T17:20:00Z">
              <w:rPr>
                <w:rFonts w:hint="eastAsia"/>
                <w:noProof/>
              </w:rPr>
            </w:rPrChange>
          </w:rPr>
          <w:t>ht_fs</w:t>
        </w:r>
        <w:proofErr w:type="spellEnd"/>
        <w:r w:rsidR="00BF42F8">
          <w:rPr>
            <w:noProof/>
          </w:rPr>
          <w:t xml:space="preserve"> fragment shader. </w:t>
        </w:r>
      </w:ins>
      <w:del w:id="1320" w:author="Kelvin Sung" w:date="2021-05-20T17:18:00Z">
        <w:r w:rsidDel="000504F3">
          <w:rPr>
            <w:noProof/>
          </w:rPr>
          <w:delText>communication</w:delText>
        </w:r>
      </w:del>
      <w:del w:id="1321" w:author="Kelvin Sung" w:date="2021-05-20T17:16:00Z">
        <w:r w:rsidDel="000504F3">
          <w:rPr>
            <w:noProof/>
          </w:rPr>
          <w:delText>, which handles the WebGL-specific details of passing information to the GLSL shader</w:delText>
        </w:r>
      </w:del>
      <w:del w:id="1322" w:author="Kelvin Sung" w:date="2021-05-20T17:20:00Z">
        <w:r w:rsidDel="00BF42F8">
          <w:rPr>
            <w:noProof/>
          </w:rPr>
          <w:delText xml:space="preserve">. </w:delText>
        </w:r>
      </w:del>
      <w:ins w:id="1323" w:author="Kelvin Sung" w:date="2021-05-20T17:17:00Z">
        <w:r w:rsidR="000504F3">
          <w:rPr>
            <w:noProof/>
          </w:rPr>
          <w:t>In this way, the</w:t>
        </w:r>
      </w:ins>
      <w:del w:id="1324" w:author="Kelvin Sung" w:date="2021-05-20T17:17:00Z">
        <w:r w:rsidDel="000504F3">
          <w:rPr>
            <w:noProof/>
          </w:rPr>
          <w:delText>This</w:delText>
        </w:r>
      </w:del>
      <w:r>
        <w:rPr>
          <w:noProof/>
        </w:rPr>
        <w:t xml:space="preserve"> </w:t>
      </w:r>
      <w:proofErr w:type="spellStart"/>
      <w:ins w:id="1325" w:author="Kelvin Sung" w:date="2021-05-20T17:17:00Z">
        <w:r w:rsidR="000504F3" w:rsidRPr="000504F3">
          <w:rPr>
            <w:rStyle w:val="CodeInline"/>
            <w:rFonts w:hint="eastAsia"/>
            <w:rPrChange w:id="1326" w:author="Kelvin Sung" w:date="2021-05-20T17:17:00Z">
              <w:rPr>
                <w:rFonts w:hint="eastAsia"/>
                <w:noProof/>
              </w:rPr>
            </w:rPrChange>
          </w:rPr>
          <w:t>LightShader</w:t>
        </w:r>
        <w:proofErr w:type="spellEnd"/>
        <w:r w:rsidR="000504F3">
          <w:rPr>
            <w:noProof/>
          </w:rPr>
          <w:t xml:space="preserve"> </w:t>
        </w:r>
      </w:ins>
      <w:ins w:id="1327" w:author="Kelvin Sung" w:date="2021-05-20T17:21:00Z">
        <w:r w:rsidR="00382B8E">
          <w:rPr>
            <w:noProof/>
          </w:rPr>
          <w:t xml:space="preserve">class can </w:t>
        </w:r>
      </w:ins>
      <w:ins w:id="1328" w:author="Kelvin Sung" w:date="2021-05-20T17:17:00Z">
        <w:r w:rsidR="000504F3">
          <w:rPr>
            <w:noProof/>
          </w:rPr>
          <w:t xml:space="preserve">serve as a </w:t>
        </w:r>
      </w:ins>
      <w:del w:id="1329" w:author="Kelvin Sung" w:date="2021-05-20T17:17:00Z">
        <w:r w:rsidDel="000504F3">
          <w:rPr>
            <w:noProof/>
          </w:rPr>
          <w:delText>provides the engine with a</w:delText>
        </w:r>
      </w:del>
      <w:r>
        <w:rPr>
          <w:noProof/>
        </w:rPr>
        <w:t xml:space="preserve"> convenient interface for the </w:t>
      </w:r>
      <w:ins w:id="1330"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rFonts w:hint="eastAsia"/>
          <w:noProof/>
        </w:rPr>
      </w:pPr>
      <w:del w:id="1331" w:author="Kelvin Sung" w:date="2021-05-20T17:21:00Z">
        <w:r w:rsidDel="00B352BE">
          <w:rPr>
            <w:noProof/>
          </w:rPr>
          <w:delText xml:space="preserve">Under </w:delText>
        </w:r>
      </w:del>
      <w:ins w:id="1332"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rFonts w:hint="eastAsia"/>
          <w:noProof/>
        </w:rPr>
      </w:pPr>
      <w:del w:id="1333" w:author="Kelvin Sung" w:date="2021-05-20T17:21:00Z">
        <w:r w:rsidDel="00B352BE">
          <w:rPr>
            <w:noProof/>
          </w:rPr>
          <w:delText xml:space="preserve">Now create </w:delText>
        </w:r>
      </w:del>
      <w:ins w:id="1334" w:author="Kelvin Sung" w:date="2021-05-20T17:21:00Z">
        <w:r w:rsidR="00B352BE">
          <w:rPr>
            <w:noProof/>
          </w:rPr>
          <w:t xml:space="preserve">Define </w:t>
        </w:r>
      </w:ins>
      <w:del w:id="1335" w:author="Kelvin Sung" w:date="2021-05-20T17:21:00Z">
        <w:r w:rsidDel="00B352BE">
          <w:rPr>
            <w:noProof/>
          </w:rPr>
          <w:delText xml:space="preserve">a class </w:delText>
        </w:r>
      </w:del>
      <w:ins w:id="1336" w:author="Kelvin Sung" w:date="2021-05-20T17:21:00Z">
        <w:r w:rsidR="00B352BE">
          <w:rPr>
            <w:noProof/>
          </w:rPr>
          <w:t xml:space="preserve">the </w:t>
        </w:r>
      </w:ins>
      <w:del w:id="133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8" w:author="Kelvin Sung" w:date="2021-05-20T17:21:00Z">
        <w:r w:rsidR="00B352BE">
          <w:rPr>
            <w:noProof/>
          </w:rPr>
          <w:t xml:space="preserve">class to be </w:t>
        </w:r>
      </w:ins>
      <w:ins w:id="1339" w:author="Kelvin Sung" w:date="2021-05-20T17:22:00Z">
        <w:r w:rsidR="00B352BE">
          <w:rPr>
            <w:noProof/>
          </w:rPr>
          <w:t xml:space="preserve">a subclass of </w:t>
        </w:r>
      </w:ins>
      <w:proofErr w:type="spellStart"/>
      <w:ins w:id="1340" w:author="Kelvin Sung" w:date="2021-05-20T17:21:00Z">
        <w:r w:rsidR="00B352BE" w:rsidRPr="00B352BE">
          <w:rPr>
            <w:rStyle w:val="CodeInline"/>
            <w:rFonts w:hint="eastAsia"/>
            <w:rPrChange w:id="1341" w:author="Kelvin Sung" w:date="2021-05-20T17:22:00Z">
              <w:rPr>
                <w:rFonts w:hint="eastAsia"/>
                <w:noProof/>
              </w:rPr>
            </w:rPrChange>
          </w:rPr>
          <w:t>SpriteShader</w:t>
        </w:r>
      </w:ins>
      <w:proofErr w:type="spellEnd"/>
      <w:ins w:id="1342" w:author="Kelvin Sung" w:date="2021-05-20T17:23:00Z">
        <w:r w:rsidR="00B352BE">
          <w:rPr>
            <w:noProof/>
          </w:rPr>
          <w:t>. In the constructor, define</w:t>
        </w:r>
      </w:ins>
      <w:ins w:id="1343" w:author="Kelvin Sung" w:date="2021-05-20T17:24:00Z">
        <w:r w:rsidR="00B352BE">
          <w:rPr>
            <w:noProof/>
          </w:rPr>
          <w:t xml:space="preserve"> the necessary variables to support sending the informaiton </w:t>
        </w:r>
      </w:ins>
      <w:ins w:id="1344" w:author="Kelvin Sung" w:date="2021-05-20T17:25:00Z">
        <w:r w:rsidR="00B352BE">
          <w:rPr>
            <w:noProof/>
          </w:rPr>
          <w:t xml:space="preserve">associated with </w:t>
        </w:r>
      </w:ins>
      <w:ins w:id="1345" w:author="Kelvin Sung" w:date="2021-05-20T17:24:00Z">
        <w:r w:rsidR="00B352BE">
          <w:rPr>
            <w:noProof/>
          </w:rPr>
          <w:t xml:space="preserve">a point light to the </w:t>
        </w:r>
        <w:proofErr w:type="spellStart"/>
        <w:r w:rsidR="00B352BE" w:rsidRPr="00B352BE">
          <w:rPr>
            <w:rStyle w:val="CodeInline"/>
            <w:rFonts w:hint="eastAsia"/>
            <w:rPrChange w:id="1346" w:author="Kelvin Sung" w:date="2021-05-20T17:25:00Z">
              <w:rPr>
                <w:rFonts w:hint="eastAsia"/>
                <w:noProof/>
              </w:rPr>
            </w:rPrChange>
          </w:rPr>
          <w:t>light_fs</w:t>
        </w:r>
        <w:proofErr w:type="spellEnd"/>
        <w:r w:rsidR="00B352BE">
          <w:rPr>
            <w:noProof/>
          </w:rPr>
          <w:t xml:space="preserve"> fragment shader. </w:t>
        </w:r>
      </w:ins>
      <w:ins w:id="1347" w:author="Kelvin Sung" w:date="2021-05-20T17:25:00Z">
        <w:r w:rsidR="00B352BE">
          <w:rPr>
            <w:noProof/>
          </w:rPr>
          <w:t xml:space="preserve">The point light information in the engine is stored in </w:t>
        </w:r>
        <w:r w:rsidR="00B352BE" w:rsidRPr="00B352BE">
          <w:rPr>
            <w:rFonts w:hint="eastAsia"/>
            <w:b/>
            <w:noProof/>
            <w:rPrChange w:id="1348" w:author="Kelvin Sung" w:date="2021-05-20T17:25:00Z">
              <w:rPr>
                <w:rFonts w:hint="eastAsia"/>
                <w:noProof/>
              </w:rPr>
            </w:rPrChange>
          </w:rPr>
          <w:t>mLight</w:t>
        </w:r>
      </w:ins>
      <w:ins w:id="1349" w:author="Kelvin Sung" w:date="2021-05-20T17:26:00Z">
        <w:r w:rsidR="00B352BE">
          <w:rPr>
            <w:b/>
            <w:noProof/>
          </w:rPr>
          <w:t>,</w:t>
        </w:r>
      </w:ins>
      <w:ins w:id="1350" w:author="Kelvin Sung" w:date="2021-05-20T17:25:00Z">
        <w:r w:rsidR="00B352BE">
          <w:rPr>
            <w:noProof/>
          </w:rPr>
          <w:t xml:space="preserve"> </w:t>
        </w:r>
      </w:ins>
      <w:ins w:id="1351" w:author="Kelvin Sung" w:date="2021-05-20T17:26:00Z">
        <w:r w:rsidR="00B352BE">
          <w:rPr>
            <w:noProof/>
          </w:rPr>
          <w:t xml:space="preserve">while the reference to the </w:t>
        </w:r>
        <w:r w:rsidR="00B352BE" w:rsidRPr="00B352BE">
          <w:rPr>
            <w:rStyle w:val="CodeInline"/>
            <w:rFonts w:hint="eastAsia"/>
            <w:rPrChange w:id="1352" w:author="Kelvin Sung" w:date="2021-05-20T17:26:00Z">
              <w:rPr>
                <w:rFonts w:hint="eastAsia"/>
                <w:noProof/>
              </w:rPr>
            </w:rPrChange>
          </w:rPr>
          <w:t>Camera</w:t>
        </w:r>
        <w:r w:rsidR="00B352BE">
          <w:rPr>
            <w:noProof/>
          </w:rPr>
          <w:t xml:space="preserve"> is important to convert all information from WC to pixel unit. </w:t>
        </w:r>
      </w:ins>
      <w:ins w:id="1353" w:author="Kelvin Sung" w:date="2021-05-20T17:28:00Z">
        <w:r w:rsidR="00B352BE">
          <w:rPr>
            <w:noProof/>
          </w:rPr>
          <w:t xml:space="preserve">The last four lines of the constructor query to obtain the </w:t>
        </w:r>
      </w:ins>
      <w:del w:id="135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6" w:author="Kelvin Sung" w:date="2021-05-20T17:29:00Z">
        <w:r w:rsidR="00C16D93">
          <w:rPr>
            <w:noProof/>
          </w:rPr>
          <w:t xml:space="preserve">to the uniform variables in </w:t>
        </w:r>
        <w:proofErr w:type="spellStart"/>
        <w:r w:rsidR="00C16D93" w:rsidRPr="00C16D93">
          <w:rPr>
            <w:rStyle w:val="CodeInline"/>
            <w:rFonts w:hint="eastAsia"/>
            <w:rPrChange w:id="1357" w:author="Kelvin Sung" w:date="2021-05-20T17:29:00Z">
              <w:rPr>
                <w:rFonts w:hint="eastAsia"/>
                <w:noProof/>
              </w:rPr>
            </w:rPrChange>
          </w:rPr>
          <w:t>light_fs</w:t>
        </w:r>
        <w:proofErr w:type="spellEnd"/>
        <w:r w:rsidR="00C16D93">
          <w:rPr>
            <w:noProof/>
          </w:rPr>
          <w:t>.</w:t>
        </w:r>
        <w:r w:rsidR="00B352BE">
          <w:rPr>
            <w:noProof/>
          </w:rPr>
          <w:t xml:space="preserve"> </w:t>
        </w:r>
      </w:ins>
      <w:ins w:id="1358" w:author="Kelvin Sung" w:date="2021-05-20T17:30:00Z">
        <w:r w:rsidR="00C16D93">
          <w:rPr>
            <w:noProof/>
          </w:rPr>
          <w:t>Don’t forget to export the class.</w:t>
        </w:r>
      </w:ins>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4CD80984" w14:textId="33D12DF0" w:rsidR="00FB3D5B" w:rsidDel="00C16D93" w:rsidRDefault="00FB3D5B" w:rsidP="00FB3D5B">
      <w:pPr>
        <w:pStyle w:val="Code"/>
        <w:rPr>
          <w:del w:id="1359" w:author="Kelvin Sung" w:date="2021-05-20T17:29:00Z"/>
          <w:rFonts w:hint="eastAsia"/>
        </w:rPr>
      </w:pPr>
    </w:p>
    <w:p w14:paraId="6EE96B88" w14:textId="2B3184B0" w:rsidR="00FB3D5B" w:rsidRDefault="00FB3D5B" w:rsidP="00FB3D5B">
      <w:pPr>
        <w:pStyle w:val="Code"/>
        <w:rPr>
          <w:rFonts w:hint="eastAsia"/>
        </w:rPr>
      </w:pPr>
      <w:r>
        <w:t>export default LightShader;</w:t>
      </w:r>
    </w:p>
    <w:p w14:paraId="26D4732C" w14:textId="3BA16A7D" w:rsidR="00326F2E" w:rsidRDefault="00326F2E" w:rsidP="00326F2E">
      <w:pPr>
        <w:pStyle w:val="NumList"/>
        <w:rPr>
          <w:rFonts w:hint="eastAsia"/>
          <w:noProof/>
        </w:rPr>
      </w:pPr>
      <w:del w:id="1360" w:author="Kelvin Sung" w:date="2021-05-20T17:30:00Z">
        <w:r w:rsidRPr="00326F2E" w:rsidDel="004D2313">
          <w:rPr>
            <w:noProof/>
          </w:rPr>
          <w:delText xml:space="preserve">Provide </w:delText>
        </w:r>
      </w:del>
      <w:ins w:id="1361" w:author="Kelvin Sung" w:date="2021-05-20T17:30:00Z">
        <w:r w:rsidR="004D2313">
          <w:rPr>
            <w:noProof/>
          </w:rPr>
          <w:t xml:space="preserve">Define </w:t>
        </w:r>
      </w:ins>
      <w:r w:rsidRPr="00326F2E">
        <w:rPr>
          <w:noProof/>
        </w:rPr>
        <w:t xml:space="preserve">a </w:t>
      </w:r>
      <w:del w:id="1362" w:author="Kelvin Sung" w:date="2021-05-20T17:30:00Z">
        <w:r w:rsidRPr="00326F2E" w:rsidDel="004D2313">
          <w:rPr>
            <w:noProof/>
          </w:rPr>
          <w:delText xml:space="preserve">basic </w:delText>
        </w:r>
      </w:del>
      <w:ins w:id="1363" w:author="Kelvin Sung" w:date="2021-05-20T17:30:00Z">
        <w:r w:rsidR="004D2313">
          <w:rPr>
            <w:noProof/>
          </w:rPr>
          <w:t xml:space="preserve">simple </w:t>
        </w:r>
      </w:ins>
      <w:r w:rsidRPr="00326F2E">
        <w:rPr>
          <w:noProof/>
        </w:rPr>
        <w:t>set</w:t>
      </w:r>
      <w:ins w:id="1364" w:author="Kelvin Sung" w:date="2021-05-20T17:30:00Z">
        <w:r w:rsidR="004D2313">
          <w:rPr>
            <w:noProof/>
          </w:rPr>
          <w:t>ter</w:t>
        </w:r>
      </w:ins>
      <w:r w:rsidRPr="00326F2E">
        <w:rPr>
          <w:noProof/>
        </w:rPr>
        <w:t xml:space="preserve"> function to </w:t>
      </w:r>
      <w:del w:id="1365" w:author="Kelvin Sung" w:date="2021-05-20T17:30:00Z">
        <w:r w:rsidRPr="00326F2E" w:rsidDel="004D2313">
          <w:rPr>
            <w:noProof/>
          </w:rPr>
          <w:delText xml:space="preserve">specify </w:delText>
        </w:r>
      </w:del>
      <w:ins w:id="1366" w:author="Kelvin Sung" w:date="2021-05-20T17:30:00Z">
        <w:r w:rsidR="004D2313">
          <w:rPr>
            <w:noProof/>
          </w:rPr>
          <w:t xml:space="preserve">asssociate </w:t>
        </w:r>
      </w:ins>
      <w:del w:id="1367" w:author="Kelvin Sung" w:date="2021-05-20T17:30:00Z">
        <w:r w:rsidRPr="00326F2E" w:rsidDel="004D2313">
          <w:rPr>
            <w:noProof/>
          </w:rPr>
          <w:delText xml:space="preserve">which </w:delText>
        </w:r>
      </w:del>
      <w:ins w:id="1368" w:author="Kelvin Sung" w:date="2021-05-20T17:30:00Z">
        <w:r w:rsidR="004D2313">
          <w:rPr>
            <w:noProof/>
          </w:rPr>
          <w:t xml:space="preserve">a </w:t>
        </w:r>
      </w:ins>
      <w:r w:rsidRPr="00326F2E">
        <w:rPr>
          <w:noProof/>
        </w:rPr>
        <w:t xml:space="preserve">light </w:t>
      </w:r>
      <w:r>
        <w:rPr>
          <w:noProof/>
        </w:rPr>
        <w:t xml:space="preserve">and camera </w:t>
      </w:r>
      <w:ins w:id="1369" w:author="Kelvin Sung" w:date="2021-05-20T17:30:00Z">
        <w:r w:rsidR="004D2313">
          <w:rPr>
            <w:noProof/>
          </w:rPr>
          <w:t xml:space="preserve">with </w:t>
        </w:r>
      </w:ins>
      <w:r w:rsidRPr="00326F2E">
        <w:rPr>
          <w:noProof/>
        </w:rPr>
        <w:t>the shader</w:t>
      </w:r>
      <w:del w:id="137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rPr>
          <w:rFonts w:hint="eastAsia"/>
        </w:rPr>
      </w:pPr>
      <w:del w:id="1371" w:author="Kelvin Sung" w:date="2021-05-20T17:37:00Z">
        <w:r w:rsidDel="00562F29">
          <w:delText xml:space="preserve">    </w:delText>
        </w:r>
      </w:del>
      <w:r>
        <w:t>setCameraAndLight(c, l) {</w:t>
      </w:r>
    </w:p>
    <w:p w14:paraId="7D24A568" w14:textId="3853B6B1" w:rsidR="00326F2E" w:rsidRDefault="00326F2E" w:rsidP="00326F2E">
      <w:pPr>
        <w:pStyle w:val="Code"/>
        <w:rPr>
          <w:rFonts w:hint="eastAsia"/>
        </w:rPr>
      </w:pPr>
      <w:del w:id="1372" w:author="Kelvin Sung" w:date="2021-05-20T17:37:00Z">
        <w:r w:rsidDel="00562F29">
          <w:delText xml:space="preserve">        </w:delText>
        </w:r>
      </w:del>
      <w:ins w:id="1373" w:author="Kelvin Sung" w:date="2021-05-20T17:37:00Z">
        <w:r w:rsidR="00562F29">
          <w:t xml:space="preserve">    </w:t>
        </w:r>
      </w:ins>
      <w:r>
        <w:t>this.mCamera = c;</w:t>
      </w:r>
    </w:p>
    <w:p w14:paraId="01EA8D95" w14:textId="1F64F786" w:rsidR="00326F2E" w:rsidRDefault="00326F2E" w:rsidP="00326F2E">
      <w:pPr>
        <w:pStyle w:val="Code"/>
        <w:rPr>
          <w:rFonts w:hint="eastAsia"/>
        </w:rPr>
      </w:pPr>
      <w:del w:id="1374" w:author="Kelvin Sung" w:date="2021-05-20T17:37:00Z">
        <w:r w:rsidDel="00562F29">
          <w:delText xml:space="preserve">        </w:delText>
        </w:r>
      </w:del>
      <w:ins w:id="1375" w:author="Kelvin Sung" w:date="2021-05-20T17:37:00Z">
        <w:r w:rsidR="00562F29">
          <w:t xml:space="preserve">    </w:t>
        </w:r>
      </w:ins>
      <w:r>
        <w:t>this.mLight = l;</w:t>
      </w:r>
    </w:p>
    <w:p w14:paraId="2A1E6292" w14:textId="4E99D833" w:rsidR="00326F2E" w:rsidRPr="00326F2E" w:rsidRDefault="00326F2E" w:rsidP="00326F2E">
      <w:pPr>
        <w:pStyle w:val="Code"/>
        <w:rPr>
          <w:rFonts w:hint="eastAsia"/>
        </w:rPr>
      </w:pPr>
      <w:del w:id="1376" w:author="Kelvin Sung" w:date="2021-05-20T17:37:00Z">
        <w:r w:rsidDel="00562F29">
          <w:delText xml:space="preserve">    </w:delText>
        </w:r>
      </w:del>
      <w:r>
        <w:t>}</w:t>
      </w:r>
    </w:p>
    <w:p w14:paraId="049C6640" w14:textId="0529B756"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8" w:author="Kelvin Sung" w:date="2021-05-20T17:31:00Z">
        <w:r w:rsidR="004D2313">
          <w:rPr>
            <w:noProof/>
          </w:rPr>
          <w:t>ppend</w:t>
        </w:r>
      </w:ins>
      <w:del w:id="1379" w:author="Kelvin Sung" w:date="2021-05-20T17:31:00Z">
        <w:r w:rsidRPr="00326F2E" w:rsidDel="004D2313">
          <w:rPr>
            <w:noProof/>
          </w:rPr>
          <w:delText>dd</w:delText>
        </w:r>
      </w:del>
      <w:r w:rsidRPr="00326F2E">
        <w:rPr>
          <w:noProof/>
        </w:rPr>
        <w:t xml:space="preserve"> the new functionality of </w:t>
      </w:r>
      <w:del w:id="1380" w:author="Kelvin Sung" w:date="2021-05-20T17:31:00Z">
        <w:r w:rsidRPr="00326F2E" w:rsidDel="004D2313">
          <w:rPr>
            <w:noProof/>
          </w:rPr>
          <w:delText>turning the light on and off</w:delText>
        </w:r>
      </w:del>
      <w:ins w:id="1381" w:author="Kelvin Sung" w:date="2021-05-20T17:31:00Z">
        <w:r w:rsidR="004D2313">
          <w:rPr>
            <w:noProof/>
          </w:rPr>
          <w:t xml:space="preserve">loading the point light information in </w:t>
        </w:r>
        <w:proofErr w:type="spellStart"/>
        <w:r w:rsidR="004D2313" w:rsidRPr="004D2313">
          <w:rPr>
            <w:rStyle w:val="CodeInline"/>
            <w:rFonts w:hint="eastAsia"/>
            <w:rPrChange w:id="1382" w:author="Kelvin Sung" w:date="2021-05-20T17:32:00Z">
              <w:rPr>
                <w:rFonts w:hint="eastAsia"/>
                <w:noProof/>
              </w:rPr>
            </w:rPrChange>
          </w:rPr>
          <w:t>mLight</w:t>
        </w:r>
        <w:proofErr w:type="spellEnd"/>
        <w:r w:rsidR="004D2313">
          <w:rPr>
            <w:noProof/>
          </w:rPr>
          <w:t xml:space="preserve"> when </w:t>
        </w:r>
      </w:ins>
      <w:ins w:id="1383" w:author="Kelvin Sung" w:date="2021-05-20T17:32:00Z">
        <w:r w:rsidR="004D2313">
          <w:rPr>
            <w:noProof/>
          </w:rPr>
          <w:t xml:space="preserve">the light </w:t>
        </w:r>
      </w:ins>
      <w:ins w:id="1384" w:author="Kelvin Sung" w:date="2021-05-20T17:31:00Z">
        <w:r w:rsidR="004D2313">
          <w:rPr>
            <w:noProof/>
          </w:rPr>
          <w:t xml:space="preserve">is </w:t>
        </w:r>
      </w:ins>
      <w:ins w:id="1385" w:author="Kelvin Sung" w:date="2021-05-20T17:32:00Z">
        <w:r w:rsidR="004D2313">
          <w:rPr>
            <w:noProof/>
          </w:rPr>
          <w:t>present</w:t>
        </w:r>
      </w:ins>
      <w:ins w:id="1386" w:author="Kelvin Sung" w:date="2021-05-20T17:31:00Z">
        <w:r w:rsidR="004D2313">
          <w:rPr>
            <w:noProof/>
          </w:rPr>
          <w:t xml:space="preserve">. </w:t>
        </w:r>
      </w:ins>
      <w:del w:id="1387" w:author="Kelvin Sung" w:date="2021-05-20T17:31:00Z">
        <w:r w:rsidRPr="00326F2E" w:rsidDel="004D2313">
          <w:rPr>
            <w:noProof/>
          </w:rPr>
          <w:delText xml:space="preserve">, as shown here. </w:delText>
        </w:r>
      </w:del>
      <w:r w:rsidRPr="00326F2E">
        <w:rPr>
          <w:noProof/>
        </w:rPr>
        <w:t xml:space="preserve">Notice that you still call the </w:t>
      </w:r>
      <w:del w:id="138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9" w:author="Kelvin Sung" w:date="2021-05-20T17:33:00Z">
        <w:r w:rsidR="004D2313">
          <w:rPr>
            <w:noProof/>
          </w:rPr>
          <w:t xml:space="preserve"> of the super class to communicate the rest of the values to the </w:t>
        </w:r>
        <w:r w:rsidR="00562F29">
          <w:rPr>
            <w:noProof/>
          </w:rPr>
          <w:t>uniform variabl</w:t>
        </w:r>
      </w:ins>
      <w:ins w:id="1390" w:author="Kelvin Sung" w:date="2021-05-20T17:34:00Z">
        <w:r w:rsidR="00562F29">
          <w:rPr>
            <w:noProof/>
          </w:rPr>
          <w:t xml:space="preserve">es of the </w:t>
        </w:r>
        <w:proofErr w:type="spellStart"/>
        <w:r w:rsidR="00562F29" w:rsidRPr="00562F29">
          <w:rPr>
            <w:rStyle w:val="CodeInline"/>
            <w:rFonts w:hint="eastAsia"/>
            <w:rPrChange w:id="1391" w:author="Kelvin Sung" w:date="2021-05-20T17:34:00Z">
              <w:rPr>
                <w:rFonts w:hint="eastAsia"/>
                <w:noProof/>
              </w:rPr>
            </w:rPrChange>
          </w:rPr>
          <w:t>light_fs</w:t>
        </w:r>
        <w:proofErr w:type="spellEnd"/>
        <w:r w:rsidR="00562F29">
          <w:rPr>
            <w:noProof/>
          </w:rPr>
          <w:t xml:space="preserve"> </w:t>
        </w:r>
      </w:ins>
      <w:ins w:id="1392" w:author="Kelvin Sung" w:date="2021-05-20T17:33:00Z">
        <w:r w:rsidR="004D2313">
          <w:rPr>
            <w:noProof/>
          </w:rPr>
          <w:t>fragment shader.</w:t>
        </w:r>
      </w:ins>
      <w:del w:id="1393" w:author="Kelvin Sung" w:date="2021-05-20T17:33:00Z">
        <w:r w:rsidRPr="00326F2E" w:rsidDel="004D2313">
          <w:rPr>
            <w:noProof/>
          </w:rPr>
          <w:delText>.</w:delText>
        </w:r>
      </w:del>
    </w:p>
    <w:p w14:paraId="10B38DDF" w14:textId="7F080ABE" w:rsidR="00326F2E" w:rsidRDefault="00326F2E" w:rsidP="00326F2E">
      <w:pPr>
        <w:pStyle w:val="Code"/>
        <w:rPr>
          <w:rFonts w:hint="eastAsia"/>
        </w:rPr>
      </w:pPr>
      <w:del w:id="1394" w:author="Kelvin Sung" w:date="2021-05-20T17:37:00Z">
        <w:r w:rsidDel="00562F29">
          <w:delText xml:space="preserve">    </w:delText>
        </w:r>
      </w:del>
      <w:r>
        <w:t>activate(pixelColor, trsMatrix, cameraMatrix) {</w:t>
      </w:r>
    </w:p>
    <w:p w14:paraId="53565431" w14:textId="44EAE517" w:rsidR="00326F2E" w:rsidRDefault="00326F2E" w:rsidP="00326F2E">
      <w:pPr>
        <w:pStyle w:val="Code"/>
        <w:rPr>
          <w:rFonts w:hint="eastAsia"/>
        </w:rPr>
      </w:pPr>
      <w:del w:id="1395" w:author="Kelvin Sung" w:date="2021-05-20T17:37:00Z">
        <w:r w:rsidDel="00562F29">
          <w:delText xml:space="preserve">        </w:delText>
        </w:r>
      </w:del>
      <w:ins w:id="1396" w:author="Kelvin Sung" w:date="2021-05-20T17:37:00Z">
        <w:r w:rsidR="00562F29">
          <w:t xml:space="preserve">    </w:t>
        </w:r>
      </w:ins>
      <w:r>
        <w:t>// first call the super class's activate</w:t>
      </w:r>
    </w:p>
    <w:p w14:paraId="31E8ADC6" w14:textId="02637269" w:rsidR="00326F2E" w:rsidRDefault="00326F2E" w:rsidP="00326F2E">
      <w:pPr>
        <w:pStyle w:val="Code"/>
        <w:rPr>
          <w:rFonts w:hint="eastAsia"/>
        </w:rPr>
      </w:pPr>
      <w:del w:id="1397" w:author="Kelvin Sung" w:date="2021-05-20T17:37:00Z">
        <w:r w:rsidDel="00562F29">
          <w:delText xml:space="preserve">        </w:delText>
        </w:r>
      </w:del>
      <w:ins w:id="1398" w:author="Kelvin Sung" w:date="2021-05-20T17:37:00Z">
        <w:r w:rsidR="00562F29">
          <w:t xml:space="preserve">    </w:t>
        </w:r>
      </w:ins>
      <w:r>
        <w:t>super.activate(pixelColor, trsMatrix, cameraMatrix);</w:t>
      </w:r>
    </w:p>
    <w:p w14:paraId="465F53D4" w14:textId="77777777" w:rsidR="00326F2E" w:rsidRDefault="00326F2E" w:rsidP="00326F2E">
      <w:pPr>
        <w:pStyle w:val="Code"/>
        <w:rPr>
          <w:rFonts w:hint="eastAsia"/>
        </w:rPr>
      </w:pPr>
    </w:p>
    <w:p w14:paraId="521FD01E" w14:textId="3C28CB76" w:rsidR="00326F2E" w:rsidRDefault="00326F2E" w:rsidP="00326F2E">
      <w:pPr>
        <w:pStyle w:val="Code"/>
        <w:rPr>
          <w:rFonts w:hint="eastAsia"/>
        </w:rPr>
      </w:pPr>
      <w:del w:id="1399" w:author="Kelvin Sung" w:date="2021-05-20T17:37:00Z">
        <w:r w:rsidDel="00562F29">
          <w:delText xml:space="preserve">        </w:delText>
        </w:r>
      </w:del>
      <w:ins w:id="1400" w:author="Kelvin Sung" w:date="2021-05-20T17:37:00Z">
        <w:r w:rsidR="00562F29">
          <w:t xml:space="preserve">    </w:t>
        </w:r>
      </w:ins>
      <w:r>
        <w:t>if (this.mLight !== null) {</w:t>
      </w:r>
    </w:p>
    <w:p w14:paraId="29800284" w14:textId="041232E2" w:rsidR="00326F2E" w:rsidRDefault="00326F2E" w:rsidP="00326F2E">
      <w:pPr>
        <w:pStyle w:val="Code"/>
        <w:rPr>
          <w:rFonts w:hint="eastAsia"/>
        </w:rPr>
      </w:pPr>
      <w:del w:id="1401" w:author="Kelvin Sung" w:date="2021-05-20T17:37:00Z">
        <w:r w:rsidDel="00562F29">
          <w:delText xml:space="preserve">        </w:delText>
        </w:r>
      </w:del>
      <w:ins w:id="1402" w:author="Kelvin Sung" w:date="2021-05-20T17:37:00Z">
        <w:r w:rsidR="00562F29">
          <w:t xml:space="preserve">    </w:t>
        </w:r>
      </w:ins>
      <w:r>
        <w:t xml:space="preserve">    this._loadToShader();</w:t>
      </w:r>
    </w:p>
    <w:p w14:paraId="2EED3FD8" w14:textId="4936B762" w:rsidR="00326F2E" w:rsidRDefault="00326F2E" w:rsidP="00326F2E">
      <w:pPr>
        <w:pStyle w:val="Code"/>
        <w:rPr>
          <w:rFonts w:hint="eastAsia"/>
        </w:rPr>
      </w:pPr>
      <w:del w:id="1403" w:author="Kelvin Sung" w:date="2021-05-20T17:37:00Z">
        <w:r w:rsidDel="00562F29">
          <w:delText xml:space="preserve">        </w:delText>
        </w:r>
      </w:del>
      <w:ins w:id="1404" w:author="Kelvin Sung" w:date="2021-05-20T17:37:00Z">
        <w:r w:rsidR="00562F29">
          <w:t xml:space="preserve">    </w:t>
        </w:r>
      </w:ins>
      <w:r>
        <w:t>} else {</w:t>
      </w:r>
    </w:p>
    <w:p w14:paraId="5EB71CA8" w14:textId="5325F5AE" w:rsidR="00326F2E" w:rsidRDefault="00326F2E" w:rsidP="00326F2E">
      <w:pPr>
        <w:pStyle w:val="Code"/>
        <w:rPr>
          <w:rFonts w:hint="eastAsia"/>
        </w:rPr>
      </w:pPr>
      <w:del w:id="1405" w:author="Kelvin Sung" w:date="2021-05-20T17:37:00Z">
        <w:r w:rsidDel="00562F29">
          <w:delText xml:space="preserve">        </w:delText>
        </w:r>
      </w:del>
      <w:ins w:id="140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rPr>
          <w:rFonts w:hint="eastAsia"/>
        </w:rPr>
      </w:pPr>
      <w:del w:id="1407" w:author="Kelvin Sung" w:date="2021-05-20T17:37:00Z">
        <w:r w:rsidDel="00562F29">
          <w:delText xml:space="preserve">        </w:delText>
        </w:r>
      </w:del>
      <w:ins w:id="1408" w:author="Kelvin Sung" w:date="2021-05-20T17:37:00Z">
        <w:r w:rsidR="00562F29">
          <w:t xml:space="preserve">    </w:t>
        </w:r>
      </w:ins>
      <w:r>
        <w:t>}</w:t>
      </w:r>
    </w:p>
    <w:p w14:paraId="622357DE" w14:textId="729122A4" w:rsidR="00326F2E" w:rsidRPr="00326F2E" w:rsidRDefault="00326F2E" w:rsidP="00326F2E">
      <w:pPr>
        <w:pStyle w:val="Code"/>
        <w:rPr>
          <w:rFonts w:hint="eastAsia"/>
        </w:rPr>
      </w:pPr>
      <w:del w:id="1409" w:author="Kelvin Sung" w:date="2021-05-20T17:37:00Z">
        <w:r w:rsidDel="00562F29">
          <w:delText xml:space="preserve">    </w:delText>
        </w:r>
      </w:del>
      <w:r>
        <w:t>}</w:t>
      </w:r>
    </w:p>
    <w:p w14:paraId="32411F27" w14:textId="257C6A7E" w:rsidR="00326F2E" w:rsidRPr="00326F2E" w:rsidRDefault="00326F2E" w:rsidP="00326F2E">
      <w:pPr>
        <w:pStyle w:val="NumList"/>
        <w:rPr>
          <w:rFonts w:hint="eastAsia"/>
          <w:noProof/>
        </w:rPr>
      </w:pPr>
      <w:r w:rsidRPr="00326F2E">
        <w:rPr>
          <w:noProof/>
        </w:rPr>
        <w:t xml:space="preserve">Implement </w:t>
      </w:r>
      <w:ins w:id="1410" w:author="Kelvin Sung" w:date="2021-05-20T17:34:00Z">
        <w:r w:rsidR="00562F29">
          <w:rPr>
            <w:noProof/>
          </w:rPr>
          <w:t xml:space="preserve">the </w:t>
        </w:r>
        <w:r w:rsidR="00562F29" w:rsidRPr="00562F29">
          <w:rPr>
            <w:rStyle w:val="CodeInline"/>
            <w:rFonts w:hint="eastAsia"/>
            <w:rPrChange w:id="1411" w:author="Kelvin Sung" w:date="2021-05-20T17:34:00Z">
              <w:rPr>
                <w:rFonts w:hint="eastAsia"/>
                <w:noProof/>
              </w:rPr>
            </w:rPrChange>
          </w:rPr>
          <w:t>_</w:t>
        </w:r>
        <w:proofErr w:type="spellStart"/>
        <w:proofErr w:type="gramStart"/>
        <w:r w:rsidR="00562F29" w:rsidRPr="00562F29">
          <w:rPr>
            <w:rStyle w:val="CodeInline"/>
            <w:rFonts w:hint="eastAsia"/>
            <w:rPrChange w:id="1412" w:author="Kelvin Sung" w:date="2021-05-20T17:34:00Z">
              <w:rPr>
                <w:rFonts w:hint="eastAsia"/>
                <w:noProof/>
              </w:rPr>
            </w:rPrChange>
          </w:rPr>
          <w:t>loadToShader</w:t>
        </w:r>
        <w:proofErr w:type="spellEnd"/>
        <w:r w:rsidR="00562F29" w:rsidRPr="00562F29">
          <w:rPr>
            <w:rStyle w:val="CodeInline"/>
            <w:rFonts w:hint="eastAsia"/>
            <w:rPrChange w:id="1413" w:author="Kelvin Sung" w:date="2021-05-20T17:34:00Z">
              <w:rPr>
                <w:rFonts w:hint="eastAsia"/>
                <w:noProof/>
              </w:rPr>
            </w:rPrChange>
          </w:rPr>
          <w:t>(</w:t>
        </w:r>
        <w:proofErr w:type="gramEnd"/>
        <w:r w:rsidR="00562F29" w:rsidRPr="00562F29">
          <w:rPr>
            <w:rStyle w:val="CodeInline"/>
            <w:rFonts w:hint="eastAsia"/>
            <w:rPrChange w:id="1414" w:author="Kelvin Sung" w:date="2021-05-20T17:34:00Z">
              <w:rPr>
                <w:rFonts w:hint="eastAsia"/>
                <w:noProof/>
              </w:rPr>
            </w:rPrChange>
          </w:rPr>
          <w:t>)</w:t>
        </w:r>
        <w:r w:rsidR="00562F29">
          <w:rPr>
            <w:noProof/>
          </w:rPr>
          <w:t xml:space="preserve"> </w:t>
        </w:r>
      </w:ins>
      <w:del w:id="1415" w:author="Kelvin Sung" w:date="2021-05-20T17:34:00Z">
        <w:r w:rsidRPr="00326F2E" w:rsidDel="00562F29">
          <w:rPr>
            <w:noProof/>
          </w:rPr>
          <w:delText xml:space="preserve">a </w:delText>
        </w:r>
      </w:del>
      <w:r w:rsidRPr="00326F2E">
        <w:rPr>
          <w:noProof/>
        </w:rPr>
        <w:t xml:space="preserve">function to </w:t>
      </w:r>
      <w:ins w:id="1416" w:author="Kelvin Sung" w:date="2021-05-20T17:34:00Z">
        <w:r w:rsidR="00562F29">
          <w:rPr>
            <w:noProof/>
          </w:rPr>
          <w:t xml:space="preserve">communicate the values of the point light to the </w:t>
        </w:r>
      </w:ins>
      <w:ins w:id="1417" w:author="Kelvin Sung" w:date="2021-05-20T17:35:00Z">
        <w:r w:rsidR="00562F29">
          <w:rPr>
            <w:noProof/>
          </w:rPr>
          <w:t xml:space="preserve">uniform variables in the </w:t>
        </w:r>
      </w:ins>
      <w:ins w:id="1418" w:author="Kelvin Sung" w:date="2021-05-20T17:34:00Z">
        <w:r w:rsidR="00562F29">
          <w:rPr>
            <w:noProof/>
          </w:rPr>
          <w:t>sh</w:t>
        </w:r>
      </w:ins>
      <w:ins w:id="1419" w:author="Kelvin Sung" w:date="2021-05-20T17:35:00Z">
        <w:r w:rsidR="00562F29">
          <w:rPr>
            <w:noProof/>
          </w:rPr>
          <w:t xml:space="preserve">ader. </w:t>
        </w:r>
      </w:ins>
      <w:del w:id="142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1" w:author="Kelvin Sung" w:date="2021-05-20T17:35:00Z">
        <w:r w:rsidR="00562F29">
          <w:rPr>
            <w:noProof/>
          </w:rPr>
          <w:t xml:space="preserve">communication </w:t>
        </w:r>
      </w:ins>
      <w:r w:rsidRPr="00326F2E">
        <w:rPr>
          <w:noProof/>
        </w:rPr>
        <w:t xml:space="preserve">is </w:t>
      </w:r>
      <w:ins w:id="1422" w:author="Kelvin Sung" w:date="2021-05-20T17:35:00Z">
        <w:r w:rsidR="00562F29">
          <w:rPr>
            <w:noProof/>
          </w:rPr>
          <w:t xml:space="preserve">performed via </w:t>
        </w:r>
      </w:ins>
      <w:del w:id="1423" w:author="Kelvin Sung" w:date="2021-05-20T17:35:00Z">
        <w:r w:rsidRPr="00326F2E" w:rsidDel="00562F29">
          <w:rPr>
            <w:noProof/>
          </w:rPr>
          <w:delText xml:space="preserve">achieved by using </w:delText>
        </w:r>
      </w:del>
      <w:r w:rsidRPr="00326F2E">
        <w:rPr>
          <w:noProof/>
        </w:rPr>
        <w:t xml:space="preserve">the references created in the constructor and </w:t>
      </w:r>
      <w:ins w:id="1424" w:author="Kelvin Sung" w:date="2021-05-20T17:36:00Z">
        <w:r w:rsidR="00562F29">
          <w:rPr>
            <w:noProof/>
          </w:rPr>
          <w:t xml:space="preserve">the </w:t>
        </w:r>
      </w:ins>
      <w:del w:id="1425" w:author="Kelvin Sung" w:date="2021-05-20T17:36:00Z">
        <w:r w:rsidRPr="00326F2E" w:rsidDel="00562F29">
          <w:rPr>
            <w:noProof/>
          </w:rPr>
          <w:delText xml:space="preserve">WebGL’s </w:delText>
        </w:r>
      </w:del>
      <w:ins w:id="1426" w:author="Kelvin Sung" w:date="2021-05-20T17:36:00Z">
        <w:r w:rsidR="00562F29">
          <w:rPr>
            <w:noProof/>
          </w:rPr>
          <w:t xml:space="preserve">GLSL </w:t>
        </w:r>
      </w:ins>
      <w:del w:id="1427" w:author="Kelvin Sung" w:date="2021-05-20T17:36:00Z">
        <w:r w:rsidRPr="00326F2E" w:rsidDel="00562F29">
          <w:rPr>
            <w:noProof/>
          </w:rPr>
          <w:delText xml:space="preserve">uniform </w:delText>
        </w:r>
      </w:del>
      <w:r w:rsidRPr="00326F2E">
        <w:rPr>
          <w:noProof/>
        </w:rPr>
        <w:t xml:space="preserve">set </w:t>
      </w:r>
      <w:ins w:id="1428" w:author="Kelvin Sung" w:date="2021-05-20T17:36:00Z">
        <w:r w:rsidR="00562F29" w:rsidRPr="00326F2E">
          <w:rPr>
            <w:noProof/>
          </w:rPr>
          <w:t xml:space="preserve">uniform </w:t>
        </w:r>
      </w:ins>
      <w:r w:rsidRPr="00326F2E">
        <w:rPr>
          <w:noProof/>
        </w:rPr>
        <w:t xml:space="preserve">functions. </w:t>
      </w:r>
      <w:del w:id="1429" w:author="Kelvin Sung" w:date="2021-05-20T17:38:00Z">
        <w:r w:rsidRPr="00326F2E" w:rsidDel="00562F29">
          <w:rPr>
            <w:noProof/>
          </w:rPr>
          <w:delText xml:space="preserve">Also notice </w:delText>
        </w:r>
      </w:del>
      <w:ins w:id="1430" w:author="Kelvin Sung" w:date="2021-05-20T17:38:00Z">
        <w:r w:rsidR="00562F29">
          <w:rPr>
            <w:noProof/>
          </w:rPr>
          <w:t xml:space="preserve">It is important to note </w:t>
        </w:r>
      </w:ins>
      <w:r w:rsidRPr="00326F2E">
        <w:rPr>
          <w:noProof/>
        </w:rPr>
        <w:t xml:space="preserve">that the camera provides the new coordinate space </w:t>
      </w:r>
      <w:ins w:id="143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3" w:author="Kelvin Sung" w:date="2021-05-20T17:39:00Z">
        <w:r w:rsidR="0085718C">
          <w:rPr>
            <w:rStyle w:val="CodeInline"/>
          </w:rPr>
          <w:t>()</w:t>
        </w:r>
      </w:ins>
      <w:r w:rsidRPr="00326F2E">
        <w:rPr>
          <w:noProof/>
        </w:rPr>
        <w:t xml:space="preserve">. </w:t>
      </w:r>
      <w:ins w:id="1434" w:author="Kelvin Sung" w:date="2021-05-20T17:39:00Z">
        <w:r w:rsidR="0085718C">
          <w:rPr>
            <w:noProof/>
          </w:rPr>
          <w:t xml:space="preserve">These two functions ensure </w:t>
        </w:r>
      </w:ins>
      <w:ins w:id="1435" w:author="Kelvin Sung" w:date="2021-05-20T17:40:00Z">
        <w:r w:rsidR="0085718C">
          <w:rPr>
            <w:noProof/>
          </w:rPr>
          <w:t xml:space="preserve">corresponding values in the </w:t>
        </w:r>
        <w:proofErr w:type="spellStart"/>
        <w:r w:rsidR="0085718C" w:rsidRPr="0085718C">
          <w:rPr>
            <w:rStyle w:val="CodeInline"/>
            <w:rFonts w:hint="eastAsia"/>
            <w:rPrChange w:id="1436" w:author="Kelvin Sung" w:date="2021-05-20T17:40:00Z">
              <w:rPr>
                <w:rFonts w:hint="eastAsia"/>
                <w:noProof/>
              </w:rPr>
            </w:rPrChange>
          </w:rPr>
          <w:t>light_fs</w:t>
        </w:r>
        <w:proofErr w:type="spellEnd"/>
        <w:r w:rsidR="0085718C">
          <w:rPr>
            <w:noProof/>
          </w:rPr>
          <w:t xml:space="preserve"> are in pixel units</w:t>
        </w:r>
        <w:r w:rsidR="0031592F">
          <w:rPr>
            <w:noProof/>
          </w:rPr>
          <w:t xml:space="preserve"> such that relevant computations</w:t>
        </w:r>
      </w:ins>
      <w:ins w:id="1437" w:author="Kelvin Sung" w:date="2021-05-20T17:41:00Z">
        <w:r w:rsidR="00B95261">
          <w:rPr>
            <w:noProof/>
          </w:rPr>
          <w:t xml:space="preserve"> such as distances between positions</w:t>
        </w:r>
      </w:ins>
      <w:ins w:id="143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rPr>
          <w:rFonts w:hint="eastAsia"/>
        </w:rPr>
      </w:pPr>
      <w:del w:id="1439" w:author="Kelvin Sung" w:date="2021-05-20T17:37:00Z">
        <w:r w:rsidDel="00562F29">
          <w:delText xml:space="preserve">    </w:delText>
        </w:r>
      </w:del>
      <w:r>
        <w:t>_loadToShader(aCamera) {</w:t>
      </w:r>
    </w:p>
    <w:p w14:paraId="0FD8CAFA" w14:textId="41ED910D" w:rsidR="00326F2E" w:rsidRDefault="00326F2E" w:rsidP="00326F2E">
      <w:pPr>
        <w:pStyle w:val="Code"/>
        <w:rPr>
          <w:rFonts w:hint="eastAsia"/>
        </w:rPr>
      </w:pPr>
      <w:del w:id="1440" w:author="Kelvin Sung" w:date="2021-05-20T17:38:00Z">
        <w:r w:rsidDel="00562F29">
          <w:delText xml:space="preserve">        </w:delText>
        </w:r>
      </w:del>
      <w:ins w:id="1441" w:author="Kelvin Sung" w:date="2021-05-20T17:38:00Z">
        <w:r w:rsidR="00562F29">
          <w:t xml:space="preserve">    </w:t>
        </w:r>
      </w:ins>
      <w:r>
        <w:t>let gl = glSys.get();</w:t>
      </w:r>
    </w:p>
    <w:p w14:paraId="0AEF954A" w14:textId="75DD57D2" w:rsidR="00326F2E" w:rsidRDefault="00326F2E" w:rsidP="00326F2E">
      <w:pPr>
        <w:pStyle w:val="Code"/>
        <w:rPr>
          <w:rFonts w:hint="eastAsia"/>
        </w:rPr>
      </w:pPr>
      <w:del w:id="1442" w:author="Kelvin Sung" w:date="2021-05-20T17:38:00Z">
        <w:r w:rsidDel="00562F29">
          <w:delText xml:space="preserve">        </w:delText>
        </w:r>
      </w:del>
      <w:ins w:id="1443" w:author="Kelvin Sung" w:date="2021-05-20T17:38:00Z">
        <w:r w:rsidR="00562F29">
          <w:t xml:space="preserve">    </w:t>
        </w:r>
      </w:ins>
      <w:r>
        <w:t>gl.uniform1i(this.mIsOnRef, this.mLight.isLightOn());</w:t>
      </w:r>
    </w:p>
    <w:p w14:paraId="243F01C4" w14:textId="70C83E58" w:rsidR="00326F2E" w:rsidRDefault="00326F2E" w:rsidP="00326F2E">
      <w:pPr>
        <w:pStyle w:val="Code"/>
        <w:rPr>
          <w:rFonts w:hint="eastAsia"/>
        </w:rPr>
      </w:pPr>
      <w:del w:id="1444" w:author="Kelvin Sung" w:date="2021-05-20T17:38:00Z">
        <w:r w:rsidDel="00562F29">
          <w:delText xml:space="preserve">        </w:delText>
        </w:r>
      </w:del>
      <w:ins w:id="1445" w:author="Kelvin Sung" w:date="2021-05-20T17:38:00Z">
        <w:r w:rsidR="00562F29">
          <w:t xml:space="preserve">    </w:t>
        </w:r>
      </w:ins>
      <w:r>
        <w:t>if (this.mLight.isLightOn()) {</w:t>
      </w:r>
    </w:p>
    <w:p w14:paraId="2033736D" w14:textId="78A4CB1C" w:rsidR="00326F2E" w:rsidRDefault="00326F2E" w:rsidP="00326F2E">
      <w:pPr>
        <w:pStyle w:val="Code"/>
        <w:rPr>
          <w:rFonts w:hint="eastAsia"/>
        </w:rPr>
      </w:pPr>
      <w:del w:id="1446" w:author="Kelvin Sung" w:date="2021-05-20T17:38:00Z">
        <w:r w:rsidDel="00562F29">
          <w:lastRenderedPageBreak/>
          <w:delText xml:space="preserve">        </w:delText>
        </w:r>
      </w:del>
      <w:ins w:id="144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rPr>
          <w:rFonts w:hint="eastAsia"/>
        </w:rPr>
      </w:pPr>
      <w:del w:id="1448" w:author="Kelvin Sung" w:date="2021-05-20T17:38:00Z">
        <w:r w:rsidDel="00562F29">
          <w:delText xml:space="preserve">        </w:delText>
        </w:r>
      </w:del>
      <w:ins w:id="144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rPr>
          <w:rFonts w:hint="eastAsia"/>
        </w:rPr>
      </w:pPr>
      <w:del w:id="1450" w:author="Kelvin Sung" w:date="2021-05-20T17:38:00Z">
        <w:r w:rsidDel="00562F29">
          <w:delText xml:space="preserve">        </w:delText>
        </w:r>
      </w:del>
      <w:ins w:id="1451" w:author="Kelvin Sung" w:date="2021-05-20T17:38:00Z">
        <w:r w:rsidR="00562F29">
          <w:t xml:space="preserve">    </w:t>
        </w:r>
      </w:ins>
      <w:r>
        <w:t xml:space="preserve">    let c = this.mLight.getColor();</w:t>
      </w:r>
    </w:p>
    <w:p w14:paraId="7FC00435" w14:textId="77777777" w:rsidR="00326F2E" w:rsidRDefault="00326F2E" w:rsidP="00326F2E">
      <w:pPr>
        <w:pStyle w:val="Code"/>
        <w:rPr>
          <w:rFonts w:hint="eastAsia"/>
        </w:rPr>
      </w:pPr>
    </w:p>
    <w:p w14:paraId="046E6E14" w14:textId="31E67A0E" w:rsidR="00326F2E" w:rsidRDefault="00326F2E" w:rsidP="00326F2E">
      <w:pPr>
        <w:pStyle w:val="Code"/>
        <w:rPr>
          <w:rFonts w:hint="eastAsia"/>
        </w:rPr>
      </w:pPr>
      <w:del w:id="1452" w:author="Kelvin Sung" w:date="2021-05-20T17:38:00Z">
        <w:r w:rsidDel="00562F29">
          <w:delText xml:space="preserve">        </w:delText>
        </w:r>
      </w:del>
      <w:ins w:id="1453" w:author="Kelvin Sung" w:date="2021-05-20T17:38:00Z">
        <w:r w:rsidR="00562F29">
          <w:t xml:space="preserve">    </w:t>
        </w:r>
      </w:ins>
      <w:r>
        <w:t xml:space="preserve">    gl.uniform4fv(this.mColorRef, c);</w:t>
      </w:r>
    </w:p>
    <w:p w14:paraId="1B819C75" w14:textId="03DFA648" w:rsidR="00326F2E" w:rsidRDefault="00326F2E" w:rsidP="00326F2E">
      <w:pPr>
        <w:pStyle w:val="Code"/>
        <w:rPr>
          <w:rFonts w:hint="eastAsia"/>
        </w:rPr>
      </w:pPr>
      <w:del w:id="1454" w:author="Kelvin Sung" w:date="2021-05-20T17:38:00Z">
        <w:r w:rsidDel="00562F29">
          <w:delText xml:space="preserve">        </w:delText>
        </w:r>
      </w:del>
      <w:ins w:id="145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rPr>
          <w:rFonts w:hint="eastAsia"/>
        </w:rPr>
      </w:pPr>
      <w:del w:id="1456" w:author="Kelvin Sung" w:date="2021-05-20T17:38:00Z">
        <w:r w:rsidDel="00562F29">
          <w:delText xml:space="preserve">        </w:delText>
        </w:r>
      </w:del>
      <w:ins w:id="1457" w:author="Kelvin Sung" w:date="2021-05-20T17:38:00Z">
        <w:r w:rsidR="00562F29">
          <w:t xml:space="preserve">    </w:t>
        </w:r>
      </w:ins>
      <w:r>
        <w:t xml:space="preserve">    gl.uniform1f(this.mRadiusRef, r);</w:t>
      </w:r>
    </w:p>
    <w:p w14:paraId="1EDC79FD" w14:textId="59662F2A" w:rsidR="00326F2E" w:rsidRDefault="00326F2E" w:rsidP="00326F2E">
      <w:pPr>
        <w:pStyle w:val="Code"/>
        <w:rPr>
          <w:rFonts w:hint="eastAsia"/>
        </w:rPr>
      </w:pPr>
      <w:del w:id="1458" w:author="Kelvin Sung" w:date="2021-05-20T17:38:00Z">
        <w:r w:rsidDel="00562F29">
          <w:delText xml:space="preserve">        </w:delText>
        </w:r>
      </w:del>
      <w:ins w:id="1459" w:author="Kelvin Sung" w:date="2021-05-20T17:38:00Z">
        <w:r w:rsidR="00562F29">
          <w:t xml:space="preserve">    </w:t>
        </w:r>
      </w:ins>
      <w:r>
        <w:t>}</w:t>
      </w:r>
    </w:p>
    <w:p w14:paraId="25BC1C05" w14:textId="14CCE1DD" w:rsidR="00326F2E" w:rsidRDefault="00326F2E" w:rsidP="00326F2E">
      <w:pPr>
        <w:pStyle w:val="Code"/>
        <w:rPr>
          <w:rFonts w:hint="eastAsia"/>
        </w:rPr>
      </w:pPr>
      <w:del w:id="1460" w:author="Kelvin Sung" w:date="2021-05-20T17:37:00Z">
        <w:r w:rsidDel="00562F29">
          <w:delText xml:space="preserve">    </w:delText>
        </w:r>
      </w:del>
      <w:r>
        <w:t>}</w:t>
      </w:r>
    </w:p>
    <w:p w14:paraId="1DE8D5C3" w14:textId="4608A75D" w:rsidR="00326F2E" w:rsidRDefault="00326F2E" w:rsidP="00326F2E">
      <w:pPr>
        <w:pStyle w:val="Heading3"/>
        <w:rPr>
          <w:noProof/>
        </w:rPr>
      </w:pPr>
      <w:del w:id="1461" w:author="Kelvin Sung" w:date="2021-05-20T17:42:00Z">
        <w:r w:rsidRPr="00326F2E" w:rsidDel="008834CD">
          <w:rPr>
            <w:noProof/>
          </w:rPr>
          <w:delText xml:space="preserve">Creating </w:delText>
        </w:r>
      </w:del>
      <w:ins w:id="1462" w:author="Kelvin Sung" w:date="2021-05-20T17:42:00Z">
        <w:r w:rsidR="008834CD">
          <w:rPr>
            <w:noProof/>
          </w:rPr>
          <w:t>Defining</w:t>
        </w:r>
        <w:r w:rsidR="008834CD" w:rsidRPr="00326F2E">
          <w:rPr>
            <w:noProof/>
          </w:rPr>
          <w:t xml:space="preserve"> </w:t>
        </w:r>
      </w:ins>
      <w:r w:rsidRPr="00326F2E">
        <w:rPr>
          <w:noProof/>
        </w:rPr>
        <w:t xml:space="preserve">the LightRendererable </w:t>
      </w:r>
      <w:ins w:id="1463" w:author="Kelvin Sung" w:date="2021-05-20T17:42:00Z">
        <w:r w:rsidR="008834CD">
          <w:rPr>
            <w:noProof/>
          </w:rPr>
          <w:t>Class</w:t>
        </w:r>
      </w:ins>
      <w:del w:id="1464" w:author="Kelvin Sung" w:date="2021-05-20T17:42:00Z">
        <w:r w:rsidRPr="00326F2E" w:rsidDel="008834CD">
          <w:rPr>
            <w:noProof/>
          </w:rPr>
          <w:delText>Object</w:delText>
        </w:r>
      </w:del>
    </w:p>
    <w:p w14:paraId="5A08A9B2" w14:textId="51D0E7D2" w:rsidR="00326F2E" w:rsidRDefault="00326F2E">
      <w:pPr>
        <w:pStyle w:val="BodyTextFirst"/>
        <w:rPr>
          <w:rFonts w:hint="eastAsia"/>
          <w:noProof/>
        </w:rPr>
      </w:pPr>
      <w:r>
        <w:rPr>
          <w:noProof/>
        </w:rPr>
        <w:t xml:space="preserve">With the </w:t>
      </w:r>
      <w:del w:id="1465"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6" w:author="Kelvin Sung" w:date="2021-05-20T17:42:00Z">
        <w:r w:rsidR="00CB773E">
          <w:rPr>
            <w:noProof/>
          </w:rPr>
          <w:t xml:space="preserve">class </w:t>
        </w:r>
      </w:ins>
      <w:del w:id="1467"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8" w:author="Kelvin Sung" w:date="2021-05-20T17:42:00Z">
        <w:r w:rsidDel="00CB773E">
          <w:rPr>
            <w:noProof/>
          </w:rPr>
          <w:delText xml:space="preserve">creating </w:delText>
        </w:r>
      </w:del>
      <w:ins w:id="1469"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0" w:author="Kelvin Sung" w:date="2021-05-20T17:42:00Z">
        <w:r w:rsidDel="00CB773E">
          <w:rPr>
            <w:noProof/>
          </w:rPr>
          <w:delText xml:space="preserve">object </w:delText>
        </w:r>
      </w:del>
      <w:ins w:id="1471" w:author="Kelvin Sung" w:date="2021-05-20T17:42:00Z">
        <w:r w:rsidR="00CB773E">
          <w:rPr>
            <w:noProof/>
          </w:rPr>
          <w:t xml:space="preserve">class </w:t>
        </w:r>
      </w:ins>
      <w:ins w:id="1472" w:author="Kelvin Sung" w:date="2021-05-20T17:43:00Z">
        <w:r w:rsidR="00CB773E">
          <w:rPr>
            <w:noProof/>
          </w:rPr>
          <w:t xml:space="preserve">for the game programmer. </w:t>
        </w:r>
      </w:ins>
      <w:ins w:id="1473" w:author="Kelvin Sung" w:date="2021-05-20T17:45:00Z">
        <w:r w:rsidR="00CB773E">
          <w:rPr>
            <w:noProof/>
          </w:rPr>
          <w:t>I</w:t>
        </w:r>
      </w:ins>
      <w:ins w:id="1474" w:author="Kelvin Sung" w:date="2021-05-20T17:44:00Z">
        <w:r w:rsidR="00CB773E">
          <w:rPr>
            <w:noProof/>
          </w:rPr>
          <w:t xml:space="preserve">t is </w:t>
        </w:r>
      </w:ins>
      <w:ins w:id="1475" w:author="Kelvin Sung" w:date="2021-05-20T17:45:00Z">
        <w:r w:rsidR="00CB773E">
          <w:rPr>
            <w:noProof/>
          </w:rPr>
          <w:t xml:space="preserve">important that a light can </w:t>
        </w:r>
      </w:ins>
      <w:ins w:id="1476" w:author="Kelvin Sung" w:date="2021-05-20T17:44:00Z">
        <w:r w:rsidR="00CB773E">
          <w:rPr>
            <w:noProof/>
          </w:rPr>
          <w:t xml:space="preserve">shine on </w:t>
        </w:r>
      </w:ins>
      <w:ins w:id="1477" w:author="Kelvin Sung" w:date="2021-05-20T17:45:00Z">
        <w:r w:rsidR="00CB773E">
          <w:rPr>
            <w:noProof/>
          </w:rPr>
          <w:t xml:space="preserve">and illuminate </w:t>
        </w:r>
      </w:ins>
      <w:ins w:id="1478" w:author="Kelvin Sung" w:date="2021-05-20T17:44:00Z">
        <w:r w:rsidR="00CB773E">
          <w:rPr>
            <w:noProof/>
          </w:rPr>
          <w:t xml:space="preserve">all </w:t>
        </w:r>
        <w:r w:rsidR="00CB773E" w:rsidRPr="00CB773E">
          <w:rPr>
            <w:rStyle w:val="CodeInline"/>
            <w:rFonts w:hint="eastAsia"/>
            <w:rPrChange w:id="1479" w:author="Kelvin Sung" w:date="2021-05-20T17:44:00Z">
              <w:rPr>
                <w:rFonts w:hint="eastAsia"/>
                <w:noProof/>
              </w:rPr>
            </w:rPrChange>
          </w:rPr>
          <w:t>Renderable</w:t>
        </w:r>
        <w:r w:rsidR="00CB773E">
          <w:rPr>
            <w:noProof/>
          </w:rPr>
          <w:t xml:space="preserve"> types, including those with texture</w:t>
        </w:r>
      </w:ins>
      <w:ins w:id="1480" w:author="Kelvin Sung" w:date="2021-05-22T06:50:00Z">
        <w:r w:rsidR="00B77D04">
          <w:rPr>
            <w:noProof/>
          </w:rPr>
          <w:t xml:space="preserve"> and</w:t>
        </w:r>
      </w:ins>
      <w:ins w:id="1481" w:author="Kelvin Sung" w:date="2021-05-20T17:45:00Z">
        <w:r w:rsidR="00CB773E">
          <w:rPr>
            <w:noProof/>
          </w:rPr>
          <w:t xml:space="preserve"> animated sprites. </w:t>
        </w:r>
      </w:ins>
      <w:ins w:id="1482" w:author="Kelvin Sung" w:date="2021-05-20T17:46:00Z">
        <w:r w:rsidR="00CB773E">
          <w:rPr>
            <w:noProof/>
          </w:rPr>
          <w:t xml:space="preserve">For this reason, the new class must encapsulate all existing </w:t>
        </w:r>
        <w:r w:rsidR="00CB773E" w:rsidRPr="00CB773E">
          <w:rPr>
            <w:rStyle w:val="CodeInline"/>
            <w:rFonts w:hint="eastAsia"/>
            <w:rPrChange w:id="1483" w:author="Kelvin Sung" w:date="2021-05-20T17:46:00Z">
              <w:rPr>
                <w:rFonts w:hint="eastAsia"/>
                <w:noProof/>
              </w:rPr>
            </w:rPrChange>
          </w:rPr>
          <w:t>Renderable</w:t>
        </w:r>
        <w:r w:rsidR="00CB773E">
          <w:rPr>
            <w:noProof/>
          </w:rPr>
          <w:t xml:space="preserve"> functionality</w:t>
        </w:r>
      </w:ins>
      <w:ins w:id="1484" w:author="Kelvin Sung" w:date="2021-05-22T06:50:00Z">
        <w:r w:rsidR="00B77D04">
          <w:rPr>
            <w:noProof/>
          </w:rPr>
          <w:t>. For this reasons</w:t>
        </w:r>
      </w:ins>
      <w:ins w:id="1485" w:author="Kelvin Sung" w:date="2021-05-20T17:46:00Z">
        <w:r w:rsidR="00CB773E">
          <w:rPr>
            <w:noProof/>
          </w:rPr>
          <w:t xml:space="preserve">, </w:t>
        </w:r>
      </w:ins>
      <w:ins w:id="1486" w:author="Kelvin Sung" w:date="2021-05-22T06:50:00Z">
        <w:r w:rsidR="00B77D04">
          <w:rPr>
            <w:noProof/>
          </w:rPr>
          <w:t xml:space="preserve">the new class </w:t>
        </w:r>
      </w:ins>
      <w:ins w:id="1487" w:author="Kelvin Sung" w:date="2021-05-20T17:46:00Z">
        <w:r w:rsidR="00CB773E">
          <w:rPr>
            <w:noProof/>
          </w:rPr>
          <w:t xml:space="preserve">should be a subclass of </w:t>
        </w:r>
      </w:ins>
      <w:del w:id="1488"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9" w:author="Kelvin Sung" w:date="2021-05-20T17:47:00Z">
        <w:r w:rsidDel="00CB773E">
          <w:rPr>
            <w:noProof/>
          </w:rPr>
          <w:delText xml:space="preserve"> to support the interaction with lights</w:delText>
        </w:r>
      </w:del>
      <w:r>
        <w:rPr>
          <w:noProof/>
        </w:rPr>
        <w:t xml:space="preserve">. You can think of this </w:t>
      </w:r>
      <w:ins w:id="1490" w:author="Kelvin Sung" w:date="2021-05-22T06:50:00Z">
        <w:r w:rsidR="00B77D04">
          <w:rPr>
            <w:noProof/>
          </w:rPr>
          <w:t xml:space="preserve">new </w:t>
        </w:r>
      </w:ins>
      <w:del w:id="1491" w:author="Kelvin Sung" w:date="2021-05-20T17:47:00Z">
        <w:r w:rsidDel="00CB773E">
          <w:rPr>
            <w:noProof/>
          </w:rPr>
          <w:delText xml:space="preserve">object </w:delText>
        </w:r>
      </w:del>
      <w:ins w:id="1492" w:author="Kelvin Sung" w:date="2021-05-20T17:47:00Z">
        <w:r w:rsidR="00CB773E">
          <w:rPr>
            <w:noProof/>
          </w:rPr>
          <w:t>clas</w:t>
        </w:r>
      </w:ins>
      <w:ins w:id="1493" w:author="Kelvin Sung" w:date="2021-05-22T06:50:00Z">
        <w:r w:rsidR="00B77D04">
          <w:rPr>
            <w:noProof/>
          </w:rPr>
          <w:t>s</w:t>
        </w:r>
      </w:ins>
      <w:ins w:id="1494"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rFonts w:hint="eastAsia"/>
          <w:noProof/>
        </w:rPr>
      </w:pPr>
      <w:del w:id="1495" w:author="Kelvin Sung" w:date="2021-05-20T17:47:00Z">
        <w:r w:rsidDel="00CB773E">
          <w:rPr>
            <w:noProof/>
          </w:rPr>
          <w:delText>Begin by c</w:delText>
        </w:r>
      </w:del>
      <w:ins w:id="1496" w:author="Kelvin Sung" w:date="2021-05-20T17:47:00Z">
        <w:r w:rsidR="00CB773E">
          <w:rPr>
            <w:noProof/>
          </w:rPr>
          <w:t>C</w:t>
        </w:r>
      </w:ins>
      <w:r>
        <w:rPr>
          <w:noProof/>
        </w:rPr>
        <w:t>reat</w:t>
      </w:r>
      <w:ins w:id="1497" w:author="Kelvin Sung" w:date="2021-05-20T17:47:00Z">
        <w:r w:rsidR="00CB773E">
          <w:rPr>
            <w:noProof/>
          </w:rPr>
          <w:t>e</w:t>
        </w:r>
      </w:ins>
      <w:del w:id="1498"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9" w:author="Kelvin Sung" w:date="2021-05-20T17:47:00Z">
        <w:r w:rsidR="00CB773E">
          <w:rPr>
            <w:noProof/>
          </w:rPr>
          <w:t>e</w:t>
        </w:r>
      </w:ins>
      <w:del w:id="1500"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rFonts w:hint="eastAsia"/>
          <w:noProof/>
        </w:rPr>
      </w:pPr>
      <w:del w:id="1501" w:author="Kelvin Sung" w:date="2021-05-20T17:47:00Z">
        <w:r w:rsidDel="00CB773E">
          <w:rPr>
            <w:noProof/>
          </w:rPr>
          <w:delText>Next,</w:delText>
        </w:r>
        <w:r w:rsidR="00E83F44" w:rsidDel="00CB773E">
          <w:rPr>
            <w:noProof/>
          </w:rPr>
          <w:delText xml:space="preserve"> create </w:delText>
        </w:r>
      </w:del>
      <w:ins w:id="1502" w:author="Kelvin Sung" w:date="2021-05-20T17:47:00Z">
        <w:r w:rsidR="00CB773E">
          <w:rPr>
            <w:noProof/>
          </w:rPr>
          <w:t xml:space="preserve">Define </w:t>
        </w:r>
      </w:ins>
      <w:del w:id="1503" w:author="Kelvin Sung" w:date="2021-05-20T17:48:00Z">
        <w:r w:rsidR="00E83F44" w:rsidDel="00CB773E">
          <w:rPr>
            <w:noProof/>
          </w:rPr>
          <w:delText xml:space="preserve">a </w:delText>
        </w:r>
      </w:del>
      <w:del w:id="1504" w:author="Kelvin Sung" w:date="2021-05-20T17:47:00Z">
        <w:r w:rsidR="00E83F44" w:rsidDel="00CB773E">
          <w:rPr>
            <w:noProof/>
          </w:rPr>
          <w:delText xml:space="preserve">new class called </w:delText>
        </w:r>
      </w:del>
      <w:ins w:id="1505"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6" w:author="Kelvin Sung" w:date="2021-05-20T17:48:00Z">
        <w:r w:rsidR="00E83F44" w:rsidRPr="000C429E" w:rsidDel="00CB773E">
          <w:delText xml:space="preserve">which </w:delText>
        </w:r>
      </w:del>
      <w:ins w:id="1507" w:author="Kelvin Sung" w:date="2021-05-20T17:48:00Z">
        <w:r w:rsidR="00CB773E">
          <w:t xml:space="preserve">class to </w:t>
        </w:r>
      </w:ins>
      <w:r w:rsidR="00E83F44" w:rsidRPr="000C429E">
        <w:t>extend</w:t>
      </w:r>
      <w:del w:id="1508"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9" w:author="Kelvin Sung" w:date="2021-05-20T17:48:00Z">
        <w:r w:rsidR="00E83F44" w:rsidDel="00CB773E">
          <w:rPr>
            <w:noProof/>
          </w:rPr>
          <w:delText xml:space="preserve"> </w:delText>
        </w:r>
      </w:del>
      <w:ins w:id="1510" w:author="Kelvin Sung" w:date="2021-05-20T17:48:00Z">
        <w:r w:rsidR="00CB773E">
          <w:rPr>
            <w:noProof/>
          </w:rPr>
          <w:t xml:space="preserve">, </w:t>
        </w:r>
      </w:ins>
      <w:ins w:id="1511" w:author="Kelvin Sung" w:date="2021-05-22T06:54:00Z">
        <w:r w:rsidR="00B77D04">
          <w:rPr>
            <w:noProof/>
          </w:rPr>
          <w:t xml:space="preserve">set the shader to reference the new </w:t>
        </w:r>
        <w:proofErr w:type="spellStart"/>
        <w:r w:rsidR="00B77D04" w:rsidRPr="00B77D04">
          <w:rPr>
            <w:rStyle w:val="CodeInline"/>
            <w:rFonts w:hint="eastAsia"/>
            <w:rPrChange w:id="1512" w:author="Kelvin Sung" w:date="2021-05-22T06:54:00Z">
              <w:rPr>
                <w:rFonts w:hint="eastAsia"/>
                <w:noProof/>
              </w:rPr>
            </w:rPrChange>
          </w:rPr>
          <w:t>LightShader</w:t>
        </w:r>
        <w:proofErr w:type="spellEnd"/>
        <w:r w:rsidR="00B77D04">
          <w:rPr>
            <w:noProof/>
          </w:rPr>
          <w:t xml:space="preserve"> and </w:t>
        </w:r>
      </w:ins>
      <w:del w:id="1513" w:author="Kelvin Sung" w:date="2021-05-20T17:48:00Z">
        <w:r w:rsidR="00E83F44" w:rsidDel="00CB773E">
          <w:rPr>
            <w:noProof/>
          </w:rPr>
          <w:delText>and</w:delText>
        </w:r>
        <w:r w:rsidDel="00CB773E">
          <w:rPr>
            <w:noProof/>
          </w:rPr>
          <w:delText xml:space="preserve"> add </w:delText>
        </w:r>
      </w:del>
      <w:ins w:id="1514" w:author="Kelvin Sung" w:date="2021-05-20T17:48:00Z">
        <w:r w:rsidR="00CB773E">
          <w:rPr>
            <w:noProof/>
          </w:rPr>
          <w:t xml:space="preserve">initialize </w:t>
        </w:r>
      </w:ins>
      <w:ins w:id="1515" w:author="Kelvin Sung" w:date="2021-05-20T17:49:00Z">
        <w:r w:rsidR="00CB773E">
          <w:rPr>
            <w:noProof/>
          </w:rPr>
          <w:t xml:space="preserve">a </w:t>
        </w:r>
        <w:r w:rsidR="00CB773E" w:rsidRPr="0033205B">
          <w:rPr>
            <w:rStyle w:val="CodeInline"/>
            <w:rFonts w:hint="eastAsia"/>
            <w:rPrChange w:id="1516" w:author="Kelvin Sung" w:date="2021-05-20T17:51:00Z">
              <w:rPr>
                <w:rFonts w:hint="eastAsia"/>
                <w:noProof/>
              </w:rPr>
            </w:rPrChange>
          </w:rPr>
          <w:t>Light</w:t>
        </w:r>
        <w:r w:rsidR="00CB773E">
          <w:rPr>
            <w:noProof/>
          </w:rPr>
          <w:t xml:space="preserve"> reference in the</w:t>
        </w:r>
      </w:ins>
      <w:ins w:id="1517" w:author="Kelvin Sung" w:date="2021-05-20T17:51:00Z">
        <w:r w:rsidR="0033205B">
          <w:rPr>
            <w:noProof/>
          </w:rPr>
          <w:t xml:space="preserve"> constructor</w:t>
        </w:r>
      </w:ins>
      <w:del w:id="1518" w:author="Kelvin Sung" w:date="2021-05-20T17:49:00Z">
        <w:r w:rsidDel="00CB773E">
          <w:rPr>
            <w:noProof/>
          </w:rPr>
          <w:delText xml:space="preserve">a </w:delText>
        </w:r>
      </w:del>
      <w:del w:id="1519" w:author="Kelvin Sung" w:date="2021-05-20T17:51:00Z">
        <w:r w:rsidRPr="00E83F44" w:rsidDel="0033205B">
          <w:rPr>
            <w:rStyle w:val="CodeInline"/>
          </w:rPr>
          <w:delText>constructor</w:delText>
        </w:r>
      </w:del>
      <w:del w:id="1520" w:author="Kelvin Sung" w:date="2021-05-20T17:50:00Z">
        <w:r w:rsidDel="00CB773E">
          <w:rPr>
            <w:noProof/>
          </w:rPr>
          <w:delText xml:space="preserve"> </w:delText>
        </w:r>
      </w:del>
      <w:ins w:id="1521" w:author="Kelvin Sung" w:date="2021-05-20T17:50:00Z">
        <w:r w:rsidR="00CB773E">
          <w:rPr>
            <w:noProof/>
          </w:rPr>
          <w:t xml:space="preserve">. This is the light that shines and illuminates the </w:t>
        </w:r>
        <w:proofErr w:type="spellStart"/>
        <w:r w:rsidR="00CB773E" w:rsidRPr="00CB773E">
          <w:rPr>
            <w:rStyle w:val="CodeInline"/>
            <w:rFonts w:hint="eastAsia"/>
            <w:rPrChange w:id="1522" w:author="Kelvin Sung" w:date="2021-05-20T17:51:00Z">
              <w:rPr>
                <w:rFonts w:hint="eastAsia"/>
                <w:noProof/>
              </w:rPr>
            </w:rPrChange>
          </w:rPr>
          <w:t>SpriteAnimateRenderable</w:t>
        </w:r>
        <w:proofErr w:type="spellEnd"/>
        <w:r w:rsidR="00CB773E">
          <w:rPr>
            <w:noProof/>
          </w:rPr>
          <w:t>.</w:t>
        </w:r>
      </w:ins>
      <w:ins w:id="1523" w:author="Kelvin Sung" w:date="2021-05-20T17:51:00Z">
        <w:r w:rsidR="00CB773E">
          <w:rPr>
            <w:noProof/>
          </w:rPr>
          <w:t xml:space="preserve"> Don’t foget to export the class.</w:t>
        </w:r>
      </w:ins>
      <w:del w:id="1524"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005155C0" w14:textId="68BE2F9E" w:rsidR="00E83F44" w:rsidDel="00CB773E" w:rsidRDefault="00E83F44" w:rsidP="00E83F44">
      <w:pPr>
        <w:pStyle w:val="Code"/>
        <w:rPr>
          <w:del w:id="1525" w:author="Kelvin Sung" w:date="2021-05-20T17:49:00Z"/>
          <w:rFonts w:hint="eastAsia"/>
        </w:rPr>
      </w:pPr>
    </w:p>
    <w:p w14:paraId="21E38B81" w14:textId="4B5351E9" w:rsidR="00E83F44" w:rsidRDefault="00E83F44" w:rsidP="00E83F44">
      <w:pPr>
        <w:pStyle w:val="Code"/>
        <w:rPr>
          <w:rFonts w:hint="eastAsia"/>
        </w:rPr>
      </w:pPr>
      <w:r>
        <w:t>export default LightRenderable;</w:t>
      </w:r>
    </w:p>
    <w:p w14:paraId="270C6B3D" w14:textId="5E6510E0" w:rsidR="00326F2E" w:rsidDel="00FD1138" w:rsidRDefault="00326F2E" w:rsidP="000D057D">
      <w:pPr>
        <w:pStyle w:val="NumList"/>
        <w:numPr>
          <w:ilvl w:val="0"/>
          <w:numId w:val="14"/>
        </w:numPr>
        <w:rPr>
          <w:del w:id="1526" w:author="Kelvin Sung" w:date="2021-05-20T17:56:00Z"/>
          <w:rFonts w:hint="eastAsia"/>
          <w:noProof/>
        </w:rPr>
      </w:pPr>
      <w:del w:id="1527" w:author="Kelvin Sung" w:date="2021-05-20T17:52:00Z">
        <w:r w:rsidRPr="00326F2E" w:rsidDel="0059027C">
          <w:rPr>
            <w:noProof/>
          </w:rPr>
          <w:delText xml:space="preserve">Add </w:delText>
        </w:r>
      </w:del>
      <w:ins w:id="1528"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9" w:author="Kelvin Sung" w:date="2021-05-20T17:52:00Z">
        <w:r w:rsidR="0059027C">
          <w:rPr>
            <w:noProof/>
          </w:rPr>
          <w:t xml:space="preserve">to </w:t>
        </w:r>
      </w:ins>
      <w:del w:id="1530" w:author="Kelvin Sung" w:date="2021-05-20T17:52:00Z">
        <w:r w:rsidRPr="00326F2E" w:rsidDel="0059027C">
          <w:rPr>
            <w:noProof/>
          </w:rPr>
          <w:delText xml:space="preserve">that </w:delText>
        </w:r>
      </w:del>
      <w:r w:rsidRPr="00326F2E">
        <w:rPr>
          <w:noProof/>
        </w:rPr>
        <w:t>pass</w:t>
      </w:r>
      <w:del w:id="1531"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2" w:author="Kelvin Sung" w:date="2021-05-20T17:52:00Z">
        <w:r w:rsidR="0059027C">
          <w:rPr>
            <w:noProof/>
          </w:rPr>
          <w:t xml:space="preserve">before invoking the superclass </w:t>
        </w:r>
        <w:proofErr w:type="gramStart"/>
        <w:r w:rsidR="0059027C" w:rsidRPr="0059027C">
          <w:rPr>
            <w:rStyle w:val="CodeInline"/>
            <w:rFonts w:hint="eastAsia"/>
            <w:rPrChange w:id="1533" w:author="Kelvin Sung" w:date="2021-05-20T17:52:00Z">
              <w:rPr>
                <w:rFonts w:hint="eastAsia"/>
                <w:noProof/>
              </w:rPr>
            </w:rPrChange>
          </w:rPr>
          <w:t>draw(</w:t>
        </w:r>
        <w:proofErr w:type="gramEnd"/>
        <w:r w:rsidR="0059027C" w:rsidRPr="0059027C">
          <w:rPr>
            <w:rStyle w:val="CodeInline"/>
            <w:rFonts w:hint="eastAsia"/>
            <w:rPrChange w:id="1534" w:author="Kelvin Sung" w:date="2021-05-20T17:52:00Z">
              <w:rPr>
                <w:rFonts w:hint="eastAsia"/>
                <w:noProof/>
              </w:rPr>
            </w:rPrChange>
          </w:rPr>
          <w:t>)</w:t>
        </w:r>
        <w:r w:rsidR="0059027C">
          <w:rPr>
            <w:noProof/>
          </w:rPr>
          <w:t xml:space="preserve"> function</w:t>
        </w:r>
      </w:ins>
      <w:ins w:id="1535" w:author="Kelvin Sung" w:date="2021-05-22T06:55:00Z">
        <w:r w:rsidR="00614D89">
          <w:rPr>
            <w:noProof/>
          </w:rPr>
          <w:t xml:space="preserve"> to complete the drawing</w:t>
        </w:r>
      </w:ins>
      <w:ins w:id="1536" w:author="Kelvin Sung" w:date="2021-05-20T17:52:00Z">
        <w:r w:rsidR="0059027C">
          <w:rPr>
            <w:noProof/>
          </w:rPr>
          <w:t xml:space="preserve">. </w:t>
        </w:r>
      </w:ins>
      <w:del w:id="1537"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8" w:author="Kelvin Sung" w:date="2021-05-20T17:56:00Z"/>
          <w:rFonts w:hint="eastAsia"/>
          <w:noProof/>
        </w:rPr>
      </w:pPr>
      <w:del w:id="1539" w:author="Kelvin Sung" w:date="2021-05-20T17:56:00Z">
        <w:r w:rsidDel="00FD1138">
          <w:delText xml:space="preserve">    </w:delText>
        </w:r>
      </w:del>
    </w:p>
    <w:p w14:paraId="796786F8" w14:textId="27477451" w:rsidR="000C429E" w:rsidDel="00FD1138" w:rsidRDefault="000C429E" w:rsidP="000C429E">
      <w:pPr>
        <w:pStyle w:val="Code"/>
        <w:rPr>
          <w:del w:id="1540" w:author="Kelvin Sung" w:date="2021-05-20T17:56:00Z"/>
          <w:rFonts w:hint="eastAsia"/>
        </w:rPr>
      </w:pPr>
      <w:r>
        <w:t>draw(camera) {</w:t>
      </w:r>
    </w:p>
    <w:p w14:paraId="1A9821C0" w14:textId="77777777" w:rsidR="00FD1138" w:rsidRDefault="000C429E" w:rsidP="000C429E">
      <w:pPr>
        <w:pStyle w:val="Code"/>
        <w:rPr>
          <w:ins w:id="1541" w:author="Kelvin Sung" w:date="2021-05-20T17:56:00Z"/>
          <w:rFonts w:hint="eastAsia"/>
        </w:rPr>
      </w:pPr>
      <w:del w:id="1542" w:author="Kelvin Sung" w:date="2021-05-20T17:56:00Z">
        <w:r w:rsidDel="00FD1138">
          <w:delText xml:space="preserve">    </w:delText>
        </w:r>
      </w:del>
    </w:p>
    <w:p w14:paraId="13B1DF58" w14:textId="59538E47" w:rsidR="000C429E" w:rsidDel="00FD1138" w:rsidRDefault="000C429E" w:rsidP="000C429E">
      <w:pPr>
        <w:pStyle w:val="Code"/>
        <w:rPr>
          <w:del w:id="1543" w:author="Kelvin Sung" w:date="2021-05-20T17:56:00Z"/>
          <w:rFonts w:hint="eastAsia"/>
        </w:rPr>
      </w:pPr>
      <w:r>
        <w:t xml:space="preserve">    this.mShader.setCameraAndLight(camera, this.mLight);</w:t>
      </w:r>
    </w:p>
    <w:p w14:paraId="3435F951" w14:textId="77777777" w:rsidR="00FD1138" w:rsidRDefault="000C429E" w:rsidP="000C429E">
      <w:pPr>
        <w:pStyle w:val="Code"/>
        <w:rPr>
          <w:ins w:id="1544" w:author="Kelvin Sung" w:date="2021-05-20T17:56:00Z"/>
          <w:rFonts w:hint="eastAsia"/>
        </w:rPr>
      </w:pPr>
      <w:del w:id="1545" w:author="Kelvin Sung" w:date="2021-05-20T17:56:00Z">
        <w:r w:rsidDel="00FD1138">
          <w:delText xml:space="preserve">    </w:delText>
        </w:r>
      </w:del>
    </w:p>
    <w:p w14:paraId="29D1E134" w14:textId="15AA6BF9" w:rsidR="000C429E" w:rsidDel="00FD1138" w:rsidRDefault="000C429E" w:rsidP="000C429E">
      <w:pPr>
        <w:pStyle w:val="Code"/>
        <w:rPr>
          <w:del w:id="1546" w:author="Kelvin Sung" w:date="2021-05-20T17:56:00Z"/>
          <w:rFonts w:hint="eastAsia"/>
        </w:rPr>
      </w:pPr>
      <w:r>
        <w:t xml:space="preserve">    super.draw(camera);</w:t>
      </w:r>
    </w:p>
    <w:p w14:paraId="14A5B974" w14:textId="77777777" w:rsidR="00FD1138" w:rsidRDefault="000C429E" w:rsidP="000C429E">
      <w:pPr>
        <w:pStyle w:val="Code"/>
        <w:rPr>
          <w:ins w:id="1547" w:author="Kelvin Sung" w:date="2021-05-20T17:56:00Z"/>
          <w:rFonts w:hint="eastAsia"/>
        </w:rPr>
      </w:pPr>
      <w:del w:id="1548" w:author="Kelvin Sung" w:date="2021-05-20T17:56:00Z">
        <w:r w:rsidDel="00FD1138">
          <w:delText xml:space="preserve">    </w:delText>
        </w:r>
      </w:del>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137CFE2C" w14:textId="4C8BAAB0" w:rsidR="00326F2E" w:rsidDel="001D7721" w:rsidRDefault="00326F2E" w:rsidP="000D057D">
      <w:pPr>
        <w:pStyle w:val="NumList"/>
        <w:numPr>
          <w:ilvl w:val="0"/>
          <w:numId w:val="14"/>
        </w:numPr>
        <w:rPr>
          <w:del w:id="1549" w:author="Kelvin Sung" w:date="2021-05-20T17:57:00Z"/>
          <w:rFonts w:hint="eastAsia"/>
          <w:noProof/>
        </w:rPr>
      </w:pPr>
      <w:r w:rsidRPr="00326F2E">
        <w:rPr>
          <w:noProof/>
        </w:rPr>
        <w:t>Lastly, simply add the support to get and set the light</w:t>
      </w:r>
      <w:del w:id="1550" w:author="Kelvin Sung" w:date="2021-05-22T06:55:00Z">
        <w:r w:rsidRPr="00326F2E" w:rsidDel="00614D89">
          <w:rPr>
            <w:noProof/>
          </w:rPr>
          <w:delText>, as shown in the following code:</w:delText>
        </w:r>
      </w:del>
      <w:ins w:id="1551" w:author="Kelvin Sung" w:date="2021-05-22T06:55:00Z">
        <w:r w:rsidR="00614D89">
          <w:rPr>
            <w:noProof/>
          </w:rPr>
          <w:t>.</w:t>
        </w:r>
      </w:ins>
    </w:p>
    <w:p w14:paraId="4B26F87A" w14:textId="77777777" w:rsidR="001D7721" w:rsidRDefault="000C429E" w:rsidP="000D057D">
      <w:pPr>
        <w:pStyle w:val="NumList"/>
        <w:numPr>
          <w:ilvl w:val="0"/>
          <w:numId w:val="14"/>
        </w:numPr>
        <w:rPr>
          <w:ins w:id="1552" w:author="Kelvin Sung" w:date="2021-05-20T17:57:00Z"/>
          <w:rFonts w:hint="eastAsia"/>
          <w:noProof/>
        </w:rPr>
      </w:pPr>
      <w:del w:id="1553" w:author="Kelvin Sung" w:date="2021-05-20T17:57:00Z">
        <w:r w:rsidDel="001D7721">
          <w:delText xml:space="preserve">    </w:delText>
        </w:r>
      </w:del>
    </w:p>
    <w:p w14:paraId="090CC34E" w14:textId="311745C6" w:rsidR="000C429E" w:rsidDel="001D7721" w:rsidRDefault="000C429E" w:rsidP="000C429E">
      <w:pPr>
        <w:pStyle w:val="Code"/>
        <w:rPr>
          <w:del w:id="1554" w:author="Kelvin Sung" w:date="2021-05-20T17:57:00Z"/>
          <w:rFonts w:hint="eastAsia"/>
        </w:rPr>
      </w:pPr>
      <w:r>
        <w:t>getLight() {</w:t>
      </w:r>
    </w:p>
    <w:p w14:paraId="49AD4AFF" w14:textId="00B390AF" w:rsidR="000C429E" w:rsidDel="001D7721" w:rsidRDefault="000C429E" w:rsidP="000C429E">
      <w:pPr>
        <w:pStyle w:val="Code"/>
        <w:rPr>
          <w:del w:id="1555" w:author="Kelvin Sung" w:date="2021-05-20T17:57:00Z"/>
          <w:rFonts w:hint="eastAsia"/>
        </w:rPr>
      </w:pPr>
      <w:del w:id="1556" w:author="Kelvin Sung" w:date="2021-05-20T17:57:00Z">
        <w:r w:rsidDel="001D7721">
          <w:delText xml:space="preserve">    </w:delText>
        </w:r>
      </w:del>
      <w:del w:id="1557"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8" w:author="Kelvin Sung" w:date="2021-05-20T17:57:00Z"/>
          <w:rFonts w:hint="eastAsia"/>
        </w:rPr>
      </w:pPr>
      <w:del w:id="1559" w:author="Kelvin Sung" w:date="2021-05-20T17:57:00Z">
        <w:r w:rsidDel="001D7721">
          <w:delText xml:space="preserve">    </w:delText>
        </w:r>
      </w:del>
      <w:ins w:id="1560" w:author="Kelvin Sung" w:date="2021-05-22T06:55:00Z">
        <w:r w:rsidR="00614D89">
          <w:t xml:space="preserve"> </w:t>
        </w:r>
      </w:ins>
      <w:r>
        <w:t>}</w:t>
      </w:r>
    </w:p>
    <w:p w14:paraId="5CD9EA3E" w14:textId="77777777" w:rsidR="001D7721" w:rsidRDefault="000C429E" w:rsidP="000C429E">
      <w:pPr>
        <w:pStyle w:val="Code"/>
        <w:rPr>
          <w:ins w:id="1561" w:author="Kelvin Sung" w:date="2021-05-20T17:57:00Z"/>
          <w:rFonts w:hint="eastAsia"/>
        </w:rPr>
      </w:pPr>
      <w:del w:id="1562" w:author="Kelvin Sung" w:date="2021-05-20T17:57:00Z">
        <w:r w:rsidDel="001D7721">
          <w:delText xml:space="preserve">    </w:delText>
        </w:r>
      </w:del>
    </w:p>
    <w:p w14:paraId="0FDCA293" w14:textId="2EFC234B" w:rsidR="000C429E" w:rsidDel="001D7721" w:rsidRDefault="000C429E" w:rsidP="000C429E">
      <w:pPr>
        <w:pStyle w:val="Code"/>
        <w:rPr>
          <w:del w:id="1563" w:author="Kelvin Sung" w:date="2021-05-20T17:57:00Z"/>
          <w:rFonts w:hint="eastAsia"/>
        </w:rPr>
      </w:pPr>
      <w:r>
        <w:t>addLight(l) {</w:t>
      </w:r>
    </w:p>
    <w:p w14:paraId="1E558D76" w14:textId="36CD8FA5" w:rsidR="000C429E" w:rsidDel="001D7721" w:rsidRDefault="000C429E" w:rsidP="000C429E">
      <w:pPr>
        <w:pStyle w:val="Code"/>
        <w:rPr>
          <w:del w:id="1564" w:author="Kelvin Sung" w:date="2021-05-20T17:57:00Z"/>
          <w:rFonts w:hint="eastAsia"/>
        </w:rPr>
      </w:pPr>
      <w:del w:id="1565" w:author="Kelvin Sung" w:date="2021-05-20T17:57:00Z">
        <w:r w:rsidDel="001D7721">
          <w:delText xml:space="preserve">    </w:delText>
        </w:r>
      </w:del>
      <w:del w:id="1566" w:author="Kelvin Sung" w:date="2021-05-22T06:55:00Z">
        <w:r w:rsidDel="00614D89">
          <w:delText xml:space="preserve">   </w:delText>
        </w:r>
      </w:del>
      <w:r>
        <w:t xml:space="preserve"> this.mLight = l;</w:t>
      </w:r>
    </w:p>
    <w:p w14:paraId="5320BA36" w14:textId="6EE7F9DD" w:rsidR="000C429E" w:rsidRDefault="000C429E" w:rsidP="000C429E">
      <w:pPr>
        <w:pStyle w:val="Code"/>
        <w:rPr>
          <w:ins w:id="1567" w:author="Kelvin Sung" w:date="2021-05-22T08:09:00Z"/>
          <w:rFonts w:hint="eastAsia"/>
        </w:rPr>
      </w:pPr>
      <w:del w:id="1568" w:author="Kelvin Sung" w:date="2021-05-20T17:57:00Z">
        <w:r w:rsidDel="001D7721">
          <w:delText xml:space="preserve">    </w:delText>
        </w:r>
      </w:del>
      <w:ins w:id="1569" w:author="Kelvin Sung" w:date="2021-05-22T06:55:00Z">
        <w:r w:rsidR="00614D89">
          <w:t xml:space="preserve"> </w:t>
        </w:r>
      </w:ins>
      <w:r>
        <w:t>}</w:t>
      </w:r>
    </w:p>
    <w:p w14:paraId="546983FA" w14:textId="6300E78E" w:rsidR="003B6073" w:rsidDel="003B6073" w:rsidRDefault="00F138DE">
      <w:pPr>
        <w:pStyle w:val="BodyTextCont"/>
        <w:rPr>
          <w:del w:id="1570" w:author="Kelvin Sung" w:date="2021-05-22T08:09:00Z"/>
          <w:rFonts w:hint="eastAsia"/>
        </w:rPr>
        <w:pPrChange w:id="1571" w:author="Kelvin Sung" w:date="2021-05-22T08:09:00Z">
          <w:pPr>
            <w:pStyle w:val="Code"/>
          </w:pPr>
        </w:pPrChange>
      </w:pPr>
      <w:ins w:id="1572" w:author="Kelvin Sung" w:date="2021-05-22T18:20:00Z">
        <w:r>
          <w:t>Before moving on</w:t>
        </w:r>
      </w:ins>
      <w:ins w:id="1573"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rPr>
          <w:rFonts w:hint="eastAsia"/>
        </w:rPr>
        <w:pPrChange w:id="1574"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75" w:author="Kelvin Sung" w:date="2021-05-22T07:04:00Z"/>
          <w:rFonts w:hint="eastAsia"/>
          <w:noProof/>
        </w:rPr>
      </w:pPr>
      <w:ins w:id="1576" w:author="Kelvin Sung" w:date="2021-05-22T07:06:00Z">
        <w:r>
          <w:rPr>
            <w:noProof/>
          </w:rPr>
          <w:t xml:space="preserve">As </w:t>
        </w:r>
      </w:ins>
      <w:ins w:id="1577" w:author="Kelvin Sung" w:date="2021-05-22T07:02:00Z">
        <w:r>
          <w:rPr>
            <w:noProof/>
          </w:rPr>
          <w:t>dis</w:t>
        </w:r>
      </w:ins>
      <w:ins w:id="1578" w:author="Kelvin Sung" w:date="2021-05-22T07:03:00Z">
        <w:r>
          <w:rPr>
            <w:noProof/>
          </w:rPr>
          <w:t>cuss</w:t>
        </w:r>
      </w:ins>
      <w:ins w:id="1579" w:author="Kelvin Sung" w:date="2021-05-22T07:06:00Z">
        <w:r>
          <w:rPr>
            <w:noProof/>
          </w:rPr>
          <w:t>ed</w:t>
        </w:r>
      </w:ins>
      <w:ins w:id="1580" w:author="Kelvin Sung" w:date="2021-05-22T07:02:00Z">
        <w:r>
          <w:rPr>
            <w:noProof/>
          </w:rPr>
          <w:t xml:space="preserve"> when </w:t>
        </w:r>
      </w:ins>
      <w:ins w:id="1581" w:author="Kelvin Sung" w:date="2021-05-22T07:03:00Z">
        <w:r>
          <w:rPr>
            <w:noProof/>
          </w:rPr>
          <w:t>you first defined</w:t>
        </w:r>
      </w:ins>
      <w:ins w:id="1582" w:author="Kelvin Sung" w:date="2021-05-22T07:02:00Z">
        <w:r>
          <w:rPr>
            <w:noProof/>
          </w:rPr>
          <w:t xml:space="preserve"> </w:t>
        </w:r>
        <w:proofErr w:type="spellStart"/>
        <w:r w:rsidRPr="00C11838">
          <w:rPr>
            <w:rStyle w:val="CodeInline"/>
            <w:rFonts w:hint="eastAsia"/>
            <w:rPrChange w:id="1583" w:author="Kelvin Sung" w:date="2021-05-22T07:02:00Z">
              <w:rPr>
                <w:rFonts w:hint="eastAsia"/>
                <w:noProof/>
              </w:rPr>
            </w:rPrChange>
          </w:rPr>
          <w:t>TextureShader</w:t>
        </w:r>
        <w:proofErr w:type="spellEnd"/>
        <w:r>
          <w:rPr>
            <w:noProof/>
          </w:rPr>
          <w:t xml:space="preserve"> (</w:t>
        </w:r>
      </w:ins>
      <w:ins w:id="1584" w:author="Kelvin Sung" w:date="2021-05-22T07:01:00Z">
        <w:r>
          <w:rPr>
            <w:noProof/>
          </w:rPr>
          <w:t>Chapter 5</w:t>
        </w:r>
      </w:ins>
      <w:ins w:id="1585" w:author="Kelvin Sung" w:date="2021-05-22T07:02:00Z">
        <w:r>
          <w:rPr>
            <w:noProof/>
          </w:rPr>
          <w:t>)</w:t>
        </w:r>
      </w:ins>
      <w:ins w:id="1586" w:author="Kelvin Sung" w:date="2021-05-22T07:04:00Z">
        <w:r>
          <w:rPr>
            <w:noProof/>
          </w:rPr>
          <w:t>,</w:t>
        </w:r>
      </w:ins>
      <w:ins w:id="1587" w:author="Kelvin Sung" w:date="2021-05-22T07:01:00Z">
        <w:r>
          <w:rPr>
            <w:noProof/>
          </w:rPr>
          <w:t xml:space="preserve"> </w:t>
        </w:r>
      </w:ins>
      <w:ins w:id="1588" w:author="Kelvin Sung" w:date="2021-05-22T07:04:00Z">
        <w:r>
          <w:rPr>
            <w:noProof/>
          </w:rPr>
          <w:t>in t</w:t>
        </w:r>
      </w:ins>
      <w:ins w:id="1589" w:author="Kelvin Sung" w:date="2021-05-22T07:05:00Z">
        <w:r>
          <w:rPr>
            <w:noProof/>
          </w:rPr>
          <w:t xml:space="preserve">he entire engine </w:t>
        </w:r>
      </w:ins>
      <w:ins w:id="1590" w:author="Kelvin Sung" w:date="2021-05-22T07:04:00Z">
        <w:r>
          <w:rPr>
            <w:noProof/>
          </w:rPr>
          <w:t>only a single instance is required for each shader type</w:t>
        </w:r>
      </w:ins>
      <w:ins w:id="1591" w:author="Kelvin Sung" w:date="2021-05-22T07:05:00Z">
        <w:r>
          <w:rPr>
            <w:noProof/>
          </w:rPr>
          <w:t xml:space="preserve"> and </w:t>
        </w:r>
      </w:ins>
      <w:ins w:id="1592" w:author="Kelvin Sung" w:date="2021-05-22T07:13:00Z">
        <w:r w:rsidR="00277DA7">
          <w:rPr>
            <w:noProof/>
          </w:rPr>
          <w:t xml:space="preserve">all </w:t>
        </w:r>
      </w:ins>
      <w:ins w:id="1593" w:author="Kelvin Sung" w:date="2021-05-22T07:05:00Z">
        <w:r>
          <w:rPr>
            <w:noProof/>
          </w:rPr>
          <w:t xml:space="preserve">the shaders are always hidden from the </w:t>
        </w:r>
      </w:ins>
      <w:ins w:id="1594" w:author="Kelvin Sung" w:date="2021-05-22T07:13:00Z">
        <w:r w:rsidR="00277DA7">
          <w:rPr>
            <w:noProof/>
          </w:rPr>
          <w:t>game programmer</w:t>
        </w:r>
      </w:ins>
      <w:ins w:id="1595" w:author="Kelvin Sung" w:date="2021-05-22T07:05:00Z">
        <w:r>
          <w:rPr>
            <w:noProof/>
          </w:rPr>
          <w:t xml:space="preserve"> by a corressponding </w:t>
        </w:r>
        <w:r w:rsidRPr="00C11838">
          <w:rPr>
            <w:rStyle w:val="CodeInline"/>
            <w:rFonts w:hint="eastAsia"/>
            <w:rPrChange w:id="1596" w:author="Kelvin Sung" w:date="2021-05-22T07:05:00Z">
              <w:rPr>
                <w:rFonts w:hint="eastAsia"/>
                <w:noProof/>
              </w:rPr>
            </w:rPrChange>
          </w:rPr>
          <w:t>Renderable</w:t>
        </w:r>
        <w:r>
          <w:rPr>
            <w:noProof/>
          </w:rPr>
          <w:t xml:space="preserve"> type. </w:t>
        </w:r>
      </w:ins>
      <w:ins w:id="1597" w:author="Kelvin Sung" w:date="2021-05-22T07:07:00Z">
        <w:r>
          <w:rPr>
            <w:noProof/>
          </w:rPr>
          <w:t>E</w:t>
        </w:r>
        <w:r>
          <w:rPr>
            <w:rFonts w:hint="eastAsia"/>
            <w:noProof/>
          </w:rPr>
          <w:t>a</w:t>
        </w:r>
        <w:r>
          <w:rPr>
            <w:noProof/>
          </w:rPr>
          <w:t>ch instance of the shader type is created during engine initialization</w:t>
        </w:r>
      </w:ins>
      <w:ins w:id="1598" w:author="Kelvin Sung" w:date="2021-05-22T07:08:00Z">
        <w:r>
          <w:rPr>
            <w:noProof/>
          </w:rPr>
          <w:t xml:space="preserve"> in the </w:t>
        </w:r>
        <w:proofErr w:type="spellStart"/>
        <w:r w:rsidRPr="00C11838">
          <w:rPr>
            <w:rStyle w:val="CodeInline"/>
            <w:rFonts w:hint="eastAsia"/>
            <w:rPrChange w:id="1599" w:author="Kelvin Sung" w:date="2021-05-22T07:08:00Z">
              <w:rPr>
                <w:rFonts w:hint="eastAsia"/>
                <w:noProof/>
              </w:rPr>
            </w:rPrChange>
          </w:rPr>
          <w:t>shaderResources</w:t>
        </w:r>
      </w:ins>
      <w:proofErr w:type="spellEnd"/>
      <w:ins w:id="1600" w:author="Kelvin Sung" w:date="2021-05-22T07:07:00Z">
        <w:r>
          <w:rPr>
            <w:noProof/>
          </w:rPr>
          <w:t xml:space="preserve"> </w:t>
        </w:r>
      </w:ins>
      <w:ins w:id="1601" w:author="Kelvin Sung" w:date="2021-05-22T07:10:00Z">
        <w:r w:rsidR="00B75B4F">
          <w:rPr>
            <w:noProof/>
          </w:rPr>
          <w:t>module</w:t>
        </w:r>
      </w:ins>
      <w:ins w:id="1602" w:author="Kelvin Sung" w:date="2021-05-22T07:14:00Z">
        <w:r w:rsidR="00277DA7">
          <w:rPr>
            <w:noProof/>
          </w:rPr>
          <w:t xml:space="preserve"> where the module is</w:t>
        </w:r>
      </w:ins>
      <w:ins w:id="1603" w:author="Kelvin Sung" w:date="2021-05-22T07:08:00Z">
        <w:r>
          <w:rPr>
            <w:noProof/>
          </w:rPr>
          <w:t xml:space="preserve"> </w:t>
        </w:r>
      </w:ins>
      <w:ins w:id="1604" w:author="Kelvin Sung" w:date="2021-05-22T07:07:00Z">
        <w:r>
          <w:rPr>
            <w:noProof/>
          </w:rPr>
          <w:t>hidd</w:t>
        </w:r>
      </w:ins>
      <w:ins w:id="1605" w:author="Kelvin Sung" w:date="2021-05-22T07:08:00Z">
        <w:r>
          <w:rPr>
            <w:noProof/>
          </w:rPr>
          <w:t xml:space="preserve">en in the </w:t>
        </w:r>
      </w:ins>
      <w:proofErr w:type="spellStart"/>
      <w:ins w:id="1606" w:author="Kelvin Sung" w:date="2021-05-22T07:13:00Z">
        <w:r w:rsidR="00277DA7" w:rsidRPr="00277DA7">
          <w:rPr>
            <w:rStyle w:val="CodeInline"/>
            <w:rFonts w:hint="eastAsia"/>
            <w:rPrChange w:id="1607" w:author="Kelvin Sung" w:date="2021-05-22T07:13:00Z">
              <w:rPr>
                <w:rFonts w:hint="eastAsia"/>
                <w:noProof/>
              </w:rPr>
            </w:rPrChange>
          </w:rPr>
          <w:t>src</w:t>
        </w:r>
        <w:proofErr w:type="spellEnd"/>
        <w:r w:rsidR="00277DA7" w:rsidRPr="00277DA7">
          <w:rPr>
            <w:rStyle w:val="CodeInline"/>
            <w:rFonts w:hint="eastAsia"/>
            <w:rPrChange w:id="1608" w:author="Kelvin Sung" w:date="2021-05-22T07:13:00Z">
              <w:rPr>
                <w:rFonts w:hint="eastAsia"/>
                <w:noProof/>
              </w:rPr>
            </w:rPrChange>
          </w:rPr>
          <w:t>/engine/</w:t>
        </w:r>
      </w:ins>
      <w:ins w:id="1609" w:author="Kelvin Sung" w:date="2021-05-22T07:08:00Z">
        <w:r w:rsidRPr="00277DA7">
          <w:rPr>
            <w:rStyle w:val="CodeInline"/>
            <w:rFonts w:hint="eastAsia"/>
            <w:rPrChange w:id="1610" w:author="Kelvin Sung" w:date="2021-05-22T07:11:00Z">
              <w:rPr>
                <w:rFonts w:hint="eastAsia"/>
                <w:noProof/>
              </w:rPr>
            </w:rPrChange>
          </w:rPr>
          <w:t>core</w:t>
        </w:r>
        <w:r>
          <w:rPr>
            <w:noProof/>
          </w:rPr>
          <w:t xml:space="preserve"> folde</w:t>
        </w:r>
      </w:ins>
      <w:ins w:id="1611" w:author="Kelvin Sung" w:date="2021-05-22T07:11:00Z">
        <w:r w:rsidR="00277DA7">
          <w:rPr>
            <w:noProof/>
          </w:rPr>
          <w:t>r.</w:t>
        </w:r>
      </w:ins>
    </w:p>
    <w:p w14:paraId="5D951F57" w14:textId="452944B0" w:rsidR="00326F2E" w:rsidRDefault="00326F2E">
      <w:pPr>
        <w:pStyle w:val="BodyTextCont"/>
        <w:rPr>
          <w:rFonts w:hint="eastAsia"/>
          <w:noProof/>
        </w:rPr>
        <w:pPrChange w:id="1612" w:author="Kelvin Sung" w:date="2021-05-22T07:14:00Z">
          <w:pPr>
            <w:pStyle w:val="BodyTextFirst"/>
          </w:pPr>
        </w:pPrChange>
      </w:pPr>
      <w:r>
        <w:rPr>
          <w:noProof/>
        </w:rPr>
        <w:t xml:space="preserve">You can now modify the engine to support the initializing, loading, and unloading of </w:t>
      </w:r>
      <w:del w:id="1613" w:author="Kelvin Sung" w:date="2021-05-22T07:15:00Z">
        <w:r w:rsidDel="00277DA7">
          <w:rPr>
            <w:noProof/>
          </w:rPr>
          <w:delText xml:space="preserve">the </w:delText>
        </w:r>
      </w:del>
      <w:ins w:id="1614" w:author="Kelvin Sung" w:date="2021-05-22T07:15:00Z">
        <w:r w:rsidR="00277DA7">
          <w:rPr>
            <w:noProof/>
          </w:rPr>
          <w:t xml:space="preserve">a </w:t>
        </w:r>
      </w:ins>
      <w:del w:id="1615"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6" w:author="Kelvin Sung" w:date="2021-05-22T07:15:00Z">
        <w:r w:rsidR="00277DA7">
          <w:rPr>
            <w:noProof/>
          </w:rPr>
          <w:t xml:space="preserve"> to be shared </w:t>
        </w:r>
        <w:r w:rsidR="003D5F4A">
          <w:rPr>
            <w:noProof/>
          </w:rPr>
          <w:t>engine</w:t>
        </w:r>
        <w:r w:rsidR="00277DA7">
          <w:rPr>
            <w:noProof/>
          </w:rPr>
          <w:t>-wide</w:t>
        </w:r>
      </w:ins>
      <w:r>
        <w:rPr>
          <w:noProof/>
        </w:rPr>
        <w:t>.</w:t>
      </w:r>
      <w:ins w:id="1617" w:author="Kelvin Sung" w:date="2021-05-22T07:00:00Z">
        <w:r w:rsidR="00C11838">
          <w:rPr>
            <w:noProof/>
          </w:rPr>
          <w:t xml:space="preserve"> </w:t>
        </w:r>
      </w:ins>
    </w:p>
    <w:p w14:paraId="3CE025EC" w14:textId="3A8EE61E" w:rsidR="00326F2E" w:rsidRDefault="003D5F4A" w:rsidP="000D057D">
      <w:pPr>
        <w:pStyle w:val="NumList"/>
        <w:numPr>
          <w:ilvl w:val="0"/>
          <w:numId w:val="15"/>
        </w:numPr>
        <w:rPr>
          <w:rFonts w:hint="eastAsia"/>
          <w:noProof/>
        </w:rPr>
      </w:pPr>
      <w:ins w:id="1618" w:author="Kelvin Sung" w:date="2021-05-22T07:16:00Z">
        <w:r>
          <w:rPr>
            <w:noProof/>
          </w:rPr>
          <w:t xml:space="preserve">Edit </w:t>
        </w:r>
      </w:ins>
      <w:del w:id="1619"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0" w:author="Kelvin Sung" w:date="2021-05-22T07:16:00Z">
        <w:r w:rsidR="00326F2E" w:rsidDel="003D5F4A">
          <w:rPr>
            <w:noProof/>
          </w:rPr>
          <w:delText xml:space="preserve">file located </w:delText>
        </w:r>
      </w:del>
      <w:r w:rsidR="00326F2E">
        <w:rPr>
          <w:noProof/>
        </w:rPr>
        <w:t xml:space="preserve">in the </w:t>
      </w:r>
      <w:commentRangeStart w:id="1621"/>
      <w:commentRangeStart w:id="1622"/>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1"/>
      <w:r w:rsidR="000F0939">
        <w:rPr>
          <w:rStyle w:val="CommentReference"/>
          <w:rFonts w:asciiTheme="minorHAnsi" w:hAnsiTheme="minorHAnsi"/>
        </w:rPr>
        <w:commentReference w:id="1621"/>
      </w:r>
      <w:commentRangeEnd w:id="1622"/>
      <w:r w:rsidR="00614D89">
        <w:rPr>
          <w:rStyle w:val="CommentReference"/>
          <w:rFonts w:asciiTheme="minorHAnsi" w:hAnsiTheme="minorHAnsi"/>
        </w:rPr>
        <w:commentReference w:id="1622"/>
      </w:r>
      <w:r w:rsidR="00326F2E">
        <w:rPr>
          <w:noProof/>
        </w:rPr>
        <w:t>folder</w:t>
      </w:r>
      <w:del w:id="1623" w:author="Kelvin Sung" w:date="2021-05-22T07:16:00Z">
        <w:r w:rsidR="00326F2E" w:rsidDel="003D5F4A">
          <w:rPr>
            <w:noProof/>
          </w:rPr>
          <w:delText>. Also, define an accessor function as shown here:</w:delText>
        </w:r>
      </w:del>
      <w:ins w:id="1624" w:author="Kelvin Sung" w:date="2021-05-22T07:16:00Z">
        <w:r>
          <w:rPr>
            <w:noProof/>
          </w:rPr>
          <w:t xml:space="preserve"> to import LightShader</w:t>
        </w:r>
      </w:ins>
      <w:ins w:id="1625" w:author="Kelvin Sung" w:date="2021-05-22T07:17:00Z">
        <w:r>
          <w:rPr>
            <w:noProof/>
          </w:rPr>
          <w:t>;</w:t>
        </w:r>
      </w:ins>
      <w:ins w:id="1626" w:author="Kelvin Sung" w:date="2021-05-22T07:16:00Z">
        <w:r>
          <w:rPr>
            <w:noProof/>
          </w:rPr>
          <w:t xml:space="preserve"> </w:t>
        </w:r>
      </w:ins>
      <w:ins w:id="1627" w:author="Kelvin Sung" w:date="2021-05-22T07:17:00Z">
        <w:r>
          <w:rPr>
            <w:noProof/>
          </w:rPr>
          <w:t xml:space="preserve">define the path to the GLSL source code, a corresponding variable </w:t>
        </w:r>
      </w:ins>
      <w:ins w:id="1628" w:author="Kelvin Sung" w:date="2021-05-22T07:18:00Z">
        <w:r>
          <w:rPr>
            <w:noProof/>
          </w:rPr>
          <w:t xml:space="preserve">and access function </w:t>
        </w:r>
      </w:ins>
      <w:ins w:id="1629" w:author="Kelvin Sung" w:date="2021-05-22T07:17:00Z">
        <w:r>
          <w:rPr>
            <w:noProof/>
          </w:rPr>
          <w:t xml:space="preserve">for </w:t>
        </w:r>
      </w:ins>
      <w:ins w:id="1630" w:author="Kelvin Sung" w:date="2021-05-22T07:18:00Z">
        <w:r>
          <w:rPr>
            <w:noProof/>
          </w:rPr>
          <w:t>the shader.</w:t>
        </w:r>
      </w:ins>
    </w:p>
    <w:p w14:paraId="63083D2B" w14:textId="549A453E" w:rsidR="00271BCC" w:rsidRDefault="00271BCC" w:rsidP="000F0939">
      <w:pPr>
        <w:pStyle w:val="Code"/>
        <w:rPr>
          <w:ins w:id="1631" w:author="Kelvin Sung" w:date="2021-05-22T07:19:00Z"/>
          <w:rFonts w:hint="eastAsia"/>
        </w:rPr>
      </w:pPr>
      <w:ins w:id="1632" w:author="Kelvin Sung" w:date="2021-05-22T07:19:00Z">
        <w:r w:rsidRPr="00271BCC">
          <w:t>… identical to previous code …</w:t>
        </w:r>
      </w:ins>
    </w:p>
    <w:p w14:paraId="3D5F4E17" w14:textId="77777777" w:rsidR="00271BCC" w:rsidRDefault="00271BCC" w:rsidP="000F0939">
      <w:pPr>
        <w:pStyle w:val="Code"/>
        <w:rPr>
          <w:ins w:id="1633" w:author="Kelvin Sung" w:date="2021-05-22T07:19:00Z"/>
          <w:rFonts w:hint="eastAsia"/>
        </w:rPr>
      </w:pPr>
    </w:p>
    <w:p w14:paraId="41C36611" w14:textId="0FB66332" w:rsidR="000F0939" w:rsidRDefault="000F0939" w:rsidP="000F0939">
      <w:pPr>
        <w:pStyle w:val="Code"/>
        <w:rPr>
          <w:rFonts w:hint="eastAsia"/>
        </w:rPr>
      </w:pPr>
      <w:r w:rsidRPr="000F0939">
        <w:t>import LightShader from "../shaders/light_shader.js";</w:t>
      </w:r>
    </w:p>
    <w:p w14:paraId="1968B78A" w14:textId="03AC9AAC" w:rsidR="000F0939" w:rsidDel="00271BCC" w:rsidRDefault="000F0939" w:rsidP="000F0939">
      <w:pPr>
        <w:pStyle w:val="Code"/>
        <w:rPr>
          <w:del w:id="1634" w:author="Kelvin Sung" w:date="2021-05-22T07:19:00Z"/>
          <w:rFonts w:hint="eastAsia"/>
        </w:rPr>
      </w:pPr>
    </w:p>
    <w:p w14:paraId="06E63393" w14:textId="275F076D" w:rsidR="000F0939" w:rsidDel="00271BCC" w:rsidRDefault="000F0939" w:rsidP="000F0939">
      <w:pPr>
        <w:pStyle w:val="Code"/>
        <w:rPr>
          <w:del w:id="1635" w:author="Kelvin Sung" w:date="2021-05-22T07:18:00Z"/>
          <w:rFonts w:hint="eastAsia"/>
        </w:rPr>
      </w:pPr>
      <w:del w:id="1636" w:author="Kelvin Sung" w:date="2021-05-22T07:18:00Z">
        <w:r w:rsidDel="00271BCC">
          <w:delText>…</w:delText>
        </w:r>
      </w:del>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2857FB25" w:rsidR="00326F2E" w:rsidRDefault="00326F2E" w:rsidP="000D057D">
      <w:pPr>
        <w:pStyle w:val="NumList"/>
        <w:numPr>
          <w:ilvl w:val="0"/>
          <w:numId w:val="15"/>
        </w:numPr>
        <w:rPr>
          <w:rFonts w:hint="eastAsia"/>
          <w:noProof/>
        </w:rPr>
      </w:pPr>
      <w:del w:id="1637" w:author="Kelvin Sung" w:date="2021-05-22T07:19:00Z">
        <w:r w:rsidRPr="00326F2E" w:rsidDel="00271BCC">
          <w:rPr>
            <w:noProof/>
          </w:rPr>
          <w:lastRenderedPageBreak/>
          <w:delText xml:space="preserve">Now </w:delText>
        </w:r>
      </w:del>
      <w:ins w:id="1638" w:author="Kelvin Sung" w:date="2021-05-22T07:19:00Z">
        <w:r w:rsidR="00271BCC">
          <w:rPr>
            <w:noProof/>
          </w:rPr>
          <w:t xml:space="preserve">Create a new </w:t>
        </w:r>
      </w:ins>
      <w:del w:id="1639" w:author="Kelvin Sung" w:date="2021-05-22T07:19:00Z">
        <w:r w:rsidRPr="00326F2E" w:rsidDel="00271BCC">
          <w:rPr>
            <w:noProof/>
          </w:rPr>
          <w:delText xml:space="preserve">instantiate a new </w:delText>
        </w:r>
      </w:del>
      <w:ins w:id="1640"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41" w:author="Kelvin Sung" w:date="2021-05-22T07:19:00Z">
        <w:r w:rsidRPr="00326F2E" w:rsidDel="00271BCC">
          <w:rPr>
            <w:noProof/>
          </w:rPr>
          <w:delText>, as shown here:</w:delText>
        </w:r>
      </w:del>
      <w:ins w:id="1642" w:author="Kelvin Sung" w:date="2021-05-22T07:19:00Z">
        <w:r w:rsidR="00271BCC">
          <w:rPr>
            <w:noProof/>
          </w:rPr>
          <w:t>.</w:t>
        </w:r>
      </w:ins>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3"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7B97435" w:rsidR="00326F2E" w:rsidRDefault="00271BCC" w:rsidP="000D057D">
      <w:pPr>
        <w:pStyle w:val="NumList"/>
        <w:numPr>
          <w:ilvl w:val="0"/>
          <w:numId w:val="15"/>
        </w:numPr>
        <w:rPr>
          <w:rFonts w:hint="eastAsia"/>
          <w:noProof/>
        </w:rPr>
      </w:pPr>
      <w:ins w:id="1644" w:author="Kelvin Sung" w:date="2021-05-22T07:20:00Z">
        <w:r>
          <w:rPr>
            <w:noProof/>
          </w:rPr>
          <w:t xml:space="preserve">Load the light shader GLSL source code </w:t>
        </w:r>
      </w:ins>
      <w:del w:id="1645" w:author="Kelvin Sung" w:date="2021-05-22T07:20:00Z">
        <w:r w:rsidR="00326F2E" w:rsidRPr="00326F2E" w:rsidDel="00271BCC">
          <w:rPr>
            <w:noProof/>
          </w:rPr>
          <w:delText>I</w:delText>
        </w:r>
      </w:del>
      <w:ins w:id="1646"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7" w:author="Kelvin Sung" w:date="2021-05-22T07:21:00Z">
        <w:r>
          <w:rPr>
            <w:noProof/>
          </w:rPr>
          <w:t>.</w:t>
        </w:r>
      </w:ins>
      <w:del w:id="1648" w:author="Kelvin Sung" w:date="2021-05-22T07:21:00Z">
        <w:r w:rsidR="00326F2E" w:rsidRPr="00326F2E" w:rsidDel="00271BCC">
          <w:rPr>
            <w:noProof/>
          </w:rPr>
          <w:delText>,</w:delText>
        </w:r>
      </w:del>
      <w:r w:rsidR="00326F2E" w:rsidRPr="00326F2E">
        <w:rPr>
          <w:noProof/>
        </w:rPr>
        <w:t xml:space="preserve"> </w:t>
      </w:r>
      <w:del w:id="1649"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271BCC">
        <w:rPr>
          <w:rPrChange w:id="1650"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8680AC9" w:rsidR="00326F2E" w:rsidRDefault="00271BCC" w:rsidP="000D057D">
      <w:pPr>
        <w:pStyle w:val="NumList"/>
        <w:numPr>
          <w:ilvl w:val="0"/>
          <w:numId w:val="15"/>
        </w:numPr>
        <w:rPr>
          <w:rFonts w:hint="eastAsia"/>
          <w:noProof/>
        </w:rPr>
      </w:pPr>
      <w:ins w:id="1651" w:author="Kelvin Sung" w:date="2021-05-22T07:21:00Z">
        <w:r>
          <w:rPr>
            <w:noProof/>
          </w:rPr>
          <w:t xml:space="preserve">Remember to release GLSL resrouces and unload the source code </w:t>
        </w:r>
      </w:ins>
      <w:ins w:id="1652" w:author="Kelvin Sung" w:date="2021-05-22T07:22:00Z">
        <w:r>
          <w:rPr>
            <w:noProof/>
          </w:rPr>
          <w:t xml:space="preserve">during cleanup. </w:t>
        </w:r>
      </w:ins>
      <w:del w:id="1653"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5"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301557FD" w:rsidR="00326F2E" w:rsidRDefault="000F0939" w:rsidP="000D057D">
      <w:pPr>
        <w:pStyle w:val="NumList"/>
        <w:numPr>
          <w:ilvl w:val="0"/>
          <w:numId w:val="15"/>
        </w:numPr>
        <w:rPr>
          <w:rFonts w:hint="eastAsia"/>
          <w:noProof/>
        </w:rPr>
      </w:pPr>
      <w:commentRangeStart w:id="1656"/>
      <w:del w:id="1657" w:author="Kelvin Sung" w:date="2021-05-22T07:22:00Z">
        <w:r w:rsidDel="00271BCC">
          <w:rPr>
            <w:noProof/>
          </w:rPr>
          <w:delText>TEMP TEXT</w:delText>
        </w:r>
        <w:commentRangeEnd w:id="1656"/>
        <w:r w:rsidDel="00271BCC">
          <w:rPr>
            <w:rStyle w:val="CommentReference"/>
            <w:rFonts w:asciiTheme="minorHAnsi" w:hAnsiTheme="minorHAnsi"/>
          </w:rPr>
          <w:commentReference w:id="1656"/>
        </w:r>
      </w:del>
      <w:ins w:id="1658" w:author="Kelvin Sung" w:date="2021-05-22T07:22:00Z">
        <w:r w:rsidR="00271BCC">
          <w:rPr>
            <w:noProof/>
          </w:rPr>
          <w:t xml:space="preserve">Lastly, export the access function to </w:t>
        </w:r>
      </w:ins>
      <w:ins w:id="1659"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rPr>
          <w:rFonts w:hint="eastAsia"/>
        </w:rPr>
      </w:pPr>
      <w:r>
        <w:t xml:space="preserve">export {init, cleanUp, </w:t>
      </w:r>
    </w:p>
    <w:p w14:paraId="6DFDB011" w14:textId="61B390C7" w:rsidR="000F0939" w:rsidRPr="00326F2E" w:rsidRDefault="000F0939" w:rsidP="000F0939">
      <w:pPr>
        <w:pStyle w:val="Code"/>
        <w:rPr>
          <w:rFonts w:hint="eastAsia"/>
        </w:rPr>
      </w:pPr>
      <w:r>
        <w:t xml:space="preserve">      </w:t>
      </w:r>
      <w:del w:id="1660"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1"/>
      <w:r>
        <w:rPr>
          <w:noProof/>
        </w:rPr>
        <w:t>Modifying the Camera</w:t>
      </w:r>
      <w:commentRangeEnd w:id="1661"/>
      <w:r w:rsidR="000F15CE">
        <w:rPr>
          <w:rStyle w:val="CommentReference"/>
          <w:rFonts w:asciiTheme="minorHAnsi" w:eastAsia="SimSun" w:hAnsiTheme="minorHAnsi" w:cstheme="minorBidi"/>
          <w:color w:val="auto"/>
        </w:rPr>
        <w:commentReference w:id="1661"/>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20320FAE" w14:textId="736F5A48" w:rsidR="00326F2E" w:rsidDel="001D7721" w:rsidRDefault="00326F2E" w:rsidP="00E83F44">
      <w:pPr>
        <w:pStyle w:val="NumList"/>
        <w:rPr>
          <w:del w:id="1662" w:author="Kelvin Sung" w:date="2021-05-20T17:58:00Z"/>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3" w:author="Kelvin Sung" w:date="2021-05-20T17:58:00Z"/>
          <w:rFonts w:hint="eastAsia"/>
          <w:noProof/>
        </w:rPr>
      </w:pPr>
      <w:del w:id="1664" w:author="Kelvin Sung" w:date="2021-05-20T17:58:00Z">
        <w:r w:rsidDel="001D7721">
          <w:delText xml:space="preserve">    </w:delText>
        </w:r>
      </w:del>
    </w:p>
    <w:p w14:paraId="380D7656" w14:textId="38926877" w:rsidR="006C3116" w:rsidDel="001D7721" w:rsidRDefault="006C3116" w:rsidP="006C3116">
      <w:pPr>
        <w:pStyle w:val="Code"/>
        <w:rPr>
          <w:del w:id="1665" w:author="Kelvin Sung" w:date="2021-05-20T17:58:00Z"/>
          <w:rFonts w:hint="eastAsia"/>
        </w:rPr>
      </w:pPr>
      <w:r>
        <w:t>constructor(wcCenter, wcWidth, viewportArray, bound) {</w:t>
      </w:r>
    </w:p>
    <w:p w14:paraId="1CDF3FBB" w14:textId="77777777" w:rsidR="001D7721" w:rsidRDefault="006C3116" w:rsidP="006C3116">
      <w:pPr>
        <w:pStyle w:val="Code"/>
        <w:rPr>
          <w:ins w:id="1666" w:author="Kelvin Sung" w:date="2021-05-20T17:58:00Z"/>
          <w:rFonts w:hint="eastAsia"/>
        </w:rPr>
      </w:pPr>
      <w:del w:id="1667" w:author="Kelvin Sung" w:date="2021-05-20T17:58:00Z">
        <w:r w:rsidDel="001D7721">
          <w:delText xml:space="preserve">    </w:delText>
        </w:r>
      </w:del>
    </w:p>
    <w:p w14:paraId="566D5F5B" w14:textId="77777777" w:rsidR="00FB6041" w:rsidRDefault="00FB6041" w:rsidP="006C3116">
      <w:pPr>
        <w:pStyle w:val="Code"/>
        <w:rPr>
          <w:rFonts w:hint="eastAsia"/>
        </w:rPr>
      </w:pPr>
    </w:p>
    <w:p w14:paraId="16A4508C" w14:textId="6907419F" w:rsidR="006C3116" w:rsidDel="001D7721" w:rsidRDefault="006C3116" w:rsidP="006C3116">
      <w:pPr>
        <w:pStyle w:val="Code"/>
        <w:rPr>
          <w:del w:id="1668" w:author="Kelvin Sung" w:date="2021-05-20T17:58:00Z"/>
          <w:rFonts w:hint="eastAsia"/>
        </w:rPr>
      </w:pPr>
      <w:r>
        <w:t xml:space="preserve">    …</w:t>
      </w:r>
      <w:r w:rsidR="00047F4B">
        <w:t xml:space="preserve"> identical to prevous code …</w:t>
      </w:r>
    </w:p>
    <w:p w14:paraId="317864EB" w14:textId="77777777" w:rsidR="001D7721" w:rsidRDefault="006C3116" w:rsidP="006C3116">
      <w:pPr>
        <w:pStyle w:val="Code"/>
        <w:rPr>
          <w:ins w:id="1669" w:author="Kelvin Sung" w:date="2021-05-20T17:58:00Z"/>
          <w:rFonts w:hint="eastAsia"/>
        </w:rPr>
      </w:pPr>
      <w:del w:id="1670" w:author="Kelvin Sung" w:date="2021-05-20T17:58:00Z">
        <w:r w:rsidDel="001D7721">
          <w:delText xml:space="preserve">    </w:delText>
        </w:r>
      </w:del>
    </w:p>
    <w:p w14:paraId="1031BA05" w14:textId="0F1C1F81" w:rsidR="006C3116" w:rsidDel="001D7721" w:rsidRDefault="006C3116" w:rsidP="006C3116">
      <w:pPr>
        <w:pStyle w:val="Code"/>
        <w:rPr>
          <w:del w:id="1671" w:author="Kelvin Sung" w:date="2021-05-20T17:58:00Z"/>
          <w:rFonts w:hint="eastAsia"/>
        </w:rPr>
      </w:pPr>
    </w:p>
    <w:p w14:paraId="763D8D49" w14:textId="77777777" w:rsidR="001D7721" w:rsidRDefault="006C3116" w:rsidP="006C3116">
      <w:pPr>
        <w:pStyle w:val="Code"/>
        <w:rPr>
          <w:ins w:id="1672" w:author="Kelvin Sung" w:date="2021-05-20T17:58:00Z"/>
          <w:rFonts w:hint="eastAsia"/>
        </w:rPr>
      </w:pPr>
      <w:del w:id="1673"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4"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5" w:author="Kelvin Sung" w:date="2021-05-20T17:58:00Z"/>
          <w:rStyle w:val="CodeBold"/>
          <w:rFonts w:ascii="TheSansMonoConNormal" w:hAnsi="TheSansMonoConNormal" w:hint="eastAsia"/>
        </w:rPr>
      </w:pPr>
      <w:del w:id="1676"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7"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8" w:author="Kelvin Sung" w:date="2021-05-20T17:58:00Z"/>
          <w:rStyle w:val="CodeBold"/>
          <w:rFonts w:ascii="TheSansMonoConNormal" w:hAnsi="TheSansMonoConNormal" w:hint="eastAsia"/>
        </w:rPr>
      </w:pPr>
      <w:del w:id="1679"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0"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1" w:author="Kelvin Sung" w:date="2021-05-20T17:58:00Z"/>
          <w:rStyle w:val="CodeBold"/>
          <w:rFonts w:ascii="TheSansMonoConNormal" w:hAnsi="TheSansMonoConNormal" w:hint="eastAsia"/>
        </w:rPr>
      </w:pPr>
      <w:del w:id="1682"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3"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4" w:author="Kelvin Sung" w:date="2021-05-20T17:58:00Z"/>
          <w:rStyle w:val="CodeBold"/>
        </w:rPr>
      </w:pPr>
      <w:del w:id="1685"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6"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7" w:author="Kelvin Sung" w:date="2021-05-20T17:58:00Z"/>
          <w:rStyle w:val="CodeBold"/>
          <w:rFonts w:ascii="TheSansMonoConNormal" w:hAnsi="TheSansMonoConNormal" w:hint="eastAsia"/>
        </w:rPr>
      </w:pPr>
      <w:del w:id="1688"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9"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0" w:author="Kelvin Sung" w:date="2021-05-20T17:58:00Z"/>
          <w:rStyle w:val="CodeBold"/>
          <w:rFonts w:ascii="TheSansMonoConNormal" w:hAnsi="TheSansMonoConNormal" w:hint="eastAsia"/>
        </w:rPr>
      </w:pPr>
      <w:del w:id="1691"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2"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3" w:author="Kelvin Sung" w:date="2021-05-20T17:58:00Z"/>
          <w:rStyle w:val="CodeBold"/>
          <w:rFonts w:ascii="TheSansMonoConNormal" w:hAnsi="TheSansMonoConNormal" w:hint="eastAsia"/>
        </w:rPr>
      </w:pPr>
      <w:del w:id="1694" w:author="Kelvin Sung" w:date="2021-05-20T17:58:00Z">
        <w:r w:rsidDel="001D7721">
          <w:delText xml:space="preserve">    </w:delText>
        </w:r>
      </w:del>
    </w:p>
    <w:p w14:paraId="40E5E50E" w14:textId="41D38E56" w:rsidR="006C3116" w:rsidRPr="00326F2E" w:rsidRDefault="006C3116" w:rsidP="006C3116">
      <w:pPr>
        <w:pStyle w:val="Code"/>
        <w:rPr>
          <w:rFonts w:hint="eastAsia"/>
        </w:rPr>
      </w:pPr>
      <w:r>
        <w:t>}</w:t>
      </w:r>
    </w:p>
    <w:p w14:paraId="455F40D1" w14:textId="4372469C" w:rsidR="00E83F44" w:rsidDel="001D7721" w:rsidRDefault="00E83F44" w:rsidP="00E83F44">
      <w:pPr>
        <w:pStyle w:val="NumList"/>
        <w:rPr>
          <w:del w:id="1695" w:author="Kelvin Sung" w:date="2021-05-20T17:58:00Z"/>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6" w:author="Kelvin Sung" w:date="2021-05-20T17:58:00Z"/>
          <w:rFonts w:hint="eastAsia"/>
        </w:rPr>
      </w:pPr>
      <w:del w:id="1697" w:author="Kelvin Sung" w:date="2021-05-20T17:58:00Z">
        <w:r w:rsidDel="001D7721">
          <w:delText xml:space="preserve">    </w:delText>
        </w:r>
      </w:del>
    </w:p>
    <w:p w14:paraId="6C72CD07" w14:textId="7D0D6DF3" w:rsidR="006C3116" w:rsidDel="001D7721" w:rsidRDefault="006C3116" w:rsidP="006C3116">
      <w:pPr>
        <w:pStyle w:val="Code"/>
        <w:rPr>
          <w:del w:id="1698" w:author="Kelvin Sung" w:date="2021-05-20T17:58:00Z"/>
          <w:rFonts w:hint="eastAsia"/>
        </w:rPr>
      </w:pPr>
      <w:r>
        <w:t>setViewAndCameraMatrix() {</w:t>
      </w:r>
    </w:p>
    <w:p w14:paraId="3B73D2A5" w14:textId="77777777" w:rsidR="001D7721" w:rsidRDefault="006C3116" w:rsidP="006C3116">
      <w:pPr>
        <w:pStyle w:val="Code"/>
        <w:rPr>
          <w:ins w:id="1699" w:author="Kelvin Sung" w:date="2021-05-20T17:58:00Z"/>
          <w:rFonts w:hint="eastAsia"/>
        </w:rPr>
      </w:pPr>
      <w:del w:id="1700" w:author="Kelvin Sung" w:date="2021-05-20T17:58:00Z">
        <w:r w:rsidDel="001D7721">
          <w:delText xml:space="preserve">    </w:delText>
        </w:r>
      </w:del>
    </w:p>
    <w:p w14:paraId="360D2C02" w14:textId="6564D084" w:rsidR="006C3116" w:rsidDel="001D7721" w:rsidRDefault="006C3116" w:rsidP="006C3116">
      <w:pPr>
        <w:pStyle w:val="Code"/>
        <w:rPr>
          <w:del w:id="1701" w:author="Kelvin Sung" w:date="2021-05-20T17:58:00Z"/>
          <w:rFonts w:hint="eastAsia"/>
        </w:rPr>
      </w:pPr>
    </w:p>
    <w:p w14:paraId="0B4C2043" w14:textId="77777777" w:rsidR="001D7721" w:rsidRDefault="006C3116" w:rsidP="006C3116">
      <w:pPr>
        <w:pStyle w:val="Code"/>
        <w:rPr>
          <w:ins w:id="1702" w:author="Kelvin Sung" w:date="2021-05-20T17:58:00Z"/>
          <w:rFonts w:hint="eastAsia"/>
        </w:rPr>
      </w:pPr>
      <w:del w:id="1703" w:author="Kelvin Sung" w:date="2021-05-20T17:58:00Z">
        <w:r w:rsidDel="001D7721">
          <w:delText xml:space="preserve">    </w:delText>
        </w:r>
      </w:del>
    </w:p>
    <w:p w14:paraId="56BBAA4C" w14:textId="4AFBEF51" w:rsidR="006C3116" w:rsidRDefault="006C3116" w:rsidP="006C3116">
      <w:pPr>
        <w:pStyle w:val="Code"/>
        <w:rPr>
          <w:rFonts w:hint="eastAsia"/>
        </w:rPr>
      </w:pPr>
      <w:r>
        <w:t xml:space="preserve">    …</w:t>
      </w:r>
      <w:r w:rsidR="003B6C14">
        <w:t xml:space="preserve"> identical to previous code … </w:t>
      </w:r>
    </w:p>
    <w:p w14:paraId="1BDBBBD4" w14:textId="027E5C9F" w:rsidR="006C3116" w:rsidDel="001D7721" w:rsidRDefault="006C3116" w:rsidP="006C3116">
      <w:pPr>
        <w:pStyle w:val="Code"/>
        <w:rPr>
          <w:del w:id="1704" w:author="Kelvin Sung" w:date="2021-05-20T17:58:00Z"/>
          <w:rFonts w:hint="eastAsia"/>
        </w:rPr>
      </w:pPr>
    </w:p>
    <w:p w14:paraId="45D7E4B9" w14:textId="77777777" w:rsidR="001D7721" w:rsidRDefault="006C3116" w:rsidP="006C3116">
      <w:pPr>
        <w:pStyle w:val="Code"/>
        <w:rPr>
          <w:ins w:id="1705" w:author="Kelvin Sung" w:date="2021-05-20T17:58:00Z"/>
          <w:rFonts w:hint="eastAsia"/>
        </w:rPr>
      </w:pPr>
      <w:del w:id="1706" w:author="Kelvin Sung" w:date="2021-05-20T17:58:00Z">
        <w:r w:rsidDel="001D7721">
          <w:delText xml:space="preserve">    </w:delText>
        </w:r>
      </w:del>
    </w:p>
    <w:p w14:paraId="78810357" w14:textId="066E6C72" w:rsidR="006C3116" w:rsidDel="001D7721" w:rsidRDefault="006C3116" w:rsidP="006C3116">
      <w:pPr>
        <w:pStyle w:val="Code"/>
        <w:rPr>
          <w:del w:id="1707" w:author="Kelvin Sung" w:date="2021-05-20T17:58:00Z"/>
          <w:rFonts w:hint="eastAsia"/>
        </w:rPr>
      </w:pPr>
      <w:r>
        <w:t xml:space="preserve">    // Step B3: first operation to perform is to translate camera center to the origin</w:t>
      </w:r>
    </w:p>
    <w:p w14:paraId="0659196D" w14:textId="77777777" w:rsidR="001D7721" w:rsidRDefault="006C3116" w:rsidP="006C3116">
      <w:pPr>
        <w:pStyle w:val="Code"/>
        <w:rPr>
          <w:ins w:id="1708" w:author="Kelvin Sung" w:date="2021-05-20T17:58:00Z"/>
          <w:rFonts w:hint="eastAsia"/>
        </w:rPr>
      </w:pPr>
      <w:del w:id="1709" w:author="Kelvin Sung" w:date="2021-05-20T17:58:00Z">
        <w:r w:rsidDel="001D7721">
          <w:delText xml:space="preserve">    </w:delText>
        </w:r>
      </w:del>
    </w:p>
    <w:p w14:paraId="086A29BA" w14:textId="23312D70" w:rsidR="006C3116" w:rsidDel="001D7721" w:rsidRDefault="006C3116" w:rsidP="006C3116">
      <w:pPr>
        <w:pStyle w:val="Code"/>
        <w:rPr>
          <w:del w:id="1710" w:author="Kelvin Sung" w:date="2021-05-20T17:58:00Z"/>
          <w:rFonts w:hint="eastAsia"/>
        </w:rPr>
      </w:pPr>
      <w:r>
        <w:t xml:space="preserve">    mat4.translate(this.mCameraMatrix, this.mCameraMatrix, vec3.fromValues(-center[0], -center[1], 0));</w:t>
      </w:r>
    </w:p>
    <w:p w14:paraId="5828FC60" w14:textId="77777777" w:rsidR="001D7721" w:rsidRDefault="006C3116" w:rsidP="006C3116">
      <w:pPr>
        <w:pStyle w:val="Code"/>
        <w:rPr>
          <w:ins w:id="1711" w:author="Kelvin Sung" w:date="2021-05-20T17:58:00Z"/>
          <w:rFonts w:hint="eastAsia"/>
        </w:rPr>
      </w:pPr>
      <w:del w:id="1712" w:author="Kelvin Sung" w:date="2021-05-20T17:58:00Z">
        <w:r w:rsidDel="001D7721">
          <w:delText xml:space="preserve">    </w:delText>
        </w:r>
      </w:del>
    </w:p>
    <w:p w14:paraId="6BCF87A1" w14:textId="3766E38A" w:rsidR="006C3116" w:rsidDel="001D7721" w:rsidRDefault="006C3116" w:rsidP="006C3116">
      <w:pPr>
        <w:pStyle w:val="Code"/>
        <w:rPr>
          <w:del w:id="1713" w:author="Kelvin Sung" w:date="2021-05-20T17:58:00Z"/>
          <w:rFonts w:hint="eastAsia"/>
        </w:rPr>
      </w:pPr>
      <w:r>
        <w:t xml:space="preserve">    </w:t>
      </w:r>
    </w:p>
    <w:p w14:paraId="41B8546A" w14:textId="77777777" w:rsidR="001D7721" w:rsidRDefault="006C3116" w:rsidP="006C3116">
      <w:pPr>
        <w:pStyle w:val="Code"/>
        <w:rPr>
          <w:ins w:id="1714" w:author="Kelvin Sung" w:date="2021-05-20T17:58:00Z"/>
          <w:rFonts w:hint="eastAsia"/>
        </w:rPr>
      </w:pPr>
      <w:del w:id="1715" w:author="Kelvin Sung" w:date="2021-05-20T17:58:00Z">
        <w:r w:rsidDel="001D7721">
          <w:delText xml:space="preserve">    </w:delText>
        </w:r>
      </w:del>
    </w:p>
    <w:p w14:paraId="13931B22" w14:textId="578B47C4" w:rsidR="006C3116" w:rsidRPr="003B6C14" w:rsidDel="001D7721" w:rsidRDefault="006C3116" w:rsidP="006C3116">
      <w:pPr>
        <w:pStyle w:val="Code"/>
        <w:rPr>
          <w:del w:id="1716"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7" w:author="Kelvin Sung" w:date="2021-05-20T17:58:00Z"/>
          <w:rStyle w:val="CodeBold"/>
        </w:rPr>
      </w:pPr>
      <w:del w:id="1718"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9"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0" w:author="Kelvin Sung" w:date="2021-05-20T17:58:00Z"/>
          <w:rStyle w:val="CodeBold"/>
        </w:rPr>
      </w:pPr>
      <w:del w:id="1721"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2"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3" w:author="Kelvin Sung" w:date="2021-05-20T17:58:00Z"/>
          <w:rStyle w:val="CodeBold"/>
        </w:rPr>
      </w:pPr>
      <w:del w:id="1724"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5"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6" w:author="Kelvin Sung" w:date="2021-05-20T17:58:00Z"/>
          <w:rStyle w:val="CodeBold"/>
        </w:rPr>
      </w:pPr>
      <w:del w:id="1727" w:author="Kelvin Sung" w:date="2021-05-20T17:58:00Z">
        <w:r w:rsidDel="001D7721">
          <w:delText xml:space="preserve">    </w:delText>
        </w:r>
      </w:del>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commentRangeStart w:id="1728"/>
      <w:r>
        <w:t>export default Camera;</w:t>
      </w:r>
      <w:commentRangeEnd w:id="1728"/>
      <w:r w:rsidR="0053744B">
        <w:rPr>
          <w:rStyle w:val="CommentReference"/>
          <w:rFonts w:asciiTheme="minorHAnsi" w:hAnsiTheme="minorHAnsi"/>
          <w:noProof w:val="0"/>
        </w:rPr>
        <w:commentReference w:id="1728"/>
      </w:r>
    </w:p>
    <w:p w14:paraId="2F50C7FA" w14:textId="342871D9" w:rsidR="00E83F44" w:rsidRDefault="00E83F44" w:rsidP="000F15CE">
      <w:pPr>
        <w:pStyle w:val="NumList"/>
        <w:rPr>
          <w:rFonts w:hint="eastAsia"/>
        </w:rPr>
      </w:pPr>
      <w:del w:id="1729" w:author="Kelvin Sung" w:date="2021-05-22T07:52:00Z">
        <w:r w:rsidDel="003721DC">
          <w:lastRenderedPageBreak/>
          <w:delText xml:space="preserve">Under </w:delText>
        </w:r>
      </w:del>
      <w:ins w:id="1730"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1"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2" w:author="Kelvin Sung" w:date="2021-05-22T07:52:00Z">
        <w:r w:rsidR="003721DC">
          <w:t xml:space="preserve"> Import from </w:t>
        </w:r>
        <w:r w:rsidR="003721DC" w:rsidRPr="003721DC">
          <w:rPr>
            <w:rStyle w:val="CodeInline"/>
            <w:rFonts w:hint="eastAsia"/>
            <w:rPrChange w:id="1733" w:author="Kelvin Sung" w:date="2021-05-22T07:53:00Z">
              <w:rPr>
                <w:rFonts w:hint="eastAsia"/>
              </w:rPr>
            </w:rPrChange>
          </w:rPr>
          <w:t>camera_input.js</w:t>
        </w:r>
      </w:ins>
      <w:ins w:id="1734" w:author="Kelvin Sung" w:date="2021-05-22T07:53:00Z">
        <w:r w:rsidR="003721DC">
          <w:t xml:space="preserve"> such that you can continue to add new functionality to the </w:t>
        </w:r>
        <w:r w:rsidR="003721DC" w:rsidRPr="003721DC">
          <w:rPr>
            <w:rStyle w:val="CodeInline"/>
            <w:rFonts w:hint="eastAsia"/>
            <w:rPrChange w:id="1735" w:author="Kelvin Sung" w:date="2021-05-22T07:53:00Z">
              <w:rPr>
                <w:rFonts w:hint="eastAsia"/>
              </w:rPr>
            </w:rPrChange>
          </w:rPr>
          <w:t>Camera</w:t>
        </w:r>
        <w:r w:rsidR="003721DC">
          <w:t xml:space="preserve"> class</w:t>
        </w:r>
      </w:ins>
      <w:ins w:id="1736" w:author="Kelvin Sung" w:date="2021-05-22T07:54:00Z">
        <w:r w:rsidR="004F230B">
          <w:t xml:space="preserve">, and </w:t>
        </w:r>
      </w:ins>
      <w:ins w:id="1737" w:author="Kelvin Sung" w:date="2021-05-22T07:55:00Z">
        <w:r w:rsidR="004F230B">
          <w:t>do not forget to export.</w:t>
        </w:r>
      </w:ins>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9DD383D" w:rsidR="00E83F44" w:rsidRDefault="00CC1861" w:rsidP="000F15CE">
      <w:pPr>
        <w:pStyle w:val="NumList"/>
        <w:rPr>
          <w:rFonts w:hint="eastAsia"/>
        </w:rPr>
      </w:pPr>
      <w:ins w:id="1738" w:author="Kelvin Sung" w:date="2021-05-22T07:55:00Z">
        <w:r>
          <w:t xml:space="preserve">Create a function to </w:t>
        </w:r>
      </w:ins>
      <w:del w:id="1739" w:author="Kelvin Sung" w:date="2021-05-22T07:55:00Z">
        <w:r w:rsidR="00E83F44" w:rsidDel="00CC1861">
          <w:delText>A</w:delText>
        </w:r>
      </w:del>
      <w:ins w:id="1740"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44A0ECA9" w14:textId="725136B7" w:rsidR="006C3116" w:rsidDel="00732CD3" w:rsidRDefault="00F61EB8" w:rsidP="006C3116">
      <w:pPr>
        <w:pStyle w:val="Code"/>
        <w:rPr>
          <w:del w:id="1741" w:author="Kelvin Sung" w:date="2021-05-22T07:56:00Z"/>
          <w:rFonts w:hint="eastAsia"/>
        </w:rPr>
      </w:pPr>
      <w:ins w:id="1742" w:author="Kelvin Sung" w:date="2021-05-22T07:57:00Z">
        <w:r>
          <w:t xml:space="preserve">Define </w:t>
        </w:r>
      </w:ins>
    </w:p>
    <w:p w14:paraId="6D48594D" w14:textId="675F9388" w:rsidR="00E83F44" w:rsidRDefault="00E83F44">
      <w:pPr>
        <w:pStyle w:val="NumList"/>
        <w:rPr>
          <w:rFonts w:hint="eastAsia"/>
        </w:rPr>
      </w:pPr>
      <w:del w:id="1743" w:author="Kelvin Sung" w:date="2021-05-22T07:57:00Z">
        <w:r w:rsidRPr="00E83F44" w:rsidDel="00F61EB8">
          <w:delText xml:space="preserve">Provide </w:delText>
        </w:r>
      </w:del>
      <w:r w:rsidRPr="00E83F44">
        <w:t xml:space="preserve">a function to convert from WC to pixel space </w:t>
      </w:r>
      <w:del w:id="1744" w:author="Kelvin Sung" w:date="2021-05-22T07:59:00Z">
        <w:r w:rsidRPr="00E83F44" w:rsidDel="00A72E3B">
          <w:delText xml:space="preserve">for a </w:delText>
        </w:r>
        <w:r w:rsidRPr="00F61EB8" w:rsidDel="00A72E3B">
          <w:rPr>
            <w:rStyle w:val="CodeInline"/>
            <w:rFonts w:hint="eastAsia"/>
            <w:rPrChange w:id="1745" w:author="Kelvin Sung" w:date="2021-05-22T07:58:00Z">
              <w:rPr>
                <w:rFonts w:hint="eastAsia"/>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777777" w:rsidR="00732CD3" w:rsidRDefault="006C3116" w:rsidP="00732CD3">
      <w:pPr>
        <w:pStyle w:val="Code"/>
        <w:ind w:firstLine="435"/>
        <w:rPr>
          <w:ins w:id="1746" w:author="Kelvin Sung" w:date="2021-05-22T07:56:00Z"/>
          <w:rFonts w:hint="eastAsia"/>
        </w:rPr>
      </w:pPr>
      <w:del w:id="1747" w:author="Kelvin Sung" w:date="2021-05-22T07:56:00Z">
        <w:r w:rsidDel="00732CD3">
          <w:delText xml:space="preserve">    </w:delText>
        </w:r>
      </w:del>
      <w:r>
        <w:t xml:space="preserve">let x = this.mViewport[eViewport.eOrgX] + </w:t>
      </w:r>
    </w:p>
    <w:p w14:paraId="021FB938" w14:textId="40FF30F1" w:rsidR="006C3116" w:rsidRDefault="00732CD3">
      <w:pPr>
        <w:pStyle w:val="Code"/>
        <w:rPr>
          <w:rFonts w:hint="eastAsia"/>
        </w:rPr>
      </w:pPr>
      <w:ins w:id="1748" w:author="Kelvin Sung" w:date="2021-05-22T07:56:00Z">
        <w:r>
          <w:t xml:space="preserve">        </w:t>
        </w:r>
      </w:ins>
      <w:ins w:id="1749"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0" w:author="Kelvin Sung" w:date="2021-05-22T07:57:00Z"/>
          <w:rFonts w:hint="eastAsia"/>
        </w:rPr>
        <w:pPrChange w:id="1751" w:author="Kelvin Sung" w:date="2021-05-22T07:57:00Z">
          <w:pPr>
            <w:pStyle w:val="Code"/>
          </w:pPr>
        </w:pPrChange>
      </w:pPr>
      <w:del w:id="1752" w:author="Kelvin Sung" w:date="2021-05-22T07:57:00Z">
        <w:r w:rsidDel="00732CD3">
          <w:delText xml:space="preserve">    </w:delText>
        </w:r>
      </w:del>
      <w:r>
        <w:t xml:space="preserve">let y = this.mViewport[eViewport.eOrgY] + </w:t>
      </w:r>
    </w:p>
    <w:p w14:paraId="16115058" w14:textId="190567FE" w:rsidR="006C3116" w:rsidRDefault="00732CD3">
      <w:pPr>
        <w:pStyle w:val="Code"/>
        <w:rPr>
          <w:rFonts w:hint="eastAsia"/>
        </w:rPr>
      </w:pPr>
      <w:ins w:id="175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047605D" w14:textId="3964C6F9" w:rsidR="006C3116" w:rsidRPr="00E83F44" w:rsidDel="00F61EB8" w:rsidRDefault="006C3116" w:rsidP="006C3116">
      <w:pPr>
        <w:pStyle w:val="Code"/>
        <w:rPr>
          <w:del w:id="1754" w:author="Kelvin Sung" w:date="2021-05-22T07:57:00Z"/>
          <w:rFonts w:hint="eastAsia"/>
        </w:rPr>
      </w:pPr>
    </w:p>
    <w:p w14:paraId="6CB0C779" w14:textId="164D9CB4" w:rsidR="00E83F44" w:rsidRDefault="006C3116" w:rsidP="000F15CE">
      <w:pPr>
        <w:pStyle w:val="NumList"/>
        <w:rPr>
          <w:rFonts w:hint="eastAsia"/>
        </w:rPr>
      </w:pPr>
      <w:r>
        <w:t>Lastly,</w:t>
      </w:r>
      <w:r w:rsidR="00E83F44" w:rsidRPr="00E83F44">
        <w:t xml:space="preserve"> </w:t>
      </w:r>
      <w:del w:id="1755" w:author="Kelvin Sung" w:date="2021-05-22T08:01:00Z">
        <w:r w:rsidR="00E83F44" w:rsidRPr="00E83F44" w:rsidDel="00A72E3B">
          <w:delText xml:space="preserve">provide </w:delText>
        </w:r>
      </w:del>
      <w:ins w:id="175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47D0C245" w14:textId="3AEA030E" w:rsidR="006C3116" w:rsidRPr="00E83F44" w:rsidDel="005870CB" w:rsidRDefault="004D6400" w:rsidP="004D6400">
      <w:pPr>
        <w:pStyle w:val="Heading3"/>
        <w:rPr>
          <w:del w:id="1757" w:author="Kelvin Sung" w:date="2021-05-22T08:10:00Z"/>
        </w:rPr>
      </w:pPr>
      <w:bookmarkStart w:id="1758" w:name="_Hlk71524628"/>
      <w:del w:id="1759" w:author="Kelvin Sung" w:date="2021-05-22T08:10:00Z">
        <w:r w:rsidDel="005870CB">
          <w:lastRenderedPageBreak/>
          <w:delText>Modifiy i</w:delText>
        </w:r>
        <w:commentRangeStart w:id="1760"/>
        <w:r w:rsidDel="005870CB">
          <w:delText>ndex.js stuff</w:delText>
        </w:r>
        <w:commentRangeEnd w:id="1760"/>
        <w:r w:rsidDel="005870CB">
          <w:rPr>
            <w:rStyle w:val="CommentReference"/>
            <w:rFonts w:asciiTheme="minorHAnsi" w:eastAsia="SimSun" w:hAnsiTheme="minorHAnsi" w:cstheme="minorBidi"/>
            <w:color w:val="auto"/>
          </w:rPr>
          <w:commentReference w:id="1760"/>
        </w:r>
      </w:del>
    </w:p>
    <w:bookmarkEnd w:id="1758"/>
    <w:p w14:paraId="6CC5080F" w14:textId="77777777" w:rsidR="00E83F44" w:rsidRDefault="00E83F44" w:rsidP="00E83F44">
      <w:pPr>
        <w:pStyle w:val="Heading3"/>
      </w:pPr>
      <w:r>
        <w:t>Testing the Light</w:t>
      </w:r>
    </w:p>
    <w:p w14:paraId="5DD32819" w14:textId="77777777"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rPr>
          <w:rFonts w:hint="eastAsia"/>
        </w:rPr>
      </w:pPr>
      <w:del w:id="1761" w:author="Kelvin Sung" w:date="2021-05-22T08:10:00Z">
        <w:r w:rsidDel="002C6DC9">
          <w:delText>Make a few quick m</w:delText>
        </w:r>
      </w:del>
      <w:ins w:id="1762" w:author="Kelvin Sung" w:date="2021-05-22T08:10:00Z">
        <w:r w:rsidR="002C6DC9">
          <w:t>M</w:t>
        </w:r>
      </w:ins>
      <w:r>
        <w:t>odif</w:t>
      </w:r>
      <w:ins w:id="1763" w:author="Kelvin Sung" w:date="2021-05-22T08:10:00Z">
        <w:r w:rsidR="002C6DC9">
          <w:t>y</w:t>
        </w:r>
      </w:ins>
      <w:del w:id="1764" w:author="Kelvin Sung" w:date="2021-05-22T08:10:00Z">
        <w:r w:rsidDel="002C6DC9">
          <w:delText>ications</w:delText>
        </w:r>
      </w:del>
      <w:r>
        <w:t xml:space="preserve"> </w:t>
      </w:r>
      <w:del w:id="176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6" w:author="Kelvin Sung" w:date="2021-05-22T08:10:00Z">
        <w:r w:rsidDel="002C6DC9">
          <w:delText xml:space="preserve">objects </w:delText>
        </w:r>
      </w:del>
      <w:ins w:id="1767" w:author="Kelvin Sung" w:date="2021-05-22T08:10:00Z">
        <w:r w:rsidR="002C6DC9">
          <w:t>classe</w:t>
        </w:r>
      </w:ins>
      <w:ins w:id="176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69" w:author="Kelvin Sung" w:date="2021-05-20T17:59:00Z"/>
          <w:rFonts w:hint="eastAsia"/>
        </w:rPr>
      </w:pPr>
      <w:ins w:id="1770" w:author="Kelvin Sung" w:date="2021-05-22T08:12:00Z">
        <w:r>
          <w:t>Edit</w:t>
        </w:r>
      </w:ins>
      <w:del w:id="177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2" w:author="Kelvin Sung" w:date="2021-05-22T08:11:00Z">
        <w:r w:rsidR="00E83F44" w:rsidDel="002C6DC9">
          <w:delText xml:space="preserve">within </w:delText>
        </w:r>
      </w:del>
      <w:ins w:id="177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76" w:author="Kelvin Sung" w:date="2021-05-20T17:59:00Z"/>
          <w:rFonts w:hint="eastAsia"/>
        </w:rPr>
      </w:pPr>
      <w:del w:id="177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8" w:author="Kelvin Sung" w:date="2021-05-20T17:59:00Z"/>
          <w:rFonts w:hint="eastAsia"/>
        </w:rPr>
      </w:pPr>
      <w:r w:rsidRPr="001C7191">
        <w:t>constructor(spriteTexture) {</w:t>
      </w:r>
    </w:p>
    <w:p w14:paraId="3028EE83" w14:textId="77777777" w:rsidR="001D7721" w:rsidRDefault="001C7191" w:rsidP="001C7191">
      <w:pPr>
        <w:pStyle w:val="Code"/>
        <w:rPr>
          <w:ins w:id="1779" w:author="Kelvin Sung" w:date="2021-05-20T17:59:00Z"/>
          <w:rFonts w:hint="eastAsia"/>
        </w:rPr>
      </w:pPr>
      <w:del w:id="178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1" w:author="Kelvin Sung" w:date="2021-05-20T17:59:00Z"/>
          <w:rFonts w:hint="eastAsia"/>
        </w:rPr>
      </w:pPr>
      <w:r w:rsidRPr="001C7191">
        <w:t xml:space="preserve">    super(null);</w:t>
      </w:r>
    </w:p>
    <w:p w14:paraId="05A57C3B" w14:textId="77777777" w:rsidR="001D7721" w:rsidRDefault="001C7191" w:rsidP="001C7191">
      <w:pPr>
        <w:pStyle w:val="Code"/>
        <w:rPr>
          <w:ins w:id="1782" w:author="Kelvin Sung" w:date="2021-05-20T17:59:00Z"/>
          <w:rFonts w:hint="eastAsia"/>
        </w:rPr>
      </w:pPr>
      <w:del w:id="178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4" w:author="Kelvin Sung" w:date="2021-05-20T17:59:00Z"/>
          <w:rFonts w:hint="eastAsia"/>
        </w:rPr>
      </w:pPr>
      <w:r w:rsidRPr="001C7191">
        <w:t xml:space="preserve">    this.kDelta = 0.3;</w:t>
      </w:r>
    </w:p>
    <w:p w14:paraId="29D1E3C5" w14:textId="77777777" w:rsidR="001D7721" w:rsidRDefault="001C7191" w:rsidP="001C7191">
      <w:pPr>
        <w:pStyle w:val="Code"/>
        <w:rPr>
          <w:ins w:id="1785" w:author="Kelvin Sung" w:date="2021-05-20T17:59:00Z"/>
          <w:rFonts w:hint="eastAsia"/>
        </w:rPr>
      </w:pPr>
      <w:del w:id="1786" w:author="Kelvin Sung" w:date="2021-05-20T17:59:00Z">
        <w:r w:rsidRPr="001C7191" w:rsidDel="001D7721">
          <w:delText xml:space="preserve">    </w:delText>
        </w:r>
      </w:del>
    </w:p>
    <w:p w14:paraId="3D0450C2" w14:textId="741BC0AC" w:rsidR="001C7191" w:rsidDel="001D7721" w:rsidRDefault="001C7191" w:rsidP="001C7191">
      <w:pPr>
        <w:pStyle w:val="Code"/>
        <w:rPr>
          <w:del w:id="1787" w:author="Kelvin Sung" w:date="2021-05-20T17:59:00Z"/>
          <w:rFonts w:hint="eastAsia"/>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8" w:author="Kelvin Sung" w:date="2021-05-20T17:59:00Z"/>
          <w:rFonts w:hint="eastAsia"/>
        </w:rPr>
      </w:pPr>
      <w:del w:id="1789" w:author="Kelvin Sung" w:date="2021-05-20T17:59:00Z">
        <w:r w:rsidDel="001D7721">
          <w:delText xml:space="preserve">    </w:delText>
        </w:r>
      </w:del>
    </w:p>
    <w:p w14:paraId="4E963C77" w14:textId="357ED0D5" w:rsidR="001C7191" w:rsidRPr="001C7191" w:rsidDel="001D7721" w:rsidRDefault="001C7191" w:rsidP="001C7191">
      <w:pPr>
        <w:pStyle w:val="Code"/>
        <w:rPr>
          <w:del w:id="1790" w:author="Kelvin Sung" w:date="2021-05-20T17:59:00Z"/>
          <w:rFonts w:hint="eastAsia"/>
        </w:rPr>
      </w:pPr>
      <w:r>
        <w:t xml:space="preserve">    …</w:t>
      </w:r>
    </w:p>
    <w:p w14:paraId="6B6E086A" w14:textId="631C2780" w:rsidR="001D7721" w:rsidRDefault="001C7191" w:rsidP="001C7191">
      <w:pPr>
        <w:pStyle w:val="Code"/>
        <w:rPr>
          <w:ins w:id="1791" w:author="Kelvin Sung" w:date="2021-05-20T17:59:00Z"/>
          <w:rFonts w:hint="eastAsia"/>
        </w:rPr>
      </w:pPr>
      <w:del w:id="1792" w:author="Kelvin Sung" w:date="2021-05-20T17:59:00Z">
        <w:r w:rsidRPr="001C7191" w:rsidDel="001D7721">
          <w:delText xml:space="preserve">    </w:delText>
        </w:r>
      </w:del>
      <w:ins w:id="1793" w:author="Kelvin Sung" w:date="2021-05-22T08:11:00Z">
        <w:r w:rsidR="002C6DC9">
          <w:t xml:space="preserve"> identical to previous code … </w:t>
        </w:r>
      </w:ins>
    </w:p>
    <w:p w14:paraId="76548A6D" w14:textId="5D1E3898" w:rsidR="001C7191" w:rsidRPr="001C7191" w:rsidRDefault="001C7191" w:rsidP="001C7191">
      <w:pPr>
        <w:pStyle w:val="Code"/>
        <w:rPr>
          <w:rFonts w:hint="eastAsia"/>
        </w:rPr>
      </w:pPr>
      <w:r w:rsidRPr="001C7191">
        <w:t>}</w:t>
      </w:r>
    </w:p>
    <w:p w14:paraId="1A28644B" w14:textId="0ED4B8E3" w:rsidR="00E83F44" w:rsidRPr="00E83F44" w:rsidDel="001D7721" w:rsidRDefault="002C6DC9" w:rsidP="000D057D">
      <w:pPr>
        <w:pStyle w:val="NumList"/>
        <w:numPr>
          <w:ilvl w:val="0"/>
          <w:numId w:val="17"/>
        </w:numPr>
        <w:rPr>
          <w:del w:id="1794" w:author="Kelvin Sung" w:date="2021-05-20T17:59:00Z"/>
          <w:rFonts w:hint="eastAsia"/>
        </w:rPr>
      </w:pPr>
      <w:ins w:id="1795" w:author="Kelvin Sung" w:date="2021-05-22T08:12:00Z">
        <w:r>
          <w:t>Edit</w:t>
        </w:r>
      </w:ins>
      <w:del w:id="179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7" w:author="Kelvin Sung" w:date="2021-05-22T08:12:00Z">
        <w:r w:rsidR="00E83F44" w:rsidRPr="00E83F44" w:rsidDel="002C6DC9">
          <w:delText xml:space="preserve">within </w:delText>
        </w:r>
      </w:del>
      <w:ins w:id="179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9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1" w:author="Kelvin Sung" w:date="2021-05-20T17:59:00Z"/>
          <w:rFonts w:hint="eastAsia"/>
        </w:rPr>
      </w:pPr>
      <w:del w:id="1802" w:author="Kelvin Sung" w:date="2021-05-20T17:59:00Z">
        <w:r w:rsidDel="001D7721">
          <w:delText xml:space="preserve">    </w:delText>
        </w:r>
      </w:del>
    </w:p>
    <w:p w14:paraId="6D1D9DD0" w14:textId="62C76D59" w:rsidR="001C7191" w:rsidDel="001D7721" w:rsidRDefault="001C7191" w:rsidP="001C7191">
      <w:pPr>
        <w:pStyle w:val="Code"/>
        <w:rPr>
          <w:del w:id="1803" w:author="Kelvin Sung" w:date="2021-05-20T17:59:00Z"/>
          <w:rFonts w:hint="eastAsia"/>
        </w:rPr>
      </w:pPr>
      <w:r>
        <w:t>constructor(spriteTexture, atX, atY) {</w:t>
      </w:r>
    </w:p>
    <w:p w14:paraId="764851AF" w14:textId="77777777" w:rsidR="001D7721" w:rsidRDefault="001C7191" w:rsidP="001C7191">
      <w:pPr>
        <w:pStyle w:val="Code"/>
        <w:rPr>
          <w:ins w:id="1804" w:author="Kelvin Sung" w:date="2021-05-20T17:59:00Z"/>
          <w:rFonts w:hint="eastAsia"/>
        </w:rPr>
      </w:pPr>
      <w:del w:id="1805" w:author="Kelvin Sung" w:date="2021-05-20T17:59:00Z">
        <w:r w:rsidDel="001D7721">
          <w:delText xml:space="preserve">    </w:delText>
        </w:r>
      </w:del>
    </w:p>
    <w:p w14:paraId="307FA5E4" w14:textId="4F72A3EE" w:rsidR="001C7191" w:rsidDel="001D7721" w:rsidRDefault="001C7191" w:rsidP="001C7191">
      <w:pPr>
        <w:pStyle w:val="Code"/>
        <w:rPr>
          <w:del w:id="1806" w:author="Kelvin Sung" w:date="2021-05-20T17:59:00Z"/>
          <w:rFonts w:hint="eastAsia"/>
        </w:rPr>
      </w:pPr>
      <w:r>
        <w:t xml:space="preserve">    super(null);</w:t>
      </w:r>
    </w:p>
    <w:p w14:paraId="4F029225" w14:textId="77777777" w:rsidR="001D7721" w:rsidRDefault="001C7191" w:rsidP="001C7191">
      <w:pPr>
        <w:pStyle w:val="Code"/>
        <w:rPr>
          <w:ins w:id="1807" w:author="Kelvin Sung" w:date="2021-05-20T17:59:00Z"/>
          <w:rFonts w:hint="eastAsia"/>
        </w:rPr>
      </w:pPr>
      <w:del w:id="1808" w:author="Kelvin Sung" w:date="2021-05-20T17:59:00Z">
        <w:r w:rsidDel="001D7721">
          <w:delText xml:space="preserve">    </w:delText>
        </w:r>
      </w:del>
    </w:p>
    <w:p w14:paraId="6024A694" w14:textId="30AD77AC" w:rsidR="001C7191" w:rsidDel="001D7721" w:rsidRDefault="001C7191" w:rsidP="001C7191">
      <w:pPr>
        <w:pStyle w:val="Code"/>
        <w:rPr>
          <w:del w:id="1809" w:author="Kelvin Sung" w:date="2021-05-20T17:59:00Z"/>
          <w:rFonts w:hint="eastAsia"/>
        </w:rPr>
      </w:pPr>
      <w:r>
        <w:t xml:space="preserve">    this.kDelta = 0.2;</w:t>
      </w:r>
    </w:p>
    <w:p w14:paraId="46AF6829" w14:textId="77777777" w:rsidR="001D7721" w:rsidRDefault="001C7191" w:rsidP="001C7191">
      <w:pPr>
        <w:pStyle w:val="Code"/>
        <w:rPr>
          <w:ins w:id="1810" w:author="Kelvin Sung" w:date="2021-05-20T17:59:00Z"/>
          <w:rFonts w:hint="eastAsia"/>
        </w:rPr>
      </w:pPr>
      <w:del w:id="1811" w:author="Kelvin Sung" w:date="2021-05-20T17:59:00Z">
        <w:r w:rsidDel="001D7721">
          <w:delText xml:space="preserve">    </w:delText>
        </w:r>
      </w:del>
    </w:p>
    <w:p w14:paraId="791765DC" w14:textId="523BBEB7" w:rsidR="001C7191" w:rsidDel="001D7721" w:rsidRDefault="001C7191" w:rsidP="001C7191">
      <w:pPr>
        <w:pStyle w:val="Code"/>
        <w:rPr>
          <w:del w:id="1812" w:author="Kelvin Sung" w:date="2021-05-20T17:59:00Z"/>
          <w:rFonts w:hint="eastAsia"/>
        </w:rPr>
      </w:pPr>
      <w:r>
        <w:t xml:space="preserve">    this.mRenderComponent = new engine.</w:t>
      </w:r>
      <w:r w:rsidRPr="002C6DC9">
        <w:rPr>
          <w:rStyle w:val="CodeBold"/>
          <w:rFonts w:hint="eastAsia"/>
          <w:rPrChange w:id="1813" w:author="Kelvin Sung" w:date="2021-05-22T08:12:00Z">
            <w:rPr>
              <w:rFonts w:hint="eastAsia"/>
            </w:rPr>
          </w:rPrChange>
        </w:rPr>
        <w:t>LightRenderable</w:t>
      </w:r>
      <w:r>
        <w:t>(spriteTexture);</w:t>
      </w:r>
    </w:p>
    <w:p w14:paraId="6352202E" w14:textId="77777777" w:rsidR="001D7721" w:rsidRDefault="001C7191" w:rsidP="001C7191">
      <w:pPr>
        <w:pStyle w:val="Code"/>
        <w:rPr>
          <w:ins w:id="1814" w:author="Kelvin Sung" w:date="2021-05-20T17:59:00Z"/>
          <w:rFonts w:hint="eastAsia"/>
        </w:rPr>
      </w:pPr>
      <w:del w:id="1815" w:author="Kelvin Sung" w:date="2021-05-20T17:59:00Z">
        <w:r w:rsidDel="001D7721">
          <w:delText xml:space="preserve">    </w:delText>
        </w:r>
      </w:del>
    </w:p>
    <w:p w14:paraId="40AA4D69" w14:textId="11D292F5" w:rsidR="001C7191" w:rsidDel="001D7721" w:rsidRDefault="001C7191" w:rsidP="001C7191">
      <w:pPr>
        <w:pStyle w:val="Code"/>
        <w:rPr>
          <w:del w:id="1816" w:author="Kelvin Sung" w:date="2021-05-20T17:59:00Z"/>
          <w:rFonts w:hint="eastAsia"/>
        </w:rPr>
      </w:pPr>
      <w:r>
        <w:t xml:space="preserve">    …</w:t>
      </w:r>
      <w:ins w:id="1817" w:author="Kelvin Sung" w:date="2021-05-22T08:13:00Z">
        <w:r w:rsidR="002C6DC9">
          <w:t xml:space="preserve"> identical to previous code … </w:t>
        </w:r>
      </w:ins>
    </w:p>
    <w:p w14:paraId="71AF0A0F" w14:textId="77777777" w:rsidR="001D7721" w:rsidRDefault="001C7191" w:rsidP="001C7191">
      <w:pPr>
        <w:pStyle w:val="Code"/>
        <w:rPr>
          <w:ins w:id="1818" w:author="Kelvin Sung" w:date="2021-05-20T17:59:00Z"/>
          <w:rFonts w:hint="eastAsia"/>
        </w:rPr>
      </w:pPr>
      <w:del w:id="1819" w:author="Kelvin Sung" w:date="2021-05-20T17:59:00Z">
        <w:r w:rsidDel="001D7721">
          <w:delText xml:space="preserve">    </w:delText>
        </w:r>
      </w:del>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commentRangeStart w:id="1820"/>
      <w:commentRangeStart w:id="1821"/>
      <w:r w:rsidRPr="00E83F44">
        <w:t xml:space="preserve">Modifying the </w:t>
      </w:r>
      <w:proofErr w:type="spellStart"/>
      <w:r w:rsidRPr="00E83F44">
        <w:t>MyGame</w:t>
      </w:r>
      <w:proofErr w:type="spellEnd"/>
      <w:r w:rsidRPr="00E83F44">
        <w:t xml:space="preserve"> Object</w:t>
      </w:r>
      <w:commentRangeEnd w:id="1820"/>
      <w:r w:rsidR="001C7191">
        <w:rPr>
          <w:rStyle w:val="CommentReference"/>
          <w:rFonts w:asciiTheme="minorHAnsi" w:eastAsia="SimSun" w:hAnsiTheme="minorHAnsi" w:cstheme="minorBidi"/>
          <w:i w:val="0"/>
          <w:iCs w:val="0"/>
          <w:color w:val="auto"/>
        </w:rPr>
        <w:commentReference w:id="1820"/>
      </w:r>
      <w:commentRangeEnd w:id="1821"/>
      <w:r w:rsidR="006F6C5E">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rFonts w:hint="eastAsia"/>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rFonts w:hint="eastAsia"/>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Fonts w:hint="eastAsia"/>
            <w:rPrChange w:id="1843" w:author="Kelvin Sung" w:date="2021-05-22T08:27:00Z">
              <w:rPr>
                <w:rFonts w:hint="eastAsia"/>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Fonts w:hint="eastAsia"/>
            <w:rPrChange w:id="1847" w:author="Kelvin Sung" w:date="2021-05-22T08:28:00Z">
              <w:rPr>
                <w:rFonts w:hint="eastAsia"/>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Fonts w:hint="eastAsia"/>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pPr>
        <w:pStyle w:val="BodyTextCont"/>
        <w:rPr>
          <w:rFonts w:hint="eastAsia"/>
        </w:rPr>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a far cutoff distance</w:t>
      </w:r>
      <w:ins w:id="1870" w:author="Kelvin Sung" w:date="2021-05-22T09:31:00Z">
        <w:r w:rsidR="00F91280">
          <w:t>s,</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rPr>
          <w:rFonts w:hint="eastAsia"/>
        </w:rPr>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Fonts w:hint="eastAsia"/>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666C4C6B" w:rsidR="009F697C" w:rsidRDefault="002D3734" w:rsidP="000D057D">
      <w:pPr>
        <w:pStyle w:val="NumList"/>
        <w:numPr>
          <w:ilvl w:val="0"/>
          <w:numId w:val="20"/>
        </w:numPr>
        <w:rPr>
          <w:rFonts w:hint="eastAsia"/>
        </w:rPr>
      </w:pPr>
      <w:ins w:id="1888" w:author="Kelvin Sung" w:date="2021-05-22T09:42:00Z">
        <w:r>
          <w:t xml:space="preserve">Define </w:t>
        </w:r>
      </w:ins>
      <w:del w:id="188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Fonts w:hint="eastAsia"/>
            <w:rPrChange w:id="1897" w:author="Kelvin Sung" w:date="2021-05-22T09:42:00Z">
              <w:rPr>
                <w:rFonts w:hint="eastAsia"/>
              </w:rPr>
            </w:rPrChange>
          </w:rPr>
          <w:delText>l</w:delText>
        </w:r>
      </w:del>
      <w:del w:id="1898" w:author="Kelvin Sung" w:date="2021-05-22T09:52:00Z">
        <w:r w:rsidR="009F697C" w:rsidRPr="002D3734" w:rsidDel="00726DED">
          <w:rPr>
            <w:rStyle w:val="CodeInline"/>
            <w:rFonts w:hint="eastAsia"/>
            <w:rPrChange w:id="1899" w:author="Kelvin Sung" w:date="2021-05-22T09:42:00Z">
              <w:rPr>
                <w:rFonts w:hint="eastAsia"/>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Fonts w:hint="eastAsia"/>
            <w:rPrChange w:id="1922" w:author="Kelvin Sung" w:date="2021-05-22T09:54:00Z">
              <w:rPr>
                <w:rFonts w:hint="eastAsia"/>
              </w:rPr>
            </w:rPrChange>
          </w:rPr>
          <w:delText xml:space="preserve">value </w:delText>
        </w:r>
      </w:del>
      <w:ins w:id="1923" w:author="Kelvin Sung" w:date="2021-05-22T09:53:00Z">
        <w:r w:rsidR="00DF4CB9" w:rsidRPr="00A333AF">
          <w:rPr>
            <w:rStyle w:val="CodeInline"/>
            <w:rFonts w:hint="eastAsia"/>
            <w:rPrChange w:id="1924" w:author="Kelvin Sung" w:date="2021-05-22T09:54:00Z">
              <w:rPr>
                <w:rFonts w:hint="eastAsia"/>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Fonts w:hint="eastAsia"/>
            <w:rPrChange w:id="1932" w:author="Kelvin Sung" w:date="2021-05-22T09:54:00Z">
              <w:rPr>
                <w:rFonts w:hint="eastAsia"/>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Fonts w:hint="eastAsia"/>
            <w:rPrChange w:id="1934" w:author="Kelvin Sung" w:date="2021-05-22T09:55:00Z">
              <w:rPr>
                <w:rFonts w:hint="eastAsia"/>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Fonts w:hint="eastAsia"/>
        </w:rPr>
      </w:pPr>
      <w:r>
        <w:t>vec4 LightEffect(Light lgt)</w:t>
      </w:r>
    </w:p>
    <w:p w14:paraId="424E6A7E" w14:textId="40F39303" w:rsidR="00F87CA5" w:rsidRDefault="00810F60" w:rsidP="00F87CA5">
      <w:pPr>
        <w:pStyle w:val="Code"/>
        <w:rPr>
          <w:rFonts w:hint="eastAsia"/>
        </w:rPr>
      </w:pPr>
      <w:ins w:id="1938" w:author="Kelvin Sung" w:date="2021-05-22T09:55:00Z">
        <w:r>
          <w:t xml:space="preserve"> </w:t>
        </w:r>
      </w:ins>
      <w:r w:rsidR="00F87CA5">
        <w:t>{</w:t>
      </w:r>
    </w:p>
    <w:p w14:paraId="55583E10" w14:textId="77777777" w:rsidR="00F87CA5" w:rsidRDefault="00F87CA5" w:rsidP="00F87CA5">
      <w:pPr>
        <w:pStyle w:val="Code"/>
        <w:rPr>
          <w:rFonts w:hint="eastAsia"/>
        </w:rPr>
      </w:pPr>
      <w:r>
        <w:t xml:space="preserve">    vec4 result = vec4(0);</w:t>
      </w:r>
    </w:p>
    <w:p w14:paraId="3551C0EF" w14:textId="3917A650" w:rsidR="00F87CA5" w:rsidRDefault="00F87CA5" w:rsidP="00F87CA5">
      <w:pPr>
        <w:pStyle w:val="Code"/>
        <w:rPr>
          <w:rFonts w:hint="eastAsia"/>
        </w:rPr>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54C8D7DA" w:rsidR="00F87CA5" w:rsidRDefault="00F87CA5" w:rsidP="00F87CA5">
      <w:pPr>
        <w:pStyle w:val="Code"/>
        <w:rPr>
          <w:rFonts w:hint="eastAsia"/>
        </w:rPr>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00FA45D4" w:rsidR="00F87CA5" w:rsidRDefault="00F87CA5" w:rsidP="00F87CA5">
      <w:pPr>
        <w:pStyle w:val="Code"/>
        <w:rPr>
          <w:rFonts w:hint="eastAsia"/>
        </w:rPr>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0D1E30" w:rsidR="00F87CA5" w:rsidRDefault="00F87CA5" w:rsidP="00F87CA5">
      <w:pPr>
        <w:pStyle w:val="Code"/>
        <w:rPr>
          <w:rFonts w:hint="eastAsia"/>
        </w:rPr>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49BB4DEF" w:rsidR="009F697C" w:rsidRDefault="009F697C" w:rsidP="000D057D">
      <w:pPr>
        <w:pStyle w:val="NumList"/>
        <w:numPr>
          <w:ilvl w:val="0"/>
          <w:numId w:val="20"/>
        </w:numPr>
        <w:rPr>
          <w:rFonts w:hint="eastAsia"/>
        </w:r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ins w:id="1961" w:author="Kelvin Sung" w:date="2021-05-22T09:58:00Z"/>
          <w:rFonts w:hint="eastAsia"/>
        </w:rPr>
      </w:pPr>
    </w:p>
    <w:p w14:paraId="7B57A9B3" w14:textId="2E7C19D8" w:rsidR="003B61A0" w:rsidRDefault="003B61A0" w:rsidP="00F87CA5">
      <w:pPr>
        <w:pStyle w:val="Code"/>
        <w:rPr>
          <w:rFonts w:hint="eastAsia"/>
        </w:rPr>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Fonts w:hint="eastAsia"/>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Fonts w:hint="eastAsia"/>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Fonts w:hint="eastAsia"/>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Fonts w:hint="eastAsia"/>
        </w:rPr>
      </w:pPr>
    </w:p>
    <w:p w14:paraId="30305F53" w14:textId="0A0372ED" w:rsidR="00F87CA5" w:rsidDel="003B61A0" w:rsidRDefault="00F87CA5" w:rsidP="00F87CA5">
      <w:pPr>
        <w:pStyle w:val="Code"/>
        <w:rPr>
          <w:del w:id="1970" w:author="Kelvin Sung" w:date="2021-05-22T09:58:00Z"/>
          <w:rFonts w:hint="eastAsia"/>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rPr>
          <w:rFonts w:hint="eastAsia"/>
        </w:rPr>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proofErr w:type="spellStart"/>
        <w:r w:rsidR="00233581" w:rsidRPr="00233581">
          <w:rPr>
            <w:rStyle w:val="CodeInline"/>
            <w:rFonts w:hint="eastAsia"/>
            <w:rPrChange w:id="1975" w:author="Kelvin Sung" w:date="2021-05-22T10:24:00Z">
              <w:rPr>
                <w:rFonts w:hint="eastAsia"/>
              </w:rPr>
            </w:rPrChange>
          </w:rPr>
          <w:t>light_fs</w:t>
        </w:r>
        <w:proofErr w:type="spellEnd"/>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Fonts w:hint="eastAsia"/>
        </w:rPr>
      </w:pPr>
      <w:r>
        <w:t xml:space="preserve">Modify the </w:t>
      </w:r>
      <w:r w:rsidRPr="00F87CA5">
        <w:rPr>
          <w:rStyle w:val="CodeInline"/>
        </w:rPr>
        <w:t>Lights.js</w:t>
      </w:r>
      <w:r w:rsidRPr="00B8741F">
        <w:rPr>
          <w:rFonts w:hint="eastAsia"/>
        </w:rPr>
        <w:t xml:space="preserve"> </w:t>
      </w:r>
      <w:r w:rsidRPr="00B8741F">
        <w:rPr>
          <w:rFonts w:hint="eastAsia"/>
          <w:rPrChange w:id="1980" w:author="Kelvin Sung" w:date="2021-05-22T10:25:00Z">
            <w:rPr>
              <w:rStyle w:val="CodeInline"/>
              <w:rFonts w:hint="eastAsia"/>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Fonts w:hint="eastAsia"/>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Fonts w:hint="eastAsia"/>
        </w:rPr>
      </w:pPr>
      <w:r>
        <w:t>constructor() {</w:t>
      </w:r>
    </w:p>
    <w:p w14:paraId="68D0B250" w14:textId="77777777" w:rsidR="001D7721" w:rsidRDefault="00F87CA5" w:rsidP="00F87CA5">
      <w:pPr>
        <w:pStyle w:val="Code"/>
        <w:rPr>
          <w:ins w:id="1988" w:author="Kelvin Sung" w:date="2021-05-20T17:59:00Z"/>
          <w:rFonts w:hint="eastAsia"/>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Fonts w:hint="eastAsia"/>
        </w:rPr>
      </w:pPr>
      <w:r>
        <w:t xml:space="preserve">    this.mColor = vec4.fromValues(0.1, 0.1, 0.1, 1);  // light color</w:t>
      </w:r>
    </w:p>
    <w:p w14:paraId="1F4E168C" w14:textId="77777777" w:rsidR="001D7721" w:rsidRDefault="00F87CA5" w:rsidP="00F87CA5">
      <w:pPr>
        <w:pStyle w:val="Code"/>
        <w:rPr>
          <w:ins w:id="1991" w:author="Kelvin Sung" w:date="2021-05-20T17:59:00Z"/>
          <w:rFonts w:hint="eastAsia"/>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Fonts w:hint="eastAsia"/>
        </w:rPr>
      </w:pPr>
      <w:r>
        <w:t xml:space="preserve">    this.mPosition = vec3.fromValues(0, 0, 5); // light position in WC</w:t>
      </w:r>
    </w:p>
    <w:p w14:paraId="595D2BD6" w14:textId="77777777" w:rsidR="001D7721" w:rsidRDefault="00F87CA5" w:rsidP="00F87CA5">
      <w:pPr>
        <w:pStyle w:val="Code"/>
        <w:rPr>
          <w:ins w:id="1994" w:author="Kelvin Sung" w:date="2021-05-20T17:59:00Z"/>
          <w:rFonts w:hint="eastAsia"/>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Fonts w:hint="eastAsia"/>
        </w:rPr>
      </w:pPr>
      <w:r>
        <w:t xml:space="preserve">    this.mIsOn = true;</w:t>
      </w:r>
    </w:p>
    <w:p w14:paraId="213A95D1" w14:textId="77777777" w:rsidR="001D7721" w:rsidRDefault="00F87CA5" w:rsidP="00F87CA5">
      <w:pPr>
        <w:pStyle w:val="Code"/>
        <w:rPr>
          <w:ins w:id="2009" w:author="Kelvin Sung" w:date="2021-05-20T17:59:00Z"/>
          <w:rFonts w:hint="eastAsia"/>
        </w:rPr>
      </w:pPr>
      <w:del w:id="2010" w:author="Kelvin Sung" w:date="2021-05-20T17:59:00Z">
        <w:r w:rsidDel="001D7721">
          <w:delText xml:space="preserve">    </w:delText>
        </w:r>
      </w:del>
    </w:p>
    <w:p w14:paraId="309A4302" w14:textId="2048BAFF" w:rsidR="00FD1303" w:rsidRDefault="00F87CA5" w:rsidP="00F87CA5">
      <w:pPr>
        <w:pStyle w:val="Code"/>
        <w:rPr>
          <w:rFonts w:hint="eastAsia"/>
        </w:rPr>
      </w:pPr>
      <w:r>
        <w:t>}</w:t>
      </w:r>
    </w:p>
    <w:p w14:paraId="733D8E5D" w14:textId="2B58A27E" w:rsidR="009F697C" w:rsidDel="001D7721" w:rsidRDefault="009F697C" w:rsidP="000D057D">
      <w:pPr>
        <w:pStyle w:val="NumList"/>
        <w:numPr>
          <w:ilvl w:val="0"/>
          <w:numId w:val="21"/>
        </w:numPr>
        <w:rPr>
          <w:del w:id="2011" w:author="Kelvin Sung" w:date="2021-05-20T17:59:00Z"/>
          <w:rFonts w:hint="eastAsia"/>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Fonts w:hint="eastAsia"/>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Fonts w:hint="eastAsia"/>
        </w:rPr>
      </w:pPr>
      <w:r>
        <w:t>setNear(n) { this.mNear = n; }</w:t>
      </w:r>
    </w:p>
    <w:p w14:paraId="6F3F2C21" w14:textId="77777777" w:rsidR="001D7721" w:rsidRDefault="00F87CA5" w:rsidP="00F87CA5">
      <w:pPr>
        <w:pStyle w:val="Code"/>
        <w:rPr>
          <w:ins w:id="2018" w:author="Kelvin Sung" w:date="2021-05-20T17:59:00Z"/>
          <w:rFonts w:hint="eastAsia"/>
        </w:rPr>
      </w:pPr>
      <w:del w:id="2019" w:author="Kelvin Sung" w:date="2021-05-20T17:59:00Z">
        <w:r w:rsidDel="001D7721">
          <w:delText xml:space="preserve">    </w:delText>
        </w:r>
      </w:del>
    </w:p>
    <w:p w14:paraId="73E0BE7B" w14:textId="4D5FCCC3" w:rsidR="00F87CA5" w:rsidRDefault="00F87CA5" w:rsidP="00F87CA5">
      <w:pPr>
        <w:pStyle w:val="Code"/>
        <w:rPr>
          <w:rFonts w:hint="eastAsia"/>
        </w:rPr>
      </w:pPr>
      <w:r>
        <w:t>getNear() { return this.mNear; }</w:t>
      </w:r>
    </w:p>
    <w:p w14:paraId="0FF866CD" w14:textId="658CDF47" w:rsidR="00F87CA5" w:rsidDel="001D7721" w:rsidRDefault="00F87CA5" w:rsidP="00F87CA5">
      <w:pPr>
        <w:pStyle w:val="Code"/>
        <w:rPr>
          <w:del w:id="2020" w:author="Kelvin Sung" w:date="2021-05-20T17:59:00Z"/>
          <w:rFonts w:hint="eastAsia"/>
        </w:rPr>
      </w:pPr>
    </w:p>
    <w:p w14:paraId="10286E1C" w14:textId="77777777" w:rsidR="001D7721" w:rsidRDefault="00F87CA5" w:rsidP="00F87CA5">
      <w:pPr>
        <w:pStyle w:val="Code"/>
        <w:rPr>
          <w:ins w:id="2021" w:author="Kelvin Sung" w:date="2021-05-20T17:59:00Z"/>
          <w:rFonts w:hint="eastAsia"/>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Fonts w:hint="eastAsia"/>
        </w:rPr>
      </w:pPr>
      <w:r>
        <w:t>setFar(f) { this.mFar = f; }</w:t>
      </w:r>
    </w:p>
    <w:p w14:paraId="6E9071FC" w14:textId="77777777" w:rsidR="001D7721" w:rsidRDefault="00F87CA5" w:rsidP="00F87CA5">
      <w:pPr>
        <w:pStyle w:val="Code"/>
        <w:rPr>
          <w:ins w:id="2024" w:author="Kelvin Sung" w:date="2021-05-20T17:59:00Z"/>
          <w:rFonts w:hint="eastAsia"/>
        </w:rPr>
      </w:pPr>
      <w:del w:id="2025" w:author="Kelvin Sung" w:date="2021-05-20T17:59:00Z">
        <w:r w:rsidDel="001D7721">
          <w:delText xml:space="preserve">    </w:delText>
        </w:r>
      </w:del>
    </w:p>
    <w:p w14:paraId="76DE0687" w14:textId="0BD11146" w:rsidR="00F87CA5" w:rsidRDefault="00F87CA5" w:rsidP="00F87CA5">
      <w:pPr>
        <w:pStyle w:val="Code"/>
        <w:rPr>
          <w:rFonts w:hint="eastAsia"/>
        </w:rPr>
      </w:pPr>
      <w:r>
        <w:t>getFar() { return this.mFar; }</w:t>
      </w:r>
    </w:p>
    <w:p w14:paraId="3EAD5FCE" w14:textId="3671BC4B" w:rsidR="00F87CA5" w:rsidDel="001D7721" w:rsidRDefault="00F87CA5" w:rsidP="00F87CA5">
      <w:pPr>
        <w:pStyle w:val="Code"/>
        <w:rPr>
          <w:del w:id="2026" w:author="Kelvin Sung" w:date="2021-05-20T17:59:00Z"/>
          <w:rFonts w:hint="eastAsia"/>
        </w:rPr>
      </w:pPr>
    </w:p>
    <w:p w14:paraId="027E0738" w14:textId="77777777" w:rsidR="001D7721" w:rsidRDefault="00F87CA5" w:rsidP="00F87CA5">
      <w:pPr>
        <w:pStyle w:val="Code"/>
        <w:rPr>
          <w:ins w:id="2027" w:author="Kelvin Sung" w:date="2021-05-20T17:59:00Z"/>
          <w:rFonts w:hint="eastAsia"/>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Fonts w:hint="eastAsia"/>
        </w:rPr>
      </w:pPr>
      <w:r>
        <w:t>setIntensity(i) { this.mIntensity = i; }</w:t>
      </w:r>
    </w:p>
    <w:p w14:paraId="54BBA309" w14:textId="77777777" w:rsidR="001D7721" w:rsidRDefault="00F87CA5" w:rsidP="00F87CA5">
      <w:pPr>
        <w:pStyle w:val="Code"/>
        <w:rPr>
          <w:ins w:id="2030" w:author="Kelvin Sung" w:date="2021-05-20T17:59:00Z"/>
          <w:rFonts w:hint="eastAsia"/>
        </w:rPr>
      </w:pPr>
      <w:del w:id="2031" w:author="Kelvin Sung" w:date="2021-05-20T17:59:00Z">
        <w:r w:rsidDel="001D7721">
          <w:delText xml:space="preserve">    </w:delText>
        </w:r>
      </w:del>
    </w:p>
    <w:p w14:paraId="0D0B73FD" w14:textId="4B4FF01F" w:rsidR="00F87CA5" w:rsidRDefault="00F87CA5" w:rsidP="00F87CA5">
      <w:pPr>
        <w:pStyle w:val="Code"/>
        <w:rPr>
          <w:rFonts w:hint="eastAsia"/>
        </w:rPr>
      </w:pPr>
      <w:r>
        <w:t>getIntensity() { return this.mIntensity; }</w:t>
      </w:r>
    </w:p>
    <w:p w14:paraId="0B6D722D" w14:textId="3D6A7EF0" w:rsidR="00F87CA5" w:rsidDel="001D7721" w:rsidRDefault="00F87CA5" w:rsidP="00F87CA5">
      <w:pPr>
        <w:pStyle w:val="Code"/>
        <w:rPr>
          <w:del w:id="2032" w:author="Kelvin Sung" w:date="2021-05-20T17:59:00Z"/>
          <w:rFonts w:hint="eastAsia"/>
        </w:rPr>
      </w:pPr>
    </w:p>
    <w:p w14:paraId="16138677" w14:textId="77777777" w:rsidR="001D7721" w:rsidRDefault="00F87CA5" w:rsidP="00F87CA5">
      <w:pPr>
        <w:pStyle w:val="Code"/>
        <w:rPr>
          <w:ins w:id="2033" w:author="Kelvin Sung" w:date="2021-05-20T17:59:00Z"/>
          <w:rFonts w:hint="eastAsia"/>
        </w:rPr>
      </w:pPr>
      <w:del w:id="2034" w:author="Kelvin Sung" w:date="2021-05-20T17:59:00Z">
        <w:r w:rsidDel="001D7721">
          <w:delText xml:space="preserve">    </w:delText>
        </w:r>
      </w:del>
    </w:p>
    <w:p w14:paraId="68855EFD" w14:textId="3994A1E4" w:rsidR="00FD1303" w:rsidRPr="009F697C" w:rsidRDefault="00F87CA5" w:rsidP="00F87CA5">
      <w:pPr>
        <w:pStyle w:val="Code"/>
        <w:rPr>
          <w:rFonts w:hint="eastAsia"/>
        </w:rPr>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w:t>
      </w:r>
      <w:proofErr w:type="spellStart"/>
      <w:r>
        <w:t>LightSet</w:t>
      </w:r>
      <w:proofErr w:type="spellEnd"/>
      <w:r>
        <w:t xml:space="preserve">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rPr>
          <w:rFonts w:hint="eastAsia"/>
        </w:rPr>
      </w:pPr>
      <w:ins w:id="2039" w:author="Kelvin Sung" w:date="2021-05-22T10:27:00Z">
        <w:r>
          <w:t xml:space="preserve">You will define a </w:t>
        </w:r>
        <w:proofErr w:type="spellStart"/>
        <w:r w:rsidRPr="00B8741F">
          <w:rPr>
            <w:rStyle w:val="CodeInline"/>
            <w:rFonts w:hint="eastAsia"/>
            <w:rPrChange w:id="2040" w:author="Kelvin Sung" w:date="2021-05-22T10:27:00Z">
              <w:rPr>
                <w:rFonts w:hint="eastAsia"/>
              </w:rPr>
            </w:rPrChange>
          </w:rPr>
          <w:t>LightSet</w:t>
        </w:r>
        <w:proofErr w:type="spellEnd"/>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Fonts w:hint="eastAsia"/>
            <w:rPrChange w:id="2043" w:author="Kelvin Sung" w:date="2021-05-22T10:27:00Z">
              <w:rPr>
                <w:rFonts w:hint="eastAsia"/>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Fonts w:hint="eastAsia"/>
            <w:rPrChange w:id="2053" w:author="Kelvin Sung" w:date="2021-05-22T10:28:00Z">
              <w:rPr>
                <w:rFonts w:hint="eastAsia"/>
              </w:rPr>
            </w:rPrChange>
          </w:rPr>
          <w:delText xml:space="preserve"> light</w:delText>
        </w:r>
      </w:del>
      <w:ins w:id="2054" w:author="Kelvin Sung" w:date="2021-05-22T10:28:00Z">
        <w:r w:rsidRPr="00B8741F">
          <w:rPr>
            <w:rStyle w:val="CodeInline"/>
            <w:rFonts w:hint="eastAsia"/>
            <w:rPrChange w:id="2055" w:author="Kelvin Sung" w:date="2021-05-22T10:28:00Z">
              <w:rPr>
                <w:rFonts w:hint="eastAsia"/>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rPr>
          <w:rFonts w:hint="eastAsia"/>
        </w:rPr>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Fonts w:hint="eastAsia"/>
        </w:rPr>
      </w:pPr>
      <w:r>
        <w:t xml:space="preserve">    constructor() {</w:t>
      </w:r>
    </w:p>
    <w:p w14:paraId="1062B877" w14:textId="067475AA" w:rsidR="00B24A37" w:rsidDel="00B8741F" w:rsidRDefault="00B24A37" w:rsidP="00B24A37">
      <w:pPr>
        <w:pStyle w:val="Code"/>
        <w:rPr>
          <w:del w:id="2063" w:author="Kelvin Sung" w:date="2021-05-22T10:29:00Z"/>
          <w:rFonts w:hint="eastAsia"/>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rPr>
          <w:rFonts w:hint="eastAsia"/>
        </w:rPr>
      </w:pPr>
      <w:del w:id="2065" w:author="Kelvin Sung" w:date="2021-05-22T10:29:00Z">
        <w:r w:rsidDel="00B8741F">
          <w:delText xml:space="preserve">   </w:delText>
        </w:r>
      </w:del>
      <w:r>
        <w:t xml:space="preserve">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1663B7FF" w14:textId="635EF790" w:rsidR="00B24A37" w:rsidDel="00B8741F" w:rsidRDefault="00B24A37" w:rsidP="00B24A37">
      <w:pPr>
        <w:pStyle w:val="Code"/>
        <w:rPr>
          <w:del w:id="2066" w:author="Kelvin Sung" w:date="2021-05-22T10:29:00Z"/>
          <w:rFonts w:hint="eastAsia"/>
        </w:rPr>
      </w:pPr>
      <w:r>
        <w:t xml:space="preserve">    getLightAt(index) {</w:t>
      </w:r>
    </w:p>
    <w:p w14:paraId="0A965D06" w14:textId="2D996090" w:rsidR="00B24A37" w:rsidDel="00B8741F" w:rsidRDefault="00B24A37" w:rsidP="00B24A37">
      <w:pPr>
        <w:pStyle w:val="Code"/>
        <w:rPr>
          <w:del w:id="2067" w:author="Kelvin Sung" w:date="2021-05-22T10:29:00Z"/>
          <w:rFonts w:hint="eastAsia"/>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rPr>
          <w:rFonts w:hint="eastAsia"/>
        </w:rPr>
      </w:pPr>
      <w:del w:id="2069" w:author="Kelvin Sung" w:date="2021-05-22T10:29:00Z">
        <w:r w:rsidDel="00B8741F">
          <w:delText xml:space="preserve">   </w:delText>
        </w:r>
      </w:del>
      <w:r>
        <w:t xml:space="preserve"> }</w:t>
      </w:r>
    </w:p>
    <w:p w14:paraId="2A7EAD74" w14:textId="77777777" w:rsidR="00B24A37" w:rsidRDefault="00B24A37" w:rsidP="00B24A37">
      <w:pPr>
        <w:pStyle w:val="Code"/>
        <w:rPr>
          <w:rFonts w:hint="eastAsia"/>
        </w:rPr>
      </w:pPr>
    </w:p>
    <w:p w14:paraId="58D10744" w14:textId="2AACA900" w:rsidR="00B24A37" w:rsidDel="00B8741F" w:rsidRDefault="00B24A37" w:rsidP="00B24A37">
      <w:pPr>
        <w:pStyle w:val="Code"/>
        <w:rPr>
          <w:del w:id="2070" w:author="Kelvin Sung" w:date="2021-05-22T10:29:00Z"/>
          <w:rFonts w:hint="eastAsia"/>
        </w:rPr>
      </w:pPr>
      <w:r>
        <w:t xml:space="preserve">    addToSet(light) {</w:t>
      </w:r>
    </w:p>
    <w:p w14:paraId="6610AA85" w14:textId="10D51E09" w:rsidR="00B24A37" w:rsidDel="00B8741F" w:rsidRDefault="00B24A37" w:rsidP="00B24A37">
      <w:pPr>
        <w:pStyle w:val="Code"/>
        <w:rPr>
          <w:del w:id="2071" w:author="Kelvin Sung" w:date="2021-05-22T10:29:00Z"/>
          <w:rFonts w:hint="eastAsia"/>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rPr>
          <w:rFonts w:hint="eastAsia"/>
        </w:rPr>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rPr>
          <w:rFonts w:hint="eastAsia"/>
        </w:rPr>
      </w:pPr>
      <w:r>
        <w:t>}</w:t>
      </w:r>
    </w:p>
    <w:p w14:paraId="2A5D7817" w14:textId="11094C67" w:rsidR="00B24A37" w:rsidDel="00B8741F" w:rsidRDefault="00B24A37" w:rsidP="00B24A37">
      <w:pPr>
        <w:pStyle w:val="Code"/>
        <w:rPr>
          <w:del w:id="2075" w:author="Kelvin Sung" w:date="2021-05-22T10:29:00Z"/>
          <w:rFonts w:hint="eastAsia"/>
        </w:rPr>
      </w:pPr>
    </w:p>
    <w:p w14:paraId="135D055D" w14:textId="72E4CA8C" w:rsidR="009F697C" w:rsidRDefault="00B24A37" w:rsidP="00B24A37">
      <w:pPr>
        <w:pStyle w:val="Code"/>
        <w:rPr>
          <w:ins w:id="2076" w:author="Kelvin Sung" w:date="2021-05-22T10:29:00Z"/>
          <w:rFonts w:hint="eastAsia"/>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rPr>
          <w:rFonts w:hint="eastAsia"/>
        </w:rPr>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w:t>
      </w:r>
      <w:proofErr w:type="spellStart"/>
      <w:r>
        <w:t>ShaderLightAt</w:t>
      </w:r>
      <w:proofErr w:type="spellEnd"/>
      <w:r>
        <w:t xml:space="preserve">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1" w:author="Kelvin Sung" w:date="2021-05-22T10:36:00Z"/>
          <w:rFonts w:hint="eastAsia"/>
        </w:rPr>
      </w:pPr>
      <w:del w:id="2092" w:author="Kelvin Sung" w:date="2021-05-22T10:36:00Z">
        <w:r w:rsidDel="00442764">
          <w:delText xml:space="preserve">Under </w:delText>
        </w:r>
      </w:del>
      <w:ins w:id="2093"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rPr>
          <w:rFonts w:hint="eastAsia"/>
        </w:r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10E39049" w14:textId="27C79D1A" w:rsidR="00B24A37" w:rsidDel="00BF387C" w:rsidRDefault="008C1580" w:rsidP="00B24A37">
      <w:pPr>
        <w:pStyle w:val="Code"/>
        <w:rPr>
          <w:del w:id="2107" w:author="Kelvin Sung" w:date="2021-05-22T10:38:00Z"/>
          <w:rFonts w:hint="eastAsia"/>
        </w:rPr>
      </w:pPr>
      <w:r>
        <w:t xml:space="preserve">    </w:t>
      </w:r>
      <w:r w:rsidRPr="008C1580">
        <w:t>... implementation to follow …</w:t>
      </w:r>
    </w:p>
    <w:p w14:paraId="2FE2C0CB" w14:textId="77777777" w:rsidR="008C1580" w:rsidRDefault="008C1580" w:rsidP="00B24A37">
      <w:pPr>
        <w:pStyle w:val="Code"/>
        <w:rPr>
          <w:rFonts w:hint="eastAsia"/>
        </w:rPr>
      </w:pPr>
    </w:p>
    <w:p w14:paraId="05230AA1" w14:textId="77777777" w:rsidR="00B24A37" w:rsidRDefault="00B24A37" w:rsidP="00B24A37">
      <w:pPr>
        <w:pStyle w:val="Code"/>
        <w:rPr>
          <w:rFonts w:hint="eastAsia"/>
        </w:rPr>
      </w:pPr>
      <w:r>
        <w:t>}</w:t>
      </w:r>
    </w:p>
    <w:p w14:paraId="2C5B6841" w14:textId="35EC54E6" w:rsidR="00B24A37" w:rsidDel="00BF387C" w:rsidRDefault="00B24A37" w:rsidP="00B24A37">
      <w:pPr>
        <w:pStyle w:val="Code"/>
        <w:rPr>
          <w:del w:id="2108" w:author="Kelvin Sung" w:date="2021-05-22T10:39:00Z"/>
          <w:rFonts w:hint="eastAsia"/>
        </w:rPr>
      </w:pPr>
    </w:p>
    <w:p w14:paraId="7E98DB7A" w14:textId="49BB4E12" w:rsidR="00FD1303" w:rsidRDefault="00B24A37" w:rsidP="00B24A37">
      <w:pPr>
        <w:pStyle w:val="Code"/>
        <w:rPr>
          <w:rFonts w:hint="eastAsia"/>
        </w:rPr>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Fonts w:hint="eastAsia"/>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1" w:author="Kelvin Sung" w:date="2021-05-22T10:39:00Z">
        <w:r w:rsidR="0072664E" w:rsidRPr="0072664E">
          <w:rPr>
            <w:rStyle w:val="CodeInline"/>
            <w:rFonts w:hint="eastAsia"/>
            <w:rPrChange w:id="2112" w:author="Kelvin Sung" w:date="2021-05-22T10:39:00Z">
              <w:rPr>
                <w:rFonts w:hint="eastAsia"/>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Fonts w:hint="eastAsia"/>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Fonts w:hint="eastAsia"/>
        </w:rPr>
      </w:pPr>
      <w:r>
        <w:t>_setShaderReferences(aLightShader, index) {</w:t>
      </w:r>
    </w:p>
    <w:p w14:paraId="141CABD5" w14:textId="77777777" w:rsidR="001D7721" w:rsidRDefault="008C1580" w:rsidP="008C1580">
      <w:pPr>
        <w:pStyle w:val="Code"/>
        <w:rPr>
          <w:ins w:id="2116" w:author="Kelvin Sung" w:date="2021-05-20T18:00:00Z"/>
          <w:rFonts w:hint="eastAsia"/>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Fonts w:hint="eastAsia"/>
        </w:rPr>
      </w:pPr>
      <w:r>
        <w:t xml:space="preserve">    let gl = glSys.get();</w:t>
      </w:r>
    </w:p>
    <w:p w14:paraId="672E4B99" w14:textId="77777777" w:rsidR="001D7721" w:rsidRDefault="008C1580" w:rsidP="008C1580">
      <w:pPr>
        <w:pStyle w:val="Code"/>
        <w:rPr>
          <w:ins w:id="2119" w:author="Kelvin Sung" w:date="2021-05-20T18:00:00Z"/>
          <w:rFonts w:hint="eastAsia"/>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Fonts w:hint="eastAsia"/>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Fonts w:hint="eastAsia"/>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Fonts w:hint="eastAsia"/>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Fonts w:hint="eastAsia"/>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Fonts w:hint="eastAsia"/>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Fonts w:hint="eastAsia"/>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Fonts w:hint="eastAsia"/>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Fonts w:hint="eastAsia"/>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Fonts w:hint="eastAsia"/>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Fonts w:hint="eastAsia"/>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Fonts w:hint="eastAsia"/>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Fonts w:hint="eastAsia"/>
        </w:rPr>
      </w:pPr>
      <w:del w:id="2138" w:author="Kelvin Sung" w:date="2021-05-20T18:00:00Z">
        <w:r w:rsidDel="001D7721">
          <w:delText xml:space="preserve">    </w:delText>
        </w:r>
      </w:del>
    </w:p>
    <w:p w14:paraId="536D3C3C" w14:textId="41A7F148" w:rsidR="008C1580" w:rsidRDefault="008C1580" w:rsidP="008C1580">
      <w:pPr>
        <w:pStyle w:val="Code"/>
        <w:rPr>
          <w:rFonts w:hint="eastAsia"/>
        </w:rPr>
      </w:pPr>
      <w:r>
        <w:t>}</w:t>
      </w:r>
    </w:p>
    <w:p w14:paraId="0526617D" w14:textId="60A0132B" w:rsidR="009F697C" w:rsidDel="001D7721" w:rsidRDefault="009F697C" w:rsidP="000D057D">
      <w:pPr>
        <w:pStyle w:val="NumList"/>
        <w:numPr>
          <w:ilvl w:val="0"/>
          <w:numId w:val="22"/>
        </w:numPr>
        <w:rPr>
          <w:del w:id="2139" w:author="Kelvin Sung" w:date="2021-05-20T18:00:00Z"/>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Fonts w:hint="eastAsia"/>
            <w:rPrChange w:id="2144" w:author="Kelvin Sung" w:date="2021-05-22T10:40:00Z">
              <w:rPr>
                <w:rFonts w:hint="eastAsia"/>
              </w:rPr>
            </w:rPrChange>
          </w:rPr>
          <w:delText xml:space="preserve">GLSL </w:delText>
        </w:r>
      </w:del>
      <w:proofErr w:type="spellStart"/>
      <w:ins w:id="2145" w:author="Kelvin Sung" w:date="2021-05-22T10:40:00Z">
        <w:r w:rsidR="00EA3C66" w:rsidRPr="00EA3C66">
          <w:rPr>
            <w:rStyle w:val="CodeInline"/>
            <w:rFonts w:hint="eastAsia"/>
            <w:rPrChange w:id="2146" w:author="Kelvin Sung" w:date="2021-05-22T10:40:00Z">
              <w:rPr>
                <w:rFonts w:hint="eastAsia"/>
              </w:rPr>
            </w:rPrChange>
          </w:rPr>
          <w:t>light_fs</w:t>
        </w:r>
        <w:proofErr w:type="spellEnd"/>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Fonts w:hint="eastAsia"/>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Fonts w:hint="eastAsia"/>
        </w:rPr>
      </w:pPr>
      <w:r>
        <w:t>loadToShader(aCamera, aLight) {</w:t>
      </w:r>
    </w:p>
    <w:p w14:paraId="0A8DA1CC" w14:textId="77777777" w:rsidR="001D7721" w:rsidRDefault="008C1580" w:rsidP="008C1580">
      <w:pPr>
        <w:pStyle w:val="Code"/>
        <w:rPr>
          <w:ins w:id="2157" w:author="Kelvin Sung" w:date="2021-05-20T18:00:00Z"/>
          <w:rFonts w:hint="eastAsia"/>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Fonts w:hint="eastAsia"/>
        </w:rPr>
      </w:pPr>
      <w:r>
        <w:t xml:space="preserve">    let gl = glSys.get();</w:t>
      </w:r>
    </w:p>
    <w:p w14:paraId="449784AE" w14:textId="77777777" w:rsidR="001D7721" w:rsidRDefault="008C1580" w:rsidP="008C1580">
      <w:pPr>
        <w:pStyle w:val="Code"/>
        <w:rPr>
          <w:ins w:id="2160" w:author="Kelvin Sung" w:date="2021-05-20T18:00:00Z"/>
          <w:rFonts w:hint="eastAsia"/>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Fonts w:hint="eastAsia"/>
        </w:rPr>
      </w:pPr>
      <w:r>
        <w:t xml:space="preserve">    gl.uniform1i(this.mIsOnRef, aLight.isLightOn());</w:t>
      </w:r>
    </w:p>
    <w:p w14:paraId="044EF631" w14:textId="77777777" w:rsidR="001D7721" w:rsidRDefault="008C1580" w:rsidP="008C1580">
      <w:pPr>
        <w:pStyle w:val="Code"/>
        <w:rPr>
          <w:ins w:id="2163" w:author="Kelvin Sung" w:date="2021-05-20T18:00:00Z"/>
          <w:rFonts w:hint="eastAsia"/>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Fonts w:hint="eastAsia"/>
        </w:rPr>
      </w:pPr>
      <w:r>
        <w:t xml:space="preserve">    if (aLight.isLightOn()) {</w:t>
      </w:r>
    </w:p>
    <w:p w14:paraId="0265DD20" w14:textId="77777777" w:rsidR="001D7721" w:rsidRDefault="008C1580" w:rsidP="008C1580">
      <w:pPr>
        <w:pStyle w:val="Code"/>
        <w:rPr>
          <w:ins w:id="2166" w:author="Kelvin Sung" w:date="2021-05-20T18:00:00Z"/>
          <w:rFonts w:hint="eastAsia"/>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Fonts w:hint="eastAsia"/>
        </w:rPr>
      </w:pPr>
      <w:r>
        <w:t xml:space="preserve">        let p = aCamera.wcPosToPixel(aLight.getPosition());</w:t>
      </w:r>
    </w:p>
    <w:p w14:paraId="46D303BE" w14:textId="77777777" w:rsidR="001D7721" w:rsidRDefault="008C1580" w:rsidP="008C1580">
      <w:pPr>
        <w:pStyle w:val="Code"/>
        <w:rPr>
          <w:ins w:id="2169" w:author="Kelvin Sung" w:date="2021-05-20T18:00:00Z"/>
          <w:rFonts w:hint="eastAsia"/>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Fonts w:hint="eastAsia"/>
        </w:rPr>
      </w:pPr>
      <w:r>
        <w:t xml:space="preserve">        let n = aCamera.wcSizeToPixel(aLight.getNear());</w:t>
      </w:r>
    </w:p>
    <w:p w14:paraId="760A4227" w14:textId="77777777" w:rsidR="001D7721" w:rsidRDefault="008C1580" w:rsidP="008C1580">
      <w:pPr>
        <w:pStyle w:val="Code"/>
        <w:rPr>
          <w:ins w:id="2172" w:author="Kelvin Sung" w:date="2021-05-20T18:00:00Z"/>
          <w:rFonts w:hint="eastAsia"/>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Fonts w:hint="eastAsia"/>
        </w:rPr>
      </w:pPr>
      <w:r>
        <w:t xml:space="preserve">        let f = aCamera.wcSizeToPixel(aLight.getFar());</w:t>
      </w:r>
    </w:p>
    <w:p w14:paraId="79DDBF77" w14:textId="77777777" w:rsidR="001D7721" w:rsidRDefault="008C1580" w:rsidP="008C1580">
      <w:pPr>
        <w:pStyle w:val="Code"/>
        <w:rPr>
          <w:ins w:id="2175" w:author="Kelvin Sung" w:date="2021-05-20T18:00:00Z"/>
          <w:rFonts w:hint="eastAsia"/>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Fonts w:hint="eastAsia"/>
        </w:rPr>
      </w:pPr>
      <w:r>
        <w:t xml:space="preserve">        let c = aLight.getColor();</w:t>
      </w:r>
    </w:p>
    <w:p w14:paraId="4B8B7579" w14:textId="77777777" w:rsidR="001D7721" w:rsidRDefault="008C1580" w:rsidP="008C1580">
      <w:pPr>
        <w:pStyle w:val="Code"/>
        <w:rPr>
          <w:ins w:id="2178" w:author="Kelvin Sung" w:date="2021-05-20T18:00:00Z"/>
          <w:rFonts w:hint="eastAsia"/>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Fonts w:hint="eastAsia"/>
        </w:rPr>
      </w:pPr>
      <w:r>
        <w:t xml:space="preserve">        gl.uniform4fv(this.mColorRef, c);</w:t>
      </w:r>
    </w:p>
    <w:p w14:paraId="24C8AC0C" w14:textId="77777777" w:rsidR="001D7721" w:rsidRDefault="008C1580" w:rsidP="008C1580">
      <w:pPr>
        <w:pStyle w:val="Code"/>
        <w:rPr>
          <w:ins w:id="2181" w:author="Kelvin Sung" w:date="2021-05-20T18:00:00Z"/>
          <w:rFonts w:hint="eastAsia"/>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Fonts w:hint="eastAsia"/>
        </w:rPr>
      </w:pPr>
      <w:r>
        <w:t xml:space="preserve">        gl.uniform3fv(this.mPosRef, vec3.fromValues(p[0], p[1], p[2]));</w:t>
      </w:r>
    </w:p>
    <w:p w14:paraId="09BA93DB" w14:textId="77777777" w:rsidR="001D7721" w:rsidRDefault="008C1580" w:rsidP="008C1580">
      <w:pPr>
        <w:pStyle w:val="Code"/>
        <w:rPr>
          <w:ins w:id="2184" w:author="Kelvin Sung" w:date="2021-05-20T18:00:00Z"/>
          <w:rFonts w:hint="eastAsia"/>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Fonts w:hint="eastAsia"/>
        </w:rPr>
      </w:pPr>
      <w:r>
        <w:t xml:space="preserve">        gl.uniform1f(this.mNearRef, n);</w:t>
      </w:r>
    </w:p>
    <w:p w14:paraId="1BCAC172" w14:textId="77777777" w:rsidR="001D7721" w:rsidRDefault="008C1580" w:rsidP="008C1580">
      <w:pPr>
        <w:pStyle w:val="Code"/>
        <w:rPr>
          <w:ins w:id="2187" w:author="Kelvin Sung" w:date="2021-05-20T18:00:00Z"/>
          <w:rFonts w:hint="eastAsia"/>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Fonts w:hint="eastAsia"/>
        </w:rPr>
      </w:pPr>
      <w:r>
        <w:t xml:space="preserve">        gl.uniform1f(this.mFarRef, f);</w:t>
      </w:r>
    </w:p>
    <w:p w14:paraId="1FC17258" w14:textId="77777777" w:rsidR="001D7721" w:rsidRDefault="008C1580" w:rsidP="008C1580">
      <w:pPr>
        <w:pStyle w:val="Code"/>
        <w:rPr>
          <w:ins w:id="2190" w:author="Kelvin Sung" w:date="2021-05-20T18:00:00Z"/>
          <w:rFonts w:hint="eastAsia"/>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Fonts w:hint="eastAsia"/>
        </w:rPr>
      </w:pPr>
      <w:r>
        <w:t xml:space="preserve">        gl.uniform1f(this.mIntensityRef, aLight.getIntensity());</w:t>
      </w:r>
    </w:p>
    <w:p w14:paraId="690A879D" w14:textId="77777777" w:rsidR="001D7721" w:rsidRDefault="008C1580" w:rsidP="008C1580">
      <w:pPr>
        <w:pStyle w:val="Code"/>
        <w:rPr>
          <w:ins w:id="2193" w:author="Kelvin Sung" w:date="2021-05-20T18:00:00Z"/>
          <w:rFonts w:hint="eastAsia"/>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Fonts w:hint="eastAsia"/>
        </w:rPr>
      </w:pPr>
      <w:r>
        <w:t xml:space="preserve">    }</w:t>
      </w:r>
    </w:p>
    <w:p w14:paraId="09F335CF" w14:textId="77777777" w:rsidR="001D7721" w:rsidRDefault="008C1580" w:rsidP="008C1580">
      <w:pPr>
        <w:pStyle w:val="Code"/>
        <w:rPr>
          <w:ins w:id="2196" w:author="Kelvin Sung" w:date="2021-05-20T18:00:00Z"/>
          <w:rFonts w:hint="eastAsia"/>
        </w:rPr>
      </w:pPr>
      <w:del w:id="2197" w:author="Kelvin Sung" w:date="2021-05-20T18:00:00Z">
        <w:r w:rsidDel="001D7721">
          <w:delText xml:space="preserve">    </w:delText>
        </w:r>
      </w:del>
    </w:p>
    <w:p w14:paraId="1A323F34" w14:textId="5809C5B9" w:rsidR="00FD1303" w:rsidRPr="009F697C" w:rsidRDefault="008C1580" w:rsidP="008C1580">
      <w:pPr>
        <w:pStyle w:val="Code"/>
        <w:rPr>
          <w:rFonts w:hint="eastAsia"/>
        </w:rPr>
      </w:pPr>
      <w:r>
        <w:t>}</w:t>
      </w:r>
    </w:p>
    <w:p w14:paraId="6B9E985C" w14:textId="3BE0F6CC" w:rsidR="009F697C" w:rsidDel="001D7721" w:rsidRDefault="004D6400" w:rsidP="000D057D">
      <w:pPr>
        <w:pStyle w:val="NumList"/>
        <w:numPr>
          <w:ilvl w:val="0"/>
          <w:numId w:val="22"/>
        </w:numPr>
        <w:rPr>
          <w:del w:id="2198" w:author="Kelvin Sung" w:date="2021-05-20T18:00:00Z"/>
          <w:rFonts w:hint="eastAsia"/>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proofErr w:type="spellStart"/>
      <w:ins w:id="2204" w:author="Kelvin Sung" w:date="2021-05-22T10:43:00Z">
        <w:r w:rsidR="00DA4E9F" w:rsidRPr="00DA4E9F">
          <w:rPr>
            <w:rStyle w:val="CodeInline"/>
            <w:rFonts w:hint="eastAsia"/>
            <w:rPrChange w:id="2205" w:author="Kelvin Sung" w:date="2021-05-22T10:43:00Z">
              <w:rPr>
                <w:rFonts w:hint="eastAsia"/>
              </w:rPr>
            </w:rPrChange>
          </w:rPr>
          <w:t>light_fs</w:t>
        </w:r>
        <w:proofErr w:type="spellEnd"/>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Fonts w:hint="eastAsia"/>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Fonts w:hint="eastAsia"/>
        </w:rPr>
      </w:pPr>
      <w:r>
        <w:lastRenderedPageBreak/>
        <w:t>switchOffLight() {</w:t>
      </w:r>
    </w:p>
    <w:p w14:paraId="6E4D3205" w14:textId="77777777" w:rsidR="001D7721" w:rsidRDefault="00976B80" w:rsidP="00976B80">
      <w:pPr>
        <w:pStyle w:val="Code"/>
        <w:rPr>
          <w:ins w:id="2210" w:author="Kelvin Sung" w:date="2021-05-20T18:00:00Z"/>
          <w:rFonts w:hint="eastAsia"/>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Fonts w:hint="eastAsia"/>
        </w:rPr>
      </w:pPr>
      <w:r>
        <w:t xml:space="preserve">    let gl = glSys.get();</w:t>
      </w:r>
    </w:p>
    <w:p w14:paraId="5B413B14" w14:textId="77777777" w:rsidR="001D7721" w:rsidRDefault="00976B80" w:rsidP="00976B80">
      <w:pPr>
        <w:pStyle w:val="Code"/>
        <w:rPr>
          <w:ins w:id="2213" w:author="Kelvin Sung" w:date="2021-05-20T18:00:00Z"/>
          <w:rFonts w:hint="eastAsia"/>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Fonts w:hint="eastAsia"/>
        </w:rPr>
      </w:pPr>
      <w:r>
        <w:t xml:space="preserve">    gl.uniform1i(this.mIsOnRef, false);</w:t>
      </w:r>
    </w:p>
    <w:p w14:paraId="2A121939" w14:textId="77777777" w:rsidR="001D7721" w:rsidRDefault="00976B80" w:rsidP="00976B80">
      <w:pPr>
        <w:pStyle w:val="Code"/>
        <w:rPr>
          <w:ins w:id="2216" w:author="Kelvin Sung" w:date="2021-05-20T18:00:00Z"/>
          <w:rFonts w:hint="eastAsia"/>
        </w:rPr>
      </w:pPr>
      <w:del w:id="2217" w:author="Kelvin Sung" w:date="2021-05-20T18:00:00Z">
        <w:r w:rsidDel="001D7721">
          <w:delText xml:space="preserve">    </w:delText>
        </w:r>
      </w:del>
    </w:p>
    <w:p w14:paraId="736975E7" w14:textId="1DCF057C" w:rsidR="00FD1303" w:rsidRDefault="00976B80" w:rsidP="00976B80">
      <w:pPr>
        <w:pStyle w:val="Code"/>
        <w:rPr>
          <w:rFonts w:hint="eastAsia"/>
        </w:rPr>
      </w:pPr>
      <w:r>
        <w:t>}</w:t>
      </w: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18" w:author="Kelvin Sung" w:date="2021-05-20T18:12:00Z">
        <w:r w:rsidDel="00E15C4E">
          <w:delText>Object</w:delText>
        </w:r>
      </w:del>
      <w:ins w:id="2219" w:author="Kelvin Sung" w:date="2021-05-20T18:12:00Z">
        <w:r w:rsidR="00E15C4E">
          <w:t>Class</w:t>
        </w:r>
      </w:ins>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0" w:author="Kelvin Sung" w:date="2021-05-22T10:59:00Z">
        <w:r w:rsidR="00824945">
          <w:t>,</w:t>
        </w:r>
        <w:r w:rsidR="0076792D">
          <w:t xml:space="preserve"> importing</w:t>
        </w:r>
      </w:ins>
      <w:ins w:id="2221"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22"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23" w:author="Kelvin Sung" w:date="2021-05-22T11:00:00Z">
        <w:r w:rsidR="0076792D">
          <w:t>.</w:t>
        </w:r>
      </w:ins>
      <w:r>
        <w:t xml:space="preserve"> </w:t>
      </w:r>
      <w:del w:id="2224" w:author="Kelvin Sung" w:date="2021-05-22T11:00:00Z">
        <w:r w:rsidR="00976B80" w:rsidDel="0076792D">
          <w:delText>since</w:delText>
        </w:r>
        <w:r w:rsidDel="0076792D">
          <w:delText xml:space="preserve"> t</w:delText>
        </w:r>
      </w:del>
      <w:ins w:id="2225" w:author="Kelvin Sung" w:date="2021-05-22T11:00:00Z">
        <w:r w:rsidR="0076792D">
          <w:t>T</w:t>
        </w:r>
      </w:ins>
      <w:r>
        <w:t xml:space="preserve">he actual loading of light information to </w:t>
      </w:r>
      <w:del w:id="2226" w:author="Kelvin Sung" w:date="2021-05-22T11:01:00Z">
        <w:r w:rsidRPr="0076792D" w:rsidDel="0076792D">
          <w:rPr>
            <w:rStyle w:val="CodeInline"/>
            <w:rFonts w:hint="eastAsia"/>
            <w:rPrChange w:id="2227" w:author="Kelvin Sung" w:date="2021-05-22T11:01:00Z">
              <w:rPr>
                <w:rFonts w:hint="eastAsia"/>
              </w:rPr>
            </w:rPrChange>
          </w:rPr>
          <w:delText xml:space="preserve">GLSL </w:delText>
        </w:r>
      </w:del>
      <w:proofErr w:type="spellStart"/>
      <w:ins w:id="2228" w:author="Kelvin Sung" w:date="2021-05-22T11:01:00Z">
        <w:r w:rsidR="0076792D" w:rsidRPr="0076792D">
          <w:rPr>
            <w:rStyle w:val="CodeInline"/>
            <w:rFonts w:hint="eastAsia"/>
            <w:rPrChange w:id="2229" w:author="Kelvin Sung" w:date="2021-05-22T11:01:00Z">
              <w:rPr>
                <w:rFonts w:hint="eastAsia"/>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30" w:author="Kelvin Sung" w:date="2021-05-22T10:59:00Z"/>
          <w:rFonts w:hint="eastAsia"/>
        </w:rPr>
      </w:pPr>
      <w:commentRangeStart w:id="2231"/>
      <w:del w:id="2232" w:author="Kelvin Sung" w:date="2021-05-22T10:59:00Z">
        <w:r w:rsidDel="00824945">
          <w:delText>TEMP TEXT</w:delText>
        </w:r>
        <w:commentRangeEnd w:id="2231"/>
        <w:r w:rsidDel="00824945">
          <w:rPr>
            <w:rStyle w:val="CommentReference"/>
            <w:rFonts w:asciiTheme="minorHAnsi" w:hAnsiTheme="minorHAnsi"/>
          </w:rPr>
          <w:commentReference w:id="2231"/>
        </w:r>
      </w:del>
    </w:p>
    <w:p w14:paraId="03D249EE" w14:textId="67A7036B" w:rsidR="00B71F1B" w:rsidRDefault="00B71F1B" w:rsidP="00B71F1B">
      <w:pPr>
        <w:pStyle w:val="Code"/>
        <w:rPr>
          <w:rFonts w:hint="eastAsia"/>
        </w:rPr>
      </w:pPr>
      <w:r w:rsidRPr="00B71F1B">
        <w:t>import ShaderLightAt from "./shader_light_at.js";</w:t>
      </w:r>
    </w:p>
    <w:p w14:paraId="11C72D03" w14:textId="5BED7EC6" w:rsidR="00FD1303" w:rsidDel="001B23DC" w:rsidRDefault="004D6400" w:rsidP="000D057D">
      <w:pPr>
        <w:pStyle w:val="NumList"/>
        <w:numPr>
          <w:ilvl w:val="0"/>
          <w:numId w:val="23"/>
        </w:numPr>
        <w:rPr>
          <w:del w:id="2233" w:author="Kelvin Sung" w:date="2021-05-20T18:01:00Z"/>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34"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35" w:author="Kelvin Sung" w:date="2021-05-20T18:01:00Z"/>
          <w:rFonts w:hint="eastAsia"/>
        </w:rPr>
      </w:pPr>
      <w:del w:id="2236" w:author="Kelvin Sung" w:date="2021-05-20T18:01:00Z">
        <w:r w:rsidDel="001B23DC">
          <w:delText xml:space="preserve">    </w:delText>
        </w:r>
      </w:del>
    </w:p>
    <w:p w14:paraId="6CCA0438" w14:textId="3E9510C9" w:rsidR="00976B80" w:rsidDel="001B23DC" w:rsidRDefault="00976B80" w:rsidP="00976B80">
      <w:pPr>
        <w:pStyle w:val="Code"/>
        <w:rPr>
          <w:del w:id="2237" w:author="Kelvin Sung" w:date="2021-05-20T18:01:00Z"/>
          <w:rFonts w:hint="eastAsia"/>
        </w:rPr>
      </w:pPr>
      <w:r>
        <w:t>constructor(vertexShaderPath, fragmentShaderPath) {</w:t>
      </w:r>
    </w:p>
    <w:p w14:paraId="7A11B5FD" w14:textId="77777777" w:rsidR="001B23DC" w:rsidRDefault="00976B80" w:rsidP="00976B80">
      <w:pPr>
        <w:pStyle w:val="Code"/>
        <w:rPr>
          <w:ins w:id="2238" w:author="Kelvin Sung" w:date="2021-05-20T18:01:00Z"/>
          <w:rFonts w:hint="eastAsia"/>
        </w:rPr>
      </w:pPr>
      <w:del w:id="2239" w:author="Kelvin Sung" w:date="2021-05-20T18:01:00Z">
        <w:r w:rsidDel="001B23DC">
          <w:delText xml:space="preserve">    </w:delText>
        </w:r>
      </w:del>
    </w:p>
    <w:p w14:paraId="1D10B8A2" w14:textId="147F9D54" w:rsidR="00976B80" w:rsidDel="001B23DC" w:rsidRDefault="00976B80" w:rsidP="00976B80">
      <w:pPr>
        <w:pStyle w:val="Code"/>
        <w:rPr>
          <w:del w:id="2240" w:author="Kelvin Sung" w:date="2021-05-20T18:01:00Z"/>
          <w:rFonts w:hint="eastAsia"/>
        </w:rPr>
      </w:pPr>
      <w:r>
        <w:t xml:space="preserve">    // Call super class constructor</w:t>
      </w:r>
    </w:p>
    <w:p w14:paraId="287013A2" w14:textId="77777777" w:rsidR="001B23DC" w:rsidRDefault="00976B80" w:rsidP="00976B80">
      <w:pPr>
        <w:pStyle w:val="Code"/>
        <w:rPr>
          <w:ins w:id="2241" w:author="Kelvin Sung" w:date="2021-05-20T18:01:00Z"/>
          <w:rFonts w:hint="eastAsia"/>
        </w:rPr>
      </w:pPr>
      <w:del w:id="2242" w:author="Kelvin Sung" w:date="2021-05-20T18:01:00Z">
        <w:r w:rsidDel="001B23DC">
          <w:delText xml:space="preserve">    </w:delText>
        </w:r>
      </w:del>
    </w:p>
    <w:p w14:paraId="2587D2A1" w14:textId="7EC36113" w:rsidR="00976B80" w:rsidRDefault="00976B80" w:rsidP="00976B80">
      <w:pPr>
        <w:pStyle w:val="Code"/>
        <w:rPr>
          <w:rFonts w:hint="eastAsia"/>
        </w:rPr>
      </w:pPr>
      <w:r>
        <w:t xml:space="preserve">    super(vertexShaderPath, fragmentShaderPath);  // call super class constructor</w:t>
      </w:r>
    </w:p>
    <w:p w14:paraId="66A831AB" w14:textId="6EADFFE5" w:rsidR="00976B80" w:rsidDel="001B23DC" w:rsidRDefault="00976B80" w:rsidP="00976B80">
      <w:pPr>
        <w:pStyle w:val="Code"/>
        <w:rPr>
          <w:del w:id="2243" w:author="Kelvin Sung" w:date="2021-05-20T18:01:00Z"/>
          <w:rFonts w:hint="eastAsia"/>
        </w:rPr>
      </w:pPr>
    </w:p>
    <w:p w14:paraId="1D9A3F5F" w14:textId="77777777" w:rsidR="001B23DC" w:rsidRDefault="00976B80" w:rsidP="00976B80">
      <w:pPr>
        <w:pStyle w:val="Code"/>
        <w:rPr>
          <w:ins w:id="2244" w:author="Kelvin Sung" w:date="2021-05-20T18:01:00Z"/>
          <w:rFonts w:hint="eastAsia"/>
        </w:rPr>
      </w:pPr>
      <w:del w:id="2245" w:author="Kelvin Sung" w:date="2021-05-20T18:01:00Z">
        <w:r w:rsidDel="001B23DC">
          <w:delText xml:space="preserve">    </w:delText>
        </w:r>
      </w:del>
    </w:p>
    <w:p w14:paraId="5D865C63" w14:textId="417DD4B6" w:rsidR="00976B80" w:rsidDel="001B23DC" w:rsidRDefault="00976B80" w:rsidP="00976B80">
      <w:pPr>
        <w:pStyle w:val="Code"/>
        <w:rPr>
          <w:del w:id="2246" w:author="Kelvin Sung" w:date="2021-05-20T18:01:00Z"/>
          <w:rFonts w:hint="eastAsia"/>
        </w:rPr>
      </w:pPr>
      <w:r>
        <w:t xml:space="preserve">    this.mLights = null;  // lights from the Renderable</w:t>
      </w:r>
    </w:p>
    <w:p w14:paraId="6A7A8200" w14:textId="77777777" w:rsidR="001B23DC" w:rsidRDefault="00976B80" w:rsidP="00976B80">
      <w:pPr>
        <w:pStyle w:val="Code"/>
        <w:rPr>
          <w:ins w:id="2247" w:author="Kelvin Sung" w:date="2021-05-20T18:01:00Z"/>
          <w:rFonts w:hint="eastAsia"/>
        </w:rPr>
      </w:pPr>
      <w:del w:id="2248" w:author="Kelvin Sung" w:date="2021-05-20T18:01:00Z">
        <w:r w:rsidDel="001B23DC">
          <w:delText xml:space="preserve">    </w:delText>
        </w:r>
      </w:del>
    </w:p>
    <w:p w14:paraId="0693380E" w14:textId="1356229C" w:rsidR="00976B80" w:rsidRDefault="00976B80" w:rsidP="00976B80">
      <w:pPr>
        <w:pStyle w:val="Code"/>
        <w:rPr>
          <w:rFonts w:hint="eastAsia"/>
        </w:rPr>
      </w:pPr>
      <w:r>
        <w:t xml:space="preserve">    this.mCamera = null;  // the camera to draw for, required for WC to DC transform</w:t>
      </w:r>
    </w:p>
    <w:p w14:paraId="58DA2EC0" w14:textId="78DA3734" w:rsidR="00976B80" w:rsidDel="001B23DC" w:rsidRDefault="00976B80" w:rsidP="00976B80">
      <w:pPr>
        <w:pStyle w:val="Code"/>
        <w:rPr>
          <w:del w:id="2249" w:author="Kelvin Sung" w:date="2021-05-20T18:01:00Z"/>
          <w:rFonts w:hint="eastAsia"/>
        </w:rPr>
      </w:pPr>
    </w:p>
    <w:p w14:paraId="0BF0183B" w14:textId="77777777" w:rsidR="001B23DC" w:rsidRDefault="00976B80" w:rsidP="00976B80">
      <w:pPr>
        <w:pStyle w:val="Code"/>
        <w:rPr>
          <w:ins w:id="2250" w:author="Kelvin Sung" w:date="2021-05-20T18:01:00Z"/>
          <w:rFonts w:hint="eastAsia"/>
        </w:rPr>
      </w:pPr>
      <w:del w:id="2251" w:author="Kelvin Sung" w:date="2021-05-20T18:01:00Z">
        <w:r w:rsidDel="001B23DC">
          <w:delText xml:space="preserve">    </w:delText>
        </w:r>
      </w:del>
    </w:p>
    <w:p w14:paraId="45406865" w14:textId="14DE3640" w:rsidR="00976B80" w:rsidDel="001B23DC" w:rsidRDefault="00976B80" w:rsidP="00976B80">
      <w:pPr>
        <w:pStyle w:val="Code"/>
        <w:rPr>
          <w:del w:id="2252" w:author="Kelvin Sung" w:date="2021-05-20T18:01:00Z"/>
          <w:rFonts w:hint="eastAsia"/>
        </w:rPr>
      </w:pPr>
      <w:r>
        <w:t xml:space="preserve">    //*******WARNING***************</w:t>
      </w:r>
    </w:p>
    <w:p w14:paraId="7C18334A" w14:textId="77777777" w:rsidR="001B23DC" w:rsidRDefault="00976B80" w:rsidP="00976B80">
      <w:pPr>
        <w:pStyle w:val="Code"/>
        <w:rPr>
          <w:ins w:id="2253" w:author="Kelvin Sung" w:date="2021-05-20T18:01:00Z"/>
          <w:rFonts w:hint="eastAsia"/>
        </w:rPr>
      </w:pPr>
      <w:del w:id="2254" w:author="Kelvin Sung" w:date="2021-05-20T18:01:00Z">
        <w:r w:rsidDel="001B23DC">
          <w:delText xml:space="preserve">    </w:delText>
        </w:r>
      </w:del>
    </w:p>
    <w:p w14:paraId="52F1D311" w14:textId="47749FE2" w:rsidR="00976B80" w:rsidDel="001B23DC" w:rsidRDefault="00976B80" w:rsidP="00976B80">
      <w:pPr>
        <w:pStyle w:val="Code"/>
        <w:rPr>
          <w:del w:id="2255" w:author="Kelvin Sung" w:date="2021-05-20T18:01:00Z"/>
          <w:rFonts w:hint="eastAsia"/>
        </w:rPr>
      </w:pPr>
      <w:r>
        <w:t xml:space="preserve">    // this number MUST correspond to the GLSL uLight[] array size (for LightFS.glsl)</w:t>
      </w:r>
    </w:p>
    <w:p w14:paraId="4021B765" w14:textId="77777777" w:rsidR="001B23DC" w:rsidRDefault="00976B80" w:rsidP="00976B80">
      <w:pPr>
        <w:pStyle w:val="Code"/>
        <w:rPr>
          <w:ins w:id="2256" w:author="Kelvin Sung" w:date="2021-05-20T18:01:00Z"/>
          <w:rFonts w:hint="eastAsia"/>
        </w:rPr>
      </w:pPr>
      <w:del w:id="2257" w:author="Kelvin Sung" w:date="2021-05-20T18:01:00Z">
        <w:r w:rsidDel="001B23DC">
          <w:delText xml:space="preserve">    </w:delText>
        </w:r>
      </w:del>
    </w:p>
    <w:p w14:paraId="223B0DFE" w14:textId="688570C9" w:rsidR="00976B80" w:rsidDel="001B23DC" w:rsidRDefault="00976B80" w:rsidP="00976B80">
      <w:pPr>
        <w:pStyle w:val="Code"/>
        <w:rPr>
          <w:del w:id="2258" w:author="Kelvin Sung" w:date="2021-05-20T18:01:00Z"/>
          <w:rFonts w:hint="eastAsia"/>
        </w:rPr>
      </w:pPr>
      <w:r>
        <w:t xml:space="preserve">    //*******WARNING********************</w:t>
      </w:r>
    </w:p>
    <w:p w14:paraId="01959480" w14:textId="77777777" w:rsidR="001B23DC" w:rsidRDefault="00976B80" w:rsidP="00976B80">
      <w:pPr>
        <w:pStyle w:val="Code"/>
        <w:rPr>
          <w:ins w:id="2259" w:author="Kelvin Sung" w:date="2021-05-20T18:01:00Z"/>
          <w:rFonts w:hint="eastAsia"/>
        </w:rPr>
      </w:pPr>
      <w:del w:id="2260" w:author="Kelvin Sung" w:date="2021-05-20T18:01:00Z">
        <w:r w:rsidDel="001B23DC">
          <w:delText xml:space="preserve">    </w:delText>
        </w:r>
      </w:del>
    </w:p>
    <w:p w14:paraId="4E948271" w14:textId="626E9F01" w:rsidR="00976B80" w:rsidDel="001B23DC" w:rsidRDefault="00976B80" w:rsidP="00976B80">
      <w:pPr>
        <w:pStyle w:val="Code"/>
        <w:rPr>
          <w:del w:id="2261" w:author="Kelvin Sung" w:date="2021-05-20T18:01:00Z"/>
          <w:rFonts w:hint="eastAsia"/>
        </w:rPr>
      </w:pPr>
      <w:r>
        <w:t xml:space="preserve">    this.kGLSLuLightArraySize = 4;  // &lt;-- make sure this is the same as LightFS.glsl</w:t>
      </w:r>
    </w:p>
    <w:p w14:paraId="773003CB" w14:textId="77777777" w:rsidR="001B23DC" w:rsidRDefault="00976B80" w:rsidP="00976B80">
      <w:pPr>
        <w:pStyle w:val="Code"/>
        <w:rPr>
          <w:ins w:id="2262" w:author="Kelvin Sung" w:date="2021-05-20T18:01:00Z"/>
          <w:rFonts w:hint="eastAsia"/>
        </w:rPr>
      </w:pPr>
      <w:del w:id="2263" w:author="Kelvin Sung" w:date="2021-05-20T18:01:00Z">
        <w:r w:rsidDel="001B23DC">
          <w:delText xml:space="preserve">    </w:delText>
        </w:r>
      </w:del>
    </w:p>
    <w:p w14:paraId="325D1998" w14:textId="080E72D8" w:rsidR="00976B80" w:rsidDel="001B23DC" w:rsidRDefault="00976B80" w:rsidP="00976B80">
      <w:pPr>
        <w:pStyle w:val="Code"/>
        <w:rPr>
          <w:del w:id="2264" w:author="Kelvin Sung" w:date="2021-05-20T18:01:00Z"/>
          <w:rFonts w:hint="eastAsia"/>
        </w:rPr>
      </w:pPr>
      <w:r>
        <w:t xml:space="preserve">    this.mShaderLights = [];</w:t>
      </w:r>
    </w:p>
    <w:p w14:paraId="3510D62D" w14:textId="77777777" w:rsidR="001B23DC" w:rsidRDefault="00976B80" w:rsidP="00976B80">
      <w:pPr>
        <w:pStyle w:val="Code"/>
        <w:rPr>
          <w:ins w:id="2265" w:author="Kelvin Sung" w:date="2021-05-20T18:01:00Z"/>
          <w:rFonts w:hint="eastAsia"/>
        </w:rPr>
      </w:pPr>
      <w:del w:id="2266" w:author="Kelvin Sung" w:date="2021-05-20T18:01:00Z">
        <w:r w:rsidDel="001B23DC">
          <w:delText xml:space="preserve">    </w:delText>
        </w:r>
      </w:del>
    </w:p>
    <w:p w14:paraId="38ABAF51" w14:textId="61F546C0" w:rsidR="00976B80" w:rsidDel="001B23DC" w:rsidRDefault="00976B80" w:rsidP="00976B80">
      <w:pPr>
        <w:pStyle w:val="Code"/>
        <w:rPr>
          <w:del w:id="2267" w:author="Kelvin Sung" w:date="2021-05-20T18:01:00Z"/>
          <w:rFonts w:hint="eastAsia"/>
        </w:rPr>
      </w:pPr>
      <w:r>
        <w:t xml:space="preserve">    let i, ls;</w:t>
      </w:r>
    </w:p>
    <w:p w14:paraId="613D7315" w14:textId="77777777" w:rsidR="001B23DC" w:rsidRDefault="00976B80" w:rsidP="00976B80">
      <w:pPr>
        <w:pStyle w:val="Code"/>
        <w:rPr>
          <w:ins w:id="2268" w:author="Kelvin Sung" w:date="2021-05-20T18:01:00Z"/>
          <w:rFonts w:hint="eastAsia"/>
        </w:rPr>
      </w:pPr>
      <w:del w:id="2269" w:author="Kelvin Sung" w:date="2021-05-20T18:01:00Z">
        <w:r w:rsidDel="001B23DC">
          <w:delText xml:space="preserve">    </w:delText>
        </w:r>
      </w:del>
    </w:p>
    <w:p w14:paraId="2D717AC3" w14:textId="0D74E0C5" w:rsidR="00976B80" w:rsidDel="001B23DC" w:rsidRDefault="00976B80" w:rsidP="00976B80">
      <w:pPr>
        <w:pStyle w:val="Code"/>
        <w:rPr>
          <w:del w:id="2270" w:author="Kelvin Sung" w:date="2021-05-20T18:01:00Z"/>
          <w:rFonts w:hint="eastAsia"/>
        </w:rPr>
      </w:pPr>
      <w:r>
        <w:t xml:space="preserve">    for (i = 0; i &lt; this.kGLSLuLightArraySize; i++) {</w:t>
      </w:r>
    </w:p>
    <w:p w14:paraId="3B1E28B7" w14:textId="77777777" w:rsidR="001B23DC" w:rsidRDefault="00976B80" w:rsidP="00976B80">
      <w:pPr>
        <w:pStyle w:val="Code"/>
        <w:rPr>
          <w:ins w:id="2271" w:author="Kelvin Sung" w:date="2021-05-20T18:01:00Z"/>
          <w:rFonts w:hint="eastAsia"/>
        </w:rPr>
      </w:pPr>
      <w:del w:id="2272" w:author="Kelvin Sung" w:date="2021-05-20T18:01:00Z">
        <w:r w:rsidDel="001B23DC">
          <w:delText xml:space="preserve">    </w:delText>
        </w:r>
      </w:del>
    </w:p>
    <w:p w14:paraId="757F577D" w14:textId="0F0CD31E" w:rsidR="00976B80" w:rsidDel="001B23DC" w:rsidRDefault="00976B80" w:rsidP="00976B80">
      <w:pPr>
        <w:pStyle w:val="Code"/>
        <w:rPr>
          <w:del w:id="2273" w:author="Kelvin Sung" w:date="2021-05-20T18:01:00Z"/>
          <w:rFonts w:hint="eastAsia"/>
        </w:rPr>
      </w:pPr>
      <w:r>
        <w:t xml:space="preserve">        ls = new ShaderLightAt(this.mCompiledShader, i);</w:t>
      </w:r>
    </w:p>
    <w:p w14:paraId="35FD8E43" w14:textId="77777777" w:rsidR="001B23DC" w:rsidRDefault="00976B80" w:rsidP="00976B80">
      <w:pPr>
        <w:pStyle w:val="Code"/>
        <w:rPr>
          <w:ins w:id="2274" w:author="Kelvin Sung" w:date="2021-05-20T18:01:00Z"/>
          <w:rFonts w:hint="eastAsia"/>
        </w:rPr>
      </w:pPr>
      <w:del w:id="2275" w:author="Kelvin Sung" w:date="2021-05-20T18:01:00Z">
        <w:r w:rsidDel="001B23DC">
          <w:delText xml:space="preserve">    </w:delText>
        </w:r>
      </w:del>
    </w:p>
    <w:p w14:paraId="314C4FA5" w14:textId="5B476041" w:rsidR="00976B80" w:rsidDel="001B23DC" w:rsidRDefault="00976B80" w:rsidP="00976B80">
      <w:pPr>
        <w:pStyle w:val="Code"/>
        <w:rPr>
          <w:del w:id="2276" w:author="Kelvin Sung" w:date="2021-05-20T18:01:00Z"/>
          <w:rFonts w:hint="eastAsia"/>
        </w:rPr>
      </w:pPr>
      <w:r>
        <w:t xml:space="preserve">        this.mShaderLights.push(ls);</w:t>
      </w:r>
    </w:p>
    <w:p w14:paraId="494E52D2" w14:textId="77777777" w:rsidR="001B23DC" w:rsidRDefault="00976B80" w:rsidP="00976B80">
      <w:pPr>
        <w:pStyle w:val="Code"/>
        <w:rPr>
          <w:ins w:id="2277" w:author="Kelvin Sung" w:date="2021-05-20T18:01:00Z"/>
          <w:rFonts w:hint="eastAsia"/>
        </w:rPr>
      </w:pPr>
      <w:del w:id="2278" w:author="Kelvin Sung" w:date="2021-05-20T18:01:00Z">
        <w:r w:rsidDel="001B23DC">
          <w:delText xml:space="preserve">    </w:delText>
        </w:r>
      </w:del>
    </w:p>
    <w:p w14:paraId="579842E2" w14:textId="5CCC2857" w:rsidR="00976B80" w:rsidDel="001B23DC" w:rsidRDefault="00976B80" w:rsidP="00976B80">
      <w:pPr>
        <w:pStyle w:val="Code"/>
        <w:rPr>
          <w:del w:id="2279" w:author="Kelvin Sung" w:date="2021-05-20T18:01:00Z"/>
          <w:rFonts w:hint="eastAsia"/>
        </w:rPr>
      </w:pPr>
      <w:r>
        <w:t xml:space="preserve">    }</w:t>
      </w:r>
    </w:p>
    <w:p w14:paraId="3B4F6BF6" w14:textId="77777777" w:rsidR="001B23DC" w:rsidRDefault="00976B80" w:rsidP="00976B80">
      <w:pPr>
        <w:pStyle w:val="Code"/>
        <w:rPr>
          <w:ins w:id="2280" w:author="Kelvin Sung" w:date="2021-05-20T18:01:00Z"/>
          <w:rFonts w:hint="eastAsia"/>
        </w:rPr>
      </w:pPr>
      <w:del w:id="2281" w:author="Kelvin Sung" w:date="2021-05-20T18:01:00Z">
        <w:r w:rsidDel="001B23DC">
          <w:delText xml:space="preserve">    </w:delText>
        </w:r>
      </w:del>
    </w:p>
    <w:p w14:paraId="52F949CB" w14:textId="1F347A95" w:rsidR="00FD1303" w:rsidRPr="00FD1303" w:rsidRDefault="00976B80" w:rsidP="00976B80">
      <w:pPr>
        <w:pStyle w:val="Code"/>
        <w:rPr>
          <w:rFonts w:hint="eastAsia"/>
        </w:rPr>
      </w:pPr>
      <w:r>
        <w:t>}</w:t>
      </w:r>
    </w:p>
    <w:p w14:paraId="3143DBCB" w14:textId="482DA2F5" w:rsidR="004D6400" w:rsidDel="001B23DC" w:rsidRDefault="004D6400" w:rsidP="000D057D">
      <w:pPr>
        <w:pStyle w:val="NumList"/>
        <w:numPr>
          <w:ilvl w:val="0"/>
          <w:numId w:val="23"/>
        </w:numPr>
        <w:rPr>
          <w:del w:id="2282" w:author="Kelvin Sung" w:date="2021-05-20T18:01:00Z"/>
          <w:rFonts w:hint="eastAsia"/>
        </w:rPr>
      </w:pPr>
      <w:r w:rsidRPr="004D6400">
        <w:lastRenderedPageBreak/>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83" w:author="Kelvin Sung" w:date="2021-05-22T11:02:00Z">
        <w:r w:rsidR="000F7461">
          <w:t xml:space="preserve">. For this reason, </w:t>
        </w:r>
      </w:ins>
      <w:del w:id="2284"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85" w:author="Kelvin Sung" w:date="2021-05-22T11:03:00Z">
        <w:r w:rsidR="000F7461">
          <w:t>.</w:t>
        </w:r>
      </w:ins>
      <w:del w:id="2286" w:author="Kelvin Sung" w:date="2021-05-22T11:03:00Z">
        <w:r w:rsidRPr="004D6400" w:rsidDel="000F7461">
          <w:delText>:</w:delText>
        </w:r>
      </w:del>
    </w:p>
    <w:p w14:paraId="4384D575" w14:textId="77777777" w:rsidR="001B23DC" w:rsidRDefault="00976B80" w:rsidP="000D057D">
      <w:pPr>
        <w:pStyle w:val="NumList"/>
        <w:numPr>
          <w:ilvl w:val="0"/>
          <w:numId w:val="23"/>
        </w:numPr>
        <w:rPr>
          <w:ins w:id="2287" w:author="Kelvin Sung" w:date="2021-05-20T18:01:00Z"/>
          <w:rFonts w:hint="eastAsia"/>
        </w:rPr>
      </w:pPr>
      <w:del w:id="2288" w:author="Kelvin Sung" w:date="2021-05-20T18:01:00Z">
        <w:r w:rsidDel="001B23DC">
          <w:delText xml:space="preserve">    </w:delText>
        </w:r>
      </w:del>
    </w:p>
    <w:p w14:paraId="1D502B8A" w14:textId="59FDB063" w:rsidR="00976B80" w:rsidDel="001B23DC" w:rsidRDefault="00976B80" w:rsidP="00976B80">
      <w:pPr>
        <w:pStyle w:val="Code"/>
        <w:rPr>
          <w:del w:id="2289" w:author="Kelvin Sung" w:date="2021-05-20T18:01:00Z"/>
          <w:rFonts w:hint="eastAsia"/>
        </w:rPr>
      </w:pPr>
      <w:r>
        <w:t>activate(pixelColor, trsMatrix, cameraMatrix) {</w:t>
      </w:r>
    </w:p>
    <w:p w14:paraId="525C3EA1" w14:textId="77777777" w:rsidR="001B23DC" w:rsidRDefault="00976B80" w:rsidP="00976B80">
      <w:pPr>
        <w:pStyle w:val="Code"/>
        <w:rPr>
          <w:ins w:id="2290" w:author="Kelvin Sung" w:date="2021-05-20T18:01:00Z"/>
          <w:rFonts w:hint="eastAsia"/>
        </w:rPr>
      </w:pPr>
      <w:del w:id="2291" w:author="Kelvin Sung" w:date="2021-05-20T18:01:00Z">
        <w:r w:rsidDel="001B23DC">
          <w:delText xml:space="preserve">    </w:delText>
        </w:r>
      </w:del>
    </w:p>
    <w:p w14:paraId="27A3076E" w14:textId="37DB8905" w:rsidR="00976B80" w:rsidDel="001B23DC" w:rsidRDefault="00976B80" w:rsidP="00976B80">
      <w:pPr>
        <w:pStyle w:val="Code"/>
        <w:rPr>
          <w:del w:id="2292" w:author="Kelvin Sung" w:date="2021-05-20T18:01:00Z"/>
          <w:rFonts w:hint="eastAsia"/>
        </w:rPr>
      </w:pPr>
      <w:r>
        <w:t xml:space="preserve">    // first call the super class's activate</w:t>
      </w:r>
    </w:p>
    <w:p w14:paraId="197E4E26" w14:textId="77777777" w:rsidR="001B23DC" w:rsidRDefault="00976B80" w:rsidP="00976B80">
      <w:pPr>
        <w:pStyle w:val="Code"/>
        <w:rPr>
          <w:ins w:id="2293" w:author="Kelvin Sung" w:date="2021-05-20T18:01:00Z"/>
          <w:rFonts w:hint="eastAsia"/>
        </w:rPr>
      </w:pPr>
      <w:del w:id="2294" w:author="Kelvin Sung" w:date="2021-05-20T18:01:00Z">
        <w:r w:rsidDel="001B23DC">
          <w:delText xml:space="preserve">    </w:delText>
        </w:r>
      </w:del>
    </w:p>
    <w:p w14:paraId="3460C693" w14:textId="7C24592F" w:rsidR="00976B80" w:rsidRDefault="00976B80" w:rsidP="00976B80">
      <w:pPr>
        <w:pStyle w:val="Code"/>
        <w:rPr>
          <w:rFonts w:hint="eastAsia"/>
        </w:rPr>
      </w:pPr>
      <w:r>
        <w:t xml:space="preserve">    super.activate(pixelColor, trsMatrix, cameraMatrix);</w:t>
      </w:r>
    </w:p>
    <w:p w14:paraId="7FAED768" w14:textId="1D88B4D7" w:rsidR="00976B80" w:rsidDel="001B23DC" w:rsidRDefault="00976B80" w:rsidP="00976B80">
      <w:pPr>
        <w:pStyle w:val="Code"/>
        <w:rPr>
          <w:del w:id="2295" w:author="Kelvin Sung" w:date="2021-05-20T18:01:00Z"/>
          <w:rFonts w:hint="eastAsia"/>
        </w:rPr>
      </w:pPr>
    </w:p>
    <w:p w14:paraId="0F842DD0" w14:textId="77777777" w:rsidR="001B23DC" w:rsidRDefault="00976B80" w:rsidP="00976B80">
      <w:pPr>
        <w:pStyle w:val="Code"/>
        <w:rPr>
          <w:ins w:id="2296" w:author="Kelvin Sung" w:date="2021-05-20T18:01:00Z"/>
          <w:rFonts w:hint="eastAsia"/>
        </w:rPr>
      </w:pPr>
      <w:del w:id="2297" w:author="Kelvin Sung" w:date="2021-05-20T18:01:00Z">
        <w:r w:rsidDel="001B23DC">
          <w:delText xml:space="preserve">    </w:delText>
        </w:r>
      </w:del>
    </w:p>
    <w:p w14:paraId="718AA119" w14:textId="5CDE3291" w:rsidR="00976B80" w:rsidDel="001B23DC" w:rsidRDefault="00976B80" w:rsidP="00976B80">
      <w:pPr>
        <w:pStyle w:val="Code"/>
        <w:rPr>
          <w:del w:id="2298" w:author="Kelvin Sung" w:date="2021-05-20T18:01:00Z"/>
          <w:rFonts w:hint="eastAsia"/>
        </w:rPr>
      </w:pPr>
      <w:r>
        <w:t xml:space="preserve">    // now push the light information to the shader</w:t>
      </w:r>
    </w:p>
    <w:p w14:paraId="5F0FBCB5" w14:textId="77777777" w:rsidR="001B23DC" w:rsidRDefault="00976B80" w:rsidP="00976B80">
      <w:pPr>
        <w:pStyle w:val="Code"/>
        <w:rPr>
          <w:ins w:id="2299" w:author="Kelvin Sung" w:date="2021-05-20T18:01:00Z"/>
          <w:rFonts w:hint="eastAsia"/>
        </w:rPr>
      </w:pPr>
      <w:del w:id="2300" w:author="Kelvin Sung" w:date="2021-05-20T18:01:00Z">
        <w:r w:rsidDel="001B23DC">
          <w:delText xml:space="preserve">    </w:delText>
        </w:r>
      </w:del>
    </w:p>
    <w:p w14:paraId="6E5320B5" w14:textId="79C744FE" w:rsidR="00976B80" w:rsidDel="001B23DC" w:rsidRDefault="00976B80" w:rsidP="00976B80">
      <w:pPr>
        <w:pStyle w:val="Code"/>
        <w:rPr>
          <w:del w:id="2301" w:author="Kelvin Sung" w:date="2021-05-20T18:01:00Z"/>
          <w:rFonts w:hint="eastAsia"/>
        </w:rPr>
      </w:pPr>
      <w:r>
        <w:t xml:space="preserve">    let numLight = 0;</w:t>
      </w:r>
    </w:p>
    <w:p w14:paraId="03E01A3F" w14:textId="77777777" w:rsidR="001B23DC" w:rsidRDefault="00976B80" w:rsidP="00976B80">
      <w:pPr>
        <w:pStyle w:val="Code"/>
        <w:rPr>
          <w:ins w:id="2302" w:author="Kelvin Sung" w:date="2021-05-20T18:01:00Z"/>
          <w:rFonts w:hint="eastAsia"/>
        </w:rPr>
      </w:pPr>
      <w:del w:id="2303" w:author="Kelvin Sung" w:date="2021-05-20T18:01:00Z">
        <w:r w:rsidDel="001B23DC">
          <w:delText xml:space="preserve">    </w:delText>
        </w:r>
      </w:del>
    </w:p>
    <w:p w14:paraId="061ABDDD" w14:textId="475B95C3" w:rsidR="00976B80" w:rsidDel="001B23DC" w:rsidRDefault="00976B80" w:rsidP="00976B80">
      <w:pPr>
        <w:pStyle w:val="Code"/>
        <w:rPr>
          <w:del w:id="2304" w:author="Kelvin Sung" w:date="2021-05-20T18:01:00Z"/>
          <w:rFonts w:hint="eastAsia"/>
        </w:rPr>
      </w:pPr>
      <w:r>
        <w:t xml:space="preserve">    if (this.mLights !== null) {</w:t>
      </w:r>
    </w:p>
    <w:p w14:paraId="08EFF5C6" w14:textId="77777777" w:rsidR="001B23DC" w:rsidRDefault="00976B80" w:rsidP="00976B80">
      <w:pPr>
        <w:pStyle w:val="Code"/>
        <w:rPr>
          <w:ins w:id="2305" w:author="Kelvin Sung" w:date="2021-05-20T18:01:00Z"/>
          <w:rFonts w:hint="eastAsia"/>
        </w:rPr>
      </w:pPr>
      <w:del w:id="2306" w:author="Kelvin Sung" w:date="2021-05-20T18:01:00Z">
        <w:r w:rsidDel="001B23DC">
          <w:delText xml:space="preserve">    </w:delText>
        </w:r>
      </w:del>
    </w:p>
    <w:p w14:paraId="4AF26F5F" w14:textId="78B451CB" w:rsidR="00976B80" w:rsidDel="001B23DC" w:rsidRDefault="00976B80" w:rsidP="00976B80">
      <w:pPr>
        <w:pStyle w:val="Code"/>
        <w:rPr>
          <w:del w:id="2307" w:author="Kelvin Sung" w:date="2021-05-20T18:01:00Z"/>
          <w:rFonts w:hint="eastAsia"/>
        </w:rPr>
      </w:pPr>
      <w:r>
        <w:t xml:space="preserve">        while (numLight &lt; this.mLights.length) {</w:t>
      </w:r>
    </w:p>
    <w:p w14:paraId="3C965DED" w14:textId="77777777" w:rsidR="001B23DC" w:rsidRDefault="00976B80" w:rsidP="00976B80">
      <w:pPr>
        <w:pStyle w:val="Code"/>
        <w:rPr>
          <w:ins w:id="2308" w:author="Kelvin Sung" w:date="2021-05-20T18:01:00Z"/>
          <w:rFonts w:hint="eastAsia"/>
        </w:rPr>
      </w:pPr>
      <w:del w:id="2309" w:author="Kelvin Sung" w:date="2021-05-20T18:01:00Z">
        <w:r w:rsidDel="001B23DC">
          <w:delText xml:space="preserve">    </w:delText>
        </w:r>
      </w:del>
    </w:p>
    <w:p w14:paraId="51A7702B" w14:textId="6F9E25F6" w:rsidR="00976B80" w:rsidDel="001B23DC" w:rsidRDefault="00976B80" w:rsidP="00976B80">
      <w:pPr>
        <w:pStyle w:val="Code"/>
        <w:rPr>
          <w:del w:id="2310" w:author="Kelvin Sung" w:date="2021-05-20T18:01:00Z"/>
          <w:rFonts w:hint="eastAsia"/>
        </w:rPr>
      </w:pPr>
      <w:r>
        <w:t xml:space="preserve">            this.mShaderLights[numLight].loadToShader(this.mCamera, this.mLights[numLight]);</w:t>
      </w:r>
    </w:p>
    <w:p w14:paraId="5F3CEECE" w14:textId="77777777" w:rsidR="001B23DC" w:rsidRDefault="00976B80" w:rsidP="00976B80">
      <w:pPr>
        <w:pStyle w:val="Code"/>
        <w:rPr>
          <w:ins w:id="2311" w:author="Kelvin Sung" w:date="2021-05-20T18:01:00Z"/>
          <w:rFonts w:hint="eastAsia"/>
        </w:rPr>
      </w:pPr>
      <w:del w:id="2312" w:author="Kelvin Sung" w:date="2021-05-20T18:01:00Z">
        <w:r w:rsidDel="001B23DC">
          <w:delText xml:space="preserve">    </w:delText>
        </w:r>
      </w:del>
    </w:p>
    <w:p w14:paraId="1F87079A" w14:textId="3FA24B86" w:rsidR="00976B80" w:rsidDel="001B23DC" w:rsidRDefault="00976B80" w:rsidP="00976B80">
      <w:pPr>
        <w:pStyle w:val="Code"/>
        <w:rPr>
          <w:del w:id="2313" w:author="Kelvin Sung" w:date="2021-05-20T18:01:00Z"/>
          <w:rFonts w:hint="eastAsia"/>
        </w:rPr>
      </w:pPr>
      <w:r>
        <w:t xml:space="preserve">            numLight++;</w:t>
      </w:r>
    </w:p>
    <w:p w14:paraId="14992B9D" w14:textId="77777777" w:rsidR="001B23DC" w:rsidRDefault="00976B80" w:rsidP="00976B80">
      <w:pPr>
        <w:pStyle w:val="Code"/>
        <w:rPr>
          <w:ins w:id="2314" w:author="Kelvin Sung" w:date="2021-05-20T18:01:00Z"/>
          <w:rFonts w:hint="eastAsia"/>
        </w:rPr>
      </w:pPr>
      <w:del w:id="2315" w:author="Kelvin Sung" w:date="2021-05-20T18:01:00Z">
        <w:r w:rsidDel="001B23DC">
          <w:delText xml:space="preserve">    </w:delText>
        </w:r>
      </w:del>
    </w:p>
    <w:p w14:paraId="1A3B5A97" w14:textId="532AEB0B" w:rsidR="00976B80" w:rsidDel="001B23DC" w:rsidRDefault="00976B80" w:rsidP="00976B80">
      <w:pPr>
        <w:pStyle w:val="Code"/>
        <w:rPr>
          <w:del w:id="2316" w:author="Kelvin Sung" w:date="2021-05-20T18:01:00Z"/>
          <w:rFonts w:hint="eastAsia"/>
        </w:rPr>
      </w:pPr>
      <w:r>
        <w:t xml:space="preserve">        }</w:t>
      </w:r>
    </w:p>
    <w:p w14:paraId="6928D624" w14:textId="77777777" w:rsidR="001B23DC" w:rsidRDefault="00976B80" w:rsidP="00976B80">
      <w:pPr>
        <w:pStyle w:val="Code"/>
        <w:rPr>
          <w:ins w:id="2317" w:author="Kelvin Sung" w:date="2021-05-20T18:01:00Z"/>
          <w:rFonts w:hint="eastAsia"/>
        </w:rPr>
      </w:pPr>
      <w:del w:id="2318" w:author="Kelvin Sung" w:date="2021-05-20T18:01:00Z">
        <w:r w:rsidDel="001B23DC">
          <w:delText xml:space="preserve">    </w:delText>
        </w:r>
      </w:del>
    </w:p>
    <w:p w14:paraId="720F1CCF" w14:textId="5EAC229B" w:rsidR="00976B80" w:rsidDel="001B23DC" w:rsidRDefault="00976B80" w:rsidP="00976B80">
      <w:pPr>
        <w:pStyle w:val="Code"/>
        <w:rPr>
          <w:del w:id="2319" w:author="Kelvin Sung" w:date="2021-05-20T18:01:00Z"/>
          <w:rFonts w:hint="eastAsia"/>
        </w:rPr>
      </w:pPr>
      <w:r>
        <w:t xml:space="preserve">    }</w:t>
      </w:r>
    </w:p>
    <w:p w14:paraId="1B46AF64" w14:textId="77777777" w:rsidR="001B23DC" w:rsidRDefault="00976B80" w:rsidP="00976B80">
      <w:pPr>
        <w:pStyle w:val="Code"/>
        <w:rPr>
          <w:ins w:id="2320" w:author="Kelvin Sung" w:date="2021-05-20T18:01:00Z"/>
          <w:rFonts w:hint="eastAsia"/>
        </w:rPr>
      </w:pPr>
      <w:del w:id="2321" w:author="Kelvin Sung" w:date="2021-05-20T18:01:00Z">
        <w:r w:rsidDel="001B23DC">
          <w:delText xml:space="preserve">    </w:delText>
        </w:r>
      </w:del>
    </w:p>
    <w:p w14:paraId="48D115C1" w14:textId="01C35A30" w:rsidR="00976B80" w:rsidDel="001B23DC" w:rsidRDefault="00976B80" w:rsidP="00976B80">
      <w:pPr>
        <w:pStyle w:val="Code"/>
        <w:rPr>
          <w:del w:id="2322" w:author="Kelvin Sung" w:date="2021-05-20T18:01:00Z"/>
          <w:rFonts w:hint="eastAsia"/>
        </w:rPr>
      </w:pPr>
      <w:r>
        <w:t xml:space="preserve">    // switch off the left over ones.</w:t>
      </w:r>
    </w:p>
    <w:p w14:paraId="23F92482" w14:textId="77777777" w:rsidR="001B23DC" w:rsidRDefault="00976B80" w:rsidP="00976B80">
      <w:pPr>
        <w:pStyle w:val="Code"/>
        <w:rPr>
          <w:ins w:id="2323" w:author="Kelvin Sung" w:date="2021-05-20T18:01:00Z"/>
          <w:rFonts w:hint="eastAsia"/>
        </w:rPr>
      </w:pPr>
      <w:del w:id="2324" w:author="Kelvin Sung" w:date="2021-05-20T18:01:00Z">
        <w:r w:rsidDel="001B23DC">
          <w:delText xml:space="preserve">    </w:delText>
        </w:r>
      </w:del>
    </w:p>
    <w:p w14:paraId="183C5DF7" w14:textId="27FA4FE4" w:rsidR="00976B80" w:rsidDel="001B23DC" w:rsidRDefault="00976B80" w:rsidP="00976B80">
      <w:pPr>
        <w:pStyle w:val="Code"/>
        <w:rPr>
          <w:del w:id="2325" w:author="Kelvin Sung" w:date="2021-05-20T18:01:00Z"/>
          <w:rFonts w:hint="eastAsia"/>
        </w:rPr>
      </w:pPr>
      <w:r>
        <w:t xml:space="preserve">    while (numLight &lt; this.kGLSLuLightArraySize) {</w:t>
      </w:r>
    </w:p>
    <w:p w14:paraId="15469CF6" w14:textId="77777777" w:rsidR="001B23DC" w:rsidRDefault="00976B80" w:rsidP="00976B80">
      <w:pPr>
        <w:pStyle w:val="Code"/>
        <w:rPr>
          <w:ins w:id="2326" w:author="Kelvin Sung" w:date="2021-05-20T18:01:00Z"/>
          <w:rFonts w:hint="eastAsia"/>
        </w:rPr>
      </w:pPr>
      <w:del w:id="2327" w:author="Kelvin Sung" w:date="2021-05-20T18:01:00Z">
        <w:r w:rsidDel="001B23DC">
          <w:delText xml:space="preserve">    </w:delText>
        </w:r>
      </w:del>
    </w:p>
    <w:p w14:paraId="5EED7FD4" w14:textId="51004CCD" w:rsidR="00976B80" w:rsidDel="001B23DC" w:rsidRDefault="00976B80" w:rsidP="00976B80">
      <w:pPr>
        <w:pStyle w:val="Code"/>
        <w:rPr>
          <w:del w:id="2328" w:author="Kelvin Sung" w:date="2021-05-20T18:01:00Z"/>
          <w:rFonts w:hint="eastAsia"/>
        </w:rPr>
      </w:pPr>
      <w:r>
        <w:t xml:space="preserve">        this.mShaderLights[numLight].switchOffLight(); // switch off unused lights</w:t>
      </w:r>
    </w:p>
    <w:p w14:paraId="79ADE52D" w14:textId="77777777" w:rsidR="001B23DC" w:rsidRDefault="00976B80" w:rsidP="00976B80">
      <w:pPr>
        <w:pStyle w:val="Code"/>
        <w:rPr>
          <w:ins w:id="2329" w:author="Kelvin Sung" w:date="2021-05-20T18:01:00Z"/>
          <w:rFonts w:hint="eastAsia"/>
        </w:rPr>
      </w:pPr>
      <w:del w:id="2330" w:author="Kelvin Sung" w:date="2021-05-20T18:01:00Z">
        <w:r w:rsidDel="001B23DC">
          <w:delText xml:space="preserve">    </w:delText>
        </w:r>
      </w:del>
    </w:p>
    <w:p w14:paraId="584DE392" w14:textId="1F3DE703" w:rsidR="00976B80" w:rsidDel="001B23DC" w:rsidRDefault="00976B80" w:rsidP="00976B80">
      <w:pPr>
        <w:pStyle w:val="Code"/>
        <w:rPr>
          <w:del w:id="2331" w:author="Kelvin Sung" w:date="2021-05-20T18:01:00Z"/>
          <w:rFonts w:hint="eastAsia"/>
        </w:rPr>
      </w:pPr>
      <w:r>
        <w:t xml:space="preserve">        numLight++;</w:t>
      </w:r>
    </w:p>
    <w:p w14:paraId="772B73EA" w14:textId="77777777" w:rsidR="001B23DC" w:rsidRDefault="00976B80" w:rsidP="00976B80">
      <w:pPr>
        <w:pStyle w:val="Code"/>
        <w:rPr>
          <w:ins w:id="2332" w:author="Kelvin Sung" w:date="2021-05-20T18:01:00Z"/>
          <w:rFonts w:hint="eastAsia"/>
        </w:rPr>
      </w:pPr>
      <w:del w:id="2333" w:author="Kelvin Sung" w:date="2021-05-20T18:01:00Z">
        <w:r w:rsidDel="001B23DC">
          <w:delText xml:space="preserve">    </w:delText>
        </w:r>
      </w:del>
    </w:p>
    <w:p w14:paraId="3F204609" w14:textId="590AC421" w:rsidR="00976B80" w:rsidDel="001B23DC" w:rsidRDefault="00976B80" w:rsidP="00976B80">
      <w:pPr>
        <w:pStyle w:val="Code"/>
        <w:rPr>
          <w:del w:id="2334" w:author="Kelvin Sung" w:date="2021-05-20T18:01:00Z"/>
          <w:rFonts w:hint="eastAsia"/>
        </w:rPr>
      </w:pPr>
      <w:r>
        <w:t xml:space="preserve">    }</w:t>
      </w:r>
    </w:p>
    <w:p w14:paraId="2D8E3272" w14:textId="77777777" w:rsidR="001B23DC" w:rsidRDefault="00976B80" w:rsidP="00976B80">
      <w:pPr>
        <w:pStyle w:val="Code"/>
        <w:rPr>
          <w:ins w:id="2335" w:author="Kelvin Sung" w:date="2021-05-20T18:01:00Z"/>
          <w:rFonts w:hint="eastAsia"/>
        </w:rPr>
      </w:pPr>
      <w:del w:id="2336" w:author="Kelvin Sung" w:date="2021-05-20T18:01:00Z">
        <w:r w:rsidDel="001B23DC">
          <w:delText xml:space="preserve">    </w:delText>
        </w:r>
      </w:del>
    </w:p>
    <w:p w14:paraId="20E4C1D9" w14:textId="0D130407" w:rsidR="00FD1303" w:rsidRPr="004D6400" w:rsidRDefault="00976B80" w:rsidP="00976B80">
      <w:pPr>
        <w:pStyle w:val="Code"/>
        <w:rPr>
          <w:rFonts w:hint="eastAsia"/>
        </w:rPr>
      </w:pPr>
      <w:r>
        <w:t>}</w:t>
      </w:r>
    </w:p>
    <w:p w14:paraId="0B37C983" w14:textId="0E9E8EF3" w:rsidR="004D6400" w:rsidDel="001B23DC" w:rsidRDefault="004D6400" w:rsidP="000D057D">
      <w:pPr>
        <w:pStyle w:val="NumList"/>
        <w:numPr>
          <w:ilvl w:val="0"/>
          <w:numId w:val="23"/>
        </w:numPr>
        <w:rPr>
          <w:del w:id="2337" w:author="Kelvin Sung" w:date="2021-05-20T18:01:00Z"/>
          <w:rFonts w:hint="eastAsia"/>
        </w:rPr>
      </w:pPr>
      <w:del w:id="2338" w:author="Kelvin Sung" w:date="2021-05-22T11:04:00Z">
        <w:r w:rsidRPr="004D6400" w:rsidDel="000F59E9">
          <w:delText xml:space="preserve">Make </w:delText>
        </w:r>
      </w:del>
      <w:ins w:id="2339" w:author="Kelvin Sung" w:date="2021-05-22T11:04:00Z">
        <w:r w:rsidR="000F59E9">
          <w:t>Rename</w:t>
        </w:r>
        <w:r w:rsidR="000F59E9" w:rsidRPr="004D6400">
          <w:t xml:space="preserve"> </w:t>
        </w:r>
      </w:ins>
      <w:del w:id="2340"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41" w:author="Kelvin Sung" w:date="2021-05-22T11:04:00Z">
        <w:r w:rsidRPr="004D6400" w:rsidDel="000F59E9">
          <w:delText xml:space="preserve">so that it becomes </w:delText>
        </w:r>
      </w:del>
      <w:ins w:id="2342"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43" w:author="Kelvin Sung" w:date="2021-05-22T11:04:00Z">
        <w:r w:rsidRPr="004D6400" w:rsidDel="000F59E9">
          <w:delText xml:space="preserve"> a</w:delText>
        </w:r>
      </w:del>
      <w:ins w:id="2344" w:author="Kelvin Sung" w:date="2021-05-22T11:04:00Z">
        <w:r w:rsidR="000F59E9">
          <w:t xml:space="preserve">, in addition to setting the corresponding variables, check to ensure </w:t>
        </w:r>
      </w:ins>
      <w:ins w:id="2345" w:author="Kelvin Sung" w:date="2021-05-22T11:05:00Z">
        <w:r w:rsidR="0055286C">
          <w:t xml:space="preserve">that </w:t>
        </w:r>
      </w:ins>
      <w:ins w:id="2346" w:author="Kelvin Sung" w:date="2021-05-22T11:06:00Z">
        <w:r w:rsidR="0055286C">
          <w:t>the light array size is not greater th</w:t>
        </w:r>
      </w:ins>
      <w:ins w:id="2347" w:author="Kelvin Sung" w:date="2021-05-22T11:07:00Z">
        <w:r w:rsidR="00006CB3">
          <w:t>a</w:t>
        </w:r>
      </w:ins>
      <w:ins w:id="2348" w:author="Kelvin Sung" w:date="2021-05-22T11:06:00Z">
        <w:r w:rsidR="0055286C">
          <w:t xml:space="preserve">n the defined array size in the </w:t>
        </w:r>
        <w:proofErr w:type="spellStart"/>
        <w:r w:rsidR="0055286C" w:rsidRPr="0055286C">
          <w:rPr>
            <w:rStyle w:val="CodeInline"/>
            <w:rFonts w:hint="eastAsia"/>
            <w:rPrChange w:id="2349" w:author="Kelvin Sung" w:date="2021-05-22T11:06:00Z">
              <w:rPr>
                <w:rFonts w:hint="eastAsia"/>
              </w:rPr>
            </w:rPrChange>
          </w:rPr>
          <w:t>light_fs</w:t>
        </w:r>
        <w:proofErr w:type="spellEnd"/>
        <w:r w:rsidR="0055286C">
          <w:t xml:space="preserve"> fragment shader. </w:t>
        </w:r>
      </w:ins>
      <w:ins w:id="2350" w:author="Kelvin Sung" w:date="2021-05-22T11:05:00Z">
        <w:r w:rsidR="0055286C">
          <w:t xml:space="preserve">Lastly, </w:t>
        </w:r>
      </w:ins>
      <w:del w:id="2351"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52" w:author="Kelvin Sung" w:date="2021-05-22T11:05:00Z">
        <w:r w:rsidR="0055286C">
          <w:t>r</w:t>
        </w:r>
      </w:ins>
      <w:r w:rsidR="00B71F1B">
        <w:t xml:space="preserve">emember to update </w:t>
      </w:r>
      <w:del w:id="2353" w:author="Kelvin Sung" w:date="2021-05-22T11:07:00Z">
        <w:r w:rsidR="00B71F1B" w:rsidDel="00D34D10">
          <w:delText xml:space="preserve">any </w:delText>
        </w:r>
      </w:del>
      <w:ins w:id="2354" w:author="Kelvin Sung" w:date="2021-05-22T11:07:00Z">
        <w:r w:rsidR="00D34D10">
          <w:t xml:space="preserve">the </w:t>
        </w:r>
      </w:ins>
      <w:r w:rsidR="00B71F1B">
        <w:t xml:space="preserve">corresponding function </w:t>
      </w:r>
      <w:del w:id="2355" w:author="Kelvin Sung" w:date="2021-05-22T11:05:00Z">
        <w:r w:rsidR="00B71F1B" w:rsidDel="0055286C">
          <w:delText xml:space="preserve">calls </w:delText>
        </w:r>
      </w:del>
      <w:ins w:id="2356" w:author="Kelvin Sung" w:date="2021-05-22T11:05:00Z">
        <w:r w:rsidR="0055286C">
          <w:t xml:space="preserve">name </w:t>
        </w:r>
      </w:ins>
      <w:del w:id="2357"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58" w:author="Kelvin Sung" w:date="2021-05-20T18:01:00Z"/>
          <w:rFonts w:hint="eastAsia"/>
        </w:rPr>
      </w:pPr>
      <w:del w:id="2359" w:author="Kelvin Sung" w:date="2021-05-20T18:01:00Z">
        <w:r w:rsidDel="001B23DC">
          <w:delText xml:space="preserve">    </w:delText>
        </w:r>
      </w:del>
    </w:p>
    <w:p w14:paraId="4ABA1013" w14:textId="78491F1A" w:rsidR="00B71F1B" w:rsidDel="001B23DC" w:rsidRDefault="00B71F1B" w:rsidP="00B71F1B">
      <w:pPr>
        <w:pStyle w:val="Code"/>
        <w:rPr>
          <w:del w:id="2360" w:author="Kelvin Sung" w:date="2021-05-20T18:01:00Z"/>
          <w:rFonts w:hint="eastAsia"/>
        </w:rPr>
      </w:pPr>
      <w:r>
        <w:t>setCameraAndLights(c, l) {</w:t>
      </w:r>
    </w:p>
    <w:p w14:paraId="0125D389" w14:textId="77777777" w:rsidR="001B23DC" w:rsidRDefault="00B71F1B" w:rsidP="00B71F1B">
      <w:pPr>
        <w:pStyle w:val="Code"/>
        <w:rPr>
          <w:ins w:id="2361" w:author="Kelvin Sung" w:date="2021-05-20T18:01:00Z"/>
          <w:rFonts w:hint="eastAsia"/>
        </w:rPr>
      </w:pPr>
      <w:del w:id="2362" w:author="Kelvin Sung" w:date="2021-05-20T18:01:00Z">
        <w:r w:rsidDel="001B23DC">
          <w:delText xml:space="preserve">    </w:delText>
        </w:r>
      </w:del>
    </w:p>
    <w:p w14:paraId="5F077A33" w14:textId="2330DD61" w:rsidR="00B71F1B" w:rsidDel="001B23DC" w:rsidRDefault="00B71F1B" w:rsidP="00B71F1B">
      <w:pPr>
        <w:pStyle w:val="Code"/>
        <w:rPr>
          <w:del w:id="2363" w:author="Kelvin Sung" w:date="2021-05-20T18:01:00Z"/>
          <w:rFonts w:hint="eastAsia"/>
        </w:rPr>
      </w:pPr>
      <w:r>
        <w:t xml:space="preserve">    this.mCamera = c;</w:t>
      </w:r>
    </w:p>
    <w:p w14:paraId="165EDBF3" w14:textId="77777777" w:rsidR="001B23DC" w:rsidRDefault="00B71F1B" w:rsidP="00B71F1B">
      <w:pPr>
        <w:pStyle w:val="Code"/>
        <w:rPr>
          <w:ins w:id="2364" w:author="Kelvin Sung" w:date="2021-05-20T18:01:00Z"/>
          <w:rFonts w:hint="eastAsia"/>
        </w:rPr>
      </w:pPr>
      <w:del w:id="2365" w:author="Kelvin Sung" w:date="2021-05-20T18:01:00Z">
        <w:r w:rsidDel="001B23DC">
          <w:delText xml:space="preserve">    </w:delText>
        </w:r>
      </w:del>
    </w:p>
    <w:p w14:paraId="3CE7D370" w14:textId="5028BDCC" w:rsidR="00B71F1B" w:rsidDel="001B23DC" w:rsidRDefault="00B71F1B" w:rsidP="00B71F1B">
      <w:pPr>
        <w:pStyle w:val="Code"/>
        <w:rPr>
          <w:del w:id="2366" w:author="Kelvin Sung" w:date="2021-05-20T18:01:00Z"/>
          <w:rFonts w:hint="eastAsia"/>
        </w:rPr>
      </w:pPr>
      <w:r>
        <w:t xml:space="preserve">    this.mLights = l;</w:t>
      </w:r>
    </w:p>
    <w:p w14:paraId="75E0C77F" w14:textId="77777777" w:rsidR="001B23DC" w:rsidRDefault="00B71F1B" w:rsidP="00B71F1B">
      <w:pPr>
        <w:pStyle w:val="Code"/>
        <w:rPr>
          <w:ins w:id="2367" w:author="Kelvin Sung" w:date="2021-05-20T18:01:00Z"/>
          <w:rFonts w:hint="eastAsia"/>
        </w:rPr>
      </w:pPr>
      <w:del w:id="2368" w:author="Kelvin Sung" w:date="2021-05-20T18:01:00Z">
        <w:r w:rsidDel="001B23DC">
          <w:delText xml:space="preserve">    </w:delText>
        </w:r>
      </w:del>
    </w:p>
    <w:p w14:paraId="24A75285" w14:textId="4B523990" w:rsidR="00B71F1B" w:rsidDel="001B23DC" w:rsidRDefault="00B71F1B" w:rsidP="00B71F1B">
      <w:pPr>
        <w:pStyle w:val="Code"/>
        <w:rPr>
          <w:del w:id="2369" w:author="Kelvin Sung" w:date="2021-05-20T18:01:00Z"/>
          <w:rFonts w:hint="eastAsia"/>
        </w:rPr>
      </w:pPr>
      <w:r>
        <w:t xml:space="preserve">    if (this.mLights.length &gt; this.kGLSLuLightArraySize)</w:t>
      </w:r>
    </w:p>
    <w:p w14:paraId="734CCCAA" w14:textId="77777777" w:rsidR="001B23DC" w:rsidRDefault="00B71F1B" w:rsidP="00B71F1B">
      <w:pPr>
        <w:pStyle w:val="Code"/>
        <w:rPr>
          <w:ins w:id="2370" w:author="Kelvin Sung" w:date="2021-05-20T18:01:00Z"/>
          <w:rFonts w:hint="eastAsia"/>
        </w:rPr>
      </w:pPr>
      <w:del w:id="2371" w:author="Kelvin Sung" w:date="2021-05-20T18:01:00Z">
        <w:r w:rsidDel="001B23DC">
          <w:delText xml:space="preserve">    </w:delText>
        </w:r>
      </w:del>
    </w:p>
    <w:p w14:paraId="42158232" w14:textId="34C5EDC5" w:rsidR="00B71F1B" w:rsidDel="001B23DC" w:rsidRDefault="00B71F1B" w:rsidP="00B71F1B">
      <w:pPr>
        <w:pStyle w:val="Code"/>
        <w:rPr>
          <w:del w:id="2372" w:author="Kelvin Sung" w:date="2021-05-20T18:01:00Z"/>
          <w:rFonts w:hint="eastAsia"/>
        </w:rPr>
      </w:pPr>
      <w:r>
        <w:t xml:space="preserve">        throw new Error ("Error: " </w:t>
      </w:r>
      <w:del w:id="2373"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74" w:author="Kelvin Sung" w:date="2021-05-22T11:05:00Z">
        <w:r w:rsidR="0055286C">
          <w:t>…</w:t>
        </w:r>
      </w:ins>
      <w:r>
        <w:t>);</w:t>
      </w:r>
    </w:p>
    <w:p w14:paraId="0722CFFA" w14:textId="77777777" w:rsidR="001B23DC" w:rsidRDefault="00B71F1B" w:rsidP="00B71F1B">
      <w:pPr>
        <w:pStyle w:val="Code"/>
        <w:rPr>
          <w:ins w:id="2375" w:author="Kelvin Sung" w:date="2021-05-20T18:01:00Z"/>
          <w:rFonts w:hint="eastAsia"/>
        </w:rPr>
      </w:pPr>
      <w:del w:id="2376" w:author="Kelvin Sung" w:date="2021-05-20T18:01:00Z">
        <w:r w:rsidDel="001B23DC">
          <w:delText xml:space="preserve">    </w:delText>
        </w:r>
      </w:del>
    </w:p>
    <w:p w14:paraId="379B5E1F" w14:textId="179D4312" w:rsidR="00FD1303" w:rsidRPr="004D6400" w:rsidRDefault="00B71F1B" w:rsidP="00B71F1B">
      <w:pPr>
        <w:pStyle w:val="Code"/>
        <w:rPr>
          <w:rFonts w:hint="eastAsia"/>
        </w:rPr>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77" w:author="Kelvin Sung" w:date="2021-05-20T18:13:00Z">
        <w:r w:rsidDel="00E15C4E">
          <w:delText>Object</w:delText>
        </w:r>
      </w:del>
      <w:ins w:id="2378" w:author="Kelvin Sung" w:date="2021-05-20T18:13:00Z">
        <w:r w:rsidR="00E15C4E">
          <w:t>Class</w:t>
        </w:r>
      </w:ins>
    </w:p>
    <w:p w14:paraId="23A9BE01" w14:textId="4163B13F"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del w:id="2379" w:author="Kelvin Sung" w:date="2021-05-22T11:07:00Z">
        <w:r w:rsidDel="003F4D6D">
          <w:delText xml:space="preserve">object </w:delText>
        </w:r>
      </w:del>
      <w:ins w:id="2380"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81" w:author="Kelvin Sung" w:date="2021-05-20T18:01:00Z"/>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82" w:author="Kelvin Sung" w:date="2021-05-20T18:01:00Z"/>
          <w:rFonts w:hint="eastAsia"/>
        </w:rPr>
      </w:pPr>
      <w:del w:id="2383" w:author="Kelvin Sung" w:date="2021-05-20T18:01:00Z">
        <w:r w:rsidDel="001B23DC">
          <w:delText xml:space="preserve">    </w:delText>
        </w:r>
      </w:del>
    </w:p>
    <w:p w14:paraId="1A8AC84A" w14:textId="7D321351" w:rsidR="00B71F1B" w:rsidDel="001B23DC" w:rsidRDefault="00B71F1B" w:rsidP="00B71F1B">
      <w:pPr>
        <w:pStyle w:val="Code"/>
        <w:rPr>
          <w:del w:id="2384" w:author="Kelvin Sung" w:date="2021-05-20T18:01:00Z"/>
          <w:rFonts w:hint="eastAsia"/>
        </w:rPr>
      </w:pPr>
      <w:r>
        <w:t>constructor(myTexture) {</w:t>
      </w:r>
    </w:p>
    <w:p w14:paraId="1E60A4CB" w14:textId="77777777" w:rsidR="001B23DC" w:rsidRDefault="00B71F1B" w:rsidP="00B71F1B">
      <w:pPr>
        <w:pStyle w:val="Code"/>
        <w:rPr>
          <w:ins w:id="2385" w:author="Kelvin Sung" w:date="2021-05-20T18:01:00Z"/>
          <w:rFonts w:hint="eastAsia"/>
        </w:rPr>
      </w:pPr>
      <w:del w:id="2386" w:author="Kelvin Sung" w:date="2021-05-20T18:01:00Z">
        <w:r w:rsidDel="001B23DC">
          <w:delText xml:space="preserve">    </w:delText>
        </w:r>
      </w:del>
    </w:p>
    <w:p w14:paraId="5932732E" w14:textId="7C9EB025" w:rsidR="00B71F1B" w:rsidDel="001B23DC" w:rsidRDefault="00B71F1B" w:rsidP="00B71F1B">
      <w:pPr>
        <w:pStyle w:val="Code"/>
        <w:rPr>
          <w:del w:id="2387" w:author="Kelvin Sung" w:date="2021-05-20T18:01:00Z"/>
          <w:rFonts w:hint="eastAsia"/>
        </w:rPr>
      </w:pPr>
      <w:r>
        <w:t xml:space="preserve">    super(myTexture);</w:t>
      </w:r>
    </w:p>
    <w:p w14:paraId="04006431" w14:textId="77777777" w:rsidR="001B23DC" w:rsidRDefault="00B71F1B" w:rsidP="00B71F1B">
      <w:pPr>
        <w:pStyle w:val="Code"/>
        <w:rPr>
          <w:ins w:id="2388" w:author="Kelvin Sung" w:date="2021-05-20T18:01:00Z"/>
          <w:rFonts w:hint="eastAsia"/>
        </w:rPr>
      </w:pPr>
      <w:del w:id="2389" w:author="Kelvin Sung" w:date="2021-05-20T18:01:00Z">
        <w:r w:rsidDel="001B23DC">
          <w:delText xml:space="preserve">    </w:delText>
        </w:r>
      </w:del>
    </w:p>
    <w:p w14:paraId="7F79A3AB" w14:textId="6ED888AE" w:rsidR="00B71F1B" w:rsidRDefault="00B71F1B" w:rsidP="00B71F1B">
      <w:pPr>
        <w:pStyle w:val="Code"/>
        <w:rPr>
          <w:rFonts w:hint="eastAsia"/>
        </w:rPr>
      </w:pPr>
      <w:r>
        <w:t xml:space="preserve">    super._setShader(defaultShaders.getLightShader());</w:t>
      </w:r>
    </w:p>
    <w:p w14:paraId="7888CFE7" w14:textId="1E104B59" w:rsidR="00B71F1B" w:rsidDel="001B23DC" w:rsidRDefault="00B71F1B" w:rsidP="00B71F1B">
      <w:pPr>
        <w:pStyle w:val="Code"/>
        <w:rPr>
          <w:del w:id="2390" w:author="Kelvin Sung" w:date="2021-05-20T18:01:00Z"/>
          <w:rFonts w:hint="eastAsia"/>
        </w:rPr>
      </w:pPr>
    </w:p>
    <w:p w14:paraId="6AD5BFB4" w14:textId="77777777" w:rsidR="001B23DC" w:rsidRDefault="00B71F1B" w:rsidP="00B71F1B">
      <w:pPr>
        <w:pStyle w:val="Code"/>
        <w:rPr>
          <w:ins w:id="2391" w:author="Kelvin Sung" w:date="2021-05-20T18:01:00Z"/>
          <w:rFonts w:hint="eastAsia"/>
        </w:rPr>
      </w:pPr>
      <w:del w:id="2392" w:author="Kelvin Sung" w:date="2021-05-20T18:01:00Z">
        <w:r w:rsidDel="001B23DC">
          <w:delText xml:space="preserve">    </w:delText>
        </w:r>
      </w:del>
    </w:p>
    <w:p w14:paraId="339CC9A1" w14:textId="28938D9D" w:rsidR="00B71F1B" w:rsidRPr="00862217" w:rsidDel="001B23DC" w:rsidRDefault="00B71F1B" w:rsidP="00B71F1B">
      <w:pPr>
        <w:pStyle w:val="Code"/>
        <w:rPr>
          <w:del w:id="2393" w:author="Kelvin Sung" w:date="2021-05-20T18:01:00Z"/>
          <w:rStyle w:val="CodeBold"/>
          <w:rFonts w:hint="eastAsia"/>
          <w:rPrChange w:id="2394" w:author="Kelvin Sung" w:date="2021-05-22T11:11:00Z">
            <w:rPr>
              <w:del w:id="2395" w:author="Kelvin Sung" w:date="2021-05-20T18:01:00Z"/>
              <w:rFonts w:hint="eastAsia"/>
            </w:rPr>
          </w:rPrChange>
        </w:rPr>
      </w:pPr>
      <w:r>
        <w:t xml:space="preserve">    </w:t>
      </w:r>
      <w:r w:rsidRPr="00862217">
        <w:rPr>
          <w:rStyle w:val="CodeBold"/>
          <w:rFonts w:hint="eastAsia"/>
          <w:rPrChange w:id="2396" w:author="Kelvin Sung" w:date="2021-05-22T11:11:00Z">
            <w:rPr>
              <w:rFonts w:hint="eastAsia"/>
            </w:rPr>
          </w:rPrChange>
        </w:rPr>
        <w:t xml:space="preserve">// </w:t>
      </w:r>
      <w:del w:id="2397" w:author="Kelvin Sung" w:date="2021-05-22T11:08:00Z">
        <w:r w:rsidRPr="00862217" w:rsidDel="003F4D6D">
          <w:rPr>
            <w:rStyle w:val="CodeBold"/>
            <w:rFonts w:hint="eastAsia"/>
            <w:rPrChange w:id="2398" w:author="Kelvin Sung" w:date="2021-05-22T11:11:00Z">
              <w:rPr>
                <w:rFonts w:hint="eastAsia"/>
              </w:rPr>
            </w:rPrChange>
          </w:rPr>
          <w:delText>here is the light source</w:delText>
        </w:r>
      </w:del>
    </w:p>
    <w:p w14:paraId="35C61262" w14:textId="26BFC5F4" w:rsidR="001B23DC" w:rsidRPr="00862217" w:rsidRDefault="00B71F1B">
      <w:pPr>
        <w:pStyle w:val="Code"/>
        <w:rPr>
          <w:ins w:id="2399" w:author="Kelvin Sung" w:date="2021-05-20T18:01:00Z"/>
          <w:rStyle w:val="CodeBold"/>
          <w:rFonts w:hint="eastAsia"/>
          <w:rPrChange w:id="2400" w:author="Kelvin Sung" w:date="2021-05-22T11:11:00Z">
            <w:rPr>
              <w:ins w:id="2401" w:author="Kelvin Sung" w:date="2021-05-20T18:01:00Z"/>
              <w:rFonts w:hint="eastAsia"/>
            </w:rPr>
          </w:rPrChange>
        </w:rPr>
      </w:pPr>
      <w:del w:id="2402" w:author="Kelvin Sung" w:date="2021-05-20T18:01:00Z">
        <w:r w:rsidRPr="00862217" w:rsidDel="001B23DC">
          <w:rPr>
            <w:rStyle w:val="CodeBold"/>
          </w:rPr>
          <w:delText xml:space="preserve">    </w:delText>
        </w:r>
      </w:del>
      <w:ins w:id="2403" w:author="Kelvin Sung" w:date="2021-05-22T11:08:00Z">
        <w:r w:rsidR="003F4D6D" w:rsidRPr="00862217">
          <w:rPr>
            <w:rStyle w:val="CodeBold"/>
            <w:rFonts w:hint="eastAsia"/>
            <w:rPrChange w:id="2404" w:author="Kelvin Sung" w:date="2021-05-22T11:11:00Z">
              <w:rPr>
                <w:rFonts w:hint="eastAsia"/>
              </w:rPr>
            </w:rPrChange>
          </w:rPr>
          <w:t>the light</w:t>
        </w:r>
      </w:ins>
      <w:ins w:id="2405" w:author="Kelvin Sung" w:date="2021-05-22T11:09:00Z">
        <w:r w:rsidR="00862217" w:rsidRPr="00862217">
          <w:rPr>
            <w:rStyle w:val="CodeBold"/>
            <w:rFonts w:hint="eastAsia"/>
            <w:rPrChange w:id="2406" w:author="Kelvin Sung" w:date="2021-05-22T11:11:00Z">
              <w:rPr>
                <w:rFonts w:hint="eastAsia"/>
              </w:rPr>
            </w:rPrChange>
          </w:rPr>
          <w:t xml:space="preserve"> sources</w:t>
        </w:r>
      </w:ins>
    </w:p>
    <w:p w14:paraId="20EFF0F1" w14:textId="0ABC1731" w:rsidR="00B71F1B" w:rsidRPr="00B71F1B" w:rsidDel="001B23DC" w:rsidRDefault="00B71F1B" w:rsidP="00B71F1B">
      <w:pPr>
        <w:pStyle w:val="Code"/>
        <w:rPr>
          <w:del w:id="2407" w:author="Kelvin Sung" w:date="2021-05-20T18:01:00Z"/>
          <w:rStyle w:val="CodeBold"/>
        </w:rPr>
      </w:pPr>
      <w:r w:rsidRPr="003F4D6D">
        <w:rPr>
          <w:rPrChange w:id="2408"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09" w:author="Kelvin Sung" w:date="2021-05-20T18:01:00Z"/>
          <w:rStyle w:val="CodeBold"/>
        </w:rPr>
      </w:pPr>
      <w:del w:id="2410" w:author="Kelvin Sung" w:date="2021-05-20T18:01:00Z">
        <w:r w:rsidDel="001B23DC">
          <w:delText xml:space="preserve">    </w:delText>
        </w:r>
      </w:del>
    </w:p>
    <w:p w14:paraId="19C90B59" w14:textId="6CD26141" w:rsidR="004D6400" w:rsidRDefault="00B71F1B" w:rsidP="00B71F1B">
      <w:pPr>
        <w:pStyle w:val="Code"/>
        <w:rPr>
          <w:rFonts w:hint="eastAsia"/>
        </w:rPr>
      </w:pPr>
      <w:r>
        <w:t>}</w:t>
      </w:r>
    </w:p>
    <w:p w14:paraId="3376AD49" w14:textId="72148F05" w:rsidR="004D6400" w:rsidDel="001B23DC" w:rsidRDefault="004D6400" w:rsidP="000D057D">
      <w:pPr>
        <w:pStyle w:val="NumList"/>
        <w:numPr>
          <w:ilvl w:val="0"/>
          <w:numId w:val="24"/>
        </w:numPr>
        <w:rPr>
          <w:del w:id="2411" w:author="Kelvin Sung" w:date="2021-05-20T18:01:00Z"/>
          <w:rFonts w:hint="eastAsia"/>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12" w:author="Kelvin Sung" w:date="2021-05-20T18:01:00Z"/>
          <w:rFonts w:hint="eastAsia"/>
        </w:rPr>
      </w:pPr>
      <w:del w:id="2413" w:author="Kelvin Sung" w:date="2021-05-20T18:01:00Z">
        <w:r w:rsidDel="001B23DC">
          <w:delText xml:space="preserve">    </w:delText>
        </w:r>
      </w:del>
    </w:p>
    <w:p w14:paraId="1AA7EA9C" w14:textId="3B1155F3" w:rsidR="00B71F1B" w:rsidDel="001B23DC" w:rsidRDefault="00B71F1B" w:rsidP="00B71F1B">
      <w:pPr>
        <w:pStyle w:val="Code"/>
        <w:rPr>
          <w:del w:id="2414" w:author="Kelvin Sung" w:date="2021-05-20T18:01:00Z"/>
          <w:rFonts w:hint="eastAsia"/>
        </w:rPr>
      </w:pPr>
      <w:r>
        <w:t>draw(camera) {</w:t>
      </w:r>
    </w:p>
    <w:p w14:paraId="61271BB1" w14:textId="77777777" w:rsidR="001B23DC" w:rsidRDefault="00B71F1B" w:rsidP="00B71F1B">
      <w:pPr>
        <w:pStyle w:val="Code"/>
        <w:rPr>
          <w:ins w:id="2415" w:author="Kelvin Sung" w:date="2021-05-20T18:01:00Z"/>
          <w:rFonts w:hint="eastAsia"/>
        </w:rPr>
      </w:pPr>
      <w:del w:id="2416"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17" w:author="Kelvin Sung" w:date="2021-05-20T18:01:00Z"/>
          <w:rStyle w:val="CodeBold"/>
        </w:rPr>
      </w:pPr>
      <w:r w:rsidRPr="00862217">
        <w:rPr>
          <w:rPrChange w:id="2418"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19" w:author="Kelvin Sung" w:date="2021-05-20T18:01:00Z"/>
          <w:rStyle w:val="CodeBold"/>
        </w:rPr>
      </w:pPr>
      <w:del w:id="2420" w:author="Kelvin Sung" w:date="2021-05-20T18:01:00Z">
        <w:r w:rsidDel="001B23DC">
          <w:delText xml:space="preserve">    </w:delText>
        </w:r>
      </w:del>
    </w:p>
    <w:p w14:paraId="52676BCE" w14:textId="04728EAE" w:rsidR="00B71F1B" w:rsidDel="001B23DC" w:rsidRDefault="00B71F1B" w:rsidP="00B71F1B">
      <w:pPr>
        <w:pStyle w:val="Code"/>
        <w:rPr>
          <w:del w:id="2421" w:author="Kelvin Sung" w:date="2021-05-20T18:01:00Z"/>
          <w:rFonts w:hint="eastAsia"/>
        </w:rPr>
      </w:pPr>
      <w:r>
        <w:t xml:space="preserve">    super.draw(camera);</w:t>
      </w:r>
    </w:p>
    <w:p w14:paraId="3E400866" w14:textId="77777777" w:rsidR="001B23DC" w:rsidRDefault="00B71F1B" w:rsidP="00B71F1B">
      <w:pPr>
        <w:pStyle w:val="Code"/>
        <w:rPr>
          <w:ins w:id="2422" w:author="Kelvin Sung" w:date="2021-05-20T18:01:00Z"/>
          <w:rFonts w:hint="eastAsia"/>
        </w:rPr>
      </w:pPr>
      <w:del w:id="2423" w:author="Kelvin Sung" w:date="2021-05-20T18:01:00Z">
        <w:r w:rsidDel="001B23DC">
          <w:delText xml:space="preserve">    </w:delText>
        </w:r>
      </w:del>
    </w:p>
    <w:p w14:paraId="79046996" w14:textId="39D868FA" w:rsidR="00FD1303" w:rsidRDefault="00B71F1B" w:rsidP="00B71F1B">
      <w:pPr>
        <w:pStyle w:val="Code"/>
        <w:rPr>
          <w:rFonts w:hint="eastAsia"/>
        </w:rPr>
      </w:pPr>
      <w:r>
        <w:t>}</w:t>
      </w:r>
    </w:p>
    <w:p w14:paraId="0BFFAD94" w14:textId="4A78D5E5" w:rsidR="004D6400" w:rsidRPr="004D6400" w:rsidDel="00862217" w:rsidRDefault="004D6400" w:rsidP="00FD1303">
      <w:pPr>
        <w:pStyle w:val="Code"/>
        <w:rPr>
          <w:del w:id="2424" w:author="Kelvin Sung" w:date="2021-05-22T11:11:00Z"/>
          <w:rFonts w:hint="eastAsia"/>
        </w:rPr>
      </w:pPr>
    </w:p>
    <w:p w14:paraId="27BF42AA" w14:textId="398F1921" w:rsidR="004D6400" w:rsidDel="001B23DC" w:rsidRDefault="004D6400" w:rsidP="000D057D">
      <w:pPr>
        <w:pStyle w:val="NumList"/>
        <w:numPr>
          <w:ilvl w:val="0"/>
          <w:numId w:val="24"/>
        </w:numPr>
        <w:rPr>
          <w:del w:id="2425" w:author="Kelvin Sung" w:date="2021-05-20T18:01:00Z"/>
          <w:rFonts w:hint="eastAsia"/>
        </w:rPr>
      </w:pPr>
      <w:r w:rsidRPr="004D6400">
        <w:t>Define the corresponding accessor functions for the light array.</w:t>
      </w:r>
    </w:p>
    <w:p w14:paraId="144CC2E7" w14:textId="77777777" w:rsidR="001B23DC" w:rsidRDefault="00B71F1B" w:rsidP="000D057D">
      <w:pPr>
        <w:pStyle w:val="NumList"/>
        <w:numPr>
          <w:ilvl w:val="0"/>
          <w:numId w:val="24"/>
        </w:numPr>
        <w:rPr>
          <w:ins w:id="2426" w:author="Kelvin Sung" w:date="2021-05-20T18:01:00Z"/>
          <w:rFonts w:hint="eastAsia"/>
        </w:rPr>
      </w:pPr>
      <w:del w:id="2427" w:author="Kelvin Sung" w:date="2021-05-20T18:01:00Z">
        <w:r w:rsidDel="001B23DC">
          <w:delText xml:space="preserve">    </w:delText>
        </w:r>
      </w:del>
    </w:p>
    <w:p w14:paraId="79A66EFE" w14:textId="5FDDE099" w:rsidR="00B71F1B" w:rsidDel="001B23DC" w:rsidRDefault="00B71F1B" w:rsidP="00B71F1B">
      <w:pPr>
        <w:pStyle w:val="Code"/>
        <w:rPr>
          <w:del w:id="2428" w:author="Kelvin Sung" w:date="2021-05-20T18:01:00Z"/>
          <w:rFonts w:hint="eastAsia"/>
        </w:rPr>
      </w:pPr>
      <w:r>
        <w:t>getLightAt(index) {</w:t>
      </w:r>
    </w:p>
    <w:p w14:paraId="00FCECEE" w14:textId="19A837C2" w:rsidR="00B71F1B" w:rsidDel="001B23DC" w:rsidRDefault="00B71F1B" w:rsidP="00B71F1B">
      <w:pPr>
        <w:pStyle w:val="Code"/>
        <w:rPr>
          <w:del w:id="2429" w:author="Kelvin Sung" w:date="2021-05-20T18:01:00Z"/>
          <w:rFonts w:hint="eastAsia"/>
        </w:rPr>
      </w:pPr>
      <w:del w:id="2430" w:author="Kelvin Sung" w:date="2021-05-20T18:01:00Z">
        <w:r w:rsidDel="001B23DC">
          <w:delText xml:space="preserve">    </w:delText>
        </w:r>
      </w:del>
      <w:del w:id="2431"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32" w:author="Kelvin Sung" w:date="2021-05-20T18:01:00Z"/>
          <w:rFonts w:hint="eastAsia"/>
        </w:rPr>
      </w:pPr>
      <w:del w:id="2433" w:author="Kelvin Sung" w:date="2021-05-20T18:01:00Z">
        <w:r w:rsidDel="001B23DC">
          <w:delText xml:space="preserve">    </w:delText>
        </w:r>
      </w:del>
      <w:ins w:id="2434" w:author="Kelvin Sung" w:date="2021-05-22T11:12:00Z">
        <w:r w:rsidR="00862217">
          <w:t xml:space="preserve"> </w:t>
        </w:r>
      </w:ins>
      <w:r>
        <w:t>}</w:t>
      </w:r>
    </w:p>
    <w:p w14:paraId="7341A215" w14:textId="77777777" w:rsidR="001B23DC" w:rsidRDefault="00B71F1B" w:rsidP="00B71F1B">
      <w:pPr>
        <w:pStyle w:val="Code"/>
        <w:rPr>
          <w:ins w:id="2435" w:author="Kelvin Sung" w:date="2021-05-20T18:01:00Z"/>
          <w:rFonts w:hint="eastAsia"/>
        </w:rPr>
      </w:pPr>
      <w:del w:id="2436" w:author="Kelvin Sung" w:date="2021-05-20T18:01:00Z">
        <w:r w:rsidDel="001B23DC">
          <w:delText xml:space="preserve">    </w:delText>
        </w:r>
      </w:del>
    </w:p>
    <w:p w14:paraId="3D8767B1" w14:textId="37F3FABD" w:rsidR="00B71F1B" w:rsidDel="001B23DC" w:rsidRDefault="00B71F1B" w:rsidP="00B71F1B">
      <w:pPr>
        <w:pStyle w:val="Code"/>
        <w:rPr>
          <w:del w:id="2437" w:author="Kelvin Sung" w:date="2021-05-20T18:01:00Z"/>
          <w:rFonts w:hint="eastAsia"/>
        </w:rPr>
      </w:pPr>
      <w:r>
        <w:t>addLight(l) {</w:t>
      </w:r>
    </w:p>
    <w:p w14:paraId="0EA1B620" w14:textId="12C97496" w:rsidR="00B71F1B" w:rsidDel="001B23DC" w:rsidRDefault="00B71F1B" w:rsidP="00B71F1B">
      <w:pPr>
        <w:pStyle w:val="Code"/>
        <w:rPr>
          <w:del w:id="2438" w:author="Kelvin Sung" w:date="2021-05-20T18:01:00Z"/>
          <w:rFonts w:hint="eastAsia"/>
        </w:rPr>
      </w:pPr>
      <w:del w:id="2439" w:author="Kelvin Sung" w:date="2021-05-20T18:01:00Z">
        <w:r w:rsidDel="001B23DC">
          <w:delText xml:space="preserve">    </w:delText>
        </w:r>
      </w:del>
      <w:del w:id="2440" w:author="Kelvin Sung" w:date="2021-05-22T11:12:00Z">
        <w:r w:rsidDel="00862217">
          <w:delText xml:space="preserve">   </w:delText>
        </w:r>
      </w:del>
      <w:r>
        <w:t xml:space="preserve"> this.mLights.push(l);</w:t>
      </w:r>
    </w:p>
    <w:p w14:paraId="43D851B3" w14:textId="367D2882" w:rsidR="004D6400" w:rsidRDefault="00B71F1B" w:rsidP="00B71F1B">
      <w:pPr>
        <w:pStyle w:val="Code"/>
        <w:rPr>
          <w:rFonts w:hint="eastAsia"/>
        </w:rPr>
      </w:pPr>
      <w:del w:id="2441" w:author="Kelvin Sung" w:date="2021-05-20T18:01:00Z">
        <w:r w:rsidDel="001B23DC">
          <w:delText xml:space="preserve">    </w:delText>
        </w:r>
      </w:del>
      <w:ins w:id="2442" w:author="Kelvin Sung" w:date="2021-05-22T11:12:00Z">
        <w:r w:rsidR="00862217">
          <w:t xml:space="preserve"> </w:t>
        </w:r>
      </w:ins>
      <w:r>
        <w:t>}</w:t>
      </w:r>
    </w:p>
    <w:p w14:paraId="45D51386" w14:textId="3509A23D" w:rsidR="004D6400" w:rsidRPr="004D6400" w:rsidDel="004C3AC7" w:rsidRDefault="004D6400" w:rsidP="004D6400">
      <w:pPr>
        <w:pStyle w:val="Heading3"/>
        <w:rPr>
          <w:del w:id="2443" w:author="Kelvin Sung" w:date="2021-05-22T11:12:00Z"/>
        </w:rPr>
      </w:pPr>
      <w:bookmarkStart w:id="2444" w:name="_Hlk72039903"/>
      <w:commentRangeStart w:id="2445"/>
      <w:del w:id="2446" w:author="Kelvin Sung" w:date="2021-05-22T11:12:00Z">
        <w:r w:rsidRPr="004D6400" w:rsidDel="004C3AC7">
          <w:delText>Modifiy index.js stuff</w:delText>
        </w:r>
        <w:commentRangeEnd w:id="2445"/>
        <w:r w:rsidDel="004C3AC7">
          <w:rPr>
            <w:rStyle w:val="CommentReference"/>
            <w:rFonts w:asciiTheme="minorHAnsi" w:eastAsia="SimSun" w:hAnsiTheme="minorHAnsi" w:cstheme="minorBidi"/>
            <w:color w:val="auto"/>
          </w:rPr>
          <w:commentReference w:id="2445"/>
        </w:r>
      </w:del>
    </w:p>
    <w:bookmarkEnd w:id="2444"/>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rPr>
          <w:rFonts w:hint="eastAsia"/>
        </w:rPr>
      </w:pPr>
      <w:r>
        <w:t xml:space="preserve">With </w:t>
      </w:r>
      <w:ins w:id="2447" w:author="Kelvin Sung" w:date="2021-05-22T11:12:00Z">
        <w:r w:rsidR="00B42611">
          <w:t>proper integrat</w:t>
        </w:r>
      </w:ins>
      <w:ins w:id="2448" w:author="Kelvin Sung" w:date="2021-05-22T11:13:00Z">
        <w:r w:rsidR="00B42611">
          <w:t>ion for</w:t>
        </w:r>
      </w:ins>
      <w:ins w:id="2449" w:author="Kelvin Sung" w:date="2021-05-22T11:12:00Z">
        <w:r w:rsidR="00B42611">
          <w:t xml:space="preserve"> </w:t>
        </w:r>
      </w:ins>
      <w:r>
        <w:t xml:space="preserve">multiple lights support </w:t>
      </w:r>
      <w:del w:id="2450"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51" w:author="Kelvin Sung" w:date="2021-05-22T11:14:00Z">
        <w:r w:rsidR="00B42611">
          <w:t xml:space="preserve">In order to maintain readability, </w:t>
        </w:r>
      </w:ins>
      <w:del w:id="2452"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53"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54" w:author="Kelvin Sung" w:date="2021-05-22T11:18:00Z">
        <w:r w:rsidR="00E63316">
          <w:t xml:space="preserve">import </w:t>
        </w:r>
        <w:proofErr w:type="spellStart"/>
        <w:r w:rsidR="00E63316" w:rsidRPr="00E63316">
          <w:rPr>
            <w:rStyle w:val="CodeInline"/>
            <w:rFonts w:hint="eastAsia"/>
            <w:rPrChange w:id="2455" w:author="Kelvin Sung" w:date="2021-05-22T11:18:00Z">
              <w:rPr>
                <w:rFonts w:hint="eastAsia"/>
              </w:rPr>
            </w:rPrChange>
          </w:rPr>
          <w:t>MyGame</w:t>
        </w:r>
        <w:proofErr w:type="spellEnd"/>
        <w:r w:rsidR="00E63316">
          <w:t xml:space="preserve"> class from </w:t>
        </w:r>
        <w:r w:rsidR="00E63316" w:rsidRPr="00E63316">
          <w:rPr>
            <w:rStyle w:val="CodeInline"/>
            <w:rFonts w:hint="eastAsia"/>
            <w:rPrChange w:id="2456" w:author="Kelvin Sung" w:date="2021-05-22T11:18:00Z">
              <w:rPr>
                <w:rFonts w:hint="eastAsia"/>
              </w:rPr>
            </w:rPrChange>
          </w:rPr>
          <w:t>my_game_main.js</w:t>
        </w:r>
        <w:r w:rsidR="00E63316">
          <w:t xml:space="preserve"> and to </w:t>
        </w:r>
      </w:ins>
      <w:ins w:id="2457"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58" w:author="Kelvin Sung" w:date="2021-05-22T11:16:00Z"/>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59" w:author="Kelvin Sung" w:date="2021-05-22T11:19:00Z">
        <w:r w:rsidR="00E63316">
          <w:t xml:space="preserve">to import from </w:t>
        </w:r>
        <w:r w:rsidR="00E63316" w:rsidRPr="00E63316">
          <w:rPr>
            <w:rStyle w:val="CodeInline"/>
            <w:rFonts w:hint="eastAsia"/>
            <w:rPrChange w:id="2460" w:author="Kelvin Sung" w:date="2021-05-22T11:20:00Z">
              <w:rPr>
                <w:rFonts w:hint="eastAsia"/>
              </w:rPr>
            </w:rPrChange>
          </w:rPr>
          <w:t>my_game_lights.js</w:t>
        </w:r>
        <w:r w:rsidR="00E63316">
          <w:t xml:space="preserve"> </w:t>
        </w:r>
      </w:ins>
      <w:ins w:id="2461" w:author="Kelvin Sung" w:date="2021-05-22T11:20:00Z">
        <w:r w:rsidR="00E63316">
          <w:t xml:space="preserve">and </w:t>
        </w:r>
      </w:ins>
      <w:r w:rsidRPr="004D6400">
        <w:t xml:space="preserve">to </w:t>
      </w:r>
      <w:ins w:id="2462" w:author="Kelvin Sung" w:date="2021-05-22T11:20:00Z">
        <w:r w:rsidR="00E63316">
          <w:t xml:space="preserve">continue to add </w:t>
        </w:r>
      </w:ins>
      <w:del w:id="2463" w:author="Kelvin Sung" w:date="2021-05-22T11:20:00Z">
        <w:r w:rsidRPr="004D6400" w:rsidDel="00E63316">
          <w:delText xml:space="preserve">implement the </w:delText>
        </w:r>
      </w:del>
      <w:r w:rsidRPr="004D6400">
        <w:t>controls of the lights</w:t>
      </w:r>
      <w:ins w:id="2464" w:author="Kelvin Sung" w:date="2021-05-22T11:20:00Z">
        <w:r w:rsidR="00E63316">
          <w:t xml:space="preserve"> to </w:t>
        </w:r>
        <w:proofErr w:type="spellStart"/>
        <w:r w:rsidR="00E63316" w:rsidRPr="00E63316">
          <w:rPr>
            <w:rStyle w:val="CodeInline"/>
            <w:rFonts w:hint="eastAsia"/>
            <w:rPrChange w:id="2465" w:author="Kelvin Sung" w:date="2021-05-22T11:20:00Z">
              <w:rPr>
                <w:rFonts w:hint="eastAsia"/>
              </w:rPr>
            </w:rPrChange>
          </w:rPr>
          <w:t>MyGame</w:t>
        </w:r>
        <w:proofErr w:type="spellEnd"/>
        <w:r w:rsidR="00E63316">
          <w:t>.</w:t>
        </w:r>
      </w:ins>
      <w:del w:id="2466"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rPr>
          <w:rFonts w:hint="eastAsia"/>
        </w:rPr>
      </w:pPr>
      <w:ins w:id="2467" w:author="Kelvin Sung" w:date="2021-05-22T11:16:00Z">
        <w:r>
          <w:t xml:space="preserve">Modify </w:t>
        </w:r>
        <w:r w:rsidRPr="00B42611">
          <w:rPr>
            <w:rStyle w:val="CodeInline"/>
            <w:rFonts w:hint="eastAsia"/>
            <w:rPrChange w:id="2468" w:author="Kelvin Sung" w:date="2021-05-22T11:17:00Z">
              <w:rPr>
                <w:rFonts w:hint="eastAsia"/>
              </w:rPr>
            </w:rPrChange>
          </w:rPr>
          <w:t>my_game.js</w:t>
        </w:r>
        <w:r>
          <w:t xml:space="preserve"> to import from </w:t>
        </w:r>
      </w:ins>
      <w:ins w:id="2469" w:author="Kelvin Sung" w:date="2021-05-22T11:17:00Z">
        <w:r w:rsidRPr="00B42611">
          <w:rPr>
            <w:rStyle w:val="CodeInline"/>
            <w:rFonts w:hint="eastAsia"/>
            <w:rPrChange w:id="2470" w:author="Kelvin Sung" w:date="2021-05-22T11:17:00Z">
              <w:rPr>
                <w:rFonts w:hint="eastAsia"/>
              </w:rPr>
            </w:rPrChange>
          </w:rPr>
          <w:t>my_game_light_control.js</w:t>
        </w:r>
        <w:r>
          <w:t xml:space="preserve"> ensuring access to </w:t>
        </w:r>
      </w:ins>
      <w:ins w:id="2471" w:author="Kelvin Sung" w:date="2021-05-22T11:21:00Z">
        <w:r w:rsidR="00792942">
          <w:t xml:space="preserve">all of </w:t>
        </w:r>
      </w:ins>
      <w:ins w:id="2472" w:author="Kelvin Sung" w:date="2021-05-22T11:16:00Z">
        <w:r>
          <w:t xml:space="preserve">the </w:t>
        </w:r>
      </w:ins>
      <w:ins w:id="2473" w:author="Kelvin Sung" w:date="2021-05-22T11:21:00Z">
        <w:r w:rsidR="00792942">
          <w:t xml:space="preserve">newly defined </w:t>
        </w:r>
      </w:ins>
      <w:ins w:id="2474"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75" w:author="Kelvin Sung" w:date="2021-05-22T11:25:00Z"/>
          <w:rFonts w:hint="eastAsia"/>
        </w:rPr>
      </w:pPr>
      <w:r>
        <w:t xml:space="preserve">Run the project to examine the implementation. Try selecting the lights with the 0, 1, 2, and 3 keys and toggling the selected light on/off. Notice that </w:t>
      </w:r>
      <w:ins w:id="2476" w:author="Kelvin Sung" w:date="2021-05-22T11:26:00Z">
        <w:r w:rsidR="00B334B2">
          <w:t xml:space="preserve">the game programmer has control over which light illuminates which of the objects: </w:t>
        </w:r>
      </w:ins>
      <w:del w:id="2477" w:author="Kelvin Sung" w:date="2021-05-22T11:26:00Z">
        <w:r w:rsidDel="00B334B2">
          <w:delText>a</w:delText>
        </w:r>
      </w:del>
      <w:ins w:id="2478"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79" w:author="Kelvin Sung" w:date="2021-05-22T11:28:00Z"/>
          <w:rFonts w:hint="eastAsia"/>
        </w:rPr>
      </w:pPr>
      <w:r>
        <w:t xml:space="preserve">Move the </w:t>
      </w:r>
      <w:r w:rsidRPr="001D2742">
        <w:rPr>
          <w:rStyle w:val="CodeInline"/>
        </w:rPr>
        <w:t>Hero</w:t>
      </w:r>
      <w:r>
        <w:t xml:space="preserve"> object with the WASD keys to observe how the illumination</w:t>
      </w:r>
      <w:del w:id="2480" w:author="Kelvin Sung" w:date="2021-05-22T11:26:00Z">
        <w:r w:rsidDel="006927AD">
          <w:delText xml:space="preserve"> on the object</w:delText>
        </w:r>
      </w:del>
      <w:r>
        <w:t xml:space="preserve"> changes as she is moved through the near and far radii of light source 0. </w:t>
      </w:r>
      <w:ins w:id="2481" w:author="Kelvin Sung" w:date="2021-05-22T11:27:00Z">
        <w:r w:rsidR="00243CE3">
          <w:t>With light source 0 selected (type 0), press the C</w:t>
        </w:r>
      </w:ins>
      <w:ins w:id="2482" w:author="Kelvin Sung" w:date="2021-05-22T11:28:00Z">
        <w:r w:rsidR="00243CE3">
          <w:t xml:space="preserve"> key to increase the </w:t>
        </w:r>
      </w:ins>
      <w:ins w:id="2483" w:author="Kelvin Sung" w:date="2021-05-22T11:29:00Z">
        <w:r w:rsidR="00243CE3">
          <w:t>near</w:t>
        </w:r>
      </w:ins>
      <w:ins w:id="2484" w:author="Kelvin Sung" w:date="2021-05-22T11:28:00Z">
        <w:r w:rsidR="00243CE3">
          <w:t xml:space="preserve"> radius of the light. </w:t>
        </w:r>
      </w:ins>
      <w:ins w:id="2485" w:author="Kelvin Sung" w:date="2021-05-22T11:29:00Z">
        <w:r w:rsidR="00243CE3">
          <w:t xml:space="preserve">Notice </w:t>
        </w:r>
      </w:ins>
      <w:ins w:id="2486" w:author="Kelvin Sung" w:date="2021-05-22T11:30:00Z">
        <w:r w:rsidR="00243CE3">
          <w:t xml:space="preserve">that </w:t>
        </w:r>
      </w:ins>
      <w:ins w:id="2487" w:author="Kelvin Sung" w:date="2021-05-22T11:29:00Z">
        <w:r w:rsidR="00243CE3">
          <w:t>as the near radius approaches the value of the far, the illuminated circle boundary ed</w:t>
        </w:r>
      </w:ins>
      <w:ins w:id="2488" w:author="Kelvin Sung" w:date="2021-05-22T11:30:00Z">
        <w:r w:rsidR="00243CE3">
          <w:t xml:space="preserve">ge also </w:t>
        </w:r>
      </w:ins>
      <w:ins w:id="2489" w:author="Kelvin Sung" w:date="2021-05-22T11:29:00Z">
        <w:r w:rsidR="00243CE3">
          <w:t xml:space="preserve">becomes </w:t>
        </w:r>
      </w:ins>
      <w:ins w:id="2490" w:author="Kelvin Sung" w:date="2021-05-22T11:30:00Z">
        <w:r w:rsidR="00243CE3">
          <w:t xml:space="preserve">sharper. Eventually, when near radius is greater than far radius, you can once again observe the </w:t>
        </w:r>
      </w:ins>
      <w:ins w:id="2491" w:author="Kelvin Sung" w:date="2021-05-22T11:31:00Z">
        <w:r w:rsidR="00243CE3">
          <w:t xml:space="preserve">sudden brightness change at the boundary. </w:t>
        </w:r>
      </w:ins>
      <w:ins w:id="2492" w:author="Kelvin Sung" w:date="2021-05-22T11:33:00Z">
        <w:r w:rsidR="00243CE3">
          <w:t>You are observing the vio</w:t>
        </w:r>
      </w:ins>
      <w:ins w:id="2493" w:author="Kelvin Sung" w:date="2021-05-22T11:34:00Z">
        <w:r w:rsidR="00243CE3">
          <w:t xml:space="preserve">lation of the implicit assumption </w:t>
        </w:r>
      </w:ins>
      <w:ins w:id="2494" w:author="Kelvin Sung" w:date="2021-05-22T11:31:00Z">
        <w:r w:rsidR="00243CE3">
          <w:t xml:space="preserve">of the </w:t>
        </w:r>
      </w:ins>
      <w:ins w:id="2495" w:author="Kelvin Sung" w:date="2021-05-22T11:34:00Z">
        <w:r w:rsidR="00243CE3">
          <w:t xml:space="preserve">underlying </w:t>
        </w:r>
      </w:ins>
      <w:ins w:id="2496" w:author="Kelvin Sung" w:date="2021-05-22T11:33:00Z">
        <w:r w:rsidR="00243CE3">
          <w:t xml:space="preserve">illumination </w:t>
        </w:r>
      </w:ins>
      <w:ins w:id="2497" w:author="Kelvin Sung" w:date="2021-05-22T11:31:00Z">
        <w:r w:rsidR="00243CE3">
          <w:t xml:space="preserve">model that </w:t>
        </w:r>
      </w:ins>
      <w:ins w:id="2498" w:author="Kelvin Sung" w:date="2021-05-22T11:32:00Z">
        <w:r w:rsidR="00243CE3">
          <w:t>the near is always less than the far radius.</w:t>
        </w:r>
      </w:ins>
      <w:ins w:id="2499" w:author="Kelvin Sung" w:date="2021-05-22T11:34:00Z">
        <w:r w:rsidR="00FA3242">
          <w:t xml:space="preserve"> This exact situation can be created by decreasing the far radius</w:t>
        </w:r>
      </w:ins>
      <w:ins w:id="2500" w:author="Kelvin Sung" w:date="2021-05-22T11:35:00Z">
        <w:r w:rsidR="00FA3242">
          <w:t xml:space="preserve"> with the N key.</w:t>
        </w:r>
      </w:ins>
    </w:p>
    <w:p w14:paraId="5714BB84" w14:textId="698E1115" w:rsidR="00FD1303" w:rsidRDefault="00FA3242">
      <w:pPr>
        <w:pStyle w:val="BodyTextCont"/>
        <w:rPr>
          <w:ins w:id="2501" w:author="Kelvin Sung" w:date="2021-05-24T06:09:00Z"/>
        </w:rPr>
      </w:pPr>
      <w:ins w:id="2502" w:author="Kelvin Sung" w:date="2021-05-22T11:35:00Z">
        <w:r>
          <w:t xml:space="preserve">You can </w:t>
        </w:r>
      </w:ins>
      <w:del w:id="2503"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04" w:author="Kelvin Sung" w:date="2021-05-22T11:36:00Z">
        <w:r>
          <w:t>In particular try adjusting light intensities with the K/</w:t>
        </w:r>
      </w:ins>
      <w:ins w:id="2505" w:author="Kelvin Sung" w:date="2021-05-22T11:37:00Z">
        <w:r>
          <w:t>L</w:t>
        </w:r>
      </w:ins>
      <w:ins w:id="2506" w:author="Kelvin Sung" w:date="2021-05-22T11:36:00Z">
        <w:r>
          <w:t xml:space="preserve"> keys to </w:t>
        </w:r>
      </w:ins>
      <w:ins w:id="2507" w:author="Kelvin Sung" w:date="2021-05-22T11:37:00Z">
        <w:r>
          <w:t>observe the effects of over-saturation</w:t>
        </w:r>
      </w:ins>
      <w:ins w:id="2508" w:author="Kelvin Sung" w:date="2021-05-22T11:38:00Z">
        <w:r w:rsidR="008B1D72">
          <w:t xml:space="preserve">, and </w:t>
        </w:r>
      </w:ins>
      <w:ins w:id="2509" w:author="Kelvin Sung" w:date="2021-05-22T11:37:00Z">
        <w:r>
          <w:t>barely notice</w:t>
        </w:r>
      </w:ins>
      <w:ins w:id="2510" w:author="Kelvin Sung" w:date="2021-05-22T11:38:00Z">
        <w:r>
          <w:t>able lighting</w:t>
        </w:r>
      </w:ins>
      <w:ins w:id="2511" w:author="Kelvin Sung" w:date="2021-05-22T11:39:00Z">
        <w:r w:rsidR="008B1D72">
          <w:t xml:space="preserve">. </w:t>
        </w:r>
      </w:ins>
      <w:ins w:id="2512" w:author="Kelvin Sung" w:date="2021-05-22T11:41:00Z">
        <w:r w:rsidR="008B1D72">
          <w:t>You can c</w:t>
        </w:r>
      </w:ins>
      <w:ins w:id="2513" w:author="Kelvin Sung" w:date="2021-05-22T11:39:00Z">
        <w:r w:rsidR="008B1D72">
          <w:t xml:space="preserve">ontinue to press on the L key till </w:t>
        </w:r>
      </w:ins>
      <w:ins w:id="2514" w:author="Kelvin Sung" w:date="2021-05-22T11:38:00Z">
        <w:r w:rsidR="008B1D72">
          <w:t>the intensity becomes negative</w:t>
        </w:r>
      </w:ins>
      <w:ins w:id="2515" w:author="Kelvin Sung" w:date="2021-05-22T11:39:00Z">
        <w:r w:rsidR="008B1D72">
          <w:t xml:space="preserve"> </w:t>
        </w:r>
      </w:ins>
      <w:ins w:id="2516" w:author="Kelvin Sung" w:date="2021-05-22T11:41:00Z">
        <w:r w:rsidR="008B1D72">
          <w:t xml:space="preserve">to create </w:t>
        </w:r>
      </w:ins>
      <w:ins w:id="2517" w:author="Kelvin Sung" w:date="2021-05-22T11:40:00Z">
        <w:r w:rsidR="008B1D72">
          <w:t>a source that removes color from the scene.</w:t>
        </w:r>
      </w:ins>
      <w:ins w:id="2518"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19" w:author="Kelvin Sung" w:date="2021-05-24T06:10:00Z"/>
          <w:rFonts w:hint="eastAsia"/>
        </w:rPr>
        <w:pPrChange w:id="2520"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21" w:author="Kelvin Sung" w:date="2021-05-24T08:23:00Z"/>
        </w:rPr>
      </w:pPr>
      <w:ins w:id="2522"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23" w:author="Kelvin Sung" w:date="2021-05-24T08:17:00Z">
        <w:r>
          <w:t xml:space="preserve"> source</w:t>
        </w:r>
        <w:r w:rsidR="00B953A1">
          <w:t>s</w:t>
        </w:r>
      </w:ins>
      <w:ins w:id="2524" w:author="Kelvin Sung" w:date="2021-05-24T08:16:00Z">
        <w:r w:rsidRPr="00FD1303">
          <w:t xml:space="preserve"> around you </w:t>
        </w:r>
      </w:ins>
      <w:ins w:id="2525" w:author="Kelvin Sung" w:date="2021-05-24T08:17:00Z">
        <w:r>
          <w:t xml:space="preserve">may </w:t>
        </w:r>
      </w:ins>
      <w:ins w:id="2526" w:author="Kelvin Sung" w:date="2021-05-24T08:16:00Z">
        <w:r w:rsidRPr="00FD1303">
          <w:t>notice</w:t>
        </w:r>
        <w:r>
          <w:t xml:space="preserve"> </w:t>
        </w:r>
      </w:ins>
      <w:ins w:id="2527" w:author="Kelvin Sung" w:date="2021-05-24T08:17:00Z">
        <w:r>
          <w:t xml:space="preserve">some </w:t>
        </w:r>
      </w:ins>
      <w:ins w:id="2528" w:author="Kelvin Sung" w:date="2021-05-24T08:16:00Z">
        <w:r w:rsidRPr="00FD1303">
          <w:t>peculiar effect</w:t>
        </w:r>
        <w:r>
          <w:t>s.</w:t>
        </w:r>
      </w:ins>
      <w:ins w:id="2529" w:author="Kelvin Sung" w:date="2021-05-24T08:17:00Z">
        <w:r>
          <w:t xml:space="preserve"> </w:t>
        </w:r>
      </w:ins>
      <w:del w:id="2530" w:author="Kelvin Sung" w:date="2021-05-24T08:03:00Z">
        <w:r w:rsidR="00FD1303" w:rsidRPr="00FD1303" w:rsidDel="00C864C3">
          <w:delText xml:space="preserve">You can now place or move many light sources and control the illumination or shading at </w:delText>
        </w:r>
      </w:del>
      <w:del w:id="2531" w:author="Kelvin Sung" w:date="2021-05-22T13:14:00Z">
        <w:r w:rsidR="00FD1303" w:rsidRPr="00FD1303" w:rsidDel="00AF4B91">
          <w:delText xml:space="preserve">localized </w:delText>
        </w:r>
      </w:del>
      <w:del w:id="2532" w:author="Kelvin Sung" w:date="2021-05-24T08:03:00Z">
        <w:r w:rsidR="00FD1303" w:rsidRPr="00FD1303" w:rsidDel="00C864C3">
          <w:delText xml:space="preserve">regions. However, if you run the previous project and move the lights around while paying attention to the vertical </w:delText>
        </w:r>
      </w:del>
      <w:del w:id="2533" w:author="Kelvin Sung" w:date="2021-05-24T07:51:00Z">
        <w:r w:rsidR="00FD1303" w:rsidRPr="00FD1303" w:rsidDel="007D5C2A">
          <w:delText xml:space="preserve">boundaries </w:delText>
        </w:r>
      </w:del>
      <w:del w:id="2534" w:author="Kelvin Sung" w:date="2021-05-24T08:03:00Z">
        <w:r w:rsidR="00FD1303" w:rsidRPr="00FD1303" w:rsidDel="00C864C3">
          <w:delText xml:space="preserve">of the geometric blocks in the background, </w:delText>
        </w:r>
        <w:commentRangeStart w:id="2535"/>
        <w:commentRangeStart w:id="2536"/>
        <w:r w:rsidR="00FD1303" w:rsidRPr="00FD1303" w:rsidDel="00C864C3">
          <w:delText xml:space="preserve">you </w:delText>
        </w:r>
      </w:del>
      <w:del w:id="2537" w:author="Kelvin Sung" w:date="2021-05-24T07:59:00Z">
        <w:r w:rsidR="00FD1303" w:rsidRPr="00FD1303" w:rsidDel="00F40B62">
          <w:delText xml:space="preserve">will </w:delText>
        </w:r>
      </w:del>
      <w:del w:id="2538" w:author="Kelvin Sung" w:date="2021-05-24T08:03:00Z">
        <w:r w:rsidR="00FD1303" w:rsidRPr="00FD1303" w:rsidDel="00C864C3">
          <w:delText>notice</w:delText>
        </w:r>
      </w:del>
      <w:del w:id="2539" w:author="Kelvin Sung" w:date="2021-05-24T06:12:00Z">
        <w:r w:rsidR="00FD1303" w:rsidRPr="00FD1303" w:rsidDel="00657B84">
          <w:delText xml:space="preserve"> </w:delText>
        </w:r>
      </w:del>
      <w:del w:id="2540" w:author="Kelvin Sung" w:date="2021-05-24T06:07:00Z">
        <w:r w:rsidR="00FD1303" w:rsidRPr="00FD1303" w:rsidDel="00450540">
          <w:delText xml:space="preserve">the </w:delText>
        </w:r>
      </w:del>
      <w:del w:id="2541" w:author="Kelvin Sung" w:date="2021-05-24T08:03:00Z">
        <w:r w:rsidR="00FD1303" w:rsidRPr="00FD1303" w:rsidDel="00C864C3">
          <w:delText>peculiar effect</w:delText>
        </w:r>
      </w:del>
      <w:ins w:id="2542" w:author="Kelvin Sung" w:date="2021-05-24T07:52:00Z">
        <w:r w:rsidR="007D5C2A">
          <w:t xml:space="preserve">Figure 8-7 </w:t>
        </w:r>
      </w:ins>
      <w:ins w:id="2543" w:author="Kelvin Sung" w:date="2021-05-24T08:18:00Z">
        <w:r w:rsidR="00B953A1">
          <w:t xml:space="preserve">highlights these effects by </w:t>
        </w:r>
      </w:ins>
      <w:ins w:id="2544" w:author="Kelvin Sung" w:date="2021-05-24T08:04:00Z">
        <w:r w:rsidR="00C864C3">
          <w:t>c</w:t>
        </w:r>
      </w:ins>
      <w:ins w:id="2545" w:author="Kelvin Sung" w:date="2021-05-24T07:52:00Z">
        <w:r w:rsidR="007D5C2A">
          <w:t>ompar</w:t>
        </w:r>
      </w:ins>
      <w:ins w:id="2546" w:author="Kelvin Sung" w:date="2021-05-24T08:04:00Z">
        <w:r w:rsidR="00C864C3">
          <w:t>i</w:t>
        </w:r>
      </w:ins>
      <w:ins w:id="2547" w:author="Kelvin Sung" w:date="2021-05-24T08:18:00Z">
        <w:r w:rsidR="00B953A1">
          <w:t>ng</w:t>
        </w:r>
      </w:ins>
      <w:ins w:id="2548" w:author="Kelvin Sung" w:date="2021-05-24T08:04:00Z">
        <w:r w:rsidR="00C864C3">
          <w:t xml:space="preserve"> </w:t>
        </w:r>
      </w:ins>
      <w:ins w:id="2549" w:author="Kelvin Sung" w:date="2021-05-24T07:52:00Z">
        <w:r w:rsidR="007D5C2A">
          <w:t xml:space="preserve">the </w:t>
        </w:r>
      </w:ins>
      <w:ins w:id="2550" w:author="Kelvin Sung" w:date="2021-05-24T08:04:00Z">
        <w:r w:rsidR="00C864C3">
          <w:t xml:space="preserve">illumination </w:t>
        </w:r>
      </w:ins>
      <w:ins w:id="2551" w:author="Kelvin Sung" w:date="2021-05-24T08:18:00Z">
        <w:r w:rsidR="00B953A1">
          <w:t xml:space="preserve">results </w:t>
        </w:r>
      </w:ins>
      <w:ins w:id="2552" w:author="Kelvin Sung" w:date="2021-05-24T07:52:00Z">
        <w:r w:rsidR="007D5C2A">
          <w:t xml:space="preserve">from </w:t>
        </w:r>
      </w:ins>
      <w:ins w:id="2553" w:author="Kelvin Sung" w:date="2021-05-24T08:04:00Z">
        <w:r w:rsidR="00C864C3">
          <w:t xml:space="preserve">the </w:t>
        </w:r>
      </w:ins>
      <w:ins w:id="2554" w:author="Kelvin Sung" w:date="2021-05-24T08:00:00Z">
        <w:r w:rsidR="00F40B62">
          <w:t>previous project</w:t>
        </w:r>
      </w:ins>
      <w:ins w:id="2555" w:author="Kelvin Sung" w:date="2021-05-24T07:52:00Z">
        <w:r w:rsidR="007D5C2A">
          <w:t xml:space="preserve"> </w:t>
        </w:r>
      </w:ins>
      <w:ins w:id="2556" w:author="Kelvin Sung" w:date="2021-05-24T07:54:00Z">
        <w:r w:rsidR="007D5C2A">
          <w:t xml:space="preserve">on the left </w:t>
        </w:r>
      </w:ins>
      <w:ins w:id="2557" w:author="Kelvin Sung" w:date="2021-05-24T08:18:00Z">
        <w:r w:rsidR="00B953A1">
          <w:t xml:space="preserve">to </w:t>
        </w:r>
      </w:ins>
      <w:ins w:id="2558" w:author="Kelvin Sung" w:date="2021-05-24T07:52:00Z">
        <w:r w:rsidR="007D5C2A">
          <w:t xml:space="preserve">an illumination </w:t>
        </w:r>
      </w:ins>
      <w:ins w:id="2559" w:author="Kelvin Sung" w:date="2021-05-24T07:53:00Z">
        <w:r w:rsidR="007D5C2A">
          <w:t xml:space="preserve">that </w:t>
        </w:r>
      </w:ins>
      <w:ins w:id="2560" w:author="Kelvin Sung" w:date="2021-05-24T07:52:00Z">
        <w:r w:rsidR="007D5C2A">
          <w:t>you pro</w:t>
        </w:r>
      </w:ins>
      <w:ins w:id="2561" w:author="Kelvin Sung" w:date="2021-05-24T07:53:00Z">
        <w:r w:rsidR="007D5C2A">
          <w:t>bab</w:t>
        </w:r>
      </w:ins>
      <w:ins w:id="2562" w:author="Kelvin Sung" w:date="2021-05-24T07:52:00Z">
        <w:r w:rsidR="007D5C2A">
          <w:t xml:space="preserve">ly </w:t>
        </w:r>
      </w:ins>
      <w:ins w:id="2563" w:author="Kelvin Sung" w:date="2021-05-24T07:53:00Z">
        <w:r w:rsidR="007D5C2A">
          <w:t>expect</w:t>
        </w:r>
      </w:ins>
      <w:ins w:id="2564" w:author="Kelvin Sung" w:date="2021-05-24T07:54:00Z">
        <w:r w:rsidR="007D5C2A">
          <w:t xml:space="preserve"> on the right</w:t>
        </w:r>
      </w:ins>
      <w:ins w:id="2565" w:author="Kelvin Sung" w:date="2021-05-24T07:53:00Z">
        <w:r w:rsidR="007D5C2A">
          <w:t>.</w:t>
        </w:r>
      </w:ins>
      <w:ins w:id="2566" w:author="Kelvin Sung" w:date="2021-05-24T07:54:00Z">
        <w:r w:rsidR="007D5C2A">
          <w:t xml:space="preserve"> </w:t>
        </w:r>
      </w:ins>
      <w:ins w:id="2567" w:author="Kelvin Sung" w:date="2021-05-24T08:02:00Z">
        <w:r w:rsidR="00C864C3">
          <w:t>Now</w:t>
        </w:r>
      </w:ins>
      <w:ins w:id="2568" w:author="Kelvin Sung" w:date="2021-05-24T06:08:00Z">
        <w:r w:rsidR="00450540">
          <w:t>,</w:t>
        </w:r>
      </w:ins>
      <w:ins w:id="2569" w:author="Kelvin Sung" w:date="2021-05-24T06:04:00Z">
        <w:r w:rsidR="00450540">
          <w:t xml:space="preserve"> </w:t>
        </w:r>
      </w:ins>
      <w:ins w:id="2570" w:author="Kelvin Sung" w:date="2021-05-24T08:02:00Z">
        <w:r w:rsidR="00C864C3">
          <w:t xml:space="preserve">refer to the image on the left. First, </w:t>
        </w:r>
      </w:ins>
      <w:ins w:id="2571" w:author="Kelvin Sung" w:date="2021-05-24T08:10:00Z">
        <w:r>
          <w:t xml:space="preserve">note the </w:t>
        </w:r>
      </w:ins>
      <w:ins w:id="2572" w:author="Kelvin Sung" w:date="2021-05-24T08:11:00Z">
        <w:r>
          <w:t xml:space="preserve">general </w:t>
        </w:r>
      </w:ins>
      <w:ins w:id="2573" w:author="Kelvin Sung" w:date="2021-05-24T06:06:00Z">
        <w:r w:rsidR="00450540">
          <w:t xml:space="preserve">uniform lighting </w:t>
        </w:r>
      </w:ins>
      <w:ins w:id="2574" w:author="Kelvin Sung" w:date="2021-05-24T06:08:00Z">
        <w:r w:rsidR="00657B84">
          <w:t>with</w:t>
        </w:r>
      </w:ins>
      <w:ins w:id="2575" w:author="Kelvin Sung" w:date="2021-05-24T06:06:00Z">
        <w:r w:rsidR="00450540">
          <w:t xml:space="preserve">in the </w:t>
        </w:r>
      </w:ins>
      <w:ins w:id="2576" w:author="Kelvin Sung" w:date="2021-05-24T07:57:00Z">
        <w:r w:rsidR="007D5C2A">
          <w:t xml:space="preserve">near cutoff </w:t>
        </w:r>
      </w:ins>
      <w:ins w:id="2577" w:author="Kelvin Sung" w:date="2021-05-24T08:11:00Z">
        <w:r>
          <w:t xml:space="preserve">region </w:t>
        </w:r>
      </w:ins>
      <w:ins w:id="2578" w:author="Kelvin Sung" w:date="2021-05-24T06:09:00Z">
        <w:r w:rsidR="00657B84">
          <w:t xml:space="preserve">where the </w:t>
        </w:r>
      </w:ins>
      <w:ins w:id="2579" w:author="Kelvin Sung" w:date="2021-05-24T07:55:00Z">
        <w:r w:rsidR="007D5C2A">
          <w:t>expected b</w:t>
        </w:r>
      </w:ins>
      <w:ins w:id="2580" w:author="Kelvin Sung" w:date="2021-05-24T07:56:00Z">
        <w:r w:rsidR="007D5C2A">
          <w:t xml:space="preserve">righter spot </w:t>
        </w:r>
      </w:ins>
      <w:ins w:id="2581" w:author="Kelvin Sung" w:date="2021-05-24T07:57:00Z">
        <w:r w:rsidR="007D5C2A">
          <w:t xml:space="preserve">around </w:t>
        </w:r>
      </w:ins>
      <w:ins w:id="2582" w:author="Kelvin Sung" w:date="2021-05-24T07:56:00Z">
        <w:r w:rsidR="007D5C2A">
          <w:t xml:space="preserve">the </w:t>
        </w:r>
      </w:ins>
      <w:ins w:id="2583" w:author="Kelvin Sung" w:date="2021-05-24T08:08:00Z">
        <w:r w:rsidR="00C864C3">
          <w:t xml:space="preserve">position of the point </w:t>
        </w:r>
      </w:ins>
      <w:ins w:id="2584" w:author="Kelvin Sung" w:date="2021-05-24T07:56:00Z">
        <w:r w:rsidR="007D5C2A">
          <w:t>light source cannot be observed.</w:t>
        </w:r>
      </w:ins>
      <w:ins w:id="2585" w:author="Kelvin Sung" w:date="2021-05-24T07:58:00Z">
        <w:r w:rsidR="007D5C2A">
          <w:t xml:space="preserve"> Second, </w:t>
        </w:r>
      </w:ins>
      <w:ins w:id="2586"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587" w:author="Kelvin Sung" w:date="2021-05-24T08:10:00Z">
        <w:r>
          <w:t>the bright illumination o</w:t>
        </w:r>
      </w:ins>
      <w:ins w:id="2588" w:author="Kelvin Sung" w:date="2021-05-24T08:15:00Z">
        <w:r>
          <w:t>n</w:t>
        </w:r>
      </w:ins>
      <w:ins w:id="2589" w:author="Kelvin Sung" w:date="2021-05-24T08:10:00Z">
        <w:r>
          <w:t xml:space="preserve"> </w:t>
        </w:r>
      </w:ins>
      <w:ins w:id="2590" w:author="Kelvin Sung" w:date="2021-05-24T08:14:00Z">
        <w:r>
          <w:t xml:space="preserve">the </w:t>
        </w:r>
      </w:ins>
      <w:ins w:id="2591" w:author="Kelvin Sung" w:date="2021-05-24T08:15:00Z">
        <w:r>
          <w:t xml:space="preserve">bottom </w:t>
        </w:r>
      </w:ins>
      <w:ins w:id="2592" w:author="Kelvin Sung" w:date="2021-05-24T08:10:00Z">
        <w:r>
          <w:lastRenderedPageBreak/>
          <w:t xml:space="preserve">face that </w:t>
        </w:r>
      </w:ins>
      <w:ins w:id="2593" w:author="Kelvin Sung" w:date="2021-05-24T08:14:00Z">
        <w:r>
          <w:t xml:space="preserve">is clearly </w:t>
        </w:r>
      </w:ins>
      <w:ins w:id="2594" w:author="Kelvin Sung" w:date="2021-05-24T08:10:00Z">
        <w:r>
          <w:t xml:space="preserve">behind, or </w:t>
        </w:r>
        <w:r w:rsidRPr="00DB3D54">
          <w:rPr>
            <w:rStyle w:val="Emphasis"/>
            <w:rPrChange w:id="2595" w:author="Kelvin Sung" w:date="2021-05-24T08:13:00Z">
              <w:rPr/>
            </w:rPrChange>
          </w:rPr>
          <w:t>pointin</w:t>
        </w:r>
      </w:ins>
      <w:ins w:id="2596" w:author="Kelvin Sung" w:date="2021-05-24T08:13:00Z">
        <w:r>
          <w:rPr>
            <w:rStyle w:val="Emphasis"/>
          </w:rPr>
          <w:t>g away from</w:t>
        </w:r>
      </w:ins>
      <w:ins w:id="2597" w:author="Kelvin Sung" w:date="2021-05-24T08:10:00Z">
        <w:r>
          <w:t>, the light source.</w:t>
        </w:r>
      </w:ins>
      <w:ins w:id="2598" w:author="Kelvin Sung" w:date="2021-05-24T08:15:00Z">
        <w:r>
          <w:t xml:space="preserve"> </w:t>
        </w:r>
      </w:ins>
      <w:ins w:id="2599" w:author="Kelvin Sung" w:date="2021-05-24T08:21:00Z">
        <w:r w:rsidR="003F312E">
          <w:t xml:space="preserve">Both of </w:t>
        </w:r>
      </w:ins>
      <w:ins w:id="2600" w:author="Kelvin Sung" w:date="2021-05-24T08:15:00Z">
        <w:r>
          <w:t xml:space="preserve">these </w:t>
        </w:r>
      </w:ins>
      <w:ins w:id="2601" w:author="Kelvin Sung" w:date="2021-05-24T08:16:00Z">
        <w:r>
          <w:t>peculiar</w:t>
        </w:r>
      </w:ins>
      <w:ins w:id="2602" w:author="Kelvin Sung" w:date="2021-05-24T08:22:00Z">
        <w:r w:rsidR="003F312E">
          <w:t>ities</w:t>
        </w:r>
      </w:ins>
      <w:ins w:id="2603" w:author="Kelvin Sung" w:date="2021-05-24T08:16:00Z">
        <w:r>
          <w:t xml:space="preserve"> are absent from the right image in Figure 8-7. </w:t>
        </w:r>
      </w:ins>
    </w:p>
    <w:p w14:paraId="69F11B07" w14:textId="77777777" w:rsidR="003F312E" w:rsidRDefault="00FD1303" w:rsidP="003F312E">
      <w:pPr>
        <w:pStyle w:val="BodyTextCont"/>
        <w:rPr>
          <w:ins w:id="2604" w:author="Kelvin Sung" w:date="2021-05-24T08:25:00Z"/>
        </w:rPr>
        <w:pPrChange w:id="2605" w:author="Kelvin Sung" w:date="2021-05-24T08:25:00Z">
          <w:pPr>
            <w:pStyle w:val="BodyTextFirst"/>
          </w:pPr>
        </w:pPrChange>
      </w:pPr>
      <w:del w:id="2606" w:author="Kelvin Sung" w:date="2021-05-24T06:06:00Z">
        <w:r w:rsidRPr="00FD1303" w:rsidDel="00450540">
          <w:delText xml:space="preserve"> </w:delText>
        </w:r>
      </w:del>
      <w:del w:id="2607" w:author="Kelvin Sung" w:date="2021-05-22T13:18:00Z">
        <w:r w:rsidRPr="00FD1303" w:rsidDel="00D321DE">
          <w:delText xml:space="preserve">that </w:delText>
        </w:r>
      </w:del>
      <w:ins w:id="2608" w:author="Kelvin Sung" w:date="2021-05-22T14:01:00Z">
        <w:r w:rsidR="0035588B" w:rsidRPr="00FD1303">
          <w:t xml:space="preserve">Although visually odd, </w:t>
        </w:r>
      </w:ins>
      <w:ins w:id="2609" w:author="Kelvin Sung" w:date="2021-05-24T08:22:00Z">
        <w:r w:rsidR="003F312E">
          <w:t xml:space="preserve">results from the left image </w:t>
        </w:r>
      </w:ins>
      <w:ins w:id="2610" w:author="Kelvin Sung" w:date="2021-05-24T08:23:00Z">
        <w:r w:rsidR="003F312E">
          <w:t xml:space="preserve">of Figure 8-7 are </w:t>
        </w:r>
      </w:ins>
      <w:ins w:id="2611" w:author="Kelvin Sung" w:date="2021-05-22T14:01:00Z">
        <w:r w:rsidR="0035588B" w:rsidRPr="00FD1303">
          <w:t xml:space="preserve">to be expected in a 2D world. The vertical </w:t>
        </w:r>
      </w:ins>
      <w:ins w:id="2612" w:author="Kelvin Sung" w:date="2021-05-24T08:23:00Z">
        <w:r w:rsidR="003F312E">
          <w:t>faces</w:t>
        </w:r>
      </w:ins>
      <w:ins w:id="2613"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14" w:author="Kelvin Sung" w:date="2021-05-24T08:24:00Z"/>
          <w:rFonts w:hint="eastAsia"/>
        </w:rPr>
      </w:pPr>
      <w:ins w:id="2615"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16" w:author="Kelvin Sung" w:date="2021-05-24T08:24:00Z"/>
        </w:rPr>
      </w:pPr>
      <w:ins w:id="2617"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18" w:author="Kelvin Sung" w:date="2021-05-22T14:01:00Z"/>
          <w:rFonts w:hint="eastAsia"/>
        </w:rPr>
      </w:pPr>
      <w:del w:id="2619"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35"/>
        <w:r w:rsidDel="0035588B">
          <w:rPr>
            <w:rStyle w:val="CommentReference"/>
            <w:rFonts w:asciiTheme="minorHAnsi" w:hAnsiTheme="minorHAnsi"/>
          </w:rPr>
          <w:commentReference w:id="2535"/>
        </w:r>
        <w:commentRangeEnd w:id="2536"/>
        <w:r w:rsidR="00762E77" w:rsidDel="0035588B">
          <w:rPr>
            <w:rStyle w:val="CommentReference"/>
            <w:rFonts w:asciiTheme="minorHAnsi" w:hAnsiTheme="minorHAnsi"/>
          </w:rPr>
          <w:commentReference w:id="2536"/>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rPr>
          <w:rFonts w:hint="eastAsia"/>
        </w:rPr>
      </w:pPr>
      <w:r w:rsidRPr="00FD1303">
        <w:t xml:space="preserve">As illustrated by the left drawing in Figure </w:t>
      </w:r>
      <w:del w:id="2620" w:author="Kelvin Sung" w:date="2021-05-22T13:53:00Z">
        <w:r w:rsidRPr="00FD1303" w:rsidDel="003401C9">
          <w:delText>8-7</w:delText>
        </w:r>
      </w:del>
      <w:ins w:id="2621"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22" w:author="Kelvin Sung" w:date="2021-05-22T13:53:00Z">
        <w:r w:rsidRPr="00FD1303" w:rsidDel="003401C9">
          <w:delText>8-7</w:delText>
        </w:r>
      </w:del>
      <w:ins w:id="2623"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24" w:author="Kelvin Sung" w:date="2021-05-22T13:53:00Z">
        <w:r w:rsidRPr="00FD1303" w:rsidDel="003401C9">
          <w:delText>8-7</w:delText>
        </w:r>
      </w:del>
      <w:ins w:id="2625" w:author="Kelvin Sung" w:date="2021-05-22T13:53:00Z">
        <w:r w:rsidR="003401C9">
          <w:t>8-8</w:t>
        </w:r>
      </w:ins>
      <w:r w:rsidRPr="00FD1303">
        <w:t>. Surface normal vectors of an object</w:t>
      </w:r>
    </w:p>
    <w:p w14:paraId="298CFB89" w14:textId="77777777" w:rsidR="000E71E3" w:rsidRDefault="00FD1303" w:rsidP="000E71E3">
      <w:pPr>
        <w:pStyle w:val="BodyTextCont"/>
        <w:rPr>
          <w:ins w:id="2626" w:author="Kelvin Sung" w:date="2021-05-22T14:07:00Z"/>
          <w:rFonts w:hint="eastAsia"/>
        </w:rPr>
      </w:pPr>
      <w:r w:rsidRPr="00FD1303">
        <w:lastRenderedPageBreak/>
        <w:t xml:space="preserve">A human’s observation of light illumination is the result of visible energy from </w:t>
      </w:r>
      <w:del w:id="2627"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28" w:author="Kelvin Sung" w:date="2021-05-22T13:53:00Z">
        <w:r w:rsidRPr="00FD1303" w:rsidDel="003401C9">
          <w:delText>8-8</w:delText>
        </w:r>
      </w:del>
      <w:ins w:id="2629"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0"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31"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32"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rPr>
          <w:rFonts w:hint="eastAsia"/>
        </w:rPr>
        <w:pPrChange w:id="2633" w:author="Kelvin Sung" w:date="2021-05-22T14:04:00Z">
          <w:pPr>
            <w:pStyle w:val="BodyTextFirst"/>
          </w:pPr>
        </w:pPrChange>
      </w:pPr>
      <w:r w:rsidRPr="00FD1303">
        <w:t xml:space="preserve">Figure </w:t>
      </w:r>
      <w:del w:id="2634" w:author="Kelvin Sung" w:date="2021-05-22T13:53:00Z">
        <w:r w:rsidRPr="00FD1303" w:rsidDel="003401C9">
          <w:delText>8-8</w:delText>
        </w:r>
      </w:del>
      <w:ins w:id="2635"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36"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37" w:author="Kelvin Sung" w:date="2021-05-22T17:17:00Z">
        <w:r w:rsidR="00F771B7">
          <w:t xml:space="preserve"> </w:t>
        </w:r>
      </w:ins>
      <w:ins w:id="2638" w:author="Kelvin Sung" w:date="2021-05-22T17:19:00Z">
        <w:r w:rsidR="00BE417B">
          <w:t>In an illumination model, t</w:t>
        </w:r>
      </w:ins>
      <w:ins w:id="2639" w:author="Kelvin Sung" w:date="2021-05-22T17:17:00Z">
        <w:r w:rsidR="00F771B7">
          <w:t xml:space="preserve">he term </w:t>
        </w:r>
      </w:ins>
      <w:ins w:id="2640" w:author="Kelvin Sung" w:date="2021-05-22T17:19:00Z">
        <w:r w:rsidR="00BE417B">
          <w:t>that the</w:t>
        </w:r>
      </w:ins>
      <w:ins w:id="2641" w:author="Kelvin Sung" w:date="2021-05-22T17:20:00Z">
        <w:r w:rsidR="00BE417B">
          <w:t xml:space="preserve"> include the</w:t>
        </w:r>
      </w:ins>
      <w:ins w:id="2642" w:author="Kelvin Sung" w:date="2021-05-22T17:19:00Z">
        <w:r w:rsidR="00BE417B">
          <w:t xml:space="preserve"> </w:t>
        </w:r>
      </w:ins>
      <m:oMath>
        <m:acc>
          <m:accPr>
            <m:ctrlPr>
              <w:ins w:id="2643" w:author="Kelvin Sung" w:date="2021-05-22T17:17:00Z">
                <w:rPr>
                  <w:rFonts w:ascii="Cambria Math" w:hAnsi="Cambria Math"/>
                </w:rPr>
              </w:ins>
            </m:ctrlPr>
          </m:accPr>
          <m:e>
            <m:r>
              <w:ins w:id="2644" w:author="Kelvin Sung" w:date="2021-05-22T17:17:00Z">
                <w:rPr>
                  <w:rFonts w:ascii="Cambria Math" w:hAnsi="Cambria Math"/>
                </w:rPr>
                <m:t>N</m:t>
              </w:ins>
            </m:r>
          </m:e>
        </m:acc>
        <m:r>
          <w:ins w:id="2645" w:author="Kelvin Sung" w:date="2021-05-22T17:17:00Z">
            <w:rPr>
              <w:rFonts w:ascii="Cambria Math" w:hAnsi="Cambria Math"/>
            </w:rPr>
            <m:t>∙</m:t>
          </w:ins>
        </m:r>
        <m:acc>
          <m:accPr>
            <m:ctrlPr>
              <w:ins w:id="2646" w:author="Kelvin Sung" w:date="2021-05-22T17:17:00Z">
                <w:rPr>
                  <w:rFonts w:ascii="Cambria Math" w:hAnsi="Cambria Math"/>
                </w:rPr>
              </w:ins>
            </m:ctrlPr>
          </m:accPr>
          <m:e>
            <m:r>
              <w:ins w:id="2647" w:author="Kelvin Sung" w:date="2021-05-22T17:17:00Z">
                <w:rPr>
                  <w:rFonts w:ascii="Cambria Math" w:hAnsi="Cambria Math"/>
                </w:rPr>
                <m:t>L</m:t>
              </w:ins>
            </m:r>
          </m:e>
        </m:acc>
      </m:oMath>
      <w:ins w:id="2648" w:author="Kelvin Sung" w:date="2021-05-22T17:17:00Z">
        <w:r w:rsidR="00F771B7">
          <w:t xml:space="preserve"> </w:t>
        </w:r>
      </w:ins>
      <w:ins w:id="2649" w:author="Kelvin Sung" w:date="2021-05-22T17:20:00Z">
        <w:r w:rsidR="00BE417B">
          <w:t xml:space="preserve">computation </w:t>
        </w:r>
      </w:ins>
      <w:ins w:id="2650" w:author="Kelvin Sung" w:date="2021-05-22T17:17:00Z">
        <w:r w:rsidR="00F771B7">
          <w:t xml:space="preserve">is referred to as the </w:t>
        </w:r>
      </w:ins>
      <w:ins w:id="2651" w:author="Kelvin Sung" w:date="2021-05-22T17:19:00Z">
        <w:r w:rsidR="00BE417B">
          <w:t>diffuse, or Lambertian, component</w:t>
        </w:r>
      </w:ins>
      <w:ins w:id="2652"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53" w:author="Kelvin Sung" w:date="2021-05-22T13:53:00Z">
        <w:r w:rsidRPr="00FD1303" w:rsidDel="003401C9">
          <w:delText>8-8</w:delText>
        </w:r>
      </w:del>
      <w:ins w:id="2654" w:author="Kelvin Sung" w:date="2021-05-22T13:53:00Z">
        <w:r w:rsidR="003401C9">
          <w:t>8-9</w:t>
        </w:r>
      </w:ins>
      <w:r w:rsidRPr="00FD1303">
        <w:t>. Normal and light vectors and diffuse illumination</w:t>
      </w:r>
    </w:p>
    <w:p w14:paraId="343791CB" w14:textId="0EB35937" w:rsidR="00FD1303" w:rsidRDefault="00ED4CCB">
      <w:pPr>
        <w:pStyle w:val="BodyTextCont"/>
        <w:rPr>
          <w:rFonts w:hint="eastAsia"/>
        </w:rPr>
        <w:pPrChange w:id="2655" w:author="Kelvin Sung" w:date="2021-05-22T14:09:00Z">
          <w:pPr>
            <w:pStyle w:val="BodyTextFirst"/>
          </w:pPr>
        </w:pPrChange>
      </w:pPr>
      <w:ins w:id="2656" w:author="Kelvin Sung" w:date="2021-05-22T17:07:00Z">
        <w:r>
          <w:t>Th</w:t>
        </w:r>
        <w:r w:rsidRPr="00FD1303">
          <w:t xml:space="preserve">e human vision system </w:t>
        </w:r>
        <w:r>
          <w:t xml:space="preserve">deduces </w:t>
        </w:r>
      </w:ins>
      <w:ins w:id="2657" w:author="Kelvin Sung" w:date="2021-05-22T17:08:00Z">
        <w:r w:rsidRPr="00FD1303">
          <w:t xml:space="preserve">3D </w:t>
        </w:r>
      </w:ins>
      <w:ins w:id="2658" w:author="Kelvin Sung" w:date="2021-05-22T17:22:00Z">
        <w:r w:rsidR="00BE417B">
          <w:t xml:space="preserve">geometric </w:t>
        </w:r>
      </w:ins>
      <w:ins w:id="2659" w:author="Kelvin Sung" w:date="2021-05-22T17:08:00Z">
        <w:r w:rsidRPr="00FD1303">
          <w:t xml:space="preserve">shape contours </w:t>
        </w:r>
      </w:ins>
      <w:ins w:id="2660" w:author="Kelvin Sung" w:date="2021-05-22T17:11:00Z">
        <w:r>
          <w:t xml:space="preserve">based significantly on </w:t>
        </w:r>
      </w:ins>
      <w:del w:id="2661" w:author="Kelvin Sung" w:date="2021-05-22T17:09:00Z">
        <w:r w:rsidR="00FD1303" w:rsidRPr="00FD1303" w:rsidDel="00ED4CCB">
          <w:delText xml:space="preserve">Displaying </w:delText>
        </w:r>
      </w:del>
      <w:del w:id="2662"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63" w:author="Kelvin Sung" w:date="2021-05-22T17:12:00Z">
        <w:r w:rsidR="00FD1303" w:rsidRPr="00FD1303" w:rsidDel="00ED4CCB">
          <w:delText xml:space="preserve"> computation results</w:delText>
        </w:r>
      </w:del>
      <w:r w:rsidR="00FD1303" w:rsidRPr="00FD1303">
        <w:t xml:space="preserve">, or the diffuse </w:t>
      </w:r>
      <w:del w:id="2664" w:author="Kelvin Sung" w:date="2021-05-22T17:12:00Z">
        <w:r w:rsidR="00FD1303" w:rsidRPr="00FD1303" w:rsidDel="00ED4CCB">
          <w:delText>component</w:delText>
        </w:r>
      </w:del>
      <w:ins w:id="2665" w:author="Kelvin Sung" w:date="2021-05-22T17:16:00Z">
        <w:r w:rsidR="00C31478">
          <w:t>component</w:t>
        </w:r>
      </w:ins>
      <w:del w:id="2666" w:author="Kelvin Sung" w:date="2021-05-22T17:12:00Z">
        <w:r w:rsidR="00FD1303" w:rsidRPr="00FD1303" w:rsidDel="00ED4CCB">
          <w:delText xml:space="preserve">, cues </w:delText>
        </w:r>
      </w:del>
      <w:del w:id="2667" w:author="Kelvin Sung" w:date="2021-05-22T17:08:00Z">
        <w:r w:rsidR="00FD1303" w:rsidRPr="00FD1303" w:rsidDel="00ED4CCB">
          <w:delText xml:space="preserve">3D shape contours </w:delText>
        </w:r>
      </w:del>
      <w:del w:id="2668" w:author="Kelvin Sung" w:date="2021-05-22T17:12:00Z">
        <w:r w:rsidR="00FD1303" w:rsidRPr="00FD1303" w:rsidDel="00ED4CCB">
          <w:delText xml:space="preserve">for </w:delText>
        </w:r>
      </w:del>
      <w:del w:id="2669"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70" w:author="Kelvin Sung" w:date="2021-05-22T13:53:00Z">
        <w:r w:rsidR="00FD1303" w:rsidRPr="00FD1303" w:rsidDel="003401C9">
          <w:delText>8-9</w:delText>
        </w:r>
      </w:del>
      <w:ins w:id="2671" w:author="Kelvin Sung" w:date="2021-05-22T13:53:00Z">
        <w:r w:rsidR="003401C9">
          <w:t>8-10</w:t>
        </w:r>
      </w:ins>
      <w:r w:rsidR="00FD1303" w:rsidRPr="00FD1303">
        <w:t xml:space="preserve"> shows a sphere and torus (doughnut shape object) with (the left image</w:t>
      </w:r>
      <w:ins w:id="2672" w:author="Kelvin Sung" w:date="2021-05-22T17:15:00Z">
        <w:r w:rsidR="00C31478">
          <w:t>s</w:t>
        </w:r>
      </w:ins>
      <w:r w:rsidR="00FD1303" w:rsidRPr="00FD1303">
        <w:t>) and without (the right image</w:t>
      </w:r>
      <w:ins w:id="2673" w:author="Kelvin Sung" w:date="2021-05-22T17:15:00Z">
        <w:r w:rsidR="00C31478">
          <w:t>s</w:t>
        </w:r>
      </w:ins>
      <w:r w:rsidR="00FD1303" w:rsidRPr="00FD1303">
        <w:t>) the corresponding diffuse components. Clearly, in both cases, the 3D contour of the objects is captured by the left versions of the image with the</w:t>
      </w:r>
      <w:del w:id="2674"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75"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37AFDD0A" w:rsidR="00FD1303" w:rsidRPr="00FD1303" w:rsidRDefault="00FD1303" w:rsidP="00FD1303">
      <w:pPr>
        <w:pStyle w:val="FigureCaption"/>
      </w:pPr>
      <w:r w:rsidRPr="00FD1303">
        <w:t xml:space="preserve">Figure </w:t>
      </w:r>
      <w:del w:id="2676" w:author="Kelvin Sung" w:date="2021-05-22T13:53:00Z">
        <w:r w:rsidRPr="00FD1303" w:rsidDel="003401C9">
          <w:delText>8-9</w:delText>
        </w:r>
      </w:del>
      <w:ins w:id="2677"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78" w:author="Kelvin Sung" w:date="2021-05-22T17:25:00Z"/>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79" w:author="Kelvin Sung" w:date="2021-05-22T17:23:00Z">
        <w:r w:rsidRPr="00FD1303" w:rsidDel="00113C49">
          <w:delText xml:space="preserve">the </w:delText>
        </w:r>
      </w:del>
      <w:ins w:id="2680"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81" w:author="Kelvin Sung" w:date="2021-05-22T17:24:00Z">
        <w:r w:rsidRPr="00FD1303" w:rsidDel="009D052C">
          <w:delText xml:space="preserve">the </w:delText>
        </w:r>
      </w:del>
      <w:ins w:id="2682" w:author="Kelvin Sung" w:date="2021-05-22T17:24:00Z">
        <w:r w:rsidR="009D052C">
          <w:t xml:space="preserve">a distinct </w:t>
        </w:r>
      </w:ins>
      <w:r w:rsidRPr="00FD1303">
        <w:t xml:space="preserve">diffuse component </w:t>
      </w:r>
      <w:del w:id="2683" w:author="Kelvin Sung" w:date="2021-05-22T17:24:00Z">
        <w:r w:rsidRPr="00FD1303" w:rsidDel="009D052C">
          <w:delText xml:space="preserve">of </w:delText>
        </w:r>
      </w:del>
      <w:ins w:id="2684"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85" w:author="Kelvin Sung" w:date="2021-05-22T17:25:00Z">
        <w:r w:rsidRPr="00FD1303" w:rsidDel="00D648A4">
          <w:delText xml:space="preserve">problem </w:delText>
        </w:r>
      </w:del>
      <w:ins w:id="2686"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rPr>
          <w:rFonts w:hint="eastAsia"/>
        </w:rPr>
        <w:pPrChange w:id="2687" w:author="Kelvin Sung" w:date="2021-05-22T17:23:00Z">
          <w:pPr>
            <w:pStyle w:val="BodyTextFirst"/>
          </w:pPr>
        </w:pPrChange>
      </w:pPr>
      <w:r w:rsidRPr="00FD1303">
        <w:t xml:space="preserve">Figure </w:t>
      </w:r>
      <w:del w:id="2688" w:author="Kelvin Sung" w:date="2021-05-22T13:52:00Z">
        <w:r w:rsidRPr="00FD1303" w:rsidDel="003401C9">
          <w:delText>8-10</w:delText>
        </w:r>
      </w:del>
      <w:ins w:id="2689"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90" w:author="Kelvin Sung" w:date="2021-05-22T17:25:00Z">
        <w:r w:rsidR="00DA0C10">
          <w:t>,</w:t>
        </w:r>
      </w:ins>
      <w:r w:rsidRPr="00FD1303">
        <w:t xml:space="preserve"> a corresponding normal texture image is required. The left image of Figure </w:t>
      </w:r>
      <w:del w:id="2691" w:author="Kelvin Sung" w:date="2021-05-22T13:52:00Z">
        <w:r w:rsidRPr="00FD1303" w:rsidDel="003401C9">
          <w:delText>8-10</w:delText>
        </w:r>
      </w:del>
      <w:ins w:id="2692"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693" w:author="Kelvin Sung" w:date="2021-05-22T13:52:00Z">
        <w:r w:rsidRPr="00FD1303" w:rsidDel="003401C9">
          <w:delText>8-10</w:delText>
        </w:r>
      </w:del>
      <w:ins w:id="2694"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08BFA2BD" w:rsidR="009F697C" w:rsidRDefault="00FD1303" w:rsidP="00FD1303">
      <w:pPr>
        <w:pStyle w:val="FigureCaption"/>
      </w:pPr>
      <w:r w:rsidRPr="00FD1303">
        <w:t xml:space="preserve">Figure </w:t>
      </w:r>
      <w:del w:id="2695" w:author="Kelvin Sung" w:date="2021-05-22T13:52:00Z">
        <w:r w:rsidRPr="00FD1303" w:rsidDel="003401C9">
          <w:delText>8-10</w:delText>
        </w:r>
      </w:del>
      <w:ins w:id="2696"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rPr>
          <w:rFonts w:hint="eastAsia"/>
        </w:rPr>
        <w:pPrChange w:id="2697" w:author="Kelvin Sung" w:date="2021-05-22T17:26:00Z">
          <w:pPr>
            <w:pStyle w:val="BodyTextFirst"/>
          </w:pPr>
        </w:pPrChange>
      </w:pPr>
      <w:r w:rsidRPr="00FD1303">
        <w:t xml:space="preserve">Figure </w:t>
      </w:r>
      <w:del w:id="2698" w:author="Kelvin Sung" w:date="2021-05-22T13:52:00Z">
        <w:r w:rsidRPr="00FD1303" w:rsidDel="003401C9">
          <w:delText>8-11</w:delText>
        </w:r>
      </w:del>
      <w:ins w:id="2699" w:author="Kelvin Sung" w:date="2021-05-22T13:52:00Z">
        <w:r w:rsidR="003401C9">
          <w:t>8-12</w:t>
        </w:r>
      </w:ins>
      <w:r w:rsidRPr="00FD1303">
        <w:t xml:space="preserve"> captures the view of the three corresponding positions labeled on the right images of Figure </w:t>
      </w:r>
      <w:del w:id="2700" w:author="Kelvin Sung" w:date="2021-05-22T13:52:00Z">
        <w:r w:rsidRPr="00FD1303" w:rsidDel="003401C9">
          <w:delText>8-10</w:delText>
        </w:r>
      </w:del>
      <w:ins w:id="2701" w:author="Kelvin Sung" w:date="2021-05-22T13:52:00Z">
        <w:r w:rsidR="003401C9">
          <w:t>8-11</w:t>
        </w:r>
      </w:ins>
      <w:ins w:id="2702" w:author="Kelvin Sung" w:date="2021-05-22T17:28:00Z">
        <w:r w:rsidR="00D7221E">
          <w:t>,</w:t>
        </w:r>
      </w:ins>
      <w:r w:rsidRPr="00FD1303">
        <w:t xml:space="preserve"> </w:t>
      </w:r>
      <w:del w:id="2703" w:author="Kelvin Sung" w:date="2021-05-22T17:27:00Z">
        <w:r w:rsidRPr="00FD1303" w:rsidDel="00DA0C10">
          <w:delText>(</w:delText>
        </w:r>
      </w:del>
      <w:ins w:id="2704" w:author="Kelvin Sung" w:date="2021-05-22T17:28:00Z">
        <w:r w:rsidR="00D7221E">
          <w:t>t</w:t>
        </w:r>
      </w:ins>
      <w:del w:id="2705"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06" w:author="Kelvin Sung" w:date="2021-05-22T17:27:00Z">
        <w:r w:rsidR="00D7221E">
          <w:t>,</w:t>
        </w:r>
      </w:ins>
      <w:del w:id="2707" w:author="Kelvin Sung" w:date="2021-05-22T17:27:00Z">
        <w:r w:rsidRPr="00FD1303" w:rsidDel="00DA0C10">
          <w:delText>)</w:delText>
        </w:r>
      </w:del>
      <w:r w:rsidRPr="00FD1303">
        <w:t xml:space="preserve"> to illustrate the details of normal mapping. The bottom layer of Figure </w:t>
      </w:r>
      <w:del w:id="2708" w:author="Kelvin Sung" w:date="2021-05-22T13:52:00Z">
        <w:r w:rsidRPr="00FD1303" w:rsidDel="003401C9">
          <w:delText>8-11</w:delText>
        </w:r>
      </w:del>
      <w:ins w:id="2709"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10" w:author="Kelvin Sung" w:date="2021-05-22T13:52:00Z">
        <w:r w:rsidRPr="00FD1303" w:rsidDel="003401C9">
          <w:delText>8-11</w:delText>
        </w:r>
      </w:del>
      <w:ins w:id="2711" w:author="Kelvin Sung" w:date="2021-05-22T13:52:00Z">
        <w:r w:rsidR="003401C9">
          <w:t>8-12</w:t>
        </w:r>
      </w:ins>
      <w:r w:rsidRPr="00FD1303">
        <w:t xml:space="preserve"> shows that the RGB components of the normal texture record</w:t>
      </w:r>
      <w:del w:id="2712"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13" w:author="Kelvin Sung" w:date="2021-05-22T13:52:00Z">
        <w:r w:rsidRPr="00FD1303" w:rsidDel="003401C9">
          <w:delText>8-11</w:delText>
        </w:r>
      </w:del>
      <w:ins w:id="2714" w:author="Kelvin Sung" w:date="2021-05-22T13:52:00Z">
        <w:r w:rsidR="003401C9">
          <w:t>8-12</w:t>
        </w:r>
      </w:ins>
      <w:r w:rsidRPr="00FD1303">
        <w:t xml:space="preserve"> shows that when illuminated by a light source</w:t>
      </w:r>
      <w:ins w:id="2715"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16" w:author="Kelvin Sung" w:date="2021-05-22T13:52:00Z">
        <w:r w:rsidRPr="00FD1303" w:rsidDel="003401C9">
          <w:delText>8-11</w:delText>
        </w:r>
      </w:del>
      <w:ins w:id="2717"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rPr>
          <w:rFonts w:hint="eastAsia"/>
        </w:rPr>
        <w:pPrChange w:id="2718"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19" w:author="Kelvin Sung" w:date="2021-05-22T17:33:00Z">
        <w:r w:rsidR="00D57837">
          <w:t xml:space="preserve">In this way, the rendered image </w:t>
        </w:r>
      </w:ins>
      <w:del w:id="2720"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21" w:author="Kelvin Sung" w:date="2021-05-22T17:33:00Z">
        <w:r w:rsidR="00D57837">
          <w:t xml:space="preserve">will display </w:t>
        </w:r>
      </w:ins>
      <w:ins w:id="2722" w:author="Kelvin Sung" w:date="2021-05-22T17:32:00Z">
        <w:r w:rsidR="00D57837">
          <w:t>contours that resemble the shapes encoded in the normal map.</w:t>
        </w:r>
      </w:ins>
    </w:p>
    <w:p w14:paraId="296EEFAF" w14:textId="5CBDBBB8" w:rsidR="00253D5C" w:rsidRDefault="00FD1303" w:rsidP="00176116">
      <w:pPr>
        <w:pStyle w:val="BodyTextCont"/>
        <w:rPr>
          <w:rFonts w:hint="eastAsia"/>
        </w:rPr>
      </w:pPr>
      <w:r w:rsidRPr="00FD1303">
        <w:t>In the previous project, you expanded the engine to support multiple light sources</w:t>
      </w:r>
      <w:del w:id="2723"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24"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25" w:author="Kelvin Sung" w:date="2021-05-22T17:34:00Z">
        <w:r w:rsidR="00A403E7">
          <w:t>class</w:t>
        </w:r>
        <w:r w:rsidR="00A403E7" w:rsidRPr="00FD1303">
          <w:t xml:space="preserve"> </w:t>
        </w:r>
      </w:ins>
      <w:r w:rsidRPr="00FD1303">
        <w:t xml:space="preserve">to generalize </w:t>
      </w:r>
      <w:del w:id="2726" w:author="Kelvin Sung" w:date="2021-05-22T17:34:00Z">
        <w:r w:rsidRPr="00FD1303" w:rsidDel="00A403E7">
          <w:delText xml:space="preserve">the </w:delText>
        </w:r>
      </w:del>
      <w:ins w:id="2727" w:author="Kelvin Sung" w:date="2021-05-22T17:34:00Z">
        <w:r w:rsidR="00A403E7">
          <w:t xml:space="preserve">a </w:t>
        </w:r>
      </w:ins>
      <w:proofErr w:type="spellStart"/>
      <w:r w:rsidRPr="00176116">
        <w:rPr>
          <w:rStyle w:val="CodeInline"/>
        </w:rPr>
        <w:t>LightShader</w:t>
      </w:r>
      <w:proofErr w:type="spellEnd"/>
      <w:r w:rsidRPr="00FD1303">
        <w:t xml:space="preserve"> </w:t>
      </w:r>
      <w:del w:id="2728"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del w:id="2729" w:author="Kelvin Sung" w:date="2021-05-22T13:52:00Z">
        <w:r w:rsidRPr="00176116" w:rsidDel="003401C9">
          <w:delText>8-12</w:delText>
        </w:r>
      </w:del>
      <w:ins w:id="2730"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31" w:author="Kelvin Sung" w:date="2021-05-22T13:52:00Z">
        <w:r w:rsidDel="003401C9">
          <w:delText>8-12</w:delText>
        </w:r>
      </w:del>
      <w:ins w:id="2732" w:author="Kelvin Sung" w:date="2021-05-22T13:52:00Z">
        <w:r w:rsidR="003401C9">
          <w:t>8-13</w:t>
        </w:r>
      </w:ins>
      <w:r>
        <w:t>. Running the Normal Maps and Illumination Shaders project</w:t>
      </w:r>
    </w:p>
    <w:p w14:paraId="13739E35" w14:textId="333F31D7" w:rsidR="00176116" w:rsidRDefault="00176116" w:rsidP="00176116">
      <w:pPr>
        <w:pStyle w:val="BodyTextFirst"/>
        <w:rPr>
          <w:rFonts w:hint="eastAsia"/>
        </w:rPr>
      </w:pPr>
      <w:r>
        <w:t xml:space="preserve">The controls of the project are </w:t>
      </w:r>
      <w:ins w:id="2733" w:author="Kelvin Sung" w:date="2021-05-22T17:36:00Z">
        <w:r w:rsidR="00A403E7">
          <w:t>identical to the previous</w:t>
        </w:r>
      </w:ins>
      <w:ins w:id="2734" w:author="Kelvin Sung" w:date="2021-05-22T17:37:00Z">
        <w:r w:rsidR="00D5728A">
          <w:t xml:space="preserve"> project</w:t>
        </w:r>
      </w:ins>
      <w:del w:id="2735" w:author="Kelvin Sung" w:date="2021-05-22T17:37:00Z">
        <w:r w:rsidDel="00D5728A">
          <w:delText>as follows</w:delText>
        </w:r>
      </w:del>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7C7621AD" w:rsidR="00176116" w:rsidRDefault="00176116" w:rsidP="00176116">
      <w:pPr>
        <w:pStyle w:val="Bullet"/>
        <w:rPr>
          <w:rFonts w:hint="eastAsia"/>
        </w:rPr>
      </w:pPr>
      <w:r w:rsidRPr="00176116">
        <w:t xml:space="preserve">To examine the diffuse component </w:t>
      </w:r>
      <w:del w:id="2736"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37" w:author="Kelvin Sung" w:date="2021-05-22T17:38:00Z">
        <w:r w:rsidR="00FA08E1">
          <w:t xml:space="preserve"> in an illumination model</w:t>
        </w:r>
      </w:ins>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38"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rPr>
          <w:rFonts w:hint="eastAsia"/>
        </w:rPr>
      </w:pPr>
      <w:r>
        <w:t xml:space="preserve">Begin by copying </w:t>
      </w:r>
      <w:del w:id="2739" w:author="Kelvin Sung" w:date="2021-05-22T17:42:00Z">
        <w:r w:rsidDel="00A303FF">
          <w:delText xml:space="preserve">and pasting </w:delText>
        </w:r>
      </w:del>
      <w:ins w:id="2740"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41" w:author="Kelvin Sung" w:date="2021-05-22T17:42:00Z">
        <w:r w:rsidR="00A303FF">
          <w:t xml:space="preserve">pasting to a new file, </w:t>
        </w:r>
      </w:ins>
      <w:del w:id="2742"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43" w:author="Kelvin Sung" w:date="2021-05-22T17:43:00Z">
        <w:r w:rsidDel="00A303FF">
          <w:delText xml:space="preserve"> </w:delText>
        </w:r>
      </w:del>
      <w:ins w:id="2744" w:author="Kelvin Sung" w:date="2021-05-22T17:43:00Z">
        <w:r w:rsidR="00A303FF">
          <w:t xml:space="preserve">, </w:t>
        </w:r>
      </w:ins>
      <w:del w:id="2745"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46" w:author="Kelvin Sung" w:date="2021-05-20T18:02:00Z"/>
          <w:rFonts w:hint="eastAsia"/>
        </w:rPr>
      </w:pPr>
      <w:commentRangeStart w:id="2747"/>
      <w:commentRangeStart w:id="2748"/>
      <w:del w:id="2749" w:author="Kelvin Sung" w:date="2021-05-22T17:43:00Z">
        <w:r w:rsidDel="00967AEA">
          <w:delText xml:space="preserve">precision mediump float; </w:delText>
        </w:r>
      </w:del>
    </w:p>
    <w:p w14:paraId="25AE29F2" w14:textId="728BE48F" w:rsidR="004C3324" w:rsidDel="00967AEA" w:rsidRDefault="004C3324" w:rsidP="004C3324">
      <w:pPr>
        <w:pStyle w:val="Code"/>
        <w:rPr>
          <w:del w:id="2750" w:author="Kelvin Sung" w:date="2021-05-22T17:43:00Z"/>
          <w:rFonts w:hint="eastAsia"/>
        </w:rPr>
      </w:pPr>
      <w:del w:id="2751" w:author="Kelvin Sung" w:date="2021-05-20T18:02:00Z">
        <w:r w:rsidDel="001B23DC">
          <w:delText xml:space="preserve">    </w:delText>
        </w:r>
      </w:del>
      <w:del w:id="2752"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53" w:author="Kelvin Sung" w:date="2021-05-22T17:43:00Z"/>
          <w:rFonts w:hint="eastAsia"/>
        </w:rPr>
      </w:pPr>
    </w:p>
    <w:p w14:paraId="029E24FB" w14:textId="627ACD4C" w:rsidR="004C3324" w:rsidDel="00967AEA" w:rsidRDefault="004C3324" w:rsidP="004C3324">
      <w:pPr>
        <w:pStyle w:val="Code"/>
        <w:rPr>
          <w:del w:id="2754" w:author="Kelvin Sung" w:date="2021-05-22T17:43:00Z"/>
          <w:rFonts w:hint="eastAsia"/>
        </w:rPr>
      </w:pPr>
      <w:del w:id="2755" w:author="Kelvin Sung" w:date="2021-05-22T17:43:00Z">
        <w:r w:rsidDel="00967AEA">
          <w:delText>// The object that fetches data from texture.</w:delText>
        </w:r>
      </w:del>
    </w:p>
    <w:p w14:paraId="07FD5B86" w14:textId="0174700B" w:rsidR="004C3324" w:rsidDel="00967AEA" w:rsidRDefault="004C3324" w:rsidP="004C3324">
      <w:pPr>
        <w:pStyle w:val="Code"/>
        <w:rPr>
          <w:del w:id="2756" w:author="Kelvin Sung" w:date="2021-05-22T17:44:00Z"/>
          <w:rFonts w:hint="eastAsia"/>
        </w:rPr>
      </w:pPr>
      <w:del w:id="2757" w:author="Kelvin Sung" w:date="2021-05-22T17:44:00Z">
        <w:r w:rsidDel="00967AEA">
          <w:delText>// Must be set outside the shader.</w:delText>
        </w:r>
      </w:del>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ins w:id="2758"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59" w:author="Kelvin Sung" w:date="2021-05-22T17:44:00Z"/>
          <w:rStyle w:val="CodeBold"/>
        </w:rPr>
      </w:pPr>
    </w:p>
    <w:p w14:paraId="70AB85E9" w14:textId="48140931" w:rsidR="00967AEA" w:rsidRPr="004C3324" w:rsidRDefault="00967AEA">
      <w:pPr>
        <w:pStyle w:val="Code"/>
        <w:rPr>
          <w:rStyle w:val="CodeBold"/>
        </w:rPr>
      </w:pPr>
      <w:ins w:id="2760" w:author="Kelvin Sung" w:date="2021-05-22T17:44:00Z">
        <w:r w:rsidRPr="00967AEA">
          <w:rPr>
            <w:rStyle w:val="CodeBold"/>
            <w:rFonts w:ascii="TheSansMonoConNormal" w:hAnsi="TheSansMonoConNormal"/>
            <w:rPrChange w:id="2761" w:author="Kelvin Sung" w:date="2021-05-22T17:44:00Z">
              <w:rPr>
                <w:rStyle w:val="CodeBold"/>
              </w:rPr>
            </w:rPrChange>
          </w:rPr>
          <w:t>… i</w:t>
        </w:r>
        <w:r>
          <w:rPr>
            <w:rStyle w:val="CodeBold"/>
            <w:rFonts w:ascii="TheSansMonoConNormal" w:hAnsi="TheSansMonoConNormal"/>
          </w:rPr>
          <w:t>dentical to the variable</w:t>
        </w:r>
      </w:ins>
      <w:ins w:id="2762" w:author="Kelvin Sung" w:date="2021-05-22T17:45:00Z">
        <w:r w:rsidR="00243CC7">
          <w:rPr>
            <w:rStyle w:val="CodeBold"/>
            <w:rFonts w:ascii="TheSansMonoConNormal" w:hAnsi="TheSansMonoConNormal"/>
          </w:rPr>
          <w:t>s</w:t>
        </w:r>
      </w:ins>
      <w:ins w:id="2763"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64" w:author="Kelvin Sung" w:date="2021-05-22T17:44:00Z"/>
          <w:rFonts w:hint="eastAsia"/>
        </w:rPr>
      </w:pPr>
    </w:p>
    <w:p w14:paraId="635563D5" w14:textId="1C22CB6E" w:rsidR="004C3324" w:rsidDel="00967AEA" w:rsidRDefault="004C3324" w:rsidP="004C3324">
      <w:pPr>
        <w:pStyle w:val="Code"/>
        <w:rPr>
          <w:del w:id="2765" w:author="Kelvin Sung" w:date="2021-05-22T17:43:00Z"/>
          <w:rFonts w:hint="eastAsia"/>
        </w:rPr>
      </w:pPr>
      <w:del w:id="2766" w:author="Kelvin Sung" w:date="2021-05-22T17:43:00Z">
        <w:r w:rsidDel="00967AEA">
          <w:delText>// Color of pixel</w:delText>
        </w:r>
      </w:del>
    </w:p>
    <w:p w14:paraId="5DE3D05F" w14:textId="7DE3073C" w:rsidR="004C3324" w:rsidDel="00967AEA" w:rsidRDefault="004C3324" w:rsidP="004C3324">
      <w:pPr>
        <w:pStyle w:val="Code"/>
        <w:rPr>
          <w:del w:id="2767" w:author="Kelvin Sung" w:date="2021-05-22T17:43:00Z"/>
          <w:rFonts w:hint="eastAsia"/>
        </w:rPr>
      </w:pPr>
      <w:del w:id="2768" w:author="Kelvin Sung" w:date="2021-05-22T17:43:00Z">
        <w:r w:rsidDel="00967AEA">
          <w:delText xml:space="preserve">uniform vec4 uPixelColor;  </w:delText>
        </w:r>
      </w:del>
    </w:p>
    <w:p w14:paraId="07BDBF3B" w14:textId="61A55CB2" w:rsidR="004C3324" w:rsidDel="00967AEA" w:rsidRDefault="004C3324" w:rsidP="004C3324">
      <w:pPr>
        <w:pStyle w:val="Code"/>
        <w:rPr>
          <w:del w:id="2769" w:author="Kelvin Sung" w:date="2021-05-22T17:43:00Z"/>
          <w:rFonts w:hint="eastAsia"/>
        </w:rPr>
      </w:pPr>
      <w:del w:id="2770"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71" w:author="Kelvin Sung" w:date="2021-05-22T17:43:00Z"/>
          <w:rFonts w:hint="eastAsia"/>
        </w:rPr>
      </w:pPr>
      <w:del w:id="2772"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73" w:author="Kelvin Sung" w:date="2021-05-22T17:43:00Z"/>
          <w:rFonts w:hint="eastAsia"/>
        </w:rPr>
      </w:pPr>
    </w:p>
    <w:p w14:paraId="3F54B00C" w14:textId="2F31C4EE" w:rsidR="004C3324" w:rsidDel="00967AEA" w:rsidRDefault="004C3324" w:rsidP="004C3324">
      <w:pPr>
        <w:pStyle w:val="Code"/>
        <w:rPr>
          <w:del w:id="2774" w:author="Kelvin Sung" w:date="2021-05-22T17:43:00Z"/>
          <w:rFonts w:hint="eastAsia"/>
        </w:rPr>
      </w:pPr>
      <w:del w:id="2775" w:author="Kelvin Sung" w:date="2021-05-22T17:43:00Z">
        <w:r w:rsidDel="00967AEA">
          <w:delText>// Light information</w:delText>
        </w:r>
      </w:del>
    </w:p>
    <w:p w14:paraId="2EF28078" w14:textId="235C9BAE" w:rsidR="004C3324" w:rsidDel="00967AEA" w:rsidRDefault="004C3324" w:rsidP="004C3324">
      <w:pPr>
        <w:pStyle w:val="Code"/>
        <w:rPr>
          <w:del w:id="2776" w:author="Kelvin Sung" w:date="2021-05-22T17:43:00Z"/>
          <w:rFonts w:hint="eastAsia"/>
        </w:rPr>
      </w:pPr>
      <w:del w:id="2777" w:author="Kelvin Sung" w:date="2021-05-22T17:43:00Z">
        <w:r w:rsidDel="00967AEA">
          <w:delText>#define kGLSLuLightArraySize 4</w:delText>
        </w:r>
      </w:del>
    </w:p>
    <w:p w14:paraId="283759B5" w14:textId="32CD250C" w:rsidR="004C3324" w:rsidDel="00967AEA" w:rsidRDefault="004C3324" w:rsidP="004C3324">
      <w:pPr>
        <w:pStyle w:val="Code"/>
        <w:rPr>
          <w:del w:id="2778" w:author="Kelvin Sung" w:date="2021-05-22T17:43:00Z"/>
          <w:rFonts w:hint="eastAsia"/>
        </w:rPr>
      </w:pPr>
      <w:del w:id="2779"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80" w:author="Kelvin Sung" w:date="2021-05-22T17:43:00Z"/>
          <w:rFonts w:hint="eastAsia"/>
        </w:rPr>
      </w:pPr>
      <w:del w:id="2781"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82" w:author="Kelvin Sung" w:date="2021-05-22T17:43:00Z"/>
          <w:rFonts w:hint="eastAsia"/>
        </w:rPr>
      </w:pPr>
      <w:del w:id="2783"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84" w:author="Kelvin Sung" w:date="2021-05-22T17:43:00Z"/>
          <w:rFonts w:hint="eastAsia"/>
        </w:rPr>
      </w:pPr>
      <w:del w:id="2785" w:author="Kelvin Sung" w:date="2021-05-22T17:43:00Z">
        <w:r w:rsidDel="00967AEA">
          <w:delText xml:space="preserve">    // all 4 light sources. </w:delText>
        </w:r>
      </w:del>
    </w:p>
    <w:p w14:paraId="00166B19" w14:textId="6C1C550F" w:rsidR="004C3324" w:rsidDel="00967AEA" w:rsidRDefault="004C3324" w:rsidP="004C3324">
      <w:pPr>
        <w:pStyle w:val="Code"/>
        <w:rPr>
          <w:del w:id="2786" w:author="Kelvin Sung" w:date="2021-05-22T17:43:00Z"/>
          <w:rFonts w:hint="eastAsia"/>
        </w:rPr>
      </w:pPr>
      <w:del w:id="2787" w:author="Kelvin Sung" w:date="2021-05-22T17:43:00Z">
        <w:r w:rsidDel="00967AEA">
          <w:delText xml:space="preserve">    // ***********WARNING***********************</w:delText>
        </w:r>
      </w:del>
    </w:p>
    <w:p w14:paraId="77174A36" w14:textId="15F802AF" w:rsidR="004C3324" w:rsidDel="00967AEA" w:rsidRDefault="004C3324" w:rsidP="004C3324">
      <w:pPr>
        <w:pStyle w:val="Code"/>
        <w:rPr>
          <w:del w:id="2788" w:author="Kelvin Sung" w:date="2021-05-22T17:43:00Z"/>
          <w:rFonts w:hint="eastAsia"/>
        </w:rPr>
      </w:pPr>
      <w:del w:id="2789"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90" w:author="Kelvin Sung" w:date="2021-05-22T17:43:00Z"/>
          <w:rFonts w:hint="eastAsia"/>
        </w:rPr>
      </w:pPr>
      <w:del w:id="2791"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792" w:author="Kelvin Sung" w:date="2021-05-22T17:43:00Z"/>
          <w:rFonts w:hint="eastAsia"/>
        </w:rPr>
      </w:pPr>
      <w:del w:id="2793" w:author="Kelvin Sung" w:date="2021-05-22T17:43:00Z">
        <w:r w:rsidDel="00967AEA">
          <w:delText xml:space="preserve">    // ***********WARNING**************************</w:delText>
        </w:r>
      </w:del>
    </w:p>
    <w:p w14:paraId="0D10BFBB" w14:textId="1D65F4A5" w:rsidR="004C3324" w:rsidDel="00967AEA" w:rsidRDefault="004C3324" w:rsidP="004C3324">
      <w:pPr>
        <w:pStyle w:val="Code"/>
        <w:rPr>
          <w:del w:id="2794" w:author="Kelvin Sung" w:date="2021-05-22T17:43:00Z"/>
          <w:rFonts w:hint="eastAsia"/>
        </w:rPr>
      </w:pPr>
      <w:del w:id="2795"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796" w:author="Kelvin Sung" w:date="2021-05-22T17:43:00Z"/>
          <w:rFonts w:hint="eastAsia"/>
        </w:rPr>
      </w:pPr>
      <w:del w:id="2797" w:author="Kelvin Sung" w:date="2021-05-22T17:43:00Z">
        <w:r w:rsidDel="00967AEA">
          <w:delText xml:space="preserve">    //     kGLSLuLightArraySize</w:delText>
        </w:r>
      </w:del>
    </w:p>
    <w:p w14:paraId="23C3429D" w14:textId="6E52EDAD" w:rsidR="004C3324" w:rsidDel="00967AEA" w:rsidRDefault="004C3324" w:rsidP="004C3324">
      <w:pPr>
        <w:pStyle w:val="Code"/>
        <w:rPr>
          <w:del w:id="2798" w:author="Kelvin Sung" w:date="2021-05-22T17:43:00Z"/>
          <w:rFonts w:hint="eastAsia"/>
        </w:rPr>
      </w:pPr>
      <w:del w:id="2799"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00" w:author="Kelvin Sung" w:date="2021-05-22T17:43:00Z"/>
          <w:rFonts w:hint="eastAsia"/>
        </w:rPr>
      </w:pPr>
    </w:p>
    <w:p w14:paraId="539D83DD" w14:textId="67A1930F" w:rsidR="004C3324" w:rsidDel="00967AEA" w:rsidRDefault="004C3324" w:rsidP="004C3324">
      <w:pPr>
        <w:pStyle w:val="Code"/>
        <w:rPr>
          <w:del w:id="2801" w:author="Kelvin Sung" w:date="2021-05-22T17:43:00Z"/>
          <w:rFonts w:hint="eastAsia"/>
        </w:rPr>
      </w:pPr>
      <w:del w:id="2802" w:author="Kelvin Sung" w:date="2021-05-22T17:43:00Z">
        <w:r w:rsidDel="00967AEA">
          <w:delText>struct Light  {</w:delText>
        </w:r>
      </w:del>
    </w:p>
    <w:p w14:paraId="5CD88A54" w14:textId="3C938994" w:rsidR="004C3324" w:rsidDel="00967AEA" w:rsidRDefault="004C3324" w:rsidP="004C3324">
      <w:pPr>
        <w:pStyle w:val="Code"/>
        <w:rPr>
          <w:del w:id="2803" w:author="Kelvin Sung" w:date="2021-05-22T17:43:00Z"/>
          <w:rFonts w:hint="eastAsia"/>
        </w:rPr>
      </w:pPr>
      <w:del w:id="2804"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05" w:author="Kelvin Sung" w:date="2021-05-22T17:43:00Z"/>
          <w:rFonts w:hint="eastAsia"/>
        </w:rPr>
      </w:pPr>
      <w:del w:id="2806" w:author="Kelvin Sung" w:date="2021-05-22T17:43:00Z">
        <w:r w:rsidDel="00967AEA">
          <w:delText xml:space="preserve">    vec4 Color;</w:delText>
        </w:r>
      </w:del>
    </w:p>
    <w:p w14:paraId="74CD13FE" w14:textId="0F3D6632" w:rsidR="004C3324" w:rsidDel="00967AEA" w:rsidRDefault="004C3324" w:rsidP="004C3324">
      <w:pPr>
        <w:pStyle w:val="Code"/>
        <w:rPr>
          <w:del w:id="2807" w:author="Kelvin Sung" w:date="2021-05-22T17:43:00Z"/>
          <w:rFonts w:hint="eastAsia"/>
        </w:rPr>
      </w:pPr>
      <w:del w:id="2808"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09" w:author="Kelvin Sung" w:date="2021-05-22T17:43:00Z"/>
          <w:rFonts w:hint="eastAsia"/>
        </w:rPr>
      </w:pPr>
      <w:del w:id="2810"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11" w:author="Kelvin Sung" w:date="2021-05-22T17:43:00Z"/>
          <w:rFonts w:hint="eastAsia"/>
        </w:rPr>
      </w:pPr>
      <w:del w:id="2812" w:author="Kelvin Sung" w:date="2021-05-22T17:43:00Z">
        <w:r w:rsidDel="00967AEA">
          <w:delText xml:space="preserve">    float Intensity;</w:delText>
        </w:r>
      </w:del>
    </w:p>
    <w:p w14:paraId="176C8575" w14:textId="6966BF0E" w:rsidR="004C3324" w:rsidDel="00967AEA" w:rsidRDefault="004C3324" w:rsidP="004C3324">
      <w:pPr>
        <w:pStyle w:val="Code"/>
        <w:rPr>
          <w:del w:id="2813" w:author="Kelvin Sung" w:date="2021-05-22T17:43:00Z"/>
          <w:rFonts w:hint="eastAsia"/>
        </w:rPr>
      </w:pPr>
      <w:del w:id="2814" w:author="Kelvin Sung" w:date="2021-05-22T17:43:00Z">
        <w:r w:rsidDel="00967AEA">
          <w:delText xml:space="preserve">    bool  IsOn;</w:delText>
        </w:r>
      </w:del>
    </w:p>
    <w:p w14:paraId="39489273" w14:textId="25BC7A31" w:rsidR="004C3324" w:rsidDel="00967AEA" w:rsidRDefault="004C3324" w:rsidP="004C3324">
      <w:pPr>
        <w:pStyle w:val="Code"/>
        <w:rPr>
          <w:del w:id="2815" w:author="Kelvin Sung" w:date="2021-05-22T17:43:00Z"/>
          <w:rFonts w:hint="eastAsia"/>
        </w:rPr>
      </w:pPr>
      <w:del w:id="2816" w:author="Kelvin Sung" w:date="2021-05-22T17:43:00Z">
        <w:r w:rsidDel="00967AEA">
          <w:delText>};</w:delText>
        </w:r>
      </w:del>
    </w:p>
    <w:p w14:paraId="3027216A" w14:textId="4AA8782D" w:rsidR="004C3324" w:rsidDel="00967AEA" w:rsidRDefault="004C3324" w:rsidP="004C3324">
      <w:pPr>
        <w:pStyle w:val="Code"/>
        <w:rPr>
          <w:del w:id="2817" w:author="Kelvin Sung" w:date="2021-05-22T17:43:00Z"/>
          <w:rFonts w:hint="eastAsia"/>
        </w:rPr>
      </w:pPr>
      <w:del w:id="2818"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19" w:author="Kelvin Sung" w:date="2021-05-22T17:43:00Z"/>
          <w:rFonts w:hint="eastAsia"/>
        </w:rPr>
      </w:pPr>
    </w:p>
    <w:p w14:paraId="0A5FF34F" w14:textId="29DFFEC8" w:rsidR="004C3324" w:rsidDel="00967AEA" w:rsidRDefault="004C3324" w:rsidP="004C3324">
      <w:pPr>
        <w:pStyle w:val="Code"/>
        <w:rPr>
          <w:del w:id="2820" w:author="Kelvin Sung" w:date="2021-05-22T17:43:00Z"/>
          <w:rFonts w:hint="eastAsia"/>
        </w:rPr>
      </w:pPr>
      <w:del w:id="2821"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22" w:author="Kelvin Sung" w:date="2021-05-22T17:43:00Z"/>
          <w:rFonts w:hint="eastAsia"/>
        </w:rPr>
      </w:pPr>
      <w:del w:id="2823"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24" w:author="Kelvin Sung" w:date="2021-05-22T17:43:00Z"/>
          <w:rFonts w:hint="eastAsia"/>
        </w:rPr>
      </w:pPr>
      <w:del w:id="2825" w:author="Kelvin Sung" w:date="2021-05-22T17:43:00Z">
        <w:r w:rsidDel="00967AEA">
          <w:delText>varying vec2 vTexCoord;</w:delText>
        </w:r>
        <w:commentRangeEnd w:id="2747"/>
        <w:r w:rsidDel="00967AEA">
          <w:rPr>
            <w:rStyle w:val="CommentReference"/>
            <w:rFonts w:asciiTheme="minorHAnsi" w:hAnsiTheme="minorHAnsi"/>
            <w:noProof w:val="0"/>
          </w:rPr>
          <w:commentReference w:id="2747"/>
        </w:r>
      </w:del>
      <w:commentRangeEnd w:id="2748"/>
      <w:r w:rsidR="00943B38">
        <w:rPr>
          <w:rStyle w:val="CommentReference"/>
          <w:rFonts w:asciiTheme="minorHAnsi" w:hAnsiTheme="minorHAnsi"/>
          <w:noProof w:val="0"/>
        </w:rPr>
        <w:commentReference w:id="2748"/>
      </w:r>
    </w:p>
    <w:p w14:paraId="4A2BA43E" w14:textId="08A74B32"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26" w:author="Kelvin Sung" w:date="2021-05-22T17:45:00Z">
        <w:r w:rsidRPr="00176116" w:rsidDel="007A6F8D">
          <w:delText xml:space="preserve">Include </w:delText>
        </w:r>
      </w:del>
      <w:ins w:id="2827"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28" w:author="Kelvin Sung" w:date="2021-05-22T17:46:00Z">
        <w:r w:rsidRPr="007A6F8D" w:rsidDel="007A6F8D">
          <w:rPr>
            <w:rStyle w:val="CodeInline"/>
            <w:rFonts w:hint="eastAsia"/>
            <w:rPrChange w:id="2829" w:author="Kelvin Sung" w:date="2021-05-22T17:46:00Z">
              <w:rPr>
                <w:rFonts w:hint="eastAsia"/>
              </w:rPr>
            </w:rPrChange>
          </w:rPr>
          <w:delText>attenuation</w:delText>
        </w:r>
        <w:r w:rsidRPr="007A6F8D" w:rsidDel="007A6F8D">
          <w:rPr>
            <w:rStyle w:val="CodeInline"/>
            <w:rPrChange w:id="2830" w:author="Kelvin Sung" w:date="2021-05-22T17:46:00Z">
              <w:rPr/>
            </w:rPrChange>
          </w:rPr>
          <w:fldChar w:fldCharType="begin"/>
        </w:r>
        <w:r w:rsidRPr="007A6F8D" w:rsidDel="007A6F8D">
          <w:rPr>
            <w:rStyle w:val="CodeInline"/>
            <w:rFonts w:hint="eastAsia"/>
            <w:rPrChange w:id="2831" w:author="Kelvin Sung" w:date="2021-05-22T17:46:00Z">
              <w:rPr>
                <w:rFonts w:hint="eastAsia"/>
              </w:rPr>
            </w:rPrChange>
          </w:rPr>
          <w:delInstrText xml:space="preserve"> XE "Diffuse reflection:light attenuation" </w:delInstrText>
        </w:r>
        <w:r w:rsidRPr="007A6F8D" w:rsidDel="007A6F8D">
          <w:rPr>
            <w:rStyle w:val="CodeInline"/>
            <w:rPrChange w:id="2832" w:author="Kelvin Sung" w:date="2021-05-22T17:46:00Z">
              <w:rPr/>
            </w:rPrChange>
          </w:rPr>
          <w:fldChar w:fldCharType="end"/>
        </w:r>
        <w:r w:rsidRPr="007A6F8D" w:rsidDel="007A6F8D">
          <w:rPr>
            <w:rStyle w:val="CodeInline"/>
            <w:rFonts w:hint="eastAsia"/>
            <w:rPrChange w:id="2833" w:author="Kelvin Sung" w:date="2021-05-22T17:46:00Z">
              <w:rPr>
                <w:rFonts w:hint="eastAsia"/>
              </w:rPr>
            </w:rPrChange>
          </w:rPr>
          <w:delText xml:space="preserve"> </w:delText>
        </w:r>
      </w:del>
      <w:ins w:id="2834" w:author="Kelvin Sung" w:date="2021-05-22T17:46:00Z">
        <w:r w:rsidR="007A6F8D" w:rsidRPr="007A6F8D">
          <w:rPr>
            <w:rStyle w:val="CodeInline"/>
            <w:rFonts w:hint="eastAsia"/>
            <w:rPrChange w:id="2835" w:author="Kelvin Sung" w:date="2021-05-22T17:46:00Z">
              <w:rPr>
                <w:rFonts w:hint="eastAsia"/>
              </w:rPr>
            </w:rPrChange>
          </w:rPr>
          <w:t>strength</w:t>
        </w:r>
        <w:r w:rsidR="007A6F8D" w:rsidRPr="00176116">
          <w:t xml:space="preserve"> </w:t>
        </w:r>
      </w:ins>
      <w:r w:rsidRPr="00176116">
        <w:t>accordingly</w:t>
      </w:r>
      <w:del w:id="2836" w:author="Kelvin Sung" w:date="2021-05-22T17:50:00Z">
        <w:r w:rsidRPr="00176116" w:rsidDel="00614A8E">
          <w:delText xml:space="preserve"> as follows:</w:delText>
        </w:r>
      </w:del>
      <w:ins w:id="2837" w:author="Kelvin Sung" w:date="2021-05-22T17:50:00Z">
        <w:r w:rsidR="00614A8E">
          <w:t>.</w:t>
        </w:r>
      </w:ins>
    </w:p>
    <w:p w14:paraId="69BB8CC3" w14:textId="77777777" w:rsidR="004C3324" w:rsidRDefault="004C3324" w:rsidP="004C3324">
      <w:pPr>
        <w:pStyle w:val="Code"/>
        <w:rPr>
          <w:rFonts w:hint="eastAsia"/>
        </w:rPr>
      </w:pPr>
      <w:commentRangeStart w:id="2838"/>
      <w:commentRangeStart w:id="2839"/>
      <w:r>
        <w:t>vec4 LightEffect(Light lgt, vec3 N) {</w:t>
      </w:r>
    </w:p>
    <w:p w14:paraId="454EB194" w14:textId="5545D4E4" w:rsidR="007A6F8D" w:rsidRDefault="007A6F8D" w:rsidP="007A6F8D">
      <w:pPr>
        <w:pStyle w:val="Code"/>
        <w:rPr>
          <w:ins w:id="2840" w:author="Kelvin Sung" w:date="2021-05-22T17:48:00Z"/>
          <w:rFonts w:hint="eastAsia"/>
        </w:rPr>
      </w:pPr>
      <w:ins w:id="2841" w:author="Kelvin Sung" w:date="2021-05-22T17:48:00Z">
        <w:r>
          <w:t xml:space="preserve">    vec4 result = vec4(0);</w:t>
        </w:r>
      </w:ins>
    </w:p>
    <w:p w14:paraId="76FF5700" w14:textId="77777777" w:rsidR="007A6F8D" w:rsidRDefault="007A6F8D" w:rsidP="007A6F8D">
      <w:pPr>
        <w:pStyle w:val="Code"/>
        <w:rPr>
          <w:ins w:id="2842" w:author="Kelvin Sung" w:date="2021-05-22T17:48:00Z"/>
          <w:rFonts w:hint="eastAsia"/>
        </w:rPr>
      </w:pPr>
      <w:ins w:id="2843" w:author="Kelvin Sung" w:date="2021-05-22T17:48:00Z">
        <w:r>
          <w:t xml:space="preserve">    float strength = 0.0;</w:t>
        </w:r>
      </w:ins>
    </w:p>
    <w:p w14:paraId="3CB98BD8" w14:textId="77777777" w:rsidR="007A6F8D" w:rsidRPr="007A6F8D" w:rsidRDefault="007A6F8D" w:rsidP="007A6F8D">
      <w:pPr>
        <w:pStyle w:val="Code"/>
        <w:rPr>
          <w:ins w:id="2844" w:author="Kelvin Sung" w:date="2021-05-22T17:48:00Z"/>
          <w:rStyle w:val="CodeBold"/>
          <w:rFonts w:hint="eastAsia"/>
          <w:rPrChange w:id="2845" w:author="Kelvin Sung" w:date="2021-05-22T17:49:00Z">
            <w:rPr>
              <w:ins w:id="2846" w:author="Kelvin Sung" w:date="2021-05-22T17:48:00Z"/>
              <w:rFonts w:hint="eastAsia"/>
            </w:rPr>
          </w:rPrChange>
        </w:rPr>
      </w:pPr>
      <w:ins w:id="2847" w:author="Kelvin Sung" w:date="2021-05-22T17:48:00Z">
        <w:r>
          <w:t xml:space="preserve">    </w:t>
        </w:r>
        <w:r w:rsidRPr="007A6F8D">
          <w:rPr>
            <w:rStyle w:val="CodeBold"/>
            <w:rFonts w:hint="eastAsia"/>
            <w:rPrChange w:id="2848" w:author="Kelvin Sung" w:date="2021-05-22T17:49:00Z">
              <w:rPr>
                <w:rFonts w:hint="eastAsia"/>
              </w:rPr>
            </w:rPrChange>
          </w:rPr>
          <w:t>vec3 L = lgt.Position.xyz - gl_FragCoord.xyz;</w:t>
        </w:r>
      </w:ins>
    </w:p>
    <w:p w14:paraId="5B140202" w14:textId="3536A63A" w:rsidR="004C3324" w:rsidRPr="007A6F8D" w:rsidDel="007A6F8D" w:rsidRDefault="007A6F8D" w:rsidP="007A6F8D">
      <w:pPr>
        <w:pStyle w:val="Code"/>
        <w:rPr>
          <w:del w:id="2849" w:author="Kelvin Sung" w:date="2021-05-22T17:46:00Z"/>
          <w:rStyle w:val="CodeBold"/>
          <w:rFonts w:hint="eastAsia"/>
          <w:rPrChange w:id="2850" w:author="Kelvin Sung" w:date="2021-05-22T17:49:00Z">
            <w:rPr>
              <w:del w:id="2851" w:author="Kelvin Sung" w:date="2021-05-22T17:46:00Z"/>
              <w:rFonts w:hint="eastAsia"/>
            </w:rPr>
          </w:rPrChange>
        </w:rPr>
      </w:pPr>
      <w:ins w:id="2852" w:author="Kelvin Sung" w:date="2021-05-22T17:48:00Z">
        <w:r>
          <w:t xml:space="preserve">    </w:t>
        </w:r>
        <w:r w:rsidRPr="007A6F8D">
          <w:rPr>
            <w:rStyle w:val="CodeBold"/>
            <w:rFonts w:hint="eastAsia"/>
            <w:rPrChange w:id="2853" w:author="Kelvin Sung" w:date="2021-05-22T17:49:00Z">
              <w:rPr>
                <w:rFonts w:hint="eastAsia"/>
              </w:rPr>
            </w:rPrChange>
          </w:rPr>
          <w:t>float dist = length(L);</w:t>
        </w:r>
      </w:ins>
      <w:del w:id="2854" w:author="Kelvin Sung" w:date="2021-05-22T17:46:00Z">
        <w:r w:rsidR="004C3324" w:rsidRPr="007A6F8D" w:rsidDel="007A6F8D">
          <w:rPr>
            <w:rStyle w:val="CodeBold"/>
            <w:rFonts w:hint="eastAsia"/>
            <w:rPrChange w:id="2855" w:author="Kelvin Sung" w:date="2021-05-22T17:49:00Z">
              <w:rPr>
                <w:rFonts w:hint="eastAsia"/>
              </w:rPr>
            </w:rPrChange>
          </w:rPr>
          <w:delText xml:space="preserve">    vec4 result = vec4(0);</w:delText>
        </w:r>
      </w:del>
    </w:p>
    <w:p w14:paraId="299DF985" w14:textId="5F2C65EA" w:rsidR="004C3324" w:rsidRPr="007A6F8D" w:rsidDel="007A6F8D" w:rsidRDefault="004C3324">
      <w:pPr>
        <w:pStyle w:val="Code"/>
        <w:ind w:firstLine="435"/>
        <w:rPr>
          <w:del w:id="2856" w:author="Kelvin Sung" w:date="2021-05-22T17:47:00Z"/>
          <w:rStyle w:val="CodeBold"/>
          <w:rFonts w:hint="eastAsia"/>
          <w:rPrChange w:id="2857" w:author="Kelvin Sung" w:date="2021-05-22T17:49:00Z">
            <w:rPr>
              <w:del w:id="2858" w:author="Kelvin Sung" w:date="2021-05-22T17:47:00Z"/>
              <w:rFonts w:hint="eastAsia"/>
            </w:rPr>
          </w:rPrChange>
        </w:rPr>
        <w:pPrChange w:id="2859" w:author="Kelvin Sung" w:date="2021-05-22T17:46:00Z">
          <w:pPr>
            <w:pStyle w:val="Code"/>
          </w:pPr>
        </w:pPrChange>
      </w:pPr>
      <w:del w:id="2860" w:author="Kelvin Sung" w:date="2021-05-22T17:48:00Z">
        <w:r w:rsidRPr="007A6F8D" w:rsidDel="007A6F8D">
          <w:rPr>
            <w:rStyle w:val="CodeBold"/>
            <w:rFonts w:hint="eastAsia"/>
            <w:rPrChange w:id="2861" w:author="Kelvin Sung" w:date="2021-05-22T17:49:00Z">
              <w:rPr>
                <w:rFonts w:hint="eastAsia"/>
              </w:rPr>
            </w:rPrChange>
          </w:rPr>
          <w:delText xml:space="preserve">    </w:delText>
        </w:r>
      </w:del>
      <w:del w:id="2862" w:author="Kelvin Sung" w:date="2021-05-22T17:47:00Z">
        <w:r w:rsidRPr="007A6F8D" w:rsidDel="007A6F8D">
          <w:rPr>
            <w:rStyle w:val="CodeBold"/>
            <w:rFonts w:hint="eastAsia"/>
            <w:rPrChange w:id="2863" w:author="Kelvin Sung" w:date="2021-05-22T17:49:00Z">
              <w:rPr>
                <w:rFonts w:hint="eastAsia"/>
              </w:rPr>
            </w:rPrChange>
          </w:rPr>
          <w:delText>float atten = 0.0;</w:delText>
        </w:r>
      </w:del>
    </w:p>
    <w:p w14:paraId="2C7A2149" w14:textId="0BE5129E" w:rsidR="004C3324" w:rsidRPr="007A6F8D" w:rsidDel="007A6F8D" w:rsidRDefault="004C3324" w:rsidP="004C3324">
      <w:pPr>
        <w:pStyle w:val="Code"/>
        <w:rPr>
          <w:del w:id="2864" w:author="Kelvin Sung" w:date="2021-05-22T17:47:00Z"/>
          <w:rStyle w:val="CodeBold"/>
          <w:rFonts w:hint="eastAsia"/>
          <w:rPrChange w:id="2865" w:author="Kelvin Sung" w:date="2021-05-22T17:49:00Z">
            <w:rPr>
              <w:del w:id="2866" w:author="Kelvin Sung" w:date="2021-05-22T17:47:00Z"/>
              <w:rFonts w:hint="eastAsia"/>
            </w:rPr>
          </w:rPrChange>
        </w:rPr>
      </w:pPr>
      <w:del w:id="2867" w:author="Kelvin Sung" w:date="2021-05-22T17:47:00Z">
        <w:r w:rsidRPr="007A6F8D" w:rsidDel="007A6F8D">
          <w:rPr>
            <w:rStyle w:val="CodeBold"/>
            <w:rFonts w:hint="eastAsia"/>
            <w:rPrChange w:id="2868" w:author="Kelvin Sung" w:date="2021-05-22T17:49:00Z">
              <w:rPr>
                <w:rFonts w:hint="eastAsia"/>
              </w:rPr>
            </w:rPrChange>
          </w:rPr>
          <w:delText xml:space="preserve">    vec3 L = lgt.Position.xyz - gl_FragCoord.xyz;</w:delText>
        </w:r>
      </w:del>
    </w:p>
    <w:p w14:paraId="645BA94F" w14:textId="6E07E447" w:rsidR="004C3324" w:rsidRPr="007A6F8D" w:rsidDel="007A6F8D" w:rsidRDefault="004C3324" w:rsidP="004C3324">
      <w:pPr>
        <w:pStyle w:val="Code"/>
        <w:rPr>
          <w:del w:id="2869" w:author="Kelvin Sung" w:date="2021-05-22T17:47:00Z"/>
          <w:rStyle w:val="CodeBold"/>
          <w:rFonts w:hint="eastAsia"/>
          <w:rPrChange w:id="2870" w:author="Kelvin Sung" w:date="2021-05-22T17:49:00Z">
            <w:rPr>
              <w:del w:id="2871" w:author="Kelvin Sung" w:date="2021-05-22T17:47:00Z"/>
              <w:rFonts w:hint="eastAsia"/>
            </w:rPr>
          </w:rPrChange>
        </w:rPr>
      </w:pPr>
      <w:del w:id="2872" w:author="Kelvin Sung" w:date="2021-05-22T17:47:00Z">
        <w:r w:rsidRPr="007A6F8D" w:rsidDel="007A6F8D">
          <w:rPr>
            <w:rStyle w:val="CodeBold"/>
            <w:rFonts w:hint="eastAsia"/>
            <w:rPrChange w:id="2873" w:author="Kelvin Sung" w:date="2021-05-22T17:49:00Z">
              <w:rPr>
                <w:rFonts w:hint="eastAsia"/>
              </w:rPr>
            </w:rPrChange>
          </w:rPr>
          <w:delText xml:space="preserve">    float dist = length(L);</w:delText>
        </w:r>
      </w:del>
    </w:p>
    <w:p w14:paraId="2B7B39F4" w14:textId="77777777" w:rsidR="004C3324" w:rsidRPr="007A6F8D" w:rsidRDefault="004C3324" w:rsidP="004C3324">
      <w:pPr>
        <w:pStyle w:val="Code"/>
        <w:rPr>
          <w:rStyle w:val="CodeBold"/>
          <w:rFonts w:hint="eastAsia"/>
          <w:rPrChange w:id="2874" w:author="Kelvin Sung" w:date="2021-05-22T17:49:00Z">
            <w:rPr>
              <w:rFonts w:hint="eastAsia"/>
            </w:rPr>
          </w:rPrChange>
        </w:rPr>
      </w:pPr>
      <w:r w:rsidRPr="007A6F8D">
        <w:rPr>
          <w:rStyle w:val="CodeBold"/>
          <w:rFonts w:hint="eastAsia"/>
          <w:rPrChange w:id="2875" w:author="Kelvin Sung" w:date="2021-05-22T17:49:00Z">
            <w:rPr>
              <w:rFonts w:hint="eastAsia"/>
            </w:rPr>
          </w:rPrChange>
        </w:rPr>
        <w:t xml:space="preserve">    if (dist &lt;= lgt.Far) {</w:t>
      </w:r>
    </w:p>
    <w:p w14:paraId="316B21F4" w14:textId="06E5752B" w:rsidR="004C3324" w:rsidRDefault="004C3324" w:rsidP="004C3324">
      <w:pPr>
        <w:pStyle w:val="Code"/>
        <w:rPr>
          <w:ins w:id="2876" w:author="Kelvin Sung" w:date="2021-05-22T17:47:00Z"/>
          <w:rFonts w:hint="eastAsia"/>
        </w:rPr>
      </w:pPr>
      <w:r>
        <w:t xml:space="preserve">        if (dist &lt;= lgt.Near)</w:t>
      </w:r>
      <w:ins w:id="2877" w:author="Kelvin Sung" w:date="2021-05-22T17:47:00Z">
        <w:r w:rsidR="007A6F8D">
          <w:t xml:space="preserve"> }</w:t>
        </w:r>
      </w:ins>
    </w:p>
    <w:p w14:paraId="47092CB4" w14:textId="2BCCB948" w:rsidR="007A6F8D" w:rsidRDefault="007A6F8D" w:rsidP="004C3324">
      <w:pPr>
        <w:pStyle w:val="Code"/>
        <w:rPr>
          <w:rFonts w:hint="eastAsia"/>
        </w:rPr>
      </w:pPr>
      <w:ins w:id="2878"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79" w:author="Kelvin Sung" w:date="2021-05-22T17:47:00Z"/>
          <w:rFonts w:hint="eastAsia"/>
        </w:rPr>
      </w:pPr>
      <w:del w:id="2880" w:author="Kelvin Sung" w:date="2021-05-22T17:47:00Z">
        <w:r w:rsidDel="007A6F8D">
          <w:delText xml:space="preserve">            atten = 1.0;  //  no attenuation</w:delText>
        </w:r>
      </w:del>
    </w:p>
    <w:p w14:paraId="5406B9D7" w14:textId="0C4B44C5" w:rsidR="004C3324" w:rsidDel="007A6F8D" w:rsidRDefault="004C3324" w:rsidP="004C3324">
      <w:pPr>
        <w:pStyle w:val="Code"/>
        <w:rPr>
          <w:del w:id="2881" w:author="Kelvin Sung" w:date="2021-05-22T17:47:00Z"/>
          <w:rFonts w:hint="eastAsia"/>
        </w:rPr>
      </w:pPr>
      <w:del w:id="2882" w:author="Kelvin Sung" w:date="2021-05-22T17:47:00Z">
        <w:r w:rsidDel="007A6F8D">
          <w:delText xml:space="preserve">        else {</w:delText>
        </w:r>
      </w:del>
    </w:p>
    <w:p w14:paraId="211447D9" w14:textId="3E99F104" w:rsidR="004C3324" w:rsidDel="007A6F8D" w:rsidRDefault="004C3324" w:rsidP="004C3324">
      <w:pPr>
        <w:pStyle w:val="Code"/>
        <w:rPr>
          <w:del w:id="2883" w:author="Kelvin Sung" w:date="2021-05-22T17:47:00Z"/>
          <w:rFonts w:hint="eastAsia"/>
        </w:rPr>
      </w:pPr>
      <w:del w:id="2884" w:author="Kelvin Sung" w:date="2021-05-22T17:47:00Z">
        <w:r w:rsidDel="007A6F8D">
          <w:delText xml:space="preserve">            // simple quadratic drop off</w:delText>
        </w:r>
      </w:del>
    </w:p>
    <w:p w14:paraId="22150209" w14:textId="32BFE9D1" w:rsidR="004C3324" w:rsidDel="007A6F8D" w:rsidRDefault="004C3324" w:rsidP="004C3324">
      <w:pPr>
        <w:pStyle w:val="Code"/>
        <w:rPr>
          <w:del w:id="2885" w:author="Kelvin Sung" w:date="2021-05-22T17:47:00Z"/>
          <w:rFonts w:hint="eastAsia"/>
        </w:rPr>
      </w:pPr>
      <w:del w:id="2886" w:author="Kelvin Sung" w:date="2021-05-22T17:47:00Z">
        <w:r w:rsidDel="007A6F8D">
          <w:delText xml:space="preserve">            float n = dist - lgt.Near;</w:delText>
        </w:r>
      </w:del>
    </w:p>
    <w:p w14:paraId="1AFBE192" w14:textId="0779B5B8" w:rsidR="004C3324" w:rsidDel="007A6F8D" w:rsidRDefault="004C3324" w:rsidP="004C3324">
      <w:pPr>
        <w:pStyle w:val="Code"/>
        <w:rPr>
          <w:del w:id="2887" w:author="Kelvin Sung" w:date="2021-05-22T17:47:00Z"/>
          <w:rFonts w:hint="eastAsia"/>
        </w:rPr>
      </w:pPr>
      <w:del w:id="2888" w:author="Kelvin Sung" w:date="2021-05-22T17:47:00Z">
        <w:r w:rsidDel="007A6F8D">
          <w:delText xml:space="preserve">            float d = lgt.Far - lgt.Near;</w:delText>
        </w:r>
      </w:del>
    </w:p>
    <w:p w14:paraId="4C0970C2" w14:textId="388AD83C" w:rsidR="004C3324" w:rsidDel="007A6F8D" w:rsidRDefault="004C3324" w:rsidP="004C3324">
      <w:pPr>
        <w:pStyle w:val="Code"/>
        <w:rPr>
          <w:del w:id="2889" w:author="Kelvin Sung" w:date="2021-05-22T17:47:00Z"/>
          <w:rFonts w:hint="eastAsia"/>
        </w:rPr>
      </w:pPr>
      <w:del w:id="2890" w:author="Kelvin Sung" w:date="2021-05-22T17:47:00Z">
        <w:r w:rsidDel="007A6F8D">
          <w:delText xml:space="preserve">            atten = smoothstep(0.0, 1.0, 1.0-(n*n)/(d*d)); // blended attenuation</w:delText>
        </w:r>
      </w:del>
    </w:p>
    <w:p w14:paraId="2137B0B3" w14:textId="77777777" w:rsidR="004C3324" w:rsidRDefault="004C3324" w:rsidP="004C3324">
      <w:pPr>
        <w:pStyle w:val="Code"/>
        <w:rPr>
          <w:rFonts w:hint="eastAsia"/>
        </w:rPr>
      </w:pPr>
      <w:r>
        <w:t xml:space="preserve">        }</w:t>
      </w:r>
    </w:p>
    <w:p w14:paraId="70827DEB" w14:textId="77777777" w:rsidR="004C3324" w:rsidRPr="007A6F8D" w:rsidRDefault="004C3324" w:rsidP="004C3324">
      <w:pPr>
        <w:pStyle w:val="Code"/>
        <w:rPr>
          <w:rStyle w:val="CodeBold"/>
          <w:rFonts w:hint="eastAsia"/>
          <w:rPrChange w:id="2891" w:author="Kelvin Sung" w:date="2021-05-22T17:49:00Z">
            <w:rPr>
              <w:rFonts w:hint="eastAsia"/>
            </w:rPr>
          </w:rPrChange>
        </w:rPr>
      </w:pPr>
      <w:r>
        <w:t xml:space="preserve">        </w:t>
      </w:r>
      <w:r w:rsidRPr="007A6F8D">
        <w:rPr>
          <w:rStyle w:val="CodeBold"/>
          <w:rFonts w:hint="eastAsia"/>
          <w:rPrChange w:id="2892" w:author="Kelvin Sung" w:date="2021-05-22T17:49:00Z">
            <w:rPr>
              <w:rFonts w:hint="eastAsia"/>
            </w:rPr>
          </w:rPrChange>
        </w:rPr>
        <w:t>L = L / dist; // To normalize L</w:t>
      </w:r>
    </w:p>
    <w:p w14:paraId="592597BB" w14:textId="77777777" w:rsidR="004C3324" w:rsidRPr="007A6F8D" w:rsidRDefault="004C3324" w:rsidP="004C3324">
      <w:pPr>
        <w:pStyle w:val="Code"/>
        <w:rPr>
          <w:rStyle w:val="CodeBold"/>
          <w:rFonts w:hint="eastAsia"/>
          <w:rPrChange w:id="2893" w:author="Kelvin Sung" w:date="2021-05-22T17:49:00Z">
            <w:rPr>
              <w:rFonts w:hint="eastAsia"/>
            </w:rPr>
          </w:rPrChange>
        </w:rPr>
      </w:pPr>
      <w:r>
        <w:t xml:space="preserve">              </w:t>
      </w:r>
      <w:r w:rsidRPr="007A6F8D">
        <w:rPr>
          <w:rStyle w:val="CodeBold"/>
          <w:rFonts w:hint="eastAsia"/>
          <w:rPrChange w:id="2894" w:author="Kelvin Sung" w:date="2021-05-22T17:49:00Z">
            <w:rPr>
              <w:rFonts w:hint="eastAsia"/>
            </w:rPr>
          </w:rPrChange>
        </w:rPr>
        <w:t>// Not calling the normalize() function to avoid re-computing</w:t>
      </w:r>
    </w:p>
    <w:p w14:paraId="123AC86A" w14:textId="77777777" w:rsidR="004C3324" w:rsidRPr="007A6F8D" w:rsidRDefault="004C3324" w:rsidP="004C3324">
      <w:pPr>
        <w:pStyle w:val="Code"/>
        <w:rPr>
          <w:rStyle w:val="CodeBold"/>
          <w:rFonts w:hint="eastAsia"/>
          <w:rPrChange w:id="2895" w:author="Kelvin Sung" w:date="2021-05-22T17:49:00Z">
            <w:rPr>
              <w:rFonts w:hint="eastAsia"/>
            </w:rPr>
          </w:rPrChange>
        </w:rPr>
      </w:pPr>
      <w:r>
        <w:t xml:space="preserve">              </w:t>
      </w:r>
      <w:r w:rsidRPr="007A6F8D">
        <w:rPr>
          <w:rStyle w:val="CodeBold"/>
          <w:rFonts w:hint="eastAsia"/>
          <w:rPrChange w:id="2896" w:author="Kelvin Sung" w:date="2021-05-22T17:49:00Z">
            <w:rPr>
              <w:rFonts w:hint="eastAsia"/>
            </w:rPr>
          </w:rPrChange>
        </w:rPr>
        <w:t>// the "dist". This is computationally more efficient.</w:t>
      </w:r>
    </w:p>
    <w:p w14:paraId="74273810" w14:textId="77777777" w:rsidR="004C3324" w:rsidRPr="007A6F8D" w:rsidRDefault="004C3324" w:rsidP="004C3324">
      <w:pPr>
        <w:pStyle w:val="Code"/>
        <w:rPr>
          <w:rStyle w:val="CodeBold"/>
          <w:rFonts w:hint="eastAsia"/>
          <w:rPrChange w:id="2897" w:author="Kelvin Sung" w:date="2021-05-22T17:49:00Z">
            <w:rPr>
              <w:rFonts w:hint="eastAsia"/>
            </w:rPr>
          </w:rPrChange>
        </w:rPr>
      </w:pPr>
      <w:r>
        <w:t xml:space="preserve">        </w:t>
      </w:r>
      <w:r w:rsidRPr="007A6F8D">
        <w:rPr>
          <w:rStyle w:val="CodeBold"/>
          <w:rFonts w:hint="eastAsia"/>
          <w:rPrChange w:id="2898" w:author="Kelvin Sung" w:date="2021-05-22T17:49:00Z">
            <w:rPr>
              <w:rFonts w:hint="eastAsia"/>
            </w:rPr>
          </w:rPrChange>
        </w:rPr>
        <w:t xml:space="preserve">float NdotL = max(0.0, dot(N, L));   </w:t>
      </w:r>
    </w:p>
    <w:p w14:paraId="1F9EA870" w14:textId="6652940C" w:rsidR="004C3324" w:rsidRPr="007A6F8D" w:rsidRDefault="004C3324" w:rsidP="004C3324">
      <w:pPr>
        <w:pStyle w:val="Code"/>
        <w:rPr>
          <w:rStyle w:val="CodeBold"/>
          <w:rFonts w:hint="eastAsia"/>
          <w:rPrChange w:id="2899" w:author="Kelvin Sung" w:date="2021-05-22T17:49:00Z">
            <w:rPr>
              <w:rFonts w:hint="eastAsia"/>
            </w:rPr>
          </w:rPrChange>
        </w:rPr>
      </w:pPr>
      <w:r>
        <w:t xml:space="preserve">        </w:t>
      </w:r>
      <w:del w:id="2900" w:author="Kelvin Sung" w:date="2021-05-22T17:49:00Z">
        <w:r w:rsidRPr="007A6F8D" w:rsidDel="007A6F8D">
          <w:rPr>
            <w:rStyle w:val="CodeBold"/>
            <w:rFonts w:hint="eastAsia"/>
            <w:rPrChange w:id="2901" w:author="Kelvin Sung" w:date="2021-05-22T17:49:00Z">
              <w:rPr>
                <w:rFonts w:hint="eastAsia"/>
              </w:rPr>
            </w:rPrChange>
          </w:rPr>
          <w:delText xml:space="preserve">atten </w:delText>
        </w:r>
      </w:del>
      <w:ins w:id="2902" w:author="Kelvin Sung" w:date="2021-05-22T17:49:00Z">
        <w:r w:rsidR="007A6F8D" w:rsidRPr="007A6F8D">
          <w:rPr>
            <w:rStyle w:val="CodeBold"/>
            <w:rFonts w:hint="eastAsia"/>
            <w:rPrChange w:id="2903" w:author="Kelvin Sung" w:date="2021-05-22T17:49:00Z">
              <w:rPr>
                <w:rFonts w:hint="eastAsia"/>
              </w:rPr>
            </w:rPrChange>
          </w:rPr>
          <w:t xml:space="preserve">strength </w:t>
        </w:r>
      </w:ins>
      <w:r w:rsidRPr="007A6F8D">
        <w:rPr>
          <w:rStyle w:val="CodeBold"/>
          <w:rFonts w:hint="eastAsia"/>
          <w:rPrChange w:id="2904" w:author="Kelvin Sung" w:date="2021-05-22T17:49:00Z">
            <w:rPr>
              <w:rFonts w:hint="eastAsia"/>
            </w:rPr>
          </w:rPrChange>
        </w:rPr>
        <w:t>*= NdotL;</w:t>
      </w:r>
    </w:p>
    <w:p w14:paraId="24B09673" w14:textId="77777777" w:rsidR="004C3324" w:rsidRDefault="004C3324" w:rsidP="004C3324">
      <w:pPr>
        <w:pStyle w:val="Code"/>
        <w:rPr>
          <w:rFonts w:hint="eastAsia"/>
        </w:rPr>
      </w:pPr>
      <w:r>
        <w:t xml:space="preserve">    }</w:t>
      </w:r>
    </w:p>
    <w:p w14:paraId="25887160" w14:textId="77777777" w:rsidR="004C3324" w:rsidRDefault="004C3324" w:rsidP="004C3324">
      <w:pPr>
        <w:pStyle w:val="Code"/>
        <w:rPr>
          <w:rFonts w:hint="eastAsia"/>
        </w:rPr>
      </w:pPr>
      <w:r>
        <w:t xml:space="preserve">    result = atten *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commentRangeEnd w:id="2838"/>
      <w:r w:rsidR="00126638">
        <w:rPr>
          <w:rStyle w:val="CommentReference"/>
          <w:rFonts w:asciiTheme="minorHAnsi" w:hAnsiTheme="minorHAnsi"/>
          <w:noProof w:val="0"/>
        </w:rPr>
        <w:commentReference w:id="2838"/>
      </w:r>
      <w:commentRangeEnd w:id="2839"/>
      <w:r w:rsidR="00EF0E3C">
        <w:rPr>
          <w:rStyle w:val="CommentReference"/>
          <w:rFonts w:asciiTheme="minorHAnsi" w:hAnsiTheme="minorHAnsi"/>
          <w:noProof w:val="0"/>
        </w:rPr>
        <w:commentReference w:id="2839"/>
      </w:r>
    </w:p>
    <w:p w14:paraId="35BADED1" w14:textId="6E421A27"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ins w:id="2905"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06"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07" w:author="Kelvin Sung" w:date="2021-05-24T08:27:00Z"/>
        </w:rPr>
      </w:pPr>
      <w:del w:id="2908"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09" w:author="Kelvin Sung" w:date="2021-05-22T17:52:00Z">
        <w:r w:rsidRPr="00176116" w:rsidDel="008F1800">
          <w:delText xml:space="preserve"> desired</w:delText>
        </w:r>
      </w:del>
      <w:del w:id="2910" w:author="Kelvin Sung" w:date="2021-05-24T08:27:00Z">
        <w:r w:rsidRPr="00176116" w:rsidDel="003F312E">
          <w:delText xml:space="preserve">. </w:delText>
        </w:r>
      </w:del>
      <w:del w:id="2911" w:author="Kelvin Sung" w:date="2021-05-22T17:52:00Z">
        <w:r w:rsidRPr="00176116" w:rsidDel="001D2298">
          <w:delText xml:space="preserve">This </w:delText>
        </w:r>
      </w:del>
      <w:del w:id="2912" w:author="Kelvin Sung" w:date="2021-05-24T08:27:00Z">
        <w:r w:rsidRPr="00176116" w:rsidDel="003F312E">
          <w:delText xml:space="preserve">entirely </w:delText>
        </w:r>
      </w:del>
      <w:del w:id="2913" w:author="Kelvin Sung" w:date="2021-05-22T17:52:00Z">
        <w:r w:rsidRPr="00176116" w:rsidDel="001D2298">
          <w:delText xml:space="preserve">depends </w:delText>
        </w:r>
      </w:del>
      <w:del w:id="2914"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rPr>
          <w:rFonts w:hint="eastAsia"/>
        </w:rPr>
      </w:pPr>
      <w:commentRangeStart w:id="2915"/>
      <w:commentRangeStart w:id="2916"/>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35D5E15" w:rsidR="00126638" w:rsidRPr="0021282E" w:rsidRDefault="00126638" w:rsidP="00126638">
      <w:pPr>
        <w:pStyle w:val="Code"/>
        <w:rPr>
          <w:rStyle w:val="CodeBold"/>
          <w:rFonts w:hint="eastAsia"/>
          <w:rPrChange w:id="2917" w:author="Kelvin Sung" w:date="2021-05-22T17:53:00Z">
            <w:rPr>
              <w:rFonts w:hint="eastAsia"/>
            </w:rPr>
          </w:rPrChange>
        </w:rPr>
      </w:pPr>
      <w:r w:rsidRPr="00126638">
        <w:t xml:space="preserve">    </w:t>
      </w:r>
      <w:r w:rsidRPr="0021282E">
        <w:rPr>
          <w:rStyle w:val="CodeBold"/>
          <w:rFonts w:hint="eastAsia"/>
          <w:rPrChange w:id="2918" w:author="Kelvin Sung" w:date="2021-05-22T17:53:00Z">
            <w:rPr>
              <w:rFonts w:hint="eastAsia"/>
            </w:rPr>
          </w:rPrChange>
        </w:rPr>
        <w:t xml:space="preserve">vec4 normal = texture2D(uNormalSampler, vTexCoord);  // using the same coordinate </w:t>
      </w:r>
      <w:del w:id="2919" w:author="Kelvin Sung" w:date="2021-05-22T17:53:00Z">
        <w:r w:rsidRPr="0021282E" w:rsidDel="0021282E">
          <w:rPr>
            <w:rStyle w:val="CodeBold"/>
            <w:rFonts w:hint="eastAsia"/>
            <w:rPrChange w:id="2920" w:author="Kelvin Sung" w:date="2021-05-22T17:53:00Z">
              <w:rPr>
                <w:rFonts w:hint="eastAsia"/>
              </w:rPr>
            </w:rPrChange>
          </w:rPr>
          <w:delText>as the sprite texture!</w:delText>
        </w:r>
      </w:del>
    </w:p>
    <w:p w14:paraId="00D10DAF" w14:textId="77777777" w:rsidR="00126638" w:rsidRPr="0021282E" w:rsidRDefault="00126638" w:rsidP="00126638">
      <w:pPr>
        <w:pStyle w:val="Code"/>
        <w:rPr>
          <w:rStyle w:val="CodeBold"/>
          <w:rFonts w:hint="eastAsia"/>
          <w:rPrChange w:id="2921" w:author="Kelvin Sung" w:date="2021-05-22T17:53:00Z">
            <w:rPr>
              <w:rFonts w:hint="eastAsia"/>
            </w:rPr>
          </w:rPrChange>
        </w:rPr>
      </w:pPr>
      <w:r w:rsidRPr="00126638">
        <w:lastRenderedPageBreak/>
        <w:t xml:space="preserve">    </w:t>
      </w:r>
      <w:r w:rsidRPr="0021282E">
        <w:rPr>
          <w:rStyle w:val="CodeBold"/>
          <w:rFonts w:hint="eastAsia"/>
          <w:rPrChange w:id="2922" w:author="Kelvin Sung" w:date="2021-05-22T17:53:00Z">
            <w:rPr>
              <w:rFonts w:hint="eastAsia"/>
            </w:rPr>
          </w:rPrChange>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21282E" w:rsidRDefault="00126638" w:rsidP="00126638">
      <w:pPr>
        <w:pStyle w:val="Code"/>
        <w:rPr>
          <w:rStyle w:val="CodeBold"/>
          <w:rFonts w:hint="eastAsia"/>
          <w:rPrChange w:id="2923" w:author="Kelvin Sung" w:date="2021-05-22T17:53:00Z">
            <w:rPr>
              <w:rFonts w:hint="eastAsia"/>
            </w:rPr>
          </w:rPrChange>
        </w:rPr>
      </w:pPr>
      <w:r w:rsidRPr="00126638">
        <w:t xml:space="preserve">    </w:t>
      </w:r>
      <w:r w:rsidRPr="0021282E">
        <w:rPr>
          <w:rStyle w:val="CodeBold"/>
          <w:rFonts w:hint="eastAsia"/>
          <w:rPrChange w:id="2924" w:author="Kelvin Sung" w:date="2021-05-22T17:53:00Z">
            <w:rPr>
              <w:rFonts w:hint="eastAsia"/>
            </w:rPr>
          </w:rPrChange>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21282E">
        <w:rPr>
          <w:rStyle w:val="CodeBold"/>
          <w:rFonts w:hint="eastAsia"/>
          <w:rPrChange w:id="2925" w:author="Kelvin Sung" w:date="2021-05-22T17:54:00Z">
            <w:rPr>
              <w:rFonts w:hint="eastAsia"/>
            </w:rPr>
          </w:rPrChange>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2B692312" w14:textId="2DE6AB24" w:rsidR="00126638" w:rsidDel="00C14BCC" w:rsidRDefault="00126638" w:rsidP="00C14BCC">
      <w:pPr>
        <w:pStyle w:val="Code"/>
        <w:rPr>
          <w:del w:id="2926" w:author="Kelvin Sung" w:date="2021-05-22T17:54:00Z"/>
          <w:rFonts w:hint="eastAsia"/>
        </w:rPr>
      </w:pPr>
      <w:r w:rsidRPr="00126638">
        <w:t xml:space="preserve">    </w:t>
      </w:r>
      <w:ins w:id="2927"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28" w:author="Kelvin Sung" w:date="2021-05-22T17:54:00Z">
        <w:r w:rsidRPr="00126638" w:rsidDel="00C14BCC">
          <w:delText>lgtResult *= textureMapColor;</w:delText>
        </w:r>
      </w:del>
    </w:p>
    <w:p w14:paraId="054045CB" w14:textId="77777777" w:rsidR="00C14BCC" w:rsidRPr="00126638" w:rsidRDefault="00C14BCC" w:rsidP="00C14BCC">
      <w:pPr>
        <w:pStyle w:val="Code"/>
        <w:rPr>
          <w:ins w:id="2929" w:author="Kelvin Sung" w:date="2021-05-22T17:54:00Z"/>
          <w:rFonts w:hint="eastAsia"/>
        </w:rPr>
      </w:pPr>
    </w:p>
    <w:p w14:paraId="7B73293A" w14:textId="405BD8C2" w:rsidR="00126638" w:rsidRPr="00126638" w:rsidDel="00C14BCC" w:rsidRDefault="00126638" w:rsidP="00C14BCC">
      <w:pPr>
        <w:pStyle w:val="Code"/>
        <w:rPr>
          <w:del w:id="2930" w:author="Kelvin Sung" w:date="2021-05-22T17:54:00Z"/>
          <w:rFonts w:hint="eastAsia"/>
        </w:rPr>
      </w:pPr>
    </w:p>
    <w:p w14:paraId="0C017F0C" w14:textId="1E975508" w:rsidR="00126638" w:rsidRPr="00126638" w:rsidDel="00C14BCC" w:rsidRDefault="00126638" w:rsidP="00C14BCC">
      <w:pPr>
        <w:pStyle w:val="Code"/>
        <w:rPr>
          <w:del w:id="2931" w:author="Kelvin Sung" w:date="2021-05-22T17:54:00Z"/>
          <w:rFonts w:hint="eastAsia"/>
        </w:rPr>
      </w:pPr>
      <w:del w:id="2932"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33" w:author="Kelvin Sung" w:date="2021-05-22T17:54:00Z"/>
          <w:rFonts w:hint="eastAsia"/>
        </w:rPr>
      </w:pPr>
      <w:del w:id="2934"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35" w:author="Kelvin Sung" w:date="2021-05-22T17:54:00Z"/>
          <w:rFonts w:hint="eastAsia"/>
        </w:rPr>
      </w:pPr>
      <w:del w:id="2936"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37" w:author="Kelvin Sung" w:date="2021-05-22T17:54:00Z"/>
          <w:rFonts w:hint="eastAsia"/>
        </w:rPr>
      </w:pPr>
    </w:p>
    <w:p w14:paraId="095DABAA" w14:textId="6BBFFF14" w:rsidR="00126638" w:rsidRPr="00126638" w:rsidDel="00C14BCC" w:rsidRDefault="00126638" w:rsidP="00C14BCC">
      <w:pPr>
        <w:pStyle w:val="Code"/>
        <w:rPr>
          <w:del w:id="2938" w:author="Kelvin Sung" w:date="2021-05-22T17:54:00Z"/>
          <w:rFonts w:hint="eastAsia"/>
        </w:rPr>
      </w:pPr>
      <w:del w:id="2939" w:author="Kelvin Sung" w:date="2021-05-22T17:54:00Z">
        <w:r w:rsidRPr="00126638" w:rsidDel="00C14BCC">
          <w:delText xml:space="preserve">    gl_FragColor = result;</w:delText>
        </w:r>
      </w:del>
    </w:p>
    <w:p w14:paraId="4D59D0F1" w14:textId="77777777" w:rsidR="003F312E" w:rsidRDefault="00126638" w:rsidP="00126638">
      <w:pPr>
        <w:pStyle w:val="Code"/>
        <w:rPr>
          <w:ins w:id="2940" w:author="Kelvin Sung" w:date="2021-05-24T08:27:00Z"/>
        </w:rPr>
      </w:pPr>
      <w:r w:rsidRPr="00126638">
        <w:t>}</w:t>
      </w:r>
      <w:commentRangeEnd w:id="2915"/>
      <w:r>
        <w:rPr>
          <w:rStyle w:val="CommentReference"/>
          <w:rFonts w:asciiTheme="minorHAnsi" w:hAnsiTheme="minorHAnsi"/>
          <w:noProof w:val="0"/>
        </w:rPr>
        <w:commentReference w:id="2915"/>
      </w:r>
      <w:commentRangeEnd w:id="2916"/>
    </w:p>
    <w:p w14:paraId="698F4E2E" w14:textId="474495E9" w:rsidR="00126638" w:rsidRPr="00126638" w:rsidDel="008C6546" w:rsidRDefault="008400D0" w:rsidP="003F312E">
      <w:pPr>
        <w:pStyle w:val="NoteTipCaution"/>
        <w:rPr>
          <w:del w:id="2941" w:author="Kelvin Sung" w:date="2021-05-22T17:54:00Z"/>
          <w:rFonts w:hint="eastAsia"/>
        </w:rPr>
        <w:pPrChange w:id="2942" w:author="Kelvin Sung" w:date="2021-05-24T08:27:00Z">
          <w:pPr>
            <w:pStyle w:val="Code"/>
          </w:pPr>
        </w:pPrChange>
      </w:pPr>
      <w:r>
        <w:rPr>
          <w:rStyle w:val="CommentReference"/>
          <w:rFonts w:asciiTheme="minorHAnsi" w:hAnsiTheme="minorHAnsi"/>
        </w:rPr>
        <w:commentReference w:id="2916"/>
      </w:r>
      <w:ins w:id="2943" w:author="Kelvin Sung" w:date="2021-05-24T08:27:00Z">
        <w:r w:rsidR="003F312E" w:rsidRPr="003F312E">
          <w:rPr>
            <w:rStyle w:val="Strong"/>
          </w:rPr>
          <w:t xml:space="preserve"> </w:t>
        </w:r>
        <w:r w:rsidR="003F312E" w:rsidRPr="00176116">
          <w:rPr>
            <w:rStyle w:val="Strong"/>
          </w:rPr>
          <w:t>Note</w:t>
        </w:r>
        <w:r w:rsidR="003F312E" w:rsidRPr="00176116">
          <w:tab/>
          <w:t xml:space="preserve">Normal maps can be created in a variety of different layouts where x or y might need to be flipped in order to properly represent the desired 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rsidP="003F312E">
      <w:pPr>
        <w:pStyle w:val="NoteTipCaution"/>
        <w:rPr>
          <w:rFonts w:hint="eastAsia"/>
        </w:rPr>
        <w:pPrChange w:id="2944" w:author="Kelvin Sung" w:date="2021-05-24T08:27:00Z">
          <w:pPr>
            <w:pStyle w:val="Code"/>
          </w:pPr>
        </w:pPrChange>
      </w:pPr>
      <w:del w:id="2945" w:author="Kelvin Sung" w:date="2021-05-22T17:54:00Z">
        <w:r w:rsidDel="008C6546">
          <w:delText xml:space="preserve">        </w:delText>
        </w:r>
      </w:del>
    </w:p>
    <w:p w14:paraId="52DC25DA" w14:textId="163C00EB" w:rsidR="00176116" w:rsidRDefault="00176116" w:rsidP="00176116">
      <w:pPr>
        <w:pStyle w:val="Heading3"/>
      </w:pPr>
      <w:del w:id="2946" w:author="Kelvin Sung" w:date="2021-05-20T18:13:00Z">
        <w:r w:rsidDel="00E15C4E">
          <w:delText xml:space="preserve">Creating </w:delText>
        </w:r>
      </w:del>
      <w:ins w:id="2947" w:author="Kelvin Sung" w:date="2021-05-20T18:13:00Z">
        <w:r w:rsidR="00E15C4E">
          <w:t xml:space="preserve">Defining </w:t>
        </w:r>
      </w:ins>
      <w:r>
        <w:t xml:space="preserve">the </w:t>
      </w:r>
      <w:proofErr w:type="spellStart"/>
      <w:r>
        <w:t>IllumShader</w:t>
      </w:r>
      <w:proofErr w:type="spellEnd"/>
      <w:r>
        <w:t xml:space="preserve"> </w:t>
      </w:r>
      <w:del w:id="2948" w:author="Kelvin Sung" w:date="2021-05-20T18:13:00Z">
        <w:r w:rsidDel="00E15C4E">
          <w:delText>Object</w:delText>
        </w:r>
      </w:del>
      <w:ins w:id="2949" w:author="Kelvin Sung" w:date="2021-05-20T18:13:00Z">
        <w:r w:rsidR="00E15C4E">
          <w:t>Class</w:t>
        </w:r>
      </w:ins>
    </w:p>
    <w:p w14:paraId="62A4EB18" w14:textId="0B938592" w:rsidR="00176116" w:rsidRDefault="00176116" w:rsidP="00176116">
      <w:pPr>
        <w:pStyle w:val="BodyTextFirst"/>
        <w:rPr>
          <w:rFonts w:hint="eastAsia"/>
        </w:rPr>
      </w:pPr>
      <w:r>
        <w:t xml:space="preserve">With the </w:t>
      </w:r>
      <w:del w:id="2950" w:author="Kelvin Sung" w:date="2021-05-22T17:54:00Z">
        <w:r w:rsidRPr="00B727B9" w:rsidDel="00B727B9">
          <w:rPr>
            <w:rStyle w:val="CodeInline"/>
            <w:rFonts w:hint="eastAsia"/>
            <w:rPrChange w:id="2951" w:author="Kelvin Sung" w:date="2021-05-22T17:55:00Z">
              <w:rPr>
                <w:rFonts w:hint="eastAsia"/>
              </w:rPr>
            </w:rPrChange>
          </w:rPr>
          <w:delText xml:space="preserve">GLSL </w:delText>
        </w:r>
      </w:del>
      <w:proofErr w:type="spellStart"/>
      <w:ins w:id="2952" w:author="Kelvin Sung" w:date="2021-05-22T17:54:00Z">
        <w:r w:rsidR="00B727B9" w:rsidRPr="00B727B9">
          <w:rPr>
            <w:rStyle w:val="CodeInline"/>
            <w:rFonts w:hint="eastAsia"/>
            <w:rPrChange w:id="2953" w:author="Kelvin Sung" w:date="2021-05-22T17:55:00Z">
              <w:rPr>
                <w:rFonts w:hint="eastAsia"/>
              </w:rPr>
            </w:rPrChange>
          </w:rPr>
          <w:t>Illum_fs</w:t>
        </w:r>
        <w:proofErr w:type="spellEnd"/>
        <w:r w:rsidR="00B727B9">
          <w:t xml:space="preserve"> fragment </w:t>
        </w:r>
      </w:ins>
      <w:r>
        <w:t xml:space="preserve">shader </w:t>
      </w:r>
      <w:del w:id="2954"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55" w:author="Kelvin Sung" w:date="2021-05-22T17:55:00Z">
        <w:r w:rsidDel="00AA4715">
          <w:delText xml:space="preserve">object </w:delText>
        </w:r>
      </w:del>
      <w:ins w:id="2956"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57" w:author="Kelvin Sung" w:date="2021-05-22T17:55:00Z"/>
          <w:rFonts w:hint="eastAsia"/>
        </w:rPr>
      </w:pPr>
      <w:del w:id="2958" w:author="Kelvin Sung" w:date="2021-05-22T17:55:00Z">
        <w:r w:rsidDel="00660027">
          <w:delText xml:space="preserve">Under </w:delText>
        </w:r>
      </w:del>
      <w:ins w:id="2959"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60"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61" w:author="Kelvin Sung" w:date="2021-05-22T17:55:00Z">
        <w:r w:rsidR="00660027">
          <w:t xml:space="preserve">, </w:t>
        </w:r>
      </w:ins>
      <w:del w:id="2962" w:author="Kelvin Sung" w:date="2021-05-22T17:55:00Z">
        <w:r w:rsidDel="00660027">
          <w:delText xml:space="preserve">. </w:delText>
        </w:r>
      </w:del>
    </w:p>
    <w:p w14:paraId="6C8CFAE7" w14:textId="44EE6C60" w:rsidR="00176116" w:rsidRDefault="00126638">
      <w:pPr>
        <w:pStyle w:val="NumList"/>
        <w:numPr>
          <w:ilvl w:val="0"/>
          <w:numId w:val="27"/>
        </w:numPr>
        <w:rPr>
          <w:rFonts w:hint="eastAsia"/>
        </w:rPr>
      </w:pPr>
      <w:del w:id="2963" w:author="Kelvin Sung" w:date="2021-05-22T17:55:00Z">
        <w:r w:rsidDel="00660027">
          <w:delText>D</w:delText>
        </w:r>
      </w:del>
      <w:ins w:id="2964" w:author="Kelvin Sung" w:date="2021-05-22T17:55:00Z">
        <w:r w:rsidR="00660027">
          <w:t>d</w:t>
        </w:r>
      </w:ins>
      <w:r>
        <w:t xml:space="preserve">efine </w:t>
      </w:r>
      <w:del w:id="2965" w:author="Kelvin Sung" w:date="2021-05-22T17:55:00Z">
        <w:r w:rsidDel="00660027">
          <w:delText>a</w:delText>
        </w:r>
      </w:del>
      <w:del w:id="2966"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67" w:author="Kelvin Sung" w:date="2021-05-22T17:56:00Z">
        <w:r w:rsidDel="002E5D9B">
          <w:delText xml:space="preserve">that </w:delText>
        </w:r>
      </w:del>
      <w:ins w:id="2968" w:author="Kelvin Sung" w:date="2021-05-22T17:56:00Z">
        <w:r w:rsidR="002E5D9B">
          <w:t xml:space="preserve">to be a subclass of </w:t>
        </w:r>
      </w:ins>
      <w:del w:id="2969"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70" w:author="Kelvin Sung" w:date="2021-05-22T17:57:00Z">
        <w:r w:rsidR="00176116" w:rsidDel="002E5D9B">
          <w:delText xml:space="preserve">Create </w:delText>
        </w:r>
      </w:del>
      <w:ins w:id="2971" w:author="Kelvin Sung" w:date="2021-05-22T17:57:00Z">
        <w:r w:rsidR="002E5D9B">
          <w:t xml:space="preserve">In the constructor </w:t>
        </w:r>
      </w:ins>
      <w:del w:id="2972"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73" w:author="Kelvin Sung" w:date="2021-05-22T17:57:00Z">
        <w:r w:rsidR="002E5D9B">
          <w:t>the</w:t>
        </w:r>
      </w:ins>
      <w:del w:id="2974" w:author="Kelvin Sung" w:date="2021-05-22T17:57:00Z">
        <w:r w:rsidR="00176116" w:rsidDel="002E5D9B">
          <w:delText>a</w:delText>
        </w:r>
      </w:del>
      <w:r w:rsidR="00176116">
        <w:t xml:space="preserve"> reference to the normal sampler in the </w:t>
      </w:r>
      <w:del w:id="2975" w:author="Kelvin Sung" w:date="2021-05-22T17:57:00Z">
        <w:r w:rsidR="00176116" w:rsidRPr="002E5D9B" w:rsidDel="002E5D9B">
          <w:rPr>
            <w:rStyle w:val="CodeInline"/>
            <w:rFonts w:hint="eastAsia"/>
            <w:rPrChange w:id="2976" w:author="Kelvin Sung" w:date="2021-05-22T17:58:00Z">
              <w:rPr>
                <w:rFonts w:hint="eastAsia"/>
              </w:rPr>
            </w:rPrChange>
          </w:rPr>
          <w:delText xml:space="preserve">GLSL </w:delText>
        </w:r>
      </w:del>
      <w:proofErr w:type="spellStart"/>
      <w:ins w:id="2977" w:author="Kelvin Sung" w:date="2021-05-22T17:57:00Z">
        <w:r w:rsidR="002E5D9B" w:rsidRPr="002E5D9B">
          <w:rPr>
            <w:rStyle w:val="CodeInline"/>
            <w:rFonts w:hint="eastAsia"/>
            <w:rPrChange w:id="2978" w:author="Kelvin Sung" w:date="2021-05-22T17:58:00Z">
              <w:rPr>
                <w:rFonts w:hint="eastAsia"/>
              </w:rPr>
            </w:rPrChange>
          </w:rPr>
          <w:t>illum_fs</w:t>
        </w:r>
        <w:proofErr w:type="spellEnd"/>
        <w:r w:rsidR="002E5D9B">
          <w:t xml:space="preserve"> fragment </w:t>
        </w:r>
      </w:ins>
      <w:r w:rsidR="00176116">
        <w:t xml:space="preserve">shader. </w:t>
      </w:r>
      <w:ins w:id="2979" w:author="Kelvin Sung" w:date="2021-05-22T18:00:00Z">
        <w:r w:rsidR="002B3F21">
          <w:t>Don’t forget to export the class.</w:t>
        </w:r>
      </w:ins>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3CDAC134" w14:textId="59C8B658" w:rsidR="00126638" w:rsidDel="00974658" w:rsidRDefault="00126638" w:rsidP="00126638">
      <w:pPr>
        <w:pStyle w:val="Code"/>
        <w:rPr>
          <w:del w:id="2980" w:author="Kelvin Sung" w:date="2021-05-22T17:58:00Z"/>
          <w:rFonts w:hint="eastAsia"/>
        </w:rPr>
      </w:pPr>
      <w:del w:id="2981" w:author="Kelvin Sung" w:date="2021-05-22T17:58:00Z">
        <w:r w:rsidDel="00974658">
          <w:delText xml:space="preserve">    // constructor </w:delText>
        </w:r>
      </w:del>
    </w:p>
    <w:p w14:paraId="2F32C2B4" w14:textId="77777777" w:rsidR="00126638" w:rsidRDefault="00126638" w:rsidP="00126638">
      <w:pPr>
        <w:pStyle w:val="Code"/>
        <w:rPr>
          <w:rFonts w:hint="eastAsia"/>
        </w:rPr>
      </w:pPr>
      <w:r>
        <w:t xml:space="preserve">    constructor(vertexShaderPath, fragmentShaderPath) {</w:t>
      </w:r>
    </w:p>
    <w:p w14:paraId="496452ED" w14:textId="040835F9" w:rsidR="00126638" w:rsidDel="00974658" w:rsidRDefault="00126638" w:rsidP="00126638">
      <w:pPr>
        <w:pStyle w:val="Code"/>
        <w:rPr>
          <w:del w:id="2982" w:author="Kelvin Sung" w:date="2021-05-22T17:58:00Z"/>
          <w:rFonts w:hint="eastAsia"/>
        </w:rPr>
      </w:pPr>
      <w:del w:id="2983" w:author="Kelvin Sung" w:date="2021-05-22T17:58:00Z">
        <w:r w:rsidDel="00974658">
          <w:delText xml:space="preserve">        // Call super class constructor</w:delText>
        </w:r>
      </w:del>
    </w:p>
    <w:p w14:paraId="28CE1847" w14:textId="77777777" w:rsidR="00126638" w:rsidRDefault="00126638" w:rsidP="00126638">
      <w:pPr>
        <w:pStyle w:val="Code"/>
        <w:rPr>
          <w:rFonts w:hint="eastAsia"/>
        </w:rPr>
      </w:pPr>
      <w:r>
        <w:t xml:space="preserve">        super(vertexShaderPath, fragmentShaderPath);  // call super class constructor</w:t>
      </w:r>
    </w:p>
    <w:p w14:paraId="05862EE4" w14:textId="4A0B496E" w:rsidR="00126638" w:rsidDel="00974658" w:rsidRDefault="00126638" w:rsidP="00126638">
      <w:pPr>
        <w:pStyle w:val="Code"/>
        <w:rPr>
          <w:del w:id="2984" w:author="Kelvin Sung" w:date="2021-05-22T17:58:00Z"/>
          <w:rFonts w:hint="eastAsia"/>
        </w:rPr>
      </w:pP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0BAD0F6D" w14:textId="2E0CCEBD" w:rsidR="001126F3" w:rsidDel="00974658" w:rsidRDefault="001126F3" w:rsidP="00126638">
      <w:pPr>
        <w:pStyle w:val="Code"/>
        <w:rPr>
          <w:del w:id="2985" w:author="Kelvin Sung" w:date="2021-05-22T17:58:00Z"/>
          <w:rFonts w:hint="eastAsia"/>
        </w:rPr>
      </w:pPr>
    </w:p>
    <w:p w14:paraId="59329609" w14:textId="4EF41831" w:rsidR="001126F3" w:rsidRDefault="001126F3" w:rsidP="00126638">
      <w:pPr>
        <w:pStyle w:val="Code"/>
        <w:rPr>
          <w:rFonts w:hint="eastAsia"/>
        </w:rPr>
      </w:pPr>
      <w:r>
        <w:t xml:space="preserve">    </w:t>
      </w:r>
      <w:r w:rsidRPr="001126F3">
        <w:t>... implementation to follow …</w:t>
      </w:r>
    </w:p>
    <w:p w14:paraId="2C270E7A" w14:textId="3C63F0F7" w:rsidR="00126638" w:rsidDel="00974658" w:rsidRDefault="00126638" w:rsidP="00126638">
      <w:pPr>
        <w:pStyle w:val="Code"/>
        <w:rPr>
          <w:del w:id="2986" w:author="Kelvin Sung" w:date="2021-05-22T17:58:00Z"/>
          <w:rFonts w:hint="eastAsia"/>
        </w:rPr>
      </w:pPr>
    </w:p>
    <w:p w14:paraId="194A091C" w14:textId="77777777" w:rsidR="00126638" w:rsidRDefault="00126638" w:rsidP="00126638">
      <w:pPr>
        <w:pStyle w:val="Code"/>
        <w:rPr>
          <w:rFonts w:hint="eastAsia"/>
        </w:rPr>
      </w:pPr>
      <w:r>
        <w:t>}</w:t>
      </w:r>
    </w:p>
    <w:p w14:paraId="484C3E5B" w14:textId="6120186F" w:rsidR="00126638" w:rsidDel="00974658" w:rsidRDefault="00126638" w:rsidP="00126638">
      <w:pPr>
        <w:pStyle w:val="Code"/>
        <w:rPr>
          <w:del w:id="2987" w:author="Kelvin Sung" w:date="2021-05-22T18:00:00Z"/>
          <w:rFonts w:hint="eastAsia"/>
        </w:rPr>
      </w:pPr>
    </w:p>
    <w:p w14:paraId="52433E9E" w14:textId="3000F1F7" w:rsidR="00126638" w:rsidRDefault="00126638" w:rsidP="00126638">
      <w:pPr>
        <w:pStyle w:val="Code"/>
        <w:rPr>
          <w:rFonts w:hint="eastAsia"/>
        </w:rPr>
      </w:pPr>
      <w:r>
        <w:t>export default IllumShader;</w:t>
      </w:r>
    </w:p>
    <w:p w14:paraId="2CC642CD" w14:textId="59BE84D8" w:rsidR="00176116" w:rsidDel="001B23DC" w:rsidRDefault="00176116" w:rsidP="000D057D">
      <w:pPr>
        <w:pStyle w:val="NumList"/>
        <w:numPr>
          <w:ilvl w:val="0"/>
          <w:numId w:val="27"/>
        </w:numPr>
        <w:rPr>
          <w:del w:id="2988" w:author="Kelvin Sung" w:date="2021-05-20T18:02:00Z"/>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2989" w:author="Kelvin Sung" w:date="2021-05-22T18:01:00Z">
        <w:r w:rsidR="00CA0622">
          <w:t>to</w:t>
        </w:r>
      </w:ins>
      <w:del w:id="2990" w:author="Kelvin Sung" w:date="2021-05-22T18:01:00Z">
        <w:r w:rsidRPr="00176116" w:rsidDel="00CA0622">
          <w:delText>by</w:delText>
        </w:r>
      </w:del>
      <w:r w:rsidRPr="00176116">
        <w:t xml:space="preserve"> binding the normal texture sampler reference to WebGL texture unit 1. </w:t>
      </w:r>
      <w:ins w:id="2991" w:author="Kelvin Sung" w:date="2021-05-22T18:05:00Z">
        <w:r w:rsidR="00674C36">
          <w:t xml:space="preserve">You may recall from Chapter 5 that </w:t>
        </w:r>
        <w:proofErr w:type="spellStart"/>
        <w:r w:rsidR="00674C36" w:rsidRPr="00674C36">
          <w:rPr>
            <w:rStyle w:val="CodeInline"/>
            <w:rFonts w:hint="eastAsia"/>
            <w:rPrChange w:id="2992" w:author="Kelvin Sung" w:date="2021-05-22T18:05:00Z">
              <w:rPr>
                <w:rFonts w:hint="eastAsia"/>
              </w:rPr>
            </w:rPrChange>
          </w:rPr>
          <w:t>TextureShader</w:t>
        </w:r>
        <w:proofErr w:type="spellEnd"/>
        <w:r w:rsidR="00674C36">
          <w:t xml:space="preserve"> </w:t>
        </w:r>
      </w:ins>
      <w:del w:id="2993" w:author="Kelvin Sung" w:date="2021-05-22T18:05:00Z">
        <w:r w:rsidRPr="00176116" w:rsidDel="00674C36">
          <w:delText xml:space="preserve">So far, you have been working </w:delText>
        </w:r>
      </w:del>
      <w:ins w:id="2994" w:author="Kelvin Sung" w:date="2021-05-22T18:05:00Z">
        <w:r w:rsidR="00674C36">
          <w:t xml:space="preserve">binds </w:t>
        </w:r>
      </w:ins>
      <w:del w:id="2995" w:author="Kelvin Sung" w:date="2021-05-22T18:05:00Z">
        <w:r w:rsidRPr="00176116" w:rsidDel="00674C36">
          <w:delText xml:space="preserve">with </w:delText>
        </w:r>
      </w:del>
      <w:r w:rsidRPr="00176116">
        <w:t xml:space="preserve">the color texture sampler </w:t>
      </w:r>
      <w:del w:id="2996" w:author="Kelvin Sung" w:date="2021-05-22T18:05:00Z">
        <w:r w:rsidRPr="00176116" w:rsidDel="00674C36">
          <w:delText xml:space="preserve">that is bounded </w:delText>
        </w:r>
      </w:del>
      <w:r w:rsidRPr="00176116">
        <w:t xml:space="preserve">to </w:t>
      </w:r>
      <w:del w:id="2997" w:author="Kelvin Sung" w:date="2021-05-22T18:05:00Z">
        <w:r w:rsidRPr="00176116" w:rsidDel="00674C36">
          <w:delText xml:space="preserve">the default </w:delText>
        </w:r>
      </w:del>
      <w:r w:rsidRPr="00176116">
        <w:t xml:space="preserve">texture unit </w:t>
      </w:r>
      <w:del w:id="2998" w:author="Kelvin Sung" w:date="2021-05-22T18:05:00Z">
        <w:r w:rsidRPr="00176116" w:rsidDel="00674C36">
          <w:delText xml:space="preserve">of </w:delText>
        </w:r>
      </w:del>
      <w:r w:rsidRPr="00176116">
        <w:t xml:space="preserve">0. </w:t>
      </w:r>
      <w:ins w:id="2999" w:author="Kelvin Sung" w:date="2021-05-22T18:02:00Z">
        <w:r w:rsidR="00674C36">
          <w:t xml:space="preserve">By binding </w:t>
        </w:r>
      </w:ins>
      <w:ins w:id="3000" w:author="Kelvin Sung" w:date="2021-05-24T08:28:00Z">
        <w:r w:rsidR="00F73672">
          <w:t xml:space="preserve">normal mapping </w:t>
        </w:r>
      </w:ins>
      <w:ins w:id="3001" w:author="Kelvin Sung" w:date="2021-05-22T18:02:00Z">
        <w:r w:rsidR="00674C36">
          <w:t xml:space="preserve">to texture unit 1, </w:t>
        </w:r>
      </w:ins>
      <w:del w:id="3002" w:author="Kelvin Sung" w:date="2021-05-22T18:02:00Z">
        <w:r w:rsidRPr="00176116" w:rsidDel="00674C36">
          <w:delText xml:space="preserve">In this way, </w:delText>
        </w:r>
      </w:del>
      <w:r w:rsidRPr="00176116">
        <w:t xml:space="preserve">the WebGL texture system can work </w:t>
      </w:r>
      <w:ins w:id="3003" w:author="Kelvin Sung" w:date="2021-05-22T18:02:00Z">
        <w:r w:rsidR="00674C36">
          <w:t xml:space="preserve">concurrently </w:t>
        </w:r>
      </w:ins>
      <w:r w:rsidRPr="00176116">
        <w:t xml:space="preserve">with two active textures: units 0 and 1. </w:t>
      </w:r>
      <w:commentRangeStart w:id="3004"/>
      <w:commentRangeStart w:id="3005"/>
      <w:r w:rsidRPr="00176116">
        <w:t>As will be discussed</w:t>
      </w:r>
      <w:ins w:id="3006" w:author="Kelvin Sung" w:date="2021-05-24T07:07:00Z">
        <w:r w:rsidR="005C5812">
          <w:t xml:space="preserve"> in the next subsection</w:t>
        </w:r>
      </w:ins>
      <w:r w:rsidRPr="00176116">
        <w:t xml:space="preserve">, </w:t>
      </w:r>
      <w:del w:id="3007" w:author="Kelvin Sung" w:date="2021-05-22T18:07:00Z">
        <w:r w:rsidRPr="00176116" w:rsidDel="00817FF4">
          <w:delText xml:space="preserve">the </w:delText>
        </w:r>
      </w:del>
      <w:commentRangeStart w:id="3008"/>
      <w:commentRangeStart w:id="3009"/>
      <w:del w:id="3010" w:author="Kelvin Sung" w:date="2021-05-22T18:06:00Z">
        <w:r w:rsidRPr="00126638" w:rsidDel="00817FF4">
          <w:rPr>
            <w:rStyle w:val="CodeInline"/>
          </w:rPr>
          <w:delText>TextureShader</w:delText>
        </w:r>
        <w:r w:rsidRPr="00176116" w:rsidDel="00817FF4">
          <w:delText xml:space="preserve"> </w:delText>
        </w:r>
        <w:commentRangeEnd w:id="3008"/>
        <w:r w:rsidR="003E4989" w:rsidDel="00817FF4">
          <w:rPr>
            <w:rStyle w:val="CommentReference"/>
            <w:rFonts w:asciiTheme="minorHAnsi" w:hAnsiTheme="minorHAnsi"/>
          </w:rPr>
          <w:commentReference w:id="3008"/>
        </w:r>
      </w:del>
      <w:commentRangeEnd w:id="3009"/>
      <w:r w:rsidR="004B6445">
        <w:rPr>
          <w:rStyle w:val="CommentReference"/>
          <w:rFonts w:asciiTheme="minorHAnsi" w:hAnsiTheme="minorHAnsi"/>
        </w:rPr>
        <w:commentReference w:id="3009"/>
      </w:r>
      <w:del w:id="3011" w:author="Kelvin Sung" w:date="2021-05-22T18:06:00Z">
        <w:r w:rsidRPr="00176116" w:rsidDel="00817FF4">
          <w:delText xml:space="preserve">object must now explicitly bind the color texture to unit 0, and in </w:delText>
        </w:r>
        <w:commentRangeStart w:id="3012"/>
        <w:commentRangeStart w:id="3013"/>
        <w:r w:rsidRPr="00176116" w:rsidDel="00817FF4">
          <w:delText>gEngine.Textures</w:delText>
        </w:r>
        <w:commentRangeEnd w:id="3012"/>
        <w:r w:rsidR="001126F3" w:rsidDel="00817FF4">
          <w:rPr>
            <w:rStyle w:val="CommentReference"/>
            <w:rFonts w:asciiTheme="minorHAnsi" w:hAnsiTheme="minorHAnsi"/>
          </w:rPr>
          <w:commentReference w:id="3012"/>
        </w:r>
      </w:del>
      <w:commentRangeEnd w:id="3013"/>
      <w:r w:rsidR="004B6445">
        <w:rPr>
          <w:rStyle w:val="CommentReference"/>
          <w:rFonts w:asciiTheme="minorHAnsi" w:hAnsiTheme="minorHAnsi"/>
        </w:rPr>
        <w:commentReference w:id="3013"/>
      </w:r>
      <w:del w:id="3014" w:author="Kelvin Sung" w:date="2021-05-22T18:06:00Z">
        <w:r w:rsidRPr="00176116" w:rsidDel="00817FF4">
          <w:delText>,</w:delText>
        </w:r>
      </w:del>
      <w:del w:id="3015" w:author="Kelvin Sung" w:date="2021-05-22T18:07:00Z">
        <w:r w:rsidRPr="00176116" w:rsidDel="00817FF4">
          <w:delText xml:space="preserve"> </w:delText>
        </w:r>
      </w:del>
      <w:r w:rsidRPr="00176116">
        <w:t>it is important to configure the WebGL</w:t>
      </w:r>
      <w:ins w:id="3016"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04"/>
      <w:r w:rsidR="001126F3">
        <w:rPr>
          <w:rStyle w:val="CommentReference"/>
          <w:rFonts w:asciiTheme="minorHAnsi" w:hAnsiTheme="minorHAnsi"/>
        </w:rPr>
        <w:commentReference w:id="3004"/>
      </w:r>
      <w:commentRangeEnd w:id="3005"/>
      <w:r w:rsidR="00817FF4">
        <w:rPr>
          <w:rStyle w:val="CommentReference"/>
          <w:rFonts w:asciiTheme="minorHAnsi" w:hAnsiTheme="minorHAnsi"/>
        </w:rPr>
        <w:commentReference w:id="3005"/>
      </w:r>
    </w:p>
    <w:p w14:paraId="2E310B92" w14:textId="77777777" w:rsidR="001B23DC" w:rsidRDefault="00126638" w:rsidP="000D057D">
      <w:pPr>
        <w:pStyle w:val="NumList"/>
        <w:numPr>
          <w:ilvl w:val="0"/>
          <w:numId w:val="27"/>
        </w:numPr>
        <w:rPr>
          <w:ins w:id="3017" w:author="Kelvin Sung" w:date="2021-05-20T18:02:00Z"/>
          <w:rFonts w:hint="eastAsia"/>
        </w:rPr>
      </w:pPr>
      <w:del w:id="3018" w:author="Kelvin Sung" w:date="2021-05-20T18:02:00Z">
        <w:r w:rsidDel="001B23DC">
          <w:delText xml:space="preserve">    </w:delText>
        </w:r>
      </w:del>
    </w:p>
    <w:p w14:paraId="2A42CA02" w14:textId="2A95A07B" w:rsidR="00126638" w:rsidDel="001B23DC" w:rsidRDefault="00126638" w:rsidP="00126638">
      <w:pPr>
        <w:pStyle w:val="Code"/>
        <w:rPr>
          <w:del w:id="3019" w:author="Kelvin Sung" w:date="2021-05-20T18:02:00Z"/>
          <w:rFonts w:hint="eastAsia"/>
        </w:rPr>
      </w:pPr>
      <w:r>
        <w:t>activate(pixelColor, trsMatrix, cameraMatrix) {</w:t>
      </w:r>
    </w:p>
    <w:p w14:paraId="5C3F6299" w14:textId="77777777" w:rsidR="001B23DC" w:rsidRDefault="00126638" w:rsidP="00126638">
      <w:pPr>
        <w:pStyle w:val="Code"/>
        <w:rPr>
          <w:ins w:id="3020" w:author="Kelvin Sung" w:date="2021-05-20T18:02:00Z"/>
          <w:rFonts w:hint="eastAsia"/>
        </w:rPr>
      </w:pPr>
      <w:del w:id="3021" w:author="Kelvin Sung" w:date="2021-05-20T18:02:00Z">
        <w:r w:rsidDel="001B23DC">
          <w:delText xml:space="preserve">    </w:delText>
        </w:r>
      </w:del>
    </w:p>
    <w:p w14:paraId="5F4C6AF8" w14:textId="06B67043" w:rsidR="00126638" w:rsidDel="001B23DC" w:rsidRDefault="00126638" w:rsidP="00126638">
      <w:pPr>
        <w:pStyle w:val="Code"/>
        <w:rPr>
          <w:del w:id="3022" w:author="Kelvin Sung" w:date="2021-05-20T18:02:00Z"/>
          <w:rFonts w:hint="eastAsia"/>
        </w:rPr>
      </w:pPr>
      <w:r>
        <w:t xml:space="preserve">    // first call the super class's activate</w:t>
      </w:r>
    </w:p>
    <w:p w14:paraId="56FDAD05" w14:textId="77777777" w:rsidR="001B23DC" w:rsidRDefault="00126638" w:rsidP="00126638">
      <w:pPr>
        <w:pStyle w:val="Code"/>
        <w:rPr>
          <w:ins w:id="3023" w:author="Kelvin Sung" w:date="2021-05-20T18:02:00Z"/>
          <w:rFonts w:hint="eastAsia"/>
        </w:rPr>
      </w:pPr>
      <w:del w:id="3024" w:author="Kelvin Sung" w:date="2021-05-20T18:02:00Z">
        <w:r w:rsidDel="001B23DC">
          <w:delText xml:space="preserve">    </w:delText>
        </w:r>
      </w:del>
    </w:p>
    <w:p w14:paraId="11B0876F" w14:textId="5CE38ADB" w:rsidR="00126638" w:rsidDel="001B23DC" w:rsidRDefault="00126638" w:rsidP="00126638">
      <w:pPr>
        <w:pStyle w:val="Code"/>
        <w:rPr>
          <w:del w:id="3025" w:author="Kelvin Sung" w:date="2021-05-20T18:02:00Z"/>
          <w:rFonts w:hint="eastAsia"/>
        </w:rPr>
      </w:pPr>
      <w:r>
        <w:t xml:space="preserve">    super.activate(pixelColor, trsMatrix, cameraMatrix);</w:t>
      </w:r>
    </w:p>
    <w:p w14:paraId="263F3577" w14:textId="77777777" w:rsidR="001B23DC" w:rsidRDefault="00126638" w:rsidP="00126638">
      <w:pPr>
        <w:pStyle w:val="Code"/>
        <w:rPr>
          <w:ins w:id="3026" w:author="Kelvin Sung" w:date="2021-05-20T18:02:00Z"/>
          <w:rFonts w:hint="eastAsia"/>
        </w:rPr>
      </w:pPr>
      <w:del w:id="3027" w:author="Kelvin Sung" w:date="2021-05-20T18:02:00Z">
        <w:r w:rsidDel="001B23DC">
          <w:delText xml:space="preserve">    </w:delText>
        </w:r>
      </w:del>
    </w:p>
    <w:p w14:paraId="3C4870E9" w14:textId="2052DEEF" w:rsidR="00126638" w:rsidDel="001B23DC" w:rsidRDefault="00126638" w:rsidP="00126638">
      <w:pPr>
        <w:pStyle w:val="Code"/>
        <w:rPr>
          <w:del w:id="3028" w:author="Kelvin Sung" w:date="2021-05-20T18:02:00Z"/>
          <w:rFonts w:hint="eastAsia"/>
        </w:rPr>
      </w:pPr>
      <w:r>
        <w:t xml:space="preserve">    let gl = glSys.get();</w:t>
      </w:r>
    </w:p>
    <w:p w14:paraId="61F2EA60" w14:textId="77777777" w:rsidR="001B23DC" w:rsidRDefault="00126638" w:rsidP="00126638">
      <w:pPr>
        <w:pStyle w:val="Code"/>
        <w:rPr>
          <w:ins w:id="3029" w:author="Kelvin Sung" w:date="2021-05-20T18:02:00Z"/>
          <w:rFonts w:hint="eastAsia"/>
        </w:rPr>
      </w:pPr>
      <w:del w:id="3030" w:author="Kelvin Sung" w:date="2021-05-20T18:02:00Z">
        <w:r w:rsidDel="001B23DC">
          <w:delText xml:space="preserve">    </w:delText>
        </w:r>
      </w:del>
    </w:p>
    <w:p w14:paraId="42206E57" w14:textId="77777777" w:rsidR="00126638" w:rsidDel="001B23DC" w:rsidRDefault="00126638" w:rsidP="00126638">
      <w:pPr>
        <w:pStyle w:val="Code"/>
        <w:rPr>
          <w:del w:id="3031" w:author="Kelvin Sung" w:date="2021-05-20T18:02:00Z"/>
          <w:rFonts w:hint="eastAsia"/>
        </w:rPr>
      </w:pPr>
      <w:r>
        <w:t xml:space="preserve">    gl.uniform1i(this.mNormalSamplerRef, 1); // binds to texture unit 1</w:t>
      </w:r>
    </w:p>
    <w:p w14:paraId="3F163E0A" w14:textId="77777777" w:rsidR="001B23DC" w:rsidRDefault="00126638" w:rsidP="00126638">
      <w:pPr>
        <w:pStyle w:val="Code"/>
        <w:rPr>
          <w:ins w:id="3032" w:author="Kelvin Sung" w:date="2021-05-20T18:02:00Z"/>
          <w:rFonts w:hint="eastAsia"/>
        </w:rPr>
      </w:pPr>
      <w:del w:id="3033" w:author="Kelvin Sung" w:date="2021-05-20T18:02:00Z">
        <w:r w:rsidDel="001B23DC">
          <w:delText xml:space="preserve">    </w:delText>
        </w:r>
      </w:del>
    </w:p>
    <w:p w14:paraId="7135D552" w14:textId="77777777" w:rsidR="00126638" w:rsidDel="001B23DC" w:rsidRDefault="00126638" w:rsidP="00126638">
      <w:pPr>
        <w:pStyle w:val="Code"/>
        <w:rPr>
          <w:del w:id="3034" w:author="Kelvin Sung" w:date="2021-05-20T18:02:00Z"/>
          <w:rFonts w:hint="eastAsia"/>
        </w:rPr>
      </w:pPr>
      <w:r>
        <w:t xml:space="preserve">    // do not need to set up texture coordinate buffer</w:t>
      </w:r>
    </w:p>
    <w:p w14:paraId="5356E551" w14:textId="77777777" w:rsidR="001B23DC" w:rsidRDefault="00126638" w:rsidP="00126638">
      <w:pPr>
        <w:pStyle w:val="Code"/>
        <w:rPr>
          <w:ins w:id="3035" w:author="Kelvin Sung" w:date="2021-05-20T18:02:00Z"/>
          <w:rFonts w:hint="eastAsia"/>
        </w:rPr>
      </w:pPr>
      <w:del w:id="3036" w:author="Kelvin Sung" w:date="2021-05-20T18:02:00Z">
        <w:r w:rsidDel="001B23DC">
          <w:delText xml:space="preserve">    </w:delText>
        </w:r>
      </w:del>
    </w:p>
    <w:p w14:paraId="3945A333" w14:textId="77777777" w:rsidR="00126638" w:rsidDel="001B23DC" w:rsidRDefault="00126638" w:rsidP="00126638">
      <w:pPr>
        <w:pStyle w:val="Code"/>
        <w:rPr>
          <w:del w:id="3037" w:author="Kelvin Sung" w:date="2021-05-20T18:02:00Z"/>
          <w:rFonts w:hint="eastAsia"/>
        </w:rPr>
      </w:pPr>
      <w:r>
        <w:t xml:space="preserve">    // as we are going to use the ones from the sprite texture </w:t>
      </w:r>
    </w:p>
    <w:p w14:paraId="47A82C8B" w14:textId="77777777" w:rsidR="001B23DC" w:rsidRDefault="00126638" w:rsidP="00126638">
      <w:pPr>
        <w:pStyle w:val="Code"/>
        <w:rPr>
          <w:ins w:id="3038" w:author="Kelvin Sung" w:date="2021-05-20T18:02:00Z"/>
          <w:rFonts w:hint="eastAsia"/>
        </w:rPr>
      </w:pPr>
      <w:del w:id="3039" w:author="Kelvin Sung" w:date="2021-05-20T18:02:00Z">
        <w:r w:rsidDel="001B23DC">
          <w:delText xml:space="preserve">    </w:delText>
        </w:r>
      </w:del>
    </w:p>
    <w:p w14:paraId="3F92B178" w14:textId="77777777" w:rsidR="00126638" w:rsidDel="001B23DC" w:rsidRDefault="00126638" w:rsidP="00126638">
      <w:pPr>
        <w:pStyle w:val="Code"/>
        <w:rPr>
          <w:del w:id="3040" w:author="Kelvin Sung" w:date="2021-05-20T18:02:00Z"/>
          <w:rFonts w:hint="eastAsia"/>
        </w:rPr>
      </w:pPr>
      <w:r>
        <w:t xml:space="preserve">    // in the fragment shader</w:t>
      </w:r>
    </w:p>
    <w:p w14:paraId="19C19B5A" w14:textId="77777777" w:rsidR="001B23DC" w:rsidRDefault="00126638" w:rsidP="00126638">
      <w:pPr>
        <w:pStyle w:val="Code"/>
        <w:rPr>
          <w:ins w:id="3041" w:author="Kelvin Sung" w:date="2021-05-20T18:02:00Z"/>
          <w:rFonts w:hint="eastAsia"/>
        </w:rPr>
      </w:pPr>
      <w:del w:id="3042" w:author="Kelvin Sung" w:date="2021-05-20T18:02:00Z">
        <w:r w:rsidDel="001B23DC">
          <w:delText xml:space="preserve">    </w:delText>
        </w:r>
      </w:del>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43"/>
      <w:commentRangeStart w:id="3044"/>
      <w:r>
        <w:lastRenderedPageBreak/>
        <w:t xml:space="preserve">Modifying the Texture </w:t>
      </w:r>
      <w:del w:id="3045" w:author="Kelvin Sung" w:date="2021-05-20T18:13:00Z">
        <w:r w:rsidDel="00E15C4E">
          <w:delText>Object</w:delText>
        </w:r>
      </w:del>
      <w:ins w:id="3046" w:author="Kelvin Sung" w:date="2021-05-22T18:08:00Z">
        <w:r w:rsidR="00066C3A">
          <w:t>Module</w:t>
        </w:r>
      </w:ins>
    </w:p>
    <w:p w14:paraId="78070F9A" w14:textId="61A7E792" w:rsidR="00176116" w:rsidRDefault="00176116" w:rsidP="00176116">
      <w:pPr>
        <w:pStyle w:val="BodyTextFirst"/>
        <w:rPr>
          <w:ins w:id="3047" w:author="Kelvin Sung" w:date="2021-05-22T18:11:00Z"/>
          <w:rFonts w:hint="eastAsia"/>
        </w:rPr>
      </w:pPr>
      <w:r>
        <w:t xml:space="preserve">So far, you have been </w:t>
      </w:r>
      <w:del w:id="3048" w:author="Kelvin Sung" w:date="2021-05-24T05:57:00Z">
        <w:r w:rsidDel="00206B71">
          <w:delText xml:space="preserve">working with the </w:delText>
        </w:r>
      </w:del>
      <w:del w:id="3049" w:author="Kelvin Sung" w:date="2021-05-22T18:08:00Z">
        <w:r w:rsidDel="0010123E">
          <w:delText xml:space="preserve">default </w:delText>
        </w:r>
      </w:del>
      <w:r>
        <w:t xml:space="preserve">binding </w:t>
      </w:r>
      <w:del w:id="3050" w:author="Kelvin Sung" w:date="2021-05-24T05:57:00Z">
        <w:r w:rsidDel="00206B71">
          <w:delText xml:space="preserve">of </w:delText>
        </w:r>
      </w:del>
      <w:r>
        <w:t xml:space="preserve">the color texture map to WebGL texture unit 0. With the addition of the normal texture, </w:t>
      </w:r>
      <w:del w:id="3051" w:author="Kelvin Sung" w:date="2021-05-24T08:34:00Z">
        <w:r w:rsidDel="00E91D53">
          <w:delText xml:space="preserve">you now need to </w:delText>
        </w:r>
      </w:del>
      <w:ins w:id="3052" w:author="Kelvin Sung" w:date="2021-05-24T08:34:00Z">
        <w:r w:rsidR="00E91D53">
          <w:t xml:space="preserve">binding to the </w:t>
        </w:r>
      </w:ins>
      <w:ins w:id="3053" w:author="Kelvin Sung" w:date="2021-05-24T08:36:00Z">
        <w:r w:rsidR="00646D12">
          <w:t xml:space="preserve">unit of </w:t>
        </w:r>
      </w:ins>
      <w:ins w:id="3054" w:author="Kelvin Sung" w:date="2021-05-22T18:09:00Z">
        <w:r w:rsidR="0010123E">
          <w:t>WebGL texture</w:t>
        </w:r>
      </w:ins>
      <w:ins w:id="3055" w:author="Kelvin Sung" w:date="2021-05-24T08:35:00Z">
        <w:r w:rsidR="00646D12">
          <w:t xml:space="preserve"> </w:t>
        </w:r>
      </w:ins>
      <w:ins w:id="3056" w:author="Kelvin Sung" w:date="2021-05-24T08:36:00Z">
        <w:r w:rsidR="00646D12">
          <w:t xml:space="preserve">system </w:t>
        </w:r>
      </w:ins>
      <w:ins w:id="3057" w:author="Kelvin Sung" w:date="2021-05-24T08:39:00Z">
        <w:r w:rsidR="00646D12">
          <w:t xml:space="preserve">must </w:t>
        </w:r>
        <w:r w:rsidR="007D1587">
          <w:t xml:space="preserve">now </w:t>
        </w:r>
        <w:r w:rsidR="00646D12">
          <w:t>be parameterized</w:t>
        </w:r>
      </w:ins>
      <w:ins w:id="3058" w:author="Kelvin Sung" w:date="2021-05-22T18:09:00Z">
        <w:r w:rsidR="0010123E">
          <w:t xml:space="preserve">. </w:t>
        </w:r>
      </w:ins>
      <w:del w:id="3059"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60" w:author="Kelvin Sung" w:date="2021-05-22T18:16:00Z"/>
          <w:rFonts w:hint="eastAsia"/>
        </w:rPr>
      </w:pPr>
      <w:ins w:id="3061" w:author="Kelvin Sung" w:date="2021-05-22T18:13:00Z">
        <w:r>
          <w:t xml:space="preserve">Modify </w:t>
        </w:r>
      </w:ins>
      <w:ins w:id="3062" w:author="Kelvin Sung" w:date="2021-05-22T18:11:00Z">
        <w:r>
          <w:t xml:space="preserve">the </w:t>
        </w:r>
        <w:r w:rsidRPr="00B9388E">
          <w:rPr>
            <w:rStyle w:val="CodeInline"/>
            <w:rFonts w:hint="eastAsia"/>
            <w:rPrChange w:id="3063" w:author="Kelvin Sung" w:date="2021-05-22T18:11:00Z">
              <w:rPr>
                <w:rFonts w:hint="eastAsia"/>
              </w:rPr>
            </w:rPrChange>
          </w:rPr>
          <w:t>texture</w:t>
        </w:r>
        <w:r>
          <w:t xml:space="preserve"> module</w:t>
        </w:r>
      </w:ins>
      <w:ins w:id="3064" w:author="Kelvin Sung" w:date="2021-05-22T18:12:00Z">
        <w:r>
          <w:t xml:space="preserve"> by </w:t>
        </w:r>
      </w:ins>
      <w:ins w:id="3065" w:author="Kelvin Sung" w:date="2021-05-22T18:14:00Z">
        <w:r>
          <w:t>opening</w:t>
        </w:r>
      </w:ins>
      <w:ins w:id="3066" w:author="Kelvin Sung" w:date="2021-05-22T18:13:00Z">
        <w:r>
          <w:t xml:space="preserve"> </w:t>
        </w:r>
      </w:ins>
      <w:ins w:id="3067" w:author="Kelvin Sung" w:date="2021-05-22T18:11:00Z">
        <w:r w:rsidRPr="00B9388E">
          <w:rPr>
            <w:rStyle w:val="CodeInline"/>
            <w:rFonts w:hint="eastAsia"/>
            <w:rPrChange w:id="3068" w:author="Kelvin Sung" w:date="2021-05-22T18:13:00Z">
              <w:rPr>
                <w:rFonts w:hint="eastAsia"/>
              </w:rPr>
            </w:rPrChange>
          </w:rPr>
          <w:t>texture.js</w:t>
        </w:r>
        <w:r>
          <w:t xml:space="preserve"> </w:t>
        </w:r>
      </w:ins>
      <w:ins w:id="3069" w:author="Kelvin Sung" w:date="2021-05-22T18:12:00Z">
        <w:r>
          <w:t xml:space="preserve">in the </w:t>
        </w:r>
        <w:proofErr w:type="spellStart"/>
        <w:r w:rsidRPr="00B9388E">
          <w:rPr>
            <w:rStyle w:val="CodeInline"/>
            <w:rFonts w:hint="eastAsia"/>
            <w:rPrChange w:id="3070" w:author="Kelvin Sung" w:date="2021-05-22T18:13:00Z">
              <w:rPr>
                <w:rFonts w:hint="eastAsia"/>
              </w:rPr>
            </w:rPrChange>
          </w:rPr>
          <w:t>src</w:t>
        </w:r>
        <w:proofErr w:type="spellEnd"/>
        <w:r w:rsidRPr="00B9388E">
          <w:rPr>
            <w:rStyle w:val="CodeInline"/>
            <w:rFonts w:hint="eastAsia"/>
            <w:rPrChange w:id="3071" w:author="Kelvin Sung" w:date="2021-05-22T18:13:00Z">
              <w:rPr>
                <w:rFonts w:hint="eastAsia"/>
              </w:rPr>
            </w:rPrChange>
          </w:rPr>
          <w:t>/engine/resources</w:t>
        </w:r>
        <w:r>
          <w:t xml:space="preserve"> folder. </w:t>
        </w:r>
      </w:ins>
      <w:ins w:id="3072" w:author="Kelvin Sung" w:date="2021-05-22T18:14:00Z">
        <w:r>
          <w:t xml:space="preserve">Edit the </w:t>
        </w:r>
        <w:proofErr w:type="gramStart"/>
        <w:r w:rsidRPr="00CF5A28">
          <w:rPr>
            <w:rStyle w:val="CodeInline"/>
            <w:rFonts w:hint="eastAsia"/>
            <w:rPrChange w:id="3073" w:author="Kelvin Sung" w:date="2021-05-23T12:17:00Z">
              <w:rPr>
                <w:rFonts w:hint="eastAsia"/>
              </w:rPr>
            </w:rPrChange>
          </w:rPr>
          <w:t>activate(</w:t>
        </w:r>
        <w:proofErr w:type="gramEnd"/>
        <w:r w:rsidRPr="00CF5A28">
          <w:rPr>
            <w:rStyle w:val="CodeInline"/>
            <w:rFonts w:hint="eastAsia"/>
            <w:rPrChange w:id="3074" w:author="Kelvin Sung" w:date="2021-05-23T12:17:00Z">
              <w:rPr>
                <w:rFonts w:hint="eastAsia"/>
              </w:rPr>
            </w:rPrChange>
          </w:rPr>
          <w:t>)</w:t>
        </w:r>
        <w:r>
          <w:t xml:space="preserve"> function to accept a second parameter</w:t>
        </w:r>
      </w:ins>
      <w:ins w:id="3075" w:author="Kelvin Sung" w:date="2021-05-24T06:58:00Z">
        <w:r w:rsidR="005C5812">
          <w:t xml:space="preserve">, the </w:t>
        </w:r>
      </w:ins>
      <w:ins w:id="3076" w:author="Kelvin Sung" w:date="2021-05-24T08:40:00Z">
        <w:r w:rsidR="00B26713">
          <w:t xml:space="preserve">WebGL </w:t>
        </w:r>
      </w:ins>
      <w:ins w:id="3077" w:author="Kelvin Sung" w:date="2021-05-24T06:58:00Z">
        <w:r w:rsidR="005C5812">
          <w:t>texture unit</w:t>
        </w:r>
      </w:ins>
      <w:ins w:id="3078" w:author="Kelvin Sung" w:date="2021-05-24T06:59:00Z">
        <w:r w:rsidR="005C5812">
          <w:t xml:space="preserve"> to </w:t>
        </w:r>
      </w:ins>
      <w:ins w:id="3079" w:author="Kelvin Sung" w:date="2021-05-24T08:40:00Z">
        <w:r w:rsidR="00B26713">
          <w:t>bind to</w:t>
        </w:r>
      </w:ins>
      <w:ins w:id="3080" w:author="Kelvin Sung" w:date="2021-05-22T18:16:00Z">
        <w:r>
          <w:t>.</w:t>
        </w:r>
      </w:ins>
      <w:ins w:id="3081" w:author="Kelvin Sung" w:date="2021-05-24T07:00:00Z">
        <w:r w:rsidR="005C5812">
          <w:t xml:space="preserve"> Notice that this is an optional parameter with </w:t>
        </w:r>
      </w:ins>
      <w:ins w:id="3082" w:author="Kelvin Sung" w:date="2021-05-24T08:40:00Z">
        <w:r w:rsidR="0028595F">
          <w:t xml:space="preserve">the </w:t>
        </w:r>
      </w:ins>
      <w:ins w:id="3083" w:author="Kelvin Sung" w:date="2021-05-24T07:00:00Z">
        <w:r w:rsidR="005C5812">
          <w:t>default value set</w:t>
        </w:r>
      </w:ins>
      <w:ins w:id="3084" w:author="Kelvin Sung" w:date="2021-05-24T07:01:00Z">
        <w:r w:rsidR="005C5812">
          <w:t xml:space="preserve"> to texture unit 0. This is such that </w:t>
        </w:r>
      </w:ins>
      <w:ins w:id="3085" w:author="Kelvin Sung" w:date="2021-05-24T07:02:00Z">
        <w:r w:rsidR="005C5812">
          <w:t xml:space="preserve">no changes </w:t>
        </w:r>
      </w:ins>
      <w:ins w:id="3086" w:author="Kelvin Sung" w:date="2021-05-24T08:41:00Z">
        <w:r w:rsidR="00BC1751">
          <w:t xml:space="preserve">are </w:t>
        </w:r>
      </w:ins>
      <w:ins w:id="3087" w:author="Kelvin Sung" w:date="2021-05-24T07:02:00Z">
        <w:r w:rsidR="005C5812">
          <w:t xml:space="preserve">required </w:t>
        </w:r>
      </w:ins>
      <w:ins w:id="3088" w:author="Kelvin Sung" w:date="2021-05-24T08:41:00Z">
        <w:r w:rsidR="00BC1751">
          <w:t xml:space="preserve">for </w:t>
        </w:r>
      </w:ins>
      <w:ins w:id="3089" w:author="Kelvin Sung" w:date="2021-05-24T07:02:00Z">
        <w:r w:rsidR="005C5812">
          <w:t xml:space="preserve">any of the </w:t>
        </w:r>
      </w:ins>
      <w:ins w:id="3090" w:author="Kelvin Sung" w:date="2021-05-24T07:01:00Z">
        <w:r w:rsidR="005C5812">
          <w:t>existing calls to</w:t>
        </w:r>
      </w:ins>
      <w:ins w:id="3091" w:author="Kelvin Sung" w:date="2021-05-24T07:02:00Z">
        <w:r w:rsidR="005C5812">
          <w:t xml:space="preserve"> the</w:t>
        </w:r>
      </w:ins>
      <w:ins w:id="3092" w:author="Kelvin Sung" w:date="2021-05-24T07:01:00Z">
        <w:r w:rsidR="005C5812">
          <w:t xml:space="preserve"> </w:t>
        </w:r>
        <w:proofErr w:type="gramStart"/>
        <w:r w:rsidR="005C5812" w:rsidRPr="005C5812">
          <w:rPr>
            <w:rStyle w:val="CodeInline"/>
            <w:rPrChange w:id="3093" w:author="Kelvin Sung" w:date="2021-05-24T07:01:00Z">
              <w:rPr/>
            </w:rPrChange>
          </w:rPr>
          <w:t>activate(</w:t>
        </w:r>
        <w:proofErr w:type="gramEnd"/>
        <w:r w:rsidR="005C5812" w:rsidRPr="005C5812">
          <w:rPr>
            <w:rStyle w:val="CodeInline"/>
            <w:rPrChange w:id="3094" w:author="Kelvin Sung" w:date="2021-05-24T07:01:00Z">
              <w:rPr/>
            </w:rPrChange>
          </w:rPr>
          <w:t>)</w:t>
        </w:r>
        <w:r w:rsidR="005C5812">
          <w:t xml:space="preserve"> function</w:t>
        </w:r>
      </w:ins>
      <w:ins w:id="3095" w:author="Kelvin Sung" w:date="2021-05-24T07:02:00Z">
        <w:r w:rsidR="005C5812">
          <w:t>.</w:t>
        </w:r>
      </w:ins>
    </w:p>
    <w:p w14:paraId="75C01C35" w14:textId="7E355202" w:rsidR="00B9388E" w:rsidRDefault="00B9388E">
      <w:pPr>
        <w:pStyle w:val="Code"/>
        <w:rPr>
          <w:ins w:id="3096" w:author="Kelvin Sung" w:date="2021-05-22T18:16:00Z"/>
          <w:rFonts w:hint="eastAsia"/>
        </w:rPr>
        <w:pPrChange w:id="3097" w:author="Kelvin Sung" w:date="2021-05-22T18:16:00Z">
          <w:pPr>
            <w:pStyle w:val="BodyTextCont"/>
          </w:pPr>
        </w:pPrChange>
      </w:pPr>
      <w:ins w:id="3098" w:author="Kelvin Sung" w:date="2021-05-22T18:16:00Z">
        <w:r>
          <w:t xml:space="preserve">function activate(textureName, </w:t>
        </w:r>
      </w:ins>
      <w:ins w:id="3099" w:author="Kelvin Sung" w:date="2021-05-24T07:00:00Z">
        <w:r w:rsidR="005C5812" w:rsidRPr="005C5812">
          <w:rPr>
            <w:rStyle w:val="CodeBold"/>
          </w:rPr>
          <w:t>textureUnit = glSys.get().TEXTURE0</w:t>
        </w:r>
      </w:ins>
      <w:ins w:id="3100" w:author="Kelvin Sung" w:date="2021-05-22T18:16:00Z">
        <w:r>
          <w:t>) {</w:t>
        </w:r>
      </w:ins>
    </w:p>
    <w:p w14:paraId="66071A75" w14:textId="77777777" w:rsidR="00B9388E" w:rsidRDefault="00B9388E">
      <w:pPr>
        <w:pStyle w:val="Code"/>
        <w:rPr>
          <w:ins w:id="3101" w:author="Kelvin Sung" w:date="2021-05-22T18:16:00Z"/>
          <w:rFonts w:hint="eastAsia"/>
        </w:rPr>
        <w:pPrChange w:id="3102" w:author="Kelvin Sung" w:date="2021-05-22T18:16:00Z">
          <w:pPr>
            <w:pStyle w:val="BodyTextCont"/>
          </w:pPr>
        </w:pPrChange>
      </w:pPr>
      <w:ins w:id="3103" w:author="Kelvin Sung" w:date="2021-05-22T18:16:00Z">
        <w:r>
          <w:t xml:space="preserve">    let gl = glSys.get();</w:t>
        </w:r>
      </w:ins>
    </w:p>
    <w:p w14:paraId="398EE86D" w14:textId="77777777" w:rsidR="00B9388E" w:rsidRDefault="00B9388E">
      <w:pPr>
        <w:pStyle w:val="Code"/>
        <w:rPr>
          <w:ins w:id="3104" w:author="Kelvin Sung" w:date="2021-05-22T18:16:00Z"/>
          <w:rFonts w:hint="eastAsia"/>
        </w:rPr>
        <w:pPrChange w:id="3105" w:author="Kelvin Sung" w:date="2021-05-22T18:16:00Z">
          <w:pPr>
            <w:pStyle w:val="BodyTextCont"/>
          </w:pPr>
        </w:pPrChange>
      </w:pPr>
      <w:ins w:id="3106" w:author="Kelvin Sung" w:date="2021-05-22T18:16:00Z">
        <w:r>
          <w:t xml:space="preserve">    let texInfo = get(textureName);</w:t>
        </w:r>
      </w:ins>
    </w:p>
    <w:p w14:paraId="3A7762FB" w14:textId="77777777" w:rsidR="00B9388E" w:rsidRDefault="00B9388E">
      <w:pPr>
        <w:pStyle w:val="Code"/>
        <w:rPr>
          <w:ins w:id="3107" w:author="Kelvin Sung" w:date="2021-05-22T18:16:00Z"/>
          <w:rFonts w:hint="eastAsia"/>
        </w:rPr>
        <w:pPrChange w:id="3108" w:author="Kelvin Sung" w:date="2021-05-22T18:16:00Z">
          <w:pPr>
            <w:pStyle w:val="BodyTextCont"/>
          </w:pPr>
        </w:pPrChange>
      </w:pPr>
    </w:p>
    <w:p w14:paraId="111D18AB" w14:textId="77777777" w:rsidR="00B9388E" w:rsidRDefault="00B9388E">
      <w:pPr>
        <w:pStyle w:val="Code"/>
        <w:rPr>
          <w:ins w:id="3109" w:author="Kelvin Sung" w:date="2021-05-22T18:16:00Z"/>
          <w:rFonts w:hint="eastAsia"/>
        </w:rPr>
        <w:pPrChange w:id="3110" w:author="Kelvin Sung" w:date="2021-05-22T18:16:00Z">
          <w:pPr>
            <w:pStyle w:val="BodyTextCont"/>
          </w:pPr>
        </w:pPrChange>
      </w:pPr>
      <w:ins w:id="3111" w:author="Kelvin Sung" w:date="2021-05-22T18:16:00Z">
        <w:r>
          <w:t xml:space="preserve">    // Binds our texture reference to the current webGL texture functionality</w:t>
        </w:r>
      </w:ins>
    </w:p>
    <w:p w14:paraId="22BE6E63" w14:textId="096454DA" w:rsidR="00B9388E" w:rsidRDefault="00B9388E" w:rsidP="005C5812">
      <w:pPr>
        <w:pStyle w:val="Code"/>
        <w:rPr>
          <w:ins w:id="3112" w:author="Kelvin Sung" w:date="2021-05-22T18:16:00Z"/>
          <w:rFonts w:hint="eastAsia"/>
        </w:rPr>
        <w:pPrChange w:id="3113" w:author="Kelvin Sung" w:date="2021-05-22T18:16:00Z">
          <w:pPr>
            <w:pStyle w:val="BodyTextCont"/>
          </w:pPr>
        </w:pPrChange>
      </w:pPr>
      <w:ins w:id="3114" w:author="Kelvin Sung" w:date="2021-05-22T18:16:00Z">
        <w:r>
          <w:t xml:space="preserve">    </w:t>
        </w:r>
      </w:ins>
      <w:ins w:id="3115" w:author="Kelvin Sung" w:date="2021-05-24T06:59:00Z">
        <w:r w:rsidR="005C5812" w:rsidRPr="005C5812">
          <w:rPr>
            <w:rStyle w:val="CodeBold"/>
          </w:rPr>
          <w:t>gl.activeTexture(textureUnit);  // activate the WebGL texture unit</w:t>
        </w:r>
      </w:ins>
    </w:p>
    <w:p w14:paraId="0FF95D22" w14:textId="691AF7FB" w:rsidR="00B9388E" w:rsidRPr="00CC1B7B" w:rsidRDefault="005C5812" w:rsidP="005C5812">
      <w:pPr>
        <w:pStyle w:val="Code"/>
        <w:rPr>
          <w:ins w:id="3116" w:author="Kelvin Sung" w:date="2021-05-22T18:17:00Z"/>
          <w:rFonts w:hint="eastAsia"/>
        </w:rPr>
        <w:pPrChange w:id="3117" w:author="Kelvin Sung" w:date="2021-05-24T07:00:00Z">
          <w:pPr>
            <w:pStyle w:val="Code"/>
          </w:pPr>
        </w:pPrChange>
      </w:pPr>
      <w:ins w:id="3118" w:author="Kelvin Sung" w:date="2021-05-24T07:00:00Z">
        <w:r>
          <w:rPr>
            <w:rStyle w:val="CodeBold"/>
            <w:rFonts w:ascii="TheSansMonoConNormal" w:hAnsi="TheSansMonoConNormal"/>
          </w:rPr>
          <w:t xml:space="preserve">    </w:t>
        </w:r>
      </w:ins>
      <w:ins w:id="3119" w:author="Kelvin Sung" w:date="2021-05-22T18:16:00Z">
        <w:r w:rsidR="00B9388E" w:rsidRPr="005C5812">
          <w:rPr>
            <w:rStyle w:val="CodeBold"/>
            <w:rFonts w:ascii="TheSansMonoConNormal" w:hAnsi="TheSansMonoConNormal" w:hint="eastAsia"/>
            <w:rPrChange w:id="3120" w:author="Kelvin Sung" w:date="2021-05-24T07:00:00Z">
              <w:rPr>
                <w:rFonts w:hint="eastAsia"/>
              </w:rPr>
            </w:rPrChange>
          </w:rPr>
          <w:t>gl.bindTexture(gl.TEXTURE_2D, texInfo.mGLTexID);</w:t>
        </w:r>
      </w:ins>
      <w:ins w:id="3121" w:author="Kelvin Sung" w:date="2021-05-22T18:17:00Z">
        <w:r w:rsidR="00B9388E" w:rsidRPr="00CC1B7B">
          <w:t xml:space="preserve"> </w:t>
        </w:r>
      </w:ins>
    </w:p>
    <w:p w14:paraId="45851229" w14:textId="6C25D51B" w:rsidR="00B9388E" w:rsidRPr="00B9388E" w:rsidRDefault="00B9388E">
      <w:pPr>
        <w:pStyle w:val="Code"/>
        <w:ind w:firstLine="435"/>
        <w:rPr>
          <w:rStyle w:val="CodeBold"/>
          <w:rFonts w:hint="eastAsia"/>
          <w:rPrChange w:id="3122" w:author="Kelvin Sung" w:date="2021-05-22T18:17:00Z">
            <w:rPr>
              <w:rFonts w:hint="eastAsia"/>
            </w:rPr>
          </w:rPrChange>
        </w:rPr>
        <w:pPrChange w:id="3123" w:author="Kelvin Sung" w:date="2021-05-22T18:17:00Z">
          <w:pPr>
            <w:pStyle w:val="BodyTextFirst"/>
          </w:pPr>
        </w:pPrChange>
      </w:pPr>
      <w:ins w:id="3124" w:author="Kelvin Sung" w:date="2021-05-22T18:17:00Z">
        <w:r>
          <w:t xml:space="preserve">… identical </w:t>
        </w:r>
      </w:ins>
      <w:ins w:id="3125"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26" w:author="Kelvin Sung" w:date="2021-05-22T18:18:00Z"/>
          <w:rFonts w:hint="eastAsia"/>
        </w:rPr>
      </w:pPr>
      <w:commentRangeStart w:id="3127"/>
      <w:del w:id="3128"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27"/>
        <w:r w:rsidR="003E4989" w:rsidDel="00B9388E">
          <w:rPr>
            <w:rStyle w:val="CommentReference"/>
            <w:rFonts w:asciiTheme="minorHAnsi" w:hAnsiTheme="minorHAnsi"/>
          </w:rPr>
          <w:commentReference w:id="3127"/>
        </w:r>
      </w:del>
    </w:p>
    <w:p w14:paraId="69A6DF7D" w14:textId="105DC5D3" w:rsidR="00176116" w:rsidDel="00B9388E" w:rsidRDefault="00176116" w:rsidP="000D057D">
      <w:pPr>
        <w:pStyle w:val="NumList"/>
        <w:numPr>
          <w:ilvl w:val="0"/>
          <w:numId w:val="28"/>
        </w:numPr>
        <w:rPr>
          <w:del w:id="3129" w:author="Kelvin Sung" w:date="2021-05-22T18:18:00Z"/>
          <w:rFonts w:hint="eastAsia"/>
        </w:rPr>
      </w:pPr>
      <w:del w:id="3130"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31" w:author="Kelvin Sung" w:date="2021-05-22T18:18:00Z"/>
          <w:rFonts w:hint="eastAsia"/>
        </w:rPr>
      </w:pPr>
      <w:del w:id="3132"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33" w:author="Kelvin Sung" w:date="2021-05-22T18:18:00Z"/>
          <w:rFonts w:hint="eastAsia"/>
        </w:rPr>
      </w:pPr>
      <w:del w:id="3134" w:author="Kelvin Sung" w:date="2021-05-22T18:18:00Z">
        <w:r w:rsidDel="00B9388E">
          <w:delText xml:space="preserve">    let gl = glSys.get();</w:delText>
        </w:r>
      </w:del>
    </w:p>
    <w:p w14:paraId="652A57FE" w14:textId="24D4E0E2" w:rsidR="003E4989" w:rsidDel="00B9388E" w:rsidRDefault="003E4989" w:rsidP="003E4989">
      <w:pPr>
        <w:pStyle w:val="Code"/>
        <w:rPr>
          <w:del w:id="3135" w:author="Kelvin Sung" w:date="2021-05-22T18:18:00Z"/>
          <w:rFonts w:hint="eastAsia"/>
        </w:rPr>
      </w:pPr>
      <w:del w:id="3136"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37" w:author="Kelvin Sung" w:date="2021-05-22T18:18:00Z"/>
          <w:rFonts w:hint="eastAsia"/>
        </w:rPr>
      </w:pPr>
    </w:p>
    <w:p w14:paraId="267A678D" w14:textId="1953E9B9" w:rsidR="003E4989" w:rsidDel="00B9388E" w:rsidRDefault="003E4989" w:rsidP="003E4989">
      <w:pPr>
        <w:pStyle w:val="Code"/>
        <w:rPr>
          <w:del w:id="3138" w:author="Kelvin Sung" w:date="2021-05-22T18:18:00Z"/>
          <w:rFonts w:hint="eastAsia"/>
        </w:rPr>
      </w:pPr>
      <w:del w:id="3139"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40" w:author="Kelvin Sung" w:date="2021-05-22T18:18:00Z"/>
          <w:rStyle w:val="CodeBold"/>
        </w:rPr>
      </w:pPr>
      <w:del w:id="3141"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42" w:author="Kelvin Sung" w:date="2021-05-22T18:18:00Z"/>
          <w:rStyle w:val="CodeBold"/>
        </w:rPr>
      </w:pPr>
      <w:del w:id="3143"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44" w:author="Kelvin Sung" w:date="2021-05-22T18:18:00Z"/>
          <w:rStyle w:val="CodeBold"/>
        </w:rPr>
      </w:pPr>
      <w:del w:id="3145"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46" w:author="Kelvin Sung" w:date="2021-05-22T18:18:00Z"/>
          <w:rStyle w:val="CodeBold"/>
        </w:rPr>
      </w:pPr>
      <w:del w:id="3147"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48" w:author="Kelvin Sung" w:date="2021-05-22T18:18:00Z"/>
          <w:rFonts w:hint="eastAsia"/>
        </w:rPr>
      </w:pPr>
      <w:del w:id="3149"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50" w:author="Kelvin Sung" w:date="2021-05-22T18:18:00Z"/>
          <w:rFonts w:hint="eastAsia"/>
        </w:rPr>
      </w:pPr>
    </w:p>
    <w:p w14:paraId="6676B522" w14:textId="524D90D9" w:rsidR="003E4989" w:rsidDel="00B9388E" w:rsidRDefault="003E4989" w:rsidP="003E4989">
      <w:pPr>
        <w:pStyle w:val="Code"/>
        <w:rPr>
          <w:del w:id="3151" w:author="Kelvin Sung" w:date="2021-05-22T18:18:00Z"/>
          <w:rFonts w:hint="eastAsia"/>
        </w:rPr>
      </w:pPr>
      <w:del w:id="3152"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53" w:author="Kelvin Sung" w:date="2021-05-22T18:18:00Z"/>
          <w:rFonts w:hint="eastAsia"/>
        </w:rPr>
      </w:pPr>
      <w:del w:id="3154"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55" w:author="Kelvin Sung" w:date="2021-05-22T18:18:00Z"/>
          <w:rFonts w:hint="eastAsia"/>
        </w:rPr>
      </w:pPr>
      <w:del w:id="3156"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57" w:author="Kelvin Sung" w:date="2021-05-22T18:18:00Z"/>
          <w:rFonts w:hint="eastAsia"/>
        </w:rPr>
      </w:pPr>
    </w:p>
    <w:p w14:paraId="03784500" w14:textId="2C3EF125" w:rsidR="003E4989" w:rsidDel="00B9388E" w:rsidRDefault="003E4989" w:rsidP="003E4989">
      <w:pPr>
        <w:pStyle w:val="Code"/>
        <w:rPr>
          <w:del w:id="3158" w:author="Kelvin Sung" w:date="2021-05-22T18:18:00Z"/>
          <w:rFonts w:hint="eastAsia"/>
        </w:rPr>
      </w:pPr>
      <w:del w:id="3159"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60" w:author="Kelvin Sung" w:date="2021-05-22T18:18:00Z"/>
          <w:rFonts w:hint="eastAsia"/>
        </w:rPr>
      </w:pPr>
      <w:del w:id="3161"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62" w:author="Kelvin Sung" w:date="2021-05-22T18:18:00Z"/>
          <w:rFonts w:hint="eastAsia"/>
        </w:rPr>
      </w:pPr>
      <w:del w:id="3163"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64" w:author="Kelvin Sung" w:date="2021-05-22T18:18:00Z"/>
          <w:rFonts w:hint="eastAsia"/>
        </w:rPr>
      </w:pPr>
    </w:p>
    <w:p w14:paraId="2B4200BB" w14:textId="2786E1E3" w:rsidR="003E4989" w:rsidDel="00B9388E" w:rsidRDefault="003E4989" w:rsidP="003E4989">
      <w:pPr>
        <w:pStyle w:val="Code"/>
        <w:rPr>
          <w:del w:id="3165" w:author="Kelvin Sung" w:date="2021-05-22T18:18:00Z"/>
          <w:rFonts w:hint="eastAsia"/>
        </w:rPr>
      </w:pPr>
      <w:del w:id="3166"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67" w:author="Kelvin Sung" w:date="2021-05-22T18:18:00Z"/>
          <w:rFonts w:hint="eastAsia"/>
        </w:rPr>
      </w:pPr>
      <w:del w:id="3168"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69" w:author="Kelvin Sung" w:date="2021-05-22T18:18:00Z"/>
          <w:rFonts w:hint="eastAsia"/>
        </w:rPr>
      </w:pPr>
      <w:del w:id="3170"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rPr>
          <w:rFonts w:hint="eastAsia"/>
        </w:rPr>
      </w:pPr>
      <w:r>
        <w:t>}</w:t>
      </w:r>
      <w:commentRangeEnd w:id="3043"/>
      <w:r>
        <w:rPr>
          <w:rStyle w:val="CommentReference"/>
          <w:rFonts w:asciiTheme="minorHAnsi" w:hAnsiTheme="minorHAnsi"/>
          <w:noProof w:val="0"/>
        </w:rPr>
        <w:commentReference w:id="3043"/>
      </w:r>
      <w:commentRangeEnd w:id="3044"/>
      <w:r w:rsidR="00E713B9">
        <w:rPr>
          <w:rStyle w:val="CommentReference"/>
          <w:rFonts w:asciiTheme="minorHAnsi" w:hAnsiTheme="minorHAnsi"/>
          <w:noProof w:val="0"/>
        </w:rPr>
        <w:commentReference w:id="3044"/>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71" w:author="Kelvin Sung" w:date="2021-05-20T18:13:00Z">
        <w:r w:rsidDel="00E15C4E">
          <w:delText>Object</w:delText>
        </w:r>
      </w:del>
      <w:ins w:id="3172" w:author="Kelvin Sung" w:date="2021-05-20T18:13:00Z">
        <w:r w:rsidR="00E15C4E">
          <w:t>Class</w:t>
        </w:r>
      </w:ins>
    </w:p>
    <w:p w14:paraId="3051336A" w14:textId="68B7249D" w:rsidR="00176116" w:rsidRPr="00176116" w:rsidRDefault="00176116" w:rsidP="00176116">
      <w:pPr>
        <w:pStyle w:val="BodyTextFirst"/>
        <w:rPr>
          <w:rFonts w:hint="eastAsia"/>
        </w:rPr>
      </w:pPr>
      <w:r w:rsidRPr="00176116">
        <w:t xml:space="preserve">You can now </w:t>
      </w:r>
      <w:del w:id="3173" w:author="Kelvin Sung" w:date="2021-05-22T18:19:00Z">
        <w:r w:rsidRPr="00176116" w:rsidDel="00B9388E">
          <w:delText xml:space="preserve">create </w:delText>
        </w:r>
      </w:del>
      <w:ins w:id="3174" w:author="Kelvin Sung" w:date="2021-05-22T18:19:00Z">
        <w:r w:rsidR="00B9388E">
          <w:t xml:space="preserve">define the </w:t>
        </w:r>
      </w:ins>
      <w:del w:id="3175"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76" w:author="Kelvin Sung" w:date="2021-05-22T18:19:00Z">
        <w:r w:rsidR="00B9388E" w:rsidRPr="00B9388E">
          <w:rPr>
            <w:rStyle w:val="CodeInline"/>
            <w:rFonts w:hint="eastAsia"/>
            <w:rPrChange w:id="3177" w:author="Kelvin Sung" w:date="2021-05-22T18:19:00Z">
              <w:rPr>
                <w:rFonts w:hint="eastAsia"/>
              </w:rPr>
            </w:rPrChange>
          </w:rPr>
          <w:t>R</w:t>
        </w:r>
      </w:ins>
      <w:del w:id="3178" w:author="Kelvin Sung" w:date="2021-05-22T18:19:00Z">
        <w:r w:rsidRPr="00B9388E" w:rsidDel="00B9388E">
          <w:rPr>
            <w:rStyle w:val="CodeInline"/>
            <w:rFonts w:hint="eastAsia"/>
            <w:rPrChange w:id="3179" w:author="Kelvin Sung" w:date="2021-05-22T18:19:00Z">
              <w:rPr>
                <w:rFonts w:hint="eastAsia"/>
              </w:rPr>
            </w:rPrChange>
          </w:rPr>
          <w:delText>r</w:delText>
        </w:r>
      </w:del>
      <w:r w:rsidRPr="00B9388E">
        <w:rPr>
          <w:rStyle w:val="CodeInline"/>
          <w:rFonts w:hint="eastAsia"/>
          <w:rPrChange w:id="3180" w:author="Kelvin Sung" w:date="2021-05-22T18:19:00Z">
            <w:rPr>
              <w:rFonts w:hint="eastAsia"/>
            </w:rPr>
          </w:rPrChange>
        </w:rPr>
        <w:t>enderable</w:t>
      </w:r>
      <w:r w:rsidRPr="00176116">
        <w:t xml:space="preserve"> </w:t>
      </w:r>
      <w:del w:id="3181" w:author="Kelvin Sung" w:date="2021-05-22T18:19:00Z">
        <w:r w:rsidRPr="00176116" w:rsidDel="00B9388E">
          <w:delText xml:space="preserve">object </w:delText>
        </w:r>
      </w:del>
      <w:ins w:id="3182"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83" w:author="Kelvin Sung" w:date="2021-05-23T12:12:00Z"/>
          <w:rFonts w:hint="eastAsia"/>
        </w:rPr>
      </w:pPr>
      <w:r w:rsidRPr="00176116">
        <w:t xml:space="preserve">Begin by creating </w:t>
      </w:r>
      <w:ins w:id="3184" w:author="Kelvin Sung" w:date="2021-05-23T12:12:00Z">
        <w:r w:rsidR="004D06AC" w:rsidRPr="001126F3">
          <w:rPr>
            <w:rStyle w:val="CodeInline"/>
          </w:rPr>
          <w:t>illum_renderable.js</w:t>
        </w:r>
        <w:r w:rsidR="004D06AC" w:rsidRPr="00176116">
          <w:t xml:space="preserve"> </w:t>
        </w:r>
      </w:ins>
      <w:del w:id="3185" w:author="Kelvin Sung" w:date="2021-05-23T12:12:00Z">
        <w:r w:rsidRPr="00176116" w:rsidDel="004D06AC">
          <w:delText xml:space="preserve">a new file under </w:delText>
        </w:r>
      </w:del>
      <w:ins w:id="3186"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87" w:author="Kelvin Sung" w:date="2021-05-23T12:12:00Z">
        <w:r w:rsidR="004D06AC">
          <w:t xml:space="preserve">, </w:t>
        </w:r>
      </w:ins>
      <w:del w:id="3188"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189" w:author="Kelvin Sung" w:date="2021-05-23T12:12:00Z">
        <w:r w:rsidR="004D06AC">
          <w:t xml:space="preserve">defining the </w:t>
        </w:r>
      </w:ins>
    </w:p>
    <w:p w14:paraId="256ABB12" w14:textId="7868FD32" w:rsidR="00176116" w:rsidRDefault="001126F3">
      <w:pPr>
        <w:pStyle w:val="NumList"/>
        <w:numPr>
          <w:ilvl w:val="0"/>
          <w:numId w:val="29"/>
        </w:numPr>
        <w:rPr>
          <w:rFonts w:hint="eastAsia"/>
        </w:rPr>
      </w:pPr>
      <w:del w:id="3190"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191" w:author="Kelvin Sung" w:date="2021-05-23T12:12:00Z">
        <w:r w:rsidR="004D06AC">
          <w:t xml:space="preserve">class to subclass from </w:t>
        </w:r>
      </w:ins>
      <w:del w:id="3192"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193" w:author="Kelvin Sung" w:date="2021-05-23T12:13:00Z">
        <w:r w:rsidRPr="00176116" w:rsidDel="004D06AC">
          <w:delText xml:space="preserve"> </w:delText>
        </w:r>
      </w:del>
      <w:ins w:id="3194" w:author="Kelvin Sung" w:date="2021-05-23T12:12:00Z">
        <w:r w:rsidR="004D06AC">
          <w:t xml:space="preserve">, </w:t>
        </w:r>
      </w:ins>
      <w:del w:id="3195" w:author="Kelvin Sung" w:date="2021-05-23T12:13:00Z">
        <w:r w:rsidRPr="00176116" w:rsidDel="004D06AC">
          <w:delText>object</w:delText>
        </w:r>
        <w:r w:rsidDel="004D06AC">
          <w:delText>. Add</w:delText>
        </w:r>
        <w:r w:rsidR="00176116" w:rsidRPr="00176116" w:rsidDel="004D06AC">
          <w:delText xml:space="preserve"> a constructor to define </w:delText>
        </w:r>
      </w:del>
      <w:ins w:id="3196"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197" w:author="Kelvin Sung" w:date="2021-05-23T12:15:00Z">
        <w:r w:rsidR="00176116" w:rsidRPr="00176116" w:rsidDel="004D06AC">
          <w:delText xml:space="preserve"> superclass</w:delText>
        </w:r>
      </w:del>
      <w:r w:rsidR="00176116" w:rsidRPr="00176116">
        <w:t>. This</w:t>
      </w:r>
      <w:ins w:id="3198"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rFonts w:hint="eastAsia"/>
          <w:i w:val="0"/>
          <w:iCs w:val="0"/>
          <w:rPrChange w:id="3199" w:author="Kelvin Sung" w:date="2021-05-23T12:16:00Z">
            <w:rPr>
              <w:rStyle w:val="Emphasis"/>
              <w:rFonts w:hint="eastAsia"/>
            </w:rPr>
          </w:rPrChange>
        </w:rPr>
        <w:t>almost</w:t>
      </w:r>
      <w:r w:rsidR="00176116" w:rsidRPr="00176116">
        <w:t xml:space="preserve"> always the case. </w:t>
      </w:r>
      <w:ins w:id="3200" w:author="Kelvin Sung" w:date="2021-05-23T12:16:00Z">
        <w:r w:rsidR="004D06AC">
          <w:t>Lastly, don’t forget to export the class.</w:t>
        </w:r>
      </w:ins>
    </w:p>
    <w:p w14:paraId="3A5A6019" w14:textId="772C8005" w:rsidR="001126F3" w:rsidRDefault="001126F3" w:rsidP="001126F3">
      <w:pPr>
        <w:pStyle w:val="Code"/>
        <w:rPr>
          <w:ins w:id="3201" w:author="Kelvin Sung" w:date="2021-05-24T07:08:00Z"/>
        </w:rPr>
      </w:pPr>
      <w:r>
        <w:t>import * as texture from "../resources/texture.js";</w:t>
      </w:r>
    </w:p>
    <w:p w14:paraId="01383502" w14:textId="6D2C2BA6" w:rsidR="005B55B0" w:rsidRDefault="005B55B0" w:rsidP="001126F3">
      <w:pPr>
        <w:pStyle w:val="Code"/>
        <w:rPr>
          <w:rFonts w:hint="eastAsia"/>
        </w:rPr>
      </w:pPr>
      <w:ins w:id="3202" w:author="Kelvin Sung" w:date="2021-05-24T07:08:00Z">
        <w:r w:rsidRPr="005B55B0">
          <w:t>import * as glSys from "../core/gl.js";</w:t>
        </w:r>
      </w:ins>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07159C5" w14:textId="77777777" w:rsidR="001126F3" w:rsidDel="004D06AC" w:rsidRDefault="001126F3" w:rsidP="001126F3">
      <w:pPr>
        <w:pStyle w:val="Code"/>
        <w:rPr>
          <w:del w:id="3203" w:author="Kelvin Sung" w:date="2021-05-23T12:16:00Z"/>
          <w:rFonts w:hint="eastAsia"/>
        </w:rPr>
      </w:pPr>
      <w:bookmarkStart w:id="3204" w:name="_Hlk72122689"/>
      <w:r>
        <w:t xml:space="preserve">    </w:t>
      </w:r>
      <w:r w:rsidRPr="001126F3">
        <w:t>... implementation to follow …</w:t>
      </w:r>
    </w:p>
    <w:bookmarkEnd w:id="3204"/>
    <w:p w14:paraId="465558F4" w14:textId="77777777" w:rsidR="001126F3" w:rsidRDefault="001126F3" w:rsidP="001126F3">
      <w:pPr>
        <w:pStyle w:val="Code"/>
        <w:rPr>
          <w:rFonts w:hint="eastAsia"/>
        </w:rPr>
      </w:pPr>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ins w:id="3205" w:author="Kelvin Sung" w:date="2021-05-23T12:24:00Z"/>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206"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07" w:author="Kelvin Sung" w:date="2021-05-23T12:19:00Z">
        <w:r w:rsidR="00911687">
          <w:t>argument</w:t>
        </w:r>
      </w:ins>
      <w:ins w:id="3208" w:author="Kelvin Sung" w:date="2021-05-24T07:04:00Z">
        <w:r w:rsidR="005C5812">
          <w:t xml:space="preserve"> </w:t>
        </w:r>
      </w:ins>
      <w:ins w:id="3209" w:author="Kelvin Sung" w:date="2021-05-23T12:17:00Z">
        <w:r w:rsidR="00CF5A28">
          <w:t xml:space="preserve">of the </w:t>
        </w:r>
        <w:proofErr w:type="spellStart"/>
        <w:proofErr w:type="gramStart"/>
        <w:r w:rsidR="00CF5A28" w:rsidRPr="00CF5A28">
          <w:rPr>
            <w:rStyle w:val="CodeInline"/>
            <w:rFonts w:hint="eastAsia"/>
            <w:rPrChange w:id="3210" w:author="Kelvin Sung" w:date="2021-05-23T12:17:00Z">
              <w:rPr>
                <w:rFonts w:hint="eastAsia"/>
              </w:rPr>
            </w:rPrChange>
          </w:rPr>
          <w:t>texture.activate</w:t>
        </w:r>
        <w:proofErr w:type="spellEnd"/>
        <w:proofErr w:type="gramEnd"/>
        <w:r w:rsidR="00CF5A28" w:rsidRPr="00CF5A28">
          <w:rPr>
            <w:rStyle w:val="CodeInline"/>
            <w:rFonts w:hint="eastAsia"/>
            <w:rPrChange w:id="3211" w:author="Kelvin Sung" w:date="2021-05-23T12:17:00Z">
              <w:rPr>
                <w:rFonts w:hint="eastAsia"/>
              </w:rPr>
            </w:rPrChange>
          </w:rPr>
          <w:t>()</w:t>
        </w:r>
        <w:r w:rsidR="00CF5A28">
          <w:t xml:space="preserve"> function</w:t>
        </w:r>
      </w:ins>
      <w:ins w:id="3212" w:author="Kelvin Sung" w:date="2021-05-23T12:19:00Z">
        <w:r w:rsidR="00911687">
          <w:t xml:space="preserve"> call</w:t>
        </w:r>
      </w:ins>
      <w:ins w:id="3213" w:author="Kelvin Sung" w:date="2021-05-24T07:04:00Z">
        <w:r w:rsidR="005C5812">
          <w:t xml:space="preserve"> where </w:t>
        </w:r>
      </w:ins>
      <w:ins w:id="3214" w:author="Kelvin Sung" w:date="2021-05-24T08:43:00Z">
        <w:r w:rsidR="00C5365B">
          <w:t xml:space="preserve">the </w:t>
        </w:r>
      </w:ins>
      <w:ins w:id="3215" w:author="Kelvin Sung" w:date="2021-05-24T07:04:00Z">
        <w:r w:rsidR="005C5812">
          <w:t>WebGL texture unit 1 is explicitly specified.</w:t>
        </w:r>
      </w:ins>
      <w:ins w:id="3216" w:author="Kelvin Sung" w:date="2021-05-24T07:05:00Z">
        <w:r w:rsidR="005C5812">
          <w:t xml:space="preserve"> In concert with </w:t>
        </w:r>
      </w:ins>
      <w:proofErr w:type="spellStart"/>
      <w:ins w:id="3217" w:author="Kelvin Sung" w:date="2021-05-24T07:06:00Z">
        <w:r w:rsidR="005C5812" w:rsidRPr="005B55B0">
          <w:rPr>
            <w:rStyle w:val="CodeInline"/>
            <w:rPrChange w:id="3218" w:author="Kelvin Sung" w:date="2021-05-24T07:09:00Z">
              <w:rPr/>
            </w:rPrChange>
          </w:rPr>
          <w:t>IllumShader</w:t>
        </w:r>
        <w:proofErr w:type="spellEnd"/>
        <w:r w:rsidR="005C5812">
          <w:t xml:space="preserve"> linking </w:t>
        </w:r>
        <w:proofErr w:type="spellStart"/>
        <w:r w:rsidR="005C5812" w:rsidRPr="005B55B0">
          <w:rPr>
            <w:rStyle w:val="CodeInline"/>
            <w:rPrChange w:id="3219" w:author="Kelvin Sung" w:date="2021-05-24T07:09:00Z">
              <w:rPr/>
            </w:rPrChange>
          </w:rPr>
          <w:t>uNormalSampler</w:t>
        </w:r>
      </w:ins>
      <w:proofErr w:type="spellEnd"/>
      <w:ins w:id="3220" w:author="Kelvin Sung" w:date="2021-05-24T07:09:00Z">
        <w:r w:rsidR="005B55B0">
          <w:t xml:space="preserve"> to WebGL texture unit 1 and </w:t>
        </w:r>
        <w:proofErr w:type="spellStart"/>
        <w:r w:rsidR="005B55B0" w:rsidRPr="005B55B0">
          <w:rPr>
            <w:rStyle w:val="CodeInline"/>
            <w:rPrChange w:id="3221" w:author="Kelvin Sung" w:date="2021-05-24T07:10:00Z">
              <w:rPr/>
            </w:rPrChange>
          </w:rPr>
          <w:t>illum_fs</w:t>
        </w:r>
        <w:proofErr w:type="spellEnd"/>
        <w:r w:rsidR="005B55B0">
          <w:t xml:space="preserve"> samples the </w:t>
        </w:r>
      </w:ins>
      <w:proofErr w:type="spellStart"/>
      <w:ins w:id="3222" w:author="Kelvin Sung" w:date="2021-05-24T07:10:00Z">
        <w:r w:rsidR="005B55B0" w:rsidRPr="005B55B0">
          <w:rPr>
            <w:rStyle w:val="CodeInline"/>
            <w:rPrChange w:id="3223" w:author="Kelvin Sung" w:date="2021-05-24T07:10:00Z">
              <w:rPr/>
            </w:rPrChange>
          </w:rPr>
          <w:t>uNmormalSamper</w:t>
        </w:r>
        <w:proofErr w:type="spellEnd"/>
        <w:r w:rsidR="005B55B0">
          <w:t xml:space="preserve"> as a normal</w:t>
        </w:r>
      </w:ins>
      <w:ins w:id="3224" w:author="Kelvin Sung" w:date="2021-05-24T07:12:00Z">
        <w:r w:rsidR="005B55B0">
          <w:t xml:space="preserve"> map</w:t>
        </w:r>
      </w:ins>
      <w:ins w:id="3225" w:author="Kelvin Sung" w:date="2021-05-24T07:10:00Z">
        <w:r w:rsidR="005B55B0">
          <w:t xml:space="preserve">, your </w:t>
        </w:r>
      </w:ins>
      <w:ins w:id="3226"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27" w:author="Kelvin Sung" w:date="2021-05-20T18:03:00Z"/>
          <w:rFonts w:hint="eastAsia"/>
        </w:rPr>
      </w:pPr>
      <w:del w:id="3228" w:author="Kelvin Sung" w:date="2021-05-23T12:17:00Z">
        <w:r w:rsidRPr="00EE10DF" w:rsidDel="00CF5A28">
          <w:delText xml:space="preserve">base class’s </w:delText>
        </w:r>
      </w:del>
      <w:del w:id="3229" w:author="Kelvin Sung" w:date="2021-05-23T12:16:00Z">
        <w:r w:rsidRPr="001126F3" w:rsidDel="00CF5A28">
          <w:rPr>
            <w:rStyle w:val="CodeInline"/>
          </w:rPr>
          <w:delText>draw()</w:delText>
        </w:r>
        <w:r w:rsidRPr="00EE10DF" w:rsidDel="00CF5A28">
          <w:delText xml:space="preserve"> </w:delText>
        </w:r>
      </w:del>
      <w:del w:id="3230" w:author="Kelvin Sung" w:date="2021-05-23T12:17:00Z">
        <w:r w:rsidRPr="00EE10DF" w:rsidDel="00CF5A28">
          <w:delText>method.</w:delText>
        </w:r>
      </w:del>
    </w:p>
    <w:p w14:paraId="0C8FACAD" w14:textId="1E22865D" w:rsidR="001126F3" w:rsidDel="001B23DC" w:rsidRDefault="001126F3" w:rsidP="001126F3">
      <w:pPr>
        <w:pStyle w:val="Code"/>
        <w:rPr>
          <w:del w:id="3231" w:author="Kelvin Sung" w:date="2021-05-20T18:03:00Z"/>
          <w:rFonts w:hint="eastAsia"/>
        </w:rPr>
      </w:pPr>
      <w:del w:id="3232" w:author="Kelvin Sung" w:date="2021-05-20T18:03:00Z">
        <w:r w:rsidDel="001B23DC">
          <w:delText xml:space="preserve">    </w:delText>
        </w:r>
      </w:del>
      <w:r>
        <w:t>draw(camera) {</w:t>
      </w:r>
    </w:p>
    <w:p w14:paraId="689D4BB2" w14:textId="77777777" w:rsidR="001B23DC" w:rsidRDefault="001126F3" w:rsidP="001126F3">
      <w:pPr>
        <w:pStyle w:val="Code"/>
        <w:rPr>
          <w:ins w:id="3233" w:author="Kelvin Sung" w:date="2021-05-20T18:03:00Z"/>
          <w:rFonts w:hint="eastAsia"/>
        </w:rPr>
      </w:pPr>
      <w:del w:id="3234" w:author="Kelvin Sung" w:date="2021-05-20T18:03:00Z">
        <w:r w:rsidDel="001B23DC">
          <w:delText xml:space="preserve">    </w:delText>
        </w:r>
      </w:del>
    </w:p>
    <w:p w14:paraId="7EE01161" w14:textId="3A0D14D8" w:rsidR="001126F3" w:rsidDel="001B23DC" w:rsidRDefault="001126F3" w:rsidP="001126F3">
      <w:pPr>
        <w:pStyle w:val="Code"/>
        <w:rPr>
          <w:del w:id="3235" w:author="Kelvin Sung" w:date="2021-05-20T18:03:00Z"/>
          <w:rFonts w:hint="eastAsia"/>
        </w:rPr>
      </w:pPr>
      <w:r>
        <w:t xml:space="preserve">    texture.activate(this.mNormalMap, </w:t>
      </w:r>
      <w:ins w:id="3236" w:author="Kelvin Sung" w:date="2021-05-24T07:05:00Z">
        <w:r w:rsidR="005C5812" w:rsidRPr="005C5812">
          <w:t>glSys.get().TEXTURE</w:t>
        </w:r>
        <w:r w:rsidR="005C5812">
          <w:t>1</w:t>
        </w:r>
      </w:ins>
      <w:del w:id="3237" w:author="Kelvin Sung" w:date="2021-05-24T07:05:00Z">
        <w:r w:rsidDel="005C5812">
          <w:delText>true</w:delText>
        </w:r>
      </w:del>
      <w:r>
        <w:t>);</w:t>
      </w:r>
    </w:p>
    <w:p w14:paraId="6B7F6332" w14:textId="77777777" w:rsidR="001B23DC" w:rsidRDefault="001126F3" w:rsidP="001126F3">
      <w:pPr>
        <w:pStyle w:val="Code"/>
        <w:rPr>
          <w:ins w:id="3238" w:author="Kelvin Sung" w:date="2021-05-20T18:03:00Z"/>
          <w:rFonts w:hint="eastAsia"/>
        </w:rPr>
      </w:pPr>
      <w:del w:id="3239" w:author="Kelvin Sung" w:date="2021-05-20T18:03:00Z">
        <w:r w:rsidDel="001B23DC">
          <w:delText xml:space="preserve">    </w:delText>
        </w:r>
      </w:del>
    </w:p>
    <w:p w14:paraId="7507C0B4" w14:textId="110D6B1B" w:rsidR="001126F3" w:rsidDel="001B23DC" w:rsidRDefault="001126F3" w:rsidP="001126F3">
      <w:pPr>
        <w:pStyle w:val="Code"/>
        <w:rPr>
          <w:del w:id="3240" w:author="Kelvin Sung" w:date="2021-05-20T18:03:00Z"/>
          <w:rFonts w:hint="eastAsia"/>
        </w:rPr>
      </w:pPr>
      <w:r>
        <w:t xml:space="preserve">    // Here the normal map texture coordinate is copied from those of </w:t>
      </w:r>
    </w:p>
    <w:p w14:paraId="0C852E67" w14:textId="77777777" w:rsidR="001B23DC" w:rsidRDefault="001126F3" w:rsidP="001126F3">
      <w:pPr>
        <w:pStyle w:val="Code"/>
        <w:rPr>
          <w:ins w:id="3241" w:author="Kelvin Sung" w:date="2021-05-20T18:03:00Z"/>
          <w:rFonts w:hint="eastAsia"/>
        </w:rPr>
      </w:pPr>
      <w:del w:id="3242" w:author="Kelvin Sung" w:date="2021-05-20T18:03:00Z">
        <w:r w:rsidDel="001B23DC">
          <w:delText xml:space="preserve">    </w:delText>
        </w:r>
      </w:del>
    </w:p>
    <w:p w14:paraId="4578AD01" w14:textId="6C51DE70" w:rsidR="001126F3" w:rsidDel="001B23DC" w:rsidRDefault="001126F3" w:rsidP="001126F3">
      <w:pPr>
        <w:pStyle w:val="Code"/>
        <w:rPr>
          <w:del w:id="3243" w:author="Kelvin Sung" w:date="2021-05-20T18:03:00Z"/>
          <w:rFonts w:hint="eastAsia"/>
        </w:rPr>
      </w:pPr>
      <w:r>
        <w:t xml:space="preserve">    // the corresponding sprite sheet</w:t>
      </w:r>
    </w:p>
    <w:p w14:paraId="7B6E8595" w14:textId="77777777" w:rsidR="001B23DC" w:rsidRDefault="001126F3" w:rsidP="001126F3">
      <w:pPr>
        <w:pStyle w:val="Code"/>
        <w:rPr>
          <w:ins w:id="3244" w:author="Kelvin Sung" w:date="2021-05-20T18:03:00Z"/>
          <w:rFonts w:hint="eastAsia"/>
        </w:rPr>
      </w:pPr>
      <w:del w:id="3245" w:author="Kelvin Sung" w:date="2021-05-20T18:03:00Z">
        <w:r w:rsidDel="001B23DC">
          <w:delText xml:space="preserve">    </w:delText>
        </w:r>
      </w:del>
    </w:p>
    <w:p w14:paraId="4191E3B1" w14:textId="5A078F14" w:rsidR="001126F3" w:rsidDel="001B23DC" w:rsidRDefault="001126F3" w:rsidP="001126F3">
      <w:pPr>
        <w:pStyle w:val="Code"/>
        <w:rPr>
          <w:del w:id="3246" w:author="Kelvin Sung" w:date="2021-05-20T18:03:00Z"/>
          <w:rFonts w:hint="eastAsia"/>
        </w:rPr>
      </w:pPr>
      <w:r>
        <w:t xml:space="preserve">    super.draw(camera);</w:t>
      </w:r>
    </w:p>
    <w:p w14:paraId="3EA503D4" w14:textId="77777777" w:rsidR="001B23DC" w:rsidRDefault="001126F3" w:rsidP="001126F3">
      <w:pPr>
        <w:pStyle w:val="Code"/>
        <w:rPr>
          <w:ins w:id="3247" w:author="Kelvin Sung" w:date="2021-05-20T18:03:00Z"/>
          <w:rFonts w:hint="eastAsia"/>
        </w:rPr>
      </w:pPr>
      <w:del w:id="3248" w:author="Kelvin Sung" w:date="2021-05-20T18:03:00Z">
        <w:r w:rsidDel="001B23DC">
          <w:delText xml:space="preserve">    </w:delText>
        </w:r>
      </w:del>
    </w:p>
    <w:p w14:paraId="17B83693" w14:textId="34C01DBC" w:rsidR="001126F3" w:rsidRDefault="001126F3" w:rsidP="001126F3">
      <w:pPr>
        <w:pStyle w:val="Code"/>
        <w:rPr>
          <w:ins w:id="3249" w:author="Kelvin Sung" w:date="2021-05-22T18:20:00Z"/>
          <w:rFonts w:hint="eastAsia"/>
        </w:rPr>
      </w:pPr>
      <w:r>
        <w:t>}</w:t>
      </w:r>
    </w:p>
    <w:p w14:paraId="49418565" w14:textId="06427367" w:rsidR="00F138DE" w:rsidRPr="00EE10DF" w:rsidRDefault="00F138DE">
      <w:pPr>
        <w:pStyle w:val="BodyTextCont"/>
        <w:rPr>
          <w:rFonts w:hint="eastAsia"/>
        </w:rPr>
        <w:pPrChange w:id="3250" w:author="Kelvin Sung" w:date="2021-05-22T18:20:00Z">
          <w:pPr>
            <w:pStyle w:val="Code"/>
          </w:pPr>
        </w:pPrChange>
      </w:pPr>
      <w:ins w:id="3251"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52" w:author="Kelvin Sung" w:date="2021-05-24T08:45:00Z">
        <w:r w:rsidDel="00125F73">
          <w:delText xml:space="preserve">Modifying </w:delText>
        </w:r>
      </w:del>
      <w:ins w:id="3253" w:author="Kelvin Sung" w:date="2021-05-24T08:46:00Z">
        <w:r w:rsidR="00B76FED">
          <w:t>Defining a Default</w:t>
        </w:r>
      </w:ins>
      <w:ins w:id="3254" w:author="Kelvin Sung" w:date="2021-05-24T08:45:00Z">
        <w:r w:rsidR="00125F73">
          <w:t xml:space="preserve"> </w:t>
        </w:r>
        <w:proofErr w:type="spellStart"/>
        <w:r w:rsidR="00125F73">
          <w:t>IllumShader</w:t>
        </w:r>
        <w:proofErr w:type="spellEnd"/>
        <w:r w:rsidR="00125F73">
          <w:t xml:space="preserve"> </w:t>
        </w:r>
      </w:ins>
      <w:ins w:id="3255" w:author="Kelvin Sung" w:date="2021-05-24T08:46:00Z">
        <w:r w:rsidR="00B76FED">
          <w:t>Instance</w:t>
        </w:r>
      </w:ins>
      <w:del w:id="3256" w:author="Kelvin Sung" w:date="2021-05-24T08:46:00Z">
        <w:r w:rsidDel="00B76FED">
          <w:delText>the Engine</w:delText>
        </w:r>
      </w:del>
    </w:p>
    <w:p w14:paraId="571BF90E" w14:textId="3CB7A0E2" w:rsidR="00EE10DF" w:rsidDel="006C5525" w:rsidRDefault="00B76FED" w:rsidP="00CC1B7B">
      <w:pPr>
        <w:pStyle w:val="BodyTextFirst"/>
        <w:rPr>
          <w:del w:id="3257" w:author="Kelvin Sung" w:date="2021-05-24T09:11:00Z"/>
          <w:rFonts w:hint="eastAsia"/>
        </w:rPr>
      </w:pPr>
      <w:ins w:id="3258" w:author="Kelvin Sung" w:date="2021-05-24T08:46:00Z">
        <w:r>
          <w:t xml:space="preserve">Similar to all other shaders in the engine, </w:t>
        </w:r>
      </w:ins>
      <w:ins w:id="3259" w:author="Kelvin Sung" w:date="2021-05-24T08:47:00Z">
        <w:r>
          <w:t xml:space="preserve">a default instance of the </w:t>
        </w:r>
        <w:proofErr w:type="spellStart"/>
        <w:r w:rsidRPr="00B76FED">
          <w:rPr>
            <w:rStyle w:val="CodeInline"/>
            <w:rPrChange w:id="3260" w:author="Kelvin Sung" w:date="2021-05-24T08:47:00Z">
              <w:rPr/>
            </w:rPrChange>
          </w:rPr>
          <w:t>IllumShader</w:t>
        </w:r>
        <w:proofErr w:type="spellEnd"/>
        <w:r>
          <w:t xml:space="preserve"> </w:t>
        </w:r>
      </w:ins>
      <w:ins w:id="3261" w:author="Kelvin Sung" w:date="2021-05-24T09:35:00Z">
        <w:r w:rsidR="00AB46AE">
          <w:t>must</w:t>
        </w:r>
      </w:ins>
      <w:ins w:id="3262" w:author="Kelvin Sung" w:date="2021-05-24T08:47:00Z">
        <w:r>
          <w:t xml:space="preserve"> be defined to be shared. </w:t>
        </w:r>
      </w:ins>
      <w:ins w:id="3263" w:author="Kelvin Sung" w:date="2021-05-24T09:12:00Z">
        <w:r w:rsidR="006C5525">
          <w:t xml:space="preserve">The </w:t>
        </w:r>
      </w:ins>
      <w:ins w:id="3264" w:author="Kelvin Sung" w:date="2021-05-24T09:14:00Z">
        <w:r w:rsidR="006C5525">
          <w:t>code</w:t>
        </w:r>
      </w:ins>
      <w:ins w:id="3265" w:author="Kelvin Sung" w:date="2021-05-24T09:12:00Z">
        <w:r w:rsidR="006C5525">
          <w:t xml:space="preserve"> involved </w:t>
        </w:r>
      </w:ins>
      <w:ins w:id="3266" w:author="Kelvin Sung" w:date="2021-05-24T09:13:00Z">
        <w:r w:rsidR="006C5525">
          <w:t xml:space="preserve">in </w:t>
        </w:r>
      </w:ins>
      <w:ins w:id="3267" w:author="Kelvin Sung" w:date="2021-05-24T09:12:00Z">
        <w:r w:rsidR="006C5525">
          <w:t xml:space="preserve">defining </w:t>
        </w:r>
      </w:ins>
      <w:ins w:id="3268" w:author="Kelvin Sung" w:date="2021-05-24T09:15:00Z">
        <w:r w:rsidR="006C5525">
          <w:t xml:space="preserve">the </w:t>
        </w:r>
      </w:ins>
      <w:ins w:id="3269" w:author="Kelvin Sung" w:date="2021-05-24T09:12:00Z">
        <w:r w:rsidR="006C5525">
          <w:t xml:space="preserve">default </w:t>
        </w:r>
        <w:proofErr w:type="spellStart"/>
        <w:r w:rsidR="006C5525" w:rsidRPr="0007431B">
          <w:rPr>
            <w:rStyle w:val="CodeInline"/>
          </w:rPr>
          <w:t>IllumShader</w:t>
        </w:r>
        <w:proofErr w:type="spellEnd"/>
        <w:r w:rsidR="006C5525">
          <w:t xml:space="preserve"> instance </w:t>
        </w:r>
      </w:ins>
      <w:ins w:id="3270" w:author="Kelvin Sung" w:date="2021-05-24T09:16:00Z">
        <w:r w:rsidR="006C5525">
          <w:t xml:space="preserve">is </w:t>
        </w:r>
      </w:ins>
      <w:ins w:id="3271" w:author="Kelvin Sung" w:date="2021-05-24T09:12:00Z">
        <w:r w:rsidR="006C5525">
          <w:t>i</w:t>
        </w:r>
      </w:ins>
      <w:ins w:id="3272" w:author="Kelvin Sung" w:date="2021-05-24T09:09:00Z">
        <w:r w:rsidR="006C5525">
          <w:t>dentical to th</w:t>
        </w:r>
      </w:ins>
      <w:ins w:id="3273" w:author="Kelvin Sung" w:date="2021-05-24T09:13:00Z">
        <w:r w:rsidR="006C5525">
          <w:t xml:space="preserve">ose of </w:t>
        </w:r>
      </w:ins>
      <w:proofErr w:type="spellStart"/>
      <w:ins w:id="3274" w:author="Kelvin Sung" w:date="2021-05-24T09:08:00Z">
        <w:r w:rsidR="006C5525" w:rsidRPr="006C5525">
          <w:rPr>
            <w:rStyle w:val="CodeInline"/>
            <w:rPrChange w:id="3275" w:author="Kelvin Sung" w:date="2021-05-24T09:08:00Z">
              <w:rPr/>
            </w:rPrChange>
          </w:rPr>
          <w:t>LightShader</w:t>
        </w:r>
        <w:proofErr w:type="spellEnd"/>
        <w:r w:rsidR="006C5525">
          <w:t xml:space="preserve"> </w:t>
        </w:r>
      </w:ins>
      <w:ins w:id="3276" w:author="Kelvin Sung" w:date="2021-05-24T09:16:00Z">
        <w:r w:rsidR="006C5525">
          <w:t xml:space="preserve">presented </w:t>
        </w:r>
      </w:ins>
      <w:ins w:id="3277" w:author="Kelvin Sung" w:date="2021-05-24T09:08:00Z">
        <w:r w:rsidR="006C5525">
          <w:t>earlier in this chapter</w:t>
        </w:r>
      </w:ins>
      <w:ins w:id="3278" w:author="Kelvin Sung" w:date="2021-05-24T09:15:00Z">
        <w:r w:rsidR="006C5525">
          <w:t xml:space="preserve">, </w:t>
        </w:r>
      </w:ins>
      <w:ins w:id="3279" w:author="Kelvin Sung" w:date="2021-05-24T09:35:00Z">
        <w:r w:rsidR="00856F30">
          <w:t xml:space="preserve">with the straightforward </w:t>
        </w:r>
      </w:ins>
      <w:ins w:id="3280" w:author="Kelvin Sung" w:date="2021-05-24T09:15:00Z">
        <w:r w:rsidR="006C5525">
          <w:t>except</w:t>
        </w:r>
      </w:ins>
      <w:ins w:id="3281" w:author="Kelvin Sung" w:date="2021-05-24T09:35:00Z">
        <w:r w:rsidR="00856F30">
          <w:t>ion of substituting the</w:t>
        </w:r>
      </w:ins>
      <w:ins w:id="3282" w:author="Kelvin Sung" w:date="2021-05-24T09:15:00Z">
        <w:r w:rsidR="006C5525">
          <w:t xml:space="preserve"> corresponding variable</w:t>
        </w:r>
      </w:ins>
      <w:ins w:id="3283" w:author="Kelvin Sung" w:date="2021-05-24T09:36:00Z">
        <w:r w:rsidR="00856F30">
          <w:t xml:space="preserve"> name</w:t>
        </w:r>
      </w:ins>
      <w:ins w:id="3284" w:author="Kelvin Sung" w:date="2021-05-24T09:15:00Z">
        <w:r w:rsidR="006C5525">
          <w:t>s and datatype</w:t>
        </w:r>
      </w:ins>
      <w:ins w:id="3285" w:author="Kelvin Sung" w:date="2021-05-24T09:13:00Z">
        <w:r w:rsidR="006C5525">
          <w:t xml:space="preserve">. Please refer to the </w:t>
        </w:r>
        <w:r w:rsidR="006C5525">
          <w:rPr>
            <w:rStyle w:val="Emphasis"/>
          </w:rPr>
          <w:t>Defining</w:t>
        </w:r>
      </w:ins>
      <w:ins w:id="3286"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287" w:author="Kelvin Sung" w:date="2021-05-24T09:08:00Z">
        <w:r w:rsidR="006C5525">
          <w:t xml:space="preserve"> </w:t>
        </w:r>
      </w:ins>
      <w:ins w:id="3288" w:author="Kelvin Sung" w:date="2021-05-24T09:14:00Z">
        <w:r w:rsidR="006C5525">
          <w:t xml:space="preserve">subsection and the </w:t>
        </w:r>
        <w:r w:rsidR="006C5525" w:rsidRPr="006C5525">
          <w:rPr>
            <w:rStyle w:val="CodeInline"/>
            <w:rPrChange w:id="3289" w:author="Kelvin Sung" w:date="2021-05-24T09:16:00Z">
              <w:rPr/>
            </w:rPrChange>
          </w:rPr>
          <w:t>shader_resources.js</w:t>
        </w:r>
        <w:r w:rsidR="006C5525">
          <w:t xml:space="preserve"> source code file in the </w:t>
        </w:r>
        <w:proofErr w:type="spellStart"/>
        <w:r w:rsidR="006C5525" w:rsidRPr="006C5525">
          <w:rPr>
            <w:rStyle w:val="CodeInline"/>
            <w:rPrChange w:id="3290" w:author="Kelvin Sung" w:date="2021-05-24T09:16:00Z">
              <w:rPr/>
            </w:rPrChange>
          </w:rPr>
          <w:t>src</w:t>
        </w:r>
        <w:proofErr w:type="spellEnd"/>
        <w:r w:rsidR="006C5525" w:rsidRPr="006C5525">
          <w:rPr>
            <w:rStyle w:val="CodeInline"/>
            <w:rPrChange w:id="3291" w:author="Kelvin Sung" w:date="2021-05-24T09:16:00Z">
              <w:rPr/>
            </w:rPrChange>
          </w:rPr>
          <w:t>/engine/core</w:t>
        </w:r>
        <w:r w:rsidR="006C5525">
          <w:t xml:space="preserve"> folder for details. </w:t>
        </w:r>
      </w:ins>
      <w:del w:id="3292"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rsidP="006C5525">
      <w:pPr>
        <w:pStyle w:val="BodyTextFirst"/>
        <w:rPr>
          <w:del w:id="3293" w:author="Kelvin Sung" w:date="2021-05-24T09:11:00Z"/>
        </w:rPr>
        <w:pPrChange w:id="3294" w:author="Kelvin Sung" w:date="2021-05-24T09:14:00Z">
          <w:pPr>
            <w:pStyle w:val="Heading4"/>
          </w:pPr>
        </w:pPrChange>
      </w:pPr>
      <w:commentRangeStart w:id="3295"/>
      <w:del w:id="3296" w:author="Kelvin Sung" w:date="2021-05-24T09:11:00Z">
        <w:r w:rsidDel="006C5525">
          <w:delText>Defining the Default in Engine_DefaultResources</w:delText>
        </w:r>
      </w:del>
    </w:p>
    <w:p w14:paraId="7A054463" w14:textId="7FD73217" w:rsidR="00EE10DF" w:rsidDel="006C5525" w:rsidRDefault="00EE10DF" w:rsidP="006C5525">
      <w:pPr>
        <w:pStyle w:val="BodyTextFirst"/>
        <w:rPr>
          <w:del w:id="3297" w:author="Kelvin Sung" w:date="2021-05-24T09:14:00Z"/>
          <w:rFonts w:hint="eastAsia"/>
        </w:rPr>
        <w:pPrChange w:id="3298" w:author="Kelvin Sung" w:date="2021-05-24T09:14:00Z">
          <w:pPr>
            <w:pStyle w:val="BodyTextFirst"/>
          </w:pPr>
        </w:pPrChange>
      </w:pPr>
      <w:del w:id="3299"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rsidP="006C5525">
      <w:pPr>
        <w:pStyle w:val="BodyTextFirst"/>
        <w:rPr>
          <w:del w:id="3300" w:author="Kelvin Sung" w:date="2021-05-24T09:17:00Z"/>
          <w:rFonts w:hint="eastAsia"/>
        </w:rPr>
        <w:pPrChange w:id="3301" w:author="Kelvin Sung" w:date="2021-05-24T09:17:00Z">
          <w:pPr>
            <w:pStyle w:val="NumList"/>
            <w:numPr>
              <w:numId w:val="30"/>
            </w:numPr>
          </w:pPr>
        </w:pPrChange>
      </w:pPr>
      <w:del w:id="3302" w:author="Kelvin Sung" w:date="2021-05-24T09:17:00Z">
        <w:r w:rsidDel="006C5525">
          <w:delText>Define a constant file path and variable for the newly created fragment shader.</w:delText>
        </w:r>
      </w:del>
    </w:p>
    <w:p w14:paraId="35B57611" w14:textId="62CBB0B2" w:rsidR="00EE10DF" w:rsidRPr="00EE10DF" w:rsidDel="006C5525" w:rsidRDefault="00EE10DF" w:rsidP="006C5525">
      <w:pPr>
        <w:pStyle w:val="BodyTextFirst"/>
        <w:rPr>
          <w:del w:id="3303" w:author="Kelvin Sung" w:date="2021-05-24T09:17:00Z"/>
          <w:rFonts w:hint="eastAsia"/>
        </w:rPr>
        <w:pPrChange w:id="3304" w:author="Kelvin Sung" w:date="2021-05-24T09:17:00Z">
          <w:pPr>
            <w:pStyle w:val="NumList"/>
          </w:pPr>
        </w:pPrChange>
      </w:pPr>
      <w:del w:id="3305"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rsidP="006C5525">
      <w:pPr>
        <w:pStyle w:val="BodyTextFirst"/>
        <w:rPr>
          <w:del w:id="3306" w:author="Kelvin Sung" w:date="2021-05-24T09:17:00Z"/>
          <w:rFonts w:hint="eastAsia"/>
        </w:rPr>
        <w:pPrChange w:id="3307" w:author="Kelvin Sung" w:date="2021-05-24T09:17:00Z">
          <w:pPr>
            <w:pStyle w:val="NumList"/>
          </w:pPr>
        </w:pPrChange>
      </w:pPr>
      <w:del w:id="3308" w:author="Kelvin Sung" w:date="2021-05-24T09:17:00Z">
        <w:r w:rsidRPr="00EE10DF" w:rsidDel="006C5525">
          <w:delText>Add a simple accessor for the illumination shader.</w:delText>
        </w:r>
      </w:del>
    </w:p>
    <w:p w14:paraId="5C31C1A9" w14:textId="700AD5D0" w:rsidR="00EE10DF" w:rsidRPr="00EE10DF" w:rsidDel="006C5525" w:rsidRDefault="00EE10DF" w:rsidP="006C5525">
      <w:pPr>
        <w:pStyle w:val="BodyTextFirst"/>
        <w:rPr>
          <w:del w:id="3309" w:author="Kelvin Sung" w:date="2021-05-24T09:17:00Z"/>
          <w:rFonts w:hint="eastAsia"/>
        </w:rPr>
        <w:pPrChange w:id="3310" w:author="Kelvin Sung" w:date="2021-05-24T09:17:00Z">
          <w:pPr>
            <w:pStyle w:val="NumList"/>
          </w:pPr>
        </w:pPrChange>
      </w:pPr>
      <w:del w:id="3311"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rsidP="006C5525">
      <w:pPr>
        <w:pStyle w:val="BodyTextFirst"/>
        <w:rPr>
          <w:del w:id="3312" w:author="Kelvin Sung" w:date="2021-05-24T09:17:00Z"/>
          <w:rFonts w:hint="eastAsia"/>
        </w:rPr>
        <w:pPrChange w:id="3313" w:author="Kelvin Sung" w:date="2021-05-24T09:17:00Z">
          <w:pPr>
            <w:pStyle w:val="NumList"/>
          </w:pPr>
        </w:pPrChange>
      </w:pPr>
      <w:del w:id="3314"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rsidP="006C5525">
      <w:pPr>
        <w:pStyle w:val="BodyTextFirst"/>
        <w:rPr>
          <w:del w:id="3315" w:author="Kelvin Sung" w:date="2021-05-24T09:17:00Z"/>
          <w:rFonts w:hint="eastAsia"/>
        </w:rPr>
        <w:pPrChange w:id="3316" w:author="Kelvin Sung" w:date="2021-05-24T09:17:00Z">
          <w:pPr>
            <w:pStyle w:val="NumList"/>
          </w:pPr>
        </w:pPrChange>
      </w:pPr>
      <w:del w:id="3317" w:author="Kelvin Sung" w:date="2021-05-24T09:17:00Z">
        <w:r w:rsidRPr="00EE10DF" w:rsidDel="006C5525">
          <w:delText>Export the get accessor in the public function list.</w:delText>
        </w:r>
        <w:commentRangeEnd w:id="3295"/>
        <w:r w:rsidR="003E4989" w:rsidDel="006C5525">
          <w:rPr>
            <w:rStyle w:val="CommentReference"/>
            <w:rFonts w:asciiTheme="minorHAnsi" w:hAnsiTheme="minorHAnsi"/>
          </w:rPr>
          <w:commentReference w:id="3295"/>
        </w:r>
      </w:del>
    </w:p>
    <w:p w14:paraId="62AD3CAA" w14:textId="77777777" w:rsidR="00EE10DF" w:rsidRDefault="00EE10DF" w:rsidP="006C5525">
      <w:pPr>
        <w:pStyle w:val="BodyTextFirst"/>
        <w:rPr>
          <w:rFonts w:hint="eastAsia"/>
        </w:rPr>
        <w:pPrChange w:id="3318" w:author="Kelvin Sung" w:date="2021-05-24T09:17:00Z">
          <w:pPr>
            <w:pStyle w:val="BodyTextFirst"/>
          </w:pPr>
        </w:pPrChange>
      </w:pPr>
    </w:p>
    <w:p w14:paraId="2273F3D8" w14:textId="67F60711" w:rsidR="00EE10DF" w:rsidDel="006C5525" w:rsidRDefault="00EE10DF" w:rsidP="00EE10DF">
      <w:pPr>
        <w:pStyle w:val="Heading4"/>
        <w:rPr>
          <w:del w:id="3319" w:author="Kelvin Sung" w:date="2021-05-24T09:17:00Z"/>
        </w:rPr>
      </w:pPr>
      <w:commentRangeStart w:id="3320"/>
      <w:del w:id="3321"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22" w:author="Kelvin Sung" w:date="2021-05-24T09:17:00Z"/>
          <w:rFonts w:hint="eastAsia"/>
        </w:rPr>
      </w:pPr>
      <w:del w:id="3323"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24" w:author="Kelvin Sung" w:date="2021-05-24T09:17:00Z"/>
          <w:rFonts w:hint="eastAsia"/>
        </w:rPr>
      </w:pPr>
      <w:del w:id="3325"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26" w:author="Kelvin Sung" w:date="2021-05-24T09:17:00Z"/>
          <w:rFonts w:hint="eastAsia"/>
        </w:rPr>
      </w:pPr>
      <w:del w:id="3327"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28" w:author="Kelvin Sung" w:date="2021-05-24T09:17:00Z"/>
          <w:rFonts w:hint="eastAsia"/>
        </w:rPr>
      </w:pPr>
      <w:del w:id="3329" w:author="Kelvin Sung" w:date="2021-05-24T09:17:00Z">
        <w:r w:rsidRPr="00EE10DF" w:rsidDel="006C5525">
          <w:delText>Remember to export the activation of the normal map in the public function list.</w:delText>
        </w:r>
        <w:commentRangeEnd w:id="3320"/>
        <w:r w:rsidR="000C036B" w:rsidDel="006C5525">
          <w:rPr>
            <w:rStyle w:val="CommentReference"/>
            <w:rFonts w:asciiTheme="minorHAnsi" w:hAnsiTheme="minorHAnsi"/>
          </w:rPr>
          <w:commentReference w:id="3320"/>
        </w:r>
      </w:del>
    </w:p>
    <w:p w14:paraId="02E48874" w14:textId="7CFA24C0" w:rsidR="000C036B" w:rsidDel="006C5525" w:rsidRDefault="000C036B" w:rsidP="00EE10DF">
      <w:pPr>
        <w:pStyle w:val="Heading3"/>
        <w:rPr>
          <w:del w:id="3330" w:author="Kelvin Sung" w:date="2021-05-24T09:17:00Z"/>
        </w:rPr>
      </w:pPr>
      <w:commentRangeStart w:id="3331"/>
      <w:del w:id="3332" w:author="Kelvin Sung" w:date="2021-05-24T09:17:00Z">
        <w:r w:rsidRPr="000C036B" w:rsidDel="006C5525">
          <w:delText>Modifiy index.js stuff</w:delText>
        </w:r>
        <w:commentRangeEnd w:id="3331"/>
        <w:r w:rsidDel="006C5525">
          <w:rPr>
            <w:rStyle w:val="CommentReference"/>
            <w:rFonts w:asciiTheme="minorHAnsi" w:eastAsia="SimSun" w:hAnsiTheme="minorHAnsi" w:cstheme="minorBidi"/>
            <w:color w:val="auto"/>
          </w:rPr>
          <w:commentReference w:id="3331"/>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333"/>
      <w:r>
        <w:t>Modifying the Hero and the Minion</w:t>
      </w:r>
      <w:commentRangeEnd w:id="3333"/>
      <w:r w:rsidR="000C036B">
        <w:rPr>
          <w:rStyle w:val="CommentReference"/>
          <w:rFonts w:asciiTheme="minorHAnsi" w:eastAsia="SimSun" w:hAnsiTheme="minorHAnsi" w:cstheme="minorBidi"/>
          <w:i w:val="0"/>
          <w:iCs w:val="0"/>
          <w:color w:val="auto"/>
        </w:rPr>
        <w:commentReference w:id="3333"/>
      </w:r>
    </w:p>
    <w:p w14:paraId="3047E2DB" w14:textId="77777777" w:rsidR="00EE10DF" w:rsidRDefault="00EE10DF" w:rsidP="00EE10DF">
      <w:pPr>
        <w:pStyle w:val="BodyTextFirst"/>
        <w:rPr>
          <w:rFonts w:hint="eastAsia"/>
        </w:rPr>
      </w:pPr>
      <w:r>
        <w:t xml:space="preserve">The </w:t>
      </w:r>
      <w:r w:rsidRPr="00856F30">
        <w:rPr>
          <w:rStyle w:val="CodeInline"/>
          <w:rPrChange w:id="3334" w:author="Kelvin Sung" w:date="2021-05-24T09:37:00Z">
            <w:rPr/>
          </w:rPrChange>
        </w:rPr>
        <w:t>Hero</w:t>
      </w:r>
      <w:r>
        <w:t xml:space="preserve"> and </w:t>
      </w:r>
      <w:r w:rsidRPr="00856F30">
        <w:rPr>
          <w:rStyle w:val="CodeInline"/>
          <w:rPrChange w:id="3335" w:author="Kelvin Sung" w:date="2021-05-24T09:37:00Z">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CC1B7B">
      <w:pPr>
        <w:pStyle w:val="NumList"/>
        <w:numPr>
          <w:ilvl w:val="0"/>
          <w:numId w:val="56"/>
        </w:numPr>
        <w:rPr>
          <w:rFonts w:hint="eastAsia"/>
        </w:rPr>
        <w:pPrChange w:id="3336"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37" w:author="Kelvin Sung" w:date="2021-05-20T18:03:00Z"/>
          <w:rFonts w:hint="eastAsia"/>
        </w:rPr>
      </w:pPr>
      <w:r>
        <w:t xml:space="preserve">constructor(spriteTexture, </w:t>
      </w:r>
      <w:r w:rsidRPr="000C036B">
        <w:rPr>
          <w:rStyle w:val="CodeBold"/>
        </w:rPr>
        <w:t>normalMap</w:t>
      </w:r>
      <w:r>
        <w:t>) {</w:t>
      </w:r>
    </w:p>
    <w:p w14:paraId="290BBC96" w14:textId="77777777" w:rsidR="001B23DC" w:rsidRDefault="000C036B" w:rsidP="000C036B">
      <w:pPr>
        <w:pStyle w:val="Code"/>
        <w:rPr>
          <w:ins w:id="3338" w:author="Kelvin Sung" w:date="2021-05-20T18:03:00Z"/>
          <w:rFonts w:hint="eastAsia"/>
        </w:rPr>
      </w:pPr>
      <w:del w:id="3339" w:author="Kelvin Sung" w:date="2021-05-20T18:03:00Z">
        <w:r w:rsidDel="001B23DC">
          <w:delText xml:space="preserve">    </w:delText>
        </w:r>
      </w:del>
    </w:p>
    <w:p w14:paraId="7B9E3266" w14:textId="424E99E3" w:rsidR="000C036B" w:rsidDel="001B23DC" w:rsidRDefault="000C036B" w:rsidP="000C036B">
      <w:pPr>
        <w:pStyle w:val="Code"/>
        <w:rPr>
          <w:del w:id="3340" w:author="Kelvin Sung" w:date="2021-05-20T18:03:00Z"/>
          <w:rFonts w:hint="eastAsia"/>
        </w:rPr>
      </w:pPr>
      <w:r>
        <w:t xml:space="preserve">    super(null);</w:t>
      </w:r>
    </w:p>
    <w:p w14:paraId="2EB29E04" w14:textId="77777777" w:rsidR="001B23DC" w:rsidRDefault="000C036B" w:rsidP="000C036B">
      <w:pPr>
        <w:pStyle w:val="Code"/>
        <w:rPr>
          <w:ins w:id="3341" w:author="Kelvin Sung" w:date="2021-05-20T18:03:00Z"/>
          <w:rFonts w:hint="eastAsia"/>
        </w:rPr>
      </w:pPr>
      <w:del w:id="3342" w:author="Kelvin Sung" w:date="2021-05-20T18:03:00Z">
        <w:r w:rsidDel="001B23DC">
          <w:delText xml:space="preserve">    </w:delText>
        </w:r>
      </w:del>
    </w:p>
    <w:p w14:paraId="7F00611F" w14:textId="1564D3D3" w:rsidR="000C036B" w:rsidDel="001B23DC" w:rsidRDefault="000C036B" w:rsidP="000C036B">
      <w:pPr>
        <w:pStyle w:val="Code"/>
        <w:rPr>
          <w:del w:id="3343" w:author="Kelvin Sung" w:date="2021-05-20T18:03:00Z"/>
          <w:rFonts w:hint="eastAsia"/>
        </w:rPr>
      </w:pPr>
      <w:r>
        <w:t xml:space="preserve">    this.kDelta = 0.3;</w:t>
      </w:r>
    </w:p>
    <w:p w14:paraId="3A5055BE" w14:textId="77777777" w:rsidR="001B23DC" w:rsidRDefault="000C036B" w:rsidP="000C036B">
      <w:pPr>
        <w:pStyle w:val="Code"/>
        <w:rPr>
          <w:ins w:id="3344" w:author="Kelvin Sung" w:date="2021-05-20T18:03:00Z"/>
          <w:rFonts w:hint="eastAsia"/>
        </w:rPr>
      </w:pPr>
      <w:del w:id="3345" w:author="Kelvin Sung" w:date="2021-05-20T18:03:00Z">
        <w:r w:rsidDel="001B23DC">
          <w:delText xml:space="preserve">    </w:delText>
        </w:r>
      </w:del>
    </w:p>
    <w:p w14:paraId="4C9ADC05" w14:textId="36F63344" w:rsidR="000C036B" w:rsidDel="001B23DC" w:rsidRDefault="000C036B" w:rsidP="000C036B">
      <w:pPr>
        <w:pStyle w:val="Code"/>
        <w:rPr>
          <w:del w:id="3346" w:author="Kelvin Sung" w:date="2021-05-20T18:03:00Z"/>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47" w:author="Kelvin Sung" w:date="2021-05-20T18:03:00Z"/>
          <w:rFonts w:hint="eastAsia"/>
        </w:rPr>
      </w:pPr>
      <w:del w:id="3348" w:author="Kelvin Sung" w:date="2021-05-20T18:03:00Z">
        <w:r w:rsidDel="001B23DC">
          <w:delText xml:space="preserve">    </w:delText>
        </w:r>
      </w:del>
    </w:p>
    <w:p w14:paraId="6BF78C19" w14:textId="4245654B" w:rsidR="000C036B" w:rsidDel="001B23DC" w:rsidRDefault="000C036B" w:rsidP="000C036B">
      <w:pPr>
        <w:pStyle w:val="Code"/>
        <w:rPr>
          <w:del w:id="3349" w:author="Kelvin Sung" w:date="2021-05-20T18:03:00Z"/>
          <w:rFonts w:hint="eastAsia"/>
        </w:rPr>
      </w:pPr>
      <w:r>
        <w:t xml:space="preserve">    this.mRenderComponent.setColor([1, 1, 1, 0]);</w:t>
      </w:r>
    </w:p>
    <w:p w14:paraId="27642D5A" w14:textId="77777777" w:rsidR="001B23DC" w:rsidRDefault="000C036B" w:rsidP="000C036B">
      <w:pPr>
        <w:pStyle w:val="Code"/>
        <w:rPr>
          <w:ins w:id="3350" w:author="Kelvin Sung" w:date="2021-05-20T18:03:00Z"/>
          <w:rFonts w:hint="eastAsia"/>
        </w:rPr>
      </w:pPr>
      <w:del w:id="3351" w:author="Kelvin Sung" w:date="2021-05-20T18:03:00Z">
        <w:r w:rsidDel="001B23DC">
          <w:delText xml:space="preserve">    </w:delText>
        </w:r>
      </w:del>
    </w:p>
    <w:p w14:paraId="12C68496" w14:textId="6AFEFE37" w:rsidR="000C036B" w:rsidDel="001B23DC" w:rsidRDefault="000C036B" w:rsidP="000C036B">
      <w:pPr>
        <w:pStyle w:val="Code"/>
        <w:rPr>
          <w:del w:id="3352" w:author="Kelvin Sung" w:date="2021-05-20T18:03:00Z"/>
          <w:rFonts w:hint="eastAsia"/>
        </w:rPr>
      </w:pPr>
      <w:r>
        <w:t xml:space="preserve">    </w:t>
      </w:r>
      <w:del w:id="3353" w:author="Kelvin Sung" w:date="2021-05-24T09:40:00Z">
        <w:r w:rsidDel="0032519E">
          <w:delText>this.mRenderComponent.getXform().setPosition(15, 50);</w:delText>
        </w:r>
      </w:del>
    </w:p>
    <w:p w14:paraId="64D91860" w14:textId="5A14C65C" w:rsidR="000C036B" w:rsidDel="001B23DC" w:rsidRDefault="000C036B" w:rsidP="000C036B">
      <w:pPr>
        <w:pStyle w:val="Code"/>
        <w:rPr>
          <w:del w:id="3354" w:author="Kelvin Sung" w:date="2021-05-20T18:04:00Z"/>
          <w:rFonts w:hint="eastAsia"/>
        </w:rPr>
      </w:pPr>
      <w:del w:id="3355" w:author="Kelvin Sung" w:date="2021-05-20T18:03:00Z">
        <w:r w:rsidDel="001B23DC">
          <w:delText xml:space="preserve">    </w:delText>
        </w:r>
      </w:del>
      <w:del w:id="3356"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57" w:author="Kelvin Sung" w:date="2021-05-20T18:04:00Z"/>
          <w:rFonts w:hint="eastAsia"/>
        </w:rPr>
      </w:pPr>
      <w:del w:id="3358" w:author="Kelvin Sung" w:date="2021-05-20T18:04:00Z">
        <w:r w:rsidDel="001B23DC">
          <w:delText xml:space="preserve">    </w:delText>
        </w:r>
      </w:del>
      <w:del w:id="3359"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60" w:author="Kelvin Sung" w:date="2021-05-20T18:04:00Z"/>
          <w:rFonts w:hint="eastAsia"/>
        </w:rPr>
      </w:pPr>
      <w:del w:id="3361" w:author="Kelvin Sung" w:date="2021-05-20T18:04:00Z">
        <w:r w:rsidDel="001B23DC">
          <w:delText xml:space="preserve">    </w:delText>
        </w:r>
      </w:del>
      <w:ins w:id="3362" w:author="Kelvin Sung" w:date="2021-05-24T09:40:00Z">
        <w:r w:rsidR="0032519E">
          <w:t>… identical to previous code …</w:t>
        </w:r>
      </w:ins>
    </w:p>
    <w:p w14:paraId="419FAE08" w14:textId="4A2E0488" w:rsidR="000C036B" w:rsidRDefault="000C036B" w:rsidP="000C036B">
      <w:pPr>
        <w:pStyle w:val="Code"/>
        <w:rPr>
          <w:rFonts w:hint="eastAsia"/>
        </w:rPr>
      </w:pPr>
      <w:r>
        <w:t>}</w:t>
      </w:r>
    </w:p>
    <w:p w14:paraId="734605E6" w14:textId="1C4C27EC" w:rsidR="00EE10DF" w:rsidDel="001B23DC" w:rsidRDefault="00CC1B7B" w:rsidP="00CC1B7B">
      <w:pPr>
        <w:pStyle w:val="NumList"/>
        <w:rPr>
          <w:del w:id="3363" w:author="Kelvin Sung" w:date="2021-05-20T18:04:00Z"/>
          <w:rFonts w:hint="eastAsia"/>
        </w:rPr>
      </w:pPr>
      <w:ins w:id="3364" w:author="Kelvin Sung" w:date="2021-05-24T09:43:00Z">
        <w:r>
          <w:t xml:space="preserve">In the same folder, edit </w:t>
        </w:r>
        <w:r w:rsidRPr="00CC1B7B">
          <w:rPr>
            <w:rStyle w:val="CodeInline"/>
            <w:rPrChange w:id="3365" w:author="Kelvin Sung" w:date="2021-05-24T09:43:00Z">
              <w:rPr/>
            </w:rPrChange>
          </w:rPr>
          <w:t>minion.js</w:t>
        </w:r>
        <w:r>
          <w:t xml:space="preserve"> to </w:t>
        </w:r>
      </w:ins>
      <w:del w:id="3366" w:author="Kelvin Sung" w:date="2021-05-24T09:43:00Z">
        <w:r w:rsidR="00EE10DF" w:rsidRPr="00CC1B7B" w:rsidDel="00CC1B7B">
          <w:delText>M</w:delText>
        </w:r>
      </w:del>
      <w:ins w:id="3367" w:author="Kelvin Sung" w:date="2021-05-24T09:43:00Z">
        <w:r>
          <w:t>m</w:t>
        </w:r>
      </w:ins>
      <w:r w:rsidR="00EE10DF" w:rsidRPr="00CC1B7B">
        <w:t>odify</w:t>
      </w:r>
      <w:r w:rsidR="00EE10DF" w:rsidRPr="00EE10DF">
        <w:t xml:space="preserve"> the</w:t>
      </w:r>
      <w:ins w:id="3368" w:author="Kelvin Sung" w:date="2021-05-24T09:43:00Z">
        <w:r>
          <w:t xml:space="preserve"> constructor of</w:t>
        </w:r>
      </w:ins>
      <w:r w:rsidR="00EE10DF" w:rsidRPr="00EE10DF">
        <w:t xml:space="preserve"> </w:t>
      </w:r>
      <w:r w:rsidR="00EE10DF" w:rsidRPr="000C036B">
        <w:rPr>
          <w:rStyle w:val="CodeInline"/>
        </w:rPr>
        <w:t>Minion</w:t>
      </w:r>
      <w:del w:id="3369" w:author="Kelvin Sung" w:date="2021-05-24T09:43:00Z">
        <w:r w:rsidR="00EE10DF" w:rsidRPr="00EE10DF" w:rsidDel="00CC1B7B">
          <w:delText>’s</w:delText>
        </w:r>
      </w:del>
      <w:r w:rsidR="00EE10DF" w:rsidRPr="00EE10DF">
        <w:t xml:space="preserve"> </w:t>
      </w:r>
      <w:ins w:id="3370" w:author="Kelvin Sung" w:date="2021-05-24T09:43:00Z">
        <w:r>
          <w:t>class to conditionally inst</w:t>
        </w:r>
      </w:ins>
      <w:ins w:id="3371" w:author="Kelvin Sung" w:date="2021-05-24T09:44:00Z">
        <w:r>
          <w:t>ant</w:t>
        </w:r>
      </w:ins>
      <w:ins w:id="3372" w:author="Kelvin Sung" w:date="2021-05-24T09:43:00Z">
        <w:r>
          <w:t xml:space="preserve">iate </w:t>
        </w:r>
      </w:ins>
      <w:ins w:id="3373" w:author="Kelvin Sung" w:date="2021-05-24T09:44:00Z">
        <w:r>
          <w:t xml:space="preserve">the game object with either </w:t>
        </w:r>
      </w:ins>
      <w:del w:id="3374" w:author="Kelvin Sung" w:date="2021-05-24T09:44:00Z">
        <w:r w:rsidR="00EE10DF" w:rsidRPr="00EE10DF" w:rsidDel="00CC1B7B">
          <w:delText xml:space="preserve">constructor to utilize the </w:delText>
        </w:r>
      </w:del>
      <w:ins w:id="3375" w:author="Kelvin Sung" w:date="2021-05-24T09:44:00Z">
        <w:r>
          <w:t xml:space="preserve">a </w:t>
        </w:r>
        <w:proofErr w:type="spellStart"/>
        <w:r w:rsidRPr="00CC1B7B">
          <w:rPr>
            <w:rStyle w:val="CodeInline"/>
            <w:rPrChange w:id="3376" w:author="Kelvin Sung" w:date="2021-05-24T09:44:00Z">
              <w:rPr/>
            </w:rPrChange>
          </w:rPr>
          <w:t>LightRenderable</w:t>
        </w:r>
        <w:proofErr w:type="spellEnd"/>
        <w:r>
          <w:t xml:space="preserve"> or an </w:t>
        </w:r>
      </w:ins>
      <w:proofErr w:type="spellStart"/>
      <w:r w:rsidR="00EE10DF" w:rsidRPr="000C036B">
        <w:rPr>
          <w:rStyle w:val="CodeInline"/>
        </w:rPr>
        <w:t>IllumRenderable</w:t>
      </w:r>
      <w:proofErr w:type="spellEnd"/>
      <w:del w:id="3377" w:author="Kelvin Sung" w:date="2021-05-24T09:44:00Z">
        <w:r w:rsidR="00EE10DF" w:rsidRPr="00EE10DF" w:rsidDel="00CC1B7B">
          <w:delText xml:space="preserve">, and notice that depending on whether a normal </w:delText>
        </w:r>
      </w:del>
      <w:ins w:id="3378" w:author="Kelvin Sung" w:date="2021-05-24T09:44:00Z">
        <w:r>
          <w:t xml:space="preserve"> when the normal </w:t>
        </w:r>
      </w:ins>
      <w:r w:rsidR="00EE10DF" w:rsidRPr="00EE10DF">
        <w:t>texture map is present</w:t>
      </w:r>
      <w:del w:id="3379"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380" w:author="Kelvin Sung" w:date="2021-05-20T18:04:00Z"/>
          <w:rFonts w:hint="eastAsia"/>
        </w:rPr>
      </w:pPr>
      <w:del w:id="3381" w:author="Kelvin Sung" w:date="2021-05-20T18:04:00Z">
        <w:r w:rsidDel="001B23DC">
          <w:delText xml:space="preserve">    </w:delText>
        </w:r>
      </w:del>
    </w:p>
    <w:p w14:paraId="352F2B60" w14:textId="684B89C4" w:rsidR="000C036B" w:rsidDel="001B23DC" w:rsidRDefault="000C036B" w:rsidP="000C036B">
      <w:pPr>
        <w:pStyle w:val="Code"/>
        <w:rPr>
          <w:del w:id="3382" w:author="Kelvin Sung" w:date="2021-05-20T18:04:00Z"/>
          <w:rFonts w:hint="eastAsia"/>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383" w:author="Kelvin Sung" w:date="2021-05-20T18:04:00Z"/>
          <w:rFonts w:hint="eastAsia"/>
        </w:rPr>
      </w:pPr>
      <w:del w:id="3384" w:author="Kelvin Sung" w:date="2021-05-20T18:04:00Z">
        <w:r w:rsidDel="001B23DC">
          <w:delText xml:space="preserve">    </w:delText>
        </w:r>
      </w:del>
    </w:p>
    <w:p w14:paraId="6D9FCF59" w14:textId="34F11ECA" w:rsidR="000C036B" w:rsidRDefault="000C036B" w:rsidP="000C036B">
      <w:pPr>
        <w:pStyle w:val="Code"/>
        <w:rPr>
          <w:rFonts w:hint="eastAsia"/>
        </w:rPr>
      </w:pPr>
      <w:r>
        <w:t xml:space="preserve">    super(null);</w:t>
      </w:r>
    </w:p>
    <w:p w14:paraId="26E2827E" w14:textId="53B9B0F1" w:rsidR="000C036B" w:rsidDel="001B23DC" w:rsidRDefault="000C036B" w:rsidP="000C036B">
      <w:pPr>
        <w:pStyle w:val="Code"/>
        <w:rPr>
          <w:del w:id="3385" w:author="Kelvin Sung" w:date="2021-05-20T18:04:00Z"/>
          <w:rFonts w:hint="eastAsia"/>
        </w:rPr>
      </w:pPr>
    </w:p>
    <w:p w14:paraId="5AB4EAAC" w14:textId="30A43CD0" w:rsidR="000C036B" w:rsidDel="001B23DC" w:rsidRDefault="000C036B" w:rsidP="000C036B">
      <w:pPr>
        <w:pStyle w:val="Code"/>
        <w:rPr>
          <w:del w:id="3386" w:author="Kelvin Sung" w:date="2021-05-20T18:04:00Z"/>
          <w:rFonts w:hint="eastAsia"/>
        </w:rPr>
      </w:pPr>
      <w:del w:id="3387" w:author="Kelvin Sung" w:date="2021-05-20T18:04:00Z">
        <w:r w:rsidDel="001B23DC">
          <w:delText xml:space="preserve">    </w:delText>
        </w:r>
      </w:del>
      <w:r>
        <w:t xml:space="preserve">    this.kDelta = 0.2;</w:t>
      </w:r>
    </w:p>
    <w:p w14:paraId="09C37057" w14:textId="77777777" w:rsidR="001B23DC" w:rsidRDefault="000C036B" w:rsidP="000C036B">
      <w:pPr>
        <w:pStyle w:val="Code"/>
        <w:rPr>
          <w:ins w:id="3388" w:author="Kelvin Sung" w:date="2021-05-20T18:04:00Z"/>
          <w:rFonts w:hint="eastAsia"/>
        </w:rPr>
      </w:pPr>
      <w:del w:id="3389" w:author="Kelvin Sung" w:date="2021-05-20T18:04:00Z">
        <w:r w:rsidDel="001B23DC">
          <w:delText xml:space="preserve">    </w:delText>
        </w:r>
      </w:del>
    </w:p>
    <w:p w14:paraId="699BAC96" w14:textId="29B9703B" w:rsidR="000C036B" w:rsidDel="001B23DC" w:rsidRDefault="000C036B" w:rsidP="000C036B">
      <w:pPr>
        <w:pStyle w:val="Code"/>
        <w:rPr>
          <w:del w:id="3390" w:author="Kelvin Sung" w:date="2021-05-20T18:04:00Z"/>
          <w:rFonts w:hint="eastAsia"/>
        </w:rPr>
      </w:pPr>
    </w:p>
    <w:p w14:paraId="612C12C5" w14:textId="77777777" w:rsidR="001B23DC" w:rsidRDefault="000C036B" w:rsidP="000C036B">
      <w:pPr>
        <w:pStyle w:val="Code"/>
        <w:rPr>
          <w:ins w:id="3391" w:author="Kelvin Sung" w:date="2021-05-20T18:04:00Z"/>
          <w:rFonts w:hint="eastAsia"/>
        </w:rPr>
      </w:pPr>
      <w:del w:id="3392"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393" w:author="Kelvin Sung" w:date="2021-05-20T18:04:00Z"/>
          <w:rStyle w:val="CodeBold"/>
        </w:rPr>
      </w:pPr>
      <w:r w:rsidRPr="00CC1B7B">
        <w:rPr>
          <w:rPrChange w:id="3394"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395" w:author="Kelvin Sung" w:date="2021-05-20T18:04:00Z"/>
          <w:rStyle w:val="CodeBold"/>
        </w:rPr>
      </w:pPr>
      <w:del w:id="3396"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397" w:author="Kelvin Sung" w:date="2021-05-20T18:04:00Z"/>
          <w:rStyle w:val="CodeBold"/>
        </w:rPr>
      </w:pPr>
      <w:r w:rsidRPr="00CC1B7B">
        <w:rPr>
          <w:rPrChange w:id="3398"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399" w:author="Kelvin Sung" w:date="2021-05-20T18:04:00Z"/>
          <w:rStyle w:val="CodeBold"/>
        </w:rPr>
      </w:pPr>
      <w:del w:id="3400"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01" w:author="Kelvin Sung" w:date="2021-05-20T18:04:00Z"/>
          <w:rStyle w:val="CodeBold"/>
        </w:rPr>
      </w:pPr>
      <w:r w:rsidRPr="00CC1B7B">
        <w:rPr>
          <w:rPrChange w:id="3402"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03" w:author="Kelvin Sung" w:date="2021-05-20T18:04:00Z"/>
          <w:rStyle w:val="CodeBold"/>
        </w:rPr>
      </w:pPr>
      <w:del w:id="3404"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05" w:author="Kelvin Sung" w:date="2021-05-20T18:04:00Z"/>
          <w:rStyle w:val="CodeBold"/>
        </w:rPr>
      </w:pPr>
      <w:r w:rsidRPr="00CC1B7B">
        <w:rPr>
          <w:rPrChange w:id="3406"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07" w:author="Kelvin Sung" w:date="2021-05-20T18:04:00Z"/>
          <w:rStyle w:val="CodeBold"/>
        </w:rPr>
      </w:pPr>
      <w:del w:id="3408"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09"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10" w:author="Kelvin Sung" w:date="2021-05-20T18:04:00Z"/>
          <w:rStyle w:val="CodeBold"/>
        </w:rPr>
      </w:pPr>
      <w:del w:id="3411" w:author="Kelvin Sung" w:date="2021-05-20T18:04:00Z">
        <w:r w:rsidDel="001B23DC">
          <w:delText xml:space="preserve">    </w:delText>
        </w:r>
      </w:del>
    </w:p>
    <w:p w14:paraId="47232783" w14:textId="2D98E712" w:rsidR="000C036B" w:rsidDel="001B23DC" w:rsidRDefault="000C036B" w:rsidP="000C036B">
      <w:pPr>
        <w:pStyle w:val="Code"/>
        <w:rPr>
          <w:del w:id="3412" w:author="Kelvin Sung" w:date="2021-05-20T18:04:00Z"/>
          <w:rFonts w:hint="eastAsia"/>
        </w:rPr>
      </w:pPr>
    </w:p>
    <w:p w14:paraId="42870AEF" w14:textId="77777777" w:rsidR="001B23DC" w:rsidRDefault="000C036B" w:rsidP="000C036B">
      <w:pPr>
        <w:pStyle w:val="Code"/>
        <w:rPr>
          <w:ins w:id="3413" w:author="Kelvin Sung" w:date="2021-05-20T18:04:00Z"/>
          <w:rFonts w:hint="eastAsia"/>
        </w:rPr>
      </w:pPr>
      <w:del w:id="3414" w:author="Kelvin Sung" w:date="2021-05-20T18:04:00Z">
        <w:r w:rsidDel="001B23DC">
          <w:delText xml:space="preserve">    </w:delText>
        </w:r>
      </w:del>
    </w:p>
    <w:p w14:paraId="2AAFA5AE" w14:textId="27BDB442" w:rsidR="000C036B" w:rsidDel="001B23DC" w:rsidRDefault="000C036B" w:rsidP="000C036B">
      <w:pPr>
        <w:pStyle w:val="Code"/>
        <w:rPr>
          <w:del w:id="3415" w:author="Kelvin Sung" w:date="2021-05-20T18:04:00Z"/>
          <w:rFonts w:hint="eastAsia"/>
        </w:rPr>
      </w:pPr>
      <w:r>
        <w:t xml:space="preserve">    </w:t>
      </w:r>
      <w:del w:id="3416" w:author="Kelvin Sung" w:date="2021-05-24T09:45:00Z">
        <w:r w:rsidDel="00CC1B7B">
          <w:delText>this.mRenderComponent.setColor([1, 1, 1, 0]);</w:delText>
        </w:r>
      </w:del>
    </w:p>
    <w:p w14:paraId="32B9DE9A" w14:textId="4E2B71C9" w:rsidR="001B23DC" w:rsidRDefault="000C036B" w:rsidP="00CC1B7B">
      <w:pPr>
        <w:pStyle w:val="Code"/>
        <w:rPr>
          <w:ins w:id="3417" w:author="Kelvin Sung" w:date="2021-05-20T18:04:00Z"/>
          <w:rFonts w:hint="eastAsia"/>
        </w:rPr>
        <w:pPrChange w:id="3418" w:author="Kelvin Sung" w:date="2021-05-24T09:45:00Z">
          <w:pPr>
            <w:pStyle w:val="Code"/>
          </w:pPr>
        </w:pPrChange>
      </w:pPr>
      <w:del w:id="3419" w:author="Kelvin Sung" w:date="2021-05-20T18:04:00Z">
        <w:r w:rsidDel="001B23DC">
          <w:delText xml:space="preserve">    </w:delText>
        </w:r>
      </w:del>
      <w:ins w:id="3420" w:author="Kelvin Sung" w:date="2021-05-24T09:45:00Z">
        <w:r w:rsidR="00CC1B7B">
          <w:t xml:space="preserve">… identical to previous code … </w:t>
        </w:r>
      </w:ins>
    </w:p>
    <w:p w14:paraId="2F73DCED" w14:textId="6B4638DC" w:rsidR="000C036B" w:rsidDel="001B23DC" w:rsidRDefault="000C036B" w:rsidP="000C036B">
      <w:pPr>
        <w:pStyle w:val="Code"/>
        <w:rPr>
          <w:del w:id="3421" w:author="Kelvin Sung" w:date="2021-05-20T18:04:00Z"/>
          <w:rFonts w:hint="eastAsia"/>
        </w:rPr>
      </w:pPr>
      <w:del w:id="3422"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23" w:author="Kelvin Sung" w:date="2021-05-20T18:04:00Z"/>
          <w:rFonts w:hint="eastAsia"/>
        </w:rPr>
      </w:pPr>
      <w:del w:id="3424" w:author="Kelvin Sung" w:date="2021-05-20T18:04:00Z">
        <w:r w:rsidDel="001B23DC">
          <w:delText xml:space="preserve">    </w:delText>
        </w:r>
      </w:del>
      <w:del w:id="3425"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26" w:author="Kelvin Sung" w:date="2021-05-20T18:04:00Z"/>
          <w:rFonts w:hint="eastAsia"/>
        </w:rPr>
      </w:pPr>
      <w:del w:id="3427" w:author="Kelvin Sung" w:date="2021-05-20T18:04:00Z">
        <w:r w:rsidDel="001B23DC">
          <w:delText xml:space="preserve">    </w:delText>
        </w:r>
      </w:del>
      <w:del w:id="3428"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29" w:author="Kelvin Sung" w:date="2021-05-20T18:04:00Z"/>
          <w:rFonts w:hint="eastAsia"/>
        </w:rPr>
      </w:pPr>
      <w:del w:id="3430" w:author="Kelvin Sung" w:date="2021-05-20T18:04:00Z">
        <w:r w:rsidDel="001B23DC">
          <w:delText xml:space="preserve">    </w:delText>
        </w:r>
      </w:del>
      <w:del w:id="3431"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32" w:author="Kelvin Sung" w:date="2021-05-20T18:04:00Z"/>
          <w:rFonts w:hint="eastAsia"/>
        </w:rPr>
      </w:pPr>
      <w:del w:id="3433" w:author="Kelvin Sung" w:date="2021-05-20T18:04:00Z">
        <w:r w:rsidDel="001B23DC">
          <w:delText xml:space="preserve">    </w:delText>
        </w:r>
      </w:del>
      <w:del w:id="3434"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35" w:author="Kelvin Sung" w:date="2021-05-20T18:04:00Z"/>
          <w:rFonts w:hint="eastAsia"/>
        </w:rPr>
      </w:pPr>
      <w:del w:id="3436" w:author="Kelvin Sung" w:date="2021-05-20T18:04:00Z">
        <w:r w:rsidDel="001B23DC">
          <w:delText xml:space="preserve">    </w:delText>
        </w:r>
      </w:del>
      <w:del w:id="3437"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38" w:author="Kelvin Sung" w:date="2021-05-20T18:04:00Z"/>
          <w:rFonts w:hint="eastAsia"/>
        </w:rPr>
      </w:pPr>
      <w:del w:id="3439" w:author="Kelvin Sung" w:date="2021-05-20T18:04:00Z">
        <w:r w:rsidDel="001B23DC">
          <w:delText xml:space="preserve">    </w:delText>
        </w:r>
      </w:del>
      <w:del w:id="3440"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41" w:author="Kelvin Sung" w:date="2021-05-20T18:04:00Z"/>
          <w:rFonts w:hint="eastAsia"/>
        </w:rPr>
      </w:pPr>
      <w:del w:id="3442" w:author="Kelvin Sung" w:date="2021-05-20T18:04:00Z">
        <w:r w:rsidDel="001B23DC">
          <w:delText xml:space="preserve">    </w:delText>
        </w:r>
      </w:del>
      <w:del w:id="3443"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44" w:author="Kelvin Sung" w:date="2021-05-20T18:04:00Z"/>
          <w:rFonts w:hint="eastAsia"/>
        </w:rPr>
      </w:pPr>
      <w:del w:id="3445" w:author="Kelvin Sung" w:date="2021-05-20T18:04:00Z">
        <w:r w:rsidDel="001B23DC">
          <w:delText xml:space="preserve">    </w:delText>
        </w:r>
      </w:del>
      <w:del w:id="3446"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rPr>
          <w:rFonts w:hint="eastAsia"/>
        </w:rPr>
      </w:pPr>
      <w:del w:id="3447"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48" w:author="Kelvin Sung" w:date="2021-05-24T09:47:00Z"/>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49" w:author="Kelvin Sung" w:date="2021-05-24T09:47:00Z">
        <w:r w:rsidR="00B259A2">
          <w:t xml:space="preserve">. </w:t>
        </w:r>
      </w:ins>
      <w:r w:rsidRPr="00EE10DF">
        <w:t xml:space="preserve"> </w:t>
      </w:r>
      <w:del w:id="3450"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51" w:author="Kelvin Sung" w:date="2021-05-24T13:45:00Z"/>
        </w:rPr>
      </w:pPr>
      <w:ins w:id="3452" w:author="Kelvin Sung" w:date="2021-05-24T09:54:00Z">
        <w:r>
          <w:t xml:space="preserve">You can verify that the peculiar effects </w:t>
        </w:r>
      </w:ins>
      <w:ins w:id="3453" w:author="Kelvin Sung" w:date="2021-05-24T13:36:00Z">
        <w:r w:rsidR="001B4EE8">
          <w:t>observed on the</w:t>
        </w:r>
      </w:ins>
      <w:ins w:id="3454" w:author="Kelvin Sung" w:date="2021-05-24T09:54:00Z">
        <w:r>
          <w:t xml:space="preserve"> left image of Figure 8-7 is resolved. </w:t>
        </w:r>
      </w:ins>
      <w:ins w:id="3455" w:author="Kelvin Sung" w:date="2021-05-24T13:36:00Z">
        <w:r w:rsidR="001B4EE8">
          <w:t>For a clearer observation</w:t>
        </w:r>
      </w:ins>
      <w:ins w:id="3456" w:author="Kelvin Sung" w:date="2021-05-24T11:13:00Z">
        <w:r w:rsidR="00A46CF0">
          <w:t>,</w:t>
        </w:r>
      </w:ins>
      <w:ins w:id="3457" w:author="Kelvin Sung" w:date="2021-05-24T11:14:00Z">
        <w:r w:rsidR="00A46CF0">
          <w:t xml:space="preserve"> switch off all other lights </w:t>
        </w:r>
      </w:ins>
      <w:ins w:id="3458" w:author="Kelvin Sung" w:date="2021-05-24T11:15:00Z">
        <w:r w:rsidR="00A46CF0">
          <w:t xml:space="preserve">(type the light number followed the H key) </w:t>
        </w:r>
      </w:ins>
      <w:ins w:id="3459" w:author="Kelvin Sung" w:date="2021-05-24T11:14:00Z">
        <w:r w:rsidR="00A46CF0">
          <w:t xml:space="preserve">except </w:t>
        </w:r>
      </w:ins>
      <w:ins w:id="3460" w:author="Kelvin Sung" w:date="2021-05-24T11:15:00Z">
        <w:r w:rsidR="00A46CF0">
          <w:t xml:space="preserve">leaving </w:t>
        </w:r>
      </w:ins>
      <w:ins w:id="3461" w:author="Kelvin Sung" w:date="2021-05-24T09:49:00Z">
        <w:r w:rsidR="00B259A2" w:rsidRPr="00EE10DF">
          <w:t>light 2</w:t>
        </w:r>
      </w:ins>
      <w:ins w:id="3462" w:author="Kelvin Sung" w:date="2021-05-24T11:15:00Z">
        <w:r w:rsidR="00A46CF0">
          <w:t xml:space="preserve"> switch</w:t>
        </w:r>
      </w:ins>
      <w:ins w:id="3463" w:author="Kelvin Sung" w:date="2021-05-24T11:18:00Z">
        <w:r w:rsidR="00A46CF0">
          <w:t>ed</w:t>
        </w:r>
      </w:ins>
      <w:ins w:id="3464" w:author="Kelvin Sung" w:date="2021-05-24T11:15:00Z">
        <w:r w:rsidR="00A46CF0">
          <w:t xml:space="preserve">-on. Now, </w:t>
        </w:r>
      </w:ins>
      <w:ins w:id="3465" w:author="Kelvin Sung" w:date="2021-05-24T09:49:00Z">
        <w:r w:rsidR="00B259A2" w:rsidRPr="00EE10DF">
          <w:t>move the light position</w:t>
        </w:r>
      </w:ins>
      <w:ins w:id="3466" w:author="Kelvin Sung" w:date="2021-05-24T09:53:00Z">
        <w:r w:rsidR="00B259A2">
          <w:t xml:space="preserve"> (</w:t>
        </w:r>
      </w:ins>
      <w:ins w:id="3467" w:author="Kelvin Sung" w:date="2021-05-24T09:49:00Z">
        <w:r w:rsidR="00B259A2" w:rsidRPr="00EE10DF">
          <w:t>with the arrow keys</w:t>
        </w:r>
      </w:ins>
      <w:ins w:id="3468" w:author="Kelvin Sung" w:date="2021-05-24T09:53:00Z">
        <w:r w:rsidR="00B259A2">
          <w:t>)</w:t>
        </w:r>
      </w:ins>
      <w:ins w:id="3469" w:author="Kelvin Sung" w:date="2021-05-24T09:51:00Z">
        <w:r w:rsidR="00B259A2">
          <w:t xml:space="preserve"> to </w:t>
        </w:r>
      </w:ins>
      <w:ins w:id="3470" w:author="Kelvin Sung" w:date="2021-05-24T09:53:00Z">
        <w:r w:rsidR="00B259A2">
          <w:t xml:space="preserve">illuminate </w:t>
        </w:r>
      </w:ins>
      <w:ins w:id="3471" w:author="Kelvin Sung" w:date="2021-05-24T09:52:00Z">
        <w:r w:rsidR="00B259A2">
          <w:t xml:space="preserve">the geometric block </w:t>
        </w:r>
      </w:ins>
      <w:ins w:id="3472" w:author="Kelvin Sung" w:date="2021-05-24T13:37:00Z">
        <w:r w:rsidR="001B4EE8">
          <w:t xml:space="preserve">behind </w:t>
        </w:r>
      </w:ins>
      <w:ins w:id="3473" w:author="Kelvin Sung" w:date="2021-05-24T09:52:00Z">
        <w:r w:rsidR="00B259A2">
          <w:t xml:space="preserve">the </w:t>
        </w:r>
      </w:ins>
      <w:ins w:id="3474" w:author="Kelvin Sung" w:date="2021-05-24T09:53:00Z">
        <w:r w:rsidR="00B259A2" w:rsidRPr="00B259A2">
          <w:rPr>
            <w:rStyle w:val="CodeInline"/>
            <w:rPrChange w:id="3475" w:author="Kelvin Sung" w:date="2021-05-24T09:53:00Z">
              <w:rPr/>
            </w:rPrChange>
          </w:rPr>
          <w:t>Hero</w:t>
        </w:r>
        <w:r w:rsidR="00B259A2">
          <w:t xml:space="preserve"> character</w:t>
        </w:r>
      </w:ins>
      <w:ins w:id="3476" w:author="Kelvin Sung" w:date="2021-05-24T13:37:00Z">
        <w:r w:rsidR="001B4EE8">
          <w:t>, you can move her away with the WASD keys</w:t>
        </w:r>
      </w:ins>
      <w:ins w:id="3477" w:author="Kelvin Sung" w:date="2021-05-24T09:53:00Z">
        <w:r w:rsidR="00B259A2">
          <w:t xml:space="preserve">. </w:t>
        </w:r>
      </w:ins>
      <w:ins w:id="3478" w:author="Kelvin Sung" w:date="2021-05-24T11:12:00Z">
        <w:r w:rsidR="00FD0379">
          <w:t>V</w:t>
        </w:r>
      </w:ins>
      <w:ins w:id="3479" w:author="Kelvin Sung" w:date="2021-05-24T09:50:00Z">
        <w:r w:rsidR="00B259A2">
          <w:t xml:space="preserve">erify </w:t>
        </w:r>
      </w:ins>
      <w:ins w:id="3480" w:author="Kelvin Sung" w:date="2021-05-24T11:12:00Z">
        <w:r w:rsidR="00FD0379">
          <w:t xml:space="preserve">that you are viewing results similar to those </w:t>
        </w:r>
      </w:ins>
      <w:ins w:id="3481" w:author="Kelvin Sung" w:date="2021-05-24T11:16:00Z">
        <w:r w:rsidR="00A46CF0">
          <w:t>in</w:t>
        </w:r>
      </w:ins>
      <w:ins w:id="3482" w:author="Kelvin Sung" w:date="2021-05-24T11:12:00Z">
        <w:r w:rsidR="00FD0379">
          <w:t xml:space="preserve"> the </w:t>
        </w:r>
      </w:ins>
      <w:ins w:id="3483" w:author="Kelvin Sung" w:date="2021-05-24T09:50:00Z">
        <w:r w:rsidR="00B259A2">
          <w:t>right image of Figure 8-7</w:t>
        </w:r>
      </w:ins>
      <w:ins w:id="3484" w:author="Kelvin Sung" w:date="2021-05-24T13:38:00Z">
        <w:r w:rsidR="001B4EE8">
          <w:t>.</w:t>
        </w:r>
      </w:ins>
      <w:ins w:id="3485" w:author="Kelvin Sung" w:date="2021-05-24T11:13:00Z">
        <w:r w:rsidR="00A46CF0">
          <w:t xml:space="preserve"> </w:t>
        </w:r>
      </w:ins>
      <w:ins w:id="3486" w:author="Kelvin Sung" w:date="2021-05-24T13:38:00Z">
        <w:r w:rsidR="001B4EE8">
          <w:t>Y</w:t>
        </w:r>
      </w:ins>
      <w:ins w:id="3487" w:author="Kelvin Sung" w:date="2021-05-24T11:13:00Z">
        <w:r w:rsidR="00A46CF0">
          <w:t xml:space="preserve">ou </w:t>
        </w:r>
      </w:ins>
      <w:ins w:id="3488" w:author="Kelvin Sung" w:date="2021-05-24T13:38:00Z">
        <w:r w:rsidR="001B4EE8">
          <w:t xml:space="preserve">should be able to </w:t>
        </w:r>
      </w:ins>
      <w:ins w:id="3489" w:author="Kelvin Sung" w:date="2021-05-24T11:13:00Z">
        <w:r w:rsidR="00A46CF0">
          <w:t xml:space="preserve">clearly </w:t>
        </w:r>
      </w:ins>
      <w:ins w:id="3490" w:author="Kelvin Sung" w:date="2021-05-24T11:16:00Z">
        <w:r w:rsidR="00A46CF0">
          <w:t>observe the shinning spot that corresponds to the point light position</w:t>
        </w:r>
      </w:ins>
      <w:ins w:id="3491" w:author="Kelvin Sung" w:date="2021-05-24T11:18:00Z">
        <w:r w:rsidR="00A46CF0">
          <w:t xml:space="preserve">. Additionally, </w:t>
        </w:r>
      </w:ins>
      <w:ins w:id="3492" w:author="Kelvin Sung" w:date="2021-05-24T13:38:00Z">
        <w:r w:rsidR="001B4EE8">
          <w:t xml:space="preserve">take note that the </w:t>
        </w:r>
      </w:ins>
      <w:ins w:id="3493" w:author="Kelvin Sung" w:date="2021-05-24T11:13:00Z">
        <w:r w:rsidR="00A46CF0">
          <w:t xml:space="preserve">bottom face on the block </w:t>
        </w:r>
      </w:ins>
      <w:ins w:id="3494" w:author="Kelvin Sung" w:date="2021-05-24T11:16:00Z">
        <w:r w:rsidR="00A46CF0">
          <w:t xml:space="preserve">is only illuminated when the light position is </w:t>
        </w:r>
        <w:r w:rsidR="00A46CF0" w:rsidRPr="001B4EE8">
          <w:rPr>
            <w:rStyle w:val="Emphasis"/>
            <w:rPrChange w:id="3495" w:author="Kelvin Sung" w:date="2021-05-24T13:39:00Z">
              <w:rPr/>
            </w:rPrChange>
          </w:rPr>
          <w:t>in front of</w:t>
        </w:r>
        <w:r w:rsidR="00A46CF0">
          <w:t xml:space="preserve"> the face</w:t>
        </w:r>
      </w:ins>
      <w:ins w:id="3496" w:author="Kelvin Sung" w:date="2021-05-24T13:44:00Z">
        <w:r w:rsidR="003F7C14">
          <w:t xml:space="preserve">, </w:t>
        </w:r>
      </w:ins>
      <w:ins w:id="3497" w:author="Kelvin Sung" w:date="2021-05-24T13:45:00Z">
        <w:r w:rsidR="003F7C14">
          <w:t xml:space="preserve">or </w:t>
        </w:r>
      </w:ins>
      <w:ins w:id="3498" w:author="Kelvin Sung" w:date="2021-05-24T13:44:00Z">
        <w:r w:rsidR="003F7C14">
          <w:t xml:space="preserve">when </w:t>
        </w:r>
      </w:ins>
      <w:ins w:id="3499" w:author="Kelvin Sung" w:date="2021-05-24T13:45:00Z">
        <w:r w:rsidR="003F7C14">
          <w:t xml:space="preserve">the diffuse term, </w:t>
        </w:r>
      </w:ins>
      <m:oMath>
        <m:acc>
          <m:accPr>
            <m:ctrlPr>
              <w:ins w:id="3500" w:author="Kelvin Sung" w:date="2021-05-24T13:44:00Z">
                <w:rPr>
                  <w:rFonts w:ascii="Cambria Math" w:hAnsi="Cambria Math"/>
                </w:rPr>
              </w:ins>
            </m:ctrlPr>
          </m:accPr>
          <m:e>
            <m:r>
              <w:ins w:id="3501" w:author="Kelvin Sung" w:date="2021-05-24T13:44:00Z">
                <w:rPr>
                  <w:rFonts w:ascii="Cambria Math" w:hAnsi="Cambria Math"/>
                </w:rPr>
                <m:t>N</m:t>
              </w:ins>
            </m:r>
          </m:e>
        </m:acc>
        <m:r>
          <w:ins w:id="3502" w:author="Kelvin Sung" w:date="2021-05-24T13:44:00Z">
            <w:rPr>
              <w:rFonts w:ascii="Cambria Math" w:hAnsi="Cambria Math"/>
            </w:rPr>
            <m:t>∙</m:t>
          </w:ins>
        </m:r>
        <m:acc>
          <m:accPr>
            <m:ctrlPr>
              <w:ins w:id="3503" w:author="Kelvin Sung" w:date="2021-05-24T13:44:00Z">
                <w:rPr>
                  <w:rFonts w:ascii="Cambria Math" w:hAnsi="Cambria Math"/>
                </w:rPr>
              </w:ins>
            </m:ctrlPr>
          </m:accPr>
          <m:e>
            <m:r>
              <w:ins w:id="3504" w:author="Kelvin Sung" w:date="2021-05-24T13:44:00Z">
                <w:rPr>
                  <w:rFonts w:ascii="Cambria Math" w:hAnsi="Cambria Math"/>
                </w:rPr>
                <m:t>L</m:t>
              </w:ins>
            </m:r>
          </m:e>
        </m:acc>
      </m:oMath>
      <w:ins w:id="3505" w:author="Kelvin Sung" w:date="2021-05-24T13:45:00Z">
        <w:r w:rsidR="003F7C14">
          <w:t>, is positive</w:t>
        </w:r>
      </w:ins>
      <w:ins w:id="3506" w:author="Kelvin Sung" w:date="2021-05-24T11:17:00Z">
        <w:r w:rsidR="00A46CF0">
          <w:t>.</w:t>
        </w:r>
      </w:ins>
      <w:ins w:id="3507" w:author="Kelvin Sung" w:date="2021-05-24T13:42:00Z">
        <w:r w:rsidR="003F7C14">
          <w:t xml:space="preserve"> </w:t>
        </w:r>
      </w:ins>
    </w:p>
    <w:p w14:paraId="692BC360" w14:textId="3061BF71" w:rsidR="00B259A2" w:rsidRDefault="003F7C14" w:rsidP="00B259A2">
      <w:pPr>
        <w:pStyle w:val="BodyTextCont"/>
        <w:rPr>
          <w:ins w:id="3508" w:author="Kelvin Sung" w:date="2021-05-24T09:49:00Z"/>
        </w:rPr>
      </w:pPr>
      <w:ins w:id="3509" w:author="Kelvin Sung" w:date="2021-05-24T13:41:00Z">
        <w:r>
          <w:t xml:space="preserve">In general, </w:t>
        </w:r>
      </w:ins>
      <w:ins w:id="3510" w:author="Kelvin Sung" w:date="2021-05-24T13:42:00Z">
        <w:r>
          <w:t xml:space="preserve">as you move the light source, observe </w:t>
        </w:r>
      </w:ins>
      <w:ins w:id="3511" w:author="Kelvin Sung" w:date="2021-05-24T13:41:00Z">
        <w:r>
          <w:t>faces with vertical orientation</w:t>
        </w:r>
      </w:ins>
      <w:ins w:id="3512" w:author="Kelvin Sung" w:date="2021-05-24T13:42:00Z">
        <w:r>
          <w:t>s</w:t>
        </w:r>
      </w:ins>
      <w:ins w:id="3513" w:author="Kelvin Sung" w:date="2021-05-24T13:41:00Z">
        <w:r>
          <w:t xml:space="preserve">, e.g., the side faces of the geometric block </w:t>
        </w:r>
      </w:ins>
      <w:ins w:id="3514" w:author="Kelvin Sung" w:date="2021-05-24T13:42:00Z">
        <w:r>
          <w:t>or gaps</w:t>
        </w:r>
      </w:ins>
      <w:ins w:id="3515" w:author="Kelvin Sung" w:date="2021-05-24T09:49:00Z">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rsidP="00B259A2">
      <w:pPr>
        <w:pStyle w:val="BodyTextCont"/>
        <w:rPr>
          <w:rFonts w:hint="eastAsia"/>
        </w:rPr>
        <w:pPrChange w:id="3516" w:author="Kelvin Sung" w:date="2021-05-24T09:47:00Z">
          <w:pPr>
            <w:pStyle w:val="BodyTextFirst"/>
          </w:pPr>
        </w:pPrChange>
      </w:pPr>
      <w:ins w:id="3517" w:author="Kelvin Sung" w:date="2021-05-24T09:49:00Z">
        <w:r>
          <w:t xml:space="preserve">Lastly, </w:t>
        </w:r>
      </w:ins>
      <w:del w:id="3518" w:author="Kelvin Sung" w:date="2021-05-24T09:49:00Z">
        <w:r w:rsidR="00EE10DF" w:rsidRPr="00EE10DF" w:rsidDel="00B259A2">
          <w:delText>T</w:delText>
        </w:r>
      </w:del>
      <w:ins w:id="3519" w:author="Kelvin Sung" w:date="2021-05-24T09:49:00Z">
        <w:r>
          <w:t>t</w:t>
        </w:r>
      </w:ins>
      <w:r w:rsidR="00EE10DF" w:rsidRPr="00EE10DF">
        <w:t xml:space="preserve">he </w:t>
      </w:r>
      <w:ins w:id="3520" w:author="Kelvin Sung" w:date="2021-05-24T13:47:00Z">
        <w:r w:rsidR="002B1F75" w:rsidRPr="00EE10DF">
          <w:t xml:space="preserve">slightly pixelated and rough appearances </w:t>
        </w:r>
      </w:ins>
      <w:ins w:id="3521"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522" w:author="Kelvin Sung" w:date="2021-05-24T13:47:00Z">
        <w:r w:rsidR="002B1F75">
          <w:t xml:space="preserve">attest to the </w:t>
        </w:r>
      </w:ins>
      <w:r w:rsidR="00EE10DF" w:rsidRPr="00EE10DF">
        <w:t xml:space="preserve">fact that the normal maps </w:t>
      </w:r>
      <w:ins w:id="3523" w:author="Kelvin Sung" w:date="2021-05-24T13:49:00Z">
        <w:r w:rsidR="00A02162">
          <w:t xml:space="preserve">for these objects </w:t>
        </w:r>
      </w:ins>
      <w:r w:rsidR="00EE10DF" w:rsidRPr="00EE10DF">
        <w:t xml:space="preserve">for </w:t>
      </w:r>
      <w:del w:id="3524"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525" w:author="Kelvin Sung" w:date="2021-05-24T13:45:00Z">
        <w:r w:rsidR="00EE10DF" w:rsidRPr="00EE10DF" w:rsidDel="00D4205E">
          <w:delText xml:space="preserve">automatically </w:delText>
        </w:r>
      </w:del>
      <w:ins w:id="3526" w:author="Kelvin Sung" w:date="2021-05-24T13:45:00Z">
        <w:r w:rsidR="00D4205E">
          <w:t>algorithmically</w:t>
        </w:r>
      </w:ins>
      <w:ins w:id="3527" w:author="Kelvin Sung" w:date="2021-05-24T13:46:00Z">
        <w:r w:rsidR="004064DF">
          <w:t xml:space="preserve"> from the corresponding color images</w:t>
        </w:r>
        <w:r w:rsidR="00D4205E">
          <w:t xml:space="preserve"> and </w:t>
        </w:r>
      </w:ins>
      <w:ins w:id="3528" w:author="Kelvin Sung" w:date="2021-05-24T13:48:00Z">
        <w:r w:rsidR="002B1F75">
          <w:t xml:space="preserve">that </w:t>
        </w:r>
      </w:ins>
      <w:ins w:id="3529" w:author="Kelvin Sung" w:date="2021-05-24T13:49:00Z">
        <w:r w:rsidR="00A02162">
          <w:t xml:space="preserve">the maps </w:t>
        </w:r>
      </w:ins>
      <w:ins w:id="3530" w:author="Kelvin Sung" w:date="2021-05-24T13:48:00Z">
        <w:r w:rsidR="002B1F75">
          <w:t xml:space="preserve">are </w:t>
        </w:r>
      </w:ins>
      <w:ins w:id="3531" w:author="Kelvin Sung" w:date="2021-05-24T13:46:00Z">
        <w:r w:rsidR="00D4205E">
          <w:t>not created by an artist</w:t>
        </w:r>
      </w:ins>
      <w:del w:id="3532" w:author="Kelvin Sung" w:date="2021-05-24T13:48:00Z">
        <w:r w:rsidR="00EE10DF" w:rsidRPr="00EE10DF" w:rsidDel="002B1F75">
          <w:delText>can be observed with their</w:delText>
        </w:r>
      </w:del>
      <w:del w:id="3533" w:author="Kelvin Sung" w:date="2021-05-24T13:47:00Z">
        <w:r w:rsidR="00EE10DF" w:rsidRPr="00EE10DF" w:rsidDel="002B1F75">
          <w:delText xml:space="preserve"> slightly pixelated and rough appearances</w:delText>
        </w:r>
      </w:del>
      <w:r w:rsidR="00EE10DF" w:rsidRPr="00EE10DF">
        <w:t xml:space="preserve">. </w:t>
      </w:r>
      <w:del w:id="3534"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r w:rsidRPr="00EE10DF">
        <w:t>Specular Reflection and Materials</w:t>
      </w:r>
    </w:p>
    <w:p w14:paraId="38C4CC39" w14:textId="229B5591" w:rsidR="00EE10DF" w:rsidRPr="00EE10DF"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535" w:author="Kelvin Sung" w:date="2021-05-22T13:52:00Z">
        <w:r w:rsidRPr="00EE10DF" w:rsidDel="003401C9">
          <w:delText>8-13</w:delText>
        </w:r>
      </w:del>
      <w:ins w:id="3536" w:author="Kelvin Sung" w:date="2021-05-22T13:52:00Z">
        <w:r w:rsidR="003401C9">
          <w:t>8-14</w:t>
        </w:r>
      </w:ins>
      <w:r w:rsidRPr="00EE10DF">
        <w:t xml:space="preserve"> illustrates that given a shiny or reflective surface like a polished floor or </w:t>
      </w:r>
      <w:ins w:id="3537"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538" w:author="Kelvin Sung" w:date="2021-05-22T13:52:00Z">
        <w:r w:rsidRPr="00EE10DF" w:rsidDel="003401C9">
          <w:delText>8-13</w:delText>
        </w:r>
      </w:del>
      <w:ins w:id="3539" w:author="Kelvin Sung" w:date="2021-05-22T13:52:00Z">
        <w:r w:rsidR="003401C9">
          <w:t>8-14</w:t>
        </w:r>
      </w:ins>
      <w:r w:rsidRPr="00EE10DF">
        <w:t>. Specularity: the reflection of the light source</w:t>
      </w:r>
    </w:p>
    <w:p w14:paraId="302F6965" w14:textId="5396CF8D" w:rsidR="00EE10DF" w:rsidRPr="00EE10DF" w:rsidRDefault="00EE10DF" w:rsidP="00DA5A8B">
      <w:pPr>
        <w:pStyle w:val="BodyTextCont"/>
        <w:rPr>
          <w:rFonts w:hint="eastAsia"/>
        </w:rPr>
        <w:pPrChange w:id="3540"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41" w:author="Kelvin Sung" w:date="2021-05-22T13:51:00Z">
        <w:r w:rsidRPr="00EE10DF" w:rsidDel="003401C9">
          <w:delText>8-14</w:delText>
        </w:r>
      </w:del>
      <w:ins w:id="3542"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43" w:author="Kelvin Sung" w:date="2021-05-24T13:53:00Z">
        <w:r w:rsidR="00DA5A8B">
          <w:t>.</w:t>
        </w:r>
      </w:ins>
      <w:del w:id="3544" w:author="Kelvin Sung" w:date="2021-05-24T13:53:00Z">
        <w:r w:rsidRPr="00EE10DF" w:rsidDel="00DA5A8B">
          <w:delText>,</w:delText>
        </w:r>
      </w:del>
      <w:r w:rsidRPr="00EE10DF">
        <w:t xml:space="preserve"> </w:t>
      </w:r>
      <w:ins w:id="3545" w:author="Kelvin Sung" w:date="2021-05-24T13:53:00Z">
        <w:r w:rsidR="00DA5A8B">
          <w:t>T</w:t>
        </w:r>
      </w:ins>
      <w:del w:id="3546"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47" w:author="Kelvin Sung" w:date="2021-05-24T13:54:00Z">
        <w:r w:rsidR="00DA5A8B">
          <w:t>or the larger the angle</w:t>
        </w:r>
        <w:r w:rsidR="00ED1579">
          <w:t>-</w:t>
        </w:r>
        <w:r w:rsidR="00ED1579" w:rsidRPr="00EE10DF">
          <w:t>α</w:t>
        </w:r>
      </w:ins>
      <w:ins w:id="3548" w:author="Kelvin Sung" w:date="2021-05-24T13:53:00Z">
        <w:r w:rsidR="00DA5A8B" w:rsidRPr="00EE10DF">
          <w:t xml:space="preserve"> </w:t>
        </w:r>
      </w:ins>
      <w:ins w:id="3549" w:author="Kelvin Sung" w:date="2021-05-24T13:54:00Z">
        <w:r w:rsidR="00ED1579">
          <w:t>is</w:t>
        </w:r>
      </w:ins>
      <w:ins w:id="3550" w:author="Kelvin Sung" w:date="2021-05-24T13:53:00Z">
        <w:r w:rsidR="00DA5A8B">
          <w:t>,</w:t>
        </w:r>
      </w:ins>
      <w:ins w:id="3551" w:author="Kelvin Sung" w:date="2021-05-24T13:54:00Z">
        <w:r w:rsidR="00ED1579">
          <w:t xml:space="preserve"> </w:t>
        </w:r>
      </w:ins>
      <w:r w:rsidRPr="00EE10DF">
        <w:t>the less likely you will observe the light reflection. In fact, you know that when α</w:t>
      </w:r>
      <w:del w:id="3552" w:author="Kelvin Sung" w:date="2021-05-24T13:55:00Z">
        <w:r w:rsidRPr="00EE10DF" w:rsidDel="00F17960">
          <w:delText xml:space="preserve">, the angle between </w:delText>
        </w:r>
        <m:oMath>
          <m:acc>
            <m:accPr>
              <m:ctrlPr>
                <w:rPr>
                  <w:rFonts w:ascii="Cambria Math" w:hAnsi="Cambria Math"/>
                </w:rPr>
              </m:ctrlPr>
            </m:accPr>
            <m:e>
              <m:r>
                <w:rPr>
                  <w:rFonts w:ascii="Cambria Math" w:hAnsi="Cambria Math"/>
                </w:rPr>
                <m:t>V</m:t>
              </m:r>
            </m:e>
          </m:acc>
        </m:oMath>
        <w:r w:rsidRPr="00EE10DF" w:rsidDel="00F17960">
          <w:delText xml:space="preserve"> and </w:delText>
        </w:r>
        <m:oMath>
          <m:acc>
            <m:accPr>
              <m:ctrlPr>
                <w:rPr>
                  <w:rFonts w:ascii="Cambria Math" w:hAnsi="Cambria Math"/>
                </w:rPr>
              </m:ctrlPr>
            </m:accPr>
            <m:e>
              <m:r>
                <w:rPr>
                  <w:rFonts w:ascii="Cambria Math" w:hAnsi="Cambria Math"/>
                </w:rPr>
                <m:t>R</m:t>
              </m:r>
            </m:e>
          </m:acc>
        </m:oMath>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553" w:author="Kelvin Sung" w:date="2021-05-22T13:51:00Z">
        <w:r w:rsidRPr="00EE10DF" w:rsidDel="003401C9">
          <w:delText>8-14</w:delText>
        </w:r>
      </w:del>
      <w:ins w:id="3554" w:author="Kelvin Sung" w:date="2021-05-22T13:51:00Z">
        <w:r w:rsidR="003401C9">
          <w:t>8-15</w:t>
        </w:r>
      </w:ins>
      <w:r w:rsidRPr="00EE10DF">
        <w:t>. The Phong specularity model</w:t>
      </w:r>
    </w:p>
    <w:p w14:paraId="487B4091" w14:textId="7A2E903F" w:rsidR="00EE10DF" w:rsidRPr="00EE10DF" w:rsidRDefault="00EE10DF" w:rsidP="002D4BD2">
      <w:pPr>
        <w:pStyle w:val="BodyTextCont"/>
        <w:rPr>
          <w:rFonts w:hint="eastAsia"/>
        </w:rPr>
        <w:pPrChange w:id="3555" w:author="Kelvin Sung" w:date="2021-05-24T13:55:00Z">
          <w:pPr>
            <w:pStyle w:val="BodyTextFirst"/>
          </w:pPr>
        </w:pPrChange>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del w:id="3556" w:author="Kelvin Sung" w:date="2021-05-24T13:56:00Z">
        <w:r w:rsidRPr="00EE10DF" w:rsidDel="002D4BD2">
          <w:delText xml:space="preserve">will </w:delText>
        </w:r>
      </w:del>
      <w:del w:id="3557" w:author="Kelvin Sung" w:date="2021-05-24T13:57:00Z">
        <w:r w:rsidRPr="00EE10DF" w:rsidDel="00065AB5">
          <w:delText>roll</w:delText>
        </w:r>
      </w:del>
      <w:ins w:id="3558" w:author="Kelvin Sung" w:date="2021-05-24T14:53:00Z">
        <w:r w:rsidR="001F09A1">
          <w:t>rolls</w:t>
        </w:r>
      </w:ins>
      <w:r w:rsidRPr="00EE10DF">
        <w:t xml:space="preserve"> </w:t>
      </w:r>
      <w:r w:rsidRPr="00EE10DF">
        <w:lastRenderedPageBreak/>
        <w:t>off</w:t>
      </w:r>
      <w:ins w:id="3559"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560" w:author="Kelvin Sung" w:date="2021-05-22T13:51:00Z">
        <w:r w:rsidRPr="00EE10DF" w:rsidDel="003401C9">
          <w:delText>8-15</w:delText>
        </w:r>
      </w:del>
      <w:ins w:id="3561" w:author="Kelvin Sung" w:date="2021-05-22T13:51:00Z">
        <w:r w:rsidR="003401C9">
          <w:t>8-16</w:t>
        </w:r>
      </w:ins>
      <w:r w:rsidRPr="00EE10DF">
        <w:t xml:space="preserve">, the </w:t>
      </w:r>
      <w:del w:id="3562" w:author="Kelvin Sung" w:date="2021-05-24T14:54:00Z">
        <w:r w:rsidRPr="00EE10DF" w:rsidDel="003D1C63">
          <w:delText xml:space="preserve">right </w:delText>
        </w:r>
      </w:del>
      <w:ins w:id="3563" w:author="Kelvin Sung" w:date="2021-05-24T14:54:00Z">
        <w:r w:rsidR="003D1C63">
          <w:t>left, middle, and right spheres</w:t>
        </w:r>
        <w:r w:rsidR="003D1C63" w:rsidRPr="00EE10DF">
          <w:t xml:space="preserve"> </w:t>
        </w:r>
        <w:r w:rsidR="003D1C63">
          <w:t xml:space="preserve">have corresponding </w:t>
        </w:r>
      </w:ins>
      <w:del w:id="3564" w:author="Kelvin Sung" w:date="2021-05-24T14:54:00Z">
        <w:r w:rsidRPr="00EE10DF" w:rsidDel="003D1C63">
          <w:delText xml:space="preserve">sphere has a </w:delText>
        </w:r>
      </w:del>
      <m:oMath>
        <m:r>
          <w:rPr>
            <w:rFonts w:ascii="Cambria Math" w:hAnsi="Cambria Math"/>
          </w:rPr>
          <m:t>n</m:t>
        </m:r>
        <m:r>
          <w:del w:id="3565" w:author="Kelvin Sung" w:date="2021-05-24T14:53:00Z">
            <m:rPr>
              <m:sty m:val="p"/>
            </m:rPr>
            <w:rPr>
              <w:rFonts w:ascii="Cambria Math" w:hAnsi="Cambria Math"/>
            </w:rPr>
            <m:t xml:space="preserve"> </m:t>
          </w:del>
        </m:r>
      </m:oMath>
      <w:ins w:id="3566" w:author="Kelvin Sung" w:date="2021-05-24T14:54:00Z">
        <w:r w:rsidR="0046297E">
          <w:t xml:space="preserve"> </w:t>
        </w:r>
      </w:ins>
      <w:r w:rsidRPr="00EE10DF">
        <w:t>value</w:t>
      </w:r>
      <w:ins w:id="3567" w:author="Kelvin Sung" w:date="2021-05-24T14:54:00Z">
        <w:r w:rsidR="003D1C63">
          <w:t>s</w:t>
        </w:r>
      </w:ins>
      <w:r w:rsidRPr="00EE10DF">
        <w:t xml:space="preserve"> of 0, </w:t>
      </w:r>
      <w:ins w:id="3568" w:author="Kelvin Sung" w:date="2021-05-24T14:54:00Z">
        <w:r w:rsidR="003D1C63">
          <w:t xml:space="preserve">5, and </w:t>
        </w:r>
      </w:ins>
      <w:ins w:id="3569" w:author="Kelvin Sung" w:date="2021-05-24T14:55:00Z">
        <w:r w:rsidR="003D1C63">
          <w:t>30.</w:t>
        </w:r>
      </w:ins>
      <w:del w:id="3570" w:author="Kelvin Sung" w:date="2021-05-24T14:55:00Z">
        <w:r w:rsidRPr="00EE10DF" w:rsidDel="003D1C63">
          <w:delText xml:space="preserve">the middle sphere has a </w:delText>
        </w:r>
        <m:oMath>
          <m:r>
            <w:rPr>
              <w:rFonts w:ascii="Cambria Math" w:hAnsi="Cambria Math"/>
            </w:rPr>
            <m:t>n</m:t>
          </m:r>
        </m:oMath>
        <w:r w:rsidRPr="00EE10DF" w:rsidDel="003D1C63">
          <w:delText xml:space="preserve"> value of 5, and the right sphere’s </w:delText>
        </w:r>
        <m:oMath>
          <m:r>
            <w:rPr>
              <w:rFonts w:ascii="Cambria Math" w:hAnsi="Cambria Math"/>
            </w:rPr>
            <m:t>n</m:t>
          </m:r>
          <m:r>
            <m:rPr>
              <m:sty m:val="p"/>
            </m:rPr>
            <w:rPr>
              <w:rFonts w:ascii="Cambria Math" w:hAnsi="Cambria Math"/>
            </w:rPr>
            <m:t xml:space="preserve"> </m:t>
          </m:r>
        </m:oMath>
        <w:r w:rsidRPr="00EE10DF" w:rsidDel="003D1C63">
          <w:delText>value is 30.</w:delText>
        </w:r>
      </w:del>
      <w:r w:rsidRPr="00EE10DF">
        <w:t xml:space="preserve">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571" w:author="Kelvin Sung" w:date="2021-05-22T13:51:00Z">
        <w:r w:rsidRPr="00EE10DF" w:rsidDel="003401C9">
          <w:delText>8-15</w:delText>
        </w:r>
      </w:del>
      <w:ins w:id="3572"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13AB6B69" w:rsidR="00EE10DF" w:rsidRPr="00EE10DF" w:rsidRDefault="00EE10DF" w:rsidP="003D1C63">
      <w:pPr>
        <w:pStyle w:val="BodyTextCont"/>
        <w:rPr>
          <w:rFonts w:hint="eastAsia"/>
        </w:rPr>
        <w:pPrChange w:id="3573"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574" w:author="Kelvin Sung" w:date="2021-05-22T13:51:00Z">
        <w:r w:rsidRPr="00EE10DF" w:rsidDel="003401C9">
          <w:delText>8-16</w:delText>
        </w:r>
      </w:del>
      <w:ins w:id="3575"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576" w:author="Kelvin Sung" w:date="2021-05-22T13:51:00Z">
        <w:r w:rsidRPr="00EE10DF" w:rsidDel="003401C9">
          <w:delText>8-16</w:delText>
        </w:r>
      </w:del>
      <w:ins w:id="3577"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5BEC5A0F" w:rsidR="00EE10DF" w:rsidRPr="00EE10DF" w:rsidRDefault="00EE10DF" w:rsidP="00F84426">
      <w:pPr>
        <w:pStyle w:val="BodyTextCont"/>
        <w:rPr>
          <w:rFonts w:hint="eastAsia"/>
        </w:rPr>
        <w:pPrChange w:id="3578" w:author="Kelvin Sung" w:date="2021-05-24T14:57:00Z">
          <w:pPr>
            <w:pStyle w:val="BodyTextFirst"/>
          </w:pPr>
        </w:pPrChange>
      </w:pPr>
      <w:r w:rsidRPr="00EE10DF">
        <w:t xml:space="preserve">As illustrated in Figure </w:t>
      </w:r>
      <w:del w:id="3579" w:author="Kelvin Sung" w:date="2021-05-22T13:51:00Z">
        <w:r w:rsidRPr="00EE10DF" w:rsidDel="003401C9">
          <w:delText>8-17</w:delText>
        </w:r>
      </w:del>
      <w:ins w:id="3580" w:author="Kelvin Sung" w:date="2021-05-22T13:51:00Z">
        <w:r w:rsidR="003401C9">
          <w:t>8-18</w:t>
        </w:r>
      </w:ins>
      <w:r w:rsidRPr="00EE10DF">
        <w:t xml:space="preserve">, the variation of the Phong illumination model that you will implement consists of simulating the interaction of three </w:t>
      </w:r>
      <w:r w:rsidRPr="00EE10DF">
        <w:lastRenderedPageBreak/>
        <w:t>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participating elements: the global ambient lighting and the light 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D14A58">
      <w:pPr>
        <w:pStyle w:val="BodyTextCont"/>
        <w:rPr>
          <w:rFonts w:hint="eastAsia"/>
        </w:rPr>
        <w:pPrChange w:id="3581" w:author="Kelvin Sung" w:date="2021-05-24T14:59:00Z">
          <w:pPr>
            <w:pStyle w:val="BodyTextFirst"/>
          </w:pPr>
        </w:pPrChange>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582" w:author="Kelvin Sung" w:date="2021-05-22T13:51:00Z">
        <w:r w:rsidRPr="00EE10DF" w:rsidDel="003401C9">
          <w:delText>8-17</w:delText>
        </w:r>
      </w:del>
      <w:ins w:id="3583"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del w:id="3584" w:author="Kelvin Sung" w:date="2021-05-24T15:02:00Z">
        <w:r w:rsidRPr="00EE10DF" w:rsidDel="00D14A58">
          <w:delText xml:space="preserve">object </w:delText>
        </w:r>
      </w:del>
      <w:ins w:id="3585" w:author="Kelvin Sung" w:date="2021-05-24T15:02:00Z">
        <w:r w:rsidR="00D14A58">
          <w:t>class</w:t>
        </w:r>
        <w:r w:rsidR="00D14A58" w:rsidRPr="00EE10DF">
          <w:t xml:space="preserve"> </w:t>
        </w:r>
      </w:ins>
      <w:r w:rsidRPr="00EE10DF">
        <w:t xml:space="preserve">that </w:t>
      </w:r>
      <w:ins w:id="3586" w:author="Kelvin Sung" w:date="2021-05-24T15:02:00Z">
        <w:r w:rsidR="00D14A58">
          <w:t xml:space="preserve">encapsulates </w:t>
        </w:r>
      </w:ins>
      <w:del w:id="3587" w:author="Kelvin Sung" w:date="2021-05-24T15:02:00Z">
        <w:r w:rsidRPr="00EE10DF" w:rsidDel="00D14A58">
          <w:delText xml:space="preserve">corresponds to </w:delText>
        </w:r>
      </w:del>
      <w:r w:rsidRPr="00EE10DF">
        <w:t xml:space="preserve">the surface material property in Figure </w:t>
      </w:r>
      <w:del w:id="3588" w:author="Kelvin Sung" w:date="2021-05-22T13:51:00Z">
        <w:r w:rsidRPr="00EE10DF" w:rsidDel="003401C9">
          <w:delText>8-17</w:delText>
        </w:r>
      </w:del>
      <w:ins w:id="3589" w:author="Kelvin Sung" w:date="2021-05-22T13:51:00Z">
        <w:r w:rsidR="003401C9">
          <w:t>8-18</w:t>
        </w:r>
      </w:ins>
      <w:r w:rsidRPr="00EE10DF">
        <w:t xml:space="preserve"> must be defined and referenced by each </w:t>
      </w:r>
      <w:proofErr w:type="spellStart"/>
      <w:r w:rsidRPr="00773243">
        <w:rPr>
          <w:rStyle w:val="CodeInline"/>
        </w:rPr>
        <w:lastRenderedPageBreak/>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del w:id="3590" w:author="Kelvin Sung" w:date="2021-05-24T15:29:00Z">
        <w:r w:rsidRPr="00EE10DF" w:rsidDel="00381A9C">
          <w:delText xml:space="preserve">GLSL </w:delText>
        </w:r>
      </w:del>
      <w:ins w:id="3591" w:author="Kelvin Sung" w:date="2021-05-24T15:29:00Z">
        <w:r w:rsidR="00381A9C">
          <w:t>fragment</w:t>
        </w:r>
        <w:r w:rsidR="00381A9C" w:rsidRPr="00EE10DF">
          <w:t xml:space="preserve"> </w:t>
        </w:r>
      </w:ins>
      <w:r w:rsidRPr="00EE10DF">
        <w:t xml:space="preserve">shader. Figure </w:t>
      </w:r>
      <w:del w:id="3592" w:author="Kelvin Sung" w:date="2021-05-22T13:50:00Z">
        <w:r w:rsidRPr="00EE10DF" w:rsidDel="003401C9">
          <w:delText>8-18</w:delText>
        </w:r>
      </w:del>
      <w:ins w:id="3593"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594"/>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594"/>
      <w:r w:rsidR="00773243">
        <w:rPr>
          <w:rStyle w:val="CommentReference"/>
          <w:rFonts w:asciiTheme="minorHAnsi" w:eastAsia="SimSun" w:hAnsiTheme="minorHAnsi" w:cstheme="minorBidi"/>
        </w:rPr>
        <w:commentReference w:id="3594"/>
      </w:r>
    </w:p>
    <w:p w14:paraId="76820056" w14:textId="2F89FE45" w:rsidR="003476F7" w:rsidRPr="003476F7" w:rsidRDefault="003476F7" w:rsidP="003476F7">
      <w:pPr>
        <w:pStyle w:val="FigureCaption"/>
      </w:pPr>
      <w:r w:rsidRPr="003476F7">
        <w:t xml:space="preserve">Figure </w:t>
      </w:r>
      <w:del w:id="3595" w:author="Kelvin Sung" w:date="2021-05-22T13:50:00Z">
        <w:r w:rsidRPr="003476F7" w:rsidDel="003401C9">
          <w:delText>8-18</w:delText>
        </w:r>
      </w:del>
      <w:ins w:id="3596"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2E5BC49B" w:rsidR="003476F7" w:rsidRPr="003476F7" w:rsidRDefault="003476F7" w:rsidP="003476F7">
      <w:pPr>
        <w:pStyle w:val="BodyTextFirst"/>
        <w:rPr>
          <w:rFonts w:hint="eastAsia"/>
        </w:rPr>
      </w:pPr>
      <w:r w:rsidRPr="003476F7">
        <w:t xml:space="preserve">This project demonstrates the implementation of </w:t>
      </w:r>
      <w:del w:id="3597" w:author="Kelvin Sung" w:date="2021-05-24T15:32:00Z">
        <w:r w:rsidRPr="003476F7" w:rsidDel="00757257">
          <w:delText xml:space="preserve">the </w:delText>
        </w:r>
      </w:del>
      <w:ins w:id="3598" w:author="Kelvin Sung" w:date="2021-05-24T15:32:00Z">
        <w:r w:rsidR="00757257">
          <w:t>a</w:t>
        </w:r>
        <w:r w:rsidR="00857927">
          <w:t xml:space="preserve"> version of</w:t>
        </w:r>
        <w:r w:rsidR="00757257" w:rsidRPr="003476F7">
          <w:t xml:space="preserve"> </w:t>
        </w:r>
      </w:ins>
      <w:r w:rsidRPr="003476F7">
        <w:t xml:space="preserve">Phong illumination model utilizing the normal map and the </w:t>
      </w:r>
      <w:ins w:id="3599" w:author="Kelvin Sung" w:date="2021-05-24T15:32:00Z">
        <w:r w:rsidR="00857927" w:rsidRPr="003476F7">
          <w:t xml:space="preserve">position </w:t>
        </w:r>
        <w:r w:rsidR="00857927">
          <w:t xml:space="preserve">of </w:t>
        </w:r>
      </w:ins>
      <w:ins w:id="3600" w:author="Kelvin Sung" w:date="2021-05-24T15:35:00Z">
        <w:r w:rsidR="008C7A2C">
          <w:t>a</w:t>
        </w:r>
      </w:ins>
      <w:ins w:id="3601" w:author="Kelvin Sung" w:date="2021-05-24T15:32:00Z">
        <w:r w:rsidR="00857927">
          <w:t xml:space="preserve"> </w:t>
        </w:r>
      </w:ins>
      <w:r w:rsidRPr="003476F7">
        <w:t>camera</w:t>
      </w:r>
      <w:del w:id="3602" w:author="Kelvin Sung" w:date="2021-05-24T15:32:00Z">
        <w:r w:rsidRPr="003476F7" w:rsidDel="00857927">
          <w:delText>’s position</w:delText>
        </w:r>
      </w:del>
      <w:r w:rsidRPr="003476F7">
        <w:t>.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603" w:author="Kelvin Sung" w:date="2021-05-22T13:50:00Z">
        <w:r w:rsidRPr="003476F7" w:rsidDel="003401C9">
          <w:delText>8-19</w:delText>
        </w:r>
      </w:del>
      <w:ins w:id="3604"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605" w:author="Kelvin Sung" w:date="2021-05-22T13:50:00Z">
        <w:r w:rsidRPr="003476F7" w:rsidDel="003401C9">
          <w:delText>8-19</w:delText>
        </w:r>
      </w:del>
      <w:ins w:id="3606" w:author="Kelvin Sung" w:date="2021-05-22T13:50:00Z">
        <w:r w:rsidR="003401C9">
          <w:t>8-20</w:t>
        </w:r>
      </w:ins>
      <w:r w:rsidRPr="003476F7">
        <w:t>. Running the Material and Specularity project</w:t>
      </w:r>
    </w:p>
    <w:p w14:paraId="3B579222" w14:textId="162DA1F3" w:rsidR="003476F7" w:rsidRPr="003476F7" w:rsidRDefault="003476F7" w:rsidP="008C7A2C">
      <w:pPr>
        <w:pStyle w:val="BodyTextCont"/>
        <w:rPr>
          <w:rFonts w:hint="eastAsia"/>
        </w:rPr>
        <w:pPrChange w:id="3607" w:author="Kelvin Sung" w:date="2021-05-24T15:37:00Z">
          <w:pPr>
            <w:pStyle w:val="BodyTextFirst"/>
          </w:pPr>
        </w:pPrChange>
      </w:pPr>
      <w:r w:rsidRPr="003476F7">
        <w:t xml:space="preserve">The </w:t>
      </w:r>
      <w:ins w:id="3608" w:author="Kelvin Sung" w:date="2021-05-24T15:39:00Z">
        <w:r w:rsidR="00A20403">
          <w:t xml:space="preserve">main </w:t>
        </w:r>
      </w:ins>
      <w:r w:rsidRPr="003476F7">
        <w:t xml:space="preserve">controls of the project are </w:t>
      </w:r>
      <w:ins w:id="3609" w:author="Kelvin Sung" w:date="2021-05-24T15:37:00Z">
        <w:r w:rsidR="008C7A2C">
          <w:t>identical to the previous project</w:t>
        </w:r>
      </w:ins>
      <w:del w:id="3610" w:author="Kelvin Sung" w:date="2021-05-24T15:37:00Z">
        <w:r w:rsidRPr="003476F7" w:rsidDel="008C7A2C">
          <w:delText>as follows</w:delText>
        </w:r>
      </w:del>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8C7A2C">
      <w:pPr>
        <w:pStyle w:val="BodyTextCont"/>
        <w:rPr>
          <w:rFonts w:hint="eastAsia"/>
        </w:rPr>
        <w:pPrChange w:id="3611" w:author="Kelvin Sung" w:date="2021-05-24T15:37:00Z">
          <w:pPr>
            <w:pStyle w:val="BodyTextFirst"/>
          </w:pPr>
        </w:pPrChange>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5211C4A0" w:rsidR="003476F7" w:rsidRPr="003476F7" w:rsidRDefault="00A20403" w:rsidP="003476F7">
      <w:pPr>
        <w:pStyle w:val="BodyTextFirst"/>
        <w:rPr>
          <w:rFonts w:hint="eastAsia"/>
        </w:rPr>
      </w:pPr>
      <w:ins w:id="3612" w:author="Kelvin Sung" w:date="2021-05-24T15:39:00Z">
        <w:r>
          <w:t xml:space="preserve">The </w:t>
        </w:r>
      </w:ins>
      <w:del w:id="3613" w:author="Kelvin Sung" w:date="2021-05-24T15:39:00Z">
        <w:r w:rsidR="003476F7" w:rsidRPr="003476F7" w:rsidDel="00A20403">
          <w:delText>M</w:delText>
        </w:r>
      </w:del>
      <w:ins w:id="3614" w:author="Kelvin Sung" w:date="2021-05-24T15:39:00Z">
        <w:r>
          <w:t>m</w:t>
        </w:r>
      </w:ins>
      <w:r w:rsidR="003476F7" w:rsidRPr="003476F7">
        <w:t>aterial property controls</w:t>
      </w:r>
      <w:ins w:id="3615" w:author="Kelvin Sung" w:date="2021-05-24T15:39:00Z">
        <w:r>
          <w:t xml:space="preserve"> are new to this project</w:t>
        </w:r>
      </w:ins>
      <w:r w:rsidR="003476F7" w:rsidRPr="003476F7">
        <w:t>:</w:t>
      </w:r>
    </w:p>
    <w:p w14:paraId="7FCF53AA" w14:textId="77777777" w:rsidR="003476F7" w:rsidRPr="003476F7" w:rsidRDefault="003476F7" w:rsidP="003476F7">
      <w:pPr>
        <w:pStyle w:val="Bullet"/>
        <w:rPr>
          <w:rFonts w:hint="eastAsia"/>
        </w:rPr>
      </w:pPr>
      <w:r w:rsidRPr="003476F7">
        <w:rPr>
          <w:i/>
        </w:rPr>
        <w:t>Number keys 5 and 6</w:t>
      </w:r>
      <w:r w:rsidRPr="003476F7">
        <w:t>: Select the left minion and the hero</w:t>
      </w:r>
    </w:p>
    <w:p w14:paraId="4FC9AA67" w14:textId="4704A793" w:rsidR="003476F7" w:rsidRPr="003476F7" w:rsidRDefault="003476F7" w:rsidP="003476F7">
      <w:pPr>
        <w:pStyle w:val="Bullet"/>
        <w:rPr>
          <w:rFonts w:hint="eastAsia"/>
        </w:rPr>
      </w:pPr>
      <w:r w:rsidRPr="003476F7">
        <w:rPr>
          <w:i/>
        </w:rPr>
        <w:t>Number keys 7, 8, and 9</w:t>
      </w:r>
      <w:r w:rsidRPr="003476F7">
        <w:t>: Select the</w:t>
      </w:r>
      <w:del w:id="3616" w:author="Kelvin Sung" w:date="2021-05-24T15:40:00Z">
        <w:r w:rsidRPr="003476F7" w:rsidDel="00CE2620">
          <w:delText xml:space="preserve"> :</w:delText>
        </w:r>
      </w:del>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rPr>
          <w:rFonts w:hint="eastAsia"/>
        </w:rPr>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rPr>
          <w:rFonts w:hint="eastAsia"/>
        </w:rPr>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ins w:id="3617" w:author="Kelvin Sung" w:date="2021-05-24T15:42:00Z">
        <w:r w:rsidR="00CE2620">
          <w:t xml:space="preserve">fragment </w:t>
        </w:r>
      </w:ins>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387B84D6" w14:textId="64957002" w:rsidR="003476F7" w:rsidRPr="003476F7" w:rsidDel="004252C2" w:rsidRDefault="003476F7" w:rsidP="003476F7">
      <w:pPr>
        <w:pStyle w:val="BodyTextFirst"/>
        <w:rPr>
          <w:del w:id="3618" w:author="Kelvin Sung" w:date="2021-05-24T15:43:00Z"/>
          <w:rFonts w:hint="eastAsia"/>
        </w:rPr>
      </w:pPr>
      <w:del w:id="3619"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commentRangeStart w:id="3620"/>
      <w:r w:rsidRPr="003476F7">
        <w:t xml:space="preserve">Modifying the GLSL Illumination Fragment Shader </w:t>
      </w:r>
      <w:commentRangeEnd w:id="3620"/>
      <w:r>
        <w:rPr>
          <w:rStyle w:val="CommentReference"/>
          <w:rFonts w:asciiTheme="minorHAnsi" w:eastAsia="SimSun" w:hAnsiTheme="minorHAnsi" w:cstheme="minorBidi"/>
          <w:color w:val="auto"/>
        </w:rPr>
        <w:commentReference w:id="3620"/>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ins w:id="3621" w:author="Kelvin Sung" w:date="2021-05-24T15:44:00Z">
        <w:r w:rsidR="00706C72" w:rsidRPr="00706C72">
          <w:rPr>
            <w:rStyle w:val="CodeInline"/>
            <w:rPrChange w:id="3622" w:author="Kelvin Sung" w:date="2021-05-24T15:44:00Z">
              <w:rPr/>
            </w:rPrChange>
          </w:rPr>
          <w:t>illum_fs</w:t>
        </w:r>
        <w:proofErr w:type="spellEnd"/>
        <w:r w:rsidR="00706C72">
          <w:t xml:space="preserve"> </w:t>
        </w:r>
      </w:ins>
      <w:r>
        <w:t xml:space="preserve">fragment shader.  </w:t>
      </w:r>
    </w:p>
    <w:p w14:paraId="65EC9380" w14:textId="53690084" w:rsidR="00E32CA3" w:rsidRDefault="00E32CA3" w:rsidP="00900C96">
      <w:pPr>
        <w:pStyle w:val="NumList"/>
        <w:numPr>
          <w:ilvl w:val="0"/>
          <w:numId w:val="58"/>
        </w:numPr>
        <w:rPr>
          <w:rFonts w:hint="eastAsia"/>
        </w:rPr>
        <w:pPrChange w:id="3623" w:author="Kelvin Sung" w:date="2021-05-24T17:27:00Z">
          <w:pPr>
            <w:pStyle w:val="NumList"/>
          </w:pPr>
        </w:pPrChange>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Change w:id="3624" w:author="Kelvin Sung" w:date="2021-05-24T17:27:00Z">
                  <w:rPr>
                    <w:rFonts w:ascii="Cambria Math" w:hAnsi="Cambria Math"/>
                  </w:rPr>
                </w:rPrChange>
              </w:rPr>
            </m:ctrlPr>
          </m:accPr>
          <m:e>
            <m:r>
              <w:rPr>
                <w:rFonts w:ascii="Cambria Math" w:hAnsi="Cambria Math"/>
                <w:rPrChange w:id="3625" w:author="Kelvin Sung" w:date="2021-05-24T17:27:00Z">
                  <w:rPr>
                    <w:rFonts w:ascii="Cambria Math" w:hAnsi="Cambria Math"/>
                  </w:rPr>
                </w:rPrChange>
              </w:rPr>
              <m:t>V</m:t>
            </m:r>
          </m:e>
        </m:acc>
      </m:oMath>
      <w:r w:rsidRPr="00E32CA3">
        <w:t xml:space="preserve"> vector</w:t>
      </w:r>
      <w:ins w:id="3626"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627" w:author="Kelvin Sung" w:date="2021-05-22T13:51:00Z">
        <w:r w:rsidRPr="00E32CA3" w:rsidDel="003401C9">
          <w:delText>8-17</w:delText>
        </w:r>
      </w:del>
      <w:ins w:id="3628" w:author="Kelvin Sung" w:date="2021-05-22T13:51:00Z">
        <w:r w:rsidR="003401C9">
          <w:t>8-18</w:t>
        </w:r>
      </w:ins>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lastRenderedPageBreak/>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6A7F569D" w:rsidR="00773243" w:rsidRDefault="005657EF" w:rsidP="00773243">
      <w:pPr>
        <w:pStyle w:val="NumList"/>
        <w:rPr>
          <w:rFonts w:hint="eastAsia"/>
        </w:rPr>
      </w:pPr>
      <w:ins w:id="3629" w:author="Kelvin Sung" w:date="2021-05-24T15:48:00Z">
        <w:r>
          <w:t xml:space="preserve">To support readability, </w:t>
        </w:r>
      </w:ins>
      <w:ins w:id="3630" w:author="Kelvin Sung" w:date="2021-05-24T15:49:00Z">
        <w:r>
          <w:t xml:space="preserve">mathematical terms </w:t>
        </w:r>
      </w:ins>
      <w:ins w:id="3631" w:author="Kelvin Sung" w:date="2021-05-24T15:48:00Z">
        <w:r>
          <w:t xml:space="preserve">in the illumination model </w:t>
        </w:r>
      </w:ins>
      <w:ins w:id="3632" w:author="Kelvin Sung" w:date="2021-05-24T15:49:00Z">
        <w:r>
          <w:t xml:space="preserve">will be defined </w:t>
        </w:r>
      </w:ins>
      <w:ins w:id="3633" w:author="Kelvin Sung" w:date="2021-05-24T15:50:00Z">
        <w:r>
          <w:t xml:space="preserve">into </w:t>
        </w:r>
      </w:ins>
      <w:ins w:id="3634" w:author="Kelvin Sung" w:date="2021-05-24T15:48:00Z">
        <w:r>
          <w:t>separate function</w:t>
        </w:r>
      </w:ins>
      <w:ins w:id="3635" w:author="Kelvin Sung" w:date="2021-05-24T15:50:00Z">
        <w:r>
          <w:t>s</w:t>
        </w:r>
      </w:ins>
      <w:ins w:id="3636" w:author="Kelvin Sung" w:date="2021-05-24T15:48:00Z">
        <w:r>
          <w:t xml:space="preserve">. </w:t>
        </w:r>
      </w:ins>
      <w:ins w:id="3637" w:author="Kelvin Sung" w:date="2021-05-24T15:50:00Z">
        <w:r>
          <w:t xml:space="preserve">You will begin by defining the </w:t>
        </w:r>
      </w:ins>
      <w:del w:id="3638" w:author="Kelvin Sung" w:date="2021-05-24T15:50:00Z">
        <w:r w:rsidR="00773243" w:rsidRPr="00773243" w:rsidDel="005657EF">
          <w:delText xml:space="preserve">As in the previous project, create the </w:delText>
        </w:r>
      </w:del>
      <w:proofErr w:type="spellStart"/>
      <w:r w:rsidR="00773243" w:rsidRPr="00E32CA3">
        <w:rPr>
          <w:rStyle w:val="CodeInline"/>
        </w:rPr>
        <w:t>Light</w:t>
      </w:r>
      <w:ins w:id="3639" w:author="Kelvin Sung" w:date="2021-05-24T17:41:00Z">
        <w:r w:rsidR="007F4331">
          <w:rPr>
            <w:rStyle w:val="CodeInline"/>
          </w:rPr>
          <w:t>Strength</w:t>
        </w:r>
      </w:ins>
      <w:proofErr w:type="spellEnd"/>
      <w:del w:id="3640"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41" w:author="Kelvin Sung" w:date="2021-05-24T15:50:00Z">
        <w:r w:rsidR="00773243" w:rsidRPr="00773243" w:rsidDel="005657EF">
          <w:delText>calculate the distance attenuation of the light.</w:delText>
        </w:r>
      </w:del>
      <w:ins w:id="3642" w:author="Kelvin Sung" w:date="2021-05-24T15:50:00Z">
        <w:r>
          <w:t xml:space="preserve">perform the </w:t>
        </w:r>
      </w:ins>
      <w:ins w:id="3643" w:author="Kelvin Sung" w:date="2021-05-24T15:51:00Z">
        <w:r>
          <w:t xml:space="preserve">exact </w:t>
        </w:r>
      </w:ins>
      <w:ins w:id="3644" w:author="Kelvin Sung" w:date="2021-05-24T15:50:00Z">
        <w:r>
          <w:t xml:space="preserve">same near/far cutoff computation as </w:t>
        </w:r>
      </w:ins>
      <w:ins w:id="3645" w:author="Kelvin Sung" w:date="2021-05-24T15:51:00Z">
        <w:r>
          <w:t xml:space="preserve">in the </w:t>
        </w:r>
      </w:ins>
      <w:ins w:id="3646" w:author="Kelvin Sung" w:date="2021-05-24T15:50:00Z">
        <w:r>
          <w:t>previous</w:t>
        </w:r>
      </w:ins>
      <w:ins w:id="3647" w:author="Kelvin Sung" w:date="2021-05-24T15:51:00Z">
        <w:r>
          <w:t xml:space="preserve"> project.</w:t>
        </w:r>
      </w:ins>
    </w:p>
    <w:p w14:paraId="25AB8DD9" w14:textId="116C61A6" w:rsidR="00E32CA3" w:rsidRDefault="00E32CA3" w:rsidP="00E32CA3">
      <w:pPr>
        <w:pStyle w:val="Code"/>
        <w:rPr>
          <w:rFonts w:hint="eastAsia"/>
        </w:rPr>
      </w:pPr>
      <w:r>
        <w:t xml:space="preserve">// Computes the L-vector, </w:t>
      </w:r>
      <w:del w:id="3648" w:author="Kelvin Sung" w:date="2021-05-24T17:42:00Z">
        <w:r w:rsidDel="007F4331">
          <w:delText xml:space="preserve">and </w:delText>
        </w:r>
      </w:del>
      <w:r>
        <w:t xml:space="preserve">returns </w:t>
      </w:r>
      <w:ins w:id="3649" w:author="Kelvin Sung" w:date="2021-05-24T17:44:00Z">
        <w:r w:rsidR="00977EAD">
          <w:t>strength</w:t>
        </w:r>
      </w:ins>
      <w:del w:id="3650" w:author="Kelvin Sung" w:date="2021-05-24T17:42:00Z">
        <w:r w:rsidDel="007F4331">
          <w:delText>attenuation</w:delText>
        </w:r>
      </w:del>
    </w:p>
    <w:p w14:paraId="416D74AE" w14:textId="4A12FB32" w:rsidR="00E32CA3" w:rsidRDefault="00E32CA3" w:rsidP="00E32CA3">
      <w:pPr>
        <w:pStyle w:val="Code"/>
        <w:rPr>
          <w:rFonts w:hint="eastAsia"/>
        </w:rPr>
      </w:pPr>
      <w:r>
        <w:t xml:space="preserve">float </w:t>
      </w:r>
      <w:del w:id="3651" w:author="Kelvin Sung" w:date="2021-05-24T17:42:00Z">
        <w:r w:rsidDel="007F4331">
          <w:delText>LightAttenuation</w:delText>
        </w:r>
      </w:del>
      <w:ins w:id="3652" w:author="Kelvin Sung" w:date="2021-05-24T17:42:00Z">
        <w:r w:rsidR="007F4331">
          <w:t>LightStrength</w:t>
        </w:r>
      </w:ins>
      <w:r>
        <w:t>(Light lgt, float dist) {</w:t>
      </w:r>
    </w:p>
    <w:p w14:paraId="1F220F8E" w14:textId="30CBBF1C" w:rsidR="00E32CA3" w:rsidRDefault="00E32CA3" w:rsidP="00E32CA3">
      <w:pPr>
        <w:pStyle w:val="Code"/>
        <w:rPr>
          <w:rFonts w:hint="eastAsia"/>
        </w:rPr>
      </w:pPr>
      <w:r>
        <w:t xml:space="preserve">    float </w:t>
      </w:r>
      <w:del w:id="3653" w:author="Kelvin Sung" w:date="2021-05-24T15:51:00Z">
        <w:r w:rsidDel="004A36B9">
          <w:delText xml:space="preserve">atten </w:delText>
        </w:r>
      </w:del>
      <w:ins w:id="3654" w:author="Kelvin Sung" w:date="2021-05-24T15:51:00Z">
        <w:r w:rsidR="004A36B9">
          <w:t xml:space="preserve">strength </w:t>
        </w:r>
      </w:ins>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5CB2EF2C" w:rsidR="00E32CA3" w:rsidRDefault="00E32CA3" w:rsidP="00E32CA3">
      <w:pPr>
        <w:pStyle w:val="Code"/>
        <w:rPr>
          <w:rFonts w:hint="eastAsia"/>
        </w:rPr>
      </w:pPr>
      <w:r>
        <w:t xml:space="preserve">            </w:t>
      </w:r>
      <w:ins w:id="3655" w:author="Kelvin Sung" w:date="2021-05-24T15:51:00Z">
        <w:r w:rsidR="004A36B9">
          <w:t xml:space="preserve">strength </w:t>
        </w:r>
      </w:ins>
      <w:del w:id="3656" w:author="Kelvin Sung" w:date="2021-05-24T15:51:00Z">
        <w:r w:rsidDel="004A36B9">
          <w:delText xml:space="preserve">atten </w:delText>
        </w:r>
      </w:del>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0B7F7B76" w:rsidR="00E32CA3" w:rsidRDefault="00E32CA3" w:rsidP="00E32CA3">
      <w:pPr>
        <w:pStyle w:val="Code"/>
        <w:rPr>
          <w:rFonts w:hint="eastAsia"/>
        </w:rPr>
      </w:pPr>
      <w:r>
        <w:t xml:space="preserve">            </w:t>
      </w:r>
      <w:ins w:id="3657" w:author="Kelvin Sung" w:date="2021-05-24T15:52:00Z">
        <w:r w:rsidR="004A36B9">
          <w:t xml:space="preserve">strength </w:t>
        </w:r>
      </w:ins>
      <w:del w:id="3658"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4A783A4D" w:rsidR="00E32CA3" w:rsidRDefault="00E32CA3" w:rsidP="00E32CA3">
      <w:pPr>
        <w:pStyle w:val="Code"/>
        <w:rPr>
          <w:rFonts w:hint="eastAsia"/>
        </w:rPr>
      </w:pPr>
      <w:r>
        <w:t xml:space="preserve">    return </w:t>
      </w:r>
      <w:ins w:id="3659" w:author="Kelvin Sung" w:date="2021-05-24T15:52:00Z">
        <w:r w:rsidR="004A36B9">
          <w:t>strength</w:t>
        </w:r>
      </w:ins>
      <w:del w:id="3660" w:author="Kelvin Sung" w:date="2021-05-24T15:52:00Z">
        <w:r w:rsidDel="004A36B9">
          <w:delText>atten</w:delText>
        </w:r>
      </w:del>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69420F">
      <w:pPr>
        <w:pStyle w:val="NumList"/>
        <w:rPr>
          <w:ins w:id="3661" w:author="Kelvin Sung" w:date="2021-05-24T17:38:00Z"/>
          <w:rFonts w:hint="eastAsia"/>
        </w:rPr>
        <w:pPrChange w:id="3662" w:author="Kelvin Sung" w:date="2021-05-24T17:38:00Z">
          <w:pPr>
            <w:pStyle w:val="NumList"/>
            <w:numPr>
              <w:numId w:val="61"/>
            </w:numPr>
          </w:pPr>
        </w:pPrChange>
      </w:pPr>
      <w:r w:rsidRPr="00773243">
        <w:t>Define</w:t>
      </w:r>
      <w:ins w:id="3663" w:author="Kelvin Sung" w:date="2021-05-24T17:26:00Z">
        <w:r w:rsidR="00900C96">
          <w:t xml:space="preserve"> </w:t>
        </w:r>
      </w:ins>
      <w:ins w:id="3664"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665" w:author="Kelvin Sung" w:date="2021-05-24T17:39:00Z">
        <w:r w:rsidR="0069420F">
          <w:t xml:space="preserve">applied </w:t>
        </w:r>
        <w:r w:rsidR="00463CAA">
          <w:t xml:space="preserve">to </w:t>
        </w:r>
      </w:ins>
      <w:ins w:id="3666" w:author="Kelvin Sung" w:date="2021-05-24T17:38:00Z">
        <w:r w:rsidR="0069420F" w:rsidRPr="00773243">
          <w:t>the diffuse term.</w:t>
        </w:r>
      </w:ins>
    </w:p>
    <w:p w14:paraId="2EED81C6" w14:textId="77777777" w:rsidR="0069420F" w:rsidRDefault="0069420F" w:rsidP="0069420F">
      <w:pPr>
        <w:pStyle w:val="Code"/>
        <w:rPr>
          <w:ins w:id="3667" w:author="Kelvin Sung" w:date="2021-05-24T17:38:00Z"/>
          <w:rFonts w:hint="eastAsia"/>
        </w:rPr>
      </w:pPr>
      <w:ins w:id="3668" w:author="Kelvin Sung" w:date="2021-05-24T17:38:00Z">
        <w:r>
          <w:t>vec4 DiffuseResult(vec3 N, vec3 L, vec4 textureMapColor) {</w:t>
        </w:r>
      </w:ins>
    </w:p>
    <w:p w14:paraId="68986610" w14:textId="77777777" w:rsidR="0069420F" w:rsidRDefault="0069420F" w:rsidP="0069420F">
      <w:pPr>
        <w:pStyle w:val="Code"/>
        <w:rPr>
          <w:ins w:id="3669" w:author="Kelvin Sung" w:date="2021-05-24T17:38:00Z"/>
        </w:rPr>
      </w:pPr>
      <w:ins w:id="3670" w:author="Kelvin Sung" w:date="2021-05-24T17:38:00Z">
        <w:r>
          <w:t xml:space="preserve">    return uMaterial.Kd * max(0.0, dot(N, L)) * textureMapColor;</w:t>
        </w:r>
      </w:ins>
    </w:p>
    <w:p w14:paraId="39906B8C" w14:textId="77777777" w:rsidR="0069420F" w:rsidRDefault="0069420F" w:rsidP="0069420F">
      <w:pPr>
        <w:pStyle w:val="Code"/>
        <w:rPr>
          <w:ins w:id="3671" w:author="Kelvin Sung" w:date="2021-05-24T17:38:00Z"/>
          <w:rFonts w:hint="eastAsia"/>
        </w:rPr>
      </w:pPr>
      <w:ins w:id="3672" w:author="Kelvin Sung" w:date="2021-05-24T17:38:00Z">
        <w:r>
          <w:t>}</w:t>
        </w:r>
      </w:ins>
    </w:p>
    <w:p w14:paraId="1693987D" w14:textId="727BF6F3" w:rsidR="00900C96" w:rsidRDefault="0069420F" w:rsidP="00900C96">
      <w:pPr>
        <w:pStyle w:val="NumList"/>
        <w:rPr>
          <w:moveTo w:id="3673" w:author="Kelvin Sung" w:date="2021-05-24T17:30:00Z"/>
          <w:rFonts w:hint="eastAsia"/>
        </w:rPr>
        <w:pPrChange w:id="3674" w:author="Kelvin Sung" w:date="2021-05-24T17:30:00Z">
          <w:pPr>
            <w:pStyle w:val="NumList"/>
            <w:numPr>
              <w:numId w:val="60"/>
            </w:numPr>
          </w:pPr>
        </w:pPrChange>
      </w:pPr>
      <w:ins w:id="3675" w:author="Kelvin Sung" w:date="2021-05-24T17:38:00Z">
        <w:r>
          <w:t xml:space="preserve">Define </w:t>
        </w:r>
      </w:ins>
      <w:moveToRangeStart w:id="3676" w:author="Kelvin Sung" w:date="2021-05-24T17:30:00Z" w:name="move72769864"/>
      <w:moveTo w:id="3677" w:author="Kelvin Sung" w:date="2021-05-24T17:30:00Z">
        <w:r w:rsidR="00900C96">
          <w:t xml:space="preserve">the function to compute </w:t>
        </w:r>
        <w:del w:id="3678"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679" w:author="Kelvin Sung" w:date="2021-05-24T17:31:00Z">
          <w:r w:rsidR="00900C96" w:rsidRPr="00773243" w:rsidDel="00900C96">
            <w:delText xml:space="preserve">and diffuse </w:delText>
          </w:r>
        </w:del>
        <w:r w:rsidR="00900C96" w:rsidRPr="00773243">
          <w:t>term</w:t>
        </w:r>
        <w:del w:id="3680"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moveTo>
      <w:ins w:id="3681" w:author="Kelvin Sung" w:date="2021-05-24T17:33:00Z">
        <w:r w:rsidR="00900C96">
          <w:t xml:space="preserve">normalizing the </w:t>
        </w:r>
      </w:ins>
      <w:moveTo w:id="3682" w:author="Kelvin Sung" w:date="2021-05-24T17:30:00Z">
        <w:del w:id="3683" w:author="Kelvin Sung" w:date="2021-05-24T17:36:00Z">
          <w:r w:rsidR="00900C96" w:rsidRPr="00773243" w:rsidDel="00DC6D3B">
            <w:delText>subtracti</w:delText>
          </w:r>
        </w:del>
      </w:moveTo>
      <w:ins w:id="3684" w:author="Kelvin Sung" w:date="2021-05-24T17:33:00Z">
        <w:r w:rsidR="00900C96">
          <w:t xml:space="preserve">results of </w:t>
        </w:r>
      </w:ins>
      <w:ins w:id="3685" w:author="Kelvin Sung" w:date="2021-05-24T17:36:00Z">
        <w:r w:rsidR="00DC6D3B" w:rsidRPr="00773243">
          <w:t>subtracti</w:t>
        </w:r>
        <w:r w:rsidR="00DC6D3B">
          <w:t xml:space="preserve">ng </w:t>
        </w:r>
      </w:ins>
      <w:moveTo w:id="3686" w:author="Kelvin Sung" w:date="2021-05-24T17:30:00Z">
        <w:del w:id="3687" w:author="Kelvin Sung" w:date="2021-05-24T17:33:00Z">
          <w:r w:rsidR="00900C96" w:rsidRPr="00773243" w:rsidDel="00900C96">
            <w:delText xml:space="preserve">ng </w:delText>
          </w:r>
        </w:del>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del w:id="3688" w:author="Kelvin Sung" w:date="2021-05-24T17:34:00Z">
          <w:r w:rsidR="00900C96" w:rsidRPr="00773243" w:rsidDel="00900C96">
            <w:delText>In addition, notice that the texture map color is accumulated in the diffuse and not the specular term.</w:delText>
          </w:r>
        </w:del>
      </w:moveTo>
    </w:p>
    <w:p w14:paraId="374DB0B4" w14:textId="77777777" w:rsidR="00900C96" w:rsidRDefault="00900C96" w:rsidP="00900C96">
      <w:pPr>
        <w:pStyle w:val="Code"/>
        <w:rPr>
          <w:moveTo w:id="3689" w:author="Kelvin Sung" w:date="2021-05-24T17:30:00Z"/>
          <w:rFonts w:hint="eastAsia"/>
        </w:rPr>
      </w:pPr>
      <w:moveTo w:id="3690" w:author="Kelvin Sung" w:date="2021-05-24T17:30:00Z">
        <w:r>
          <w:t>vec4 SpecularResult(vec3 N, vec3 L) {</w:t>
        </w:r>
      </w:moveTo>
    </w:p>
    <w:p w14:paraId="3A80B332" w14:textId="77777777" w:rsidR="00900C96" w:rsidRDefault="00900C96" w:rsidP="00900C96">
      <w:pPr>
        <w:pStyle w:val="Code"/>
        <w:rPr>
          <w:moveTo w:id="3691" w:author="Kelvin Sung" w:date="2021-05-24T17:30:00Z"/>
          <w:rFonts w:hint="eastAsia"/>
        </w:rPr>
      </w:pPr>
      <w:moveTo w:id="3692" w:author="Kelvin Sung" w:date="2021-05-24T17:30:00Z">
        <w:r>
          <w:t xml:space="preserve">    vec3 V = normalize(uCameraPosition - gl_FragCoord.xyz);</w:t>
        </w:r>
      </w:moveTo>
    </w:p>
    <w:p w14:paraId="76675BC7" w14:textId="77777777" w:rsidR="00900C96" w:rsidRDefault="00900C96" w:rsidP="00900C96">
      <w:pPr>
        <w:pStyle w:val="Code"/>
        <w:rPr>
          <w:moveTo w:id="3693" w:author="Kelvin Sung" w:date="2021-05-24T17:30:00Z"/>
          <w:rFonts w:hint="eastAsia"/>
        </w:rPr>
      </w:pPr>
      <w:moveTo w:id="3694" w:author="Kelvin Sung" w:date="2021-05-24T17:30:00Z">
        <w:r>
          <w:t xml:space="preserve">    vec3 H = (L + V) * 0.5;</w:t>
        </w:r>
      </w:moveTo>
    </w:p>
    <w:p w14:paraId="7638E098" w14:textId="77777777" w:rsidR="00900C96" w:rsidRDefault="00900C96" w:rsidP="00900C96">
      <w:pPr>
        <w:pStyle w:val="Code"/>
        <w:rPr>
          <w:moveTo w:id="3695" w:author="Kelvin Sung" w:date="2021-05-24T17:30:00Z"/>
          <w:rFonts w:hint="eastAsia"/>
        </w:rPr>
      </w:pPr>
      <w:moveTo w:id="3696" w:author="Kelvin Sung" w:date="2021-05-24T17:30:00Z">
        <w:r>
          <w:lastRenderedPageBreak/>
          <w:t xml:space="preserve">    return uMaterial.Ks * pow(max(0.0, dot(N, H)), uMaterial.Shininess);</w:t>
        </w:r>
      </w:moveTo>
    </w:p>
    <w:p w14:paraId="7F0D186F" w14:textId="77777777" w:rsidR="00900C96" w:rsidRDefault="00900C96" w:rsidP="00900C96">
      <w:pPr>
        <w:pStyle w:val="Code"/>
        <w:rPr>
          <w:moveTo w:id="3697" w:author="Kelvin Sung" w:date="2021-05-24T17:30:00Z"/>
          <w:rFonts w:hint="eastAsia"/>
        </w:rPr>
      </w:pPr>
      <w:moveTo w:id="3698" w:author="Kelvin Sung" w:date="2021-05-24T17:30:00Z">
        <w:r>
          <w:t>}</w:t>
        </w:r>
      </w:moveTo>
    </w:p>
    <w:moveToRangeEnd w:id="3676"/>
    <w:p w14:paraId="26499346" w14:textId="1BCA5DFA" w:rsidR="00773243" w:rsidDel="00900C96" w:rsidRDefault="00773243" w:rsidP="00900C96">
      <w:pPr>
        <w:pStyle w:val="NumList"/>
        <w:rPr>
          <w:del w:id="3699" w:author="Kelvin Sung" w:date="2021-05-24T17:30:00Z"/>
          <w:rFonts w:hint="eastAsia"/>
        </w:rPr>
      </w:pPr>
      <w:del w:id="3700" w:author="Kelvin Sung" w:date="2021-05-24T17:28:00Z">
        <w:r w:rsidRPr="00773243" w:rsidDel="00900C96">
          <w:delText xml:space="preserve"> </w:delText>
        </w:r>
      </w:del>
      <w:del w:id="3701"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702"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703" w:author="Kelvin Sung" w:date="2021-05-24T15:52:00Z">
        <w:r w:rsidRPr="00773243" w:rsidDel="00BA7198">
          <w:delText xml:space="preserve">calculate </w:delText>
        </w:r>
      </w:del>
      <w:del w:id="3704" w:author="Kelvin Sung" w:date="2021-05-24T17:28:00Z">
        <w:r w:rsidRPr="00773243" w:rsidDel="00900C96">
          <w:delText xml:space="preserve">the specular and </w:delText>
        </w:r>
      </w:del>
      <w:del w:id="3705" w:author="Kelvin Sung" w:date="2021-05-24T17:30:00Z">
        <w:r w:rsidRPr="00773243" w:rsidDel="00900C96">
          <w:delText>diffuse term</w:delText>
        </w:r>
      </w:del>
      <w:del w:id="3706" w:author="Kelvin Sung" w:date="2021-05-24T17:29:00Z">
        <w:r w:rsidRPr="00773243" w:rsidDel="00900C96">
          <w:delText>s</w:delText>
        </w:r>
      </w:del>
      <w:del w:id="3707" w:author="Kelvin Sung" w:date="2021-05-24T17:30:00Z">
        <w:r w:rsidRPr="00773243" w:rsidDel="00900C96">
          <w:delText xml:space="preserve">. </w:delText>
        </w:r>
      </w:del>
      <w:del w:id="3708" w:author="Kelvin Sung" w:date="2021-05-24T17:29:00Z">
        <w:r w:rsidRPr="00773243" w:rsidDel="00900C96">
          <w:delText xml:space="preserve">The </w:delText>
        </w:r>
        <m:oMath>
          <m:acc>
            <m:accPr>
              <m:ctrlPr>
                <w:rPr>
                  <w:rFonts w:ascii="Cambria Math" w:hAnsi="Cambria Math"/>
                </w:rPr>
              </m:ctrlPr>
            </m:accPr>
            <m:e>
              <m:r>
                <w:rPr>
                  <w:rFonts w:ascii="Cambria Math" w:hAnsi="Cambria Math"/>
                </w:rPr>
                <m:t>V</m:t>
              </m:r>
            </m:e>
          </m:acc>
        </m:oMath>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709" w:author="Kelvin Sung" w:date="2021-05-24T15:53:00Z">
        <w:r w:rsidRPr="00773243" w:rsidDel="00193F42">
          <w:delText>fragment coordinate</w:delText>
        </w:r>
      </w:del>
      <w:del w:id="3710"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711"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712" w:author="Kelvin Sung" w:date="2021-05-24T17:28:00Z"/>
          <w:rFonts w:hint="eastAsia"/>
        </w:rPr>
      </w:pPr>
      <w:del w:id="3713" w:author="Kelvin Sung" w:date="2021-05-24T17:28:00Z">
        <w:r w:rsidDel="00900C96">
          <w:delText>vec4 SpecularResult(vec3 N, vec3 L) {</w:delText>
        </w:r>
      </w:del>
    </w:p>
    <w:p w14:paraId="4AFB4EAB" w14:textId="4A204DA2" w:rsidR="007C2E02" w:rsidDel="00900C96" w:rsidRDefault="007C2E02" w:rsidP="00900C96">
      <w:pPr>
        <w:pStyle w:val="NumList"/>
        <w:rPr>
          <w:del w:id="3714" w:author="Kelvin Sung" w:date="2021-05-24T17:28:00Z"/>
          <w:rFonts w:hint="eastAsia"/>
        </w:rPr>
      </w:pPr>
      <w:del w:id="3715"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716" w:author="Kelvin Sung" w:date="2021-05-24T17:28:00Z"/>
          <w:rFonts w:hint="eastAsia"/>
        </w:rPr>
      </w:pPr>
      <w:del w:id="3717" w:author="Kelvin Sung" w:date="2021-05-24T17:28:00Z">
        <w:r w:rsidDel="00900C96">
          <w:delText xml:space="preserve">    vec3 H = (L + V) * 0.5;</w:delText>
        </w:r>
      </w:del>
    </w:p>
    <w:p w14:paraId="46A37213" w14:textId="57C4357A" w:rsidR="007C2E02" w:rsidDel="00900C96" w:rsidRDefault="007C2E02" w:rsidP="00900C96">
      <w:pPr>
        <w:pStyle w:val="NumList"/>
        <w:rPr>
          <w:del w:id="3718" w:author="Kelvin Sung" w:date="2021-05-24T17:28:00Z"/>
          <w:rFonts w:hint="eastAsia"/>
        </w:rPr>
      </w:pPr>
      <w:del w:id="3719"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720" w:author="Kelvin Sung" w:date="2021-05-24T17:28:00Z"/>
          <w:rFonts w:hint="eastAsia"/>
        </w:rPr>
      </w:pPr>
      <w:del w:id="3721" w:author="Kelvin Sung" w:date="2021-05-24T17:28:00Z">
        <w:r w:rsidDel="00900C96">
          <w:delText>}</w:delText>
        </w:r>
      </w:del>
    </w:p>
    <w:p w14:paraId="758DA242" w14:textId="6EF29B9C" w:rsidR="007C2E02" w:rsidDel="00900C96" w:rsidRDefault="007C2E02" w:rsidP="00900C96">
      <w:pPr>
        <w:pStyle w:val="NumList"/>
        <w:rPr>
          <w:del w:id="3722" w:author="Kelvin Sung" w:date="2021-05-24T17:28:00Z"/>
          <w:rFonts w:hint="eastAsia"/>
        </w:rPr>
      </w:pPr>
    </w:p>
    <w:p w14:paraId="5596BEC7" w14:textId="09AF2112" w:rsidR="007C2E02" w:rsidDel="00900C96" w:rsidRDefault="007C2E02" w:rsidP="00900C96">
      <w:pPr>
        <w:pStyle w:val="NumList"/>
        <w:rPr>
          <w:del w:id="3723" w:author="Kelvin Sung" w:date="2021-05-24T17:30:00Z"/>
          <w:rFonts w:hint="eastAsia"/>
        </w:rPr>
      </w:pPr>
      <w:del w:id="3724" w:author="Kelvin Sung" w:date="2021-05-24T17:30:00Z">
        <w:r w:rsidDel="00900C96">
          <w:delText>vec4 DiffuseResult(vec3 N, vec3 L, vec4 textureMapColor) {</w:delText>
        </w:r>
      </w:del>
    </w:p>
    <w:p w14:paraId="398A8D67" w14:textId="0FDFC4F5" w:rsidR="00900C96" w:rsidDel="00900C96" w:rsidRDefault="007C2E02" w:rsidP="00900C96">
      <w:pPr>
        <w:pStyle w:val="NumList"/>
        <w:rPr>
          <w:del w:id="3725" w:author="Kelvin Sung" w:date="2021-05-24T17:30:00Z"/>
          <w:rFonts w:hint="eastAsia"/>
        </w:rPr>
        <w:pPrChange w:id="3726" w:author="Kelvin Sung" w:date="2021-05-24T17:28:00Z">
          <w:pPr>
            <w:pStyle w:val="Code"/>
          </w:pPr>
        </w:pPrChange>
      </w:pPr>
      <w:del w:id="3727" w:author="Kelvin Sung" w:date="2021-05-24T17:28:00Z">
        <w:r w:rsidDel="00900C96">
          <w:delText xml:space="preserve">    </w:delText>
        </w:r>
      </w:del>
      <w:del w:id="3728" w:author="Kelvin Sung" w:date="2021-05-24T17:30:00Z">
        <w:r w:rsidDel="00900C96">
          <w:delText>return uMaterial.Kd * max(0.0, dot(N, L)) * textureMapColor;</w:delText>
        </w:r>
      </w:del>
    </w:p>
    <w:p w14:paraId="744E8949" w14:textId="222A610B" w:rsidR="00900C96" w:rsidDel="0069420F" w:rsidRDefault="00900C96" w:rsidP="00900C96">
      <w:pPr>
        <w:pStyle w:val="NumList"/>
        <w:rPr>
          <w:del w:id="3729" w:author="Kelvin Sung" w:date="2021-05-24T17:38:00Z"/>
          <w:rFonts w:hint="eastAsia"/>
        </w:rPr>
        <w:pPrChange w:id="3730" w:author="Kelvin Sung" w:date="2021-05-24T17:30:00Z">
          <w:pPr>
            <w:pStyle w:val="NumList"/>
            <w:numPr>
              <w:numId w:val="59"/>
            </w:numPr>
          </w:pPr>
        </w:pPrChange>
      </w:pPr>
      <w:del w:id="3731"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732" w:author="Kelvin Sung" w:date="2021-05-24T17:38:00Z"/>
          <w:rFonts w:hint="eastAsia"/>
        </w:rPr>
      </w:pPr>
      <w:del w:id="3733"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734" w:author="Kelvin Sung" w:date="2021-05-24T17:38:00Z"/>
        </w:rPr>
      </w:pPr>
      <w:del w:id="3735"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736" w:author="Kelvin Sung" w:date="2021-05-24T17:38:00Z"/>
          <w:rFonts w:hint="eastAsia"/>
        </w:rPr>
      </w:pPr>
      <w:del w:id="3737" w:author="Kelvin Sung" w:date="2021-05-24T17:38:00Z">
        <w:r w:rsidDel="0069420F">
          <w:delText>}</w:delText>
        </w:r>
      </w:del>
    </w:p>
    <w:p w14:paraId="20EC9493" w14:textId="64C7B982" w:rsidR="00900C96" w:rsidDel="0069420F" w:rsidRDefault="00900C96" w:rsidP="00900C96">
      <w:pPr>
        <w:pStyle w:val="NumList"/>
        <w:rPr>
          <w:del w:id="3738" w:author="Kelvin Sung" w:date="2021-05-24T17:36:00Z"/>
          <w:moveFrom w:id="3739" w:author="Kelvin Sung" w:date="2021-05-24T17:30:00Z"/>
          <w:rFonts w:hint="eastAsia"/>
        </w:rPr>
        <w:pPrChange w:id="3740" w:author="Kelvin Sung" w:date="2021-05-24T17:30:00Z">
          <w:pPr>
            <w:pStyle w:val="NumList"/>
            <w:numPr>
              <w:numId w:val="57"/>
            </w:numPr>
          </w:pPr>
        </w:pPrChange>
      </w:pPr>
      <w:del w:id="3741" w:author="Kelvin Sung" w:date="2021-05-24T17:36:00Z">
        <w:r w:rsidRPr="00773243" w:rsidDel="0069420F">
          <w:delText>Define</w:delText>
        </w:r>
        <w:r w:rsidDel="0069420F">
          <w:delText xml:space="preserve"> </w:delText>
        </w:r>
      </w:del>
      <w:moveFromRangeStart w:id="3742" w:author="Kelvin Sung" w:date="2021-05-24T17:30:00Z" w:name="move72769864"/>
      <w:moveFrom w:id="3743" w:author="Kelvin Sung" w:date="2021-05-24T17:30:00Z">
        <w:del w:id="3744"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rPr>
              <w:rPrChange w:id="3745" w:author="Kelvin Sung" w:date="2021-05-24T17:27:00Z">
                <w:rPr/>
              </w:rPrChange>
            </w:rPr>
            <w:delText>compute</w:delText>
          </w:r>
          <w:r w:rsidRPr="00773243" w:rsidDel="0069420F">
            <w:delText xml:space="preserve"> the specular and diffuse terms. The </w:delText>
          </w:r>
          <m:oMath>
            <m:acc>
              <m:accPr>
                <m:ctrlPr>
                  <w:rPr>
                    <w:rFonts w:ascii="Cambria Math" w:hAnsi="Cambria Math"/>
                    <w:rPrChange w:id="3746" w:author="Kelvin Sung" w:date="2021-05-24T17:27:00Z">
                      <w:rPr>
                        <w:rFonts w:ascii="Cambria Math" w:hAnsi="Cambria Math"/>
                      </w:rPr>
                    </w:rPrChange>
                  </w:rPr>
                </m:ctrlPr>
              </m:accPr>
              <m:e>
                <m:r>
                  <w:rPr>
                    <w:rFonts w:ascii="Cambria Math" w:hAnsi="Cambria Math"/>
                    <w:rPrChange w:id="3747" w:author="Kelvin Sung" w:date="2021-05-24T17:27:00Z">
                      <w:rPr>
                        <w:rFonts w:ascii="Cambria Math" w:hAnsi="Cambria Math"/>
                      </w:rPr>
                    </w:rPrChange>
                  </w:rPr>
                  <m:t>V</m:t>
                </m:r>
              </m:e>
            </m:acc>
          </m:oMath>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p>
    <w:p w14:paraId="2F0C7C8F" w14:textId="5FC5A958" w:rsidR="00900C96" w:rsidDel="0069420F" w:rsidRDefault="00900C96" w:rsidP="00900C96">
      <w:pPr>
        <w:pStyle w:val="NumList"/>
        <w:rPr>
          <w:del w:id="3748" w:author="Kelvin Sung" w:date="2021-05-24T17:36:00Z"/>
          <w:moveFrom w:id="3749" w:author="Kelvin Sung" w:date="2021-05-24T17:30:00Z"/>
          <w:rFonts w:hint="eastAsia"/>
        </w:rPr>
        <w:pPrChange w:id="3750" w:author="Kelvin Sung" w:date="2021-05-24T17:30:00Z">
          <w:pPr>
            <w:pStyle w:val="Code"/>
          </w:pPr>
        </w:pPrChange>
      </w:pPr>
      <w:moveFrom w:id="3751" w:author="Kelvin Sung" w:date="2021-05-24T17:30:00Z">
        <w:del w:id="3752" w:author="Kelvin Sung" w:date="2021-05-24T17:36:00Z">
          <w:r w:rsidDel="0069420F">
            <w:delText>vec4 SpecularResult(vec3 N, vec3 L) {</w:delText>
          </w:r>
        </w:del>
      </w:moveFrom>
    </w:p>
    <w:p w14:paraId="0D13336C" w14:textId="42A83FC8" w:rsidR="00900C96" w:rsidDel="0069420F" w:rsidRDefault="00900C96" w:rsidP="00900C96">
      <w:pPr>
        <w:pStyle w:val="NumList"/>
        <w:rPr>
          <w:del w:id="3753" w:author="Kelvin Sung" w:date="2021-05-24T17:36:00Z"/>
          <w:moveFrom w:id="3754" w:author="Kelvin Sung" w:date="2021-05-24T17:30:00Z"/>
          <w:rFonts w:hint="eastAsia"/>
        </w:rPr>
        <w:pPrChange w:id="3755" w:author="Kelvin Sung" w:date="2021-05-24T17:30:00Z">
          <w:pPr>
            <w:pStyle w:val="Code"/>
          </w:pPr>
        </w:pPrChange>
      </w:pPr>
      <w:moveFrom w:id="3756" w:author="Kelvin Sung" w:date="2021-05-24T17:30:00Z">
        <w:del w:id="3757" w:author="Kelvin Sung" w:date="2021-05-24T17:36:00Z">
          <w:r w:rsidDel="0069420F">
            <w:delText xml:space="preserve">    vec3 V = normalize(uCameraPosition - gl_FragCoord.xyz);</w:delText>
          </w:r>
        </w:del>
      </w:moveFrom>
    </w:p>
    <w:p w14:paraId="34A875ED" w14:textId="6381EEC8" w:rsidR="00900C96" w:rsidDel="0069420F" w:rsidRDefault="00900C96" w:rsidP="00900C96">
      <w:pPr>
        <w:pStyle w:val="NumList"/>
        <w:rPr>
          <w:del w:id="3758" w:author="Kelvin Sung" w:date="2021-05-24T17:36:00Z"/>
          <w:moveFrom w:id="3759" w:author="Kelvin Sung" w:date="2021-05-24T17:30:00Z"/>
          <w:rFonts w:hint="eastAsia"/>
        </w:rPr>
        <w:pPrChange w:id="3760" w:author="Kelvin Sung" w:date="2021-05-24T17:30:00Z">
          <w:pPr>
            <w:pStyle w:val="Code"/>
          </w:pPr>
        </w:pPrChange>
      </w:pPr>
      <w:moveFrom w:id="3761" w:author="Kelvin Sung" w:date="2021-05-24T17:30:00Z">
        <w:del w:id="3762" w:author="Kelvin Sung" w:date="2021-05-24T17:36:00Z">
          <w:r w:rsidDel="0069420F">
            <w:delText xml:space="preserve">    vec3 H = (L + V) * 0.5;</w:delText>
          </w:r>
        </w:del>
      </w:moveFrom>
    </w:p>
    <w:p w14:paraId="3DC0C7B6" w14:textId="749121EF" w:rsidR="00900C96" w:rsidDel="0069420F" w:rsidRDefault="00900C96" w:rsidP="00900C96">
      <w:pPr>
        <w:pStyle w:val="NumList"/>
        <w:rPr>
          <w:del w:id="3763" w:author="Kelvin Sung" w:date="2021-05-24T17:36:00Z"/>
          <w:moveFrom w:id="3764" w:author="Kelvin Sung" w:date="2021-05-24T17:30:00Z"/>
          <w:rFonts w:hint="eastAsia"/>
        </w:rPr>
        <w:pPrChange w:id="3765" w:author="Kelvin Sung" w:date="2021-05-24T17:30:00Z">
          <w:pPr>
            <w:pStyle w:val="Code"/>
          </w:pPr>
        </w:pPrChange>
      </w:pPr>
      <w:moveFrom w:id="3766" w:author="Kelvin Sung" w:date="2021-05-24T17:30:00Z">
        <w:del w:id="3767" w:author="Kelvin Sung" w:date="2021-05-24T17:36:00Z">
          <w:r w:rsidDel="0069420F">
            <w:delText xml:space="preserve">    return uMaterial.Ks * pow(max(0.0, dot(N, H)), uMaterial.Shininess);</w:delText>
          </w:r>
        </w:del>
      </w:moveFrom>
    </w:p>
    <w:p w14:paraId="27BA56F4" w14:textId="05AC8DE2" w:rsidR="00900C96" w:rsidDel="0069420F" w:rsidRDefault="00900C96" w:rsidP="00900C96">
      <w:pPr>
        <w:pStyle w:val="NumList"/>
        <w:rPr>
          <w:del w:id="3768" w:author="Kelvin Sung" w:date="2021-05-24T17:36:00Z"/>
          <w:moveFrom w:id="3769" w:author="Kelvin Sung" w:date="2021-05-24T17:30:00Z"/>
          <w:rFonts w:hint="eastAsia"/>
        </w:rPr>
        <w:pPrChange w:id="3770" w:author="Kelvin Sung" w:date="2021-05-24T17:30:00Z">
          <w:pPr>
            <w:pStyle w:val="Code"/>
          </w:pPr>
        </w:pPrChange>
      </w:pPr>
      <w:moveFrom w:id="3771" w:author="Kelvin Sung" w:date="2021-05-24T17:30:00Z">
        <w:del w:id="3772" w:author="Kelvin Sung" w:date="2021-05-24T17:36:00Z">
          <w:r w:rsidDel="0069420F">
            <w:delText>}</w:delText>
          </w:r>
        </w:del>
      </w:moveFrom>
    </w:p>
    <w:moveFromRangeEnd w:id="3742"/>
    <w:p w14:paraId="32A68D35" w14:textId="0DABF42F" w:rsidR="00900C96" w:rsidDel="0069420F" w:rsidRDefault="00900C96" w:rsidP="00900C96">
      <w:pPr>
        <w:pStyle w:val="NumList"/>
        <w:rPr>
          <w:del w:id="3773" w:author="Kelvin Sung" w:date="2021-05-24T17:36:00Z"/>
          <w:rFonts w:hint="eastAsia"/>
        </w:rPr>
        <w:pPrChange w:id="3774" w:author="Kelvin Sung" w:date="2021-05-24T17:30:00Z">
          <w:pPr>
            <w:pStyle w:val="Code"/>
          </w:pPr>
        </w:pPrChange>
      </w:pPr>
    </w:p>
    <w:p w14:paraId="3A83F76E" w14:textId="18BD0303" w:rsidR="00900C96" w:rsidDel="0069420F" w:rsidRDefault="00900C96" w:rsidP="00900C96">
      <w:pPr>
        <w:pStyle w:val="Code"/>
        <w:rPr>
          <w:del w:id="3775" w:author="Kelvin Sung" w:date="2021-05-24T17:36:00Z"/>
          <w:rFonts w:hint="eastAsia"/>
        </w:rPr>
      </w:pPr>
      <w:del w:id="3776"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777" w:author="Kelvin Sung" w:date="2021-05-24T17:36:00Z"/>
          <w:rFonts w:hint="eastAsia"/>
        </w:rPr>
      </w:pPr>
      <w:del w:id="3778"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779" w:author="Kelvin Sung" w:date="2021-05-24T17:36:00Z"/>
          <w:rFonts w:hint="eastAsia"/>
        </w:rPr>
      </w:pPr>
      <w:del w:id="3780" w:author="Kelvin Sung" w:date="2021-05-24T17:36:00Z">
        <w:r w:rsidDel="0069420F">
          <w:delText>}</w:delText>
        </w:r>
      </w:del>
    </w:p>
    <w:p w14:paraId="0903110E" w14:textId="2F5EDD9B" w:rsidR="007C2E02" w:rsidRPr="00773243" w:rsidDel="0069420F" w:rsidRDefault="007C2E02" w:rsidP="007C2E02">
      <w:pPr>
        <w:pStyle w:val="Code"/>
        <w:rPr>
          <w:del w:id="3781" w:author="Kelvin Sung" w:date="2021-05-24T17:36:00Z"/>
          <w:rFonts w:hint="eastAsia"/>
        </w:rPr>
      </w:pPr>
    </w:p>
    <w:p w14:paraId="43205B7F" w14:textId="10E78950" w:rsidR="00773243" w:rsidRDefault="0069420F" w:rsidP="00773243">
      <w:pPr>
        <w:pStyle w:val="NumList"/>
        <w:rPr>
          <w:rFonts w:hint="eastAsia"/>
        </w:rPr>
      </w:pPr>
      <w:ins w:id="3782" w:author="Kelvin Sung" w:date="2021-05-24T17:37:00Z">
        <w:r>
          <w:t xml:space="preserve">Now, you can implement the Phong illumination model to </w:t>
        </w:r>
      </w:ins>
      <w:del w:id="3783"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784" w:author="Kelvin Sung" w:date="2021-05-24T17:37:00Z">
        <w:r w:rsidR="00773243" w:rsidRPr="00773243" w:rsidDel="0069420F">
          <w:delText xml:space="preserve">diffuse and </w:delText>
        </w:r>
      </w:del>
      <w:del w:id="3785" w:author="Kelvin Sung" w:date="2021-05-24T17:39:00Z">
        <w:r w:rsidR="00773243" w:rsidRPr="00773243" w:rsidDel="00463CAA">
          <w:delText xml:space="preserve">specular </w:delText>
        </w:r>
      </w:del>
      <w:ins w:id="3786" w:author="Kelvin Sung" w:date="2021-05-24T17:37:00Z">
        <w:r>
          <w:t xml:space="preserve">diffuse </w:t>
        </w:r>
      </w:ins>
      <w:ins w:id="3787" w:author="Kelvin Sung" w:date="2021-05-24T17:39:00Z">
        <w:r w:rsidR="00463CAA">
          <w:t xml:space="preserve">and specular </w:t>
        </w:r>
      </w:ins>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788" w:author="Kelvin Sung" w:date="2021-05-24T17:40:00Z">
        <w:r w:rsidR="00773243" w:rsidRPr="00773243" w:rsidDel="00F25724">
          <w:rPr>
            <w:iCs/>
          </w:rPr>
          <w:delText xml:space="preserve">in Figure </w:delText>
        </w:r>
      </w:del>
      <w:del w:id="3789" w:author="Kelvin Sung" w:date="2021-05-22T13:51:00Z">
        <w:r w:rsidR="00773243" w:rsidRPr="00773243" w:rsidDel="003401C9">
          <w:rPr>
            <w:iCs/>
          </w:rPr>
          <w:delText>8-17</w:delText>
        </w:r>
      </w:del>
      <w:del w:id="3790" w:author="Kelvin Sung" w:date="2021-05-24T17:40:00Z">
        <w:r w:rsidR="00773243" w:rsidRPr="00773243" w:rsidDel="00F25724">
          <w:delText xml:space="preserve">, </w:delText>
        </w:r>
      </w:del>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791" w:author="Kelvin Sung" w:date="2021-05-22T13:51:00Z">
        <w:r w:rsidR="00773243" w:rsidRPr="00773243" w:rsidDel="003401C9">
          <w:rPr>
            <w:iCs/>
          </w:rPr>
          <w:delText>8-17</w:delText>
        </w:r>
      </w:del>
      <w:ins w:id="3792"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793" w:author="Kelvin Sung" w:date="2021-05-24T17:51:00Z">
        <w:r w:rsidR="00B376A8">
          <w:t xml:space="preserve">strength based on </w:t>
        </w:r>
      </w:ins>
      <w:del w:id="3794" w:author="Kelvin Sung" w:date="2021-05-24T17:52:00Z">
        <w:r w:rsidR="00773243" w:rsidRPr="00773243" w:rsidDel="001E03DC">
          <w:delText xml:space="preserve">distance </w:delText>
        </w:r>
      </w:del>
      <w:ins w:id="3795" w:author="Kelvin Sung" w:date="2021-05-24T17:52:00Z">
        <w:r w:rsidR="001E03DC">
          <w:t>near/far cutoff computation</w:t>
        </w:r>
      </w:ins>
      <w:del w:id="3796" w:author="Kelvin Sung" w:date="2021-05-24T17:52:00Z">
        <w:r w:rsidR="00773243" w:rsidRPr="00773243" w:rsidDel="001E03DC">
          <w:delText>attenuation</w:delText>
        </w:r>
      </w:del>
      <w:r w:rsidR="00773243" w:rsidRPr="00773243">
        <w:t xml:space="preserve">, </w:t>
      </w:r>
      <w:del w:id="3797" w:author="Kelvin Sung" w:date="2021-05-24T17:40:00Z">
        <w:r w:rsidR="00773243" w:rsidRPr="00773243" w:rsidDel="00F25724">
          <w:rPr>
            <w:rStyle w:val="CodeInline"/>
          </w:rPr>
          <w:delText>atten</w:delText>
        </w:r>
      </w:del>
      <w:ins w:id="3798" w:author="Kelvin Sung" w:date="2021-05-24T17:40:00Z">
        <w:r w:rsidR="00F25724">
          <w:rPr>
            <w:rStyle w:val="CodeInline"/>
          </w:rPr>
          <w:t>strength</w:t>
        </w:r>
      </w:ins>
      <w:r w:rsidR="00773243" w:rsidRPr="00773243">
        <w:t xml:space="preserve">, is the only </w:t>
      </w:r>
      <w:del w:id="3799" w:author="Kelvin Sung" w:date="2021-05-24T17:52:00Z">
        <w:r w:rsidR="00773243" w:rsidRPr="00773243" w:rsidDel="001E03DC">
          <w:delText xml:space="preserve">variation </w:delText>
        </w:r>
      </w:del>
      <w:ins w:id="3800" w:author="Kelvin Sung" w:date="2021-05-24T17:52:00Z">
        <w:r w:rsidR="001E03DC">
          <w:t xml:space="preserve">difference </w:t>
        </w:r>
      </w:ins>
      <w:r w:rsidR="00773243" w:rsidRPr="00773243">
        <w:t xml:space="preserve">between this implementation and the diffuse/specular terms listed in Figure </w:t>
      </w:r>
      <w:del w:id="3801" w:author="Kelvin Sung" w:date="2021-05-22T13:51:00Z">
        <w:r w:rsidR="00773243" w:rsidRPr="00773243" w:rsidDel="003401C9">
          <w:delText>8-17</w:delText>
        </w:r>
      </w:del>
      <w:ins w:id="3802" w:author="Kelvin Sung" w:date="2021-05-22T13:51:00Z">
        <w:r w:rsidR="003401C9">
          <w:t>8-18</w:t>
        </w:r>
      </w:ins>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7B4ECDD" w:rsidR="007C2E02" w:rsidRDefault="007C2E02" w:rsidP="007C2E02">
      <w:pPr>
        <w:pStyle w:val="Code"/>
        <w:rPr>
          <w:rFonts w:hint="eastAsia"/>
        </w:rPr>
      </w:pPr>
      <w:r>
        <w:t xml:space="preserve">    float </w:t>
      </w:r>
      <w:del w:id="3803" w:author="Kelvin Sung" w:date="2021-05-24T17:41:00Z">
        <w:r w:rsidDel="00726CFD">
          <w:delText xml:space="preserve">atten </w:delText>
        </w:r>
      </w:del>
      <w:ins w:id="3804" w:author="Kelvin Sung" w:date="2021-05-24T17:41:00Z">
        <w:r w:rsidR="00726CFD">
          <w:t xml:space="preserve">strength </w:t>
        </w:r>
      </w:ins>
      <w:r>
        <w:t>= Light</w:t>
      </w:r>
      <w:ins w:id="3805" w:author="Kelvin Sung" w:date="2021-05-24T17:41:00Z">
        <w:r w:rsidR="007F4331">
          <w:t>Strength</w:t>
        </w:r>
      </w:ins>
      <w:del w:id="3806" w:author="Kelvin Sung" w:date="2021-05-24T17:41:00Z">
        <w:r w:rsidDel="007F4331">
          <w:delText>Attenuation</w:delText>
        </w:r>
      </w:del>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2C74A3A9" w:rsidR="007C2E02" w:rsidRDefault="007C2E02" w:rsidP="007C2E02">
      <w:pPr>
        <w:pStyle w:val="Code"/>
        <w:rPr>
          <w:rFonts w:hint="eastAsia"/>
        </w:rPr>
      </w:pPr>
      <w:r>
        <w:t xml:space="preserve">    vec4 result = </w:t>
      </w:r>
      <w:del w:id="3807" w:author="Kelvin Sung" w:date="2021-05-24T17:52:00Z">
        <w:r w:rsidDel="00567E09">
          <w:delText xml:space="preserve">atten </w:delText>
        </w:r>
      </w:del>
      <w:ins w:id="3808" w:author="Kelvin Sung" w:date="2021-05-24T17:52:00Z">
        <w:r w:rsidR="00567E09">
          <w:t xml:space="preserve">strength </w:t>
        </w:r>
      </w:ins>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5064F8A5"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ins w:id="3809" w:author="Kelvin Sung" w:date="2021-05-24T18:12:00Z">
        <w:r w:rsidR="00F93BA3">
          <w:t>.</w:t>
        </w:r>
      </w:ins>
      <w:del w:id="3810" w:author="Kelvin Sung" w:date="2021-05-24T18:12:00Z">
        <w:r w:rsidRPr="00773243" w:rsidDel="00F93BA3">
          <w:delText>;</w:delText>
        </w:r>
      </w:del>
      <w:r w:rsidRPr="00773243">
        <w:t xml:space="preserve"> </w:t>
      </w:r>
      <w:ins w:id="3811" w:author="Kelvin Sung" w:date="2021-05-24T18:12:00Z">
        <w:r w:rsidR="00F93BA3">
          <w:t>T</w:t>
        </w:r>
      </w:ins>
      <w:del w:id="3812" w:author="Kelvin Sung" w:date="2021-05-24T18:12:00Z">
        <w:r w:rsidRPr="00773243" w:rsidDel="00F93BA3">
          <w:delText>t</w:delText>
        </w:r>
      </w:del>
      <w:r w:rsidRPr="00773243">
        <w:t>he only important differences are highlighted in bold</w:t>
      </w:r>
      <w:del w:id="3813" w:author="Kelvin Sung" w:date="2021-05-24T18:12:00Z">
        <w:r w:rsidRPr="00773243" w:rsidDel="00F93BA3">
          <w:delText xml:space="preserve"> in the following:</w:delText>
        </w:r>
      </w:del>
      <w:ins w:id="3814" w:author="Kelvin Sung" w:date="2021-05-24T18:12:00Z">
        <w:r w:rsidR="00F93BA3">
          <w:t>.</w:t>
        </w:r>
      </w:ins>
    </w:p>
    <w:p w14:paraId="18E5F17D" w14:textId="77777777" w:rsidR="007C2E02" w:rsidRDefault="007C2E02" w:rsidP="007C2E02">
      <w:pPr>
        <w:pStyle w:val="Code"/>
        <w:rPr>
          <w:rFonts w:hint="eastAsia"/>
        </w:rPr>
      </w:pPr>
      <w:r>
        <w:t>void main(void)  {</w:t>
      </w:r>
    </w:p>
    <w:p w14:paraId="486DFAC3" w14:textId="77777777" w:rsidR="007C2E02" w:rsidRDefault="007C2E02" w:rsidP="007C2E02">
      <w:pPr>
        <w:pStyle w:val="Code"/>
        <w:rPr>
          <w:rFonts w:hint="eastAsia"/>
        </w:rPr>
      </w:pPr>
      <w:r>
        <w:t xml:space="preserve">    // simple tint based on uPixelColor setting</w:t>
      </w:r>
    </w:p>
    <w:p w14:paraId="3E39E714" w14:textId="77777777" w:rsidR="007C2E02" w:rsidRDefault="007C2E02" w:rsidP="007C2E02">
      <w:pPr>
        <w:pStyle w:val="Code"/>
        <w:rPr>
          <w:rFonts w:hint="eastAsia"/>
        </w:rPr>
      </w:pPr>
      <w:r>
        <w:t xml:space="preserve">    vec4 textureMapColor = texture2D(uSampler, vTexCoord);</w:t>
      </w:r>
    </w:p>
    <w:p w14:paraId="4E62B4BE" w14:textId="77777777" w:rsidR="007C2E02" w:rsidRDefault="007C2E02" w:rsidP="007C2E02">
      <w:pPr>
        <w:pStyle w:val="Code"/>
        <w:rPr>
          <w:rFonts w:hint="eastAsia"/>
        </w:rPr>
      </w:pPr>
      <w:r>
        <w:t xml:space="preserve">    vec4 normal = texture2D(uNormalSampler, vTexCoord);  // using the same coordinate as the sprite texture!</w:t>
      </w:r>
    </w:p>
    <w:p w14:paraId="3BBCCBFE" w14:textId="0D30FD81" w:rsidR="007C2E02" w:rsidDel="00B055BB" w:rsidRDefault="007C2E02" w:rsidP="007C2E02">
      <w:pPr>
        <w:pStyle w:val="Code"/>
        <w:rPr>
          <w:del w:id="3815" w:author="Kelvin Sung" w:date="2021-05-24T18:10:00Z"/>
          <w:rFonts w:hint="eastAsia"/>
        </w:rPr>
      </w:pPr>
      <w:r>
        <w:t xml:space="preserve">    vec4 normalMap = (2.0 * normal) - 1.0;</w:t>
      </w:r>
    </w:p>
    <w:p w14:paraId="54EAA97C" w14:textId="32C2C652" w:rsidR="007C2E02" w:rsidDel="00B055BB" w:rsidRDefault="007C2E02" w:rsidP="00B055BB">
      <w:pPr>
        <w:pStyle w:val="Code"/>
        <w:rPr>
          <w:del w:id="3816" w:author="Kelvin Sung" w:date="2021-05-24T18:10:00Z"/>
          <w:rFonts w:hint="eastAsia"/>
        </w:rPr>
        <w:pPrChange w:id="3817" w:author="Kelvin Sung" w:date="2021-05-24T18:10:00Z">
          <w:pPr>
            <w:pStyle w:val="Code"/>
          </w:pPr>
        </w:pPrChange>
      </w:pPr>
      <w:r>
        <w:t xml:space="preserve">    </w:t>
      </w:r>
    </w:p>
    <w:p w14:paraId="4974EE8F" w14:textId="0CDF5E55" w:rsidR="007C2E02" w:rsidDel="00B055BB" w:rsidRDefault="007C2E02" w:rsidP="00B055BB">
      <w:pPr>
        <w:pStyle w:val="Code"/>
        <w:rPr>
          <w:del w:id="3818" w:author="Kelvin Sung" w:date="2021-05-24T18:10:00Z"/>
          <w:rFonts w:hint="eastAsia"/>
        </w:rPr>
        <w:pPrChange w:id="3819" w:author="Kelvin Sung" w:date="2021-05-24T18:10:00Z">
          <w:pPr>
            <w:pStyle w:val="Code"/>
          </w:pPr>
        </w:pPrChange>
      </w:pPr>
      <w:del w:id="3820" w:author="Kelvin Sung" w:date="2021-05-24T18:10:00Z">
        <w:r w:rsidDel="00B055BB">
          <w:delText xml:space="preserve">    //</w:delText>
        </w:r>
      </w:del>
    </w:p>
    <w:p w14:paraId="25F0CF19" w14:textId="0665241B" w:rsidR="007C2E02" w:rsidDel="00B055BB" w:rsidRDefault="007C2E02" w:rsidP="00B055BB">
      <w:pPr>
        <w:pStyle w:val="Code"/>
        <w:rPr>
          <w:del w:id="3821" w:author="Kelvin Sung" w:date="2021-05-24T18:10:00Z"/>
          <w:rFonts w:hint="eastAsia"/>
        </w:rPr>
        <w:pPrChange w:id="3822" w:author="Kelvin Sung" w:date="2021-05-24T18:10:00Z">
          <w:pPr>
            <w:pStyle w:val="Code"/>
          </w:pPr>
        </w:pPrChange>
      </w:pPr>
      <w:del w:id="3823" w:author="Kelvin Sung" w:date="2021-05-24T18:10:00Z">
        <w:r w:rsidDel="00B055BB">
          <w:delText xml:space="preserve">    // normalMap.y = -normalMap.y;  // flip Y</w:delText>
        </w:r>
      </w:del>
    </w:p>
    <w:p w14:paraId="2245C22F" w14:textId="7A0B831C" w:rsidR="007C2E02" w:rsidDel="00B055BB" w:rsidRDefault="007C2E02" w:rsidP="00B055BB">
      <w:pPr>
        <w:pStyle w:val="Code"/>
        <w:rPr>
          <w:del w:id="3824" w:author="Kelvin Sung" w:date="2021-05-24T18:10:00Z"/>
          <w:rFonts w:hint="eastAsia"/>
        </w:rPr>
        <w:pPrChange w:id="3825" w:author="Kelvin Sung" w:date="2021-05-24T18:10:00Z">
          <w:pPr>
            <w:pStyle w:val="Code"/>
          </w:pPr>
        </w:pPrChange>
      </w:pPr>
      <w:del w:id="3826" w:author="Kelvin Sung" w:date="2021-05-24T18:10:00Z">
        <w:r w:rsidDel="00B055BB">
          <w:delText xml:space="preserve">    //    depending on the normal map you work with, this may or may not be flipped</w:delText>
        </w:r>
      </w:del>
    </w:p>
    <w:p w14:paraId="69373F37" w14:textId="26B1C721" w:rsidR="007C2E02" w:rsidRDefault="007C2E02" w:rsidP="00B055BB">
      <w:pPr>
        <w:pStyle w:val="Code"/>
        <w:rPr>
          <w:rFonts w:hint="eastAsia"/>
        </w:rPr>
        <w:pPrChange w:id="3827" w:author="Kelvin Sung" w:date="2021-05-24T18:10:00Z">
          <w:pPr>
            <w:pStyle w:val="Code"/>
          </w:pPr>
        </w:pPrChange>
      </w:pPr>
      <w:del w:id="3828" w:author="Kelvin Sung" w:date="2021-05-24T18:10:00Z">
        <w:r w:rsidDel="00B055BB">
          <w:delText xml:space="preserve">    // </w:delText>
        </w:r>
      </w:del>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lastRenderedPageBreak/>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6BDCB37F" w14:textId="77777777" w:rsidR="007C2E02" w:rsidRDefault="007C2E02" w:rsidP="007C2E02">
      <w:pPr>
        <w:pStyle w:val="Code"/>
        <w:rPr>
          <w:rFonts w:hint="eastAsia"/>
        </w:rPr>
      </w:pPr>
      <w:r>
        <w:t xml:space="preserve">    // tint the textured area, and leave transparent area as defined by the texture</w:t>
      </w:r>
    </w:p>
    <w:p w14:paraId="0CDF0A06" w14:textId="77777777" w:rsidR="007C2E02" w:rsidRPr="007C2E02" w:rsidRDefault="007C2E02" w:rsidP="007C2E02">
      <w:pPr>
        <w:pStyle w:val="Code"/>
        <w:rPr>
          <w:rFonts w:hint="eastAsia"/>
        </w:rPr>
      </w:pPr>
      <w:r w:rsidRPr="007C2E02">
        <w:t xml:space="preserve">    vec3 tintResult = vec3(shadedResult) * (1.0-uPixelColor.a) + vec3(uPixelColor) * uPixelColor.a;</w:t>
      </w:r>
    </w:p>
    <w:p w14:paraId="63903775" w14:textId="77777777" w:rsidR="007C2E02" w:rsidRPr="007C2E02" w:rsidRDefault="007C2E02" w:rsidP="007C2E02">
      <w:pPr>
        <w:pStyle w:val="Code"/>
        <w:rPr>
          <w:rFonts w:hint="eastAsia"/>
        </w:rPr>
      </w:pPr>
      <w:r w:rsidRPr="007C2E02">
        <w:t xml:space="preserve">    vec4 result = vec4(tintResult, textureMapColor.a);</w:t>
      </w:r>
    </w:p>
    <w:p w14:paraId="2EAC74F2" w14:textId="77777777" w:rsidR="007C2E02" w:rsidRDefault="007C2E02" w:rsidP="007C2E02">
      <w:pPr>
        <w:pStyle w:val="Code"/>
        <w:rPr>
          <w:rFonts w:hint="eastAsia"/>
        </w:rPr>
      </w:pPr>
    </w:p>
    <w:p w14:paraId="290F41E8" w14:textId="77777777" w:rsidR="007C2E02" w:rsidRDefault="007C2E02" w:rsidP="007C2E02">
      <w:pPr>
        <w:pStyle w:val="Code"/>
        <w:rPr>
          <w:rFonts w:hint="eastAsia"/>
        </w:rPr>
      </w:pPr>
      <w:r>
        <w:t xml:space="preserve">    gl_FragColor = result;</w:t>
      </w:r>
    </w:p>
    <w:p w14:paraId="3460DF59" w14:textId="06E67E32" w:rsidR="00773243" w:rsidRDefault="007C2E02" w:rsidP="00773243">
      <w:pPr>
        <w:pStyle w:val="Code"/>
        <w:rPr>
          <w:rFonts w:hint="eastAsia"/>
        </w:rPr>
      </w:pPr>
      <w:r>
        <w:t>}</w:t>
      </w:r>
    </w:p>
    <w:p w14:paraId="7BDCF046" w14:textId="71F07E67" w:rsidR="00773243" w:rsidRDefault="00773243" w:rsidP="00773243">
      <w:pPr>
        <w:pStyle w:val="Heading3"/>
      </w:pPr>
      <w:del w:id="3829" w:author="Kelvin Sung" w:date="2021-05-20T18:14:00Z">
        <w:r w:rsidDel="00E15C4E">
          <w:delText xml:space="preserve">Creating </w:delText>
        </w:r>
      </w:del>
      <w:ins w:id="3830" w:author="Kelvin Sung" w:date="2021-05-20T18:14:00Z">
        <w:r w:rsidR="00E15C4E">
          <w:t xml:space="preserve">Defining </w:t>
        </w:r>
      </w:ins>
      <w:r>
        <w:t xml:space="preserve">the Material </w:t>
      </w:r>
      <w:del w:id="3831" w:author="Kelvin Sung" w:date="2021-05-20T18:14:00Z">
        <w:r w:rsidDel="00E15C4E">
          <w:delText>Object</w:delText>
        </w:r>
      </w:del>
      <w:ins w:id="3832" w:author="Kelvin Sung" w:date="2021-05-20T18:14:00Z">
        <w:r w:rsidR="00E15C4E">
          <w:t>Class</w:t>
        </w:r>
      </w:ins>
    </w:p>
    <w:p w14:paraId="65FAB280" w14:textId="631A0471" w:rsidR="00773243" w:rsidRDefault="00773243" w:rsidP="00773243">
      <w:pPr>
        <w:pStyle w:val="BodyTextFirst"/>
        <w:rPr>
          <w:rFonts w:hint="eastAsia"/>
        </w:rPr>
      </w:pPr>
      <w:r>
        <w:t xml:space="preserve">As described, a simple </w:t>
      </w:r>
      <w:r w:rsidRPr="007C2E02">
        <w:rPr>
          <w:rStyle w:val="CodeInline"/>
        </w:rPr>
        <w:t>Material</w:t>
      </w:r>
      <w:r>
        <w:t xml:space="preserve"> </w:t>
      </w:r>
      <w:del w:id="3833" w:author="Kelvin Sung" w:date="2021-05-24T18:12:00Z">
        <w:r w:rsidDel="00393EEC">
          <w:delText xml:space="preserve">object </w:delText>
        </w:r>
      </w:del>
      <w:ins w:id="3834" w:author="Kelvin Sung" w:date="2021-05-24T18:12:00Z">
        <w:r w:rsidR="00393EEC">
          <w:t xml:space="preserve">class </w:t>
        </w:r>
      </w:ins>
      <w:r>
        <w:t xml:space="preserve">is required to </w:t>
      </w:r>
      <w:del w:id="3835" w:author="Kelvin Sung" w:date="2021-05-24T18:12:00Z">
        <w:r w:rsidDel="00393EEC">
          <w:delText xml:space="preserve">store </w:delText>
        </w:r>
      </w:del>
      <w:ins w:id="3836" w:author="Kelvin Sung" w:date="2021-05-24T18:12:00Z">
        <w:r w:rsidR="00393EEC">
          <w:t xml:space="preserve">encapsulate </w:t>
        </w:r>
      </w:ins>
      <w:r>
        <w:t>the per-</w:t>
      </w:r>
      <w:ins w:id="3837" w:author="Kelvin Sung" w:date="2021-05-24T18:12:00Z">
        <w:r w:rsidR="00393EEC" w:rsidRPr="00393EEC">
          <w:rPr>
            <w:rStyle w:val="CodeInline"/>
            <w:rPrChange w:id="3838" w:author="Kelvin Sung" w:date="2021-05-24T18:12:00Z">
              <w:rPr/>
            </w:rPrChange>
          </w:rPr>
          <w:t>Renderable</w:t>
        </w:r>
      </w:ins>
      <w:del w:id="3839" w:author="Kelvin Sung" w:date="2021-05-24T18:12:00Z">
        <w:r w:rsidDel="00393EEC">
          <w:delText>object</w:delText>
        </w:r>
      </w:del>
      <w:r>
        <w:t xml:space="preserve"> material property for the Phong illumination model.</w:t>
      </w:r>
    </w:p>
    <w:p w14:paraId="5D9EC91E" w14:textId="69407F15" w:rsidR="00773243" w:rsidDel="00790F15" w:rsidRDefault="00773243" w:rsidP="00826BC4">
      <w:pPr>
        <w:pStyle w:val="NumList"/>
        <w:numPr>
          <w:ilvl w:val="0"/>
          <w:numId w:val="34"/>
        </w:numPr>
        <w:rPr>
          <w:del w:id="3840" w:author="Kelvin Sung" w:date="2021-05-24T18:13:00Z"/>
          <w:rFonts w:hint="eastAsia"/>
        </w:rPr>
      </w:pPr>
      <w:r>
        <w:t xml:space="preserve">Create </w:t>
      </w:r>
      <w:ins w:id="3841" w:author="Kelvin Sung" w:date="2021-05-24T18:13:00Z">
        <w:r w:rsidR="00790F15" w:rsidRPr="007C2E02">
          <w:rPr>
            <w:rStyle w:val="CodeInline"/>
          </w:rPr>
          <w:t>material.js</w:t>
        </w:r>
        <w:r w:rsidR="00790F15" w:rsidDel="00790F15">
          <w:t xml:space="preserve"> </w:t>
        </w:r>
      </w:ins>
      <w:del w:id="3842" w:author="Kelvin Sung" w:date="2021-05-24T18:13:00Z">
        <w:r w:rsidDel="00790F15">
          <w:delText>a new file u</w:delText>
        </w:r>
      </w:del>
      <w:ins w:id="3843" w:author="Kelvin Sung" w:date="2021-05-24T18:13:00Z">
        <w:r w:rsidR="00790F15">
          <w:t>i</w:t>
        </w:r>
      </w:ins>
      <w:r>
        <w:t>n</w:t>
      </w:r>
      <w:del w:id="3844" w:author="Kelvin Sung" w:date="2021-05-24T18:13:00Z">
        <w:r w:rsidDel="00790F15">
          <w:delText>der</w:delText>
        </w:r>
      </w:del>
      <w:r>
        <w:t xml:space="preserve">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ins w:id="3845" w:author="Kelvin Sung" w:date="2021-05-24T18:13:00Z">
        <w:r w:rsidR="00790F15">
          <w:t xml:space="preserve">, define the </w:t>
        </w:r>
      </w:ins>
      <w:del w:id="3846"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rsidP="00826BC4">
      <w:pPr>
        <w:pStyle w:val="NumList"/>
        <w:numPr>
          <w:ilvl w:val="0"/>
          <w:numId w:val="34"/>
        </w:numPr>
        <w:rPr>
          <w:rFonts w:hint="eastAsia"/>
        </w:rPr>
        <w:pPrChange w:id="3847" w:author="Kelvin Sung" w:date="2021-05-24T18:13:00Z">
          <w:pPr>
            <w:pStyle w:val="NumList"/>
          </w:pPr>
        </w:pPrChange>
      </w:pPr>
      <w:del w:id="3848" w:author="Kelvin Sung" w:date="2021-05-24T18:13:00Z">
        <w:r w:rsidDel="00790F15">
          <w:delText xml:space="preserve">Create a new class named </w:delText>
        </w:r>
      </w:del>
      <w:r w:rsidRPr="00421F0F">
        <w:rPr>
          <w:rStyle w:val="CodeInline"/>
        </w:rPr>
        <w:t>Material</w:t>
      </w:r>
      <w:del w:id="3849" w:author="Kelvin Sung" w:date="2021-05-24T18:14:00Z">
        <w:r w:rsidDel="00790F15">
          <w:rPr>
            <w:rStyle w:val="CodeInline"/>
          </w:rPr>
          <w:delText>,</w:delText>
        </w:r>
      </w:del>
      <w:ins w:id="3850" w:author="Kelvin Sung" w:date="2021-05-24T18:13:00Z">
        <w:r w:rsidR="00790F15">
          <w:rPr>
            <w:rStyle w:val="CodeInline"/>
          </w:rPr>
          <w:t xml:space="preserve"> </w:t>
        </w:r>
        <w:r w:rsidR="00790F15">
          <w:t>class</w:t>
        </w:r>
      </w:ins>
      <w:ins w:id="3851" w:author="Kelvin Sung" w:date="2021-05-24T18:14:00Z">
        <w:r w:rsidR="00790F15">
          <w:t>,</w:t>
        </w:r>
      </w:ins>
      <w:ins w:id="3852" w:author="Kelvin Sung" w:date="2021-05-24T18:13:00Z">
        <w:r w:rsidR="00790F15">
          <w:t xml:space="preserve"> </w:t>
        </w:r>
      </w:ins>
      <w:ins w:id="3853" w:author="Kelvin Sung" w:date="2021-05-24T18:14:00Z">
        <w:r w:rsidR="00790F15">
          <w:t xml:space="preserve">and in the </w:t>
        </w:r>
      </w:ins>
      <w:del w:id="3854" w:author="Kelvin Sung" w:date="2021-05-24T18:14:00Z">
        <w:r w:rsidDel="00790F15">
          <w:delText xml:space="preserve"> d</w:delText>
        </w:r>
        <w:r w:rsidR="00773243" w:rsidDel="00790F15">
          <w:delText xml:space="preserve">efine a </w:delText>
        </w:r>
      </w:del>
      <w:r w:rsidR="00773243">
        <w:t xml:space="preserve">constructor </w:t>
      </w:r>
      <w:del w:id="3855" w:author="Kelvin Sung" w:date="2021-05-24T18:14:00Z">
        <w:r w:rsidR="00773243" w:rsidDel="00790F15">
          <w:delText xml:space="preserve">to </w:delText>
        </w:r>
      </w:del>
      <w:r w:rsidR="00773243">
        <w:t xml:space="preserve">initialize the variables as defined in the surface material property in Figure </w:t>
      </w:r>
      <w:del w:id="3856" w:author="Kelvin Sung" w:date="2021-05-22T13:51:00Z">
        <w:r w:rsidR="00773243" w:rsidDel="003401C9">
          <w:delText>8-17</w:delText>
        </w:r>
      </w:del>
      <w:ins w:id="3857"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263C2E1C" w14:textId="4098D2D4" w:rsidR="00773243" w:rsidRPr="00773243" w:rsidDel="001B23DC" w:rsidRDefault="00773243" w:rsidP="00773243">
      <w:pPr>
        <w:pStyle w:val="NumList"/>
        <w:rPr>
          <w:del w:id="3858" w:author="Kelvin Sung" w:date="2021-05-20T18:05:00Z"/>
          <w:rFonts w:hint="eastAsia"/>
        </w:rPr>
      </w:pPr>
      <w:r w:rsidRPr="00773243">
        <w:t xml:space="preserve">Provide straightforward get and set accessors to </w:t>
      </w:r>
      <w:del w:id="3859" w:author="Kelvin Sung" w:date="2021-05-24T18:14:00Z">
        <w:r w:rsidRPr="00773243" w:rsidDel="0000696A">
          <w:delText>these properties</w:delText>
        </w:r>
      </w:del>
      <w:ins w:id="3860" w:author="Kelvin Sung" w:date="2021-05-24T18:14:00Z">
        <w:r w:rsidR="0000696A">
          <w:t>the variables</w:t>
        </w:r>
      </w:ins>
      <w:r w:rsidRPr="00773243">
        <w:t>.</w:t>
      </w:r>
    </w:p>
    <w:p w14:paraId="4CC7BBA4" w14:textId="77777777" w:rsidR="001B23DC" w:rsidRDefault="00421F0F" w:rsidP="00773243">
      <w:pPr>
        <w:pStyle w:val="NumList"/>
        <w:rPr>
          <w:ins w:id="3861" w:author="Kelvin Sung" w:date="2021-05-20T18:05:00Z"/>
          <w:rFonts w:hint="eastAsia"/>
        </w:rPr>
      </w:pPr>
      <w:del w:id="3862" w:author="Kelvin Sung" w:date="2021-05-20T18:05:00Z">
        <w:r w:rsidDel="001B23DC">
          <w:delText xml:space="preserve">    </w:delText>
        </w:r>
      </w:del>
    </w:p>
    <w:p w14:paraId="354F8550" w14:textId="257652D4" w:rsidR="00421F0F" w:rsidDel="001B23DC" w:rsidRDefault="00421F0F" w:rsidP="00421F0F">
      <w:pPr>
        <w:pStyle w:val="Code"/>
        <w:rPr>
          <w:del w:id="3863" w:author="Kelvin Sung" w:date="2021-05-20T18:05:00Z"/>
          <w:rFonts w:hint="eastAsia"/>
        </w:rPr>
      </w:pPr>
      <w:r>
        <w:t>setAmbient(a) { this.mKa = vec4.clone(a); }</w:t>
      </w:r>
    </w:p>
    <w:p w14:paraId="099E29E2" w14:textId="77777777" w:rsidR="001B23DC" w:rsidRDefault="00421F0F" w:rsidP="00421F0F">
      <w:pPr>
        <w:pStyle w:val="Code"/>
        <w:rPr>
          <w:ins w:id="3864" w:author="Kelvin Sung" w:date="2021-05-20T18:05:00Z"/>
          <w:rFonts w:hint="eastAsia"/>
        </w:rPr>
      </w:pPr>
      <w:del w:id="3865" w:author="Kelvin Sung" w:date="2021-05-20T18:05:00Z">
        <w:r w:rsidDel="001B23DC">
          <w:delText xml:space="preserve">    </w:delText>
        </w:r>
      </w:del>
    </w:p>
    <w:p w14:paraId="46BA17CB" w14:textId="47545719" w:rsidR="00421F0F" w:rsidRDefault="00421F0F" w:rsidP="00421F0F">
      <w:pPr>
        <w:pStyle w:val="Code"/>
        <w:rPr>
          <w:rFonts w:hint="eastAsia"/>
        </w:rPr>
      </w:pPr>
      <w:r>
        <w:t>getAmbient() { return this.mKa; }</w:t>
      </w:r>
    </w:p>
    <w:p w14:paraId="6C2F9664" w14:textId="13B987BD" w:rsidR="00421F0F" w:rsidDel="001B23DC" w:rsidRDefault="00421F0F" w:rsidP="00421F0F">
      <w:pPr>
        <w:pStyle w:val="Code"/>
        <w:rPr>
          <w:del w:id="3866" w:author="Kelvin Sung" w:date="2021-05-20T18:05:00Z"/>
          <w:rFonts w:hint="eastAsia"/>
        </w:rPr>
      </w:pPr>
    </w:p>
    <w:p w14:paraId="4066A40A" w14:textId="77777777" w:rsidR="001B23DC" w:rsidRDefault="00421F0F" w:rsidP="00421F0F">
      <w:pPr>
        <w:pStyle w:val="Code"/>
        <w:rPr>
          <w:ins w:id="3867" w:author="Kelvin Sung" w:date="2021-05-20T18:05:00Z"/>
          <w:rFonts w:hint="eastAsia"/>
        </w:rPr>
      </w:pPr>
      <w:del w:id="3868" w:author="Kelvin Sung" w:date="2021-05-20T18:05:00Z">
        <w:r w:rsidDel="001B23DC">
          <w:delText xml:space="preserve">    </w:delText>
        </w:r>
      </w:del>
    </w:p>
    <w:p w14:paraId="78A97DC0" w14:textId="3CAFEAED" w:rsidR="00421F0F" w:rsidDel="001B23DC" w:rsidRDefault="00421F0F" w:rsidP="00421F0F">
      <w:pPr>
        <w:pStyle w:val="Code"/>
        <w:rPr>
          <w:del w:id="3869" w:author="Kelvin Sung" w:date="2021-05-20T18:05:00Z"/>
          <w:rFonts w:hint="eastAsia"/>
        </w:rPr>
      </w:pPr>
      <w:r>
        <w:t>setDiffuse(d) { this.mKd = vec4.clone(d); }</w:t>
      </w:r>
    </w:p>
    <w:p w14:paraId="43354598" w14:textId="77777777" w:rsidR="001B23DC" w:rsidRDefault="00421F0F" w:rsidP="00421F0F">
      <w:pPr>
        <w:pStyle w:val="Code"/>
        <w:rPr>
          <w:ins w:id="3870" w:author="Kelvin Sung" w:date="2021-05-20T18:05:00Z"/>
          <w:rFonts w:hint="eastAsia"/>
        </w:rPr>
      </w:pPr>
      <w:del w:id="3871" w:author="Kelvin Sung" w:date="2021-05-20T18:05:00Z">
        <w:r w:rsidDel="001B23DC">
          <w:delText xml:space="preserve">    </w:delText>
        </w:r>
      </w:del>
    </w:p>
    <w:p w14:paraId="194A1FAB" w14:textId="43D45107" w:rsidR="00421F0F" w:rsidRDefault="00421F0F" w:rsidP="00421F0F">
      <w:pPr>
        <w:pStyle w:val="Code"/>
        <w:rPr>
          <w:rFonts w:hint="eastAsia"/>
        </w:rPr>
      </w:pPr>
      <w:r>
        <w:t>getDiffuse() { return this.mKd; }</w:t>
      </w:r>
    </w:p>
    <w:p w14:paraId="4BADB2C5" w14:textId="6DBBC011" w:rsidR="00421F0F" w:rsidDel="001B23DC" w:rsidRDefault="00421F0F" w:rsidP="00421F0F">
      <w:pPr>
        <w:pStyle w:val="Code"/>
        <w:rPr>
          <w:del w:id="3872" w:author="Kelvin Sung" w:date="2021-05-20T18:05:00Z"/>
          <w:rFonts w:hint="eastAsia"/>
        </w:rPr>
      </w:pPr>
    </w:p>
    <w:p w14:paraId="4248C748" w14:textId="77777777" w:rsidR="001B23DC" w:rsidRDefault="00421F0F" w:rsidP="00421F0F">
      <w:pPr>
        <w:pStyle w:val="Code"/>
        <w:rPr>
          <w:ins w:id="3873" w:author="Kelvin Sung" w:date="2021-05-20T18:05:00Z"/>
          <w:rFonts w:hint="eastAsia"/>
        </w:rPr>
      </w:pPr>
      <w:del w:id="3874" w:author="Kelvin Sung" w:date="2021-05-20T18:05:00Z">
        <w:r w:rsidDel="001B23DC">
          <w:delText xml:space="preserve">    </w:delText>
        </w:r>
      </w:del>
    </w:p>
    <w:p w14:paraId="61B00CA0" w14:textId="7D11E3AD" w:rsidR="00421F0F" w:rsidDel="001B23DC" w:rsidRDefault="00421F0F" w:rsidP="00421F0F">
      <w:pPr>
        <w:pStyle w:val="Code"/>
        <w:rPr>
          <w:del w:id="3875" w:author="Kelvin Sung" w:date="2021-05-20T18:05:00Z"/>
          <w:rFonts w:hint="eastAsia"/>
        </w:rPr>
      </w:pPr>
      <w:r>
        <w:t>setSpecular(s) { this.mKs = vec4.clone(s); }</w:t>
      </w:r>
    </w:p>
    <w:p w14:paraId="061400AD" w14:textId="77777777" w:rsidR="001B23DC" w:rsidRDefault="00421F0F" w:rsidP="00421F0F">
      <w:pPr>
        <w:pStyle w:val="Code"/>
        <w:rPr>
          <w:ins w:id="3876" w:author="Kelvin Sung" w:date="2021-05-20T18:05:00Z"/>
          <w:rFonts w:hint="eastAsia"/>
        </w:rPr>
      </w:pPr>
      <w:del w:id="3877" w:author="Kelvin Sung" w:date="2021-05-20T18:05:00Z">
        <w:r w:rsidDel="001B23DC">
          <w:delText xml:space="preserve">    </w:delText>
        </w:r>
      </w:del>
    </w:p>
    <w:p w14:paraId="39E146E5" w14:textId="325871D7" w:rsidR="00421F0F" w:rsidRDefault="00421F0F" w:rsidP="00421F0F">
      <w:pPr>
        <w:pStyle w:val="Code"/>
        <w:rPr>
          <w:rFonts w:hint="eastAsia"/>
        </w:rPr>
      </w:pPr>
      <w:r>
        <w:t>getSpecular() { return this.mKs; }</w:t>
      </w:r>
    </w:p>
    <w:p w14:paraId="126980D5" w14:textId="486AAFD5" w:rsidR="00421F0F" w:rsidDel="001B23DC" w:rsidRDefault="00421F0F" w:rsidP="00421F0F">
      <w:pPr>
        <w:pStyle w:val="Code"/>
        <w:rPr>
          <w:del w:id="3878" w:author="Kelvin Sung" w:date="2021-05-20T18:05:00Z"/>
          <w:rFonts w:hint="eastAsia"/>
        </w:rPr>
      </w:pPr>
    </w:p>
    <w:p w14:paraId="51C65469" w14:textId="77777777" w:rsidR="001B23DC" w:rsidRDefault="00421F0F" w:rsidP="00421F0F">
      <w:pPr>
        <w:pStyle w:val="Code"/>
        <w:rPr>
          <w:ins w:id="3879" w:author="Kelvin Sung" w:date="2021-05-20T18:05:00Z"/>
          <w:rFonts w:hint="eastAsia"/>
        </w:rPr>
      </w:pPr>
      <w:del w:id="3880" w:author="Kelvin Sung" w:date="2021-05-20T18:05:00Z">
        <w:r w:rsidDel="001B23DC">
          <w:delText xml:space="preserve">    </w:delText>
        </w:r>
      </w:del>
    </w:p>
    <w:p w14:paraId="74802359" w14:textId="40A10F32" w:rsidR="00421F0F" w:rsidDel="001B23DC" w:rsidRDefault="00421F0F" w:rsidP="00421F0F">
      <w:pPr>
        <w:pStyle w:val="Code"/>
        <w:rPr>
          <w:del w:id="3881" w:author="Kelvin Sung" w:date="2021-05-20T18:05:00Z"/>
          <w:rFonts w:hint="eastAsia"/>
        </w:rPr>
      </w:pPr>
      <w:r>
        <w:t>setShininess(s) { this.mShininess = s; }</w:t>
      </w:r>
    </w:p>
    <w:p w14:paraId="4BE96F7A" w14:textId="77777777" w:rsidR="001B23DC" w:rsidRDefault="00421F0F" w:rsidP="00421F0F">
      <w:pPr>
        <w:pStyle w:val="Code"/>
        <w:rPr>
          <w:ins w:id="3882" w:author="Kelvin Sung" w:date="2021-05-20T18:05:00Z"/>
          <w:rFonts w:hint="eastAsia"/>
        </w:rPr>
      </w:pPr>
      <w:del w:id="3883" w:author="Kelvin Sung" w:date="2021-05-20T18:05:00Z">
        <w:r w:rsidDel="001B23DC">
          <w:delText xml:space="preserve">    </w:delText>
        </w:r>
      </w:del>
    </w:p>
    <w:p w14:paraId="3D706E32" w14:textId="3CDA4C86" w:rsidR="00773243" w:rsidRDefault="00421F0F" w:rsidP="00421F0F">
      <w:pPr>
        <w:pStyle w:val="Code"/>
        <w:rPr>
          <w:ins w:id="3884" w:author="Kelvin Sung" w:date="2021-05-24T18:27:00Z"/>
        </w:rPr>
      </w:pPr>
      <w:r>
        <w:t>getShininess() { return this.mShininess; }</w:t>
      </w:r>
    </w:p>
    <w:p w14:paraId="4DC4AF98" w14:textId="19193782" w:rsidR="00C252AE" w:rsidRPr="00EE10DF" w:rsidRDefault="00065E9B" w:rsidP="00C252AE">
      <w:pPr>
        <w:pStyle w:val="BodyTextCont"/>
        <w:rPr>
          <w:ins w:id="3885" w:author="Kelvin Sung" w:date="2021-05-24T18:29:00Z"/>
          <w:rFonts w:hint="eastAsia"/>
        </w:rPr>
      </w:pPr>
      <w:ins w:id="3886" w:author="Kelvin Sung" w:date="2021-05-24T18:27:00Z">
        <w:r>
          <w:t xml:space="preserve">Note that the </w:t>
        </w:r>
        <w:r w:rsidRPr="00065E9B">
          <w:rPr>
            <w:rStyle w:val="CodeInline"/>
            <w:rPrChange w:id="3887" w:author="Kelvin Sung" w:date="2021-05-24T18:27:00Z">
              <w:rPr/>
            </w:rPrChange>
          </w:rPr>
          <w:t>Material</w:t>
        </w:r>
        <w:r>
          <w:t xml:space="preserve"> class is designed to represent </w:t>
        </w:r>
      </w:ins>
      <w:ins w:id="3888" w:author="Kelvin Sung" w:date="2021-05-24T18:28:00Z">
        <w:r>
          <w:t xml:space="preserve">material properties of </w:t>
        </w:r>
        <w:r w:rsidRPr="00065E9B">
          <w:rPr>
            <w:rStyle w:val="CodeInline"/>
            <w:rPrChange w:id="3889" w:author="Kelvin Sung" w:date="2021-05-24T18:28:00Z">
              <w:rPr/>
            </w:rPrChange>
          </w:rPr>
          <w:t>Renderable</w:t>
        </w:r>
        <w:r>
          <w:t xml:space="preserve"> objects and must be accessible to the game programmer. As such, remember </w:t>
        </w:r>
      </w:ins>
      <w:ins w:id="3890"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rsidP="00065E9B">
      <w:pPr>
        <w:pStyle w:val="BodyTextCont"/>
        <w:rPr>
          <w:rFonts w:hint="eastAsia"/>
        </w:rPr>
        <w:pPrChange w:id="3891" w:author="Kelvin Sung" w:date="2021-05-24T18:27:00Z">
          <w:pPr>
            <w:pStyle w:val="Code"/>
          </w:pPr>
        </w:pPrChange>
      </w:pP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892" w:author="Kelvin Sung" w:date="2021-05-20T18:14:00Z">
        <w:r w:rsidDel="00E15C4E">
          <w:delText>Object</w:delText>
        </w:r>
      </w:del>
      <w:ins w:id="3893" w:author="Kelvin Sung" w:date="2021-05-20T18:14:00Z">
        <w:r w:rsidR="00E15C4E">
          <w:t>Class</w:t>
        </w:r>
      </w:ins>
    </w:p>
    <w:p w14:paraId="24B253EB" w14:textId="69455A1D" w:rsidR="00773243" w:rsidRDefault="00826BC4" w:rsidP="00773243">
      <w:pPr>
        <w:pStyle w:val="BodyTextFirst"/>
        <w:rPr>
          <w:rFonts w:hint="eastAsia"/>
        </w:rPr>
      </w:pPr>
      <w:ins w:id="3894" w:author="Kelvin Sung" w:date="2021-05-24T18:18:00Z">
        <w:r>
          <w:t xml:space="preserve">Similar to defining the </w:t>
        </w:r>
        <w:proofErr w:type="spellStart"/>
        <w:r w:rsidRPr="0007431B">
          <w:rPr>
            <w:rStyle w:val="CodeInline"/>
          </w:rPr>
          <w:t>ShaderIndexAt</w:t>
        </w:r>
        <w:proofErr w:type="spellEnd"/>
        <w:r>
          <w:t xml:space="preserve"> class to pass light source information at </w:t>
        </w:r>
      </w:ins>
      <w:ins w:id="3895" w:author="Kelvin Sung" w:date="2021-05-24T18:19:00Z">
        <w:r>
          <w:t xml:space="preserve">an </w:t>
        </w:r>
      </w:ins>
      <w:ins w:id="3896" w:author="Kelvin Sung" w:date="2021-05-24T18:18:00Z">
        <w:r>
          <w:t>array index to GLSL fragment shader</w:t>
        </w:r>
      </w:ins>
      <w:ins w:id="3897" w:author="Kelvin Sung" w:date="2021-05-24T18:19:00Z">
        <w:r>
          <w:t>,</w:t>
        </w:r>
      </w:ins>
      <w:ins w:id="3898" w:author="Kelvin Sung" w:date="2021-05-24T18:18:00Z">
        <w:r>
          <w:t xml:space="preserve"> </w:t>
        </w:r>
      </w:ins>
      <w:del w:id="3899" w:author="Kelvin Sung" w:date="2021-05-24T18:19:00Z">
        <w:r w:rsidR="00773243" w:rsidDel="00826BC4">
          <w:delText xml:space="preserve">Define </w:delText>
        </w:r>
      </w:del>
      <w:r w:rsidR="00773243">
        <w:t xml:space="preserve">a new </w:t>
      </w:r>
      <w:proofErr w:type="spellStart"/>
      <w:r w:rsidR="00773243" w:rsidRPr="00421F0F">
        <w:rPr>
          <w:rStyle w:val="CodeInline"/>
        </w:rPr>
        <w:t>ShaderMaterial</w:t>
      </w:r>
      <w:proofErr w:type="spellEnd"/>
      <w:r w:rsidR="00773243">
        <w:t xml:space="preserve"> </w:t>
      </w:r>
      <w:del w:id="3900" w:author="Kelvin Sung" w:date="2021-05-20T18:14:00Z">
        <w:r w:rsidR="00773243" w:rsidDel="00E15C4E">
          <w:delText xml:space="preserve">object </w:delText>
        </w:r>
      </w:del>
      <w:ins w:id="3901" w:author="Kelvin Sung" w:date="2021-05-20T18:14:00Z">
        <w:r w:rsidR="00E15C4E">
          <w:t xml:space="preserve">class </w:t>
        </w:r>
      </w:ins>
      <w:ins w:id="3902"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ins w:id="3903" w:author="Kelvin Sung" w:date="2021-05-24T18:15:00Z">
        <w:r>
          <w:t xml:space="preserve"> </w:t>
        </w:r>
      </w:ins>
      <w:ins w:id="3904" w:author="Kelvin Sung" w:date="2021-05-24T18:20:00Z">
        <w:r>
          <w:t xml:space="preserve">Similar to the implementation of </w:t>
        </w:r>
        <w:proofErr w:type="spellStart"/>
        <w:r w:rsidRPr="00826BC4">
          <w:rPr>
            <w:rStyle w:val="CodeInline"/>
            <w:rPrChange w:id="3905" w:author="Kelvin Sung" w:date="2021-05-24T18:20:00Z">
              <w:rPr/>
            </w:rPrChange>
          </w:rPr>
          <w:t>ShaderIndexAt</w:t>
        </w:r>
        <w:proofErr w:type="spellEnd"/>
        <w:r>
          <w:t xml:space="preserve">, the </w:t>
        </w:r>
        <w:proofErr w:type="spellStart"/>
        <w:r w:rsidRPr="00826BC4">
          <w:rPr>
            <w:rStyle w:val="CodeInline"/>
            <w:rPrChange w:id="3906" w:author="Kelvin Sung" w:date="2021-05-24T18:20:00Z">
              <w:rPr/>
            </w:rPrChange>
          </w:rPr>
          <w:t>ShaderMaterial</w:t>
        </w:r>
        <w:proofErr w:type="spellEnd"/>
        <w:r>
          <w:t xml:space="preserve"> class will also be </w:t>
        </w:r>
      </w:ins>
      <w:ins w:id="3907" w:author="Kelvin Sung" w:date="2021-05-24T18:15:00Z">
        <w:r>
          <w:t xml:space="preserve">defined in the </w:t>
        </w:r>
        <w:proofErr w:type="spellStart"/>
        <w:r w:rsidRPr="00826BC4">
          <w:rPr>
            <w:rStyle w:val="CodeInline"/>
            <w:rPrChange w:id="3908" w:author="Kelvin Sung" w:date="2021-05-24T18:17:00Z">
              <w:rPr/>
            </w:rPrChange>
          </w:rPr>
          <w:t>src</w:t>
        </w:r>
        <w:proofErr w:type="spellEnd"/>
        <w:r w:rsidRPr="00826BC4">
          <w:rPr>
            <w:rStyle w:val="CodeInline"/>
            <w:rPrChange w:id="3909" w:author="Kelvin Sung" w:date="2021-05-24T18:17:00Z">
              <w:rPr/>
            </w:rPrChange>
          </w:rPr>
          <w:t>/engine/shaders</w:t>
        </w:r>
        <w:r>
          <w:t xml:space="preserve"> folder</w:t>
        </w:r>
      </w:ins>
      <w:ins w:id="3910" w:author="Kelvin Sung" w:date="2021-05-24T18:20:00Z">
        <w:r>
          <w:t>.</w:t>
        </w:r>
      </w:ins>
      <w:ins w:id="3911" w:author="Kelvin Sung" w:date="2021-05-24T18:17:00Z">
        <w:r>
          <w:t xml:space="preserve"> </w:t>
        </w:r>
      </w:ins>
    </w:p>
    <w:p w14:paraId="243ECBC6" w14:textId="0300C928" w:rsidR="00421F0F" w:rsidDel="004A1350" w:rsidRDefault="00773243" w:rsidP="00E32811">
      <w:pPr>
        <w:pStyle w:val="NumList"/>
        <w:numPr>
          <w:ilvl w:val="0"/>
          <w:numId w:val="35"/>
        </w:numPr>
        <w:rPr>
          <w:del w:id="3912" w:author="Kelvin Sung" w:date="2021-05-24T18:21:00Z"/>
          <w:rFonts w:hint="eastAsia"/>
        </w:rPr>
        <w:pPrChange w:id="3913" w:author="Kelvin Sung" w:date="2021-05-24T18:21:00Z">
          <w:pPr>
            <w:pStyle w:val="NumList"/>
            <w:numPr>
              <w:numId w:val="35"/>
            </w:numPr>
          </w:pPr>
        </w:pPrChange>
      </w:pPr>
      <w:r>
        <w:t xml:space="preserve">Create </w:t>
      </w:r>
      <w:del w:id="3914" w:author="Kelvin Sung" w:date="2021-05-24T18:21:00Z">
        <w:r w:rsidDel="004A1350">
          <w:delText xml:space="preserve">a </w:delText>
        </w:r>
      </w:del>
      <w:ins w:id="3915" w:author="Kelvin Sung" w:date="2021-05-24T18:21:00Z">
        <w:r w:rsidR="004A1350" w:rsidRPr="004A1350">
          <w:rPr>
            <w:rStyle w:val="CodeInline"/>
            <w:rPrChange w:id="3916" w:author="Kelvin Sung" w:date="2021-05-24T18:21:00Z">
              <w:rPr/>
            </w:rPrChange>
          </w:rPr>
          <w:t>shader_material.js</w:t>
        </w:r>
        <w:r w:rsidR="004A1350">
          <w:t xml:space="preserve"> </w:t>
        </w:r>
      </w:ins>
      <w:del w:id="3917" w:author="Kelvin Sung" w:date="2021-05-24T18:21:00Z">
        <w:r w:rsidDel="004A1350">
          <w:delText xml:space="preserve">new file under </w:delText>
        </w:r>
      </w:del>
      <w:ins w:id="3918" w:author="Kelvin Sung" w:date="2021-05-24T18:21:00Z">
        <w:r w:rsidR="004A1350">
          <w:t xml:space="preserve">in </w:t>
        </w:r>
      </w:ins>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3919" w:author="Kelvin Sung" w:date="2021-05-24T18:21:00Z">
        <w:r w:rsidR="004A1350">
          <w:t>,</w:t>
        </w:r>
      </w:ins>
      <w:r>
        <w:t xml:space="preserve"> </w:t>
      </w:r>
      <w:del w:id="3920" w:author="Kelvin Sung" w:date="2021-05-24T18:21:00Z">
        <w:r w:rsidDel="004A1350">
          <w:delText>and name it</w:delText>
        </w:r>
      </w:del>
      <w:del w:id="3921"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3922" w:author="Kelvin Sung" w:date="2021-05-24T18:21:00Z">
        <w:r w:rsidDel="004A1350">
          <w:delText xml:space="preserve">. </w:delText>
        </w:r>
      </w:del>
    </w:p>
    <w:p w14:paraId="7FD75E41" w14:textId="6DFB53EB" w:rsidR="00773243" w:rsidRDefault="00421F0F" w:rsidP="001339C6">
      <w:pPr>
        <w:pStyle w:val="NumList"/>
        <w:numPr>
          <w:ilvl w:val="0"/>
          <w:numId w:val="35"/>
        </w:numPr>
        <w:rPr>
          <w:rFonts w:hint="eastAsia"/>
        </w:rPr>
        <w:pPrChange w:id="3923" w:author="Kelvin Sung" w:date="2021-05-24T18:22:00Z">
          <w:pPr>
            <w:pStyle w:val="NumList"/>
            <w:numPr>
              <w:numId w:val="35"/>
            </w:numPr>
          </w:pPr>
        </w:pPrChange>
      </w:pPr>
      <w:del w:id="3924" w:author="Kelvin Sung" w:date="2021-05-24T18:22:00Z">
        <w:r w:rsidDel="001339C6">
          <w:delText>Create a new class named</w:delText>
        </w:r>
      </w:del>
      <w:ins w:id="3925" w:author="Kelvin Sung" w:date="2021-05-24T18:22:00Z">
        <w:r w:rsidR="001339C6">
          <w:t>define</w:t>
        </w:r>
      </w:ins>
      <w:r>
        <w:t xml:space="preserve"> </w:t>
      </w:r>
      <w:proofErr w:type="spellStart"/>
      <w:r w:rsidRPr="00421F0F">
        <w:rPr>
          <w:rStyle w:val="CodeInline"/>
        </w:rPr>
        <w:t>ShaderMaterial</w:t>
      </w:r>
      <w:proofErr w:type="spellEnd"/>
      <w:del w:id="3926" w:author="Kelvin Sung" w:date="2021-05-24T18:22:00Z">
        <w:r w:rsidDel="001339C6">
          <w:delText>,</w:delText>
        </w:r>
      </w:del>
      <w:r>
        <w:t xml:space="preserve"> </w:t>
      </w:r>
      <w:ins w:id="3927" w:author="Kelvin Sung" w:date="2021-05-24T18:22:00Z">
        <w:r w:rsidR="001339C6">
          <w:t xml:space="preserve">class and in the </w:t>
        </w:r>
      </w:ins>
      <w:del w:id="3928" w:author="Kelvin Sung" w:date="2021-05-24T18:22:00Z">
        <w:r w:rsidDel="001339C6">
          <w:delText>d</w:delText>
        </w:r>
        <w:r w:rsidR="00773243" w:rsidDel="001339C6">
          <w:delText xml:space="preserve">efine a </w:delText>
        </w:r>
      </w:del>
      <w:r w:rsidR="00773243">
        <w:t xml:space="preserve">constructor </w:t>
      </w:r>
      <w:del w:id="3929" w:author="Kelvin Sung" w:date="2021-05-24T18:22:00Z">
        <w:r w:rsidR="00773243" w:rsidDel="001339C6">
          <w:delText xml:space="preserve">to </w:delText>
        </w:r>
      </w:del>
      <w:r w:rsidR="00773243">
        <w:t xml:space="preserve">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3B0756E2" w14:textId="55668066" w:rsidR="00906AD8" w:rsidRPr="00906AD8" w:rsidDel="001B23DC" w:rsidRDefault="00906AD8" w:rsidP="00906AD8">
      <w:pPr>
        <w:pStyle w:val="NumList"/>
        <w:numPr>
          <w:ilvl w:val="0"/>
          <w:numId w:val="35"/>
        </w:numPr>
        <w:rPr>
          <w:del w:id="3930" w:author="Kelvin Sung" w:date="2021-05-20T18:05:00Z"/>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931" w:author="Kelvin Sung" w:date="2021-05-20T18:05:00Z"/>
          <w:rFonts w:hint="eastAsia"/>
        </w:rPr>
      </w:pPr>
      <w:del w:id="3932" w:author="Kelvin Sung" w:date="2021-05-20T18:05:00Z">
        <w:r w:rsidDel="001B23DC">
          <w:delText xml:space="preserve">    </w:delText>
        </w:r>
      </w:del>
    </w:p>
    <w:p w14:paraId="16124D21" w14:textId="78378BD0" w:rsidR="00421F0F" w:rsidDel="001B23DC" w:rsidRDefault="00421F0F" w:rsidP="00421F0F">
      <w:pPr>
        <w:pStyle w:val="Code"/>
        <w:rPr>
          <w:del w:id="3933" w:author="Kelvin Sung" w:date="2021-05-20T18:05:00Z"/>
          <w:rFonts w:hint="eastAsia"/>
        </w:rPr>
      </w:pPr>
      <w:r>
        <w:t>loadToShader(aMaterial) {</w:t>
      </w:r>
    </w:p>
    <w:p w14:paraId="2209BC01" w14:textId="77777777" w:rsidR="001B23DC" w:rsidRDefault="00421F0F" w:rsidP="00421F0F">
      <w:pPr>
        <w:pStyle w:val="Code"/>
        <w:rPr>
          <w:ins w:id="3934" w:author="Kelvin Sung" w:date="2021-05-20T18:05:00Z"/>
          <w:rFonts w:hint="eastAsia"/>
        </w:rPr>
      </w:pPr>
      <w:del w:id="3935" w:author="Kelvin Sung" w:date="2021-05-20T18:05:00Z">
        <w:r w:rsidDel="001B23DC">
          <w:delText xml:space="preserve">    </w:delText>
        </w:r>
      </w:del>
    </w:p>
    <w:p w14:paraId="5725B158" w14:textId="6A7E4049" w:rsidR="00421F0F" w:rsidDel="001B23DC" w:rsidRDefault="00421F0F" w:rsidP="00421F0F">
      <w:pPr>
        <w:pStyle w:val="Code"/>
        <w:rPr>
          <w:del w:id="3936" w:author="Kelvin Sung" w:date="2021-05-20T18:05:00Z"/>
          <w:rFonts w:hint="eastAsia"/>
        </w:rPr>
      </w:pPr>
      <w:r>
        <w:t xml:space="preserve">    let gl = glSys.get();</w:t>
      </w:r>
    </w:p>
    <w:p w14:paraId="12510117" w14:textId="77777777" w:rsidR="001B23DC" w:rsidRDefault="00421F0F" w:rsidP="00421F0F">
      <w:pPr>
        <w:pStyle w:val="Code"/>
        <w:rPr>
          <w:ins w:id="3937" w:author="Kelvin Sung" w:date="2021-05-20T18:05:00Z"/>
          <w:rFonts w:hint="eastAsia"/>
        </w:rPr>
      </w:pPr>
      <w:del w:id="3938" w:author="Kelvin Sung" w:date="2021-05-20T18:05:00Z">
        <w:r w:rsidDel="001B23DC">
          <w:delText xml:space="preserve">    </w:delText>
        </w:r>
      </w:del>
    </w:p>
    <w:p w14:paraId="5C116C50" w14:textId="48A38860" w:rsidR="00421F0F" w:rsidDel="001B23DC" w:rsidRDefault="00421F0F" w:rsidP="00421F0F">
      <w:pPr>
        <w:pStyle w:val="Code"/>
        <w:rPr>
          <w:del w:id="3939" w:author="Kelvin Sung" w:date="2021-05-20T18:05:00Z"/>
          <w:rFonts w:hint="eastAsia"/>
        </w:rPr>
      </w:pPr>
      <w:r>
        <w:t xml:space="preserve">    gl.uniform4fv(this.mKaRef, aMaterial.getAmbient());</w:t>
      </w:r>
    </w:p>
    <w:p w14:paraId="3C132306" w14:textId="77777777" w:rsidR="001B23DC" w:rsidRDefault="00421F0F" w:rsidP="00421F0F">
      <w:pPr>
        <w:pStyle w:val="Code"/>
        <w:rPr>
          <w:ins w:id="3940" w:author="Kelvin Sung" w:date="2021-05-20T18:05:00Z"/>
          <w:rFonts w:hint="eastAsia"/>
        </w:rPr>
      </w:pPr>
      <w:del w:id="3941" w:author="Kelvin Sung" w:date="2021-05-20T18:05:00Z">
        <w:r w:rsidDel="001B23DC">
          <w:delText xml:space="preserve">    </w:delText>
        </w:r>
      </w:del>
    </w:p>
    <w:p w14:paraId="23750FC2" w14:textId="453360C4" w:rsidR="00421F0F" w:rsidDel="001B23DC" w:rsidRDefault="00421F0F" w:rsidP="00421F0F">
      <w:pPr>
        <w:pStyle w:val="Code"/>
        <w:rPr>
          <w:del w:id="3942" w:author="Kelvin Sung" w:date="2021-05-20T18:05:00Z"/>
          <w:rFonts w:hint="eastAsia"/>
        </w:rPr>
      </w:pPr>
      <w:r>
        <w:t xml:space="preserve">    gl.uniform4fv(this.mKdRef, aMaterial.getDiffuse());</w:t>
      </w:r>
    </w:p>
    <w:p w14:paraId="2025D746" w14:textId="77777777" w:rsidR="001B23DC" w:rsidRDefault="00421F0F" w:rsidP="00421F0F">
      <w:pPr>
        <w:pStyle w:val="Code"/>
        <w:rPr>
          <w:ins w:id="3943" w:author="Kelvin Sung" w:date="2021-05-20T18:05:00Z"/>
          <w:rFonts w:hint="eastAsia"/>
        </w:rPr>
      </w:pPr>
      <w:del w:id="3944" w:author="Kelvin Sung" w:date="2021-05-20T18:05:00Z">
        <w:r w:rsidDel="001B23DC">
          <w:delText xml:space="preserve">    </w:delText>
        </w:r>
      </w:del>
    </w:p>
    <w:p w14:paraId="5CEA3F05" w14:textId="66C06A79" w:rsidR="00421F0F" w:rsidDel="001B23DC" w:rsidRDefault="00421F0F" w:rsidP="00421F0F">
      <w:pPr>
        <w:pStyle w:val="Code"/>
        <w:rPr>
          <w:del w:id="3945" w:author="Kelvin Sung" w:date="2021-05-20T18:05:00Z"/>
          <w:rFonts w:hint="eastAsia"/>
        </w:rPr>
      </w:pPr>
      <w:r>
        <w:lastRenderedPageBreak/>
        <w:t xml:space="preserve">    gl.uniform4fv(this.mKsRef, aMaterial.getSpecular());</w:t>
      </w:r>
    </w:p>
    <w:p w14:paraId="652B316B" w14:textId="77777777" w:rsidR="001B23DC" w:rsidRDefault="00421F0F" w:rsidP="00421F0F">
      <w:pPr>
        <w:pStyle w:val="Code"/>
        <w:rPr>
          <w:ins w:id="3946" w:author="Kelvin Sung" w:date="2021-05-20T18:05:00Z"/>
          <w:rFonts w:hint="eastAsia"/>
        </w:rPr>
      </w:pPr>
      <w:del w:id="3947" w:author="Kelvin Sung" w:date="2021-05-20T18:05:00Z">
        <w:r w:rsidDel="001B23DC">
          <w:delText xml:space="preserve">    </w:delText>
        </w:r>
      </w:del>
    </w:p>
    <w:p w14:paraId="21808FD7" w14:textId="4513C9EF" w:rsidR="00421F0F" w:rsidDel="001B23DC" w:rsidRDefault="00421F0F" w:rsidP="00421F0F">
      <w:pPr>
        <w:pStyle w:val="Code"/>
        <w:rPr>
          <w:del w:id="3948" w:author="Kelvin Sung" w:date="2021-05-20T18:05:00Z"/>
          <w:rFonts w:hint="eastAsia"/>
        </w:rPr>
      </w:pPr>
      <w:r>
        <w:t xml:space="preserve">    gl.uniform1f(this.mShineRef, aMaterial.getShininess());</w:t>
      </w:r>
    </w:p>
    <w:p w14:paraId="0611A682" w14:textId="77777777" w:rsidR="001B23DC" w:rsidRDefault="00421F0F" w:rsidP="00421F0F">
      <w:pPr>
        <w:pStyle w:val="Code"/>
        <w:rPr>
          <w:ins w:id="3949" w:author="Kelvin Sung" w:date="2021-05-20T18:05:00Z"/>
          <w:rFonts w:hint="eastAsia"/>
        </w:rPr>
      </w:pPr>
      <w:del w:id="3950" w:author="Kelvin Sung" w:date="2021-05-20T18:05:00Z">
        <w:r w:rsidDel="001B23DC">
          <w:delText xml:space="preserve">    </w:delText>
        </w:r>
      </w:del>
    </w:p>
    <w:p w14:paraId="5C1AE998" w14:textId="2336BD87" w:rsidR="00421F0F" w:rsidRDefault="00421F0F" w:rsidP="00421F0F">
      <w:pPr>
        <w:pStyle w:val="Code"/>
        <w:rPr>
          <w:rFonts w:hint="eastAsia"/>
        </w:rPr>
      </w:pPr>
      <w:r>
        <w:t>}</w:t>
      </w:r>
    </w:p>
    <w:p w14:paraId="51FF8C3D" w14:textId="51630649" w:rsidR="00906AD8" w:rsidRDefault="00906AD8" w:rsidP="00906AD8">
      <w:pPr>
        <w:pStyle w:val="Code"/>
        <w:rPr>
          <w:rFonts w:hint="eastAsia"/>
        </w:rPr>
      </w:pPr>
    </w:p>
    <w:p w14:paraId="5A3D3534" w14:textId="70183CC7" w:rsidR="00906AD8" w:rsidRDefault="00906AD8" w:rsidP="00906AD8">
      <w:pPr>
        <w:pStyle w:val="Heading3"/>
      </w:pPr>
      <w:commentRangeStart w:id="3951"/>
      <w:r>
        <w:t xml:space="preserve">Modifying the </w:t>
      </w:r>
      <w:proofErr w:type="spellStart"/>
      <w:r>
        <w:t>IllumShader</w:t>
      </w:r>
      <w:proofErr w:type="spellEnd"/>
      <w:r>
        <w:t xml:space="preserve"> </w:t>
      </w:r>
      <w:del w:id="3952" w:author="Kelvin Sung" w:date="2021-05-20T18:14:00Z">
        <w:r w:rsidDel="00E15C4E">
          <w:delText>Object</w:delText>
        </w:r>
      </w:del>
      <w:ins w:id="3953" w:author="Kelvin Sung" w:date="2021-05-20T18:14:00Z">
        <w:r w:rsidR="00E15C4E">
          <w:t>Class</w:t>
        </w:r>
      </w:ins>
      <w:commentRangeEnd w:id="3951"/>
      <w:ins w:id="3954" w:author="Kelvin Sung" w:date="2021-05-24T18:30:00Z">
        <w:r w:rsidR="0023666C">
          <w:rPr>
            <w:rStyle w:val="CommentReference"/>
            <w:rFonts w:asciiTheme="minorHAnsi" w:eastAsia="SimSun" w:hAnsiTheme="minorHAnsi" w:cstheme="minorBidi"/>
            <w:color w:val="auto"/>
          </w:rPr>
          <w:commentReference w:id="3951"/>
        </w:r>
      </w:ins>
    </w:p>
    <w:p w14:paraId="792EFC21" w14:textId="5D4C4A3F" w:rsidR="00906AD8"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del w:id="3956" w:author="Kelvin Sung" w:date="2021-05-24T18:24:00Z">
        <w:r w:rsidDel="001339C6">
          <w:delText xml:space="preserve">object </w:delText>
        </w:r>
      </w:del>
      <w:ins w:id="3957" w:author="Kelvin Sung" w:date="2021-05-24T18:24:00Z">
        <w:r w:rsidR="001339C6">
          <w:t>class</w:t>
        </w:r>
        <w:r w:rsidR="001339C6">
          <w:t xml:space="preserve"> </w:t>
        </w:r>
      </w:ins>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ins w:id="3958" w:author="Kelvin Sung" w:date="2021-05-24T18:24:00Z">
        <w:r w:rsidR="001339C6">
          <w:t xml:space="preserve">fragment </w:t>
        </w:r>
      </w:ins>
      <w:r>
        <w:t xml:space="preserve">shader. </w:t>
      </w:r>
      <w:ins w:id="3959" w:author="Kelvin Sung" w:date="2021-05-24T18:24:00Z">
        <w:r w:rsidR="001339C6">
          <w:t xml:space="preserve">With the </w:t>
        </w:r>
      </w:ins>
      <w:ins w:id="3960" w:author="Kelvin Sung" w:date="2021-05-24T18:25:00Z">
        <w:r w:rsidR="001339C6">
          <w:t xml:space="preserve">update </w:t>
        </w:r>
      </w:ins>
      <w:ins w:id="3961" w:author="Kelvin Sung" w:date="2021-05-24T18:24:00Z">
        <w:r w:rsidR="001339C6">
          <w:t xml:space="preserve">of </w:t>
        </w:r>
        <w:proofErr w:type="spellStart"/>
        <w:r w:rsidR="001339C6" w:rsidRPr="001339C6">
          <w:rPr>
            <w:rStyle w:val="CodeInline"/>
            <w:rPrChange w:id="3962" w:author="Kelvin Sung" w:date="2021-05-24T18:25:00Z">
              <w:rPr/>
            </w:rPrChange>
          </w:rPr>
          <w:t>illu</w:t>
        </w:r>
      </w:ins>
      <w:ins w:id="3963" w:author="Kelvin Sung" w:date="2021-05-24T18:25:00Z">
        <w:r w:rsidR="001339C6" w:rsidRPr="001339C6">
          <w:rPr>
            <w:rStyle w:val="CodeInline"/>
            <w:rPrChange w:id="3964" w:author="Kelvin Sung" w:date="2021-05-24T18:25:00Z">
              <w:rPr/>
            </w:rPrChange>
          </w:rPr>
          <w:t>m_fs</w:t>
        </w:r>
        <w:proofErr w:type="spellEnd"/>
        <w:r w:rsidR="001339C6">
          <w:t xml:space="preserve">, </w:t>
        </w:r>
      </w:ins>
      <w:del w:id="3965" w:author="Kelvin Sung" w:date="2021-05-24T18:25:00Z">
        <w:r w:rsidDel="001339C6">
          <w:delText xml:space="preserve">Modify </w:delText>
        </w:r>
      </w:del>
      <w:r>
        <w:t xml:space="preserve">the </w:t>
      </w:r>
      <w:proofErr w:type="spellStart"/>
      <w:r w:rsidRPr="00421F0F">
        <w:rPr>
          <w:rStyle w:val="CodeInline"/>
        </w:rPr>
        <w:t>IllumShader</w:t>
      </w:r>
      <w:proofErr w:type="spellEnd"/>
      <w:r>
        <w:t xml:space="preserve"> </w:t>
      </w:r>
      <w:del w:id="3966" w:author="Kelvin Sung" w:date="2021-05-24T18:24:00Z">
        <w:r w:rsidDel="001339C6">
          <w:delText xml:space="preserve">object </w:delText>
        </w:r>
      </w:del>
      <w:ins w:id="3967" w:author="Kelvin Sung" w:date="2021-05-24T18:24:00Z">
        <w:r w:rsidR="001339C6">
          <w:t xml:space="preserve">class </w:t>
        </w:r>
      </w:ins>
      <w:ins w:id="3968" w:author="Kelvin Sung" w:date="2021-05-24T18:25:00Z">
        <w:r w:rsidR="001339C6">
          <w:t xml:space="preserve">must also be modified, in this case, </w:t>
        </w:r>
      </w:ins>
      <w:r>
        <w:t xml:space="preserve">to define an instance of the </w:t>
      </w:r>
      <w:proofErr w:type="spellStart"/>
      <w:r w:rsidRPr="00421F0F">
        <w:rPr>
          <w:rStyle w:val="CodeInline"/>
        </w:rPr>
        <w:t>ShaderMaterial</w:t>
      </w:r>
      <w:proofErr w:type="spellEnd"/>
      <w:r>
        <w:t xml:space="preserve"> object to load the contents of </w:t>
      </w:r>
      <w:del w:id="3969" w:author="Kelvin Sung" w:date="2021-05-24T18:26:00Z">
        <w:r w:rsidDel="002A42BA">
          <w:delText xml:space="preserve">the </w:delText>
        </w:r>
      </w:del>
      <w:ins w:id="3970" w:author="Kelvin Sung" w:date="2021-05-24T18:26:00Z">
        <w:r w:rsidR="002A42BA">
          <w:t>a</w:t>
        </w:r>
        <w:r w:rsidR="002A42BA">
          <w:t xml:space="preserve"> </w:t>
        </w:r>
      </w:ins>
      <w:r w:rsidRPr="00421F0F">
        <w:rPr>
          <w:rStyle w:val="CodeInline"/>
        </w:rPr>
        <w:t>Material</w:t>
      </w:r>
      <w:r>
        <w:t xml:space="preserve"> </w:t>
      </w:r>
      <w:del w:id="3971" w:author="Kelvin Sung" w:date="2021-05-24T18:26:00Z">
        <w:r w:rsidDel="002A42BA">
          <w:delText>object</w:delText>
        </w:r>
      </w:del>
      <w:ins w:id="3972" w:author="Kelvin Sung" w:date="2021-05-24T18:26:00Z">
        <w:r w:rsidR="002618E9">
          <w:t>object</w:t>
        </w:r>
      </w:ins>
      <w:r>
        <w:t>.</w:t>
      </w:r>
    </w:p>
    <w:p w14:paraId="4FF6F84E" w14:textId="71AF094C" w:rsidR="00674D34" w:rsidRDefault="00674D34" w:rsidP="00906AD8">
      <w:pPr>
        <w:pStyle w:val="NumList"/>
        <w:numPr>
          <w:ilvl w:val="0"/>
          <w:numId w:val="36"/>
        </w:numPr>
        <w:rPr>
          <w:rFonts w:hint="eastAsia"/>
        </w:rPr>
      </w:pPr>
      <w:r>
        <w:t>TEMP TEXT</w:t>
      </w:r>
    </w:p>
    <w:p w14:paraId="630495DA" w14:textId="66B89824" w:rsidR="00674D34" w:rsidRDefault="00674D34" w:rsidP="00674D34">
      <w:pPr>
        <w:pStyle w:val="Code"/>
        <w:rPr>
          <w:rFonts w:hint="eastAsia"/>
        </w:rPr>
      </w:pPr>
      <w:r w:rsidRPr="00674D34">
        <w:t>import ShaderMaterial from "./shader_material.js";</w:t>
      </w:r>
    </w:p>
    <w:p w14:paraId="1A8B81F1" w14:textId="6E2D811F" w:rsidR="00906AD8" w:rsidDel="001B23DC" w:rsidRDefault="00906AD8" w:rsidP="00906AD8">
      <w:pPr>
        <w:pStyle w:val="NumList"/>
        <w:numPr>
          <w:ilvl w:val="0"/>
          <w:numId w:val="36"/>
        </w:numPr>
        <w:rPr>
          <w:del w:id="3973" w:author="Kelvin Sung" w:date="2021-05-20T18:05:00Z"/>
          <w:rFonts w:hint="eastAsia"/>
        </w:r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proofErr w:type="spellStart"/>
      <w:r w:rsidRPr="00674D34">
        <w:rPr>
          <w:rStyle w:val="CodeInline"/>
        </w:rPr>
        <w:t>ShaderMaterial</w:t>
      </w:r>
      <w:proofErr w:type="spellEnd"/>
      <w:r>
        <w:t xml:space="preserve">. Recall that </w:t>
      </w:r>
      <w:proofErr w:type="spellStart"/>
      <w:r w:rsidRPr="00674D34">
        <w:rPr>
          <w:rStyle w:val="CodeInline"/>
        </w:rPr>
        <w:t>ShaderMaterial</w:t>
      </w:r>
      <w:proofErr w:type="spellEnd"/>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6522C1D3" w14:textId="77777777" w:rsidR="001B23DC" w:rsidRDefault="00421F0F" w:rsidP="00906AD8">
      <w:pPr>
        <w:pStyle w:val="NumList"/>
        <w:numPr>
          <w:ilvl w:val="0"/>
          <w:numId w:val="36"/>
        </w:numPr>
        <w:rPr>
          <w:ins w:id="3974" w:author="Kelvin Sung" w:date="2021-05-20T18:05:00Z"/>
          <w:rFonts w:hint="eastAsia"/>
        </w:rPr>
      </w:pPr>
      <w:del w:id="3975" w:author="Kelvin Sung" w:date="2021-05-20T18:05:00Z">
        <w:r w:rsidDel="001B23DC">
          <w:delText xml:space="preserve">    </w:delText>
        </w:r>
      </w:del>
    </w:p>
    <w:p w14:paraId="17416255" w14:textId="0172A6F4" w:rsidR="00421F0F" w:rsidDel="001B23DC" w:rsidRDefault="00421F0F" w:rsidP="00421F0F">
      <w:pPr>
        <w:pStyle w:val="Code"/>
        <w:rPr>
          <w:del w:id="3976" w:author="Kelvin Sung" w:date="2021-05-20T18:05:00Z"/>
          <w:rFonts w:hint="eastAsia"/>
        </w:rPr>
      </w:pPr>
      <w:r>
        <w:t>constructor(vertexShaderPath, fragmentShaderPath) {</w:t>
      </w:r>
    </w:p>
    <w:p w14:paraId="6E425354" w14:textId="77777777" w:rsidR="001B23DC" w:rsidRDefault="00421F0F" w:rsidP="00421F0F">
      <w:pPr>
        <w:pStyle w:val="Code"/>
        <w:rPr>
          <w:ins w:id="3977" w:author="Kelvin Sung" w:date="2021-05-20T18:05:00Z"/>
          <w:rFonts w:hint="eastAsia"/>
        </w:rPr>
      </w:pPr>
      <w:del w:id="3978" w:author="Kelvin Sung" w:date="2021-05-20T18:05:00Z">
        <w:r w:rsidDel="001B23DC">
          <w:delText xml:space="preserve">    </w:delText>
        </w:r>
      </w:del>
    </w:p>
    <w:p w14:paraId="42662448" w14:textId="0183A1D0" w:rsidR="00421F0F" w:rsidDel="001B23DC" w:rsidRDefault="00421F0F" w:rsidP="00421F0F">
      <w:pPr>
        <w:pStyle w:val="Code"/>
        <w:rPr>
          <w:del w:id="3979" w:author="Kelvin Sung" w:date="2021-05-20T18:05:00Z"/>
          <w:rFonts w:hint="eastAsia"/>
        </w:rPr>
      </w:pPr>
      <w:r>
        <w:t xml:space="preserve">    // Call super class constructor</w:t>
      </w:r>
    </w:p>
    <w:p w14:paraId="782C95E0" w14:textId="77777777" w:rsidR="001B23DC" w:rsidRDefault="00421F0F" w:rsidP="00421F0F">
      <w:pPr>
        <w:pStyle w:val="Code"/>
        <w:rPr>
          <w:ins w:id="3980" w:author="Kelvin Sung" w:date="2021-05-20T18:05:00Z"/>
          <w:rFonts w:hint="eastAsia"/>
        </w:rPr>
      </w:pPr>
      <w:del w:id="3981" w:author="Kelvin Sung" w:date="2021-05-20T18:05:00Z">
        <w:r w:rsidDel="001B23DC">
          <w:delText xml:space="preserve">    </w:delText>
        </w:r>
      </w:del>
    </w:p>
    <w:p w14:paraId="638AA9FB" w14:textId="31E34DCE" w:rsidR="00421F0F" w:rsidRDefault="00421F0F" w:rsidP="00421F0F">
      <w:pPr>
        <w:pStyle w:val="Code"/>
        <w:rPr>
          <w:rFonts w:hint="eastAsia"/>
        </w:rPr>
      </w:pPr>
      <w:r>
        <w:t xml:space="preserve">    super(vertexShaderPath, fragmentShaderPath);  // call super class constructor</w:t>
      </w:r>
    </w:p>
    <w:p w14:paraId="59A7FB7E" w14:textId="617EA700" w:rsidR="00421F0F" w:rsidDel="001B23DC" w:rsidRDefault="00421F0F" w:rsidP="00421F0F">
      <w:pPr>
        <w:pStyle w:val="Code"/>
        <w:rPr>
          <w:del w:id="3982" w:author="Kelvin Sung" w:date="2021-05-20T18:05:00Z"/>
          <w:rFonts w:hint="eastAsia"/>
        </w:rPr>
      </w:pPr>
    </w:p>
    <w:p w14:paraId="7F176EC6" w14:textId="77777777" w:rsidR="001B23DC" w:rsidRDefault="00421F0F" w:rsidP="00421F0F">
      <w:pPr>
        <w:pStyle w:val="Code"/>
        <w:rPr>
          <w:ins w:id="3983" w:author="Kelvin Sung" w:date="2021-05-20T18:05:00Z"/>
          <w:rFonts w:hint="eastAsia"/>
        </w:rPr>
      </w:pPr>
      <w:del w:id="3984" w:author="Kelvin Sung" w:date="2021-05-20T18:05:00Z">
        <w:r w:rsidDel="001B23DC">
          <w:delText xml:space="preserve">    </w:delText>
        </w:r>
      </w:del>
    </w:p>
    <w:p w14:paraId="1C67ED8A" w14:textId="41019000" w:rsidR="00421F0F" w:rsidDel="001B23DC" w:rsidRDefault="00421F0F" w:rsidP="00421F0F">
      <w:pPr>
        <w:pStyle w:val="Code"/>
        <w:rPr>
          <w:del w:id="3985" w:author="Kelvin Sung" w:date="2021-05-20T18:05:00Z"/>
          <w:rFonts w:hint="eastAsia"/>
        </w:rPr>
      </w:pPr>
      <w:r>
        <w:t xml:space="preserve">    // this is the material property of the Renderable</w:t>
      </w:r>
    </w:p>
    <w:p w14:paraId="77A0B9E5" w14:textId="77777777" w:rsidR="001B23DC" w:rsidRDefault="00421F0F" w:rsidP="00421F0F">
      <w:pPr>
        <w:pStyle w:val="Code"/>
        <w:rPr>
          <w:ins w:id="3986" w:author="Kelvin Sung" w:date="2021-05-20T18:05:00Z"/>
          <w:rFonts w:hint="eastAsia"/>
        </w:rPr>
      </w:pPr>
      <w:del w:id="3987" w:author="Kelvin Sung" w:date="2021-05-20T18:05:00Z">
        <w:r w:rsidDel="001B23DC">
          <w:delText xml:space="preserve">    </w:delText>
        </w:r>
      </w:del>
    </w:p>
    <w:p w14:paraId="5A1075A9" w14:textId="6C088F15" w:rsidR="00421F0F" w:rsidDel="001B23DC" w:rsidRDefault="00421F0F" w:rsidP="00421F0F">
      <w:pPr>
        <w:pStyle w:val="Code"/>
        <w:rPr>
          <w:del w:id="3988" w:author="Kelvin Sung" w:date="2021-05-20T18:05:00Z"/>
          <w:rFonts w:hint="eastAsia"/>
        </w:rPr>
      </w:pPr>
      <w:r>
        <w:t xml:space="preserve">    this.mMaterial = null;</w:t>
      </w:r>
    </w:p>
    <w:p w14:paraId="2A047E70" w14:textId="77777777" w:rsidR="001B23DC" w:rsidRDefault="00421F0F" w:rsidP="00421F0F">
      <w:pPr>
        <w:pStyle w:val="Code"/>
        <w:rPr>
          <w:ins w:id="3989" w:author="Kelvin Sung" w:date="2021-05-20T18:05:00Z"/>
          <w:rFonts w:hint="eastAsia"/>
        </w:rPr>
      </w:pPr>
      <w:del w:id="3990" w:author="Kelvin Sung" w:date="2021-05-20T18:05:00Z">
        <w:r w:rsidDel="001B23DC">
          <w:delText xml:space="preserve">    </w:delText>
        </w:r>
      </w:del>
    </w:p>
    <w:p w14:paraId="447ECCE1" w14:textId="1F661370" w:rsidR="00421F0F" w:rsidRDefault="00421F0F" w:rsidP="00421F0F">
      <w:pPr>
        <w:pStyle w:val="Code"/>
        <w:rPr>
          <w:rFonts w:hint="eastAsia"/>
        </w:rPr>
      </w:pPr>
      <w:r>
        <w:t xml:space="preserve">    this.mMaterialLoader = new ShaderMaterial(this.mCompiledShader);</w:t>
      </w:r>
    </w:p>
    <w:p w14:paraId="4F86B093" w14:textId="097364DC" w:rsidR="00421F0F" w:rsidDel="001B23DC" w:rsidRDefault="00421F0F" w:rsidP="00421F0F">
      <w:pPr>
        <w:pStyle w:val="Code"/>
        <w:rPr>
          <w:del w:id="3991" w:author="Kelvin Sung" w:date="2021-05-20T18:05:00Z"/>
          <w:rFonts w:hint="eastAsia"/>
        </w:rPr>
      </w:pPr>
    </w:p>
    <w:p w14:paraId="79DC0539" w14:textId="77777777" w:rsidR="001B23DC" w:rsidRDefault="00421F0F" w:rsidP="00421F0F">
      <w:pPr>
        <w:pStyle w:val="Code"/>
        <w:rPr>
          <w:ins w:id="3992" w:author="Kelvin Sung" w:date="2021-05-20T18:05:00Z"/>
          <w:rFonts w:hint="eastAsia"/>
        </w:rPr>
      </w:pPr>
      <w:del w:id="3993" w:author="Kelvin Sung" w:date="2021-05-20T18:05:00Z">
        <w:r w:rsidDel="001B23DC">
          <w:delText xml:space="preserve">    </w:delText>
        </w:r>
      </w:del>
    </w:p>
    <w:p w14:paraId="7D30D343" w14:textId="08C1644E" w:rsidR="00421F0F" w:rsidDel="001B23DC" w:rsidRDefault="00421F0F" w:rsidP="00421F0F">
      <w:pPr>
        <w:pStyle w:val="Code"/>
        <w:rPr>
          <w:del w:id="3994" w:author="Kelvin Sung" w:date="2021-05-20T18:05:00Z"/>
          <w:rFonts w:hint="eastAsia"/>
        </w:rPr>
      </w:pPr>
      <w:r>
        <w:t xml:space="preserve">    let gl = glSys.get();</w:t>
      </w:r>
    </w:p>
    <w:p w14:paraId="5528EF70" w14:textId="77777777" w:rsidR="001B23DC" w:rsidRDefault="00421F0F" w:rsidP="00421F0F">
      <w:pPr>
        <w:pStyle w:val="Code"/>
        <w:rPr>
          <w:ins w:id="3995" w:author="Kelvin Sung" w:date="2021-05-20T18:05:00Z"/>
          <w:rFonts w:hint="eastAsia"/>
        </w:rPr>
      </w:pPr>
      <w:del w:id="3996" w:author="Kelvin Sung" w:date="2021-05-20T18:05:00Z">
        <w:r w:rsidDel="001B23DC">
          <w:delText xml:space="preserve">    </w:delText>
        </w:r>
      </w:del>
    </w:p>
    <w:p w14:paraId="5525A5B4" w14:textId="1E768FE7" w:rsidR="00421F0F" w:rsidDel="001B23DC" w:rsidRDefault="00421F0F" w:rsidP="00421F0F">
      <w:pPr>
        <w:pStyle w:val="Code"/>
        <w:rPr>
          <w:del w:id="3997" w:author="Kelvin Sung" w:date="2021-05-20T18:05:00Z"/>
          <w:rFonts w:hint="eastAsia"/>
        </w:rPr>
      </w:pPr>
      <w:r>
        <w:t xml:space="preserve">    // Reference to the camera position</w:t>
      </w:r>
    </w:p>
    <w:p w14:paraId="29261863" w14:textId="77777777" w:rsidR="001B23DC" w:rsidRDefault="00421F0F" w:rsidP="00421F0F">
      <w:pPr>
        <w:pStyle w:val="Code"/>
        <w:rPr>
          <w:ins w:id="3998" w:author="Kelvin Sung" w:date="2021-05-20T18:05:00Z"/>
          <w:rFonts w:hint="eastAsia"/>
        </w:rPr>
      </w:pPr>
      <w:del w:id="3999" w:author="Kelvin Sung" w:date="2021-05-20T18:05:00Z">
        <w:r w:rsidDel="001B23DC">
          <w:delText xml:space="preserve">    </w:delText>
        </w:r>
      </w:del>
    </w:p>
    <w:p w14:paraId="2052C7AE" w14:textId="3582469D" w:rsidR="00421F0F" w:rsidDel="001B23DC" w:rsidRDefault="00421F0F" w:rsidP="00421F0F">
      <w:pPr>
        <w:pStyle w:val="Code"/>
        <w:rPr>
          <w:del w:id="4000" w:author="Kelvin Sung" w:date="2021-05-20T18:05:00Z"/>
          <w:rFonts w:hint="eastAsia"/>
        </w:rPr>
      </w:pPr>
      <w:r>
        <w:t xml:space="preserve">    this.mCameraPos = null;  // points to a vec3</w:t>
      </w:r>
    </w:p>
    <w:p w14:paraId="44B3E60D" w14:textId="77777777" w:rsidR="001B23DC" w:rsidRDefault="00421F0F" w:rsidP="00421F0F">
      <w:pPr>
        <w:pStyle w:val="Code"/>
        <w:rPr>
          <w:ins w:id="4001" w:author="Kelvin Sung" w:date="2021-05-20T18:05:00Z"/>
          <w:rFonts w:hint="eastAsia"/>
        </w:rPr>
      </w:pPr>
      <w:del w:id="4002" w:author="Kelvin Sung" w:date="2021-05-20T18:05:00Z">
        <w:r w:rsidDel="001B23DC">
          <w:delText xml:space="preserve">    </w:delText>
        </w:r>
      </w:del>
    </w:p>
    <w:p w14:paraId="22C31729" w14:textId="61DBB4CC" w:rsidR="00421F0F" w:rsidRDefault="00421F0F" w:rsidP="00421F0F">
      <w:pPr>
        <w:pStyle w:val="Code"/>
        <w:rPr>
          <w:rFonts w:hint="eastAsia"/>
        </w:rPr>
      </w:pPr>
      <w:r>
        <w:t xml:space="preserve">    this.mCameraPosRef = gl.getUniformLocation(this.mCompiledShader, "uCameraPosition");</w:t>
      </w:r>
    </w:p>
    <w:p w14:paraId="315C352B" w14:textId="448D68CC" w:rsidR="00421F0F" w:rsidDel="001B23DC" w:rsidRDefault="00421F0F" w:rsidP="00421F0F">
      <w:pPr>
        <w:pStyle w:val="Code"/>
        <w:rPr>
          <w:del w:id="4003" w:author="Kelvin Sung" w:date="2021-05-20T18:05:00Z"/>
          <w:rFonts w:hint="eastAsia"/>
        </w:rPr>
      </w:pPr>
    </w:p>
    <w:p w14:paraId="3E5F8F2A" w14:textId="77777777" w:rsidR="001B23DC" w:rsidRDefault="00421F0F" w:rsidP="00421F0F">
      <w:pPr>
        <w:pStyle w:val="Code"/>
        <w:rPr>
          <w:ins w:id="4004" w:author="Kelvin Sung" w:date="2021-05-20T18:05:00Z"/>
          <w:rFonts w:hint="eastAsia"/>
        </w:rPr>
      </w:pPr>
      <w:del w:id="4005" w:author="Kelvin Sung" w:date="2021-05-20T18:05:00Z">
        <w:r w:rsidDel="001B23DC">
          <w:delText xml:space="preserve">    </w:delText>
        </w:r>
      </w:del>
    </w:p>
    <w:p w14:paraId="39709215" w14:textId="73040703" w:rsidR="00421F0F" w:rsidDel="001B23DC" w:rsidRDefault="00421F0F" w:rsidP="00421F0F">
      <w:pPr>
        <w:pStyle w:val="Code"/>
        <w:rPr>
          <w:del w:id="4006" w:author="Kelvin Sung" w:date="2021-05-20T18:05:00Z"/>
          <w:rFonts w:hint="eastAsia"/>
        </w:rPr>
      </w:pPr>
      <w:r>
        <w:t xml:space="preserve">    // reference to the normal map sampler</w:t>
      </w:r>
    </w:p>
    <w:p w14:paraId="6AC69E94" w14:textId="77777777" w:rsidR="001B23DC" w:rsidRDefault="00421F0F" w:rsidP="00421F0F">
      <w:pPr>
        <w:pStyle w:val="Code"/>
        <w:rPr>
          <w:ins w:id="4007" w:author="Kelvin Sung" w:date="2021-05-20T18:05:00Z"/>
          <w:rFonts w:hint="eastAsia"/>
        </w:rPr>
      </w:pPr>
      <w:del w:id="4008" w:author="Kelvin Sung" w:date="2021-05-20T18:05:00Z">
        <w:r w:rsidDel="001B23DC">
          <w:delText xml:space="preserve">    </w:delText>
        </w:r>
      </w:del>
    </w:p>
    <w:p w14:paraId="2EA0F2D7" w14:textId="60BE8DAC" w:rsidR="00421F0F" w:rsidDel="001B23DC" w:rsidRDefault="00421F0F" w:rsidP="00421F0F">
      <w:pPr>
        <w:pStyle w:val="Code"/>
        <w:rPr>
          <w:del w:id="4009" w:author="Kelvin Sung" w:date="2021-05-20T18:05:00Z"/>
          <w:rFonts w:hint="eastAsia"/>
        </w:rPr>
      </w:pPr>
      <w:r>
        <w:t xml:space="preserve">    this.mNormalSamplerRef = gl.getUniformLocation(this.mCompiledShader, "uNormalSampler");</w:t>
      </w:r>
    </w:p>
    <w:p w14:paraId="0DA4F3A7" w14:textId="77777777" w:rsidR="001B23DC" w:rsidRDefault="00421F0F" w:rsidP="00421F0F">
      <w:pPr>
        <w:pStyle w:val="Code"/>
        <w:rPr>
          <w:ins w:id="4010" w:author="Kelvin Sung" w:date="2021-05-20T18:05:00Z"/>
          <w:rFonts w:hint="eastAsia"/>
        </w:rPr>
      </w:pPr>
      <w:del w:id="4011" w:author="Kelvin Sung" w:date="2021-05-20T18:05:00Z">
        <w:r w:rsidDel="001B23DC">
          <w:delText xml:space="preserve">    </w:delText>
        </w:r>
      </w:del>
    </w:p>
    <w:p w14:paraId="72AA2118" w14:textId="094DEDB5" w:rsidR="00421F0F" w:rsidRDefault="00421F0F" w:rsidP="00421F0F">
      <w:pPr>
        <w:pStyle w:val="Code"/>
        <w:rPr>
          <w:rFonts w:hint="eastAsia"/>
        </w:rPr>
      </w:pPr>
      <w:r>
        <w:t>}</w:t>
      </w:r>
    </w:p>
    <w:p w14:paraId="2AFE2C72" w14:textId="0C23F84E" w:rsidR="00906AD8" w:rsidDel="001B23DC" w:rsidRDefault="00906AD8" w:rsidP="00906AD8">
      <w:pPr>
        <w:pStyle w:val="NumList"/>
        <w:numPr>
          <w:ilvl w:val="0"/>
          <w:numId w:val="36"/>
        </w:numPr>
        <w:rPr>
          <w:del w:id="4012" w:author="Kelvin Sung" w:date="2021-05-20T18:05:00Z"/>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include the loading of the material and camera position to the shader.</w:t>
      </w:r>
    </w:p>
    <w:p w14:paraId="3217F4D4" w14:textId="77777777" w:rsidR="001B23DC" w:rsidRDefault="00674D34" w:rsidP="00906AD8">
      <w:pPr>
        <w:pStyle w:val="NumList"/>
        <w:numPr>
          <w:ilvl w:val="0"/>
          <w:numId w:val="36"/>
        </w:numPr>
        <w:rPr>
          <w:ins w:id="4013" w:author="Kelvin Sung" w:date="2021-05-20T18:05:00Z"/>
          <w:rFonts w:hint="eastAsia"/>
        </w:rPr>
      </w:pPr>
      <w:del w:id="4014" w:author="Kelvin Sung" w:date="2021-05-20T18:05:00Z">
        <w:r w:rsidDel="001B23DC">
          <w:delText xml:space="preserve">    </w:delText>
        </w:r>
      </w:del>
    </w:p>
    <w:p w14:paraId="756C2BBB" w14:textId="5C183165" w:rsidR="00674D34" w:rsidDel="001B23DC" w:rsidRDefault="00674D34" w:rsidP="00674D34">
      <w:pPr>
        <w:pStyle w:val="Code"/>
        <w:rPr>
          <w:del w:id="4015" w:author="Kelvin Sung" w:date="2021-05-20T18:05:00Z"/>
          <w:rFonts w:hint="eastAsia"/>
        </w:rPr>
      </w:pPr>
      <w:r>
        <w:t>activate(pixelColor, trsMatrix, cameraMatrix) {</w:t>
      </w:r>
    </w:p>
    <w:p w14:paraId="588B594C" w14:textId="77777777" w:rsidR="001B23DC" w:rsidRDefault="00674D34" w:rsidP="00674D34">
      <w:pPr>
        <w:pStyle w:val="Code"/>
        <w:rPr>
          <w:ins w:id="4016" w:author="Kelvin Sung" w:date="2021-05-20T18:05:00Z"/>
          <w:rFonts w:hint="eastAsia"/>
        </w:rPr>
      </w:pPr>
      <w:del w:id="4017" w:author="Kelvin Sung" w:date="2021-05-20T18:05:00Z">
        <w:r w:rsidDel="001B23DC">
          <w:delText xml:space="preserve">    </w:delText>
        </w:r>
      </w:del>
    </w:p>
    <w:p w14:paraId="51D6910E" w14:textId="74EDA2A1" w:rsidR="00674D34" w:rsidDel="001B23DC" w:rsidRDefault="00674D34" w:rsidP="00674D34">
      <w:pPr>
        <w:pStyle w:val="Code"/>
        <w:rPr>
          <w:del w:id="4018" w:author="Kelvin Sung" w:date="2021-05-20T18:05:00Z"/>
          <w:rFonts w:hint="eastAsia"/>
        </w:rPr>
      </w:pPr>
      <w:r>
        <w:t xml:space="preserve">    // first call the super class's activate</w:t>
      </w:r>
    </w:p>
    <w:p w14:paraId="17B1C8B4" w14:textId="77777777" w:rsidR="001B23DC" w:rsidRDefault="00674D34" w:rsidP="00674D34">
      <w:pPr>
        <w:pStyle w:val="Code"/>
        <w:rPr>
          <w:ins w:id="4019" w:author="Kelvin Sung" w:date="2021-05-20T18:05:00Z"/>
          <w:rFonts w:hint="eastAsia"/>
        </w:rPr>
      </w:pPr>
      <w:del w:id="4020" w:author="Kelvin Sung" w:date="2021-05-20T18:05:00Z">
        <w:r w:rsidDel="001B23DC">
          <w:delText xml:space="preserve">    </w:delText>
        </w:r>
      </w:del>
    </w:p>
    <w:p w14:paraId="2F87A41F" w14:textId="1A6D5B63" w:rsidR="00674D34" w:rsidDel="001B23DC" w:rsidRDefault="00674D34" w:rsidP="00674D34">
      <w:pPr>
        <w:pStyle w:val="Code"/>
        <w:rPr>
          <w:del w:id="4021" w:author="Kelvin Sung" w:date="2021-05-20T18:05:00Z"/>
          <w:rFonts w:hint="eastAsia"/>
        </w:rPr>
      </w:pPr>
      <w:r>
        <w:t xml:space="preserve">    super.activate(pixelColor, trsMatrix, cameraMatrix);</w:t>
      </w:r>
    </w:p>
    <w:p w14:paraId="6EE411AA" w14:textId="77777777" w:rsidR="001B23DC" w:rsidRDefault="00674D34" w:rsidP="00674D34">
      <w:pPr>
        <w:pStyle w:val="Code"/>
        <w:rPr>
          <w:ins w:id="4022" w:author="Kelvin Sung" w:date="2021-05-20T18:05:00Z"/>
          <w:rFonts w:hint="eastAsia"/>
        </w:rPr>
      </w:pPr>
      <w:del w:id="4023" w:author="Kelvin Sung" w:date="2021-05-20T18:05:00Z">
        <w:r w:rsidDel="001B23DC">
          <w:delText xml:space="preserve">    </w:delText>
        </w:r>
      </w:del>
    </w:p>
    <w:p w14:paraId="01B01188" w14:textId="3E869594" w:rsidR="00674D34" w:rsidDel="001B23DC" w:rsidRDefault="00674D34" w:rsidP="00674D34">
      <w:pPr>
        <w:pStyle w:val="Code"/>
        <w:rPr>
          <w:del w:id="4024" w:author="Kelvin Sung" w:date="2021-05-20T18:05:00Z"/>
          <w:rFonts w:hint="eastAsia"/>
        </w:rPr>
      </w:pPr>
      <w:r>
        <w:t xml:space="preserve">    let gl = glSys.get();</w:t>
      </w:r>
    </w:p>
    <w:p w14:paraId="468E2B42" w14:textId="77777777" w:rsidR="001B23DC" w:rsidRDefault="00674D34" w:rsidP="00674D34">
      <w:pPr>
        <w:pStyle w:val="Code"/>
        <w:rPr>
          <w:ins w:id="4025" w:author="Kelvin Sung" w:date="2021-05-20T18:05:00Z"/>
          <w:rFonts w:hint="eastAsia"/>
        </w:rPr>
      </w:pPr>
      <w:del w:id="4026" w:author="Kelvin Sung" w:date="2021-05-20T18:05:00Z">
        <w:r w:rsidDel="001B23DC">
          <w:delText xml:space="preserve">    </w:delText>
        </w:r>
      </w:del>
    </w:p>
    <w:p w14:paraId="5A9D40D5" w14:textId="571E6941" w:rsidR="00674D34" w:rsidDel="001B23DC" w:rsidRDefault="00674D34" w:rsidP="00674D34">
      <w:pPr>
        <w:pStyle w:val="Code"/>
        <w:rPr>
          <w:del w:id="4027" w:author="Kelvin Sung" w:date="2021-05-20T18:05:00Z"/>
          <w:rFonts w:hint="eastAsia"/>
        </w:rPr>
      </w:pPr>
      <w:r>
        <w:lastRenderedPageBreak/>
        <w:t xml:space="preserve">    gl.uniform1i(this.mNormalSamplerRef, 1); // binds to texture unit 1</w:t>
      </w:r>
    </w:p>
    <w:p w14:paraId="7DC963D1" w14:textId="77777777" w:rsidR="001B23DC" w:rsidRDefault="00674D34" w:rsidP="00674D34">
      <w:pPr>
        <w:pStyle w:val="Code"/>
        <w:rPr>
          <w:ins w:id="4028" w:author="Kelvin Sung" w:date="2021-05-20T18:05:00Z"/>
          <w:rFonts w:hint="eastAsia"/>
        </w:rPr>
      </w:pPr>
      <w:del w:id="4029" w:author="Kelvin Sung" w:date="2021-05-20T18:05:00Z">
        <w:r w:rsidDel="001B23DC">
          <w:delText xml:space="preserve">    </w:delText>
        </w:r>
      </w:del>
    </w:p>
    <w:p w14:paraId="5DCD0E96" w14:textId="32075558" w:rsidR="00674D34" w:rsidDel="001B23DC" w:rsidRDefault="00674D34" w:rsidP="00674D34">
      <w:pPr>
        <w:pStyle w:val="Code"/>
        <w:rPr>
          <w:del w:id="4030" w:author="Kelvin Sung" w:date="2021-05-20T18:05:00Z"/>
          <w:rFonts w:hint="eastAsia"/>
        </w:rPr>
      </w:pPr>
      <w:r>
        <w:t xml:space="preserve">    // do not need to set up texture coordinate buffer</w:t>
      </w:r>
    </w:p>
    <w:p w14:paraId="6A0480B4" w14:textId="77777777" w:rsidR="001B23DC" w:rsidRDefault="00674D34" w:rsidP="00674D34">
      <w:pPr>
        <w:pStyle w:val="Code"/>
        <w:rPr>
          <w:ins w:id="4031" w:author="Kelvin Sung" w:date="2021-05-20T18:05:00Z"/>
          <w:rFonts w:hint="eastAsia"/>
        </w:rPr>
      </w:pPr>
      <w:del w:id="4032" w:author="Kelvin Sung" w:date="2021-05-20T18:05:00Z">
        <w:r w:rsidDel="001B23DC">
          <w:delText xml:space="preserve">    </w:delText>
        </w:r>
      </w:del>
    </w:p>
    <w:p w14:paraId="1EB56DDB" w14:textId="49CA5614" w:rsidR="00674D34" w:rsidDel="001B23DC" w:rsidRDefault="00674D34" w:rsidP="00674D34">
      <w:pPr>
        <w:pStyle w:val="Code"/>
        <w:rPr>
          <w:del w:id="4033" w:author="Kelvin Sung" w:date="2021-05-20T18:05:00Z"/>
          <w:rFonts w:hint="eastAsia"/>
        </w:rPr>
      </w:pPr>
      <w:r>
        <w:t xml:space="preserve">    // as we are going to use the ones from the sprite texture </w:t>
      </w:r>
    </w:p>
    <w:p w14:paraId="439B2D0B" w14:textId="77777777" w:rsidR="001B23DC" w:rsidRDefault="00674D34" w:rsidP="00674D34">
      <w:pPr>
        <w:pStyle w:val="Code"/>
        <w:rPr>
          <w:ins w:id="4034" w:author="Kelvin Sung" w:date="2021-05-20T18:05:00Z"/>
          <w:rFonts w:hint="eastAsia"/>
        </w:rPr>
      </w:pPr>
      <w:del w:id="4035" w:author="Kelvin Sung" w:date="2021-05-20T18:05:00Z">
        <w:r w:rsidDel="001B23DC">
          <w:delText xml:space="preserve">    </w:delText>
        </w:r>
      </w:del>
    </w:p>
    <w:p w14:paraId="31442A79" w14:textId="331BDB89" w:rsidR="00674D34" w:rsidDel="001B23DC" w:rsidRDefault="00674D34" w:rsidP="00674D34">
      <w:pPr>
        <w:pStyle w:val="Code"/>
        <w:rPr>
          <w:del w:id="4036" w:author="Kelvin Sung" w:date="2021-05-20T18:05:00Z"/>
          <w:rFonts w:hint="eastAsia"/>
        </w:rPr>
      </w:pPr>
      <w:r>
        <w:t xml:space="preserve">    // in the fragment shader</w:t>
      </w:r>
    </w:p>
    <w:p w14:paraId="7D58AEF5" w14:textId="77777777" w:rsidR="001B23DC" w:rsidRDefault="00674D34" w:rsidP="00674D34">
      <w:pPr>
        <w:pStyle w:val="Code"/>
        <w:rPr>
          <w:ins w:id="4037" w:author="Kelvin Sung" w:date="2021-05-20T18:05:00Z"/>
          <w:rFonts w:hint="eastAsia"/>
        </w:rPr>
      </w:pPr>
      <w:del w:id="4038" w:author="Kelvin Sung" w:date="2021-05-20T18:05:00Z">
        <w:r w:rsidDel="001B23DC">
          <w:delText xml:space="preserve">    </w:delText>
        </w:r>
      </w:del>
    </w:p>
    <w:p w14:paraId="1F1E3B7A" w14:textId="4E3CEF14" w:rsidR="00674D34" w:rsidDel="001B23DC" w:rsidRDefault="00674D34" w:rsidP="00674D34">
      <w:pPr>
        <w:pStyle w:val="Code"/>
        <w:rPr>
          <w:del w:id="4039" w:author="Kelvin Sung" w:date="2021-05-20T18:05:00Z"/>
          <w:rFonts w:hint="eastAsia"/>
        </w:rPr>
      </w:pPr>
      <w:r>
        <w:t xml:space="preserve">    this.mMaterialLoader.loadToShader(this.mMaterial);</w:t>
      </w:r>
    </w:p>
    <w:p w14:paraId="073643C2" w14:textId="77777777" w:rsidR="001B23DC" w:rsidRDefault="00674D34" w:rsidP="00674D34">
      <w:pPr>
        <w:pStyle w:val="Code"/>
        <w:rPr>
          <w:ins w:id="4040" w:author="Kelvin Sung" w:date="2021-05-20T18:05:00Z"/>
          <w:rFonts w:hint="eastAsia"/>
        </w:rPr>
      </w:pPr>
      <w:del w:id="4041" w:author="Kelvin Sung" w:date="2021-05-20T18:05:00Z">
        <w:r w:rsidDel="001B23DC">
          <w:delText xml:space="preserve">    </w:delText>
        </w:r>
      </w:del>
    </w:p>
    <w:p w14:paraId="65DC70CA" w14:textId="47D21AB4" w:rsidR="00674D34" w:rsidDel="001B23DC" w:rsidRDefault="00674D34" w:rsidP="00674D34">
      <w:pPr>
        <w:pStyle w:val="Code"/>
        <w:rPr>
          <w:del w:id="4042" w:author="Kelvin Sung" w:date="2021-05-20T18:05:00Z"/>
          <w:rFonts w:hint="eastAsia"/>
        </w:rPr>
      </w:pPr>
      <w:r>
        <w:t xml:space="preserve">    gl.uniform3fv(this.mCameraPosRef, this.mCameraPos);</w:t>
      </w:r>
    </w:p>
    <w:p w14:paraId="4AF903BB" w14:textId="77777777" w:rsidR="001B23DC" w:rsidRDefault="00674D34" w:rsidP="00674D34">
      <w:pPr>
        <w:pStyle w:val="Code"/>
        <w:rPr>
          <w:ins w:id="4043" w:author="Kelvin Sung" w:date="2021-05-20T18:05:00Z"/>
          <w:rFonts w:hint="eastAsia"/>
        </w:rPr>
      </w:pPr>
      <w:del w:id="4044" w:author="Kelvin Sung" w:date="2021-05-20T18:05:00Z">
        <w:r w:rsidDel="001B23DC">
          <w:delText xml:space="preserve">    </w:delText>
        </w:r>
      </w:del>
    </w:p>
    <w:p w14:paraId="18998DC9" w14:textId="62575231" w:rsidR="00421F0F" w:rsidRPr="00906AD8" w:rsidRDefault="00674D34" w:rsidP="00674D34">
      <w:pPr>
        <w:pStyle w:val="Code"/>
        <w:rPr>
          <w:rFonts w:hint="eastAsia"/>
        </w:rPr>
      </w:pPr>
      <w:r>
        <w:t>}</w:t>
      </w:r>
    </w:p>
    <w:p w14:paraId="77818C77" w14:textId="4E110648" w:rsidR="00906AD8" w:rsidRPr="00906AD8" w:rsidDel="001B23DC" w:rsidRDefault="00906AD8" w:rsidP="00906AD8">
      <w:pPr>
        <w:pStyle w:val="NumList"/>
        <w:numPr>
          <w:ilvl w:val="0"/>
          <w:numId w:val="36"/>
        </w:numPr>
        <w:rPr>
          <w:del w:id="4045" w:author="Kelvin Sung" w:date="2021-05-20T18:05:00Z"/>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4046" w:author="Kelvin Sung" w:date="2021-05-20T18:05:00Z"/>
          <w:rFonts w:hint="eastAsia"/>
        </w:rPr>
      </w:pPr>
      <w:del w:id="4047" w:author="Kelvin Sung" w:date="2021-05-20T18:05:00Z">
        <w:r w:rsidDel="001B23DC">
          <w:delText xml:space="preserve">    </w:delText>
        </w:r>
      </w:del>
    </w:p>
    <w:p w14:paraId="40DFEDFD" w14:textId="75339770" w:rsidR="00674D34" w:rsidDel="001B23DC" w:rsidRDefault="00674D34" w:rsidP="00674D34">
      <w:pPr>
        <w:pStyle w:val="Code"/>
        <w:rPr>
          <w:del w:id="4048" w:author="Kelvin Sung" w:date="2021-05-20T18:05:00Z"/>
          <w:rFonts w:hint="eastAsia"/>
        </w:rPr>
      </w:pPr>
      <w:r>
        <w:t>setMaterialAndCameraPos(m, p) {</w:t>
      </w:r>
    </w:p>
    <w:p w14:paraId="238DEC18" w14:textId="77777777" w:rsidR="001B23DC" w:rsidRDefault="00674D34" w:rsidP="00674D34">
      <w:pPr>
        <w:pStyle w:val="Code"/>
        <w:rPr>
          <w:ins w:id="4049" w:author="Kelvin Sung" w:date="2021-05-20T18:05:00Z"/>
          <w:rFonts w:hint="eastAsia"/>
        </w:rPr>
      </w:pPr>
      <w:del w:id="4050" w:author="Kelvin Sung" w:date="2021-05-20T18:05:00Z">
        <w:r w:rsidDel="001B23DC">
          <w:delText xml:space="preserve">    </w:delText>
        </w:r>
      </w:del>
    </w:p>
    <w:p w14:paraId="69B9DE8C" w14:textId="16A7214C" w:rsidR="00674D34" w:rsidDel="001B23DC" w:rsidRDefault="00674D34" w:rsidP="00674D34">
      <w:pPr>
        <w:pStyle w:val="Code"/>
        <w:rPr>
          <w:del w:id="4051" w:author="Kelvin Sung" w:date="2021-05-20T18:05:00Z"/>
          <w:rFonts w:hint="eastAsia"/>
        </w:rPr>
      </w:pPr>
      <w:r>
        <w:t xml:space="preserve">    this.mMaterial = m;</w:t>
      </w:r>
    </w:p>
    <w:p w14:paraId="55797781" w14:textId="77777777" w:rsidR="001B23DC" w:rsidRDefault="00674D34" w:rsidP="00674D34">
      <w:pPr>
        <w:pStyle w:val="Code"/>
        <w:rPr>
          <w:ins w:id="4052" w:author="Kelvin Sung" w:date="2021-05-20T18:05:00Z"/>
          <w:rFonts w:hint="eastAsia"/>
        </w:rPr>
      </w:pPr>
      <w:del w:id="4053" w:author="Kelvin Sung" w:date="2021-05-20T18:05:00Z">
        <w:r w:rsidDel="001B23DC">
          <w:delText xml:space="preserve">    </w:delText>
        </w:r>
      </w:del>
    </w:p>
    <w:p w14:paraId="1A9B8052" w14:textId="2FEA6881" w:rsidR="00674D34" w:rsidDel="001B23DC" w:rsidRDefault="00674D34" w:rsidP="00674D34">
      <w:pPr>
        <w:pStyle w:val="Code"/>
        <w:rPr>
          <w:del w:id="4054" w:author="Kelvin Sung" w:date="2021-05-20T18:05:00Z"/>
          <w:rFonts w:hint="eastAsia"/>
        </w:rPr>
      </w:pPr>
      <w:r>
        <w:t xml:space="preserve">    this.mCameraPos = p;</w:t>
      </w:r>
    </w:p>
    <w:p w14:paraId="01D0D0F5" w14:textId="77777777" w:rsidR="001B23DC" w:rsidRDefault="00674D34" w:rsidP="00674D34">
      <w:pPr>
        <w:pStyle w:val="Code"/>
        <w:rPr>
          <w:ins w:id="4055" w:author="Kelvin Sung" w:date="2021-05-20T18:05:00Z"/>
          <w:rFonts w:hint="eastAsia"/>
        </w:rPr>
      </w:pPr>
      <w:del w:id="4056" w:author="Kelvin Sung" w:date="2021-05-20T18:05:00Z">
        <w:r w:rsidDel="001B23DC">
          <w:delText xml:space="preserve">    </w:delText>
        </w:r>
      </w:del>
    </w:p>
    <w:p w14:paraId="39144904" w14:textId="4EB7F222" w:rsidR="00906AD8" w:rsidRDefault="00674D34" w:rsidP="00674D34">
      <w:pPr>
        <w:pStyle w:val="Code"/>
        <w:rPr>
          <w:rFonts w:hint="eastAsia"/>
        </w:rPr>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4057" w:author="Kelvin Sung" w:date="2021-05-20T18:14:00Z">
        <w:r w:rsidDel="00E15C4E">
          <w:delText>Object</w:delText>
        </w:r>
      </w:del>
      <w:ins w:id="4058" w:author="Kelvin Sung" w:date="2021-05-20T18:14:00Z">
        <w:r w:rsidR="00E15C4E">
          <w:t>Class</w:t>
        </w:r>
      </w:ins>
    </w:p>
    <w:p w14:paraId="4839468D" w14:textId="58546610" w:rsidR="00674D34" w:rsidRDefault="00906AD8" w:rsidP="00906AD8">
      <w:pPr>
        <w:pStyle w:val="BodyTextFirst"/>
        <w:rPr>
          <w:rFonts w:hint="eastAsia"/>
        </w:rPr>
      </w:pPr>
      <w:r>
        <w:t xml:space="preserve">You need to modify the </w:t>
      </w:r>
      <w:proofErr w:type="spellStart"/>
      <w:r w:rsidRPr="00674D34">
        <w:rPr>
          <w:rStyle w:val="CodeInline"/>
        </w:rPr>
        <w:t>IllumRenderable</w:t>
      </w:r>
      <w:proofErr w:type="spellEnd"/>
      <w:r>
        <w:t xml:space="preserve"> object to support a material property. This is a straightforward change.</w:t>
      </w:r>
    </w:p>
    <w:p w14:paraId="799B4ECE" w14:textId="6DE08DA1" w:rsidR="00674D34" w:rsidRDefault="00674D34" w:rsidP="00906AD8">
      <w:pPr>
        <w:pStyle w:val="NumList"/>
        <w:numPr>
          <w:ilvl w:val="0"/>
          <w:numId w:val="37"/>
        </w:numPr>
        <w:rPr>
          <w:rFonts w:hint="eastAsia"/>
        </w:rPr>
      </w:pPr>
      <w:r>
        <w:t>TEMP TEXT</w:t>
      </w:r>
    </w:p>
    <w:p w14:paraId="5AA64E26" w14:textId="55CD6DE1" w:rsidR="00674D34" w:rsidRDefault="00674D34" w:rsidP="00674D34">
      <w:pPr>
        <w:pStyle w:val="Code"/>
        <w:rPr>
          <w:rFonts w:hint="eastAsia"/>
        </w:rPr>
      </w:pPr>
      <w:r w:rsidRPr="00674D34">
        <w:t>import Material from "../material.js";</w:t>
      </w:r>
    </w:p>
    <w:p w14:paraId="70B9F47A" w14:textId="42ECE8DF" w:rsidR="00906AD8" w:rsidDel="001B23DC" w:rsidRDefault="00906AD8" w:rsidP="00906AD8">
      <w:pPr>
        <w:pStyle w:val="NumList"/>
        <w:numPr>
          <w:ilvl w:val="0"/>
          <w:numId w:val="37"/>
        </w:numPr>
        <w:rPr>
          <w:del w:id="4059" w:author="Kelvin Sung" w:date="2021-05-20T18:06:00Z"/>
          <w:rFonts w:hint="eastAsia"/>
        </w:r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060" w:author="Kelvin Sung" w:date="2021-05-20T18:06:00Z"/>
          <w:rFonts w:hint="eastAsia"/>
        </w:rPr>
      </w:pPr>
      <w:del w:id="4061" w:author="Kelvin Sung" w:date="2021-05-20T18:06:00Z">
        <w:r w:rsidDel="001B23DC">
          <w:delText xml:space="preserve">    </w:delText>
        </w:r>
      </w:del>
    </w:p>
    <w:p w14:paraId="62642C5C" w14:textId="7C4410A5" w:rsidR="00674D34" w:rsidDel="001B23DC" w:rsidRDefault="00674D34" w:rsidP="00674D34">
      <w:pPr>
        <w:pStyle w:val="Code"/>
        <w:rPr>
          <w:del w:id="4062" w:author="Kelvin Sung" w:date="2021-05-20T18:06:00Z"/>
          <w:rFonts w:hint="eastAsia"/>
        </w:rPr>
      </w:pPr>
      <w:r>
        <w:t>constructor(myTexture, myNormalMap) {</w:t>
      </w:r>
    </w:p>
    <w:p w14:paraId="53F0F02F" w14:textId="77777777" w:rsidR="001B23DC" w:rsidRDefault="00674D34" w:rsidP="00674D34">
      <w:pPr>
        <w:pStyle w:val="Code"/>
        <w:rPr>
          <w:ins w:id="4063" w:author="Kelvin Sung" w:date="2021-05-20T18:06:00Z"/>
          <w:rFonts w:hint="eastAsia"/>
        </w:rPr>
      </w:pPr>
      <w:del w:id="4064" w:author="Kelvin Sung" w:date="2021-05-20T18:06:00Z">
        <w:r w:rsidDel="001B23DC">
          <w:delText xml:space="preserve">    </w:delText>
        </w:r>
      </w:del>
    </w:p>
    <w:p w14:paraId="3806B9A3" w14:textId="5D3B301C" w:rsidR="00674D34" w:rsidDel="001B23DC" w:rsidRDefault="00674D34" w:rsidP="00674D34">
      <w:pPr>
        <w:pStyle w:val="Code"/>
        <w:rPr>
          <w:del w:id="4065" w:author="Kelvin Sung" w:date="2021-05-20T18:06:00Z"/>
          <w:rFonts w:hint="eastAsia"/>
        </w:rPr>
      </w:pPr>
      <w:r>
        <w:t xml:space="preserve">    super(myTexture);</w:t>
      </w:r>
    </w:p>
    <w:p w14:paraId="3216E0EA" w14:textId="77777777" w:rsidR="001B23DC" w:rsidRDefault="00674D34" w:rsidP="00674D34">
      <w:pPr>
        <w:pStyle w:val="Code"/>
        <w:rPr>
          <w:ins w:id="4066" w:author="Kelvin Sung" w:date="2021-05-20T18:06:00Z"/>
          <w:rFonts w:hint="eastAsia"/>
        </w:rPr>
      </w:pPr>
      <w:del w:id="4067" w:author="Kelvin Sung" w:date="2021-05-20T18:06:00Z">
        <w:r w:rsidDel="001B23DC">
          <w:delText xml:space="preserve">    </w:delText>
        </w:r>
      </w:del>
    </w:p>
    <w:p w14:paraId="750C717C" w14:textId="42B197BC" w:rsidR="00674D34" w:rsidRDefault="00674D34" w:rsidP="00674D34">
      <w:pPr>
        <w:pStyle w:val="Code"/>
        <w:rPr>
          <w:rFonts w:hint="eastAsia"/>
        </w:rPr>
      </w:pPr>
      <w:r>
        <w:t xml:space="preserve">    super._setShader(defaultShaders.getIllumShader());</w:t>
      </w:r>
    </w:p>
    <w:p w14:paraId="796AA8FD" w14:textId="32BF2DC7" w:rsidR="00674D34" w:rsidDel="001B23DC" w:rsidRDefault="00674D34" w:rsidP="00674D34">
      <w:pPr>
        <w:pStyle w:val="Code"/>
        <w:rPr>
          <w:del w:id="4068" w:author="Kelvin Sung" w:date="2021-05-20T18:06:00Z"/>
          <w:rFonts w:hint="eastAsia"/>
        </w:rPr>
      </w:pPr>
    </w:p>
    <w:p w14:paraId="5A7708AD" w14:textId="77777777" w:rsidR="001B23DC" w:rsidRDefault="00674D34" w:rsidP="00674D34">
      <w:pPr>
        <w:pStyle w:val="Code"/>
        <w:rPr>
          <w:ins w:id="4069" w:author="Kelvin Sung" w:date="2021-05-20T18:06:00Z"/>
          <w:rFonts w:hint="eastAsia"/>
        </w:rPr>
      </w:pPr>
      <w:del w:id="4070" w:author="Kelvin Sung" w:date="2021-05-20T18:06:00Z">
        <w:r w:rsidDel="001B23DC">
          <w:delText xml:space="preserve">    </w:delText>
        </w:r>
      </w:del>
    </w:p>
    <w:p w14:paraId="0BE1F75C" w14:textId="2394AB3E" w:rsidR="00674D34" w:rsidDel="001B23DC" w:rsidRDefault="00674D34" w:rsidP="00674D34">
      <w:pPr>
        <w:pStyle w:val="Code"/>
        <w:rPr>
          <w:del w:id="4071" w:author="Kelvin Sung" w:date="2021-05-20T18:06:00Z"/>
          <w:rFonts w:hint="eastAsia"/>
        </w:rPr>
      </w:pPr>
      <w:r>
        <w:t xml:space="preserve">    // here is the normal map resource id</w:t>
      </w:r>
    </w:p>
    <w:p w14:paraId="7F329E16" w14:textId="77777777" w:rsidR="001B23DC" w:rsidRDefault="00674D34" w:rsidP="00674D34">
      <w:pPr>
        <w:pStyle w:val="Code"/>
        <w:rPr>
          <w:ins w:id="4072" w:author="Kelvin Sung" w:date="2021-05-20T18:06:00Z"/>
          <w:rFonts w:hint="eastAsia"/>
        </w:rPr>
      </w:pPr>
      <w:del w:id="4073" w:author="Kelvin Sung" w:date="2021-05-20T18:06:00Z">
        <w:r w:rsidDel="001B23DC">
          <w:delText xml:space="preserve">    </w:delText>
        </w:r>
      </w:del>
    </w:p>
    <w:p w14:paraId="76DB4B3A" w14:textId="197A2D90" w:rsidR="00674D34" w:rsidRDefault="00674D34" w:rsidP="00674D34">
      <w:pPr>
        <w:pStyle w:val="Code"/>
        <w:rPr>
          <w:rFonts w:hint="eastAsia"/>
        </w:rPr>
      </w:pPr>
      <w:r>
        <w:t xml:space="preserve">    this.mNormalMap = myNormalMap;</w:t>
      </w:r>
    </w:p>
    <w:p w14:paraId="55E1E2DC" w14:textId="53E7BBB6" w:rsidR="00674D34" w:rsidDel="001B23DC" w:rsidRDefault="00674D34" w:rsidP="00674D34">
      <w:pPr>
        <w:pStyle w:val="Code"/>
        <w:rPr>
          <w:del w:id="4074" w:author="Kelvin Sung" w:date="2021-05-20T18:06:00Z"/>
          <w:rFonts w:hint="eastAsia"/>
        </w:rPr>
      </w:pPr>
    </w:p>
    <w:p w14:paraId="6790A7FC" w14:textId="77777777" w:rsidR="001B23DC" w:rsidRDefault="00674D34" w:rsidP="00674D34">
      <w:pPr>
        <w:pStyle w:val="Code"/>
        <w:rPr>
          <w:ins w:id="4075" w:author="Kelvin Sung" w:date="2021-05-20T18:06:00Z"/>
          <w:rFonts w:hint="eastAsia"/>
        </w:rPr>
      </w:pPr>
      <w:del w:id="4076" w:author="Kelvin Sung" w:date="2021-05-20T18:06:00Z">
        <w:r w:rsidDel="001B23DC">
          <w:delText xml:space="preserve">    </w:delText>
        </w:r>
      </w:del>
    </w:p>
    <w:p w14:paraId="55C8F640" w14:textId="33896443" w:rsidR="00674D34" w:rsidDel="001B23DC" w:rsidRDefault="00674D34" w:rsidP="00674D34">
      <w:pPr>
        <w:pStyle w:val="Code"/>
        <w:rPr>
          <w:del w:id="4077" w:author="Kelvin Sung" w:date="2021-05-20T18:06:00Z"/>
          <w:rFonts w:hint="eastAsia"/>
        </w:rPr>
      </w:pPr>
      <w:r>
        <w:t xml:space="preserve">    // Normal map texture coordinate will reproduce the corresponding sprite sheet</w:t>
      </w:r>
    </w:p>
    <w:p w14:paraId="563E58EE" w14:textId="77777777" w:rsidR="001B23DC" w:rsidRDefault="00674D34" w:rsidP="00674D34">
      <w:pPr>
        <w:pStyle w:val="Code"/>
        <w:rPr>
          <w:ins w:id="4078" w:author="Kelvin Sung" w:date="2021-05-20T18:06:00Z"/>
          <w:rFonts w:hint="eastAsia"/>
        </w:rPr>
      </w:pPr>
      <w:del w:id="4079" w:author="Kelvin Sung" w:date="2021-05-20T18:06:00Z">
        <w:r w:rsidDel="001B23DC">
          <w:delText xml:space="preserve">    </w:delText>
        </w:r>
      </w:del>
    </w:p>
    <w:p w14:paraId="199BD769" w14:textId="38D81F87" w:rsidR="00674D34" w:rsidRDefault="00674D34" w:rsidP="00674D34">
      <w:pPr>
        <w:pStyle w:val="Code"/>
        <w:rPr>
          <w:rFonts w:hint="eastAsia"/>
        </w:rPr>
      </w:pPr>
      <w:r>
        <w:t xml:space="preserve">    // This means, the normal map MUST be based on the sprite sheet</w:t>
      </w:r>
    </w:p>
    <w:p w14:paraId="0AA388AD" w14:textId="30E688F7" w:rsidR="00674D34" w:rsidDel="001B23DC" w:rsidRDefault="00674D34" w:rsidP="00674D34">
      <w:pPr>
        <w:pStyle w:val="Code"/>
        <w:rPr>
          <w:del w:id="4080" w:author="Kelvin Sung" w:date="2021-05-20T18:06:00Z"/>
          <w:rFonts w:hint="eastAsia"/>
        </w:rPr>
      </w:pPr>
    </w:p>
    <w:p w14:paraId="6F7FE5DA" w14:textId="77777777" w:rsidR="001B23DC" w:rsidRDefault="00674D34" w:rsidP="00674D34">
      <w:pPr>
        <w:pStyle w:val="Code"/>
        <w:rPr>
          <w:ins w:id="4081" w:author="Kelvin Sung" w:date="2021-05-20T18:06:00Z"/>
          <w:rFonts w:hint="eastAsia"/>
        </w:rPr>
      </w:pPr>
      <w:del w:id="4082" w:author="Kelvin Sung" w:date="2021-05-20T18:06:00Z">
        <w:r w:rsidDel="001B23DC">
          <w:delText xml:space="preserve">    </w:delText>
        </w:r>
      </w:del>
    </w:p>
    <w:p w14:paraId="3EBF0ACC" w14:textId="18A1C360" w:rsidR="00674D34" w:rsidDel="001B23DC" w:rsidRDefault="00674D34" w:rsidP="00674D34">
      <w:pPr>
        <w:pStyle w:val="Code"/>
        <w:rPr>
          <w:del w:id="4083" w:author="Kelvin Sung" w:date="2021-05-20T18:06:00Z"/>
          <w:rFonts w:hint="eastAsia"/>
        </w:rPr>
      </w:pPr>
      <w:r>
        <w:t xml:space="preserve">    // Material for this Renderable</w:t>
      </w:r>
    </w:p>
    <w:p w14:paraId="3AE09F59" w14:textId="77777777" w:rsidR="001B23DC" w:rsidRDefault="00674D34" w:rsidP="00674D34">
      <w:pPr>
        <w:pStyle w:val="Code"/>
        <w:rPr>
          <w:ins w:id="4084" w:author="Kelvin Sung" w:date="2021-05-20T18:06:00Z"/>
          <w:rFonts w:hint="eastAsia"/>
        </w:rPr>
      </w:pPr>
      <w:del w:id="4085"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086"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087" w:author="Kelvin Sung" w:date="2021-05-20T18:06:00Z"/>
          <w:rStyle w:val="CodeBold"/>
        </w:rPr>
      </w:pPr>
      <w:del w:id="4088" w:author="Kelvin Sung" w:date="2021-05-20T18:06:00Z">
        <w:r w:rsidDel="001B23DC">
          <w:delText xml:space="preserve">    </w:delText>
        </w:r>
      </w:del>
    </w:p>
    <w:p w14:paraId="4006998D" w14:textId="09599AEF" w:rsidR="00674D34" w:rsidRDefault="00674D34" w:rsidP="00674D34">
      <w:pPr>
        <w:pStyle w:val="Code"/>
        <w:rPr>
          <w:rFonts w:hint="eastAsia"/>
        </w:rPr>
      </w:pPr>
      <w:r>
        <w:t>}</w:t>
      </w:r>
    </w:p>
    <w:p w14:paraId="5833B587" w14:textId="1305FD87" w:rsidR="00906AD8" w:rsidDel="001B23DC" w:rsidRDefault="00906AD8" w:rsidP="00906AD8">
      <w:pPr>
        <w:pStyle w:val="NumList"/>
        <w:numPr>
          <w:ilvl w:val="0"/>
          <w:numId w:val="37"/>
        </w:numPr>
        <w:rPr>
          <w:del w:id="4089" w:author="Kelvin Sung" w:date="2021-05-20T18:06:00Z"/>
          <w:rFonts w:hint="eastAsia"/>
        </w:rPr>
      </w:pPr>
      <w:r w:rsidRPr="00906AD8">
        <w:t xml:space="preserve">Modify 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674D34">
        <w:rPr>
          <w:rStyle w:val="CodeInline"/>
        </w:rPr>
        <w:t xml:space="preserve">: </w:t>
      </w:r>
      <w:r w:rsidRPr="00906AD8">
        <w:t>the camera position obtained is properly transformed into pixel space.</w:t>
      </w:r>
    </w:p>
    <w:p w14:paraId="791E4D05" w14:textId="77777777" w:rsidR="001B23DC" w:rsidRDefault="00674D34" w:rsidP="00906AD8">
      <w:pPr>
        <w:pStyle w:val="NumList"/>
        <w:numPr>
          <w:ilvl w:val="0"/>
          <w:numId w:val="37"/>
        </w:numPr>
        <w:rPr>
          <w:ins w:id="4090" w:author="Kelvin Sung" w:date="2021-05-20T18:06:00Z"/>
          <w:rFonts w:hint="eastAsia"/>
        </w:rPr>
      </w:pPr>
      <w:del w:id="4091" w:author="Kelvin Sung" w:date="2021-05-20T18:06:00Z">
        <w:r w:rsidDel="001B23DC">
          <w:delText xml:space="preserve">    </w:delText>
        </w:r>
      </w:del>
    </w:p>
    <w:p w14:paraId="4AC52F6D" w14:textId="1A7DA17E" w:rsidR="00674D34" w:rsidDel="001B23DC" w:rsidRDefault="00674D34" w:rsidP="00674D34">
      <w:pPr>
        <w:pStyle w:val="Code"/>
        <w:rPr>
          <w:del w:id="4092" w:author="Kelvin Sung" w:date="2021-05-20T18:06:00Z"/>
          <w:rFonts w:hint="eastAsia"/>
        </w:rPr>
      </w:pPr>
      <w:r>
        <w:lastRenderedPageBreak/>
        <w:t>draw(camera) {</w:t>
      </w:r>
    </w:p>
    <w:p w14:paraId="55838100" w14:textId="77777777" w:rsidR="001B23DC" w:rsidRDefault="00674D34" w:rsidP="00674D34">
      <w:pPr>
        <w:pStyle w:val="Code"/>
        <w:rPr>
          <w:ins w:id="4093" w:author="Kelvin Sung" w:date="2021-05-20T18:06:00Z"/>
          <w:rFonts w:hint="eastAsia"/>
        </w:rPr>
      </w:pPr>
      <w:del w:id="4094" w:author="Kelvin Sung" w:date="2021-05-20T18:06:00Z">
        <w:r w:rsidDel="001B23DC">
          <w:delText xml:space="preserve">    </w:delText>
        </w:r>
      </w:del>
    </w:p>
    <w:p w14:paraId="09B936FA" w14:textId="30F8CAEC" w:rsidR="00674D34" w:rsidDel="001B23DC" w:rsidRDefault="00674D34" w:rsidP="00674D34">
      <w:pPr>
        <w:pStyle w:val="Code"/>
        <w:rPr>
          <w:del w:id="4095" w:author="Kelvin Sung" w:date="2021-05-20T18:06:00Z"/>
          <w:rFonts w:hint="eastAsia"/>
        </w:rPr>
      </w:pPr>
      <w:r>
        <w:t xml:space="preserve">    texture.activate(this.mNormalMap, true);</w:t>
      </w:r>
    </w:p>
    <w:p w14:paraId="7738B161" w14:textId="77777777" w:rsidR="001B23DC" w:rsidRDefault="00674D34" w:rsidP="00674D34">
      <w:pPr>
        <w:pStyle w:val="Code"/>
        <w:rPr>
          <w:ins w:id="4096" w:author="Kelvin Sung" w:date="2021-05-20T18:06:00Z"/>
          <w:rFonts w:hint="eastAsia"/>
        </w:rPr>
      </w:pPr>
      <w:del w:id="4097" w:author="Kelvin Sung" w:date="2021-05-20T18:06:00Z">
        <w:r w:rsidDel="001B23DC">
          <w:delText xml:space="preserve">    </w:delText>
        </w:r>
      </w:del>
    </w:p>
    <w:p w14:paraId="217EC826" w14:textId="54F9BC24" w:rsidR="00674D34" w:rsidDel="001B23DC" w:rsidRDefault="00674D34" w:rsidP="00674D34">
      <w:pPr>
        <w:pStyle w:val="Code"/>
        <w:rPr>
          <w:del w:id="4098" w:author="Kelvin Sung" w:date="2021-05-20T18:06:00Z"/>
          <w:rFonts w:hint="eastAsia"/>
        </w:rPr>
      </w:pPr>
      <w:r>
        <w:t xml:space="preserve">    // Here thenormal map texture coordinate is copied from those of </w:t>
      </w:r>
    </w:p>
    <w:p w14:paraId="021328FA" w14:textId="77777777" w:rsidR="001B23DC" w:rsidRDefault="00674D34" w:rsidP="00674D34">
      <w:pPr>
        <w:pStyle w:val="Code"/>
        <w:rPr>
          <w:ins w:id="4099" w:author="Kelvin Sung" w:date="2021-05-20T18:06:00Z"/>
          <w:rFonts w:hint="eastAsia"/>
        </w:rPr>
      </w:pPr>
      <w:del w:id="4100" w:author="Kelvin Sung" w:date="2021-05-20T18:06:00Z">
        <w:r w:rsidDel="001B23DC">
          <w:delText xml:space="preserve">    </w:delText>
        </w:r>
      </w:del>
    </w:p>
    <w:p w14:paraId="17D11D8B" w14:textId="3417BCA3" w:rsidR="00674D34" w:rsidDel="001B23DC" w:rsidRDefault="00674D34" w:rsidP="00674D34">
      <w:pPr>
        <w:pStyle w:val="Code"/>
        <w:rPr>
          <w:del w:id="4101" w:author="Kelvin Sung" w:date="2021-05-20T18:06:00Z"/>
          <w:rFonts w:hint="eastAsia"/>
        </w:rPr>
      </w:pPr>
      <w:r>
        <w:t xml:space="preserve">    // the corresponding sprite sheet</w:t>
      </w:r>
    </w:p>
    <w:p w14:paraId="2FBAD276" w14:textId="77777777" w:rsidR="001B23DC" w:rsidRDefault="00674D34" w:rsidP="00674D34">
      <w:pPr>
        <w:pStyle w:val="Code"/>
        <w:rPr>
          <w:ins w:id="4102" w:author="Kelvin Sung" w:date="2021-05-20T18:06:00Z"/>
          <w:rFonts w:hint="eastAsia"/>
        </w:rPr>
      </w:pPr>
      <w:del w:id="4103" w:author="Kelvin Sung" w:date="2021-05-20T18:06:00Z">
        <w:r w:rsidRPr="00674D34" w:rsidDel="001B23DC">
          <w:rPr>
            <w:rStyle w:val="CodeBold"/>
          </w:rPr>
          <w:delText xml:space="preserve">    </w:delText>
        </w:r>
      </w:del>
    </w:p>
    <w:p w14:paraId="4C6718C4" w14:textId="2D28CB5D" w:rsidR="00674D34" w:rsidRPr="00674D34" w:rsidDel="001B23DC" w:rsidRDefault="00674D34" w:rsidP="00674D34">
      <w:pPr>
        <w:pStyle w:val="Code"/>
        <w:rPr>
          <w:del w:id="4104" w:author="Kelvin Sung" w:date="2021-05-20T18:06:00Z"/>
          <w:rStyle w:val="CodeBold"/>
        </w:rPr>
      </w:pPr>
      <w:r w:rsidRPr="00674D34">
        <w:rPr>
          <w:rStyle w:val="CodeBold"/>
        </w:rPr>
        <w:t xml:space="preserve">    this.mShader.setMaterialAndCameraPos(this.mMaterial, camera.getWCCenterInPixelSpace());</w:t>
      </w:r>
    </w:p>
    <w:p w14:paraId="758814B3" w14:textId="77777777" w:rsidR="001B23DC" w:rsidRDefault="00674D34" w:rsidP="00674D34">
      <w:pPr>
        <w:pStyle w:val="Code"/>
        <w:rPr>
          <w:ins w:id="4105" w:author="Kelvin Sung" w:date="2021-05-20T18:06:00Z"/>
          <w:rStyle w:val="CodeBold"/>
        </w:rPr>
      </w:pPr>
      <w:del w:id="4106" w:author="Kelvin Sung" w:date="2021-05-20T18:06:00Z">
        <w:r w:rsidDel="001B23DC">
          <w:delText xml:space="preserve">    </w:delText>
        </w:r>
      </w:del>
    </w:p>
    <w:p w14:paraId="2A2DE4AE" w14:textId="008F0D45" w:rsidR="00674D34" w:rsidDel="001B23DC" w:rsidRDefault="00674D34" w:rsidP="00674D34">
      <w:pPr>
        <w:pStyle w:val="Code"/>
        <w:rPr>
          <w:del w:id="4107" w:author="Kelvin Sung" w:date="2021-05-20T18:06:00Z"/>
          <w:rFonts w:hint="eastAsia"/>
        </w:rPr>
      </w:pPr>
      <w:r>
        <w:t xml:space="preserve">    super.draw(camera);</w:t>
      </w:r>
    </w:p>
    <w:p w14:paraId="1BCA157C" w14:textId="77777777" w:rsidR="001B23DC" w:rsidRDefault="00674D34" w:rsidP="00674D34">
      <w:pPr>
        <w:pStyle w:val="Code"/>
        <w:rPr>
          <w:ins w:id="4108" w:author="Kelvin Sung" w:date="2021-05-20T18:06:00Z"/>
          <w:rFonts w:hint="eastAsia"/>
        </w:rPr>
      </w:pPr>
      <w:del w:id="4109" w:author="Kelvin Sung" w:date="2021-05-20T18:06:00Z">
        <w:r w:rsidDel="001B23DC">
          <w:delText xml:space="preserve">    </w:delText>
        </w:r>
      </w:del>
    </w:p>
    <w:p w14:paraId="0D3F42A4" w14:textId="0AFCB576" w:rsidR="00674D34" w:rsidRPr="00906AD8" w:rsidRDefault="00674D34" w:rsidP="00674D34">
      <w:pPr>
        <w:pStyle w:val="Code"/>
        <w:rPr>
          <w:rFonts w:hint="eastAsia"/>
        </w:rPr>
      </w:pPr>
      <w:r>
        <w:t>}</w:t>
      </w:r>
    </w:p>
    <w:p w14:paraId="5D6AB809" w14:textId="32A6FC12" w:rsidR="00906AD8" w:rsidRPr="00906AD8" w:rsidDel="001B23DC" w:rsidRDefault="00906AD8" w:rsidP="00906AD8">
      <w:pPr>
        <w:pStyle w:val="NumList"/>
        <w:numPr>
          <w:ilvl w:val="0"/>
          <w:numId w:val="37"/>
        </w:numPr>
        <w:rPr>
          <w:del w:id="4110" w:author="Kelvin Sung" w:date="2021-05-20T18:06:00Z"/>
          <w:rFonts w:hint="eastAsia"/>
        </w:rPr>
      </w:pPr>
      <w:r w:rsidRPr="00906AD8">
        <w:t>Define a simple accessor for the material.</w:t>
      </w:r>
    </w:p>
    <w:p w14:paraId="4B573506" w14:textId="77777777" w:rsidR="001B23DC" w:rsidRDefault="00674D34" w:rsidP="00906AD8">
      <w:pPr>
        <w:pStyle w:val="NumList"/>
        <w:numPr>
          <w:ilvl w:val="0"/>
          <w:numId w:val="37"/>
        </w:numPr>
        <w:rPr>
          <w:ins w:id="4111" w:author="Kelvin Sung" w:date="2021-05-20T18:06:00Z"/>
          <w:rFonts w:hint="eastAsia"/>
        </w:rPr>
      </w:pPr>
      <w:del w:id="4112" w:author="Kelvin Sung" w:date="2021-05-20T18:06:00Z">
        <w:r w:rsidRPr="00674D34" w:rsidDel="001B23DC">
          <w:delText xml:space="preserve">    </w:delText>
        </w:r>
      </w:del>
    </w:p>
    <w:p w14:paraId="0702E47D" w14:textId="4B20FB58" w:rsidR="00906AD8" w:rsidRDefault="00674D34" w:rsidP="00906AD8">
      <w:pPr>
        <w:pStyle w:val="Code"/>
        <w:rPr>
          <w:rFonts w:hint="eastAsia"/>
        </w:rPr>
      </w:pPr>
      <w:r w:rsidRPr="00674D34">
        <w:t>getMaterial() { return this.mMaterial; }</w:t>
      </w:r>
    </w:p>
    <w:p w14:paraId="15D626DB" w14:textId="6B74D71F" w:rsidR="00906AD8" w:rsidRDefault="00906AD8" w:rsidP="00906AD8">
      <w:pPr>
        <w:pStyle w:val="Heading3"/>
      </w:pPr>
      <w:r>
        <w:t xml:space="preserve">Modifying the Camera </w:t>
      </w:r>
      <w:del w:id="4113" w:author="Kelvin Sung" w:date="2021-05-20T18:14:00Z">
        <w:r w:rsidDel="00E15C4E">
          <w:delText>Object</w:delText>
        </w:r>
      </w:del>
      <w:ins w:id="4114" w:author="Kelvin Sung" w:date="2021-05-20T18:14:00Z">
        <w:r w:rsidR="00E15C4E">
          <w:t>Class</w:t>
        </w:r>
      </w:ins>
    </w:p>
    <w:p w14:paraId="4F4BB2D0" w14:textId="50F1053C" w:rsidR="00120C85" w:rsidRPr="00120C85"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There may be a large number of </w:t>
      </w:r>
      <w:proofErr w:type="spellStart"/>
      <w:r w:rsidRPr="00120C85">
        <w:rPr>
          <w:rStyle w:val="CodeInline"/>
        </w:rPr>
        <w:t>IllumRenderable</w:t>
      </w:r>
      <w:proofErr w:type="spellEnd"/>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6247A9EC" w14:textId="6B9A0570" w:rsidR="00906AD8" w:rsidDel="001B23DC" w:rsidRDefault="00906AD8" w:rsidP="00906AD8">
      <w:pPr>
        <w:pStyle w:val="NumList"/>
        <w:numPr>
          <w:ilvl w:val="0"/>
          <w:numId w:val="38"/>
        </w:numPr>
        <w:rPr>
          <w:del w:id="4115" w:author="Kelvin Sung" w:date="2021-05-20T18:06:00Z"/>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4A75726C" w14:textId="77777777" w:rsidR="001B23DC" w:rsidRDefault="00120C85" w:rsidP="00906AD8">
      <w:pPr>
        <w:pStyle w:val="NumList"/>
        <w:numPr>
          <w:ilvl w:val="0"/>
          <w:numId w:val="38"/>
        </w:numPr>
        <w:rPr>
          <w:ins w:id="4116" w:author="Kelvin Sung" w:date="2021-05-20T18:06:00Z"/>
          <w:rFonts w:hint="eastAsia"/>
        </w:rPr>
      </w:pPr>
      <w:del w:id="4117" w:author="Kelvin Sung" w:date="2021-05-20T18:06:00Z">
        <w:r w:rsidRPr="00120C85" w:rsidDel="001B23DC">
          <w:delText xml:space="preserve">    </w:delText>
        </w:r>
      </w:del>
    </w:p>
    <w:p w14:paraId="2D20DBE0" w14:textId="16B38489" w:rsidR="00120C85" w:rsidRPr="00906AD8" w:rsidRDefault="00120C85" w:rsidP="00120C85">
      <w:pPr>
        <w:pStyle w:val="Code"/>
        <w:rPr>
          <w:rFonts w:hint="eastAsia"/>
        </w:rPr>
      </w:pPr>
      <w:del w:id="4118" w:author="Kelvin Sung" w:date="2021-05-20T18:06:00Z">
        <w:r w:rsidRPr="00120C85" w:rsidDel="001B23DC">
          <w:delText xml:space="preserve">    </w:delText>
        </w:r>
      </w:del>
      <w:r w:rsidRPr="00120C85">
        <w:t>this.kCameraZ = 10; // this is for illuminaiton computaiton</w:t>
      </w:r>
    </w:p>
    <w:p w14:paraId="063A11D0" w14:textId="5DA7D0C9" w:rsidR="00906AD8" w:rsidRDefault="00906AD8" w:rsidP="00906AD8">
      <w:pPr>
        <w:pStyle w:val="NumList"/>
        <w:numPr>
          <w:ilvl w:val="0"/>
          <w:numId w:val="38"/>
        </w:numPr>
        <w:rPr>
          <w:rFonts w:hint="eastAsia"/>
        </w:rPr>
      </w:pPr>
      <w:r w:rsidRPr="00906AD8">
        <w:t xml:space="preserve">In step B4 of the </w:t>
      </w:r>
      <w:proofErr w:type="spellStart"/>
      <w:proofErr w:type="gramStart"/>
      <w:r w:rsidRPr="00120C85">
        <w:rPr>
          <w:rStyle w:val="CodeInline"/>
        </w:rPr>
        <w:t>setupViewProjection</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rPr>
          <w:rFonts w:hint="eastAsia"/>
        </w:rPr>
      </w:pPr>
      <w:del w:id="4119" w:author="Kelvin Sung" w:date="2021-05-20T18:06:00Z">
        <w:r w:rsidDel="001B23DC">
          <w:lastRenderedPageBreak/>
          <w:delText xml:space="preserve">        </w:delText>
        </w:r>
      </w:del>
      <w:r>
        <w:t>// Step B4: compute and cache per-rendering information</w:t>
      </w:r>
    </w:p>
    <w:p w14:paraId="6546AC8B" w14:textId="3CF24E51" w:rsidR="00120C85" w:rsidRDefault="00120C85" w:rsidP="00120C85">
      <w:pPr>
        <w:pStyle w:val="Code"/>
        <w:rPr>
          <w:rFonts w:hint="eastAsia"/>
        </w:rPr>
      </w:pPr>
      <w:del w:id="4120"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rPr>
          <w:rFonts w:hint="eastAsia"/>
        </w:rPr>
      </w:pPr>
      <w:del w:id="4121"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rPr>
          <w:rFonts w:hint="eastAsia"/>
        </w:rPr>
      </w:pPr>
      <w:del w:id="4122" w:author="Kelvin Sung" w:date="2021-05-20T18:06:00Z">
        <w:r w:rsidDel="001B23DC">
          <w:delText xml:space="preserve">        </w:delText>
        </w:r>
      </w:del>
      <w:r>
        <w:t>this.mRenderCache.mCameraOrgY = center[1] - (this.getWCHeight() / 2);</w:t>
      </w:r>
    </w:p>
    <w:p w14:paraId="74967F0B" w14:textId="75892A93" w:rsidR="00120C85" w:rsidRDefault="00120C85" w:rsidP="00120C85">
      <w:pPr>
        <w:pStyle w:val="Code"/>
        <w:rPr>
          <w:rFonts w:hint="eastAsia"/>
        </w:rPr>
      </w:pPr>
      <w:del w:id="4123" w:author="Kelvin Sung" w:date="2021-05-20T18:06:00Z">
        <w:r w:rsidDel="001B23DC">
          <w:delText xml:space="preserve">        </w:delText>
        </w:r>
      </w:del>
      <w:r>
        <w:t>let p = this.wcPosToPixel(this.getWCCenter());</w:t>
      </w:r>
    </w:p>
    <w:p w14:paraId="4C94B352" w14:textId="2A33397F" w:rsidR="00120C85" w:rsidRDefault="00120C85" w:rsidP="00120C85">
      <w:pPr>
        <w:pStyle w:val="Code"/>
        <w:rPr>
          <w:rFonts w:hint="eastAsia"/>
        </w:rPr>
      </w:pPr>
      <w:del w:id="4124" w:author="Kelvin Sung" w:date="2021-05-20T18:06:00Z">
        <w:r w:rsidDel="001B23DC">
          <w:delText xml:space="preserve">        </w:delText>
        </w:r>
      </w:del>
      <w:r>
        <w:t>this.mRenderCache.mCameraPosInPixelSpace[0] = p[0];</w:t>
      </w:r>
    </w:p>
    <w:p w14:paraId="7FB02109" w14:textId="0A318CCA" w:rsidR="00120C85" w:rsidRDefault="00120C85" w:rsidP="00120C85">
      <w:pPr>
        <w:pStyle w:val="Code"/>
        <w:rPr>
          <w:rFonts w:hint="eastAsia"/>
        </w:rPr>
      </w:pPr>
      <w:del w:id="4125" w:author="Kelvin Sung" w:date="2021-05-20T18:06:00Z">
        <w:r w:rsidDel="001B23DC">
          <w:delText xml:space="preserve">        </w:delText>
        </w:r>
      </w:del>
      <w:r>
        <w:t>this.mRenderCache.mCameraPosInPixelSpace[1] = p[1];</w:t>
      </w:r>
    </w:p>
    <w:p w14:paraId="0A01A70F" w14:textId="29F2D815" w:rsidR="00120C85" w:rsidRPr="00906AD8" w:rsidRDefault="00120C85" w:rsidP="00120C85">
      <w:pPr>
        <w:pStyle w:val="Code"/>
        <w:rPr>
          <w:rFonts w:hint="eastAsia"/>
        </w:rPr>
      </w:pPr>
      <w:del w:id="4126" w:author="Kelvin Sung" w:date="2021-05-20T18:06:00Z">
        <w:r w:rsidDel="001B23DC">
          <w:delText xml:space="preserve">        </w:delText>
        </w:r>
      </w:del>
      <w:r>
        <w:t>this.mRenderCache.mCameraPosInPixelSpace[2] = this.fakeZInPixelSpace(this.kCameraZ);</w:t>
      </w:r>
    </w:p>
    <w:p w14:paraId="20179476" w14:textId="77777777" w:rsidR="00906AD8" w:rsidRPr="00906AD8" w:rsidRDefault="00906AD8" w:rsidP="00906AD8">
      <w:pPr>
        <w:pStyle w:val="NumList"/>
        <w:numPr>
          <w:ilvl w:val="0"/>
          <w:numId w:val="38"/>
        </w:numPr>
        <w:rPr>
          <w:rFonts w:hint="eastAsia"/>
        </w:rPr>
      </w:pPr>
      <w:r w:rsidRPr="00906AD8">
        <w:t>Define a simple get accessor function for the camera position in pixel space.</w:t>
      </w:r>
    </w:p>
    <w:p w14:paraId="30645C50" w14:textId="64586808" w:rsidR="00906AD8" w:rsidRDefault="00120C85" w:rsidP="00906AD8">
      <w:pPr>
        <w:pStyle w:val="Code"/>
        <w:rPr>
          <w:rFonts w:hint="eastAsia"/>
        </w:rPr>
      </w:pPr>
      <w:del w:id="4127"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commentRangeStart w:id="4128"/>
      <w:r>
        <w:t>Testing Specular Reflection</w:t>
      </w:r>
    </w:p>
    <w:p w14:paraId="74EFB60E" w14:textId="45536B53"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exhibit specularity by default. To ensure prominence of 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initialize(</w:t>
      </w:r>
      <w:proofErr w:type="gramEnd"/>
      <w:r w:rsidRPr="00F5523C">
        <w:rPr>
          <w:rStyle w:val="CodeInline"/>
        </w:rPr>
        <w:t>)</w:t>
      </w:r>
      <w:r>
        <w:t xml:space="preserve"> function.</w:t>
      </w:r>
    </w:p>
    <w:p w14:paraId="2C491716" w14:textId="0B0768DC" w:rsidR="00906AD8" w:rsidRPr="00F5523C" w:rsidRDefault="00906AD8" w:rsidP="00F5523C">
      <w:pPr>
        <w:pStyle w:val="Code"/>
        <w:rPr>
          <w:rFonts w:hint="eastAsia"/>
        </w:rPr>
      </w:pPr>
    </w:p>
    <w:p w14:paraId="364E6670" w14:textId="52AFEAEA" w:rsidR="00906AD8" w:rsidRDefault="00906AD8" w:rsidP="00906AD8">
      <w:pPr>
        <w:pStyle w:val="BodyTextFirs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4128"/>
      <w:r w:rsidR="00F5523C">
        <w:rPr>
          <w:rStyle w:val="CommentReference"/>
          <w:rFonts w:asciiTheme="minorHAnsi" w:hAnsiTheme="minorHAnsi"/>
        </w:rPr>
        <w:commentReference w:id="4128"/>
      </w:r>
    </w:p>
    <w:p w14:paraId="677524BE" w14:textId="77777777" w:rsidR="00906AD8" w:rsidRDefault="00906AD8" w:rsidP="00906AD8">
      <w:pPr>
        <w:pStyle w:val="BodyTextFirst"/>
        <w:rPr>
          <w:rFonts w:hint="eastAsia"/>
        </w:rPr>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rPr>
          <w:rFonts w:hint="eastAsia"/>
        </w:rPr>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4FFFA4A9" w14:textId="77777777" w:rsidR="00906AD8" w:rsidRDefault="00906AD8" w:rsidP="00906AD8">
      <w:pPr>
        <w:pStyle w:val="BodyTextCont"/>
        <w:rPr>
          <w:rFonts w:hint="eastAsia"/>
        </w:rPr>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rPr>
          <w:rFonts w:hint="eastAsia"/>
        </w:rPr>
      </w:pPr>
      <w:r>
        <w:lastRenderedPageBreak/>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rPr>
          <w:rFonts w:hint="eastAsia"/>
        </w:rPr>
      </w:pPr>
      <w:r>
        <w:t xml:space="preserve">So </w:t>
      </w:r>
      <w:proofErr w:type="gramStart"/>
      <w:r>
        <w:t>far</w:t>
      </w:r>
      <w:proofErr w:type="gramEnd"/>
      <w:r>
        <w:t xml:space="preserve">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rPr>
          <w:rFonts w:hint="eastAsia"/>
        </w:rPr>
      </w:pPr>
      <w:r>
        <w:t>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rPr>
          <w:rFonts w:hint="eastAsia"/>
        </w:rPr>
      </w:pPr>
      <w:r>
        <w:t xml:space="preserve">A spotlight models a desk lamp with a cone-shape lampshade. As illustrated in Figure </w:t>
      </w:r>
      <w:del w:id="4129" w:author="Kelvin Sung" w:date="2021-05-22T13:50:00Z">
        <w:r w:rsidDel="003401C9">
          <w:delText>8-20</w:delText>
        </w:r>
      </w:del>
      <w:ins w:id="4130"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131" w:author="Kelvin Sung" w:date="2021-05-22T13:50:00Z">
        <w:r w:rsidDel="003401C9">
          <w:delText>8-20</w:delText>
        </w:r>
      </w:del>
      <w:ins w:id="4132" w:author="Kelvin Sung" w:date="2021-05-22T13:50:00Z">
        <w:r w:rsidR="003401C9">
          <w:t>8-21</w:t>
        </w:r>
      </w:ins>
      <w:r>
        <w:t>. A spotlight and its parameters</w:t>
      </w:r>
    </w:p>
    <w:p w14:paraId="6731F71C" w14:textId="1569100C" w:rsidR="00FB3BA0" w:rsidRDefault="00FB3BA0" w:rsidP="00FB3BA0">
      <w:pPr>
        <w:pStyle w:val="NoteTipCaution"/>
      </w:pPr>
      <w:r w:rsidRPr="00FB3BA0">
        <w:rPr>
          <w:rStyle w:val="Strong"/>
        </w:rPr>
        <w:t>Note</w:t>
      </w:r>
      <w:r>
        <w:tab/>
        <w:t xml:space="preserve">In illustrative diagrams, like Figure </w:t>
      </w:r>
      <w:del w:id="4133" w:author="Kelvin Sung" w:date="2021-05-22T13:50:00Z">
        <w:r w:rsidDel="003401C9">
          <w:delText>8-20</w:delText>
        </w:r>
      </w:del>
      <w:ins w:id="4134" w:author="Kelvin Sung" w:date="2021-05-22T13:50:00Z">
        <w:r w:rsidR="003401C9">
          <w:t>8-21</w:t>
        </w:r>
      </w:ins>
      <w:r>
        <w:t xml:space="preserve">,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w:t>
      </w:r>
      <w:del w:id="4135" w:author="Kelvin Sung" w:date="2021-05-22T13:52:00Z">
        <w:r w:rsidDel="003401C9">
          <w:delText>8-13</w:delText>
        </w:r>
      </w:del>
      <w:ins w:id="4136" w:author="Kelvin Sung" w:date="2021-05-22T13:52:00Z">
        <w:r w:rsidR="003401C9">
          <w:t>8-14</w:t>
        </w:r>
      </w:ins>
      <w:r>
        <w:t xml:space="preserve"> and </w:t>
      </w:r>
      <w:del w:id="4137" w:author="Kelvin Sung" w:date="2021-05-22T13:51:00Z">
        <w:r w:rsidDel="003401C9">
          <w:delText>8-14</w:delText>
        </w:r>
      </w:del>
      <w:ins w:id="4138" w:author="Kelvin Sung" w:date="2021-05-22T13:51:00Z">
        <w:r w:rsidR="003401C9">
          <w:t>8-15</w:t>
        </w:r>
      </w:ins>
      <w:r>
        <w:t>.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t>The Directional and Spotlights Project</w:t>
      </w:r>
    </w:p>
    <w:p w14:paraId="40041179" w14:textId="587718F6" w:rsidR="00FB3BA0" w:rsidRDefault="00FB3BA0" w:rsidP="00FB3BA0">
      <w:pPr>
        <w:pStyle w:val="BodyTextFirst"/>
        <w:rPr>
          <w:rFonts w:hint="eastAsia"/>
        </w:rPr>
      </w:pPr>
      <w:r>
        <w:t xml:space="preserve">This project demonstrates how to integrate directional lights and a spotlight into your engine to support a wider range of illumination effects. You can see an example of the project running in Figure </w:t>
      </w:r>
      <w:del w:id="4139" w:author="Kelvin Sung" w:date="2021-05-22T13:50:00Z">
        <w:r w:rsidDel="003401C9">
          <w:delText>8-21</w:delText>
        </w:r>
      </w:del>
      <w:ins w:id="4140"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141" w:author="Kelvin Sung" w:date="2021-05-22T13:50:00Z">
        <w:r w:rsidDel="003401C9">
          <w:delText>8-21</w:delText>
        </w:r>
      </w:del>
      <w:ins w:id="4142" w:author="Kelvin Sung" w:date="2021-05-22T13:50:00Z">
        <w:r w:rsidR="003401C9">
          <w:t>8-22</w:t>
        </w:r>
      </w:ins>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77777777" w:rsidR="00FB3BA0" w:rsidRDefault="00FB3BA0" w:rsidP="00FB3BA0">
      <w:pPr>
        <w:pStyle w:val="Bullet"/>
        <w:rPr>
          <w:rFonts w:hint="eastAsia"/>
        </w:rPr>
      </w:pPr>
      <w:r>
        <w:t>Arrow keys: Move the currently selected light</w:t>
      </w:r>
    </w:p>
    <w:p w14:paraId="4DCC6AFA" w14:textId="77777777" w:rsidR="00FB3BA0" w:rsidRDefault="00FB3BA0" w:rsidP="00FB3BA0">
      <w:pPr>
        <w:pStyle w:val="Bullet"/>
        <w:rPr>
          <w:rFonts w:hint="eastAsia"/>
        </w:rPr>
      </w:pPr>
      <w:r>
        <w:t xml:space="preserve">Arrow keys with spacebar pressed: Change the direction of the currently selected light </w:t>
      </w:r>
    </w:p>
    <w:p w14:paraId="3630CA7E" w14:textId="77777777" w:rsidR="00FB3BA0" w:rsidRDefault="00FB3BA0" w:rsidP="00FB3BA0">
      <w:pPr>
        <w:pStyle w:val="Bullet"/>
        <w:rPr>
          <w:rFonts w:hint="eastAsia"/>
        </w:rPr>
      </w:pPr>
      <w:r>
        <w:t>Z/X key: Increases/decreases the light z position</w:t>
      </w:r>
    </w:p>
    <w:p w14:paraId="08D51D2B" w14:textId="77777777" w:rsidR="00FB3BA0" w:rsidRDefault="00FB3BA0" w:rsidP="00FB3BA0">
      <w:pPr>
        <w:pStyle w:val="Bullet"/>
        <w:rPr>
          <w:rFonts w:hint="eastAsia"/>
        </w:rPr>
      </w:pPr>
      <w:r>
        <w:lastRenderedPageBreak/>
        <w:t>C/V and B/N keys: Increase/decrease the inner and outer cone angles of the selected light</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FB3BA0" w:rsidRDefault="00FB3BA0" w:rsidP="00FB3BA0">
      <w:pPr>
        <w:pStyle w:val="Bullet"/>
        <w:rPr>
          <w:rFonts w:hint="eastAsia"/>
        </w:rPr>
      </w:pPr>
      <w:r w:rsidRPr="00FB3BA0">
        <w:rPr>
          <w:i/>
        </w:rPr>
        <w:t>Number keys 5 and 6</w:t>
      </w:r>
      <w:r w:rsidRPr="00FB3BA0">
        <w:t>: Select the left minion and the hero</w:t>
      </w:r>
    </w:p>
    <w:p w14:paraId="314014BC" w14:textId="5C68C755" w:rsidR="00FB3BA0" w:rsidRPr="00FB3BA0" w:rsidRDefault="00FB3BA0" w:rsidP="00FB3BA0">
      <w:pPr>
        <w:pStyle w:val="Bullet"/>
        <w:rPr>
          <w:rFonts w:hint="eastAsia"/>
        </w:rPr>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rPr>
          <w:rFonts w:hint="eastAsia"/>
        </w:rPr>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rPr>
          <w:rFonts w:hint="eastAsia"/>
        </w:rPr>
      </w:pPr>
      <w:r w:rsidRPr="00FB3BA0">
        <w:rPr>
          <w:i/>
        </w:rPr>
        <w:t>O/P keys</w:t>
      </w:r>
      <w:r w:rsidRPr="00FB3BA0">
        <w:t>: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787F8663" w14:textId="77777777" w:rsidR="00FB3BA0" w:rsidRDefault="00FB3BA0" w:rsidP="00FB3BA0">
      <w:pPr>
        <w:pStyle w:val="BodyTextFirst"/>
        <w:rPr>
          <w:rFonts w:hint="eastAsia"/>
        </w:rPr>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rPr>
          <w:rFonts w:hint="eastAsia"/>
        </w:rPr>
      </w:pPr>
      <w:r>
        <w:t>#define ePointLight       0</w:t>
      </w:r>
    </w:p>
    <w:p w14:paraId="498DC796" w14:textId="77777777" w:rsidR="00731F86" w:rsidRDefault="00731F86" w:rsidP="00731F86">
      <w:pPr>
        <w:pStyle w:val="Code"/>
        <w:rPr>
          <w:rFonts w:hint="eastAsia"/>
        </w:rPr>
      </w:pPr>
      <w:r>
        <w:t>#define eDirectionalLight 1</w:t>
      </w:r>
    </w:p>
    <w:p w14:paraId="5F2EAD1E" w14:textId="77777777"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8F34D69"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rPr>
          <w:rFonts w:hint="eastAsia"/>
        </w:rPr>
      </w:pPr>
      <w:r>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31C32F79" w:rsidR="00FB3BA0" w:rsidRDefault="00FB3BA0" w:rsidP="00FB3BA0">
      <w:pPr>
        <w:pStyle w:val="NumList"/>
        <w:numPr>
          <w:ilvl w:val="0"/>
          <w:numId w:val="39"/>
        </w:numPr>
        <w:rPr>
          <w:rFonts w:hint="eastAsia"/>
        </w:r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rPr>
          <w:rFonts w:hint="eastAsia"/>
        </w:rPr>
      </w:pPr>
      <w:r>
        <w:t>float AngularDropOff(Light lgt, vec3 lgtDir, vec3 L) {</w:t>
      </w:r>
    </w:p>
    <w:p w14:paraId="07FCAED7" w14:textId="77777777" w:rsidR="00731F86" w:rsidRDefault="00731F86" w:rsidP="00731F86">
      <w:pPr>
        <w:pStyle w:val="Code"/>
        <w:rPr>
          <w:rFonts w:hint="eastAsia"/>
        </w:rPr>
      </w:pPr>
      <w:r>
        <w:lastRenderedPageBreak/>
        <w:t xml:space="preserve">    float atten =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77777777" w:rsidR="00731F86" w:rsidRDefault="00731F86" w:rsidP="00731F86">
      <w:pPr>
        <w:pStyle w:val="Code"/>
        <w:rPr>
          <w:rFonts w:hint="eastAsia"/>
        </w:rPr>
      </w:pPr>
      <w:r>
        <w:t xml:space="preserve">            atten =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77777777" w:rsidR="00731F86" w:rsidRDefault="00731F86" w:rsidP="00731F86">
      <w:pPr>
        <w:pStyle w:val="Code"/>
        <w:rPr>
          <w:rFonts w:hint="eastAsia"/>
        </w:rPr>
      </w:pPr>
      <w:r>
        <w:t xml:space="preserve">            atten =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77777777" w:rsidR="00731F86" w:rsidRDefault="00731F86" w:rsidP="00731F86">
      <w:pPr>
        <w:pStyle w:val="Code"/>
        <w:rPr>
          <w:rFonts w:hint="eastAsia"/>
        </w:rPr>
      </w:pPr>
      <w:r>
        <w:t xml:space="preserve">    return atten;</w:t>
      </w:r>
    </w:p>
    <w:p w14:paraId="74C7D3E6" w14:textId="0E18CC24" w:rsidR="00FB3BA0" w:rsidRDefault="00731F86" w:rsidP="00FB3BA0">
      <w:pPr>
        <w:pStyle w:val="Code"/>
        <w:rPr>
          <w:rFonts w:hint="eastAsia"/>
        </w:rPr>
      </w:pPr>
      <w:r>
        <w:t>}</w:t>
      </w:r>
    </w:p>
    <w:p w14:paraId="2B8CEC80" w14:textId="20FE57B2" w:rsidR="00FB3BA0" w:rsidRDefault="00FB3BA0" w:rsidP="00FB3BA0">
      <w:pPr>
        <w:pStyle w:val="BodyTextFirst"/>
        <w:rPr>
          <w:rFonts w:hint="eastAsia"/>
        </w:rPr>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w:t>
      </w:r>
      <w:del w:id="4143" w:author="Kelvin Sung" w:date="2021-05-22T13:49:00Z">
        <w:r w:rsidRPr="00FB3BA0" w:rsidDel="003401C9">
          <w:delText>8-22</w:delText>
        </w:r>
      </w:del>
      <w:ins w:id="4144"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145" w:author="Kelvin Sung" w:date="2021-05-22T13:49:00Z">
        <w:r w:rsidRPr="00FB3BA0" w:rsidDel="003401C9">
          <w:delText>8-22</w:delText>
        </w:r>
      </w:del>
      <w:ins w:id="4146"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rPr>
          <w:rFonts w:hint="eastAsia"/>
        </w:rPr>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rPr>
          <w:rFonts w:hint="eastAsia"/>
        </w:rPr>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77777777" w:rsidR="004401CD" w:rsidRDefault="004401CD" w:rsidP="004401CD">
      <w:pPr>
        <w:pStyle w:val="Code"/>
        <w:rPr>
          <w:rFonts w:hint="eastAsia"/>
        </w:rPr>
      </w:pPr>
      <w:r>
        <w:t xml:space="preserve">    float aAtten = 1.0, dAtten =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77777777" w:rsidR="004401CD" w:rsidRDefault="004401CD" w:rsidP="004401CD">
      <w:pPr>
        <w:pStyle w:val="Code"/>
        <w:rPr>
          <w:rFonts w:hint="eastAsia"/>
        </w:rPr>
      </w:pPr>
      <w:r>
        <w:t xml:space="preserve">        aAtten = AngularDropOff(lgt,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77777777" w:rsidR="004401CD" w:rsidRDefault="004401CD" w:rsidP="004401CD">
      <w:pPr>
        <w:pStyle w:val="Code"/>
        <w:rPr>
          <w:rFonts w:hint="eastAsia"/>
        </w:rPr>
      </w:pPr>
      <w:r>
        <w:t xml:space="preserve">        dAtten = DistanceDropOff(lgt,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77777777" w:rsidR="004401CD" w:rsidRDefault="004401CD" w:rsidP="004401CD">
      <w:pPr>
        <w:pStyle w:val="Code"/>
        <w:rPr>
          <w:rFonts w:hint="eastAsia"/>
        </w:rPr>
      </w:pPr>
      <w:r>
        <w:t xml:space="preserve">    vec4 result = aAtten * dAtten *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w:t>
      </w:r>
      <w:r>
        <w:lastRenderedPageBreak/>
        <w:t xml:space="preserve">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4147" w:author="Kelvin Sung" w:date="2021-05-20T18:15:00Z">
        <w:r w:rsidDel="00E15C4E">
          <w:delText>Object</w:delText>
        </w:r>
      </w:del>
      <w:ins w:id="4148" w:author="Kelvin Sung" w:date="2021-05-20T18:15:00Z">
        <w:r w:rsidR="00E15C4E">
          <w:t>Class</w:t>
        </w:r>
      </w:ins>
    </w:p>
    <w:p w14:paraId="56433888" w14:textId="77777777" w:rsidR="00267B73" w:rsidRDefault="00267B73" w:rsidP="00267B73">
      <w:pPr>
        <w:pStyle w:val="BodyTextFirst"/>
        <w:rPr>
          <w:rFonts w:hint="eastAsia"/>
        </w:rPr>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rPr>
          <w:rFonts w:hint="eastAsia"/>
        </w:r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054D66E3" w14:textId="2E9BE2E8" w:rsidR="00267B73" w:rsidDel="001B23DC" w:rsidRDefault="00267B73" w:rsidP="00F31BF1">
      <w:pPr>
        <w:pStyle w:val="NumList"/>
        <w:numPr>
          <w:ilvl w:val="0"/>
          <w:numId w:val="41"/>
        </w:numPr>
        <w:rPr>
          <w:del w:id="4149" w:author="Kelvin Sung" w:date="2021-05-20T18:07:00Z"/>
          <w:rFonts w:hint="eastAsia"/>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150" w:author="Kelvin Sung" w:date="2021-05-20T18:07:00Z"/>
          <w:rFonts w:hint="eastAsia"/>
        </w:rPr>
      </w:pPr>
      <w:del w:id="4151" w:author="Kelvin Sung" w:date="2021-05-20T18:07:00Z">
        <w:r w:rsidDel="001B23DC">
          <w:delText xml:space="preserve">    </w:delText>
        </w:r>
      </w:del>
    </w:p>
    <w:p w14:paraId="7404FAC6" w14:textId="3A31D1A7" w:rsidR="004401CD" w:rsidDel="001B23DC" w:rsidRDefault="004401CD" w:rsidP="004401CD">
      <w:pPr>
        <w:pStyle w:val="Code"/>
        <w:rPr>
          <w:del w:id="4152" w:author="Kelvin Sung" w:date="2021-05-20T18:07:00Z"/>
          <w:rFonts w:hint="eastAsia"/>
        </w:rPr>
      </w:pPr>
      <w:r>
        <w:t>constructor() {</w:t>
      </w:r>
    </w:p>
    <w:p w14:paraId="002D9326" w14:textId="77777777" w:rsidR="001B23DC" w:rsidRDefault="004401CD" w:rsidP="004401CD">
      <w:pPr>
        <w:pStyle w:val="Code"/>
        <w:rPr>
          <w:ins w:id="4153" w:author="Kelvin Sung" w:date="2021-05-20T18:07:00Z"/>
          <w:rFonts w:hint="eastAsia"/>
        </w:rPr>
      </w:pPr>
      <w:del w:id="4154" w:author="Kelvin Sung" w:date="2021-05-20T18:07:00Z">
        <w:r w:rsidDel="001B23DC">
          <w:delText xml:space="preserve">    </w:delText>
        </w:r>
      </w:del>
    </w:p>
    <w:p w14:paraId="7E157B5B" w14:textId="6F72DC16" w:rsidR="004401CD" w:rsidDel="001B23DC" w:rsidRDefault="004401CD" w:rsidP="004401CD">
      <w:pPr>
        <w:pStyle w:val="Code"/>
        <w:rPr>
          <w:del w:id="4155" w:author="Kelvin Sung" w:date="2021-05-20T18:07:00Z"/>
          <w:rFonts w:hint="eastAsia"/>
        </w:rPr>
      </w:pPr>
      <w:r>
        <w:t xml:space="preserve">    this.mColor = vec4.fromValues(1, 1, 1, 1);  // light color</w:t>
      </w:r>
    </w:p>
    <w:p w14:paraId="4D896ECC" w14:textId="77777777" w:rsidR="001B23DC" w:rsidRDefault="004401CD" w:rsidP="004401CD">
      <w:pPr>
        <w:pStyle w:val="Code"/>
        <w:rPr>
          <w:ins w:id="4156" w:author="Kelvin Sung" w:date="2021-05-20T18:07:00Z"/>
          <w:rFonts w:hint="eastAsia"/>
        </w:rPr>
      </w:pPr>
      <w:del w:id="4157" w:author="Kelvin Sung" w:date="2021-05-20T18:07:00Z">
        <w:r w:rsidDel="001B23DC">
          <w:delText xml:space="preserve">    </w:delText>
        </w:r>
      </w:del>
    </w:p>
    <w:p w14:paraId="192A605A" w14:textId="2C6C5AD5" w:rsidR="004401CD" w:rsidDel="001B23DC" w:rsidRDefault="004401CD" w:rsidP="004401CD">
      <w:pPr>
        <w:pStyle w:val="Code"/>
        <w:rPr>
          <w:del w:id="4158" w:author="Kelvin Sung" w:date="2021-05-20T18:07:00Z"/>
          <w:rFonts w:hint="eastAsia"/>
        </w:rPr>
      </w:pPr>
      <w:r>
        <w:t xml:space="preserve">    this.mPosition = vec3.fromValues(0, 0, 5); // light position in WC</w:t>
      </w:r>
    </w:p>
    <w:p w14:paraId="2269900E" w14:textId="77777777" w:rsidR="001B23DC" w:rsidRDefault="004401CD" w:rsidP="004401CD">
      <w:pPr>
        <w:pStyle w:val="Code"/>
        <w:rPr>
          <w:ins w:id="4159" w:author="Kelvin Sung" w:date="2021-05-20T18:07:00Z"/>
          <w:rFonts w:hint="eastAsia"/>
        </w:rPr>
      </w:pPr>
      <w:del w:id="4160" w:author="Kelvin Sung" w:date="2021-05-20T18:07:00Z">
        <w:r w:rsidDel="001B23DC">
          <w:delText xml:space="preserve">    </w:delText>
        </w:r>
      </w:del>
    </w:p>
    <w:p w14:paraId="09BF0DC7" w14:textId="46C83A15" w:rsidR="004401CD" w:rsidDel="001B23DC" w:rsidRDefault="004401CD" w:rsidP="004401CD">
      <w:pPr>
        <w:pStyle w:val="Code"/>
        <w:rPr>
          <w:del w:id="4161" w:author="Kelvin Sung" w:date="2021-05-20T18:07:00Z"/>
          <w:rFonts w:hint="eastAsia"/>
        </w:rPr>
      </w:pPr>
      <w:r>
        <w:t xml:space="preserve">    this.mDirection = vec3.fromValues(0, 0, -1); // in WC</w:t>
      </w:r>
    </w:p>
    <w:p w14:paraId="7DD842DB" w14:textId="77777777" w:rsidR="001B23DC" w:rsidRDefault="004401CD" w:rsidP="004401CD">
      <w:pPr>
        <w:pStyle w:val="Code"/>
        <w:rPr>
          <w:ins w:id="4162" w:author="Kelvin Sung" w:date="2021-05-20T18:07:00Z"/>
          <w:rFonts w:hint="eastAsia"/>
        </w:rPr>
      </w:pPr>
      <w:del w:id="4163" w:author="Kelvin Sung" w:date="2021-05-20T18:07:00Z">
        <w:r w:rsidDel="001B23DC">
          <w:delText xml:space="preserve">    </w:delText>
        </w:r>
      </w:del>
    </w:p>
    <w:p w14:paraId="01803DCC" w14:textId="6C89BA4D" w:rsidR="004401CD" w:rsidDel="001B23DC" w:rsidRDefault="004401CD" w:rsidP="004401CD">
      <w:pPr>
        <w:pStyle w:val="Code"/>
        <w:rPr>
          <w:del w:id="4164" w:author="Kelvin Sung" w:date="2021-05-20T18:07:00Z"/>
          <w:rFonts w:hint="eastAsia"/>
        </w:rPr>
      </w:pPr>
      <w:r>
        <w:t xml:space="preserve">    this.mNear = 5;  // effective radius in WC</w:t>
      </w:r>
    </w:p>
    <w:p w14:paraId="40E0DF45" w14:textId="77777777" w:rsidR="001B23DC" w:rsidRDefault="004401CD" w:rsidP="004401CD">
      <w:pPr>
        <w:pStyle w:val="Code"/>
        <w:rPr>
          <w:ins w:id="4165" w:author="Kelvin Sung" w:date="2021-05-20T18:07:00Z"/>
          <w:rFonts w:hint="eastAsia"/>
        </w:rPr>
      </w:pPr>
      <w:del w:id="4166" w:author="Kelvin Sung" w:date="2021-05-20T18:07:00Z">
        <w:r w:rsidDel="001B23DC">
          <w:delText xml:space="preserve">    </w:delText>
        </w:r>
      </w:del>
    </w:p>
    <w:p w14:paraId="2FCF7EEC" w14:textId="0DE242E5" w:rsidR="004401CD" w:rsidDel="001B23DC" w:rsidRDefault="004401CD" w:rsidP="004401CD">
      <w:pPr>
        <w:pStyle w:val="Code"/>
        <w:rPr>
          <w:del w:id="4167" w:author="Kelvin Sung" w:date="2021-05-20T18:07:00Z"/>
          <w:rFonts w:hint="eastAsia"/>
        </w:rPr>
      </w:pPr>
      <w:r>
        <w:t xml:space="preserve">    this.mFar = 10;</w:t>
      </w:r>
    </w:p>
    <w:p w14:paraId="25DC502A" w14:textId="77777777" w:rsidR="001B23DC" w:rsidRDefault="004401CD" w:rsidP="004401CD">
      <w:pPr>
        <w:pStyle w:val="Code"/>
        <w:rPr>
          <w:ins w:id="4168" w:author="Kelvin Sung" w:date="2021-05-20T18:07:00Z"/>
          <w:rFonts w:hint="eastAsia"/>
        </w:rPr>
      </w:pPr>
      <w:del w:id="4169" w:author="Kelvin Sung" w:date="2021-05-20T18:07:00Z">
        <w:r w:rsidDel="001B23DC">
          <w:delText xml:space="preserve">    </w:delText>
        </w:r>
      </w:del>
    </w:p>
    <w:p w14:paraId="4644E5F9" w14:textId="0FFC27B0" w:rsidR="004401CD" w:rsidDel="001B23DC" w:rsidRDefault="004401CD" w:rsidP="004401CD">
      <w:pPr>
        <w:pStyle w:val="Code"/>
        <w:rPr>
          <w:del w:id="4170" w:author="Kelvin Sung" w:date="2021-05-20T18:07:00Z"/>
          <w:rFonts w:hint="eastAsia"/>
        </w:rPr>
      </w:pPr>
      <w:r>
        <w:t xml:space="preserve">    this.mInner = 0.1;  // in radian</w:t>
      </w:r>
    </w:p>
    <w:p w14:paraId="1578A814" w14:textId="77777777" w:rsidR="001B23DC" w:rsidRDefault="004401CD" w:rsidP="004401CD">
      <w:pPr>
        <w:pStyle w:val="Code"/>
        <w:rPr>
          <w:ins w:id="4171" w:author="Kelvin Sung" w:date="2021-05-20T18:07:00Z"/>
          <w:rFonts w:hint="eastAsia"/>
        </w:rPr>
      </w:pPr>
      <w:del w:id="4172" w:author="Kelvin Sung" w:date="2021-05-20T18:07:00Z">
        <w:r w:rsidDel="001B23DC">
          <w:delText xml:space="preserve">    </w:delText>
        </w:r>
      </w:del>
    </w:p>
    <w:p w14:paraId="5C375650" w14:textId="50D4B8CB" w:rsidR="004401CD" w:rsidDel="001B23DC" w:rsidRDefault="004401CD" w:rsidP="004401CD">
      <w:pPr>
        <w:pStyle w:val="Code"/>
        <w:rPr>
          <w:del w:id="4173" w:author="Kelvin Sung" w:date="2021-05-20T18:07:00Z"/>
          <w:rFonts w:hint="eastAsia"/>
        </w:rPr>
      </w:pPr>
      <w:r>
        <w:t xml:space="preserve">    this.mOuter = 0.3;</w:t>
      </w:r>
    </w:p>
    <w:p w14:paraId="3154B0E6" w14:textId="77777777" w:rsidR="001B23DC" w:rsidRDefault="004401CD" w:rsidP="004401CD">
      <w:pPr>
        <w:pStyle w:val="Code"/>
        <w:rPr>
          <w:ins w:id="4174" w:author="Kelvin Sung" w:date="2021-05-20T18:07:00Z"/>
          <w:rFonts w:hint="eastAsia"/>
        </w:rPr>
      </w:pPr>
      <w:del w:id="4175" w:author="Kelvin Sung" w:date="2021-05-20T18:07:00Z">
        <w:r w:rsidDel="001B23DC">
          <w:delText xml:space="preserve">    </w:delText>
        </w:r>
      </w:del>
    </w:p>
    <w:p w14:paraId="51F71CEB" w14:textId="19132C0B" w:rsidR="004401CD" w:rsidDel="001B23DC" w:rsidRDefault="004401CD" w:rsidP="004401CD">
      <w:pPr>
        <w:pStyle w:val="Code"/>
        <w:rPr>
          <w:del w:id="4176" w:author="Kelvin Sung" w:date="2021-05-20T18:07:00Z"/>
          <w:rFonts w:hint="eastAsia"/>
        </w:rPr>
      </w:pPr>
      <w:r>
        <w:t xml:space="preserve">    this.mIntensity = 1;</w:t>
      </w:r>
    </w:p>
    <w:p w14:paraId="3C319356" w14:textId="77777777" w:rsidR="001B23DC" w:rsidRDefault="004401CD" w:rsidP="004401CD">
      <w:pPr>
        <w:pStyle w:val="Code"/>
        <w:rPr>
          <w:ins w:id="4177" w:author="Kelvin Sung" w:date="2021-05-20T18:07:00Z"/>
          <w:rFonts w:hint="eastAsia"/>
        </w:rPr>
      </w:pPr>
      <w:del w:id="4178" w:author="Kelvin Sung" w:date="2021-05-20T18:07:00Z">
        <w:r w:rsidDel="001B23DC">
          <w:delText xml:space="preserve">    </w:delText>
        </w:r>
      </w:del>
    </w:p>
    <w:p w14:paraId="101D45C1" w14:textId="54EE20C9" w:rsidR="004401CD" w:rsidDel="001B23DC" w:rsidRDefault="004401CD" w:rsidP="004401CD">
      <w:pPr>
        <w:pStyle w:val="Code"/>
        <w:rPr>
          <w:del w:id="4179" w:author="Kelvin Sung" w:date="2021-05-20T18:07:00Z"/>
          <w:rFonts w:hint="eastAsia"/>
        </w:rPr>
      </w:pPr>
      <w:r>
        <w:t xml:space="preserve">    this.mDropOff = 1;  // </w:t>
      </w:r>
    </w:p>
    <w:p w14:paraId="36032F2D" w14:textId="77777777" w:rsidR="001B23DC" w:rsidRDefault="004401CD" w:rsidP="004401CD">
      <w:pPr>
        <w:pStyle w:val="Code"/>
        <w:rPr>
          <w:ins w:id="4180" w:author="Kelvin Sung" w:date="2021-05-20T18:07:00Z"/>
          <w:rFonts w:hint="eastAsia"/>
        </w:rPr>
      </w:pPr>
      <w:del w:id="4181" w:author="Kelvin Sung" w:date="2021-05-20T18:07:00Z">
        <w:r w:rsidDel="001B23DC">
          <w:delText xml:space="preserve">    </w:delText>
        </w:r>
      </w:del>
    </w:p>
    <w:p w14:paraId="4E09C38C" w14:textId="33358F17" w:rsidR="004401CD" w:rsidDel="001B23DC" w:rsidRDefault="004401CD" w:rsidP="004401CD">
      <w:pPr>
        <w:pStyle w:val="Code"/>
        <w:rPr>
          <w:del w:id="4182" w:author="Kelvin Sung" w:date="2021-05-20T18:07:00Z"/>
          <w:rFonts w:hint="eastAsia"/>
        </w:rPr>
      </w:pPr>
      <w:r>
        <w:t xml:space="preserve">    this.mLightType = eLightType.ePointLight;</w:t>
      </w:r>
    </w:p>
    <w:p w14:paraId="4A054890" w14:textId="77777777" w:rsidR="001B23DC" w:rsidRDefault="004401CD" w:rsidP="004401CD">
      <w:pPr>
        <w:pStyle w:val="Code"/>
        <w:rPr>
          <w:ins w:id="4183" w:author="Kelvin Sung" w:date="2021-05-20T18:07:00Z"/>
          <w:rFonts w:hint="eastAsia"/>
        </w:rPr>
      </w:pPr>
      <w:del w:id="4184" w:author="Kelvin Sung" w:date="2021-05-20T18:07:00Z">
        <w:r w:rsidDel="001B23DC">
          <w:delText xml:space="preserve">    </w:delText>
        </w:r>
      </w:del>
    </w:p>
    <w:p w14:paraId="679FA1CE" w14:textId="47BD9780" w:rsidR="004401CD" w:rsidDel="001B23DC" w:rsidRDefault="004401CD" w:rsidP="004401CD">
      <w:pPr>
        <w:pStyle w:val="Code"/>
        <w:rPr>
          <w:del w:id="4185" w:author="Kelvin Sung" w:date="2021-05-20T18:07:00Z"/>
          <w:rFonts w:hint="eastAsia"/>
        </w:rPr>
      </w:pPr>
      <w:r>
        <w:t xml:space="preserve">    this.mIsOn = true;</w:t>
      </w:r>
    </w:p>
    <w:p w14:paraId="2C96AE87" w14:textId="77777777" w:rsidR="001B23DC" w:rsidRDefault="004401CD" w:rsidP="004401CD">
      <w:pPr>
        <w:pStyle w:val="Code"/>
        <w:rPr>
          <w:ins w:id="4186" w:author="Kelvin Sung" w:date="2021-05-20T18:07:00Z"/>
          <w:rFonts w:hint="eastAsia"/>
        </w:rPr>
      </w:pPr>
      <w:del w:id="4187" w:author="Kelvin Sung" w:date="2021-05-20T18:07:00Z">
        <w:r w:rsidDel="001B23DC">
          <w:delText xml:space="preserve">    </w:delText>
        </w:r>
      </w:del>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lastRenderedPageBreak/>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1D4313A1" w:rsidR="00267B73" w:rsidRDefault="00267B73" w:rsidP="00267B73">
      <w:pPr>
        <w:pStyle w:val="Heading3"/>
      </w:pPr>
      <w:r>
        <w:t xml:space="preserve">Modifying the </w:t>
      </w:r>
      <w:proofErr w:type="spellStart"/>
      <w:r>
        <w:t>ShaderLightAtIndex</w:t>
      </w:r>
      <w:proofErr w:type="spellEnd"/>
      <w:r>
        <w:t xml:space="preserve"> </w:t>
      </w:r>
      <w:del w:id="4188" w:author="Kelvin Sung" w:date="2021-05-20T18:15:00Z">
        <w:r w:rsidDel="00E15C4E">
          <w:delText>Object</w:delText>
        </w:r>
      </w:del>
      <w:ins w:id="4189" w:author="Kelvin Sung" w:date="2021-05-20T18:15:00Z">
        <w:r w:rsidR="00E15C4E">
          <w:t>Class</w:t>
        </w:r>
      </w:ins>
    </w:p>
    <w:p w14:paraId="1C18A855" w14:textId="7DDC7F92"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rPr>
          <w:rFonts w:hint="eastAsia"/>
        </w:rPr>
      </w:pPr>
      <w:commentRangeStart w:id="4190"/>
      <w:r>
        <w:t>TEMP TEXT</w:t>
      </w:r>
      <w:commentRangeEnd w:id="4190"/>
      <w:r>
        <w:rPr>
          <w:rStyle w:val="CommentReference"/>
          <w:rFonts w:asciiTheme="minorHAnsi" w:hAnsiTheme="minorHAnsi"/>
        </w:rPr>
        <w:commentReference w:id="4190"/>
      </w:r>
    </w:p>
    <w:p w14:paraId="61A9BAFA" w14:textId="1FF59A3C" w:rsidR="00765265" w:rsidRDefault="00765265" w:rsidP="00765265">
      <w:pPr>
        <w:pStyle w:val="Code"/>
        <w:rPr>
          <w:rFonts w:hint="eastAsia"/>
        </w:rPr>
      </w:pPr>
      <w:r w:rsidRPr="00765265">
        <w:t>import { eLightType } from "../lights/light.js";</w:t>
      </w:r>
    </w:p>
    <w:p w14:paraId="78FE895C" w14:textId="2BB24603" w:rsidR="00267B73" w:rsidDel="001B23DC" w:rsidRDefault="00267B73" w:rsidP="00F31BF1">
      <w:pPr>
        <w:pStyle w:val="NumList"/>
        <w:numPr>
          <w:ilvl w:val="0"/>
          <w:numId w:val="42"/>
        </w:numPr>
        <w:rPr>
          <w:del w:id="4191" w:author="Kelvin Sung" w:date="2021-05-20T18:07:00Z"/>
          <w:rFonts w:hint="eastAsia"/>
        </w:r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0ED74F6E" w14:textId="77777777" w:rsidR="001B23DC" w:rsidRDefault="00765265" w:rsidP="00F31BF1">
      <w:pPr>
        <w:pStyle w:val="NumList"/>
        <w:numPr>
          <w:ilvl w:val="0"/>
          <w:numId w:val="42"/>
        </w:numPr>
        <w:rPr>
          <w:ins w:id="4192" w:author="Kelvin Sung" w:date="2021-05-20T18:07:00Z"/>
          <w:rFonts w:hint="eastAsia"/>
        </w:rPr>
      </w:pPr>
      <w:del w:id="4193" w:author="Kelvin Sung" w:date="2021-05-20T18:07:00Z">
        <w:r w:rsidDel="001B23DC">
          <w:delText xml:space="preserve">    </w:delText>
        </w:r>
      </w:del>
    </w:p>
    <w:p w14:paraId="33D03C69" w14:textId="750EE4D5" w:rsidR="00765265" w:rsidDel="001B23DC" w:rsidRDefault="00765265" w:rsidP="00765265">
      <w:pPr>
        <w:pStyle w:val="Code"/>
        <w:rPr>
          <w:del w:id="4194" w:author="Kelvin Sung" w:date="2021-05-20T18:07:00Z"/>
          <w:rFonts w:hint="eastAsia"/>
        </w:rPr>
      </w:pPr>
      <w:r>
        <w:t>_setShaderReferences(aLightShader, index) {</w:t>
      </w:r>
    </w:p>
    <w:p w14:paraId="260E4377" w14:textId="77777777" w:rsidR="001B23DC" w:rsidRDefault="00765265" w:rsidP="00765265">
      <w:pPr>
        <w:pStyle w:val="Code"/>
        <w:rPr>
          <w:ins w:id="4195" w:author="Kelvin Sung" w:date="2021-05-20T18:07:00Z"/>
          <w:rFonts w:hint="eastAsia"/>
        </w:rPr>
      </w:pPr>
      <w:del w:id="4196" w:author="Kelvin Sung" w:date="2021-05-20T18:07:00Z">
        <w:r w:rsidDel="001B23DC">
          <w:delText xml:space="preserve">    </w:delText>
        </w:r>
      </w:del>
    </w:p>
    <w:p w14:paraId="56AA6967" w14:textId="0C3EEE05" w:rsidR="00765265" w:rsidDel="001B23DC" w:rsidRDefault="00765265" w:rsidP="00765265">
      <w:pPr>
        <w:pStyle w:val="Code"/>
        <w:rPr>
          <w:del w:id="4197" w:author="Kelvin Sung" w:date="2021-05-20T18:07:00Z"/>
          <w:rFonts w:hint="eastAsia"/>
        </w:rPr>
      </w:pPr>
      <w:r>
        <w:t xml:space="preserve">    let gl = glSys.get();</w:t>
      </w:r>
    </w:p>
    <w:p w14:paraId="15EED41B" w14:textId="77777777" w:rsidR="001B23DC" w:rsidRDefault="00765265" w:rsidP="00765265">
      <w:pPr>
        <w:pStyle w:val="Code"/>
        <w:rPr>
          <w:ins w:id="4198" w:author="Kelvin Sung" w:date="2021-05-20T18:07:00Z"/>
          <w:rFonts w:hint="eastAsia"/>
        </w:rPr>
      </w:pPr>
      <w:del w:id="4199" w:author="Kelvin Sung" w:date="2021-05-20T18:07:00Z">
        <w:r w:rsidDel="001B23DC">
          <w:delText xml:space="preserve">    </w:delText>
        </w:r>
      </w:del>
    </w:p>
    <w:p w14:paraId="629A656A" w14:textId="064BD8DE" w:rsidR="00765265" w:rsidDel="001B23DC" w:rsidRDefault="00765265" w:rsidP="00765265">
      <w:pPr>
        <w:pStyle w:val="Code"/>
        <w:rPr>
          <w:del w:id="4200" w:author="Kelvin Sung" w:date="2021-05-20T18:07:00Z"/>
          <w:rFonts w:hint="eastAsia"/>
        </w:rPr>
      </w:pPr>
      <w:r>
        <w:t xml:space="preserve">    this.mColorRef = gl.getUniformLocation(aLightShader, "uLights[" + index + "].Color");</w:t>
      </w:r>
    </w:p>
    <w:p w14:paraId="662BE6B3" w14:textId="77777777" w:rsidR="001B23DC" w:rsidRDefault="00765265" w:rsidP="00765265">
      <w:pPr>
        <w:pStyle w:val="Code"/>
        <w:rPr>
          <w:ins w:id="4201" w:author="Kelvin Sung" w:date="2021-05-20T18:07:00Z"/>
          <w:rFonts w:hint="eastAsia"/>
        </w:rPr>
      </w:pPr>
      <w:del w:id="4202" w:author="Kelvin Sung" w:date="2021-05-20T18:07:00Z">
        <w:r w:rsidDel="001B23DC">
          <w:delText xml:space="preserve">    </w:delText>
        </w:r>
      </w:del>
    </w:p>
    <w:p w14:paraId="58317AE8" w14:textId="3D3E4E6C" w:rsidR="00765265" w:rsidDel="001B23DC" w:rsidRDefault="00765265" w:rsidP="00765265">
      <w:pPr>
        <w:pStyle w:val="Code"/>
        <w:rPr>
          <w:del w:id="4203" w:author="Kelvin Sung" w:date="2021-05-20T18:07:00Z"/>
          <w:rFonts w:hint="eastAsia"/>
        </w:rPr>
      </w:pPr>
      <w:r>
        <w:t xml:space="preserve">    this.mPosRef = gl.getUniformLocation(aLightShader, "uLights[" + index + "].Position");</w:t>
      </w:r>
    </w:p>
    <w:p w14:paraId="0C92A0A5" w14:textId="77777777" w:rsidR="001B23DC" w:rsidRDefault="00765265" w:rsidP="00765265">
      <w:pPr>
        <w:pStyle w:val="Code"/>
        <w:rPr>
          <w:ins w:id="4204" w:author="Kelvin Sung" w:date="2021-05-20T18:07:00Z"/>
          <w:rFonts w:hint="eastAsia"/>
        </w:rPr>
      </w:pPr>
      <w:del w:id="4205" w:author="Kelvin Sung" w:date="2021-05-20T18:07:00Z">
        <w:r w:rsidDel="001B23DC">
          <w:delText xml:space="preserve">    </w:delText>
        </w:r>
      </w:del>
    </w:p>
    <w:p w14:paraId="7D450998" w14:textId="702996DB" w:rsidR="00765265" w:rsidDel="001B23DC" w:rsidRDefault="00765265" w:rsidP="00765265">
      <w:pPr>
        <w:pStyle w:val="Code"/>
        <w:rPr>
          <w:del w:id="4206" w:author="Kelvin Sung" w:date="2021-05-20T18:07:00Z"/>
          <w:rFonts w:hint="eastAsia"/>
        </w:rPr>
      </w:pPr>
      <w:r>
        <w:t xml:space="preserve">    this.mDirRef = gl.getUniformLocation(aLightShader, "uLights[" + index + "].Direction");</w:t>
      </w:r>
    </w:p>
    <w:p w14:paraId="7459B31B" w14:textId="77777777" w:rsidR="001B23DC" w:rsidRDefault="00765265" w:rsidP="00765265">
      <w:pPr>
        <w:pStyle w:val="Code"/>
        <w:rPr>
          <w:ins w:id="4207" w:author="Kelvin Sung" w:date="2021-05-20T18:07:00Z"/>
          <w:rFonts w:hint="eastAsia"/>
        </w:rPr>
      </w:pPr>
      <w:del w:id="4208" w:author="Kelvin Sung" w:date="2021-05-20T18:07:00Z">
        <w:r w:rsidDel="001B23DC">
          <w:delText xml:space="preserve">    </w:delText>
        </w:r>
      </w:del>
    </w:p>
    <w:p w14:paraId="5C8DFAF6" w14:textId="3039103D" w:rsidR="00765265" w:rsidDel="001B23DC" w:rsidRDefault="00765265" w:rsidP="00765265">
      <w:pPr>
        <w:pStyle w:val="Code"/>
        <w:rPr>
          <w:del w:id="4209" w:author="Kelvin Sung" w:date="2021-05-20T18:07:00Z"/>
          <w:rFonts w:hint="eastAsia"/>
        </w:rPr>
      </w:pPr>
      <w:r>
        <w:t xml:space="preserve">    this.mNearRef = gl.getUniformLocation(aLightShader, "uLights[" + index + "].Near");</w:t>
      </w:r>
    </w:p>
    <w:p w14:paraId="23C32305" w14:textId="77777777" w:rsidR="001B23DC" w:rsidRDefault="00765265" w:rsidP="00765265">
      <w:pPr>
        <w:pStyle w:val="Code"/>
        <w:rPr>
          <w:ins w:id="4210" w:author="Kelvin Sung" w:date="2021-05-20T18:07:00Z"/>
          <w:rFonts w:hint="eastAsia"/>
        </w:rPr>
      </w:pPr>
      <w:del w:id="4211" w:author="Kelvin Sung" w:date="2021-05-20T18:07:00Z">
        <w:r w:rsidDel="001B23DC">
          <w:delText xml:space="preserve">    </w:delText>
        </w:r>
      </w:del>
    </w:p>
    <w:p w14:paraId="4DE19B30" w14:textId="10232EF1" w:rsidR="00765265" w:rsidDel="001B23DC" w:rsidRDefault="00765265" w:rsidP="00765265">
      <w:pPr>
        <w:pStyle w:val="Code"/>
        <w:rPr>
          <w:del w:id="4212" w:author="Kelvin Sung" w:date="2021-05-20T18:07:00Z"/>
          <w:rFonts w:hint="eastAsia"/>
        </w:rPr>
      </w:pPr>
      <w:r>
        <w:t xml:space="preserve">    this.mFarRef = gl.getUniformLocation(aLightShader, "uLights[" + index + "].Far");</w:t>
      </w:r>
    </w:p>
    <w:p w14:paraId="31ACC5FC" w14:textId="77777777" w:rsidR="001B23DC" w:rsidRDefault="00765265" w:rsidP="00765265">
      <w:pPr>
        <w:pStyle w:val="Code"/>
        <w:rPr>
          <w:ins w:id="4213" w:author="Kelvin Sung" w:date="2021-05-20T18:07:00Z"/>
          <w:rFonts w:hint="eastAsia"/>
        </w:rPr>
      </w:pPr>
      <w:del w:id="4214" w:author="Kelvin Sung" w:date="2021-05-20T18:07:00Z">
        <w:r w:rsidDel="001B23DC">
          <w:delText xml:space="preserve">    </w:delText>
        </w:r>
      </w:del>
    </w:p>
    <w:p w14:paraId="630B68E3" w14:textId="4C3413A3" w:rsidR="00765265" w:rsidDel="001B23DC" w:rsidRDefault="00765265" w:rsidP="00765265">
      <w:pPr>
        <w:pStyle w:val="Code"/>
        <w:rPr>
          <w:del w:id="4215" w:author="Kelvin Sung" w:date="2021-05-20T18:07:00Z"/>
          <w:rFonts w:hint="eastAsia"/>
        </w:rPr>
      </w:pPr>
      <w:r>
        <w:t xml:space="preserve">    this.mInnerRef = gl.getUniformLocation(aLightShader, "uLights[" + index + "].CosInner");</w:t>
      </w:r>
    </w:p>
    <w:p w14:paraId="73B764A2" w14:textId="77777777" w:rsidR="001B23DC" w:rsidRDefault="00765265" w:rsidP="00765265">
      <w:pPr>
        <w:pStyle w:val="Code"/>
        <w:rPr>
          <w:ins w:id="4216" w:author="Kelvin Sung" w:date="2021-05-20T18:07:00Z"/>
          <w:rFonts w:hint="eastAsia"/>
        </w:rPr>
      </w:pPr>
      <w:del w:id="4217" w:author="Kelvin Sung" w:date="2021-05-20T18:07:00Z">
        <w:r w:rsidDel="001B23DC">
          <w:delText xml:space="preserve">    </w:delText>
        </w:r>
      </w:del>
    </w:p>
    <w:p w14:paraId="47C3AE3F" w14:textId="5D9CA325" w:rsidR="00765265" w:rsidDel="001B23DC" w:rsidRDefault="00765265" w:rsidP="00765265">
      <w:pPr>
        <w:pStyle w:val="Code"/>
        <w:rPr>
          <w:del w:id="4218" w:author="Kelvin Sung" w:date="2021-05-20T18:07:00Z"/>
          <w:rFonts w:hint="eastAsia"/>
        </w:rPr>
      </w:pPr>
      <w:r>
        <w:t xml:space="preserve">    this.mOuterRef = gl.getUniformLocation(aLightShader, "uLights[" + index + "].CosOuter");</w:t>
      </w:r>
    </w:p>
    <w:p w14:paraId="6F6D2CED" w14:textId="77777777" w:rsidR="001B23DC" w:rsidRDefault="00765265" w:rsidP="00765265">
      <w:pPr>
        <w:pStyle w:val="Code"/>
        <w:rPr>
          <w:ins w:id="4219" w:author="Kelvin Sung" w:date="2021-05-20T18:07:00Z"/>
          <w:rFonts w:hint="eastAsia"/>
        </w:rPr>
      </w:pPr>
      <w:del w:id="4220" w:author="Kelvin Sung" w:date="2021-05-20T18:07:00Z">
        <w:r w:rsidDel="001B23DC">
          <w:delText xml:space="preserve">    </w:delText>
        </w:r>
      </w:del>
    </w:p>
    <w:p w14:paraId="3900824D" w14:textId="4A6172AA" w:rsidR="00765265" w:rsidDel="001B23DC" w:rsidRDefault="00765265" w:rsidP="00765265">
      <w:pPr>
        <w:pStyle w:val="Code"/>
        <w:rPr>
          <w:del w:id="4221" w:author="Kelvin Sung" w:date="2021-05-20T18:07:00Z"/>
          <w:rFonts w:hint="eastAsia"/>
        </w:rPr>
      </w:pPr>
      <w:r>
        <w:t xml:space="preserve">    this.mIntensityRef = gl.getUniformLocation(aLightShader, "uLights[" + index + "].Intensity");</w:t>
      </w:r>
    </w:p>
    <w:p w14:paraId="0C81BA1B" w14:textId="77777777" w:rsidR="001B23DC" w:rsidRDefault="00765265" w:rsidP="00765265">
      <w:pPr>
        <w:pStyle w:val="Code"/>
        <w:rPr>
          <w:ins w:id="4222" w:author="Kelvin Sung" w:date="2021-05-20T18:07:00Z"/>
          <w:rFonts w:hint="eastAsia"/>
        </w:rPr>
      </w:pPr>
      <w:del w:id="4223" w:author="Kelvin Sung" w:date="2021-05-20T18:07:00Z">
        <w:r w:rsidDel="001B23DC">
          <w:delText xml:space="preserve">    </w:delText>
        </w:r>
      </w:del>
    </w:p>
    <w:p w14:paraId="63938E86" w14:textId="67CD4A17" w:rsidR="00765265" w:rsidDel="001B23DC" w:rsidRDefault="00765265" w:rsidP="00765265">
      <w:pPr>
        <w:pStyle w:val="Code"/>
        <w:rPr>
          <w:del w:id="4224" w:author="Kelvin Sung" w:date="2021-05-20T18:07:00Z"/>
          <w:rFonts w:hint="eastAsia"/>
        </w:rPr>
      </w:pPr>
      <w:r>
        <w:t xml:space="preserve">    this.mDropOffRef = gl.getUniformLocation(aLightShader, "uLights[" + index + "].DropOff");</w:t>
      </w:r>
    </w:p>
    <w:p w14:paraId="231B8EB0" w14:textId="77777777" w:rsidR="001B23DC" w:rsidRDefault="00765265" w:rsidP="00765265">
      <w:pPr>
        <w:pStyle w:val="Code"/>
        <w:rPr>
          <w:ins w:id="4225" w:author="Kelvin Sung" w:date="2021-05-20T18:07:00Z"/>
          <w:rFonts w:hint="eastAsia"/>
        </w:rPr>
      </w:pPr>
      <w:del w:id="4226" w:author="Kelvin Sung" w:date="2021-05-20T18:07:00Z">
        <w:r w:rsidDel="001B23DC">
          <w:delText xml:space="preserve">    </w:delText>
        </w:r>
      </w:del>
    </w:p>
    <w:p w14:paraId="2ECFA09E" w14:textId="733DC68F" w:rsidR="00765265" w:rsidDel="001B23DC" w:rsidRDefault="00765265" w:rsidP="00765265">
      <w:pPr>
        <w:pStyle w:val="Code"/>
        <w:rPr>
          <w:del w:id="4227" w:author="Kelvin Sung" w:date="2021-05-20T18:07:00Z"/>
          <w:rFonts w:hint="eastAsia"/>
        </w:rPr>
      </w:pPr>
      <w:r>
        <w:t xml:space="preserve">    this.mIsOnRef = gl.getUniformLocation(aLightShader, "uLights[" + index + "].IsOn");</w:t>
      </w:r>
    </w:p>
    <w:p w14:paraId="6066BAA4" w14:textId="77777777" w:rsidR="001B23DC" w:rsidRDefault="00765265" w:rsidP="00765265">
      <w:pPr>
        <w:pStyle w:val="Code"/>
        <w:rPr>
          <w:ins w:id="4228" w:author="Kelvin Sung" w:date="2021-05-20T18:07:00Z"/>
          <w:rFonts w:hint="eastAsia"/>
        </w:rPr>
      </w:pPr>
      <w:del w:id="4229" w:author="Kelvin Sung" w:date="2021-05-20T18:07:00Z">
        <w:r w:rsidDel="001B23DC">
          <w:delText xml:space="preserve">    </w:delText>
        </w:r>
      </w:del>
    </w:p>
    <w:p w14:paraId="6E51A37D" w14:textId="6013196A" w:rsidR="00765265" w:rsidDel="001B23DC" w:rsidRDefault="00765265" w:rsidP="00765265">
      <w:pPr>
        <w:pStyle w:val="Code"/>
        <w:rPr>
          <w:del w:id="4230" w:author="Kelvin Sung" w:date="2021-05-20T18:07:00Z"/>
          <w:rFonts w:hint="eastAsia"/>
        </w:rPr>
      </w:pPr>
      <w:r>
        <w:t xml:space="preserve">    this.mLightTypeRef = gl.getUniformLocation(aLightShader, "uLights[" + index + "].LightType");</w:t>
      </w:r>
    </w:p>
    <w:p w14:paraId="6C979EF1" w14:textId="77777777" w:rsidR="001B23DC" w:rsidRDefault="00765265" w:rsidP="00765265">
      <w:pPr>
        <w:pStyle w:val="Code"/>
        <w:rPr>
          <w:ins w:id="4231" w:author="Kelvin Sung" w:date="2021-05-20T18:07:00Z"/>
          <w:rFonts w:hint="eastAsia"/>
        </w:rPr>
      </w:pPr>
      <w:del w:id="4232" w:author="Kelvin Sung" w:date="2021-05-20T18:07:00Z">
        <w:r w:rsidDel="001B23DC">
          <w:delText xml:space="preserve">    </w:delText>
        </w:r>
      </w:del>
    </w:p>
    <w:p w14:paraId="5FB0AC04" w14:textId="57C2F0AA" w:rsidR="00765265" w:rsidRDefault="00765265" w:rsidP="00765265">
      <w:pPr>
        <w:pStyle w:val="Code"/>
        <w:rPr>
          <w:rFonts w:hint="eastAsia"/>
        </w:rPr>
      </w:pPr>
      <w:r>
        <w:t>}</w:t>
      </w:r>
    </w:p>
    <w:p w14:paraId="4E1F53D0" w14:textId="0FB9870E" w:rsidR="00267B73" w:rsidDel="001B23DC" w:rsidRDefault="00267B73" w:rsidP="00267B73">
      <w:pPr>
        <w:pStyle w:val="NumList"/>
        <w:rPr>
          <w:del w:id="4233" w:author="Kelvin Sung" w:date="2021-05-20T18:07:00Z"/>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234" w:author="Kelvin Sung" w:date="2021-05-20T18:07:00Z"/>
          <w:rFonts w:hint="eastAsia"/>
        </w:rPr>
      </w:pPr>
      <w:del w:id="4235" w:author="Kelvin Sung" w:date="2021-05-20T18:07:00Z">
        <w:r w:rsidDel="001B23DC">
          <w:delText xml:space="preserve">    </w:delText>
        </w:r>
      </w:del>
    </w:p>
    <w:p w14:paraId="332BA774" w14:textId="3732C92F" w:rsidR="00765265" w:rsidDel="001B23DC" w:rsidRDefault="00765265" w:rsidP="00765265">
      <w:pPr>
        <w:pStyle w:val="Code"/>
        <w:rPr>
          <w:del w:id="4236" w:author="Kelvin Sung" w:date="2021-05-20T18:07:00Z"/>
          <w:rFonts w:hint="eastAsia"/>
        </w:rPr>
      </w:pPr>
      <w:r>
        <w:t>loadToShader(aCamera, aLight) {</w:t>
      </w:r>
    </w:p>
    <w:p w14:paraId="2F3F01EF" w14:textId="77777777" w:rsidR="001B23DC" w:rsidRDefault="00765265" w:rsidP="00765265">
      <w:pPr>
        <w:pStyle w:val="Code"/>
        <w:rPr>
          <w:ins w:id="4237" w:author="Kelvin Sung" w:date="2021-05-20T18:07:00Z"/>
          <w:rFonts w:hint="eastAsia"/>
        </w:rPr>
      </w:pPr>
      <w:del w:id="4238" w:author="Kelvin Sung" w:date="2021-05-20T18:07:00Z">
        <w:r w:rsidDel="001B23DC">
          <w:delText xml:space="preserve">    </w:delText>
        </w:r>
      </w:del>
    </w:p>
    <w:p w14:paraId="2CC3DAEB" w14:textId="1F39FFCC" w:rsidR="00765265" w:rsidDel="001B23DC" w:rsidRDefault="00765265" w:rsidP="00765265">
      <w:pPr>
        <w:pStyle w:val="Code"/>
        <w:rPr>
          <w:del w:id="4239" w:author="Kelvin Sung" w:date="2021-05-20T18:07:00Z"/>
          <w:rFonts w:hint="eastAsia"/>
        </w:rPr>
      </w:pPr>
      <w:r>
        <w:t xml:space="preserve">    let gl = glSys.get();</w:t>
      </w:r>
    </w:p>
    <w:p w14:paraId="0101A4D6" w14:textId="77777777" w:rsidR="001B23DC" w:rsidRDefault="00765265" w:rsidP="00765265">
      <w:pPr>
        <w:pStyle w:val="Code"/>
        <w:rPr>
          <w:ins w:id="4240" w:author="Kelvin Sung" w:date="2021-05-20T18:07:00Z"/>
          <w:rFonts w:hint="eastAsia"/>
        </w:rPr>
      </w:pPr>
      <w:del w:id="4241" w:author="Kelvin Sung" w:date="2021-05-20T18:07:00Z">
        <w:r w:rsidDel="001B23DC">
          <w:delText xml:space="preserve">    </w:delText>
        </w:r>
      </w:del>
    </w:p>
    <w:p w14:paraId="70B231AD" w14:textId="371D4CA1" w:rsidR="00765265" w:rsidDel="001B23DC" w:rsidRDefault="00765265" w:rsidP="00765265">
      <w:pPr>
        <w:pStyle w:val="Code"/>
        <w:rPr>
          <w:del w:id="4242" w:author="Kelvin Sung" w:date="2021-05-20T18:07:00Z"/>
          <w:rFonts w:hint="eastAsia"/>
        </w:rPr>
      </w:pPr>
      <w:r>
        <w:t xml:space="preserve">    gl.uniform1i(this.mIsOnRef, aLight.isLightOn());</w:t>
      </w:r>
    </w:p>
    <w:p w14:paraId="11507FAE" w14:textId="77777777" w:rsidR="001B23DC" w:rsidRDefault="00765265" w:rsidP="00765265">
      <w:pPr>
        <w:pStyle w:val="Code"/>
        <w:rPr>
          <w:ins w:id="4243" w:author="Kelvin Sung" w:date="2021-05-20T18:07:00Z"/>
          <w:rFonts w:hint="eastAsia"/>
        </w:rPr>
      </w:pPr>
      <w:del w:id="4244" w:author="Kelvin Sung" w:date="2021-05-20T18:07:00Z">
        <w:r w:rsidDel="001B23DC">
          <w:delText xml:space="preserve">    </w:delText>
        </w:r>
      </w:del>
    </w:p>
    <w:p w14:paraId="7F289E8C" w14:textId="583EE3FE" w:rsidR="00765265" w:rsidDel="001B23DC" w:rsidRDefault="00765265" w:rsidP="00765265">
      <w:pPr>
        <w:pStyle w:val="Code"/>
        <w:rPr>
          <w:del w:id="4245" w:author="Kelvin Sung" w:date="2021-05-20T18:07:00Z"/>
          <w:rFonts w:hint="eastAsia"/>
        </w:rPr>
      </w:pPr>
      <w:r>
        <w:t xml:space="preserve">    if (aLight.isLightOn()) {</w:t>
      </w:r>
    </w:p>
    <w:p w14:paraId="1F298860" w14:textId="77777777" w:rsidR="001B23DC" w:rsidRDefault="00765265" w:rsidP="00765265">
      <w:pPr>
        <w:pStyle w:val="Code"/>
        <w:rPr>
          <w:ins w:id="4246" w:author="Kelvin Sung" w:date="2021-05-20T18:07:00Z"/>
          <w:rFonts w:hint="eastAsia"/>
        </w:rPr>
      </w:pPr>
      <w:del w:id="4247" w:author="Kelvin Sung" w:date="2021-05-20T18:07:00Z">
        <w:r w:rsidDel="001B23DC">
          <w:delText xml:space="preserve">    </w:delText>
        </w:r>
      </w:del>
    </w:p>
    <w:p w14:paraId="545765DB" w14:textId="17617CB5" w:rsidR="00765265" w:rsidDel="001B23DC" w:rsidRDefault="00765265" w:rsidP="00765265">
      <w:pPr>
        <w:pStyle w:val="Code"/>
        <w:rPr>
          <w:del w:id="4248" w:author="Kelvin Sung" w:date="2021-05-20T18:07:00Z"/>
          <w:rFonts w:hint="eastAsia"/>
        </w:rPr>
      </w:pPr>
      <w:r>
        <w:lastRenderedPageBreak/>
        <w:t xml:space="preserve">        let p = aCamera.wcPosToPixel(aLight.getPosition());</w:t>
      </w:r>
    </w:p>
    <w:p w14:paraId="38C219F2" w14:textId="77777777" w:rsidR="001B23DC" w:rsidRDefault="00765265" w:rsidP="00765265">
      <w:pPr>
        <w:pStyle w:val="Code"/>
        <w:rPr>
          <w:ins w:id="4249" w:author="Kelvin Sung" w:date="2021-05-20T18:07:00Z"/>
          <w:rFonts w:hint="eastAsia"/>
        </w:rPr>
      </w:pPr>
      <w:del w:id="4250" w:author="Kelvin Sung" w:date="2021-05-20T18:07:00Z">
        <w:r w:rsidDel="001B23DC">
          <w:delText xml:space="preserve">    </w:delText>
        </w:r>
      </w:del>
    </w:p>
    <w:p w14:paraId="37EB6C49" w14:textId="096A1EE7" w:rsidR="00765265" w:rsidDel="001B23DC" w:rsidRDefault="00765265" w:rsidP="00765265">
      <w:pPr>
        <w:pStyle w:val="Code"/>
        <w:rPr>
          <w:del w:id="4251" w:author="Kelvin Sung" w:date="2021-05-20T18:07:00Z"/>
          <w:rFonts w:hint="eastAsia"/>
        </w:rPr>
      </w:pPr>
      <w:r>
        <w:t xml:space="preserve">        let n = aCamera.wcSizeToPixel(aLight.getNear());</w:t>
      </w:r>
    </w:p>
    <w:p w14:paraId="1DCA4663" w14:textId="77777777" w:rsidR="001B23DC" w:rsidRDefault="00765265" w:rsidP="00765265">
      <w:pPr>
        <w:pStyle w:val="Code"/>
        <w:rPr>
          <w:ins w:id="4252" w:author="Kelvin Sung" w:date="2021-05-20T18:07:00Z"/>
          <w:rFonts w:hint="eastAsia"/>
        </w:rPr>
      </w:pPr>
      <w:del w:id="4253" w:author="Kelvin Sung" w:date="2021-05-20T18:07:00Z">
        <w:r w:rsidDel="001B23DC">
          <w:delText xml:space="preserve">    </w:delText>
        </w:r>
      </w:del>
    </w:p>
    <w:p w14:paraId="5DA5EB4F" w14:textId="73FAFBA2" w:rsidR="00765265" w:rsidDel="001B23DC" w:rsidRDefault="00765265" w:rsidP="00765265">
      <w:pPr>
        <w:pStyle w:val="Code"/>
        <w:rPr>
          <w:del w:id="4254" w:author="Kelvin Sung" w:date="2021-05-20T18:07:00Z"/>
          <w:rFonts w:hint="eastAsia"/>
        </w:rPr>
      </w:pPr>
      <w:r>
        <w:t xml:space="preserve">        let f = aCamera.wcSizeToPixel(aLight.getFar());</w:t>
      </w:r>
    </w:p>
    <w:p w14:paraId="20456BA0" w14:textId="77777777" w:rsidR="001B23DC" w:rsidRDefault="00765265" w:rsidP="00765265">
      <w:pPr>
        <w:pStyle w:val="Code"/>
        <w:rPr>
          <w:ins w:id="4255" w:author="Kelvin Sung" w:date="2021-05-20T18:07:00Z"/>
          <w:rFonts w:hint="eastAsia"/>
        </w:rPr>
      </w:pPr>
      <w:del w:id="4256" w:author="Kelvin Sung" w:date="2021-05-20T18:07:00Z">
        <w:r w:rsidDel="001B23DC">
          <w:delText xml:space="preserve">    </w:delText>
        </w:r>
      </w:del>
    </w:p>
    <w:p w14:paraId="414117C8" w14:textId="223EA3FB" w:rsidR="00765265" w:rsidDel="001B23DC" w:rsidRDefault="00765265" w:rsidP="00765265">
      <w:pPr>
        <w:pStyle w:val="Code"/>
        <w:rPr>
          <w:del w:id="4257" w:author="Kelvin Sung" w:date="2021-05-20T18:07:00Z"/>
          <w:rFonts w:hint="eastAsia"/>
        </w:rPr>
      </w:pPr>
      <w:r>
        <w:t xml:space="preserve">        let c = aLight.getColor();</w:t>
      </w:r>
    </w:p>
    <w:p w14:paraId="3575B1AD" w14:textId="77777777" w:rsidR="001B23DC" w:rsidRDefault="00765265" w:rsidP="00765265">
      <w:pPr>
        <w:pStyle w:val="Code"/>
        <w:rPr>
          <w:ins w:id="4258" w:author="Kelvin Sung" w:date="2021-05-20T18:07:00Z"/>
          <w:rFonts w:hint="eastAsia"/>
        </w:rPr>
      </w:pPr>
      <w:del w:id="4259" w:author="Kelvin Sung" w:date="2021-05-20T18:07:00Z">
        <w:r w:rsidDel="001B23DC">
          <w:delText xml:space="preserve">    </w:delText>
        </w:r>
      </w:del>
    </w:p>
    <w:p w14:paraId="793A2493" w14:textId="7F2E09DE" w:rsidR="00765265" w:rsidDel="001B23DC" w:rsidRDefault="00765265" w:rsidP="00765265">
      <w:pPr>
        <w:pStyle w:val="Code"/>
        <w:rPr>
          <w:del w:id="4260" w:author="Kelvin Sung" w:date="2021-05-20T18:07:00Z"/>
          <w:rFonts w:hint="eastAsia"/>
        </w:rPr>
      </w:pPr>
      <w:r>
        <w:t xml:space="preserve">        gl.uniform4fv(this.mColorRef, c);</w:t>
      </w:r>
    </w:p>
    <w:p w14:paraId="67D2C275" w14:textId="77777777" w:rsidR="001B23DC" w:rsidRDefault="00765265" w:rsidP="00765265">
      <w:pPr>
        <w:pStyle w:val="Code"/>
        <w:rPr>
          <w:ins w:id="4261" w:author="Kelvin Sung" w:date="2021-05-20T18:07:00Z"/>
          <w:rFonts w:hint="eastAsia"/>
        </w:rPr>
      </w:pPr>
      <w:del w:id="4262" w:author="Kelvin Sung" w:date="2021-05-20T18:07:00Z">
        <w:r w:rsidDel="001B23DC">
          <w:delText xml:space="preserve">    </w:delText>
        </w:r>
      </w:del>
    </w:p>
    <w:p w14:paraId="469A2233" w14:textId="1B7AF359" w:rsidR="00765265" w:rsidDel="001B23DC" w:rsidRDefault="00765265" w:rsidP="00765265">
      <w:pPr>
        <w:pStyle w:val="Code"/>
        <w:rPr>
          <w:del w:id="4263" w:author="Kelvin Sung" w:date="2021-05-20T18:07:00Z"/>
          <w:rFonts w:hint="eastAsia"/>
        </w:rPr>
      </w:pPr>
      <w:r>
        <w:t xml:space="preserve">        gl.uniform3fv(this.mPosRef, vec3.fromValues(p[0], p[1], p[2]));</w:t>
      </w:r>
    </w:p>
    <w:p w14:paraId="7A118266" w14:textId="77777777" w:rsidR="001B23DC" w:rsidRDefault="00765265" w:rsidP="00765265">
      <w:pPr>
        <w:pStyle w:val="Code"/>
        <w:rPr>
          <w:ins w:id="4264" w:author="Kelvin Sung" w:date="2021-05-20T18:07:00Z"/>
          <w:rFonts w:hint="eastAsia"/>
        </w:rPr>
      </w:pPr>
      <w:del w:id="4265" w:author="Kelvin Sung" w:date="2021-05-20T18:07:00Z">
        <w:r w:rsidDel="001B23DC">
          <w:delText xml:space="preserve">    </w:delText>
        </w:r>
      </w:del>
    </w:p>
    <w:p w14:paraId="221ECFAD" w14:textId="0CC47792" w:rsidR="00765265" w:rsidDel="001B23DC" w:rsidRDefault="00765265" w:rsidP="00765265">
      <w:pPr>
        <w:pStyle w:val="Code"/>
        <w:rPr>
          <w:del w:id="4266" w:author="Kelvin Sung" w:date="2021-05-20T18:07:00Z"/>
          <w:rFonts w:hint="eastAsia"/>
        </w:rPr>
      </w:pPr>
      <w:r>
        <w:t xml:space="preserve">        gl.uniform1f(this.mNearRef, n);</w:t>
      </w:r>
    </w:p>
    <w:p w14:paraId="765FAE9E" w14:textId="77777777" w:rsidR="001B23DC" w:rsidRDefault="00765265" w:rsidP="00765265">
      <w:pPr>
        <w:pStyle w:val="Code"/>
        <w:rPr>
          <w:ins w:id="4267" w:author="Kelvin Sung" w:date="2021-05-20T18:07:00Z"/>
          <w:rFonts w:hint="eastAsia"/>
        </w:rPr>
      </w:pPr>
      <w:del w:id="4268" w:author="Kelvin Sung" w:date="2021-05-20T18:07:00Z">
        <w:r w:rsidDel="001B23DC">
          <w:delText xml:space="preserve">    </w:delText>
        </w:r>
      </w:del>
    </w:p>
    <w:p w14:paraId="1311EED3" w14:textId="4FBAE626" w:rsidR="00765265" w:rsidDel="001B23DC" w:rsidRDefault="00765265" w:rsidP="00765265">
      <w:pPr>
        <w:pStyle w:val="Code"/>
        <w:rPr>
          <w:del w:id="4269" w:author="Kelvin Sung" w:date="2021-05-20T18:07:00Z"/>
          <w:rFonts w:hint="eastAsia"/>
        </w:rPr>
      </w:pPr>
      <w:r>
        <w:t xml:space="preserve">        gl.uniform1f(this.mFarRef, f);</w:t>
      </w:r>
    </w:p>
    <w:p w14:paraId="60DCE2F0" w14:textId="77777777" w:rsidR="001B23DC" w:rsidRDefault="00765265" w:rsidP="00765265">
      <w:pPr>
        <w:pStyle w:val="Code"/>
        <w:rPr>
          <w:ins w:id="4270" w:author="Kelvin Sung" w:date="2021-05-20T18:07:00Z"/>
          <w:rFonts w:hint="eastAsia"/>
        </w:rPr>
      </w:pPr>
      <w:del w:id="4271"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272" w:author="Kelvin Sung" w:date="2021-05-20T18:07:00Z"/>
          <w:rStyle w:val="CodeBold"/>
        </w:rPr>
      </w:pPr>
      <w:r w:rsidRPr="00765265">
        <w:rPr>
          <w:rStyle w:val="CodeBold"/>
        </w:rPr>
        <w:t xml:space="preserve">        gl.uniform1f(this.mInnerRef, 0.0);</w:t>
      </w:r>
    </w:p>
    <w:p w14:paraId="5D677CC3" w14:textId="77777777" w:rsidR="001B23DC" w:rsidRDefault="00765265" w:rsidP="00765265">
      <w:pPr>
        <w:pStyle w:val="Code"/>
        <w:rPr>
          <w:ins w:id="4273" w:author="Kelvin Sung" w:date="2021-05-20T18:07:00Z"/>
          <w:rStyle w:val="CodeBold"/>
        </w:rPr>
      </w:pPr>
      <w:del w:id="4274" w:author="Kelvin Sung" w:date="2021-05-20T18:07:00Z">
        <w:r w:rsidRPr="00765265" w:rsidDel="001B23DC">
          <w:rPr>
            <w:rStyle w:val="CodeBold"/>
          </w:rPr>
          <w:delText xml:space="preserve">    </w:delText>
        </w:r>
      </w:del>
    </w:p>
    <w:p w14:paraId="58B68DEA" w14:textId="662A2A84" w:rsidR="00765265" w:rsidRPr="00765265" w:rsidDel="001B23DC" w:rsidRDefault="00765265" w:rsidP="00765265">
      <w:pPr>
        <w:pStyle w:val="Code"/>
        <w:rPr>
          <w:del w:id="4275" w:author="Kelvin Sung" w:date="2021-05-20T18:07:00Z"/>
          <w:rStyle w:val="CodeBold"/>
        </w:rPr>
      </w:pPr>
      <w:r w:rsidRPr="00765265">
        <w:rPr>
          <w:rStyle w:val="CodeBold"/>
        </w:rPr>
        <w:t xml:space="preserve">        gl.uniform1f(this.mOuterRef, 0.0);</w:t>
      </w:r>
    </w:p>
    <w:p w14:paraId="7ED47436" w14:textId="77777777" w:rsidR="001B23DC" w:rsidRDefault="00765265" w:rsidP="00765265">
      <w:pPr>
        <w:pStyle w:val="Code"/>
        <w:rPr>
          <w:ins w:id="4276" w:author="Kelvin Sung" w:date="2021-05-20T18:07:00Z"/>
          <w:rStyle w:val="CodeBold"/>
        </w:rPr>
      </w:pPr>
      <w:del w:id="4277" w:author="Kelvin Sung" w:date="2021-05-20T18:07:00Z">
        <w:r w:rsidDel="001B23DC">
          <w:delText xml:space="preserve">    </w:delText>
        </w:r>
      </w:del>
    </w:p>
    <w:p w14:paraId="6E6F2EA2" w14:textId="377B451D" w:rsidR="00765265" w:rsidDel="001B23DC" w:rsidRDefault="00765265" w:rsidP="00765265">
      <w:pPr>
        <w:pStyle w:val="Code"/>
        <w:rPr>
          <w:del w:id="4278" w:author="Kelvin Sung" w:date="2021-05-20T18:07:00Z"/>
          <w:rFonts w:hint="eastAsia"/>
        </w:rPr>
      </w:pPr>
      <w:r>
        <w:t xml:space="preserve">        gl.uniform1f(this.mIntensityRef, aLight.getIntensity());</w:t>
      </w:r>
    </w:p>
    <w:p w14:paraId="068CB913" w14:textId="77777777" w:rsidR="001B23DC" w:rsidRDefault="00765265" w:rsidP="00765265">
      <w:pPr>
        <w:pStyle w:val="Code"/>
        <w:rPr>
          <w:ins w:id="4279" w:author="Kelvin Sung" w:date="2021-05-20T18:07:00Z"/>
          <w:rFonts w:hint="eastAsia"/>
        </w:rPr>
      </w:pPr>
      <w:del w:id="4280" w:author="Kelvin Sung" w:date="2021-05-20T18:07:00Z">
        <w:r w:rsidDel="001B23DC">
          <w:delText xml:space="preserve">    </w:delText>
        </w:r>
      </w:del>
    </w:p>
    <w:p w14:paraId="3A5CFAE2" w14:textId="5FA4B9BC" w:rsidR="00765265" w:rsidRPr="00765265" w:rsidDel="001B23DC" w:rsidRDefault="00765265" w:rsidP="00765265">
      <w:pPr>
        <w:pStyle w:val="Code"/>
        <w:rPr>
          <w:del w:id="4281" w:author="Kelvin Sung" w:date="2021-05-20T18:07:00Z"/>
          <w:rStyle w:val="CodeBold"/>
        </w:rPr>
      </w:pPr>
      <w:r>
        <w:t xml:space="preserve">        </w:t>
      </w:r>
      <w:r w:rsidRPr="00765265">
        <w:rPr>
          <w:rStyle w:val="CodeBold"/>
        </w:rPr>
        <w:t>gl.uniform1f(this.mDropOffRef, 0);</w:t>
      </w:r>
    </w:p>
    <w:p w14:paraId="4D45CE30" w14:textId="77777777" w:rsidR="001B23DC" w:rsidRDefault="00765265" w:rsidP="00765265">
      <w:pPr>
        <w:pStyle w:val="Code"/>
        <w:rPr>
          <w:ins w:id="4282" w:author="Kelvin Sung" w:date="2021-05-20T18:07:00Z"/>
          <w:rStyle w:val="CodeBold"/>
        </w:rPr>
      </w:pPr>
      <w:del w:id="4283" w:author="Kelvin Sung" w:date="2021-05-20T18:07:00Z">
        <w:r w:rsidRPr="00765265" w:rsidDel="001B23DC">
          <w:rPr>
            <w:rStyle w:val="CodeBold"/>
          </w:rPr>
          <w:delText xml:space="preserve">    </w:delText>
        </w:r>
      </w:del>
    </w:p>
    <w:p w14:paraId="1C1177A9" w14:textId="4D76451A"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0A03D5D1" w:rsidR="00765265" w:rsidRPr="00765265" w:rsidDel="001B23DC" w:rsidRDefault="00765265" w:rsidP="00765265">
      <w:pPr>
        <w:pStyle w:val="Code"/>
        <w:rPr>
          <w:del w:id="4284" w:author="Kelvin Sung" w:date="2021-05-20T18:07:00Z"/>
          <w:rStyle w:val="CodeBold"/>
        </w:rPr>
      </w:pPr>
    </w:p>
    <w:p w14:paraId="1F158F5A" w14:textId="77777777" w:rsidR="001B23DC" w:rsidRDefault="00765265" w:rsidP="00765265">
      <w:pPr>
        <w:pStyle w:val="Code"/>
        <w:rPr>
          <w:ins w:id="4285" w:author="Kelvin Sung" w:date="2021-05-20T18:07:00Z"/>
          <w:rStyle w:val="CodeBold"/>
        </w:rPr>
      </w:pPr>
      <w:del w:id="4286" w:author="Kelvin Sung" w:date="2021-05-20T18:07:00Z">
        <w:r w:rsidRPr="00765265" w:rsidDel="001B23DC">
          <w:rPr>
            <w:rStyle w:val="CodeBold"/>
          </w:rPr>
          <w:delText xml:space="preserve">    </w:delText>
        </w:r>
      </w:del>
    </w:p>
    <w:p w14:paraId="5722DAC6" w14:textId="19292AF7" w:rsidR="00765265" w:rsidRPr="00765265" w:rsidDel="001B23DC" w:rsidRDefault="00765265" w:rsidP="00765265">
      <w:pPr>
        <w:pStyle w:val="Code"/>
        <w:rPr>
          <w:del w:id="4287" w:author="Kelvin Sung" w:date="2021-05-20T18:07:00Z"/>
          <w:rStyle w:val="CodeBold"/>
        </w:rPr>
      </w:pPr>
      <w:r w:rsidRPr="00765265">
        <w:rPr>
          <w:rStyle w:val="CodeBold"/>
        </w:rPr>
        <w:t xml:space="preserve">        if (aLight.getLightType() === eLightType.ePointLight) {</w:t>
      </w:r>
    </w:p>
    <w:p w14:paraId="5C87AB0C" w14:textId="77777777" w:rsidR="001B23DC" w:rsidRDefault="00765265" w:rsidP="00765265">
      <w:pPr>
        <w:pStyle w:val="Code"/>
        <w:rPr>
          <w:ins w:id="4288" w:author="Kelvin Sung" w:date="2021-05-20T18:07:00Z"/>
          <w:rStyle w:val="CodeBold"/>
        </w:rPr>
      </w:pPr>
      <w:del w:id="4289"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290" w:author="Kelvin Sung" w:date="2021-05-20T18:07:00Z"/>
          <w:rStyle w:val="CodeBold"/>
        </w:rPr>
      </w:pPr>
      <w:r w:rsidRPr="00765265">
        <w:rPr>
          <w:rStyle w:val="CodeBold"/>
        </w:rPr>
        <w:t xml:space="preserve">            gl.uniform3fv(this.mDirRef, vec3.fromValues(0, 0, 0));</w:t>
      </w:r>
    </w:p>
    <w:p w14:paraId="5BB90302" w14:textId="77777777" w:rsidR="001B23DC" w:rsidRDefault="00765265" w:rsidP="00765265">
      <w:pPr>
        <w:pStyle w:val="Code"/>
        <w:rPr>
          <w:ins w:id="4291" w:author="Kelvin Sung" w:date="2021-05-20T18:07:00Z"/>
          <w:rStyle w:val="CodeBold"/>
        </w:rPr>
      </w:pPr>
      <w:del w:id="4292"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293" w:author="Kelvin Sung" w:date="2021-05-20T18:07:00Z"/>
          <w:rStyle w:val="CodeBold"/>
        </w:rPr>
      </w:pPr>
      <w:r w:rsidRPr="00765265">
        <w:rPr>
          <w:rStyle w:val="CodeBold"/>
        </w:rPr>
        <w:t xml:space="preserve">        } else {</w:t>
      </w:r>
    </w:p>
    <w:p w14:paraId="6AA05E11" w14:textId="77777777" w:rsidR="001B23DC" w:rsidRDefault="00765265" w:rsidP="00765265">
      <w:pPr>
        <w:pStyle w:val="Code"/>
        <w:rPr>
          <w:ins w:id="4294" w:author="Kelvin Sung" w:date="2021-05-20T18:07:00Z"/>
          <w:rStyle w:val="CodeBold"/>
        </w:rPr>
      </w:pPr>
      <w:del w:id="4295" w:author="Kelvin Sung" w:date="2021-05-20T18:07:00Z">
        <w:r w:rsidRPr="00765265" w:rsidDel="001B23DC">
          <w:rPr>
            <w:rStyle w:val="CodeBold"/>
          </w:rPr>
          <w:delText xml:space="preserve">    </w:delText>
        </w:r>
      </w:del>
    </w:p>
    <w:p w14:paraId="2C3BE006" w14:textId="2545B29B" w:rsidR="00765265" w:rsidRPr="00765265" w:rsidDel="001B23DC" w:rsidRDefault="00765265" w:rsidP="00765265">
      <w:pPr>
        <w:pStyle w:val="Code"/>
        <w:rPr>
          <w:del w:id="4296" w:author="Kelvin Sung" w:date="2021-05-20T18:07:00Z"/>
          <w:rStyle w:val="CodeBold"/>
        </w:rPr>
      </w:pPr>
      <w:r w:rsidRPr="00765265">
        <w:rPr>
          <w:rStyle w:val="CodeBold"/>
        </w:rPr>
        <w:t xml:space="preserve">            // either spot or directional lights: must compute direction</w:t>
      </w:r>
    </w:p>
    <w:p w14:paraId="547175B4" w14:textId="77777777" w:rsidR="001B23DC" w:rsidRDefault="00765265" w:rsidP="00765265">
      <w:pPr>
        <w:pStyle w:val="Code"/>
        <w:rPr>
          <w:ins w:id="4297" w:author="Kelvin Sung" w:date="2021-05-20T18:07:00Z"/>
          <w:rStyle w:val="CodeBold"/>
        </w:rPr>
      </w:pPr>
      <w:del w:id="4298" w:author="Kelvin Sung" w:date="2021-05-20T18:07:00Z">
        <w:r w:rsidRPr="00765265" w:rsidDel="001B23DC">
          <w:rPr>
            <w:rStyle w:val="CodeBold"/>
          </w:rPr>
          <w:delText xml:space="preserve">    </w:delText>
        </w:r>
      </w:del>
    </w:p>
    <w:p w14:paraId="100E0AF8" w14:textId="1FBD701B" w:rsidR="00765265" w:rsidRPr="00765265" w:rsidDel="001B23DC" w:rsidRDefault="00765265" w:rsidP="00765265">
      <w:pPr>
        <w:pStyle w:val="Code"/>
        <w:rPr>
          <w:del w:id="4299" w:author="Kelvin Sung" w:date="2021-05-20T18:07:00Z"/>
          <w:rStyle w:val="CodeBold"/>
        </w:rPr>
      </w:pPr>
      <w:r w:rsidRPr="00765265">
        <w:rPr>
          <w:rStyle w:val="CodeBold"/>
        </w:rPr>
        <w:t xml:space="preserve">            let d = aCamera.wcDirToPixel(aLight.getDirection());</w:t>
      </w:r>
    </w:p>
    <w:p w14:paraId="46021D86" w14:textId="77777777" w:rsidR="001B23DC" w:rsidRDefault="00765265" w:rsidP="00765265">
      <w:pPr>
        <w:pStyle w:val="Code"/>
        <w:rPr>
          <w:ins w:id="4300" w:author="Kelvin Sung" w:date="2021-05-20T18:07:00Z"/>
          <w:rStyle w:val="CodeBold"/>
        </w:rPr>
      </w:pPr>
      <w:del w:id="4301" w:author="Kelvin Sung" w:date="2021-05-20T18:07:00Z">
        <w:r w:rsidRPr="00765265" w:rsidDel="001B23DC">
          <w:rPr>
            <w:rStyle w:val="CodeBold"/>
          </w:rPr>
          <w:delText xml:space="preserve">    </w:delText>
        </w:r>
      </w:del>
    </w:p>
    <w:p w14:paraId="05C775D5" w14:textId="5A33842E" w:rsidR="00765265" w:rsidRPr="00765265" w:rsidDel="001B23DC" w:rsidRDefault="00765265" w:rsidP="00765265">
      <w:pPr>
        <w:pStyle w:val="Code"/>
        <w:rPr>
          <w:del w:id="4302" w:author="Kelvin Sung" w:date="2021-05-20T18:07:00Z"/>
          <w:rStyle w:val="CodeBold"/>
        </w:rPr>
      </w:pPr>
      <w:r w:rsidRPr="00765265">
        <w:rPr>
          <w:rStyle w:val="CodeBold"/>
        </w:rPr>
        <w:t xml:space="preserve">            gl.uniform3fv(this.mDirRef, vec3.fromValues(d[0], d[1], d[2]));</w:t>
      </w:r>
    </w:p>
    <w:p w14:paraId="39317CD3" w14:textId="77777777" w:rsidR="001B23DC" w:rsidRDefault="00765265" w:rsidP="00765265">
      <w:pPr>
        <w:pStyle w:val="Code"/>
        <w:rPr>
          <w:ins w:id="4303" w:author="Kelvin Sung" w:date="2021-05-20T18:07:00Z"/>
          <w:rStyle w:val="CodeBold"/>
        </w:rPr>
      </w:pPr>
      <w:del w:id="4304" w:author="Kelvin Sung" w:date="2021-05-20T18:07:00Z">
        <w:r w:rsidRPr="00765265" w:rsidDel="001B23DC">
          <w:rPr>
            <w:rStyle w:val="CodeBold"/>
          </w:rPr>
          <w:delText xml:space="preserve">    </w:delText>
        </w:r>
      </w:del>
    </w:p>
    <w:p w14:paraId="50002686" w14:textId="3A8E6B77" w:rsidR="00765265" w:rsidRPr="00765265" w:rsidDel="001B23DC" w:rsidRDefault="00765265" w:rsidP="00765265">
      <w:pPr>
        <w:pStyle w:val="Code"/>
        <w:rPr>
          <w:del w:id="4305" w:author="Kelvin Sung" w:date="2021-05-20T18:07:00Z"/>
          <w:rStyle w:val="CodeBold"/>
        </w:rPr>
      </w:pPr>
      <w:r w:rsidRPr="00765265">
        <w:rPr>
          <w:rStyle w:val="CodeBold"/>
        </w:rPr>
        <w:t xml:space="preserve">            if (aLight.getLightType() === eLightType.eSpotLight) {</w:t>
      </w:r>
    </w:p>
    <w:p w14:paraId="77AF7252" w14:textId="77777777" w:rsidR="001B23DC" w:rsidRDefault="00765265" w:rsidP="00765265">
      <w:pPr>
        <w:pStyle w:val="Code"/>
        <w:rPr>
          <w:ins w:id="4306" w:author="Kelvin Sung" w:date="2021-05-20T18:07:00Z"/>
          <w:rStyle w:val="CodeBold"/>
        </w:rPr>
      </w:pPr>
      <w:del w:id="4307"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308" w:author="Kelvin Sung" w:date="2021-05-20T18:07:00Z"/>
          <w:rStyle w:val="CodeBold"/>
        </w:rPr>
      </w:pPr>
      <w:r w:rsidRPr="00765265">
        <w:rPr>
          <w:rStyle w:val="CodeBold"/>
        </w:rPr>
        <w:t xml:space="preserve">                gl.uniform1f(this.mInnerRef, Math.cos(0.5 * aLight.getInner())); // stores the cosine of half of inner cone angle</w:t>
      </w:r>
    </w:p>
    <w:p w14:paraId="52D79AA4" w14:textId="77777777" w:rsidR="001B23DC" w:rsidRDefault="00765265" w:rsidP="00765265">
      <w:pPr>
        <w:pStyle w:val="Code"/>
        <w:rPr>
          <w:ins w:id="4309" w:author="Kelvin Sung" w:date="2021-05-20T18:07:00Z"/>
          <w:rStyle w:val="CodeBold"/>
        </w:rPr>
      </w:pPr>
      <w:del w:id="4310" w:author="Kelvin Sung" w:date="2021-05-20T18:07:00Z">
        <w:r w:rsidRPr="00765265" w:rsidDel="001B23DC">
          <w:rPr>
            <w:rStyle w:val="CodeBold"/>
          </w:rPr>
          <w:delText xml:space="preserve">    </w:delText>
        </w:r>
      </w:del>
    </w:p>
    <w:p w14:paraId="1F520F18" w14:textId="345478BE" w:rsidR="00765265" w:rsidRPr="00765265" w:rsidDel="001B23DC" w:rsidRDefault="00765265" w:rsidP="00765265">
      <w:pPr>
        <w:pStyle w:val="Code"/>
        <w:rPr>
          <w:del w:id="4311" w:author="Kelvin Sung" w:date="2021-05-20T18:08:00Z"/>
          <w:rStyle w:val="CodeBold"/>
        </w:rPr>
      </w:pPr>
      <w:r w:rsidRPr="00765265">
        <w:rPr>
          <w:rStyle w:val="CodeBold"/>
        </w:rPr>
        <w:t xml:space="preserve">                gl.uniform1f(this.mOuterRef, Math.cos(0.5 * aLight.getOuter())); // stores the cosine of half of outer cone angle</w:t>
      </w:r>
    </w:p>
    <w:p w14:paraId="175245EF" w14:textId="77777777" w:rsidR="001B23DC" w:rsidRDefault="00765265" w:rsidP="00765265">
      <w:pPr>
        <w:pStyle w:val="Code"/>
        <w:rPr>
          <w:ins w:id="4312" w:author="Kelvin Sung" w:date="2021-05-20T18:08:00Z"/>
          <w:rStyle w:val="CodeBold"/>
        </w:rPr>
      </w:pPr>
      <w:del w:id="4313" w:author="Kelvin Sung" w:date="2021-05-20T18:08:00Z">
        <w:r w:rsidRPr="00765265" w:rsidDel="001B23DC">
          <w:rPr>
            <w:rStyle w:val="CodeBold"/>
          </w:rPr>
          <w:delText xml:space="preserve">    </w:delText>
        </w:r>
      </w:del>
    </w:p>
    <w:p w14:paraId="2A19D4ED" w14:textId="4A51953A" w:rsidR="00765265" w:rsidRPr="00765265" w:rsidDel="001B23DC" w:rsidRDefault="00765265" w:rsidP="00765265">
      <w:pPr>
        <w:pStyle w:val="Code"/>
        <w:rPr>
          <w:del w:id="4314" w:author="Kelvin Sung" w:date="2021-05-20T18:08:00Z"/>
          <w:rStyle w:val="CodeBold"/>
        </w:rPr>
      </w:pPr>
      <w:r w:rsidRPr="00765265">
        <w:rPr>
          <w:rStyle w:val="CodeBold"/>
        </w:rPr>
        <w:t xml:space="preserve">                gl.uniform1f(this.mDropOffRef, aLight.getDropOff());</w:t>
      </w:r>
    </w:p>
    <w:p w14:paraId="62493570" w14:textId="77777777" w:rsidR="001B23DC" w:rsidRDefault="00765265" w:rsidP="00765265">
      <w:pPr>
        <w:pStyle w:val="Code"/>
        <w:rPr>
          <w:ins w:id="4315" w:author="Kelvin Sung" w:date="2021-05-20T18:08:00Z"/>
          <w:rStyle w:val="CodeBold"/>
        </w:rPr>
      </w:pPr>
      <w:del w:id="4316"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317" w:author="Kelvin Sung" w:date="2021-05-20T18:08:00Z"/>
          <w:rStyle w:val="CodeBold"/>
        </w:rPr>
      </w:pPr>
      <w:r w:rsidRPr="00765265">
        <w:rPr>
          <w:rStyle w:val="CodeBold"/>
        </w:rPr>
        <w:t xml:space="preserve">            }</w:t>
      </w:r>
    </w:p>
    <w:p w14:paraId="53777662" w14:textId="77777777" w:rsidR="001B23DC" w:rsidRDefault="00765265" w:rsidP="00765265">
      <w:pPr>
        <w:pStyle w:val="Code"/>
        <w:rPr>
          <w:ins w:id="4318" w:author="Kelvin Sung" w:date="2021-05-20T18:08:00Z"/>
          <w:rStyle w:val="CodeBold"/>
        </w:rPr>
      </w:pPr>
      <w:del w:id="4319" w:author="Kelvin Sung" w:date="2021-05-20T18:08:00Z">
        <w:r w:rsidDel="001B23DC">
          <w:delText xml:space="preserve">    </w:delText>
        </w:r>
      </w:del>
    </w:p>
    <w:p w14:paraId="7245896C" w14:textId="29056C9D" w:rsidR="00765265" w:rsidDel="001B23DC" w:rsidRDefault="00765265" w:rsidP="00765265">
      <w:pPr>
        <w:pStyle w:val="Code"/>
        <w:rPr>
          <w:del w:id="4320" w:author="Kelvin Sung" w:date="2021-05-20T18:08:00Z"/>
          <w:rFonts w:hint="eastAsia"/>
        </w:rPr>
      </w:pPr>
      <w:r>
        <w:t xml:space="preserve">        }</w:t>
      </w:r>
    </w:p>
    <w:p w14:paraId="23BABC0E" w14:textId="77777777" w:rsidR="001B23DC" w:rsidRDefault="00765265" w:rsidP="00765265">
      <w:pPr>
        <w:pStyle w:val="Code"/>
        <w:rPr>
          <w:ins w:id="4321" w:author="Kelvin Sung" w:date="2021-05-20T18:08:00Z"/>
          <w:rFonts w:hint="eastAsia"/>
        </w:rPr>
      </w:pPr>
      <w:del w:id="4322" w:author="Kelvin Sung" w:date="2021-05-20T18:08:00Z">
        <w:r w:rsidDel="001B23DC">
          <w:delText xml:space="preserve">    </w:delText>
        </w:r>
      </w:del>
    </w:p>
    <w:p w14:paraId="70B5E260" w14:textId="4DCD26CC" w:rsidR="00765265" w:rsidDel="001B23DC" w:rsidRDefault="00765265" w:rsidP="00765265">
      <w:pPr>
        <w:pStyle w:val="Code"/>
        <w:rPr>
          <w:del w:id="4323" w:author="Kelvin Sung" w:date="2021-05-20T18:08:00Z"/>
          <w:rFonts w:hint="eastAsia"/>
        </w:rPr>
      </w:pPr>
      <w:r>
        <w:t xml:space="preserve">    }</w:t>
      </w:r>
    </w:p>
    <w:p w14:paraId="52B1BD29" w14:textId="77777777" w:rsidR="001B23DC" w:rsidRDefault="00765265" w:rsidP="00765265">
      <w:pPr>
        <w:pStyle w:val="Code"/>
        <w:rPr>
          <w:ins w:id="4324" w:author="Kelvin Sung" w:date="2021-05-20T18:08:00Z"/>
          <w:rFonts w:hint="eastAsia"/>
        </w:rPr>
      </w:pPr>
      <w:del w:id="4325" w:author="Kelvin Sung" w:date="2021-05-20T18:08:00Z">
        <w:r w:rsidDel="001B23DC">
          <w:delText xml:space="preserve">    </w:delText>
        </w:r>
      </w:del>
    </w:p>
    <w:p w14:paraId="56CC7DA7" w14:textId="52564569" w:rsidR="00765265" w:rsidRDefault="00765265" w:rsidP="00765265">
      <w:pPr>
        <w:pStyle w:val="Code"/>
        <w:rPr>
          <w:rFonts w:hint="eastAsia"/>
        </w:rPr>
      </w:pPr>
      <w:r>
        <w:t>}</w:t>
      </w:r>
    </w:p>
    <w:p w14:paraId="57ADC925" w14:textId="77777777" w:rsidR="00765265" w:rsidRPr="00267B73" w:rsidRDefault="00765265" w:rsidP="00765265">
      <w:pPr>
        <w:pStyle w:val="Code"/>
        <w:rPr>
          <w:rFonts w:hint="eastAsia"/>
        </w:rPr>
      </w:pPr>
    </w:p>
    <w:p w14:paraId="64DBAB46" w14:textId="790A206E" w:rsidR="00267B73" w:rsidRDefault="00267B73" w:rsidP="00267B73">
      <w:pPr>
        <w:pStyle w:val="BodyTextFirs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326" w:author="Kelvin Sung" w:date="2021-05-20T18:15:00Z">
        <w:r w:rsidDel="00E15C4E">
          <w:delText>Object</w:delText>
        </w:r>
      </w:del>
      <w:ins w:id="4327" w:author="Kelvin Sung" w:date="2021-05-20T18:15:00Z">
        <w:r w:rsidR="00E15C4E">
          <w:t>Class</w:t>
        </w:r>
      </w:ins>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lastRenderedPageBreak/>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07F9F6E6"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rPr>
          <w:rFonts w:hint="eastAsia"/>
        </w:rPr>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rPr>
          <w:rFonts w:hint="eastAsia"/>
        </w:rPr>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p>
    <w:p w14:paraId="7D7A088D" w14:textId="43CA5551" w:rsidR="00267B73" w:rsidRDefault="00267B73" w:rsidP="00267B73">
      <w:pPr>
        <w:pStyle w:val="BodyTextCont"/>
        <w:rPr>
          <w:rFonts w:hint="eastAsia"/>
        </w:rPr>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rPr>
          <w:rFonts w:hint="eastAsia"/>
        </w:rPr>
      </w:pPr>
      <w:r>
        <w:t xml:space="preserve">Shadow is the result of light being obstructed. As an everyday phenomenon, shadow is something you observe but probably do not give much thought to. However, shadow plays a vital role in a human’s vision system. For example, the shadows of objects </w:t>
      </w:r>
      <w:r>
        <w:lastRenderedPageBreak/>
        <w:t>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rPr>
          <w:rFonts w:hint="eastAsia"/>
        </w:rPr>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2597FCC8" w:rsidR="00267B73" w:rsidRDefault="00267B73" w:rsidP="00267B73">
      <w:pPr>
        <w:pStyle w:val="BodyTextCont"/>
        <w:rPr>
          <w:rFonts w:hint="eastAsia"/>
        </w:rPr>
      </w:pPr>
      <w:r>
        <w:t xml:space="preserve">Figure </w:t>
      </w:r>
      <w:del w:id="4328" w:author="Kelvin Sung" w:date="2021-05-22T13:49:00Z">
        <w:r w:rsidDel="003401C9">
          <w:delText>8-23</w:delText>
        </w:r>
      </w:del>
      <w:ins w:id="4329"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rPr>
          <w:rFonts w:hint="eastAsia"/>
        </w:rPr>
      </w:pPr>
    </w:p>
    <w:p w14:paraId="65ABEAF5" w14:textId="2CA7465E" w:rsidR="00267B73" w:rsidRDefault="00267B73" w:rsidP="00267B73">
      <w:pPr>
        <w:pStyle w:val="FigureCaption"/>
      </w:pPr>
      <w:r>
        <w:t xml:space="preserve">Figure </w:t>
      </w:r>
      <w:del w:id="4330" w:author="Kelvin Sung" w:date="2021-05-22T13:49:00Z">
        <w:r w:rsidDel="003401C9">
          <w:delText>8-23</w:delText>
        </w:r>
      </w:del>
      <w:ins w:id="4331" w:author="Kelvin Sung" w:date="2021-05-22T13:49:00Z">
        <w:r w:rsidR="003401C9">
          <w:t>8-24</w:t>
        </w:r>
      </w:ins>
      <w:r>
        <w:t>. Hero casting shadow on the minion but not on the background</w:t>
      </w:r>
    </w:p>
    <w:p w14:paraId="0F61958B" w14:textId="3A5A1184" w:rsidR="00267B73" w:rsidRDefault="00267B73" w:rsidP="00267B73">
      <w:pPr>
        <w:pStyle w:val="BodyTextFirst"/>
        <w:rPr>
          <w:rFonts w:hint="eastAsia"/>
        </w:rPr>
      </w:pPr>
      <w:r>
        <w:t xml:space="preserve">To properly simulate and render the shadow in Figure </w:t>
      </w:r>
      <w:del w:id="4332" w:author="Kelvin Sung" w:date="2021-05-22T13:49:00Z">
        <w:r w:rsidDel="003401C9">
          <w:delText>8-23</w:delText>
        </w:r>
      </w:del>
      <w:ins w:id="4333" w:author="Kelvin Sung" w:date="2021-05-22T13:49:00Z">
        <w:r w:rsidR="003401C9">
          <w:t>8-24</w:t>
        </w:r>
      </w:ins>
      <w:r>
        <w:t xml:space="preserve">, as illustrated in Figure </w:t>
      </w:r>
      <w:del w:id="4334" w:author="Kelvin Sung" w:date="2021-05-22T13:48:00Z">
        <w:r w:rsidDel="003401C9">
          <w:delText>8-24</w:delText>
        </w:r>
      </w:del>
      <w:ins w:id="4335" w:author="Kelvin Sung" w:date="2021-05-22T13:48:00Z">
        <w:r w:rsidR="003401C9">
          <w:t>8-25</w:t>
        </w:r>
      </w:ins>
      <w:r>
        <w:t>, there are three important elements.</w:t>
      </w:r>
    </w:p>
    <w:p w14:paraId="2DB2B57C" w14:textId="4AA36544" w:rsidR="00267B73" w:rsidRDefault="00267B73" w:rsidP="00267B73">
      <w:pPr>
        <w:pStyle w:val="Bullet"/>
        <w:rPr>
          <w:rFonts w:hint="eastAsia"/>
        </w:rPr>
      </w:pPr>
      <w:r>
        <w:t xml:space="preserve">Shadow caster: This is the object that causes the shadow. In the Figure </w:t>
      </w:r>
      <w:del w:id="4336" w:author="Kelvin Sung" w:date="2021-05-22T13:49:00Z">
        <w:r w:rsidDel="003401C9">
          <w:delText>8-23</w:delText>
        </w:r>
      </w:del>
      <w:ins w:id="4337"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rPr>
          <w:rFonts w:hint="eastAsia"/>
        </w:rPr>
      </w:pPr>
      <w:r>
        <w:t xml:space="preserve">Shadow receiver: This is the object that the shadow appears on. In the Figure </w:t>
      </w:r>
      <w:del w:id="4338" w:author="Kelvin Sung" w:date="2021-05-22T13:49:00Z">
        <w:r w:rsidDel="003401C9">
          <w:delText>8-23</w:delText>
        </w:r>
      </w:del>
      <w:ins w:id="4339"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del w:id="4340" w:author="Kelvin Sung" w:date="2021-05-22T13:49:00Z">
        <w:r w:rsidDel="003401C9">
          <w:delText>8-23</w:delText>
        </w:r>
      </w:del>
      <w:ins w:id="4341"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342" w:author="Kelvin Sung" w:date="2021-05-22T13:48:00Z">
        <w:r w:rsidDel="003401C9">
          <w:delText>8-24</w:delText>
        </w:r>
      </w:del>
      <w:ins w:id="4343" w:author="Kelvin Sung" w:date="2021-05-22T13:48:00Z">
        <w:r w:rsidR="003401C9">
          <w:t>8-25</w:t>
        </w:r>
      </w:ins>
      <w:r>
        <w:t>. The three participating elements of shadow simulation: the caster, the caster geometry, and the receiver</w:t>
      </w:r>
    </w:p>
    <w:p w14:paraId="4CE3830B" w14:textId="141BF960" w:rsidR="00267B73" w:rsidRDefault="00267B73" w:rsidP="00267B73">
      <w:pPr>
        <w:pStyle w:val="BodyTextFirs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344" w:author="Kelvin Sung" w:date="2021-05-22T13:49:00Z">
        <w:r w:rsidDel="003401C9">
          <w:delText>8-23</w:delText>
        </w:r>
      </w:del>
      <w:ins w:id="4345"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w:t>
      </w:r>
      <w:del w:id="4346" w:author="Kelvin Sung" w:date="2021-05-22T13:48:00Z">
        <w:r w:rsidDel="003401C9">
          <w:delText>8-25</w:delText>
        </w:r>
      </w:del>
      <w:ins w:id="4347" w:author="Kelvin Sung" w:date="2021-05-22T13:48:00Z">
        <w:r w:rsidR="003401C9">
          <w:t>8-26</w:t>
        </w:r>
      </w:ins>
      <w:r>
        <w:t xml:space="preserve">, the challenging problem of this simple simulation occurs when the shadow caster geometry extends beyond the bounds of the shadow receiver. This situation can be observed in Figure </w:t>
      </w:r>
      <w:del w:id="4348" w:author="Kelvin Sung" w:date="2021-05-22T13:49:00Z">
        <w:r w:rsidDel="003401C9">
          <w:delText>8-23</w:delText>
        </w:r>
      </w:del>
      <w:ins w:id="4349" w:author="Kelvin Sung" w:date="2021-05-22T13:49:00Z">
        <w:r w:rsidR="003401C9">
          <w:t>8-24</w:t>
        </w:r>
      </w:ins>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4350" w:author="Kelvin Sung" w:date="2021-05-22T13:48:00Z">
        <w:r w:rsidRPr="00A70786" w:rsidDel="003401C9">
          <w:delText>8-25</w:delText>
        </w:r>
      </w:del>
      <w:ins w:id="4351" w:author="Kelvin Sung" w:date="2021-05-22T13:48:00Z">
        <w:r w:rsidR="003401C9">
          <w:t>8-26</w:t>
        </w:r>
      </w:ins>
      <w:r w:rsidRPr="00A70786">
        <w:t>. Shadow caster extends beyond the bounds of shadow receiver</w:t>
      </w:r>
    </w:p>
    <w:p w14:paraId="7ED132F7" w14:textId="0ED255CA" w:rsidR="00A70786" w:rsidRDefault="00A70786" w:rsidP="00267B73">
      <w:pPr>
        <w:pStyle w:val="BodyTextFirst"/>
        <w:rPr>
          <w:rFonts w:hint="eastAsia"/>
        </w:rPr>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w:t>
      </w:r>
      <w:del w:id="4352" w:author="Kelvin Sung" w:date="2021-05-22T13:47:00Z">
        <w:r w:rsidRPr="00A70786" w:rsidDel="003401C9">
          <w:delText>8-26</w:delText>
        </w:r>
      </w:del>
      <w:ins w:id="4353"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w:t>
      </w:r>
      <w:r w:rsidRPr="00A70786">
        <w:lastRenderedPageBreak/>
        <w:t xml:space="preserve">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4354" w:author="Kelvin Sung" w:date="2021-05-22T13:47:00Z">
        <w:r w:rsidDel="003401C9">
          <w:delText>8-26</w:delText>
        </w:r>
      </w:del>
      <w:ins w:id="4355" w:author="Kelvin Sung" w:date="2021-05-22T13:47:00Z">
        <w:r w:rsidR="003401C9">
          <w:t>8-27</w:t>
        </w:r>
      </w:ins>
      <w:r>
        <w:t>. The WebGL stencil buffer</w:t>
      </w:r>
    </w:p>
    <w:p w14:paraId="2E2C8084" w14:textId="3284DBE9" w:rsidR="00267B73" w:rsidRDefault="00267B73" w:rsidP="00267B73">
      <w:pPr>
        <w:pStyle w:val="BodyTextFirst"/>
        <w:rPr>
          <w:rFonts w:hint="eastAsia"/>
        </w:rPr>
      </w:pPr>
      <w:r>
        <w:t xml:space="preserve">With the support of the WebGL stencil buffer, shadow simulation can now be specified accordingly by identifying all shadow receivers and by grouping corresponding shadow casters with each receiver. In the Figure </w:t>
      </w:r>
      <w:del w:id="4356" w:author="Kelvin Sung" w:date="2021-05-22T13:49:00Z">
        <w:r w:rsidDel="003401C9">
          <w:delText>8-23</w:delText>
        </w:r>
      </w:del>
      <w:ins w:id="4357" w:author="Kelvin Sung" w:date="2021-05-22T13:49:00Z">
        <w:r w:rsidR="003401C9">
          <w:t>8-24</w:t>
        </w:r>
      </w:ins>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rPr>
          <w:rFonts w:hint="eastAsia"/>
        </w:rPr>
      </w:pPr>
      <w:r>
        <w:t>Given the WebGL stencil buffer, 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77777777" w:rsidR="00A70786" w:rsidRDefault="00A70786" w:rsidP="00A70786">
      <w:pPr>
        <w:pStyle w:val="Code"/>
        <w:rPr>
          <w:rFonts w:hint="eastAsia"/>
        </w:rPr>
      </w:pPr>
      <w:r>
        <w:t xml:space="preserve">    // Stencil operations to enable the region for drawing 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lastRenderedPageBreak/>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003D415D" w:rsidR="00A70786" w:rsidRDefault="00A70786" w:rsidP="00A70786">
      <w:pPr>
        <w:pStyle w:val="BodyTextFirst"/>
        <w:rPr>
          <w:rFonts w:hint="eastAsia"/>
        </w:rPr>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w:t>
      </w:r>
      <w:del w:id="4358" w:author="Kelvin Sung" w:date="2021-05-22T13:47:00Z">
        <w:r w:rsidDel="003401C9">
          <w:delText>8-26</w:delText>
        </w:r>
      </w:del>
      <w:ins w:id="4359" w:author="Kelvin Sung" w:date="2021-05-22T13:47:00Z">
        <w:r w:rsidR="003401C9">
          <w:t>8-27</w:t>
        </w:r>
      </w:ins>
      <w:r>
        <w:t xml:space="preserve">,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55249B13"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del w:id="4360" w:author="Kelvin Sung" w:date="2021-05-22T13:47:00Z">
        <w:r w:rsidDel="003401C9">
          <w:delText>8-27</w:delText>
        </w:r>
      </w:del>
      <w:ins w:id="4361"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4362" w:author="Kelvin Sung" w:date="2021-05-22T13:47:00Z">
        <w:r w:rsidDel="003401C9">
          <w:delText>8-27</w:delText>
        </w:r>
      </w:del>
      <w:ins w:id="4363" w:author="Kelvin Sung" w:date="2021-05-22T13:47:00Z">
        <w:r w:rsidR="003401C9">
          <w:t>8-28</w:t>
        </w:r>
      </w:ins>
      <w:r>
        <w:t>. Running the Shadow Shaders project</w:t>
      </w:r>
    </w:p>
    <w:p w14:paraId="26129A71" w14:textId="77777777" w:rsidR="00A70786" w:rsidRDefault="00A70786" w:rsidP="00A70786">
      <w:pPr>
        <w:pStyle w:val="BodyTextFirst"/>
        <w:rPr>
          <w:rFonts w:hint="eastAsia"/>
        </w:rPr>
      </w:pPr>
      <w:r>
        <w:t>The controls of the project are as follows:</w:t>
      </w:r>
    </w:p>
    <w:p w14:paraId="32BBAED4" w14:textId="77777777" w:rsidR="00A70786" w:rsidRDefault="00A70786" w:rsidP="00885276">
      <w:pPr>
        <w:pStyle w:val="Bullet"/>
        <w:rPr>
          <w:rFonts w:hint="eastAsia"/>
        </w:rPr>
      </w:pPr>
      <w:r>
        <w:t>WASD keys: Move both of the hero characters on the screen</w:t>
      </w:r>
    </w:p>
    <w:p w14:paraId="652EC352" w14:textId="77777777" w:rsidR="00A70786" w:rsidRDefault="00A70786" w:rsidP="00A70786">
      <w:pPr>
        <w:pStyle w:val="BodyTextFirst"/>
        <w:rPr>
          <w:rFonts w:hint="eastAsia"/>
        </w:rPr>
      </w:pPr>
      <w:r>
        <w:t>Lighting controls:</w:t>
      </w:r>
    </w:p>
    <w:p w14:paraId="4E08057E" w14:textId="77777777" w:rsidR="00A70786" w:rsidRDefault="00A70786" w:rsidP="00885276">
      <w:pPr>
        <w:pStyle w:val="Bullet"/>
        <w:rPr>
          <w:rFonts w:hint="eastAsia"/>
        </w:rPr>
      </w:pPr>
      <w:r>
        <w:t>Number keys 0, 1, 2, and 3: Select the corresponding light source</w:t>
      </w:r>
    </w:p>
    <w:p w14:paraId="24C79169" w14:textId="77777777" w:rsidR="00A70786" w:rsidRDefault="00A70786" w:rsidP="00885276">
      <w:pPr>
        <w:pStyle w:val="Bullet"/>
        <w:rPr>
          <w:rFonts w:hint="eastAsia"/>
        </w:rPr>
      </w:pPr>
      <w:r>
        <w:t>Arrow keys: Move the currently selected light</w:t>
      </w:r>
    </w:p>
    <w:p w14:paraId="17222C6F" w14:textId="77777777" w:rsidR="00A70786" w:rsidRDefault="00A70786" w:rsidP="00885276">
      <w:pPr>
        <w:pStyle w:val="Bullet"/>
        <w:rPr>
          <w:rFonts w:hint="eastAsia"/>
        </w:rPr>
      </w:pPr>
      <w:r>
        <w:t xml:space="preserve">Arrow keys with spacebar pressed: Change the direction of the currently selected light </w:t>
      </w:r>
    </w:p>
    <w:p w14:paraId="150F5626" w14:textId="77777777" w:rsidR="00A70786" w:rsidRDefault="00A70786" w:rsidP="00885276">
      <w:pPr>
        <w:pStyle w:val="Bullet"/>
        <w:rPr>
          <w:rFonts w:hint="eastAsia"/>
        </w:rPr>
      </w:pPr>
      <w:r>
        <w:t>Z/X key: Increases/decreases the light z position</w:t>
      </w:r>
    </w:p>
    <w:p w14:paraId="0868AFA6" w14:textId="77777777" w:rsidR="00A70786" w:rsidRDefault="00A70786" w:rsidP="00885276">
      <w:pPr>
        <w:pStyle w:val="Bullet"/>
        <w:rPr>
          <w:rFonts w:hint="eastAsia"/>
        </w:rPr>
      </w:pPr>
      <w:r>
        <w:t>C/V and B/N keys: Increase/decrease the inner and outer cone angles of the selected light</w:t>
      </w:r>
    </w:p>
    <w:p w14:paraId="33271D7E" w14:textId="77777777" w:rsidR="00A70786" w:rsidRDefault="00A70786" w:rsidP="00885276">
      <w:pPr>
        <w:pStyle w:val="Bullet"/>
        <w:rPr>
          <w:rFonts w:hint="eastAsia"/>
        </w:rPr>
      </w:pPr>
      <w:r>
        <w:lastRenderedPageBreak/>
        <w:t>K/L key: Increases/decreases the intensity of the selected light</w:t>
      </w:r>
    </w:p>
    <w:p w14:paraId="7EA3285C" w14:textId="77777777" w:rsidR="00A70786" w:rsidRDefault="00A70786" w:rsidP="00885276">
      <w:pPr>
        <w:pStyle w:val="Bullet"/>
        <w:rPr>
          <w:rFonts w:hint="eastAsia"/>
        </w:rPr>
      </w:pPr>
      <w:r>
        <w:t>H key: Toggles the selected light on/off</w:t>
      </w:r>
    </w:p>
    <w:p w14:paraId="54505D76" w14:textId="77777777" w:rsidR="00A70786" w:rsidRDefault="00A70786" w:rsidP="00A70786">
      <w:pPr>
        <w:pStyle w:val="BodyTextFirst"/>
        <w:rPr>
          <w:rFonts w:hint="eastAsia"/>
        </w:rPr>
      </w:pPr>
      <w:r>
        <w:t>Material property controls:</w:t>
      </w:r>
    </w:p>
    <w:p w14:paraId="2A1E6471" w14:textId="77777777" w:rsidR="00A70786" w:rsidRDefault="00A70786" w:rsidP="00885276">
      <w:pPr>
        <w:pStyle w:val="Bullet"/>
        <w:rPr>
          <w:rFonts w:hint="eastAsia"/>
        </w:rPr>
      </w:pPr>
      <w:r>
        <w:t>Number keys 5 and 6: Select the left minion and the hero</w:t>
      </w:r>
    </w:p>
    <w:p w14:paraId="173C5546" w14:textId="0B584925" w:rsidR="00D341F3" w:rsidRPr="00D341F3" w:rsidRDefault="00D341F3" w:rsidP="00D341F3">
      <w:pPr>
        <w:pStyle w:val="Bullet"/>
        <w:rPr>
          <w:rFonts w:hint="eastAsia"/>
        </w:rPr>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rPr>
          <w:rFonts w:hint="eastAsia"/>
        </w:rPr>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rPr>
          <w:rFonts w:hint="eastAsia"/>
        </w:rPr>
      </w:pPr>
      <w:r>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77777777" w:rsidR="00A70786" w:rsidRDefault="00A70786" w:rsidP="00885276">
      <w:pPr>
        <w:pStyle w:val="Bullet"/>
        <w:rPr>
          <w:rFonts w:hint="eastAsia"/>
        </w:rPr>
      </w:pPr>
      <w:r>
        <w:t>Understand shadows can be simulated by 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1F1763F8" w14:textId="77777777" w:rsidR="00A70786" w:rsidRDefault="00A70786" w:rsidP="00A70786">
      <w:pPr>
        <w:pStyle w:val="BodyTextFirst"/>
        <w:rPr>
          <w:rFonts w:hint="eastAsia"/>
        </w:rPr>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rPr>
          <w:rFonts w:hint="eastAsia"/>
        </w:rPr>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rPr>
          <w:rFonts w:hint="eastAsia"/>
        </w:r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rPr>
          <w:rFonts w:hint="eastAsia"/>
        </w:r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6F98E756" w14:textId="03C0AFD9" w:rsidR="00A70786" w:rsidRDefault="00A70786" w:rsidP="00F31BF1">
      <w:pPr>
        <w:pStyle w:val="NumList"/>
        <w:numPr>
          <w:ilvl w:val="0"/>
          <w:numId w:val="43"/>
        </w:numPr>
        <w:rPr>
          <w:rFonts w:hint="eastAsia"/>
        </w:r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77777777" w:rsidR="00BD7AE9" w:rsidRDefault="00BD7AE9" w:rsidP="00BD7AE9">
      <w:pPr>
        <w:pStyle w:val="Code"/>
        <w:rPr>
          <w:rFonts w:hint="eastAsia"/>
        </w:rPr>
      </w:pPr>
      <w:r>
        <w:t xml:space="preserve">    float aAtten = 1.0, dAtten =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77777777" w:rsidR="00BD7AE9" w:rsidRDefault="00BD7AE9" w:rsidP="00BD7AE9">
      <w:pPr>
        <w:pStyle w:val="Code"/>
        <w:rPr>
          <w:rFonts w:hint="eastAsia"/>
        </w:rPr>
      </w:pPr>
      <w:r>
        <w:t xml:space="preserve">        aAtten = AngularDropOff(lgtDir,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77777777" w:rsidR="00BD7AE9" w:rsidRDefault="00BD7AE9" w:rsidP="00BD7AE9">
      <w:pPr>
        <w:pStyle w:val="Code"/>
        <w:rPr>
          <w:rFonts w:hint="eastAsia"/>
        </w:rPr>
      </w:pPr>
      <w:r>
        <w:t xml:space="preserve">        dAtten = DistanceDropOff(dist);</w:t>
      </w:r>
    </w:p>
    <w:p w14:paraId="51E4BD0C" w14:textId="77777777" w:rsidR="00BD7AE9" w:rsidRDefault="00BD7AE9" w:rsidP="00BD7AE9">
      <w:pPr>
        <w:pStyle w:val="Code"/>
        <w:rPr>
          <w:rFonts w:hint="eastAsia"/>
        </w:rPr>
      </w:pPr>
      <w:r>
        <w:t xml:space="preserve">    }</w:t>
      </w:r>
    </w:p>
    <w:p w14:paraId="4F354C33" w14:textId="77777777" w:rsidR="00BD7AE9" w:rsidRDefault="00BD7AE9" w:rsidP="00BD7AE9">
      <w:pPr>
        <w:pStyle w:val="Code"/>
        <w:rPr>
          <w:rFonts w:hint="eastAsia"/>
        </w:rPr>
      </w:pPr>
      <w:r>
        <w:t xml:space="preserve">    float result = aAtten * dAtten;</w:t>
      </w:r>
    </w:p>
    <w:p w14:paraId="4AB92E5F" w14:textId="77777777" w:rsidR="00BD7AE9" w:rsidRDefault="00BD7AE9" w:rsidP="00BD7AE9">
      <w:pPr>
        <w:pStyle w:val="Code"/>
        <w:rPr>
          <w:rFonts w:hint="eastAsia"/>
        </w:rPr>
      </w:pPr>
      <w:r>
        <w:t xml:space="preserve">    return result;</w:t>
      </w:r>
    </w:p>
    <w:p w14:paraId="4C583C47" w14:textId="3D34D74A" w:rsidR="00BD7AE9" w:rsidRPr="00A70786" w:rsidRDefault="00BD7AE9" w:rsidP="00BD7AE9">
      <w:pPr>
        <w:pStyle w:val="Code"/>
        <w:rPr>
          <w:rFonts w:hint="eastAsia"/>
        </w:rPr>
      </w:pPr>
      <w:r>
        <w:t>}</w:t>
      </w:r>
    </w:p>
    <w:p w14:paraId="4C016C20" w14:textId="77777777" w:rsidR="00A70786" w:rsidRPr="00A70786" w:rsidRDefault="00A70786" w:rsidP="00F31BF1">
      <w:pPr>
        <w:pStyle w:val="NumList"/>
        <w:numPr>
          <w:ilvl w:val="0"/>
          <w:numId w:val="43"/>
        </w:numPr>
        <w:rPr>
          <w:rFonts w:hint="eastAsia"/>
        </w:r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rPr>
          <w:rFonts w:hint="eastAsia"/>
        </w:r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70786">
      <w:pPr>
        <w:pStyle w:val="BodyTextFirs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rPr>
          <w:rFonts w:hint="eastAsia"/>
        </w:rPr>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rPr>
          <w:rFonts w:hint="eastAsia"/>
        </w:rPr>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rPr>
          <w:rFonts w:hint="eastAsia"/>
        </w:rPr>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rPr>
          <w:rFonts w:hint="eastAsia"/>
        </w:r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rPr>
          <w:rFonts w:hint="eastAsia"/>
        </w:r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77777777" w:rsidR="00E27494" w:rsidRDefault="00E27494" w:rsidP="00E27494">
      <w:pPr>
        <w:pStyle w:val="Code"/>
        <w:rPr>
          <w:rFonts w:hint="eastAsia"/>
        </w:rPr>
      </w:pPr>
      <w:r>
        <w:t>import ShaderLightAtIndex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7777777" w:rsidR="00E27494" w:rsidRDefault="00E27494" w:rsidP="00E27494">
      <w:pPr>
        <w:pStyle w:val="Code"/>
        <w:rPr>
          <w:rFonts w:hint="eastAsia"/>
        </w:rPr>
      </w:pPr>
      <w:r>
        <w:t xml:space="preserve">        // **** The GLSL Shader must define uLights[1] (array size of 1) &lt;-- as the only light source!!</w:t>
      </w:r>
    </w:p>
    <w:p w14:paraId="0393DA14" w14:textId="77777777" w:rsidR="00E27494" w:rsidRDefault="00E27494" w:rsidP="00E27494">
      <w:pPr>
        <w:pStyle w:val="Code"/>
        <w:rPr>
          <w:rFonts w:hint="eastAsia"/>
        </w:rPr>
      </w:pPr>
      <w:r>
        <w:t xml:space="preserve">        this.mShaderLight = new ShaderLightAtIndex(this.mCompiledShader,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194A4DF" w14:textId="77777777" w:rsidR="00E27494" w:rsidRDefault="00E27494" w:rsidP="00E27494">
      <w:pPr>
        <w:pStyle w:val="Code"/>
        <w:rPr>
          <w:rFonts w:hint="eastAsia"/>
        </w:rPr>
      </w:pPr>
    </w:p>
    <w:p w14:paraId="10D4665E" w14:textId="0E85B184" w:rsidR="00E27494" w:rsidRDefault="00E27494" w:rsidP="00E27494">
      <w:pPr>
        <w:pStyle w:val="Code"/>
        <w:rPr>
          <w:rFonts w:hint="eastAsia"/>
        </w:rPr>
      </w:pPr>
      <w:r>
        <w:t>export default ShadowCasterShader;</w:t>
      </w:r>
    </w:p>
    <w:p w14:paraId="303A2D0A" w14:textId="07B2BCF1" w:rsidR="00A70786" w:rsidDel="001B23DC" w:rsidRDefault="00A70786" w:rsidP="00F31BF1">
      <w:pPr>
        <w:pStyle w:val="NumList"/>
        <w:numPr>
          <w:ilvl w:val="0"/>
          <w:numId w:val="45"/>
        </w:numPr>
        <w:rPr>
          <w:del w:id="4364" w:author="Kelvin Sung" w:date="2021-05-20T18:09:00Z"/>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4365" w:author="Kelvin Sung" w:date="2021-05-20T18:09:00Z"/>
          <w:rFonts w:hint="eastAsia"/>
        </w:rPr>
      </w:pPr>
      <w:del w:id="4366" w:author="Kelvin Sung" w:date="2021-05-20T18:09:00Z">
        <w:r w:rsidDel="001B23DC">
          <w:delText xml:space="preserve">    </w:delText>
        </w:r>
      </w:del>
    </w:p>
    <w:p w14:paraId="1C6C27F6" w14:textId="45060BA8" w:rsidR="00E27494" w:rsidDel="001B23DC" w:rsidRDefault="00E27494" w:rsidP="00E27494">
      <w:pPr>
        <w:pStyle w:val="Code"/>
        <w:rPr>
          <w:del w:id="4367" w:author="Kelvin Sung" w:date="2021-05-20T18:09:00Z"/>
          <w:rFonts w:hint="eastAsia"/>
        </w:rPr>
      </w:pPr>
      <w:r>
        <w:t>// Overriding the Activation of the shader for rendering</w:t>
      </w:r>
    </w:p>
    <w:p w14:paraId="77C35235" w14:textId="77777777" w:rsidR="001B23DC" w:rsidRDefault="00E27494" w:rsidP="00E27494">
      <w:pPr>
        <w:pStyle w:val="Code"/>
        <w:rPr>
          <w:ins w:id="4368" w:author="Kelvin Sung" w:date="2021-05-20T18:09:00Z"/>
          <w:rFonts w:hint="eastAsia"/>
        </w:rPr>
      </w:pPr>
      <w:del w:id="4369" w:author="Kelvin Sung" w:date="2021-05-20T18:09:00Z">
        <w:r w:rsidDel="001B23DC">
          <w:delText xml:space="preserve">    </w:delText>
        </w:r>
      </w:del>
    </w:p>
    <w:p w14:paraId="7C45D730" w14:textId="1B35BDC8" w:rsidR="00E27494" w:rsidDel="001B23DC" w:rsidRDefault="00E27494" w:rsidP="00E27494">
      <w:pPr>
        <w:pStyle w:val="Code"/>
        <w:rPr>
          <w:del w:id="4370" w:author="Kelvin Sung" w:date="2021-05-20T18:09:00Z"/>
          <w:rFonts w:hint="eastAsia"/>
        </w:rPr>
      </w:pPr>
      <w:r>
        <w:t>activate(pixelColor, trsMatrix, cameraMatrix) {</w:t>
      </w:r>
    </w:p>
    <w:p w14:paraId="5E41AF16" w14:textId="77777777" w:rsidR="001B23DC" w:rsidRDefault="00E27494" w:rsidP="00E27494">
      <w:pPr>
        <w:pStyle w:val="Code"/>
        <w:rPr>
          <w:ins w:id="4371" w:author="Kelvin Sung" w:date="2021-05-20T18:09:00Z"/>
          <w:rFonts w:hint="eastAsia"/>
        </w:rPr>
      </w:pPr>
      <w:del w:id="4372" w:author="Kelvin Sung" w:date="2021-05-20T18:09:00Z">
        <w:r w:rsidDel="001B23DC">
          <w:delText xml:space="preserve">    </w:delText>
        </w:r>
      </w:del>
    </w:p>
    <w:p w14:paraId="1E5D4FF0" w14:textId="18E6D71B" w:rsidR="00E27494" w:rsidDel="001B23DC" w:rsidRDefault="00E27494" w:rsidP="00E27494">
      <w:pPr>
        <w:pStyle w:val="Code"/>
        <w:rPr>
          <w:del w:id="4373" w:author="Kelvin Sung" w:date="2021-05-20T18:09:00Z"/>
          <w:rFonts w:hint="eastAsia"/>
        </w:rPr>
      </w:pPr>
      <w:r>
        <w:t xml:space="preserve">    // first call the super class's activate</w:t>
      </w:r>
    </w:p>
    <w:p w14:paraId="507B08F0" w14:textId="77777777" w:rsidR="001B23DC" w:rsidRDefault="00E27494" w:rsidP="00E27494">
      <w:pPr>
        <w:pStyle w:val="Code"/>
        <w:rPr>
          <w:ins w:id="4374" w:author="Kelvin Sung" w:date="2021-05-20T18:09:00Z"/>
          <w:rFonts w:hint="eastAsia"/>
        </w:rPr>
      </w:pPr>
      <w:del w:id="4375" w:author="Kelvin Sung" w:date="2021-05-20T18:09:00Z">
        <w:r w:rsidDel="001B23DC">
          <w:delText xml:space="preserve">    </w:delText>
        </w:r>
      </w:del>
    </w:p>
    <w:p w14:paraId="7CD07BA2" w14:textId="1B12D1C1" w:rsidR="00E27494" w:rsidDel="001B23DC" w:rsidRDefault="00E27494" w:rsidP="00E27494">
      <w:pPr>
        <w:pStyle w:val="Code"/>
        <w:rPr>
          <w:del w:id="4376" w:author="Kelvin Sung" w:date="2021-05-20T18:09:00Z"/>
          <w:rFonts w:hint="eastAsia"/>
        </w:rPr>
      </w:pPr>
      <w:r>
        <w:t xml:space="preserve">    super.activate(pixelColor, trsMatrix, cameraMatrix);</w:t>
      </w:r>
    </w:p>
    <w:p w14:paraId="401F7E4A" w14:textId="77777777" w:rsidR="001B23DC" w:rsidRDefault="00E27494" w:rsidP="00E27494">
      <w:pPr>
        <w:pStyle w:val="Code"/>
        <w:rPr>
          <w:ins w:id="4377" w:author="Kelvin Sung" w:date="2021-05-20T18:09:00Z"/>
          <w:rFonts w:hint="eastAsia"/>
        </w:rPr>
      </w:pPr>
      <w:del w:id="4378" w:author="Kelvin Sung" w:date="2021-05-20T18:09:00Z">
        <w:r w:rsidDel="001B23DC">
          <w:delText xml:space="preserve">    </w:delText>
        </w:r>
      </w:del>
    </w:p>
    <w:p w14:paraId="6523E0B3" w14:textId="133CB3A7" w:rsidR="00E27494" w:rsidDel="001B23DC" w:rsidRDefault="00E27494" w:rsidP="00E27494">
      <w:pPr>
        <w:pStyle w:val="Code"/>
        <w:rPr>
          <w:del w:id="4379" w:author="Kelvin Sung" w:date="2021-05-20T18:09:00Z"/>
          <w:rFonts w:hint="eastAsia"/>
        </w:rPr>
      </w:pPr>
      <w:r>
        <w:t xml:space="preserve">    this.mShaderLight.loadToShader(this.mCamera, this.mLight);</w:t>
      </w:r>
    </w:p>
    <w:p w14:paraId="0B26A39D" w14:textId="77777777" w:rsidR="001B23DC" w:rsidRDefault="00E27494" w:rsidP="00E27494">
      <w:pPr>
        <w:pStyle w:val="Code"/>
        <w:rPr>
          <w:ins w:id="4380" w:author="Kelvin Sung" w:date="2021-05-20T18:09:00Z"/>
          <w:rFonts w:hint="eastAsia"/>
        </w:rPr>
      </w:pPr>
      <w:del w:id="4381" w:author="Kelvin Sung" w:date="2021-05-20T18:09:00Z">
        <w:r w:rsidDel="001B23DC">
          <w:delText xml:space="preserve">    </w:delText>
        </w:r>
      </w:del>
    </w:p>
    <w:p w14:paraId="5917A909" w14:textId="1AC4CE2F" w:rsidR="00E27494" w:rsidRPr="00A70786" w:rsidRDefault="00E27494" w:rsidP="00E27494">
      <w:pPr>
        <w:pStyle w:val="Code"/>
        <w:rPr>
          <w:rFonts w:hint="eastAsia"/>
        </w:rPr>
      </w:pPr>
      <w:r>
        <w:t>}</w:t>
      </w:r>
    </w:p>
    <w:p w14:paraId="70B7D27D" w14:textId="645F7CE6" w:rsidR="00A70786" w:rsidDel="001B23DC" w:rsidRDefault="00A70786" w:rsidP="00F31BF1">
      <w:pPr>
        <w:pStyle w:val="NumList"/>
        <w:numPr>
          <w:ilvl w:val="0"/>
          <w:numId w:val="45"/>
        </w:numPr>
        <w:rPr>
          <w:del w:id="4382" w:author="Kelvin Sung" w:date="2021-05-20T18:09:00Z"/>
          <w:rFonts w:hint="eastAsia"/>
        </w:rPr>
      </w:pPr>
      <w:r w:rsidRPr="00A70786">
        <w:t>Define a function to set the current light source for this shader.</w:t>
      </w:r>
    </w:p>
    <w:p w14:paraId="551E431C" w14:textId="77777777" w:rsidR="001B23DC" w:rsidRDefault="00E27494" w:rsidP="00F31BF1">
      <w:pPr>
        <w:pStyle w:val="NumList"/>
        <w:numPr>
          <w:ilvl w:val="0"/>
          <w:numId w:val="45"/>
        </w:numPr>
        <w:rPr>
          <w:ins w:id="4383" w:author="Kelvin Sung" w:date="2021-05-20T18:09:00Z"/>
          <w:rFonts w:hint="eastAsia"/>
        </w:rPr>
      </w:pPr>
      <w:del w:id="4384" w:author="Kelvin Sung" w:date="2021-05-20T18:09:00Z">
        <w:r w:rsidDel="001B23DC">
          <w:delText xml:space="preserve">    </w:delText>
        </w:r>
      </w:del>
    </w:p>
    <w:p w14:paraId="1A019342" w14:textId="050169FC" w:rsidR="00E27494" w:rsidDel="001B23DC" w:rsidRDefault="00E27494" w:rsidP="00E27494">
      <w:pPr>
        <w:pStyle w:val="Code"/>
        <w:rPr>
          <w:del w:id="4385" w:author="Kelvin Sung" w:date="2021-05-20T18:09:00Z"/>
          <w:rFonts w:hint="eastAsia"/>
        </w:rPr>
      </w:pPr>
      <w:r>
        <w:t>setCameraAndLights(c, l) {</w:t>
      </w:r>
    </w:p>
    <w:p w14:paraId="47D5F910" w14:textId="77777777" w:rsidR="001B23DC" w:rsidRDefault="00E27494" w:rsidP="00E27494">
      <w:pPr>
        <w:pStyle w:val="Code"/>
        <w:rPr>
          <w:ins w:id="4386" w:author="Kelvin Sung" w:date="2021-05-20T18:09:00Z"/>
          <w:rFonts w:hint="eastAsia"/>
        </w:rPr>
      </w:pPr>
      <w:del w:id="4387" w:author="Kelvin Sung" w:date="2021-05-20T18:09:00Z">
        <w:r w:rsidDel="001B23DC">
          <w:delText xml:space="preserve">    </w:delText>
        </w:r>
      </w:del>
    </w:p>
    <w:p w14:paraId="497AFE14" w14:textId="76C0A583" w:rsidR="00E27494" w:rsidDel="001B23DC" w:rsidRDefault="00E27494" w:rsidP="00E27494">
      <w:pPr>
        <w:pStyle w:val="Code"/>
        <w:rPr>
          <w:del w:id="4388" w:author="Kelvin Sung" w:date="2021-05-20T18:09:00Z"/>
          <w:rFonts w:hint="eastAsia"/>
        </w:rPr>
      </w:pPr>
      <w:r>
        <w:t xml:space="preserve">    this.mCamera = c;</w:t>
      </w:r>
    </w:p>
    <w:p w14:paraId="608B2114" w14:textId="77777777" w:rsidR="001B23DC" w:rsidRDefault="00E27494" w:rsidP="00E27494">
      <w:pPr>
        <w:pStyle w:val="Code"/>
        <w:rPr>
          <w:ins w:id="4389" w:author="Kelvin Sung" w:date="2021-05-20T18:09:00Z"/>
          <w:rFonts w:hint="eastAsia"/>
        </w:rPr>
      </w:pPr>
      <w:del w:id="4390" w:author="Kelvin Sung" w:date="2021-05-20T18:09:00Z">
        <w:r w:rsidDel="001B23DC">
          <w:delText xml:space="preserve">    </w:delText>
        </w:r>
      </w:del>
    </w:p>
    <w:p w14:paraId="0E721A76" w14:textId="5480F1E7" w:rsidR="00E27494" w:rsidDel="001B23DC" w:rsidRDefault="00E27494" w:rsidP="00E27494">
      <w:pPr>
        <w:pStyle w:val="Code"/>
        <w:rPr>
          <w:del w:id="4391" w:author="Kelvin Sung" w:date="2021-05-20T18:09:00Z"/>
          <w:rFonts w:hint="eastAsia"/>
        </w:rPr>
      </w:pPr>
      <w:r>
        <w:t xml:space="preserve">    this.mLight = l;</w:t>
      </w:r>
    </w:p>
    <w:p w14:paraId="623F0C82" w14:textId="77777777" w:rsidR="001B23DC" w:rsidRDefault="00E27494" w:rsidP="00E27494">
      <w:pPr>
        <w:pStyle w:val="Code"/>
        <w:rPr>
          <w:ins w:id="4392" w:author="Kelvin Sung" w:date="2021-05-20T18:09:00Z"/>
          <w:rFonts w:hint="eastAsia"/>
        </w:rPr>
      </w:pPr>
      <w:del w:id="4393" w:author="Kelvin Sung" w:date="2021-05-20T18:09:00Z">
        <w:r w:rsidDel="001B23DC">
          <w:delText xml:space="preserve">    </w:delText>
        </w:r>
      </w:del>
    </w:p>
    <w:p w14:paraId="4A6DE880" w14:textId="71CD0B7F" w:rsidR="00E27494" w:rsidRDefault="00E27494" w:rsidP="00E27494">
      <w:pPr>
        <w:pStyle w:val="Code"/>
        <w:rPr>
          <w:rFonts w:hint="eastAsia"/>
        </w:rPr>
      </w:pPr>
      <w:r>
        <w:t>}</w:t>
      </w:r>
    </w:p>
    <w:p w14:paraId="68F8AE5E" w14:textId="77777777" w:rsidR="00E27494" w:rsidRPr="00A70786" w:rsidRDefault="00E27494" w:rsidP="00E27494">
      <w:pPr>
        <w:pStyle w:val="Code"/>
        <w:rPr>
          <w:rFonts w:hint="eastAsia"/>
        </w:rPr>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rPr>
          <w:rFonts w:hint="eastAsia"/>
        </w:rPr>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rPr>
          <w:rFonts w:hint="eastAsia"/>
        </w:rPr>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41642294" w14:textId="77777777" w:rsidR="00346914" w:rsidRDefault="00346914" w:rsidP="00346914">
      <w:pPr>
        <w:pStyle w:val="Code"/>
        <w:rPr>
          <w:rFonts w:hint="eastAsia"/>
        </w:rPr>
      </w:pPr>
      <w:r>
        <w:t xml:space="preserve">    mCanvas = document.getElementById(htmlCanvasID);</w:t>
      </w:r>
    </w:p>
    <w:p w14:paraId="398F679A" w14:textId="77777777" w:rsidR="00346914" w:rsidRDefault="00346914" w:rsidP="00346914">
      <w:pPr>
        <w:pStyle w:val="Code"/>
        <w:rPr>
          <w:rFonts w:hint="eastAsia"/>
        </w:rPr>
      </w:pPr>
      <w:r>
        <w:t xml:space="preserve">    if (mCanvas == null)</w:t>
      </w:r>
    </w:p>
    <w:p w14:paraId="4D863EA2" w14:textId="77777777" w:rsidR="00346914" w:rsidRDefault="00346914" w:rsidP="00346914">
      <w:pPr>
        <w:pStyle w:val="Code"/>
        <w:rPr>
          <w:rFonts w:hint="eastAsia"/>
        </w:rPr>
      </w:pPr>
      <w:r>
        <w:t xml:space="preserve">        throw new Error("Engine init [" + htmlCanvasID + "] HTML element id not found");</w:t>
      </w:r>
    </w:p>
    <w:p w14:paraId="321DB5D4" w14:textId="77777777" w:rsidR="00346914" w:rsidRDefault="00346914" w:rsidP="00346914">
      <w:pPr>
        <w:pStyle w:val="Code"/>
        <w:rPr>
          <w:rFonts w:hint="eastAsia"/>
        </w:rPr>
      </w:pPr>
    </w:p>
    <w:p w14:paraId="38D54BD9" w14:textId="77777777" w:rsidR="00346914" w:rsidRDefault="00346914" w:rsidP="00346914">
      <w:pPr>
        <w:pStyle w:val="Code"/>
        <w:rPr>
          <w:rFonts w:hint="eastAsia"/>
        </w:rPr>
      </w:pPr>
      <w:r>
        <w:t xml:space="preserve">    // Get the standard or experimental webgl and binds to the Canvas area</w:t>
      </w:r>
    </w:p>
    <w:p w14:paraId="69CBA8C2" w14:textId="77777777" w:rsidR="00346914" w:rsidRDefault="00346914" w:rsidP="00346914">
      <w:pPr>
        <w:pStyle w:val="Code"/>
        <w:rPr>
          <w:rFonts w:hint="eastAsia"/>
        </w:rPr>
      </w:pPr>
      <w:r>
        <w:t xml:space="preserve">    // store the results to the instance variable mGL</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6C7CBEBB" w14:textId="77777777" w:rsidR="00346914" w:rsidRDefault="00346914" w:rsidP="00346914">
      <w:pPr>
        <w:pStyle w:val="Code"/>
        <w:rPr>
          <w:rFonts w:hint="eastAsia"/>
        </w:rPr>
      </w:pPr>
      <w:r>
        <w:t xml:space="preserve">    if (mGL === null) {</w:t>
      </w:r>
    </w:p>
    <w:p w14:paraId="08ADEB65" w14:textId="77777777" w:rsidR="00346914" w:rsidRDefault="00346914" w:rsidP="00346914">
      <w:pPr>
        <w:pStyle w:val="Code"/>
        <w:rPr>
          <w:rFonts w:hint="eastAsia"/>
        </w:rPr>
      </w:pPr>
      <w:r>
        <w:t xml:space="preserve">        document.write("&lt;br&gt;&lt;b&gt;WebGL 2 is not supported!&lt;/b&gt;");</w:t>
      </w:r>
    </w:p>
    <w:p w14:paraId="132C450E" w14:textId="77777777" w:rsidR="00346914" w:rsidRDefault="00346914" w:rsidP="00346914">
      <w:pPr>
        <w:pStyle w:val="Code"/>
        <w:rPr>
          <w:rFonts w:hint="eastAsia"/>
        </w:rPr>
      </w:pPr>
      <w:r>
        <w:t xml:space="preserve">        return;</w:t>
      </w:r>
    </w:p>
    <w:p w14:paraId="2461E8E1" w14:textId="77777777" w:rsidR="00346914" w:rsidRDefault="00346914" w:rsidP="00346914">
      <w:pPr>
        <w:pStyle w:val="Code"/>
        <w:rPr>
          <w:rFonts w:hint="eastAsia"/>
        </w:rPr>
      </w:pPr>
      <w:r>
        <w:t xml:space="preserve">    }</w:t>
      </w:r>
    </w:p>
    <w:p w14:paraId="5B2FBB74" w14:textId="77777777" w:rsidR="00346914" w:rsidRDefault="00346914" w:rsidP="00346914">
      <w:pPr>
        <w:pStyle w:val="Code"/>
        <w:rPr>
          <w:rFonts w:hint="eastAsia"/>
        </w:rPr>
      </w:pPr>
    </w:p>
    <w:p w14:paraId="5137486D" w14:textId="77777777" w:rsidR="00346914" w:rsidRDefault="00346914" w:rsidP="00346914">
      <w:pPr>
        <w:pStyle w:val="Code"/>
        <w:rPr>
          <w:rFonts w:hint="eastAsia"/>
        </w:rPr>
      </w:pPr>
      <w:r>
        <w:t xml:space="preserve">    // Allows transperency with textures.</w:t>
      </w:r>
    </w:p>
    <w:p w14:paraId="50E25E08" w14:textId="77777777" w:rsidR="00346914" w:rsidRDefault="00346914" w:rsidP="00346914">
      <w:pPr>
        <w:pStyle w:val="Code"/>
        <w:rPr>
          <w:rFonts w:hint="eastAsia"/>
        </w:rPr>
      </w:pPr>
      <w:r>
        <w:t xml:space="preserve">    mGL.blendFunc(mGL.SRC_ALPHA, mGL.ONE_MINUS_SRC_ALPHA);</w:t>
      </w:r>
    </w:p>
    <w:p w14:paraId="173E29FB" w14:textId="77777777" w:rsidR="00346914" w:rsidRDefault="00346914" w:rsidP="00346914">
      <w:pPr>
        <w:pStyle w:val="Code"/>
        <w:rPr>
          <w:rFonts w:hint="eastAsia"/>
        </w:rPr>
      </w:pPr>
      <w:r>
        <w:t xml:space="preserve">    mGL.enable(mGL.BLEND);</w:t>
      </w:r>
    </w:p>
    <w:p w14:paraId="46DD4A31" w14:textId="77777777" w:rsidR="00346914" w:rsidRDefault="00346914" w:rsidP="00346914">
      <w:pPr>
        <w:pStyle w:val="Code"/>
        <w:rPr>
          <w:rFonts w:hint="eastAsia"/>
        </w:rPr>
      </w:pPr>
      <w:r>
        <w:t xml:space="preserve">    </w:t>
      </w:r>
    </w:p>
    <w:p w14:paraId="327402A2" w14:textId="77777777" w:rsidR="00346914" w:rsidRDefault="00346914" w:rsidP="00346914">
      <w:pPr>
        <w:pStyle w:val="Code"/>
        <w:rPr>
          <w:rFonts w:hint="eastAsia"/>
        </w:rPr>
      </w:pPr>
      <w:r>
        <w:t xml:space="preserve">    // Set images to flip y axis to match the texture coordinate space.</w:t>
      </w:r>
    </w:p>
    <w:p w14:paraId="2795C99C" w14:textId="77777777" w:rsidR="00346914" w:rsidRDefault="00346914" w:rsidP="00346914">
      <w:pPr>
        <w:pStyle w:val="Code"/>
        <w:rPr>
          <w:rFonts w:hint="eastAsia"/>
        </w:rPr>
      </w:pPr>
      <w:r>
        <w:t xml:space="preserve">    mGL.pixelStorei(mGL.UNPACK_FLIP_Y_WEBGL, true);</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42109F23" w14:textId="77777777" w:rsidR="00A70786" w:rsidRPr="00A70786" w:rsidRDefault="00A70786" w:rsidP="00F31BF1">
      <w:pPr>
        <w:pStyle w:val="NumList"/>
        <w:numPr>
          <w:ilvl w:val="0"/>
          <w:numId w:val="46"/>
        </w:numPr>
        <w:rPr>
          <w:rFonts w:hint="eastAsia"/>
        </w:rPr>
      </w:pPr>
      <w:commentRangeStart w:id="4394"/>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4394"/>
      <w:r w:rsidR="00346914">
        <w:rPr>
          <w:rStyle w:val="CommentReference"/>
          <w:rFonts w:asciiTheme="minorHAnsi" w:hAnsiTheme="minorHAnsi"/>
        </w:rPr>
        <w:commentReference w:id="4394"/>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rPr>
          <w:rFonts w:hint="eastAsia"/>
        </w:rPr>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rPr>
          <w:rFonts w:hint="eastAsia"/>
        </w:r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rPr>
          <w:rFonts w:hint="eastAsia"/>
        </w:rPr>
      </w:pPr>
      <w:r>
        <w:t>// Shadow shaders</w:t>
      </w:r>
    </w:p>
    <w:p w14:paraId="202AF39E" w14:textId="77777777" w:rsidR="00533F4A" w:rsidRDefault="00533F4A" w:rsidP="00533F4A">
      <w:pPr>
        <w:pStyle w:val="Code"/>
        <w:rPr>
          <w:rFonts w:hint="eastAsia"/>
        </w:rPr>
      </w:pPr>
      <w:r>
        <w:t>let kShadowReceiverFS = "src/glsl_shaders/shadow_receiver_fs.glsl";  // Path to the FragmentShader</w:t>
      </w:r>
    </w:p>
    <w:p w14:paraId="2AD0BF67" w14:textId="77777777" w:rsidR="00533F4A" w:rsidRDefault="00533F4A" w:rsidP="00533F4A">
      <w:pPr>
        <w:pStyle w:val="Code"/>
        <w:rPr>
          <w:rFonts w:hint="eastAsia"/>
        </w:rPr>
      </w:pPr>
      <w:r>
        <w:t>let mShadowReceiverShader = null;</w:t>
      </w:r>
    </w:p>
    <w:p w14:paraId="254BA571" w14:textId="77777777" w:rsidR="00533F4A" w:rsidRDefault="00533F4A" w:rsidP="00533F4A">
      <w:pPr>
        <w:pStyle w:val="Code"/>
        <w:rPr>
          <w:rFonts w:hint="eastAsia"/>
        </w:rPr>
      </w:pPr>
      <w:r>
        <w:t>let kShadowCasterFS = "src/glsl_shaders/shadow_caster_fs.glsl";  // Path to the FragmentShader</w:t>
      </w:r>
    </w:p>
    <w:p w14:paraId="3C0D07E3" w14:textId="62169D6A" w:rsidR="00533F4A" w:rsidRDefault="00533F4A" w:rsidP="00533F4A">
      <w:pPr>
        <w:pStyle w:val="Code"/>
        <w:rPr>
          <w:rFonts w:hint="eastAsia"/>
        </w:rPr>
      </w:pPr>
      <w:r>
        <w:t>let mShadowCasterShader = null;</w:t>
      </w:r>
    </w:p>
    <w:p w14:paraId="46E2B65D" w14:textId="18A1E2A6" w:rsidR="00A70786" w:rsidRDefault="00A70786" w:rsidP="00F31BF1">
      <w:pPr>
        <w:pStyle w:val="NumList"/>
        <w:numPr>
          <w:ilvl w:val="0"/>
          <w:numId w:val="47"/>
        </w:numPr>
        <w:rPr>
          <w:rFonts w:hint="eastAsia"/>
        </w:r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rPr>
          <w:rFonts w:hint="eastAsia"/>
        </w:rPr>
      </w:pPr>
      <w:r>
        <w:t>function createShaders() {</w:t>
      </w:r>
    </w:p>
    <w:p w14:paraId="21803ADD" w14:textId="77777777" w:rsidR="00533F4A" w:rsidRDefault="00533F4A" w:rsidP="00533F4A">
      <w:pPr>
        <w:pStyle w:val="Code"/>
        <w:rPr>
          <w:rFonts w:hint="eastAsia"/>
        </w:rPr>
      </w:pPr>
      <w:r>
        <w:t xml:space="preserve">    mConstColorShader = new SimpleShader(kSimpleVS, kSimpleFS);</w:t>
      </w:r>
    </w:p>
    <w:p w14:paraId="4F5EFCB6" w14:textId="77777777" w:rsidR="00533F4A" w:rsidRDefault="00533F4A" w:rsidP="00533F4A">
      <w:pPr>
        <w:pStyle w:val="Code"/>
        <w:rPr>
          <w:rFonts w:hint="eastAsia"/>
        </w:rPr>
      </w:pPr>
      <w:r>
        <w:t xml:space="preserve">    mTextureShader = new TextureShader(kTextureVS, kTextureFS);</w:t>
      </w:r>
    </w:p>
    <w:p w14:paraId="0A11B673" w14:textId="77777777" w:rsidR="00533F4A" w:rsidRDefault="00533F4A" w:rsidP="00533F4A">
      <w:pPr>
        <w:pStyle w:val="Code"/>
        <w:rPr>
          <w:rFonts w:hint="eastAsia"/>
        </w:rPr>
      </w:pPr>
      <w:r>
        <w:t xml:space="preserve">    mSpriteShader = new SpriteShader(kTextureVS, kTextureFS);</w:t>
      </w:r>
    </w:p>
    <w:p w14:paraId="64911591" w14:textId="77777777" w:rsidR="00533F4A" w:rsidRDefault="00533F4A" w:rsidP="00533F4A">
      <w:pPr>
        <w:pStyle w:val="Code"/>
        <w:rPr>
          <w:rFonts w:hint="eastAsia"/>
        </w:rPr>
      </w:pPr>
      <w:r>
        <w:t xml:space="preserve">    mLineShader =  new LineShader(kSimpleVS, kLineFS);</w:t>
      </w:r>
    </w:p>
    <w:p w14:paraId="2CF559EE" w14:textId="77777777" w:rsidR="00533F4A" w:rsidRDefault="00533F4A" w:rsidP="00533F4A">
      <w:pPr>
        <w:pStyle w:val="Code"/>
        <w:rPr>
          <w:rFonts w:hint="eastAsia"/>
        </w:rPr>
      </w:pPr>
      <w:r>
        <w:t xml:space="preserve">    mLightShader = new LightShader(kTextureVS, kLightFS);</w:t>
      </w:r>
    </w:p>
    <w:p w14:paraId="5B87DBC5" w14:textId="77777777" w:rsidR="00533F4A" w:rsidRDefault="00533F4A" w:rsidP="00533F4A">
      <w:pPr>
        <w:pStyle w:val="Code"/>
        <w:rPr>
          <w:rFonts w:hint="eastAsia"/>
        </w:rPr>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rPr>
          <w:rFonts w:hint="eastAsia"/>
        </w:rPr>
      </w:pPr>
      <w:r>
        <w:t>}</w:t>
      </w:r>
    </w:p>
    <w:p w14:paraId="71111A19" w14:textId="71602E15" w:rsidR="00A70786" w:rsidRPr="00A70786" w:rsidRDefault="00A70786" w:rsidP="00F31BF1">
      <w:pPr>
        <w:pStyle w:val="NumList"/>
        <w:numPr>
          <w:ilvl w:val="0"/>
          <w:numId w:val="47"/>
        </w:numPr>
        <w:rPr>
          <w:rFonts w:hint="eastAsia"/>
        </w:r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4395" w:author="Kelvin Sung" w:date="2021-05-20T18:15:00Z">
        <w:r w:rsidDel="00E15C4E">
          <w:lastRenderedPageBreak/>
          <w:delText xml:space="preserve">Creating </w:delText>
        </w:r>
      </w:del>
      <w:ins w:id="4396" w:author="Kelvin Sung" w:date="2021-05-20T18:15:00Z">
        <w:r w:rsidR="00E15C4E">
          <w:t xml:space="preserve">Defining </w:t>
        </w:r>
      </w:ins>
      <w:r>
        <w:t xml:space="preserve">the Shadow Caster </w:t>
      </w:r>
      <w:del w:id="4397" w:author="Kelvin Sung" w:date="2021-05-20T18:15:00Z">
        <w:r w:rsidDel="00E15C4E">
          <w:delText>Object</w:delText>
        </w:r>
      </w:del>
      <w:ins w:id="4398" w:author="Kelvin Sung" w:date="2021-05-20T18:15:00Z">
        <w:r w:rsidR="00E15C4E">
          <w:t>Class</w:t>
        </w:r>
      </w:ins>
    </w:p>
    <w:p w14:paraId="0E89655F" w14:textId="77777777" w:rsidR="00A70786" w:rsidRDefault="00A70786" w:rsidP="00A70786">
      <w:pPr>
        <w:pStyle w:val="BodyTextFirst"/>
        <w:rPr>
          <w:rFonts w:hint="eastAsia"/>
        </w:rPr>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rPr>
          <w:rFonts w:hint="eastAsia"/>
        </w:rPr>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rPr>
          <w:rFonts w:hint="eastAsia"/>
        </w:r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rPr>
          <w:rFonts w:hint="eastAsia"/>
        </w:r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rPr>
          <w:rFonts w:hint="eastAsia"/>
        </w:r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77777777"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77777777" w:rsidR="00533F4A" w:rsidRDefault="00533F4A" w:rsidP="00533F4A">
      <w:pPr>
        <w:pStyle w:val="Code"/>
        <w:rPr>
          <w:rFonts w:hint="eastAsia"/>
        </w:rPr>
      </w:pPr>
      <w:r>
        <w:t xml:space="preserve">        this.kCasterMaxScale = 3;   // maximum size a caster will be scaled</w:t>
      </w:r>
    </w:p>
    <w:p w14:paraId="7B4010AD" w14:textId="77777777" w:rsidR="00533F4A" w:rsidRDefault="00533F4A" w:rsidP="00533F4A">
      <w:pPr>
        <w:pStyle w:val="Code"/>
        <w:rPr>
          <w:rFonts w:hint="eastAsia"/>
        </w:rPr>
      </w:pPr>
      <w:r>
        <w:lastRenderedPageBreak/>
        <w:t xml:space="preserve">        this.kVerySmall = 0.001;    // </w:t>
      </w:r>
    </w:p>
    <w:p w14:paraId="63CCBFF8" w14:textId="77777777" w:rsidR="00533F4A" w:rsidRDefault="00533F4A" w:rsidP="00533F4A">
      <w:pPr>
        <w:pStyle w:val="Code"/>
        <w:rPr>
          <w:rFonts w:hint="eastAsia"/>
        </w:rPr>
      </w:pPr>
      <w:r>
        <w:t xml:space="preserve">        this.kDistanceFudge = 0.01; // Ensure shadow caster geometry is not at the exact same depth as receiver</w:t>
      </w:r>
    </w:p>
    <w:p w14:paraId="40ED8880" w14:textId="77777777" w:rsidR="00533F4A" w:rsidRDefault="00533F4A" w:rsidP="00533F4A">
      <w:pPr>
        <w:pStyle w:val="Code"/>
        <w:rPr>
          <w:rFonts w:hint="eastAsia"/>
        </w:rPr>
      </w:pPr>
      <w:r>
        <w:t xml:space="preserve">        this.kReceiverDistanceFudge = 0.6; // Reduce the projection size increase of the caster geometry</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77777777" w:rsidR="00A70786" w:rsidRDefault="00A70786" w:rsidP="00A70786">
      <w:pPr>
        <w:pStyle w:val="BodyTextFirst"/>
        <w:rPr>
          <w:rFonts w:hint="eastAsia"/>
        </w:rPr>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4399" w:author="Kelvin Sung" w:date="2021-05-20T18:10:00Z"/>
          <w:rFonts w:hint="eastAsia"/>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4400" w:author="Kelvin Sung" w:date="2021-05-20T18:10:00Z"/>
          <w:rFonts w:hint="eastAsia"/>
        </w:rPr>
      </w:pPr>
      <w:del w:id="4401" w:author="Kelvin Sung" w:date="2021-05-20T18:10:00Z">
        <w:r w:rsidDel="001B23DC">
          <w:delText xml:space="preserve">    </w:delText>
        </w:r>
      </w:del>
    </w:p>
    <w:p w14:paraId="67B8DF1F" w14:textId="39775A30" w:rsidR="003238E4" w:rsidDel="001B23DC" w:rsidRDefault="003238E4" w:rsidP="003238E4">
      <w:pPr>
        <w:pStyle w:val="Code"/>
        <w:rPr>
          <w:del w:id="4402" w:author="Kelvin Sung" w:date="2021-05-20T18:10:00Z"/>
          <w:rFonts w:hint="eastAsia"/>
        </w:rPr>
      </w:pPr>
      <w:r>
        <w:t>draw(aCamera) {</w:t>
      </w:r>
    </w:p>
    <w:p w14:paraId="4ABC3A66" w14:textId="77777777" w:rsidR="001B23DC" w:rsidRDefault="003238E4" w:rsidP="003238E4">
      <w:pPr>
        <w:pStyle w:val="Code"/>
        <w:rPr>
          <w:ins w:id="4403" w:author="Kelvin Sung" w:date="2021-05-20T18:10:00Z"/>
          <w:rFonts w:hint="eastAsia"/>
        </w:rPr>
      </w:pPr>
      <w:del w:id="4404" w:author="Kelvin Sung" w:date="2021-05-20T18:10:00Z">
        <w:r w:rsidDel="001B23DC">
          <w:delText xml:space="preserve">    </w:delText>
        </w:r>
      </w:del>
    </w:p>
    <w:p w14:paraId="3A549236" w14:textId="32193C3D" w:rsidR="003238E4" w:rsidDel="001B23DC" w:rsidRDefault="003238E4" w:rsidP="003238E4">
      <w:pPr>
        <w:pStyle w:val="Code"/>
        <w:rPr>
          <w:del w:id="4405" w:author="Kelvin Sung" w:date="2021-05-20T18:10:00Z"/>
          <w:rFonts w:hint="eastAsia"/>
        </w:rPr>
      </w:pPr>
      <w:r>
        <w:t xml:space="preserve">    // loop through each light in this array, if shadow casting on the light is on</w:t>
      </w:r>
    </w:p>
    <w:p w14:paraId="6E7BAEF5" w14:textId="77777777" w:rsidR="001B23DC" w:rsidRDefault="003238E4" w:rsidP="003238E4">
      <w:pPr>
        <w:pStyle w:val="Code"/>
        <w:rPr>
          <w:ins w:id="4406" w:author="Kelvin Sung" w:date="2021-05-20T18:10:00Z"/>
          <w:rFonts w:hint="eastAsia"/>
        </w:rPr>
      </w:pPr>
      <w:del w:id="4407" w:author="Kelvin Sung" w:date="2021-05-20T18:10:00Z">
        <w:r w:rsidDel="001B23DC">
          <w:delText xml:space="preserve">    </w:delText>
        </w:r>
      </w:del>
    </w:p>
    <w:p w14:paraId="5979F550" w14:textId="19F3DFF2" w:rsidR="003238E4" w:rsidDel="001B23DC" w:rsidRDefault="003238E4" w:rsidP="003238E4">
      <w:pPr>
        <w:pStyle w:val="Code"/>
        <w:rPr>
          <w:del w:id="4408" w:author="Kelvin Sung" w:date="2021-05-20T18:10:00Z"/>
          <w:rFonts w:hint="eastAsia"/>
        </w:rPr>
      </w:pPr>
      <w:r>
        <w:t xml:space="preserve">    // compute the proper shadow offset</w:t>
      </w:r>
    </w:p>
    <w:p w14:paraId="115B7596" w14:textId="77777777" w:rsidR="001B23DC" w:rsidRDefault="003238E4" w:rsidP="003238E4">
      <w:pPr>
        <w:pStyle w:val="Code"/>
        <w:rPr>
          <w:ins w:id="4409" w:author="Kelvin Sung" w:date="2021-05-20T18:10:00Z"/>
          <w:rFonts w:hint="eastAsia"/>
        </w:rPr>
      </w:pPr>
      <w:del w:id="4410" w:author="Kelvin Sung" w:date="2021-05-20T18:10:00Z">
        <w:r w:rsidDel="001B23DC">
          <w:delText xml:space="preserve">    </w:delText>
        </w:r>
      </w:del>
    </w:p>
    <w:p w14:paraId="36C4D3C8" w14:textId="7CBAA586" w:rsidR="003238E4" w:rsidDel="001B23DC" w:rsidRDefault="003238E4" w:rsidP="003238E4">
      <w:pPr>
        <w:pStyle w:val="Code"/>
        <w:rPr>
          <w:del w:id="4411" w:author="Kelvin Sung" w:date="2021-05-20T18:10:00Z"/>
          <w:rFonts w:hint="eastAsia"/>
        </w:rPr>
      </w:pPr>
      <w:r>
        <w:t xml:space="preserve">    let casterRenderable = this.mShadowCaster.getRenderable();</w:t>
      </w:r>
    </w:p>
    <w:p w14:paraId="33F4E75F" w14:textId="77777777" w:rsidR="001B23DC" w:rsidRDefault="003238E4" w:rsidP="003238E4">
      <w:pPr>
        <w:pStyle w:val="Code"/>
        <w:rPr>
          <w:ins w:id="4412" w:author="Kelvin Sung" w:date="2021-05-20T18:10:00Z"/>
          <w:rFonts w:hint="eastAsia"/>
        </w:rPr>
      </w:pPr>
      <w:del w:id="4413" w:author="Kelvin Sung" w:date="2021-05-20T18:10:00Z">
        <w:r w:rsidDel="001B23DC">
          <w:delText xml:space="preserve">    </w:delText>
        </w:r>
      </w:del>
    </w:p>
    <w:p w14:paraId="37FD71B4" w14:textId="555CECE5" w:rsidR="003238E4" w:rsidDel="001B23DC" w:rsidRDefault="003238E4" w:rsidP="003238E4">
      <w:pPr>
        <w:pStyle w:val="Code"/>
        <w:rPr>
          <w:del w:id="4414" w:author="Kelvin Sung" w:date="2021-05-20T18:10:00Z"/>
          <w:rFonts w:hint="eastAsia"/>
        </w:rPr>
      </w:pPr>
      <w:r>
        <w:t xml:space="preserve">    this.mShadowCaster.getXform().cloneTo(this.mSaveXform);</w:t>
      </w:r>
    </w:p>
    <w:p w14:paraId="30E92263" w14:textId="77777777" w:rsidR="001B23DC" w:rsidRDefault="003238E4" w:rsidP="003238E4">
      <w:pPr>
        <w:pStyle w:val="Code"/>
        <w:rPr>
          <w:ins w:id="4415" w:author="Kelvin Sung" w:date="2021-05-20T18:10:00Z"/>
          <w:rFonts w:hint="eastAsia"/>
        </w:rPr>
      </w:pPr>
      <w:del w:id="4416" w:author="Kelvin Sung" w:date="2021-05-20T18:10:00Z">
        <w:r w:rsidDel="001B23DC">
          <w:delText xml:space="preserve">    </w:delText>
        </w:r>
      </w:del>
    </w:p>
    <w:p w14:paraId="10FFDC43" w14:textId="7AD90B00" w:rsidR="003238E4" w:rsidDel="001B23DC" w:rsidRDefault="003238E4" w:rsidP="003238E4">
      <w:pPr>
        <w:pStyle w:val="Code"/>
        <w:rPr>
          <w:del w:id="4417" w:author="Kelvin Sung" w:date="2021-05-20T18:10:00Z"/>
          <w:rFonts w:hint="eastAsia"/>
        </w:rPr>
      </w:pPr>
      <w:r>
        <w:t xml:space="preserve">    let s = casterRenderable.swapShader(this.mCasterShader);</w:t>
      </w:r>
    </w:p>
    <w:p w14:paraId="4192F404" w14:textId="77777777" w:rsidR="001B23DC" w:rsidRDefault="003238E4" w:rsidP="003238E4">
      <w:pPr>
        <w:pStyle w:val="Code"/>
        <w:rPr>
          <w:ins w:id="4418" w:author="Kelvin Sung" w:date="2021-05-20T18:10:00Z"/>
          <w:rFonts w:hint="eastAsia"/>
        </w:rPr>
      </w:pPr>
      <w:del w:id="4419" w:author="Kelvin Sung" w:date="2021-05-20T18:10:00Z">
        <w:r w:rsidDel="001B23DC">
          <w:delText xml:space="preserve">    </w:delText>
        </w:r>
      </w:del>
    </w:p>
    <w:p w14:paraId="42B1AFF6" w14:textId="3DA81FAF" w:rsidR="003238E4" w:rsidDel="001B23DC" w:rsidRDefault="003238E4" w:rsidP="003238E4">
      <w:pPr>
        <w:pStyle w:val="Code"/>
        <w:rPr>
          <w:del w:id="4420" w:author="Kelvin Sung" w:date="2021-05-20T18:10:00Z"/>
          <w:rFonts w:hint="eastAsia"/>
        </w:rPr>
      </w:pPr>
      <w:r>
        <w:t xml:space="preserve">    let c = casterRenderable.getColor();</w:t>
      </w:r>
    </w:p>
    <w:p w14:paraId="6EC48983" w14:textId="77777777" w:rsidR="001B23DC" w:rsidRDefault="003238E4" w:rsidP="003238E4">
      <w:pPr>
        <w:pStyle w:val="Code"/>
        <w:rPr>
          <w:ins w:id="4421" w:author="Kelvin Sung" w:date="2021-05-20T18:10:00Z"/>
          <w:rFonts w:hint="eastAsia"/>
        </w:rPr>
      </w:pPr>
      <w:del w:id="4422" w:author="Kelvin Sung" w:date="2021-05-20T18:10:00Z">
        <w:r w:rsidDel="001B23DC">
          <w:delText xml:space="preserve">    </w:delText>
        </w:r>
      </w:del>
    </w:p>
    <w:p w14:paraId="35B83DFE" w14:textId="04DC5EDB" w:rsidR="003238E4" w:rsidDel="001B23DC" w:rsidRDefault="003238E4" w:rsidP="003238E4">
      <w:pPr>
        <w:pStyle w:val="Code"/>
        <w:rPr>
          <w:del w:id="4423" w:author="Kelvin Sung" w:date="2021-05-20T18:10:00Z"/>
          <w:rFonts w:hint="eastAsia"/>
        </w:rPr>
      </w:pPr>
      <w:r>
        <w:t xml:space="preserve">    casterRenderable.setColor(this.mShadowColor);</w:t>
      </w:r>
    </w:p>
    <w:p w14:paraId="5E1528B8" w14:textId="77777777" w:rsidR="001B23DC" w:rsidRDefault="003238E4" w:rsidP="003238E4">
      <w:pPr>
        <w:pStyle w:val="Code"/>
        <w:rPr>
          <w:ins w:id="4424" w:author="Kelvin Sung" w:date="2021-05-20T18:10:00Z"/>
          <w:rFonts w:hint="eastAsia"/>
        </w:rPr>
      </w:pPr>
      <w:del w:id="4425" w:author="Kelvin Sung" w:date="2021-05-20T18:10:00Z">
        <w:r w:rsidDel="001B23DC">
          <w:delText xml:space="preserve">    </w:delText>
        </w:r>
      </w:del>
    </w:p>
    <w:p w14:paraId="782F1A01" w14:textId="6CC809F6" w:rsidR="003238E4" w:rsidDel="001B23DC" w:rsidRDefault="003238E4" w:rsidP="003238E4">
      <w:pPr>
        <w:pStyle w:val="Code"/>
        <w:rPr>
          <w:del w:id="4426" w:author="Kelvin Sung" w:date="2021-05-20T18:10:00Z"/>
          <w:rFonts w:hint="eastAsia"/>
        </w:rPr>
      </w:pPr>
      <w:r>
        <w:t xml:space="preserve">    let l, lgt;</w:t>
      </w:r>
    </w:p>
    <w:p w14:paraId="2E275660" w14:textId="77777777" w:rsidR="001B23DC" w:rsidRDefault="003238E4" w:rsidP="003238E4">
      <w:pPr>
        <w:pStyle w:val="Code"/>
        <w:rPr>
          <w:ins w:id="4427" w:author="Kelvin Sung" w:date="2021-05-20T18:10:00Z"/>
          <w:rFonts w:hint="eastAsia"/>
        </w:rPr>
      </w:pPr>
      <w:del w:id="4428" w:author="Kelvin Sung" w:date="2021-05-20T18:10:00Z">
        <w:r w:rsidDel="001B23DC">
          <w:delText xml:space="preserve">    </w:delText>
        </w:r>
      </w:del>
    </w:p>
    <w:p w14:paraId="4205854F" w14:textId="36297459" w:rsidR="003238E4" w:rsidDel="001B23DC" w:rsidRDefault="003238E4" w:rsidP="003238E4">
      <w:pPr>
        <w:pStyle w:val="Code"/>
        <w:rPr>
          <w:del w:id="4429" w:author="Kelvin Sung" w:date="2021-05-20T18:10:00Z"/>
          <w:rFonts w:hint="eastAsia"/>
        </w:rPr>
      </w:pPr>
      <w:r>
        <w:t xml:space="preserve">    for (l = 0; l &lt; casterRenderable.getNumLights(); l++) {</w:t>
      </w:r>
    </w:p>
    <w:p w14:paraId="0026D8DB" w14:textId="77777777" w:rsidR="001B23DC" w:rsidRDefault="003238E4" w:rsidP="003238E4">
      <w:pPr>
        <w:pStyle w:val="Code"/>
        <w:rPr>
          <w:ins w:id="4430" w:author="Kelvin Sung" w:date="2021-05-20T18:10:00Z"/>
          <w:rFonts w:hint="eastAsia"/>
        </w:rPr>
      </w:pPr>
      <w:del w:id="4431" w:author="Kelvin Sung" w:date="2021-05-20T18:10:00Z">
        <w:r w:rsidDel="001B23DC">
          <w:delText xml:space="preserve">    </w:delText>
        </w:r>
      </w:del>
    </w:p>
    <w:p w14:paraId="68D805BB" w14:textId="6D59F7F0" w:rsidR="003238E4" w:rsidDel="001B23DC" w:rsidRDefault="003238E4" w:rsidP="003238E4">
      <w:pPr>
        <w:pStyle w:val="Code"/>
        <w:rPr>
          <w:del w:id="4432" w:author="Kelvin Sung" w:date="2021-05-20T18:10:00Z"/>
          <w:rFonts w:hint="eastAsia"/>
        </w:rPr>
      </w:pPr>
      <w:r>
        <w:t xml:space="preserve">        lgt = casterRenderable.getLightAt(l);</w:t>
      </w:r>
    </w:p>
    <w:p w14:paraId="4D4ECBC3" w14:textId="77777777" w:rsidR="001B23DC" w:rsidRDefault="003238E4" w:rsidP="003238E4">
      <w:pPr>
        <w:pStyle w:val="Code"/>
        <w:rPr>
          <w:ins w:id="4433" w:author="Kelvin Sung" w:date="2021-05-20T18:10:00Z"/>
          <w:rFonts w:hint="eastAsia"/>
        </w:rPr>
      </w:pPr>
      <w:del w:id="4434" w:author="Kelvin Sung" w:date="2021-05-20T18:10:00Z">
        <w:r w:rsidDel="001B23DC">
          <w:delText xml:space="preserve">    </w:delText>
        </w:r>
      </w:del>
    </w:p>
    <w:p w14:paraId="4260D590" w14:textId="62EBCE28" w:rsidR="003238E4" w:rsidDel="001B23DC" w:rsidRDefault="003238E4" w:rsidP="003238E4">
      <w:pPr>
        <w:pStyle w:val="Code"/>
        <w:rPr>
          <w:del w:id="4435" w:author="Kelvin Sung" w:date="2021-05-20T18:10:00Z"/>
          <w:rFonts w:hint="eastAsia"/>
        </w:rPr>
      </w:pPr>
      <w:r>
        <w:t xml:space="preserve">        if (lgt.isLightOn() &amp;&amp; lgt.isLightCastShadow()) {</w:t>
      </w:r>
    </w:p>
    <w:p w14:paraId="32AE33A2" w14:textId="77777777" w:rsidR="001B23DC" w:rsidRDefault="003238E4" w:rsidP="003238E4">
      <w:pPr>
        <w:pStyle w:val="Code"/>
        <w:rPr>
          <w:ins w:id="4436" w:author="Kelvin Sung" w:date="2021-05-20T18:10:00Z"/>
          <w:rFonts w:hint="eastAsia"/>
        </w:rPr>
      </w:pPr>
      <w:del w:id="4437" w:author="Kelvin Sung" w:date="2021-05-20T18:10:00Z">
        <w:r w:rsidDel="001B23DC">
          <w:delText xml:space="preserve">    </w:delText>
        </w:r>
      </w:del>
    </w:p>
    <w:p w14:paraId="17EDCE1B" w14:textId="5FFF8A78" w:rsidR="003238E4" w:rsidDel="001B23DC" w:rsidRDefault="003238E4" w:rsidP="003238E4">
      <w:pPr>
        <w:pStyle w:val="Code"/>
        <w:rPr>
          <w:del w:id="4438" w:author="Kelvin Sung" w:date="2021-05-20T18:10:00Z"/>
          <w:rFonts w:hint="eastAsia"/>
        </w:rPr>
      </w:pPr>
      <w:r>
        <w:t xml:space="preserve">            this.mSaveXform.cloneTo(this.mShadowCaster.getXform());</w:t>
      </w:r>
    </w:p>
    <w:p w14:paraId="0726927E" w14:textId="77777777" w:rsidR="001B23DC" w:rsidRDefault="003238E4" w:rsidP="003238E4">
      <w:pPr>
        <w:pStyle w:val="Code"/>
        <w:rPr>
          <w:ins w:id="4439" w:author="Kelvin Sung" w:date="2021-05-20T18:10:00Z"/>
          <w:rFonts w:hint="eastAsia"/>
        </w:rPr>
      </w:pPr>
      <w:del w:id="4440" w:author="Kelvin Sung" w:date="2021-05-20T18:10:00Z">
        <w:r w:rsidDel="001B23DC">
          <w:delText xml:space="preserve">    </w:delText>
        </w:r>
      </w:del>
    </w:p>
    <w:p w14:paraId="19089EA7" w14:textId="6DCE9AFA" w:rsidR="003238E4" w:rsidDel="001B23DC" w:rsidRDefault="003238E4" w:rsidP="003238E4">
      <w:pPr>
        <w:pStyle w:val="Code"/>
        <w:rPr>
          <w:del w:id="4441" w:author="Kelvin Sung" w:date="2021-05-20T18:10:00Z"/>
          <w:rFonts w:hint="eastAsia"/>
        </w:rPr>
      </w:pPr>
      <w:r>
        <w:t xml:space="preserve">            if (this._computeShadowGeometry(lgt)) {</w:t>
      </w:r>
    </w:p>
    <w:p w14:paraId="1BB4426F" w14:textId="77777777" w:rsidR="001B23DC" w:rsidRDefault="003238E4" w:rsidP="003238E4">
      <w:pPr>
        <w:pStyle w:val="Code"/>
        <w:rPr>
          <w:ins w:id="4442" w:author="Kelvin Sung" w:date="2021-05-20T18:10:00Z"/>
          <w:rFonts w:hint="eastAsia"/>
        </w:rPr>
      </w:pPr>
      <w:del w:id="4443" w:author="Kelvin Sung" w:date="2021-05-20T18:10:00Z">
        <w:r w:rsidDel="001B23DC">
          <w:delText xml:space="preserve">    </w:delText>
        </w:r>
      </w:del>
    </w:p>
    <w:p w14:paraId="7ABB3306" w14:textId="6D655C29" w:rsidR="003238E4" w:rsidDel="001B23DC" w:rsidRDefault="003238E4" w:rsidP="003238E4">
      <w:pPr>
        <w:pStyle w:val="Code"/>
        <w:rPr>
          <w:del w:id="4444" w:author="Kelvin Sung" w:date="2021-05-20T18:10:00Z"/>
          <w:rFonts w:hint="eastAsia"/>
        </w:rPr>
      </w:pPr>
      <w:r>
        <w:t xml:space="preserve">                this.mCasterShader.setCameraAndLights(aCamera, lgt);</w:t>
      </w:r>
    </w:p>
    <w:p w14:paraId="249FCDDE" w14:textId="77777777" w:rsidR="001B23DC" w:rsidRDefault="003238E4" w:rsidP="003238E4">
      <w:pPr>
        <w:pStyle w:val="Code"/>
        <w:rPr>
          <w:ins w:id="4445" w:author="Kelvin Sung" w:date="2021-05-20T18:10:00Z"/>
          <w:rFonts w:hint="eastAsia"/>
        </w:rPr>
      </w:pPr>
      <w:del w:id="4446" w:author="Kelvin Sung" w:date="2021-05-20T18:10:00Z">
        <w:r w:rsidDel="001B23DC">
          <w:delText xml:space="preserve">    </w:delText>
        </w:r>
      </w:del>
    </w:p>
    <w:p w14:paraId="7AA15C85" w14:textId="21A983EF" w:rsidR="003238E4" w:rsidDel="001B23DC" w:rsidRDefault="003238E4" w:rsidP="003238E4">
      <w:pPr>
        <w:pStyle w:val="Code"/>
        <w:rPr>
          <w:del w:id="4447" w:author="Kelvin Sung" w:date="2021-05-20T18:10:00Z"/>
          <w:rFonts w:hint="eastAsia"/>
        </w:rPr>
      </w:pPr>
      <w:r>
        <w:t xml:space="preserve">                SpriteRenderable.prototype.draw.call(casterRenderable, aCamera);</w:t>
      </w:r>
    </w:p>
    <w:p w14:paraId="024CD18F" w14:textId="77777777" w:rsidR="001B23DC" w:rsidRDefault="003238E4" w:rsidP="003238E4">
      <w:pPr>
        <w:pStyle w:val="Code"/>
        <w:rPr>
          <w:ins w:id="4448" w:author="Kelvin Sung" w:date="2021-05-20T18:10:00Z"/>
          <w:rFonts w:hint="eastAsia"/>
        </w:rPr>
      </w:pPr>
      <w:del w:id="4449" w:author="Kelvin Sung" w:date="2021-05-20T18:10:00Z">
        <w:r w:rsidDel="001B23DC">
          <w:delText xml:space="preserve">    </w:delText>
        </w:r>
      </w:del>
    </w:p>
    <w:p w14:paraId="1B675786" w14:textId="5810141E" w:rsidR="003238E4" w:rsidDel="001B23DC" w:rsidRDefault="003238E4" w:rsidP="003238E4">
      <w:pPr>
        <w:pStyle w:val="Code"/>
        <w:rPr>
          <w:del w:id="4450" w:author="Kelvin Sung" w:date="2021-05-20T18:10:00Z"/>
          <w:rFonts w:hint="eastAsia"/>
        </w:rPr>
      </w:pPr>
      <w:r>
        <w:t xml:space="preserve">            }</w:t>
      </w:r>
    </w:p>
    <w:p w14:paraId="7650E025" w14:textId="77777777" w:rsidR="001B23DC" w:rsidRDefault="003238E4" w:rsidP="003238E4">
      <w:pPr>
        <w:pStyle w:val="Code"/>
        <w:rPr>
          <w:ins w:id="4451" w:author="Kelvin Sung" w:date="2021-05-20T18:10:00Z"/>
          <w:rFonts w:hint="eastAsia"/>
        </w:rPr>
      </w:pPr>
      <w:del w:id="4452" w:author="Kelvin Sung" w:date="2021-05-20T18:10:00Z">
        <w:r w:rsidDel="001B23DC">
          <w:delText xml:space="preserve">    </w:delText>
        </w:r>
      </w:del>
    </w:p>
    <w:p w14:paraId="6695773C" w14:textId="17B3F370" w:rsidR="003238E4" w:rsidDel="001B23DC" w:rsidRDefault="003238E4" w:rsidP="003238E4">
      <w:pPr>
        <w:pStyle w:val="Code"/>
        <w:rPr>
          <w:del w:id="4453" w:author="Kelvin Sung" w:date="2021-05-20T18:10:00Z"/>
          <w:rFonts w:hint="eastAsia"/>
        </w:rPr>
      </w:pPr>
      <w:r>
        <w:t xml:space="preserve">        }</w:t>
      </w:r>
    </w:p>
    <w:p w14:paraId="1CCA46ED" w14:textId="77777777" w:rsidR="001B23DC" w:rsidRDefault="003238E4" w:rsidP="003238E4">
      <w:pPr>
        <w:pStyle w:val="Code"/>
        <w:rPr>
          <w:ins w:id="4454" w:author="Kelvin Sung" w:date="2021-05-20T18:10:00Z"/>
          <w:rFonts w:hint="eastAsia"/>
        </w:rPr>
      </w:pPr>
      <w:del w:id="4455" w:author="Kelvin Sung" w:date="2021-05-20T18:10:00Z">
        <w:r w:rsidDel="001B23DC">
          <w:delText xml:space="preserve">    </w:delText>
        </w:r>
      </w:del>
    </w:p>
    <w:p w14:paraId="0F0C248C" w14:textId="170FBCF4" w:rsidR="003238E4" w:rsidDel="001B23DC" w:rsidRDefault="003238E4" w:rsidP="003238E4">
      <w:pPr>
        <w:pStyle w:val="Code"/>
        <w:rPr>
          <w:del w:id="4456" w:author="Kelvin Sung" w:date="2021-05-20T18:10:00Z"/>
          <w:rFonts w:hint="eastAsia"/>
        </w:rPr>
      </w:pPr>
      <w:r>
        <w:t xml:space="preserve">    }</w:t>
      </w:r>
    </w:p>
    <w:p w14:paraId="4BD9222E" w14:textId="77777777" w:rsidR="001B23DC" w:rsidRDefault="003238E4" w:rsidP="003238E4">
      <w:pPr>
        <w:pStyle w:val="Code"/>
        <w:rPr>
          <w:ins w:id="4457" w:author="Kelvin Sung" w:date="2021-05-20T18:10:00Z"/>
          <w:rFonts w:hint="eastAsia"/>
        </w:rPr>
      </w:pPr>
      <w:del w:id="4458" w:author="Kelvin Sung" w:date="2021-05-20T18:10:00Z">
        <w:r w:rsidDel="001B23DC">
          <w:delText xml:space="preserve">    </w:delText>
        </w:r>
      </w:del>
    </w:p>
    <w:p w14:paraId="5FE2C9FA" w14:textId="64010EBC" w:rsidR="003238E4" w:rsidDel="001B23DC" w:rsidRDefault="003238E4" w:rsidP="003238E4">
      <w:pPr>
        <w:pStyle w:val="Code"/>
        <w:rPr>
          <w:del w:id="4459" w:author="Kelvin Sung" w:date="2021-05-20T18:10:00Z"/>
          <w:rFonts w:hint="eastAsia"/>
        </w:rPr>
      </w:pPr>
      <w:r>
        <w:lastRenderedPageBreak/>
        <w:t xml:space="preserve">    this.mSaveXform.cloneTo(this.mShadowCaster.getXform());</w:t>
      </w:r>
    </w:p>
    <w:p w14:paraId="4DFBBCE7" w14:textId="77777777" w:rsidR="001B23DC" w:rsidRDefault="003238E4" w:rsidP="003238E4">
      <w:pPr>
        <w:pStyle w:val="Code"/>
        <w:rPr>
          <w:ins w:id="4460" w:author="Kelvin Sung" w:date="2021-05-20T18:10:00Z"/>
          <w:rFonts w:hint="eastAsia"/>
        </w:rPr>
      </w:pPr>
      <w:del w:id="4461" w:author="Kelvin Sung" w:date="2021-05-20T18:10:00Z">
        <w:r w:rsidDel="001B23DC">
          <w:delText xml:space="preserve">    </w:delText>
        </w:r>
      </w:del>
    </w:p>
    <w:p w14:paraId="1A6B61BA" w14:textId="4D8AD3CB" w:rsidR="003238E4" w:rsidDel="001B23DC" w:rsidRDefault="003238E4" w:rsidP="003238E4">
      <w:pPr>
        <w:pStyle w:val="Code"/>
        <w:rPr>
          <w:del w:id="4462" w:author="Kelvin Sung" w:date="2021-05-20T18:10:00Z"/>
          <w:rFonts w:hint="eastAsia"/>
        </w:rPr>
      </w:pPr>
      <w:r>
        <w:t xml:space="preserve">    casterRenderable.swapShader(s);</w:t>
      </w:r>
    </w:p>
    <w:p w14:paraId="30E8FECC" w14:textId="77777777" w:rsidR="001B23DC" w:rsidRDefault="003238E4" w:rsidP="003238E4">
      <w:pPr>
        <w:pStyle w:val="Code"/>
        <w:rPr>
          <w:ins w:id="4463" w:author="Kelvin Sung" w:date="2021-05-20T18:10:00Z"/>
          <w:rFonts w:hint="eastAsia"/>
        </w:rPr>
      </w:pPr>
      <w:del w:id="4464" w:author="Kelvin Sung" w:date="2021-05-20T18:10:00Z">
        <w:r w:rsidDel="001B23DC">
          <w:delText xml:space="preserve">    </w:delText>
        </w:r>
      </w:del>
    </w:p>
    <w:p w14:paraId="2490D13F" w14:textId="7583A9C7" w:rsidR="003238E4" w:rsidDel="001B23DC" w:rsidRDefault="003238E4" w:rsidP="003238E4">
      <w:pPr>
        <w:pStyle w:val="Code"/>
        <w:rPr>
          <w:del w:id="4465" w:author="Kelvin Sung" w:date="2021-05-20T18:10:00Z"/>
          <w:rFonts w:hint="eastAsia"/>
        </w:rPr>
      </w:pPr>
      <w:r>
        <w:t xml:space="preserve">    casterRenderable.setColor(c);</w:t>
      </w:r>
    </w:p>
    <w:p w14:paraId="63ED95A8" w14:textId="77777777" w:rsidR="001B23DC" w:rsidRDefault="003238E4" w:rsidP="003238E4">
      <w:pPr>
        <w:pStyle w:val="Code"/>
        <w:rPr>
          <w:ins w:id="4466" w:author="Kelvin Sung" w:date="2021-05-20T18:10:00Z"/>
          <w:rFonts w:hint="eastAsia"/>
        </w:rPr>
      </w:pPr>
      <w:del w:id="4467" w:author="Kelvin Sung" w:date="2021-05-20T18:10:00Z">
        <w:r w:rsidDel="001B23DC">
          <w:delText xml:space="preserve">    </w:delText>
        </w:r>
      </w:del>
    </w:p>
    <w:p w14:paraId="0E33BE1E" w14:textId="5715370B" w:rsidR="003238E4" w:rsidRDefault="003238E4" w:rsidP="003238E4">
      <w:pPr>
        <w:pStyle w:val="Code"/>
        <w:rPr>
          <w:rFonts w:hint="eastAsia"/>
        </w:rPr>
      </w:pPr>
      <w:r>
        <w:t>}</w:t>
      </w:r>
    </w:p>
    <w:p w14:paraId="7458F9B9" w14:textId="0AC18EB2" w:rsidR="00885276" w:rsidRDefault="003238E4" w:rsidP="00885276">
      <w:pPr>
        <w:pStyle w:val="BodyTextFirs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rPr>
          <w:rFonts w:hint="eastAsia"/>
        </w:r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rPr>
          <w:rFonts w:hint="eastAsia"/>
        </w:rPr>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rPr>
          <w:rFonts w:hint="eastAsia"/>
        </w:rPr>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rPr>
          <w:rFonts w:hint="eastAsia"/>
        </w:rPr>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4468" w:author="Kelvin Sung" w:date="2021-05-20T18:10:00Z"/>
          <w:rFonts w:hint="eastAsia"/>
        </w:rPr>
      </w:pPr>
      <w:r>
        <w:t>_</w:t>
      </w:r>
      <w:commentRangeStart w:id="4469"/>
      <w:r>
        <w:t>computeShadowGeometry(aLight</w:t>
      </w:r>
      <w:commentRangeEnd w:id="4469"/>
      <w:r w:rsidR="00B7264B">
        <w:rPr>
          <w:rStyle w:val="CommentReference"/>
          <w:rFonts w:asciiTheme="minorHAnsi" w:hAnsiTheme="minorHAnsi"/>
          <w:noProof w:val="0"/>
        </w:rPr>
        <w:commentReference w:id="4469"/>
      </w:r>
      <w:r>
        <w:t>) {</w:t>
      </w:r>
    </w:p>
    <w:p w14:paraId="7E3F1D6E" w14:textId="77777777" w:rsidR="00E15C4E" w:rsidRDefault="003238E4" w:rsidP="003238E4">
      <w:pPr>
        <w:pStyle w:val="Code"/>
        <w:rPr>
          <w:ins w:id="4470" w:author="Kelvin Sung" w:date="2021-05-20T18:10:00Z"/>
          <w:rFonts w:hint="eastAsia"/>
        </w:rPr>
      </w:pPr>
      <w:del w:id="4471" w:author="Kelvin Sung" w:date="2021-05-20T18:10:00Z">
        <w:r w:rsidDel="00E15C4E">
          <w:delText xml:space="preserve">    </w:delText>
        </w:r>
      </w:del>
    </w:p>
    <w:p w14:paraId="54B12CFE" w14:textId="5658F0A2" w:rsidR="003238E4" w:rsidDel="00E15C4E" w:rsidRDefault="003238E4" w:rsidP="003238E4">
      <w:pPr>
        <w:pStyle w:val="Code"/>
        <w:rPr>
          <w:del w:id="4472" w:author="Kelvin Sung" w:date="2021-05-20T18:10:00Z"/>
          <w:rFonts w:hint="eastAsia"/>
        </w:rPr>
      </w:pPr>
      <w:r>
        <w:t xml:space="preserve">    // Remember that z-value determines front/back</w:t>
      </w:r>
    </w:p>
    <w:p w14:paraId="7F8526AD" w14:textId="77777777" w:rsidR="00E15C4E" w:rsidRDefault="003238E4" w:rsidP="003238E4">
      <w:pPr>
        <w:pStyle w:val="Code"/>
        <w:rPr>
          <w:ins w:id="4473" w:author="Kelvin Sung" w:date="2021-05-20T18:10:00Z"/>
          <w:rFonts w:hint="eastAsia"/>
        </w:rPr>
      </w:pPr>
      <w:del w:id="4474" w:author="Kelvin Sung" w:date="2021-05-20T18:10:00Z">
        <w:r w:rsidDel="00E15C4E">
          <w:delText xml:space="preserve">    </w:delText>
        </w:r>
      </w:del>
    </w:p>
    <w:p w14:paraId="2C17E896" w14:textId="3229B7C1" w:rsidR="003238E4" w:rsidDel="00E15C4E" w:rsidRDefault="003238E4" w:rsidP="003238E4">
      <w:pPr>
        <w:pStyle w:val="Code"/>
        <w:rPr>
          <w:del w:id="4475" w:author="Kelvin Sung" w:date="2021-05-20T18:10:00Z"/>
          <w:rFonts w:hint="eastAsia"/>
        </w:rPr>
      </w:pPr>
      <w:r>
        <w:t xml:space="preserve">    //      The camera is located a z=some value, looking towards z=0</w:t>
      </w:r>
    </w:p>
    <w:p w14:paraId="634CAFC3" w14:textId="77777777" w:rsidR="00E15C4E" w:rsidRDefault="003238E4" w:rsidP="003238E4">
      <w:pPr>
        <w:pStyle w:val="Code"/>
        <w:rPr>
          <w:ins w:id="4476" w:author="Kelvin Sung" w:date="2021-05-20T18:10:00Z"/>
          <w:rFonts w:hint="eastAsia"/>
        </w:rPr>
      </w:pPr>
      <w:del w:id="4477" w:author="Kelvin Sung" w:date="2021-05-20T18:10:00Z">
        <w:r w:rsidDel="00E15C4E">
          <w:delText xml:space="preserve">    </w:delText>
        </w:r>
      </w:del>
    </w:p>
    <w:p w14:paraId="2C4293F1" w14:textId="0FFFABD4" w:rsidR="003238E4" w:rsidDel="00E15C4E" w:rsidRDefault="003238E4" w:rsidP="003238E4">
      <w:pPr>
        <w:pStyle w:val="Code"/>
        <w:rPr>
          <w:del w:id="4478" w:author="Kelvin Sung" w:date="2021-05-20T18:10:00Z"/>
          <w:rFonts w:hint="eastAsia"/>
        </w:rPr>
      </w:pPr>
      <w:r>
        <w:t xml:space="preserve">    //      The larger the z-value (larger height value) the closer to the camera</w:t>
      </w:r>
    </w:p>
    <w:p w14:paraId="783F0386" w14:textId="77777777" w:rsidR="00E15C4E" w:rsidRDefault="003238E4" w:rsidP="003238E4">
      <w:pPr>
        <w:pStyle w:val="Code"/>
        <w:rPr>
          <w:ins w:id="4479" w:author="Kelvin Sung" w:date="2021-05-20T18:10:00Z"/>
          <w:rFonts w:hint="eastAsia"/>
        </w:rPr>
      </w:pPr>
      <w:del w:id="4480" w:author="Kelvin Sung" w:date="2021-05-20T18:10:00Z">
        <w:r w:rsidDel="00E15C4E">
          <w:delText xml:space="preserve">    </w:delText>
        </w:r>
      </w:del>
    </w:p>
    <w:p w14:paraId="1132490A" w14:textId="5E6F8B47" w:rsidR="003238E4" w:rsidRDefault="003238E4" w:rsidP="003238E4">
      <w:pPr>
        <w:pStyle w:val="Code"/>
        <w:rPr>
          <w:rFonts w:hint="eastAsia"/>
        </w:rPr>
      </w:pPr>
      <w:r>
        <w:t xml:space="preserve">    //      If z &gt; camera.Z, will not be visile</w:t>
      </w:r>
    </w:p>
    <w:p w14:paraId="5128B8DB" w14:textId="247718A1" w:rsidR="003238E4" w:rsidDel="00E15C4E" w:rsidRDefault="003238E4" w:rsidP="003238E4">
      <w:pPr>
        <w:pStyle w:val="Code"/>
        <w:rPr>
          <w:del w:id="4481" w:author="Kelvin Sung" w:date="2021-05-20T18:10:00Z"/>
          <w:rFonts w:hint="eastAsia"/>
        </w:rPr>
      </w:pPr>
    </w:p>
    <w:p w14:paraId="65BF4D28" w14:textId="77777777" w:rsidR="00E15C4E" w:rsidRDefault="003238E4" w:rsidP="003238E4">
      <w:pPr>
        <w:pStyle w:val="Code"/>
        <w:rPr>
          <w:ins w:id="4482" w:author="Kelvin Sung" w:date="2021-05-20T18:10:00Z"/>
          <w:rFonts w:hint="eastAsia"/>
        </w:rPr>
      </w:pPr>
      <w:del w:id="4483" w:author="Kelvin Sung" w:date="2021-05-20T18:10:00Z">
        <w:r w:rsidDel="00E15C4E">
          <w:delText xml:space="preserve">    </w:delText>
        </w:r>
      </w:del>
    </w:p>
    <w:p w14:paraId="22489A8D" w14:textId="76FFF6AE" w:rsidR="003238E4" w:rsidDel="00E15C4E" w:rsidRDefault="003238E4" w:rsidP="003238E4">
      <w:pPr>
        <w:pStyle w:val="Code"/>
        <w:rPr>
          <w:del w:id="4484" w:author="Kelvin Sung" w:date="2021-05-20T18:10:00Z"/>
          <w:rFonts w:hint="eastAsia"/>
        </w:rPr>
      </w:pPr>
      <w:r>
        <w:t xml:space="preserve">    // supports casting to the back of a receiver (if receiver is transparent)</w:t>
      </w:r>
    </w:p>
    <w:p w14:paraId="381E1104" w14:textId="77777777" w:rsidR="00E15C4E" w:rsidRDefault="003238E4" w:rsidP="003238E4">
      <w:pPr>
        <w:pStyle w:val="Code"/>
        <w:rPr>
          <w:ins w:id="4485" w:author="Kelvin Sung" w:date="2021-05-20T18:10:00Z"/>
          <w:rFonts w:hint="eastAsia"/>
        </w:rPr>
      </w:pPr>
      <w:del w:id="4486" w:author="Kelvin Sung" w:date="2021-05-20T18:10:00Z">
        <w:r w:rsidDel="00E15C4E">
          <w:delText xml:space="preserve">    </w:delText>
        </w:r>
      </w:del>
    </w:p>
    <w:p w14:paraId="565DE9C4" w14:textId="747F8F6E" w:rsidR="003238E4" w:rsidDel="00E15C4E" w:rsidRDefault="003238E4" w:rsidP="003238E4">
      <w:pPr>
        <w:pStyle w:val="Code"/>
        <w:rPr>
          <w:del w:id="4487" w:author="Kelvin Sung" w:date="2021-05-20T18:10:00Z"/>
          <w:rFonts w:hint="eastAsia"/>
        </w:rPr>
      </w:pPr>
      <w:r>
        <w:t xml:space="preserve">    // then you can see shadow from the camera</w:t>
      </w:r>
    </w:p>
    <w:p w14:paraId="2A72B570" w14:textId="77777777" w:rsidR="00E15C4E" w:rsidRDefault="003238E4" w:rsidP="003238E4">
      <w:pPr>
        <w:pStyle w:val="Code"/>
        <w:rPr>
          <w:ins w:id="4488" w:author="Kelvin Sung" w:date="2021-05-20T18:10:00Z"/>
          <w:rFonts w:hint="eastAsia"/>
        </w:rPr>
      </w:pPr>
      <w:del w:id="4489" w:author="Kelvin Sung" w:date="2021-05-20T18:10:00Z">
        <w:r w:rsidDel="00E15C4E">
          <w:delText xml:space="preserve">    </w:delText>
        </w:r>
      </w:del>
    </w:p>
    <w:p w14:paraId="6BDDD62C" w14:textId="0DA75751" w:rsidR="003238E4" w:rsidDel="00E15C4E" w:rsidRDefault="003238E4" w:rsidP="003238E4">
      <w:pPr>
        <w:pStyle w:val="Code"/>
        <w:rPr>
          <w:del w:id="4490" w:author="Kelvin Sung" w:date="2021-05-20T18:10:00Z"/>
          <w:rFonts w:hint="eastAsia"/>
        </w:rPr>
      </w:pPr>
      <w:r>
        <w:t xml:space="preserve">    // this means, even when:</w:t>
      </w:r>
    </w:p>
    <w:p w14:paraId="509FF0B1" w14:textId="77777777" w:rsidR="00E15C4E" w:rsidRDefault="003238E4" w:rsidP="003238E4">
      <w:pPr>
        <w:pStyle w:val="Code"/>
        <w:rPr>
          <w:ins w:id="4491" w:author="Kelvin Sung" w:date="2021-05-20T18:10:00Z"/>
          <w:rFonts w:hint="eastAsia"/>
        </w:rPr>
      </w:pPr>
      <w:del w:id="4492" w:author="Kelvin Sung" w:date="2021-05-20T18:10:00Z">
        <w:r w:rsidDel="00E15C4E">
          <w:delText xml:space="preserve">    </w:delText>
        </w:r>
      </w:del>
    </w:p>
    <w:p w14:paraId="386E4B3F" w14:textId="22E19430" w:rsidR="003238E4" w:rsidDel="00E15C4E" w:rsidRDefault="003238E4" w:rsidP="003238E4">
      <w:pPr>
        <w:pStyle w:val="Code"/>
        <w:rPr>
          <w:del w:id="4493" w:author="Kelvin Sung" w:date="2021-05-20T18:10:00Z"/>
          <w:rFonts w:hint="eastAsia"/>
        </w:rPr>
      </w:pPr>
      <w:r>
        <w:t xml:space="preserve">    //      1. caster is lower than receiver</w:t>
      </w:r>
    </w:p>
    <w:p w14:paraId="420FA33C" w14:textId="77777777" w:rsidR="00E15C4E" w:rsidRDefault="003238E4" w:rsidP="003238E4">
      <w:pPr>
        <w:pStyle w:val="Code"/>
        <w:rPr>
          <w:ins w:id="4494" w:author="Kelvin Sung" w:date="2021-05-20T18:10:00Z"/>
          <w:rFonts w:hint="eastAsia"/>
        </w:rPr>
      </w:pPr>
      <w:del w:id="4495" w:author="Kelvin Sung" w:date="2021-05-20T18:10:00Z">
        <w:r w:rsidDel="00E15C4E">
          <w:delText xml:space="preserve">    </w:delText>
        </w:r>
      </w:del>
    </w:p>
    <w:p w14:paraId="7A499410" w14:textId="6CF61740" w:rsidR="003238E4" w:rsidDel="00E15C4E" w:rsidRDefault="003238E4" w:rsidP="003238E4">
      <w:pPr>
        <w:pStyle w:val="Code"/>
        <w:rPr>
          <w:del w:id="4496" w:author="Kelvin Sung" w:date="2021-05-20T18:10:00Z"/>
          <w:rFonts w:hint="eastAsia"/>
        </w:rPr>
      </w:pPr>
      <w:r>
        <w:t xml:space="preserve">    //      2. light is lower than the caster</w:t>
      </w:r>
    </w:p>
    <w:p w14:paraId="3012F35B" w14:textId="77777777" w:rsidR="00E15C4E" w:rsidRDefault="003238E4" w:rsidP="003238E4">
      <w:pPr>
        <w:pStyle w:val="Code"/>
        <w:rPr>
          <w:ins w:id="4497" w:author="Kelvin Sung" w:date="2021-05-20T18:10:00Z"/>
          <w:rFonts w:hint="eastAsia"/>
        </w:rPr>
      </w:pPr>
      <w:del w:id="4498" w:author="Kelvin Sung" w:date="2021-05-20T18:10:00Z">
        <w:r w:rsidDel="00E15C4E">
          <w:delText xml:space="preserve">    </w:delText>
        </w:r>
      </w:del>
    </w:p>
    <w:p w14:paraId="73C22464" w14:textId="37E6E604" w:rsidR="003238E4" w:rsidRDefault="003238E4" w:rsidP="003238E4">
      <w:pPr>
        <w:pStyle w:val="Code"/>
        <w:rPr>
          <w:rFonts w:hint="eastAsia"/>
        </w:rPr>
      </w:pPr>
      <w:r>
        <w:t xml:space="preserve">    // it is still possible to cast shadow on receiver</w:t>
      </w:r>
    </w:p>
    <w:p w14:paraId="79FB16D2" w14:textId="620EC3F9" w:rsidR="003238E4" w:rsidDel="00E15C4E" w:rsidRDefault="003238E4" w:rsidP="003238E4">
      <w:pPr>
        <w:pStyle w:val="Code"/>
        <w:rPr>
          <w:del w:id="4499" w:author="Kelvin Sung" w:date="2021-05-20T18:10:00Z"/>
          <w:rFonts w:hint="eastAsia"/>
        </w:rPr>
      </w:pPr>
    </w:p>
    <w:p w14:paraId="4EED945A" w14:textId="77777777" w:rsidR="00E15C4E" w:rsidRDefault="003238E4" w:rsidP="003238E4">
      <w:pPr>
        <w:pStyle w:val="Code"/>
        <w:rPr>
          <w:ins w:id="4500" w:author="Kelvin Sung" w:date="2021-05-20T18:10:00Z"/>
          <w:rFonts w:hint="eastAsia"/>
        </w:rPr>
      </w:pPr>
      <w:del w:id="4501" w:author="Kelvin Sung" w:date="2021-05-20T18:10:00Z">
        <w:r w:rsidDel="00E15C4E">
          <w:delText xml:space="preserve">    </w:delText>
        </w:r>
      </w:del>
    </w:p>
    <w:p w14:paraId="30A7784A" w14:textId="0B610F73" w:rsidR="003238E4" w:rsidDel="00E15C4E" w:rsidRDefault="003238E4" w:rsidP="003238E4">
      <w:pPr>
        <w:pStyle w:val="Code"/>
        <w:rPr>
          <w:del w:id="4502" w:author="Kelvin Sung" w:date="2021-05-20T18:10:00Z"/>
          <w:rFonts w:hint="eastAsia"/>
        </w:rPr>
      </w:pPr>
      <w:r>
        <w:t xml:space="preserve">    let cxf = this.mShadowCaster.getXform();</w:t>
      </w:r>
    </w:p>
    <w:p w14:paraId="2E2B4FA0" w14:textId="77777777" w:rsidR="00E15C4E" w:rsidRDefault="003238E4" w:rsidP="003238E4">
      <w:pPr>
        <w:pStyle w:val="Code"/>
        <w:rPr>
          <w:ins w:id="4503" w:author="Kelvin Sung" w:date="2021-05-20T18:10:00Z"/>
          <w:rFonts w:hint="eastAsia"/>
        </w:rPr>
      </w:pPr>
      <w:del w:id="4504" w:author="Kelvin Sung" w:date="2021-05-20T18:10:00Z">
        <w:r w:rsidDel="00E15C4E">
          <w:delText xml:space="preserve">    </w:delText>
        </w:r>
      </w:del>
    </w:p>
    <w:p w14:paraId="23BE8E6B" w14:textId="4E9A6A44" w:rsidR="003238E4" w:rsidDel="00E15C4E" w:rsidRDefault="003238E4" w:rsidP="003238E4">
      <w:pPr>
        <w:pStyle w:val="Code"/>
        <w:rPr>
          <w:del w:id="4505" w:author="Kelvin Sung" w:date="2021-05-20T18:10:00Z"/>
          <w:rFonts w:hint="eastAsia"/>
        </w:rPr>
      </w:pPr>
      <w:r>
        <w:t xml:space="preserve">    let rxf = this.mShadowReceiver.getXform();</w:t>
      </w:r>
    </w:p>
    <w:p w14:paraId="2CBD73AF" w14:textId="77777777" w:rsidR="00E15C4E" w:rsidRDefault="003238E4" w:rsidP="003238E4">
      <w:pPr>
        <w:pStyle w:val="Code"/>
        <w:rPr>
          <w:ins w:id="4506" w:author="Kelvin Sung" w:date="2021-05-20T18:10:00Z"/>
          <w:rFonts w:hint="eastAsia"/>
        </w:rPr>
      </w:pPr>
      <w:del w:id="4507" w:author="Kelvin Sung" w:date="2021-05-20T18:10:00Z">
        <w:r w:rsidDel="00E15C4E">
          <w:delText xml:space="preserve">    </w:delText>
        </w:r>
      </w:del>
    </w:p>
    <w:p w14:paraId="606A690C" w14:textId="7B0BD8C3" w:rsidR="003238E4" w:rsidDel="00E15C4E" w:rsidRDefault="003238E4" w:rsidP="003238E4">
      <w:pPr>
        <w:pStyle w:val="Code"/>
        <w:rPr>
          <w:del w:id="4508" w:author="Kelvin Sung" w:date="2021-05-20T18:10:00Z"/>
          <w:rFonts w:hint="eastAsia"/>
        </w:rPr>
      </w:pPr>
      <w:r>
        <w:t xml:space="preserve">    // vector from light to caster</w:t>
      </w:r>
    </w:p>
    <w:p w14:paraId="3F6C3282" w14:textId="77777777" w:rsidR="00E15C4E" w:rsidRDefault="003238E4" w:rsidP="003238E4">
      <w:pPr>
        <w:pStyle w:val="Code"/>
        <w:rPr>
          <w:ins w:id="4509" w:author="Kelvin Sung" w:date="2021-05-20T18:10:00Z"/>
          <w:rFonts w:hint="eastAsia"/>
        </w:rPr>
      </w:pPr>
      <w:del w:id="4510" w:author="Kelvin Sung" w:date="2021-05-20T18:10:00Z">
        <w:r w:rsidDel="00E15C4E">
          <w:delText xml:space="preserve">    </w:delText>
        </w:r>
      </w:del>
    </w:p>
    <w:p w14:paraId="6D4CEAD1" w14:textId="34DA6B36" w:rsidR="003238E4" w:rsidDel="00E15C4E" w:rsidRDefault="003238E4" w:rsidP="003238E4">
      <w:pPr>
        <w:pStyle w:val="Code"/>
        <w:rPr>
          <w:del w:id="4511" w:author="Kelvin Sung" w:date="2021-05-20T18:10:00Z"/>
          <w:rFonts w:hint="eastAsia"/>
        </w:rPr>
      </w:pPr>
      <w:r>
        <w:t xml:space="preserve">    let lgtToCaster = vec3.create();</w:t>
      </w:r>
    </w:p>
    <w:p w14:paraId="20FD4133" w14:textId="77777777" w:rsidR="00E15C4E" w:rsidRDefault="003238E4" w:rsidP="003238E4">
      <w:pPr>
        <w:pStyle w:val="Code"/>
        <w:rPr>
          <w:ins w:id="4512" w:author="Kelvin Sung" w:date="2021-05-20T18:10:00Z"/>
          <w:rFonts w:hint="eastAsia"/>
        </w:rPr>
      </w:pPr>
      <w:del w:id="4513" w:author="Kelvin Sung" w:date="2021-05-20T18:10:00Z">
        <w:r w:rsidDel="00E15C4E">
          <w:delText xml:space="preserve">    </w:delText>
        </w:r>
      </w:del>
    </w:p>
    <w:p w14:paraId="3AD93EA0" w14:textId="2EBAF933" w:rsidR="003238E4" w:rsidDel="00E15C4E" w:rsidRDefault="003238E4" w:rsidP="003238E4">
      <w:pPr>
        <w:pStyle w:val="Code"/>
        <w:rPr>
          <w:del w:id="4514" w:author="Kelvin Sung" w:date="2021-05-20T18:10:00Z"/>
          <w:rFonts w:hint="eastAsia"/>
        </w:rPr>
      </w:pPr>
      <w:r>
        <w:t xml:space="preserve">    let lgtToReceiverZ;</w:t>
      </w:r>
    </w:p>
    <w:p w14:paraId="7DA6D188" w14:textId="77777777" w:rsidR="00E15C4E" w:rsidRDefault="003238E4" w:rsidP="003238E4">
      <w:pPr>
        <w:pStyle w:val="Code"/>
        <w:rPr>
          <w:ins w:id="4515" w:author="Kelvin Sung" w:date="2021-05-20T18:10:00Z"/>
          <w:rFonts w:hint="eastAsia"/>
        </w:rPr>
      </w:pPr>
      <w:del w:id="4516" w:author="Kelvin Sung" w:date="2021-05-20T18:10:00Z">
        <w:r w:rsidDel="00E15C4E">
          <w:delText xml:space="preserve">    </w:delText>
        </w:r>
      </w:del>
    </w:p>
    <w:p w14:paraId="3B444CC7" w14:textId="03C157FB" w:rsidR="003238E4" w:rsidDel="00E15C4E" w:rsidRDefault="003238E4" w:rsidP="003238E4">
      <w:pPr>
        <w:pStyle w:val="Code"/>
        <w:rPr>
          <w:del w:id="4517" w:author="Kelvin Sung" w:date="2021-05-20T18:10:00Z"/>
          <w:rFonts w:hint="eastAsia"/>
        </w:rPr>
      </w:pPr>
      <w:r>
        <w:t xml:space="preserve">    let receiverToCasterZ;</w:t>
      </w:r>
    </w:p>
    <w:p w14:paraId="0A6A25B2" w14:textId="77777777" w:rsidR="00E15C4E" w:rsidRDefault="003238E4" w:rsidP="003238E4">
      <w:pPr>
        <w:pStyle w:val="Code"/>
        <w:rPr>
          <w:ins w:id="4518" w:author="Kelvin Sung" w:date="2021-05-20T18:10:00Z"/>
          <w:rFonts w:hint="eastAsia"/>
        </w:rPr>
      </w:pPr>
      <w:del w:id="4519" w:author="Kelvin Sung" w:date="2021-05-20T18:10:00Z">
        <w:r w:rsidDel="00E15C4E">
          <w:delText xml:space="preserve">    </w:delText>
        </w:r>
      </w:del>
    </w:p>
    <w:p w14:paraId="4642412A" w14:textId="2534CDFF" w:rsidR="003238E4" w:rsidDel="00E15C4E" w:rsidRDefault="003238E4" w:rsidP="003238E4">
      <w:pPr>
        <w:pStyle w:val="Code"/>
        <w:rPr>
          <w:del w:id="4520" w:author="Kelvin Sung" w:date="2021-05-20T18:10:00Z"/>
          <w:rFonts w:hint="eastAsia"/>
        </w:rPr>
      </w:pPr>
      <w:r>
        <w:t xml:space="preserve">    let distToCaster, distToReceiver;  // measured along the lgtToCaster vector</w:t>
      </w:r>
    </w:p>
    <w:p w14:paraId="3102F6BC" w14:textId="77777777" w:rsidR="00E15C4E" w:rsidRDefault="003238E4" w:rsidP="003238E4">
      <w:pPr>
        <w:pStyle w:val="Code"/>
        <w:rPr>
          <w:ins w:id="4521" w:author="Kelvin Sung" w:date="2021-05-20T18:10:00Z"/>
          <w:rFonts w:hint="eastAsia"/>
        </w:rPr>
      </w:pPr>
      <w:del w:id="4522" w:author="Kelvin Sung" w:date="2021-05-20T18:10:00Z">
        <w:r w:rsidDel="00E15C4E">
          <w:delText xml:space="preserve">    </w:delText>
        </w:r>
      </w:del>
    </w:p>
    <w:p w14:paraId="76CABE0C" w14:textId="59C048DC" w:rsidR="003238E4" w:rsidDel="00E15C4E" w:rsidRDefault="003238E4" w:rsidP="003238E4">
      <w:pPr>
        <w:pStyle w:val="Code"/>
        <w:rPr>
          <w:del w:id="4523" w:author="Kelvin Sung" w:date="2021-05-20T18:10:00Z"/>
          <w:rFonts w:hint="eastAsia"/>
        </w:rPr>
      </w:pPr>
      <w:r>
        <w:t xml:space="preserve">    let scale;</w:t>
      </w:r>
    </w:p>
    <w:p w14:paraId="61817E7A" w14:textId="77777777" w:rsidR="00E15C4E" w:rsidRDefault="003238E4" w:rsidP="003238E4">
      <w:pPr>
        <w:pStyle w:val="Code"/>
        <w:rPr>
          <w:ins w:id="4524" w:author="Kelvin Sung" w:date="2021-05-20T18:10:00Z"/>
          <w:rFonts w:hint="eastAsia"/>
        </w:rPr>
      </w:pPr>
      <w:del w:id="4525" w:author="Kelvin Sung" w:date="2021-05-20T18:10:00Z">
        <w:r w:rsidDel="00E15C4E">
          <w:delText xml:space="preserve">    </w:delText>
        </w:r>
      </w:del>
    </w:p>
    <w:p w14:paraId="5AE9D1BC" w14:textId="70CF7326" w:rsidR="003238E4" w:rsidRDefault="003238E4" w:rsidP="003238E4">
      <w:pPr>
        <w:pStyle w:val="Code"/>
        <w:rPr>
          <w:rFonts w:hint="eastAsia"/>
        </w:rPr>
      </w:pPr>
      <w:r>
        <w:t xml:space="preserve">    let offset = vec3.fromValues(0, 0, 0);</w:t>
      </w:r>
    </w:p>
    <w:p w14:paraId="57201168" w14:textId="3FDDE9F5" w:rsidR="003238E4" w:rsidDel="00E15C4E" w:rsidRDefault="003238E4" w:rsidP="003238E4">
      <w:pPr>
        <w:pStyle w:val="Code"/>
        <w:rPr>
          <w:del w:id="4526" w:author="Kelvin Sung" w:date="2021-05-20T18:10:00Z"/>
          <w:rFonts w:hint="eastAsia"/>
        </w:rPr>
      </w:pPr>
    </w:p>
    <w:p w14:paraId="29A70771" w14:textId="77777777" w:rsidR="00E15C4E" w:rsidRDefault="003238E4" w:rsidP="003238E4">
      <w:pPr>
        <w:pStyle w:val="Code"/>
        <w:rPr>
          <w:ins w:id="4527" w:author="Kelvin Sung" w:date="2021-05-20T18:10:00Z"/>
          <w:rFonts w:hint="eastAsia"/>
        </w:rPr>
      </w:pPr>
      <w:del w:id="4528" w:author="Kelvin Sung" w:date="2021-05-20T18:10:00Z">
        <w:r w:rsidDel="00E15C4E">
          <w:delText xml:space="preserve">    </w:delText>
        </w:r>
      </w:del>
    </w:p>
    <w:p w14:paraId="0448A325" w14:textId="07D55145" w:rsidR="003238E4" w:rsidDel="00E15C4E" w:rsidRDefault="003238E4" w:rsidP="003238E4">
      <w:pPr>
        <w:pStyle w:val="Code"/>
        <w:rPr>
          <w:del w:id="4529" w:author="Kelvin Sung" w:date="2021-05-20T18:10:00Z"/>
          <w:rFonts w:hint="eastAsia"/>
        </w:rPr>
      </w:pPr>
      <w:r>
        <w:t xml:space="preserve">    receiverToCasterZ = rxf.getZPos() - cxf.getZPos();</w:t>
      </w:r>
    </w:p>
    <w:p w14:paraId="72BE44B7" w14:textId="77777777" w:rsidR="00E15C4E" w:rsidRDefault="003238E4" w:rsidP="003238E4">
      <w:pPr>
        <w:pStyle w:val="Code"/>
        <w:rPr>
          <w:ins w:id="4530" w:author="Kelvin Sung" w:date="2021-05-20T18:10:00Z"/>
          <w:rFonts w:hint="eastAsia"/>
        </w:rPr>
      </w:pPr>
      <w:del w:id="4531" w:author="Kelvin Sung" w:date="2021-05-20T18:10:00Z">
        <w:r w:rsidDel="00E15C4E">
          <w:delText xml:space="preserve">    </w:delText>
        </w:r>
      </w:del>
    </w:p>
    <w:p w14:paraId="71A7662E" w14:textId="085F07F6" w:rsidR="003238E4" w:rsidDel="00E15C4E" w:rsidRDefault="003238E4" w:rsidP="003238E4">
      <w:pPr>
        <w:pStyle w:val="Code"/>
        <w:rPr>
          <w:del w:id="4532" w:author="Kelvin Sung" w:date="2021-05-20T18:10:00Z"/>
          <w:rFonts w:hint="eastAsia"/>
        </w:rPr>
      </w:pPr>
      <w:r>
        <w:t xml:space="preserve">    if (aLight.getLightType() === eLightType.eDirectionalLight) {</w:t>
      </w:r>
    </w:p>
    <w:p w14:paraId="4A75C93A" w14:textId="77777777" w:rsidR="00E15C4E" w:rsidRDefault="003238E4" w:rsidP="003238E4">
      <w:pPr>
        <w:pStyle w:val="Code"/>
        <w:rPr>
          <w:ins w:id="4533" w:author="Kelvin Sung" w:date="2021-05-20T18:10:00Z"/>
          <w:rFonts w:hint="eastAsia"/>
        </w:rPr>
      </w:pPr>
      <w:del w:id="4534" w:author="Kelvin Sung" w:date="2021-05-20T18:10:00Z">
        <w:r w:rsidDel="00E15C4E">
          <w:delText xml:space="preserve">    </w:delText>
        </w:r>
      </w:del>
    </w:p>
    <w:p w14:paraId="3E07E534" w14:textId="23B59DFF" w:rsidR="003238E4" w:rsidDel="00E15C4E" w:rsidRDefault="003238E4" w:rsidP="003238E4">
      <w:pPr>
        <w:pStyle w:val="Code"/>
        <w:rPr>
          <w:del w:id="4535" w:author="Kelvin Sung" w:date="2021-05-20T18:10:00Z"/>
          <w:rFonts w:hint="eastAsia"/>
        </w:rPr>
      </w:pPr>
      <w:r>
        <w:t xml:space="preserve">        if (((Math.abs(aLight.getDirection())[2]) &lt; this.kVerySmall) ||</w:t>
      </w:r>
    </w:p>
    <w:p w14:paraId="522E5342" w14:textId="77777777" w:rsidR="00E15C4E" w:rsidRDefault="003238E4" w:rsidP="003238E4">
      <w:pPr>
        <w:pStyle w:val="Code"/>
        <w:rPr>
          <w:ins w:id="4536" w:author="Kelvin Sung" w:date="2021-05-20T18:10:00Z"/>
          <w:rFonts w:hint="eastAsia"/>
        </w:rPr>
      </w:pPr>
      <w:del w:id="4537" w:author="Kelvin Sung" w:date="2021-05-20T18:10:00Z">
        <w:r w:rsidDel="00E15C4E">
          <w:delText xml:space="preserve">    </w:delText>
        </w:r>
      </w:del>
    </w:p>
    <w:p w14:paraId="4FF0C458" w14:textId="563CF945" w:rsidR="003238E4" w:rsidDel="00E15C4E" w:rsidRDefault="003238E4" w:rsidP="003238E4">
      <w:pPr>
        <w:pStyle w:val="Code"/>
        <w:rPr>
          <w:del w:id="4538" w:author="Kelvin Sung" w:date="2021-05-20T18:10:00Z"/>
          <w:rFonts w:hint="eastAsia"/>
        </w:rPr>
      </w:pPr>
      <w:r>
        <w:t xml:space="preserve">            ((receiverToCasterZ * (aLight.getDirection())[2]) &lt; 0)) {</w:t>
      </w:r>
    </w:p>
    <w:p w14:paraId="66986E1F" w14:textId="77777777" w:rsidR="00E15C4E" w:rsidRDefault="003238E4" w:rsidP="003238E4">
      <w:pPr>
        <w:pStyle w:val="Code"/>
        <w:rPr>
          <w:ins w:id="4539" w:author="Kelvin Sung" w:date="2021-05-20T18:10:00Z"/>
          <w:rFonts w:hint="eastAsia"/>
        </w:rPr>
      </w:pPr>
      <w:del w:id="4540" w:author="Kelvin Sung" w:date="2021-05-20T18:10:00Z">
        <w:r w:rsidDel="00E15C4E">
          <w:delText xml:space="preserve">    </w:delText>
        </w:r>
      </w:del>
    </w:p>
    <w:p w14:paraId="62A9569B" w14:textId="00C58331" w:rsidR="003238E4" w:rsidDel="00E15C4E" w:rsidRDefault="003238E4" w:rsidP="003238E4">
      <w:pPr>
        <w:pStyle w:val="Code"/>
        <w:rPr>
          <w:del w:id="4541" w:author="Kelvin Sung" w:date="2021-05-20T18:10:00Z"/>
          <w:rFonts w:hint="eastAsia"/>
        </w:rPr>
      </w:pPr>
      <w:r>
        <w:t xml:space="preserve">            return false;   // direction light casting side way or</w:t>
      </w:r>
    </w:p>
    <w:p w14:paraId="146D73BD" w14:textId="77777777" w:rsidR="00E15C4E" w:rsidRDefault="003238E4" w:rsidP="003238E4">
      <w:pPr>
        <w:pStyle w:val="Code"/>
        <w:rPr>
          <w:ins w:id="4542" w:author="Kelvin Sung" w:date="2021-05-20T18:10:00Z"/>
          <w:rFonts w:hint="eastAsia"/>
        </w:rPr>
      </w:pPr>
      <w:del w:id="4543" w:author="Kelvin Sung" w:date="2021-05-20T18:10:00Z">
        <w:r w:rsidDel="00E15C4E">
          <w:delText xml:space="preserve">    </w:delText>
        </w:r>
      </w:del>
    </w:p>
    <w:p w14:paraId="156C7511" w14:textId="45FDC6BB" w:rsidR="003238E4" w:rsidDel="00E15C4E" w:rsidRDefault="003238E4" w:rsidP="003238E4">
      <w:pPr>
        <w:pStyle w:val="Code"/>
        <w:rPr>
          <w:del w:id="4544" w:author="Kelvin Sung" w:date="2021-05-20T18:10:00Z"/>
          <w:rFonts w:hint="eastAsia"/>
        </w:rPr>
      </w:pPr>
      <w:r>
        <w:t xml:space="preserve">            // caster and receiver on different sides of light in Z</w:t>
      </w:r>
    </w:p>
    <w:p w14:paraId="122616BE" w14:textId="77777777" w:rsidR="00E15C4E" w:rsidRDefault="003238E4" w:rsidP="003238E4">
      <w:pPr>
        <w:pStyle w:val="Code"/>
        <w:rPr>
          <w:ins w:id="4545" w:author="Kelvin Sung" w:date="2021-05-20T18:10:00Z"/>
          <w:rFonts w:hint="eastAsia"/>
        </w:rPr>
      </w:pPr>
      <w:del w:id="4546" w:author="Kelvin Sung" w:date="2021-05-20T18:10:00Z">
        <w:r w:rsidDel="00E15C4E">
          <w:delText xml:space="preserve">    </w:delText>
        </w:r>
      </w:del>
    </w:p>
    <w:p w14:paraId="7CD3D135" w14:textId="5A433BE2" w:rsidR="003238E4" w:rsidDel="00E15C4E" w:rsidRDefault="003238E4" w:rsidP="003238E4">
      <w:pPr>
        <w:pStyle w:val="Code"/>
        <w:rPr>
          <w:del w:id="4547" w:author="Kelvin Sung" w:date="2021-05-20T18:10:00Z"/>
          <w:rFonts w:hint="eastAsia"/>
        </w:rPr>
      </w:pPr>
      <w:r>
        <w:t xml:space="preserve">        }</w:t>
      </w:r>
    </w:p>
    <w:p w14:paraId="70416201" w14:textId="77777777" w:rsidR="00E15C4E" w:rsidRDefault="003238E4" w:rsidP="003238E4">
      <w:pPr>
        <w:pStyle w:val="Code"/>
        <w:rPr>
          <w:ins w:id="4548" w:author="Kelvin Sung" w:date="2021-05-20T18:10:00Z"/>
          <w:rFonts w:hint="eastAsia"/>
        </w:rPr>
      </w:pPr>
      <w:del w:id="4549" w:author="Kelvin Sung" w:date="2021-05-20T18:10:00Z">
        <w:r w:rsidDel="00E15C4E">
          <w:delText xml:space="preserve">    </w:delText>
        </w:r>
      </w:del>
    </w:p>
    <w:p w14:paraId="650DDBC2" w14:textId="1759BF25" w:rsidR="003238E4" w:rsidDel="00E15C4E" w:rsidRDefault="003238E4" w:rsidP="003238E4">
      <w:pPr>
        <w:pStyle w:val="Code"/>
        <w:rPr>
          <w:del w:id="4550" w:author="Kelvin Sung" w:date="2021-05-20T18:10:00Z"/>
          <w:rFonts w:hint="eastAsia"/>
        </w:rPr>
      </w:pPr>
      <w:r>
        <w:t xml:space="preserve">        vec3.copy(lgtToCaster, aLight.getDirection());</w:t>
      </w:r>
    </w:p>
    <w:p w14:paraId="406CEFCD" w14:textId="77777777" w:rsidR="00E15C4E" w:rsidRDefault="003238E4" w:rsidP="003238E4">
      <w:pPr>
        <w:pStyle w:val="Code"/>
        <w:rPr>
          <w:ins w:id="4551" w:author="Kelvin Sung" w:date="2021-05-20T18:10:00Z"/>
          <w:rFonts w:hint="eastAsia"/>
        </w:rPr>
      </w:pPr>
      <w:del w:id="4552" w:author="Kelvin Sung" w:date="2021-05-20T18:10:00Z">
        <w:r w:rsidDel="00E15C4E">
          <w:delText xml:space="preserve">    </w:delText>
        </w:r>
      </w:del>
    </w:p>
    <w:p w14:paraId="5FB484E8" w14:textId="6906AECD" w:rsidR="003238E4" w:rsidRDefault="003238E4" w:rsidP="003238E4">
      <w:pPr>
        <w:pStyle w:val="Code"/>
        <w:rPr>
          <w:rFonts w:hint="eastAsia"/>
        </w:rPr>
      </w:pPr>
      <w:r>
        <w:t xml:space="preserve">        vec3.normalize(lgtToCaster, lgtToCaster);</w:t>
      </w:r>
    </w:p>
    <w:p w14:paraId="2B5B938C" w14:textId="2E385295" w:rsidR="003238E4" w:rsidDel="00E15C4E" w:rsidRDefault="003238E4" w:rsidP="003238E4">
      <w:pPr>
        <w:pStyle w:val="Code"/>
        <w:rPr>
          <w:del w:id="4553" w:author="Kelvin Sung" w:date="2021-05-20T18:10:00Z"/>
          <w:rFonts w:hint="eastAsia"/>
        </w:rPr>
      </w:pPr>
    </w:p>
    <w:p w14:paraId="38D4C005" w14:textId="77777777" w:rsidR="00E15C4E" w:rsidRDefault="003238E4" w:rsidP="003238E4">
      <w:pPr>
        <w:pStyle w:val="Code"/>
        <w:rPr>
          <w:ins w:id="4554" w:author="Kelvin Sung" w:date="2021-05-20T18:10:00Z"/>
          <w:rFonts w:hint="eastAsia"/>
        </w:rPr>
      </w:pPr>
      <w:del w:id="4555" w:author="Kelvin Sung" w:date="2021-05-20T18:10:00Z">
        <w:r w:rsidDel="00E15C4E">
          <w:delText xml:space="preserve">    </w:delText>
        </w:r>
      </w:del>
    </w:p>
    <w:p w14:paraId="73381E79" w14:textId="54D76378" w:rsidR="003238E4" w:rsidDel="00E15C4E" w:rsidRDefault="003238E4" w:rsidP="003238E4">
      <w:pPr>
        <w:pStyle w:val="Code"/>
        <w:rPr>
          <w:del w:id="4556" w:author="Kelvin Sung" w:date="2021-05-20T18:10:00Z"/>
          <w:rFonts w:hint="eastAsia"/>
        </w:rPr>
      </w:pPr>
      <w:r>
        <w:t xml:space="preserve">        distToReceiver = Math.abs(receiverToCasterZ / lgtToCaster[2]);  // distance measured along lgtToCaster</w:t>
      </w:r>
    </w:p>
    <w:p w14:paraId="0A7B2976" w14:textId="77777777" w:rsidR="00E15C4E" w:rsidRDefault="003238E4" w:rsidP="003238E4">
      <w:pPr>
        <w:pStyle w:val="Code"/>
        <w:rPr>
          <w:ins w:id="4557" w:author="Kelvin Sung" w:date="2021-05-20T18:10:00Z"/>
          <w:rFonts w:hint="eastAsia"/>
        </w:rPr>
      </w:pPr>
      <w:del w:id="4558" w:author="Kelvin Sung" w:date="2021-05-20T18:10:00Z">
        <w:r w:rsidDel="00E15C4E">
          <w:delText xml:space="preserve">    </w:delText>
        </w:r>
      </w:del>
    </w:p>
    <w:p w14:paraId="4AF60623" w14:textId="31F24672" w:rsidR="003238E4" w:rsidDel="00E15C4E" w:rsidRDefault="003238E4" w:rsidP="003238E4">
      <w:pPr>
        <w:pStyle w:val="Code"/>
        <w:rPr>
          <w:del w:id="4559" w:author="Kelvin Sung" w:date="2021-05-20T18:10:00Z"/>
          <w:rFonts w:hint="eastAsia"/>
        </w:rPr>
      </w:pPr>
      <w:r>
        <w:t xml:space="preserve">        scale = Math.abs(1 / lgtToCaster[2]);</w:t>
      </w:r>
    </w:p>
    <w:p w14:paraId="33159248" w14:textId="77777777" w:rsidR="00E15C4E" w:rsidRDefault="003238E4" w:rsidP="003238E4">
      <w:pPr>
        <w:pStyle w:val="Code"/>
        <w:rPr>
          <w:ins w:id="4560" w:author="Kelvin Sung" w:date="2021-05-20T18:10:00Z"/>
          <w:rFonts w:hint="eastAsia"/>
        </w:rPr>
      </w:pPr>
      <w:del w:id="4561" w:author="Kelvin Sung" w:date="2021-05-20T18:10:00Z">
        <w:r w:rsidDel="00E15C4E">
          <w:delText xml:space="preserve">    </w:delText>
        </w:r>
      </w:del>
    </w:p>
    <w:p w14:paraId="5B56420F" w14:textId="5D999DE2" w:rsidR="003238E4" w:rsidDel="00E15C4E" w:rsidRDefault="003238E4" w:rsidP="003238E4">
      <w:pPr>
        <w:pStyle w:val="Code"/>
        <w:rPr>
          <w:del w:id="4562" w:author="Kelvin Sung" w:date="2021-05-20T18:10:00Z"/>
          <w:rFonts w:hint="eastAsia"/>
        </w:rPr>
      </w:pPr>
      <w:r>
        <w:t xml:space="preserve">    } else {</w:t>
      </w:r>
    </w:p>
    <w:p w14:paraId="78117E98" w14:textId="77777777" w:rsidR="00E15C4E" w:rsidRDefault="003238E4" w:rsidP="003238E4">
      <w:pPr>
        <w:pStyle w:val="Code"/>
        <w:rPr>
          <w:ins w:id="4563" w:author="Kelvin Sung" w:date="2021-05-20T18:10:00Z"/>
          <w:rFonts w:hint="eastAsia"/>
        </w:rPr>
      </w:pPr>
      <w:del w:id="4564" w:author="Kelvin Sung" w:date="2021-05-20T18:10:00Z">
        <w:r w:rsidDel="00E15C4E">
          <w:delText xml:space="preserve">    </w:delText>
        </w:r>
      </w:del>
    </w:p>
    <w:p w14:paraId="17310F05" w14:textId="52327DFC" w:rsidR="003238E4" w:rsidDel="00E15C4E" w:rsidRDefault="003238E4" w:rsidP="003238E4">
      <w:pPr>
        <w:pStyle w:val="Code"/>
        <w:rPr>
          <w:del w:id="4565" w:author="Kelvin Sung" w:date="2021-05-20T18:10:00Z"/>
          <w:rFonts w:hint="eastAsia"/>
        </w:rPr>
      </w:pPr>
      <w:r>
        <w:t xml:space="preserve">        vec3.sub(lgtToCaster, cxf.get3DPosition(), aLight.getPosition());</w:t>
      </w:r>
    </w:p>
    <w:p w14:paraId="14DBFD11" w14:textId="77777777" w:rsidR="00E15C4E" w:rsidRDefault="003238E4" w:rsidP="003238E4">
      <w:pPr>
        <w:pStyle w:val="Code"/>
        <w:rPr>
          <w:ins w:id="4566" w:author="Kelvin Sung" w:date="2021-05-20T18:10:00Z"/>
          <w:rFonts w:hint="eastAsia"/>
        </w:rPr>
      </w:pPr>
      <w:del w:id="4567" w:author="Kelvin Sung" w:date="2021-05-20T18:10:00Z">
        <w:r w:rsidDel="00E15C4E">
          <w:delText xml:space="preserve">    </w:delText>
        </w:r>
      </w:del>
    </w:p>
    <w:p w14:paraId="5019F6ED" w14:textId="7618149F" w:rsidR="003238E4" w:rsidRDefault="003238E4" w:rsidP="003238E4">
      <w:pPr>
        <w:pStyle w:val="Code"/>
        <w:rPr>
          <w:rFonts w:hint="eastAsia"/>
        </w:rPr>
      </w:pPr>
      <w:r>
        <w:t xml:space="preserve">        lgtToReceiverZ = rxf.getZPos() - (aLight.getPosition())[2];</w:t>
      </w:r>
    </w:p>
    <w:p w14:paraId="0F22C036" w14:textId="56883ED4" w:rsidR="003238E4" w:rsidDel="00E15C4E" w:rsidRDefault="003238E4" w:rsidP="003238E4">
      <w:pPr>
        <w:pStyle w:val="Code"/>
        <w:rPr>
          <w:del w:id="4568" w:author="Kelvin Sung" w:date="2021-05-20T18:10:00Z"/>
          <w:rFonts w:hint="eastAsia"/>
        </w:rPr>
      </w:pPr>
    </w:p>
    <w:p w14:paraId="65C332A1" w14:textId="77777777" w:rsidR="00E15C4E" w:rsidRDefault="003238E4" w:rsidP="003238E4">
      <w:pPr>
        <w:pStyle w:val="Code"/>
        <w:rPr>
          <w:ins w:id="4569" w:author="Kelvin Sung" w:date="2021-05-20T18:10:00Z"/>
          <w:rFonts w:hint="eastAsia"/>
        </w:rPr>
      </w:pPr>
      <w:del w:id="4570" w:author="Kelvin Sung" w:date="2021-05-20T18:10:00Z">
        <w:r w:rsidDel="00E15C4E">
          <w:delText xml:space="preserve">    </w:delText>
        </w:r>
      </w:del>
    </w:p>
    <w:p w14:paraId="4334907D" w14:textId="0C7A3AE2" w:rsidR="003238E4" w:rsidDel="00E15C4E" w:rsidRDefault="003238E4" w:rsidP="003238E4">
      <w:pPr>
        <w:pStyle w:val="Code"/>
        <w:rPr>
          <w:del w:id="4571" w:author="Kelvin Sung" w:date="2021-05-20T18:10:00Z"/>
          <w:rFonts w:hint="eastAsia"/>
        </w:rPr>
      </w:pPr>
      <w:r>
        <w:t xml:space="preserve">        if ((lgtToReceiverZ * lgtToCaster[2]) &lt; 0) {</w:t>
      </w:r>
    </w:p>
    <w:p w14:paraId="360397EB" w14:textId="77777777" w:rsidR="00E15C4E" w:rsidRDefault="003238E4" w:rsidP="003238E4">
      <w:pPr>
        <w:pStyle w:val="Code"/>
        <w:rPr>
          <w:ins w:id="4572" w:author="Kelvin Sung" w:date="2021-05-20T18:10:00Z"/>
          <w:rFonts w:hint="eastAsia"/>
        </w:rPr>
      </w:pPr>
      <w:del w:id="4573" w:author="Kelvin Sung" w:date="2021-05-20T18:10:00Z">
        <w:r w:rsidDel="00E15C4E">
          <w:delText xml:space="preserve">    </w:delText>
        </w:r>
      </w:del>
    </w:p>
    <w:p w14:paraId="5297E014" w14:textId="42E7DE46" w:rsidR="003238E4" w:rsidDel="00E15C4E" w:rsidRDefault="003238E4" w:rsidP="003238E4">
      <w:pPr>
        <w:pStyle w:val="Code"/>
        <w:rPr>
          <w:del w:id="4574" w:author="Kelvin Sung" w:date="2021-05-20T18:10:00Z"/>
          <w:rFonts w:hint="eastAsia"/>
        </w:rPr>
      </w:pPr>
      <w:r>
        <w:t xml:space="preserve">            return false;  // caster and receiver on different sides of light in Z</w:t>
      </w:r>
    </w:p>
    <w:p w14:paraId="4271F19C" w14:textId="77777777" w:rsidR="00E15C4E" w:rsidRDefault="003238E4" w:rsidP="003238E4">
      <w:pPr>
        <w:pStyle w:val="Code"/>
        <w:rPr>
          <w:ins w:id="4575" w:author="Kelvin Sung" w:date="2021-05-20T18:10:00Z"/>
          <w:rFonts w:hint="eastAsia"/>
        </w:rPr>
      </w:pPr>
      <w:del w:id="4576" w:author="Kelvin Sung" w:date="2021-05-20T18:10:00Z">
        <w:r w:rsidDel="00E15C4E">
          <w:delText xml:space="preserve">    </w:delText>
        </w:r>
      </w:del>
    </w:p>
    <w:p w14:paraId="277C42D9" w14:textId="5446FD58" w:rsidR="003238E4" w:rsidRDefault="003238E4" w:rsidP="003238E4">
      <w:pPr>
        <w:pStyle w:val="Code"/>
        <w:rPr>
          <w:rFonts w:hint="eastAsia"/>
        </w:rPr>
      </w:pPr>
      <w:r>
        <w:t xml:space="preserve">        }</w:t>
      </w:r>
    </w:p>
    <w:p w14:paraId="651D41AB" w14:textId="284EC2F1" w:rsidR="003238E4" w:rsidDel="00E15C4E" w:rsidRDefault="003238E4" w:rsidP="003238E4">
      <w:pPr>
        <w:pStyle w:val="Code"/>
        <w:rPr>
          <w:del w:id="4577" w:author="Kelvin Sung" w:date="2021-05-20T18:10:00Z"/>
          <w:rFonts w:hint="eastAsia"/>
        </w:rPr>
      </w:pPr>
    </w:p>
    <w:p w14:paraId="47F0AE66" w14:textId="77777777" w:rsidR="00E15C4E" w:rsidRDefault="003238E4" w:rsidP="003238E4">
      <w:pPr>
        <w:pStyle w:val="Code"/>
        <w:rPr>
          <w:ins w:id="4578" w:author="Kelvin Sung" w:date="2021-05-20T18:10:00Z"/>
          <w:rFonts w:hint="eastAsia"/>
        </w:rPr>
      </w:pPr>
      <w:del w:id="4579" w:author="Kelvin Sung" w:date="2021-05-20T18:10:00Z">
        <w:r w:rsidDel="00E15C4E">
          <w:delText xml:space="preserve">    </w:delText>
        </w:r>
      </w:del>
    </w:p>
    <w:p w14:paraId="2E6D17DC" w14:textId="775F5CC9" w:rsidR="003238E4" w:rsidDel="00E15C4E" w:rsidRDefault="003238E4" w:rsidP="003238E4">
      <w:pPr>
        <w:pStyle w:val="Code"/>
        <w:rPr>
          <w:del w:id="4580" w:author="Kelvin Sung" w:date="2021-05-20T18:10:00Z"/>
          <w:rFonts w:hint="eastAsia"/>
        </w:rPr>
      </w:pPr>
      <w:r>
        <w:t xml:space="preserve">        if ((Math.abs(lgtToReceiverZ) &lt; this.kVerySmall) || ((Math.abs(lgtToCaster[2]) &lt; this.kVerySmall))) {</w:t>
      </w:r>
    </w:p>
    <w:p w14:paraId="267AEC24" w14:textId="77777777" w:rsidR="00E15C4E" w:rsidRDefault="003238E4" w:rsidP="003238E4">
      <w:pPr>
        <w:pStyle w:val="Code"/>
        <w:rPr>
          <w:ins w:id="4581" w:author="Kelvin Sung" w:date="2021-05-20T18:10:00Z"/>
          <w:rFonts w:hint="eastAsia"/>
        </w:rPr>
      </w:pPr>
      <w:del w:id="4582" w:author="Kelvin Sung" w:date="2021-05-20T18:10:00Z">
        <w:r w:rsidDel="00E15C4E">
          <w:delText xml:space="preserve">    </w:delText>
        </w:r>
      </w:del>
    </w:p>
    <w:p w14:paraId="2A392B7D" w14:textId="54C1EA5B" w:rsidR="003238E4" w:rsidDel="00E15C4E" w:rsidRDefault="003238E4" w:rsidP="003238E4">
      <w:pPr>
        <w:pStyle w:val="Code"/>
        <w:rPr>
          <w:del w:id="4583" w:author="Kelvin Sung" w:date="2021-05-20T18:10:00Z"/>
          <w:rFonts w:hint="eastAsia"/>
        </w:rPr>
      </w:pPr>
      <w:r>
        <w:t xml:space="preserve">            // alomst the same Z, can't see shadow</w:t>
      </w:r>
    </w:p>
    <w:p w14:paraId="31EDA48D" w14:textId="77777777" w:rsidR="00E15C4E" w:rsidRDefault="003238E4" w:rsidP="003238E4">
      <w:pPr>
        <w:pStyle w:val="Code"/>
        <w:rPr>
          <w:ins w:id="4584" w:author="Kelvin Sung" w:date="2021-05-20T18:10:00Z"/>
          <w:rFonts w:hint="eastAsia"/>
        </w:rPr>
      </w:pPr>
      <w:del w:id="4585" w:author="Kelvin Sung" w:date="2021-05-20T18:10:00Z">
        <w:r w:rsidDel="00E15C4E">
          <w:delText xml:space="preserve">    </w:delText>
        </w:r>
      </w:del>
    </w:p>
    <w:p w14:paraId="6E4628B5" w14:textId="04CE7D62" w:rsidR="003238E4" w:rsidDel="00E15C4E" w:rsidRDefault="003238E4" w:rsidP="003238E4">
      <w:pPr>
        <w:pStyle w:val="Code"/>
        <w:rPr>
          <w:del w:id="4586" w:author="Kelvin Sung" w:date="2021-05-20T18:10:00Z"/>
          <w:rFonts w:hint="eastAsia"/>
        </w:rPr>
      </w:pPr>
      <w:r>
        <w:t xml:space="preserve">            return false;</w:t>
      </w:r>
    </w:p>
    <w:p w14:paraId="7FA8123C" w14:textId="77777777" w:rsidR="00E15C4E" w:rsidRDefault="003238E4" w:rsidP="003238E4">
      <w:pPr>
        <w:pStyle w:val="Code"/>
        <w:rPr>
          <w:ins w:id="4587" w:author="Kelvin Sung" w:date="2021-05-20T18:10:00Z"/>
          <w:rFonts w:hint="eastAsia"/>
        </w:rPr>
      </w:pPr>
      <w:del w:id="4588" w:author="Kelvin Sung" w:date="2021-05-20T18:10:00Z">
        <w:r w:rsidDel="00E15C4E">
          <w:delText xml:space="preserve">    </w:delText>
        </w:r>
      </w:del>
    </w:p>
    <w:p w14:paraId="1494A0D7" w14:textId="00ACC902" w:rsidR="003238E4" w:rsidRDefault="003238E4" w:rsidP="003238E4">
      <w:pPr>
        <w:pStyle w:val="Code"/>
        <w:rPr>
          <w:rFonts w:hint="eastAsia"/>
        </w:rPr>
      </w:pPr>
      <w:r>
        <w:t xml:space="preserve">        }</w:t>
      </w:r>
    </w:p>
    <w:p w14:paraId="24EB1FF7" w14:textId="6DD0970F" w:rsidR="003238E4" w:rsidDel="00E15C4E" w:rsidRDefault="003238E4" w:rsidP="003238E4">
      <w:pPr>
        <w:pStyle w:val="Code"/>
        <w:rPr>
          <w:del w:id="4589" w:author="Kelvin Sung" w:date="2021-05-20T18:10:00Z"/>
          <w:rFonts w:hint="eastAsia"/>
        </w:rPr>
      </w:pPr>
    </w:p>
    <w:p w14:paraId="11FB250F" w14:textId="77777777" w:rsidR="00E15C4E" w:rsidRDefault="003238E4" w:rsidP="003238E4">
      <w:pPr>
        <w:pStyle w:val="Code"/>
        <w:rPr>
          <w:ins w:id="4590" w:author="Kelvin Sung" w:date="2021-05-20T18:10:00Z"/>
          <w:rFonts w:hint="eastAsia"/>
        </w:rPr>
      </w:pPr>
      <w:del w:id="4591" w:author="Kelvin Sung" w:date="2021-05-20T18:10:00Z">
        <w:r w:rsidDel="00E15C4E">
          <w:delText xml:space="preserve">    </w:delText>
        </w:r>
      </w:del>
    </w:p>
    <w:p w14:paraId="6B36019F" w14:textId="6AC96F76" w:rsidR="003238E4" w:rsidDel="00E15C4E" w:rsidRDefault="003238E4" w:rsidP="003238E4">
      <w:pPr>
        <w:pStyle w:val="Code"/>
        <w:rPr>
          <w:del w:id="4592" w:author="Kelvin Sung" w:date="2021-05-20T18:10:00Z"/>
          <w:rFonts w:hint="eastAsia"/>
        </w:rPr>
      </w:pPr>
      <w:r>
        <w:t xml:space="preserve">        distToCaster = vec3.length(lgtToCaster);</w:t>
      </w:r>
    </w:p>
    <w:p w14:paraId="61E8AE1E" w14:textId="77777777" w:rsidR="00E15C4E" w:rsidRDefault="003238E4" w:rsidP="003238E4">
      <w:pPr>
        <w:pStyle w:val="Code"/>
        <w:rPr>
          <w:ins w:id="4593" w:author="Kelvin Sung" w:date="2021-05-20T18:10:00Z"/>
          <w:rFonts w:hint="eastAsia"/>
        </w:rPr>
      </w:pPr>
      <w:del w:id="4594" w:author="Kelvin Sung" w:date="2021-05-20T18:10:00Z">
        <w:r w:rsidDel="00E15C4E">
          <w:delText xml:space="preserve">    </w:delText>
        </w:r>
      </w:del>
    </w:p>
    <w:p w14:paraId="11E92820" w14:textId="4CC5F8DA" w:rsidR="003238E4" w:rsidRDefault="003238E4" w:rsidP="003238E4">
      <w:pPr>
        <w:pStyle w:val="Code"/>
        <w:rPr>
          <w:rFonts w:hint="eastAsia"/>
        </w:rPr>
      </w:pPr>
      <w:r>
        <w:t xml:space="preserve">        vec3.scale(lgtToCaster, lgtToCaster, 1 / distToCaster);  // normalize lgtToCaster</w:t>
      </w:r>
    </w:p>
    <w:p w14:paraId="38B514BD" w14:textId="366C9675" w:rsidR="003238E4" w:rsidDel="00E15C4E" w:rsidRDefault="003238E4" w:rsidP="003238E4">
      <w:pPr>
        <w:pStyle w:val="Code"/>
        <w:rPr>
          <w:del w:id="4595" w:author="Kelvin Sung" w:date="2021-05-20T18:10:00Z"/>
          <w:rFonts w:hint="eastAsia"/>
        </w:rPr>
      </w:pPr>
    </w:p>
    <w:p w14:paraId="44C9C302" w14:textId="77777777" w:rsidR="00E15C4E" w:rsidRDefault="003238E4" w:rsidP="003238E4">
      <w:pPr>
        <w:pStyle w:val="Code"/>
        <w:rPr>
          <w:ins w:id="4596" w:author="Kelvin Sung" w:date="2021-05-20T18:10:00Z"/>
          <w:rFonts w:hint="eastAsia"/>
        </w:rPr>
      </w:pPr>
      <w:del w:id="4597" w:author="Kelvin Sung" w:date="2021-05-20T18:10:00Z">
        <w:r w:rsidDel="00E15C4E">
          <w:delText xml:space="preserve">    </w:delText>
        </w:r>
      </w:del>
    </w:p>
    <w:p w14:paraId="15E96A95" w14:textId="0B4AF22E" w:rsidR="003238E4" w:rsidDel="00E15C4E" w:rsidRDefault="003238E4" w:rsidP="003238E4">
      <w:pPr>
        <w:pStyle w:val="Code"/>
        <w:rPr>
          <w:del w:id="4598" w:author="Kelvin Sung" w:date="2021-05-20T18:10:00Z"/>
          <w:rFonts w:hint="eastAsia"/>
        </w:rPr>
      </w:pPr>
      <w:r>
        <w:t xml:space="preserve">        distToReceiver = Math.abs(receiverToCasterZ / lgtToCaster[2]);  // distance measured along lgtToCaster</w:t>
      </w:r>
    </w:p>
    <w:p w14:paraId="1B49D158" w14:textId="77777777" w:rsidR="00E15C4E" w:rsidRDefault="003238E4" w:rsidP="003238E4">
      <w:pPr>
        <w:pStyle w:val="Code"/>
        <w:rPr>
          <w:ins w:id="4599" w:author="Kelvin Sung" w:date="2021-05-20T18:10:00Z"/>
          <w:rFonts w:hint="eastAsia"/>
        </w:rPr>
      </w:pPr>
      <w:del w:id="4600" w:author="Kelvin Sung" w:date="2021-05-20T18:10:00Z">
        <w:r w:rsidDel="00E15C4E">
          <w:delText xml:space="preserve">    </w:delText>
        </w:r>
      </w:del>
    </w:p>
    <w:p w14:paraId="36AA9A64" w14:textId="79F0D89C" w:rsidR="003238E4" w:rsidDel="00E15C4E" w:rsidRDefault="003238E4" w:rsidP="003238E4">
      <w:pPr>
        <w:pStyle w:val="Code"/>
        <w:rPr>
          <w:del w:id="4601" w:author="Kelvin Sung" w:date="2021-05-20T18:10:00Z"/>
          <w:rFonts w:hint="eastAsia"/>
        </w:rPr>
      </w:pPr>
      <w:r>
        <w:lastRenderedPageBreak/>
        <w:t xml:space="preserve">        scale = (distToCaster + (distToReceiver * this.kReceiverDistanceFudge)) / distToCaster;</w:t>
      </w:r>
    </w:p>
    <w:p w14:paraId="10D5768B" w14:textId="77777777" w:rsidR="00E15C4E" w:rsidRDefault="003238E4" w:rsidP="003238E4">
      <w:pPr>
        <w:pStyle w:val="Code"/>
        <w:rPr>
          <w:ins w:id="4602" w:author="Kelvin Sung" w:date="2021-05-20T18:10:00Z"/>
          <w:rFonts w:hint="eastAsia"/>
        </w:rPr>
      </w:pPr>
      <w:del w:id="4603" w:author="Kelvin Sung" w:date="2021-05-20T18:10:00Z">
        <w:r w:rsidDel="00E15C4E">
          <w:delText xml:space="preserve">    </w:delText>
        </w:r>
      </w:del>
    </w:p>
    <w:p w14:paraId="49F1B403" w14:textId="683163CC" w:rsidR="003238E4" w:rsidDel="00E15C4E" w:rsidRDefault="003238E4" w:rsidP="003238E4">
      <w:pPr>
        <w:pStyle w:val="Code"/>
        <w:rPr>
          <w:del w:id="4604" w:author="Kelvin Sung" w:date="2021-05-20T18:10:00Z"/>
          <w:rFonts w:hint="eastAsia"/>
        </w:rPr>
      </w:pPr>
      <w:r>
        <w:t xml:space="preserve">    }</w:t>
      </w:r>
    </w:p>
    <w:p w14:paraId="10B3738D" w14:textId="77777777" w:rsidR="00E15C4E" w:rsidRDefault="003238E4" w:rsidP="003238E4">
      <w:pPr>
        <w:pStyle w:val="Code"/>
        <w:rPr>
          <w:ins w:id="4605" w:author="Kelvin Sung" w:date="2021-05-20T18:10:00Z"/>
          <w:rFonts w:hint="eastAsia"/>
        </w:rPr>
      </w:pPr>
      <w:del w:id="4606" w:author="Kelvin Sung" w:date="2021-05-20T18:10:00Z">
        <w:r w:rsidDel="00E15C4E">
          <w:delText xml:space="preserve">    </w:delText>
        </w:r>
      </w:del>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348A310C" w14:textId="4F64AB95" w:rsidR="003238E4" w:rsidDel="00E15C4E" w:rsidRDefault="003238E4" w:rsidP="003238E4">
      <w:pPr>
        <w:pStyle w:val="Code"/>
        <w:rPr>
          <w:del w:id="4607" w:author="Kelvin Sung" w:date="2021-05-20T18:10:00Z"/>
          <w:rFonts w:hint="eastAsia"/>
        </w:rPr>
      </w:pPr>
    </w:p>
    <w:p w14:paraId="6EA2A43C" w14:textId="77777777" w:rsidR="00E15C4E" w:rsidRDefault="003238E4" w:rsidP="003238E4">
      <w:pPr>
        <w:pStyle w:val="Code"/>
        <w:rPr>
          <w:ins w:id="4608" w:author="Kelvin Sung" w:date="2021-05-20T18:10:00Z"/>
          <w:rFonts w:hint="eastAsia"/>
        </w:rPr>
      </w:pPr>
      <w:del w:id="4609" w:author="Kelvin Sung" w:date="2021-05-20T18:10:00Z">
        <w:r w:rsidDel="00E15C4E">
          <w:delText xml:space="preserve">    </w:delText>
        </w:r>
      </w:del>
    </w:p>
    <w:p w14:paraId="348875E6" w14:textId="70838914" w:rsidR="003238E4" w:rsidDel="00E15C4E" w:rsidRDefault="003238E4" w:rsidP="003238E4">
      <w:pPr>
        <w:pStyle w:val="Code"/>
        <w:rPr>
          <w:del w:id="4610" w:author="Kelvin Sung" w:date="2021-05-20T18:10:00Z"/>
          <w:rFonts w:hint="eastAsia"/>
        </w:rPr>
      </w:pPr>
      <w:r>
        <w:t xml:space="preserve">    cxf.setRotationInRad(cxf.getRotationInRad());</w:t>
      </w:r>
    </w:p>
    <w:p w14:paraId="7B30F5F5" w14:textId="77777777" w:rsidR="00E15C4E" w:rsidRDefault="003238E4" w:rsidP="003238E4">
      <w:pPr>
        <w:pStyle w:val="Code"/>
        <w:rPr>
          <w:ins w:id="4611" w:author="Kelvin Sung" w:date="2021-05-20T18:10:00Z"/>
          <w:rFonts w:hint="eastAsia"/>
        </w:rPr>
      </w:pPr>
      <w:del w:id="4612" w:author="Kelvin Sung" w:date="2021-05-20T18:10:00Z">
        <w:r w:rsidDel="00E15C4E">
          <w:delText xml:space="preserve">    </w:delText>
        </w:r>
      </w:del>
    </w:p>
    <w:p w14:paraId="721FB88A" w14:textId="2058AD58" w:rsidR="003238E4" w:rsidDel="00E15C4E" w:rsidRDefault="003238E4" w:rsidP="003238E4">
      <w:pPr>
        <w:pStyle w:val="Code"/>
        <w:rPr>
          <w:del w:id="4613" w:author="Kelvin Sung" w:date="2021-05-20T18:10:00Z"/>
          <w:rFonts w:hint="eastAsia"/>
        </w:rPr>
      </w:pPr>
      <w:r>
        <w:t xml:space="preserve">    cxf.setPosition(offset[0], offset[1]);</w:t>
      </w:r>
    </w:p>
    <w:p w14:paraId="3FE0016D" w14:textId="77777777" w:rsidR="00E15C4E" w:rsidRDefault="003238E4" w:rsidP="003238E4">
      <w:pPr>
        <w:pStyle w:val="Code"/>
        <w:rPr>
          <w:ins w:id="4614" w:author="Kelvin Sung" w:date="2021-05-20T18:10:00Z"/>
          <w:rFonts w:hint="eastAsia"/>
        </w:rPr>
      </w:pPr>
      <w:del w:id="4615" w:author="Kelvin Sung" w:date="2021-05-20T18:10:00Z">
        <w:r w:rsidDel="00E15C4E">
          <w:delText xml:space="preserve">    </w:delText>
        </w:r>
      </w:del>
    </w:p>
    <w:p w14:paraId="45F78AFB" w14:textId="0FA38266" w:rsidR="003238E4" w:rsidDel="00E15C4E" w:rsidRDefault="003238E4" w:rsidP="003238E4">
      <w:pPr>
        <w:pStyle w:val="Code"/>
        <w:rPr>
          <w:del w:id="4616" w:author="Kelvin Sung" w:date="2021-05-20T18:10:00Z"/>
          <w:rFonts w:hint="eastAsia"/>
        </w:rPr>
      </w:pPr>
      <w:r>
        <w:t xml:space="preserve">    cxf.setZPos(offset[2]);</w:t>
      </w:r>
    </w:p>
    <w:p w14:paraId="1AA11377" w14:textId="77777777" w:rsidR="00E15C4E" w:rsidRDefault="003238E4" w:rsidP="003238E4">
      <w:pPr>
        <w:pStyle w:val="Code"/>
        <w:rPr>
          <w:ins w:id="4617" w:author="Kelvin Sung" w:date="2021-05-20T18:10:00Z"/>
          <w:rFonts w:hint="eastAsia"/>
        </w:rPr>
      </w:pPr>
      <w:del w:id="4618" w:author="Kelvin Sung" w:date="2021-05-20T18:10:00Z">
        <w:r w:rsidDel="00E15C4E">
          <w:delText xml:space="preserve">    </w:delText>
        </w:r>
      </w:del>
    </w:p>
    <w:p w14:paraId="449B9AF9" w14:textId="30747E9E" w:rsidR="003238E4" w:rsidDel="00E15C4E" w:rsidRDefault="003238E4" w:rsidP="003238E4">
      <w:pPr>
        <w:pStyle w:val="Code"/>
        <w:rPr>
          <w:del w:id="4619" w:author="Kelvin Sung" w:date="2021-05-20T18:10:00Z"/>
          <w:rFonts w:hint="eastAsia"/>
        </w:rPr>
      </w:pPr>
      <w:r>
        <w:t xml:space="preserve">    cxf.setWidth(cxf.getWidth() * scale);</w:t>
      </w:r>
    </w:p>
    <w:p w14:paraId="7180333A" w14:textId="77777777" w:rsidR="00E15C4E" w:rsidRDefault="003238E4" w:rsidP="003238E4">
      <w:pPr>
        <w:pStyle w:val="Code"/>
        <w:rPr>
          <w:ins w:id="4620" w:author="Kelvin Sung" w:date="2021-05-20T18:10:00Z"/>
          <w:rFonts w:hint="eastAsia"/>
        </w:rPr>
      </w:pPr>
      <w:del w:id="4621" w:author="Kelvin Sung" w:date="2021-05-20T18:10:00Z">
        <w:r w:rsidDel="00E15C4E">
          <w:delText xml:space="preserve">    </w:delText>
        </w:r>
      </w:del>
    </w:p>
    <w:p w14:paraId="2095097E" w14:textId="002A4AB2" w:rsidR="003238E4" w:rsidRDefault="003238E4" w:rsidP="003238E4">
      <w:pPr>
        <w:pStyle w:val="Code"/>
        <w:rPr>
          <w:rFonts w:hint="eastAsia"/>
        </w:rPr>
      </w:pPr>
      <w:r>
        <w:t xml:space="preserve">    cxf.setHeight(cxf.getHeight() * scale);</w:t>
      </w:r>
    </w:p>
    <w:p w14:paraId="1099E1BF" w14:textId="5E3A2A7C" w:rsidR="003238E4" w:rsidDel="00E15C4E" w:rsidRDefault="003238E4" w:rsidP="003238E4">
      <w:pPr>
        <w:pStyle w:val="Code"/>
        <w:rPr>
          <w:del w:id="4622" w:author="Kelvin Sung" w:date="2021-05-20T18:10:00Z"/>
          <w:rFonts w:hint="eastAsia"/>
        </w:rPr>
      </w:pPr>
    </w:p>
    <w:p w14:paraId="66DF14FE" w14:textId="77777777" w:rsidR="00E15C4E" w:rsidRDefault="003238E4" w:rsidP="003238E4">
      <w:pPr>
        <w:pStyle w:val="Code"/>
        <w:rPr>
          <w:ins w:id="4623" w:author="Kelvin Sung" w:date="2021-05-20T18:10:00Z"/>
          <w:rFonts w:hint="eastAsia"/>
        </w:rPr>
      </w:pPr>
      <w:del w:id="4624" w:author="Kelvin Sung" w:date="2021-05-20T18:10:00Z">
        <w:r w:rsidDel="00E15C4E">
          <w:delText xml:space="preserve">    </w:delText>
        </w:r>
      </w:del>
    </w:p>
    <w:p w14:paraId="7A760DFC" w14:textId="173534B5" w:rsidR="003238E4" w:rsidDel="00E15C4E" w:rsidRDefault="003238E4" w:rsidP="003238E4">
      <w:pPr>
        <w:pStyle w:val="Code"/>
        <w:rPr>
          <w:del w:id="4625" w:author="Kelvin Sung" w:date="2021-05-20T18:10:00Z"/>
          <w:rFonts w:hint="eastAsia"/>
        </w:rPr>
      </w:pPr>
      <w:r>
        <w:t xml:space="preserve">    return true;</w:t>
      </w:r>
    </w:p>
    <w:p w14:paraId="32789106" w14:textId="77777777" w:rsidR="00E15C4E" w:rsidRDefault="003238E4" w:rsidP="003238E4">
      <w:pPr>
        <w:pStyle w:val="Code"/>
        <w:rPr>
          <w:ins w:id="4626" w:author="Kelvin Sung" w:date="2021-05-20T18:10:00Z"/>
          <w:rFonts w:hint="eastAsia"/>
        </w:rPr>
      </w:pPr>
      <w:del w:id="4627" w:author="Kelvin Sung" w:date="2021-05-20T18:10:00Z">
        <w:r w:rsidDel="00E15C4E">
          <w:delText xml:space="preserve">    </w:delText>
        </w:r>
      </w:del>
    </w:p>
    <w:p w14:paraId="72877E39" w14:textId="6F33D4D3" w:rsidR="003238E4" w:rsidRDefault="003238E4" w:rsidP="003238E4">
      <w:pPr>
        <w:pStyle w:val="Code"/>
        <w:rPr>
          <w:rFonts w:hint="eastAsia"/>
        </w:rPr>
      </w:pPr>
      <w:r>
        <w:t>}</w:t>
      </w:r>
    </w:p>
    <w:p w14:paraId="11B0CE7B" w14:textId="10C624E7" w:rsidR="00A70786" w:rsidRDefault="00885276" w:rsidP="00885276">
      <w:pPr>
        <w:pStyle w:val="BodyTextFirs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4628" w:author="Kelvin Sung" w:date="2021-05-22T13:46:00Z">
        <w:r w:rsidRPr="00885276" w:rsidDel="003401C9">
          <w:delText>8-28</w:delText>
        </w:r>
      </w:del>
      <w:ins w:id="4629" w:author="Kelvin Sung" w:date="2021-05-22T13:46:00Z">
        <w:r w:rsidR="003401C9">
          <w:t>8-29</w:t>
        </w:r>
      </w:ins>
      <w:r w:rsidRPr="00885276">
        <w:t>,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4630" w:author="Kelvin Sung" w:date="2021-05-22T13:46:00Z">
        <w:r w:rsidDel="003401C9">
          <w:delText>8-28</w:delText>
        </w:r>
      </w:del>
      <w:ins w:id="4631" w:author="Kelvin Sung" w:date="2021-05-22T13:46:00Z">
        <w:r w:rsidR="003401C9">
          <w:t>8-29</w:t>
        </w:r>
      </w:ins>
      <w:r>
        <w:t>. Computing the shadow caster geometry</w:t>
      </w:r>
    </w:p>
    <w:p w14:paraId="4F63C3FD" w14:textId="77777777"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4632" w:author="Kelvin Sung" w:date="2021-05-20T18:15:00Z">
        <w:r w:rsidDel="00E15C4E">
          <w:lastRenderedPageBreak/>
          <w:delText xml:space="preserve">Creating </w:delText>
        </w:r>
      </w:del>
      <w:ins w:id="4633" w:author="Kelvin Sung" w:date="2021-05-20T18:15:00Z">
        <w:r w:rsidR="00E15C4E">
          <w:t xml:space="preserve">Defining </w:t>
        </w:r>
      </w:ins>
      <w:r>
        <w:t xml:space="preserve">the Shadow Receiver </w:t>
      </w:r>
      <w:ins w:id="4634" w:author="Kelvin Sung" w:date="2021-05-20T18:15:00Z">
        <w:r w:rsidR="00E15C4E">
          <w:t>Clas</w:t>
        </w:r>
      </w:ins>
      <w:ins w:id="4635" w:author="Kelvin Sung" w:date="2021-05-20T18:16:00Z">
        <w:r w:rsidR="00E15C4E">
          <w:t>s</w:t>
        </w:r>
      </w:ins>
      <w:del w:id="4636" w:author="Kelvin Sung" w:date="2021-05-20T18:15:00Z">
        <w:r w:rsidDel="00E15C4E">
          <w:delText>Object</w:delText>
        </w:r>
      </w:del>
    </w:p>
    <w:p w14:paraId="48C988A5" w14:textId="77777777" w:rsidR="00885276" w:rsidRDefault="00885276" w:rsidP="00885276">
      <w:pPr>
        <w:pStyle w:val="BodyTextFirst"/>
        <w:rPr>
          <w:rFonts w:hint="eastAsia"/>
        </w:rPr>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rPr>
          <w:rFonts w:hint="eastAsia"/>
        </w:rPr>
      </w:pPr>
      <w:r>
        <w:t>Follow these steps:</w:t>
      </w:r>
    </w:p>
    <w:p w14:paraId="2625F2FF" w14:textId="65E4669E" w:rsidR="00885276" w:rsidRDefault="00885276" w:rsidP="00F31BF1">
      <w:pPr>
        <w:pStyle w:val="NumList"/>
        <w:numPr>
          <w:ilvl w:val="0"/>
          <w:numId w:val="51"/>
        </w:numPr>
        <w:rPr>
          <w:rFonts w:hint="eastAsia"/>
        </w:r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rPr>
          <w:rFonts w:hint="eastAsia"/>
        </w:rPr>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77777777"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7777777"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35F4E47" w14:textId="77777777" w:rsidR="00E56A18" w:rsidRDefault="00E56A18" w:rsidP="00E56A18">
      <w:pPr>
        <w:pStyle w:val="Code"/>
        <w:rPr>
          <w:rFonts w:hint="eastAsia"/>
        </w:rPr>
      </w:pPr>
    </w:p>
    <w:p w14:paraId="6F1F2D31" w14:textId="77777777" w:rsidR="00E56A18" w:rsidRDefault="00E56A18" w:rsidP="00E56A18">
      <w:pPr>
        <w:pStyle w:val="Code"/>
        <w:rPr>
          <w:rFonts w:hint="eastAsia"/>
        </w:rPr>
      </w:pPr>
      <w:r>
        <w:t>}</w:t>
      </w:r>
    </w:p>
    <w:p w14:paraId="1A15991B" w14:textId="77777777" w:rsidR="00E56A18" w:rsidRDefault="00E56A18" w:rsidP="00E56A18">
      <w:pPr>
        <w:pStyle w:val="Code"/>
        <w:rPr>
          <w:rFonts w:hint="eastAsia"/>
        </w:rPr>
      </w:pPr>
    </w:p>
    <w:p w14:paraId="20C72BA4" w14:textId="499F4E4A" w:rsidR="00E56A18" w:rsidRDefault="00E56A18" w:rsidP="00E56A18">
      <w:pPr>
        <w:pStyle w:val="Code"/>
        <w:rPr>
          <w:rFonts w:hint="eastAsia"/>
        </w:rPr>
      </w:pPr>
      <w:r>
        <w:t>export default ShadowReceiver;</w:t>
      </w:r>
    </w:p>
    <w:p w14:paraId="779522D1" w14:textId="56605C15" w:rsidR="00885276" w:rsidDel="00E15C4E" w:rsidRDefault="00885276" w:rsidP="00885276">
      <w:pPr>
        <w:pStyle w:val="NumList"/>
        <w:rPr>
          <w:del w:id="4637" w:author="Kelvin Sung" w:date="2021-05-20T18:10:00Z"/>
          <w:rFonts w:hint="eastAsia"/>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4638" w:author="Kelvin Sung" w:date="2021-05-20T18:10:00Z"/>
          <w:rFonts w:hint="eastAsia"/>
        </w:rPr>
      </w:pPr>
      <w:del w:id="4639" w:author="Kelvin Sung" w:date="2021-05-20T18:10:00Z">
        <w:r w:rsidDel="00E15C4E">
          <w:delText xml:space="preserve">    </w:delText>
        </w:r>
      </w:del>
    </w:p>
    <w:p w14:paraId="2ECC4006" w14:textId="08FB76E0" w:rsidR="00E56A18" w:rsidDel="00E15C4E" w:rsidRDefault="00E56A18" w:rsidP="00E56A18">
      <w:pPr>
        <w:pStyle w:val="Code"/>
        <w:rPr>
          <w:del w:id="4640" w:author="Kelvin Sung" w:date="2021-05-20T18:10:00Z"/>
          <w:rFonts w:hint="eastAsia"/>
        </w:rPr>
      </w:pPr>
      <w:r>
        <w:t>addShadowCaster(lgtRenderable) {</w:t>
      </w:r>
    </w:p>
    <w:p w14:paraId="18D53D86" w14:textId="77777777" w:rsidR="00E15C4E" w:rsidRDefault="00E56A18" w:rsidP="00E56A18">
      <w:pPr>
        <w:pStyle w:val="Code"/>
        <w:rPr>
          <w:ins w:id="4641" w:author="Kelvin Sung" w:date="2021-05-20T18:10:00Z"/>
          <w:rFonts w:hint="eastAsia"/>
        </w:rPr>
      </w:pPr>
      <w:del w:id="4642" w:author="Kelvin Sung" w:date="2021-05-20T18:10:00Z">
        <w:r w:rsidDel="00E15C4E">
          <w:delText xml:space="preserve">    </w:delText>
        </w:r>
      </w:del>
    </w:p>
    <w:p w14:paraId="6CC0F0CE" w14:textId="47A5EE9C" w:rsidR="00E56A18" w:rsidDel="00E15C4E" w:rsidRDefault="00E56A18" w:rsidP="00E56A18">
      <w:pPr>
        <w:pStyle w:val="Code"/>
        <w:rPr>
          <w:del w:id="4643" w:author="Kelvin Sung" w:date="2021-05-20T18:10:00Z"/>
          <w:rFonts w:hint="eastAsia"/>
        </w:rPr>
      </w:pPr>
      <w:r>
        <w:lastRenderedPageBreak/>
        <w:t xml:space="preserve">    let c = new ShadowCaster(lgtRenderable, this.mReceiver);</w:t>
      </w:r>
    </w:p>
    <w:p w14:paraId="29A75D00" w14:textId="77777777" w:rsidR="00E15C4E" w:rsidRDefault="00E56A18" w:rsidP="00E56A18">
      <w:pPr>
        <w:pStyle w:val="Code"/>
        <w:rPr>
          <w:ins w:id="4644" w:author="Kelvin Sung" w:date="2021-05-20T18:10:00Z"/>
          <w:rFonts w:hint="eastAsia"/>
        </w:rPr>
      </w:pPr>
      <w:del w:id="4645" w:author="Kelvin Sung" w:date="2021-05-20T18:10:00Z">
        <w:r w:rsidDel="00E15C4E">
          <w:delText xml:space="preserve">    </w:delText>
        </w:r>
      </w:del>
    </w:p>
    <w:p w14:paraId="40E30BBE" w14:textId="14A78A7E" w:rsidR="00E56A18" w:rsidDel="00E15C4E" w:rsidRDefault="00E56A18" w:rsidP="00E56A18">
      <w:pPr>
        <w:pStyle w:val="Code"/>
        <w:rPr>
          <w:del w:id="4646" w:author="Kelvin Sung" w:date="2021-05-20T18:11:00Z"/>
          <w:rFonts w:hint="eastAsia"/>
        </w:rPr>
      </w:pPr>
      <w:r>
        <w:t xml:space="preserve">    this.mShadowCaster.push(c);</w:t>
      </w:r>
    </w:p>
    <w:p w14:paraId="02B0B439" w14:textId="77777777" w:rsidR="00E15C4E" w:rsidRDefault="00E56A18" w:rsidP="00E56A18">
      <w:pPr>
        <w:pStyle w:val="Code"/>
        <w:rPr>
          <w:ins w:id="4647" w:author="Kelvin Sung" w:date="2021-05-20T18:11:00Z"/>
          <w:rFonts w:hint="eastAsia"/>
        </w:rPr>
      </w:pPr>
      <w:del w:id="4648" w:author="Kelvin Sung" w:date="2021-05-20T18:11:00Z">
        <w:r w:rsidDel="00E15C4E">
          <w:delText xml:space="preserve">    </w:delText>
        </w:r>
      </w:del>
    </w:p>
    <w:p w14:paraId="61464A11" w14:textId="4FFE8FE6" w:rsidR="00E56A18" w:rsidDel="00E15C4E" w:rsidRDefault="00E56A18" w:rsidP="00E56A18">
      <w:pPr>
        <w:pStyle w:val="Code"/>
        <w:rPr>
          <w:del w:id="4649" w:author="Kelvin Sung" w:date="2021-05-20T18:11:00Z"/>
          <w:rFonts w:hint="eastAsia"/>
        </w:rPr>
      </w:pPr>
      <w:r>
        <w:t>}</w:t>
      </w:r>
    </w:p>
    <w:p w14:paraId="7372C074" w14:textId="77777777" w:rsidR="00E15C4E" w:rsidRDefault="00E56A18" w:rsidP="00E56A18">
      <w:pPr>
        <w:pStyle w:val="Code"/>
        <w:rPr>
          <w:ins w:id="4650" w:author="Kelvin Sung" w:date="2021-05-20T18:11:00Z"/>
          <w:rFonts w:hint="eastAsia"/>
        </w:rPr>
      </w:pPr>
      <w:del w:id="4651" w:author="Kelvin Sung" w:date="2021-05-20T18:11:00Z">
        <w:r w:rsidDel="00E15C4E">
          <w:delText xml:space="preserve">    </w:delText>
        </w:r>
      </w:del>
    </w:p>
    <w:p w14:paraId="60946A68" w14:textId="73E3564D" w:rsidR="00E56A18" w:rsidRDefault="00E56A18" w:rsidP="00E56A18">
      <w:pPr>
        <w:pStyle w:val="Code"/>
        <w:rPr>
          <w:rFonts w:hint="eastAsia"/>
        </w:rPr>
      </w:pPr>
      <w:r>
        <w:t>// for now, cannot remove shadow casters</w:t>
      </w:r>
    </w:p>
    <w:p w14:paraId="444BE63B" w14:textId="77777777" w:rsidR="00E56A18" w:rsidRPr="00885276" w:rsidRDefault="00E56A18" w:rsidP="00E56A18">
      <w:pPr>
        <w:pStyle w:val="Code"/>
        <w:rPr>
          <w:rFonts w:hint="eastAsia"/>
        </w:rPr>
      </w:pPr>
    </w:p>
    <w:p w14:paraId="0C0452D5" w14:textId="144E2558" w:rsidR="00E56A18" w:rsidDel="00E15C4E" w:rsidRDefault="00885276" w:rsidP="00E56A18">
      <w:pPr>
        <w:pStyle w:val="NumList"/>
        <w:rPr>
          <w:del w:id="4652" w:author="Kelvin Sung" w:date="2021-05-20T18:11:00Z"/>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4653" w:author="Kelvin Sung" w:date="2021-05-20T18:11:00Z"/>
          <w:rFonts w:hint="eastAsia"/>
        </w:rPr>
      </w:pPr>
      <w:del w:id="4654" w:author="Kelvin Sung" w:date="2021-05-20T18:11:00Z">
        <w:r w:rsidDel="00E15C4E">
          <w:delText xml:space="preserve">    </w:delText>
        </w:r>
      </w:del>
    </w:p>
    <w:p w14:paraId="1CEA6868" w14:textId="27439952" w:rsidR="00E56A18" w:rsidDel="00E15C4E" w:rsidRDefault="00E56A18" w:rsidP="00E56A18">
      <w:pPr>
        <w:pStyle w:val="Code"/>
        <w:rPr>
          <w:del w:id="4655" w:author="Kelvin Sung" w:date="2021-05-20T18:11:00Z"/>
          <w:rFonts w:hint="eastAsia"/>
        </w:rPr>
      </w:pPr>
      <w:r>
        <w:t>draw(aCamera) {</w:t>
      </w:r>
    </w:p>
    <w:p w14:paraId="1155AC1A" w14:textId="77777777" w:rsidR="00E15C4E" w:rsidRDefault="00E56A18" w:rsidP="00E56A18">
      <w:pPr>
        <w:pStyle w:val="Code"/>
        <w:rPr>
          <w:ins w:id="4656" w:author="Kelvin Sung" w:date="2021-05-20T18:11:00Z"/>
          <w:rFonts w:hint="eastAsia"/>
        </w:rPr>
      </w:pPr>
      <w:del w:id="4657" w:author="Kelvin Sung" w:date="2021-05-20T18:11:00Z">
        <w:r w:rsidDel="00E15C4E">
          <w:delText xml:space="preserve">    </w:delText>
        </w:r>
      </w:del>
    </w:p>
    <w:p w14:paraId="67B42C01" w14:textId="675DB781" w:rsidR="00E56A18" w:rsidRDefault="00E56A18" w:rsidP="00E56A18">
      <w:pPr>
        <w:pStyle w:val="Code"/>
        <w:rPr>
          <w:rFonts w:hint="eastAsia"/>
        </w:rPr>
      </w:pPr>
      <w:r>
        <w:t xml:space="preserve">    let c;</w:t>
      </w:r>
    </w:p>
    <w:p w14:paraId="0609147C" w14:textId="1EB82BED" w:rsidR="00E56A18" w:rsidDel="00E15C4E" w:rsidRDefault="00E56A18" w:rsidP="00E56A18">
      <w:pPr>
        <w:pStyle w:val="Code"/>
        <w:rPr>
          <w:del w:id="4658" w:author="Kelvin Sung" w:date="2021-05-20T18:11:00Z"/>
          <w:rFonts w:hint="eastAsia"/>
        </w:rPr>
      </w:pPr>
    </w:p>
    <w:p w14:paraId="5254329A" w14:textId="77777777" w:rsidR="00E15C4E" w:rsidRDefault="00E56A18" w:rsidP="00E56A18">
      <w:pPr>
        <w:pStyle w:val="Code"/>
        <w:rPr>
          <w:ins w:id="4659" w:author="Kelvin Sung" w:date="2021-05-20T18:11:00Z"/>
          <w:rFonts w:hint="eastAsia"/>
        </w:rPr>
      </w:pPr>
      <w:del w:id="4660" w:author="Kelvin Sung" w:date="2021-05-20T18:11:00Z">
        <w:r w:rsidDel="00E15C4E">
          <w:delText xml:space="preserve">    </w:delText>
        </w:r>
      </w:del>
    </w:p>
    <w:p w14:paraId="25637EAA" w14:textId="03263276" w:rsidR="00E56A18" w:rsidDel="00E15C4E" w:rsidRDefault="00E56A18" w:rsidP="00E56A18">
      <w:pPr>
        <w:pStyle w:val="Code"/>
        <w:rPr>
          <w:del w:id="4661" w:author="Kelvin Sung" w:date="2021-05-20T18:11:00Z"/>
          <w:rFonts w:hint="eastAsia"/>
        </w:rPr>
      </w:pPr>
      <w:r>
        <w:t xml:space="preserve">    // draw receiver as a regular renderable</w:t>
      </w:r>
    </w:p>
    <w:p w14:paraId="742EDFC4" w14:textId="77777777" w:rsidR="00E15C4E" w:rsidRDefault="00E56A18" w:rsidP="00E56A18">
      <w:pPr>
        <w:pStyle w:val="Code"/>
        <w:rPr>
          <w:ins w:id="4662" w:author="Kelvin Sung" w:date="2021-05-20T18:11:00Z"/>
          <w:rFonts w:hint="eastAsia"/>
        </w:rPr>
      </w:pPr>
      <w:del w:id="4663" w:author="Kelvin Sung" w:date="2021-05-20T18:11:00Z">
        <w:r w:rsidDel="00E15C4E">
          <w:delText xml:space="preserve">    </w:delText>
        </w:r>
      </w:del>
    </w:p>
    <w:p w14:paraId="74FEFA46" w14:textId="6B6A9DA6" w:rsidR="00E56A18" w:rsidRDefault="00E56A18" w:rsidP="00E56A18">
      <w:pPr>
        <w:pStyle w:val="Code"/>
        <w:rPr>
          <w:rFonts w:hint="eastAsia"/>
        </w:rPr>
      </w:pPr>
      <w:r>
        <w:t xml:space="preserve">    this.mReceiver.draw(aCamera);</w:t>
      </w:r>
    </w:p>
    <w:p w14:paraId="74D44A4F" w14:textId="454B59B7" w:rsidR="00E56A18" w:rsidDel="00E15C4E" w:rsidRDefault="00E56A18" w:rsidP="00E56A18">
      <w:pPr>
        <w:pStyle w:val="Code"/>
        <w:rPr>
          <w:del w:id="4664" w:author="Kelvin Sung" w:date="2021-05-20T18:11:00Z"/>
          <w:rFonts w:hint="eastAsia"/>
        </w:rPr>
      </w:pPr>
    </w:p>
    <w:p w14:paraId="615E7D15" w14:textId="77777777" w:rsidR="00E15C4E" w:rsidRDefault="00E56A18" w:rsidP="00E56A18">
      <w:pPr>
        <w:pStyle w:val="Code"/>
        <w:rPr>
          <w:ins w:id="4665" w:author="Kelvin Sung" w:date="2021-05-20T18:11:00Z"/>
          <w:rFonts w:hint="eastAsia"/>
        </w:rPr>
      </w:pPr>
      <w:del w:id="4666" w:author="Kelvin Sung" w:date="2021-05-20T18:11:00Z">
        <w:r w:rsidDel="00E15C4E">
          <w:delText xml:space="preserve">    </w:delText>
        </w:r>
      </w:del>
    </w:p>
    <w:p w14:paraId="0F33B4B5" w14:textId="00F17A28" w:rsidR="00E56A18" w:rsidDel="00E15C4E" w:rsidRDefault="00E56A18" w:rsidP="00E56A18">
      <w:pPr>
        <w:pStyle w:val="Code"/>
        <w:rPr>
          <w:del w:id="4667" w:author="Kelvin Sung" w:date="2021-05-20T18:11:00Z"/>
          <w:rFonts w:hint="eastAsia"/>
        </w:rPr>
      </w:pPr>
      <w:r>
        <w:t xml:space="preserve">    this._shadowRecieverStencilOn();</w:t>
      </w:r>
    </w:p>
    <w:p w14:paraId="3FF1C94A" w14:textId="77777777" w:rsidR="00E15C4E" w:rsidRDefault="00E56A18" w:rsidP="00E56A18">
      <w:pPr>
        <w:pStyle w:val="Code"/>
        <w:rPr>
          <w:ins w:id="4668" w:author="Kelvin Sung" w:date="2021-05-20T18:11:00Z"/>
          <w:rFonts w:hint="eastAsia"/>
        </w:rPr>
      </w:pPr>
      <w:del w:id="4669" w:author="Kelvin Sung" w:date="2021-05-20T18:11:00Z">
        <w:r w:rsidDel="00E15C4E">
          <w:delText xml:space="preserve">    </w:delText>
        </w:r>
      </w:del>
    </w:p>
    <w:p w14:paraId="4DA84EE8" w14:textId="39C40143" w:rsidR="00E56A18" w:rsidDel="00E15C4E" w:rsidRDefault="00E56A18" w:rsidP="00E56A18">
      <w:pPr>
        <w:pStyle w:val="Code"/>
        <w:rPr>
          <w:del w:id="4670" w:author="Kelvin Sung" w:date="2021-05-20T18:11:00Z"/>
          <w:rFonts w:hint="eastAsia"/>
        </w:rPr>
      </w:pPr>
      <w:r>
        <w:t xml:space="preserve">    let s = this.mReceiver.getRenderable().swapShader(this.mReceiverShader);</w:t>
      </w:r>
    </w:p>
    <w:p w14:paraId="257CC34B" w14:textId="77777777" w:rsidR="00E15C4E" w:rsidRDefault="00E56A18" w:rsidP="00E56A18">
      <w:pPr>
        <w:pStyle w:val="Code"/>
        <w:rPr>
          <w:ins w:id="4671" w:author="Kelvin Sung" w:date="2021-05-20T18:11:00Z"/>
          <w:rFonts w:hint="eastAsia"/>
        </w:rPr>
      </w:pPr>
      <w:del w:id="4672" w:author="Kelvin Sung" w:date="2021-05-20T18:11:00Z">
        <w:r w:rsidDel="00E15C4E">
          <w:delText xml:space="preserve">    </w:delText>
        </w:r>
      </w:del>
    </w:p>
    <w:p w14:paraId="4CE7FB3D" w14:textId="3E5CCF71" w:rsidR="00E56A18" w:rsidDel="00E15C4E" w:rsidRDefault="00E56A18" w:rsidP="00E56A18">
      <w:pPr>
        <w:pStyle w:val="Code"/>
        <w:rPr>
          <w:del w:id="4673" w:author="Kelvin Sung" w:date="2021-05-20T18:11:00Z"/>
          <w:rFonts w:hint="eastAsia"/>
        </w:rPr>
      </w:pPr>
      <w:r>
        <w:t xml:space="preserve">    this.mReceiver.draw(aCamera);</w:t>
      </w:r>
    </w:p>
    <w:p w14:paraId="4A7C8CDE" w14:textId="77777777" w:rsidR="00E15C4E" w:rsidRDefault="00E56A18" w:rsidP="00E56A18">
      <w:pPr>
        <w:pStyle w:val="Code"/>
        <w:rPr>
          <w:ins w:id="4674" w:author="Kelvin Sung" w:date="2021-05-20T18:11:00Z"/>
          <w:rFonts w:hint="eastAsia"/>
        </w:rPr>
      </w:pPr>
      <w:del w:id="4675" w:author="Kelvin Sung" w:date="2021-05-20T18:11:00Z">
        <w:r w:rsidDel="00E15C4E">
          <w:delText xml:space="preserve">    </w:delText>
        </w:r>
      </w:del>
    </w:p>
    <w:p w14:paraId="7A9E2EA5" w14:textId="2734EF1A" w:rsidR="00E56A18" w:rsidDel="00E15C4E" w:rsidRDefault="00E56A18" w:rsidP="00E56A18">
      <w:pPr>
        <w:pStyle w:val="Code"/>
        <w:rPr>
          <w:del w:id="4676" w:author="Kelvin Sung" w:date="2021-05-20T18:11:00Z"/>
          <w:rFonts w:hint="eastAsia"/>
        </w:rPr>
      </w:pPr>
      <w:r>
        <w:t xml:space="preserve">    this.mReceiver.getRenderable().swapShader(s);</w:t>
      </w:r>
    </w:p>
    <w:p w14:paraId="15CFA2A4" w14:textId="77777777" w:rsidR="00E15C4E" w:rsidRDefault="00E56A18" w:rsidP="00E56A18">
      <w:pPr>
        <w:pStyle w:val="Code"/>
        <w:rPr>
          <w:ins w:id="4677" w:author="Kelvin Sung" w:date="2021-05-20T18:11:00Z"/>
          <w:rFonts w:hint="eastAsia"/>
        </w:rPr>
      </w:pPr>
      <w:del w:id="4678" w:author="Kelvin Sung" w:date="2021-05-20T18:11:00Z">
        <w:r w:rsidDel="00E15C4E">
          <w:delText xml:space="preserve">    </w:delText>
        </w:r>
      </w:del>
    </w:p>
    <w:p w14:paraId="217067D4" w14:textId="34C572BE" w:rsidR="00E56A18" w:rsidRDefault="00E56A18" w:rsidP="00E56A18">
      <w:pPr>
        <w:pStyle w:val="Code"/>
        <w:rPr>
          <w:rFonts w:hint="eastAsia"/>
        </w:rPr>
      </w:pPr>
      <w:r>
        <w:t xml:space="preserve">    this._shadowRecieverStencilOff();</w:t>
      </w:r>
    </w:p>
    <w:p w14:paraId="704BFB77" w14:textId="599F2938" w:rsidR="00E56A18" w:rsidDel="00E15C4E" w:rsidRDefault="00E56A18" w:rsidP="00E56A18">
      <w:pPr>
        <w:pStyle w:val="Code"/>
        <w:rPr>
          <w:del w:id="4679" w:author="Kelvin Sung" w:date="2021-05-20T18:11:00Z"/>
          <w:rFonts w:hint="eastAsia"/>
        </w:rPr>
      </w:pPr>
    </w:p>
    <w:p w14:paraId="1299ECF4" w14:textId="77777777" w:rsidR="00E15C4E" w:rsidRDefault="00E56A18" w:rsidP="00E56A18">
      <w:pPr>
        <w:pStyle w:val="Code"/>
        <w:rPr>
          <w:ins w:id="4680" w:author="Kelvin Sung" w:date="2021-05-20T18:11:00Z"/>
          <w:rFonts w:hint="eastAsia"/>
        </w:rPr>
      </w:pPr>
      <w:del w:id="4681" w:author="Kelvin Sung" w:date="2021-05-20T18:11:00Z">
        <w:r w:rsidDel="00E15C4E">
          <w:delText xml:space="preserve">    </w:delText>
        </w:r>
      </w:del>
    </w:p>
    <w:p w14:paraId="2DFB0110" w14:textId="3623F6FA" w:rsidR="00E56A18" w:rsidDel="00E15C4E" w:rsidRDefault="00E56A18" w:rsidP="00E56A18">
      <w:pPr>
        <w:pStyle w:val="Code"/>
        <w:rPr>
          <w:del w:id="4682" w:author="Kelvin Sung" w:date="2021-05-20T18:11:00Z"/>
          <w:rFonts w:hint="eastAsia"/>
        </w:rPr>
      </w:pPr>
      <w:r>
        <w:t xml:space="preserve">    // now draw shadow color to the pixels in the stencil that are switched on</w:t>
      </w:r>
    </w:p>
    <w:p w14:paraId="0B0253C5" w14:textId="77777777" w:rsidR="00E15C4E" w:rsidRDefault="00E56A18" w:rsidP="00E56A18">
      <w:pPr>
        <w:pStyle w:val="Code"/>
        <w:rPr>
          <w:ins w:id="4683" w:author="Kelvin Sung" w:date="2021-05-20T18:11:00Z"/>
          <w:rFonts w:hint="eastAsia"/>
        </w:rPr>
      </w:pPr>
      <w:del w:id="4684" w:author="Kelvin Sung" w:date="2021-05-20T18:11:00Z">
        <w:r w:rsidDel="00E15C4E">
          <w:delText xml:space="preserve">    </w:delText>
        </w:r>
      </w:del>
    </w:p>
    <w:p w14:paraId="11648DF8" w14:textId="73547372" w:rsidR="00E56A18" w:rsidDel="00E15C4E" w:rsidRDefault="00E56A18" w:rsidP="00E56A18">
      <w:pPr>
        <w:pStyle w:val="Code"/>
        <w:rPr>
          <w:del w:id="4685" w:author="Kelvin Sung" w:date="2021-05-20T18:11:00Z"/>
          <w:rFonts w:hint="eastAsia"/>
        </w:rPr>
      </w:pPr>
      <w:r>
        <w:t xml:space="preserve">    for (c = 0; c &lt; this.mShadowCaster.length; c++) {</w:t>
      </w:r>
    </w:p>
    <w:p w14:paraId="1E6E3645" w14:textId="77777777" w:rsidR="00E15C4E" w:rsidRDefault="00E56A18" w:rsidP="00E56A18">
      <w:pPr>
        <w:pStyle w:val="Code"/>
        <w:rPr>
          <w:ins w:id="4686" w:author="Kelvin Sung" w:date="2021-05-20T18:11:00Z"/>
          <w:rFonts w:hint="eastAsia"/>
        </w:rPr>
      </w:pPr>
      <w:del w:id="4687" w:author="Kelvin Sung" w:date="2021-05-20T18:11:00Z">
        <w:r w:rsidDel="00E15C4E">
          <w:delText xml:space="preserve">    </w:delText>
        </w:r>
      </w:del>
    </w:p>
    <w:p w14:paraId="59A71DB0" w14:textId="0524B835" w:rsidR="00E56A18" w:rsidDel="00E15C4E" w:rsidRDefault="00E56A18" w:rsidP="00E56A18">
      <w:pPr>
        <w:pStyle w:val="Code"/>
        <w:rPr>
          <w:del w:id="4688" w:author="Kelvin Sung" w:date="2021-05-20T18:11:00Z"/>
          <w:rFonts w:hint="eastAsia"/>
        </w:rPr>
      </w:pPr>
      <w:r>
        <w:t xml:space="preserve">        this.mShadowCaster[c].draw(aCamera);</w:t>
      </w:r>
    </w:p>
    <w:p w14:paraId="6E3CF428" w14:textId="77777777" w:rsidR="00E15C4E" w:rsidRDefault="00E56A18" w:rsidP="00E56A18">
      <w:pPr>
        <w:pStyle w:val="Code"/>
        <w:rPr>
          <w:ins w:id="4689" w:author="Kelvin Sung" w:date="2021-05-20T18:11:00Z"/>
          <w:rFonts w:hint="eastAsia"/>
        </w:rPr>
      </w:pPr>
      <w:del w:id="4690" w:author="Kelvin Sung" w:date="2021-05-20T18:11:00Z">
        <w:r w:rsidDel="00E15C4E">
          <w:delText xml:space="preserve">    </w:delText>
        </w:r>
      </w:del>
    </w:p>
    <w:p w14:paraId="7B2AC46C" w14:textId="6CBB7323" w:rsidR="00E56A18" w:rsidRDefault="00E56A18" w:rsidP="00E56A18">
      <w:pPr>
        <w:pStyle w:val="Code"/>
        <w:rPr>
          <w:rFonts w:hint="eastAsia"/>
        </w:rPr>
      </w:pPr>
      <w:r>
        <w:t xml:space="preserve">    }</w:t>
      </w:r>
    </w:p>
    <w:p w14:paraId="32BE5B1F" w14:textId="336F98D8" w:rsidR="00E56A18" w:rsidDel="00E15C4E" w:rsidRDefault="00E56A18" w:rsidP="00E56A18">
      <w:pPr>
        <w:pStyle w:val="Code"/>
        <w:rPr>
          <w:del w:id="4691" w:author="Kelvin Sung" w:date="2021-05-20T18:11:00Z"/>
          <w:rFonts w:hint="eastAsia"/>
        </w:rPr>
      </w:pPr>
    </w:p>
    <w:p w14:paraId="5D9864C9" w14:textId="77777777" w:rsidR="00E15C4E" w:rsidRDefault="00E56A18" w:rsidP="00E56A18">
      <w:pPr>
        <w:pStyle w:val="Code"/>
        <w:rPr>
          <w:ins w:id="4692" w:author="Kelvin Sung" w:date="2021-05-20T18:11:00Z"/>
          <w:rFonts w:hint="eastAsia"/>
        </w:rPr>
      </w:pPr>
      <w:del w:id="4693" w:author="Kelvin Sung" w:date="2021-05-20T18:11:00Z">
        <w:r w:rsidDel="00E15C4E">
          <w:delText xml:space="preserve">    </w:delText>
        </w:r>
      </w:del>
    </w:p>
    <w:p w14:paraId="4BBA7FB7" w14:textId="3A5F5866" w:rsidR="00E56A18" w:rsidDel="00E15C4E" w:rsidRDefault="00E56A18" w:rsidP="00E56A18">
      <w:pPr>
        <w:pStyle w:val="Code"/>
        <w:rPr>
          <w:del w:id="4694" w:author="Kelvin Sung" w:date="2021-05-20T18:11:00Z"/>
          <w:rFonts w:hint="eastAsia"/>
        </w:rPr>
      </w:pPr>
      <w:r>
        <w:t xml:space="preserve">    // switch off stencil checking</w:t>
      </w:r>
    </w:p>
    <w:p w14:paraId="00E604C6" w14:textId="77777777" w:rsidR="00E15C4E" w:rsidRDefault="00E56A18" w:rsidP="00E56A18">
      <w:pPr>
        <w:pStyle w:val="Code"/>
        <w:rPr>
          <w:ins w:id="4695" w:author="Kelvin Sung" w:date="2021-05-20T18:11:00Z"/>
          <w:rFonts w:hint="eastAsia"/>
        </w:rPr>
      </w:pPr>
      <w:del w:id="4696" w:author="Kelvin Sung" w:date="2021-05-20T18:11:00Z">
        <w:r w:rsidDel="00E15C4E">
          <w:delText xml:space="preserve">    </w:delText>
        </w:r>
      </w:del>
    </w:p>
    <w:p w14:paraId="4CC265F2" w14:textId="1351DB33" w:rsidR="00E56A18" w:rsidDel="00E15C4E" w:rsidRDefault="00E56A18" w:rsidP="00E56A18">
      <w:pPr>
        <w:pStyle w:val="Code"/>
        <w:rPr>
          <w:del w:id="4697" w:author="Kelvin Sung" w:date="2021-05-20T18:11:00Z"/>
          <w:rFonts w:hint="eastAsia"/>
        </w:rPr>
      </w:pPr>
      <w:r>
        <w:t xml:space="preserve">    this._shadowRecieverStencilDisable();</w:t>
      </w:r>
    </w:p>
    <w:p w14:paraId="795A61A8" w14:textId="77777777" w:rsidR="00E15C4E" w:rsidRDefault="00E56A18" w:rsidP="00E56A18">
      <w:pPr>
        <w:pStyle w:val="Code"/>
        <w:rPr>
          <w:ins w:id="4698" w:author="Kelvin Sung" w:date="2021-05-20T18:11:00Z"/>
          <w:rFonts w:hint="eastAsia"/>
        </w:rPr>
      </w:pPr>
      <w:del w:id="4699" w:author="Kelvin Sung" w:date="2021-05-20T18:11:00Z">
        <w:r w:rsidDel="00E15C4E">
          <w:delText xml:space="preserve">    </w:delText>
        </w:r>
      </w:del>
    </w:p>
    <w:p w14:paraId="58CDE648" w14:textId="46530101" w:rsidR="00E56A18" w:rsidRDefault="00E56A18" w:rsidP="00E56A18">
      <w:pPr>
        <w:pStyle w:val="Code"/>
        <w:rPr>
          <w:rFonts w:hint="eastAsia"/>
        </w:rPr>
      </w:pPr>
      <w:r>
        <w:t>}</w:t>
      </w:r>
    </w:p>
    <w:p w14:paraId="44FDA536" w14:textId="6E082B2D" w:rsidR="00885276" w:rsidRPr="00885276" w:rsidRDefault="00885276" w:rsidP="00E56A18">
      <w:pPr>
        <w:pStyle w:val="Code"/>
        <w:rPr>
          <w:rFonts w:hint="eastAsia"/>
        </w:rPr>
      </w:pPr>
    </w:p>
    <w:p w14:paraId="0C728340" w14:textId="67E6429A" w:rsidR="00885276" w:rsidRDefault="00885276" w:rsidP="00885276">
      <w:pPr>
        <w:pStyle w:val="BodyTextFirst"/>
        <w:rPr>
          <w:rFonts w:hint="eastAsia"/>
        </w:rPr>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4700" w:author="Kelvin Sung" w:date="2021-05-20T18:11:00Z"/>
          <w:rFonts w:hint="eastAsia"/>
        </w:rPr>
      </w:pPr>
      <w:commentRangeStart w:id="4701"/>
      <w:r>
        <w:t>TEMP TEXT</w:t>
      </w:r>
      <w:commentRangeEnd w:id="4701"/>
      <w:r>
        <w:rPr>
          <w:rStyle w:val="CommentReference"/>
          <w:rFonts w:asciiTheme="minorHAnsi" w:hAnsiTheme="minorHAnsi"/>
        </w:rPr>
        <w:commentReference w:id="4701"/>
      </w:r>
    </w:p>
    <w:p w14:paraId="4AFD86A0" w14:textId="77777777" w:rsidR="00E15C4E" w:rsidRDefault="00E56A18" w:rsidP="00E56A18">
      <w:pPr>
        <w:pStyle w:val="NumList"/>
        <w:rPr>
          <w:ins w:id="4702" w:author="Kelvin Sung" w:date="2021-05-20T18:11:00Z"/>
          <w:rFonts w:hint="eastAsia"/>
        </w:rPr>
      </w:pPr>
      <w:del w:id="4703" w:author="Kelvin Sung" w:date="2021-05-20T18:11:00Z">
        <w:r w:rsidDel="00E15C4E">
          <w:delText xml:space="preserve">    </w:delText>
        </w:r>
      </w:del>
    </w:p>
    <w:p w14:paraId="25E4446C" w14:textId="7B2288B4" w:rsidR="00E56A18" w:rsidDel="00E15C4E" w:rsidRDefault="00E56A18" w:rsidP="00E56A18">
      <w:pPr>
        <w:pStyle w:val="Code"/>
        <w:rPr>
          <w:del w:id="4704" w:author="Kelvin Sung" w:date="2021-05-20T18:11:00Z"/>
          <w:rFonts w:hint="eastAsia"/>
        </w:rPr>
      </w:pPr>
      <w:r>
        <w:t>// #region Stencil operations</w:t>
      </w:r>
    </w:p>
    <w:p w14:paraId="0CEA2CF8" w14:textId="77777777" w:rsidR="00E15C4E" w:rsidRDefault="00E56A18" w:rsidP="00E56A18">
      <w:pPr>
        <w:pStyle w:val="Code"/>
        <w:rPr>
          <w:ins w:id="4705" w:author="Kelvin Sung" w:date="2021-05-20T18:11:00Z"/>
          <w:rFonts w:hint="eastAsia"/>
        </w:rPr>
      </w:pPr>
      <w:del w:id="4706" w:author="Kelvin Sung" w:date="2021-05-20T18:11:00Z">
        <w:r w:rsidDel="00E15C4E">
          <w:delText xml:space="preserve">    </w:delText>
        </w:r>
      </w:del>
    </w:p>
    <w:p w14:paraId="4121A146" w14:textId="0ECBEFC0" w:rsidR="00E56A18" w:rsidDel="00E15C4E" w:rsidRDefault="00E56A18" w:rsidP="00E56A18">
      <w:pPr>
        <w:pStyle w:val="Code"/>
        <w:rPr>
          <w:del w:id="4707" w:author="Kelvin Sung" w:date="2021-05-20T18:11:00Z"/>
          <w:rFonts w:hint="eastAsia"/>
        </w:rPr>
      </w:pPr>
      <w:r>
        <w:t xml:space="preserve">/* </w:t>
      </w:r>
    </w:p>
    <w:p w14:paraId="22DB9A25" w14:textId="77777777" w:rsidR="00E15C4E" w:rsidRDefault="00E56A18" w:rsidP="00E56A18">
      <w:pPr>
        <w:pStyle w:val="Code"/>
        <w:rPr>
          <w:ins w:id="4708" w:author="Kelvin Sung" w:date="2021-05-20T18:11:00Z"/>
          <w:rFonts w:hint="eastAsia"/>
        </w:rPr>
      </w:pPr>
      <w:del w:id="4709" w:author="Kelvin Sung" w:date="2021-05-20T18:11:00Z">
        <w:r w:rsidDel="00E15C4E">
          <w:delText xml:space="preserve">    </w:delText>
        </w:r>
      </w:del>
    </w:p>
    <w:p w14:paraId="4234E38E" w14:textId="5DB54778" w:rsidR="00E56A18" w:rsidDel="00E15C4E" w:rsidRDefault="00E56A18" w:rsidP="00E56A18">
      <w:pPr>
        <w:pStyle w:val="Code"/>
        <w:rPr>
          <w:del w:id="4710" w:author="Kelvin Sung" w:date="2021-05-20T18:11:00Z"/>
          <w:rFonts w:hint="eastAsia"/>
        </w:rPr>
      </w:pPr>
      <w:r>
        <w:lastRenderedPageBreak/>
        <w:t xml:space="preserve"> * GL Stencil settings to support rendering to and checking of </w:t>
      </w:r>
    </w:p>
    <w:p w14:paraId="6D54F579" w14:textId="77777777" w:rsidR="00E15C4E" w:rsidRDefault="00E56A18" w:rsidP="00E56A18">
      <w:pPr>
        <w:pStyle w:val="Code"/>
        <w:rPr>
          <w:ins w:id="4711" w:author="Kelvin Sung" w:date="2021-05-20T18:11:00Z"/>
          <w:rFonts w:hint="eastAsia"/>
        </w:rPr>
      </w:pPr>
      <w:del w:id="4712" w:author="Kelvin Sung" w:date="2021-05-20T18:11:00Z">
        <w:r w:rsidDel="00E15C4E">
          <w:delText xml:space="preserve">    </w:delText>
        </w:r>
      </w:del>
    </w:p>
    <w:p w14:paraId="020A925C" w14:textId="6F5A1538" w:rsidR="00E56A18" w:rsidDel="00E15C4E" w:rsidRDefault="00E56A18" w:rsidP="00E56A18">
      <w:pPr>
        <w:pStyle w:val="Code"/>
        <w:rPr>
          <w:del w:id="4713" w:author="Kelvin Sung" w:date="2021-05-20T18:11:00Z"/>
          <w:rFonts w:hint="eastAsia"/>
        </w:rPr>
      </w:pPr>
      <w:r>
        <w:t xml:space="preserve"> * the stencil buffer</w:t>
      </w:r>
    </w:p>
    <w:p w14:paraId="39005D59" w14:textId="77777777" w:rsidR="00E15C4E" w:rsidRDefault="00E56A18" w:rsidP="00E56A18">
      <w:pPr>
        <w:pStyle w:val="Code"/>
        <w:rPr>
          <w:ins w:id="4714" w:author="Kelvin Sung" w:date="2021-05-20T18:11:00Z"/>
          <w:rFonts w:hint="eastAsia"/>
        </w:rPr>
      </w:pPr>
      <w:del w:id="4715" w:author="Kelvin Sung" w:date="2021-05-20T18:11:00Z">
        <w:r w:rsidDel="00E15C4E">
          <w:delText xml:space="preserve">    </w:delText>
        </w:r>
      </w:del>
    </w:p>
    <w:p w14:paraId="6A9D89BE" w14:textId="5E09F785" w:rsidR="00E56A18" w:rsidDel="00E15C4E" w:rsidRDefault="00E56A18" w:rsidP="00E56A18">
      <w:pPr>
        <w:pStyle w:val="Code"/>
        <w:rPr>
          <w:del w:id="4716" w:author="Kelvin Sung" w:date="2021-05-20T18:11:00Z"/>
          <w:rFonts w:hint="eastAsia"/>
        </w:rPr>
      </w:pPr>
      <w:r>
        <w:t xml:space="preserve"> */</w:t>
      </w:r>
    </w:p>
    <w:p w14:paraId="1DBE9500" w14:textId="77777777" w:rsidR="00E15C4E" w:rsidRDefault="00E56A18" w:rsidP="00E56A18">
      <w:pPr>
        <w:pStyle w:val="Code"/>
        <w:rPr>
          <w:ins w:id="4717" w:author="Kelvin Sung" w:date="2021-05-20T18:11:00Z"/>
          <w:rFonts w:hint="eastAsia"/>
        </w:rPr>
      </w:pPr>
      <w:del w:id="4718" w:author="Kelvin Sung" w:date="2021-05-20T18:11:00Z">
        <w:r w:rsidDel="00E15C4E">
          <w:delText xml:space="preserve">    </w:delText>
        </w:r>
      </w:del>
    </w:p>
    <w:p w14:paraId="38BA3251" w14:textId="3366ED81" w:rsidR="00E56A18" w:rsidDel="00E15C4E" w:rsidRDefault="00E56A18" w:rsidP="00E56A18">
      <w:pPr>
        <w:pStyle w:val="Code"/>
        <w:rPr>
          <w:del w:id="4719" w:author="Kelvin Sung" w:date="2021-05-20T18:11:00Z"/>
          <w:rFonts w:hint="eastAsia"/>
        </w:rPr>
      </w:pPr>
      <w:r>
        <w:t>_shadowRecieverStencilOn() {</w:t>
      </w:r>
    </w:p>
    <w:p w14:paraId="65539A24" w14:textId="77777777" w:rsidR="00E15C4E" w:rsidRDefault="00E56A18" w:rsidP="00E56A18">
      <w:pPr>
        <w:pStyle w:val="Code"/>
        <w:rPr>
          <w:ins w:id="4720" w:author="Kelvin Sung" w:date="2021-05-20T18:11:00Z"/>
          <w:rFonts w:hint="eastAsia"/>
        </w:rPr>
      </w:pPr>
      <w:del w:id="4721" w:author="Kelvin Sung" w:date="2021-05-20T18:11:00Z">
        <w:r w:rsidDel="00E15C4E">
          <w:delText xml:space="preserve">    </w:delText>
        </w:r>
      </w:del>
    </w:p>
    <w:p w14:paraId="5A29144F" w14:textId="534D55B5" w:rsidR="00E56A18" w:rsidDel="00E15C4E" w:rsidRDefault="00E56A18" w:rsidP="00E56A18">
      <w:pPr>
        <w:pStyle w:val="Code"/>
        <w:rPr>
          <w:del w:id="4722" w:author="Kelvin Sung" w:date="2021-05-20T18:11:00Z"/>
          <w:rFonts w:hint="eastAsia"/>
        </w:rPr>
      </w:pPr>
      <w:r>
        <w:t xml:space="preserve">    let gl = glSys.get();</w:t>
      </w:r>
    </w:p>
    <w:p w14:paraId="51EF8CB3" w14:textId="77777777" w:rsidR="00E15C4E" w:rsidRDefault="00E56A18" w:rsidP="00E56A18">
      <w:pPr>
        <w:pStyle w:val="Code"/>
        <w:rPr>
          <w:ins w:id="4723" w:author="Kelvin Sung" w:date="2021-05-20T18:11:00Z"/>
          <w:rFonts w:hint="eastAsia"/>
        </w:rPr>
      </w:pPr>
      <w:del w:id="4724" w:author="Kelvin Sung" w:date="2021-05-20T18:11:00Z">
        <w:r w:rsidDel="00E15C4E">
          <w:delText xml:space="preserve">    </w:delText>
        </w:r>
      </w:del>
    </w:p>
    <w:p w14:paraId="74FCEE17" w14:textId="6DF59BBF" w:rsidR="00E56A18" w:rsidDel="00E15C4E" w:rsidRDefault="00E56A18" w:rsidP="00E56A18">
      <w:pPr>
        <w:pStyle w:val="Code"/>
        <w:rPr>
          <w:del w:id="4725" w:author="Kelvin Sung" w:date="2021-05-20T18:11:00Z"/>
          <w:rFonts w:hint="eastAsia"/>
        </w:rPr>
      </w:pPr>
      <w:r>
        <w:t xml:space="preserve">    gl.clear(gl.STENCIL_BUFFER_BIT);</w:t>
      </w:r>
    </w:p>
    <w:p w14:paraId="729B25C6" w14:textId="77777777" w:rsidR="00E15C4E" w:rsidRDefault="00E56A18" w:rsidP="00E56A18">
      <w:pPr>
        <w:pStyle w:val="Code"/>
        <w:rPr>
          <w:ins w:id="4726" w:author="Kelvin Sung" w:date="2021-05-20T18:11:00Z"/>
          <w:rFonts w:hint="eastAsia"/>
        </w:rPr>
      </w:pPr>
      <w:del w:id="4727" w:author="Kelvin Sung" w:date="2021-05-20T18:11:00Z">
        <w:r w:rsidDel="00E15C4E">
          <w:delText xml:space="preserve">    </w:delText>
        </w:r>
      </w:del>
    </w:p>
    <w:p w14:paraId="2646EEEE" w14:textId="45050AC7" w:rsidR="00E56A18" w:rsidDel="00E15C4E" w:rsidRDefault="00E56A18" w:rsidP="00E56A18">
      <w:pPr>
        <w:pStyle w:val="Code"/>
        <w:rPr>
          <w:del w:id="4728" w:author="Kelvin Sung" w:date="2021-05-20T18:11:00Z"/>
          <w:rFonts w:hint="eastAsia"/>
        </w:rPr>
      </w:pPr>
      <w:r>
        <w:t xml:space="preserve">    gl.enable(gl.STENCIL_TEST);</w:t>
      </w:r>
    </w:p>
    <w:p w14:paraId="2DCA8787" w14:textId="77777777" w:rsidR="00E15C4E" w:rsidRDefault="00E56A18" w:rsidP="00E56A18">
      <w:pPr>
        <w:pStyle w:val="Code"/>
        <w:rPr>
          <w:ins w:id="4729" w:author="Kelvin Sung" w:date="2021-05-20T18:11:00Z"/>
          <w:rFonts w:hint="eastAsia"/>
        </w:rPr>
      </w:pPr>
      <w:del w:id="4730" w:author="Kelvin Sung" w:date="2021-05-20T18:11:00Z">
        <w:r w:rsidDel="00E15C4E">
          <w:delText xml:space="preserve">    </w:delText>
        </w:r>
      </w:del>
    </w:p>
    <w:p w14:paraId="0A48DCA2" w14:textId="4DBE01E9" w:rsidR="00E56A18" w:rsidDel="00E15C4E" w:rsidRDefault="00E56A18" w:rsidP="00E56A18">
      <w:pPr>
        <w:pStyle w:val="Code"/>
        <w:rPr>
          <w:del w:id="4731" w:author="Kelvin Sung" w:date="2021-05-20T18:11:00Z"/>
          <w:rFonts w:hint="eastAsia"/>
        </w:rPr>
      </w:pPr>
      <w:r>
        <w:t xml:space="preserve">    gl.colorMask(false, false, false, false);</w:t>
      </w:r>
    </w:p>
    <w:p w14:paraId="233DFB0E" w14:textId="77777777" w:rsidR="00E15C4E" w:rsidRDefault="00E56A18" w:rsidP="00E56A18">
      <w:pPr>
        <w:pStyle w:val="Code"/>
        <w:rPr>
          <w:ins w:id="4732" w:author="Kelvin Sung" w:date="2021-05-20T18:11:00Z"/>
          <w:rFonts w:hint="eastAsia"/>
        </w:rPr>
      </w:pPr>
      <w:del w:id="4733" w:author="Kelvin Sung" w:date="2021-05-20T18:11:00Z">
        <w:r w:rsidDel="00E15C4E">
          <w:delText xml:space="preserve">    </w:delText>
        </w:r>
      </w:del>
    </w:p>
    <w:p w14:paraId="2844E0DC" w14:textId="1BD519E9" w:rsidR="00E56A18" w:rsidDel="00E15C4E" w:rsidRDefault="00E56A18" w:rsidP="00E56A18">
      <w:pPr>
        <w:pStyle w:val="Code"/>
        <w:rPr>
          <w:del w:id="4734" w:author="Kelvin Sung" w:date="2021-05-20T18:11:00Z"/>
          <w:rFonts w:hint="eastAsia"/>
        </w:rPr>
      </w:pPr>
      <w:r>
        <w:t xml:space="preserve">    gl.depthMask(false);</w:t>
      </w:r>
    </w:p>
    <w:p w14:paraId="639CE6A7" w14:textId="77777777" w:rsidR="00E15C4E" w:rsidRDefault="00E56A18" w:rsidP="00E56A18">
      <w:pPr>
        <w:pStyle w:val="Code"/>
        <w:rPr>
          <w:ins w:id="4735" w:author="Kelvin Sung" w:date="2021-05-20T18:11:00Z"/>
          <w:rFonts w:hint="eastAsia"/>
        </w:rPr>
      </w:pPr>
      <w:del w:id="4736" w:author="Kelvin Sung" w:date="2021-05-20T18:11:00Z">
        <w:r w:rsidDel="00E15C4E">
          <w:delText xml:space="preserve">    </w:delText>
        </w:r>
      </w:del>
    </w:p>
    <w:p w14:paraId="75731FA0" w14:textId="15498789" w:rsidR="00E56A18" w:rsidDel="00E15C4E" w:rsidRDefault="00E56A18" w:rsidP="00E56A18">
      <w:pPr>
        <w:pStyle w:val="Code"/>
        <w:rPr>
          <w:del w:id="4737" w:author="Kelvin Sung" w:date="2021-05-20T18:11:00Z"/>
          <w:rFonts w:hint="eastAsia"/>
        </w:rPr>
      </w:pPr>
      <w:r>
        <w:t xml:space="preserve">    gl.stencilFunc(gl.NEVER, this.kShadowStencilBit, this.kShadowStencilMask);</w:t>
      </w:r>
    </w:p>
    <w:p w14:paraId="1FEE726E" w14:textId="77777777" w:rsidR="00E15C4E" w:rsidRDefault="00E56A18" w:rsidP="00E56A18">
      <w:pPr>
        <w:pStyle w:val="Code"/>
        <w:rPr>
          <w:ins w:id="4738" w:author="Kelvin Sung" w:date="2021-05-20T18:11:00Z"/>
          <w:rFonts w:hint="eastAsia"/>
        </w:rPr>
      </w:pPr>
      <w:del w:id="4739" w:author="Kelvin Sung" w:date="2021-05-20T18:11:00Z">
        <w:r w:rsidDel="00E15C4E">
          <w:delText xml:space="preserve">    </w:delText>
        </w:r>
      </w:del>
    </w:p>
    <w:p w14:paraId="5C9136CF" w14:textId="19A897DE" w:rsidR="00E56A18" w:rsidDel="00E15C4E" w:rsidRDefault="00E56A18" w:rsidP="00E56A18">
      <w:pPr>
        <w:pStyle w:val="Code"/>
        <w:rPr>
          <w:del w:id="4740" w:author="Kelvin Sung" w:date="2021-05-20T18:11:00Z"/>
          <w:rFonts w:hint="eastAsia"/>
        </w:rPr>
      </w:pPr>
      <w:r>
        <w:t xml:space="preserve">    gl.stencilOp(gl.REPLACE, gl.KEEP, gl.KEEP);</w:t>
      </w:r>
    </w:p>
    <w:p w14:paraId="1346061C" w14:textId="77777777" w:rsidR="00E15C4E" w:rsidRDefault="00E56A18" w:rsidP="00E56A18">
      <w:pPr>
        <w:pStyle w:val="Code"/>
        <w:rPr>
          <w:ins w:id="4741" w:author="Kelvin Sung" w:date="2021-05-20T18:11:00Z"/>
          <w:rFonts w:hint="eastAsia"/>
        </w:rPr>
      </w:pPr>
      <w:del w:id="4742" w:author="Kelvin Sung" w:date="2021-05-20T18:11:00Z">
        <w:r w:rsidDel="00E15C4E">
          <w:delText xml:space="preserve">    </w:delText>
        </w:r>
      </w:del>
    </w:p>
    <w:p w14:paraId="49F07C70" w14:textId="00652689" w:rsidR="00E56A18" w:rsidDel="00E15C4E" w:rsidRDefault="00E56A18" w:rsidP="00E56A18">
      <w:pPr>
        <w:pStyle w:val="Code"/>
        <w:rPr>
          <w:del w:id="4743" w:author="Kelvin Sung" w:date="2021-05-20T18:11:00Z"/>
          <w:rFonts w:hint="eastAsia"/>
        </w:rPr>
      </w:pPr>
      <w:r>
        <w:t xml:space="preserve">    gl.stencilMask(this.kShadowStencilMask);</w:t>
      </w:r>
    </w:p>
    <w:p w14:paraId="38DCC4A9" w14:textId="77777777" w:rsidR="00E15C4E" w:rsidRDefault="00E56A18" w:rsidP="00E56A18">
      <w:pPr>
        <w:pStyle w:val="Code"/>
        <w:rPr>
          <w:ins w:id="4744" w:author="Kelvin Sung" w:date="2021-05-20T18:11:00Z"/>
          <w:rFonts w:hint="eastAsia"/>
        </w:rPr>
      </w:pPr>
      <w:del w:id="4745" w:author="Kelvin Sung" w:date="2021-05-20T18:11:00Z">
        <w:r w:rsidDel="00E15C4E">
          <w:delText xml:space="preserve">    </w:delText>
        </w:r>
      </w:del>
    </w:p>
    <w:p w14:paraId="29E2BB57" w14:textId="4383F863" w:rsidR="00E56A18" w:rsidRDefault="00E56A18" w:rsidP="00E56A18">
      <w:pPr>
        <w:pStyle w:val="Code"/>
        <w:rPr>
          <w:rFonts w:hint="eastAsia"/>
        </w:rPr>
      </w:pPr>
      <w:r>
        <w:t>}</w:t>
      </w:r>
    </w:p>
    <w:p w14:paraId="7A39CC99" w14:textId="08714F54" w:rsidR="00E56A18" w:rsidDel="00E15C4E" w:rsidRDefault="00E56A18" w:rsidP="00E56A18">
      <w:pPr>
        <w:pStyle w:val="Code"/>
        <w:rPr>
          <w:del w:id="4746" w:author="Kelvin Sung" w:date="2021-05-20T18:11:00Z"/>
          <w:rFonts w:hint="eastAsia"/>
        </w:rPr>
      </w:pPr>
    </w:p>
    <w:p w14:paraId="6FAA551D" w14:textId="77777777" w:rsidR="00E15C4E" w:rsidRDefault="00E56A18" w:rsidP="00E56A18">
      <w:pPr>
        <w:pStyle w:val="Code"/>
        <w:rPr>
          <w:ins w:id="4747" w:author="Kelvin Sung" w:date="2021-05-20T18:11:00Z"/>
          <w:rFonts w:hint="eastAsia"/>
        </w:rPr>
      </w:pPr>
      <w:del w:id="4748" w:author="Kelvin Sung" w:date="2021-05-20T18:11:00Z">
        <w:r w:rsidDel="00E15C4E">
          <w:delText xml:space="preserve">    </w:delText>
        </w:r>
      </w:del>
    </w:p>
    <w:p w14:paraId="166AFB2D" w14:textId="74902175" w:rsidR="00E56A18" w:rsidDel="00E15C4E" w:rsidRDefault="00E56A18" w:rsidP="00E56A18">
      <w:pPr>
        <w:pStyle w:val="Code"/>
        <w:rPr>
          <w:del w:id="4749" w:author="Kelvin Sung" w:date="2021-05-20T18:11:00Z"/>
          <w:rFonts w:hint="eastAsia"/>
        </w:rPr>
      </w:pPr>
      <w:r>
        <w:t>_shadowRecieverStencilOff() {</w:t>
      </w:r>
    </w:p>
    <w:p w14:paraId="099A46A5" w14:textId="77777777" w:rsidR="00E15C4E" w:rsidRDefault="00E56A18" w:rsidP="00E56A18">
      <w:pPr>
        <w:pStyle w:val="Code"/>
        <w:rPr>
          <w:ins w:id="4750" w:author="Kelvin Sung" w:date="2021-05-20T18:11:00Z"/>
          <w:rFonts w:hint="eastAsia"/>
        </w:rPr>
      </w:pPr>
      <w:del w:id="4751" w:author="Kelvin Sung" w:date="2021-05-20T18:11:00Z">
        <w:r w:rsidDel="00E15C4E">
          <w:delText xml:space="preserve">    </w:delText>
        </w:r>
      </w:del>
    </w:p>
    <w:p w14:paraId="2132AEEA" w14:textId="7E94CC5A" w:rsidR="00E56A18" w:rsidDel="00E15C4E" w:rsidRDefault="00E56A18" w:rsidP="00E56A18">
      <w:pPr>
        <w:pStyle w:val="Code"/>
        <w:rPr>
          <w:del w:id="4752" w:author="Kelvin Sung" w:date="2021-05-20T18:11:00Z"/>
          <w:rFonts w:hint="eastAsia"/>
        </w:rPr>
      </w:pPr>
      <w:r>
        <w:t xml:space="preserve">    let gl = glSys.get();</w:t>
      </w:r>
    </w:p>
    <w:p w14:paraId="553EAEF0" w14:textId="77777777" w:rsidR="00E15C4E" w:rsidRDefault="00E56A18" w:rsidP="00E56A18">
      <w:pPr>
        <w:pStyle w:val="Code"/>
        <w:rPr>
          <w:ins w:id="4753" w:author="Kelvin Sung" w:date="2021-05-20T18:11:00Z"/>
          <w:rFonts w:hint="eastAsia"/>
        </w:rPr>
      </w:pPr>
      <w:del w:id="4754" w:author="Kelvin Sung" w:date="2021-05-20T18:11:00Z">
        <w:r w:rsidDel="00E15C4E">
          <w:delText xml:space="preserve">    </w:delText>
        </w:r>
      </w:del>
    </w:p>
    <w:p w14:paraId="306CF803" w14:textId="60CA03CE" w:rsidR="00E56A18" w:rsidDel="00E15C4E" w:rsidRDefault="00E56A18" w:rsidP="00E56A18">
      <w:pPr>
        <w:pStyle w:val="Code"/>
        <w:rPr>
          <w:del w:id="4755" w:author="Kelvin Sung" w:date="2021-05-20T18:11:00Z"/>
          <w:rFonts w:hint="eastAsia"/>
        </w:rPr>
      </w:pPr>
      <w:r>
        <w:t xml:space="preserve">    gl.depthMask(gl.TRUE);</w:t>
      </w:r>
    </w:p>
    <w:p w14:paraId="57097312" w14:textId="77777777" w:rsidR="00E15C4E" w:rsidRDefault="00E56A18" w:rsidP="00E56A18">
      <w:pPr>
        <w:pStyle w:val="Code"/>
        <w:rPr>
          <w:ins w:id="4756" w:author="Kelvin Sung" w:date="2021-05-20T18:11:00Z"/>
          <w:rFonts w:hint="eastAsia"/>
        </w:rPr>
      </w:pPr>
      <w:del w:id="4757" w:author="Kelvin Sung" w:date="2021-05-20T18:11:00Z">
        <w:r w:rsidDel="00E15C4E">
          <w:delText xml:space="preserve">    </w:delText>
        </w:r>
      </w:del>
    </w:p>
    <w:p w14:paraId="5F735CFC" w14:textId="20905E05" w:rsidR="00E56A18" w:rsidDel="00E15C4E" w:rsidRDefault="00E56A18" w:rsidP="00E56A18">
      <w:pPr>
        <w:pStyle w:val="Code"/>
        <w:rPr>
          <w:del w:id="4758" w:author="Kelvin Sung" w:date="2021-05-20T18:11:00Z"/>
          <w:rFonts w:hint="eastAsia"/>
        </w:rPr>
      </w:pPr>
      <w:r>
        <w:t xml:space="preserve">    gl.stencilOp(gl.KEEP, gl.KEEP, gl.KEEP);</w:t>
      </w:r>
    </w:p>
    <w:p w14:paraId="3A225D82" w14:textId="77777777" w:rsidR="00E15C4E" w:rsidRDefault="00E56A18" w:rsidP="00E56A18">
      <w:pPr>
        <w:pStyle w:val="Code"/>
        <w:rPr>
          <w:ins w:id="4759" w:author="Kelvin Sung" w:date="2021-05-20T18:11:00Z"/>
          <w:rFonts w:hint="eastAsia"/>
        </w:rPr>
      </w:pPr>
      <w:del w:id="4760" w:author="Kelvin Sung" w:date="2021-05-20T18:11:00Z">
        <w:r w:rsidDel="00E15C4E">
          <w:delText xml:space="preserve">    </w:delText>
        </w:r>
      </w:del>
    </w:p>
    <w:p w14:paraId="67C31DD7" w14:textId="536A2149" w:rsidR="00E56A18" w:rsidDel="00E15C4E" w:rsidRDefault="00E56A18" w:rsidP="00E56A18">
      <w:pPr>
        <w:pStyle w:val="Code"/>
        <w:rPr>
          <w:del w:id="4761" w:author="Kelvin Sung" w:date="2021-05-20T18:11:00Z"/>
          <w:rFonts w:hint="eastAsia"/>
        </w:rPr>
      </w:pPr>
      <w:r>
        <w:t xml:space="preserve">    gl.stencilFunc(gl.EQUAL, this.kShadowStencilBit, this.kShadowStencilMask);</w:t>
      </w:r>
    </w:p>
    <w:p w14:paraId="75DB7E84" w14:textId="77777777" w:rsidR="00E15C4E" w:rsidRDefault="00E56A18" w:rsidP="00E56A18">
      <w:pPr>
        <w:pStyle w:val="Code"/>
        <w:rPr>
          <w:ins w:id="4762" w:author="Kelvin Sung" w:date="2021-05-20T18:11:00Z"/>
          <w:rFonts w:hint="eastAsia"/>
        </w:rPr>
      </w:pPr>
      <w:del w:id="4763" w:author="Kelvin Sung" w:date="2021-05-20T18:11:00Z">
        <w:r w:rsidDel="00E15C4E">
          <w:delText xml:space="preserve">    </w:delText>
        </w:r>
      </w:del>
    </w:p>
    <w:p w14:paraId="435CA955" w14:textId="009192A8" w:rsidR="00E56A18" w:rsidDel="00E15C4E" w:rsidRDefault="00E56A18" w:rsidP="00E56A18">
      <w:pPr>
        <w:pStyle w:val="Code"/>
        <w:rPr>
          <w:del w:id="4764" w:author="Kelvin Sung" w:date="2021-05-20T18:11:00Z"/>
          <w:rFonts w:hint="eastAsia"/>
        </w:rPr>
      </w:pPr>
      <w:r>
        <w:t xml:space="preserve">    gl.colorMask(true, true, true, true);</w:t>
      </w:r>
    </w:p>
    <w:p w14:paraId="6E6C6397" w14:textId="77777777" w:rsidR="00E15C4E" w:rsidRDefault="00E56A18" w:rsidP="00E56A18">
      <w:pPr>
        <w:pStyle w:val="Code"/>
        <w:rPr>
          <w:ins w:id="4765" w:author="Kelvin Sung" w:date="2021-05-20T18:11:00Z"/>
          <w:rFonts w:hint="eastAsia"/>
        </w:rPr>
      </w:pPr>
      <w:del w:id="4766" w:author="Kelvin Sung" w:date="2021-05-20T18:11:00Z">
        <w:r w:rsidDel="00E15C4E">
          <w:delText xml:space="preserve">    </w:delText>
        </w:r>
      </w:del>
    </w:p>
    <w:p w14:paraId="54D8EEC1" w14:textId="6BB3DE84" w:rsidR="00E56A18" w:rsidRDefault="00E56A18" w:rsidP="00E56A18">
      <w:pPr>
        <w:pStyle w:val="Code"/>
        <w:rPr>
          <w:rFonts w:hint="eastAsia"/>
        </w:rPr>
      </w:pPr>
      <w:r>
        <w:t>}</w:t>
      </w:r>
    </w:p>
    <w:p w14:paraId="214C49E4" w14:textId="4F3583FA" w:rsidR="00E56A18" w:rsidDel="00E15C4E" w:rsidRDefault="00E56A18" w:rsidP="00E56A18">
      <w:pPr>
        <w:pStyle w:val="Code"/>
        <w:rPr>
          <w:del w:id="4767" w:author="Kelvin Sung" w:date="2021-05-20T18:11:00Z"/>
          <w:rFonts w:hint="eastAsia"/>
        </w:rPr>
      </w:pPr>
    </w:p>
    <w:p w14:paraId="64A908D2" w14:textId="77777777" w:rsidR="00E15C4E" w:rsidRDefault="00E56A18" w:rsidP="00E56A18">
      <w:pPr>
        <w:pStyle w:val="Code"/>
        <w:rPr>
          <w:ins w:id="4768" w:author="Kelvin Sung" w:date="2021-05-20T18:11:00Z"/>
          <w:rFonts w:hint="eastAsia"/>
        </w:rPr>
      </w:pPr>
      <w:del w:id="4769" w:author="Kelvin Sung" w:date="2021-05-20T18:11:00Z">
        <w:r w:rsidDel="00E15C4E">
          <w:delText xml:space="preserve">    </w:delText>
        </w:r>
      </w:del>
    </w:p>
    <w:p w14:paraId="06BB7943" w14:textId="43C45F71" w:rsidR="00E56A18" w:rsidDel="00E15C4E" w:rsidRDefault="00E56A18" w:rsidP="00E56A18">
      <w:pPr>
        <w:pStyle w:val="Code"/>
        <w:rPr>
          <w:del w:id="4770" w:author="Kelvin Sung" w:date="2021-05-20T18:11:00Z"/>
          <w:rFonts w:hint="eastAsia"/>
        </w:rPr>
      </w:pPr>
      <w:r>
        <w:t>_shadowRecieverStencilDisable() {</w:t>
      </w:r>
    </w:p>
    <w:p w14:paraId="72698B55" w14:textId="77777777" w:rsidR="00E15C4E" w:rsidRDefault="00E56A18" w:rsidP="00E56A18">
      <w:pPr>
        <w:pStyle w:val="Code"/>
        <w:rPr>
          <w:ins w:id="4771" w:author="Kelvin Sung" w:date="2021-05-20T18:11:00Z"/>
          <w:rFonts w:hint="eastAsia"/>
        </w:rPr>
      </w:pPr>
      <w:del w:id="4772" w:author="Kelvin Sung" w:date="2021-05-20T18:11:00Z">
        <w:r w:rsidDel="00E15C4E">
          <w:delText xml:space="preserve">    </w:delText>
        </w:r>
      </w:del>
    </w:p>
    <w:p w14:paraId="6127B31D" w14:textId="56132B39" w:rsidR="00E56A18" w:rsidDel="00E15C4E" w:rsidRDefault="00E56A18" w:rsidP="00E56A18">
      <w:pPr>
        <w:pStyle w:val="Code"/>
        <w:rPr>
          <w:del w:id="4773" w:author="Kelvin Sung" w:date="2021-05-20T18:11:00Z"/>
          <w:rFonts w:hint="eastAsia"/>
        </w:rPr>
      </w:pPr>
      <w:r>
        <w:t xml:space="preserve">    let gl = glSys.get();</w:t>
      </w:r>
    </w:p>
    <w:p w14:paraId="6F17E8B4" w14:textId="77777777" w:rsidR="00E15C4E" w:rsidRDefault="00E56A18" w:rsidP="00E56A18">
      <w:pPr>
        <w:pStyle w:val="Code"/>
        <w:rPr>
          <w:ins w:id="4774" w:author="Kelvin Sung" w:date="2021-05-20T18:11:00Z"/>
          <w:rFonts w:hint="eastAsia"/>
        </w:rPr>
      </w:pPr>
      <w:del w:id="4775" w:author="Kelvin Sung" w:date="2021-05-20T18:11:00Z">
        <w:r w:rsidDel="00E15C4E">
          <w:delText xml:space="preserve">    </w:delText>
        </w:r>
      </w:del>
    </w:p>
    <w:p w14:paraId="4B0F4D14" w14:textId="0347262C" w:rsidR="00E56A18" w:rsidDel="00E15C4E" w:rsidRDefault="00E56A18" w:rsidP="00E56A18">
      <w:pPr>
        <w:pStyle w:val="Code"/>
        <w:rPr>
          <w:del w:id="4776" w:author="Kelvin Sung" w:date="2021-05-20T18:11:00Z"/>
          <w:rFonts w:hint="eastAsia"/>
        </w:rPr>
      </w:pPr>
      <w:r>
        <w:t xml:space="preserve">    gl.disable(gl.STENCIL_TEST);</w:t>
      </w:r>
    </w:p>
    <w:p w14:paraId="43F3C11C" w14:textId="77777777" w:rsidR="00E15C4E" w:rsidRDefault="00E56A18" w:rsidP="00E56A18">
      <w:pPr>
        <w:pStyle w:val="Code"/>
        <w:rPr>
          <w:ins w:id="4777" w:author="Kelvin Sung" w:date="2021-05-20T18:11:00Z"/>
          <w:rFonts w:hint="eastAsia"/>
        </w:rPr>
      </w:pPr>
      <w:del w:id="4778" w:author="Kelvin Sung" w:date="2021-05-20T18:11:00Z">
        <w:r w:rsidDel="00E15C4E">
          <w:delText xml:space="preserve">    </w:delText>
        </w:r>
      </w:del>
    </w:p>
    <w:p w14:paraId="250CE789" w14:textId="79441A3F" w:rsidR="00E56A18" w:rsidDel="00E15C4E" w:rsidRDefault="00E56A18" w:rsidP="00E56A18">
      <w:pPr>
        <w:pStyle w:val="Code"/>
        <w:rPr>
          <w:del w:id="4779" w:author="Kelvin Sung" w:date="2021-05-20T18:11:00Z"/>
          <w:rFonts w:hint="eastAsia"/>
        </w:rPr>
      </w:pPr>
      <w:r>
        <w:t>}</w:t>
      </w:r>
    </w:p>
    <w:p w14:paraId="2AAD7AD8" w14:textId="77777777" w:rsidR="00E15C4E" w:rsidRDefault="00E56A18" w:rsidP="00E56A18">
      <w:pPr>
        <w:pStyle w:val="Code"/>
        <w:rPr>
          <w:ins w:id="4780" w:author="Kelvin Sung" w:date="2021-05-20T18:11:00Z"/>
          <w:rFonts w:hint="eastAsia"/>
        </w:rPr>
      </w:pPr>
      <w:del w:id="4781" w:author="Kelvin Sung" w:date="2021-05-20T18:11:00Z">
        <w:r w:rsidDel="00E15C4E">
          <w:delText xml:space="preserve">    </w:delText>
        </w:r>
      </w:del>
    </w:p>
    <w:p w14:paraId="1FECDDC5" w14:textId="44AFE33D" w:rsidR="00E56A18" w:rsidRDefault="00E56A18" w:rsidP="00E56A18">
      <w:pPr>
        <w:pStyle w:val="Code"/>
        <w:rPr>
          <w:rFonts w:hint="eastAsia"/>
        </w:rPr>
      </w:pPr>
      <w:r>
        <w:t xml:space="preserve">// #endregion </w:t>
      </w:r>
    </w:p>
    <w:p w14:paraId="2021DE95" w14:textId="77777777" w:rsidR="00885276" w:rsidRDefault="00885276" w:rsidP="005A312F">
      <w:pPr>
        <w:pStyle w:val="Heading3"/>
      </w:pPr>
      <w:commentRangeStart w:id="4782"/>
      <w:r>
        <w:t>Defining the Shadow Receiver Stencil Operations</w:t>
      </w:r>
    </w:p>
    <w:p w14:paraId="4E64B3AC" w14:textId="77777777" w:rsidR="00885276" w:rsidRDefault="00885276" w:rsidP="00885276">
      <w:pPr>
        <w:pStyle w:val="BodyTextFirst"/>
        <w:rPr>
          <w:rFonts w:hint="eastAsia"/>
        </w:rPr>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rPr>
          <w:rFonts w:hint="eastAsia"/>
        </w:rPr>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rPr>
          <w:rFonts w:hint="eastAsia"/>
        </w:rPr>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4782"/>
      <w:r w:rsidR="00E56A18">
        <w:rPr>
          <w:rStyle w:val="CommentReference"/>
          <w:rFonts w:asciiTheme="minorHAnsi" w:hAnsiTheme="minorHAnsi"/>
        </w:rPr>
        <w:commentReference w:id="4782"/>
      </w:r>
    </w:p>
    <w:p w14:paraId="6BAC180D" w14:textId="6C734D0E" w:rsidR="00885276" w:rsidRDefault="00885276" w:rsidP="005A312F">
      <w:pPr>
        <w:pStyle w:val="Heading3"/>
      </w:pPr>
      <w:commentRangeStart w:id="4783"/>
      <w:r>
        <w:t xml:space="preserve">Updating Engine Supporting </w:t>
      </w:r>
      <w:del w:id="4784" w:author="Kelvin Sung" w:date="2021-05-20T18:16:00Z">
        <w:r w:rsidDel="00E15C4E">
          <w:delText>Objects</w:delText>
        </w:r>
      </w:del>
    </w:p>
    <w:p w14:paraId="44238C21" w14:textId="77777777" w:rsidR="00885276" w:rsidRDefault="00885276" w:rsidP="00885276">
      <w:pPr>
        <w:pStyle w:val="BodyTextFirst"/>
        <w:rPr>
          <w:rFonts w:hint="eastAsia"/>
        </w:rPr>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4785" w:author="Kelvin Sung" w:date="2021-05-20T18:11:00Z"/>
          <w:rFonts w:hint="eastAsia"/>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4786" w:author="Kelvin Sung" w:date="2021-05-20T18:11:00Z"/>
          <w:rFonts w:hint="eastAsia"/>
        </w:rPr>
      </w:pPr>
      <w:del w:id="4787" w:author="Kelvin Sung" w:date="2021-05-20T18:11:00Z">
        <w:r w:rsidDel="00E15C4E">
          <w:delText xml:space="preserve">    </w:delText>
        </w:r>
      </w:del>
    </w:p>
    <w:p w14:paraId="70F431A7" w14:textId="6705727A" w:rsidR="00E56A18" w:rsidDel="00E15C4E" w:rsidRDefault="00E56A18" w:rsidP="00E56A18">
      <w:pPr>
        <w:pStyle w:val="Code"/>
        <w:rPr>
          <w:del w:id="4788" w:author="Kelvin Sung" w:date="2021-05-20T18:11:00Z"/>
          <w:rFonts w:hint="eastAsia"/>
        </w:rPr>
      </w:pPr>
      <w:r>
        <w:t>swapShader(s) {</w:t>
      </w:r>
    </w:p>
    <w:p w14:paraId="0F26014C" w14:textId="77777777" w:rsidR="00E15C4E" w:rsidRDefault="00E56A18" w:rsidP="00E56A18">
      <w:pPr>
        <w:pStyle w:val="Code"/>
        <w:rPr>
          <w:ins w:id="4789" w:author="Kelvin Sung" w:date="2021-05-20T18:11:00Z"/>
          <w:rFonts w:hint="eastAsia"/>
        </w:rPr>
      </w:pPr>
      <w:del w:id="4790" w:author="Kelvin Sung" w:date="2021-05-20T18:11:00Z">
        <w:r w:rsidDel="00E15C4E">
          <w:delText xml:space="preserve">    </w:delText>
        </w:r>
      </w:del>
    </w:p>
    <w:p w14:paraId="6321D06C" w14:textId="400C7669" w:rsidR="00E56A18" w:rsidDel="00E15C4E" w:rsidRDefault="00E56A18" w:rsidP="00E56A18">
      <w:pPr>
        <w:pStyle w:val="Code"/>
        <w:rPr>
          <w:del w:id="4791" w:author="Kelvin Sung" w:date="2021-05-20T18:11:00Z"/>
          <w:rFonts w:hint="eastAsia"/>
        </w:rPr>
      </w:pPr>
      <w:r>
        <w:t xml:space="preserve">    let out = this.mShader;</w:t>
      </w:r>
    </w:p>
    <w:p w14:paraId="3640C2C2" w14:textId="77777777" w:rsidR="00E15C4E" w:rsidRDefault="00E56A18" w:rsidP="00E56A18">
      <w:pPr>
        <w:pStyle w:val="Code"/>
        <w:rPr>
          <w:ins w:id="4792" w:author="Kelvin Sung" w:date="2021-05-20T18:11:00Z"/>
          <w:rFonts w:hint="eastAsia"/>
        </w:rPr>
      </w:pPr>
      <w:del w:id="4793" w:author="Kelvin Sung" w:date="2021-05-20T18:11:00Z">
        <w:r w:rsidDel="00E15C4E">
          <w:delText xml:space="preserve">    </w:delText>
        </w:r>
      </w:del>
    </w:p>
    <w:p w14:paraId="2345A9B6" w14:textId="6D7C6650" w:rsidR="00E56A18" w:rsidDel="00E15C4E" w:rsidRDefault="00E56A18" w:rsidP="00E56A18">
      <w:pPr>
        <w:pStyle w:val="Code"/>
        <w:rPr>
          <w:del w:id="4794" w:author="Kelvin Sung" w:date="2021-05-20T18:11:00Z"/>
          <w:rFonts w:hint="eastAsia"/>
        </w:rPr>
      </w:pPr>
      <w:r>
        <w:t xml:space="preserve">    this.mShader = s;</w:t>
      </w:r>
    </w:p>
    <w:p w14:paraId="0F79AFA0" w14:textId="77777777" w:rsidR="00E15C4E" w:rsidRDefault="00E56A18" w:rsidP="00E56A18">
      <w:pPr>
        <w:pStyle w:val="Code"/>
        <w:rPr>
          <w:ins w:id="4795" w:author="Kelvin Sung" w:date="2021-05-20T18:11:00Z"/>
          <w:rFonts w:hint="eastAsia"/>
        </w:rPr>
      </w:pPr>
      <w:del w:id="4796" w:author="Kelvin Sung" w:date="2021-05-20T18:11:00Z">
        <w:r w:rsidDel="00E15C4E">
          <w:delText xml:space="preserve">    </w:delText>
        </w:r>
      </w:del>
    </w:p>
    <w:p w14:paraId="428C62DD" w14:textId="4A5342EC" w:rsidR="00E56A18" w:rsidDel="00E15C4E" w:rsidRDefault="00E56A18" w:rsidP="00E56A18">
      <w:pPr>
        <w:pStyle w:val="Code"/>
        <w:rPr>
          <w:del w:id="4797" w:author="Kelvin Sung" w:date="2021-05-20T18:11:00Z"/>
          <w:rFonts w:hint="eastAsia"/>
        </w:rPr>
      </w:pPr>
      <w:r>
        <w:t xml:space="preserve">    return out;</w:t>
      </w:r>
    </w:p>
    <w:p w14:paraId="3750CA66" w14:textId="77777777" w:rsidR="00E15C4E" w:rsidRDefault="00E56A18" w:rsidP="00E56A18">
      <w:pPr>
        <w:pStyle w:val="Code"/>
        <w:rPr>
          <w:ins w:id="4798" w:author="Kelvin Sung" w:date="2021-05-20T18:11:00Z"/>
          <w:rFonts w:hint="eastAsia"/>
        </w:rPr>
      </w:pPr>
      <w:del w:id="4799" w:author="Kelvin Sung" w:date="2021-05-20T18:11:00Z">
        <w:r w:rsidDel="00E15C4E">
          <w:delText xml:space="preserve">    </w:delText>
        </w:r>
      </w:del>
    </w:p>
    <w:p w14:paraId="1EB99785" w14:textId="317184E5" w:rsidR="00E56A18" w:rsidDel="00E15C4E" w:rsidRDefault="00E56A18" w:rsidP="00E56A18">
      <w:pPr>
        <w:pStyle w:val="Code"/>
        <w:rPr>
          <w:del w:id="4800" w:author="Kelvin Sung" w:date="2021-05-20T18:11:00Z"/>
          <w:rFonts w:hint="eastAsia"/>
        </w:rPr>
      </w:pPr>
      <w:r>
        <w:t>}</w:t>
      </w:r>
    </w:p>
    <w:p w14:paraId="16EDF5AD" w14:textId="77777777" w:rsidR="00E15C4E" w:rsidRDefault="00E56A18" w:rsidP="00E56A18">
      <w:pPr>
        <w:pStyle w:val="Code"/>
        <w:rPr>
          <w:ins w:id="4801" w:author="Kelvin Sung" w:date="2021-05-20T18:11:00Z"/>
          <w:rFonts w:hint="eastAsia"/>
        </w:rPr>
      </w:pPr>
      <w:del w:id="4802" w:author="Kelvin Sung" w:date="2021-05-20T18:11:00Z">
        <w:r w:rsidDel="00E15C4E">
          <w:delText xml:space="preserve">    </w:delText>
        </w:r>
      </w:del>
    </w:p>
    <w:p w14:paraId="1FB61177" w14:textId="6B0416DC" w:rsidR="00E56A18" w:rsidRDefault="00E56A18" w:rsidP="00E56A18">
      <w:pPr>
        <w:pStyle w:val="Code"/>
        <w:rPr>
          <w:rFonts w:hint="eastAsia"/>
        </w:rPr>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rPr>
          <w:rFonts w:hint="eastAsia"/>
        </w:rPr>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rPr>
          <w:rFonts w:hint="eastAsia"/>
        </w:rPr>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rPr>
          <w:rFonts w:hint="eastAsia"/>
        </w:rPr>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rPr>
          <w:rFonts w:hint="eastAsia"/>
        </w:rPr>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4803" w:author="Kelvin Sung" w:date="2021-05-20T18:16:00Z">
        <w:r w:rsidDel="00E15C4E">
          <w:delText>Object</w:delText>
        </w:r>
      </w:del>
      <w:ins w:id="4804" w:author="Kelvin Sung" w:date="2021-05-20T18:16:00Z">
        <w:r w:rsidR="00E15C4E">
          <w:t>Class</w:t>
        </w:r>
      </w:ins>
    </w:p>
    <w:p w14:paraId="201D21E4" w14:textId="77777777" w:rsidR="00885276" w:rsidRDefault="00885276" w:rsidP="00885276">
      <w:pPr>
        <w:pStyle w:val="BodyTextFirst"/>
        <w:rPr>
          <w:rFonts w:hint="eastAsia"/>
        </w:rPr>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rPr>
          <w:rFonts w:hint="eastAsia"/>
        </w:r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rPr>
          <w:rFonts w:hint="eastAsia"/>
        </w:rPr>
      </w:pPr>
      <w:r w:rsidRPr="00885276">
        <w:t>Define assessors for the z position.</w:t>
      </w:r>
    </w:p>
    <w:p w14:paraId="3CF3B497" w14:textId="77777777" w:rsidR="00885276" w:rsidRPr="00885276" w:rsidRDefault="00885276" w:rsidP="00F31BF1">
      <w:pPr>
        <w:pStyle w:val="NumList"/>
        <w:numPr>
          <w:ilvl w:val="0"/>
          <w:numId w:val="52"/>
        </w:numPr>
        <w:rPr>
          <w:rFonts w:hint="eastAsia"/>
        </w:r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rPr>
          <w:rFonts w:hint="eastAsia"/>
        </w:rPr>
      </w:pPr>
      <w:r w:rsidRPr="00885276">
        <w:t>Utilize the z component when computing an object transform.</w:t>
      </w:r>
      <w:commentRangeEnd w:id="4783"/>
      <w:r w:rsidR="00DB64F9">
        <w:rPr>
          <w:rStyle w:val="CommentReference"/>
          <w:rFonts w:asciiTheme="minorHAnsi" w:hAnsiTheme="minorHAnsi"/>
        </w:rPr>
        <w:commentReference w:id="4783"/>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4805"/>
      <w:r>
        <w:lastRenderedPageBreak/>
        <w:t>Setting Up the Shadow</w:t>
      </w:r>
    </w:p>
    <w:p w14:paraId="5E285F0F" w14:textId="081F217D" w:rsidR="00885276" w:rsidRDefault="00885276" w:rsidP="00885276">
      <w:pPr>
        <w:pStyle w:val="BodyTextFirst"/>
        <w:rPr>
          <w:rFonts w:hint="eastAsia"/>
        </w:rPr>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rPr>
          <w:rFonts w:hint="eastAsia"/>
        </w:rPr>
      </w:pPr>
      <w:r>
        <w:t>This function demonstrates that three types of Renderable objects can serve as shadow receivers.</w:t>
      </w:r>
    </w:p>
    <w:p w14:paraId="32053F91" w14:textId="77777777" w:rsidR="00885276" w:rsidRDefault="00885276" w:rsidP="00885276">
      <w:pPr>
        <w:pStyle w:val="BodyTextFirst"/>
        <w:rPr>
          <w:rFonts w:hint="eastAsia"/>
        </w:rPr>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rPr>
          <w:rFonts w:hint="eastAsia"/>
        </w:rPr>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rPr>
          <w:rFonts w:hint="eastAsia"/>
        </w:rPr>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rPr>
          <w:rFonts w:hint="eastAsia"/>
        </w:rPr>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rPr>
          <w:rFonts w:hint="eastAsia"/>
        </w:rPr>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rPr>
          <w:rFonts w:hint="eastAsia"/>
        </w:rPr>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4805"/>
      <w:r w:rsidR="00DB64F9">
        <w:rPr>
          <w:rStyle w:val="CommentReference"/>
          <w:rFonts w:asciiTheme="minorHAnsi" w:hAnsiTheme="minorHAnsi"/>
        </w:rPr>
        <w:commentReference w:id="4805"/>
      </w:r>
    </w:p>
    <w:p w14:paraId="2A234E6F" w14:textId="77777777" w:rsidR="00885276" w:rsidRDefault="00885276" w:rsidP="00885276">
      <w:pPr>
        <w:pStyle w:val="Heading3"/>
      </w:pPr>
      <w:r>
        <w:t>Observations</w:t>
      </w:r>
    </w:p>
    <w:p w14:paraId="2784C820" w14:textId="3BFE8CA9"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rPr>
          <w:rFonts w:hint="eastAsia"/>
        </w:rPr>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rPr>
          <w:rFonts w:hint="eastAsia"/>
        </w:rPr>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2EC13D35" w14:textId="5C182F80" w:rsidR="00A70786" w:rsidRDefault="001C0D20" w:rsidP="001C0D20">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5EF4F6DC" w14:textId="77777777" w:rsidR="00906AD8" w:rsidRDefault="00906AD8" w:rsidP="00906AD8">
      <w:pPr>
        <w:pStyle w:val="BodyTextFirst"/>
        <w:rPr>
          <w:rFonts w:hint="eastAsia"/>
        </w:rPr>
      </w:pPr>
    </w:p>
    <w:p w14:paraId="10822DF4" w14:textId="77777777" w:rsidR="00773243" w:rsidRDefault="00773243" w:rsidP="00773243">
      <w:pPr>
        <w:pStyle w:val="Code"/>
        <w:rPr>
          <w:rFonts w:hint="eastAsia"/>
        </w:rPr>
      </w:pPr>
    </w:p>
    <w:p w14:paraId="16F3F09D" w14:textId="77777777" w:rsidR="003476F7" w:rsidRPr="00EE10DF" w:rsidRDefault="003476F7" w:rsidP="003476F7">
      <w:pPr>
        <w:pStyle w:val="BodyTextFirst"/>
        <w:rPr>
          <w:rFonts w:hint="eastAsia"/>
        </w:rPr>
      </w:pPr>
    </w:p>
    <w:p w14:paraId="51581949" w14:textId="4D4A95E8" w:rsidR="00EE10DF" w:rsidRPr="00EE10DF" w:rsidRDefault="00EE10DF" w:rsidP="00EE10DF">
      <w:pPr>
        <w:pStyle w:val="BodyTextFirst"/>
        <w:rPr>
          <w:rFonts w:hint="eastAsia"/>
        </w:rPr>
      </w:pPr>
    </w:p>
    <w:p w14:paraId="07E010B7" w14:textId="77777777" w:rsidR="00EE10DF" w:rsidRDefault="00EE10DF" w:rsidP="00EE10DF">
      <w:pPr>
        <w:pStyle w:val="BodyTextFirst"/>
        <w:rPr>
          <w:rFonts w:hint="eastAsia"/>
        </w:rPr>
      </w:pPr>
    </w:p>
    <w:p w14:paraId="49CC3EAF" w14:textId="77777777" w:rsidR="00EE10DF" w:rsidRPr="00176116" w:rsidRDefault="00EE10DF" w:rsidP="00EE10DF">
      <w:pPr>
        <w:pStyle w:val="BodyTextFirst"/>
        <w:rPr>
          <w:rFonts w:hint="eastAsia"/>
        </w:rPr>
      </w:pPr>
    </w:p>
    <w:p w14:paraId="02FD337B" w14:textId="77777777" w:rsidR="00176116" w:rsidRDefault="00176116" w:rsidP="00176116">
      <w:pPr>
        <w:pStyle w:val="BodyTextFirst"/>
        <w:rPr>
          <w:rFonts w:hint="eastAsia"/>
        </w:rPr>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rPr>
          <w:rFonts w:hint="eastAsia"/>
        </w:rPr>
      </w:pPr>
    </w:p>
    <w:p w14:paraId="6EEFB6C6" w14:textId="77777777" w:rsidR="00176116" w:rsidRPr="00176116" w:rsidRDefault="00176116" w:rsidP="00176116"/>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826BC4" w:rsidRDefault="00826BC4">
      <w:pPr>
        <w:pStyle w:val="CommentText"/>
      </w:pPr>
      <w:r>
        <w:rPr>
          <w:rStyle w:val="CommentReference"/>
        </w:rPr>
        <w:annotationRef/>
      </w:r>
      <w:r>
        <w:t>Some comments options can be cut</w:t>
      </w:r>
    </w:p>
  </w:comment>
  <w:comment w:id="189" w:author="Kelvin Sung" w:date="2021-05-20T18:17:00Z" w:initials="KS">
    <w:p w14:paraId="6524006B" w14:textId="678473CF" w:rsidR="00826BC4" w:rsidRDefault="00826BC4">
      <w:pPr>
        <w:pStyle w:val="CommentText"/>
      </w:pPr>
      <w:r>
        <w:rPr>
          <w:rStyle w:val="CommentReference"/>
        </w:rPr>
        <w:annotationRef/>
      </w:r>
      <w:r>
        <w:t>This OK?</w:t>
      </w:r>
    </w:p>
  </w:comment>
  <w:comment w:id="384" w:author="Jeb Pavleas" w:date="2021-05-10T04:58:00Z" w:initials="JP">
    <w:p w14:paraId="3890F70C" w14:textId="2C6251FD" w:rsidR="00826BC4" w:rsidRDefault="00826BC4">
      <w:pPr>
        <w:pStyle w:val="CommentText"/>
      </w:pPr>
      <w:r>
        <w:rPr>
          <w:rStyle w:val="CommentReference"/>
        </w:rPr>
        <w:annotationRef/>
      </w:r>
    </w:p>
  </w:comment>
  <w:comment w:id="505" w:author="Jeb Pavleas" w:date="2021-05-10T05:06:00Z" w:initials="JP">
    <w:p w14:paraId="3D2F8FD8" w14:textId="64AE36C5" w:rsidR="00826BC4" w:rsidRDefault="00826BC4">
      <w:pPr>
        <w:pStyle w:val="CommentText"/>
      </w:pPr>
      <w:r>
        <w:rPr>
          <w:rStyle w:val="CommentReference"/>
        </w:rPr>
        <w:annotationRef/>
      </w:r>
    </w:p>
  </w:comment>
  <w:comment w:id="583" w:author="Kelvin Sung" w:date="2021-05-19T19:23:00Z" w:initials="KS">
    <w:p w14:paraId="173B60E5" w14:textId="7E3D5129" w:rsidR="00826BC4" w:rsidRDefault="00826BC4">
      <w:pPr>
        <w:pStyle w:val="CommentText"/>
      </w:pPr>
      <w:r>
        <w:rPr>
          <w:rStyle w:val="CommentReference"/>
        </w:rPr>
        <w:annotationRef/>
      </w:r>
      <w:r>
        <w:t>Here</w:t>
      </w:r>
    </w:p>
  </w:comment>
  <w:comment w:id="586" w:author="Jeb Pavleas" w:date="2021-05-10T05:26:00Z" w:initials="JP">
    <w:p w14:paraId="5F8F83D1" w14:textId="590A90DE" w:rsidR="00826BC4" w:rsidRDefault="00826BC4">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826BC4" w:rsidRDefault="00826BC4">
      <w:pPr>
        <w:pStyle w:val="CommentText"/>
      </w:pPr>
      <w:r>
        <w:rPr>
          <w:rStyle w:val="CommentReference"/>
        </w:rPr>
        <w:annotationRef/>
      </w:r>
      <w:r w:rsidRPr="006A40FB">
        <w:t>my_game.js vs my_game_main.js</w:t>
      </w:r>
    </w:p>
  </w:comment>
  <w:comment w:id="587" w:author="Jeb Pavleas" w:date="2021-05-10T05:22:00Z" w:initials="JP">
    <w:p w14:paraId="28FDA38B" w14:textId="64DEA912" w:rsidR="00826BC4" w:rsidRDefault="00826BC4">
      <w:pPr>
        <w:pStyle w:val="CommentText"/>
      </w:pPr>
      <w:r>
        <w:rPr>
          <w:rStyle w:val="CommentReference"/>
        </w:rPr>
        <w:annotationRef/>
      </w:r>
      <w:r>
        <w:t>My game main used for future complexity?</w:t>
      </w:r>
    </w:p>
  </w:comment>
  <w:comment w:id="590" w:author="Jeb Pavleas" w:date="2021-05-10T05:36:00Z" w:initials="JP">
    <w:p w14:paraId="66013868" w14:textId="07E9DE82" w:rsidR="00826BC4" w:rsidRDefault="00826BC4">
      <w:pPr>
        <w:pStyle w:val="CommentText"/>
      </w:pPr>
      <w:r>
        <w:rPr>
          <w:rStyle w:val="CommentReference"/>
        </w:rPr>
        <w:annotationRef/>
      </w:r>
      <w:r>
        <w:t>Access point</w:t>
      </w:r>
    </w:p>
  </w:comment>
  <w:comment w:id="1028" w:author="Jeb Pavleas" w:date="2021-05-10T05:54:00Z" w:initials="JP">
    <w:p w14:paraId="7460A682" w14:textId="33A4C768" w:rsidR="00826BC4" w:rsidRDefault="00826BC4">
      <w:pPr>
        <w:pStyle w:val="CommentText"/>
      </w:pPr>
      <w:r>
        <w:rPr>
          <w:rStyle w:val="CommentReference"/>
        </w:rPr>
        <w:annotationRef/>
      </w:r>
      <w:r>
        <w:t>Accuracy double check</w:t>
      </w:r>
    </w:p>
  </w:comment>
  <w:comment w:id="1621" w:author="Jeb Pavleas" w:date="2021-05-10T06:47:00Z" w:initials="JP">
    <w:p w14:paraId="3212EDC6" w14:textId="155F317C" w:rsidR="00826BC4" w:rsidRPr="000F0939" w:rsidRDefault="00826BC4">
      <w:pPr>
        <w:pStyle w:val="CommentText"/>
        <w:rPr>
          <w:rStyle w:val="CodeInline"/>
          <w:rFonts w:hint="eastAsia"/>
        </w:rPr>
      </w:pPr>
      <w:r>
        <w:rPr>
          <w:rStyle w:val="CommentReference"/>
        </w:rPr>
        <w:annotationRef/>
      </w:r>
      <w:r>
        <w:t>No longer in resources any reason why?</w:t>
      </w:r>
    </w:p>
  </w:comment>
  <w:comment w:id="1622" w:author="Kelvin Sung" w:date="2021-05-22T06:56:00Z" w:initials="KS">
    <w:p w14:paraId="21E56641" w14:textId="0630E688" w:rsidR="00826BC4" w:rsidRDefault="00826BC4">
      <w:pPr>
        <w:pStyle w:val="CommentText"/>
      </w:pPr>
      <w:r>
        <w:rPr>
          <w:rStyle w:val="CommentReference"/>
        </w:rPr>
        <w:annotationRef/>
      </w:r>
      <w:r>
        <w:t>Added a few sentences above, is this better?</w:t>
      </w:r>
    </w:p>
  </w:comment>
  <w:comment w:id="1656" w:author="Jeb Pavleas" w:date="2021-05-10T06:53:00Z" w:initials="JP">
    <w:p w14:paraId="333FD1B8" w14:textId="325D52DE" w:rsidR="00826BC4" w:rsidRDefault="00826BC4">
      <w:pPr>
        <w:pStyle w:val="CommentText"/>
      </w:pPr>
      <w:r>
        <w:rPr>
          <w:rStyle w:val="CommentReference"/>
        </w:rPr>
        <w:annotationRef/>
      </w:r>
    </w:p>
  </w:comment>
  <w:comment w:id="1661" w:author="Kelvin Sung" w:date="2021-05-22T07:50:00Z" w:initials="KS">
    <w:p w14:paraId="12F81579" w14:textId="7B291F98" w:rsidR="00826BC4" w:rsidRDefault="00826BC4">
      <w:pPr>
        <w:pStyle w:val="CommentText"/>
      </w:pPr>
      <w:r>
        <w:rPr>
          <w:rStyle w:val="CommentReference"/>
        </w:rPr>
        <w:annotationRef/>
      </w:r>
      <w:r>
        <w:t>Sorry, Track changes was accidentally switched off for the next couple of subsections.</w:t>
      </w:r>
    </w:p>
  </w:comment>
  <w:comment w:id="1728" w:author="Kelvin Sung" w:date="2021-05-22T07:50:00Z" w:initials="KS">
    <w:p w14:paraId="41397A67" w14:textId="27FC3123" w:rsidR="00826BC4" w:rsidRDefault="00826BC4">
      <w:pPr>
        <w:pStyle w:val="CommentText"/>
      </w:pPr>
      <w:r>
        <w:rPr>
          <w:rStyle w:val="CommentReference"/>
        </w:rPr>
        <w:annotationRef/>
      </w:r>
      <w:r>
        <w:t>Track changes switched on again.</w:t>
      </w:r>
    </w:p>
  </w:comment>
  <w:comment w:id="1760" w:author="Jeb Pavleas" w:date="2021-05-10T07:30:00Z" w:initials="JP">
    <w:p w14:paraId="6441BA25" w14:textId="08F05F79" w:rsidR="00826BC4" w:rsidRDefault="00826BC4">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20" w:author="Jeb Pavleas" w:date="2021-05-10T07:15:00Z" w:initials="JP">
    <w:p w14:paraId="46F8505E" w14:textId="1ABAC604" w:rsidR="00826BC4" w:rsidRDefault="00826BC4">
      <w:pPr>
        <w:pStyle w:val="CommentText"/>
      </w:pPr>
      <w:r>
        <w:rPr>
          <w:rStyle w:val="CommentReference"/>
        </w:rPr>
        <w:annotationRef/>
      </w:r>
      <w:r>
        <w:t>Should we condense any earlier chapters like this?</w:t>
      </w:r>
    </w:p>
  </w:comment>
  <w:comment w:id="1821" w:author="Kelvin Sung" w:date="2021-05-22T08:16:00Z" w:initials="KS">
    <w:p w14:paraId="13064CCD" w14:textId="77777777" w:rsidR="00826BC4" w:rsidRDefault="00826BC4">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826BC4" w:rsidRDefault="00826BC4">
      <w:pPr>
        <w:pStyle w:val="CommentText"/>
      </w:pPr>
    </w:p>
    <w:p w14:paraId="063DF9ED" w14:textId="73BD0C4B" w:rsidR="00826BC4" w:rsidRDefault="00826BC4">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826BC4" w:rsidRDefault="00826BC4">
      <w:pPr>
        <w:pStyle w:val="CommentText"/>
      </w:pPr>
    </w:p>
    <w:p w14:paraId="31F7B86B" w14:textId="6B7B7BDF" w:rsidR="00826BC4" w:rsidRDefault="00826BC4">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55" w:author="Jeb Pavleas" w:date="2021-05-10T07:18:00Z" w:initials="JP">
    <w:p w14:paraId="62F2FAF3" w14:textId="036BF628" w:rsidR="00826BC4" w:rsidRDefault="00826BC4">
      <w:pPr>
        <w:pStyle w:val="CommentText"/>
      </w:pPr>
      <w:r>
        <w:rPr>
          <w:rStyle w:val="CommentReference"/>
        </w:rPr>
        <w:annotationRef/>
      </w:r>
      <w:r>
        <w:t>Double check</w:t>
      </w:r>
    </w:p>
  </w:comment>
  <w:comment w:id="1856" w:author="Kelvin Sung" w:date="2021-05-22T09:22:00Z" w:initials="KS">
    <w:p w14:paraId="60F6E4F3" w14:textId="60B5FECC" w:rsidR="00826BC4" w:rsidRDefault="00826BC4">
      <w:pPr>
        <w:pStyle w:val="CommentText"/>
      </w:pPr>
      <w:r>
        <w:rPr>
          <w:rStyle w:val="CommentReference"/>
        </w:rPr>
        <w:annotationRef/>
      </w:r>
      <w:r>
        <w:t>This is fine.</w:t>
      </w:r>
    </w:p>
  </w:comment>
  <w:comment w:id="2231" w:author="Jeb Pavleas" w:date="2021-05-16T05:34:00Z" w:initials="JP">
    <w:p w14:paraId="20DED1D2" w14:textId="1F241C83" w:rsidR="00826BC4" w:rsidRDefault="00826BC4">
      <w:pPr>
        <w:pStyle w:val="CommentText"/>
      </w:pPr>
      <w:r>
        <w:rPr>
          <w:rStyle w:val="CommentReference"/>
        </w:rPr>
        <w:annotationRef/>
      </w:r>
    </w:p>
  </w:comment>
  <w:comment w:id="2445" w:author="Jeb Pavleas" w:date="2021-05-10T07:37:00Z" w:initials="JP">
    <w:p w14:paraId="577271AF" w14:textId="5C80341E" w:rsidR="00826BC4" w:rsidRDefault="00826BC4">
      <w:pPr>
        <w:pStyle w:val="CommentText"/>
      </w:pPr>
      <w:r>
        <w:rPr>
          <w:rStyle w:val="CommentReference"/>
        </w:rPr>
        <w:annotationRef/>
      </w:r>
    </w:p>
  </w:comment>
  <w:comment w:id="2535" w:author="Jeb Pavleas" w:date="2021-05-10T07:41:00Z" w:initials="JP">
    <w:p w14:paraId="193326AF" w14:textId="5A5FC889" w:rsidR="00826BC4" w:rsidRDefault="00826BC4">
      <w:pPr>
        <w:pStyle w:val="CommentText"/>
      </w:pPr>
      <w:r>
        <w:rPr>
          <w:rStyle w:val="CommentReference"/>
        </w:rPr>
        <w:annotationRef/>
      </w:r>
    </w:p>
  </w:comment>
  <w:comment w:id="2536" w:author="Kelvin Sung" w:date="2021-05-22T13:15:00Z" w:initials="KS">
    <w:p w14:paraId="592001D7" w14:textId="766C0C6E" w:rsidR="00826BC4" w:rsidRDefault="00826BC4">
      <w:pPr>
        <w:pStyle w:val="CommentText"/>
      </w:pPr>
      <w:r>
        <w:rPr>
          <w:rStyle w:val="CommentReference"/>
        </w:rPr>
        <w:annotationRef/>
      </w:r>
      <w:r>
        <w:t>Something that bothers here?</w:t>
      </w:r>
    </w:p>
  </w:comment>
  <w:comment w:id="2747" w:author="Jeb Pavleas" w:date="2021-05-16T06:03:00Z" w:initials="JP">
    <w:p w14:paraId="6A489FFA" w14:textId="6D56DEC4" w:rsidR="00826BC4" w:rsidRDefault="00826BC4">
      <w:pPr>
        <w:pStyle w:val="CommentText"/>
      </w:pPr>
      <w:r>
        <w:rPr>
          <w:rStyle w:val="CommentReference"/>
        </w:rPr>
        <w:annotationRef/>
      </w:r>
      <w:r>
        <w:t>Needs trim</w:t>
      </w:r>
    </w:p>
  </w:comment>
  <w:comment w:id="2748" w:author="Kelvin Sung" w:date="2021-05-24T05:53:00Z" w:initials="KS">
    <w:p w14:paraId="3880F16A" w14:textId="53FCE6DD" w:rsidR="00826BC4" w:rsidRDefault="00826BC4">
      <w:pPr>
        <w:pStyle w:val="CommentText"/>
      </w:pPr>
      <w:r>
        <w:rPr>
          <w:rStyle w:val="CommentReference"/>
        </w:rPr>
        <w:annotationRef/>
      </w:r>
      <w:r>
        <w:t>OK now?</w:t>
      </w:r>
    </w:p>
  </w:comment>
  <w:comment w:id="2838" w:author="Jeb Pavleas" w:date="2021-05-16T06:04:00Z" w:initials="JP">
    <w:p w14:paraId="653EA0BF" w14:textId="1D8B9CF6" w:rsidR="00826BC4" w:rsidRDefault="00826BC4">
      <w:pPr>
        <w:pStyle w:val="CommentText"/>
      </w:pPr>
      <w:r>
        <w:rPr>
          <w:rStyle w:val="CommentReference"/>
        </w:rPr>
        <w:annotationRef/>
      </w:r>
      <w:r>
        <w:t>Needs code bold</w:t>
      </w:r>
    </w:p>
  </w:comment>
  <w:comment w:id="2839" w:author="Kelvin Sung" w:date="2021-05-22T17:50:00Z" w:initials="KS">
    <w:p w14:paraId="4CDD6041" w14:textId="2135E2FE" w:rsidR="00826BC4" w:rsidRDefault="00826BC4">
      <w:pPr>
        <w:pStyle w:val="CommentText"/>
      </w:pPr>
      <w:r>
        <w:rPr>
          <w:rStyle w:val="CommentReference"/>
        </w:rPr>
        <w:annotationRef/>
      </w:r>
      <w:r>
        <w:t>How about this?</w:t>
      </w:r>
    </w:p>
  </w:comment>
  <w:comment w:id="2915" w:author="Jeb Pavleas" w:date="2021-05-16T06:05:00Z" w:initials="JP">
    <w:p w14:paraId="5348F1BE" w14:textId="5D309572" w:rsidR="00826BC4" w:rsidRDefault="00826BC4">
      <w:pPr>
        <w:pStyle w:val="CommentText"/>
      </w:pPr>
      <w:r>
        <w:rPr>
          <w:rStyle w:val="CommentReference"/>
        </w:rPr>
        <w:annotationRef/>
      </w:r>
      <w:r>
        <w:t>Needs code bold</w:t>
      </w:r>
    </w:p>
  </w:comment>
  <w:comment w:id="2916" w:author="Kelvin Sung" w:date="2021-05-24T05:54:00Z" w:initials="KS">
    <w:p w14:paraId="631EF5FC" w14:textId="17DA8A1F" w:rsidR="00826BC4" w:rsidRDefault="00826BC4">
      <w:pPr>
        <w:pStyle w:val="CommentText"/>
      </w:pPr>
      <w:r>
        <w:rPr>
          <w:rStyle w:val="CommentReference"/>
        </w:rPr>
        <w:annotationRef/>
      </w:r>
      <w:r>
        <w:t>OK?</w:t>
      </w:r>
    </w:p>
  </w:comment>
  <w:comment w:id="3008" w:author="Jeb Pavleas" w:date="2021-05-16T06:28:00Z" w:initials="JP">
    <w:p w14:paraId="60BEF63F" w14:textId="484E3367" w:rsidR="00826BC4" w:rsidRDefault="00826BC4">
      <w:pPr>
        <w:pStyle w:val="CommentText"/>
      </w:pPr>
      <w:r>
        <w:rPr>
          <w:rStyle w:val="CommentReference"/>
        </w:rPr>
        <w:annotationRef/>
      </w:r>
      <w:r>
        <w:t>Texture</w:t>
      </w:r>
    </w:p>
  </w:comment>
  <w:comment w:id="3009" w:author="Kelvin Sung" w:date="2021-05-24T05:55:00Z" w:initials="KS">
    <w:p w14:paraId="6E093E05" w14:textId="72EFDB47" w:rsidR="00826BC4" w:rsidRDefault="00826BC4">
      <w:pPr>
        <w:pStyle w:val="CommentText"/>
      </w:pPr>
      <w:r>
        <w:rPr>
          <w:rStyle w:val="CommentReference"/>
        </w:rPr>
        <w:annotationRef/>
      </w:r>
      <w:r>
        <w:t>How’s this?</w:t>
      </w:r>
    </w:p>
  </w:comment>
  <w:comment w:id="3012" w:author="Jeb Pavleas" w:date="2021-05-16T06:16:00Z" w:initials="JP">
    <w:p w14:paraId="71DF7EEA" w14:textId="518EA376" w:rsidR="00826BC4" w:rsidRDefault="00826BC4">
      <w:pPr>
        <w:pStyle w:val="CommentText"/>
      </w:pPr>
      <w:r>
        <w:rPr>
          <w:rStyle w:val="CommentReference"/>
        </w:rPr>
        <w:annotationRef/>
      </w:r>
      <w:r>
        <w:t>old</w:t>
      </w:r>
    </w:p>
  </w:comment>
  <w:comment w:id="3013" w:author="Kelvin Sung" w:date="2021-05-24T05:55:00Z" w:initials="KS">
    <w:p w14:paraId="76BC16F8" w14:textId="73EAF6A4" w:rsidR="00826BC4" w:rsidRDefault="00826BC4">
      <w:pPr>
        <w:pStyle w:val="CommentText"/>
      </w:pPr>
      <w:r>
        <w:rPr>
          <w:rStyle w:val="CommentReference"/>
        </w:rPr>
        <w:annotationRef/>
      </w:r>
      <w:r>
        <w:t>Make sense now?</w:t>
      </w:r>
    </w:p>
  </w:comment>
  <w:comment w:id="3004" w:author="Jeb Pavleas" w:date="2021-05-16T06:16:00Z" w:initials="JP">
    <w:p w14:paraId="6821CEEA" w14:textId="679B1B6F" w:rsidR="00826BC4" w:rsidRDefault="00826BC4">
      <w:pPr>
        <w:pStyle w:val="CommentText"/>
      </w:pPr>
      <w:r>
        <w:rPr>
          <w:rStyle w:val="CommentReference"/>
        </w:rPr>
        <w:annotationRef/>
      </w:r>
      <w:r>
        <w:t>Accuracy check</w:t>
      </w:r>
    </w:p>
  </w:comment>
  <w:comment w:id="3005" w:author="Kelvin Sung" w:date="2021-05-22T18:07:00Z" w:initials="KS">
    <w:p w14:paraId="289A5DCD" w14:textId="764F6943" w:rsidR="00826BC4" w:rsidRDefault="00826BC4">
      <w:pPr>
        <w:pStyle w:val="CommentText"/>
      </w:pPr>
      <w:r>
        <w:rPr>
          <w:rStyle w:val="CommentReference"/>
        </w:rPr>
        <w:annotationRef/>
      </w:r>
      <w:r>
        <w:t>Good now. How does this read?</w:t>
      </w:r>
    </w:p>
  </w:comment>
  <w:comment w:id="3127" w:author="Jeb Pavleas" w:date="2021-05-16T06:31:00Z" w:initials="JP">
    <w:p w14:paraId="1C742AE8" w14:textId="6C0FF2A9" w:rsidR="00826BC4" w:rsidRDefault="00826BC4">
      <w:pPr>
        <w:pStyle w:val="CommentText"/>
      </w:pPr>
      <w:r>
        <w:rPr>
          <w:rStyle w:val="CommentReference"/>
        </w:rPr>
        <w:annotationRef/>
      </w:r>
      <w:r>
        <w:t>Old no longer needed</w:t>
      </w:r>
    </w:p>
  </w:comment>
  <w:comment w:id="3043" w:author="Jeb Pavleas" w:date="2021-05-16T06:31:00Z" w:initials="JP">
    <w:p w14:paraId="3ADD337B" w14:textId="334E4814" w:rsidR="00826BC4" w:rsidRDefault="00826BC4">
      <w:pPr>
        <w:pStyle w:val="CommentText"/>
      </w:pPr>
      <w:r>
        <w:rPr>
          <w:rStyle w:val="CommentReference"/>
        </w:rPr>
        <w:annotationRef/>
      </w:r>
      <w:r>
        <w:t xml:space="preserve">Double check this </w:t>
      </w:r>
      <w:proofErr w:type="gramStart"/>
      <w:r>
        <w:t>section  please</w:t>
      </w:r>
      <w:proofErr w:type="gramEnd"/>
    </w:p>
  </w:comment>
  <w:comment w:id="3044" w:author="Kelvin Sung" w:date="2021-05-24T05:55:00Z" w:initials="KS">
    <w:p w14:paraId="5E21F6EB" w14:textId="5F91BC2A" w:rsidR="00826BC4" w:rsidRDefault="00826BC4">
      <w:pPr>
        <w:pStyle w:val="CommentText"/>
      </w:pPr>
      <w:r>
        <w:rPr>
          <w:rStyle w:val="CommentReference"/>
        </w:rPr>
        <w:annotationRef/>
      </w:r>
      <w:r>
        <w:t>Tried to fix, how does this read?</w:t>
      </w:r>
    </w:p>
  </w:comment>
  <w:comment w:id="3295" w:author="Jeb Pavleas" w:date="2021-05-16T06:34:00Z" w:initials="JP">
    <w:p w14:paraId="49550470" w14:textId="78D0B8ED" w:rsidR="00826BC4" w:rsidRDefault="00826BC4">
      <w:pPr>
        <w:pStyle w:val="CommentText"/>
      </w:pPr>
      <w:r>
        <w:rPr>
          <w:rStyle w:val="CommentReference"/>
        </w:rPr>
        <w:annotationRef/>
      </w:r>
      <w:r>
        <w:t>Now shader_resources.js changes go here</w:t>
      </w:r>
    </w:p>
  </w:comment>
  <w:comment w:id="3320" w:author="Jeb Pavleas" w:date="2021-05-16T06:36:00Z" w:initials="JP">
    <w:p w14:paraId="542E0EF9" w14:textId="25AC60BA" w:rsidR="00826BC4" w:rsidRDefault="00826BC4">
      <w:pPr>
        <w:pStyle w:val="CommentText"/>
      </w:pPr>
      <w:r>
        <w:rPr>
          <w:rStyle w:val="CommentReference"/>
        </w:rPr>
        <w:annotationRef/>
      </w:r>
      <w:r>
        <w:t xml:space="preserve">No longer </w:t>
      </w:r>
      <w:proofErr w:type="spellStart"/>
      <w:r>
        <w:t>relavent</w:t>
      </w:r>
      <w:proofErr w:type="spellEnd"/>
      <w:r>
        <w:t>?</w:t>
      </w:r>
    </w:p>
  </w:comment>
  <w:comment w:id="3331" w:author="Jeb Pavleas" w:date="2021-05-16T06:44:00Z" w:initials="JP">
    <w:p w14:paraId="7F0EE9CF" w14:textId="7A2C9E1C" w:rsidR="00826BC4" w:rsidRDefault="00826BC4">
      <w:pPr>
        <w:pStyle w:val="CommentText"/>
      </w:pPr>
      <w:r>
        <w:rPr>
          <w:rStyle w:val="CommentReference"/>
        </w:rPr>
        <w:annotationRef/>
      </w:r>
    </w:p>
  </w:comment>
  <w:comment w:id="3333" w:author="Jeb Pavleas" w:date="2021-05-16T06:40:00Z" w:initials="JP">
    <w:p w14:paraId="13EBE7F8" w14:textId="75F30645" w:rsidR="00826BC4" w:rsidRDefault="00826BC4">
      <w:pPr>
        <w:pStyle w:val="CommentText"/>
      </w:pPr>
      <w:r>
        <w:rPr>
          <w:rStyle w:val="CommentReference"/>
        </w:rPr>
        <w:annotationRef/>
      </w:r>
      <w:r>
        <w:t>Possible summary to remove code and condense these small changes.</w:t>
      </w:r>
    </w:p>
  </w:comment>
  <w:comment w:id="3594" w:author="Jeb Pavleas" w:date="2021-05-16T06:48:00Z" w:initials="JP">
    <w:p w14:paraId="299D4659" w14:textId="04176702" w:rsidR="00826BC4" w:rsidRDefault="00826BC4">
      <w:pPr>
        <w:pStyle w:val="CommentText"/>
      </w:pPr>
      <w:r>
        <w:rPr>
          <w:rStyle w:val="CommentReference"/>
        </w:rPr>
        <w:annotationRef/>
      </w:r>
      <w:r>
        <w:t>Accuracy check</w:t>
      </w:r>
    </w:p>
  </w:comment>
  <w:comment w:id="3620" w:author="Jeb Pavleas" w:date="2021-05-10T08:12:00Z" w:initials="JP">
    <w:p w14:paraId="5BB2E693" w14:textId="3C1EE38C" w:rsidR="00826BC4" w:rsidRDefault="00826BC4">
      <w:pPr>
        <w:pStyle w:val="CommentText"/>
      </w:pPr>
      <w:r>
        <w:rPr>
          <w:rStyle w:val="CommentReference"/>
        </w:rPr>
        <w:annotationRef/>
      </w:r>
      <w:proofErr w:type="spellStart"/>
      <w:r>
        <w:t>jeb</w:t>
      </w:r>
      <w:proofErr w:type="spellEnd"/>
      <w:r>
        <w:t xml:space="preserve"> bookmark</w:t>
      </w:r>
    </w:p>
  </w:comment>
  <w:comment w:id="3951" w:author="Kelvin Sung" w:date="2021-05-24T18:30:00Z" w:initials="KS">
    <w:p w14:paraId="149013FE" w14:textId="4AC397ED" w:rsidR="0023666C" w:rsidRDefault="0023666C">
      <w:pPr>
        <w:pStyle w:val="CommentText"/>
      </w:pPr>
      <w:r>
        <w:rPr>
          <w:rStyle w:val="CommentReference"/>
        </w:rPr>
        <w:annotationRef/>
      </w:r>
      <w:r>
        <w:t>HERE</w:t>
      </w:r>
      <w:bookmarkStart w:id="3955" w:name="_GoBack"/>
      <w:bookmarkEnd w:id="3955"/>
    </w:p>
  </w:comment>
  <w:comment w:id="4128" w:author="Jeb Pavleas" w:date="2021-05-17T06:20:00Z" w:initials="JP">
    <w:p w14:paraId="41D3F9A9" w14:textId="7C1D9C63" w:rsidR="00826BC4" w:rsidRDefault="00826BC4">
      <w:pPr>
        <w:pStyle w:val="CommentText"/>
      </w:pPr>
      <w:r>
        <w:rPr>
          <w:rStyle w:val="CommentReference"/>
        </w:rPr>
        <w:annotationRef/>
      </w:r>
    </w:p>
  </w:comment>
  <w:comment w:id="4190" w:author="Jeb Pavleas" w:date="2021-05-17T06:44:00Z" w:initials="JP">
    <w:p w14:paraId="2C2AA825" w14:textId="7B815DB1" w:rsidR="00826BC4" w:rsidRDefault="00826BC4">
      <w:pPr>
        <w:pStyle w:val="CommentText"/>
      </w:pPr>
      <w:r>
        <w:rPr>
          <w:rStyle w:val="CommentReference"/>
        </w:rPr>
        <w:annotationRef/>
      </w:r>
    </w:p>
  </w:comment>
  <w:comment w:id="4394" w:author="Jeb Pavleas" w:date="2021-05-17T07:35:00Z" w:initials="JP">
    <w:p w14:paraId="59701598" w14:textId="4DFE2A7A" w:rsidR="00826BC4" w:rsidRDefault="00826BC4">
      <w:pPr>
        <w:pStyle w:val="CommentText"/>
      </w:pPr>
      <w:r>
        <w:rPr>
          <w:rStyle w:val="CommentReference"/>
        </w:rPr>
        <w:annotationRef/>
      </w:r>
      <w:r>
        <w:t xml:space="preserve">no longer </w:t>
      </w:r>
      <w:proofErr w:type="spellStart"/>
      <w:r>
        <w:t>relevent</w:t>
      </w:r>
      <w:proofErr w:type="spellEnd"/>
    </w:p>
  </w:comment>
  <w:comment w:id="4469" w:author="Kelvin Sung" w:date="2021-05-17T15:21:00Z" w:initials="KS">
    <w:p w14:paraId="5BA468C3" w14:textId="23A6766F" w:rsidR="00826BC4" w:rsidRDefault="00826BC4">
      <w:pPr>
        <w:pStyle w:val="CommentText"/>
      </w:pPr>
      <w:r>
        <w:rPr>
          <w:rStyle w:val="CommentReference"/>
        </w:rPr>
        <w:annotationRef/>
      </w:r>
      <w:r>
        <w:t>consider simply or steps, etc.</w:t>
      </w:r>
    </w:p>
  </w:comment>
  <w:comment w:id="4701" w:author="Jeb Pavleas" w:date="2021-05-17T08:04:00Z" w:initials="JP">
    <w:p w14:paraId="5FD2BFCD" w14:textId="5A443681" w:rsidR="00826BC4" w:rsidRDefault="00826BC4">
      <w:pPr>
        <w:pStyle w:val="CommentText"/>
      </w:pPr>
      <w:r>
        <w:rPr>
          <w:rStyle w:val="CommentReference"/>
        </w:rPr>
        <w:annotationRef/>
      </w:r>
      <w:r>
        <w:t>stencil stuff</w:t>
      </w:r>
    </w:p>
  </w:comment>
  <w:comment w:id="4782" w:author="Jeb Pavleas" w:date="2021-05-17T08:04:00Z" w:initials="JP">
    <w:p w14:paraId="05EBE702" w14:textId="74546844" w:rsidR="00826BC4" w:rsidRDefault="00826BC4">
      <w:pPr>
        <w:pStyle w:val="CommentText"/>
      </w:pPr>
      <w:r>
        <w:rPr>
          <w:rStyle w:val="CommentReference"/>
        </w:rPr>
        <w:annotationRef/>
      </w:r>
      <w:r>
        <w:t>section not needed</w:t>
      </w:r>
    </w:p>
  </w:comment>
  <w:comment w:id="4783" w:author="Jeb Pavleas" w:date="2021-05-17T08:07:00Z" w:initials="JP">
    <w:p w14:paraId="5B4B4BFE" w14:textId="24B32D22" w:rsidR="00826BC4" w:rsidRDefault="00826BC4">
      <w:pPr>
        <w:pStyle w:val="CommentText"/>
      </w:pPr>
      <w:r>
        <w:rPr>
          <w:rStyle w:val="CommentReference"/>
        </w:rPr>
        <w:annotationRef/>
      </w:r>
      <w:r>
        <w:t>all small changes perhaps con dense into a few paragraphs</w:t>
      </w:r>
    </w:p>
  </w:comment>
  <w:comment w:id="4805" w:author="Jeb Pavleas" w:date="2021-05-17T08:12:00Z" w:initials="JP">
    <w:p w14:paraId="6A419016" w14:textId="0462534B" w:rsidR="00826BC4" w:rsidRDefault="00826BC4">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3880F16A" w15:paraIdParent="6A489FFA" w15:done="0"/>
  <w15:commentEx w15:paraId="653EA0BF" w15:done="0"/>
  <w15:commentEx w15:paraId="4CDD6041" w15:paraIdParent="653EA0BF" w15:done="0"/>
  <w15:commentEx w15:paraId="5348F1BE" w15:done="0"/>
  <w15:commentEx w15:paraId="631EF5FC" w15:paraIdParent="5348F1BE" w15:done="0"/>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299D4659" w15:done="0"/>
  <w15:commentEx w15:paraId="5BB2E693" w15:done="0"/>
  <w15:commentEx w15:paraId="149013FE" w15:done="0"/>
  <w15:commentEx w15:paraId="41D3F9A9"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149013FE" w16cid:durableId="24566F2D"/>
  <w16cid:commentId w16cid:paraId="41D3F9A9" w16cid:durableId="244C8991"/>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24511" w14:textId="77777777" w:rsidR="00FC3C63" w:rsidRDefault="00FC3C63" w:rsidP="000C758C">
      <w:pPr>
        <w:spacing w:after="0" w:line="240" w:lineRule="auto"/>
      </w:pPr>
      <w:r>
        <w:separator/>
      </w:r>
    </w:p>
  </w:endnote>
  <w:endnote w:type="continuationSeparator" w:id="0">
    <w:p w14:paraId="152A8D5F" w14:textId="77777777" w:rsidR="00FC3C63" w:rsidRDefault="00FC3C6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826BC4" w:rsidRPr="00222F70" w:rsidRDefault="00826BC4">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826BC4" w:rsidRPr="00222F70" w:rsidRDefault="00826BC4"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826BC4" w:rsidRDefault="00826BC4"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064A0" w14:textId="77777777" w:rsidR="00FC3C63" w:rsidRDefault="00FC3C63" w:rsidP="000C758C">
      <w:pPr>
        <w:spacing w:after="0" w:line="240" w:lineRule="auto"/>
      </w:pPr>
      <w:r>
        <w:separator/>
      </w:r>
    </w:p>
  </w:footnote>
  <w:footnote w:type="continuationSeparator" w:id="0">
    <w:p w14:paraId="080CDF81" w14:textId="77777777" w:rsidR="00FC3C63" w:rsidRDefault="00FC3C6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826BC4" w:rsidRPr="003C7D0E" w:rsidRDefault="00826BC4"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826BC4" w:rsidRPr="002A45BE" w:rsidRDefault="00826BC4"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826BC4" w:rsidRDefault="00826BC4"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826BC4" w:rsidRPr="00B44665" w:rsidRDefault="00826BC4"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96A"/>
    <w:rsid w:val="00006CB3"/>
    <w:rsid w:val="00006F94"/>
    <w:rsid w:val="00022150"/>
    <w:rsid w:val="00022E17"/>
    <w:rsid w:val="0003012B"/>
    <w:rsid w:val="00030372"/>
    <w:rsid w:val="00036896"/>
    <w:rsid w:val="00037C43"/>
    <w:rsid w:val="00040DB1"/>
    <w:rsid w:val="00047F4B"/>
    <w:rsid w:val="000504F3"/>
    <w:rsid w:val="000509DA"/>
    <w:rsid w:val="00051C0D"/>
    <w:rsid w:val="00057690"/>
    <w:rsid w:val="000613A9"/>
    <w:rsid w:val="00065AB5"/>
    <w:rsid w:val="00065E9B"/>
    <w:rsid w:val="00066C3A"/>
    <w:rsid w:val="00066CA0"/>
    <w:rsid w:val="00066E88"/>
    <w:rsid w:val="000670A2"/>
    <w:rsid w:val="00077463"/>
    <w:rsid w:val="00082611"/>
    <w:rsid w:val="0009451C"/>
    <w:rsid w:val="000A1A10"/>
    <w:rsid w:val="000A351F"/>
    <w:rsid w:val="000A44E6"/>
    <w:rsid w:val="000A464F"/>
    <w:rsid w:val="000A601D"/>
    <w:rsid w:val="000A6062"/>
    <w:rsid w:val="000A7294"/>
    <w:rsid w:val="000A7958"/>
    <w:rsid w:val="000C036B"/>
    <w:rsid w:val="000C08D7"/>
    <w:rsid w:val="000C1A69"/>
    <w:rsid w:val="000C429E"/>
    <w:rsid w:val="000C758C"/>
    <w:rsid w:val="000D057D"/>
    <w:rsid w:val="000D09EB"/>
    <w:rsid w:val="000D2F8F"/>
    <w:rsid w:val="000D3AF0"/>
    <w:rsid w:val="000D7B2B"/>
    <w:rsid w:val="000E06E7"/>
    <w:rsid w:val="000E71E3"/>
    <w:rsid w:val="000F01D6"/>
    <w:rsid w:val="000F0939"/>
    <w:rsid w:val="000F15CE"/>
    <w:rsid w:val="000F38D2"/>
    <w:rsid w:val="000F59E9"/>
    <w:rsid w:val="000F7218"/>
    <w:rsid w:val="000F7461"/>
    <w:rsid w:val="000F78BA"/>
    <w:rsid w:val="0010123E"/>
    <w:rsid w:val="00101BBB"/>
    <w:rsid w:val="001126F3"/>
    <w:rsid w:val="00112F51"/>
    <w:rsid w:val="00113C49"/>
    <w:rsid w:val="00120A8D"/>
    <w:rsid w:val="00120C85"/>
    <w:rsid w:val="00125F73"/>
    <w:rsid w:val="00126638"/>
    <w:rsid w:val="00127088"/>
    <w:rsid w:val="00127FCE"/>
    <w:rsid w:val="00130A42"/>
    <w:rsid w:val="00130F27"/>
    <w:rsid w:val="001339C6"/>
    <w:rsid w:val="001362C2"/>
    <w:rsid w:val="00140DD6"/>
    <w:rsid w:val="00141C46"/>
    <w:rsid w:val="0014498C"/>
    <w:rsid w:val="00150D2D"/>
    <w:rsid w:val="001649D0"/>
    <w:rsid w:val="001672E4"/>
    <w:rsid w:val="001701D9"/>
    <w:rsid w:val="00176116"/>
    <w:rsid w:val="00184191"/>
    <w:rsid w:val="0018468C"/>
    <w:rsid w:val="00193F42"/>
    <w:rsid w:val="00196BCE"/>
    <w:rsid w:val="001A052B"/>
    <w:rsid w:val="001A62D6"/>
    <w:rsid w:val="001B23DC"/>
    <w:rsid w:val="001B268F"/>
    <w:rsid w:val="001B2E16"/>
    <w:rsid w:val="001B4EE8"/>
    <w:rsid w:val="001B63F3"/>
    <w:rsid w:val="001C05FC"/>
    <w:rsid w:val="001C0D20"/>
    <w:rsid w:val="001C423F"/>
    <w:rsid w:val="001C51E8"/>
    <w:rsid w:val="001C7191"/>
    <w:rsid w:val="001D2298"/>
    <w:rsid w:val="001D2742"/>
    <w:rsid w:val="001D34B7"/>
    <w:rsid w:val="001D6205"/>
    <w:rsid w:val="001D6F2E"/>
    <w:rsid w:val="001D73D9"/>
    <w:rsid w:val="001D7721"/>
    <w:rsid w:val="001D7894"/>
    <w:rsid w:val="001E03DC"/>
    <w:rsid w:val="001E339F"/>
    <w:rsid w:val="001E4503"/>
    <w:rsid w:val="001E737E"/>
    <w:rsid w:val="001E77F4"/>
    <w:rsid w:val="001F010E"/>
    <w:rsid w:val="001F0919"/>
    <w:rsid w:val="001F09A1"/>
    <w:rsid w:val="001F145D"/>
    <w:rsid w:val="001F3AE9"/>
    <w:rsid w:val="001F7D67"/>
    <w:rsid w:val="00200DAF"/>
    <w:rsid w:val="00206B71"/>
    <w:rsid w:val="0021282E"/>
    <w:rsid w:val="00215F23"/>
    <w:rsid w:val="00217447"/>
    <w:rsid w:val="00217D43"/>
    <w:rsid w:val="00220868"/>
    <w:rsid w:val="00230C99"/>
    <w:rsid w:val="00232311"/>
    <w:rsid w:val="00233581"/>
    <w:rsid w:val="0023666C"/>
    <w:rsid w:val="002404F6"/>
    <w:rsid w:val="002414EF"/>
    <w:rsid w:val="00243CC7"/>
    <w:rsid w:val="00243CE3"/>
    <w:rsid w:val="0024778D"/>
    <w:rsid w:val="002537E5"/>
    <w:rsid w:val="00253D5C"/>
    <w:rsid w:val="0026070D"/>
    <w:rsid w:val="00260939"/>
    <w:rsid w:val="002618E9"/>
    <w:rsid w:val="00267B73"/>
    <w:rsid w:val="00270E14"/>
    <w:rsid w:val="00271BCC"/>
    <w:rsid w:val="00277DA7"/>
    <w:rsid w:val="00284DE8"/>
    <w:rsid w:val="0028595F"/>
    <w:rsid w:val="002946C2"/>
    <w:rsid w:val="002A04FA"/>
    <w:rsid w:val="002A42BA"/>
    <w:rsid w:val="002A45D1"/>
    <w:rsid w:val="002A58C0"/>
    <w:rsid w:val="002A6E27"/>
    <w:rsid w:val="002B1CFF"/>
    <w:rsid w:val="002B1F75"/>
    <w:rsid w:val="002B3F21"/>
    <w:rsid w:val="002C3B1F"/>
    <w:rsid w:val="002C6DC9"/>
    <w:rsid w:val="002C7BF1"/>
    <w:rsid w:val="002D3734"/>
    <w:rsid w:val="002D4BD2"/>
    <w:rsid w:val="002D6A0B"/>
    <w:rsid w:val="002D76A0"/>
    <w:rsid w:val="002E2C51"/>
    <w:rsid w:val="002E564D"/>
    <w:rsid w:val="002E5D9B"/>
    <w:rsid w:val="002E5EB1"/>
    <w:rsid w:val="002F2089"/>
    <w:rsid w:val="00311444"/>
    <w:rsid w:val="00311786"/>
    <w:rsid w:val="00312FB6"/>
    <w:rsid w:val="0031592F"/>
    <w:rsid w:val="00315E34"/>
    <w:rsid w:val="003205BF"/>
    <w:rsid w:val="003238E4"/>
    <w:rsid w:val="00323CF5"/>
    <w:rsid w:val="00324C3F"/>
    <w:rsid w:val="0032519E"/>
    <w:rsid w:val="0032562F"/>
    <w:rsid w:val="00326F2E"/>
    <w:rsid w:val="003276E8"/>
    <w:rsid w:val="0033205B"/>
    <w:rsid w:val="00334A41"/>
    <w:rsid w:val="003401C9"/>
    <w:rsid w:val="0034026A"/>
    <w:rsid w:val="00341A8E"/>
    <w:rsid w:val="003424C8"/>
    <w:rsid w:val="00344F61"/>
    <w:rsid w:val="00346914"/>
    <w:rsid w:val="003476F7"/>
    <w:rsid w:val="00351E63"/>
    <w:rsid w:val="00352904"/>
    <w:rsid w:val="00354DC9"/>
    <w:rsid w:val="0035588B"/>
    <w:rsid w:val="003565B8"/>
    <w:rsid w:val="003721DC"/>
    <w:rsid w:val="003741ED"/>
    <w:rsid w:val="00381831"/>
    <w:rsid w:val="00381A9C"/>
    <w:rsid w:val="00382B8E"/>
    <w:rsid w:val="00383769"/>
    <w:rsid w:val="00383CC3"/>
    <w:rsid w:val="00384B15"/>
    <w:rsid w:val="003859BD"/>
    <w:rsid w:val="00386143"/>
    <w:rsid w:val="00386B34"/>
    <w:rsid w:val="00387C1E"/>
    <w:rsid w:val="00391FE8"/>
    <w:rsid w:val="003930D9"/>
    <w:rsid w:val="00393EEC"/>
    <w:rsid w:val="003950C4"/>
    <w:rsid w:val="00395B69"/>
    <w:rsid w:val="003A03E7"/>
    <w:rsid w:val="003A7868"/>
    <w:rsid w:val="003B5DCC"/>
    <w:rsid w:val="003B6073"/>
    <w:rsid w:val="003B61A0"/>
    <w:rsid w:val="003B6C14"/>
    <w:rsid w:val="003C62F0"/>
    <w:rsid w:val="003C6AAD"/>
    <w:rsid w:val="003D0254"/>
    <w:rsid w:val="003D1C63"/>
    <w:rsid w:val="003D2ADE"/>
    <w:rsid w:val="003D4021"/>
    <w:rsid w:val="003D5F4A"/>
    <w:rsid w:val="003D69A8"/>
    <w:rsid w:val="003E28AE"/>
    <w:rsid w:val="003E4989"/>
    <w:rsid w:val="003E5B90"/>
    <w:rsid w:val="003F312E"/>
    <w:rsid w:val="003F4D6D"/>
    <w:rsid w:val="003F7C14"/>
    <w:rsid w:val="0040105A"/>
    <w:rsid w:val="00402743"/>
    <w:rsid w:val="00403296"/>
    <w:rsid w:val="00404C8A"/>
    <w:rsid w:val="0040553D"/>
    <w:rsid w:val="00405F31"/>
    <w:rsid w:val="004064DF"/>
    <w:rsid w:val="00407E07"/>
    <w:rsid w:val="004117FC"/>
    <w:rsid w:val="00415567"/>
    <w:rsid w:val="00417C46"/>
    <w:rsid w:val="00421F0F"/>
    <w:rsid w:val="004223F1"/>
    <w:rsid w:val="004252C2"/>
    <w:rsid w:val="004312D6"/>
    <w:rsid w:val="00432020"/>
    <w:rsid w:val="00435160"/>
    <w:rsid w:val="004401CD"/>
    <w:rsid w:val="00440DDE"/>
    <w:rsid w:val="00442764"/>
    <w:rsid w:val="00450540"/>
    <w:rsid w:val="0046297E"/>
    <w:rsid w:val="00463CAA"/>
    <w:rsid w:val="0047069B"/>
    <w:rsid w:val="004707D2"/>
    <w:rsid w:val="004723B4"/>
    <w:rsid w:val="004767E2"/>
    <w:rsid w:val="004947F9"/>
    <w:rsid w:val="004A1350"/>
    <w:rsid w:val="004A1AB8"/>
    <w:rsid w:val="004A36B9"/>
    <w:rsid w:val="004B62A0"/>
    <w:rsid w:val="004B6445"/>
    <w:rsid w:val="004C19AF"/>
    <w:rsid w:val="004C22D4"/>
    <w:rsid w:val="004C255F"/>
    <w:rsid w:val="004C3324"/>
    <w:rsid w:val="004C3AC7"/>
    <w:rsid w:val="004D06AC"/>
    <w:rsid w:val="004D0B36"/>
    <w:rsid w:val="004D2313"/>
    <w:rsid w:val="004D3E9B"/>
    <w:rsid w:val="004D4FF1"/>
    <w:rsid w:val="004D56A2"/>
    <w:rsid w:val="004D5FFE"/>
    <w:rsid w:val="004D6400"/>
    <w:rsid w:val="004E1DEA"/>
    <w:rsid w:val="004E2A70"/>
    <w:rsid w:val="004E44C2"/>
    <w:rsid w:val="004F0345"/>
    <w:rsid w:val="004F230B"/>
    <w:rsid w:val="004F32BC"/>
    <w:rsid w:val="00506536"/>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620E0"/>
    <w:rsid w:val="0056250D"/>
    <w:rsid w:val="00562F29"/>
    <w:rsid w:val="005657EF"/>
    <w:rsid w:val="00565F4A"/>
    <w:rsid w:val="00567E09"/>
    <w:rsid w:val="00575E2E"/>
    <w:rsid w:val="00581553"/>
    <w:rsid w:val="0058482C"/>
    <w:rsid w:val="005870CB"/>
    <w:rsid w:val="0059027C"/>
    <w:rsid w:val="0059128C"/>
    <w:rsid w:val="00591576"/>
    <w:rsid w:val="00596BC2"/>
    <w:rsid w:val="00596C87"/>
    <w:rsid w:val="00597B12"/>
    <w:rsid w:val="005A09B4"/>
    <w:rsid w:val="005A1C68"/>
    <w:rsid w:val="005A2F2B"/>
    <w:rsid w:val="005A312F"/>
    <w:rsid w:val="005A3681"/>
    <w:rsid w:val="005B55B0"/>
    <w:rsid w:val="005C20E9"/>
    <w:rsid w:val="005C5812"/>
    <w:rsid w:val="005D4691"/>
    <w:rsid w:val="005D50EC"/>
    <w:rsid w:val="005E0F56"/>
    <w:rsid w:val="005E2467"/>
    <w:rsid w:val="005E66D2"/>
    <w:rsid w:val="005E6C69"/>
    <w:rsid w:val="005F603D"/>
    <w:rsid w:val="006007F9"/>
    <w:rsid w:val="00610539"/>
    <w:rsid w:val="0061133E"/>
    <w:rsid w:val="00614A8E"/>
    <w:rsid w:val="00614D89"/>
    <w:rsid w:val="00616398"/>
    <w:rsid w:val="006357EF"/>
    <w:rsid w:val="006431B4"/>
    <w:rsid w:val="00643B38"/>
    <w:rsid w:val="0064479A"/>
    <w:rsid w:val="00646D12"/>
    <w:rsid w:val="00647837"/>
    <w:rsid w:val="00655980"/>
    <w:rsid w:val="00657079"/>
    <w:rsid w:val="00657587"/>
    <w:rsid w:val="00657B84"/>
    <w:rsid w:val="00660027"/>
    <w:rsid w:val="00661CA2"/>
    <w:rsid w:val="00662791"/>
    <w:rsid w:val="00665FB8"/>
    <w:rsid w:val="00667283"/>
    <w:rsid w:val="00674C36"/>
    <w:rsid w:val="00674D34"/>
    <w:rsid w:val="00685776"/>
    <w:rsid w:val="006859CA"/>
    <w:rsid w:val="00687709"/>
    <w:rsid w:val="00687F3C"/>
    <w:rsid w:val="006927AD"/>
    <w:rsid w:val="006928AA"/>
    <w:rsid w:val="0069420F"/>
    <w:rsid w:val="00695FC5"/>
    <w:rsid w:val="006975F3"/>
    <w:rsid w:val="00697CC3"/>
    <w:rsid w:val="006A1089"/>
    <w:rsid w:val="006A40FB"/>
    <w:rsid w:val="006A441E"/>
    <w:rsid w:val="006B7B53"/>
    <w:rsid w:val="006C3116"/>
    <w:rsid w:val="006C41AD"/>
    <w:rsid w:val="006C5525"/>
    <w:rsid w:val="006C5D2C"/>
    <w:rsid w:val="006C77F4"/>
    <w:rsid w:val="006D5B5A"/>
    <w:rsid w:val="006E1EFA"/>
    <w:rsid w:val="006E3516"/>
    <w:rsid w:val="006E7F9D"/>
    <w:rsid w:val="006F2F82"/>
    <w:rsid w:val="006F3977"/>
    <w:rsid w:val="006F48A5"/>
    <w:rsid w:val="006F6C5E"/>
    <w:rsid w:val="00700780"/>
    <w:rsid w:val="00706C72"/>
    <w:rsid w:val="00712120"/>
    <w:rsid w:val="00716019"/>
    <w:rsid w:val="00716895"/>
    <w:rsid w:val="00720E36"/>
    <w:rsid w:val="007236D6"/>
    <w:rsid w:val="0072421E"/>
    <w:rsid w:val="0072479E"/>
    <w:rsid w:val="00725489"/>
    <w:rsid w:val="0072664E"/>
    <w:rsid w:val="00726CFD"/>
    <w:rsid w:val="00726DED"/>
    <w:rsid w:val="00731F86"/>
    <w:rsid w:val="00732CD3"/>
    <w:rsid w:val="00736BBB"/>
    <w:rsid w:val="00743170"/>
    <w:rsid w:val="00743858"/>
    <w:rsid w:val="00751C7A"/>
    <w:rsid w:val="0075399E"/>
    <w:rsid w:val="007563A3"/>
    <w:rsid w:val="00757257"/>
    <w:rsid w:val="00762E77"/>
    <w:rsid w:val="00765265"/>
    <w:rsid w:val="007663D5"/>
    <w:rsid w:val="0076792D"/>
    <w:rsid w:val="0077223A"/>
    <w:rsid w:val="00773243"/>
    <w:rsid w:val="0077501A"/>
    <w:rsid w:val="00784CD5"/>
    <w:rsid w:val="007856FE"/>
    <w:rsid w:val="00790F15"/>
    <w:rsid w:val="00792942"/>
    <w:rsid w:val="007A03B0"/>
    <w:rsid w:val="007A04C7"/>
    <w:rsid w:val="007A2813"/>
    <w:rsid w:val="007A2863"/>
    <w:rsid w:val="007A6F8D"/>
    <w:rsid w:val="007B1D0D"/>
    <w:rsid w:val="007B268D"/>
    <w:rsid w:val="007C039C"/>
    <w:rsid w:val="007C234F"/>
    <w:rsid w:val="007C2E02"/>
    <w:rsid w:val="007C4154"/>
    <w:rsid w:val="007D1587"/>
    <w:rsid w:val="007D5C2A"/>
    <w:rsid w:val="007D795B"/>
    <w:rsid w:val="007F08C3"/>
    <w:rsid w:val="007F2843"/>
    <w:rsid w:val="007F34C0"/>
    <w:rsid w:val="007F3D20"/>
    <w:rsid w:val="007F4331"/>
    <w:rsid w:val="007F48F3"/>
    <w:rsid w:val="007F53AE"/>
    <w:rsid w:val="00804F31"/>
    <w:rsid w:val="00810B61"/>
    <w:rsid w:val="00810F60"/>
    <w:rsid w:val="00815015"/>
    <w:rsid w:val="00817FF4"/>
    <w:rsid w:val="00821450"/>
    <w:rsid w:val="00824945"/>
    <w:rsid w:val="00826BC4"/>
    <w:rsid w:val="008400D0"/>
    <w:rsid w:val="00841C51"/>
    <w:rsid w:val="00846ED5"/>
    <w:rsid w:val="00847EF1"/>
    <w:rsid w:val="00847F3E"/>
    <w:rsid w:val="00850D60"/>
    <w:rsid w:val="00852D69"/>
    <w:rsid w:val="0085432A"/>
    <w:rsid w:val="008560D1"/>
    <w:rsid w:val="00856F30"/>
    <w:rsid w:val="0085718C"/>
    <w:rsid w:val="00857927"/>
    <w:rsid w:val="00862020"/>
    <w:rsid w:val="00862217"/>
    <w:rsid w:val="00867320"/>
    <w:rsid w:val="008707C5"/>
    <w:rsid w:val="00871AB8"/>
    <w:rsid w:val="0088316A"/>
    <w:rsid w:val="008834CD"/>
    <w:rsid w:val="008847BA"/>
    <w:rsid w:val="008851EA"/>
    <w:rsid w:val="00885276"/>
    <w:rsid w:val="008852CB"/>
    <w:rsid w:val="008866E3"/>
    <w:rsid w:val="0088796B"/>
    <w:rsid w:val="008902DF"/>
    <w:rsid w:val="008919F1"/>
    <w:rsid w:val="008969AE"/>
    <w:rsid w:val="008A142F"/>
    <w:rsid w:val="008A299A"/>
    <w:rsid w:val="008A47F9"/>
    <w:rsid w:val="008A6B6C"/>
    <w:rsid w:val="008B0192"/>
    <w:rsid w:val="008B02D5"/>
    <w:rsid w:val="008B1D72"/>
    <w:rsid w:val="008B5C16"/>
    <w:rsid w:val="008C1580"/>
    <w:rsid w:val="008C57AA"/>
    <w:rsid w:val="008C644F"/>
    <w:rsid w:val="008C6546"/>
    <w:rsid w:val="008C70D6"/>
    <w:rsid w:val="008C7A2C"/>
    <w:rsid w:val="008D0760"/>
    <w:rsid w:val="008D56A5"/>
    <w:rsid w:val="008D74D1"/>
    <w:rsid w:val="008D7AAF"/>
    <w:rsid w:val="008E183F"/>
    <w:rsid w:val="008E41D9"/>
    <w:rsid w:val="008E5A1F"/>
    <w:rsid w:val="008F1800"/>
    <w:rsid w:val="008F2C2B"/>
    <w:rsid w:val="008F5DE8"/>
    <w:rsid w:val="00900C96"/>
    <w:rsid w:val="00902D34"/>
    <w:rsid w:val="00904D78"/>
    <w:rsid w:val="00904DA2"/>
    <w:rsid w:val="00906AD8"/>
    <w:rsid w:val="00907FAB"/>
    <w:rsid w:val="00911687"/>
    <w:rsid w:val="00917473"/>
    <w:rsid w:val="00931613"/>
    <w:rsid w:val="009336E9"/>
    <w:rsid w:val="00934D09"/>
    <w:rsid w:val="00937D17"/>
    <w:rsid w:val="009403E8"/>
    <w:rsid w:val="009427D2"/>
    <w:rsid w:val="00943B38"/>
    <w:rsid w:val="00945F60"/>
    <w:rsid w:val="009476E1"/>
    <w:rsid w:val="00947AAF"/>
    <w:rsid w:val="00964BF1"/>
    <w:rsid w:val="00967AEA"/>
    <w:rsid w:val="00972639"/>
    <w:rsid w:val="00974658"/>
    <w:rsid w:val="00976B80"/>
    <w:rsid w:val="00977027"/>
    <w:rsid w:val="00977EAD"/>
    <w:rsid w:val="00982AD4"/>
    <w:rsid w:val="00987209"/>
    <w:rsid w:val="00990F05"/>
    <w:rsid w:val="0099354B"/>
    <w:rsid w:val="009A4901"/>
    <w:rsid w:val="009A5F6C"/>
    <w:rsid w:val="009C0A9E"/>
    <w:rsid w:val="009C1A4E"/>
    <w:rsid w:val="009C5022"/>
    <w:rsid w:val="009C5D6F"/>
    <w:rsid w:val="009D052C"/>
    <w:rsid w:val="009D2150"/>
    <w:rsid w:val="009D4B56"/>
    <w:rsid w:val="009D5853"/>
    <w:rsid w:val="009D7568"/>
    <w:rsid w:val="009E4A65"/>
    <w:rsid w:val="009E5562"/>
    <w:rsid w:val="009F0EDA"/>
    <w:rsid w:val="009F697C"/>
    <w:rsid w:val="00A02162"/>
    <w:rsid w:val="00A068C1"/>
    <w:rsid w:val="00A15CCA"/>
    <w:rsid w:val="00A170E4"/>
    <w:rsid w:val="00A20403"/>
    <w:rsid w:val="00A236A2"/>
    <w:rsid w:val="00A25B8E"/>
    <w:rsid w:val="00A25D16"/>
    <w:rsid w:val="00A303FF"/>
    <w:rsid w:val="00A31421"/>
    <w:rsid w:val="00A32104"/>
    <w:rsid w:val="00A32D27"/>
    <w:rsid w:val="00A333AF"/>
    <w:rsid w:val="00A347B2"/>
    <w:rsid w:val="00A376D1"/>
    <w:rsid w:val="00A403E7"/>
    <w:rsid w:val="00A40715"/>
    <w:rsid w:val="00A42AB4"/>
    <w:rsid w:val="00A46CF0"/>
    <w:rsid w:val="00A476D9"/>
    <w:rsid w:val="00A53DFC"/>
    <w:rsid w:val="00A6052E"/>
    <w:rsid w:val="00A70786"/>
    <w:rsid w:val="00A72E3B"/>
    <w:rsid w:val="00A75D46"/>
    <w:rsid w:val="00A761FA"/>
    <w:rsid w:val="00A81EB5"/>
    <w:rsid w:val="00A84545"/>
    <w:rsid w:val="00A86145"/>
    <w:rsid w:val="00A96401"/>
    <w:rsid w:val="00AA150B"/>
    <w:rsid w:val="00AA4715"/>
    <w:rsid w:val="00AA4896"/>
    <w:rsid w:val="00AA71BF"/>
    <w:rsid w:val="00AB3E15"/>
    <w:rsid w:val="00AB46AE"/>
    <w:rsid w:val="00AD1825"/>
    <w:rsid w:val="00AD1B74"/>
    <w:rsid w:val="00AD74BE"/>
    <w:rsid w:val="00AE249E"/>
    <w:rsid w:val="00AE4544"/>
    <w:rsid w:val="00AF3B66"/>
    <w:rsid w:val="00AF4B91"/>
    <w:rsid w:val="00B000C5"/>
    <w:rsid w:val="00B055BB"/>
    <w:rsid w:val="00B11D70"/>
    <w:rsid w:val="00B129BC"/>
    <w:rsid w:val="00B134DB"/>
    <w:rsid w:val="00B159CD"/>
    <w:rsid w:val="00B216EC"/>
    <w:rsid w:val="00B21B0F"/>
    <w:rsid w:val="00B23400"/>
    <w:rsid w:val="00B24A37"/>
    <w:rsid w:val="00B259A2"/>
    <w:rsid w:val="00B26713"/>
    <w:rsid w:val="00B334B2"/>
    <w:rsid w:val="00B34A50"/>
    <w:rsid w:val="00B352BE"/>
    <w:rsid w:val="00B376A8"/>
    <w:rsid w:val="00B40CDF"/>
    <w:rsid w:val="00B42241"/>
    <w:rsid w:val="00B42611"/>
    <w:rsid w:val="00B44010"/>
    <w:rsid w:val="00B5076B"/>
    <w:rsid w:val="00B53D6A"/>
    <w:rsid w:val="00B6085F"/>
    <w:rsid w:val="00B61FE7"/>
    <w:rsid w:val="00B6708D"/>
    <w:rsid w:val="00B67776"/>
    <w:rsid w:val="00B67D0C"/>
    <w:rsid w:val="00B71F1B"/>
    <w:rsid w:val="00B7264B"/>
    <w:rsid w:val="00B727B9"/>
    <w:rsid w:val="00B75B4F"/>
    <w:rsid w:val="00B76CCD"/>
    <w:rsid w:val="00B76FED"/>
    <w:rsid w:val="00B77D04"/>
    <w:rsid w:val="00B80D12"/>
    <w:rsid w:val="00B815D4"/>
    <w:rsid w:val="00B844D1"/>
    <w:rsid w:val="00B8741F"/>
    <w:rsid w:val="00B87B96"/>
    <w:rsid w:val="00B914FC"/>
    <w:rsid w:val="00B9388E"/>
    <w:rsid w:val="00B95261"/>
    <w:rsid w:val="00B953A1"/>
    <w:rsid w:val="00B961FA"/>
    <w:rsid w:val="00B96D54"/>
    <w:rsid w:val="00BA1A24"/>
    <w:rsid w:val="00BA67A1"/>
    <w:rsid w:val="00BA7198"/>
    <w:rsid w:val="00BA7333"/>
    <w:rsid w:val="00BA7A49"/>
    <w:rsid w:val="00BB52BA"/>
    <w:rsid w:val="00BB7906"/>
    <w:rsid w:val="00BC1751"/>
    <w:rsid w:val="00BC2540"/>
    <w:rsid w:val="00BC2B39"/>
    <w:rsid w:val="00BC3ACE"/>
    <w:rsid w:val="00BC607C"/>
    <w:rsid w:val="00BC6578"/>
    <w:rsid w:val="00BD1A21"/>
    <w:rsid w:val="00BD6D71"/>
    <w:rsid w:val="00BD7AE9"/>
    <w:rsid w:val="00BE3B57"/>
    <w:rsid w:val="00BE40D3"/>
    <w:rsid w:val="00BE417B"/>
    <w:rsid w:val="00BE685F"/>
    <w:rsid w:val="00BF24ED"/>
    <w:rsid w:val="00BF387C"/>
    <w:rsid w:val="00BF42F8"/>
    <w:rsid w:val="00C008BA"/>
    <w:rsid w:val="00C00A1F"/>
    <w:rsid w:val="00C03907"/>
    <w:rsid w:val="00C050D1"/>
    <w:rsid w:val="00C10D64"/>
    <w:rsid w:val="00C11838"/>
    <w:rsid w:val="00C14BCC"/>
    <w:rsid w:val="00C16D93"/>
    <w:rsid w:val="00C252AE"/>
    <w:rsid w:val="00C308A0"/>
    <w:rsid w:val="00C31478"/>
    <w:rsid w:val="00C44112"/>
    <w:rsid w:val="00C44B6E"/>
    <w:rsid w:val="00C51665"/>
    <w:rsid w:val="00C5290D"/>
    <w:rsid w:val="00C52D59"/>
    <w:rsid w:val="00C5365B"/>
    <w:rsid w:val="00C5545D"/>
    <w:rsid w:val="00C640A5"/>
    <w:rsid w:val="00C64CAE"/>
    <w:rsid w:val="00C663B5"/>
    <w:rsid w:val="00C66B68"/>
    <w:rsid w:val="00C66CBD"/>
    <w:rsid w:val="00C7440B"/>
    <w:rsid w:val="00C8580A"/>
    <w:rsid w:val="00C864C3"/>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5382"/>
    <w:rsid w:val="00CE13CC"/>
    <w:rsid w:val="00CE23DE"/>
    <w:rsid w:val="00CE2620"/>
    <w:rsid w:val="00CE5946"/>
    <w:rsid w:val="00CF31BE"/>
    <w:rsid w:val="00CF5A28"/>
    <w:rsid w:val="00D0029E"/>
    <w:rsid w:val="00D020BD"/>
    <w:rsid w:val="00D026ED"/>
    <w:rsid w:val="00D05670"/>
    <w:rsid w:val="00D14A58"/>
    <w:rsid w:val="00D14D30"/>
    <w:rsid w:val="00D204D7"/>
    <w:rsid w:val="00D25A37"/>
    <w:rsid w:val="00D2771C"/>
    <w:rsid w:val="00D321DE"/>
    <w:rsid w:val="00D341F3"/>
    <w:rsid w:val="00D34D10"/>
    <w:rsid w:val="00D369E2"/>
    <w:rsid w:val="00D4205E"/>
    <w:rsid w:val="00D428C7"/>
    <w:rsid w:val="00D4328D"/>
    <w:rsid w:val="00D500EA"/>
    <w:rsid w:val="00D506BF"/>
    <w:rsid w:val="00D5728A"/>
    <w:rsid w:val="00D57837"/>
    <w:rsid w:val="00D61758"/>
    <w:rsid w:val="00D6212E"/>
    <w:rsid w:val="00D6394B"/>
    <w:rsid w:val="00D63DAB"/>
    <w:rsid w:val="00D648A4"/>
    <w:rsid w:val="00D7221E"/>
    <w:rsid w:val="00D72D3F"/>
    <w:rsid w:val="00D7461C"/>
    <w:rsid w:val="00D773E7"/>
    <w:rsid w:val="00D8112D"/>
    <w:rsid w:val="00D8383F"/>
    <w:rsid w:val="00D93130"/>
    <w:rsid w:val="00DA0C10"/>
    <w:rsid w:val="00DA1FA2"/>
    <w:rsid w:val="00DA2DD8"/>
    <w:rsid w:val="00DA30D6"/>
    <w:rsid w:val="00DA3AC7"/>
    <w:rsid w:val="00DA4027"/>
    <w:rsid w:val="00DA4E9F"/>
    <w:rsid w:val="00DA5914"/>
    <w:rsid w:val="00DA5A8B"/>
    <w:rsid w:val="00DB3D54"/>
    <w:rsid w:val="00DB64F9"/>
    <w:rsid w:val="00DC10C7"/>
    <w:rsid w:val="00DC2FA6"/>
    <w:rsid w:val="00DC5DB5"/>
    <w:rsid w:val="00DC6D3B"/>
    <w:rsid w:val="00DC72DB"/>
    <w:rsid w:val="00DD46CF"/>
    <w:rsid w:val="00DE0898"/>
    <w:rsid w:val="00DE1BD6"/>
    <w:rsid w:val="00DE1ED4"/>
    <w:rsid w:val="00DE491F"/>
    <w:rsid w:val="00DE49A8"/>
    <w:rsid w:val="00DF4CB9"/>
    <w:rsid w:val="00E01D75"/>
    <w:rsid w:val="00E0589D"/>
    <w:rsid w:val="00E10004"/>
    <w:rsid w:val="00E15C4E"/>
    <w:rsid w:val="00E20C03"/>
    <w:rsid w:val="00E25BF7"/>
    <w:rsid w:val="00E27494"/>
    <w:rsid w:val="00E32CA3"/>
    <w:rsid w:val="00E3455B"/>
    <w:rsid w:val="00E52706"/>
    <w:rsid w:val="00E54851"/>
    <w:rsid w:val="00E56A18"/>
    <w:rsid w:val="00E6009F"/>
    <w:rsid w:val="00E63316"/>
    <w:rsid w:val="00E640F9"/>
    <w:rsid w:val="00E713B9"/>
    <w:rsid w:val="00E80A6B"/>
    <w:rsid w:val="00E81B59"/>
    <w:rsid w:val="00E83F44"/>
    <w:rsid w:val="00E90300"/>
    <w:rsid w:val="00E91D53"/>
    <w:rsid w:val="00E9214F"/>
    <w:rsid w:val="00E94671"/>
    <w:rsid w:val="00E9470F"/>
    <w:rsid w:val="00EA3C66"/>
    <w:rsid w:val="00EB4C21"/>
    <w:rsid w:val="00EB54BB"/>
    <w:rsid w:val="00EC57DF"/>
    <w:rsid w:val="00EC62A6"/>
    <w:rsid w:val="00ED1579"/>
    <w:rsid w:val="00ED4CCB"/>
    <w:rsid w:val="00ED4DA7"/>
    <w:rsid w:val="00ED6342"/>
    <w:rsid w:val="00ED7FDF"/>
    <w:rsid w:val="00EE10DF"/>
    <w:rsid w:val="00EE1A0E"/>
    <w:rsid w:val="00EE3521"/>
    <w:rsid w:val="00EE388B"/>
    <w:rsid w:val="00EE5274"/>
    <w:rsid w:val="00EF0E3C"/>
    <w:rsid w:val="00EF7CEC"/>
    <w:rsid w:val="00F04AA5"/>
    <w:rsid w:val="00F06DCB"/>
    <w:rsid w:val="00F138DE"/>
    <w:rsid w:val="00F13973"/>
    <w:rsid w:val="00F13B77"/>
    <w:rsid w:val="00F1711D"/>
    <w:rsid w:val="00F17960"/>
    <w:rsid w:val="00F2094E"/>
    <w:rsid w:val="00F2347E"/>
    <w:rsid w:val="00F25724"/>
    <w:rsid w:val="00F3009E"/>
    <w:rsid w:val="00F31BF1"/>
    <w:rsid w:val="00F33964"/>
    <w:rsid w:val="00F3624A"/>
    <w:rsid w:val="00F37EE5"/>
    <w:rsid w:val="00F40B62"/>
    <w:rsid w:val="00F43D5B"/>
    <w:rsid w:val="00F4660D"/>
    <w:rsid w:val="00F5173D"/>
    <w:rsid w:val="00F51D86"/>
    <w:rsid w:val="00F5523C"/>
    <w:rsid w:val="00F56E63"/>
    <w:rsid w:val="00F57854"/>
    <w:rsid w:val="00F61EB8"/>
    <w:rsid w:val="00F62754"/>
    <w:rsid w:val="00F62891"/>
    <w:rsid w:val="00F642D4"/>
    <w:rsid w:val="00F64369"/>
    <w:rsid w:val="00F66A15"/>
    <w:rsid w:val="00F67E94"/>
    <w:rsid w:val="00F718B4"/>
    <w:rsid w:val="00F73672"/>
    <w:rsid w:val="00F739C3"/>
    <w:rsid w:val="00F770C3"/>
    <w:rsid w:val="00F771B7"/>
    <w:rsid w:val="00F84426"/>
    <w:rsid w:val="00F87CA5"/>
    <w:rsid w:val="00F90E78"/>
    <w:rsid w:val="00F91280"/>
    <w:rsid w:val="00F93BA3"/>
    <w:rsid w:val="00F94B03"/>
    <w:rsid w:val="00FA08E1"/>
    <w:rsid w:val="00FA0BEA"/>
    <w:rsid w:val="00FA3242"/>
    <w:rsid w:val="00FA6D66"/>
    <w:rsid w:val="00FA7019"/>
    <w:rsid w:val="00FB0C41"/>
    <w:rsid w:val="00FB3BA0"/>
    <w:rsid w:val="00FB3D5B"/>
    <w:rsid w:val="00FB6041"/>
    <w:rsid w:val="00FC1EB2"/>
    <w:rsid w:val="00FC3C63"/>
    <w:rsid w:val="00FC5836"/>
    <w:rsid w:val="00FC74BE"/>
    <w:rsid w:val="00FD0379"/>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557E6-7D49-43F5-A5B8-E918D73F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9594</TotalTime>
  <Pages>111</Pages>
  <Words>32263</Words>
  <Characters>183902</Characters>
  <Application>Microsoft Office Word</Application>
  <DocSecurity>0</DocSecurity>
  <Lines>1532</Lines>
  <Paragraphs>431</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578</cp:revision>
  <dcterms:created xsi:type="dcterms:W3CDTF">2021-04-26T21:56:00Z</dcterms:created>
  <dcterms:modified xsi:type="dcterms:W3CDTF">2021-05-25T01:30:00Z</dcterms:modified>
</cp:coreProperties>
</file>