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Fonts w:hint="eastAsia"/>
            <w:rPrChange w:id="254" w:author="Kelvin Sung" w:date="2021-05-19T18:31:00Z">
              <w:rPr>
                <w:rFonts w:hint="eastAsia"/>
              </w:rPr>
            </w:rPrChange>
          </w:rPr>
          <w:t>d</w:t>
        </w:r>
      </w:ins>
      <w:ins w:id="255" w:author="Kelvin Sung" w:date="2021-05-19T18:29:00Z">
        <w:r w:rsidR="000F01D6" w:rsidRPr="005E0F56">
          <w:rPr>
            <w:rStyle w:val="CodeInline"/>
            <w:rFonts w:hint="eastAsia"/>
            <w:rPrChange w:id="256" w:author="Kelvin Sung" w:date="2021-05-19T18:31:00Z">
              <w:rPr>
                <w:rFonts w:hint="eastAsia"/>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Fonts w:hint="eastAsia"/>
            <w:rPrChange w:id="261" w:author="Kelvin Sung" w:date="2021-05-19T18:37:00Z">
              <w:rPr>
                <w:rFonts w:hint="eastAsia"/>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Fonts w:hint="eastAsia"/>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Fonts w:hint="eastAsia"/>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Fonts w:hint="eastAsia"/>
        </w:rPr>
        <w:pPrChange w:id="273" w:author="Kelvin Sung" w:date="2021-05-19T18:33:00Z">
          <w:pPr>
            <w:pStyle w:val="BodyTextFirst"/>
          </w:pPr>
        </w:pPrChange>
      </w:pPr>
    </w:p>
    <w:p w14:paraId="57392597" w14:textId="77777777" w:rsidR="005E0F56" w:rsidRDefault="005E0F56">
      <w:pPr>
        <w:pStyle w:val="Code"/>
        <w:rPr>
          <w:ins w:id="274" w:author="Kelvin Sung" w:date="2021-05-19T18:33:00Z"/>
          <w:rFonts w:hint="eastAsia"/>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Fonts w:hint="eastAsia"/>
          <w:rPrChange w:id="278" w:author="Kelvin Sung" w:date="2021-05-19T18:33:00Z">
            <w:rPr>
              <w:ins w:id="279" w:author="Kelvin Sung" w:date="2021-05-19T18:33:00Z"/>
              <w:rFonts w:hint="eastAsia"/>
            </w:rPr>
          </w:rPrChange>
        </w:rPr>
        <w:pPrChange w:id="280" w:author="Kelvin Sung" w:date="2021-05-19T18:33:00Z">
          <w:pPr>
            <w:pStyle w:val="BodyTextFirst"/>
          </w:pPr>
        </w:pPrChange>
      </w:pPr>
      <w:ins w:id="281" w:author="Kelvin Sung" w:date="2021-05-19T18:33:00Z">
        <w:r w:rsidRPr="005E0F56">
          <w:rPr>
            <w:rStyle w:val="CodeBold"/>
            <w:rFonts w:hint="eastAsia"/>
            <w:rPrChange w:id="282" w:author="Kelvin Sung" w:date="2021-05-19T18:33:00Z">
              <w:rPr>
                <w:rFonts w:hint="eastAsia"/>
              </w:rPr>
            </w:rPrChange>
          </w:rPr>
          <w:t>let mGlobalAmbientColor = [0.3, 0.3, 0.3, 1];</w:t>
        </w:r>
      </w:ins>
    </w:p>
    <w:p w14:paraId="01BAA453" w14:textId="77777777" w:rsidR="005E0F56" w:rsidRPr="005E0F56" w:rsidRDefault="005E0F56">
      <w:pPr>
        <w:pStyle w:val="Code"/>
        <w:rPr>
          <w:ins w:id="283" w:author="Kelvin Sung" w:date="2021-05-19T18:33:00Z"/>
          <w:rStyle w:val="CodeBold"/>
          <w:rFonts w:hint="eastAsia"/>
          <w:rPrChange w:id="284" w:author="Kelvin Sung" w:date="2021-05-19T18:33:00Z">
            <w:rPr>
              <w:ins w:id="285" w:author="Kelvin Sung" w:date="2021-05-19T18:33:00Z"/>
              <w:rFonts w:hint="eastAsia"/>
            </w:rPr>
          </w:rPrChange>
        </w:rPr>
        <w:pPrChange w:id="286" w:author="Kelvin Sung" w:date="2021-05-19T18:33:00Z">
          <w:pPr>
            <w:pStyle w:val="BodyTextFirst"/>
          </w:pPr>
        </w:pPrChange>
      </w:pPr>
      <w:ins w:id="287" w:author="Kelvin Sung" w:date="2021-05-19T18:33:00Z">
        <w:r w:rsidRPr="005E0F56">
          <w:rPr>
            <w:rStyle w:val="CodeBold"/>
            <w:rFonts w:hint="eastAsia"/>
            <w:rPrChange w:id="288" w:author="Kelvin Sung" w:date="2021-05-19T18:33:00Z">
              <w:rPr>
                <w:rFonts w:hint="eastAsia"/>
              </w:rPr>
            </w:rPrChange>
          </w:rPr>
          <w:t>let mGlobalAmbientIntensity = 1;</w:t>
        </w:r>
      </w:ins>
    </w:p>
    <w:p w14:paraId="703EAF89" w14:textId="77777777" w:rsidR="005E0F56" w:rsidRPr="005E0F56" w:rsidRDefault="005E0F56">
      <w:pPr>
        <w:pStyle w:val="Code"/>
        <w:rPr>
          <w:ins w:id="289" w:author="Kelvin Sung" w:date="2021-05-19T18:33:00Z"/>
          <w:rStyle w:val="CodeBold"/>
          <w:rFonts w:hint="eastAsia"/>
          <w:rPrChange w:id="290" w:author="Kelvin Sung" w:date="2021-05-19T18:33:00Z">
            <w:rPr>
              <w:ins w:id="291" w:author="Kelvin Sung" w:date="2021-05-19T18:33:00Z"/>
              <w:rFonts w:hint="eastAsia"/>
            </w:rPr>
          </w:rPrChange>
        </w:rPr>
        <w:pPrChange w:id="292" w:author="Kelvin Sung" w:date="2021-05-19T18:33:00Z">
          <w:pPr>
            <w:pStyle w:val="BodyTextFirst"/>
          </w:pPr>
        </w:pPrChange>
      </w:pPr>
      <w:ins w:id="293" w:author="Kelvin Sung" w:date="2021-05-19T18:33:00Z">
        <w:r w:rsidRPr="005E0F56">
          <w:rPr>
            <w:rStyle w:val="CodeBold"/>
            <w:rFonts w:hint="eastAsia"/>
            <w:rPrChange w:id="294"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Fonts w:hint="eastAsia"/>
          <w:rPrChange w:id="296" w:author="Kelvin Sung" w:date="2021-05-19T18:33:00Z">
            <w:rPr>
              <w:ins w:id="297" w:author="Kelvin Sung" w:date="2021-05-19T18:33:00Z"/>
              <w:rFonts w:hint="eastAsia"/>
            </w:rPr>
          </w:rPrChange>
        </w:rPr>
        <w:pPrChange w:id="298" w:author="Kelvin Sung" w:date="2021-05-19T18:33:00Z">
          <w:pPr>
            <w:pStyle w:val="BodyTextFirst"/>
          </w:pPr>
        </w:pPrChange>
      </w:pPr>
      <w:ins w:id="299" w:author="Kelvin Sung" w:date="2021-05-19T18:33:00Z">
        <w:r w:rsidRPr="005E0F56">
          <w:rPr>
            <w:rStyle w:val="CodeBold"/>
            <w:rFonts w:hint="eastAsia"/>
            <w:rPrChange w:id="300"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Fonts w:hint="eastAsia"/>
          <w:rPrChange w:id="302" w:author="Kelvin Sung" w:date="2021-05-19T18:33:00Z">
            <w:rPr>
              <w:ins w:id="303" w:author="Kelvin Sung" w:date="2021-05-19T18:33:00Z"/>
              <w:rFonts w:hint="eastAsia"/>
            </w:rPr>
          </w:rPrChange>
        </w:rPr>
        <w:pPrChange w:id="304" w:author="Kelvin Sung" w:date="2021-05-19T18:33:00Z">
          <w:pPr>
            <w:pStyle w:val="BodyTextFirst"/>
          </w:pPr>
        </w:pPrChange>
      </w:pPr>
      <w:ins w:id="305" w:author="Kelvin Sung" w:date="2021-05-19T18:33:00Z">
        <w:r w:rsidRPr="005E0F56">
          <w:rPr>
            <w:rStyle w:val="CodeBold"/>
            <w:rFonts w:hint="eastAsia"/>
            <w:rPrChange w:id="306"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Fonts w:hint="eastAsia"/>
          <w:rPrChange w:id="308" w:author="Kelvin Sung" w:date="2021-05-19T18:33:00Z">
            <w:rPr>
              <w:ins w:id="309" w:author="Kelvin Sung" w:date="2021-05-19T18:33:00Z"/>
              <w:rFonts w:hint="eastAsia"/>
            </w:rPr>
          </w:rPrChange>
        </w:rPr>
        <w:pPrChange w:id="310" w:author="Kelvin Sung" w:date="2021-05-19T18:33:00Z">
          <w:pPr>
            <w:pStyle w:val="BodyTextFirst"/>
          </w:pPr>
        </w:pPrChange>
      </w:pPr>
      <w:ins w:id="311" w:author="Kelvin Sung" w:date="2021-05-19T18:33:00Z">
        <w:r w:rsidRPr="005E0F56">
          <w:rPr>
            <w:rStyle w:val="CodeBold"/>
            <w:rFonts w:hint="eastAsia"/>
            <w:rPrChange w:id="312"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3" w:author="Kelvin Sung" w:date="2021-05-19T18:33:00Z"/>
          <w:rFonts w:hint="eastAsia"/>
        </w:rPr>
        <w:pPrChange w:id="314" w:author="Kelvin Sung" w:date="2021-05-19T18:33:00Z">
          <w:pPr>
            <w:pStyle w:val="BodyTextFirst"/>
          </w:pPr>
        </w:pPrChange>
      </w:pPr>
    </w:p>
    <w:p w14:paraId="1B6DB73B" w14:textId="0F739463" w:rsidR="005E0F56" w:rsidRDefault="005E0F56">
      <w:pPr>
        <w:pStyle w:val="Code"/>
        <w:rPr>
          <w:ins w:id="315" w:author="Kelvin Sung" w:date="2021-05-19T18:33:00Z"/>
          <w:rFonts w:hint="eastAsia"/>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Fonts w:hint="eastAsia"/>
        </w:rPr>
        <w:pPrChange w:id="319" w:author="Kelvin Sung" w:date="2021-05-19T18:33:00Z">
          <w:pPr>
            <w:pStyle w:val="BodyTextFirst"/>
          </w:pPr>
        </w:pPrChange>
      </w:pPr>
    </w:p>
    <w:p w14:paraId="3AB81F89" w14:textId="77777777" w:rsidR="005E0F56" w:rsidRDefault="005E0F56">
      <w:pPr>
        <w:pStyle w:val="Code"/>
        <w:rPr>
          <w:ins w:id="320" w:author="Kelvin Sung" w:date="2021-05-19T18:33:00Z"/>
          <w:rFonts w:hint="eastAsia"/>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Fonts w:hint="eastAsia"/>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Fonts w:hint="eastAsia"/>
        </w:rPr>
        <w:pPrChange w:id="327" w:author="Kelvin Sung" w:date="2021-05-19T18:33:00Z">
          <w:pPr>
            <w:pStyle w:val="BodyTextFirst"/>
          </w:pPr>
        </w:pPrChange>
      </w:pPr>
    </w:p>
    <w:p w14:paraId="14CEB18C" w14:textId="77777777" w:rsidR="005E0F56" w:rsidRDefault="005E0F56">
      <w:pPr>
        <w:pStyle w:val="Code"/>
        <w:rPr>
          <w:ins w:id="328" w:author="Kelvin Sung" w:date="2021-05-19T18:33:00Z"/>
          <w:rFonts w:hint="eastAsia"/>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Fonts w:hint="eastAsia"/>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Fonts w:hint="eastAsia"/>
        </w:rPr>
        <w:pPrChange w:id="335" w:author="Kelvin Sung" w:date="2021-05-19T18:33:00Z">
          <w:pPr>
            <w:pStyle w:val="BodyTextFirst"/>
          </w:pPr>
        </w:pPrChange>
      </w:pPr>
    </w:p>
    <w:p w14:paraId="3B27AF4C" w14:textId="77777777" w:rsidR="005E0F56" w:rsidRDefault="005E0F56">
      <w:pPr>
        <w:pStyle w:val="Code"/>
        <w:rPr>
          <w:ins w:id="336" w:author="Kelvin Sung" w:date="2021-05-19T18:33:00Z"/>
          <w:rFonts w:hint="eastAsia"/>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Fonts w:hint="eastAsia"/>
          <w:rPrChange w:id="340" w:author="Kelvin Sung" w:date="2021-05-19T18:34:00Z">
            <w:rPr>
              <w:ins w:id="341" w:author="Kelvin Sung" w:date="2021-05-19T18:33:00Z"/>
              <w:rFonts w:hint="eastAsia"/>
            </w:rPr>
          </w:rPrChange>
        </w:rPr>
        <w:pPrChange w:id="342" w:author="Kelvin Sung" w:date="2021-05-19T18:33:00Z">
          <w:pPr>
            <w:pStyle w:val="BodyTextFirst"/>
          </w:pPr>
        </w:pPrChange>
      </w:pPr>
      <w:ins w:id="343" w:author="Kelvin Sung" w:date="2021-05-19T18:33:00Z">
        <w:r>
          <w:t xml:space="preserve">    </w:t>
        </w:r>
        <w:r w:rsidRPr="005E0F56">
          <w:rPr>
            <w:rStyle w:val="CodeBold"/>
            <w:rFonts w:hint="eastAsia"/>
            <w:rPrChange w:id="344"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Fonts w:hint="eastAsia"/>
          <w:rPrChange w:id="346" w:author="Kelvin Sung" w:date="2021-05-19T18:34:00Z">
            <w:rPr>
              <w:ins w:id="347" w:author="Kelvin Sung" w:date="2021-05-19T18:33:00Z"/>
              <w:rFonts w:hint="eastAsia"/>
            </w:rPr>
          </w:rPrChange>
        </w:rPr>
        <w:pPrChange w:id="348" w:author="Kelvin Sung" w:date="2021-05-19T18:33:00Z">
          <w:pPr>
            <w:pStyle w:val="BodyTextFirst"/>
          </w:pPr>
        </w:pPrChange>
      </w:pPr>
      <w:ins w:id="349" w:author="Kelvin Sung" w:date="2021-05-19T18:33:00Z">
        <w:r>
          <w:t xml:space="preserve">    </w:t>
        </w:r>
        <w:r w:rsidRPr="005E0F56">
          <w:rPr>
            <w:rStyle w:val="CodeBold"/>
            <w:rFonts w:hint="eastAsia"/>
            <w:rPrChange w:id="350" w:author="Kelvin Sung" w:date="2021-05-19T18:34:00Z">
              <w:rPr>
                <w:rFonts w:hint="eastAsia"/>
              </w:rPr>
            </w:rPrChange>
          </w:rPr>
          <w:t>getGlobalAmbientIntensity, setGlobalAmbientIntensity</w:t>
        </w:r>
      </w:ins>
    </w:p>
    <w:p w14:paraId="4D504CED" w14:textId="043ACA83" w:rsidR="005E0F56" w:rsidRDefault="005E0F56">
      <w:pPr>
        <w:pStyle w:val="Code"/>
        <w:rPr>
          <w:ins w:id="351" w:author="Kelvin Sung" w:date="2021-05-19T18:32:00Z"/>
          <w:rFonts w:hint="eastAsia"/>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Fonts w:hint="eastAsia"/>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Fonts w:hint="eastAsia"/>
            <w:rPrChange w:id="361" w:author="Kelvin Sung" w:date="2021-05-19T18:21:00Z">
              <w:rPr>
                <w:rFonts w:hint="eastAsia"/>
              </w:rPr>
            </w:rPrChange>
          </w:rPr>
          <w:t>simple_</w:t>
        </w:r>
        <w:proofErr w:type="gramStart"/>
        <w:r w:rsidR="00066CA0" w:rsidRPr="00066CA0">
          <w:rPr>
            <w:rStyle w:val="CodeInline"/>
            <w:rFonts w:hint="eastAsia"/>
            <w:rPrChange w:id="362" w:author="Kelvin Sung" w:date="2021-05-19T18:21:00Z">
              <w:rPr>
                <w:rFonts w:hint="eastAsia"/>
              </w:rPr>
            </w:rPrChange>
          </w:rPr>
          <w:t>fs.glsl</w:t>
        </w:r>
        <w:proofErr w:type="spellEnd"/>
        <w:proofErr w:type="gramEnd"/>
        <w:r w:rsidR="00066CA0">
          <w:t xml:space="preserve"> is referenced by the </w:t>
        </w:r>
        <w:r w:rsidR="00066CA0" w:rsidRPr="00066CA0">
          <w:rPr>
            <w:rStyle w:val="CodeInline"/>
            <w:rFonts w:hint="eastAsia"/>
            <w:rPrChange w:id="363" w:author="Kelvin Sung" w:date="2021-05-19T18:21:00Z">
              <w:rPr>
                <w:rFonts w:hint="eastAsia"/>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Fonts w:hint="eastAsia"/>
            <w:rPrChange w:id="367" w:author="Kelvin Sung" w:date="2021-05-19T18:21:00Z">
              <w:rPr>
                <w:rFonts w:hint="eastAsia"/>
              </w:rPr>
            </w:rPrChange>
          </w:rPr>
          <w:t>texture_fs.glsl</w:t>
        </w:r>
        <w:proofErr w:type="spellEnd"/>
        <w:r w:rsidR="00066CA0">
          <w:t xml:space="preserve"> is referenced by the </w:t>
        </w:r>
        <w:proofErr w:type="spellStart"/>
        <w:r w:rsidR="00066CA0" w:rsidRPr="00066CA0">
          <w:rPr>
            <w:rStyle w:val="CodeInline"/>
            <w:rFonts w:hint="eastAsia"/>
            <w:rPrChange w:id="368" w:author="Kelvin Sung" w:date="2021-05-19T18:21:00Z">
              <w:rPr>
                <w:rFonts w:hint="eastAsia"/>
              </w:rPr>
            </w:rPrChange>
          </w:rPr>
          <w:t>TextureShader</w:t>
        </w:r>
        <w:proofErr w:type="spellEnd"/>
        <w:r w:rsidR="00066CA0">
          <w:t xml:space="preserve"> class. Since </w:t>
        </w:r>
      </w:ins>
      <w:proofErr w:type="spellStart"/>
      <w:ins w:id="369" w:author="Kelvin Sung" w:date="2021-05-19T18:22:00Z">
        <w:r w:rsidR="00066CA0" w:rsidRPr="00066CA0">
          <w:rPr>
            <w:rStyle w:val="CodeInline"/>
            <w:rFonts w:hint="eastAsia"/>
            <w:rPrChange w:id="370" w:author="Kelvin Sung" w:date="2021-05-19T18:22:00Z">
              <w:rPr>
                <w:rFonts w:hint="eastAsia"/>
              </w:rPr>
            </w:rPrChange>
          </w:rPr>
          <w:t>TextureShader</w:t>
        </w:r>
        <w:proofErr w:type="spellEnd"/>
        <w:r w:rsidR="00066CA0">
          <w:t xml:space="preserve"> is a subclass of </w:t>
        </w:r>
        <w:r w:rsidR="00066CA0" w:rsidRPr="00066CA0">
          <w:rPr>
            <w:rStyle w:val="CodeInline"/>
            <w:rFonts w:hint="eastAsia"/>
            <w:rPrChange w:id="371" w:author="Kelvin Sung" w:date="2021-05-19T18:22:00Z">
              <w:rPr>
                <w:rFonts w:hint="eastAsia"/>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Fonts w:hint="eastAsia"/>
            <w:rPrChange w:id="374" w:author="Kelvin Sung" w:date="2021-05-19T18:23:00Z">
              <w:rPr>
                <w:rFonts w:hint="eastAsia"/>
              </w:rPr>
            </w:rPrChange>
          </w:rPr>
          <w:t>texture_</w:t>
        </w:r>
        <w:proofErr w:type="gramStart"/>
        <w:r w:rsidR="00066CA0" w:rsidRPr="00066CA0">
          <w:rPr>
            <w:rStyle w:val="CodeInline"/>
            <w:rFonts w:hint="eastAsia"/>
            <w:rPrChange w:id="375" w:author="Kelvin Sung" w:date="2021-05-19T18:23:00Z">
              <w:rPr>
                <w:rFonts w:hint="eastAsia"/>
              </w:rPr>
            </w:rPrChange>
          </w:rPr>
          <w:t>fs.glsl</w:t>
        </w:r>
        <w:proofErr w:type="spellEnd"/>
        <w:proofErr w:type="gramEnd"/>
        <w:r w:rsidR="00066CA0">
          <w:t xml:space="preserve"> will be supported with appropriate </w:t>
        </w:r>
        <w:r w:rsidR="00066CA0" w:rsidRPr="00066CA0">
          <w:rPr>
            <w:rStyle w:val="CodeInline"/>
            <w:rFonts w:hint="eastAsia"/>
            <w:rPrChange w:id="376" w:author="Kelvin Sung" w:date="2021-05-19T18:23:00Z">
              <w:rPr>
                <w:rFonts w:hint="eastAsia"/>
              </w:rPr>
            </w:rPrChange>
          </w:rPr>
          <w:t>SimpleShader</w:t>
        </w:r>
      </w:ins>
      <w:ins w:id="377" w:author="Kelvin Sung" w:date="2021-05-19T18:39:00Z">
        <w:r w:rsidR="00F13B77">
          <w:t xml:space="preserve">, super class of </w:t>
        </w:r>
        <w:proofErr w:type="spellStart"/>
        <w:r w:rsidR="00F13B77" w:rsidRPr="00F13B77">
          <w:rPr>
            <w:rStyle w:val="CodeInline"/>
            <w:rFonts w:hint="eastAsia"/>
            <w:rPrChange w:id="378" w:author="Kelvin Sung" w:date="2021-05-19T18:39:00Z">
              <w:rPr>
                <w:rFonts w:hint="eastAsia"/>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Fonts w:hint="eastAsia"/>
            <w:rPrChange w:id="383" w:author="Kelvin Sung" w:date="2021-05-19T18:41:00Z">
              <w:rPr>
                <w:rFonts w:hint="eastAsia"/>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Fonts w:hint="eastAsia"/>
            <w:rPrChange w:id="424" w:author="Kelvin Sung" w:date="2021-05-19T18:47:00Z">
              <w:rPr>
                <w:rFonts w:hint="eastAsia"/>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Fonts w:hint="eastAsia"/>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5" w:author="Kelvin Sung" w:date="2021-05-19T18:49:00Z"/>
          <w:rFonts w:hint="eastAsia"/>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Fonts w:hint="eastAsia"/>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Fonts w:hint="eastAsia"/>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Fonts w:hint="eastAsia"/>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rFonts w:hint="eastAsia"/>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Fonts w:hint="eastAsia"/>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Fonts w:hint="eastAsia"/>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rFonts w:hint="eastAsia"/>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Fonts w:hint="eastAsia"/>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Fonts w:hint="eastAsia"/>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Fonts w:hint="eastAsia"/>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Fonts w:hint="eastAsia"/>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rFonts w:hint="eastAsia"/>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Fonts w:hint="eastAsia"/>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Fonts w:hint="eastAsia"/>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Fonts w:hint="eastAsia"/>
        </w:rPr>
      </w:pPr>
    </w:p>
    <w:p w14:paraId="4F2D1731" w14:textId="41FA0B0E" w:rsidR="00BD6D71" w:rsidDel="00A476D9" w:rsidRDefault="00BD6D71" w:rsidP="00BD6D71">
      <w:pPr>
        <w:pStyle w:val="Code"/>
        <w:rPr>
          <w:del w:id="512" w:author="Kelvin Sung" w:date="2021-05-19T18:54:00Z"/>
          <w:rFonts w:hint="eastAsia"/>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Fonts w:hint="eastAsia"/>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Fonts w:hint="eastAsia"/>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Fonts w:hint="eastAsia"/>
        </w:rPr>
      </w:pPr>
      <w:ins w:id="526" w:author="Kelvin Sung" w:date="2021-05-19T19:19:00Z">
        <w:r>
          <w:t xml:space="preserve">You can now define the </w:t>
        </w:r>
        <w:proofErr w:type="spellStart"/>
        <w:r w:rsidRPr="002A45D1">
          <w:rPr>
            <w:rStyle w:val="CodeInline"/>
            <w:rFonts w:hint="eastAsia"/>
            <w:rPrChange w:id="527" w:author="Kelvin Sung" w:date="2021-05-19T19:19:00Z">
              <w:rPr>
                <w:rFonts w:hint="eastAsia"/>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Fonts w:hint="eastAsia"/>
            <w:rPrChange w:id="532" w:author="Kelvin Sung" w:date="2021-05-19T19:14:00Z">
              <w:rPr>
                <w:rFonts w:hint="eastAsia"/>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Fonts w:hint="eastAsia"/>
            <w:rPrChange w:id="540" w:author="Kelvin Sung" w:date="2021-05-19T19:21:00Z">
              <w:rPr>
                <w:rFonts w:hint="eastAsia"/>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Fonts w:hint="eastAsia"/>
            <w:rPrChange w:id="546" w:author="Kelvin Sung" w:date="2021-05-20T05:32:00Z">
              <w:rPr>
                <w:rFonts w:hint="eastAsia"/>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Fonts w:hint="eastAsia"/>
            <w:rPrChange w:id="549" w:author="Kelvin Sung" w:date="2021-05-19T19:17:00Z">
              <w:rPr>
                <w:rFonts w:hint="eastAsia"/>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Fonts w:hint="eastAsia"/>
            <w:rPrChange w:id="566" w:author="Kelvin Sung" w:date="2021-05-20T05:35:00Z">
              <w:rPr>
                <w:rFonts w:hint="eastAsia"/>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Fonts w:hint="eastAsia"/>
            <w:rPrChange w:id="570" w:author="Kelvin Sung" w:date="2021-05-20T05:35:00Z">
              <w:rPr>
                <w:rFonts w:hint="eastAsia"/>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Fonts w:hint="eastAsia"/>
            <w:rPrChange w:id="573" w:author="Kelvin Sung" w:date="2021-05-20T05:35:00Z">
              <w:rPr>
                <w:rFonts w:hint="eastAsia"/>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Fonts w:hint="eastAsia"/>
            <w:rPrChange w:id="578" w:author="Kelvin Sung" w:date="2021-05-19T19:18:00Z">
              <w:rPr>
                <w:rFonts w:hint="eastAsia"/>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Fonts w:hint="eastAsia"/>
            <w:rPrChange w:id="581"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2" w:author="Kelvin Sung" w:date="2021-05-20T05:37:00Z"/>
          <w:rFonts w:hint="eastAsia"/>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rPr>
          <w:rFonts w:hint="eastAsia"/>
        </w:r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Fonts w:hint="eastAsia"/>
            <w:rPrChange w:id="593" w:author="Kelvin Sung" w:date="2021-05-20T05:39:00Z">
              <w:rPr>
                <w:rFonts w:hint="eastAsia"/>
              </w:rPr>
            </w:rPrChange>
          </w:rPr>
          <w:t>MyGame</w:t>
        </w:r>
        <w:proofErr w:type="spellEnd"/>
        <w:r w:rsidR="00BE40D3">
          <w:t xml:space="preserve"> class access file in </w:t>
        </w:r>
        <w:proofErr w:type="spellStart"/>
        <w:r w:rsidR="00BE40D3" w:rsidRPr="00BE40D3">
          <w:rPr>
            <w:rStyle w:val="CodeInline"/>
            <w:rFonts w:hint="eastAsia"/>
            <w:rPrChange w:id="594" w:author="Kelvin Sung" w:date="2021-05-20T05:39:00Z">
              <w:rPr>
                <w:rFonts w:hint="eastAsia"/>
              </w:rPr>
            </w:rPrChange>
          </w:rPr>
          <w:t>src</w:t>
        </w:r>
        <w:proofErr w:type="spellEnd"/>
        <w:r w:rsidR="00BE40D3" w:rsidRPr="00BE40D3">
          <w:rPr>
            <w:rStyle w:val="CodeInline"/>
            <w:rFonts w:hint="eastAsia"/>
            <w:rPrChange w:id="595" w:author="Kelvin Sung" w:date="2021-05-20T05:39:00Z">
              <w:rPr>
                <w:rFonts w:hint="eastAsia"/>
              </w:rPr>
            </w:rPrChange>
          </w:rPr>
          <w:t>/</w:t>
        </w:r>
        <w:proofErr w:type="spellStart"/>
        <w:r w:rsidR="00BE40D3" w:rsidRPr="00BE40D3">
          <w:rPr>
            <w:rStyle w:val="CodeInline"/>
            <w:rFonts w:hint="eastAsia"/>
            <w:rPrChange w:id="596" w:author="Kelvin Sung" w:date="2021-05-20T05:39:00Z">
              <w:rPr>
                <w:rFonts w:hint="eastAsia"/>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Fonts w:hint="eastAsia"/>
            <w:rPrChange w:id="599" w:author="Kelvin Sung" w:date="2021-05-20T05:40:00Z">
              <w:rPr>
                <w:rFonts w:hint="eastAsia"/>
              </w:rPr>
            </w:rPrChange>
          </w:rPr>
          <w:t>MyGame</w:t>
        </w:r>
        <w:proofErr w:type="spellEnd"/>
        <w:r w:rsidR="00BE40D3">
          <w:t xml:space="preserve"> functionality should be imported from the basic class implementation file, </w:t>
        </w:r>
        <w:r w:rsidR="00BE40D3" w:rsidRPr="00BE40D3">
          <w:rPr>
            <w:rStyle w:val="CodeInline"/>
            <w:rFonts w:hint="eastAsia"/>
            <w:rPrChange w:id="600" w:author="Kelvin Sung" w:date="2021-05-20T05:40:00Z">
              <w:rPr>
                <w:rFonts w:hint="eastAsia"/>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Fonts w:hint="eastAsia"/>
            <w:rPrChange w:id="602" w:author="Kelvin Sung" w:date="2021-05-20T05:42:00Z">
              <w:rPr>
                <w:rFonts w:hint="eastAsia"/>
              </w:rPr>
            </w:rPrChange>
          </w:rPr>
          <w:t>MyGame</w:t>
        </w:r>
        <w:proofErr w:type="spellEnd"/>
        <w:r w:rsidR="00743170">
          <w:t xml:space="preserve"> class, it is convenient to define the webpage </w:t>
        </w:r>
        <w:proofErr w:type="gramStart"/>
        <w:r w:rsidR="00743170" w:rsidRPr="00743170">
          <w:rPr>
            <w:rStyle w:val="CodeInline"/>
            <w:rFonts w:hint="eastAsia"/>
            <w:rPrChange w:id="603" w:author="Kelvin Sung" w:date="2021-05-20T05:41:00Z">
              <w:rPr>
                <w:rFonts w:hint="eastAsia"/>
              </w:rPr>
            </w:rPrChange>
          </w:rPr>
          <w:t>onload(</w:t>
        </w:r>
        <w:proofErr w:type="gramEnd"/>
        <w:r w:rsidR="00743170" w:rsidRPr="00743170">
          <w:rPr>
            <w:rStyle w:val="CodeInline"/>
            <w:rFonts w:hint="eastAsia"/>
            <w:rPrChange w:id="604" w:author="Kelvin Sung" w:date="2021-05-20T05:41:00Z">
              <w:rPr>
                <w:rFonts w:hint="eastAsia"/>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Fonts w:hint="eastAsia"/>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Fonts w:hint="eastAsia"/>
            <w:rPrChange w:id="616" w:author="Kelvin Sung" w:date="2021-05-20T05:47:00Z">
              <w:rPr>
                <w:rFonts w:hint="eastAsia"/>
              </w:rPr>
            </w:rPrChange>
          </w:rPr>
          <w:t>index.js</w:t>
        </w:r>
        <w:r w:rsidR="00743170">
          <w:t xml:space="preserve">, and from </w:t>
        </w:r>
        <w:r w:rsidR="00743170" w:rsidRPr="00743170">
          <w:rPr>
            <w:rStyle w:val="CodeInline"/>
            <w:rFonts w:hint="eastAsia"/>
            <w:rPrChange w:id="617" w:author="Kelvin Sung" w:date="2021-05-20T05:47:00Z">
              <w:rPr>
                <w:rFonts w:hint="eastAsia"/>
              </w:rPr>
            </w:rPrChange>
          </w:rPr>
          <w:t>Hero</w:t>
        </w:r>
        <w:r w:rsidR="00743170">
          <w:t xml:space="preserve"> and </w:t>
        </w:r>
        <w:r w:rsidR="00743170" w:rsidRPr="00743170">
          <w:rPr>
            <w:rStyle w:val="CodeInline"/>
            <w:rFonts w:hint="eastAsia"/>
            <w:rPrChange w:id="618" w:author="Kelvin Sung" w:date="2021-05-20T05:47:00Z">
              <w:rPr>
                <w:rFonts w:hint="eastAsia"/>
              </w:rPr>
            </w:rPrChange>
          </w:rPr>
          <w:t>Minion</w:t>
        </w:r>
      </w:ins>
      <w:ins w:id="619" w:author="Kelvin Sung" w:date="2021-05-20T05:46:00Z">
        <w:r w:rsidR="00743170">
          <w:t xml:space="preserve">, and remember to export the </w:t>
        </w:r>
        <w:proofErr w:type="spellStart"/>
        <w:r w:rsidR="00743170" w:rsidRPr="00743170">
          <w:rPr>
            <w:rStyle w:val="CodeInline"/>
            <w:rFonts w:hint="eastAsia"/>
            <w:rPrChange w:id="620" w:author="Kelvin Sung" w:date="2021-05-20T05:47:00Z">
              <w:rPr>
                <w:rFonts w:hint="eastAsia"/>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Fonts w:hint="eastAsia"/>
            <w:rPrChange w:id="627" w:author="Kelvin Sung" w:date="2021-05-20T05:43:00Z">
              <w:rPr>
                <w:rStyle w:val="BodyTextFirstChar"/>
                <w:rFonts w:hint="eastAsia"/>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Fonts w:hint="eastAsia"/>
            <w:rPrChange w:id="632" w:author="Kelvin Sung" w:date="2021-05-20T05:49:00Z">
              <w:rPr>
                <w:rFonts w:hint="eastAsia"/>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38"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3"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4"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Fonts w:hint="eastAsia"/>
            <w:rPrChange w:id="661" w:author="Kelvin Sung" w:date="2021-05-20T05:57:00Z">
              <w:rPr>
                <w:rFonts w:hint="eastAsia"/>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Fonts w:hint="eastAsia"/>
            <w:rPrChange w:id="664" w:author="Kelvin Sung" w:date="2021-05-20T05:57:00Z">
              <w:rPr>
                <w:rFonts w:hint="eastAsia"/>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rPr>
          <w:rFonts w:hint="eastAsia"/>
        </w:rPr>
      </w:pPr>
      <w:del w:id="672"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Fonts w:hint="eastAsia"/>
        </w:rPr>
      </w:pPr>
    </w:p>
    <w:p w14:paraId="191A2CF9" w14:textId="426035F2" w:rsidR="0072479E" w:rsidRDefault="008A142F" w:rsidP="0072479E">
      <w:pPr>
        <w:pStyle w:val="Code"/>
        <w:rPr>
          <w:rFonts w:hint="eastAsia"/>
        </w:rPr>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Fonts w:hint="eastAsia"/>
          <w:rPrChange w:id="716" w:author="Kelvin Sung" w:date="2021-05-20T06:04:00Z">
            <w:rPr>
              <w:rFonts w:hint="eastAsia"/>
            </w:rPr>
          </w:rPrChange>
        </w:rPr>
        <w:t>draw</w:t>
      </w:r>
      <w:ins w:id="717" w:author="Kelvin Sung" w:date="2021-05-20T05:53:00Z">
        <w:r w:rsidR="00720E36" w:rsidRPr="008A142F">
          <w:rPr>
            <w:rStyle w:val="CodeInline"/>
            <w:rFonts w:hint="eastAsia"/>
            <w:rPrChange w:id="718" w:author="Kelvin Sung" w:date="2021-05-20T06:04:00Z">
              <w:rPr>
                <w:rFonts w:hint="eastAsia"/>
              </w:rPr>
            </w:rPrChange>
          </w:rPr>
          <w:t>(</w:t>
        </w:r>
        <w:proofErr w:type="gramEnd"/>
        <w:r w:rsidR="00720E36" w:rsidRPr="008A142F">
          <w:rPr>
            <w:rStyle w:val="CodeInline"/>
            <w:rFonts w:hint="eastAsia"/>
            <w:rPrChange w:id="719" w:author="Kelvin Sung" w:date="2021-05-20T06:04:00Z">
              <w:rPr>
                <w:rFonts w:hint="eastAsia"/>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Fonts w:hint="eastAsia"/>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Fonts w:hint="eastAsia"/>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Fonts w:hint="eastAsia"/>
        </w:rPr>
      </w:pPr>
    </w:p>
    <w:p w14:paraId="305C4D93" w14:textId="4499E3FF" w:rsidR="0072479E" w:rsidDel="008A142F" w:rsidRDefault="0072479E">
      <w:pPr>
        <w:pStyle w:val="Code"/>
        <w:rPr>
          <w:del w:id="732" w:author="Kelvin Sung" w:date="2021-05-20T06:01:00Z"/>
          <w:rFonts w:hint="eastAsia"/>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Fonts w:hint="eastAsia"/>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Fonts w:hint="eastAsia"/>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Fonts w:hint="eastAsia"/>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Fonts w:hint="eastAsia"/>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Fonts w:hint="eastAsia"/>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Fonts w:hint="eastAsia"/>
        </w:rPr>
      </w:pPr>
    </w:p>
    <w:p w14:paraId="0CD40CD6" w14:textId="129E0953" w:rsidR="0072479E" w:rsidRDefault="0072479E" w:rsidP="0072479E">
      <w:pPr>
        <w:pStyle w:val="Code"/>
        <w:rPr>
          <w:rFonts w:hint="eastAsia"/>
        </w:rPr>
      </w:pPr>
      <w:del w:id="745"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rPr>
          <w:rFonts w:hint="eastAsia"/>
        </w:rPr>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Fonts w:hint="eastAsia"/>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Fonts w:hint="eastAsia"/>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Fonts w:hint="eastAsia"/>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Fonts w:hint="eastAsia"/>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Fonts w:hint="eastAsia"/>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Fonts w:hint="eastAsia"/>
        </w:rPr>
      </w:pPr>
    </w:p>
    <w:p w14:paraId="3BCE794D" w14:textId="77777777" w:rsidR="008A142F" w:rsidRDefault="008A142F" w:rsidP="008A142F">
      <w:pPr>
        <w:pStyle w:val="Code"/>
        <w:rPr>
          <w:ins w:id="779" w:author="Kelvin Sung" w:date="2021-05-20T06:01:00Z"/>
          <w:rFonts w:hint="eastAsia"/>
        </w:rPr>
      </w:pPr>
    </w:p>
    <w:p w14:paraId="5DFC4A56" w14:textId="3416D85D" w:rsidR="0072479E" w:rsidRDefault="00EE5274" w:rsidP="0072479E">
      <w:pPr>
        <w:pStyle w:val="Code"/>
        <w:rPr>
          <w:rFonts w:hint="eastAsia"/>
        </w:rPr>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rPr>
          <w:rFonts w:hint="eastAsia"/>
        </w:rPr>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5" w:author="Kelvin Sung" w:date="2021-05-20T06:30:00Z">
        <w:r w:rsidRPr="00F90E78" w:rsidDel="00F90E78">
          <w:rPr>
            <w:rStyle w:val="CodeInline"/>
            <w:rFonts w:hint="eastAsia"/>
            <w:rPrChange w:id="786" w:author="Kelvin Sung" w:date="2021-05-20T06:31:00Z">
              <w:rPr>
                <w:rFonts w:hint="eastAsia"/>
              </w:rPr>
            </w:rPrChange>
          </w:rPr>
          <w:delText xml:space="preserve">following </w:delText>
        </w:r>
      </w:del>
      <w:r w:rsidRPr="00F90E78">
        <w:rPr>
          <w:rStyle w:val="CodeInline"/>
          <w:rFonts w:hint="eastAsia"/>
          <w:rPrChange w:id="787" w:author="Kelvin Sung" w:date="2021-05-20T06:31:00Z">
            <w:rPr>
              <w:rFonts w:hint="eastAsia"/>
            </w:rPr>
          </w:rPrChange>
        </w:rPr>
        <w:t>update</w:t>
      </w:r>
      <w:ins w:id="788" w:author="Kelvin Sung" w:date="2021-05-20T06:30:00Z">
        <w:r w:rsidR="00F90E78" w:rsidRPr="00F90E78">
          <w:rPr>
            <w:rStyle w:val="CodeInline"/>
            <w:rFonts w:hint="eastAsia"/>
            <w:rPrChange w:id="789" w:author="Kelvin Sung" w:date="2021-05-20T06:31:00Z">
              <w:rPr>
                <w:rFonts w:hint="eastAsia"/>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Fonts w:hint="eastAsia"/>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Fonts w:hint="eastAsia"/>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Fonts w:hint="eastAsia"/>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Fonts w:hint="eastAsia"/>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Fonts w:hint="eastAsia"/>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Fonts w:hint="eastAsia"/>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Fonts w:hint="eastAsia"/>
        </w:rPr>
      </w:pPr>
    </w:p>
    <w:p w14:paraId="0AF6D760" w14:textId="0ADE6A8B" w:rsidR="0072479E" w:rsidRPr="0072479E" w:rsidDel="00F90E78" w:rsidRDefault="0072479E" w:rsidP="0072479E">
      <w:pPr>
        <w:pStyle w:val="Code"/>
        <w:rPr>
          <w:del w:id="846" w:author="Kelvin Sung" w:date="2021-05-20T06:37:00Z"/>
          <w:rFonts w:hint="eastAsia"/>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49" w:author="Kelvin Sung" w:date="2021-05-20T06:37:00Z"/>
          <w:rFonts w:hint="eastAsia"/>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Fonts w:hint="eastAsia"/>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rPr>
          <w:rFonts w:hint="eastAsia"/>
        </w:rPr>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Fonts w:hint="eastAsia"/>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Fonts w:hint="eastAsia"/>
            <w:rPrChange w:id="928" w:author="Kelvin Sung" w:date="2021-05-20T07:01:00Z">
              <w:rPr>
                <w:rFonts w:hint="eastAsia"/>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Fonts w:hint="eastAsia"/>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Fonts w:hint="eastAsia"/>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Fonts w:hint="eastAsia"/>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Fonts w:hint="eastAsia"/>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Fonts w:hint="eastAsia"/>
          <w:rPrChange w:id="1022" w:author="Kelvin Sung" w:date="2021-05-20T07:51:00Z">
            <w:rPr>
              <w:rFonts w:hint="eastAsia"/>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rPr>
          <w:rFonts w:hint="eastAsia"/>
        </w:rPr>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Fonts w:hint="eastAsia"/>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Fonts w:hint="eastAsia"/>
        </w:rPr>
      </w:pPr>
      <w:ins w:id="1063" w:author="Kelvin Sung" w:date="2021-05-20T08:31:00Z">
        <w:r>
          <w:t xml:space="preserve">Refer to </w:t>
        </w:r>
        <w:proofErr w:type="spellStart"/>
        <w:r w:rsidRPr="00AD1B74">
          <w:rPr>
            <w:rStyle w:val="CodeInline"/>
            <w:rFonts w:hint="eastAsia"/>
            <w:rPrChange w:id="1064" w:author="Kelvin Sung" w:date="2021-05-20T08:31:00Z">
              <w:rPr>
                <w:rFonts w:hint="eastAsia"/>
              </w:rPr>
            </w:rPrChange>
          </w:rPr>
          <w:t>texture_</w:t>
        </w:r>
        <w:proofErr w:type="gramStart"/>
        <w:r w:rsidRPr="00AD1B74">
          <w:rPr>
            <w:rStyle w:val="CodeInline"/>
            <w:rFonts w:hint="eastAsia"/>
            <w:rPrChange w:id="1065" w:author="Kelvin Sung" w:date="2021-05-20T08:31:00Z">
              <w:rPr>
                <w:rFonts w:hint="eastAsia"/>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Fonts w:hint="eastAsia"/>
            <w:rPrChange w:id="1076" w:author="Kelvin Sung" w:date="2021-05-20T09:25:00Z">
              <w:rPr>
                <w:rFonts w:hint="eastAsia"/>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Fonts w:hint="eastAsia"/>
            <w:rPrChange w:id="1081" w:author="Kelvin Sung" w:date="2021-05-20T09:23:00Z">
              <w:rPr>
                <w:rFonts w:hint="eastAsia"/>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Fonts w:hint="eastAsia"/>
            <w:rPrChange w:id="1084" w:author="Kelvin Sung" w:date="2021-05-20T09:28:00Z">
              <w:rPr>
                <w:rFonts w:hint="eastAsia"/>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Fonts w:hint="eastAsia"/>
            <w:rPrChange w:id="1089" w:author="Kelvin Sung" w:date="2021-05-20T09:24:00Z">
              <w:rPr>
                <w:rFonts w:hint="eastAsia"/>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Fonts w:hint="eastAsia"/>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Fonts w:hint="eastAsia"/>
        </w:rPr>
        <w:pPrChange w:id="1100" w:author="Kelvin Sung" w:date="2021-05-20T09:30:00Z">
          <w:pPr>
            <w:pStyle w:val="NumList"/>
          </w:pPr>
        </w:pPrChange>
      </w:pPr>
    </w:p>
    <w:p w14:paraId="42A019BA" w14:textId="77777777" w:rsidR="0040105A" w:rsidRDefault="0040105A">
      <w:pPr>
        <w:pStyle w:val="Code"/>
        <w:rPr>
          <w:ins w:id="1101" w:author="Kelvin Sung" w:date="2021-05-20T09:30:00Z"/>
          <w:rFonts w:hint="eastAsia"/>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Fonts w:hint="eastAsia"/>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Fonts w:hint="eastAsia"/>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Fonts w:hint="eastAsia"/>
        </w:rPr>
        <w:pPrChange w:id="1111" w:author="Kelvin Sung" w:date="2021-05-20T09:30:00Z">
          <w:pPr>
            <w:pStyle w:val="NumList"/>
          </w:pPr>
        </w:pPrChange>
      </w:pPr>
    </w:p>
    <w:p w14:paraId="0F4616FE" w14:textId="77777777" w:rsidR="0040105A" w:rsidRDefault="0040105A">
      <w:pPr>
        <w:pStyle w:val="Code"/>
        <w:rPr>
          <w:ins w:id="1112" w:author="Kelvin Sung" w:date="2021-05-20T09:30:00Z"/>
          <w:rFonts w:hint="eastAsia"/>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Fonts w:hint="eastAsia"/>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Fonts w:hint="eastAsia"/>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Fonts w:hint="eastAsia"/>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Fonts w:hint="eastAsia"/>
        </w:rPr>
        <w:pPrChange w:id="1125" w:author="Kelvin Sung" w:date="2021-05-20T09:30:00Z">
          <w:pPr>
            <w:pStyle w:val="NumList"/>
          </w:pPr>
        </w:pPrChange>
      </w:pPr>
    </w:p>
    <w:p w14:paraId="71001702" w14:textId="77777777" w:rsidR="0040105A" w:rsidRDefault="0040105A">
      <w:pPr>
        <w:pStyle w:val="Code"/>
        <w:rPr>
          <w:ins w:id="1126" w:author="Kelvin Sung" w:date="2021-05-20T09:30:00Z"/>
          <w:rFonts w:hint="eastAsia"/>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Fonts w:hint="eastAsia"/>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Fonts w:hint="eastAsia"/>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Fonts w:hint="eastAsia"/>
        </w:rPr>
      </w:pPr>
    </w:p>
    <w:p w14:paraId="78FA172F" w14:textId="2D586647" w:rsidR="0040105A" w:rsidRDefault="0040105A">
      <w:pPr>
        <w:pStyle w:val="Code"/>
        <w:rPr>
          <w:ins w:id="1135" w:author="Kelvin Sung" w:date="2021-05-20T09:22:00Z"/>
          <w:rFonts w:hint="eastAsia"/>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Fonts w:hint="eastAsia"/>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Fonts w:hint="eastAsia"/>
        </w:rPr>
      </w:pPr>
    </w:p>
    <w:p w14:paraId="1479DA21" w14:textId="56CA8C48" w:rsidR="00253D5C" w:rsidDel="0040105A" w:rsidRDefault="00253D5C" w:rsidP="00253D5C">
      <w:pPr>
        <w:pStyle w:val="Code"/>
        <w:rPr>
          <w:del w:id="1157" w:author="Kelvin Sung" w:date="2021-05-20T09:30:00Z"/>
          <w:rFonts w:hint="eastAsia"/>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Fonts w:hint="eastAsia"/>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Fonts w:hint="eastAsia"/>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Fonts w:hint="eastAsia"/>
        </w:rPr>
      </w:pPr>
    </w:p>
    <w:p w14:paraId="1FDD98C3" w14:textId="719076D6" w:rsidR="00253D5C" w:rsidDel="0040105A" w:rsidRDefault="00253D5C" w:rsidP="00253D5C">
      <w:pPr>
        <w:pStyle w:val="Code"/>
        <w:rPr>
          <w:del w:id="1164" w:author="Kelvin Sung" w:date="2021-05-20T09:30:00Z"/>
          <w:rFonts w:hint="eastAsia"/>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Fonts w:hint="eastAsia"/>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Fonts w:hint="eastAsia"/>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Fonts w:hint="eastAsia"/>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Fonts w:hint="eastAsia"/>
        </w:rPr>
      </w:pPr>
    </w:p>
    <w:p w14:paraId="6F079C85" w14:textId="218D2877" w:rsidR="00253D5C" w:rsidDel="0040105A" w:rsidRDefault="00253D5C" w:rsidP="00253D5C">
      <w:pPr>
        <w:pStyle w:val="Code"/>
        <w:rPr>
          <w:del w:id="1173" w:author="Kelvin Sung" w:date="2021-05-20T09:30:00Z"/>
          <w:moveFrom w:id="1174" w:author="Kelvin Sung" w:date="2021-05-20T09:30:00Z"/>
          <w:rFonts w:hint="eastAsia"/>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Fonts w:hint="eastAsia"/>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Fonts w:hint="eastAsia"/>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Fonts w:hint="eastAsia"/>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Fonts w:hint="eastAsia"/>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Fonts w:hint="eastAsia"/>
        </w:rPr>
      </w:pPr>
    </w:p>
    <w:p w14:paraId="3B58341F" w14:textId="634C69A5" w:rsidR="00253D5C" w:rsidDel="0040105A" w:rsidRDefault="00253D5C" w:rsidP="00253D5C">
      <w:pPr>
        <w:pStyle w:val="Code"/>
        <w:rPr>
          <w:del w:id="1195" w:author="Kelvin Sung" w:date="2021-05-20T09:30:00Z"/>
          <w:rFonts w:hint="eastAsia"/>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Fonts w:hint="eastAsia"/>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Fonts w:hint="eastAsia"/>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Fonts w:hint="eastAsia"/>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Fonts w:hint="eastAsia"/>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Fonts w:hint="eastAsia"/>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Fonts w:hint="eastAsia"/>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rPr>
          <w:rFonts w:hint="eastAsia"/>
        </w:rPr>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rPr>
          <w:rFonts w:hint="eastAsia"/>
        </w:rPr>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2"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299" w:author="Kelvin Sung" w:date="2021-05-22T08:08:00Z"/>
          <w:rFonts w:hint="eastAsia"/>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Fonts w:hint="eastAsia"/>
            <w:rPrChange w:id="1304"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Fonts w:hint="eastAsia"/>
            <w:rPrChange w:id="1317" w:author="Kelvin Sung" w:date="2021-05-20T17:20:00Z">
              <w:rPr>
                <w:rFonts w:hint="eastAsia"/>
                <w:noProof/>
              </w:rPr>
            </w:rPrChange>
          </w:rPr>
          <w:t>lig</w:t>
        </w:r>
      </w:ins>
      <w:ins w:id="1318" w:author="Kelvin Sung" w:date="2021-05-20T17:20:00Z">
        <w:r w:rsidR="00BF42F8" w:rsidRPr="00BF42F8">
          <w:rPr>
            <w:rStyle w:val="CodeInline"/>
            <w:rFonts w:hint="eastAsia"/>
            <w:rPrChange w:id="1319" w:author="Kelvin Sung" w:date="2021-05-20T17:20:00Z">
              <w:rPr>
                <w:rFonts w:hint="eastAsia"/>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Fonts w:hint="eastAsia"/>
            <w:rPrChange w:id="1326" w:author="Kelvin Sung" w:date="2021-05-20T17:17:00Z">
              <w:rPr>
                <w:rFonts w:hint="eastAsia"/>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Fonts w:hint="eastAsia"/>
            <w:rPrChange w:id="1341" w:author="Kelvin Sung" w:date="2021-05-20T17:22:00Z">
              <w:rPr>
                <w:rFonts w:hint="eastAsia"/>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Fonts w:hint="eastAsia"/>
            <w:rPrChange w:id="1346" w:author="Kelvin Sung" w:date="2021-05-20T17:25:00Z">
              <w:rPr>
                <w:rFonts w:hint="eastAsia"/>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rFonts w:hint="eastAsia"/>
            <w:b/>
            <w:noProof/>
            <w:rPrChange w:id="1348" w:author="Kelvin Sung" w:date="2021-05-20T17:25:00Z">
              <w:rPr>
                <w:rFonts w:hint="eastAsia"/>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Fonts w:hint="eastAsia"/>
            <w:rPrChange w:id="1352" w:author="Kelvin Sung" w:date="2021-05-20T17:26:00Z">
              <w:rPr>
                <w:rFonts w:hint="eastAsia"/>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Fonts w:hint="eastAsia"/>
            <w:rPrChange w:id="1357" w:author="Kelvin Sung" w:date="2021-05-20T17:29:00Z">
              <w:rPr>
                <w:rFonts w:hint="eastAsia"/>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59"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1"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rPr>
          <w:rFonts w:hint="eastAsia"/>
        </w:rPr>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76"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Fonts w:hint="eastAsia"/>
            <w:rPrChange w:id="1382" w:author="Kelvin Sung" w:date="2021-05-20T17:32:00Z">
              <w:rPr>
                <w:rFonts w:hint="eastAsia"/>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Fonts w:hint="eastAsia"/>
            <w:rPrChange w:id="1391" w:author="Kelvin Sung" w:date="2021-05-20T17:34:00Z">
              <w:rPr>
                <w:rFonts w:hint="eastAsia"/>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rPr>
          <w:rFonts w:hint="eastAsia"/>
        </w:rPr>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09"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0" w:author="Kelvin Sung" w:date="2021-05-20T17:34:00Z">
        <w:r w:rsidR="00562F29">
          <w:rPr>
            <w:noProof/>
          </w:rPr>
          <w:t xml:space="preserve">the </w:t>
        </w:r>
        <w:r w:rsidR="00562F29" w:rsidRPr="00562F29">
          <w:rPr>
            <w:rStyle w:val="CodeInline"/>
            <w:rFonts w:hint="eastAsia"/>
            <w:rPrChange w:id="1411" w:author="Kelvin Sung" w:date="2021-05-20T17:34:00Z">
              <w:rPr>
                <w:rFonts w:hint="eastAsia"/>
                <w:noProof/>
              </w:rPr>
            </w:rPrChange>
          </w:rPr>
          <w:t>_</w:t>
        </w:r>
        <w:proofErr w:type="spellStart"/>
        <w:proofErr w:type="gramStart"/>
        <w:r w:rsidR="00562F29" w:rsidRPr="00562F29">
          <w:rPr>
            <w:rStyle w:val="CodeInline"/>
            <w:rFonts w:hint="eastAsia"/>
            <w:rPrChange w:id="1412" w:author="Kelvin Sung" w:date="2021-05-20T17:34:00Z">
              <w:rPr>
                <w:rFonts w:hint="eastAsia"/>
                <w:noProof/>
              </w:rPr>
            </w:rPrChange>
          </w:rPr>
          <w:t>loadToShader</w:t>
        </w:r>
        <w:proofErr w:type="spellEnd"/>
        <w:r w:rsidR="00562F29" w:rsidRPr="00562F29">
          <w:rPr>
            <w:rStyle w:val="CodeInline"/>
            <w:rFonts w:hint="eastAsia"/>
            <w:rPrChange w:id="1413" w:author="Kelvin Sung" w:date="2021-05-20T17:34:00Z">
              <w:rPr>
                <w:rFonts w:hint="eastAsia"/>
                <w:noProof/>
              </w:rPr>
            </w:rPrChange>
          </w:rPr>
          <w:t>(</w:t>
        </w:r>
        <w:proofErr w:type="gramEnd"/>
        <w:r w:rsidR="00562F29" w:rsidRPr="00562F29">
          <w:rPr>
            <w:rStyle w:val="CodeInline"/>
            <w:rFonts w:hint="eastAsia"/>
            <w:rPrChange w:id="1414" w:author="Kelvin Sung" w:date="2021-05-20T17:34:00Z">
              <w:rPr>
                <w:rFonts w:hint="eastAsia"/>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Fonts w:hint="eastAsia"/>
            <w:rPrChange w:id="1436" w:author="Kelvin Sung" w:date="2021-05-20T17:40:00Z">
              <w:rPr>
                <w:rFonts w:hint="eastAsia"/>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39"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rPr>
          <w:rFonts w:hint="eastAsia"/>
        </w:rPr>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Fonts w:hint="eastAsia"/>
            <w:rPrChange w:id="1479" w:author="Kelvin Sung" w:date="2021-05-20T17:44:00Z">
              <w:rPr>
                <w:rFonts w:hint="eastAsia"/>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Fonts w:hint="eastAsia"/>
            <w:rPrChange w:id="1483" w:author="Kelvin Sung" w:date="2021-05-20T17:46:00Z">
              <w:rPr>
                <w:rFonts w:hint="eastAsia"/>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Fonts w:hint="eastAsia"/>
            <w:rPrChange w:id="1512" w:author="Kelvin Sung" w:date="2021-05-22T06:54:00Z">
              <w:rPr>
                <w:rFonts w:hint="eastAsia"/>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Fonts w:hint="eastAsia"/>
            <w:rPrChange w:id="1516" w:author="Kelvin Sung" w:date="2021-05-20T17:51:00Z">
              <w:rPr>
                <w:rFonts w:hint="eastAsia"/>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Fonts w:hint="eastAsia"/>
            <w:rPrChange w:id="1522" w:author="Kelvin Sung" w:date="2021-05-20T17:51:00Z">
              <w:rPr>
                <w:rFonts w:hint="eastAsia"/>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25"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rFonts w:hint="eastAsia"/>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Fonts w:hint="eastAsia"/>
            <w:rPrChange w:id="1533" w:author="Kelvin Sung" w:date="2021-05-20T17:52:00Z">
              <w:rPr>
                <w:rFonts w:hint="eastAsia"/>
                <w:noProof/>
              </w:rPr>
            </w:rPrChange>
          </w:rPr>
          <w:t>draw(</w:t>
        </w:r>
        <w:proofErr w:type="gramEnd"/>
        <w:r w:rsidR="0059027C" w:rsidRPr="0059027C">
          <w:rPr>
            <w:rStyle w:val="CodeInline"/>
            <w:rFonts w:hint="eastAsia"/>
            <w:rPrChange w:id="1534" w:author="Kelvin Sung" w:date="2021-05-20T17:52:00Z">
              <w:rPr>
                <w:rFonts w:hint="eastAsia"/>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rFonts w:hint="eastAsia"/>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Fonts w:hint="eastAsia"/>
        </w:rPr>
      </w:pPr>
      <w:r>
        <w:t>draw(camera) {</w:t>
      </w:r>
    </w:p>
    <w:p w14:paraId="1A9821C0" w14:textId="77777777" w:rsidR="00FD1138" w:rsidRDefault="000C429E" w:rsidP="000C429E">
      <w:pPr>
        <w:pStyle w:val="Code"/>
        <w:rPr>
          <w:ins w:id="1541" w:author="Kelvin Sung" w:date="2021-05-20T17:56:00Z"/>
          <w:rFonts w:hint="eastAsia"/>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4" w:author="Kelvin Sung" w:date="2021-05-20T17:56:00Z"/>
          <w:rFonts w:hint="eastAsia"/>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Fonts w:hint="eastAsia"/>
        </w:rPr>
      </w:pPr>
      <w:r>
        <w:t xml:space="preserve">    super.draw(camera);</w:t>
      </w:r>
    </w:p>
    <w:p w14:paraId="14A5B974" w14:textId="77777777" w:rsidR="00FD1138" w:rsidRDefault="000C429E" w:rsidP="000C429E">
      <w:pPr>
        <w:pStyle w:val="Code"/>
        <w:rPr>
          <w:ins w:id="1547" w:author="Kelvin Sung" w:date="2021-05-20T17:56:00Z"/>
          <w:rFonts w:hint="eastAsia"/>
        </w:rPr>
      </w:pPr>
      <w:del w:id="1548"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49" w:author="Kelvin Sung" w:date="2021-05-20T17:57:00Z"/>
          <w:rFonts w:hint="eastAsia"/>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rFonts w:hint="eastAsia"/>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Fonts w:hint="eastAsia"/>
        </w:rPr>
      </w:pPr>
      <w:r>
        <w:t>getLight() {</w:t>
      </w:r>
    </w:p>
    <w:p w14:paraId="49AD4AFF" w14:textId="00B390AF" w:rsidR="000C429E" w:rsidDel="001D7721" w:rsidRDefault="000C429E" w:rsidP="000C429E">
      <w:pPr>
        <w:pStyle w:val="Code"/>
        <w:rPr>
          <w:del w:id="1555" w:author="Kelvin Sung" w:date="2021-05-20T17:57:00Z"/>
          <w:rFonts w:hint="eastAsia"/>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Fonts w:hint="eastAsia"/>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Fonts w:hint="eastAsia"/>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Fonts w:hint="eastAsia"/>
        </w:rPr>
      </w:pPr>
      <w:r>
        <w:t>addLight(l) {</w:t>
      </w:r>
    </w:p>
    <w:p w14:paraId="1E558D76" w14:textId="36CD8FA5" w:rsidR="000C429E" w:rsidDel="001D7721" w:rsidRDefault="000C429E" w:rsidP="000C429E">
      <w:pPr>
        <w:pStyle w:val="Code"/>
        <w:rPr>
          <w:del w:id="1564" w:author="Kelvin Sung" w:date="2021-05-20T17:57:00Z"/>
          <w:rFonts w:hint="eastAsia"/>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Fonts w:hint="eastAsia"/>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Fonts w:hint="eastAsia"/>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rFonts w:hint="eastAsia"/>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Fonts w:hint="eastAsia"/>
            <w:rPrChange w:id="1583" w:author="Kelvin Sung" w:date="2021-05-22T07:02:00Z">
              <w:rPr>
                <w:rFonts w:hint="eastAsia"/>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Fonts w:hint="eastAsia"/>
            <w:rPrChange w:id="1596" w:author="Kelvin Sung" w:date="2021-05-22T07:05:00Z">
              <w:rPr>
                <w:rFonts w:hint="eastAsia"/>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Fonts w:hint="eastAsia"/>
            <w:rPrChange w:id="1599" w:author="Kelvin Sung" w:date="2021-05-22T07:08:00Z">
              <w:rPr>
                <w:rFonts w:hint="eastAsia"/>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Fonts w:hint="eastAsia"/>
            <w:rPrChange w:id="1607" w:author="Kelvin Sung" w:date="2021-05-22T07:13:00Z">
              <w:rPr>
                <w:rFonts w:hint="eastAsia"/>
                <w:noProof/>
              </w:rPr>
            </w:rPrChange>
          </w:rPr>
          <w:t>src</w:t>
        </w:r>
        <w:proofErr w:type="spellEnd"/>
        <w:r w:rsidR="00277DA7" w:rsidRPr="00277DA7">
          <w:rPr>
            <w:rStyle w:val="CodeInline"/>
            <w:rFonts w:hint="eastAsia"/>
            <w:rPrChange w:id="1608" w:author="Kelvin Sung" w:date="2021-05-22T07:13:00Z">
              <w:rPr>
                <w:rFonts w:hint="eastAsia"/>
                <w:noProof/>
              </w:rPr>
            </w:rPrChange>
          </w:rPr>
          <w:t>/engine/</w:t>
        </w:r>
      </w:ins>
      <w:ins w:id="1609" w:author="Kelvin Sung" w:date="2021-05-22T07:08:00Z">
        <w:r w:rsidRPr="00277DA7">
          <w:rPr>
            <w:rStyle w:val="CodeInline"/>
            <w:rFonts w:hint="eastAsia"/>
            <w:rPrChange w:id="1610" w:author="Kelvin Sung" w:date="2021-05-22T07:11:00Z">
              <w:rPr>
                <w:rFonts w:hint="eastAsia"/>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rFonts w:hint="eastAsia"/>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Fonts w:hint="eastAsia"/>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4" w:author="Kelvin Sung" w:date="2021-05-22T07:19:00Z"/>
          <w:rFonts w:hint="eastAsia"/>
        </w:rPr>
      </w:pPr>
    </w:p>
    <w:p w14:paraId="06E63393" w14:textId="275F076D" w:rsidR="000F0939" w:rsidDel="00271BCC" w:rsidRDefault="000F0939" w:rsidP="000F0939">
      <w:pPr>
        <w:pStyle w:val="Code"/>
        <w:rPr>
          <w:del w:id="1635" w:author="Kelvin Sung" w:date="2021-05-22T07:18:00Z"/>
          <w:rFonts w:hint="eastAsia"/>
        </w:rPr>
      </w:pPr>
      <w:del w:id="1636"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2"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rFonts w:hint="eastAsia"/>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Fonts w:hint="eastAsia"/>
        </w:rPr>
      </w:pPr>
      <w:r>
        <w:t>constructor(wcCenter, wcWidth, viewportArray, bound) {</w:t>
      </w:r>
    </w:p>
    <w:p w14:paraId="1CDF3FBB" w14:textId="77777777" w:rsidR="001D7721" w:rsidRDefault="006C3116" w:rsidP="006C3116">
      <w:pPr>
        <w:pStyle w:val="Code"/>
        <w:rPr>
          <w:ins w:id="1666" w:author="Kelvin Sung" w:date="2021-05-20T17:58:00Z"/>
          <w:rFonts w:hint="eastAsia"/>
        </w:rPr>
      </w:pPr>
      <w:del w:id="1667"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68"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Fonts w:hint="eastAsia"/>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Fonts w:hint="eastAsia"/>
        </w:rPr>
      </w:pPr>
    </w:p>
    <w:p w14:paraId="763D8D49" w14:textId="77777777" w:rsidR="001D7721" w:rsidRDefault="006C3116" w:rsidP="006C3116">
      <w:pPr>
        <w:pStyle w:val="Code"/>
        <w:rPr>
          <w:ins w:id="1672" w:author="Kelvin Sung" w:date="2021-05-20T17:58:00Z"/>
          <w:rFonts w:hint="eastAsia"/>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hint="eastAsia"/>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hint="eastAsia"/>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hint="eastAsia"/>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hint="eastAsia"/>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hint="eastAsia"/>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hint="eastAsia"/>
        </w:rPr>
      </w:pPr>
      <w:del w:id="1694"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5" w:author="Kelvin Sung" w:date="2021-05-20T17:58:00Z"/>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Fonts w:hint="eastAsia"/>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Fonts w:hint="eastAsia"/>
        </w:rPr>
      </w:pPr>
      <w:r>
        <w:t>setViewAndCameraMatrix() {</w:t>
      </w:r>
    </w:p>
    <w:p w14:paraId="3B73D2A5" w14:textId="77777777" w:rsidR="001D7721" w:rsidRDefault="006C3116" w:rsidP="006C3116">
      <w:pPr>
        <w:pStyle w:val="Code"/>
        <w:rPr>
          <w:ins w:id="1699" w:author="Kelvin Sung" w:date="2021-05-20T17:58:00Z"/>
          <w:rFonts w:hint="eastAsia"/>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Fonts w:hint="eastAsia"/>
        </w:rPr>
      </w:pPr>
    </w:p>
    <w:p w14:paraId="0B4C2043" w14:textId="77777777" w:rsidR="001D7721" w:rsidRDefault="006C3116" w:rsidP="006C3116">
      <w:pPr>
        <w:pStyle w:val="Code"/>
        <w:rPr>
          <w:ins w:id="1702" w:author="Kelvin Sung" w:date="2021-05-20T17:58:00Z"/>
          <w:rFonts w:hint="eastAsia"/>
        </w:rPr>
      </w:pPr>
      <w:del w:id="1703"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Fonts w:hint="eastAsia"/>
        </w:rPr>
      </w:pPr>
    </w:p>
    <w:p w14:paraId="45D7E4B9" w14:textId="77777777" w:rsidR="001D7721" w:rsidRDefault="006C3116" w:rsidP="006C3116">
      <w:pPr>
        <w:pStyle w:val="Code"/>
        <w:rPr>
          <w:ins w:id="1705" w:author="Kelvin Sung" w:date="2021-05-20T17:58:00Z"/>
          <w:rFonts w:hint="eastAsia"/>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Fonts w:hint="eastAsia"/>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Fonts w:hint="eastAsia"/>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Fonts w:hint="eastAsia"/>
        </w:rPr>
      </w:pPr>
      <w:r>
        <w:t xml:space="preserve">    </w:t>
      </w:r>
    </w:p>
    <w:p w14:paraId="41B8546A" w14:textId="77777777" w:rsidR="001D7721" w:rsidRDefault="006C3116" w:rsidP="006C3116">
      <w:pPr>
        <w:pStyle w:val="Code"/>
        <w:rPr>
          <w:ins w:id="1714" w:author="Kelvin Sung" w:date="2021-05-20T17:58:00Z"/>
          <w:rFonts w:hint="eastAsia"/>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rPr>
          <w:rFonts w:hint="eastAsia"/>
        </w:rPr>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Fonts w:hint="eastAsia"/>
            <w:rPrChange w:id="1733" w:author="Kelvin Sung" w:date="2021-05-22T07:53:00Z">
              <w:rPr>
                <w:rFonts w:hint="eastAsia"/>
              </w:rPr>
            </w:rPrChange>
          </w:rPr>
          <w:t>camera_input.js</w:t>
        </w:r>
      </w:ins>
      <w:ins w:id="1734" w:author="Kelvin Sung" w:date="2021-05-22T07:53:00Z">
        <w:r w:rsidR="003721DC">
          <w:t xml:space="preserve"> such that you can continue to add new functionality to the </w:t>
        </w:r>
        <w:r w:rsidR="003721DC" w:rsidRPr="003721DC">
          <w:rPr>
            <w:rStyle w:val="CodeInline"/>
            <w:rFonts w:hint="eastAsia"/>
            <w:rPrChange w:id="1735" w:author="Kelvin Sung" w:date="2021-05-22T07:53:00Z">
              <w:rPr>
                <w:rFonts w:hint="eastAsia"/>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1" w:author="Kelvin Sung" w:date="2021-05-22T07:56:00Z"/>
          <w:rFonts w:hint="eastAsia"/>
        </w:rPr>
      </w:pPr>
      <w:ins w:id="1742" w:author="Kelvin Sung" w:date="2021-05-22T07:57:00Z">
        <w:r>
          <w:t xml:space="preserve">Define </w:t>
        </w:r>
      </w:ins>
    </w:p>
    <w:p w14:paraId="6D48594D" w14:textId="675F9388" w:rsidR="00E83F44" w:rsidRDefault="00E83F44">
      <w:pPr>
        <w:pStyle w:val="NumList"/>
        <w:rPr>
          <w:rFonts w:hint="eastAsia"/>
        </w:rPr>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Fonts w:hint="eastAsia"/>
            <w:rPrChange w:id="1745"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46" w:author="Kelvin Sung" w:date="2021-05-22T07:56:00Z"/>
          <w:rFonts w:hint="eastAsia"/>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Fonts w:hint="eastAsia"/>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4"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Fonts w:hint="eastAsia"/>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Fonts w:hint="eastAsia"/>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Fonts w:hint="eastAsia"/>
        </w:rPr>
      </w:pPr>
      <w:r w:rsidRPr="001C7191">
        <w:t>constructor(spriteTexture) {</w:t>
      </w:r>
    </w:p>
    <w:p w14:paraId="3028EE83" w14:textId="77777777" w:rsidR="001D7721" w:rsidRDefault="001C7191" w:rsidP="001C7191">
      <w:pPr>
        <w:pStyle w:val="Code"/>
        <w:rPr>
          <w:ins w:id="1779" w:author="Kelvin Sung" w:date="2021-05-20T17:59:00Z"/>
          <w:rFonts w:hint="eastAsia"/>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Fonts w:hint="eastAsia"/>
        </w:rPr>
      </w:pPr>
      <w:r w:rsidRPr="001C7191">
        <w:t xml:space="preserve">    super(null);</w:t>
      </w:r>
    </w:p>
    <w:p w14:paraId="05A57C3B" w14:textId="77777777" w:rsidR="001D7721" w:rsidRDefault="001C7191" w:rsidP="001C7191">
      <w:pPr>
        <w:pStyle w:val="Code"/>
        <w:rPr>
          <w:ins w:id="1782" w:author="Kelvin Sung" w:date="2021-05-20T17:59:00Z"/>
          <w:rFonts w:hint="eastAsia"/>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Fonts w:hint="eastAsia"/>
        </w:rPr>
      </w:pPr>
      <w:r w:rsidRPr="001C7191">
        <w:t xml:space="preserve">    this.kDelta = 0.3;</w:t>
      </w:r>
    </w:p>
    <w:p w14:paraId="29D1E3C5" w14:textId="77777777" w:rsidR="001D7721" w:rsidRDefault="001C7191" w:rsidP="001C7191">
      <w:pPr>
        <w:pStyle w:val="Code"/>
        <w:rPr>
          <w:ins w:id="1785" w:author="Kelvin Sung" w:date="2021-05-20T17:59:00Z"/>
          <w:rFonts w:hint="eastAsia"/>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Fonts w:hint="eastAsia"/>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Fonts w:hint="eastAsia"/>
        </w:rPr>
      </w:pPr>
      <w:r>
        <w:t xml:space="preserve">    …</w:t>
      </w:r>
    </w:p>
    <w:p w14:paraId="6B6E086A" w14:textId="631C2780" w:rsidR="001D7721" w:rsidRDefault="001C7191" w:rsidP="001C7191">
      <w:pPr>
        <w:pStyle w:val="Code"/>
        <w:rPr>
          <w:ins w:id="1791" w:author="Kelvin Sung" w:date="2021-05-20T17:59:00Z"/>
          <w:rFonts w:hint="eastAsia"/>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Fonts w:hint="eastAsia"/>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Fonts w:hint="eastAsia"/>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Fonts w:hint="eastAsia"/>
        </w:rPr>
      </w:pPr>
      <w:r>
        <w:t>constructor(spriteTexture, atX, atY) {</w:t>
      </w:r>
    </w:p>
    <w:p w14:paraId="764851AF" w14:textId="77777777" w:rsidR="001D7721" w:rsidRDefault="001C7191" w:rsidP="001C7191">
      <w:pPr>
        <w:pStyle w:val="Code"/>
        <w:rPr>
          <w:ins w:id="1804" w:author="Kelvin Sung" w:date="2021-05-20T17:59:00Z"/>
          <w:rFonts w:hint="eastAsia"/>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Fonts w:hint="eastAsia"/>
        </w:rPr>
      </w:pPr>
      <w:r>
        <w:t xml:space="preserve">    super(null);</w:t>
      </w:r>
    </w:p>
    <w:p w14:paraId="4F029225" w14:textId="77777777" w:rsidR="001D7721" w:rsidRDefault="001C7191" w:rsidP="001C7191">
      <w:pPr>
        <w:pStyle w:val="Code"/>
        <w:rPr>
          <w:ins w:id="1807" w:author="Kelvin Sung" w:date="2021-05-20T17:59:00Z"/>
          <w:rFonts w:hint="eastAsia"/>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Fonts w:hint="eastAsia"/>
        </w:rPr>
      </w:pPr>
      <w:r>
        <w:t xml:space="preserve">    this.kDelta = 0.2;</w:t>
      </w:r>
    </w:p>
    <w:p w14:paraId="46AF6829" w14:textId="77777777" w:rsidR="001D7721" w:rsidRDefault="001C7191" w:rsidP="001C7191">
      <w:pPr>
        <w:pStyle w:val="Code"/>
        <w:rPr>
          <w:ins w:id="1810" w:author="Kelvin Sung" w:date="2021-05-20T17:59:00Z"/>
          <w:rFonts w:hint="eastAsia"/>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Fonts w:hint="eastAsia"/>
        </w:rPr>
      </w:pPr>
      <w:r>
        <w:t xml:space="preserve">    this.mRenderComponent = new engine.</w:t>
      </w:r>
      <w:r w:rsidRPr="002C6DC9">
        <w:rPr>
          <w:rStyle w:val="CodeBold"/>
          <w:rFonts w:hint="eastAsia"/>
          <w:rPrChange w:id="1813" w:author="Kelvin Sung" w:date="2021-05-22T08:12:00Z">
            <w:rPr>
              <w:rFonts w:hint="eastAsia"/>
            </w:rPr>
          </w:rPrChange>
        </w:rPr>
        <w:t>LightRenderable</w:t>
      </w:r>
      <w:r>
        <w:t>(spriteTexture);</w:t>
      </w:r>
    </w:p>
    <w:p w14:paraId="6352202E" w14:textId="77777777" w:rsidR="001D7721" w:rsidRDefault="001C7191" w:rsidP="001C7191">
      <w:pPr>
        <w:pStyle w:val="Code"/>
        <w:rPr>
          <w:ins w:id="1814" w:author="Kelvin Sung" w:date="2021-05-20T17:59:00Z"/>
          <w:rFonts w:hint="eastAsia"/>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Fonts w:hint="eastAsia"/>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Fonts w:hint="eastAsia"/>
        </w:rPr>
      </w:pPr>
      <w:del w:id="1819"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rFonts w:hint="eastAsia"/>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Fonts w:hint="eastAsia"/>
            <w:rPrChange w:id="1843" w:author="Kelvin Sung" w:date="2021-05-22T08:27:00Z">
              <w:rPr>
                <w:rFonts w:hint="eastAsia"/>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Fonts w:hint="eastAsia"/>
            <w:rPrChange w:id="1847" w:author="Kelvin Sung" w:date="2021-05-22T08:28:00Z">
              <w:rPr>
                <w:rFonts w:hint="eastAsia"/>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Fonts w:hint="eastAsia"/>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rPr>
          <w:rFonts w:hint="eastAsia"/>
        </w:rPr>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Fonts w:hint="eastAsia"/>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Fonts w:hint="eastAsia"/>
            <w:rPrChange w:id="1897" w:author="Kelvin Sung" w:date="2021-05-22T09:42:00Z">
              <w:rPr>
                <w:rFonts w:hint="eastAsia"/>
              </w:rPr>
            </w:rPrChange>
          </w:rPr>
          <w:delText>l</w:delText>
        </w:r>
      </w:del>
      <w:del w:id="1898" w:author="Kelvin Sung" w:date="2021-05-22T09:52:00Z">
        <w:r w:rsidR="009F697C" w:rsidRPr="002D3734" w:rsidDel="00726DED">
          <w:rPr>
            <w:rStyle w:val="CodeInline"/>
            <w:rFonts w:hint="eastAsia"/>
            <w:rPrChange w:id="1899" w:author="Kelvin Sung" w:date="2021-05-22T09:42:00Z">
              <w:rPr>
                <w:rFonts w:hint="eastAsia"/>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Fonts w:hint="eastAsia"/>
            <w:rPrChange w:id="1922" w:author="Kelvin Sung" w:date="2021-05-22T09:54:00Z">
              <w:rPr>
                <w:rFonts w:hint="eastAsia"/>
              </w:rPr>
            </w:rPrChange>
          </w:rPr>
          <w:delText xml:space="preserve">value </w:delText>
        </w:r>
      </w:del>
      <w:ins w:id="1923" w:author="Kelvin Sung" w:date="2021-05-22T09:53:00Z">
        <w:r w:rsidR="00DF4CB9" w:rsidRPr="00A333AF">
          <w:rPr>
            <w:rStyle w:val="CodeInline"/>
            <w:rFonts w:hint="eastAsia"/>
            <w:rPrChange w:id="1924" w:author="Kelvin Sung" w:date="2021-05-22T09:54:00Z">
              <w:rPr>
                <w:rFonts w:hint="eastAsia"/>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Fonts w:hint="eastAsia"/>
            <w:rPrChange w:id="1932"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Fonts w:hint="eastAsia"/>
            <w:rPrChange w:id="1934" w:author="Kelvin Sung" w:date="2021-05-22T09:55:00Z">
              <w:rPr>
                <w:rFonts w:hint="eastAsia"/>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Fonts w:hint="eastAsia"/>
        </w:rPr>
      </w:pPr>
      <w:r>
        <w:t>vec4 LightEffect(Light lgt)</w:t>
      </w:r>
    </w:p>
    <w:p w14:paraId="424E6A7E" w14:textId="40F39303" w:rsidR="00F87CA5" w:rsidRDefault="00810F60" w:rsidP="00F87CA5">
      <w:pPr>
        <w:pStyle w:val="Code"/>
        <w:rPr>
          <w:rFonts w:hint="eastAsia"/>
        </w:rPr>
      </w:pPr>
      <w:ins w:id="1938"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1" w:author="Kelvin Sung" w:date="2021-05-22T09:58:00Z"/>
          <w:rFonts w:hint="eastAsia"/>
        </w:rPr>
      </w:pPr>
    </w:p>
    <w:p w14:paraId="7B57A9B3" w14:textId="2E7C19D8" w:rsidR="003B61A0" w:rsidRDefault="003B61A0" w:rsidP="00F87CA5">
      <w:pPr>
        <w:pStyle w:val="Code"/>
        <w:rPr>
          <w:rFonts w:hint="eastAsia"/>
        </w:rPr>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Fonts w:hint="eastAsia"/>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Fonts w:hint="eastAsia"/>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Fonts w:hint="eastAsia"/>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Fonts w:hint="eastAsia"/>
        </w:rPr>
      </w:pPr>
    </w:p>
    <w:p w14:paraId="30305F53" w14:textId="0A0372ED"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Fonts w:hint="eastAsia"/>
            <w:rPrChange w:id="1975" w:author="Kelvin Sung" w:date="2021-05-22T10:24:00Z">
              <w:rPr>
                <w:rFonts w:hint="eastAsia"/>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0" w:author="Kelvin Sung" w:date="2021-05-22T10:25:00Z">
            <w:rPr>
              <w:rStyle w:val="CodeInline"/>
              <w:rFonts w:hint="eastAsia"/>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Fonts w:hint="eastAsia"/>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Fonts w:hint="eastAsia"/>
        </w:rPr>
      </w:pPr>
      <w:r>
        <w:t>constructor() {</w:t>
      </w:r>
    </w:p>
    <w:p w14:paraId="68D0B250" w14:textId="77777777" w:rsidR="001D7721" w:rsidRDefault="00F87CA5" w:rsidP="00F87CA5">
      <w:pPr>
        <w:pStyle w:val="Code"/>
        <w:rPr>
          <w:ins w:id="1988" w:author="Kelvin Sung" w:date="2021-05-20T17:59:00Z"/>
          <w:rFonts w:hint="eastAsia"/>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1" w:author="Kelvin Sung" w:date="2021-05-20T17:59:00Z"/>
          <w:rFonts w:hint="eastAsia"/>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4" w:author="Kelvin Sung" w:date="2021-05-20T17:59:00Z"/>
          <w:rFonts w:hint="eastAsia"/>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Fonts w:hint="eastAsia"/>
        </w:rPr>
      </w:pPr>
      <w:r>
        <w:t xml:space="preserve">    this.mIsOn = true;</w:t>
      </w:r>
    </w:p>
    <w:p w14:paraId="213A95D1" w14:textId="77777777" w:rsidR="001D7721" w:rsidRDefault="00F87CA5" w:rsidP="00F87CA5">
      <w:pPr>
        <w:pStyle w:val="Code"/>
        <w:rPr>
          <w:ins w:id="2009" w:author="Kelvin Sung" w:date="2021-05-20T17:59:00Z"/>
          <w:rFonts w:hint="eastAsia"/>
        </w:rPr>
      </w:pPr>
      <w:del w:id="2010"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1" w:author="Kelvin Sung" w:date="2021-05-20T17:59:00Z"/>
          <w:rFonts w:hint="eastAsia"/>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Fonts w:hint="eastAsia"/>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Fonts w:hint="eastAsia"/>
        </w:rPr>
      </w:pPr>
      <w:r>
        <w:t>setNear(n) { this.mNear = n; }</w:t>
      </w:r>
    </w:p>
    <w:p w14:paraId="6F3F2C21" w14:textId="77777777" w:rsidR="001D7721" w:rsidRDefault="00F87CA5" w:rsidP="00F87CA5">
      <w:pPr>
        <w:pStyle w:val="Code"/>
        <w:rPr>
          <w:ins w:id="2018" w:author="Kelvin Sung" w:date="2021-05-20T17:59:00Z"/>
          <w:rFonts w:hint="eastAsia"/>
        </w:rPr>
      </w:pPr>
      <w:del w:id="2019"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0" w:author="Kelvin Sung" w:date="2021-05-20T17:59:00Z"/>
          <w:rFonts w:hint="eastAsia"/>
        </w:rPr>
      </w:pPr>
    </w:p>
    <w:p w14:paraId="10286E1C" w14:textId="77777777" w:rsidR="001D7721" w:rsidRDefault="00F87CA5" w:rsidP="00F87CA5">
      <w:pPr>
        <w:pStyle w:val="Code"/>
        <w:rPr>
          <w:ins w:id="2021" w:author="Kelvin Sung" w:date="2021-05-20T17:59:00Z"/>
          <w:rFonts w:hint="eastAsia"/>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Fonts w:hint="eastAsia"/>
        </w:rPr>
      </w:pPr>
      <w:r>
        <w:t>setFar(f) { this.mFar = f; }</w:t>
      </w:r>
    </w:p>
    <w:p w14:paraId="6E9071FC" w14:textId="77777777" w:rsidR="001D7721" w:rsidRDefault="00F87CA5" w:rsidP="00F87CA5">
      <w:pPr>
        <w:pStyle w:val="Code"/>
        <w:rPr>
          <w:ins w:id="2024" w:author="Kelvin Sung" w:date="2021-05-20T17:59:00Z"/>
          <w:rFonts w:hint="eastAsia"/>
        </w:rPr>
      </w:pPr>
      <w:del w:id="2025"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26" w:author="Kelvin Sung" w:date="2021-05-20T17:59:00Z"/>
          <w:rFonts w:hint="eastAsia"/>
        </w:rPr>
      </w:pPr>
    </w:p>
    <w:p w14:paraId="027E0738" w14:textId="77777777" w:rsidR="001D7721" w:rsidRDefault="00F87CA5" w:rsidP="00F87CA5">
      <w:pPr>
        <w:pStyle w:val="Code"/>
        <w:rPr>
          <w:ins w:id="2027" w:author="Kelvin Sung" w:date="2021-05-20T17:59:00Z"/>
          <w:rFonts w:hint="eastAsia"/>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Fonts w:hint="eastAsia"/>
        </w:rPr>
      </w:pPr>
      <w:r>
        <w:t>setIntensity(i) { this.mIntensity = i; }</w:t>
      </w:r>
    </w:p>
    <w:p w14:paraId="54BBA309" w14:textId="77777777" w:rsidR="001D7721" w:rsidRDefault="00F87CA5" w:rsidP="00F87CA5">
      <w:pPr>
        <w:pStyle w:val="Code"/>
        <w:rPr>
          <w:ins w:id="2030" w:author="Kelvin Sung" w:date="2021-05-20T17:59:00Z"/>
          <w:rFonts w:hint="eastAsia"/>
        </w:rPr>
      </w:pPr>
      <w:del w:id="2031"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2" w:author="Kelvin Sung" w:date="2021-05-20T17:59:00Z"/>
          <w:rFonts w:hint="eastAsia"/>
        </w:rPr>
      </w:pPr>
    </w:p>
    <w:p w14:paraId="16138677" w14:textId="77777777" w:rsidR="001D7721" w:rsidRDefault="00F87CA5" w:rsidP="00F87CA5">
      <w:pPr>
        <w:pStyle w:val="Code"/>
        <w:rPr>
          <w:ins w:id="2033" w:author="Kelvin Sung" w:date="2021-05-20T17:59:00Z"/>
          <w:rFonts w:hint="eastAsia"/>
        </w:rPr>
      </w:pPr>
      <w:del w:id="2034"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rPr>
          <w:rFonts w:hint="eastAsia"/>
        </w:rPr>
      </w:pPr>
      <w:ins w:id="2039" w:author="Kelvin Sung" w:date="2021-05-22T10:27:00Z">
        <w:r>
          <w:t xml:space="preserve">You will define a </w:t>
        </w:r>
        <w:proofErr w:type="spellStart"/>
        <w:r w:rsidRPr="00B8741F">
          <w:rPr>
            <w:rStyle w:val="CodeInline"/>
            <w:rFonts w:hint="eastAsia"/>
            <w:rPrChange w:id="2040" w:author="Kelvin Sung" w:date="2021-05-22T10:27:00Z">
              <w:rPr>
                <w:rFonts w:hint="eastAsia"/>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Fonts w:hint="eastAsia"/>
            <w:rPrChange w:id="2043" w:author="Kelvin Sung" w:date="2021-05-22T10:27:00Z">
              <w:rPr>
                <w:rFonts w:hint="eastAsia"/>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Fonts w:hint="eastAsia"/>
            <w:rPrChange w:id="2053" w:author="Kelvin Sung" w:date="2021-05-22T10:28:00Z">
              <w:rPr>
                <w:rFonts w:hint="eastAsia"/>
              </w:rPr>
            </w:rPrChange>
          </w:rPr>
          <w:delText xml:space="preserve"> light</w:delText>
        </w:r>
      </w:del>
      <w:ins w:id="2054" w:author="Kelvin Sung" w:date="2021-05-22T10:28:00Z">
        <w:r w:rsidRPr="00B8741F">
          <w:rPr>
            <w:rStyle w:val="CodeInline"/>
            <w:rFonts w:hint="eastAsia"/>
            <w:rPrChange w:id="2055" w:author="Kelvin Sung" w:date="2021-05-22T10:28:00Z">
              <w:rPr>
                <w:rFonts w:hint="eastAsia"/>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Fonts w:hint="eastAsia"/>
        </w:rPr>
      </w:pPr>
      <w:r>
        <w:t xml:space="preserve">    constructor() {</w:t>
      </w:r>
    </w:p>
    <w:p w14:paraId="1062B877" w14:textId="067475AA" w:rsidR="00B24A37" w:rsidDel="00B8741F" w:rsidRDefault="00B24A37" w:rsidP="00B24A37">
      <w:pPr>
        <w:pStyle w:val="Code"/>
        <w:rPr>
          <w:del w:id="2063" w:author="Kelvin Sung" w:date="2021-05-22T10:29:00Z"/>
          <w:rFonts w:hint="eastAsia"/>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65"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66" w:author="Kelvin Sung" w:date="2021-05-22T10:29:00Z"/>
          <w:rFonts w:hint="eastAsia"/>
        </w:rPr>
      </w:pPr>
      <w:r>
        <w:t xml:space="preserve">    getLightAt(index) {</w:t>
      </w:r>
    </w:p>
    <w:p w14:paraId="0A965D06" w14:textId="2D996090" w:rsidR="00B24A37" w:rsidDel="00B8741F" w:rsidRDefault="00B24A37" w:rsidP="00B24A37">
      <w:pPr>
        <w:pStyle w:val="Code"/>
        <w:rPr>
          <w:del w:id="2067" w:author="Kelvin Sung" w:date="2021-05-22T10:29:00Z"/>
          <w:rFonts w:hint="eastAsia"/>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69"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0" w:author="Kelvin Sung" w:date="2021-05-22T10:29:00Z"/>
          <w:rFonts w:hint="eastAsia"/>
        </w:rPr>
      </w:pPr>
      <w:r>
        <w:t xml:space="preserve">    addToSet(light) {</w:t>
      </w:r>
    </w:p>
    <w:p w14:paraId="6610AA85" w14:textId="10D51E09" w:rsidR="00B24A37" w:rsidDel="00B8741F" w:rsidRDefault="00B24A37" w:rsidP="00B24A37">
      <w:pPr>
        <w:pStyle w:val="Code"/>
        <w:rPr>
          <w:del w:id="2071" w:author="Kelvin Sung" w:date="2021-05-22T10:29:00Z"/>
          <w:rFonts w:hint="eastAsia"/>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75" w:author="Kelvin Sung" w:date="2021-05-22T10:29:00Z"/>
          <w:rFonts w:hint="eastAsia"/>
        </w:rPr>
      </w:pPr>
    </w:p>
    <w:p w14:paraId="135D055D" w14:textId="72E4CA8C" w:rsidR="009F697C" w:rsidRDefault="00B24A37" w:rsidP="00B24A37">
      <w:pPr>
        <w:pStyle w:val="Code"/>
        <w:rPr>
          <w:ins w:id="2076" w:author="Kelvin Sung" w:date="2021-05-22T10:29:00Z"/>
          <w:rFonts w:hint="eastAsia"/>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rPr>
          <w:rFonts w:hint="eastAsia"/>
        </w:rPr>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Fonts w:hint="eastAsia"/>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07"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08"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Fonts w:hint="eastAsia"/>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Fonts w:hint="eastAsia"/>
            <w:rPrChange w:id="2112" w:author="Kelvin Sung" w:date="2021-05-22T10:39:00Z">
              <w:rPr>
                <w:rFonts w:hint="eastAsia"/>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Fonts w:hint="eastAsia"/>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Fonts w:hint="eastAsia"/>
        </w:rPr>
      </w:pPr>
      <w:r>
        <w:t>_setShaderReferences(aLightShader, index) {</w:t>
      </w:r>
    </w:p>
    <w:p w14:paraId="141CABD5" w14:textId="77777777" w:rsidR="001D7721" w:rsidRDefault="008C1580" w:rsidP="008C1580">
      <w:pPr>
        <w:pStyle w:val="Code"/>
        <w:rPr>
          <w:ins w:id="2116" w:author="Kelvin Sung" w:date="2021-05-20T18:00:00Z"/>
          <w:rFonts w:hint="eastAsia"/>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Fonts w:hint="eastAsia"/>
        </w:rPr>
      </w:pPr>
      <w:r>
        <w:t xml:space="preserve">    let gl = glSys.get();</w:t>
      </w:r>
    </w:p>
    <w:p w14:paraId="672E4B99" w14:textId="77777777" w:rsidR="001D7721" w:rsidRDefault="008C1580" w:rsidP="008C1580">
      <w:pPr>
        <w:pStyle w:val="Code"/>
        <w:rPr>
          <w:ins w:id="2119" w:author="Kelvin Sung" w:date="2021-05-20T18:00:00Z"/>
          <w:rFonts w:hint="eastAsia"/>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Fonts w:hint="eastAsia"/>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Fonts w:hint="eastAsia"/>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Fonts w:hint="eastAsia"/>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Fonts w:hint="eastAsia"/>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Fonts w:hint="eastAsia"/>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Fonts w:hint="eastAsia"/>
        </w:rPr>
      </w:pPr>
      <w:del w:id="2138"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39" w:author="Kelvin Sung" w:date="2021-05-20T18:00:00Z"/>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Fonts w:hint="eastAsia"/>
            <w:rPrChange w:id="2144" w:author="Kelvin Sung" w:date="2021-05-22T10:40:00Z">
              <w:rPr>
                <w:rFonts w:hint="eastAsia"/>
              </w:rPr>
            </w:rPrChange>
          </w:rPr>
          <w:delText xml:space="preserve">GLSL </w:delText>
        </w:r>
      </w:del>
      <w:proofErr w:type="spellStart"/>
      <w:ins w:id="2145" w:author="Kelvin Sung" w:date="2021-05-22T10:40:00Z">
        <w:r w:rsidR="00EA3C66" w:rsidRPr="00EA3C66">
          <w:rPr>
            <w:rStyle w:val="CodeInline"/>
            <w:rFonts w:hint="eastAsia"/>
            <w:rPrChange w:id="2146" w:author="Kelvin Sung" w:date="2021-05-22T10:40:00Z">
              <w:rPr>
                <w:rFonts w:hint="eastAsia"/>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Fonts w:hint="eastAsia"/>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Fonts w:hint="eastAsia"/>
        </w:rPr>
      </w:pPr>
      <w:r>
        <w:t>loadToShader(aCamera, aLight) {</w:t>
      </w:r>
    </w:p>
    <w:p w14:paraId="0A8DA1CC" w14:textId="77777777" w:rsidR="001D7721" w:rsidRDefault="008C1580" w:rsidP="008C1580">
      <w:pPr>
        <w:pStyle w:val="Code"/>
        <w:rPr>
          <w:ins w:id="2157" w:author="Kelvin Sung" w:date="2021-05-20T18:00:00Z"/>
          <w:rFonts w:hint="eastAsia"/>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Fonts w:hint="eastAsia"/>
        </w:rPr>
      </w:pPr>
      <w:r>
        <w:t xml:space="preserve">    let gl = glSys.get();</w:t>
      </w:r>
    </w:p>
    <w:p w14:paraId="449784AE" w14:textId="77777777" w:rsidR="001D7721" w:rsidRDefault="008C1580" w:rsidP="008C1580">
      <w:pPr>
        <w:pStyle w:val="Code"/>
        <w:rPr>
          <w:ins w:id="2160" w:author="Kelvin Sung" w:date="2021-05-20T18:00:00Z"/>
          <w:rFonts w:hint="eastAsia"/>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Fonts w:hint="eastAsia"/>
        </w:rPr>
      </w:pPr>
      <w:r>
        <w:t xml:space="preserve">    gl.uniform1i(this.mIsOnRef, aLight.isLightOn());</w:t>
      </w:r>
    </w:p>
    <w:p w14:paraId="044EF631" w14:textId="77777777" w:rsidR="001D7721" w:rsidRDefault="008C1580" w:rsidP="008C1580">
      <w:pPr>
        <w:pStyle w:val="Code"/>
        <w:rPr>
          <w:ins w:id="2163" w:author="Kelvin Sung" w:date="2021-05-20T18:00:00Z"/>
          <w:rFonts w:hint="eastAsia"/>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Fonts w:hint="eastAsia"/>
        </w:rPr>
      </w:pPr>
      <w:r>
        <w:t xml:space="preserve">    if (aLight.isLightOn()) {</w:t>
      </w:r>
    </w:p>
    <w:p w14:paraId="0265DD20" w14:textId="77777777" w:rsidR="001D7721" w:rsidRDefault="008C1580" w:rsidP="008C1580">
      <w:pPr>
        <w:pStyle w:val="Code"/>
        <w:rPr>
          <w:ins w:id="2166" w:author="Kelvin Sung" w:date="2021-05-20T18:00:00Z"/>
          <w:rFonts w:hint="eastAsia"/>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Fonts w:hint="eastAsia"/>
        </w:rPr>
      </w:pPr>
      <w:r>
        <w:t xml:space="preserve">        let p = aCamera.wcPosToPixel(aLight.getPosition());</w:t>
      </w:r>
    </w:p>
    <w:p w14:paraId="46D303BE" w14:textId="77777777" w:rsidR="001D7721" w:rsidRDefault="008C1580" w:rsidP="008C1580">
      <w:pPr>
        <w:pStyle w:val="Code"/>
        <w:rPr>
          <w:ins w:id="2169" w:author="Kelvin Sung" w:date="2021-05-20T18:00:00Z"/>
          <w:rFonts w:hint="eastAsia"/>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Fonts w:hint="eastAsia"/>
        </w:rPr>
      </w:pPr>
      <w:r>
        <w:t xml:space="preserve">        let n = aCamera.wcSizeToPixel(aLight.getNear());</w:t>
      </w:r>
    </w:p>
    <w:p w14:paraId="760A4227" w14:textId="77777777" w:rsidR="001D7721" w:rsidRDefault="008C1580" w:rsidP="008C1580">
      <w:pPr>
        <w:pStyle w:val="Code"/>
        <w:rPr>
          <w:ins w:id="2172" w:author="Kelvin Sung" w:date="2021-05-20T18:00:00Z"/>
          <w:rFonts w:hint="eastAsia"/>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Fonts w:hint="eastAsia"/>
        </w:rPr>
      </w:pPr>
      <w:r>
        <w:t xml:space="preserve">        let f = aCamera.wcSizeToPixel(aLight.getFar());</w:t>
      </w:r>
    </w:p>
    <w:p w14:paraId="79DDBF77" w14:textId="77777777" w:rsidR="001D7721" w:rsidRDefault="008C1580" w:rsidP="008C1580">
      <w:pPr>
        <w:pStyle w:val="Code"/>
        <w:rPr>
          <w:ins w:id="2175" w:author="Kelvin Sung" w:date="2021-05-20T18:00:00Z"/>
          <w:rFonts w:hint="eastAsia"/>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Fonts w:hint="eastAsia"/>
        </w:rPr>
      </w:pPr>
      <w:r>
        <w:t xml:space="preserve">        let c = aLight.getColor();</w:t>
      </w:r>
    </w:p>
    <w:p w14:paraId="4B8B7579" w14:textId="77777777" w:rsidR="001D7721" w:rsidRDefault="008C1580" w:rsidP="008C1580">
      <w:pPr>
        <w:pStyle w:val="Code"/>
        <w:rPr>
          <w:ins w:id="2178" w:author="Kelvin Sung" w:date="2021-05-20T18:00:00Z"/>
          <w:rFonts w:hint="eastAsia"/>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Fonts w:hint="eastAsia"/>
        </w:rPr>
      </w:pPr>
      <w:r>
        <w:t xml:space="preserve">        gl.uniform4fv(this.mColorRef, c);</w:t>
      </w:r>
    </w:p>
    <w:p w14:paraId="24C8AC0C" w14:textId="77777777" w:rsidR="001D7721" w:rsidRDefault="008C1580" w:rsidP="008C1580">
      <w:pPr>
        <w:pStyle w:val="Code"/>
        <w:rPr>
          <w:ins w:id="2181" w:author="Kelvin Sung" w:date="2021-05-20T18:00:00Z"/>
          <w:rFonts w:hint="eastAsia"/>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4" w:author="Kelvin Sung" w:date="2021-05-20T18:00:00Z"/>
          <w:rFonts w:hint="eastAsia"/>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Fonts w:hint="eastAsia"/>
        </w:rPr>
      </w:pPr>
      <w:r>
        <w:t xml:space="preserve">        gl.uniform1f(this.mNearRef, n);</w:t>
      </w:r>
    </w:p>
    <w:p w14:paraId="1BCAC172" w14:textId="77777777" w:rsidR="001D7721" w:rsidRDefault="008C1580" w:rsidP="008C1580">
      <w:pPr>
        <w:pStyle w:val="Code"/>
        <w:rPr>
          <w:ins w:id="2187" w:author="Kelvin Sung" w:date="2021-05-20T18:00:00Z"/>
          <w:rFonts w:hint="eastAsia"/>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Fonts w:hint="eastAsia"/>
        </w:rPr>
      </w:pPr>
      <w:r>
        <w:t xml:space="preserve">        gl.uniform1f(this.mFarRef, f);</w:t>
      </w:r>
    </w:p>
    <w:p w14:paraId="1FC17258" w14:textId="77777777" w:rsidR="001D7721" w:rsidRDefault="008C1580" w:rsidP="008C1580">
      <w:pPr>
        <w:pStyle w:val="Code"/>
        <w:rPr>
          <w:ins w:id="2190" w:author="Kelvin Sung" w:date="2021-05-20T18:00:00Z"/>
          <w:rFonts w:hint="eastAsia"/>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3" w:author="Kelvin Sung" w:date="2021-05-20T18:00:00Z"/>
          <w:rFonts w:hint="eastAsia"/>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Fonts w:hint="eastAsia"/>
        </w:rPr>
      </w:pPr>
      <w:r>
        <w:t xml:space="preserve">    }</w:t>
      </w:r>
    </w:p>
    <w:p w14:paraId="09F335CF" w14:textId="77777777" w:rsidR="001D7721" w:rsidRDefault="008C1580" w:rsidP="008C1580">
      <w:pPr>
        <w:pStyle w:val="Code"/>
        <w:rPr>
          <w:ins w:id="2196" w:author="Kelvin Sung" w:date="2021-05-20T18:00:00Z"/>
          <w:rFonts w:hint="eastAsia"/>
        </w:rPr>
      </w:pPr>
      <w:del w:id="2197"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198" w:author="Kelvin Sung" w:date="2021-05-20T18:00:00Z"/>
          <w:rFonts w:hint="eastAsia"/>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Fonts w:hint="eastAsia"/>
            <w:rPrChange w:id="2205" w:author="Kelvin Sung" w:date="2021-05-22T10:43:00Z">
              <w:rPr>
                <w:rFonts w:hint="eastAsia"/>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Fonts w:hint="eastAsia"/>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Fonts w:hint="eastAsia"/>
        </w:rPr>
      </w:pPr>
      <w:r>
        <w:lastRenderedPageBreak/>
        <w:t>switchOffLight() {</w:t>
      </w:r>
    </w:p>
    <w:p w14:paraId="6E4D3205" w14:textId="77777777" w:rsidR="001D7721" w:rsidRDefault="00976B80" w:rsidP="00976B80">
      <w:pPr>
        <w:pStyle w:val="Code"/>
        <w:rPr>
          <w:ins w:id="2210" w:author="Kelvin Sung" w:date="2021-05-20T18:00:00Z"/>
          <w:rFonts w:hint="eastAsia"/>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Fonts w:hint="eastAsia"/>
        </w:rPr>
      </w:pPr>
      <w:r>
        <w:t xml:space="preserve">    let gl = glSys.get();</w:t>
      </w:r>
    </w:p>
    <w:p w14:paraId="5B413B14" w14:textId="77777777" w:rsidR="001D7721" w:rsidRDefault="00976B80" w:rsidP="00976B80">
      <w:pPr>
        <w:pStyle w:val="Code"/>
        <w:rPr>
          <w:ins w:id="2213" w:author="Kelvin Sung" w:date="2021-05-20T18:00:00Z"/>
          <w:rFonts w:hint="eastAsia"/>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Fonts w:hint="eastAsia"/>
        </w:rPr>
      </w:pPr>
      <w:r>
        <w:t xml:space="preserve">    gl.uniform1i(this.mIsOnRef, false);</w:t>
      </w:r>
    </w:p>
    <w:p w14:paraId="2A121939" w14:textId="77777777" w:rsidR="001D7721" w:rsidRDefault="00976B80" w:rsidP="00976B80">
      <w:pPr>
        <w:pStyle w:val="Code"/>
        <w:rPr>
          <w:ins w:id="2216" w:author="Kelvin Sung" w:date="2021-05-20T18:00:00Z"/>
          <w:rFonts w:hint="eastAsia"/>
        </w:rPr>
      </w:pPr>
      <w:del w:id="2217" w:author="Kelvin Sung" w:date="2021-05-20T18:00:00Z">
        <w:r w:rsidDel="001D7721">
          <w:delText xml:space="preserve">    </w:delText>
        </w:r>
      </w:del>
    </w:p>
    <w:p w14:paraId="736975E7" w14:textId="7C0A89F8" w:rsidR="00FD1303" w:rsidRDefault="00976B80" w:rsidP="00976B80">
      <w:pPr>
        <w:pStyle w:val="Code"/>
        <w:rPr>
          <w:ins w:id="2218" w:author="Kelvin Sung" w:date="2021-05-26T05:40:00Z"/>
        </w:rPr>
      </w:pPr>
      <w:r>
        <w:t>}</w:t>
      </w:r>
    </w:p>
    <w:p w14:paraId="4FCA3602" w14:textId="5ECC97F0" w:rsidR="00D23460" w:rsidRDefault="00D23460" w:rsidP="00D23460">
      <w:pPr>
        <w:pStyle w:val="BodyTextCont"/>
        <w:rPr>
          <w:ins w:id="2219" w:author="Kelvin Sung" w:date="2021-05-26T05:40:00Z"/>
          <w:rFonts w:hint="eastAsia"/>
        </w:rPr>
      </w:pPr>
      <w:ins w:id="2220" w:author="Kelvin Sung" w:date="2021-05-26T05:40:00Z">
        <w:r>
          <w:t>Note that the</w:t>
        </w:r>
        <w:r w:rsidRPr="007E63D6">
          <w:rPr>
            <w:rStyle w:val="CodeInline"/>
          </w:rPr>
          <w:t xml:space="preserve"> </w:t>
        </w:r>
        <w:proofErr w:type="spellStart"/>
        <w:r w:rsidRPr="0007431B">
          <w:rPr>
            <w:rStyle w:val="CodeInline"/>
          </w:rPr>
          <w:t>ShaderIndexAt</w:t>
        </w:r>
        <w:proofErr w:type="spellEnd"/>
        <w:r>
          <w:t xml:space="preserve"> class is defined for </w:t>
        </w:r>
      </w:ins>
      <w:ins w:id="2221" w:author="Kelvin Sung" w:date="2021-05-26T05:41:00Z">
        <w:r>
          <w:t xml:space="preserve">loading a light source </w:t>
        </w:r>
      </w:ins>
      <w:ins w:id="2222" w:author="Kelvin Sung" w:date="2021-05-26T05:42:00Z">
        <w:r>
          <w:t xml:space="preserve">in an </w:t>
        </w:r>
      </w:ins>
      <w:ins w:id="2223" w:author="Kelvin Sung" w:date="2021-05-26T05:41:00Z">
        <w:r>
          <w:t xml:space="preserve">array </w:t>
        </w:r>
      </w:ins>
      <w:ins w:id="2224" w:author="Kelvin Sung" w:date="2021-05-26T05:40:00Z">
        <w:r>
          <w:t xml:space="preserve">to the GLSL fragment shader. </w:t>
        </w:r>
      </w:ins>
      <w:ins w:id="2225" w:author="Kelvin Sung" w:date="2021-05-26T06:02:00Z">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ins>
    </w:p>
    <w:p w14:paraId="3B5BE76E" w14:textId="1B86DCC5" w:rsidR="00D23460" w:rsidDel="00D23460" w:rsidRDefault="00D23460" w:rsidP="00976B80">
      <w:pPr>
        <w:pStyle w:val="Code"/>
        <w:rPr>
          <w:del w:id="2226" w:author="Kelvin Sung" w:date="2021-05-26T05:40:00Z"/>
          <w:rFonts w:hint="eastAsia"/>
        </w:rPr>
      </w:pP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27" w:author="Kelvin Sung" w:date="2021-05-20T18:12:00Z">
        <w:r w:rsidDel="00E15C4E">
          <w:delText>Object</w:delText>
        </w:r>
      </w:del>
      <w:ins w:id="2228"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9" w:author="Kelvin Sung" w:date="2021-05-22T10:59:00Z">
        <w:r w:rsidR="00824945">
          <w:t>,</w:t>
        </w:r>
        <w:r w:rsidR="0076792D">
          <w:t xml:space="preserve"> importing</w:t>
        </w:r>
      </w:ins>
      <w:ins w:id="2230"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31"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32" w:author="Kelvin Sung" w:date="2021-05-22T11:00:00Z">
        <w:r w:rsidR="0076792D">
          <w:t>.</w:t>
        </w:r>
      </w:ins>
      <w:r>
        <w:t xml:space="preserve"> </w:t>
      </w:r>
      <w:del w:id="2233" w:author="Kelvin Sung" w:date="2021-05-22T11:00:00Z">
        <w:r w:rsidR="00976B80" w:rsidDel="0076792D">
          <w:delText>since</w:delText>
        </w:r>
        <w:r w:rsidDel="0076792D">
          <w:delText xml:space="preserve"> t</w:delText>
        </w:r>
      </w:del>
      <w:ins w:id="2234" w:author="Kelvin Sung" w:date="2021-05-22T11:00:00Z">
        <w:r w:rsidR="0076792D">
          <w:t>T</w:t>
        </w:r>
      </w:ins>
      <w:r>
        <w:t xml:space="preserve">he actual loading of light information to </w:t>
      </w:r>
      <w:del w:id="2235" w:author="Kelvin Sung" w:date="2021-05-22T11:01:00Z">
        <w:r w:rsidRPr="0076792D" w:rsidDel="0076792D">
          <w:rPr>
            <w:rStyle w:val="CodeInline"/>
            <w:rFonts w:hint="eastAsia"/>
            <w:rPrChange w:id="2236" w:author="Kelvin Sung" w:date="2021-05-22T11:01:00Z">
              <w:rPr>
                <w:rFonts w:hint="eastAsia"/>
              </w:rPr>
            </w:rPrChange>
          </w:rPr>
          <w:delText xml:space="preserve">GLSL </w:delText>
        </w:r>
      </w:del>
      <w:proofErr w:type="spellStart"/>
      <w:ins w:id="2237" w:author="Kelvin Sung" w:date="2021-05-22T11:01:00Z">
        <w:r w:rsidR="0076792D" w:rsidRPr="0076792D">
          <w:rPr>
            <w:rStyle w:val="CodeInline"/>
            <w:rFonts w:hint="eastAsia"/>
            <w:rPrChange w:id="2238" w:author="Kelvin Sung" w:date="2021-05-22T11:01:00Z">
              <w:rPr>
                <w:rFonts w:hint="eastAsia"/>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9" w:author="Kelvin Sung" w:date="2021-05-22T10:59:00Z"/>
          <w:rFonts w:hint="eastAsia"/>
        </w:rPr>
      </w:pPr>
      <w:commentRangeStart w:id="2240"/>
      <w:del w:id="2241" w:author="Kelvin Sung" w:date="2021-05-22T10:59:00Z">
        <w:r w:rsidDel="00824945">
          <w:delText>TEMP TEXT</w:delText>
        </w:r>
        <w:commentRangeEnd w:id="2240"/>
        <w:r w:rsidDel="00824945">
          <w:rPr>
            <w:rStyle w:val="CommentReference"/>
            <w:rFonts w:asciiTheme="minorHAnsi" w:hAnsiTheme="minorHAnsi"/>
          </w:rPr>
          <w:commentReference w:id="2240"/>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42" w:author="Kelvin Sung" w:date="2021-05-20T18:01:00Z"/>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43"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44" w:author="Kelvin Sung" w:date="2021-05-20T18:01:00Z"/>
          <w:rFonts w:hint="eastAsia"/>
        </w:rPr>
      </w:pPr>
      <w:del w:id="2245" w:author="Kelvin Sung" w:date="2021-05-20T18:01:00Z">
        <w:r w:rsidDel="001B23DC">
          <w:delText xml:space="preserve">    </w:delText>
        </w:r>
      </w:del>
    </w:p>
    <w:p w14:paraId="6CCA0438" w14:textId="3E9510C9" w:rsidR="00976B80" w:rsidDel="001B23DC" w:rsidRDefault="00976B80" w:rsidP="00976B80">
      <w:pPr>
        <w:pStyle w:val="Code"/>
        <w:rPr>
          <w:del w:id="2246" w:author="Kelvin Sung" w:date="2021-05-20T18:01:00Z"/>
          <w:rFonts w:hint="eastAsia"/>
        </w:rPr>
      </w:pPr>
      <w:r>
        <w:t>constructor(vertexShaderPath, fragmentShaderPath) {</w:t>
      </w:r>
    </w:p>
    <w:p w14:paraId="7A11B5FD" w14:textId="77777777" w:rsidR="001B23DC" w:rsidRDefault="00976B80" w:rsidP="00976B80">
      <w:pPr>
        <w:pStyle w:val="Code"/>
        <w:rPr>
          <w:ins w:id="2247" w:author="Kelvin Sung" w:date="2021-05-20T18:01:00Z"/>
          <w:rFonts w:hint="eastAsia"/>
        </w:rPr>
      </w:pPr>
      <w:del w:id="2248" w:author="Kelvin Sung" w:date="2021-05-20T18:01:00Z">
        <w:r w:rsidDel="001B23DC">
          <w:delText xml:space="preserve">    </w:delText>
        </w:r>
      </w:del>
    </w:p>
    <w:p w14:paraId="1D10B8A2" w14:textId="147F9D54" w:rsidR="00976B80" w:rsidDel="001B23DC" w:rsidRDefault="00976B80" w:rsidP="00976B80">
      <w:pPr>
        <w:pStyle w:val="Code"/>
        <w:rPr>
          <w:del w:id="2249" w:author="Kelvin Sung" w:date="2021-05-20T18:01:00Z"/>
          <w:rFonts w:hint="eastAsia"/>
        </w:rPr>
      </w:pPr>
      <w:r>
        <w:t xml:space="preserve">    // Call super class constructor</w:t>
      </w:r>
    </w:p>
    <w:p w14:paraId="287013A2" w14:textId="77777777" w:rsidR="001B23DC" w:rsidRDefault="00976B80" w:rsidP="00976B80">
      <w:pPr>
        <w:pStyle w:val="Code"/>
        <w:rPr>
          <w:ins w:id="2250" w:author="Kelvin Sung" w:date="2021-05-20T18:01:00Z"/>
          <w:rFonts w:hint="eastAsia"/>
        </w:rPr>
      </w:pPr>
      <w:del w:id="2251"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52" w:author="Kelvin Sung" w:date="2021-05-20T18:01:00Z"/>
          <w:rFonts w:hint="eastAsia"/>
        </w:rPr>
      </w:pPr>
    </w:p>
    <w:p w14:paraId="1D9A3F5F" w14:textId="77777777" w:rsidR="001B23DC" w:rsidRDefault="00976B80" w:rsidP="00976B80">
      <w:pPr>
        <w:pStyle w:val="Code"/>
        <w:rPr>
          <w:ins w:id="2253" w:author="Kelvin Sung" w:date="2021-05-20T18:01:00Z"/>
          <w:rFonts w:hint="eastAsia"/>
        </w:rPr>
      </w:pPr>
      <w:del w:id="2254" w:author="Kelvin Sung" w:date="2021-05-20T18:01:00Z">
        <w:r w:rsidDel="001B23DC">
          <w:delText xml:space="preserve">    </w:delText>
        </w:r>
      </w:del>
    </w:p>
    <w:p w14:paraId="5D865C63" w14:textId="417DD4B6" w:rsidR="00976B80" w:rsidDel="001B23DC" w:rsidRDefault="00976B80" w:rsidP="00976B80">
      <w:pPr>
        <w:pStyle w:val="Code"/>
        <w:rPr>
          <w:del w:id="2255" w:author="Kelvin Sung" w:date="2021-05-20T18:01:00Z"/>
          <w:rFonts w:hint="eastAsia"/>
        </w:rPr>
      </w:pPr>
      <w:r>
        <w:t xml:space="preserve">    this.mLights = null;  // lights from the Renderable</w:t>
      </w:r>
    </w:p>
    <w:p w14:paraId="6A7A8200" w14:textId="77777777" w:rsidR="001B23DC" w:rsidRDefault="00976B80" w:rsidP="00976B80">
      <w:pPr>
        <w:pStyle w:val="Code"/>
        <w:rPr>
          <w:ins w:id="2256" w:author="Kelvin Sung" w:date="2021-05-20T18:01:00Z"/>
          <w:rFonts w:hint="eastAsia"/>
        </w:rPr>
      </w:pPr>
      <w:del w:id="2257"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58" w:author="Kelvin Sung" w:date="2021-05-20T18:01:00Z"/>
          <w:rFonts w:hint="eastAsia"/>
        </w:rPr>
      </w:pPr>
    </w:p>
    <w:p w14:paraId="0BF0183B" w14:textId="77777777" w:rsidR="001B23DC" w:rsidRDefault="00976B80" w:rsidP="00976B80">
      <w:pPr>
        <w:pStyle w:val="Code"/>
        <w:rPr>
          <w:ins w:id="2259" w:author="Kelvin Sung" w:date="2021-05-20T18:01:00Z"/>
          <w:rFonts w:hint="eastAsia"/>
        </w:rPr>
      </w:pPr>
      <w:del w:id="2260" w:author="Kelvin Sung" w:date="2021-05-20T18:01:00Z">
        <w:r w:rsidDel="001B23DC">
          <w:delText xml:space="preserve">    </w:delText>
        </w:r>
      </w:del>
    </w:p>
    <w:p w14:paraId="45406865" w14:textId="14DE3640" w:rsidR="00976B80" w:rsidDel="001B23DC" w:rsidRDefault="00976B80" w:rsidP="00976B80">
      <w:pPr>
        <w:pStyle w:val="Code"/>
        <w:rPr>
          <w:del w:id="2261" w:author="Kelvin Sung" w:date="2021-05-20T18:01:00Z"/>
          <w:rFonts w:hint="eastAsia"/>
        </w:rPr>
      </w:pPr>
      <w:r>
        <w:t xml:space="preserve">    //*******WARNING***************</w:t>
      </w:r>
    </w:p>
    <w:p w14:paraId="7C18334A" w14:textId="77777777" w:rsidR="001B23DC" w:rsidRDefault="00976B80" w:rsidP="00976B80">
      <w:pPr>
        <w:pStyle w:val="Code"/>
        <w:rPr>
          <w:ins w:id="2262" w:author="Kelvin Sung" w:date="2021-05-20T18:01:00Z"/>
          <w:rFonts w:hint="eastAsia"/>
        </w:rPr>
      </w:pPr>
      <w:del w:id="2263" w:author="Kelvin Sung" w:date="2021-05-20T18:01:00Z">
        <w:r w:rsidDel="001B23DC">
          <w:delText xml:space="preserve">    </w:delText>
        </w:r>
      </w:del>
    </w:p>
    <w:p w14:paraId="52F1D311" w14:textId="47749FE2" w:rsidR="00976B80" w:rsidDel="001B23DC" w:rsidRDefault="00976B80" w:rsidP="00976B80">
      <w:pPr>
        <w:pStyle w:val="Code"/>
        <w:rPr>
          <w:del w:id="2264"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65" w:author="Kelvin Sung" w:date="2021-05-20T18:01:00Z"/>
          <w:rFonts w:hint="eastAsia"/>
        </w:rPr>
      </w:pPr>
      <w:del w:id="2266" w:author="Kelvin Sung" w:date="2021-05-20T18:01:00Z">
        <w:r w:rsidDel="001B23DC">
          <w:delText xml:space="preserve">    </w:delText>
        </w:r>
      </w:del>
    </w:p>
    <w:p w14:paraId="223B0DFE" w14:textId="688570C9" w:rsidR="00976B80" w:rsidDel="001B23DC" w:rsidRDefault="00976B80" w:rsidP="00976B80">
      <w:pPr>
        <w:pStyle w:val="Code"/>
        <w:rPr>
          <w:del w:id="2267" w:author="Kelvin Sung" w:date="2021-05-20T18:01:00Z"/>
          <w:rFonts w:hint="eastAsia"/>
        </w:rPr>
      </w:pPr>
      <w:r>
        <w:t xml:space="preserve">    //*******WARNING********************</w:t>
      </w:r>
    </w:p>
    <w:p w14:paraId="01959480" w14:textId="77777777" w:rsidR="001B23DC" w:rsidRDefault="00976B80" w:rsidP="00976B80">
      <w:pPr>
        <w:pStyle w:val="Code"/>
        <w:rPr>
          <w:ins w:id="2268" w:author="Kelvin Sung" w:date="2021-05-20T18:01:00Z"/>
          <w:rFonts w:hint="eastAsia"/>
        </w:rPr>
      </w:pPr>
      <w:del w:id="2269" w:author="Kelvin Sung" w:date="2021-05-20T18:01:00Z">
        <w:r w:rsidDel="001B23DC">
          <w:delText xml:space="preserve">    </w:delText>
        </w:r>
      </w:del>
    </w:p>
    <w:p w14:paraId="4E948271" w14:textId="626E9F01" w:rsidR="00976B80" w:rsidDel="001B23DC" w:rsidRDefault="00976B80" w:rsidP="00976B80">
      <w:pPr>
        <w:pStyle w:val="Code"/>
        <w:rPr>
          <w:del w:id="2270"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71" w:author="Kelvin Sung" w:date="2021-05-20T18:01:00Z"/>
          <w:rFonts w:hint="eastAsia"/>
        </w:rPr>
      </w:pPr>
      <w:del w:id="2272" w:author="Kelvin Sung" w:date="2021-05-20T18:01:00Z">
        <w:r w:rsidDel="001B23DC">
          <w:delText xml:space="preserve">    </w:delText>
        </w:r>
      </w:del>
    </w:p>
    <w:p w14:paraId="325D1998" w14:textId="080E72D8" w:rsidR="00976B80" w:rsidDel="001B23DC" w:rsidRDefault="00976B80" w:rsidP="00976B80">
      <w:pPr>
        <w:pStyle w:val="Code"/>
        <w:rPr>
          <w:del w:id="2273" w:author="Kelvin Sung" w:date="2021-05-20T18:01:00Z"/>
          <w:rFonts w:hint="eastAsia"/>
        </w:rPr>
      </w:pPr>
      <w:r>
        <w:t xml:space="preserve">    this.mShaderLights = [];</w:t>
      </w:r>
    </w:p>
    <w:p w14:paraId="3510D62D" w14:textId="77777777" w:rsidR="001B23DC" w:rsidRDefault="00976B80" w:rsidP="00976B80">
      <w:pPr>
        <w:pStyle w:val="Code"/>
        <w:rPr>
          <w:ins w:id="2274" w:author="Kelvin Sung" w:date="2021-05-20T18:01:00Z"/>
          <w:rFonts w:hint="eastAsia"/>
        </w:rPr>
      </w:pPr>
      <w:del w:id="2275" w:author="Kelvin Sung" w:date="2021-05-20T18:01:00Z">
        <w:r w:rsidDel="001B23DC">
          <w:delText xml:space="preserve">    </w:delText>
        </w:r>
      </w:del>
    </w:p>
    <w:p w14:paraId="38ABAF51" w14:textId="61F546C0" w:rsidR="00976B80" w:rsidDel="001B23DC" w:rsidRDefault="00976B80" w:rsidP="00976B80">
      <w:pPr>
        <w:pStyle w:val="Code"/>
        <w:rPr>
          <w:del w:id="2276" w:author="Kelvin Sung" w:date="2021-05-20T18:01:00Z"/>
          <w:rFonts w:hint="eastAsia"/>
        </w:rPr>
      </w:pPr>
      <w:r>
        <w:t xml:space="preserve">    let i, ls;</w:t>
      </w:r>
    </w:p>
    <w:p w14:paraId="613D7315" w14:textId="77777777" w:rsidR="001B23DC" w:rsidRDefault="00976B80" w:rsidP="00976B80">
      <w:pPr>
        <w:pStyle w:val="Code"/>
        <w:rPr>
          <w:ins w:id="2277" w:author="Kelvin Sung" w:date="2021-05-20T18:01:00Z"/>
          <w:rFonts w:hint="eastAsia"/>
        </w:rPr>
      </w:pPr>
      <w:del w:id="2278" w:author="Kelvin Sung" w:date="2021-05-20T18:01:00Z">
        <w:r w:rsidDel="001B23DC">
          <w:delText xml:space="preserve">    </w:delText>
        </w:r>
      </w:del>
    </w:p>
    <w:p w14:paraId="2D717AC3" w14:textId="0D74E0C5" w:rsidR="00976B80" w:rsidDel="001B23DC" w:rsidRDefault="00976B80" w:rsidP="00976B80">
      <w:pPr>
        <w:pStyle w:val="Code"/>
        <w:rPr>
          <w:del w:id="2279" w:author="Kelvin Sung" w:date="2021-05-20T18:01:00Z"/>
          <w:rFonts w:hint="eastAsia"/>
        </w:rPr>
      </w:pPr>
      <w:r>
        <w:t xml:space="preserve">    for (i = 0; i &lt; this.kGLSLuLightArraySize; i++) {</w:t>
      </w:r>
    </w:p>
    <w:p w14:paraId="3B1E28B7" w14:textId="77777777" w:rsidR="001B23DC" w:rsidRDefault="00976B80" w:rsidP="00976B80">
      <w:pPr>
        <w:pStyle w:val="Code"/>
        <w:rPr>
          <w:ins w:id="2280" w:author="Kelvin Sung" w:date="2021-05-20T18:01:00Z"/>
          <w:rFonts w:hint="eastAsia"/>
        </w:rPr>
      </w:pPr>
      <w:del w:id="2281" w:author="Kelvin Sung" w:date="2021-05-20T18:01:00Z">
        <w:r w:rsidDel="001B23DC">
          <w:delText xml:space="preserve">    </w:delText>
        </w:r>
      </w:del>
    </w:p>
    <w:p w14:paraId="757F577D" w14:textId="0F0CD31E" w:rsidR="00976B80" w:rsidDel="001B23DC" w:rsidRDefault="00976B80" w:rsidP="00976B80">
      <w:pPr>
        <w:pStyle w:val="Code"/>
        <w:rPr>
          <w:del w:id="2282" w:author="Kelvin Sung" w:date="2021-05-20T18:01:00Z"/>
          <w:rFonts w:hint="eastAsia"/>
        </w:rPr>
      </w:pPr>
      <w:r>
        <w:t xml:space="preserve">        ls = new ShaderLightAt(this.mCompiledShader, i);</w:t>
      </w:r>
    </w:p>
    <w:p w14:paraId="35FD8E43" w14:textId="77777777" w:rsidR="001B23DC" w:rsidRDefault="00976B80" w:rsidP="00976B80">
      <w:pPr>
        <w:pStyle w:val="Code"/>
        <w:rPr>
          <w:ins w:id="2283" w:author="Kelvin Sung" w:date="2021-05-20T18:01:00Z"/>
          <w:rFonts w:hint="eastAsia"/>
        </w:rPr>
      </w:pPr>
      <w:del w:id="2284" w:author="Kelvin Sung" w:date="2021-05-20T18:01:00Z">
        <w:r w:rsidDel="001B23DC">
          <w:delText xml:space="preserve">    </w:delText>
        </w:r>
      </w:del>
    </w:p>
    <w:p w14:paraId="314C4FA5" w14:textId="5B476041" w:rsidR="00976B80" w:rsidDel="001B23DC" w:rsidRDefault="00976B80" w:rsidP="00976B80">
      <w:pPr>
        <w:pStyle w:val="Code"/>
        <w:rPr>
          <w:del w:id="2285" w:author="Kelvin Sung" w:date="2021-05-20T18:01:00Z"/>
          <w:rFonts w:hint="eastAsia"/>
        </w:rPr>
      </w:pPr>
      <w:r>
        <w:t xml:space="preserve">        this.mShaderLights.push(ls);</w:t>
      </w:r>
    </w:p>
    <w:p w14:paraId="494E52D2" w14:textId="77777777" w:rsidR="001B23DC" w:rsidRDefault="00976B80" w:rsidP="00976B80">
      <w:pPr>
        <w:pStyle w:val="Code"/>
        <w:rPr>
          <w:ins w:id="2286" w:author="Kelvin Sung" w:date="2021-05-20T18:01:00Z"/>
          <w:rFonts w:hint="eastAsia"/>
        </w:rPr>
      </w:pPr>
      <w:del w:id="2287" w:author="Kelvin Sung" w:date="2021-05-20T18:01:00Z">
        <w:r w:rsidDel="001B23DC">
          <w:delText xml:space="preserve">    </w:delText>
        </w:r>
      </w:del>
    </w:p>
    <w:p w14:paraId="579842E2" w14:textId="5CCC2857" w:rsidR="00976B80" w:rsidDel="001B23DC" w:rsidRDefault="00976B80" w:rsidP="00976B80">
      <w:pPr>
        <w:pStyle w:val="Code"/>
        <w:rPr>
          <w:del w:id="2288" w:author="Kelvin Sung" w:date="2021-05-20T18:01:00Z"/>
          <w:rFonts w:hint="eastAsia"/>
        </w:rPr>
      </w:pPr>
      <w:r>
        <w:t xml:space="preserve">    }</w:t>
      </w:r>
    </w:p>
    <w:p w14:paraId="3B4F6BF6" w14:textId="77777777" w:rsidR="001B23DC" w:rsidRDefault="00976B80" w:rsidP="00976B80">
      <w:pPr>
        <w:pStyle w:val="Code"/>
        <w:rPr>
          <w:ins w:id="2289" w:author="Kelvin Sung" w:date="2021-05-20T18:01:00Z"/>
          <w:rFonts w:hint="eastAsia"/>
        </w:rPr>
      </w:pPr>
      <w:del w:id="2290" w:author="Kelvin Sung" w:date="2021-05-20T18:01:00Z">
        <w:r w:rsidDel="001B23DC">
          <w:delText xml:space="preserve">    </w:delText>
        </w:r>
      </w:del>
    </w:p>
    <w:p w14:paraId="52F949CB" w14:textId="1F347A95" w:rsidR="00FD1303" w:rsidRPr="00FD1303" w:rsidRDefault="00976B80" w:rsidP="00976B80">
      <w:pPr>
        <w:pStyle w:val="Code"/>
        <w:rPr>
          <w:rFonts w:hint="eastAsia"/>
        </w:rPr>
      </w:pPr>
      <w:r>
        <w:lastRenderedPageBreak/>
        <w:t>}</w:t>
      </w:r>
    </w:p>
    <w:p w14:paraId="3143DBCB" w14:textId="482DA2F5" w:rsidR="004D6400" w:rsidDel="001B23DC" w:rsidRDefault="004D6400" w:rsidP="000D057D">
      <w:pPr>
        <w:pStyle w:val="NumList"/>
        <w:numPr>
          <w:ilvl w:val="0"/>
          <w:numId w:val="23"/>
        </w:numPr>
        <w:rPr>
          <w:del w:id="2291" w:author="Kelvin Sung" w:date="2021-05-20T18:01:00Z"/>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92" w:author="Kelvin Sung" w:date="2021-05-22T11:02:00Z">
        <w:r w:rsidR="000F7461">
          <w:t xml:space="preserve">. For this reason, </w:t>
        </w:r>
      </w:ins>
      <w:del w:id="2293"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94" w:author="Kelvin Sung" w:date="2021-05-22T11:03:00Z">
        <w:r w:rsidR="000F7461">
          <w:t>.</w:t>
        </w:r>
      </w:ins>
      <w:del w:id="2295" w:author="Kelvin Sung" w:date="2021-05-22T11:03:00Z">
        <w:r w:rsidRPr="004D6400" w:rsidDel="000F7461">
          <w:delText>:</w:delText>
        </w:r>
      </w:del>
    </w:p>
    <w:p w14:paraId="4384D575" w14:textId="77777777" w:rsidR="001B23DC" w:rsidRDefault="00976B80" w:rsidP="000D057D">
      <w:pPr>
        <w:pStyle w:val="NumList"/>
        <w:numPr>
          <w:ilvl w:val="0"/>
          <w:numId w:val="23"/>
        </w:numPr>
        <w:rPr>
          <w:ins w:id="2296" w:author="Kelvin Sung" w:date="2021-05-20T18:01:00Z"/>
          <w:rFonts w:hint="eastAsia"/>
        </w:rPr>
      </w:pPr>
      <w:del w:id="2297" w:author="Kelvin Sung" w:date="2021-05-20T18:01:00Z">
        <w:r w:rsidDel="001B23DC">
          <w:delText xml:space="preserve">    </w:delText>
        </w:r>
      </w:del>
    </w:p>
    <w:p w14:paraId="1D502B8A" w14:textId="59FDB063" w:rsidR="00976B80" w:rsidDel="001B23DC" w:rsidRDefault="00976B80" w:rsidP="00976B80">
      <w:pPr>
        <w:pStyle w:val="Code"/>
        <w:rPr>
          <w:del w:id="2298" w:author="Kelvin Sung" w:date="2021-05-20T18:01:00Z"/>
          <w:rFonts w:hint="eastAsia"/>
        </w:rPr>
      </w:pPr>
      <w:r>
        <w:t>activate(pixelColor, trsMatrix, cameraMatrix) {</w:t>
      </w:r>
    </w:p>
    <w:p w14:paraId="525C3EA1" w14:textId="77777777" w:rsidR="001B23DC" w:rsidRDefault="00976B80" w:rsidP="00976B80">
      <w:pPr>
        <w:pStyle w:val="Code"/>
        <w:rPr>
          <w:ins w:id="2299" w:author="Kelvin Sung" w:date="2021-05-20T18:01:00Z"/>
          <w:rFonts w:hint="eastAsia"/>
        </w:rPr>
      </w:pPr>
      <w:del w:id="2300" w:author="Kelvin Sung" w:date="2021-05-20T18:01:00Z">
        <w:r w:rsidDel="001B23DC">
          <w:delText xml:space="preserve">    </w:delText>
        </w:r>
      </w:del>
    </w:p>
    <w:p w14:paraId="27A3076E" w14:textId="37DB8905" w:rsidR="00976B80" w:rsidDel="001B23DC" w:rsidRDefault="00976B80" w:rsidP="00976B80">
      <w:pPr>
        <w:pStyle w:val="Code"/>
        <w:rPr>
          <w:del w:id="2301" w:author="Kelvin Sung" w:date="2021-05-20T18:01:00Z"/>
          <w:rFonts w:hint="eastAsia"/>
        </w:rPr>
      </w:pPr>
      <w:r>
        <w:t xml:space="preserve">    // first call the super class's activate</w:t>
      </w:r>
    </w:p>
    <w:p w14:paraId="197E4E26" w14:textId="77777777" w:rsidR="001B23DC" w:rsidRDefault="00976B80" w:rsidP="00976B80">
      <w:pPr>
        <w:pStyle w:val="Code"/>
        <w:rPr>
          <w:ins w:id="2302" w:author="Kelvin Sung" w:date="2021-05-20T18:01:00Z"/>
          <w:rFonts w:hint="eastAsia"/>
        </w:rPr>
      </w:pPr>
      <w:del w:id="2303"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304" w:author="Kelvin Sung" w:date="2021-05-20T18:01:00Z"/>
          <w:rFonts w:hint="eastAsia"/>
        </w:rPr>
      </w:pPr>
    </w:p>
    <w:p w14:paraId="0F842DD0" w14:textId="77777777" w:rsidR="001B23DC" w:rsidRDefault="00976B80" w:rsidP="00976B80">
      <w:pPr>
        <w:pStyle w:val="Code"/>
        <w:rPr>
          <w:ins w:id="2305" w:author="Kelvin Sung" w:date="2021-05-20T18:01:00Z"/>
          <w:rFonts w:hint="eastAsia"/>
        </w:rPr>
      </w:pPr>
      <w:del w:id="2306" w:author="Kelvin Sung" w:date="2021-05-20T18:01:00Z">
        <w:r w:rsidDel="001B23DC">
          <w:delText xml:space="preserve">    </w:delText>
        </w:r>
      </w:del>
    </w:p>
    <w:p w14:paraId="718AA119" w14:textId="5CDE3291" w:rsidR="00976B80" w:rsidDel="001B23DC" w:rsidRDefault="00976B80" w:rsidP="00976B80">
      <w:pPr>
        <w:pStyle w:val="Code"/>
        <w:rPr>
          <w:del w:id="2307" w:author="Kelvin Sung" w:date="2021-05-20T18:01:00Z"/>
          <w:rFonts w:hint="eastAsia"/>
        </w:rPr>
      </w:pPr>
      <w:r>
        <w:t xml:space="preserve">    // now push the light information to the shader</w:t>
      </w:r>
    </w:p>
    <w:p w14:paraId="5F0FBCB5" w14:textId="77777777" w:rsidR="001B23DC" w:rsidRDefault="00976B80" w:rsidP="00976B80">
      <w:pPr>
        <w:pStyle w:val="Code"/>
        <w:rPr>
          <w:ins w:id="2308" w:author="Kelvin Sung" w:date="2021-05-20T18:01:00Z"/>
          <w:rFonts w:hint="eastAsia"/>
        </w:rPr>
      </w:pPr>
      <w:del w:id="2309" w:author="Kelvin Sung" w:date="2021-05-20T18:01:00Z">
        <w:r w:rsidDel="001B23DC">
          <w:delText xml:space="preserve">    </w:delText>
        </w:r>
      </w:del>
    </w:p>
    <w:p w14:paraId="6E5320B5" w14:textId="79C744FE" w:rsidR="00976B80" w:rsidDel="001B23DC" w:rsidRDefault="00976B80" w:rsidP="00976B80">
      <w:pPr>
        <w:pStyle w:val="Code"/>
        <w:rPr>
          <w:del w:id="2310" w:author="Kelvin Sung" w:date="2021-05-20T18:01:00Z"/>
          <w:rFonts w:hint="eastAsia"/>
        </w:rPr>
      </w:pPr>
      <w:r>
        <w:t xml:space="preserve">    let numLight = 0;</w:t>
      </w:r>
    </w:p>
    <w:p w14:paraId="03E01A3F" w14:textId="77777777" w:rsidR="001B23DC" w:rsidRDefault="00976B80" w:rsidP="00976B80">
      <w:pPr>
        <w:pStyle w:val="Code"/>
        <w:rPr>
          <w:ins w:id="2311" w:author="Kelvin Sung" w:date="2021-05-20T18:01:00Z"/>
          <w:rFonts w:hint="eastAsia"/>
        </w:rPr>
      </w:pPr>
      <w:del w:id="2312" w:author="Kelvin Sung" w:date="2021-05-20T18:01:00Z">
        <w:r w:rsidDel="001B23DC">
          <w:delText xml:space="preserve">    </w:delText>
        </w:r>
      </w:del>
    </w:p>
    <w:p w14:paraId="061ABDDD" w14:textId="475B95C3" w:rsidR="00976B80" w:rsidDel="001B23DC" w:rsidRDefault="00976B80" w:rsidP="00976B80">
      <w:pPr>
        <w:pStyle w:val="Code"/>
        <w:rPr>
          <w:del w:id="2313" w:author="Kelvin Sung" w:date="2021-05-20T18:01:00Z"/>
          <w:rFonts w:hint="eastAsia"/>
        </w:rPr>
      </w:pPr>
      <w:r>
        <w:t xml:space="preserve">    if (this.mLights !== null) {</w:t>
      </w:r>
    </w:p>
    <w:p w14:paraId="08EFF5C6" w14:textId="77777777" w:rsidR="001B23DC" w:rsidRDefault="00976B80" w:rsidP="00976B80">
      <w:pPr>
        <w:pStyle w:val="Code"/>
        <w:rPr>
          <w:ins w:id="2314" w:author="Kelvin Sung" w:date="2021-05-20T18:01:00Z"/>
          <w:rFonts w:hint="eastAsia"/>
        </w:rPr>
      </w:pPr>
      <w:del w:id="2315" w:author="Kelvin Sung" w:date="2021-05-20T18:01:00Z">
        <w:r w:rsidDel="001B23DC">
          <w:delText xml:space="preserve">    </w:delText>
        </w:r>
      </w:del>
    </w:p>
    <w:p w14:paraId="4AF26F5F" w14:textId="78B451CB" w:rsidR="00976B80" w:rsidDel="001B23DC" w:rsidRDefault="00976B80" w:rsidP="00976B80">
      <w:pPr>
        <w:pStyle w:val="Code"/>
        <w:rPr>
          <w:del w:id="2316" w:author="Kelvin Sung" w:date="2021-05-20T18:01:00Z"/>
          <w:rFonts w:hint="eastAsia"/>
        </w:rPr>
      </w:pPr>
      <w:r>
        <w:t xml:space="preserve">        while (numLight &lt; this.mLights.length) {</w:t>
      </w:r>
    </w:p>
    <w:p w14:paraId="3C965DED" w14:textId="77777777" w:rsidR="001B23DC" w:rsidRDefault="00976B80" w:rsidP="00976B80">
      <w:pPr>
        <w:pStyle w:val="Code"/>
        <w:rPr>
          <w:ins w:id="2317" w:author="Kelvin Sung" w:date="2021-05-20T18:01:00Z"/>
          <w:rFonts w:hint="eastAsia"/>
        </w:rPr>
      </w:pPr>
      <w:del w:id="2318" w:author="Kelvin Sung" w:date="2021-05-20T18:01:00Z">
        <w:r w:rsidDel="001B23DC">
          <w:delText xml:space="preserve">    </w:delText>
        </w:r>
      </w:del>
    </w:p>
    <w:p w14:paraId="51A7702B" w14:textId="6F9E25F6" w:rsidR="00976B80" w:rsidDel="001B23DC" w:rsidRDefault="00976B80" w:rsidP="00976B80">
      <w:pPr>
        <w:pStyle w:val="Code"/>
        <w:rPr>
          <w:del w:id="2319"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20" w:author="Kelvin Sung" w:date="2021-05-20T18:01:00Z"/>
          <w:rFonts w:hint="eastAsia"/>
        </w:rPr>
      </w:pPr>
      <w:del w:id="2321" w:author="Kelvin Sung" w:date="2021-05-20T18:01:00Z">
        <w:r w:rsidDel="001B23DC">
          <w:delText xml:space="preserve">    </w:delText>
        </w:r>
      </w:del>
    </w:p>
    <w:p w14:paraId="1F87079A" w14:textId="3FA24B86" w:rsidR="00976B80" w:rsidDel="001B23DC" w:rsidRDefault="00976B80" w:rsidP="00976B80">
      <w:pPr>
        <w:pStyle w:val="Code"/>
        <w:rPr>
          <w:del w:id="2322" w:author="Kelvin Sung" w:date="2021-05-20T18:01:00Z"/>
          <w:rFonts w:hint="eastAsia"/>
        </w:rPr>
      </w:pPr>
      <w:r>
        <w:t xml:space="preserve">            numLight++;</w:t>
      </w:r>
    </w:p>
    <w:p w14:paraId="14992B9D" w14:textId="77777777" w:rsidR="001B23DC" w:rsidRDefault="00976B80" w:rsidP="00976B80">
      <w:pPr>
        <w:pStyle w:val="Code"/>
        <w:rPr>
          <w:ins w:id="2323" w:author="Kelvin Sung" w:date="2021-05-20T18:01:00Z"/>
          <w:rFonts w:hint="eastAsia"/>
        </w:rPr>
      </w:pPr>
      <w:del w:id="2324" w:author="Kelvin Sung" w:date="2021-05-20T18:01:00Z">
        <w:r w:rsidDel="001B23DC">
          <w:delText xml:space="preserve">    </w:delText>
        </w:r>
      </w:del>
    </w:p>
    <w:p w14:paraId="1A3B5A97" w14:textId="532AEB0B" w:rsidR="00976B80" w:rsidDel="001B23DC" w:rsidRDefault="00976B80" w:rsidP="00976B80">
      <w:pPr>
        <w:pStyle w:val="Code"/>
        <w:rPr>
          <w:del w:id="2325" w:author="Kelvin Sung" w:date="2021-05-20T18:01:00Z"/>
          <w:rFonts w:hint="eastAsia"/>
        </w:rPr>
      </w:pPr>
      <w:r>
        <w:t xml:space="preserve">        }</w:t>
      </w:r>
    </w:p>
    <w:p w14:paraId="6928D624" w14:textId="77777777" w:rsidR="001B23DC" w:rsidRDefault="00976B80" w:rsidP="00976B80">
      <w:pPr>
        <w:pStyle w:val="Code"/>
        <w:rPr>
          <w:ins w:id="2326" w:author="Kelvin Sung" w:date="2021-05-20T18:01:00Z"/>
          <w:rFonts w:hint="eastAsia"/>
        </w:rPr>
      </w:pPr>
      <w:del w:id="2327" w:author="Kelvin Sung" w:date="2021-05-20T18:01:00Z">
        <w:r w:rsidDel="001B23DC">
          <w:delText xml:space="preserve">    </w:delText>
        </w:r>
      </w:del>
    </w:p>
    <w:p w14:paraId="720F1CCF" w14:textId="5EAC229B" w:rsidR="00976B80" w:rsidDel="001B23DC" w:rsidRDefault="00976B80" w:rsidP="00976B80">
      <w:pPr>
        <w:pStyle w:val="Code"/>
        <w:rPr>
          <w:del w:id="2328" w:author="Kelvin Sung" w:date="2021-05-20T18:01:00Z"/>
          <w:rFonts w:hint="eastAsia"/>
        </w:rPr>
      </w:pPr>
      <w:r>
        <w:t xml:space="preserve">    }</w:t>
      </w:r>
    </w:p>
    <w:p w14:paraId="1B46AF64" w14:textId="77777777" w:rsidR="001B23DC" w:rsidRDefault="00976B80" w:rsidP="00976B80">
      <w:pPr>
        <w:pStyle w:val="Code"/>
        <w:rPr>
          <w:ins w:id="2329" w:author="Kelvin Sung" w:date="2021-05-20T18:01:00Z"/>
          <w:rFonts w:hint="eastAsia"/>
        </w:rPr>
      </w:pPr>
      <w:del w:id="2330" w:author="Kelvin Sung" w:date="2021-05-20T18:01:00Z">
        <w:r w:rsidDel="001B23DC">
          <w:delText xml:space="preserve">    </w:delText>
        </w:r>
      </w:del>
    </w:p>
    <w:p w14:paraId="48D115C1" w14:textId="01C35A30" w:rsidR="00976B80" w:rsidDel="001B23DC" w:rsidRDefault="00976B80" w:rsidP="00976B80">
      <w:pPr>
        <w:pStyle w:val="Code"/>
        <w:rPr>
          <w:del w:id="2331" w:author="Kelvin Sung" w:date="2021-05-20T18:01:00Z"/>
          <w:rFonts w:hint="eastAsia"/>
        </w:rPr>
      </w:pPr>
      <w:r>
        <w:t xml:space="preserve">    // switch off the left over ones.</w:t>
      </w:r>
    </w:p>
    <w:p w14:paraId="23F92482" w14:textId="77777777" w:rsidR="001B23DC" w:rsidRDefault="00976B80" w:rsidP="00976B80">
      <w:pPr>
        <w:pStyle w:val="Code"/>
        <w:rPr>
          <w:ins w:id="2332" w:author="Kelvin Sung" w:date="2021-05-20T18:01:00Z"/>
          <w:rFonts w:hint="eastAsia"/>
        </w:rPr>
      </w:pPr>
      <w:del w:id="2333" w:author="Kelvin Sung" w:date="2021-05-20T18:01:00Z">
        <w:r w:rsidDel="001B23DC">
          <w:delText xml:space="preserve">    </w:delText>
        </w:r>
      </w:del>
    </w:p>
    <w:p w14:paraId="183C5DF7" w14:textId="27FA4FE4" w:rsidR="00976B80" w:rsidDel="001B23DC" w:rsidRDefault="00976B80" w:rsidP="00976B80">
      <w:pPr>
        <w:pStyle w:val="Code"/>
        <w:rPr>
          <w:del w:id="2334" w:author="Kelvin Sung" w:date="2021-05-20T18:01:00Z"/>
          <w:rFonts w:hint="eastAsia"/>
        </w:rPr>
      </w:pPr>
      <w:r>
        <w:t xml:space="preserve">    while (numLight &lt; this.kGLSLuLightArraySize) {</w:t>
      </w:r>
    </w:p>
    <w:p w14:paraId="15469CF6" w14:textId="77777777" w:rsidR="001B23DC" w:rsidRDefault="00976B80" w:rsidP="00976B80">
      <w:pPr>
        <w:pStyle w:val="Code"/>
        <w:rPr>
          <w:ins w:id="2335" w:author="Kelvin Sung" w:date="2021-05-20T18:01:00Z"/>
          <w:rFonts w:hint="eastAsia"/>
        </w:rPr>
      </w:pPr>
      <w:del w:id="2336" w:author="Kelvin Sung" w:date="2021-05-20T18:01:00Z">
        <w:r w:rsidDel="001B23DC">
          <w:delText xml:space="preserve">    </w:delText>
        </w:r>
      </w:del>
    </w:p>
    <w:p w14:paraId="5EED7FD4" w14:textId="51004CCD" w:rsidR="00976B80" w:rsidDel="001B23DC" w:rsidRDefault="00976B80" w:rsidP="00976B80">
      <w:pPr>
        <w:pStyle w:val="Code"/>
        <w:rPr>
          <w:del w:id="2337"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38" w:author="Kelvin Sung" w:date="2021-05-20T18:01:00Z"/>
          <w:rFonts w:hint="eastAsia"/>
        </w:rPr>
      </w:pPr>
      <w:del w:id="2339" w:author="Kelvin Sung" w:date="2021-05-20T18:01:00Z">
        <w:r w:rsidDel="001B23DC">
          <w:delText xml:space="preserve">    </w:delText>
        </w:r>
      </w:del>
    </w:p>
    <w:p w14:paraId="584DE392" w14:textId="1F3DE703" w:rsidR="00976B80" w:rsidDel="001B23DC" w:rsidRDefault="00976B80" w:rsidP="00976B80">
      <w:pPr>
        <w:pStyle w:val="Code"/>
        <w:rPr>
          <w:del w:id="2340" w:author="Kelvin Sung" w:date="2021-05-20T18:01:00Z"/>
          <w:rFonts w:hint="eastAsia"/>
        </w:rPr>
      </w:pPr>
      <w:r>
        <w:t xml:space="preserve">        numLight++;</w:t>
      </w:r>
    </w:p>
    <w:p w14:paraId="772B73EA" w14:textId="77777777" w:rsidR="001B23DC" w:rsidRDefault="00976B80" w:rsidP="00976B80">
      <w:pPr>
        <w:pStyle w:val="Code"/>
        <w:rPr>
          <w:ins w:id="2341" w:author="Kelvin Sung" w:date="2021-05-20T18:01:00Z"/>
          <w:rFonts w:hint="eastAsia"/>
        </w:rPr>
      </w:pPr>
      <w:del w:id="2342" w:author="Kelvin Sung" w:date="2021-05-20T18:01:00Z">
        <w:r w:rsidDel="001B23DC">
          <w:delText xml:space="preserve">    </w:delText>
        </w:r>
      </w:del>
    </w:p>
    <w:p w14:paraId="3F204609" w14:textId="590AC421" w:rsidR="00976B80" w:rsidDel="001B23DC" w:rsidRDefault="00976B80" w:rsidP="00976B80">
      <w:pPr>
        <w:pStyle w:val="Code"/>
        <w:rPr>
          <w:del w:id="2343" w:author="Kelvin Sung" w:date="2021-05-20T18:01:00Z"/>
          <w:rFonts w:hint="eastAsia"/>
        </w:rPr>
      </w:pPr>
      <w:r>
        <w:t xml:space="preserve">    }</w:t>
      </w:r>
    </w:p>
    <w:p w14:paraId="2D8E3272" w14:textId="77777777" w:rsidR="001B23DC" w:rsidRDefault="00976B80" w:rsidP="00976B80">
      <w:pPr>
        <w:pStyle w:val="Code"/>
        <w:rPr>
          <w:ins w:id="2344" w:author="Kelvin Sung" w:date="2021-05-20T18:01:00Z"/>
          <w:rFonts w:hint="eastAsia"/>
        </w:rPr>
      </w:pPr>
      <w:del w:id="2345"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46" w:author="Kelvin Sung" w:date="2021-05-20T18:01:00Z"/>
          <w:rFonts w:hint="eastAsia"/>
        </w:rPr>
      </w:pPr>
      <w:del w:id="2347" w:author="Kelvin Sung" w:date="2021-05-22T11:04:00Z">
        <w:r w:rsidRPr="004D6400" w:rsidDel="000F59E9">
          <w:delText xml:space="preserve">Make </w:delText>
        </w:r>
      </w:del>
      <w:ins w:id="2348" w:author="Kelvin Sung" w:date="2021-05-22T11:04:00Z">
        <w:r w:rsidR="000F59E9">
          <w:t>Rename</w:t>
        </w:r>
        <w:r w:rsidR="000F59E9" w:rsidRPr="004D6400">
          <w:t xml:space="preserve"> </w:t>
        </w:r>
      </w:ins>
      <w:del w:id="2349"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50" w:author="Kelvin Sung" w:date="2021-05-22T11:04:00Z">
        <w:r w:rsidRPr="004D6400" w:rsidDel="000F59E9">
          <w:delText xml:space="preserve">so that it becomes </w:delText>
        </w:r>
      </w:del>
      <w:ins w:id="2351"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52" w:author="Kelvin Sung" w:date="2021-05-22T11:04:00Z">
        <w:r w:rsidRPr="004D6400" w:rsidDel="000F59E9">
          <w:delText xml:space="preserve"> a</w:delText>
        </w:r>
      </w:del>
      <w:ins w:id="2353" w:author="Kelvin Sung" w:date="2021-05-22T11:04:00Z">
        <w:r w:rsidR="000F59E9">
          <w:t xml:space="preserve">, in addition to setting the corresponding variables, check to ensure </w:t>
        </w:r>
      </w:ins>
      <w:ins w:id="2354" w:author="Kelvin Sung" w:date="2021-05-22T11:05:00Z">
        <w:r w:rsidR="0055286C">
          <w:t xml:space="preserve">that </w:t>
        </w:r>
      </w:ins>
      <w:ins w:id="2355" w:author="Kelvin Sung" w:date="2021-05-22T11:06:00Z">
        <w:r w:rsidR="0055286C">
          <w:t>the light array size is not greater th</w:t>
        </w:r>
      </w:ins>
      <w:ins w:id="2356" w:author="Kelvin Sung" w:date="2021-05-22T11:07:00Z">
        <w:r w:rsidR="00006CB3">
          <w:t>a</w:t>
        </w:r>
      </w:ins>
      <w:ins w:id="2357" w:author="Kelvin Sung" w:date="2021-05-22T11:06:00Z">
        <w:r w:rsidR="0055286C">
          <w:t xml:space="preserve">n the defined array size in the </w:t>
        </w:r>
        <w:proofErr w:type="spellStart"/>
        <w:r w:rsidR="0055286C" w:rsidRPr="0055286C">
          <w:rPr>
            <w:rStyle w:val="CodeInline"/>
            <w:rFonts w:hint="eastAsia"/>
            <w:rPrChange w:id="2358" w:author="Kelvin Sung" w:date="2021-05-22T11:06:00Z">
              <w:rPr>
                <w:rFonts w:hint="eastAsia"/>
              </w:rPr>
            </w:rPrChange>
          </w:rPr>
          <w:t>light_fs</w:t>
        </w:r>
        <w:proofErr w:type="spellEnd"/>
        <w:r w:rsidR="0055286C">
          <w:t xml:space="preserve"> fragment shader. </w:t>
        </w:r>
      </w:ins>
      <w:ins w:id="2359" w:author="Kelvin Sung" w:date="2021-05-22T11:05:00Z">
        <w:r w:rsidR="0055286C">
          <w:t xml:space="preserve">Lastly, </w:t>
        </w:r>
      </w:ins>
      <w:del w:id="2360"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61" w:author="Kelvin Sung" w:date="2021-05-22T11:05:00Z">
        <w:r w:rsidR="0055286C">
          <w:t>r</w:t>
        </w:r>
      </w:ins>
      <w:r w:rsidR="00B71F1B">
        <w:t xml:space="preserve">emember to update </w:t>
      </w:r>
      <w:del w:id="2362" w:author="Kelvin Sung" w:date="2021-05-22T11:07:00Z">
        <w:r w:rsidR="00B71F1B" w:rsidDel="00D34D10">
          <w:delText xml:space="preserve">any </w:delText>
        </w:r>
      </w:del>
      <w:ins w:id="2363" w:author="Kelvin Sung" w:date="2021-05-22T11:07:00Z">
        <w:r w:rsidR="00D34D10">
          <w:t xml:space="preserve">the </w:t>
        </w:r>
      </w:ins>
      <w:r w:rsidR="00B71F1B">
        <w:t xml:space="preserve">corresponding function </w:t>
      </w:r>
      <w:del w:id="2364" w:author="Kelvin Sung" w:date="2021-05-22T11:05:00Z">
        <w:r w:rsidR="00B71F1B" w:rsidDel="0055286C">
          <w:delText xml:space="preserve">calls </w:delText>
        </w:r>
      </w:del>
      <w:ins w:id="2365" w:author="Kelvin Sung" w:date="2021-05-22T11:05:00Z">
        <w:r w:rsidR="0055286C">
          <w:t xml:space="preserve">name </w:t>
        </w:r>
      </w:ins>
      <w:del w:id="2366"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67" w:author="Kelvin Sung" w:date="2021-05-20T18:01:00Z"/>
          <w:rFonts w:hint="eastAsia"/>
        </w:rPr>
      </w:pPr>
      <w:del w:id="2368" w:author="Kelvin Sung" w:date="2021-05-20T18:01:00Z">
        <w:r w:rsidDel="001B23DC">
          <w:delText xml:space="preserve">    </w:delText>
        </w:r>
      </w:del>
    </w:p>
    <w:p w14:paraId="4ABA1013" w14:textId="78491F1A" w:rsidR="00B71F1B" w:rsidDel="001B23DC" w:rsidRDefault="00B71F1B" w:rsidP="00B71F1B">
      <w:pPr>
        <w:pStyle w:val="Code"/>
        <w:rPr>
          <w:del w:id="2369" w:author="Kelvin Sung" w:date="2021-05-20T18:01:00Z"/>
          <w:rFonts w:hint="eastAsia"/>
        </w:rPr>
      </w:pPr>
      <w:r>
        <w:t>setCameraAndLights(c, l) {</w:t>
      </w:r>
    </w:p>
    <w:p w14:paraId="0125D389" w14:textId="77777777" w:rsidR="001B23DC" w:rsidRDefault="00B71F1B" w:rsidP="00B71F1B">
      <w:pPr>
        <w:pStyle w:val="Code"/>
        <w:rPr>
          <w:ins w:id="2370" w:author="Kelvin Sung" w:date="2021-05-20T18:01:00Z"/>
          <w:rFonts w:hint="eastAsia"/>
        </w:rPr>
      </w:pPr>
      <w:del w:id="2371" w:author="Kelvin Sung" w:date="2021-05-20T18:01:00Z">
        <w:r w:rsidDel="001B23DC">
          <w:delText xml:space="preserve">    </w:delText>
        </w:r>
      </w:del>
    </w:p>
    <w:p w14:paraId="5F077A33" w14:textId="2330DD61" w:rsidR="00B71F1B" w:rsidDel="001B23DC" w:rsidRDefault="00B71F1B" w:rsidP="00B71F1B">
      <w:pPr>
        <w:pStyle w:val="Code"/>
        <w:rPr>
          <w:del w:id="2372" w:author="Kelvin Sung" w:date="2021-05-20T18:01:00Z"/>
          <w:rFonts w:hint="eastAsia"/>
        </w:rPr>
      </w:pPr>
      <w:r>
        <w:t xml:space="preserve">    this.mCamera = c;</w:t>
      </w:r>
    </w:p>
    <w:p w14:paraId="165EDBF3" w14:textId="77777777" w:rsidR="001B23DC" w:rsidRDefault="00B71F1B" w:rsidP="00B71F1B">
      <w:pPr>
        <w:pStyle w:val="Code"/>
        <w:rPr>
          <w:ins w:id="2373" w:author="Kelvin Sung" w:date="2021-05-20T18:01:00Z"/>
          <w:rFonts w:hint="eastAsia"/>
        </w:rPr>
      </w:pPr>
      <w:del w:id="2374" w:author="Kelvin Sung" w:date="2021-05-20T18:01:00Z">
        <w:r w:rsidDel="001B23DC">
          <w:delText xml:space="preserve">    </w:delText>
        </w:r>
      </w:del>
    </w:p>
    <w:p w14:paraId="3CE7D370" w14:textId="5028BDCC" w:rsidR="00B71F1B" w:rsidDel="001B23DC" w:rsidRDefault="00B71F1B" w:rsidP="00B71F1B">
      <w:pPr>
        <w:pStyle w:val="Code"/>
        <w:rPr>
          <w:del w:id="2375" w:author="Kelvin Sung" w:date="2021-05-20T18:01:00Z"/>
          <w:rFonts w:hint="eastAsia"/>
        </w:rPr>
      </w:pPr>
      <w:r>
        <w:t xml:space="preserve">    this.mLights = l;</w:t>
      </w:r>
    </w:p>
    <w:p w14:paraId="75E0C77F" w14:textId="77777777" w:rsidR="001B23DC" w:rsidRDefault="00B71F1B" w:rsidP="00B71F1B">
      <w:pPr>
        <w:pStyle w:val="Code"/>
        <w:rPr>
          <w:ins w:id="2376" w:author="Kelvin Sung" w:date="2021-05-20T18:01:00Z"/>
          <w:rFonts w:hint="eastAsia"/>
        </w:rPr>
      </w:pPr>
      <w:del w:id="2377" w:author="Kelvin Sung" w:date="2021-05-20T18:01:00Z">
        <w:r w:rsidDel="001B23DC">
          <w:delText xml:space="preserve">    </w:delText>
        </w:r>
      </w:del>
    </w:p>
    <w:p w14:paraId="24A75285" w14:textId="4B523990" w:rsidR="00B71F1B" w:rsidDel="001B23DC" w:rsidRDefault="00B71F1B" w:rsidP="00B71F1B">
      <w:pPr>
        <w:pStyle w:val="Code"/>
        <w:rPr>
          <w:del w:id="2378"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79" w:author="Kelvin Sung" w:date="2021-05-20T18:01:00Z"/>
          <w:rFonts w:hint="eastAsia"/>
        </w:rPr>
      </w:pPr>
      <w:del w:id="2380" w:author="Kelvin Sung" w:date="2021-05-20T18:01:00Z">
        <w:r w:rsidDel="001B23DC">
          <w:delText xml:space="preserve">    </w:delText>
        </w:r>
      </w:del>
    </w:p>
    <w:p w14:paraId="42158232" w14:textId="34C5EDC5" w:rsidR="00B71F1B" w:rsidDel="001B23DC" w:rsidRDefault="00B71F1B" w:rsidP="00B71F1B">
      <w:pPr>
        <w:pStyle w:val="Code"/>
        <w:rPr>
          <w:del w:id="2381" w:author="Kelvin Sung" w:date="2021-05-20T18:01:00Z"/>
          <w:rFonts w:hint="eastAsia"/>
        </w:rPr>
      </w:pPr>
      <w:r>
        <w:t xml:space="preserve">        throw new Error ("Error: " </w:t>
      </w:r>
      <w:del w:id="2382"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83" w:author="Kelvin Sung" w:date="2021-05-22T11:05:00Z">
        <w:r w:rsidR="0055286C">
          <w:t>…</w:t>
        </w:r>
      </w:ins>
      <w:r>
        <w:t>);</w:t>
      </w:r>
    </w:p>
    <w:p w14:paraId="0722CFFA" w14:textId="77777777" w:rsidR="001B23DC" w:rsidRDefault="00B71F1B" w:rsidP="00B71F1B">
      <w:pPr>
        <w:pStyle w:val="Code"/>
        <w:rPr>
          <w:ins w:id="2384" w:author="Kelvin Sung" w:date="2021-05-20T18:01:00Z"/>
          <w:rFonts w:hint="eastAsia"/>
        </w:rPr>
      </w:pPr>
      <w:del w:id="2385"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86" w:author="Kelvin Sung" w:date="2021-05-20T18:13:00Z">
        <w:r w:rsidDel="00E15C4E">
          <w:delText>Object</w:delText>
        </w:r>
      </w:del>
      <w:ins w:id="2387"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del w:id="2388" w:author="Kelvin Sung" w:date="2021-05-22T11:07:00Z">
        <w:r w:rsidDel="003F4D6D">
          <w:delText xml:space="preserve">object </w:delText>
        </w:r>
      </w:del>
      <w:ins w:id="2389"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90" w:author="Kelvin Sung" w:date="2021-05-20T18:01:00Z"/>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91" w:author="Kelvin Sung" w:date="2021-05-20T18:01:00Z"/>
          <w:rFonts w:hint="eastAsia"/>
        </w:rPr>
      </w:pPr>
      <w:del w:id="2392" w:author="Kelvin Sung" w:date="2021-05-20T18:01:00Z">
        <w:r w:rsidDel="001B23DC">
          <w:delText xml:space="preserve">    </w:delText>
        </w:r>
      </w:del>
    </w:p>
    <w:p w14:paraId="1A8AC84A" w14:textId="7D321351" w:rsidR="00B71F1B" w:rsidDel="001B23DC" w:rsidRDefault="00B71F1B" w:rsidP="00B71F1B">
      <w:pPr>
        <w:pStyle w:val="Code"/>
        <w:rPr>
          <w:del w:id="2393" w:author="Kelvin Sung" w:date="2021-05-20T18:01:00Z"/>
          <w:rFonts w:hint="eastAsia"/>
        </w:rPr>
      </w:pPr>
      <w:r>
        <w:t>constructor(myTexture) {</w:t>
      </w:r>
    </w:p>
    <w:p w14:paraId="1E60A4CB" w14:textId="77777777" w:rsidR="001B23DC" w:rsidRDefault="00B71F1B" w:rsidP="00B71F1B">
      <w:pPr>
        <w:pStyle w:val="Code"/>
        <w:rPr>
          <w:ins w:id="2394" w:author="Kelvin Sung" w:date="2021-05-20T18:01:00Z"/>
          <w:rFonts w:hint="eastAsia"/>
        </w:rPr>
      </w:pPr>
      <w:del w:id="2395" w:author="Kelvin Sung" w:date="2021-05-20T18:01:00Z">
        <w:r w:rsidDel="001B23DC">
          <w:delText xml:space="preserve">    </w:delText>
        </w:r>
      </w:del>
    </w:p>
    <w:p w14:paraId="5932732E" w14:textId="7C9EB025" w:rsidR="00B71F1B" w:rsidDel="001B23DC" w:rsidRDefault="00B71F1B" w:rsidP="00B71F1B">
      <w:pPr>
        <w:pStyle w:val="Code"/>
        <w:rPr>
          <w:del w:id="2396" w:author="Kelvin Sung" w:date="2021-05-20T18:01:00Z"/>
          <w:rFonts w:hint="eastAsia"/>
        </w:rPr>
      </w:pPr>
      <w:r>
        <w:t xml:space="preserve">    super(myTexture);</w:t>
      </w:r>
    </w:p>
    <w:p w14:paraId="04006431" w14:textId="77777777" w:rsidR="001B23DC" w:rsidRDefault="00B71F1B" w:rsidP="00B71F1B">
      <w:pPr>
        <w:pStyle w:val="Code"/>
        <w:rPr>
          <w:ins w:id="2397" w:author="Kelvin Sung" w:date="2021-05-20T18:01:00Z"/>
          <w:rFonts w:hint="eastAsia"/>
        </w:rPr>
      </w:pPr>
      <w:del w:id="2398"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399" w:author="Kelvin Sung" w:date="2021-05-20T18:01:00Z"/>
          <w:rFonts w:hint="eastAsia"/>
        </w:rPr>
      </w:pPr>
    </w:p>
    <w:p w14:paraId="6AD5BFB4" w14:textId="77777777" w:rsidR="001B23DC" w:rsidRDefault="00B71F1B" w:rsidP="00B71F1B">
      <w:pPr>
        <w:pStyle w:val="Code"/>
        <w:rPr>
          <w:ins w:id="2400" w:author="Kelvin Sung" w:date="2021-05-20T18:01:00Z"/>
          <w:rFonts w:hint="eastAsia"/>
        </w:rPr>
      </w:pPr>
      <w:del w:id="2401" w:author="Kelvin Sung" w:date="2021-05-20T18:01:00Z">
        <w:r w:rsidDel="001B23DC">
          <w:delText xml:space="preserve">    </w:delText>
        </w:r>
      </w:del>
    </w:p>
    <w:p w14:paraId="339CC9A1" w14:textId="28938D9D" w:rsidR="00B71F1B" w:rsidRPr="00862217" w:rsidDel="001B23DC" w:rsidRDefault="00B71F1B" w:rsidP="00B71F1B">
      <w:pPr>
        <w:pStyle w:val="Code"/>
        <w:rPr>
          <w:del w:id="2402" w:author="Kelvin Sung" w:date="2021-05-20T18:01:00Z"/>
          <w:rStyle w:val="CodeBold"/>
          <w:rFonts w:hint="eastAsia"/>
          <w:rPrChange w:id="2403" w:author="Kelvin Sung" w:date="2021-05-22T11:11:00Z">
            <w:rPr>
              <w:del w:id="2404" w:author="Kelvin Sung" w:date="2021-05-20T18:01:00Z"/>
              <w:rFonts w:hint="eastAsia"/>
            </w:rPr>
          </w:rPrChange>
        </w:rPr>
      </w:pPr>
      <w:r>
        <w:t xml:space="preserve">    </w:t>
      </w:r>
      <w:r w:rsidRPr="00862217">
        <w:rPr>
          <w:rStyle w:val="CodeBold"/>
          <w:rFonts w:hint="eastAsia"/>
          <w:rPrChange w:id="2405" w:author="Kelvin Sung" w:date="2021-05-22T11:11:00Z">
            <w:rPr>
              <w:rFonts w:hint="eastAsia"/>
            </w:rPr>
          </w:rPrChange>
        </w:rPr>
        <w:t xml:space="preserve">// </w:t>
      </w:r>
      <w:del w:id="2406" w:author="Kelvin Sung" w:date="2021-05-22T11:08:00Z">
        <w:r w:rsidRPr="00862217" w:rsidDel="003F4D6D">
          <w:rPr>
            <w:rStyle w:val="CodeBold"/>
            <w:rFonts w:hint="eastAsia"/>
            <w:rPrChange w:id="2407" w:author="Kelvin Sung" w:date="2021-05-22T11:11:00Z">
              <w:rPr>
                <w:rFonts w:hint="eastAsia"/>
              </w:rPr>
            </w:rPrChange>
          </w:rPr>
          <w:delText>here is the light source</w:delText>
        </w:r>
      </w:del>
    </w:p>
    <w:p w14:paraId="35C61262" w14:textId="26BFC5F4" w:rsidR="001B23DC" w:rsidRPr="00862217" w:rsidRDefault="00B71F1B">
      <w:pPr>
        <w:pStyle w:val="Code"/>
        <w:rPr>
          <w:ins w:id="2408" w:author="Kelvin Sung" w:date="2021-05-20T18:01:00Z"/>
          <w:rStyle w:val="CodeBold"/>
          <w:rFonts w:hint="eastAsia"/>
          <w:rPrChange w:id="2409" w:author="Kelvin Sung" w:date="2021-05-22T11:11:00Z">
            <w:rPr>
              <w:ins w:id="2410" w:author="Kelvin Sung" w:date="2021-05-20T18:01:00Z"/>
              <w:rFonts w:hint="eastAsia"/>
            </w:rPr>
          </w:rPrChange>
        </w:rPr>
      </w:pPr>
      <w:del w:id="2411" w:author="Kelvin Sung" w:date="2021-05-20T18:01:00Z">
        <w:r w:rsidRPr="00862217" w:rsidDel="001B23DC">
          <w:rPr>
            <w:rStyle w:val="CodeBold"/>
          </w:rPr>
          <w:delText xml:space="preserve">    </w:delText>
        </w:r>
      </w:del>
      <w:ins w:id="2412" w:author="Kelvin Sung" w:date="2021-05-22T11:08:00Z">
        <w:r w:rsidR="003F4D6D" w:rsidRPr="00862217">
          <w:rPr>
            <w:rStyle w:val="CodeBold"/>
            <w:rFonts w:hint="eastAsia"/>
            <w:rPrChange w:id="2413" w:author="Kelvin Sung" w:date="2021-05-22T11:11:00Z">
              <w:rPr>
                <w:rFonts w:hint="eastAsia"/>
              </w:rPr>
            </w:rPrChange>
          </w:rPr>
          <w:t>the light</w:t>
        </w:r>
      </w:ins>
      <w:ins w:id="2414" w:author="Kelvin Sung" w:date="2021-05-22T11:09:00Z">
        <w:r w:rsidR="00862217" w:rsidRPr="00862217">
          <w:rPr>
            <w:rStyle w:val="CodeBold"/>
            <w:rFonts w:hint="eastAsia"/>
            <w:rPrChange w:id="2415"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16" w:author="Kelvin Sung" w:date="2021-05-20T18:01:00Z"/>
          <w:rStyle w:val="CodeBold"/>
        </w:rPr>
      </w:pPr>
      <w:r w:rsidRPr="003F4D6D">
        <w:rPr>
          <w:rPrChange w:id="2417"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18" w:author="Kelvin Sung" w:date="2021-05-20T18:01:00Z"/>
          <w:rStyle w:val="CodeBold"/>
        </w:rPr>
      </w:pPr>
      <w:del w:id="2419"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20"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21" w:author="Kelvin Sung" w:date="2021-05-20T18:01:00Z"/>
          <w:rFonts w:hint="eastAsia"/>
        </w:rPr>
      </w:pPr>
      <w:del w:id="2422" w:author="Kelvin Sung" w:date="2021-05-20T18:01:00Z">
        <w:r w:rsidDel="001B23DC">
          <w:delText xml:space="preserve">    </w:delText>
        </w:r>
      </w:del>
    </w:p>
    <w:p w14:paraId="1AA7EA9C" w14:textId="3B1155F3" w:rsidR="00B71F1B" w:rsidDel="001B23DC" w:rsidRDefault="00B71F1B" w:rsidP="00B71F1B">
      <w:pPr>
        <w:pStyle w:val="Code"/>
        <w:rPr>
          <w:del w:id="2423" w:author="Kelvin Sung" w:date="2021-05-20T18:01:00Z"/>
          <w:rFonts w:hint="eastAsia"/>
        </w:rPr>
      </w:pPr>
      <w:r>
        <w:t>draw(camera) {</w:t>
      </w:r>
    </w:p>
    <w:p w14:paraId="61271BB1" w14:textId="77777777" w:rsidR="001B23DC" w:rsidRDefault="00B71F1B" w:rsidP="00B71F1B">
      <w:pPr>
        <w:pStyle w:val="Code"/>
        <w:rPr>
          <w:ins w:id="2424" w:author="Kelvin Sung" w:date="2021-05-20T18:01:00Z"/>
          <w:rFonts w:hint="eastAsia"/>
        </w:rPr>
      </w:pPr>
      <w:del w:id="2425"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26" w:author="Kelvin Sung" w:date="2021-05-20T18:01:00Z"/>
          <w:rStyle w:val="CodeBold"/>
        </w:rPr>
      </w:pPr>
      <w:r w:rsidRPr="00862217">
        <w:rPr>
          <w:rPrChange w:id="2427"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28" w:author="Kelvin Sung" w:date="2021-05-20T18:01:00Z"/>
          <w:rStyle w:val="CodeBold"/>
        </w:rPr>
      </w:pPr>
      <w:del w:id="2429" w:author="Kelvin Sung" w:date="2021-05-20T18:01:00Z">
        <w:r w:rsidDel="001B23DC">
          <w:delText xml:space="preserve">    </w:delText>
        </w:r>
      </w:del>
    </w:p>
    <w:p w14:paraId="52676BCE" w14:textId="04728EAE" w:rsidR="00B71F1B" w:rsidDel="001B23DC" w:rsidRDefault="00B71F1B" w:rsidP="00B71F1B">
      <w:pPr>
        <w:pStyle w:val="Code"/>
        <w:rPr>
          <w:del w:id="2430" w:author="Kelvin Sung" w:date="2021-05-20T18:01:00Z"/>
          <w:rFonts w:hint="eastAsia"/>
        </w:rPr>
      </w:pPr>
      <w:r>
        <w:t xml:space="preserve">    super.draw(camera);</w:t>
      </w:r>
    </w:p>
    <w:p w14:paraId="3E400866" w14:textId="77777777" w:rsidR="001B23DC" w:rsidRDefault="00B71F1B" w:rsidP="00B71F1B">
      <w:pPr>
        <w:pStyle w:val="Code"/>
        <w:rPr>
          <w:ins w:id="2431" w:author="Kelvin Sung" w:date="2021-05-20T18:01:00Z"/>
          <w:rFonts w:hint="eastAsia"/>
        </w:rPr>
      </w:pPr>
      <w:del w:id="2432"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33" w:author="Kelvin Sung" w:date="2021-05-22T11:11:00Z"/>
          <w:rFonts w:hint="eastAsia"/>
        </w:rPr>
      </w:pPr>
    </w:p>
    <w:p w14:paraId="27BF42AA" w14:textId="398F1921" w:rsidR="004D6400" w:rsidDel="001B23DC" w:rsidRDefault="004D6400" w:rsidP="000D057D">
      <w:pPr>
        <w:pStyle w:val="NumList"/>
        <w:numPr>
          <w:ilvl w:val="0"/>
          <w:numId w:val="24"/>
        </w:numPr>
        <w:rPr>
          <w:del w:id="2434"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35" w:author="Kelvin Sung" w:date="2021-05-20T18:01:00Z"/>
          <w:rFonts w:hint="eastAsia"/>
        </w:rPr>
      </w:pPr>
      <w:del w:id="2436" w:author="Kelvin Sung" w:date="2021-05-20T18:01:00Z">
        <w:r w:rsidDel="001B23DC">
          <w:delText xml:space="preserve">    </w:delText>
        </w:r>
      </w:del>
    </w:p>
    <w:p w14:paraId="79A66EFE" w14:textId="5FDDE099" w:rsidR="00B71F1B" w:rsidDel="001B23DC" w:rsidRDefault="00B71F1B" w:rsidP="00B71F1B">
      <w:pPr>
        <w:pStyle w:val="Code"/>
        <w:rPr>
          <w:del w:id="2437" w:author="Kelvin Sung" w:date="2021-05-20T18:01:00Z"/>
          <w:rFonts w:hint="eastAsia"/>
        </w:rPr>
      </w:pPr>
      <w:r>
        <w:t>getLightAt(index) {</w:t>
      </w:r>
    </w:p>
    <w:p w14:paraId="00FCECEE" w14:textId="19A837C2" w:rsidR="00B71F1B" w:rsidDel="001B23DC" w:rsidRDefault="00B71F1B" w:rsidP="00B71F1B">
      <w:pPr>
        <w:pStyle w:val="Code"/>
        <w:rPr>
          <w:del w:id="2438" w:author="Kelvin Sung" w:date="2021-05-20T18:01:00Z"/>
          <w:rFonts w:hint="eastAsia"/>
        </w:rPr>
      </w:pPr>
      <w:del w:id="2439" w:author="Kelvin Sung" w:date="2021-05-20T18:01:00Z">
        <w:r w:rsidDel="001B23DC">
          <w:delText xml:space="preserve">    </w:delText>
        </w:r>
      </w:del>
      <w:del w:id="2440"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41" w:author="Kelvin Sung" w:date="2021-05-20T18:01:00Z"/>
          <w:rFonts w:hint="eastAsia"/>
        </w:rPr>
      </w:pPr>
      <w:del w:id="2442" w:author="Kelvin Sung" w:date="2021-05-20T18:01:00Z">
        <w:r w:rsidDel="001B23DC">
          <w:delText xml:space="preserve">    </w:delText>
        </w:r>
      </w:del>
      <w:ins w:id="2443" w:author="Kelvin Sung" w:date="2021-05-22T11:12:00Z">
        <w:r w:rsidR="00862217">
          <w:t xml:space="preserve"> </w:t>
        </w:r>
      </w:ins>
      <w:r>
        <w:t>}</w:t>
      </w:r>
    </w:p>
    <w:p w14:paraId="7341A215" w14:textId="77777777" w:rsidR="001B23DC" w:rsidRDefault="00B71F1B" w:rsidP="00B71F1B">
      <w:pPr>
        <w:pStyle w:val="Code"/>
        <w:rPr>
          <w:ins w:id="2444" w:author="Kelvin Sung" w:date="2021-05-20T18:01:00Z"/>
          <w:rFonts w:hint="eastAsia"/>
        </w:rPr>
      </w:pPr>
      <w:del w:id="2445" w:author="Kelvin Sung" w:date="2021-05-20T18:01:00Z">
        <w:r w:rsidDel="001B23DC">
          <w:delText xml:space="preserve">    </w:delText>
        </w:r>
      </w:del>
    </w:p>
    <w:p w14:paraId="3D8767B1" w14:textId="37F3FABD" w:rsidR="00B71F1B" w:rsidDel="001B23DC" w:rsidRDefault="00B71F1B" w:rsidP="00B71F1B">
      <w:pPr>
        <w:pStyle w:val="Code"/>
        <w:rPr>
          <w:del w:id="2446" w:author="Kelvin Sung" w:date="2021-05-20T18:01:00Z"/>
          <w:rFonts w:hint="eastAsia"/>
        </w:rPr>
      </w:pPr>
      <w:r>
        <w:t>addLight(l) {</w:t>
      </w:r>
    </w:p>
    <w:p w14:paraId="0EA1B620" w14:textId="12C97496" w:rsidR="00B71F1B" w:rsidDel="001B23DC" w:rsidRDefault="00B71F1B" w:rsidP="00B71F1B">
      <w:pPr>
        <w:pStyle w:val="Code"/>
        <w:rPr>
          <w:del w:id="2447" w:author="Kelvin Sung" w:date="2021-05-20T18:01:00Z"/>
          <w:rFonts w:hint="eastAsia"/>
        </w:rPr>
      </w:pPr>
      <w:del w:id="2448" w:author="Kelvin Sung" w:date="2021-05-20T18:01:00Z">
        <w:r w:rsidDel="001B23DC">
          <w:delText xml:space="preserve">    </w:delText>
        </w:r>
      </w:del>
      <w:del w:id="2449"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50" w:author="Kelvin Sung" w:date="2021-05-20T18:01:00Z">
        <w:r w:rsidDel="001B23DC">
          <w:delText xml:space="preserve">    </w:delText>
        </w:r>
      </w:del>
      <w:ins w:id="2451" w:author="Kelvin Sung" w:date="2021-05-22T11:12:00Z">
        <w:r w:rsidR="00862217">
          <w:t xml:space="preserve"> </w:t>
        </w:r>
      </w:ins>
      <w:r>
        <w:t>}</w:t>
      </w:r>
    </w:p>
    <w:p w14:paraId="45D51386" w14:textId="3509A23D" w:rsidR="004D6400" w:rsidRPr="004D6400" w:rsidDel="004C3AC7" w:rsidRDefault="004D6400" w:rsidP="004D6400">
      <w:pPr>
        <w:pStyle w:val="Heading3"/>
        <w:rPr>
          <w:del w:id="2452" w:author="Kelvin Sung" w:date="2021-05-22T11:12:00Z"/>
        </w:rPr>
      </w:pPr>
      <w:bookmarkStart w:id="2453" w:name="_Hlk72039903"/>
      <w:commentRangeStart w:id="2454"/>
      <w:del w:id="2455" w:author="Kelvin Sung" w:date="2021-05-22T11:12:00Z">
        <w:r w:rsidRPr="004D6400" w:rsidDel="004C3AC7">
          <w:delText>Modifiy index.js stuff</w:delText>
        </w:r>
        <w:commentRangeEnd w:id="2454"/>
        <w:r w:rsidDel="004C3AC7">
          <w:rPr>
            <w:rStyle w:val="CommentReference"/>
            <w:rFonts w:asciiTheme="minorHAnsi" w:eastAsia="SimSun" w:hAnsiTheme="minorHAnsi" w:cstheme="minorBidi"/>
            <w:color w:val="auto"/>
          </w:rPr>
          <w:commentReference w:id="2454"/>
        </w:r>
      </w:del>
    </w:p>
    <w:bookmarkEnd w:id="2453"/>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rPr>
          <w:rFonts w:hint="eastAsia"/>
        </w:rPr>
      </w:pPr>
      <w:r>
        <w:t xml:space="preserve">With </w:t>
      </w:r>
      <w:ins w:id="2456" w:author="Kelvin Sung" w:date="2021-05-22T11:12:00Z">
        <w:r w:rsidR="00B42611">
          <w:t>proper integrat</w:t>
        </w:r>
      </w:ins>
      <w:ins w:id="2457" w:author="Kelvin Sung" w:date="2021-05-22T11:13:00Z">
        <w:r w:rsidR="00B42611">
          <w:t>ion for</w:t>
        </w:r>
      </w:ins>
      <w:ins w:id="2458" w:author="Kelvin Sung" w:date="2021-05-22T11:12:00Z">
        <w:r w:rsidR="00B42611">
          <w:t xml:space="preserve"> </w:t>
        </w:r>
      </w:ins>
      <w:r>
        <w:t xml:space="preserve">multiple lights support </w:t>
      </w:r>
      <w:del w:id="2459"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60" w:author="Kelvin Sung" w:date="2021-05-22T11:14:00Z">
        <w:r w:rsidR="00B42611">
          <w:t xml:space="preserve">In order to maintain readability, </w:t>
        </w:r>
      </w:ins>
      <w:del w:id="2461"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62"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63" w:author="Kelvin Sung" w:date="2021-05-22T11:18:00Z">
        <w:r w:rsidR="00E63316">
          <w:t xml:space="preserve">import </w:t>
        </w:r>
        <w:proofErr w:type="spellStart"/>
        <w:r w:rsidR="00E63316" w:rsidRPr="00E63316">
          <w:rPr>
            <w:rStyle w:val="CodeInline"/>
            <w:rFonts w:hint="eastAsia"/>
            <w:rPrChange w:id="2464" w:author="Kelvin Sung" w:date="2021-05-22T11:18:00Z">
              <w:rPr>
                <w:rFonts w:hint="eastAsia"/>
              </w:rPr>
            </w:rPrChange>
          </w:rPr>
          <w:t>MyGame</w:t>
        </w:r>
        <w:proofErr w:type="spellEnd"/>
        <w:r w:rsidR="00E63316">
          <w:t xml:space="preserve"> class from </w:t>
        </w:r>
        <w:r w:rsidR="00E63316" w:rsidRPr="00E63316">
          <w:rPr>
            <w:rStyle w:val="CodeInline"/>
            <w:rFonts w:hint="eastAsia"/>
            <w:rPrChange w:id="2465" w:author="Kelvin Sung" w:date="2021-05-22T11:18:00Z">
              <w:rPr>
                <w:rFonts w:hint="eastAsia"/>
              </w:rPr>
            </w:rPrChange>
          </w:rPr>
          <w:t>my_game_main.js</w:t>
        </w:r>
        <w:r w:rsidR="00E63316">
          <w:t xml:space="preserve"> and to </w:t>
        </w:r>
      </w:ins>
      <w:ins w:id="2466"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67" w:author="Kelvin Sung" w:date="2021-05-22T11:16:00Z"/>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68" w:author="Kelvin Sung" w:date="2021-05-22T11:19:00Z">
        <w:r w:rsidR="00E63316">
          <w:t xml:space="preserve">to import from </w:t>
        </w:r>
        <w:r w:rsidR="00E63316" w:rsidRPr="00E63316">
          <w:rPr>
            <w:rStyle w:val="CodeInline"/>
            <w:rFonts w:hint="eastAsia"/>
            <w:rPrChange w:id="2469" w:author="Kelvin Sung" w:date="2021-05-22T11:20:00Z">
              <w:rPr>
                <w:rFonts w:hint="eastAsia"/>
              </w:rPr>
            </w:rPrChange>
          </w:rPr>
          <w:t>my_game_lights.js</w:t>
        </w:r>
        <w:r w:rsidR="00E63316">
          <w:t xml:space="preserve"> </w:t>
        </w:r>
      </w:ins>
      <w:ins w:id="2470" w:author="Kelvin Sung" w:date="2021-05-22T11:20:00Z">
        <w:r w:rsidR="00E63316">
          <w:t xml:space="preserve">and </w:t>
        </w:r>
      </w:ins>
      <w:r w:rsidRPr="004D6400">
        <w:t xml:space="preserve">to </w:t>
      </w:r>
      <w:ins w:id="2471" w:author="Kelvin Sung" w:date="2021-05-22T11:20:00Z">
        <w:r w:rsidR="00E63316">
          <w:t xml:space="preserve">continue to add </w:t>
        </w:r>
      </w:ins>
      <w:del w:id="2472" w:author="Kelvin Sung" w:date="2021-05-22T11:20:00Z">
        <w:r w:rsidRPr="004D6400" w:rsidDel="00E63316">
          <w:delText xml:space="preserve">implement the </w:delText>
        </w:r>
      </w:del>
      <w:r w:rsidRPr="004D6400">
        <w:t>controls of the lights</w:t>
      </w:r>
      <w:ins w:id="2473" w:author="Kelvin Sung" w:date="2021-05-22T11:20:00Z">
        <w:r w:rsidR="00E63316">
          <w:t xml:space="preserve"> to </w:t>
        </w:r>
        <w:proofErr w:type="spellStart"/>
        <w:r w:rsidR="00E63316" w:rsidRPr="00E63316">
          <w:rPr>
            <w:rStyle w:val="CodeInline"/>
            <w:rFonts w:hint="eastAsia"/>
            <w:rPrChange w:id="2474" w:author="Kelvin Sung" w:date="2021-05-22T11:20:00Z">
              <w:rPr>
                <w:rFonts w:hint="eastAsia"/>
              </w:rPr>
            </w:rPrChange>
          </w:rPr>
          <w:t>MyGame</w:t>
        </w:r>
        <w:proofErr w:type="spellEnd"/>
        <w:r w:rsidR="00E63316">
          <w:t>.</w:t>
        </w:r>
      </w:ins>
      <w:del w:id="2475"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76" w:author="Kelvin Sung" w:date="2021-05-22T11:16:00Z">
        <w:r>
          <w:t xml:space="preserve">Modify </w:t>
        </w:r>
        <w:r w:rsidRPr="00B42611">
          <w:rPr>
            <w:rStyle w:val="CodeInline"/>
            <w:rFonts w:hint="eastAsia"/>
            <w:rPrChange w:id="2477" w:author="Kelvin Sung" w:date="2021-05-22T11:17:00Z">
              <w:rPr>
                <w:rFonts w:hint="eastAsia"/>
              </w:rPr>
            </w:rPrChange>
          </w:rPr>
          <w:t>my_game.js</w:t>
        </w:r>
        <w:r>
          <w:t xml:space="preserve"> to import from </w:t>
        </w:r>
      </w:ins>
      <w:ins w:id="2478" w:author="Kelvin Sung" w:date="2021-05-22T11:17:00Z">
        <w:r w:rsidRPr="00B42611">
          <w:rPr>
            <w:rStyle w:val="CodeInline"/>
            <w:rFonts w:hint="eastAsia"/>
            <w:rPrChange w:id="2479" w:author="Kelvin Sung" w:date="2021-05-22T11:17:00Z">
              <w:rPr>
                <w:rFonts w:hint="eastAsia"/>
              </w:rPr>
            </w:rPrChange>
          </w:rPr>
          <w:t>my_game_light_control.js</w:t>
        </w:r>
        <w:r>
          <w:t xml:space="preserve"> ensuring access to </w:t>
        </w:r>
      </w:ins>
      <w:ins w:id="2480" w:author="Kelvin Sung" w:date="2021-05-22T11:21:00Z">
        <w:r w:rsidR="00792942">
          <w:t xml:space="preserve">all of </w:t>
        </w:r>
      </w:ins>
      <w:ins w:id="2481" w:author="Kelvin Sung" w:date="2021-05-22T11:16:00Z">
        <w:r>
          <w:t xml:space="preserve">the </w:t>
        </w:r>
      </w:ins>
      <w:ins w:id="2482" w:author="Kelvin Sung" w:date="2021-05-22T11:21:00Z">
        <w:r w:rsidR="00792942">
          <w:t xml:space="preserve">newly defined </w:t>
        </w:r>
      </w:ins>
      <w:ins w:id="2483"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84" w:author="Kelvin Sung" w:date="2021-05-22T11:25:00Z"/>
          <w:rFonts w:hint="eastAsia"/>
        </w:rPr>
      </w:pPr>
      <w:r>
        <w:t xml:space="preserve">Run the project to examine the implementation. Try selecting the lights with the 0, 1, 2, and 3 keys and toggling the selected light on/off. Notice that </w:t>
      </w:r>
      <w:ins w:id="2485" w:author="Kelvin Sung" w:date="2021-05-22T11:26:00Z">
        <w:r w:rsidR="00B334B2">
          <w:t xml:space="preserve">the game programmer has control over which light illuminates which of the objects: </w:t>
        </w:r>
      </w:ins>
      <w:del w:id="2486" w:author="Kelvin Sung" w:date="2021-05-22T11:26:00Z">
        <w:r w:rsidDel="00B334B2">
          <w:delText>a</w:delText>
        </w:r>
      </w:del>
      <w:ins w:id="2487"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88" w:author="Kelvin Sung" w:date="2021-05-22T11:28:00Z"/>
          <w:rFonts w:hint="eastAsia"/>
        </w:rPr>
      </w:pPr>
      <w:r>
        <w:t xml:space="preserve">Move the </w:t>
      </w:r>
      <w:r w:rsidRPr="001D2742">
        <w:rPr>
          <w:rStyle w:val="CodeInline"/>
        </w:rPr>
        <w:t>Hero</w:t>
      </w:r>
      <w:r>
        <w:t xml:space="preserve"> object with the WASD keys to observe how the illumination</w:t>
      </w:r>
      <w:del w:id="2489" w:author="Kelvin Sung" w:date="2021-05-22T11:26:00Z">
        <w:r w:rsidDel="006927AD">
          <w:delText xml:space="preserve"> on the object</w:delText>
        </w:r>
      </w:del>
      <w:r>
        <w:t xml:space="preserve"> changes as she is moved through the near and far radii of light source 0. </w:t>
      </w:r>
      <w:ins w:id="2490" w:author="Kelvin Sung" w:date="2021-05-22T11:27:00Z">
        <w:r w:rsidR="00243CE3">
          <w:t>With light source 0 selected (type 0), press the C</w:t>
        </w:r>
      </w:ins>
      <w:ins w:id="2491" w:author="Kelvin Sung" w:date="2021-05-22T11:28:00Z">
        <w:r w:rsidR="00243CE3">
          <w:t xml:space="preserve"> key to increase the </w:t>
        </w:r>
      </w:ins>
      <w:ins w:id="2492" w:author="Kelvin Sung" w:date="2021-05-22T11:29:00Z">
        <w:r w:rsidR="00243CE3">
          <w:t>near</w:t>
        </w:r>
      </w:ins>
      <w:ins w:id="2493" w:author="Kelvin Sung" w:date="2021-05-22T11:28:00Z">
        <w:r w:rsidR="00243CE3">
          <w:t xml:space="preserve"> radius of the light. </w:t>
        </w:r>
      </w:ins>
      <w:ins w:id="2494" w:author="Kelvin Sung" w:date="2021-05-22T11:29:00Z">
        <w:r w:rsidR="00243CE3">
          <w:t xml:space="preserve">Notice </w:t>
        </w:r>
      </w:ins>
      <w:ins w:id="2495" w:author="Kelvin Sung" w:date="2021-05-22T11:30:00Z">
        <w:r w:rsidR="00243CE3">
          <w:t xml:space="preserve">that </w:t>
        </w:r>
      </w:ins>
      <w:ins w:id="2496" w:author="Kelvin Sung" w:date="2021-05-22T11:29:00Z">
        <w:r w:rsidR="00243CE3">
          <w:t>as the near radius approaches the value of the far, the illuminated circle boundary ed</w:t>
        </w:r>
      </w:ins>
      <w:ins w:id="2497" w:author="Kelvin Sung" w:date="2021-05-22T11:30:00Z">
        <w:r w:rsidR="00243CE3">
          <w:t xml:space="preserve">ge also </w:t>
        </w:r>
      </w:ins>
      <w:ins w:id="2498" w:author="Kelvin Sung" w:date="2021-05-22T11:29:00Z">
        <w:r w:rsidR="00243CE3">
          <w:t xml:space="preserve">becomes </w:t>
        </w:r>
      </w:ins>
      <w:ins w:id="2499" w:author="Kelvin Sung" w:date="2021-05-22T11:30:00Z">
        <w:r w:rsidR="00243CE3">
          <w:t xml:space="preserve">sharper. Eventually, when near radius is greater than far radius, you can once again observe the </w:t>
        </w:r>
      </w:ins>
      <w:ins w:id="2500" w:author="Kelvin Sung" w:date="2021-05-22T11:31:00Z">
        <w:r w:rsidR="00243CE3">
          <w:t xml:space="preserve">sudden brightness change at the boundary. </w:t>
        </w:r>
      </w:ins>
      <w:ins w:id="2501" w:author="Kelvin Sung" w:date="2021-05-22T11:33:00Z">
        <w:r w:rsidR="00243CE3">
          <w:t>You are observing the vio</w:t>
        </w:r>
      </w:ins>
      <w:ins w:id="2502" w:author="Kelvin Sung" w:date="2021-05-22T11:34:00Z">
        <w:r w:rsidR="00243CE3">
          <w:t xml:space="preserve">lation of the implicit assumption </w:t>
        </w:r>
      </w:ins>
      <w:ins w:id="2503" w:author="Kelvin Sung" w:date="2021-05-22T11:31:00Z">
        <w:r w:rsidR="00243CE3">
          <w:t xml:space="preserve">of the </w:t>
        </w:r>
      </w:ins>
      <w:ins w:id="2504" w:author="Kelvin Sung" w:date="2021-05-22T11:34:00Z">
        <w:r w:rsidR="00243CE3">
          <w:t xml:space="preserve">underlying </w:t>
        </w:r>
      </w:ins>
      <w:ins w:id="2505" w:author="Kelvin Sung" w:date="2021-05-22T11:33:00Z">
        <w:r w:rsidR="00243CE3">
          <w:t xml:space="preserve">illumination </w:t>
        </w:r>
      </w:ins>
      <w:ins w:id="2506" w:author="Kelvin Sung" w:date="2021-05-22T11:31:00Z">
        <w:r w:rsidR="00243CE3">
          <w:t xml:space="preserve">model that </w:t>
        </w:r>
      </w:ins>
      <w:ins w:id="2507" w:author="Kelvin Sung" w:date="2021-05-22T11:32:00Z">
        <w:r w:rsidR="00243CE3">
          <w:t>the near is always less than the far radius.</w:t>
        </w:r>
      </w:ins>
      <w:ins w:id="2508" w:author="Kelvin Sung" w:date="2021-05-22T11:34:00Z">
        <w:r w:rsidR="00FA3242">
          <w:t xml:space="preserve"> This exact situation can be created by decreasing the far radius</w:t>
        </w:r>
      </w:ins>
      <w:ins w:id="2509" w:author="Kelvin Sung" w:date="2021-05-22T11:35:00Z">
        <w:r w:rsidR="00FA3242">
          <w:t xml:space="preserve"> with the N key.</w:t>
        </w:r>
      </w:ins>
    </w:p>
    <w:p w14:paraId="5714BB84" w14:textId="698E1115" w:rsidR="00FD1303" w:rsidRDefault="00FA3242">
      <w:pPr>
        <w:pStyle w:val="BodyTextCont"/>
        <w:rPr>
          <w:ins w:id="2510" w:author="Kelvin Sung" w:date="2021-05-24T06:09:00Z"/>
        </w:rPr>
      </w:pPr>
      <w:ins w:id="2511" w:author="Kelvin Sung" w:date="2021-05-22T11:35:00Z">
        <w:r>
          <w:t xml:space="preserve">You can </w:t>
        </w:r>
      </w:ins>
      <w:del w:id="2512"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13" w:author="Kelvin Sung" w:date="2021-05-22T11:36:00Z">
        <w:r>
          <w:t>In particular try adjusting light intensities with the K/</w:t>
        </w:r>
      </w:ins>
      <w:ins w:id="2514" w:author="Kelvin Sung" w:date="2021-05-22T11:37:00Z">
        <w:r>
          <w:t>L</w:t>
        </w:r>
      </w:ins>
      <w:ins w:id="2515" w:author="Kelvin Sung" w:date="2021-05-22T11:36:00Z">
        <w:r>
          <w:t xml:space="preserve"> keys to </w:t>
        </w:r>
      </w:ins>
      <w:ins w:id="2516" w:author="Kelvin Sung" w:date="2021-05-22T11:37:00Z">
        <w:r>
          <w:t>observe the effects of over-saturation</w:t>
        </w:r>
      </w:ins>
      <w:ins w:id="2517" w:author="Kelvin Sung" w:date="2021-05-22T11:38:00Z">
        <w:r w:rsidR="008B1D72">
          <w:t xml:space="preserve">, and </w:t>
        </w:r>
      </w:ins>
      <w:ins w:id="2518" w:author="Kelvin Sung" w:date="2021-05-22T11:37:00Z">
        <w:r>
          <w:t>barely notice</w:t>
        </w:r>
      </w:ins>
      <w:ins w:id="2519" w:author="Kelvin Sung" w:date="2021-05-22T11:38:00Z">
        <w:r>
          <w:t>able lighting</w:t>
        </w:r>
      </w:ins>
      <w:ins w:id="2520" w:author="Kelvin Sung" w:date="2021-05-22T11:39:00Z">
        <w:r w:rsidR="008B1D72">
          <w:t xml:space="preserve">. </w:t>
        </w:r>
      </w:ins>
      <w:ins w:id="2521" w:author="Kelvin Sung" w:date="2021-05-22T11:41:00Z">
        <w:r w:rsidR="008B1D72">
          <w:t>You can c</w:t>
        </w:r>
      </w:ins>
      <w:ins w:id="2522" w:author="Kelvin Sung" w:date="2021-05-22T11:39:00Z">
        <w:r w:rsidR="008B1D72">
          <w:t xml:space="preserve">ontinue to press on the L key till </w:t>
        </w:r>
      </w:ins>
      <w:ins w:id="2523" w:author="Kelvin Sung" w:date="2021-05-22T11:38:00Z">
        <w:r w:rsidR="008B1D72">
          <w:t>the intensity becomes negative</w:t>
        </w:r>
      </w:ins>
      <w:ins w:id="2524" w:author="Kelvin Sung" w:date="2021-05-22T11:39:00Z">
        <w:r w:rsidR="008B1D72">
          <w:t xml:space="preserve"> </w:t>
        </w:r>
      </w:ins>
      <w:ins w:id="2525" w:author="Kelvin Sung" w:date="2021-05-22T11:41:00Z">
        <w:r w:rsidR="008B1D72">
          <w:t xml:space="preserve">to create </w:t>
        </w:r>
      </w:ins>
      <w:ins w:id="2526" w:author="Kelvin Sung" w:date="2021-05-22T11:40:00Z">
        <w:r w:rsidR="008B1D72">
          <w:t>a source that removes color from the scene.</w:t>
        </w:r>
      </w:ins>
      <w:ins w:id="2527"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28" w:author="Kelvin Sung" w:date="2021-05-24T06:10:00Z"/>
          <w:rFonts w:hint="eastAsia"/>
        </w:rPr>
        <w:pPrChange w:id="2529"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30" w:author="Kelvin Sung" w:date="2021-05-24T08:23:00Z"/>
        </w:rPr>
      </w:pPr>
      <w:ins w:id="2531"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32" w:author="Kelvin Sung" w:date="2021-05-24T08:17:00Z">
        <w:r>
          <w:t xml:space="preserve"> source</w:t>
        </w:r>
        <w:r w:rsidR="00B953A1">
          <w:t>s</w:t>
        </w:r>
      </w:ins>
      <w:ins w:id="2533" w:author="Kelvin Sung" w:date="2021-05-24T08:16:00Z">
        <w:r w:rsidRPr="00FD1303">
          <w:t xml:space="preserve"> around you </w:t>
        </w:r>
      </w:ins>
      <w:ins w:id="2534" w:author="Kelvin Sung" w:date="2021-05-24T08:17:00Z">
        <w:r>
          <w:t xml:space="preserve">may </w:t>
        </w:r>
      </w:ins>
      <w:ins w:id="2535" w:author="Kelvin Sung" w:date="2021-05-24T08:16:00Z">
        <w:r w:rsidRPr="00FD1303">
          <w:t>notice</w:t>
        </w:r>
        <w:r>
          <w:t xml:space="preserve"> </w:t>
        </w:r>
      </w:ins>
      <w:ins w:id="2536" w:author="Kelvin Sung" w:date="2021-05-24T08:17:00Z">
        <w:r>
          <w:t xml:space="preserve">some </w:t>
        </w:r>
      </w:ins>
      <w:ins w:id="2537" w:author="Kelvin Sung" w:date="2021-05-24T08:16:00Z">
        <w:r w:rsidRPr="00FD1303">
          <w:t>peculiar effect</w:t>
        </w:r>
        <w:r>
          <w:t>s.</w:t>
        </w:r>
      </w:ins>
      <w:ins w:id="2538" w:author="Kelvin Sung" w:date="2021-05-24T08:17:00Z">
        <w:r>
          <w:t xml:space="preserve"> </w:t>
        </w:r>
      </w:ins>
      <w:del w:id="2539" w:author="Kelvin Sung" w:date="2021-05-24T08:03:00Z">
        <w:r w:rsidR="00FD1303" w:rsidRPr="00FD1303" w:rsidDel="00C864C3">
          <w:delText xml:space="preserve">You can now place or move many light sources and control the illumination or shading at </w:delText>
        </w:r>
      </w:del>
      <w:del w:id="2540" w:author="Kelvin Sung" w:date="2021-05-22T13:14:00Z">
        <w:r w:rsidR="00FD1303" w:rsidRPr="00FD1303" w:rsidDel="00AF4B91">
          <w:delText xml:space="preserve">localized </w:delText>
        </w:r>
      </w:del>
      <w:del w:id="2541" w:author="Kelvin Sung" w:date="2021-05-24T08:03:00Z">
        <w:r w:rsidR="00FD1303" w:rsidRPr="00FD1303" w:rsidDel="00C864C3">
          <w:delText xml:space="preserve">regions. However, if you run the previous project and move the lights around while paying attention to the vertical </w:delText>
        </w:r>
      </w:del>
      <w:del w:id="2542" w:author="Kelvin Sung" w:date="2021-05-24T07:51:00Z">
        <w:r w:rsidR="00FD1303" w:rsidRPr="00FD1303" w:rsidDel="007D5C2A">
          <w:delText xml:space="preserve">boundaries </w:delText>
        </w:r>
      </w:del>
      <w:del w:id="2543" w:author="Kelvin Sung" w:date="2021-05-24T08:03:00Z">
        <w:r w:rsidR="00FD1303" w:rsidRPr="00FD1303" w:rsidDel="00C864C3">
          <w:delText xml:space="preserve">of the geometric blocks in the background, </w:delText>
        </w:r>
        <w:commentRangeStart w:id="2544"/>
        <w:commentRangeStart w:id="2545"/>
        <w:r w:rsidR="00FD1303" w:rsidRPr="00FD1303" w:rsidDel="00C864C3">
          <w:delText xml:space="preserve">you </w:delText>
        </w:r>
      </w:del>
      <w:del w:id="2546" w:author="Kelvin Sung" w:date="2021-05-24T07:59:00Z">
        <w:r w:rsidR="00FD1303" w:rsidRPr="00FD1303" w:rsidDel="00F40B62">
          <w:delText xml:space="preserve">will </w:delText>
        </w:r>
      </w:del>
      <w:del w:id="2547" w:author="Kelvin Sung" w:date="2021-05-24T08:03:00Z">
        <w:r w:rsidR="00FD1303" w:rsidRPr="00FD1303" w:rsidDel="00C864C3">
          <w:delText>notice</w:delText>
        </w:r>
      </w:del>
      <w:del w:id="2548" w:author="Kelvin Sung" w:date="2021-05-24T06:12:00Z">
        <w:r w:rsidR="00FD1303" w:rsidRPr="00FD1303" w:rsidDel="00657B84">
          <w:delText xml:space="preserve"> </w:delText>
        </w:r>
      </w:del>
      <w:del w:id="2549" w:author="Kelvin Sung" w:date="2021-05-24T06:07:00Z">
        <w:r w:rsidR="00FD1303" w:rsidRPr="00FD1303" w:rsidDel="00450540">
          <w:delText xml:space="preserve">the </w:delText>
        </w:r>
      </w:del>
      <w:del w:id="2550" w:author="Kelvin Sung" w:date="2021-05-24T08:03:00Z">
        <w:r w:rsidR="00FD1303" w:rsidRPr="00FD1303" w:rsidDel="00C864C3">
          <w:delText>peculiar effect</w:delText>
        </w:r>
      </w:del>
      <w:ins w:id="2551" w:author="Kelvin Sung" w:date="2021-05-24T07:52:00Z">
        <w:r w:rsidR="007D5C2A">
          <w:t xml:space="preserve">Figure 8-7 </w:t>
        </w:r>
      </w:ins>
      <w:ins w:id="2552" w:author="Kelvin Sung" w:date="2021-05-24T08:18:00Z">
        <w:r w:rsidR="00B953A1">
          <w:t xml:space="preserve">highlights these effects by </w:t>
        </w:r>
      </w:ins>
      <w:ins w:id="2553" w:author="Kelvin Sung" w:date="2021-05-24T08:04:00Z">
        <w:r w:rsidR="00C864C3">
          <w:t>c</w:t>
        </w:r>
      </w:ins>
      <w:ins w:id="2554" w:author="Kelvin Sung" w:date="2021-05-24T07:52:00Z">
        <w:r w:rsidR="007D5C2A">
          <w:t>ompar</w:t>
        </w:r>
      </w:ins>
      <w:ins w:id="2555" w:author="Kelvin Sung" w:date="2021-05-24T08:04:00Z">
        <w:r w:rsidR="00C864C3">
          <w:t>i</w:t>
        </w:r>
      </w:ins>
      <w:ins w:id="2556" w:author="Kelvin Sung" w:date="2021-05-24T08:18:00Z">
        <w:r w:rsidR="00B953A1">
          <w:t>ng</w:t>
        </w:r>
      </w:ins>
      <w:ins w:id="2557" w:author="Kelvin Sung" w:date="2021-05-24T08:04:00Z">
        <w:r w:rsidR="00C864C3">
          <w:t xml:space="preserve"> </w:t>
        </w:r>
      </w:ins>
      <w:ins w:id="2558" w:author="Kelvin Sung" w:date="2021-05-24T07:52:00Z">
        <w:r w:rsidR="007D5C2A">
          <w:t xml:space="preserve">the </w:t>
        </w:r>
      </w:ins>
      <w:ins w:id="2559" w:author="Kelvin Sung" w:date="2021-05-24T08:04:00Z">
        <w:r w:rsidR="00C864C3">
          <w:t xml:space="preserve">illumination </w:t>
        </w:r>
      </w:ins>
      <w:ins w:id="2560" w:author="Kelvin Sung" w:date="2021-05-24T08:18:00Z">
        <w:r w:rsidR="00B953A1">
          <w:t xml:space="preserve">results </w:t>
        </w:r>
      </w:ins>
      <w:ins w:id="2561" w:author="Kelvin Sung" w:date="2021-05-24T07:52:00Z">
        <w:r w:rsidR="007D5C2A">
          <w:t xml:space="preserve">from </w:t>
        </w:r>
      </w:ins>
      <w:ins w:id="2562" w:author="Kelvin Sung" w:date="2021-05-24T08:04:00Z">
        <w:r w:rsidR="00C864C3">
          <w:t xml:space="preserve">the </w:t>
        </w:r>
      </w:ins>
      <w:ins w:id="2563" w:author="Kelvin Sung" w:date="2021-05-24T08:00:00Z">
        <w:r w:rsidR="00F40B62">
          <w:t>previous project</w:t>
        </w:r>
      </w:ins>
      <w:ins w:id="2564" w:author="Kelvin Sung" w:date="2021-05-24T07:52:00Z">
        <w:r w:rsidR="007D5C2A">
          <w:t xml:space="preserve"> </w:t>
        </w:r>
      </w:ins>
      <w:ins w:id="2565" w:author="Kelvin Sung" w:date="2021-05-24T07:54:00Z">
        <w:r w:rsidR="007D5C2A">
          <w:t xml:space="preserve">on the left </w:t>
        </w:r>
      </w:ins>
      <w:ins w:id="2566" w:author="Kelvin Sung" w:date="2021-05-24T08:18:00Z">
        <w:r w:rsidR="00B953A1">
          <w:t xml:space="preserve">to </w:t>
        </w:r>
      </w:ins>
      <w:ins w:id="2567" w:author="Kelvin Sung" w:date="2021-05-24T07:52:00Z">
        <w:r w:rsidR="007D5C2A">
          <w:t xml:space="preserve">an illumination </w:t>
        </w:r>
      </w:ins>
      <w:ins w:id="2568" w:author="Kelvin Sung" w:date="2021-05-24T07:53:00Z">
        <w:r w:rsidR="007D5C2A">
          <w:t xml:space="preserve">that </w:t>
        </w:r>
      </w:ins>
      <w:ins w:id="2569" w:author="Kelvin Sung" w:date="2021-05-24T07:52:00Z">
        <w:r w:rsidR="007D5C2A">
          <w:t>you pro</w:t>
        </w:r>
      </w:ins>
      <w:ins w:id="2570" w:author="Kelvin Sung" w:date="2021-05-24T07:53:00Z">
        <w:r w:rsidR="007D5C2A">
          <w:t>bab</w:t>
        </w:r>
      </w:ins>
      <w:ins w:id="2571" w:author="Kelvin Sung" w:date="2021-05-24T07:52:00Z">
        <w:r w:rsidR="007D5C2A">
          <w:t xml:space="preserve">ly </w:t>
        </w:r>
      </w:ins>
      <w:ins w:id="2572" w:author="Kelvin Sung" w:date="2021-05-24T07:53:00Z">
        <w:r w:rsidR="007D5C2A">
          <w:t>expect</w:t>
        </w:r>
      </w:ins>
      <w:ins w:id="2573" w:author="Kelvin Sung" w:date="2021-05-24T07:54:00Z">
        <w:r w:rsidR="007D5C2A">
          <w:t xml:space="preserve"> on the right</w:t>
        </w:r>
      </w:ins>
      <w:ins w:id="2574" w:author="Kelvin Sung" w:date="2021-05-24T07:53:00Z">
        <w:r w:rsidR="007D5C2A">
          <w:t>.</w:t>
        </w:r>
      </w:ins>
      <w:ins w:id="2575" w:author="Kelvin Sung" w:date="2021-05-24T07:54:00Z">
        <w:r w:rsidR="007D5C2A">
          <w:t xml:space="preserve"> </w:t>
        </w:r>
      </w:ins>
      <w:ins w:id="2576" w:author="Kelvin Sung" w:date="2021-05-24T08:02:00Z">
        <w:r w:rsidR="00C864C3">
          <w:t>Now</w:t>
        </w:r>
      </w:ins>
      <w:ins w:id="2577" w:author="Kelvin Sung" w:date="2021-05-24T06:08:00Z">
        <w:r w:rsidR="00450540">
          <w:t>,</w:t>
        </w:r>
      </w:ins>
      <w:ins w:id="2578" w:author="Kelvin Sung" w:date="2021-05-24T06:04:00Z">
        <w:r w:rsidR="00450540">
          <w:t xml:space="preserve"> </w:t>
        </w:r>
      </w:ins>
      <w:ins w:id="2579" w:author="Kelvin Sung" w:date="2021-05-24T08:02:00Z">
        <w:r w:rsidR="00C864C3">
          <w:t xml:space="preserve">refer to the image on the left. First, </w:t>
        </w:r>
      </w:ins>
      <w:ins w:id="2580" w:author="Kelvin Sung" w:date="2021-05-24T08:10:00Z">
        <w:r>
          <w:t xml:space="preserve">note the </w:t>
        </w:r>
      </w:ins>
      <w:ins w:id="2581" w:author="Kelvin Sung" w:date="2021-05-24T08:11:00Z">
        <w:r>
          <w:t xml:space="preserve">general </w:t>
        </w:r>
      </w:ins>
      <w:ins w:id="2582" w:author="Kelvin Sung" w:date="2021-05-24T06:06:00Z">
        <w:r w:rsidR="00450540">
          <w:t xml:space="preserve">uniform lighting </w:t>
        </w:r>
      </w:ins>
      <w:ins w:id="2583" w:author="Kelvin Sung" w:date="2021-05-24T06:08:00Z">
        <w:r w:rsidR="00657B84">
          <w:t>with</w:t>
        </w:r>
      </w:ins>
      <w:ins w:id="2584" w:author="Kelvin Sung" w:date="2021-05-24T06:06:00Z">
        <w:r w:rsidR="00450540">
          <w:t xml:space="preserve">in the </w:t>
        </w:r>
      </w:ins>
      <w:ins w:id="2585" w:author="Kelvin Sung" w:date="2021-05-24T07:57:00Z">
        <w:r w:rsidR="007D5C2A">
          <w:t xml:space="preserve">near cutoff </w:t>
        </w:r>
      </w:ins>
      <w:ins w:id="2586" w:author="Kelvin Sung" w:date="2021-05-24T08:11:00Z">
        <w:r>
          <w:t xml:space="preserve">region </w:t>
        </w:r>
      </w:ins>
      <w:ins w:id="2587" w:author="Kelvin Sung" w:date="2021-05-24T06:09:00Z">
        <w:r w:rsidR="00657B84">
          <w:t xml:space="preserve">where the </w:t>
        </w:r>
      </w:ins>
      <w:ins w:id="2588" w:author="Kelvin Sung" w:date="2021-05-24T07:55:00Z">
        <w:r w:rsidR="007D5C2A">
          <w:t>expected b</w:t>
        </w:r>
      </w:ins>
      <w:ins w:id="2589" w:author="Kelvin Sung" w:date="2021-05-24T07:56:00Z">
        <w:r w:rsidR="007D5C2A">
          <w:t xml:space="preserve">righter spot </w:t>
        </w:r>
      </w:ins>
      <w:ins w:id="2590" w:author="Kelvin Sung" w:date="2021-05-24T07:57:00Z">
        <w:r w:rsidR="007D5C2A">
          <w:t xml:space="preserve">around </w:t>
        </w:r>
      </w:ins>
      <w:ins w:id="2591" w:author="Kelvin Sung" w:date="2021-05-24T07:56:00Z">
        <w:r w:rsidR="007D5C2A">
          <w:t xml:space="preserve">the </w:t>
        </w:r>
      </w:ins>
      <w:ins w:id="2592" w:author="Kelvin Sung" w:date="2021-05-24T08:08:00Z">
        <w:r w:rsidR="00C864C3">
          <w:t xml:space="preserve">position of the point </w:t>
        </w:r>
      </w:ins>
      <w:ins w:id="2593" w:author="Kelvin Sung" w:date="2021-05-24T07:56:00Z">
        <w:r w:rsidR="007D5C2A">
          <w:t>light source cannot be observed.</w:t>
        </w:r>
      </w:ins>
      <w:ins w:id="2594" w:author="Kelvin Sung" w:date="2021-05-24T07:58:00Z">
        <w:r w:rsidR="007D5C2A">
          <w:t xml:space="preserve"> Second, </w:t>
        </w:r>
      </w:ins>
      <w:ins w:id="2595"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96" w:author="Kelvin Sung" w:date="2021-05-24T08:10:00Z">
        <w:r>
          <w:t>the bright illumination o</w:t>
        </w:r>
      </w:ins>
      <w:ins w:id="2597" w:author="Kelvin Sung" w:date="2021-05-24T08:15:00Z">
        <w:r>
          <w:t>n</w:t>
        </w:r>
      </w:ins>
      <w:ins w:id="2598" w:author="Kelvin Sung" w:date="2021-05-24T08:10:00Z">
        <w:r>
          <w:t xml:space="preserve"> </w:t>
        </w:r>
      </w:ins>
      <w:ins w:id="2599" w:author="Kelvin Sung" w:date="2021-05-24T08:14:00Z">
        <w:r>
          <w:t xml:space="preserve">the </w:t>
        </w:r>
      </w:ins>
      <w:ins w:id="2600" w:author="Kelvin Sung" w:date="2021-05-24T08:15:00Z">
        <w:r>
          <w:t xml:space="preserve">bottom </w:t>
        </w:r>
      </w:ins>
      <w:ins w:id="2601" w:author="Kelvin Sung" w:date="2021-05-24T08:10:00Z">
        <w:r>
          <w:lastRenderedPageBreak/>
          <w:t xml:space="preserve">face that </w:t>
        </w:r>
      </w:ins>
      <w:ins w:id="2602" w:author="Kelvin Sung" w:date="2021-05-24T08:14:00Z">
        <w:r>
          <w:t xml:space="preserve">is clearly </w:t>
        </w:r>
      </w:ins>
      <w:ins w:id="2603" w:author="Kelvin Sung" w:date="2021-05-24T08:10:00Z">
        <w:r>
          <w:t xml:space="preserve">behind, or </w:t>
        </w:r>
        <w:r w:rsidRPr="00DB3D54">
          <w:rPr>
            <w:rStyle w:val="Emphasis"/>
            <w:rPrChange w:id="2604" w:author="Kelvin Sung" w:date="2021-05-24T08:13:00Z">
              <w:rPr/>
            </w:rPrChange>
          </w:rPr>
          <w:t>pointin</w:t>
        </w:r>
      </w:ins>
      <w:ins w:id="2605" w:author="Kelvin Sung" w:date="2021-05-24T08:13:00Z">
        <w:r>
          <w:rPr>
            <w:rStyle w:val="Emphasis"/>
          </w:rPr>
          <w:t>g away from</w:t>
        </w:r>
      </w:ins>
      <w:ins w:id="2606" w:author="Kelvin Sung" w:date="2021-05-24T08:10:00Z">
        <w:r>
          <w:t>, the light source.</w:t>
        </w:r>
      </w:ins>
      <w:ins w:id="2607" w:author="Kelvin Sung" w:date="2021-05-24T08:15:00Z">
        <w:r>
          <w:t xml:space="preserve"> </w:t>
        </w:r>
      </w:ins>
      <w:ins w:id="2608" w:author="Kelvin Sung" w:date="2021-05-24T08:21:00Z">
        <w:r w:rsidR="003F312E">
          <w:t xml:space="preserve">Both of </w:t>
        </w:r>
      </w:ins>
      <w:ins w:id="2609" w:author="Kelvin Sung" w:date="2021-05-24T08:15:00Z">
        <w:r>
          <w:t xml:space="preserve">these </w:t>
        </w:r>
      </w:ins>
      <w:ins w:id="2610" w:author="Kelvin Sung" w:date="2021-05-24T08:16:00Z">
        <w:r>
          <w:t>peculiar</w:t>
        </w:r>
      </w:ins>
      <w:ins w:id="2611" w:author="Kelvin Sung" w:date="2021-05-24T08:22:00Z">
        <w:r w:rsidR="003F312E">
          <w:t>ities</w:t>
        </w:r>
      </w:ins>
      <w:ins w:id="2612" w:author="Kelvin Sung" w:date="2021-05-24T08:16:00Z">
        <w:r>
          <w:t xml:space="preserve"> are absent from the right image in Figure 8-7. </w:t>
        </w:r>
      </w:ins>
    </w:p>
    <w:p w14:paraId="69F11B07" w14:textId="77777777" w:rsidR="003F312E" w:rsidRDefault="00FD1303" w:rsidP="003F312E">
      <w:pPr>
        <w:pStyle w:val="BodyTextCont"/>
        <w:rPr>
          <w:ins w:id="2613" w:author="Kelvin Sung" w:date="2021-05-24T08:25:00Z"/>
        </w:rPr>
        <w:pPrChange w:id="2614" w:author="Kelvin Sung" w:date="2021-05-24T08:25:00Z">
          <w:pPr>
            <w:pStyle w:val="BodyTextFirst"/>
          </w:pPr>
        </w:pPrChange>
      </w:pPr>
      <w:del w:id="2615" w:author="Kelvin Sung" w:date="2021-05-24T06:06:00Z">
        <w:r w:rsidRPr="00FD1303" w:rsidDel="00450540">
          <w:delText xml:space="preserve"> </w:delText>
        </w:r>
      </w:del>
      <w:del w:id="2616" w:author="Kelvin Sung" w:date="2021-05-22T13:18:00Z">
        <w:r w:rsidRPr="00FD1303" w:rsidDel="00D321DE">
          <w:delText xml:space="preserve">that </w:delText>
        </w:r>
      </w:del>
      <w:ins w:id="2617" w:author="Kelvin Sung" w:date="2021-05-22T14:01:00Z">
        <w:r w:rsidR="0035588B" w:rsidRPr="00FD1303">
          <w:t xml:space="preserve">Although visually odd, </w:t>
        </w:r>
      </w:ins>
      <w:ins w:id="2618" w:author="Kelvin Sung" w:date="2021-05-24T08:22:00Z">
        <w:r w:rsidR="003F312E">
          <w:t xml:space="preserve">results from the left image </w:t>
        </w:r>
      </w:ins>
      <w:ins w:id="2619" w:author="Kelvin Sung" w:date="2021-05-24T08:23:00Z">
        <w:r w:rsidR="003F312E">
          <w:t xml:space="preserve">of Figure 8-7 are </w:t>
        </w:r>
      </w:ins>
      <w:ins w:id="2620" w:author="Kelvin Sung" w:date="2021-05-22T14:01:00Z">
        <w:r w:rsidR="0035588B" w:rsidRPr="00FD1303">
          <w:t xml:space="preserve">to be expected in a 2D world. The vertical </w:t>
        </w:r>
      </w:ins>
      <w:ins w:id="2621" w:author="Kelvin Sung" w:date="2021-05-24T08:23:00Z">
        <w:r w:rsidR="003F312E">
          <w:t>faces</w:t>
        </w:r>
      </w:ins>
      <w:ins w:id="2622"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23" w:author="Kelvin Sung" w:date="2021-05-24T08:24:00Z"/>
          <w:rFonts w:hint="eastAsia"/>
        </w:rPr>
      </w:pPr>
      <w:ins w:id="2624"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25" w:author="Kelvin Sung" w:date="2021-05-24T08:24:00Z"/>
        </w:rPr>
      </w:pPr>
      <w:ins w:id="2626"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27" w:author="Kelvin Sung" w:date="2021-05-22T14:01:00Z"/>
          <w:rFonts w:hint="eastAsia"/>
        </w:rPr>
      </w:pPr>
      <w:del w:id="2628"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4"/>
        <w:r w:rsidDel="0035588B">
          <w:rPr>
            <w:rStyle w:val="CommentReference"/>
            <w:rFonts w:asciiTheme="minorHAnsi" w:hAnsiTheme="minorHAnsi"/>
          </w:rPr>
          <w:commentReference w:id="2544"/>
        </w:r>
        <w:commentRangeEnd w:id="2545"/>
        <w:r w:rsidR="00762E77" w:rsidDel="0035588B">
          <w:rPr>
            <w:rStyle w:val="CommentReference"/>
            <w:rFonts w:asciiTheme="minorHAnsi" w:hAnsiTheme="minorHAnsi"/>
          </w:rPr>
          <w:commentReference w:id="2545"/>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29" w:author="Kelvin Sung" w:date="2021-05-22T13:53:00Z">
        <w:r w:rsidRPr="00FD1303" w:rsidDel="003401C9">
          <w:delText>8-7</w:delText>
        </w:r>
      </w:del>
      <w:ins w:id="2630"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31" w:author="Kelvin Sung" w:date="2021-05-22T13:53:00Z">
        <w:r w:rsidRPr="00FD1303" w:rsidDel="003401C9">
          <w:delText>8-7</w:delText>
        </w:r>
      </w:del>
      <w:ins w:id="2632"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33" w:author="Kelvin Sung" w:date="2021-05-22T13:53:00Z">
        <w:r w:rsidRPr="00FD1303" w:rsidDel="003401C9">
          <w:delText>8-7</w:delText>
        </w:r>
      </w:del>
      <w:ins w:id="2634" w:author="Kelvin Sung" w:date="2021-05-22T13:53:00Z">
        <w:r w:rsidR="003401C9">
          <w:t>8-8</w:t>
        </w:r>
      </w:ins>
      <w:r w:rsidRPr="00FD1303">
        <w:t>. Surface normal vectors of an object</w:t>
      </w:r>
    </w:p>
    <w:p w14:paraId="298CFB89" w14:textId="77777777" w:rsidR="000E71E3" w:rsidRDefault="00FD1303" w:rsidP="000E71E3">
      <w:pPr>
        <w:pStyle w:val="BodyTextCont"/>
        <w:rPr>
          <w:ins w:id="2635" w:author="Kelvin Sung" w:date="2021-05-22T14:07:00Z"/>
          <w:rFonts w:hint="eastAsia"/>
        </w:rPr>
      </w:pPr>
      <w:r w:rsidRPr="00FD1303">
        <w:lastRenderedPageBreak/>
        <w:t xml:space="preserve">A human’s observation of light illumination is the result of visible energy from </w:t>
      </w:r>
      <w:del w:id="2636"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37" w:author="Kelvin Sung" w:date="2021-05-22T13:53:00Z">
        <w:r w:rsidRPr="00FD1303" w:rsidDel="003401C9">
          <w:delText>8-8</w:delText>
        </w:r>
      </w:del>
      <w:ins w:id="2638"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9"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40"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41"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42" w:author="Kelvin Sung" w:date="2021-05-22T14:04:00Z">
          <w:pPr>
            <w:pStyle w:val="BodyTextFirst"/>
          </w:pPr>
        </w:pPrChange>
      </w:pPr>
      <w:r w:rsidRPr="00FD1303">
        <w:t xml:space="preserve">Figure </w:t>
      </w:r>
      <w:del w:id="2643" w:author="Kelvin Sung" w:date="2021-05-22T13:53:00Z">
        <w:r w:rsidRPr="00FD1303" w:rsidDel="003401C9">
          <w:delText>8-8</w:delText>
        </w:r>
      </w:del>
      <w:ins w:id="2644"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45"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46" w:author="Kelvin Sung" w:date="2021-05-22T17:17:00Z">
        <w:r w:rsidR="00F771B7">
          <w:t xml:space="preserve"> </w:t>
        </w:r>
      </w:ins>
      <w:ins w:id="2647" w:author="Kelvin Sung" w:date="2021-05-22T17:19:00Z">
        <w:r w:rsidR="00BE417B">
          <w:t>In an illumination model, t</w:t>
        </w:r>
      </w:ins>
      <w:ins w:id="2648" w:author="Kelvin Sung" w:date="2021-05-22T17:17:00Z">
        <w:r w:rsidR="00F771B7">
          <w:t xml:space="preserve">he term </w:t>
        </w:r>
      </w:ins>
      <w:ins w:id="2649" w:author="Kelvin Sung" w:date="2021-05-22T17:19:00Z">
        <w:r w:rsidR="00BE417B">
          <w:t>that the</w:t>
        </w:r>
      </w:ins>
      <w:ins w:id="2650" w:author="Kelvin Sung" w:date="2021-05-22T17:20:00Z">
        <w:r w:rsidR="00BE417B">
          <w:t xml:space="preserve"> include the</w:t>
        </w:r>
      </w:ins>
      <w:ins w:id="2651" w:author="Kelvin Sung" w:date="2021-05-22T17:19:00Z">
        <w:r w:rsidR="00BE417B">
          <w:t xml:space="preserve"> </w:t>
        </w:r>
      </w:ins>
      <m:oMath>
        <m:acc>
          <m:accPr>
            <m:ctrlPr>
              <w:ins w:id="2652" w:author="Kelvin Sung" w:date="2021-05-22T17:17:00Z">
                <w:rPr>
                  <w:rFonts w:ascii="Cambria Math" w:hAnsi="Cambria Math"/>
                </w:rPr>
              </w:ins>
            </m:ctrlPr>
          </m:accPr>
          <m:e>
            <m:r>
              <w:ins w:id="2653" w:author="Kelvin Sung" w:date="2021-05-22T17:17:00Z">
                <w:rPr>
                  <w:rFonts w:ascii="Cambria Math" w:hAnsi="Cambria Math"/>
                </w:rPr>
                <m:t>N</m:t>
              </w:ins>
            </m:r>
          </m:e>
        </m:acc>
        <m:r>
          <w:ins w:id="2654" w:author="Kelvin Sung" w:date="2021-05-22T17:17:00Z">
            <w:rPr>
              <w:rFonts w:ascii="Cambria Math" w:hAnsi="Cambria Math"/>
            </w:rPr>
            <m:t>∙</m:t>
          </w:ins>
        </m:r>
        <m:acc>
          <m:accPr>
            <m:ctrlPr>
              <w:ins w:id="2655" w:author="Kelvin Sung" w:date="2021-05-22T17:17:00Z">
                <w:rPr>
                  <w:rFonts w:ascii="Cambria Math" w:hAnsi="Cambria Math"/>
                </w:rPr>
              </w:ins>
            </m:ctrlPr>
          </m:accPr>
          <m:e>
            <m:r>
              <w:ins w:id="2656" w:author="Kelvin Sung" w:date="2021-05-22T17:17:00Z">
                <w:rPr>
                  <w:rFonts w:ascii="Cambria Math" w:hAnsi="Cambria Math"/>
                </w:rPr>
                <m:t>L</m:t>
              </w:ins>
            </m:r>
          </m:e>
        </m:acc>
      </m:oMath>
      <w:ins w:id="2657" w:author="Kelvin Sung" w:date="2021-05-22T17:17:00Z">
        <w:r w:rsidR="00F771B7">
          <w:t xml:space="preserve"> </w:t>
        </w:r>
      </w:ins>
      <w:ins w:id="2658" w:author="Kelvin Sung" w:date="2021-05-22T17:20:00Z">
        <w:r w:rsidR="00BE417B">
          <w:t xml:space="preserve">computation </w:t>
        </w:r>
      </w:ins>
      <w:ins w:id="2659" w:author="Kelvin Sung" w:date="2021-05-22T17:17:00Z">
        <w:r w:rsidR="00F771B7">
          <w:t xml:space="preserve">is referred to as the </w:t>
        </w:r>
      </w:ins>
      <w:ins w:id="2660" w:author="Kelvin Sung" w:date="2021-05-22T17:19:00Z">
        <w:r w:rsidR="00BE417B">
          <w:t>diffuse, or Lambertian, component</w:t>
        </w:r>
      </w:ins>
      <w:ins w:id="2661"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62" w:author="Kelvin Sung" w:date="2021-05-22T13:53:00Z">
        <w:r w:rsidRPr="00FD1303" w:rsidDel="003401C9">
          <w:delText>8-8</w:delText>
        </w:r>
      </w:del>
      <w:ins w:id="2663"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64" w:author="Kelvin Sung" w:date="2021-05-22T14:09:00Z">
          <w:pPr>
            <w:pStyle w:val="BodyTextFirst"/>
          </w:pPr>
        </w:pPrChange>
      </w:pPr>
      <w:ins w:id="2665" w:author="Kelvin Sung" w:date="2021-05-22T17:07:00Z">
        <w:r>
          <w:t>Th</w:t>
        </w:r>
        <w:r w:rsidRPr="00FD1303">
          <w:t xml:space="preserve">e human vision system </w:t>
        </w:r>
        <w:r>
          <w:t xml:space="preserve">deduces </w:t>
        </w:r>
      </w:ins>
      <w:ins w:id="2666" w:author="Kelvin Sung" w:date="2021-05-22T17:08:00Z">
        <w:r w:rsidRPr="00FD1303">
          <w:t xml:space="preserve">3D </w:t>
        </w:r>
      </w:ins>
      <w:ins w:id="2667" w:author="Kelvin Sung" w:date="2021-05-22T17:22:00Z">
        <w:r w:rsidR="00BE417B">
          <w:t xml:space="preserve">geometric </w:t>
        </w:r>
      </w:ins>
      <w:ins w:id="2668" w:author="Kelvin Sung" w:date="2021-05-22T17:08:00Z">
        <w:r w:rsidRPr="00FD1303">
          <w:t xml:space="preserve">shape contours </w:t>
        </w:r>
      </w:ins>
      <w:ins w:id="2669" w:author="Kelvin Sung" w:date="2021-05-22T17:11:00Z">
        <w:r>
          <w:t xml:space="preserve">based significantly on </w:t>
        </w:r>
      </w:ins>
      <w:del w:id="2670" w:author="Kelvin Sung" w:date="2021-05-22T17:09:00Z">
        <w:r w:rsidR="00FD1303" w:rsidRPr="00FD1303" w:rsidDel="00ED4CCB">
          <w:delText xml:space="preserve">Displaying </w:delText>
        </w:r>
      </w:del>
      <w:del w:id="2671"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72" w:author="Kelvin Sung" w:date="2021-05-22T17:12:00Z">
        <w:r w:rsidR="00FD1303" w:rsidRPr="00FD1303" w:rsidDel="00ED4CCB">
          <w:delText xml:space="preserve"> computation results</w:delText>
        </w:r>
      </w:del>
      <w:r w:rsidR="00FD1303" w:rsidRPr="00FD1303">
        <w:t xml:space="preserve">, or the diffuse </w:t>
      </w:r>
      <w:del w:id="2673" w:author="Kelvin Sung" w:date="2021-05-22T17:12:00Z">
        <w:r w:rsidR="00FD1303" w:rsidRPr="00FD1303" w:rsidDel="00ED4CCB">
          <w:delText>component</w:delText>
        </w:r>
      </w:del>
      <w:ins w:id="2674" w:author="Kelvin Sung" w:date="2021-05-22T17:16:00Z">
        <w:r w:rsidR="00C31478">
          <w:t>component</w:t>
        </w:r>
      </w:ins>
      <w:del w:id="2675" w:author="Kelvin Sung" w:date="2021-05-22T17:12:00Z">
        <w:r w:rsidR="00FD1303" w:rsidRPr="00FD1303" w:rsidDel="00ED4CCB">
          <w:delText xml:space="preserve">, cues </w:delText>
        </w:r>
      </w:del>
      <w:del w:id="2676" w:author="Kelvin Sung" w:date="2021-05-22T17:08:00Z">
        <w:r w:rsidR="00FD1303" w:rsidRPr="00FD1303" w:rsidDel="00ED4CCB">
          <w:delText xml:space="preserve">3D shape contours </w:delText>
        </w:r>
      </w:del>
      <w:del w:id="2677" w:author="Kelvin Sung" w:date="2021-05-22T17:12:00Z">
        <w:r w:rsidR="00FD1303" w:rsidRPr="00FD1303" w:rsidDel="00ED4CCB">
          <w:delText xml:space="preserve">for </w:delText>
        </w:r>
      </w:del>
      <w:del w:id="2678"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9" w:author="Kelvin Sung" w:date="2021-05-22T13:53:00Z">
        <w:r w:rsidR="00FD1303" w:rsidRPr="00FD1303" w:rsidDel="003401C9">
          <w:delText>8-9</w:delText>
        </w:r>
      </w:del>
      <w:ins w:id="2680" w:author="Kelvin Sung" w:date="2021-05-22T13:53:00Z">
        <w:r w:rsidR="003401C9">
          <w:t>8-10</w:t>
        </w:r>
      </w:ins>
      <w:r w:rsidR="00FD1303" w:rsidRPr="00FD1303">
        <w:t xml:space="preserve"> shows a sphere and torus (doughnut shape object) with (the left image</w:t>
      </w:r>
      <w:ins w:id="2681" w:author="Kelvin Sung" w:date="2021-05-22T17:15:00Z">
        <w:r w:rsidR="00C31478">
          <w:t>s</w:t>
        </w:r>
      </w:ins>
      <w:r w:rsidR="00FD1303" w:rsidRPr="00FD1303">
        <w:t>) and without (the right image</w:t>
      </w:r>
      <w:ins w:id="2682" w:author="Kelvin Sung" w:date="2021-05-22T17:15:00Z">
        <w:r w:rsidR="00C31478">
          <w:t>s</w:t>
        </w:r>
      </w:ins>
      <w:r w:rsidR="00FD1303" w:rsidRPr="00FD1303">
        <w:t>) the corresponding diffuse components. Clearly, in both cases, the 3D contour of the objects is captured by the left versions of the image with the</w:t>
      </w:r>
      <w:del w:id="2683"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84"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685" w:author="Kelvin Sung" w:date="2021-05-22T13:53:00Z">
        <w:r w:rsidRPr="00FD1303" w:rsidDel="003401C9">
          <w:delText>8-9</w:delText>
        </w:r>
      </w:del>
      <w:ins w:id="2686"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87" w:author="Kelvin Sung" w:date="2021-05-22T17:25:00Z"/>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88" w:author="Kelvin Sung" w:date="2021-05-22T17:23:00Z">
        <w:r w:rsidRPr="00FD1303" w:rsidDel="00113C49">
          <w:delText xml:space="preserve">the </w:delText>
        </w:r>
      </w:del>
      <w:ins w:id="2689"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90" w:author="Kelvin Sung" w:date="2021-05-22T17:24:00Z">
        <w:r w:rsidRPr="00FD1303" w:rsidDel="009D052C">
          <w:delText xml:space="preserve">the </w:delText>
        </w:r>
      </w:del>
      <w:ins w:id="2691" w:author="Kelvin Sung" w:date="2021-05-22T17:24:00Z">
        <w:r w:rsidR="009D052C">
          <w:t xml:space="preserve">a distinct </w:t>
        </w:r>
      </w:ins>
      <w:r w:rsidRPr="00FD1303">
        <w:t xml:space="preserve">diffuse component </w:t>
      </w:r>
      <w:del w:id="2692" w:author="Kelvin Sung" w:date="2021-05-22T17:24:00Z">
        <w:r w:rsidRPr="00FD1303" w:rsidDel="009D052C">
          <w:delText xml:space="preserve">of </w:delText>
        </w:r>
      </w:del>
      <w:ins w:id="2693"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94" w:author="Kelvin Sung" w:date="2021-05-22T17:25:00Z">
        <w:r w:rsidRPr="00FD1303" w:rsidDel="00D648A4">
          <w:delText xml:space="preserve">problem </w:delText>
        </w:r>
      </w:del>
      <w:ins w:id="2695"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696" w:author="Kelvin Sung" w:date="2021-05-22T17:23:00Z">
          <w:pPr>
            <w:pStyle w:val="BodyTextFirst"/>
          </w:pPr>
        </w:pPrChange>
      </w:pPr>
      <w:r w:rsidRPr="00FD1303">
        <w:t xml:space="preserve">Figure </w:t>
      </w:r>
      <w:del w:id="2697" w:author="Kelvin Sung" w:date="2021-05-22T13:52:00Z">
        <w:r w:rsidRPr="00FD1303" w:rsidDel="003401C9">
          <w:delText>8-10</w:delText>
        </w:r>
      </w:del>
      <w:ins w:id="2698"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9" w:author="Kelvin Sung" w:date="2021-05-22T17:25:00Z">
        <w:r w:rsidR="00DA0C10">
          <w:t>,</w:t>
        </w:r>
      </w:ins>
      <w:r w:rsidRPr="00FD1303">
        <w:t xml:space="preserve"> a corresponding normal texture image is required. The left image of Figure </w:t>
      </w:r>
      <w:del w:id="2700" w:author="Kelvin Sung" w:date="2021-05-22T13:52:00Z">
        <w:r w:rsidRPr="00FD1303" w:rsidDel="003401C9">
          <w:delText>8-10</w:delText>
        </w:r>
      </w:del>
      <w:ins w:id="2701"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702" w:author="Kelvin Sung" w:date="2021-05-22T13:52:00Z">
        <w:r w:rsidRPr="00FD1303" w:rsidDel="003401C9">
          <w:delText>8-10</w:delText>
        </w:r>
      </w:del>
      <w:ins w:id="2703"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704" w:author="Kelvin Sung" w:date="2021-05-22T13:52:00Z">
        <w:r w:rsidRPr="00FD1303" w:rsidDel="003401C9">
          <w:delText>8-10</w:delText>
        </w:r>
      </w:del>
      <w:ins w:id="2705"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706" w:author="Kelvin Sung" w:date="2021-05-22T17:26:00Z">
          <w:pPr>
            <w:pStyle w:val="BodyTextFirst"/>
          </w:pPr>
        </w:pPrChange>
      </w:pPr>
      <w:r w:rsidRPr="00FD1303">
        <w:t xml:space="preserve">Figure </w:t>
      </w:r>
      <w:del w:id="2707" w:author="Kelvin Sung" w:date="2021-05-22T13:52:00Z">
        <w:r w:rsidRPr="00FD1303" w:rsidDel="003401C9">
          <w:delText>8-11</w:delText>
        </w:r>
      </w:del>
      <w:ins w:id="2708" w:author="Kelvin Sung" w:date="2021-05-22T13:52:00Z">
        <w:r w:rsidR="003401C9">
          <w:t>8-12</w:t>
        </w:r>
      </w:ins>
      <w:r w:rsidRPr="00FD1303">
        <w:t xml:space="preserve"> captures the view of the three corresponding positions labeled on the right images of Figure </w:t>
      </w:r>
      <w:del w:id="2709" w:author="Kelvin Sung" w:date="2021-05-22T13:52:00Z">
        <w:r w:rsidRPr="00FD1303" w:rsidDel="003401C9">
          <w:delText>8-10</w:delText>
        </w:r>
      </w:del>
      <w:ins w:id="2710" w:author="Kelvin Sung" w:date="2021-05-22T13:52:00Z">
        <w:r w:rsidR="003401C9">
          <w:t>8-11</w:t>
        </w:r>
      </w:ins>
      <w:ins w:id="2711" w:author="Kelvin Sung" w:date="2021-05-22T17:28:00Z">
        <w:r w:rsidR="00D7221E">
          <w:t>,</w:t>
        </w:r>
      </w:ins>
      <w:r w:rsidRPr="00FD1303">
        <w:t xml:space="preserve"> </w:t>
      </w:r>
      <w:del w:id="2712" w:author="Kelvin Sung" w:date="2021-05-22T17:27:00Z">
        <w:r w:rsidRPr="00FD1303" w:rsidDel="00DA0C10">
          <w:delText>(</w:delText>
        </w:r>
      </w:del>
      <w:ins w:id="2713" w:author="Kelvin Sung" w:date="2021-05-22T17:28:00Z">
        <w:r w:rsidR="00D7221E">
          <w:t>t</w:t>
        </w:r>
      </w:ins>
      <w:del w:id="2714"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15" w:author="Kelvin Sung" w:date="2021-05-22T17:27:00Z">
        <w:r w:rsidR="00D7221E">
          <w:t>,</w:t>
        </w:r>
      </w:ins>
      <w:del w:id="2716" w:author="Kelvin Sung" w:date="2021-05-22T17:27:00Z">
        <w:r w:rsidRPr="00FD1303" w:rsidDel="00DA0C10">
          <w:delText>)</w:delText>
        </w:r>
      </w:del>
      <w:r w:rsidRPr="00FD1303">
        <w:t xml:space="preserve"> to illustrate the details of normal mapping. The bottom layer of Figure </w:t>
      </w:r>
      <w:del w:id="2717" w:author="Kelvin Sung" w:date="2021-05-22T13:52:00Z">
        <w:r w:rsidRPr="00FD1303" w:rsidDel="003401C9">
          <w:delText>8-11</w:delText>
        </w:r>
      </w:del>
      <w:ins w:id="2718"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9" w:author="Kelvin Sung" w:date="2021-05-22T13:52:00Z">
        <w:r w:rsidRPr="00FD1303" w:rsidDel="003401C9">
          <w:delText>8-11</w:delText>
        </w:r>
      </w:del>
      <w:ins w:id="2720" w:author="Kelvin Sung" w:date="2021-05-22T13:52:00Z">
        <w:r w:rsidR="003401C9">
          <w:t>8-12</w:t>
        </w:r>
      </w:ins>
      <w:r w:rsidRPr="00FD1303">
        <w:t xml:space="preserve"> shows that the RGB components of the normal texture record</w:t>
      </w:r>
      <w:del w:id="2721"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22" w:author="Kelvin Sung" w:date="2021-05-22T13:52:00Z">
        <w:r w:rsidRPr="00FD1303" w:rsidDel="003401C9">
          <w:delText>8-11</w:delText>
        </w:r>
      </w:del>
      <w:ins w:id="2723" w:author="Kelvin Sung" w:date="2021-05-22T13:52:00Z">
        <w:r w:rsidR="003401C9">
          <w:t>8-12</w:t>
        </w:r>
      </w:ins>
      <w:r w:rsidRPr="00FD1303">
        <w:t xml:space="preserve"> shows that when illuminated by a light source</w:t>
      </w:r>
      <w:ins w:id="2724"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25" w:author="Kelvin Sung" w:date="2021-05-22T13:52:00Z">
        <w:r w:rsidRPr="00FD1303" w:rsidDel="003401C9">
          <w:delText>8-11</w:delText>
        </w:r>
      </w:del>
      <w:ins w:id="2726"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27"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28" w:author="Kelvin Sung" w:date="2021-05-22T17:33:00Z">
        <w:r w:rsidR="00D57837">
          <w:t xml:space="preserve">In this way, the rendered image </w:t>
        </w:r>
      </w:ins>
      <w:del w:id="2729"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30" w:author="Kelvin Sung" w:date="2021-05-22T17:33:00Z">
        <w:r w:rsidR="00D57837">
          <w:t xml:space="preserve">will display </w:t>
        </w:r>
      </w:ins>
      <w:ins w:id="2731"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32"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33"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34" w:author="Kelvin Sung" w:date="2021-05-22T17:34:00Z">
        <w:r w:rsidR="00A403E7">
          <w:t>class</w:t>
        </w:r>
        <w:r w:rsidR="00A403E7" w:rsidRPr="00FD1303">
          <w:t xml:space="preserve"> </w:t>
        </w:r>
      </w:ins>
      <w:r w:rsidRPr="00FD1303">
        <w:t xml:space="preserve">to generalize </w:t>
      </w:r>
      <w:del w:id="2735" w:author="Kelvin Sung" w:date="2021-05-22T17:34:00Z">
        <w:r w:rsidRPr="00FD1303" w:rsidDel="00A403E7">
          <w:delText xml:space="preserve">the </w:delText>
        </w:r>
      </w:del>
      <w:ins w:id="2736" w:author="Kelvin Sung" w:date="2021-05-22T17:34:00Z">
        <w:r w:rsidR="00A403E7">
          <w:t xml:space="preserve">a </w:t>
        </w:r>
      </w:ins>
      <w:proofErr w:type="spellStart"/>
      <w:r w:rsidRPr="00176116">
        <w:rPr>
          <w:rStyle w:val="CodeInline"/>
        </w:rPr>
        <w:t>LightShader</w:t>
      </w:r>
      <w:proofErr w:type="spellEnd"/>
      <w:r w:rsidRPr="00FD1303">
        <w:t xml:space="preserve"> </w:t>
      </w:r>
      <w:del w:id="2737"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38" w:author="Kelvin Sung" w:date="2021-05-22T13:52:00Z">
        <w:r w:rsidRPr="00176116" w:rsidDel="003401C9">
          <w:delText>8-12</w:delText>
        </w:r>
      </w:del>
      <w:ins w:id="2739"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40" w:author="Kelvin Sung" w:date="2021-05-22T13:52:00Z">
        <w:r w:rsidDel="003401C9">
          <w:delText>8-12</w:delText>
        </w:r>
      </w:del>
      <w:ins w:id="2741"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42" w:author="Kelvin Sung" w:date="2021-05-22T17:36:00Z">
        <w:r w:rsidR="00A403E7">
          <w:t>identical to the previous</w:t>
        </w:r>
      </w:ins>
      <w:ins w:id="2743" w:author="Kelvin Sung" w:date="2021-05-22T17:37:00Z">
        <w:r w:rsidR="00D5728A">
          <w:t xml:space="preserve"> project</w:t>
        </w:r>
      </w:ins>
      <w:del w:id="2744"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45"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46"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47"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48" w:author="Kelvin Sung" w:date="2021-05-22T17:42:00Z">
        <w:r w:rsidDel="00A303FF">
          <w:delText xml:space="preserve">and pasting </w:delText>
        </w:r>
      </w:del>
      <w:ins w:id="2749"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50" w:author="Kelvin Sung" w:date="2021-05-22T17:42:00Z">
        <w:r w:rsidR="00A303FF">
          <w:t xml:space="preserve">pasting to a new file, </w:t>
        </w:r>
      </w:ins>
      <w:del w:id="2751"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52" w:author="Kelvin Sung" w:date="2021-05-22T17:43:00Z">
        <w:r w:rsidDel="00A303FF">
          <w:delText xml:space="preserve"> </w:delText>
        </w:r>
      </w:del>
      <w:ins w:id="2753" w:author="Kelvin Sung" w:date="2021-05-22T17:43:00Z">
        <w:r w:rsidR="00A303FF">
          <w:t xml:space="preserve">, </w:t>
        </w:r>
      </w:ins>
      <w:del w:id="2754"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55" w:author="Kelvin Sung" w:date="2021-05-20T18:02:00Z"/>
          <w:rFonts w:hint="eastAsia"/>
        </w:rPr>
      </w:pPr>
      <w:commentRangeStart w:id="2756"/>
      <w:commentRangeStart w:id="2757"/>
      <w:del w:id="2758" w:author="Kelvin Sung" w:date="2021-05-22T17:43:00Z">
        <w:r w:rsidDel="00967AEA">
          <w:delText xml:space="preserve">precision mediump float; </w:delText>
        </w:r>
      </w:del>
    </w:p>
    <w:p w14:paraId="25AE29F2" w14:textId="728BE48F" w:rsidR="004C3324" w:rsidDel="00967AEA" w:rsidRDefault="004C3324" w:rsidP="004C3324">
      <w:pPr>
        <w:pStyle w:val="Code"/>
        <w:rPr>
          <w:del w:id="2759" w:author="Kelvin Sung" w:date="2021-05-22T17:43:00Z"/>
          <w:rFonts w:hint="eastAsia"/>
        </w:rPr>
      </w:pPr>
      <w:del w:id="2760" w:author="Kelvin Sung" w:date="2021-05-20T18:02:00Z">
        <w:r w:rsidDel="001B23DC">
          <w:delText xml:space="preserve">    </w:delText>
        </w:r>
      </w:del>
      <w:del w:id="2761"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62" w:author="Kelvin Sung" w:date="2021-05-22T17:43:00Z"/>
          <w:rFonts w:hint="eastAsia"/>
        </w:rPr>
      </w:pPr>
    </w:p>
    <w:p w14:paraId="029E24FB" w14:textId="627ACD4C" w:rsidR="004C3324" w:rsidDel="00967AEA" w:rsidRDefault="004C3324" w:rsidP="004C3324">
      <w:pPr>
        <w:pStyle w:val="Code"/>
        <w:rPr>
          <w:del w:id="2763" w:author="Kelvin Sung" w:date="2021-05-22T17:43:00Z"/>
          <w:rFonts w:hint="eastAsia"/>
        </w:rPr>
      </w:pPr>
      <w:del w:id="2764" w:author="Kelvin Sung" w:date="2021-05-22T17:43:00Z">
        <w:r w:rsidDel="00967AEA">
          <w:delText>// The object that fetches data from texture.</w:delText>
        </w:r>
      </w:del>
    </w:p>
    <w:p w14:paraId="07FD5B86" w14:textId="0174700B" w:rsidR="004C3324" w:rsidDel="00967AEA" w:rsidRDefault="004C3324" w:rsidP="004C3324">
      <w:pPr>
        <w:pStyle w:val="Code"/>
        <w:rPr>
          <w:del w:id="2765" w:author="Kelvin Sung" w:date="2021-05-22T17:44:00Z"/>
          <w:rFonts w:hint="eastAsia"/>
        </w:rPr>
      </w:pPr>
      <w:del w:id="2766"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67"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68" w:author="Kelvin Sung" w:date="2021-05-22T17:44:00Z"/>
          <w:rStyle w:val="CodeBold"/>
        </w:rPr>
      </w:pPr>
    </w:p>
    <w:p w14:paraId="70AB85E9" w14:textId="48140931" w:rsidR="00967AEA" w:rsidRPr="004C3324" w:rsidRDefault="00967AEA">
      <w:pPr>
        <w:pStyle w:val="Code"/>
        <w:rPr>
          <w:rStyle w:val="CodeBold"/>
        </w:rPr>
      </w:pPr>
      <w:ins w:id="2769" w:author="Kelvin Sung" w:date="2021-05-22T17:44:00Z">
        <w:r w:rsidRPr="00967AEA">
          <w:rPr>
            <w:rStyle w:val="CodeBold"/>
            <w:rFonts w:ascii="TheSansMonoConNormal" w:hAnsi="TheSansMonoConNormal"/>
            <w:rPrChange w:id="2770" w:author="Kelvin Sung" w:date="2021-05-22T17:44:00Z">
              <w:rPr>
                <w:rStyle w:val="CodeBold"/>
              </w:rPr>
            </w:rPrChange>
          </w:rPr>
          <w:t>… i</w:t>
        </w:r>
        <w:r>
          <w:rPr>
            <w:rStyle w:val="CodeBold"/>
            <w:rFonts w:ascii="TheSansMonoConNormal" w:hAnsi="TheSansMonoConNormal"/>
          </w:rPr>
          <w:t>dentical to the variable</w:t>
        </w:r>
      </w:ins>
      <w:ins w:id="2771" w:author="Kelvin Sung" w:date="2021-05-22T17:45:00Z">
        <w:r w:rsidR="00243CC7">
          <w:rPr>
            <w:rStyle w:val="CodeBold"/>
            <w:rFonts w:ascii="TheSansMonoConNormal" w:hAnsi="TheSansMonoConNormal"/>
          </w:rPr>
          <w:t>s</w:t>
        </w:r>
      </w:ins>
      <w:ins w:id="2772"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73" w:author="Kelvin Sung" w:date="2021-05-22T17:44:00Z"/>
          <w:rFonts w:hint="eastAsia"/>
        </w:rPr>
      </w:pPr>
    </w:p>
    <w:p w14:paraId="635563D5" w14:textId="1C22CB6E" w:rsidR="004C3324" w:rsidDel="00967AEA" w:rsidRDefault="004C3324" w:rsidP="004C3324">
      <w:pPr>
        <w:pStyle w:val="Code"/>
        <w:rPr>
          <w:del w:id="2774" w:author="Kelvin Sung" w:date="2021-05-22T17:43:00Z"/>
          <w:rFonts w:hint="eastAsia"/>
        </w:rPr>
      </w:pPr>
      <w:del w:id="2775" w:author="Kelvin Sung" w:date="2021-05-22T17:43:00Z">
        <w:r w:rsidDel="00967AEA">
          <w:delText>// Color of pixel</w:delText>
        </w:r>
      </w:del>
    </w:p>
    <w:p w14:paraId="5DE3D05F" w14:textId="7DE3073C" w:rsidR="004C3324" w:rsidDel="00967AEA" w:rsidRDefault="004C3324" w:rsidP="004C3324">
      <w:pPr>
        <w:pStyle w:val="Code"/>
        <w:rPr>
          <w:del w:id="2776" w:author="Kelvin Sung" w:date="2021-05-22T17:43:00Z"/>
          <w:rFonts w:hint="eastAsia"/>
        </w:rPr>
      </w:pPr>
      <w:del w:id="2777" w:author="Kelvin Sung" w:date="2021-05-22T17:43:00Z">
        <w:r w:rsidDel="00967AEA">
          <w:delText xml:space="preserve">uniform vec4 uPixelColor;  </w:delText>
        </w:r>
      </w:del>
    </w:p>
    <w:p w14:paraId="07BDBF3B" w14:textId="61A55CB2" w:rsidR="004C3324" w:rsidDel="00967AEA" w:rsidRDefault="004C3324" w:rsidP="004C3324">
      <w:pPr>
        <w:pStyle w:val="Code"/>
        <w:rPr>
          <w:del w:id="2778" w:author="Kelvin Sung" w:date="2021-05-22T17:43:00Z"/>
          <w:rFonts w:hint="eastAsia"/>
        </w:rPr>
      </w:pPr>
      <w:del w:id="2779"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80" w:author="Kelvin Sung" w:date="2021-05-22T17:43:00Z"/>
          <w:rFonts w:hint="eastAsia"/>
        </w:rPr>
      </w:pPr>
      <w:del w:id="2781"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82" w:author="Kelvin Sung" w:date="2021-05-22T17:43:00Z"/>
          <w:rFonts w:hint="eastAsia"/>
        </w:rPr>
      </w:pPr>
    </w:p>
    <w:p w14:paraId="3F54B00C" w14:textId="2F31C4EE" w:rsidR="004C3324" w:rsidDel="00967AEA" w:rsidRDefault="004C3324" w:rsidP="004C3324">
      <w:pPr>
        <w:pStyle w:val="Code"/>
        <w:rPr>
          <w:del w:id="2783" w:author="Kelvin Sung" w:date="2021-05-22T17:43:00Z"/>
          <w:rFonts w:hint="eastAsia"/>
        </w:rPr>
      </w:pPr>
      <w:del w:id="2784" w:author="Kelvin Sung" w:date="2021-05-22T17:43:00Z">
        <w:r w:rsidDel="00967AEA">
          <w:delText>// Light information</w:delText>
        </w:r>
      </w:del>
    </w:p>
    <w:p w14:paraId="2EF28078" w14:textId="235C9BAE" w:rsidR="004C3324" w:rsidDel="00967AEA" w:rsidRDefault="004C3324" w:rsidP="004C3324">
      <w:pPr>
        <w:pStyle w:val="Code"/>
        <w:rPr>
          <w:del w:id="2785" w:author="Kelvin Sung" w:date="2021-05-22T17:43:00Z"/>
          <w:rFonts w:hint="eastAsia"/>
        </w:rPr>
      </w:pPr>
      <w:del w:id="2786" w:author="Kelvin Sung" w:date="2021-05-22T17:43:00Z">
        <w:r w:rsidDel="00967AEA">
          <w:delText>#define kGLSLuLightArraySize 4</w:delText>
        </w:r>
      </w:del>
    </w:p>
    <w:p w14:paraId="283759B5" w14:textId="32CD250C" w:rsidR="004C3324" w:rsidDel="00967AEA" w:rsidRDefault="004C3324" w:rsidP="004C3324">
      <w:pPr>
        <w:pStyle w:val="Code"/>
        <w:rPr>
          <w:del w:id="2787" w:author="Kelvin Sung" w:date="2021-05-22T17:43:00Z"/>
          <w:rFonts w:hint="eastAsia"/>
        </w:rPr>
      </w:pPr>
      <w:del w:id="2788"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9" w:author="Kelvin Sung" w:date="2021-05-22T17:43:00Z"/>
          <w:rFonts w:hint="eastAsia"/>
        </w:rPr>
      </w:pPr>
      <w:del w:id="2790"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91" w:author="Kelvin Sung" w:date="2021-05-22T17:43:00Z"/>
          <w:rFonts w:hint="eastAsia"/>
        </w:rPr>
      </w:pPr>
      <w:del w:id="2792"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93" w:author="Kelvin Sung" w:date="2021-05-22T17:43:00Z"/>
          <w:rFonts w:hint="eastAsia"/>
        </w:rPr>
      </w:pPr>
      <w:del w:id="2794" w:author="Kelvin Sung" w:date="2021-05-22T17:43:00Z">
        <w:r w:rsidDel="00967AEA">
          <w:delText xml:space="preserve">    // all 4 light sources. </w:delText>
        </w:r>
      </w:del>
    </w:p>
    <w:p w14:paraId="00166B19" w14:textId="6C1C550F" w:rsidR="004C3324" w:rsidDel="00967AEA" w:rsidRDefault="004C3324" w:rsidP="004C3324">
      <w:pPr>
        <w:pStyle w:val="Code"/>
        <w:rPr>
          <w:del w:id="2795" w:author="Kelvin Sung" w:date="2021-05-22T17:43:00Z"/>
          <w:rFonts w:hint="eastAsia"/>
        </w:rPr>
      </w:pPr>
      <w:del w:id="2796" w:author="Kelvin Sung" w:date="2021-05-22T17:43:00Z">
        <w:r w:rsidDel="00967AEA">
          <w:delText xml:space="preserve">    // ***********WARNING***********************</w:delText>
        </w:r>
      </w:del>
    </w:p>
    <w:p w14:paraId="77174A36" w14:textId="15F802AF" w:rsidR="004C3324" w:rsidDel="00967AEA" w:rsidRDefault="004C3324" w:rsidP="004C3324">
      <w:pPr>
        <w:pStyle w:val="Code"/>
        <w:rPr>
          <w:del w:id="2797" w:author="Kelvin Sung" w:date="2021-05-22T17:43:00Z"/>
          <w:rFonts w:hint="eastAsia"/>
        </w:rPr>
      </w:pPr>
      <w:del w:id="2798"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9" w:author="Kelvin Sung" w:date="2021-05-22T17:43:00Z"/>
          <w:rFonts w:hint="eastAsia"/>
        </w:rPr>
      </w:pPr>
      <w:del w:id="2800"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801" w:author="Kelvin Sung" w:date="2021-05-22T17:43:00Z"/>
          <w:rFonts w:hint="eastAsia"/>
        </w:rPr>
      </w:pPr>
      <w:del w:id="2802" w:author="Kelvin Sung" w:date="2021-05-22T17:43:00Z">
        <w:r w:rsidDel="00967AEA">
          <w:delText xml:space="preserve">    // ***********WARNING**************************</w:delText>
        </w:r>
      </w:del>
    </w:p>
    <w:p w14:paraId="0D10BFBB" w14:textId="1D65F4A5" w:rsidR="004C3324" w:rsidDel="00967AEA" w:rsidRDefault="004C3324" w:rsidP="004C3324">
      <w:pPr>
        <w:pStyle w:val="Code"/>
        <w:rPr>
          <w:del w:id="2803" w:author="Kelvin Sung" w:date="2021-05-22T17:43:00Z"/>
          <w:rFonts w:hint="eastAsia"/>
        </w:rPr>
      </w:pPr>
      <w:del w:id="2804"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805" w:author="Kelvin Sung" w:date="2021-05-22T17:43:00Z"/>
          <w:rFonts w:hint="eastAsia"/>
        </w:rPr>
      </w:pPr>
      <w:del w:id="2806" w:author="Kelvin Sung" w:date="2021-05-22T17:43:00Z">
        <w:r w:rsidDel="00967AEA">
          <w:delText xml:space="preserve">    //     kGLSLuLightArraySize</w:delText>
        </w:r>
      </w:del>
    </w:p>
    <w:p w14:paraId="23C3429D" w14:textId="6E52EDAD" w:rsidR="004C3324" w:rsidDel="00967AEA" w:rsidRDefault="004C3324" w:rsidP="004C3324">
      <w:pPr>
        <w:pStyle w:val="Code"/>
        <w:rPr>
          <w:del w:id="2807" w:author="Kelvin Sung" w:date="2021-05-22T17:43:00Z"/>
          <w:rFonts w:hint="eastAsia"/>
        </w:rPr>
      </w:pPr>
      <w:del w:id="2808"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9" w:author="Kelvin Sung" w:date="2021-05-22T17:43:00Z"/>
          <w:rFonts w:hint="eastAsia"/>
        </w:rPr>
      </w:pPr>
    </w:p>
    <w:p w14:paraId="539D83DD" w14:textId="67A1930F" w:rsidR="004C3324" w:rsidDel="00967AEA" w:rsidRDefault="004C3324" w:rsidP="004C3324">
      <w:pPr>
        <w:pStyle w:val="Code"/>
        <w:rPr>
          <w:del w:id="2810" w:author="Kelvin Sung" w:date="2021-05-22T17:43:00Z"/>
          <w:rFonts w:hint="eastAsia"/>
        </w:rPr>
      </w:pPr>
      <w:del w:id="2811" w:author="Kelvin Sung" w:date="2021-05-22T17:43:00Z">
        <w:r w:rsidDel="00967AEA">
          <w:delText>struct Light  {</w:delText>
        </w:r>
      </w:del>
    </w:p>
    <w:p w14:paraId="5CD88A54" w14:textId="3C938994" w:rsidR="004C3324" w:rsidDel="00967AEA" w:rsidRDefault="004C3324" w:rsidP="004C3324">
      <w:pPr>
        <w:pStyle w:val="Code"/>
        <w:rPr>
          <w:del w:id="2812" w:author="Kelvin Sung" w:date="2021-05-22T17:43:00Z"/>
          <w:rFonts w:hint="eastAsia"/>
        </w:rPr>
      </w:pPr>
      <w:del w:id="2813"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14" w:author="Kelvin Sung" w:date="2021-05-22T17:43:00Z"/>
          <w:rFonts w:hint="eastAsia"/>
        </w:rPr>
      </w:pPr>
      <w:del w:id="2815" w:author="Kelvin Sung" w:date="2021-05-22T17:43:00Z">
        <w:r w:rsidDel="00967AEA">
          <w:delText xml:space="preserve">    vec4 Color;</w:delText>
        </w:r>
      </w:del>
    </w:p>
    <w:p w14:paraId="74CD13FE" w14:textId="0F3D6632" w:rsidR="004C3324" w:rsidDel="00967AEA" w:rsidRDefault="004C3324" w:rsidP="004C3324">
      <w:pPr>
        <w:pStyle w:val="Code"/>
        <w:rPr>
          <w:del w:id="2816" w:author="Kelvin Sung" w:date="2021-05-22T17:43:00Z"/>
          <w:rFonts w:hint="eastAsia"/>
        </w:rPr>
      </w:pPr>
      <w:del w:id="2817"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18" w:author="Kelvin Sung" w:date="2021-05-22T17:43:00Z"/>
          <w:rFonts w:hint="eastAsia"/>
        </w:rPr>
      </w:pPr>
      <w:del w:id="2819"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20" w:author="Kelvin Sung" w:date="2021-05-22T17:43:00Z"/>
          <w:rFonts w:hint="eastAsia"/>
        </w:rPr>
      </w:pPr>
      <w:del w:id="2821" w:author="Kelvin Sung" w:date="2021-05-22T17:43:00Z">
        <w:r w:rsidDel="00967AEA">
          <w:delText xml:space="preserve">    float Intensity;</w:delText>
        </w:r>
      </w:del>
    </w:p>
    <w:p w14:paraId="176C8575" w14:textId="6966BF0E" w:rsidR="004C3324" w:rsidDel="00967AEA" w:rsidRDefault="004C3324" w:rsidP="004C3324">
      <w:pPr>
        <w:pStyle w:val="Code"/>
        <w:rPr>
          <w:del w:id="2822" w:author="Kelvin Sung" w:date="2021-05-22T17:43:00Z"/>
          <w:rFonts w:hint="eastAsia"/>
        </w:rPr>
      </w:pPr>
      <w:del w:id="2823" w:author="Kelvin Sung" w:date="2021-05-22T17:43:00Z">
        <w:r w:rsidDel="00967AEA">
          <w:delText xml:space="preserve">    bool  IsOn;</w:delText>
        </w:r>
      </w:del>
    </w:p>
    <w:p w14:paraId="39489273" w14:textId="25BC7A31" w:rsidR="004C3324" w:rsidDel="00967AEA" w:rsidRDefault="004C3324" w:rsidP="004C3324">
      <w:pPr>
        <w:pStyle w:val="Code"/>
        <w:rPr>
          <w:del w:id="2824" w:author="Kelvin Sung" w:date="2021-05-22T17:43:00Z"/>
          <w:rFonts w:hint="eastAsia"/>
        </w:rPr>
      </w:pPr>
      <w:del w:id="2825" w:author="Kelvin Sung" w:date="2021-05-22T17:43:00Z">
        <w:r w:rsidDel="00967AEA">
          <w:delText>};</w:delText>
        </w:r>
      </w:del>
    </w:p>
    <w:p w14:paraId="3027216A" w14:textId="4AA8782D" w:rsidR="004C3324" w:rsidDel="00967AEA" w:rsidRDefault="004C3324" w:rsidP="004C3324">
      <w:pPr>
        <w:pStyle w:val="Code"/>
        <w:rPr>
          <w:del w:id="2826" w:author="Kelvin Sung" w:date="2021-05-22T17:43:00Z"/>
          <w:rFonts w:hint="eastAsia"/>
        </w:rPr>
      </w:pPr>
      <w:del w:id="2827"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28" w:author="Kelvin Sung" w:date="2021-05-22T17:43:00Z"/>
          <w:rFonts w:hint="eastAsia"/>
        </w:rPr>
      </w:pPr>
    </w:p>
    <w:p w14:paraId="0A5FF34F" w14:textId="29DFFEC8" w:rsidR="004C3324" w:rsidDel="00967AEA" w:rsidRDefault="004C3324" w:rsidP="004C3324">
      <w:pPr>
        <w:pStyle w:val="Code"/>
        <w:rPr>
          <w:del w:id="2829" w:author="Kelvin Sung" w:date="2021-05-22T17:43:00Z"/>
          <w:rFonts w:hint="eastAsia"/>
        </w:rPr>
      </w:pPr>
      <w:del w:id="2830"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31" w:author="Kelvin Sung" w:date="2021-05-22T17:43:00Z"/>
          <w:rFonts w:hint="eastAsia"/>
        </w:rPr>
      </w:pPr>
      <w:del w:id="2832"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33" w:author="Kelvin Sung" w:date="2021-05-22T17:43:00Z"/>
          <w:rFonts w:hint="eastAsia"/>
        </w:rPr>
      </w:pPr>
      <w:del w:id="2834" w:author="Kelvin Sung" w:date="2021-05-22T17:43:00Z">
        <w:r w:rsidDel="00967AEA">
          <w:delText>varying vec2 vTexCoord;</w:delText>
        </w:r>
        <w:commentRangeEnd w:id="2756"/>
        <w:r w:rsidDel="00967AEA">
          <w:rPr>
            <w:rStyle w:val="CommentReference"/>
            <w:rFonts w:asciiTheme="minorHAnsi" w:hAnsiTheme="minorHAnsi"/>
            <w:noProof w:val="0"/>
          </w:rPr>
          <w:commentReference w:id="2756"/>
        </w:r>
      </w:del>
      <w:commentRangeEnd w:id="2757"/>
      <w:r w:rsidR="00943B38">
        <w:rPr>
          <w:rStyle w:val="CommentReference"/>
          <w:rFonts w:asciiTheme="minorHAnsi" w:hAnsiTheme="minorHAnsi"/>
          <w:noProof w:val="0"/>
        </w:rPr>
        <w:commentReference w:id="2757"/>
      </w:r>
    </w:p>
    <w:p w14:paraId="4A2BA43E" w14:textId="08A74B32"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35" w:author="Kelvin Sung" w:date="2021-05-22T17:45:00Z">
        <w:r w:rsidRPr="00176116" w:rsidDel="007A6F8D">
          <w:delText xml:space="preserve">Include </w:delText>
        </w:r>
      </w:del>
      <w:ins w:id="2836"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37" w:author="Kelvin Sung" w:date="2021-05-22T17:46:00Z">
        <w:r w:rsidRPr="007A6F8D" w:rsidDel="007A6F8D">
          <w:rPr>
            <w:rStyle w:val="CodeInline"/>
            <w:rFonts w:hint="eastAsia"/>
            <w:rPrChange w:id="2838" w:author="Kelvin Sung" w:date="2021-05-22T17:46:00Z">
              <w:rPr>
                <w:rFonts w:hint="eastAsia"/>
              </w:rPr>
            </w:rPrChange>
          </w:rPr>
          <w:delText>attenuation</w:delText>
        </w:r>
        <w:r w:rsidRPr="007A6F8D" w:rsidDel="007A6F8D">
          <w:rPr>
            <w:rStyle w:val="CodeInline"/>
            <w:rPrChange w:id="2839" w:author="Kelvin Sung" w:date="2021-05-22T17:46:00Z">
              <w:rPr/>
            </w:rPrChange>
          </w:rPr>
          <w:fldChar w:fldCharType="begin"/>
        </w:r>
        <w:r w:rsidRPr="007A6F8D" w:rsidDel="007A6F8D">
          <w:rPr>
            <w:rStyle w:val="CodeInline"/>
            <w:rFonts w:hint="eastAsia"/>
            <w:rPrChange w:id="2840" w:author="Kelvin Sung" w:date="2021-05-22T17:46:00Z">
              <w:rPr>
                <w:rFonts w:hint="eastAsia"/>
              </w:rPr>
            </w:rPrChange>
          </w:rPr>
          <w:delInstrText xml:space="preserve"> XE "Diffuse reflection:light attenuation" </w:delInstrText>
        </w:r>
        <w:r w:rsidRPr="007A6F8D" w:rsidDel="007A6F8D">
          <w:rPr>
            <w:rStyle w:val="CodeInline"/>
            <w:rPrChange w:id="2841" w:author="Kelvin Sung" w:date="2021-05-22T17:46:00Z">
              <w:rPr/>
            </w:rPrChange>
          </w:rPr>
          <w:fldChar w:fldCharType="end"/>
        </w:r>
        <w:r w:rsidRPr="007A6F8D" w:rsidDel="007A6F8D">
          <w:rPr>
            <w:rStyle w:val="CodeInline"/>
            <w:rFonts w:hint="eastAsia"/>
            <w:rPrChange w:id="2842" w:author="Kelvin Sung" w:date="2021-05-22T17:46:00Z">
              <w:rPr>
                <w:rFonts w:hint="eastAsia"/>
              </w:rPr>
            </w:rPrChange>
          </w:rPr>
          <w:delText xml:space="preserve"> </w:delText>
        </w:r>
      </w:del>
      <w:ins w:id="2843" w:author="Kelvin Sung" w:date="2021-05-22T17:46:00Z">
        <w:r w:rsidR="007A6F8D" w:rsidRPr="007A6F8D">
          <w:rPr>
            <w:rStyle w:val="CodeInline"/>
            <w:rFonts w:hint="eastAsia"/>
            <w:rPrChange w:id="2844" w:author="Kelvin Sung" w:date="2021-05-22T17:46:00Z">
              <w:rPr>
                <w:rFonts w:hint="eastAsia"/>
              </w:rPr>
            </w:rPrChange>
          </w:rPr>
          <w:t>strength</w:t>
        </w:r>
        <w:r w:rsidR="007A6F8D" w:rsidRPr="00176116">
          <w:t xml:space="preserve"> </w:t>
        </w:r>
      </w:ins>
      <w:r w:rsidRPr="00176116">
        <w:t>accordingly</w:t>
      </w:r>
      <w:del w:id="2845" w:author="Kelvin Sung" w:date="2021-05-22T17:50:00Z">
        <w:r w:rsidRPr="00176116" w:rsidDel="00614A8E">
          <w:delText xml:space="preserve"> as follows:</w:delText>
        </w:r>
      </w:del>
      <w:ins w:id="2846" w:author="Kelvin Sung" w:date="2021-05-22T17:50:00Z">
        <w:r w:rsidR="00614A8E">
          <w:t>.</w:t>
        </w:r>
      </w:ins>
    </w:p>
    <w:p w14:paraId="69BB8CC3" w14:textId="77777777" w:rsidR="004C3324" w:rsidRDefault="004C3324" w:rsidP="004C3324">
      <w:pPr>
        <w:pStyle w:val="Code"/>
        <w:rPr>
          <w:rFonts w:hint="eastAsia"/>
        </w:rPr>
      </w:pPr>
      <w:commentRangeStart w:id="2847"/>
      <w:commentRangeStart w:id="2848"/>
      <w:r>
        <w:t>vec4 LightEffect(Light lgt, vec3 N) {</w:t>
      </w:r>
    </w:p>
    <w:p w14:paraId="454EB194" w14:textId="5545D4E4" w:rsidR="007A6F8D" w:rsidRDefault="007A6F8D" w:rsidP="007A6F8D">
      <w:pPr>
        <w:pStyle w:val="Code"/>
        <w:rPr>
          <w:ins w:id="2849" w:author="Kelvin Sung" w:date="2021-05-22T17:48:00Z"/>
          <w:rFonts w:hint="eastAsia"/>
        </w:rPr>
      </w:pPr>
      <w:ins w:id="2850" w:author="Kelvin Sung" w:date="2021-05-22T17:48:00Z">
        <w:r>
          <w:t xml:space="preserve">    vec4 result = vec4(0);</w:t>
        </w:r>
      </w:ins>
    </w:p>
    <w:p w14:paraId="76FF5700" w14:textId="77777777" w:rsidR="007A6F8D" w:rsidRDefault="007A6F8D" w:rsidP="007A6F8D">
      <w:pPr>
        <w:pStyle w:val="Code"/>
        <w:rPr>
          <w:ins w:id="2851" w:author="Kelvin Sung" w:date="2021-05-22T17:48:00Z"/>
          <w:rFonts w:hint="eastAsia"/>
        </w:rPr>
      </w:pPr>
      <w:ins w:id="2852" w:author="Kelvin Sung" w:date="2021-05-22T17:48:00Z">
        <w:r>
          <w:t xml:space="preserve">    float strength = 0.0;</w:t>
        </w:r>
      </w:ins>
    </w:p>
    <w:p w14:paraId="3CB98BD8" w14:textId="77777777" w:rsidR="007A6F8D" w:rsidRPr="007A6F8D" w:rsidRDefault="007A6F8D" w:rsidP="007A6F8D">
      <w:pPr>
        <w:pStyle w:val="Code"/>
        <w:rPr>
          <w:ins w:id="2853" w:author="Kelvin Sung" w:date="2021-05-22T17:48:00Z"/>
          <w:rStyle w:val="CodeBold"/>
          <w:rFonts w:hint="eastAsia"/>
          <w:rPrChange w:id="2854" w:author="Kelvin Sung" w:date="2021-05-22T17:49:00Z">
            <w:rPr>
              <w:ins w:id="2855" w:author="Kelvin Sung" w:date="2021-05-22T17:48:00Z"/>
              <w:rFonts w:hint="eastAsia"/>
            </w:rPr>
          </w:rPrChange>
        </w:rPr>
      </w:pPr>
      <w:ins w:id="2856" w:author="Kelvin Sung" w:date="2021-05-22T17:48:00Z">
        <w:r>
          <w:t xml:space="preserve">    </w:t>
        </w:r>
        <w:r w:rsidRPr="007A6F8D">
          <w:rPr>
            <w:rStyle w:val="CodeBold"/>
            <w:rFonts w:hint="eastAsia"/>
            <w:rPrChange w:id="2857"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58" w:author="Kelvin Sung" w:date="2021-05-22T17:46:00Z"/>
          <w:rStyle w:val="CodeBold"/>
          <w:rFonts w:hint="eastAsia"/>
          <w:rPrChange w:id="2859" w:author="Kelvin Sung" w:date="2021-05-22T17:49:00Z">
            <w:rPr>
              <w:del w:id="2860" w:author="Kelvin Sung" w:date="2021-05-22T17:46:00Z"/>
              <w:rFonts w:hint="eastAsia"/>
            </w:rPr>
          </w:rPrChange>
        </w:rPr>
      </w:pPr>
      <w:ins w:id="2861" w:author="Kelvin Sung" w:date="2021-05-22T17:48:00Z">
        <w:r>
          <w:t xml:space="preserve">    </w:t>
        </w:r>
        <w:r w:rsidRPr="007A6F8D">
          <w:rPr>
            <w:rStyle w:val="CodeBold"/>
            <w:rFonts w:hint="eastAsia"/>
            <w:rPrChange w:id="2862" w:author="Kelvin Sung" w:date="2021-05-22T17:49:00Z">
              <w:rPr>
                <w:rFonts w:hint="eastAsia"/>
              </w:rPr>
            </w:rPrChange>
          </w:rPr>
          <w:t>float dist = length(L);</w:t>
        </w:r>
      </w:ins>
      <w:del w:id="2863" w:author="Kelvin Sung" w:date="2021-05-22T17:46:00Z">
        <w:r w:rsidR="004C3324" w:rsidRPr="007A6F8D" w:rsidDel="007A6F8D">
          <w:rPr>
            <w:rStyle w:val="CodeBold"/>
            <w:rFonts w:hint="eastAsia"/>
            <w:rPrChange w:id="2864"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65" w:author="Kelvin Sung" w:date="2021-05-22T17:47:00Z"/>
          <w:rStyle w:val="CodeBold"/>
          <w:rFonts w:hint="eastAsia"/>
          <w:rPrChange w:id="2866" w:author="Kelvin Sung" w:date="2021-05-22T17:49:00Z">
            <w:rPr>
              <w:del w:id="2867" w:author="Kelvin Sung" w:date="2021-05-22T17:47:00Z"/>
              <w:rFonts w:hint="eastAsia"/>
            </w:rPr>
          </w:rPrChange>
        </w:rPr>
        <w:pPrChange w:id="2868" w:author="Kelvin Sung" w:date="2021-05-22T17:46:00Z">
          <w:pPr>
            <w:pStyle w:val="Code"/>
          </w:pPr>
        </w:pPrChange>
      </w:pPr>
      <w:del w:id="2869" w:author="Kelvin Sung" w:date="2021-05-22T17:48:00Z">
        <w:r w:rsidRPr="007A6F8D" w:rsidDel="007A6F8D">
          <w:rPr>
            <w:rStyle w:val="CodeBold"/>
            <w:rFonts w:hint="eastAsia"/>
            <w:rPrChange w:id="2870" w:author="Kelvin Sung" w:date="2021-05-22T17:49:00Z">
              <w:rPr>
                <w:rFonts w:hint="eastAsia"/>
              </w:rPr>
            </w:rPrChange>
          </w:rPr>
          <w:delText xml:space="preserve">    </w:delText>
        </w:r>
      </w:del>
      <w:del w:id="2871" w:author="Kelvin Sung" w:date="2021-05-22T17:47:00Z">
        <w:r w:rsidRPr="007A6F8D" w:rsidDel="007A6F8D">
          <w:rPr>
            <w:rStyle w:val="CodeBold"/>
            <w:rFonts w:hint="eastAsia"/>
            <w:rPrChange w:id="2872"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873" w:author="Kelvin Sung" w:date="2021-05-22T17:47:00Z"/>
          <w:rStyle w:val="CodeBold"/>
          <w:rFonts w:hint="eastAsia"/>
          <w:rPrChange w:id="2874" w:author="Kelvin Sung" w:date="2021-05-22T17:49:00Z">
            <w:rPr>
              <w:del w:id="2875" w:author="Kelvin Sung" w:date="2021-05-22T17:47:00Z"/>
              <w:rFonts w:hint="eastAsia"/>
            </w:rPr>
          </w:rPrChange>
        </w:rPr>
      </w:pPr>
      <w:del w:id="2876" w:author="Kelvin Sung" w:date="2021-05-22T17:47:00Z">
        <w:r w:rsidRPr="007A6F8D" w:rsidDel="007A6F8D">
          <w:rPr>
            <w:rStyle w:val="CodeBold"/>
            <w:rFonts w:hint="eastAsia"/>
            <w:rPrChange w:id="2877"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878" w:author="Kelvin Sung" w:date="2021-05-22T17:47:00Z"/>
          <w:rStyle w:val="CodeBold"/>
          <w:rFonts w:hint="eastAsia"/>
          <w:rPrChange w:id="2879" w:author="Kelvin Sung" w:date="2021-05-22T17:49:00Z">
            <w:rPr>
              <w:del w:id="2880" w:author="Kelvin Sung" w:date="2021-05-22T17:47:00Z"/>
              <w:rFonts w:hint="eastAsia"/>
            </w:rPr>
          </w:rPrChange>
        </w:rPr>
      </w:pPr>
      <w:del w:id="2881" w:author="Kelvin Sung" w:date="2021-05-22T17:47:00Z">
        <w:r w:rsidRPr="007A6F8D" w:rsidDel="007A6F8D">
          <w:rPr>
            <w:rStyle w:val="CodeBold"/>
            <w:rFonts w:hint="eastAsia"/>
            <w:rPrChange w:id="2882"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883" w:author="Kelvin Sung" w:date="2021-05-22T17:49:00Z">
            <w:rPr>
              <w:rFonts w:hint="eastAsia"/>
            </w:rPr>
          </w:rPrChange>
        </w:rPr>
      </w:pPr>
      <w:r w:rsidRPr="007A6F8D">
        <w:rPr>
          <w:rStyle w:val="CodeBold"/>
          <w:rFonts w:hint="eastAsia"/>
          <w:rPrChange w:id="2884" w:author="Kelvin Sung" w:date="2021-05-22T17:49:00Z">
            <w:rPr>
              <w:rFonts w:hint="eastAsia"/>
            </w:rPr>
          </w:rPrChange>
        </w:rPr>
        <w:t xml:space="preserve">    if (dist &lt;= lgt.Far) {</w:t>
      </w:r>
    </w:p>
    <w:p w14:paraId="316B21F4" w14:textId="06E5752B" w:rsidR="004C3324" w:rsidRDefault="004C3324" w:rsidP="004C3324">
      <w:pPr>
        <w:pStyle w:val="Code"/>
        <w:rPr>
          <w:ins w:id="2885" w:author="Kelvin Sung" w:date="2021-05-22T17:47:00Z"/>
          <w:rFonts w:hint="eastAsia"/>
        </w:rPr>
      </w:pPr>
      <w:r>
        <w:t xml:space="preserve">        if (dist &lt;= lgt.Near)</w:t>
      </w:r>
      <w:ins w:id="2886" w:author="Kelvin Sung" w:date="2021-05-22T17:47:00Z">
        <w:r w:rsidR="007A6F8D">
          <w:t xml:space="preserve"> }</w:t>
        </w:r>
      </w:ins>
    </w:p>
    <w:p w14:paraId="47092CB4" w14:textId="2BCCB948" w:rsidR="007A6F8D" w:rsidRDefault="007A6F8D" w:rsidP="004C3324">
      <w:pPr>
        <w:pStyle w:val="Code"/>
        <w:rPr>
          <w:rFonts w:hint="eastAsia"/>
        </w:rPr>
      </w:pPr>
      <w:ins w:id="2887"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88" w:author="Kelvin Sung" w:date="2021-05-22T17:47:00Z"/>
          <w:rFonts w:hint="eastAsia"/>
        </w:rPr>
      </w:pPr>
      <w:del w:id="2889" w:author="Kelvin Sung" w:date="2021-05-22T17:47:00Z">
        <w:r w:rsidDel="007A6F8D">
          <w:delText xml:space="preserve">            atten = 1.0;  //  no attenuation</w:delText>
        </w:r>
      </w:del>
    </w:p>
    <w:p w14:paraId="5406B9D7" w14:textId="0C4B44C5" w:rsidR="004C3324" w:rsidDel="007A6F8D" w:rsidRDefault="004C3324" w:rsidP="004C3324">
      <w:pPr>
        <w:pStyle w:val="Code"/>
        <w:rPr>
          <w:del w:id="2890" w:author="Kelvin Sung" w:date="2021-05-22T17:47:00Z"/>
          <w:rFonts w:hint="eastAsia"/>
        </w:rPr>
      </w:pPr>
      <w:del w:id="2891" w:author="Kelvin Sung" w:date="2021-05-22T17:47:00Z">
        <w:r w:rsidDel="007A6F8D">
          <w:delText xml:space="preserve">        else {</w:delText>
        </w:r>
      </w:del>
    </w:p>
    <w:p w14:paraId="211447D9" w14:textId="3E99F104" w:rsidR="004C3324" w:rsidDel="007A6F8D" w:rsidRDefault="004C3324" w:rsidP="004C3324">
      <w:pPr>
        <w:pStyle w:val="Code"/>
        <w:rPr>
          <w:del w:id="2892" w:author="Kelvin Sung" w:date="2021-05-22T17:47:00Z"/>
          <w:rFonts w:hint="eastAsia"/>
        </w:rPr>
      </w:pPr>
      <w:del w:id="2893" w:author="Kelvin Sung" w:date="2021-05-22T17:47:00Z">
        <w:r w:rsidDel="007A6F8D">
          <w:delText xml:space="preserve">            // simple quadratic drop off</w:delText>
        </w:r>
      </w:del>
    </w:p>
    <w:p w14:paraId="22150209" w14:textId="32BFE9D1" w:rsidR="004C3324" w:rsidDel="007A6F8D" w:rsidRDefault="004C3324" w:rsidP="004C3324">
      <w:pPr>
        <w:pStyle w:val="Code"/>
        <w:rPr>
          <w:del w:id="2894" w:author="Kelvin Sung" w:date="2021-05-22T17:47:00Z"/>
          <w:rFonts w:hint="eastAsia"/>
        </w:rPr>
      </w:pPr>
      <w:del w:id="2895" w:author="Kelvin Sung" w:date="2021-05-22T17:47:00Z">
        <w:r w:rsidDel="007A6F8D">
          <w:delText xml:space="preserve">            float n = dist - lgt.Near;</w:delText>
        </w:r>
      </w:del>
    </w:p>
    <w:p w14:paraId="1AFBE192" w14:textId="0779B5B8" w:rsidR="004C3324" w:rsidDel="007A6F8D" w:rsidRDefault="004C3324" w:rsidP="004C3324">
      <w:pPr>
        <w:pStyle w:val="Code"/>
        <w:rPr>
          <w:del w:id="2896" w:author="Kelvin Sung" w:date="2021-05-22T17:47:00Z"/>
          <w:rFonts w:hint="eastAsia"/>
        </w:rPr>
      </w:pPr>
      <w:del w:id="2897" w:author="Kelvin Sung" w:date="2021-05-22T17:47:00Z">
        <w:r w:rsidDel="007A6F8D">
          <w:delText xml:space="preserve">            float d = lgt.Far - lgt.Near;</w:delText>
        </w:r>
      </w:del>
    </w:p>
    <w:p w14:paraId="4C0970C2" w14:textId="388AD83C" w:rsidR="004C3324" w:rsidDel="007A6F8D" w:rsidRDefault="004C3324" w:rsidP="004C3324">
      <w:pPr>
        <w:pStyle w:val="Code"/>
        <w:rPr>
          <w:del w:id="2898" w:author="Kelvin Sung" w:date="2021-05-22T17:47:00Z"/>
          <w:rFonts w:hint="eastAsia"/>
        </w:rPr>
      </w:pPr>
      <w:del w:id="2899"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900" w:author="Kelvin Sung" w:date="2021-05-22T17:49:00Z">
            <w:rPr>
              <w:rFonts w:hint="eastAsia"/>
            </w:rPr>
          </w:rPrChange>
        </w:rPr>
      </w:pPr>
      <w:r>
        <w:t xml:space="preserve">        </w:t>
      </w:r>
      <w:r w:rsidRPr="007A6F8D">
        <w:rPr>
          <w:rStyle w:val="CodeBold"/>
          <w:rFonts w:hint="eastAsia"/>
          <w:rPrChange w:id="2901"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902" w:author="Kelvin Sung" w:date="2021-05-22T17:49:00Z">
            <w:rPr>
              <w:rFonts w:hint="eastAsia"/>
            </w:rPr>
          </w:rPrChange>
        </w:rPr>
      </w:pPr>
      <w:r>
        <w:t xml:space="preserve">              </w:t>
      </w:r>
      <w:r w:rsidRPr="007A6F8D">
        <w:rPr>
          <w:rStyle w:val="CodeBold"/>
          <w:rFonts w:hint="eastAsia"/>
          <w:rPrChange w:id="2903"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904" w:author="Kelvin Sung" w:date="2021-05-22T17:49:00Z">
            <w:rPr>
              <w:rFonts w:hint="eastAsia"/>
            </w:rPr>
          </w:rPrChange>
        </w:rPr>
      </w:pPr>
      <w:r>
        <w:t xml:space="preserve">              </w:t>
      </w:r>
      <w:r w:rsidRPr="007A6F8D">
        <w:rPr>
          <w:rStyle w:val="CodeBold"/>
          <w:rFonts w:hint="eastAsia"/>
          <w:rPrChange w:id="2905"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906" w:author="Kelvin Sung" w:date="2021-05-22T17:49:00Z">
            <w:rPr>
              <w:rFonts w:hint="eastAsia"/>
            </w:rPr>
          </w:rPrChange>
        </w:rPr>
      </w:pPr>
      <w:r>
        <w:t xml:space="preserve">        </w:t>
      </w:r>
      <w:r w:rsidRPr="007A6F8D">
        <w:rPr>
          <w:rStyle w:val="CodeBold"/>
          <w:rFonts w:hint="eastAsia"/>
          <w:rPrChange w:id="2907"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908" w:author="Kelvin Sung" w:date="2021-05-22T17:49:00Z">
            <w:rPr>
              <w:rFonts w:hint="eastAsia"/>
            </w:rPr>
          </w:rPrChange>
        </w:rPr>
      </w:pPr>
      <w:r>
        <w:t xml:space="preserve">        </w:t>
      </w:r>
      <w:del w:id="2909" w:author="Kelvin Sung" w:date="2021-05-22T17:49:00Z">
        <w:r w:rsidRPr="007A6F8D" w:rsidDel="007A6F8D">
          <w:rPr>
            <w:rStyle w:val="CodeBold"/>
            <w:rFonts w:hint="eastAsia"/>
            <w:rPrChange w:id="2910" w:author="Kelvin Sung" w:date="2021-05-22T17:49:00Z">
              <w:rPr>
                <w:rFonts w:hint="eastAsia"/>
              </w:rPr>
            </w:rPrChange>
          </w:rPr>
          <w:delText xml:space="preserve">atten </w:delText>
        </w:r>
      </w:del>
      <w:ins w:id="2911" w:author="Kelvin Sung" w:date="2021-05-22T17:49:00Z">
        <w:r w:rsidR="007A6F8D" w:rsidRPr="007A6F8D">
          <w:rPr>
            <w:rStyle w:val="CodeBold"/>
            <w:rFonts w:hint="eastAsia"/>
            <w:rPrChange w:id="2912" w:author="Kelvin Sung" w:date="2021-05-22T17:49:00Z">
              <w:rPr>
                <w:rFonts w:hint="eastAsia"/>
              </w:rPr>
            </w:rPrChange>
          </w:rPr>
          <w:t xml:space="preserve">strength </w:t>
        </w:r>
      </w:ins>
      <w:r w:rsidRPr="007A6F8D">
        <w:rPr>
          <w:rStyle w:val="CodeBold"/>
          <w:rFonts w:hint="eastAsia"/>
          <w:rPrChange w:id="2913"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6C9118F5" w:rsidR="004C3324" w:rsidRDefault="004C3324" w:rsidP="004C3324">
      <w:pPr>
        <w:pStyle w:val="Code"/>
        <w:rPr>
          <w:rFonts w:hint="eastAsia"/>
        </w:rPr>
      </w:pPr>
      <w:r>
        <w:t xml:space="preserve">    result = </w:t>
      </w:r>
      <w:del w:id="2914" w:author="Kelvin Sung" w:date="2021-05-26T06:39:00Z">
        <w:r w:rsidDel="00E30221">
          <w:delText xml:space="preserve">atten </w:delText>
        </w:r>
      </w:del>
      <w:ins w:id="2915" w:author="Kelvin Sung" w:date="2021-05-26T06:39:00Z">
        <w:r w:rsidR="00E30221">
          <w:t xml:space="preserve">strength </w:t>
        </w:r>
      </w:ins>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47"/>
      <w:r w:rsidR="00126638">
        <w:rPr>
          <w:rStyle w:val="CommentReference"/>
          <w:rFonts w:asciiTheme="minorHAnsi" w:hAnsiTheme="minorHAnsi"/>
          <w:noProof w:val="0"/>
        </w:rPr>
        <w:commentReference w:id="2847"/>
      </w:r>
      <w:commentRangeEnd w:id="2848"/>
      <w:r w:rsidR="00EF0E3C">
        <w:rPr>
          <w:rStyle w:val="CommentReference"/>
          <w:rFonts w:asciiTheme="minorHAnsi" w:hAnsiTheme="minorHAnsi"/>
          <w:noProof w:val="0"/>
        </w:rPr>
        <w:commentReference w:id="2848"/>
      </w:r>
    </w:p>
    <w:p w14:paraId="35BADED1" w14:textId="6E421A27"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ins w:id="2916"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17"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18" w:author="Kelvin Sung" w:date="2021-05-24T08:27:00Z"/>
        </w:rPr>
      </w:pPr>
      <w:del w:id="2919"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20" w:author="Kelvin Sung" w:date="2021-05-22T17:52:00Z">
        <w:r w:rsidRPr="00176116" w:rsidDel="008F1800">
          <w:delText xml:space="preserve"> desired</w:delText>
        </w:r>
      </w:del>
      <w:del w:id="2921" w:author="Kelvin Sung" w:date="2021-05-24T08:27:00Z">
        <w:r w:rsidRPr="00176116" w:rsidDel="003F312E">
          <w:delText xml:space="preserve">. </w:delText>
        </w:r>
      </w:del>
      <w:del w:id="2922" w:author="Kelvin Sung" w:date="2021-05-22T17:52:00Z">
        <w:r w:rsidRPr="00176116" w:rsidDel="001D2298">
          <w:delText xml:space="preserve">This </w:delText>
        </w:r>
      </w:del>
      <w:del w:id="2923" w:author="Kelvin Sung" w:date="2021-05-24T08:27:00Z">
        <w:r w:rsidRPr="00176116" w:rsidDel="003F312E">
          <w:delText xml:space="preserve">entirely </w:delText>
        </w:r>
      </w:del>
      <w:del w:id="2924" w:author="Kelvin Sung" w:date="2021-05-22T17:52:00Z">
        <w:r w:rsidRPr="00176116" w:rsidDel="001D2298">
          <w:delText xml:space="preserve">depends </w:delText>
        </w:r>
      </w:del>
      <w:del w:id="2925"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26"/>
      <w:commentRangeStart w:id="2927"/>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28" w:author="Kelvin Sung" w:date="2021-05-22T17:53:00Z">
            <w:rPr>
              <w:rFonts w:hint="eastAsia"/>
            </w:rPr>
          </w:rPrChange>
        </w:rPr>
      </w:pPr>
      <w:r w:rsidRPr="00126638">
        <w:t xml:space="preserve">    </w:t>
      </w:r>
      <w:r w:rsidRPr="0021282E">
        <w:rPr>
          <w:rStyle w:val="CodeBold"/>
          <w:rFonts w:hint="eastAsia"/>
          <w:rPrChange w:id="2929" w:author="Kelvin Sung" w:date="2021-05-22T17:53:00Z">
            <w:rPr>
              <w:rFonts w:hint="eastAsia"/>
            </w:rPr>
          </w:rPrChange>
        </w:rPr>
        <w:t xml:space="preserve">vec4 normal = texture2D(uNormalSampler, vTexCoord);  // using the same coordinate </w:t>
      </w:r>
      <w:del w:id="2930" w:author="Kelvin Sung" w:date="2021-05-22T17:53:00Z">
        <w:r w:rsidRPr="0021282E" w:rsidDel="0021282E">
          <w:rPr>
            <w:rStyle w:val="CodeBold"/>
            <w:rFonts w:hint="eastAsia"/>
            <w:rPrChange w:id="2931"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32" w:author="Kelvin Sung" w:date="2021-05-22T17:53:00Z">
            <w:rPr>
              <w:rFonts w:hint="eastAsia"/>
            </w:rPr>
          </w:rPrChange>
        </w:rPr>
      </w:pPr>
      <w:r w:rsidRPr="00126638">
        <w:lastRenderedPageBreak/>
        <w:t xml:space="preserve">    </w:t>
      </w:r>
      <w:r w:rsidRPr="0021282E">
        <w:rPr>
          <w:rStyle w:val="CodeBold"/>
          <w:rFonts w:hint="eastAsia"/>
          <w:rPrChange w:id="2933"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34" w:author="Kelvin Sung" w:date="2021-05-22T17:53:00Z">
            <w:rPr>
              <w:rFonts w:hint="eastAsia"/>
            </w:rPr>
          </w:rPrChange>
        </w:rPr>
      </w:pPr>
      <w:r w:rsidRPr="00126638">
        <w:t xml:space="preserve">    </w:t>
      </w:r>
      <w:r w:rsidRPr="0021282E">
        <w:rPr>
          <w:rStyle w:val="CodeBold"/>
          <w:rFonts w:hint="eastAsia"/>
          <w:rPrChange w:id="2935"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36"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37" w:author="Kelvin Sung" w:date="2021-05-22T17:54:00Z"/>
          <w:rFonts w:hint="eastAsia"/>
        </w:rPr>
      </w:pPr>
      <w:r w:rsidRPr="00126638">
        <w:t xml:space="preserve">    </w:t>
      </w:r>
      <w:ins w:id="2938"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39" w:author="Kelvin Sung" w:date="2021-05-22T17:54:00Z">
        <w:r w:rsidRPr="00126638" w:rsidDel="00C14BCC">
          <w:delText>lgtResult *= textureMapColor;</w:delText>
        </w:r>
      </w:del>
    </w:p>
    <w:p w14:paraId="054045CB" w14:textId="77777777" w:rsidR="00C14BCC" w:rsidRPr="00126638" w:rsidRDefault="00C14BCC" w:rsidP="00C14BCC">
      <w:pPr>
        <w:pStyle w:val="Code"/>
        <w:rPr>
          <w:ins w:id="2940" w:author="Kelvin Sung" w:date="2021-05-22T17:54:00Z"/>
          <w:rFonts w:hint="eastAsia"/>
        </w:rPr>
      </w:pPr>
    </w:p>
    <w:p w14:paraId="7B73293A" w14:textId="405BD8C2" w:rsidR="00126638" w:rsidRPr="00126638" w:rsidDel="00C14BCC" w:rsidRDefault="00126638" w:rsidP="00C14BCC">
      <w:pPr>
        <w:pStyle w:val="Code"/>
        <w:rPr>
          <w:del w:id="2941" w:author="Kelvin Sung" w:date="2021-05-22T17:54:00Z"/>
          <w:rFonts w:hint="eastAsia"/>
        </w:rPr>
      </w:pPr>
    </w:p>
    <w:p w14:paraId="0C017F0C" w14:textId="1E975508" w:rsidR="00126638" w:rsidRPr="00126638" w:rsidDel="00C14BCC" w:rsidRDefault="00126638" w:rsidP="00C14BCC">
      <w:pPr>
        <w:pStyle w:val="Code"/>
        <w:rPr>
          <w:del w:id="2942" w:author="Kelvin Sung" w:date="2021-05-22T17:54:00Z"/>
          <w:rFonts w:hint="eastAsia"/>
        </w:rPr>
      </w:pPr>
      <w:del w:id="2943"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44" w:author="Kelvin Sung" w:date="2021-05-22T17:54:00Z"/>
          <w:rFonts w:hint="eastAsia"/>
        </w:rPr>
      </w:pPr>
      <w:del w:id="2945"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46" w:author="Kelvin Sung" w:date="2021-05-22T17:54:00Z"/>
          <w:rFonts w:hint="eastAsia"/>
        </w:rPr>
      </w:pPr>
      <w:del w:id="2947"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48" w:author="Kelvin Sung" w:date="2021-05-22T17:54:00Z"/>
          <w:rFonts w:hint="eastAsia"/>
        </w:rPr>
      </w:pPr>
    </w:p>
    <w:p w14:paraId="095DABAA" w14:textId="6BBFFF14" w:rsidR="00126638" w:rsidRPr="00126638" w:rsidDel="00C14BCC" w:rsidRDefault="00126638" w:rsidP="00C14BCC">
      <w:pPr>
        <w:pStyle w:val="Code"/>
        <w:rPr>
          <w:del w:id="2949" w:author="Kelvin Sung" w:date="2021-05-22T17:54:00Z"/>
          <w:rFonts w:hint="eastAsia"/>
        </w:rPr>
      </w:pPr>
      <w:del w:id="2950" w:author="Kelvin Sung" w:date="2021-05-22T17:54:00Z">
        <w:r w:rsidRPr="00126638" w:rsidDel="00C14BCC">
          <w:delText xml:space="preserve">    gl_FragColor = result;</w:delText>
        </w:r>
      </w:del>
    </w:p>
    <w:p w14:paraId="4D59D0F1" w14:textId="77777777" w:rsidR="003F312E" w:rsidRDefault="00126638" w:rsidP="00126638">
      <w:pPr>
        <w:pStyle w:val="Code"/>
        <w:rPr>
          <w:ins w:id="2951" w:author="Kelvin Sung" w:date="2021-05-24T08:27:00Z"/>
        </w:rPr>
      </w:pPr>
      <w:r w:rsidRPr="00126638">
        <w:t>}</w:t>
      </w:r>
      <w:commentRangeEnd w:id="2926"/>
      <w:r>
        <w:rPr>
          <w:rStyle w:val="CommentReference"/>
          <w:rFonts w:asciiTheme="minorHAnsi" w:hAnsiTheme="minorHAnsi"/>
          <w:noProof w:val="0"/>
        </w:rPr>
        <w:commentReference w:id="2926"/>
      </w:r>
      <w:commentRangeEnd w:id="2927"/>
    </w:p>
    <w:p w14:paraId="698F4E2E" w14:textId="474495E9" w:rsidR="00126638" w:rsidRPr="00126638" w:rsidDel="008C6546" w:rsidRDefault="008400D0" w:rsidP="003F312E">
      <w:pPr>
        <w:pStyle w:val="NoteTipCaution"/>
        <w:rPr>
          <w:del w:id="2952" w:author="Kelvin Sung" w:date="2021-05-22T17:54:00Z"/>
          <w:rFonts w:hint="eastAsia"/>
        </w:rPr>
        <w:pPrChange w:id="2953" w:author="Kelvin Sung" w:date="2021-05-24T08:27:00Z">
          <w:pPr>
            <w:pStyle w:val="Code"/>
          </w:pPr>
        </w:pPrChange>
      </w:pPr>
      <w:r>
        <w:rPr>
          <w:rStyle w:val="CommentReference"/>
          <w:rFonts w:asciiTheme="minorHAnsi" w:hAnsiTheme="minorHAnsi"/>
        </w:rPr>
        <w:commentReference w:id="2927"/>
      </w:r>
      <w:ins w:id="2954"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rsidP="003F312E">
      <w:pPr>
        <w:pStyle w:val="NoteTipCaution"/>
        <w:rPr>
          <w:rFonts w:hint="eastAsia"/>
        </w:rPr>
        <w:pPrChange w:id="2955" w:author="Kelvin Sung" w:date="2021-05-24T08:27:00Z">
          <w:pPr>
            <w:pStyle w:val="Code"/>
          </w:pPr>
        </w:pPrChange>
      </w:pPr>
      <w:del w:id="2956" w:author="Kelvin Sung" w:date="2021-05-22T17:54:00Z">
        <w:r w:rsidDel="008C6546">
          <w:delText xml:space="preserve">        </w:delText>
        </w:r>
      </w:del>
    </w:p>
    <w:p w14:paraId="52DC25DA" w14:textId="163C00EB" w:rsidR="00176116" w:rsidRDefault="00176116" w:rsidP="00176116">
      <w:pPr>
        <w:pStyle w:val="Heading3"/>
      </w:pPr>
      <w:del w:id="2957" w:author="Kelvin Sung" w:date="2021-05-20T18:13:00Z">
        <w:r w:rsidDel="00E15C4E">
          <w:delText xml:space="preserve">Creating </w:delText>
        </w:r>
      </w:del>
      <w:ins w:id="2958" w:author="Kelvin Sung" w:date="2021-05-20T18:13:00Z">
        <w:r w:rsidR="00E15C4E">
          <w:t xml:space="preserve">Defining </w:t>
        </w:r>
      </w:ins>
      <w:r>
        <w:t xml:space="preserve">the </w:t>
      </w:r>
      <w:proofErr w:type="spellStart"/>
      <w:r>
        <w:t>IllumShader</w:t>
      </w:r>
      <w:proofErr w:type="spellEnd"/>
      <w:r>
        <w:t xml:space="preserve"> </w:t>
      </w:r>
      <w:del w:id="2959" w:author="Kelvin Sung" w:date="2021-05-20T18:13:00Z">
        <w:r w:rsidDel="00E15C4E">
          <w:delText>Object</w:delText>
        </w:r>
      </w:del>
      <w:ins w:id="2960"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61" w:author="Kelvin Sung" w:date="2021-05-22T17:54:00Z">
        <w:r w:rsidRPr="00B727B9" w:rsidDel="00B727B9">
          <w:rPr>
            <w:rStyle w:val="CodeInline"/>
            <w:rFonts w:hint="eastAsia"/>
            <w:rPrChange w:id="2962" w:author="Kelvin Sung" w:date="2021-05-22T17:55:00Z">
              <w:rPr>
                <w:rFonts w:hint="eastAsia"/>
              </w:rPr>
            </w:rPrChange>
          </w:rPr>
          <w:delText xml:space="preserve">GLSL </w:delText>
        </w:r>
      </w:del>
      <w:proofErr w:type="spellStart"/>
      <w:ins w:id="2963" w:author="Kelvin Sung" w:date="2021-05-22T17:54:00Z">
        <w:r w:rsidR="00B727B9" w:rsidRPr="00B727B9">
          <w:rPr>
            <w:rStyle w:val="CodeInline"/>
            <w:rFonts w:hint="eastAsia"/>
            <w:rPrChange w:id="2964" w:author="Kelvin Sung" w:date="2021-05-22T17:55:00Z">
              <w:rPr>
                <w:rFonts w:hint="eastAsia"/>
              </w:rPr>
            </w:rPrChange>
          </w:rPr>
          <w:t>Illum_fs</w:t>
        </w:r>
        <w:proofErr w:type="spellEnd"/>
        <w:r w:rsidR="00B727B9">
          <w:t xml:space="preserve"> fragment </w:t>
        </w:r>
      </w:ins>
      <w:r>
        <w:t xml:space="preserve">shader </w:t>
      </w:r>
      <w:del w:id="2965"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66" w:author="Kelvin Sung" w:date="2021-05-22T17:55:00Z">
        <w:r w:rsidDel="00AA4715">
          <w:delText xml:space="preserve">object </w:delText>
        </w:r>
      </w:del>
      <w:ins w:id="2967"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68" w:author="Kelvin Sung" w:date="2021-05-22T17:55:00Z"/>
          <w:rFonts w:hint="eastAsia"/>
        </w:rPr>
      </w:pPr>
      <w:del w:id="2969" w:author="Kelvin Sung" w:date="2021-05-22T17:55:00Z">
        <w:r w:rsidDel="00660027">
          <w:delText xml:space="preserve">Under </w:delText>
        </w:r>
      </w:del>
      <w:ins w:id="2970"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71"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72" w:author="Kelvin Sung" w:date="2021-05-22T17:55:00Z">
        <w:r w:rsidR="00660027">
          <w:t xml:space="preserve">, </w:t>
        </w:r>
      </w:ins>
      <w:del w:id="2973"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2974" w:author="Kelvin Sung" w:date="2021-05-22T17:55:00Z">
        <w:r w:rsidDel="00660027">
          <w:delText>D</w:delText>
        </w:r>
      </w:del>
      <w:ins w:id="2975" w:author="Kelvin Sung" w:date="2021-05-22T17:55:00Z">
        <w:r w:rsidR="00660027">
          <w:t>d</w:t>
        </w:r>
      </w:ins>
      <w:r>
        <w:t xml:space="preserve">efine </w:t>
      </w:r>
      <w:del w:id="2976" w:author="Kelvin Sung" w:date="2021-05-22T17:55:00Z">
        <w:r w:rsidDel="00660027">
          <w:delText>a</w:delText>
        </w:r>
      </w:del>
      <w:del w:id="2977"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78" w:author="Kelvin Sung" w:date="2021-05-22T17:56:00Z">
        <w:r w:rsidDel="002E5D9B">
          <w:delText xml:space="preserve">that </w:delText>
        </w:r>
      </w:del>
      <w:ins w:id="2979" w:author="Kelvin Sung" w:date="2021-05-22T17:56:00Z">
        <w:r w:rsidR="002E5D9B">
          <w:t xml:space="preserve">to be a subclass of </w:t>
        </w:r>
      </w:ins>
      <w:del w:id="2980"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81" w:author="Kelvin Sung" w:date="2021-05-22T17:57:00Z">
        <w:r w:rsidR="00176116" w:rsidDel="002E5D9B">
          <w:delText xml:space="preserve">Create </w:delText>
        </w:r>
      </w:del>
      <w:ins w:id="2982" w:author="Kelvin Sung" w:date="2021-05-22T17:57:00Z">
        <w:r w:rsidR="002E5D9B">
          <w:t xml:space="preserve">In the constructor </w:t>
        </w:r>
      </w:ins>
      <w:del w:id="2983"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84" w:author="Kelvin Sung" w:date="2021-05-22T17:57:00Z">
        <w:r w:rsidR="002E5D9B">
          <w:t>the</w:t>
        </w:r>
      </w:ins>
      <w:del w:id="2985" w:author="Kelvin Sung" w:date="2021-05-22T17:57:00Z">
        <w:r w:rsidR="00176116" w:rsidDel="002E5D9B">
          <w:delText>a</w:delText>
        </w:r>
      </w:del>
      <w:r w:rsidR="00176116">
        <w:t xml:space="preserve"> reference to the normal sampler in the </w:t>
      </w:r>
      <w:del w:id="2986" w:author="Kelvin Sung" w:date="2021-05-22T17:57:00Z">
        <w:r w:rsidR="00176116" w:rsidRPr="002E5D9B" w:rsidDel="002E5D9B">
          <w:rPr>
            <w:rStyle w:val="CodeInline"/>
            <w:rFonts w:hint="eastAsia"/>
            <w:rPrChange w:id="2987" w:author="Kelvin Sung" w:date="2021-05-22T17:58:00Z">
              <w:rPr>
                <w:rFonts w:hint="eastAsia"/>
              </w:rPr>
            </w:rPrChange>
          </w:rPr>
          <w:delText xml:space="preserve">GLSL </w:delText>
        </w:r>
      </w:del>
      <w:proofErr w:type="spellStart"/>
      <w:ins w:id="2988" w:author="Kelvin Sung" w:date="2021-05-22T17:57:00Z">
        <w:r w:rsidR="002E5D9B" w:rsidRPr="002E5D9B">
          <w:rPr>
            <w:rStyle w:val="CodeInline"/>
            <w:rFonts w:hint="eastAsia"/>
            <w:rPrChange w:id="2989" w:author="Kelvin Sung" w:date="2021-05-22T17:58:00Z">
              <w:rPr>
                <w:rFonts w:hint="eastAsia"/>
              </w:rPr>
            </w:rPrChange>
          </w:rPr>
          <w:t>illum_fs</w:t>
        </w:r>
        <w:proofErr w:type="spellEnd"/>
        <w:r w:rsidR="002E5D9B">
          <w:t xml:space="preserve"> fragment </w:t>
        </w:r>
      </w:ins>
      <w:r w:rsidR="00176116">
        <w:t xml:space="preserve">shader. </w:t>
      </w:r>
      <w:ins w:id="2990"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2991" w:author="Kelvin Sung" w:date="2021-05-22T17:58:00Z"/>
          <w:rFonts w:hint="eastAsia"/>
        </w:rPr>
      </w:pPr>
      <w:del w:id="2992"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2993" w:author="Kelvin Sung" w:date="2021-05-22T17:58:00Z"/>
          <w:rFonts w:hint="eastAsia"/>
        </w:rPr>
      </w:pPr>
      <w:del w:id="2994"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2995"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2996"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2997"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2998"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2999" w:author="Kelvin Sung" w:date="2021-05-20T18:02:00Z"/>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3000" w:author="Kelvin Sung" w:date="2021-05-22T18:01:00Z">
        <w:r w:rsidR="00CA0622">
          <w:t>to</w:t>
        </w:r>
      </w:ins>
      <w:del w:id="3001" w:author="Kelvin Sung" w:date="2021-05-22T18:01:00Z">
        <w:r w:rsidRPr="00176116" w:rsidDel="00CA0622">
          <w:delText>by</w:delText>
        </w:r>
      </w:del>
      <w:r w:rsidRPr="00176116">
        <w:t xml:space="preserve"> binding the normal texture sampler reference to WebGL texture unit 1. </w:t>
      </w:r>
      <w:ins w:id="3002" w:author="Kelvin Sung" w:date="2021-05-22T18:05:00Z">
        <w:r w:rsidR="00674C36">
          <w:t xml:space="preserve">You may recall from Chapter 5 that </w:t>
        </w:r>
        <w:proofErr w:type="spellStart"/>
        <w:r w:rsidR="00674C36" w:rsidRPr="00674C36">
          <w:rPr>
            <w:rStyle w:val="CodeInline"/>
            <w:rFonts w:hint="eastAsia"/>
            <w:rPrChange w:id="3003" w:author="Kelvin Sung" w:date="2021-05-22T18:05:00Z">
              <w:rPr>
                <w:rFonts w:hint="eastAsia"/>
              </w:rPr>
            </w:rPrChange>
          </w:rPr>
          <w:t>TextureShader</w:t>
        </w:r>
        <w:proofErr w:type="spellEnd"/>
        <w:r w:rsidR="00674C36">
          <w:t xml:space="preserve"> </w:t>
        </w:r>
      </w:ins>
      <w:del w:id="3004" w:author="Kelvin Sung" w:date="2021-05-22T18:05:00Z">
        <w:r w:rsidRPr="00176116" w:rsidDel="00674C36">
          <w:delText xml:space="preserve">So far, you have been working </w:delText>
        </w:r>
      </w:del>
      <w:ins w:id="3005" w:author="Kelvin Sung" w:date="2021-05-22T18:05:00Z">
        <w:r w:rsidR="00674C36">
          <w:t xml:space="preserve">binds </w:t>
        </w:r>
      </w:ins>
      <w:del w:id="3006" w:author="Kelvin Sung" w:date="2021-05-22T18:05:00Z">
        <w:r w:rsidRPr="00176116" w:rsidDel="00674C36">
          <w:delText xml:space="preserve">with </w:delText>
        </w:r>
      </w:del>
      <w:r w:rsidRPr="00176116">
        <w:t xml:space="preserve">the color texture sampler </w:t>
      </w:r>
      <w:del w:id="3007" w:author="Kelvin Sung" w:date="2021-05-22T18:05:00Z">
        <w:r w:rsidRPr="00176116" w:rsidDel="00674C36">
          <w:delText xml:space="preserve">that is bounded </w:delText>
        </w:r>
      </w:del>
      <w:r w:rsidRPr="00176116">
        <w:t xml:space="preserve">to </w:t>
      </w:r>
      <w:del w:id="3008" w:author="Kelvin Sung" w:date="2021-05-22T18:05:00Z">
        <w:r w:rsidRPr="00176116" w:rsidDel="00674C36">
          <w:delText xml:space="preserve">the default </w:delText>
        </w:r>
      </w:del>
      <w:r w:rsidRPr="00176116">
        <w:t xml:space="preserve">texture unit </w:t>
      </w:r>
      <w:del w:id="3009" w:author="Kelvin Sung" w:date="2021-05-22T18:05:00Z">
        <w:r w:rsidRPr="00176116" w:rsidDel="00674C36">
          <w:delText xml:space="preserve">of </w:delText>
        </w:r>
      </w:del>
      <w:r w:rsidRPr="00176116">
        <w:t xml:space="preserve">0. </w:t>
      </w:r>
      <w:ins w:id="3010" w:author="Kelvin Sung" w:date="2021-05-22T18:02:00Z">
        <w:r w:rsidR="00674C36">
          <w:t xml:space="preserve">By binding </w:t>
        </w:r>
      </w:ins>
      <w:ins w:id="3011" w:author="Kelvin Sung" w:date="2021-05-24T08:28:00Z">
        <w:r w:rsidR="00F73672">
          <w:t xml:space="preserve">normal mapping </w:t>
        </w:r>
      </w:ins>
      <w:ins w:id="3012" w:author="Kelvin Sung" w:date="2021-05-22T18:02:00Z">
        <w:r w:rsidR="00674C36">
          <w:t xml:space="preserve">to texture unit 1, </w:t>
        </w:r>
      </w:ins>
      <w:del w:id="3013" w:author="Kelvin Sung" w:date="2021-05-22T18:02:00Z">
        <w:r w:rsidRPr="00176116" w:rsidDel="00674C36">
          <w:delText xml:space="preserve">In this way, </w:delText>
        </w:r>
      </w:del>
      <w:r w:rsidRPr="00176116">
        <w:t xml:space="preserve">the WebGL texture system can work </w:t>
      </w:r>
      <w:ins w:id="3014" w:author="Kelvin Sung" w:date="2021-05-22T18:02:00Z">
        <w:r w:rsidR="00674C36">
          <w:t xml:space="preserve">concurrently </w:t>
        </w:r>
      </w:ins>
      <w:r w:rsidRPr="00176116">
        <w:t xml:space="preserve">with two active textures: units 0 and 1. </w:t>
      </w:r>
      <w:commentRangeStart w:id="3015"/>
      <w:commentRangeStart w:id="3016"/>
      <w:r w:rsidRPr="00176116">
        <w:t>As will be discussed</w:t>
      </w:r>
      <w:ins w:id="3017" w:author="Kelvin Sung" w:date="2021-05-24T07:07:00Z">
        <w:r w:rsidR="005C5812">
          <w:t xml:space="preserve"> in the next subsection</w:t>
        </w:r>
      </w:ins>
      <w:r w:rsidRPr="00176116">
        <w:t xml:space="preserve">, </w:t>
      </w:r>
      <w:del w:id="3018" w:author="Kelvin Sung" w:date="2021-05-22T18:07:00Z">
        <w:r w:rsidRPr="00176116" w:rsidDel="00817FF4">
          <w:delText xml:space="preserve">the </w:delText>
        </w:r>
      </w:del>
      <w:commentRangeStart w:id="3019"/>
      <w:commentRangeStart w:id="3020"/>
      <w:del w:id="3021" w:author="Kelvin Sung" w:date="2021-05-22T18:06:00Z">
        <w:r w:rsidRPr="00126638" w:rsidDel="00817FF4">
          <w:rPr>
            <w:rStyle w:val="CodeInline"/>
          </w:rPr>
          <w:delText>TextureShader</w:delText>
        </w:r>
        <w:r w:rsidRPr="00176116" w:rsidDel="00817FF4">
          <w:delText xml:space="preserve"> </w:delText>
        </w:r>
        <w:commentRangeEnd w:id="3019"/>
        <w:r w:rsidR="003E4989" w:rsidDel="00817FF4">
          <w:rPr>
            <w:rStyle w:val="CommentReference"/>
            <w:rFonts w:asciiTheme="minorHAnsi" w:hAnsiTheme="minorHAnsi"/>
          </w:rPr>
          <w:commentReference w:id="3019"/>
        </w:r>
      </w:del>
      <w:commentRangeEnd w:id="3020"/>
      <w:r w:rsidR="004B6445">
        <w:rPr>
          <w:rStyle w:val="CommentReference"/>
          <w:rFonts w:asciiTheme="minorHAnsi" w:hAnsiTheme="minorHAnsi"/>
        </w:rPr>
        <w:commentReference w:id="3020"/>
      </w:r>
      <w:del w:id="3022" w:author="Kelvin Sung" w:date="2021-05-22T18:06:00Z">
        <w:r w:rsidRPr="00176116" w:rsidDel="00817FF4">
          <w:delText xml:space="preserve">object must now explicitly bind the color texture to unit 0, and in </w:delText>
        </w:r>
        <w:commentRangeStart w:id="3023"/>
        <w:commentRangeStart w:id="3024"/>
        <w:r w:rsidRPr="00176116" w:rsidDel="00817FF4">
          <w:delText>gEngine.Textures</w:delText>
        </w:r>
        <w:commentRangeEnd w:id="3023"/>
        <w:r w:rsidR="001126F3" w:rsidDel="00817FF4">
          <w:rPr>
            <w:rStyle w:val="CommentReference"/>
            <w:rFonts w:asciiTheme="minorHAnsi" w:hAnsiTheme="minorHAnsi"/>
          </w:rPr>
          <w:commentReference w:id="3023"/>
        </w:r>
      </w:del>
      <w:commentRangeEnd w:id="3024"/>
      <w:r w:rsidR="004B6445">
        <w:rPr>
          <w:rStyle w:val="CommentReference"/>
          <w:rFonts w:asciiTheme="minorHAnsi" w:hAnsiTheme="minorHAnsi"/>
        </w:rPr>
        <w:commentReference w:id="3024"/>
      </w:r>
      <w:del w:id="3025" w:author="Kelvin Sung" w:date="2021-05-22T18:06:00Z">
        <w:r w:rsidRPr="00176116" w:rsidDel="00817FF4">
          <w:delText>,</w:delText>
        </w:r>
      </w:del>
      <w:del w:id="3026" w:author="Kelvin Sung" w:date="2021-05-22T18:07:00Z">
        <w:r w:rsidRPr="00176116" w:rsidDel="00817FF4">
          <w:delText xml:space="preserve"> </w:delText>
        </w:r>
      </w:del>
      <w:r w:rsidRPr="00176116">
        <w:t>it is important to configure the WebGL</w:t>
      </w:r>
      <w:ins w:id="3027"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15"/>
      <w:r w:rsidR="001126F3">
        <w:rPr>
          <w:rStyle w:val="CommentReference"/>
          <w:rFonts w:asciiTheme="minorHAnsi" w:hAnsiTheme="minorHAnsi"/>
        </w:rPr>
        <w:commentReference w:id="3015"/>
      </w:r>
      <w:commentRangeEnd w:id="3016"/>
      <w:r w:rsidR="00817FF4">
        <w:rPr>
          <w:rStyle w:val="CommentReference"/>
          <w:rFonts w:asciiTheme="minorHAnsi" w:hAnsiTheme="minorHAnsi"/>
        </w:rPr>
        <w:commentReference w:id="3016"/>
      </w:r>
    </w:p>
    <w:p w14:paraId="2E310B92" w14:textId="77777777" w:rsidR="001B23DC" w:rsidRDefault="00126638" w:rsidP="000D057D">
      <w:pPr>
        <w:pStyle w:val="NumList"/>
        <w:numPr>
          <w:ilvl w:val="0"/>
          <w:numId w:val="27"/>
        </w:numPr>
        <w:rPr>
          <w:ins w:id="3028" w:author="Kelvin Sung" w:date="2021-05-20T18:02:00Z"/>
          <w:rFonts w:hint="eastAsia"/>
        </w:rPr>
      </w:pPr>
      <w:del w:id="3029" w:author="Kelvin Sung" w:date="2021-05-20T18:02:00Z">
        <w:r w:rsidDel="001B23DC">
          <w:delText xml:space="preserve">    </w:delText>
        </w:r>
      </w:del>
    </w:p>
    <w:p w14:paraId="2A42CA02" w14:textId="2A95A07B" w:rsidR="00126638" w:rsidDel="001B23DC" w:rsidRDefault="00126638" w:rsidP="00126638">
      <w:pPr>
        <w:pStyle w:val="Code"/>
        <w:rPr>
          <w:del w:id="3030" w:author="Kelvin Sung" w:date="2021-05-20T18:02:00Z"/>
          <w:rFonts w:hint="eastAsia"/>
        </w:rPr>
      </w:pPr>
      <w:r>
        <w:t>activate(pixelColor, trsMatrix, cameraMatrix) {</w:t>
      </w:r>
    </w:p>
    <w:p w14:paraId="5C3F6299" w14:textId="77777777" w:rsidR="001B23DC" w:rsidRDefault="00126638" w:rsidP="00126638">
      <w:pPr>
        <w:pStyle w:val="Code"/>
        <w:rPr>
          <w:ins w:id="3031" w:author="Kelvin Sung" w:date="2021-05-20T18:02:00Z"/>
          <w:rFonts w:hint="eastAsia"/>
        </w:rPr>
      </w:pPr>
      <w:del w:id="3032" w:author="Kelvin Sung" w:date="2021-05-20T18:02:00Z">
        <w:r w:rsidDel="001B23DC">
          <w:delText xml:space="preserve">    </w:delText>
        </w:r>
      </w:del>
    </w:p>
    <w:p w14:paraId="5F4C6AF8" w14:textId="06B67043" w:rsidR="00126638" w:rsidDel="001B23DC" w:rsidRDefault="00126638" w:rsidP="00126638">
      <w:pPr>
        <w:pStyle w:val="Code"/>
        <w:rPr>
          <w:del w:id="3033" w:author="Kelvin Sung" w:date="2021-05-20T18:02:00Z"/>
          <w:rFonts w:hint="eastAsia"/>
        </w:rPr>
      </w:pPr>
      <w:r>
        <w:t xml:space="preserve">    // first call the super class's activate</w:t>
      </w:r>
    </w:p>
    <w:p w14:paraId="56FDAD05" w14:textId="77777777" w:rsidR="001B23DC" w:rsidRDefault="00126638" w:rsidP="00126638">
      <w:pPr>
        <w:pStyle w:val="Code"/>
        <w:rPr>
          <w:ins w:id="3034" w:author="Kelvin Sung" w:date="2021-05-20T18:02:00Z"/>
          <w:rFonts w:hint="eastAsia"/>
        </w:rPr>
      </w:pPr>
      <w:del w:id="3035" w:author="Kelvin Sung" w:date="2021-05-20T18:02:00Z">
        <w:r w:rsidDel="001B23DC">
          <w:delText xml:space="preserve">    </w:delText>
        </w:r>
      </w:del>
    </w:p>
    <w:p w14:paraId="11B0876F" w14:textId="5CE38ADB" w:rsidR="00126638" w:rsidDel="001B23DC" w:rsidRDefault="00126638" w:rsidP="00126638">
      <w:pPr>
        <w:pStyle w:val="Code"/>
        <w:rPr>
          <w:del w:id="3036"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37" w:author="Kelvin Sung" w:date="2021-05-20T18:02:00Z"/>
          <w:rFonts w:hint="eastAsia"/>
        </w:rPr>
      </w:pPr>
      <w:del w:id="3038" w:author="Kelvin Sung" w:date="2021-05-20T18:02:00Z">
        <w:r w:rsidDel="001B23DC">
          <w:delText xml:space="preserve">    </w:delText>
        </w:r>
      </w:del>
    </w:p>
    <w:p w14:paraId="3C4870E9" w14:textId="2052DEEF" w:rsidR="00126638" w:rsidDel="001B23DC" w:rsidRDefault="00126638" w:rsidP="00126638">
      <w:pPr>
        <w:pStyle w:val="Code"/>
        <w:rPr>
          <w:del w:id="3039" w:author="Kelvin Sung" w:date="2021-05-20T18:02:00Z"/>
          <w:rFonts w:hint="eastAsia"/>
        </w:rPr>
      </w:pPr>
      <w:r>
        <w:t xml:space="preserve">    let gl = glSys.get();</w:t>
      </w:r>
    </w:p>
    <w:p w14:paraId="61F2EA60" w14:textId="77777777" w:rsidR="001B23DC" w:rsidRDefault="00126638" w:rsidP="00126638">
      <w:pPr>
        <w:pStyle w:val="Code"/>
        <w:rPr>
          <w:ins w:id="3040" w:author="Kelvin Sung" w:date="2021-05-20T18:02:00Z"/>
          <w:rFonts w:hint="eastAsia"/>
        </w:rPr>
      </w:pPr>
      <w:del w:id="3041" w:author="Kelvin Sung" w:date="2021-05-20T18:02:00Z">
        <w:r w:rsidDel="001B23DC">
          <w:delText xml:space="preserve">    </w:delText>
        </w:r>
      </w:del>
    </w:p>
    <w:p w14:paraId="42206E57" w14:textId="77777777" w:rsidR="00126638" w:rsidDel="001B23DC" w:rsidRDefault="00126638" w:rsidP="00126638">
      <w:pPr>
        <w:pStyle w:val="Code"/>
        <w:rPr>
          <w:del w:id="3042"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43" w:author="Kelvin Sung" w:date="2021-05-20T18:02:00Z"/>
          <w:rFonts w:hint="eastAsia"/>
        </w:rPr>
      </w:pPr>
      <w:del w:id="3044" w:author="Kelvin Sung" w:date="2021-05-20T18:02:00Z">
        <w:r w:rsidDel="001B23DC">
          <w:delText xml:space="preserve">    </w:delText>
        </w:r>
      </w:del>
    </w:p>
    <w:p w14:paraId="7135D552" w14:textId="77777777" w:rsidR="00126638" w:rsidDel="001B23DC" w:rsidRDefault="00126638" w:rsidP="00126638">
      <w:pPr>
        <w:pStyle w:val="Code"/>
        <w:rPr>
          <w:del w:id="3045"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46" w:author="Kelvin Sung" w:date="2021-05-20T18:02:00Z"/>
          <w:rFonts w:hint="eastAsia"/>
        </w:rPr>
      </w:pPr>
      <w:del w:id="3047" w:author="Kelvin Sung" w:date="2021-05-20T18:02:00Z">
        <w:r w:rsidDel="001B23DC">
          <w:delText xml:space="preserve">    </w:delText>
        </w:r>
      </w:del>
    </w:p>
    <w:p w14:paraId="3945A333" w14:textId="77777777" w:rsidR="00126638" w:rsidDel="001B23DC" w:rsidRDefault="00126638" w:rsidP="00126638">
      <w:pPr>
        <w:pStyle w:val="Code"/>
        <w:rPr>
          <w:del w:id="3048"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49" w:author="Kelvin Sung" w:date="2021-05-20T18:02:00Z"/>
          <w:rFonts w:hint="eastAsia"/>
        </w:rPr>
      </w:pPr>
      <w:del w:id="3050" w:author="Kelvin Sung" w:date="2021-05-20T18:02:00Z">
        <w:r w:rsidDel="001B23DC">
          <w:delText xml:space="preserve">    </w:delText>
        </w:r>
      </w:del>
    </w:p>
    <w:p w14:paraId="3F92B178" w14:textId="77777777" w:rsidR="00126638" w:rsidDel="001B23DC" w:rsidRDefault="00126638" w:rsidP="00126638">
      <w:pPr>
        <w:pStyle w:val="Code"/>
        <w:rPr>
          <w:del w:id="3051" w:author="Kelvin Sung" w:date="2021-05-20T18:02:00Z"/>
          <w:rFonts w:hint="eastAsia"/>
        </w:rPr>
      </w:pPr>
      <w:r>
        <w:t xml:space="preserve">    // in the fragment shader</w:t>
      </w:r>
    </w:p>
    <w:p w14:paraId="19C19B5A" w14:textId="77777777" w:rsidR="001B23DC" w:rsidRDefault="00126638" w:rsidP="00126638">
      <w:pPr>
        <w:pStyle w:val="Code"/>
        <w:rPr>
          <w:ins w:id="3052" w:author="Kelvin Sung" w:date="2021-05-20T18:02:00Z"/>
          <w:rFonts w:hint="eastAsia"/>
        </w:rPr>
      </w:pPr>
      <w:del w:id="3053"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54"/>
      <w:commentRangeStart w:id="3055"/>
      <w:r>
        <w:lastRenderedPageBreak/>
        <w:t xml:space="preserve">Modifying the Texture </w:t>
      </w:r>
      <w:del w:id="3056" w:author="Kelvin Sung" w:date="2021-05-20T18:13:00Z">
        <w:r w:rsidDel="00E15C4E">
          <w:delText>Object</w:delText>
        </w:r>
      </w:del>
      <w:ins w:id="3057" w:author="Kelvin Sung" w:date="2021-05-22T18:08:00Z">
        <w:r w:rsidR="00066C3A">
          <w:t>Module</w:t>
        </w:r>
      </w:ins>
    </w:p>
    <w:p w14:paraId="78070F9A" w14:textId="61A7E792" w:rsidR="00176116" w:rsidRDefault="00176116" w:rsidP="00176116">
      <w:pPr>
        <w:pStyle w:val="BodyTextFirst"/>
        <w:rPr>
          <w:ins w:id="3058" w:author="Kelvin Sung" w:date="2021-05-22T18:11:00Z"/>
          <w:rFonts w:hint="eastAsia"/>
        </w:rPr>
      </w:pPr>
      <w:r>
        <w:t xml:space="preserve">So far, you have been </w:t>
      </w:r>
      <w:del w:id="3059" w:author="Kelvin Sung" w:date="2021-05-24T05:57:00Z">
        <w:r w:rsidDel="00206B71">
          <w:delText xml:space="preserve">working with the </w:delText>
        </w:r>
      </w:del>
      <w:del w:id="3060" w:author="Kelvin Sung" w:date="2021-05-22T18:08:00Z">
        <w:r w:rsidDel="0010123E">
          <w:delText xml:space="preserve">default </w:delText>
        </w:r>
      </w:del>
      <w:r>
        <w:t xml:space="preserve">binding </w:t>
      </w:r>
      <w:del w:id="3061" w:author="Kelvin Sung" w:date="2021-05-24T05:57:00Z">
        <w:r w:rsidDel="00206B71">
          <w:delText xml:space="preserve">of </w:delText>
        </w:r>
      </w:del>
      <w:r>
        <w:t xml:space="preserve">the color texture map to WebGL texture unit 0. With the addition of the normal texture, </w:t>
      </w:r>
      <w:del w:id="3062" w:author="Kelvin Sung" w:date="2021-05-24T08:34:00Z">
        <w:r w:rsidDel="00E91D53">
          <w:delText xml:space="preserve">you now need to </w:delText>
        </w:r>
      </w:del>
      <w:ins w:id="3063" w:author="Kelvin Sung" w:date="2021-05-24T08:34:00Z">
        <w:r w:rsidR="00E91D53">
          <w:t xml:space="preserve">binding to the </w:t>
        </w:r>
      </w:ins>
      <w:ins w:id="3064" w:author="Kelvin Sung" w:date="2021-05-24T08:36:00Z">
        <w:r w:rsidR="00646D12">
          <w:t xml:space="preserve">unit of </w:t>
        </w:r>
      </w:ins>
      <w:ins w:id="3065" w:author="Kelvin Sung" w:date="2021-05-22T18:09:00Z">
        <w:r w:rsidR="0010123E">
          <w:t>WebGL texture</w:t>
        </w:r>
      </w:ins>
      <w:ins w:id="3066" w:author="Kelvin Sung" w:date="2021-05-24T08:35:00Z">
        <w:r w:rsidR="00646D12">
          <w:t xml:space="preserve"> </w:t>
        </w:r>
      </w:ins>
      <w:ins w:id="3067" w:author="Kelvin Sung" w:date="2021-05-24T08:36:00Z">
        <w:r w:rsidR="00646D12">
          <w:t xml:space="preserve">system </w:t>
        </w:r>
      </w:ins>
      <w:ins w:id="3068" w:author="Kelvin Sung" w:date="2021-05-24T08:39:00Z">
        <w:r w:rsidR="00646D12">
          <w:t xml:space="preserve">must </w:t>
        </w:r>
        <w:r w:rsidR="007D1587">
          <w:t xml:space="preserve">now </w:t>
        </w:r>
        <w:r w:rsidR="00646D12">
          <w:t>be parameterized</w:t>
        </w:r>
      </w:ins>
      <w:ins w:id="3069" w:author="Kelvin Sung" w:date="2021-05-22T18:09:00Z">
        <w:r w:rsidR="0010123E">
          <w:t xml:space="preserve">. </w:t>
        </w:r>
      </w:ins>
      <w:del w:id="3070"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71" w:author="Kelvin Sung" w:date="2021-05-22T18:16:00Z"/>
          <w:rFonts w:hint="eastAsia"/>
        </w:rPr>
      </w:pPr>
      <w:ins w:id="3072" w:author="Kelvin Sung" w:date="2021-05-22T18:13:00Z">
        <w:r>
          <w:t xml:space="preserve">Modify </w:t>
        </w:r>
      </w:ins>
      <w:ins w:id="3073" w:author="Kelvin Sung" w:date="2021-05-22T18:11:00Z">
        <w:r>
          <w:t xml:space="preserve">the </w:t>
        </w:r>
        <w:r w:rsidRPr="00B9388E">
          <w:rPr>
            <w:rStyle w:val="CodeInline"/>
            <w:rFonts w:hint="eastAsia"/>
            <w:rPrChange w:id="3074" w:author="Kelvin Sung" w:date="2021-05-22T18:11:00Z">
              <w:rPr>
                <w:rFonts w:hint="eastAsia"/>
              </w:rPr>
            </w:rPrChange>
          </w:rPr>
          <w:t>texture</w:t>
        </w:r>
        <w:r>
          <w:t xml:space="preserve"> module</w:t>
        </w:r>
      </w:ins>
      <w:ins w:id="3075" w:author="Kelvin Sung" w:date="2021-05-22T18:12:00Z">
        <w:r>
          <w:t xml:space="preserve"> by </w:t>
        </w:r>
      </w:ins>
      <w:ins w:id="3076" w:author="Kelvin Sung" w:date="2021-05-22T18:14:00Z">
        <w:r>
          <w:t>opening</w:t>
        </w:r>
      </w:ins>
      <w:ins w:id="3077" w:author="Kelvin Sung" w:date="2021-05-22T18:13:00Z">
        <w:r>
          <w:t xml:space="preserve"> </w:t>
        </w:r>
      </w:ins>
      <w:ins w:id="3078" w:author="Kelvin Sung" w:date="2021-05-22T18:11:00Z">
        <w:r w:rsidRPr="00B9388E">
          <w:rPr>
            <w:rStyle w:val="CodeInline"/>
            <w:rFonts w:hint="eastAsia"/>
            <w:rPrChange w:id="3079" w:author="Kelvin Sung" w:date="2021-05-22T18:13:00Z">
              <w:rPr>
                <w:rFonts w:hint="eastAsia"/>
              </w:rPr>
            </w:rPrChange>
          </w:rPr>
          <w:t>texture.js</w:t>
        </w:r>
        <w:r>
          <w:t xml:space="preserve"> </w:t>
        </w:r>
      </w:ins>
      <w:ins w:id="3080" w:author="Kelvin Sung" w:date="2021-05-22T18:12:00Z">
        <w:r>
          <w:t xml:space="preserve">in the </w:t>
        </w:r>
        <w:proofErr w:type="spellStart"/>
        <w:r w:rsidRPr="00B9388E">
          <w:rPr>
            <w:rStyle w:val="CodeInline"/>
            <w:rFonts w:hint="eastAsia"/>
            <w:rPrChange w:id="3081" w:author="Kelvin Sung" w:date="2021-05-22T18:13:00Z">
              <w:rPr>
                <w:rFonts w:hint="eastAsia"/>
              </w:rPr>
            </w:rPrChange>
          </w:rPr>
          <w:t>src</w:t>
        </w:r>
        <w:proofErr w:type="spellEnd"/>
        <w:r w:rsidRPr="00B9388E">
          <w:rPr>
            <w:rStyle w:val="CodeInline"/>
            <w:rFonts w:hint="eastAsia"/>
            <w:rPrChange w:id="3082" w:author="Kelvin Sung" w:date="2021-05-22T18:13:00Z">
              <w:rPr>
                <w:rFonts w:hint="eastAsia"/>
              </w:rPr>
            </w:rPrChange>
          </w:rPr>
          <w:t>/engine/resources</w:t>
        </w:r>
        <w:r>
          <w:t xml:space="preserve"> folder. </w:t>
        </w:r>
      </w:ins>
      <w:ins w:id="3083" w:author="Kelvin Sung" w:date="2021-05-22T18:14:00Z">
        <w:r>
          <w:t xml:space="preserve">Edit the </w:t>
        </w:r>
        <w:proofErr w:type="gramStart"/>
        <w:r w:rsidRPr="00CF5A28">
          <w:rPr>
            <w:rStyle w:val="CodeInline"/>
            <w:rFonts w:hint="eastAsia"/>
            <w:rPrChange w:id="3084" w:author="Kelvin Sung" w:date="2021-05-23T12:17:00Z">
              <w:rPr>
                <w:rFonts w:hint="eastAsia"/>
              </w:rPr>
            </w:rPrChange>
          </w:rPr>
          <w:t>activate(</w:t>
        </w:r>
        <w:proofErr w:type="gramEnd"/>
        <w:r w:rsidRPr="00CF5A28">
          <w:rPr>
            <w:rStyle w:val="CodeInline"/>
            <w:rFonts w:hint="eastAsia"/>
            <w:rPrChange w:id="3085" w:author="Kelvin Sung" w:date="2021-05-23T12:17:00Z">
              <w:rPr>
                <w:rFonts w:hint="eastAsia"/>
              </w:rPr>
            </w:rPrChange>
          </w:rPr>
          <w:t>)</w:t>
        </w:r>
        <w:r>
          <w:t xml:space="preserve"> function to accept a second parameter</w:t>
        </w:r>
      </w:ins>
      <w:ins w:id="3086" w:author="Kelvin Sung" w:date="2021-05-24T06:58:00Z">
        <w:r w:rsidR="005C5812">
          <w:t xml:space="preserve">, the </w:t>
        </w:r>
      </w:ins>
      <w:ins w:id="3087" w:author="Kelvin Sung" w:date="2021-05-24T08:40:00Z">
        <w:r w:rsidR="00B26713">
          <w:t xml:space="preserve">WebGL </w:t>
        </w:r>
      </w:ins>
      <w:ins w:id="3088" w:author="Kelvin Sung" w:date="2021-05-24T06:58:00Z">
        <w:r w:rsidR="005C5812">
          <w:t>texture unit</w:t>
        </w:r>
      </w:ins>
      <w:ins w:id="3089" w:author="Kelvin Sung" w:date="2021-05-24T06:59:00Z">
        <w:r w:rsidR="005C5812">
          <w:t xml:space="preserve"> to </w:t>
        </w:r>
      </w:ins>
      <w:ins w:id="3090" w:author="Kelvin Sung" w:date="2021-05-24T08:40:00Z">
        <w:r w:rsidR="00B26713">
          <w:t>bind to</w:t>
        </w:r>
      </w:ins>
      <w:ins w:id="3091" w:author="Kelvin Sung" w:date="2021-05-22T18:16:00Z">
        <w:r>
          <w:t>.</w:t>
        </w:r>
      </w:ins>
      <w:ins w:id="3092" w:author="Kelvin Sung" w:date="2021-05-24T07:00:00Z">
        <w:r w:rsidR="005C5812">
          <w:t xml:space="preserve"> Notice that this is an optional parameter with </w:t>
        </w:r>
      </w:ins>
      <w:ins w:id="3093" w:author="Kelvin Sung" w:date="2021-05-24T08:40:00Z">
        <w:r w:rsidR="0028595F">
          <w:t xml:space="preserve">the </w:t>
        </w:r>
      </w:ins>
      <w:ins w:id="3094" w:author="Kelvin Sung" w:date="2021-05-24T07:00:00Z">
        <w:r w:rsidR="005C5812">
          <w:t>default value set</w:t>
        </w:r>
      </w:ins>
      <w:ins w:id="3095" w:author="Kelvin Sung" w:date="2021-05-24T07:01:00Z">
        <w:r w:rsidR="005C5812">
          <w:t xml:space="preserve"> to texture unit 0. This is such that </w:t>
        </w:r>
      </w:ins>
      <w:ins w:id="3096" w:author="Kelvin Sung" w:date="2021-05-24T07:02:00Z">
        <w:r w:rsidR="005C5812">
          <w:t xml:space="preserve">no changes </w:t>
        </w:r>
      </w:ins>
      <w:ins w:id="3097" w:author="Kelvin Sung" w:date="2021-05-24T08:41:00Z">
        <w:r w:rsidR="00BC1751">
          <w:t xml:space="preserve">are </w:t>
        </w:r>
      </w:ins>
      <w:ins w:id="3098" w:author="Kelvin Sung" w:date="2021-05-24T07:02:00Z">
        <w:r w:rsidR="005C5812">
          <w:t xml:space="preserve">required </w:t>
        </w:r>
      </w:ins>
      <w:ins w:id="3099" w:author="Kelvin Sung" w:date="2021-05-24T08:41:00Z">
        <w:r w:rsidR="00BC1751">
          <w:t xml:space="preserve">for </w:t>
        </w:r>
      </w:ins>
      <w:ins w:id="3100" w:author="Kelvin Sung" w:date="2021-05-24T07:02:00Z">
        <w:r w:rsidR="005C5812">
          <w:t xml:space="preserve">any of the </w:t>
        </w:r>
      </w:ins>
      <w:ins w:id="3101" w:author="Kelvin Sung" w:date="2021-05-24T07:01:00Z">
        <w:r w:rsidR="005C5812">
          <w:t>existing calls to</w:t>
        </w:r>
      </w:ins>
      <w:ins w:id="3102" w:author="Kelvin Sung" w:date="2021-05-24T07:02:00Z">
        <w:r w:rsidR="005C5812">
          <w:t xml:space="preserve"> the</w:t>
        </w:r>
      </w:ins>
      <w:ins w:id="3103" w:author="Kelvin Sung" w:date="2021-05-24T07:01:00Z">
        <w:r w:rsidR="005C5812">
          <w:t xml:space="preserve"> </w:t>
        </w:r>
        <w:proofErr w:type="gramStart"/>
        <w:r w:rsidR="005C5812" w:rsidRPr="005C5812">
          <w:rPr>
            <w:rStyle w:val="CodeInline"/>
            <w:rPrChange w:id="3104" w:author="Kelvin Sung" w:date="2021-05-24T07:01:00Z">
              <w:rPr/>
            </w:rPrChange>
          </w:rPr>
          <w:t>activate(</w:t>
        </w:r>
        <w:proofErr w:type="gramEnd"/>
        <w:r w:rsidR="005C5812" w:rsidRPr="005C5812">
          <w:rPr>
            <w:rStyle w:val="CodeInline"/>
            <w:rPrChange w:id="3105" w:author="Kelvin Sung" w:date="2021-05-24T07:01:00Z">
              <w:rPr/>
            </w:rPrChange>
          </w:rPr>
          <w:t>)</w:t>
        </w:r>
        <w:r w:rsidR="005C5812">
          <w:t xml:space="preserve"> function</w:t>
        </w:r>
      </w:ins>
      <w:ins w:id="3106" w:author="Kelvin Sung" w:date="2021-05-24T07:02:00Z">
        <w:r w:rsidR="005C5812">
          <w:t>.</w:t>
        </w:r>
      </w:ins>
    </w:p>
    <w:p w14:paraId="75C01C35" w14:textId="7E355202" w:rsidR="00B9388E" w:rsidRDefault="00B9388E">
      <w:pPr>
        <w:pStyle w:val="Code"/>
        <w:rPr>
          <w:ins w:id="3107" w:author="Kelvin Sung" w:date="2021-05-22T18:16:00Z"/>
          <w:rFonts w:hint="eastAsia"/>
        </w:rPr>
        <w:pPrChange w:id="3108" w:author="Kelvin Sung" w:date="2021-05-22T18:16:00Z">
          <w:pPr>
            <w:pStyle w:val="BodyTextCont"/>
          </w:pPr>
        </w:pPrChange>
      </w:pPr>
      <w:ins w:id="3109" w:author="Kelvin Sung" w:date="2021-05-22T18:16:00Z">
        <w:r>
          <w:t xml:space="preserve">function activate(textureName, </w:t>
        </w:r>
      </w:ins>
      <w:ins w:id="3110" w:author="Kelvin Sung" w:date="2021-05-24T07:00:00Z">
        <w:r w:rsidR="005C5812" w:rsidRPr="005C5812">
          <w:rPr>
            <w:rStyle w:val="CodeBold"/>
          </w:rPr>
          <w:t>textureUnit = glSys.get().TEXTURE0</w:t>
        </w:r>
      </w:ins>
      <w:ins w:id="3111" w:author="Kelvin Sung" w:date="2021-05-22T18:16:00Z">
        <w:r>
          <w:t>) {</w:t>
        </w:r>
      </w:ins>
    </w:p>
    <w:p w14:paraId="66071A75" w14:textId="77777777" w:rsidR="00B9388E" w:rsidRDefault="00B9388E">
      <w:pPr>
        <w:pStyle w:val="Code"/>
        <w:rPr>
          <w:ins w:id="3112" w:author="Kelvin Sung" w:date="2021-05-22T18:16:00Z"/>
          <w:rFonts w:hint="eastAsia"/>
        </w:rPr>
        <w:pPrChange w:id="3113" w:author="Kelvin Sung" w:date="2021-05-22T18:16:00Z">
          <w:pPr>
            <w:pStyle w:val="BodyTextCont"/>
          </w:pPr>
        </w:pPrChange>
      </w:pPr>
      <w:ins w:id="3114" w:author="Kelvin Sung" w:date="2021-05-22T18:16:00Z">
        <w:r>
          <w:t xml:space="preserve">    let gl = glSys.get();</w:t>
        </w:r>
      </w:ins>
    </w:p>
    <w:p w14:paraId="398EE86D" w14:textId="77777777" w:rsidR="00B9388E" w:rsidRDefault="00B9388E">
      <w:pPr>
        <w:pStyle w:val="Code"/>
        <w:rPr>
          <w:ins w:id="3115" w:author="Kelvin Sung" w:date="2021-05-22T18:16:00Z"/>
          <w:rFonts w:hint="eastAsia"/>
        </w:rPr>
        <w:pPrChange w:id="3116" w:author="Kelvin Sung" w:date="2021-05-22T18:16:00Z">
          <w:pPr>
            <w:pStyle w:val="BodyTextCont"/>
          </w:pPr>
        </w:pPrChange>
      </w:pPr>
      <w:ins w:id="3117" w:author="Kelvin Sung" w:date="2021-05-22T18:16:00Z">
        <w:r>
          <w:t xml:space="preserve">    let texInfo = get(textureName);</w:t>
        </w:r>
      </w:ins>
    </w:p>
    <w:p w14:paraId="3A7762FB" w14:textId="77777777" w:rsidR="00B9388E" w:rsidRDefault="00B9388E">
      <w:pPr>
        <w:pStyle w:val="Code"/>
        <w:rPr>
          <w:ins w:id="3118" w:author="Kelvin Sung" w:date="2021-05-22T18:16:00Z"/>
          <w:rFonts w:hint="eastAsia"/>
        </w:rPr>
        <w:pPrChange w:id="3119" w:author="Kelvin Sung" w:date="2021-05-22T18:16:00Z">
          <w:pPr>
            <w:pStyle w:val="BodyTextCont"/>
          </w:pPr>
        </w:pPrChange>
      </w:pPr>
    </w:p>
    <w:p w14:paraId="111D18AB" w14:textId="77777777" w:rsidR="00B9388E" w:rsidRDefault="00B9388E">
      <w:pPr>
        <w:pStyle w:val="Code"/>
        <w:rPr>
          <w:ins w:id="3120" w:author="Kelvin Sung" w:date="2021-05-22T18:16:00Z"/>
          <w:rFonts w:hint="eastAsia"/>
        </w:rPr>
        <w:pPrChange w:id="3121" w:author="Kelvin Sung" w:date="2021-05-22T18:16:00Z">
          <w:pPr>
            <w:pStyle w:val="BodyTextCont"/>
          </w:pPr>
        </w:pPrChange>
      </w:pPr>
      <w:ins w:id="3122" w:author="Kelvin Sung" w:date="2021-05-22T18:16:00Z">
        <w:r>
          <w:t xml:space="preserve">    // Binds our texture reference to the current webGL texture functionality</w:t>
        </w:r>
      </w:ins>
    </w:p>
    <w:p w14:paraId="22BE6E63" w14:textId="096454DA" w:rsidR="00B9388E" w:rsidRDefault="00B9388E" w:rsidP="005C5812">
      <w:pPr>
        <w:pStyle w:val="Code"/>
        <w:rPr>
          <w:ins w:id="3123" w:author="Kelvin Sung" w:date="2021-05-22T18:16:00Z"/>
          <w:rFonts w:hint="eastAsia"/>
        </w:rPr>
        <w:pPrChange w:id="3124" w:author="Kelvin Sung" w:date="2021-05-22T18:16:00Z">
          <w:pPr>
            <w:pStyle w:val="BodyTextCont"/>
          </w:pPr>
        </w:pPrChange>
      </w:pPr>
      <w:ins w:id="3125" w:author="Kelvin Sung" w:date="2021-05-22T18:16:00Z">
        <w:r>
          <w:t xml:space="preserve">    </w:t>
        </w:r>
      </w:ins>
      <w:ins w:id="3126" w:author="Kelvin Sung" w:date="2021-05-24T06:59:00Z">
        <w:r w:rsidR="005C5812" w:rsidRPr="005C5812">
          <w:rPr>
            <w:rStyle w:val="CodeBold"/>
          </w:rPr>
          <w:t>gl.activeTexture(textureUnit);  // activate the WebGL texture unit</w:t>
        </w:r>
      </w:ins>
    </w:p>
    <w:p w14:paraId="0FF95D22" w14:textId="691AF7FB" w:rsidR="00B9388E" w:rsidRPr="00CC1B7B" w:rsidRDefault="005C5812" w:rsidP="005C5812">
      <w:pPr>
        <w:pStyle w:val="Code"/>
        <w:rPr>
          <w:ins w:id="3127" w:author="Kelvin Sung" w:date="2021-05-22T18:17:00Z"/>
          <w:rFonts w:hint="eastAsia"/>
        </w:rPr>
        <w:pPrChange w:id="3128" w:author="Kelvin Sung" w:date="2021-05-24T07:00:00Z">
          <w:pPr>
            <w:pStyle w:val="Code"/>
          </w:pPr>
        </w:pPrChange>
      </w:pPr>
      <w:ins w:id="3129" w:author="Kelvin Sung" w:date="2021-05-24T07:00:00Z">
        <w:r>
          <w:rPr>
            <w:rStyle w:val="CodeBold"/>
            <w:rFonts w:ascii="TheSansMonoConNormal" w:hAnsi="TheSansMonoConNormal"/>
          </w:rPr>
          <w:t xml:space="preserve">    </w:t>
        </w:r>
      </w:ins>
      <w:ins w:id="3130" w:author="Kelvin Sung" w:date="2021-05-22T18:16:00Z">
        <w:r w:rsidR="00B9388E" w:rsidRPr="005C5812">
          <w:rPr>
            <w:rStyle w:val="CodeBold"/>
            <w:rFonts w:ascii="TheSansMonoConNormal" w:hAnsi="TheSansMonoConNormal" w:hint="eastAsia"/>
            <w:rPrChange w:id="3131" w:author="Kelvin Sung" w:date="2021-05-24T07:00:00Z">
              <w:rPr>
                <w:rFonts w:hint="eastAsia"/>
              </w:rPr>
            </w:rPrChange>
          </w:rPr>
          <w:t>gl.bindTexture(gl.TEXTURE_2D, texInfo.mGLTexID);</w:t>
        </w:r>
      </w:ins>
      <w:ins w:id="3132" w:author="Kelvin Sung" w:date="2021-05-22T18:17:00Z">
        <w:r w:rsidR="00B9388E" w:rsidRPr="00CC1B7B">
          <w:t xml:space="preserve"> </w:t>
        </w:r>
      </w:ins>
    </w:p>
    <w:p w14:paraId="45851229" w14:textId="6C25D51B" w:rsidR="00B9388E" w:rsidRPr="00B9388E" w:rsidRDefault="00B9388E">
      <w:pPr>
        <w:pStyle w:val="Code"/>
        <w:ind w:firstLine="435"/>
        <w:rPr>
          <w:rStyle w:val="CodeBold"/>
          <w:rFonts w:hint="eastAsia"/>
          <w:rPrChange w:id="3133" w:author="Kelvin Sung" w:date="2021-05-22T18:17:00Z">
            <w:rPr>
              <w:rFonts w:hint="eastAsia"/>
            </w:rPr>
          </w:rPrChange>
        </w:rPr>
        <w:pPrChange w:id="3134" w:author="Kelvin Sung" w:date="2021-05-22T18:17:00Z">
          <w:pPr>
            <w:pStyle w:val="BodyTextFirst"/>
          </w:pPr>
        </w:pPrChange>
      </w:pPr>
      <w:ins w:id="3135" w:author="Kelvin Sung" w:date="2021-05-22T18:17:00Z">
        <w:r>
          <w:t xml:space="preserve">… identical </w:t>
        </w:r>
      </w:ins>
      <w:ins w:id="3136"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37" w:author="Kelvin Sung" w:date="2021-05-22T18:18:00Z"/>
          <w:rFonts w:hint="eastAsia"/>
        </w:rPr>
      </w:pPr>
      <w:commentRangeStart w:id="3138"/>
      <w:del w:id="3139"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38"/>
        <w:r w:rsidR="003E4989" w:rsidDel="00B9388E">
          <w:rPr>
            <w:rStyle w:val="CommentReference"/>
            <w:rFonts w:asciiTheme="minorHAnsi" w:hAnsiTheme="minorHAnsi"/>
          </w:rPr>
          <w:commentReference w:id="3138"/>
        </w:r>
      </w:del>
    </w:p>
    <w:p w14:paraId="69A6DF7D" w14:textId="105DC5D3" w:rsidR="00176116" w:rsidDel="00B9388E" w:rsidRDefault="00176116" w:rsidP="000D057D">
      <w:pPr>
        <w:pStyle w:val="NumList"/>
        <w:numPr>
          <w:ilvl w:val="0"/>
          <w:numId w:val="28"/>
        </w:numPr>
        <w:rPr>
          <w:del w:id="3140" w:author="Kelvin Sung" w:date="2021-05-22T18:18:00Z"/>
          <w:rFonts w:hint="eastAsia"/>
        </w:rPr>
      </w:pPr>
      <w:del w:id="3141"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42" w:author="Kelvin Sung" w:date="2021-05-22T18:18:00Z"/>
          <w:rFonts w:hint="eastAsia"/>
        </w:rPr>
      </w:pPr>
      <w:del w:id="3143"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44" w:author="Kelvin Sung" w:date="2021-05-22T18:18:00Z"/>
          <w:rFonts w:hint="eastAsia"/>
        </w:rPr>
      </w:pPr>
      <w:del w:id="3145" w:author="Kelvin Sung" w:date="2021-05-22T18:18:00Z">
        <w:r w:rsidDel="00B9388E">
          <w:delText xml:space="preserve">    let gl = glSys.get();</w:delText>
        </w:r>
      </w:del>
    </w:p>
    <w:p w14:paraId="652A57FE" w14:textId="24D4E0E2" w:rsidR="003E4989" w:rsidDel="00B9388E" w:rsidRDefault="003E4989" w:rsidP="003E4989">
      <w:pPr>
        <w:pStyle w:val="Code"/>
        <w:rPr>
          <w:del w:id="3146" w:author="Kelvin Sung" w:date="2021-05-22T18:18:00Z"/>
          <w:rFonts w:hint="eastAsia"/>
        </w:rPr>
      </w:pPr>
      <w:del w:id="3147"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48" w:author="Kelvin Sung" w:date="2021-05-22T18:18:00Z"/>
          <w:rFonts w:hint="eastAsia"/>
        </w:rPr>
      </w:pPr>
    </w:p>
    <w:p w14:paraId="267A678D" w14:textId="1953E9B9" w:rsidR="003E4989" w:rsidDel="00B9388E" w:rsidRDefault="003E4989" w:rsidP="003E4989">
      <w:pPr>
        <w:pStyle w:val="Code"/>
        <w:rPr>
          <w:del w:id="3149" w:author="Kelvin Sung" w:date="2021-05-22T18:18:00Z"/>
          <w:rFonts w:hint="eastAsia"/>
        </w:rPr>
      </w:pPr>
      <w:del w:id="3150"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51" w:author="Kelvin Sung" w:date="2021-05-22T18:18:00Z"/>
          <w:rStyle w:val="CodeBold"/>
        </w:rPr>
      </w:pPr>
      <w:del w:id="3152"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53" w:author="Kelvin Sung" w:date="2021-05-22T18:18:00Z"/>
          <w:rStyle w:val="CodeBold"/>
        </w:rPr>
      </w:pPr>
      <w:del w:id="3154"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55" w:author="Kelvin Sung" w:date="2021-05-22T18:18:00Z"/>
          <w:rStyle w:val="CodeBold"/>
        </w:rPr>
      </w:pPr>
      <w:del w:id="3156"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57" w:author="Kelvin Sung" w:date="2021-05-22T18:18:00Z"/>
          <w:rStyle w:val="CodeBold"/>
        </w:rPr>
      </w:pPr>
      <w:del w:id="3158"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59" w:author="Kelvin Sung" w:date="2021-05-22T18:18:00Z"/>
          <w:rFonts w:hint="eastAsia"/>
        </w:rPr>
      </w:pPr>
      <w:del w:id="3160"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61" w:author="Kelvin Sung" w:date="2021-05-22T18:18:00Z"/>
          <w:rFonts w:hint="eastAsia"/>
        </w:rPr>
      </w:pPr>
    </w:p>
    <w:p w14:paraId="6676B522" w14:textId="524D90D9" w:rsidR="003E4989" w:rsidDel="00B9388E" w:rsidRDefault="003E4989" w:rsidP="003E4989">
      <w:pPr>
        <w:pStyle w:val="Code"/>
        <w:rPr>
          <w:del w:id="3162" w:author="Kelvin Sung" w:date="2021-05-22T18:18:00Z"/>
          <w:rFonts w:hint="eastAsia"/>
        </w:rPr>
      </w:pPr>
      <w:del w:id="3163"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64" w:author="Kelvin Sung" w:date="2021-05-22T18:18:00Z"/>
          <w:rFonts w:hint="eastAsia"/>
        </w:rPr>
      </w:pPr>
      <w:del w:id="3165"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66" w:author="Kelvin Sung" w:date="2021-05-22T18:18:00Z"/>
          <w:rFonts w:hint="eastAsia"/>
        </w:rPr>
      </w:pPr>
      <w:del w:id="3167"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68" w:author="Kelvin Sung" w:date="2021-05-22T18:18:00Z"/>
          <w:rFonts w:hint="eastAsia"/>
        </w:rPr>
      </w:pPr>
    </w:p>
    <w:p w14:paraId="03784500" w14:textId="2C3EF125" w:rsidR="003E4989" w:rsidDel="00B9388E" w:rsidRDefault="003E4989" w:rsidP="003E4989">
      <w:pPr>
        <w:pStyle w:val="Code"/>
        <w:rPr>
          <w:del w:id="3169" w:author="Kelvin Sung" w:date="2021-05-22T18:18:00Z"/>
          <w:rFonts w:hint="eastAsia"/>
        </w:rPr>
      </w:pPr>
      <w:del w:id="3170"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71" w:author="Kelvin Sung" w:date="2021-05-22T18:18:00Z"/>
          <w:rFonts w:hint="eastAsia"/>
        </w:rPr>
      </w:pPr>
      <w:del w:id="3172"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73" w:author="Kelvin Sung" w:date="2021-05-22T18:18:00Z"/>
          <w:rFonts w:hint="eastAsia"/>
        </w:rPr>
      </w:pPr>
      <w:del w:id="3174"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75" w:author="Kelvin Sung" w:date="2021-05-22T18:18:00Z"/>
          <w:rFonts w:hint="eastAsia"/>
        </w:rPr>
      </w:pPr>
    </w:p>
    <w:p w14:paraId="2B4200BB" w14:textId="2786E1E3" w:rsidR="003E4989" w:rsidDel="00B9388E" w:rsidRDefault="003E4989" w:rsidP="003E4989">
      <w:pPr>
        <w:pStyle w:val="Code"/>
        <w:rPr>
          <w:del w:id="3176" w:author="Kelvin Sung" w:date="2021-05-22T18:18:00Z"/>
          <w:rFonts w:hint="eastAsia"/>
        </w:rPr>
      </w:pPr>
      <w:del w:id="3177"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78" w:author="Kelvin Sung" w:date="2021-05-22T18:18:00Z"/>
          <w:rFonts w:hint="eastAsia"/>
        </w:rPr>
      </w:pPr>
      <w:del w:id="3179"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80" w:author="Kelvin Sung" w:date="2021-05-22T18:18:00Z"/>
          <w:rFonts w:hint="eastAsia"/>
        </w:rPr>
      </w:pPr>
      <w:del w:id="3181"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54"/>
      <w:r>
        <w:rPr>
          <w:rStyle w:val="CommentReference"/>
          <w:rFonts w:asciiTheme="minorHAnsi" w:hAnsiTheme="minorHAnsi"/>
          <w:noProof w:val="0"/>
        </w:rPr>
        <w:commentReference w:id="3054"/>
      </w:r>
      <w:commentRangeEnd w:id="3055"/>
      <w:r w:rsidR="00E713B9">
        <w:rPr>
          <w:rStyle w:val="CommentReference"/>
          <w:rFonts w:asciiTheme="minorHAnsi" w:hAnsiTheme="minorHAnsi"/>
          <w:noProof w:val="0"/>
        </w:rPr>
        <w:commentReference w:id="3055"/>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82" w:author="Kelvin Sung" w:date="2021-05-20T18:13:00Z">
        <w:r w:rsidDel="00E15C4E">
          <w:delText>Object</w:delText>
        </w:r>
      </w:del>
      <w:ins w:id="3183"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184" w:author="Kelvin Sung" w:date="2021-05-22T18:19:00Z">
        <w:r w:rsidRPr="00176116" w:rsidDel="00B9388E">
          <w:delText xml:space="preserve">create </w:delText>
        </w:r>
      </w:del>
      <w:ins w:id="3185" w:author="Kelvin Sung" w:date="2021-05-22T18:19:00Z">
        <w:r w:rsidR="00B9388E">
          <w:t xml:space="preserve">define the </w:t>
        </w:r>
      </w:ins>
      <w:del w:id="3186"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87" w:author="Kelvin Sung" w:date="2021-05-22T18:19:00Z">
        <w:r w:rsidR="00B9388E" w:rsidRPr="00B9388E">
          <w:rPr>
            <w:rStyle w:val="CodeInline"/>
            <w:rFonts w:hint="eastAsia"/>
            <w:rPrChange w:id="3188" w:author="Kelvin Sung" w:date="2021-05-22T18:19:00Z">
              <w:rPr>
                <w:rFonts w:hint="eastAsia"/>
              </w:rPr>
            </w:rPrChange>
          </w:rPr>
          <w:t>R</w:t>
        </w:r>
      </w:ins>
      <w:del w:id="3189" w:author="Kelvin Sung" w:date="2021-05-22T18:19:00Z">
        <w:r w:rsidRPr="00B9388E" w:rsidDel="00B9388E">
          <w:rPr>
            <w:rStyle w:val="CodeInline"/>
            <w:rFonts w:hint="eastAsia"/>
            <w:rPrChange w:id="3190" w:author="Kelvin Sung" w:date="2021-05-22T18:19:00Z">
              <w:rPr>
                <w:rFonts w:hint="eastAsia"/>
              </w:rPr>
            </w:rPrChange>
          </w:rPr>
          <w:delText>r</w:delText>
        </w:r>
      </w:del>
      <w:r w:rsidRPr="00B9388E">
        <w:rPr>
          <w:rStyle w:val="CodeInline"/>
          <w:rFonts w:hint="eastAsia"/>
          <w:rPrChange w:id="3191" w:author="Kelvin Sung" w:date="2021-05-22T18:19:00Z">
            <w:rPr>
              <w:rFonts w:hint="eastAsia"/>
            </w:rPr>
          </w:rPrChange>
        </w:rPr>
        <w:t>enderable</w:t>
      </w:r>
      <w:r w:rsidRPr="00176116">
        <w:t xml:space="preserve"> </w:t>
      </w:r>
      <w:del w:id="3192" w:author="Kelvin Sung" w:date="2021-05-22T18:19:00Z">
        <w:r w:rsidRPr="00176116" w:rsidDel="00B9388E">
          <w:delText xml:space="preserve">object </w:delText>
        </w:r>
      </w:del>
      <w:ins w:id="3193"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94" w:author="Kelvin Sung" w:date="2021-05-23T12:12:00Z"/>
          <w:rFonts w:hint="eastAsia"/>
        </w:rPr>
      </w:pPr>
      <w:r w:rsidRPr="00176116">
        <w:t xml:space="preserve">Begin by creating </w:t>
      </w:r>
      <w:ins w:id="3195" w:author="Kelvin Sung" w:date="2021-05-23T12:12:00Z">
        <w:r w:rsidR="004D06AC" w:rsidRPr="001126F3">
          <w:rPr>
            <w:rStyle w:val="CodeInline"/>
          </w:rPr>
          <w:t>illum_renderable.js</w:t>
        </w:r>
        <w:r w:rsidR="004D06AC" w:rsidRPr="00176116">
          <w:t xml:space="preserve"> </w:t>
        </w:r>
      </w:ins>
      <w:del w:id="3196" w:author="Kelvin Sung" w:date="2021-05-23T12:12:00Z">
        <w:r w:rsidRPr="00176116" w:rsidDel="004D06AC">
          <w:delText xml:space="preserve">a new file under </w:delText>
        </w:r>
      </w:del>
      <w:ins w:id="3197"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98" w:author="Kelvin Sung" w:date="2021-05-23T12:12:00Z">
        <w:r w:rsidR="004D06AC">
          <w:t xml:space="preserve">, </w:t>
        </w:r>
      </w:ins>
      <w:del w:id="3199"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200"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201"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202" w:author="Kelvin Sung" w:date="2021-05-23T12:12:00Z">
        <w:r w:rsidR="004D06AC">
          <w:t xml:space="preserve">class to subclass from </w:t>
        </w:r>
      </w:ins>
      <w:del w:id="3203"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204" w:author="Kelvin Sung" w:date="2021-05-23T12:13:00Z">
        <w:r w:rsidRPr="00176116" w:rsidDel="004D06AC">
          <w:delText xml:space="preserve"> </w:delText>
        </w:r>
      </w:del>
      <w:ins w:id="3205" w:author="Kelvin Sung" w:date="2021-05-23T12:12:00Z">
        <w:r w:rsidR="004D06AC">
          <w:t xml:space="preserve">, </w:t>
        </w:r>
      </w:ins>
      <w:del w:id="3206" w:author="Kelvin Sung" w:date="2021-05-23T12:13:00Z">
        <w:r w:rsidRPr="00176116" w:rsidDel="004D06AC">
          <w:delText>object</w:delText>
        </w:r>
        <w:r w:rsidDel="004D06AC">
          <w:delText>. Add</w:delText>
        </w:r>
        <w:r w:rsidR="00176116" w:rsidRPr="00176116" w:rsidDel="004D06AC">
          <w:delText xml:space="preserve"> a constructor to define </w:delText>
        </w:r>
      </w:del>
      <w:ins w:id="3207"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208" w:author="Kelvin Sung" w:date="2021-05-23T12:15:00Z">
        <w:r w:rsidR="00176116" w:rsidRPr="00176116" w:rsidDel="004D06AC">
          <w:delText xml:space="preserve"> superclass</w:delText>
        </w:r>
      </w:del>
      <w:r w:rsidR="00176116" w:rsidRPr="00176116">
        <w:t>. This</w:t>
      </w:r>
      <w:ins w:id="3209"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210" w:author="Kelvin Sung" w:date="2021-05-23T12:16:00Z">
            <w:rPr>
              <w:rStyle w:val="Emphasis"/>
              <w:rFonts w:hint="eastAsia"/>
            </w:rPr>
          </w:rPrChange>
        </w:rPr>
        <w:t>almost</w:t>
      </w:r>
      <w:r w:rsidR="00176116" w:rsidRPr="00176116">
        <w:t xml:space="preserve"> always the case. </w:t>
      </w:r>
      <w:ins w:id="3211" w:author="Kelvin Sung" w:date="2021-05-23T12:16:00Z">
        <w:r w:rsidR="004D06AC">
          <w:t>Lastly, don’t forget to export the class.</w:t>
        </w:r>
      </w:ins>
    </w:p>
    <w:p w14:paraId="3A5A6019" w14:textId="772C8005" w:rsidR="001126F3" w:rsidRDefault="001126F3" w:rsidP="001126F3">
      <w:pPr>
        <w:pStyle w:val="Code"/>
        <w:rPr>
          <w:ins w:id="3212" w:author="Kelvin Sung" w:date="2021-05-24T07:08:00Z"/>
        </w:rPr>
      </w:pPr>
      <w:r>
        <w:t>import * as texture from "../resources/texture.js";</w:t>
      </w:r>
    </w:p>
    <w:p w14:paraId="01383502" w14:textId="6D2C2BA6" w:rsidR="005B55B0" w:rsidRDefault="005B55B0" w:rsidP="001126F3">
      <w:pPr>
        <w:pStyle w:val="Code"/>
        <w:rPr>
          <w:rFonts w:hint="eastAsia"/>
        </w:rPr>
      </w:pPr>
      <w:ins w:id="3213"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14" w:author="Kelvin Sung" w:date="2021-05-23T12:16:00Z"/>
          <w:rFonts w:hint="eastAsia"/>
        </w:rPr>
      </w:pPr>
      <w:bookmarkStart w:id="3215" w:name="_Hlk72122689"/>
      <w:r>
        <w:t xml:space="preserve">    </w:t>
      </w:r>
      <w:r w:rsidRPr="001126F3">
        <w:t>... implementation to follow …</w:t>
      </w:r>
    </w:p>
    <w:bookmarkEnd w:id="3215"/>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16" w:author="Kelvin Sung" w:date="2021-05-23T12:24:00Z"/>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17"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18" w:author="Kelvin Sung" w:date="2021-05-23T12:19:00Z">
        <w:r w:rsidR="00911687">
          <w:t>argument</w:t>
        </w:r>
      </w:ins>
      <w:ins w:id="3219" w:author="Kelvin Sung" w:date="2021-05-24T07:04:00Z">
        <w:r w:rsidR="005C5812">
          <w:t xml:space="preserve"> </w:t>
        </w:r>
      </w:ins>
      <w:ins w:id="3220" w:author="Kelvin Sung" w:date="2021-05-23T12:17:00Z">
        <w:r w:rsidR="00CF5A28">
          <w:t xml:space="preserve">of the </w:t>
        </w:r>
        <w:proofErr w:type="spellStart"/>
        <w:proofErr w:type="gramStart"/>
        <w:r w:rsidR="00CF5A28" w:rsidRPr="00CF5A28">
          <w:rPr>
            <w:rStyle w:val="CodeInline"/>
            <w:rFonts w:hint="eastAsia"/>
            <w:rPrChange w:id="3221" w:author="Kelvin Sung" w:date="2021-05-23T12:17:00Z">
              <w:rPr>
                <w:rFonts w:hint="eastAsia"/>
              </w:rPr>
            </w:rPrChange>
          </w:rPr>
          <w:t>texture.activate</w:t>
        </w:r>
        <w:proofErr w:type="spellEnd"/>
        <w:proofErr w:type="gramEnd"/>
        <w:r w:rsidR="00CF5A28" w:rsidRPr="00CF5A28">
          <w:rPr>
            <w:rStyle w:val="CodeInline"/>
            <w:rFonts w:hint="eastAsia"/>
            <w:rPrChange w:id="3222" w:author="Kelvin Sung" w:date="2021-05-23T12:17:00Z">
              <w:rPr>
                <w:rFonts w:hint="eastAsia"/>
              </w:rPr>
            </w:rPrChange>
          </w:rPr>
          <w:t>()</w:t>
        </w:r>
        <w:r w:rsidR="00CF5A28">
          <w:t xml:space="preserve"> function</w:t>
        </w:r>
      </w:ins>
      <w:ins w:id="3223" w:author="Kelvin Sung" w:date="2021-05-23T12:19:00Z">
        <w:r w:rsidR="00911687">
          <w:t xml:space="preserve"> call</w:t>
        </w:r>
      </w:ins>
      <w:ins w:id="3224" w:author="Kelvin Sung" w:date="2021-05-24T07:04:00Z">
        <w:r w:rsidR="005C5812">
          <w:t xml:space="preserve"> where </w:t>
        </w:r>
      </w:ins>
      <w:ins w:id="3225" w:author="Kelvin Sung" w:date="2021-05-24T08:43:00Z">
        <w:r w:rsidR="00C5365B">
          <w:t xml:space="preserve">the </w:t>
        </w:r>
      </w:ins>
      <w:ins w:id="3226" w:author="Kelvin Sung" w:date="2021-05-24T07:04:00Z">
        <w:r w:rsidR="005C5812">
          <w:t>WebGL texture unit 1 is explicitly specified.</w:t>
        </w:r>
      </w:ins>
      <w:ins w:id="3227" w:author="Kelvin Sung" w:date="2021-05-24T07:05:00Z">
        <w:r w:rsidR="005C5812">
          <w:t xml:space="preserve"> In concert with </w:t>
        </w:r>
      </w:ins>
      <w:proofErr w:type="spellStart"/>
      <w:ins w:id="3228" w:author="Kelvin Sung" w:date="2021-05-24T07:06:00Z">
        <w:r w:rsidR="005C5812" w:rsidRPr="005B55B0">
          <w:rPr>
            <w:rStyle w:val="CodeInline"/>
            <w:rPrChange w:id="3229" w:author="Kelvin Sung" w:date="2021-05-24T07:09:00Z">
              <w:rPr/>
            </w:rPrChange>
          </w:rPr>
          <w:t>IllumShader</w:t>
        </w:r>
        <w:proofErr w:type="spellEnd"/>
        <w:r w:rsidR="005C5812">
          <w:t xml:space="preserve"> linking </w:t>
        </w:r>
        <w:proofErr w:type="spellStart"/>
        <w:r w:rsidR="005C5812" w:rsidRPr="005B55B0">
          <w:rPr>
            <w:rStyle w:val="CodeInline"/>
            <w:rPrChange w:id="3230" w:author="Kelvin Sung" w:date="2021-05-24T07:09:00Z">
              <w:rPr/>
            </w:rPrChange>
          </w:rPr>
          <w:t>uNormalSampler</w:t>
        </w:r>
      </w:ins>
      <w:proofErr w:type="spellEnd"/>
      <w:ins w:id="3231" w:author="Kelvin Sung" w:date="2021-05-24T07:09:00Z">
        <w:r w:rsidR="005B55B0">
          <w:t xml:space="preserve"> to WebGL texture unit 1 and </w:t>
        </w:r>
        <w:proofErr w:type="spellStart"/>
        <w:r w:rsidR="005B55B0" w:rsidRPr="005B55B0">
          <w:rPr>
            <w:rStyle w:val="CodeInline"/>
            <w:rPrChange w:id="3232" w:author="Kelvin Sung" w:date="2021-05-24T07:10:00Z">
              <w:rPr/>
            </w:rPrChange>
          </w:rPr>
          <w:t>illum_fs</w:t>
        </w:r>
        <w:proofErr w:type="spellEnd"/>
        <w:r w:rsidR="005B55B0">
          <w:t xml:space="preserve"> samples the </w:t>
        </w:r>
      </w:ins>
      <w:proofErr w:type="spellStart"/>
      <w:ins w:id="3233" w:author="Kelvin Sung" w:date="2021-05-24T07:10:00Z">
        <w:r w:rsidR="005B55B0" w:rsidRPr="005B55B0">
          <w:rPr>
            <w:rStyle w:val="CodeInline"/>
            <w:rPrChange w:id="3234" w:author="Kelvin Sung" w:date="2021-05-24T07:10:00Z">
              <w:rPr/>
            </w:rPrChange>
          </w:rPr>
          <w:t>uNmormalSamper</w:t>
        </w:r>
        <w:proofErr w:type="spellEnd"/>
        <w:r w:rsidR="005B55B0">
          <w:t xml:space="preserve"> as a normal</w:t>
        </w:r>
      </w:ins>
      <w:ins w:id="3235" w:author="Kelvin Sung" w:date="2021-05-24T07:12:00Z">
        <w:r w:rsidR="005B55B0">
          <w:t xml:space="preserve"> map</w:t>
        </w:r>
      </w:ins>
      <w:ins w:id="3236" w:author="Kelvin Sung" w:date="2021-05-24T07:10:00Z">
        <w:r w:rsidR="005B55B0">
          <w:t xml:space="preserve">, your </w:t>
        </w:r>
      </w:ins>
      <w:ins w:id="3237"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38" w:author="Kelvin Sung" w:date="2021-05-20T18:03:00Z"/>
          <w:rFonts w:hint="eastAsia"/>
        </w:rPr>
      </w:pPr>
      <w:del w:id="3239" w:author="Kelvin Sung" w:date="2021-05-23T12:17:00Z">
        <w:r w:rsidRPr="00EE10DF" w:rsidDel="00CF5A28">
          <w:delText xml:space="preserve">base class’s </w:delText>
        </w:r>
      </w:del>
      <w:del w:id="3240" w:author="Kelvin Sung" w:date="2021-05-23T12:16:00Z">
        <w:r w:rsidRPr="001126F3" w:rsidDel="00CF5A28">
          <w:rPr>
            <w:rStyle w:val="CodeInline"/>
          </w:rPr>
          <w:delText>draw()</w:delText>
        </w:r>
        <w:r w:rsidRPr="00EE10DF" w:rsidDel="00CF5A28">
          <w:delText xml:space="preserve"> </w:delText>
        </w:r>
      </w:del>
      <w:del w:id="3241" w:author="Kelvin Sung" w:date="2021-05-23T12:17:00Z">
        <w:r w:rsidRPr="00EE10DF" w:rsidDel="00CF5A28">
          <w:delText>method.</w:delText>
        </w:r>
      </w:del>
    </w:p>
    <w:p w14:paraId="0C8FACAD" w14:textId="1E22865D" w:rsidR="001126F3" w:rsidDel="001B23DC" w:rsidRDefault="001126F3" w:rsidP="001126F3">
      <w:pPr>
        <w:pStyle w:val="Code"/>
        <w:rPr>
          <w:del w:id="3242" w:author="Kelvin Sung" w:date="2021-05-20T18:03:00Z"/>
          <w:rFonts w:hint="eastAsia"/>
        </w:rPr>
      </w:pPr>
      <w:del w:id="3243" w:author="Kelvin Sung" w:date="2021-05-20T18:03:00Z">
        <w:r w:rsidDel="001B23DC">
          <w:delText xml:space="preserve">    </w:delText>
        </w:r>
      </w:del>
      <w:r>
        <w:t>draw(camera) {</w:t>
      </w:r>
    </w:p>
    <w:p w14:paraId="689D4BB2" w14:textId="77777777" w:rsidR="001B23DC" w:rsidRDefault="001126F3" w:rsidP="001126F3">
      <w:pPr>
        <w:pStyle w:val="Code"/>
        <w:rPr>
          <w:ins w:id="3244" w:author="Kelvin Sung" w:date="2021-05-20T18:03:00Z"/>
          <w:rFonts w:hint="eastAsia"/>
        </w:rPr>
      </w:pPr>
      <w:del w:id="3245" w:author="Kelvin Sung" w:date="2021-05-20T18:03:00Z">
        <w:r w:rsidDel="001B23DC">
          <w:delText xml:space="preserve">    </w:delText>
        </w:r>
      </w:del>
    </w:p>
    <w:p w14:paraId="7EE01161" w14:textId="3A0D14D8" w:rsidR="001126F3" w:rsidDel="001B23DC" w:rsidRDefault="001126F3" w:rsidP="001126F3">
      <w:pPr>
        <w:pStyle w:val="Code"/>
        <w:rPr>
          <w:del w:id="3246" w:author="Kelvin Sung" w:date="2021-05-20T18:03:00Z"/>
          <w:rFonts w:hint="eastAsia"/>
        </w:rPr>
      </w:pPr>
      <w:r>
        <w:t xml:space="preserve">    texture.activate(this.mNormalMap, </w:t>
      </w:r>
      <w:ins w:id="3247" w:author="Kelvin Sung" w:date="2021-05-24T07:05:00Z">
        <w:r w:rsidR="005C5812" w:rsidRPr="005C5812">
          <w:t>glSys.get().TEXTURE</w:t>
        </w:r>
        <w:r w:rsidR="005C5812">
          <w:t>1</w:t>
        </w:r>
      </w:ins>
      <w:del w:id="3248" w:author="Kelvin Sung" w:date="2021-05-24T07:05:00Z">
        <w:r w:rsidDel="005C5812">
          <w:delText>true</w:delText>
        </w:r>
      </w:del>
      <w:r>
        <w:t>);</w:t>
      </w:r>
    </w:p>
    <w:p w14:paraId="6B7F6332" w14:textId="77777777" w:rsidR="001B23DC" w:rsidRDefault="001126F3" w:rsidP="001126F3">
      <w:pPr>
        <w:pStyle w:val="Code"/>
        <w:rPr>
          <w:ins w:id="3249" w:author="Kelvin Sung" w:date="2021-05-20T18:03:00Z"/>
          <w:rFonts w:hint="eastAsia"/>
        </w:rPr>
      </w:pPr>
      <w:del w:id="3250" w:author="Kelvin Sung" w:date="2021-05-20T18:03:00Z">
        <w:r w:rsidDel="001B23DC">
          <w:delText xml:space="preserve">    </w:delText>
        </w:r>
      </w:del>
    </w:p>
    <w:p w14:paraId="7507C0B4" w14:textId="110D6B1B" w:rsidR="001126F3" w:rsidDel="001B23DC" w:rsidRDefault="001126F3" w:rsidP="001126F3">
      <w:pPr>
        <w:pStyle w:val="Code"/>
        <w:rPr>
          <w:del w:id="3251"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52" w:author="Kelvin Sung" w:date="2021-05-20T18:03:00Z"/>
          <w:rFonts w:hint="eastAsia"/>
        </w:rPr>
      </w:pPr>
      <w:del w:id="3253" w:author="Kelvin Sung" w:date="2021-05-20T18:03:00Z">
        <w:r w:rsidDel="001B23DC">
          <w:delText xml:space="preserve">    </w:delText>
        </w:r>
      </w:del>
    </w:p>
    <w:p w14:paraId="4578AD01" w14:textId="6C51DE70" w:rsidR="001126F3" w:rsidDel="001B23DC" w:rsidRDefault="001126F3" w:rsidP="001126F3">
      <w:pPr>
        <w:pStyle w:val="Code"/>
        <w:rPr>
          <w:del w:id="3254" w:author="Kelvin Sung" w:date="2021-05-20T18:03:00Z"/>
          <w:rFonts w:hint="eastAsia"/>
        </w:rPr>
      </w:pPr>
      <w:r>
        <w:t xml:space="preserve">    // the corresponding sprite sheet</w:t>
      </w:r>
    </w:p>
    <w:p w14:paraId="7B6E8595" w14:textId="77777777" w:rsidR="001B23DC" w:rsidRDefault="001126F3" w:rsidP="001126F3">
      <w:pPr>
        <w:pStyle w:val="Code"/>
        <w:rPr>
          <w:ins w:id="3255" w:author="Kelvin Sung" w:date="2021-05-20T18:03:00Z"/>
          <w:rFonts w:hint="eastAsia"/>
        </w:rPr>
      </w:pPr>
      <w:del w:id="3256" w:author="Kelvin Sung" w:date="2021-05-20T18:03:00Z">
        <w:r w:rsidDel="001B23DC">
          <w:delText xml:space="preserve">    </w:delText>
        </w:r>
      </w:del>
    </w:p>
    <w:p w14:paraId="4191E3B1" w14:textId="5A078F14" w:rsidR="001126F3" w:rsidDel="001B23DC" w:rsidRDefault="001126F3" w:rsidP="001126F3">
      <w:pPr>
        <w:pStyle w:val="Code"/>
        <w:rPr>
          <w:del w:id="3257" w:author="Kelvin Sung" w:date="2021-05-20T18:03:00Z"/>
          <w:rFonts w:hint="eastAsia"/>
        </w:rPr>
      </w:pPr>
      <w:r>
        <w:t xml:space="preserve">    super.draw(camera);</w:t>
      </w:r>
    </w:p>
    <w:p w14:paraId="3EA503D4" w14:textId="77777777" w:rsidR="001B23DC" w:rsidRDefault="001126F3" w:rsidP="001126F3">
      <w:pPr>
        <w:pStyle w:val="Code"/>
        <w:rPr>
          <w:ins w:id="3258" w:author="Kelvin Sung" w:date="2021-05-20T18:03:00Z"/>
          <w:rFonts w:hint="eastAsia"/>
        </w:rPr>
      </w:pPr>
      <w:del w:id="3259" w:author="Kelvin Sung" w:date="2021-05-20T18:03:00Z">
        <w:r w:rsidDel="001B23DC">
          <w:delText xml:space="preserve">    </w:delText>
        </w:r>
      </w:del>
    </w:p>
    <w:p w14:paraId="17B83693" w14:textId="34C01DBC" w:rsidR="001126F3" w:rsidRDefault="001126F3" w:rsidP="001126F3">
      <w:pPr>
        <w:pStyle w:val="Code"/>
        <w:rPr>
          <w:ins w:id="3260" w:author="Kelvin Sung" w:date="2021-05-22T18:20:00Z"/>
          <w:rFonts w:hint="eastAsia"/>
        </w:rPr>
      </w:pPr>
      <w:r>
        <w:t>}</w:t>
      </w:r>
    </w:p>
    <w:p w14:paraId="49418565" w14:textId="06427367" w:rsidR="00F138DE" w:rsidRPr="00EE10DF" w:rsidRDefault="00F138DE">
      <w:pPr>
        <w:pStyle w:val="BodyTextCont"/>
        <w:rPr>
          <w:rFonts w:hint="eastAsia"/>
        </w:rPr>
        <w:pPrChange w:id="3261" w:author="Kelvin Sung" w:date="2021-05-22T18:20:00Z">
          <w:pPr>
            <w:pStyle w:val="Code"/>
          </w:pPr>
        </w:pPrChange>
      </w:pPr>
      <w:ins w:id="3262"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63" w:author="Kelvin Sung" w:date="2021-05-24T08:45:00Z">
        <w:r w:rsidDel="00125F73">
          <w:delText xml:space="preserve">Modifying </w:delText>
        </w:r>
      </w:del>
      <w:ins w:id="3264" w:author="Kelvin Sung" w:date="2021-05-24T08:46:00Z">
        <w:r w:rsidR="00B76FED">
          <w:t>Defining a Default</w:t>
        </w:r>
      </w:ins>
      <w:ins w:id="3265" w:author="Kelvin Sung" w:date="2021-05-24T08:45:00Z">
        <w:r w:rsidR="00125F73">
          <w:t xml:space="preserve"> </w:t>
        </w:r>
        <w:proofErr w:type="spellStart"/>
        <w:r w:rsidR="00125F73">
          <w:t>IllumShader</w:t>
        </w:r>
        <w:proofErr w:type="spellEnd"/>
        <w:r w:rsidR="00125F73">
          <w:t xml:space="preserve"> </w:t>
        </w:r>
      </w:ins>
      <w:ins w:id="3266" w:author="Kelvin Sung" w:date="2021-05-24T08:46:00Z">
        <w:r w:rsidR="00B76FED">
          <w:t>Instance</w:t>
        </w:r>
      </w:ins>
      <w:del w:id="3267" w:author="Kelvin Sung" w:date="2021-05-24T08:46:00Z">
        <w:r w:rsidDel="00B76FED">
          <w:delText>the Engine</w:delText>
        </w:r>
      </w:del>
    </w:p>
    <w:p w14:paraId="571BF90E" w14:textId="3CB7A0E2" w:rsidR="00EE10DF" w:rsidDel="006C5525" w:rsidRDefault="00B76FED" w:rsidP="00CC1B7B">
      <w:pPr>
        <w:pStyle w:val="BodyTextFirst"/>
        <w:rPr>
          <w:del w:id="3268" w:author="Kelvin Sung" w:date="2021-05-24T09:11:00Z"/>
          <w:rFonts w:hint="eastAsia"/>
        </w:rPr>
      </w:pPr>
      <w:ins w:id="3269" w:author="Kelvin Sung" w:date="2021-05-24T08:46:00Z">
        <w:r>
          <w:t xml:space="preserve">Similar to all other shaders in the engine, </w:t>
        </w:r>
      </w:ins>
      <w:ins w:id="3270" w:author="Kelvin Sung" w:date="2021-05-24T08:47:00Z">
        <w:r>
          <w:t xml:space="preserve">a default instance of the </w:t>
        </w:r>
        <w:proofErr w:type="spellStart"/>
        <w:r w:rsidRPr="00B76FED">
          <w:rPr>
            <w:rStyle w:val="CodeInline"/>
            <w:rPrChange w:id="3271" w:author="Kelvin Sung" w:date="2021-05-24T08:47:00Z">
              <w:rPr/>
            </w:rPrChange>
          </w:rPr>
          <w:t>IllumShader</w:t>
        </w:r>
        <w:proofErr w:type="spellEnd"/>
        <w:r>
          <w:t xml:space="preserve"> </w:t>
        </w:r>
      </w:ins>
      <w:ins w:id="3272" w:author="Kelvin Sung" w:date="2021-05-24T09:35:00Z">
        <w:r w:rsidR="00AB46AE">
          <w:t>must</w:t>
        </w:r>
      </w:ins>
      <w:ins w:id="3273" w:author="Kelvin Sung" w:date="2021-05-24T08:47:00Z">
        <w:r>
          <w:t xml:space="preserve"> be defined to be shared. </w:t>
        </w:r>
      </w:ins>
      <w:ins w:id="3274" w:author="Kelvin Sung" w:date="2021-05-24T09:12:00Z">
        <w:r w:rsidR="006C5525">
          <w:t xml:space="preserve">The </w:t>
        </w:r>
      </w:ins>
      <w:ins w:id="3275" w:author="Kelvin Sung" w:date="2021-05-24T09:14:00Z">
        <w:r w:rsidR="006C5525">
          <w:t>code</w:t>
        </w:r>
      </w:ins>
      <w:ins w:id="3276" w:author="Kelvin Sung" w:date="2021-05-24T09:12:00Z">
        <w:r w:rsidR="006C5525">
          <w:t xml:space="preserve"> involved </w:t>
        </w:r>
      </w:ins>
      <w:ins w:id="3277" w:author="Kelvin Sung" w:date="2021-05-24T09:13:00Z">
        <w:r w:rsidR="006C5525">
          <w:t xml:space="preserve">in </w:t>
        </w:r>
      </w:ins>
      <w:ins w:id="3278" w:author="Kelvin Sung" w:date="2021-05-24T09:12:00Z">
        <w:r w:rsidR="006C5525">
          <w:t xml:space="preserve">defining </w:t>
        </w:r>
      </w:ins>
      <w:ins w:id="3279" w:author="Kelvin Sung" w:date="2021-05-24T09:15:00Z">
        <w:r w:rsidR="006C5525">
          <w:t xml:space="preserve">the </w:t>
        </w:r>
      </w:ins>
      <w:ins w:id="3280"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281" w:author="Kelvin Sung" w:date="2021-05-24T09:16:00Z">
        <w:r w:rsidR="006C5525">
          <w:t xml:space="preserve">is </w:t>
        </w:r>
      </w:ins>
      <w:ins w:id="3282" w:author="Kelvin Sung" w:date="2021-05-24T09:12:00Z">
        <w:r w:rsidR="006C5525">
          <w:t>i</w:t>
        </w:r>
      </w:ins>
      <w:ins w:id="3283" w:author="Kelvin Sung" w:date="2021-05-24T09:09:00Z">
        <w:r w:rsidR="006C5525">
          <w:t>dentical to th</w:t>
        </w:r>
      </w:ins>
      <w:ins w:id="3284" w:author="Kelvin Sung" w:date="2021-05-24T09:13:00Z">
        <w:r w:rsidR="006C5525">
          <w:t xml:space="preserve">ose of </w:t>
        </w:r>
      </w:ins>
      <w:proofErr w:type="spellStart"/>
      <w:ins w:id="3285" w:author="Kelvin Sung" w:date="2021-05-24T09:08:00Z">
        <w:r w:rsidR="006C5525" w:rsidRPr="006C5525">
          <w:rPr>
            <w:rStyle w:val="CodeInline"/>
            <w:rPrChange w:id="3286" w:author="Kelvin Sung" w:date="2021-05-24T09:08:00Z">
              <w:rPr/>
            </w:rPrChange>
          </w:rPr>
          <w:t>LightShader</w:t>
        </w:r>
        <w:proofErr w:type="spellEnd"/>
        <w:r w:rsidR="006C5525">
          <w:t xml:space="preserve"> </w:t>
        </w:r>
      </w:ins>
      <w:ins w:id="3287" w:author="Kelvin Sung" w:date="2021-05-24T09:16:00Z">
        <w:r w:rsidR="006C5525">
          <w:t xml:space="preserve">presented </w:t>
        </w:r>
      </w:ins>
      <w:ins w:id="3288" w:author="Kelvin Sung" w:date="2021-05-24T09:08:00Z">
        <w:r w:rsidR="006C5525">
          <w:t>earlier in this chapter</w:t>
        </w:r>
      </w:ins>
      <w:ins w:id="3289" w:author="Kelvin Sung" w:date="2021-05-24T09:15:00Z">
        <w:r w:rsidR="006C5525">
          <w:t xml:space="preserve">, </w:t>
        </w:r>
      </w:ins>
      <w:ins w:id="3290" w:author="Kelvin Sung" w:date="2021-05-24T09:35:00Z">
        <w:r w:rsidR="00856F30">
          <w:t xml:space="preserve">with the straightforward </w:t>
        </w:r>
      </w:ins>
      <w:ins w:id="3291" w:author="Kelvin Sung" w:date="2021-05-24T09:15:00Z">
        <w:r w:rsidR="006C5525">
          <w:t>except</w:t>
        </w:r>
      </w:ins>
      <w:ins w:id="3292" w:author="Kelvin Sung" w:date="2021-05-24T09:35:00Z">
        <w:r w:rsidR="00856F30">
          <w:t>ion of substituting the</w:t>
        </w:r>
      </w:ins>
      <w:ins w:id="3293" w:author="Kelvin Sung" w:date="2021-05-24T09:15:00Z">
        <w:r w:rsidR="006C5525">
          <w:t xml:space="preserve"> corresponding variable</w:t>
        </w:r>
      </w:ins>
      <w:ins w:id="3294" w:author="Kelvin Sung" w:date="2021-05-24T09:36:00Z">
        <w:r w:rsidR="00856F30">
          <w:t xml:space="preserve"> name</w:t>
        </w:r>
      </w:ins>
      <w:ins w:id="3295" w:author="Kelvin Sung" w:date="2021-05-24T09:15:00Z">
        <w:r w:rsidR="006C5525">
          <w:t>s and datatype</w:t>
        </w:r>
      </w:ins>
      <w:ins w:id="3296" w:author="Kelvin Sung" w:date="2021-05-24T09:13:00Z">
        <w:r w:rsidR="006C5525">
          <w:t xml:space="preserve">. Please refer to the </w:t>
        </w:r>
        <w:r w:rsidR="006C5525">
          <w:rPr>
            <w:rStyle w:val="Emphasis"/>
          </w:rPr>
          <w:t>Defining</w:t>
        </w:r>
      </w:ins>
      <w:ins w:id="3297"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98" w:author="Kelvin Sung" w:date="2021-05-24T09:08:00Z">
        <w:r w:rsidR="006C5525">
          <w:t xml:space="preserve"> </w:t>
        </w:r>
      </w:ins>
      <w:ins w:id="3299" w:author="Kelvin Sung" w:date="2021-05-24T09:14:00Z">
        <w:r w:rsidR="006C5525">
          <w:t xml:space="preserve">subsection and the </w:t>
        </w:r>
        <w:r w:rsidR="006C5525" w:rsidRPr="006C5525">
          <w:rPr>
            <w:rStyle w:val="CodeInline"/>
            <w:rPrChange w:id="3300" w:author="Kelvin Sung" w:date="2021-05-24T09:16:00Z">
              <w:rPr/>
            </w:rPrChange>
          </w:rPr>
          <w:t>shader_resources.js</w:t>
        </w:r>
        <w:r w:rsidR="006C5525">
          <w:t xml:space="preserve"> source code file in the </w:t>
        </w:r>
        <w:proofErr w:type="spellStart"/>
        <w:r w:rsidR="006C5525" w:rsidRPr="006C5525">
          <w:rPr>
            <w:rStyle w:val="CodeInline"/>
            <w:rPrChange w:id="3301" w:author="Kelvin Sung" w:date="2021-05-24T09:16:00Z">
              <w:rPr/>
            </w:rPrChange>
          </w:rPr>
          <w:t>src</w:t>
        </w:r>
        <w:proofErr w:type="spellEnd"/>
        <w:r w:rsidR="006C5525" w:rsidRPr="006C5525">
          <w:rPr>
            <w:rStyle w:val="CodeInline"/>
            <w:rPrChange w:id="3302" w:author="Kelvin Sung" w:date="2021-05-24T09:16:00Z">
              <w:rPr/>
            </w:rPrChange>
          </w:rPr>
          <w:t>/engine/core</w:t>
        </w:r>
        <w:r w:rsidR="006C5525">
          <w:t xml:space="preserve"> folder for details. </w:t>
        </w:r>
      </w:ins>
      <w:del w:id="3303"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rsidP="006C5525">
      <w:pPr>
        <w:pStyle w:val="BodyTextFirst"/>
        <w:rPr>
          <w:del w:id="3304" w:author="Kelvin Sung" w:date="2021-05-24T09:11:00Z"/>
        </w:rPr>
        <w:pPrChange w:id="3305" w:author="Kelvin Sung" w:date="2021-05-24T09:14:00Z">
          <w:pPr>
            <w:pStyle w:val="Heading4"/>
          </w:pPr>
        </w:pPrChange>
      </w:pPr>
      <w:commentRangeStart w:id="3306"/>
      <w:del w:id="3307" w:author="Kelvin Sung" w:date="2021-05-24T09:11:00Z">
        <w:r w:rsidDel="006C5525">
          <w:delText>Defining the Default in Engine_DefaultResources</w:delText>
        </w:r>
      </w:del>
    </w:p>
    <w:p w14:paraId="7A054463" w14:textId="7FD73217" w:rsidR="00EE10DF" w:rsidDel="006C5525" w:rsidRDefault="00EE10DF" w:rsidP="006C5525">
      <w:pPr>
        <w:pStyle w:val="BodyTextFirst"/>
        <w:rPr>
          <w:del w:id="3308" w:author="Kelvin Sung" w:date="2021-05-24T09:14:00Z"/>
          <w:rFonts w:hint="eastAsia"/>
        </w:rPr>
        <w:pPrChange w:id="3309" w:author="Kelvin Sung" w:date="2021-05-24T09:14:00Z">
          <w:pPr>
            <w:pStyle w:val="BodyTextFirst"/>
          </w:pPr>
        </w:pPrChange>
      </w:pPr>
      <w:del w:id="3310"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rsidP="006C5525">
      <w:pPr>
        <w:pStyle w:val="BodyTextFirst"/>
        <w:rPr>
          <w:del w:id="3311" w:author="Kelvin Sung" w:date="2021-05-24T09:17:00Z"/>
          <w:rFonts w:hint="eastAsia"/>
        </w:rPr>
        <w:pPrChange w:id="3312" w:author="Kelvin Sung" w:date="2021-05-24T09:17:00Z">
          <w:pPr>
            <w:pStyle w:val="NumList"/>
            <w:numPr>
              <w:numId w:val="30"/>
            </w:numPr>
          </w:pPr>
        </w:pPrChange>
      </w:pPr>
      <w:del w:id="3313" w:author="Kelvin Sung" w:date="2021-05-24T09:17:00Z">
        <w:r w:rsidDel="006C5525">
          <w:delText>Define a constant file path and variable for the newly created fragment shader.</w:delText>
        </w:r>
      </w:del>
    </w:p>
    <w:p w14:paraId="35B57611" w14:textId="62CBB0B2" w:rsidR="00EE10DF" w:rsidRPr="00EE10DF" w:rsidDel="006C5525" w:rsidRDefault="00EE10DF" w:rsidP="006C5525">
      <w:pPr>
        <w:pStyle w:val="BodyTextFirst"/>
        <w:rPr>
          <w:del w:id="3314" w:author="Kelvin Sung" w:date="2021-05-24T09:17:00Z"/>
          <w:rFonts w:hint="eastAsia"/>
        </w:rPr>
        <w:pPrChange w:id="3315" w:author="Kelvin Sung" w:date="2021-05-24T09:17:00Z">
          <w:pPr>
            <w:pStyle w:val="NumList"/>
          </w:pPr>
        </w:pPrChange>
      </w:pPr>
      <w:del w:id="3316"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rsidP="006C5525">
      <w:pPr>
        <w:pStyle w:val="BodyTextFirst"/>
        <w:rPr>
          <w:del w:id="3317" w:author="Kelvin Sung" w:date="2021-05-24T09:17:00Z"/>
          <w:rFonts w:hint="eastAsia"/>
        </w:rPr>
        <w:pPrChange w:id="3318" w:author="Kelvin Sung" w:date="2021-05-24T09:17:00Z">
          <w:pPr>
            <w:pStyle w:val="NumList"/>
          </w:pPr>
        </w:pPrChange>
      </w:pPr>
      <w:del w:id="3319" w:author="Kelvin Sung" w:date="2021-05-24T09:17:00Z">
        <w:r w:rsidRPr="00EE10DF" w:rsidDel="006C5525">
          <w:delText>Add a simple accessor for the illumination shader.</w:delText>
        </w:r>
      </w:del>
    </w:p>
    <w:p w14:paraId="5C31C1A9" w14:textId="700AD5D0" w:rsidR="00EE10DF" w:rsidRPr="00EE10DF" w:rsidDel="006C5525" w:rsidRDefault="00EE10DF" w:rsidP="006C5525">
      <w:pPr>
        <w:pStyle w:val="BodyTextFirst"/>
        <w:rPr>
          <w:del w:id="3320" w:author="Kelvin Sung" w:date="2021-05-24T09:17:00Z"/>
          <w:rFonts w:hint="eastAsia"/>
        </w:rPr>
        <w:pPrChange w:id="3321" w:author="Kelvin Sung" w:date="2021-05-24T09:17:00Z">
          <w:pPr>
            <w:pStyle w:val="NumList"/>
          </w:pPr>
        </w:pPrChange>
      </w:pPr>
      <w:del w:id="3322"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rsidP="006C5525">
      <w:pPr>
        <w:pStyle w:val="BodyTextFirst"/>
        <w:rPr>
          <w:del w:id="3323" w:author="Kelvin Sung" w:date="2021-05-24T09:17:00Z"/>
          <w:rFonts w:hint="eastAsia"/>
        </w:rPr>
        <w:pPrChange w:id="3324" w:author="Kelvin Sung" w:date="2021-05-24T09:17:00Z">
          <w:pPr>
            <w:pStyle w:val="NumList"/>
          </w:pPr>
        </w:pPrChange>
      </w:pPr>
      <w:del w:id="3325"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rsidP="006C5525">
      <w:pPr>
        <w:pStyle w:val="BodyTextFirst"/>
        <w:rPr>
          <w:del w:id="3326" w:author="Kelvin Sung" w:date="2021-05-24T09:17:00Z"/>
          <w:rFonts w:hint="eastAsia"/>
        </w:rPr>
        <w:pPrChange w:id="3327" w:author="Kelvin Sung" w:date="2021-05-24T09:17:00Z">
          <w:pPr>
            <w:pStyle w:val="NumList"/>
          </w:pPr>
        </w:pPrChange>
      </w:pPr>
      <w:del w:id="3328" w:author="Kelvin Sung" w:date="2021-05-24T09:17:00Z">
        <w:r w:rsidRPr="00EE10DF" w:rsidDel="006C5525">
          <w:delText>Export the get accessor in the public function list.</w:delText>
        </w:r>
        <w:commentRangeEnd w:id="3306"/>
        <w:r w:rsidR="003E4989" w:rsidDel="006C5525">
          <w:rPr>
            <w:rStyle w:val="CommentReference"/>
            <w:rFonts w:asciiTheme="minorHAnsi" w:hAnsiTheme="minorHAnsi"/>
          </w:rPr>
          <w:commentReference w:id="3306"/>
        </w:r>
      </w:del>
    </w:p>
    <w:p w14:paraId="62AD3CAA" w14:textId="77777777" w:rsidR="00EE10DF" w:rsidRDefault="00EE10DF" w:rsidP="006C5525">
      <w:pPr>
        <w:pStyle w:val="BodyTextFirst"/>
        <w:rPr>
          <w:rFonts w:hint="eastAsia"/>
        </w:rPr>
        <w:pPrChange w:id="3329" w:author="Kelvin Sung" w:date="2021-05-24T09:17:00Z">
          <w:pPr>
            <w:pStyle w:val="BodyTextFirst"/>
          </w:pPr>
        </w:pPrChange>
      </w:pPr>
    </w:p>
    <w:p w14:paraId="2273F3D8" w14:textId="67F60711" w:rsidR="00EE10DF" w:rsidDel="006C5525" w:rsidRDefault="00EE10DF" w:rsidP="00EE10DF">
      <w:pPr>
        <w:pStyle w:val="Heading4"/>
        <w:rPr>
          <w:del w:id="3330" w:author="Kelvin Sung" w:date="2021-05-24T09:17:00Z"/>
        </w:rPr>
      </w:pPr>
      <w:commentRangeStart w:id="3331"/>
      <w:del w:id="3332"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33" w:author="Kelvin Sung" w:date="2021-05-24T09:17:00Z"/>
          <w:rFonts w:hint="eastAsia"/>
        </w:rPr>
      </w:pPr>
      <w:del w:id="3334"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35" w:author="Kelvin Sung" w:date="2021-05-24T09:17:00Z"/>
          <w:rFonts w:hint="eastAsia"/>
        </w:rPr>
      </w:pPr>
      <w:del w:id="3336"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37" w:author="Kelvin Sung" w:date="2021-05-24T09:17:00Z"/>
          <w:rFonts w:hint="eastAsia"/>
        </w:rPr>
      </w:pPr>
      <w:del w:id="3338"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39" w:author="Kelvin Sung" w:date="2021-05-24T09:17:00Z"/>
          <w:rFonts w:hint="eastAsia"/>
        </w:rPr>
      </w:pPr>
      <w:del w:id="3340" w:author="Kelvin Sung" w:date="2021-05-24T09:17:00Z">
        <w:r w:rsidRPr="00EE10DF" w:rsidDel="006C5525">
          <w:delText>Remember to export the activation of the normal map in the public function list.</w:delText>
        </w:r>
        <w:commentRangeEnd w:id="3331"/>
        <w:r w:rsidR="000C036B" w:rsidDel="006C5525">
          <w:rPr>
            <w:rStyle w:val="CommentReference"/>
            <w:rFonts w:asciiTheme="minorHAnsi" w:hAnsiTheme="minorHAnsi"/>
          </w:rPr>
          <w:commentReference w:id="3331"/>
        </w:r>
      </w:del>
    </w:p>
    <w:p w14:paraId="02E48874" w14:textId="7CFA24C0" w:rsidR="000C036B" w:rsidDel="006C5525" w:rsidRDefault="000C036B" w:rsidP="00EE10DF">
      <w:pPr>
        <w:pStyle w:val="Heading3"/>
        <w:rPr>
          <w:del w:id="3341" w:author="Kelvin Sung" w:date="2021-05-24T09:17:00Z"/>
        </w:rPr>
      </w:pPr>
      <w:commentRangeStart w:id="3342"/>
      <w:del w:id="3343" w:author="Kelvin Sung" w:date="2021-05-24T09:17:00Z">
        <w:r w:rsidRPr="000C036B" w:rsidDel="006C5525">
          <w:delText>Modifiy index.js stuff</w:delText>
        </w:r>
        <w:commentRangeEnd w:id="3342"/>
        <w:r w:rsidDel="006C5525">
          <w:rPr>
            <w:rStyle w:val="CommentReference"/>
            <w:rFonts w:asciiTheme="minorHAnsi" w:eastAsia="SimSun" w:hAnsiTheme="minorHAnsi" w:cstheme="minorBidi"/>
            <w:color w:val="auto"/>
          </w:rPr>
          <w:commentReference w:id="3342"/>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44"/>
      <w:r>
        <w:t>Modifying the Hero and the Minion</w:t>
      </w:r>
      <w:commentRangeEnd w:id="3344"/>
      <w:r w:rsidR="000C036B">
        <w:rPr>
          <w:rStyle w:val="CommentReference"/>
          <w:rFonts w:asciiTheme="minorHAnsi" w:eastAsia="SimSun" w:hAnsiTheme="minorHAnsi" w:cstheme="minorBidi"/>
          <w:i w:val="0"/>
          <w:iCs w:val="0"/>
          <w:color w:val="auto"/>
        </w:rPr>
        <w:commentReference w:id="3344"/>
      </w:r>
    </w:p>
    <w:p w14:paraId="3047E2DB" w14:textId="77777777" w:rsidR="00EE10DF" w:rsidRDefault="00EE10DF" w:rsidP="00EE10DF">
      <w:pPr>
        <w:pStyle w:val="BodyTextFirst"/>
        <w:rPr>
          <w:rFonts w:hint="eastAsia"/>
        </w:rPr>
      </w:pPr>
      <w:r>
        <w:t xml:space="preserve">The </w:t>
      </w:r>
      <w:r w:rsidRPr="00856F30">
        <w:rPr>
          <w:rStyle w:val="CodeInline"/>
          <w:rPrChange w:id="3345" w:author="Kelvin Sung" w:date="2021-05-24T09:37:00Z">
            <w:rPr/>
          </w:rPrChange>
        </w:rPr>
        <w:t>Hero</w:t>
      </w:r>
      <w:r>
        <w:t xml:space="preserve"> and </w:t>
      </w:r>
      <w:r w:rsidRPr="00856F30">
        <w:rPr>
          <w:rStyle w:val="CodeInline"/>
          <w:rPrChange w:id="3346"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CC1B7B">
      <w:pPr>
        <w:pStyle w:val="NumList"/>
        <w:numPr>
          <w:ilvl w:val="0"/>
          <w:numId w:val="56"/>
        </w:numPr>
        <w:rPr>
          <w:rFonts w:hint="eastAsia"/>
        </w:rPr>
        <w:pPrChange w:id="3347"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48"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349" w:author="Kelvin Sung" w:date="2021-05-20T18:03:00Z"/>
          <w:rFonts w:hint="eastAsia"/>
        </w:rPr>
      </w:pPr>
      <w:del w:id="3350" w:author="Kelvin Sung" w:date="2021-05-20T18:03:00Z">
        <w:r w:rsidDel="001B23DC">
          <w:delText xml:space="preserve">    </w:delText>
        </w:r>
      </w:del>
    </w:p>
    <w:p w14:paraId="7B9E3266" w14:textId="424E99E3" w:rsidR="000C036B" w:rsidDel="001B23DC" w:rsidRDefault="000C036B" w:rsidP="000C036B">
      <w:pPr>
        <w:pStyle w:val="Code"/>
        <w:rPr>
          <w:del w:id="3351" w:author="Kelvin Sung" w:date="2021-05-20T18:03:00Z"/>
          <w:rFonts w:hint="eastAsia"/>
        </w:rPr>
      </w:pPr>
      <w:r>
        <w:t xml:space="preserve">    super(null);</w:t>
      </w:r>
    </w:p>
    <w:p w14:paraId="2EB29E04" w14:textId="77777777" w:rsidR="001B23DC" w:rsidRDefault="000C036B" w:rsidP="000C036B">
      <w:pPr>
        <w:pStyle w:val="Code"/>
        <w:rPr>
          <w:ins w:id="3352" w:author="Kelvin Sung" w:date="2021-05-20T18:03:00Z"/>
          <w:rFonts w:hint="eastAsia"/>
        </w:rPr>
      </w:pPr>
      <w:del w:id="3353" w:author="Kelvin Sung" w:date="2021-05-20T18:03:00Z">
        <w:r w:rsidDel="001B23DC">
          <w:delText xml:space="preserve">    </w:delText>
        </w:r>
      </w:del>
    </w:p>
    <w:p w14:paraId="7F00611F" w14:textId="1564D3D3" w:rsidR="000C036B" w:rsidDel="001B23DC" w:rsidRDefault="000C036B" w:rsidP="000C036B">
      <w:pPr>
        <w:pStyle w:val="Code"/>
        <w:rPr>
          <w:del w:id="3354" w:author="Kelvin Sung" w:date="2021-05-20T18:03:00Z"/>
          <w:rFonts w:hint="eastAsia"/>
        </w:rPr>
      </w:pPr>
      <w:r>
        <w:t xml:space="preserve">    this.kDelta = 0.3;</w:t>
      </w:r>
    </w:p>
    <w:p w14:paraId="3A5055BE" w14:textId="77777777" w:rsidR="001B23DC" w:rsidRDefault="000C036B" w:rsidP="000C036B">
      <w:pPr>
        <w:pStyle w:val="Code"/>
        <w:rPr>
          <w:ins w:id="3355" w:author="Kelvin Sung" w:date="2021-05-20T18:03:00Z"/>
          <w:rFonts w:hint="eastAsia"/>
        </w:rPr>
      </w:pPr>
      <w:del w:id="3356" w:author="Kelvin Sung" w:date="2021-05-20T18:03:00Z">
        <w:r w:rsidDel="001B23DC">
          <w:delText xml:space="preserve">    </w:delText>
        </w:r>
      </w:del>
    </w:p>
    <w:p w14:paraId="4C9ADC05" w14:textId="36F63344" w:rsidR="000C036B" w:rsidDel="001B23DC" w:rsidRDefault="000C036B" w:rsidP="000C036B">
      <w:pPr>
        <w:pStyle w:val="Code"/>
        <w:rPr>
          <w:del w:id="3357"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58" w:author="Kelvin Sung" w:date="2021-05-20T18:03:00Z"/>
          <w:rFonts w:hint="eastAsia"/>
        </w:rPr>
      </w:pPr>
      <w:del w:id="3359" w:author="Kelvin Sung" w:date="2021-05-20T18:03:00Z">
        <w:r w:rsidDel="001B23DC">
          <w:delText xml:space="preserve">    </w:delText>
        </w:r>
      </w:del>
    </w:p>
    <w:p w14:paraId="6BF78C19" w14:textId="4245654B" w:rsidR="000C036B" w:rsidDel="001B23DC" w:rsidRDefault="000C036B" w:rsidP="000C036B">
      <w:pPr>
        <w:pStyle w:val="Code"/>
        <w:rPr>
          <w:del w:id="3360" w:author="Kelvin Sung" w:date="2021-05-20T18:03:00Z"/>
          <w:rFonts w:hint="eastAsia"/>
        </w:rPr>
      </w:pPr>
      <w:r>
        <w:t xml:space="preserve">    this.mRenderComponent.setColor([1, 1, 1, 0]);</w:t>
      </w:r>
    </w:p>
    <w:p w14:paraId="27642D5A" w14:textId="77777777" w:rsidR="001B23DC" w:rsidRDefault="000C036B" w:rsidP="000C036B">
      <w:pPr>
        <w:pStyle w:val="Code"/>
        <w:rPr>
          <w:ins w:id="3361" w:author="Kelvin Sung" w:date="2021-05-20T18:03:00Z"/>
          <w:rFonts w:hint="eastAsia"/>
        </w:rPr>
      </w:pPr>
      <w:del w:id="3362" w:author="Kelvin Sung" w:date="2021-05-20T18:03:00Z">
        <w:r w:rsidDel="001B23DC">
          <w:delText xml:space="preserve">    </w:delText>
        </w:r>
      </w:del>
    </w:p>
    <w:p w14:paraId="12C68496" w14:textId="6AFEFE37" w:rsidR="000C036B" w:rsidDel="001B23DC" w:rsidRDefault="000C036B" w:rsidP="000C036B">
      <w:pPr>
        <w:pStyle w:val="Code"/>
        <w:rPr>
          <w:del w:id="3363" w:author="Kelvin Sung" w:date="2021-05-20T18:03:00Z"/>
          <w:rFonts w:hint="eastAsia"/>
        </w:rPr>
      </w:pPr>
      <w:r>
        <w:t xml:space="preserve">    </w:t>
      </w:r>
      <w:del w:id="3364" w:author="Kelvin Sung" w:date="2021-05-24T09:40:00Z">
        <w:r w:rsidDel="0032519E">
          <w:delText>this.mRenderComponent.getXform().setPosition(15, 50);</w:delText>
        </w:r>
      </w:del>
    </w:p>
    <w:p w14:paraId="64D91860" w14:textId="5A14C65C" w:rsidR="000C036B" w:rsidDel="001B23DC" w:rsidRDefault="000C036B" w:rsidP="000C036B">
      <w:pPr>
        <w:pStyle w:val="Code"/>
        <w:rPr>
          <w:del w:id="3365" w:author="Kelvin Sung" w:date="2021-05-20T18:04:00Z"/>
          <w:rFonts w:hint="eastAsia"/>
        </w:rPr>
      </w:pPr>
      <w:del w:id="3366" w:author="Kelvin Sung" w:date="2021-05-20T18:03:00Z">
        <w:r w:rsidDel="001B23DC">
          <w:delText xml:space="preserve">    </w:delText>
        </w:r>
      </w:del>
      <w:del w:id="3367"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68" w:author="Kelvin Sung" w:date="2021-05-20T18:04:00Z"/>
          <w:rFonts w:hint="eastAsia"/>
        </w:rPr>
      </w:pPr>
      <w:del w:id="3369" w:author="Kelvin Sung" w:date="2021-05-20T18:04:00Z">
        <w:r w:rsidDel="001B23DC">
          <w:delText xml:space="preserve">    </w:delText>
        </w:r>
      </w:del>
      <w:del w:id="3370"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71" w:author="Kelvin Sung" w:date="2021-05-20T18:04:00Z"/>
          <w:rFonts w:hint="eastAsia"/>
        </w:rPr>
      </w:pPr>
      <w:del w:id="3372" w:author="Kelvin Sung" w:date="2021-05-20T18:04:00Z">
        <w:r w:rsidDel="001B23DC">
          <w:delText xml:space="preserve">    </w:delText>
        </w:r>
      </w:del>
      <w:ins w:id="3373" w:author="Kelvin Sung" w:date="2021-05-24T09:40:00Z">
        <w:r w:rsidR="0032519E">
          <w:t>… identical to previous code …</w:t>
        </w:r>
      </w:ins>
    </w:p>
    <w:p w14:paraId="419FAE08" w14:textId="4A2E0488" w:rsidR="000C036B" w:rsidRDefault="000C036B" w:rsidP="000C036B">
      <w:pPr>
        <w:pStyle w:val="Code"/>
        <w:rPr>
          <w:rFonts w:hint="eastAsia"/>
        </w:rPr>
      </w:pPr>
      <w:r>
        <w:t>}</w:t>
      </w:r>
    </w:p>
    <w:p w14:paraId="734605E6" w14:textId="1C4C27EC" w:rsidR="00EE10DF" w:rsidDel="001B23DC" w:rsidRDefault="00CC1B7B" w:rsidP="00CC1B7B">
      <w:pPr>
        <w:pStyle w:val="NumList"/>
        <w:rPr>
          <w:del w:id="3374" w:author="Kelvin Sung" w:date="2021-05-20T18:04:00Z"/>
          <w:rFonts w:hint="eastAsia"/>
        </w:rPr>
      </w:pPr>
      <w:ins w:id="3375" w:author="Kelvin Sung" w:date="2021-05-24T09:43:00Z">
        <w:r>
          <w:t xml:space="preserve">In the same folder, edit </w:t>
        </w:r>
        <w:r w:rsidRPr="00CC1B7B">
          <w:rPr>
            <w:rStyle w:val="CodeInline"/>
            <w:rPrChange w:id="3376" w:author="Kelvin Sung" w:date="2021-05-24T09:43:00Z">
              <w:rPr/>
            </w:rPrChange>
          </w:rPr>
          <w:t>minion.js</w:t>
        </w:r>
        <w:r>
          <w:t xml:space="preserve"> to </w:t>
        </w:r>
      </w:ins>
      <w:del w:id="3377" w:author="Kelvin Sung" w:date="2021-05-24T09:43:00Z">
        <w:r w:rsidR="00EE10DF" w:rsidRPr="00CC1B7B" w:rsidDel="00CC1B7B">
          <w:delText>M</w:delText>
        </w:r>
      </w:del>
      <w:ins w:id="3378" w:author="Kelvin Sung" w:date="2021-05-24T09:43:00Z">
        <w:r>
          <w:t>m</w:t>
        </w:r>
      </w:ins>
      <w:r w:rsidR="00EE10DF" w:rsidRPr="00CC1B7B">
        <w:t>odify</w:t>
      </w:r>
      <w:r w:rsidR="00EE10DF" w:rsidRPr="00EE10DF">
        <w:t xml:space="preserve"> the</w:t>
      </w:r>
      <w:ins w:id="3379" w:author="Kelvin Sung" w:date="2021-05-24T09:43:00Z">
        <w:r>
          <w:t xml:space="preserve"> constructor of</w:t>
        </w:r>
      </w:ins>
      <w:r w:rsidR="00EE10DF" w:rsidRPr="00EE10DF">
        <w:t xml:space="preserve"> </w:t>
      </w:r>
      <w:r w:rsidR="00EE10DF" w:rsidRPr="000C036B">
        <w:rPr>
          <w:rStyle w:val="CodeInline"/>
        </w:rPr>
        <w:t>Minion</w:t>
      </w:r>
      <w:del w:id="3380" w:author="Kelvin Sung" w:date="2021-05-24T09:43:00Z">
        <w:r w:rsidR="00EE10DF" w:rsidRPr="00EE10DF" w:rsidDel="00CC1B7B">
          <w:delText>’s</w:delText>
        </w:r>
      </w:del>
      <w:r w:rsidR="00EE10DF" w:rsidRPr="00EE10DF">
        <w:t xml:space="preserve"> </w:t>
      </w:r>
      <w:ins w:id="3381" w:author="Kelvin Sung" w:date="2021-05-24T09:43:00Z">
        <w:r>
          <w:t>class to conditionally inst</w:t>
        </w:r>
      </w:ins>
      <w:ins w:id="3382" w:author="Kelvin Sung" w:date="2021-05-24T09:44:00Z">
        <w:r>
          <w:t>ant</w:t>
        </w:r>
      </w:ins>
      <w:ins w:id="3383" w:author="Kelvin Sung" w:date="2021-05-24T09:43:00Z">
        <w:r>
          <w:t xml:space="preserve">iate </w:t>
        </w:r>
      </w:ins>
      <w:ins w:id="3384" w:author="Kelvin Sung" w:date="2021-05-24T09:44:00Z">
        <w:r>
          <w:t xml:space="preserve">the game object with either </w:t>
        </w:r>
      </w:ins>
      <w:del w:id="3385" w:author="Kelvin Sung" w:date="2021-05-24T09:44:00Z">
        <w:r w:rsidR="00EE10DF" w:rsidRPr="00EE10DF" w:rsidDel="00CC1B7B">
          <w:delText xml:space="preserve">constructor to utilize the </w:delText>
        </w:r>
      </w:del>
      <w:ins w:id="3386" w:author="Kelvin Sung" w:date="2021-05-24T09:44:00Z">
        <w:r>
          <w:t xml:space="preserve">a </w:t>
        </w:r>
        <w:proofErr w:type="spellStart"/>
        <w:r w:rsidRPr="00CC1B7B">
          <w:rPr>
            <w:rStyle w:val="CodeInline"/>
            <w:rPrChange w:id="3387"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88" w:author="Kelvin Sung" w:date="2021-05-24T09:44:00Z">
        <w:r w:rsidR="00EE10DF" w:rsidRPr="00EE10DF" w:rsidDel="00CC1B7B">
          <w:delText xml:space="preserve">, and notice that depending on whether a normal </w:delText>
        </w:r>
      </w:del>
      <w:ins w:id="3389" w:author="Kelvin Sung" w:date="2021-05-24T09:44:00Z">
        <w:r>
          <w:t xml:space="preserve"> when the normal </w:t>
        </w:r>
      </w:ins>
      <w:r w:rsidR="00EE10DF" w:rsidRPr="00EE10DF">
        <w:t>texture map is present</w:t>
      </w:r>
      <w:del w:id="3390"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91" w:author="Kelvin Sung" w:date="2021-05-20T18:04:00Z"/>
          <w:rFonts w:hint="eastAsia"/>
        </w:rPr>
      </w:pPr>
      <w:del w:id="3392" w:author="Kelvin Sung" w:date="2021-05-20T18:04:00Z">
        <w:r w:rsidDel="001B23DC">
          <w:delText xml:space="preserve">    </w:delText>
        </w:r>
      </w:del>
    </w:p>
    <w:p w14:paraId="352F2B60" w14:textId="684B89C4" w:rsidR="000C036B" w:rsidDel="001B23DC" w:rsidRDefault="000C036B" w:rsidP="000C036B">
      <w:pPr>
        <w:pStyle w:val="Code"/>
        <w:rPr>
          <w:del w:id="3393"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94" w:author="Kelvin Sung" w:date="2021-05-20T18:04:00Z"/>
          <w:rFonts w:hint="eastAsia"/>
        </w:rPr>
      </w:pPr>
      <w:del w:id="3395"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396" w:author="Kelvin Sung" w:date="2021-05-20T18:04:00Z"/>
          <w:rFonts w:hint="eastAsia"/>
        </w:rPr>
      </w:pPr>
    </w:p>
    <w:p w14:paraId="5AB4EAAC" w14:textId="30A43CD0" w:rsidR="000C036B" w:rsidDel="001B23DC" w:rsidRDefault="000C036B" w:rsidP="000C036B">
      <w:pPr>
        <w:pStyle w:val="Code"/>
        <w:rPr>
          <w:del w:id="3397" w:author="Kelvin Sung" w:date="2021-05-20T18:04:00Z"/>
          <w:rFonts w:hint="eastAsia"/>
        </w:rPr>
      </w:pPr>
      <w:del w:id="3398" w:author="Kelvin Sung" w:date="2021-05-20T18:04:00Z">
        <w:r w:rsidDel="001B23DC">
          <w:delText xml:space="preserve">    </w:delText>
        </w:r>
      </w:del>
      <w:r>
        <w:t xml:space="preserve">    this.kDelta = 0.2;</w:t>
      </w:r>
    </w:p>
    <w:p w14:paraId="09C37057" w14:textId="77777777" w:rsidR="001B23DC" w:rsidRDefault="000C036B" w:rsidP="000C036B">
      <w:pPr>
        <w:pStyle w:val="Code"/>
        <w:rPr>
          <w:ins w:id="3399" w:author="Kelvin Sung" w:date="2021-05-20T18:04:00Z"/>
          <w:rFonts w:hint="eastAsia"/>
        </w:rPr>
      </w:pPr>
      <w:del w:id="3400" w:author="Kelvin Sung" w:date="2021-05-20T18:04:00Z">
        <w:r w:rsidDel="001B23DC">
          <w:delText xml:space="preserve">    </w:delText>
        </w:r>
      </w:del>
    </w:p>
    <w:p w14:paraId="699BAC96" w14:textId="29B9703B" w:rsidR="000C036B" w:rsidDel="001B23DC" w:rsidRDefault="000C036B" w:rsidP="000C036B">
      <w:pPr>
        <w:pStyle w:val="Code"/>
        <w:rPr>
          <w:del w:id="3401" w:author="Kelvin Sung" w:date="2021-05-20T18:04:00Z"/>
          <w:rFonts w:hint="eastAsia"/>
        </w:rPr>
      </w:pPr>
    </w:p>
    <w:p w14:paraId="612C12C5" w14:textId="77777777" w:rsidR="001B23DC" w:rsidRDefault="000C036B" w:rsidP="000C036B">
      <w:pPr>
        <w:pStyle w:val="Code"/>
        <w:rPr>
          <w:ins w:id="3402" w:author="Kelvin Sung" w:date="2021-05-20T18:04:00Z"/>
          <w:rFonts w:hint="eastAsia"/>
        </w:rPr>
      </w:pPr>
      <w:del w:id="3403"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404" w:author="Kelvin Sung" w:date="2021-05-20T18:04:00Z"/>
          <w:rStyle w:val="CodeBold"/>
        </w:rPr>
      </w:pPr>
      <w:r w:rsidRPr="00CC1B7B">
        <w:rPr>
          <w:rPrChange w:id="3405"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406" w:author="Kelvin Sung" w:date="2021-05-20T18:04:00Z"/>
          <w:rStyle w:val="CodeBold"/>
        </w:rPr>
      </w:pPr>
      <w:del w:id="3407"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408" w:author="Kelvin Sung" w:date="2021-05-20T18:04:00Z"/>
          <w:rStyle w:val="CodeBold"/>
        </w:rPr>
      </w:pPr>
      <w:r w:rsidRPr="00CC1B7B">
        <w:rPr>
          <w:rPrChange w:id="3409"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410" w:author="Kelvin Sung" w:date="2021-05-20T18:04:00Z"/>
          <w:rStyle w:val="CodeBold"/>
        </w:rPr>
      </w:pPr>
      <w:del w:id="3411"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12" w:author="Kelvin Sung" w:date="2021-05-20T18:04:00Z"/>
          <w:rStyle w:val="CodeBold"/>
        </w:rPr>
      </w:pPr>
      <w:r w:rsidRPr="00CC1B7B">
        <w:rPr>
          <w:rPrChange w:id="3413"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14" w:author="Kelvin Sung" w:date="2021-05-20T18:04:00Z"/>
          <w:rStyle w:val="CodeBold"/>
        </w:rPr>
      </w:pPr>
      <w:del w:id="3415"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16" w:author="Kelvin Sung" w:date="2021-05-20T18:04:00Z"/>
          <w:rStyle w:val="CodeBold"/>
        </w:rPr>
      </w:pPr>
      <w:r w:rsidRPr="00CC1B7B">
        <w:rPr>
          <w:rPrChange w:id="3417"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18" w:author="Kelvin Sung" w:date="2021-05-20T18:04:00Z"/>
          <w:rStyle w:val="CodeBold"/>
        </w:rPr>
      </w:pPr>
      <w:del w:id="3419"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20"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21" w:author="Kelvin Sung" w:date="2021-05-20T18:04:00Z"/>
          <w:rStyle w:val="CodeBold"/>
        </w:rPr>
      </w:pPr>
      <w:del w:id="3422" w:author="Kelvin Sung" w:date="2021-05-20T18:04:00Z">
        <w:r w:rsidDel="001B23DC">
          <w:delText xml:space="preserve">    </w:delText>
        </w:r>
      </w:del>
    </w:p>
    <w:p w14:paraId="47232783" w14:textId="2D98E712" w:rsidR="000C036B" w:rsidDel="001B23DC" w:rsidRDefault="000C036B" w:rsidP="000C036B">
      <w:pPr>
        <w:pStyle w:val="Code"/>
        <w:rPr>
          <w:del w:id="3423" w:author="Kelvin Sung" w:date="2021-05-20T18:04:00Z"/>
          <w:rFonts w:hint="eastAsia"/>
        </w:rPr>
      </w:pPr>
    </w:p>
    <w:p w14:paraId="42870AEF" w14:textId="77777777" w:rsidR="001B23DC" w:rsidRDefault="000C036B" w:rsidP="000C036B">
      <w:pPr>
        <w:pStyle w:val="Code"/>
        <w:rPr>
          <w:ins w:id="3424" w:author="Kelvin Sung" w:date="2021-05-20T18:04:00Z"/>
          <w:rFonts w:hint="eastAsia"/>
        </w:rPr>
      </w:pPr>
      <w:del w:id="3425" w:author="Kelvin Sung" w:date="2021-05-20T18:04:00Z">
        <w:r w:rsidDel="001B23DC">
          <w:delText xml:space="preserve">    </w:delText>
        </w:r>
      </w:del>
    </w:p>
    <w:p w14:paraId="2AAFA5AE" w14:textId="27BDB442" w:rsidR="000C036B" w:rsidDel="001B23DC" w:rsidRDefault="000C036B" w:rsidP="000C036B">
      <w:pPr>
        <w:pStyle w:val="Code"/>
        <w:rPr>
          <w:del w:id="3426" w:author="Kelvin Sung" w:date="2021-05-20T18:04:00Z"/>
          <w:rFonts w:hint="eastAsia"/>
        </w:rPr>
      </w:pPr>
      <w:r>
        <w:t xml:space="preserve">    </w:t>
      </w:r>
      <w:del w:id="3427" w:author="Kelvin Sung" w:date="2021-05-24T09:45:00Z">
        <w:r w:rsidDel="00CC1B7B">
          <w:delText>this.mRenderComponent.setColor([1, 1, 1, 0]);</w:delText>
        </w:r>
      </w:del>
    </w:p>
    <w:p w14:paraId="32B9DE9A" w14:textId="4E2B71C9" w:rsidR="001B23DC" w:rsidRDefault="000C036B" w:rsidP="00CC1B7B">
      <w:pPr>
        <w:pStyle w:val="Code"/>
        <w:rPr>
          <w:ins w:id="3428" w:author="Kelvin Sung" w:date="2021-05-20T18:04:00Z"/>
          <w:rFonts w:hint="eastAsia"/>
        </w:rPr>
        <w:pPrChange w:id="3429" w:author="Kelvin Sung" w:date="2021-05-24T09:45:00Z">
          <w:pPr>
            <w:pStyle w:val="Code"/>
          </w:pPr>
        </w:pPrChange>
      </w:pPr>
      <w:del w:id="3430" w:author="Kelvin Sung" w:date="2021-05-20T18:04:00Z">
        <w:r w:rsidDel="001B23DC">
          <w:delText xml:space="preserve">    </w:delText>
        </w:r>
      </w:del>
      <w:ins w:id="3431" w:author="Kelvin Sung" w:date="2021-05-24T09:45:00Z">
        <w:r w:rsidR="00CC1B7B">
          <w:t xml:space="preserve">… identical to previous code … </w:t>
        </w:r>
      </w:ins>
    </w:p>
    <w:p w14:paraId="2F73DCED" w14:textId="6B4638DC" w:rsidR="000C036B" w:rsidDel="001B23DC" w:rsidRDefault="000C036B" w:rsidP="000C036B">
      <w:pPr>
        <w:pStyle w:val="Code"/>
        <w:rPr>
          <w:del w:id="3432" w:author="Kelvin Sung" w:date="2021-05-20T18:04:00Z"/>
          <w:rFonts w:hint="eastAsia"/>
        </w:rPr>
      </w:pPr>
      <w:del w:id="3433"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34" w:author="Kelvin Sung" w:date="2021-05-20T18:04:00Z"/>
          <w:rFonts w:hint="eastAsia"/>
        </w:rPr>
      </w:pPr>
      <w:del w:id="3435" w:author="Kelvin Sung" w:date="2021-05-20T18:04:00Z">
        <w:r w:rsidDel="001B23DC">
          <w:delText xml:space="preserve">    </w:delText>
        </w:r>
      </w:del>
      <w:del w:id="3436"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37" w:author="Kelvin Sung" w:date="2021-05-20T18:04:00Z"/>
          <w:rFonts w:hint="eastAsia"/>
        </w:rPr>
      </w:pPr>
      <w:del w:id="3438" w:author="Kelvin Sung" w:date="2021-05-20T18:04:00Z">
        <w:r w:rsidDel="001B23DC">
          <w:delText xml:space="preserve">    </w:delText>
        </w:r>
      </w:del>
      <w:del w:id="3439"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40" w:author="Kelvin Sung" w:date="2021-05-20T18:04:00Z"/>
          <w:rFonts w:hint="eastAsia"/>
        </w:rPr>
      </w:pPr>
      <w:del w:id="3441" w:author="Kelvin Sung" w:date="2021-05-20T18:04:00Z">
        <w:r w:rsidDel="001B23DC">
          <w:delText xml:space="preserve">    </w:delText>
        </w:r>
      </w:del>
      <w:del w:id="3442"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43" w:author="Kelvin Sung" w:date="2021-05-20T18:04:00Z"/>
          <w:rFonts w:hint="eastAsia"/>
        </w:rPr>
      </w:pPr>
      <w:del w:id="3444" w:author="Kelvin Sung" w:date="2021-05-20T18:04:00Z">
        <w:r w:rsidDel="001B23DC">
          <w:delText xml:space="preserve">    </w:delText>
        </w:r>
      </w:del>
      <w:del w:id="3445"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46" w:author="Kelvin Sung" w:date="2021-05-20T18:04:00Z"/>
          <w:rFonts w:hint="eastAsia"/>
        </w:rPr>
      </w:pPr>
      <w:del w:id="3447" w:author="Kelvin Sung" w:date="2021-05-20T18:04:00Z">
        <w:r w:rsidDel="001B23DC">
          <w:delText xml:space="preserve">    </w:delText>
        </w:r>
      </w:del>
      <w:del w:id="3448"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49" w:author="Kelvin Sung" w:date="2021-05-20T18:04:00Z"/>
          <w:rFonts w:hint="eastAsia"/>
        </w:rPr>
      </w:pPr>
      <w:del w:id="3450" w:author="Kelvin Sung" w:date="2021-05-20T18:04:00Z">
        <w:r w:rsidDel="001B23DC">
          <w:delText xml:space="preserve">    </w:delText>
        </w:r>
      </w:del>
      <w:del w:id="3451"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52" w:author="Kelvin Sung" w:date="2021-05-20T18:04:00Z"/>
          <w:rFonts w:hint="eastAsia"/>
        </w:rPr>
      </w:pPr>
      <w:del w:id="3453" w:author="Kelvin Sung" w:date="2021-05-20T18:04:00Z">
        <w:r w:rsidDel="001B23DC">
          <w:delText xml:space="preserve">    </w:delText>
        </w:r>
      </w:del>
      <w:del w:id="3454"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55" w:author="Kelvin Sung" w:date="2021-05-20T18:04:00Z"/>
          <w:rFonts w:hint="eastAsia"/>
        </w:rPr>
      </w:pPr>
      <w:del w:id="3456" w:author="Kelvin Sung" w:date="2021-05-20T18:04:00Z">
        <w:r w:rsidDel="001B23DC">
          <w:delText xml:space="preserve">    </w:delText>
        </w:r>
      </w:del>
      <w:del w:id="3457"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rPr>
          <w:rFonts w:hint="eastAsia"/>
        </w:rPr>
      </w:pPr>
      <w:del w:id="3458"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59"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60" w:author="Kelvin Sung" w:date="2021-05-24T09:47:00Z">
        <w:r w:rsidR="00B259A2">
          <w:t xml:space="preserve">. </w:t>
        </w:r>
      </w:ins>
      <w:r w:rsidRPr="00EE10DF">
        <w:t xml:space="preserve"> </w:t>
      </w:r>
      <w:del w:id="3461"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62" w:author="Kelvin Sung" w:date="2021-05-24T13:45:00Z"/>
        </w:rPr>
      </w:pPr>
      <w:ins w:id="3463" w:author="Kelvin Sung" w:date="2021-05-24T09:54:00Z">
        <w:r>
          <w:t xml:space="preserve">You can verify that the peculiar effects </w:t>
        </w:r>
      </w:ins>
      <w:ins w:id="3464" w:author="Kelvin Sung" w:date="2021-05-24T13:36:00Z">
        <w:r w:rsidR="001B4EE8">
          <w:t>observed on the</w:t>
        </w:r>
      </w:ins>
      <w:ins w:id="3465" w:author="Kelvin Sung" w:date="2021-05-24T09:54:00Z">
        <w:r>
          <w:t xml:space="preserve"> left image of Figure 8-7 is resolved. </w:t>
        </w:r>
      </w:ins>
      <w:ins w:id="3466" w:author="Kelvin Sung" w:date="2021-05-24T13:36:00Z">
        <w:r w:rsidR="001B4EE8">
          <w:t>For a clearer observation</w:t>
        </w:r>
      </w:ins>
      <w:ins w:id="3467" w:author="Kelvin Sung" w:date="2021-05-24T11:13:00Z">
        <w:r w:rsidR="00A46CF0">
          <w:t>,</w:t>
        </w:r>
      </w:ins>
      <w:ins w:id="3468" w:author="Kelvin Sung" w:date="2021-05-24T11:14:00Z">
        <w:r w:rsidR="00A46CF0">
          <w:t xml:space="preserve"> switch off all other lights </w:t>
        </w:r>
      </w:ins>
      <w:ins w:id="3469" w:author="Kelvin Sung" w:date="2021-05-24T11:15:00Z">
        <w:r w:rsidR="00A46CF0">
          <w:t xml:space="preserve">(type the light number followed the H key) </w:t>
        </w:r>
      </w:ins>
      <w:ins w:id="3470" w:author="Kelvin Sung" w:date="2021-05-24T11:14:00Z">
        <w:r w:rsidR="00A46CF0">
          <w:t xml:space="preserve">except </w:t>
        </w:r>
      </w:ins>
      <w:ins w:id="3471" w:author="Kelvin Sung" w:date="2021-05-24T11:15:00Z">
        <w:r w:rsidR="00A46CF0">
          <w:t xml:space="preserve">leaving </w:t>
        </w:r>
      </w:ins>
      <w:ins w:id="3472" w:author="Kelvin Sung" w:date="2021-05-24T09:49:00Z">
        <w:r w:rsidR="00B259A2" w:rsidRPr="00EE10DF">
          <w:t>light 2</w:t>
        </w:r>
      </w:ins>
      <w:ins w:id="3473" w:author="Kelvin Sung" w:date="2021-05-24T11:15:00Z">
        <w:r w:rsidR="00A46CF0">
          <w:t xml:space="preserve"> switch</w:t>
        </w:r>
      </w:ins>
      <w:ins w:id="3474" w:author="Kelvin Sung" w:date="2021-05-24T11:18:00Z">
        <w:r w:rsidR="00A46CF0">
          <w:t>ed</w:t>
        </w:r>
      </w:ins>
      <w:ins w:id="3475" w:author="Kelvin Sung" w:date="2021-05-24T11:15:00Z">
        <w:r w:rsidR="00A46CF0">
          <w:t xml:space="preserve">-on. Now, </w:t>
        </w:r>
      </w:ins>
      <w:ins w:id="3476" w:author="Kelvin Sung" w:date="2021-05-24T09:49:00Z">
        <w:r w:rsidR="00B259A2" w:rsidRPr="00EE10DF">
          <w:t>move the light position</w:t>
        </w:r>
      </w:ins>
      <w:ins w:id="3477" w:author="Kelvin Sung" w:date="2021-05-24T09:53:00Z">
        <w:r w:rsidR="00B259A2">
          <w:t xml:space="preserve"> (</w:t>
        </w:r>
      </w:ins>
      <w:ins w:id="3478" w:author="Kelvin Sung" w:date="2021-05-24T09:49:00Z">
        <w:r w:rsidR="00B259A2" w:rsidRPr="00EE10DF">
          <w:t>with the arrow keys</w:t>
        </w:r>
      </w:ins>
      <w:ins w:id="3479" w:author="Kelvin Sung" w:date="2021-05-24T09:53:00Z">
        <w:r w:rsidR="00B259A2">
          <w:t>)</w:t>
        </w:r>
      </w:ins>
      <w:ins w:id="3480" w:author="Kelvin Sung" w:date="2021-05-24T09:51:00Z">
        <w:r w:rsidR="00B259A2">
          <w:t xml:space="preserve"> to </w:t>
        </w:r>
      </w:ins>
      <w:ins w:id="3481" w:author="Kelvin Sung" w:date="2021-05-24T09:53:00Z">
        <w:r w:rsidR="00B259A2">
          <w:t xml:space="preserve">illuminate </w:t>
        </w:r>
      </w:ins>
      <w:ins w:id="3482" w:author="Kelvin Sung" w:date="2021-05-24T09:52:00Z">
        <w:r w:rsidR="00B259A2">
          <w:t xml:space="preserve">the geometric block </w:t>
        </w:r>
      </w:ins>
      <w:ins w:id="3483" w:author="Kelvin Sung" w:date="2021-05-24T13:37:00Z">
        <w:r w:rsidR="001B4EE8">
          <w:t xml:space="preserve">behind </w:t>
        </w:r>
      </w:ins>
      <w:ins w:id="3484" w:author="Kelvin Sung" w:date="2021-05-24T09:52:00Z">
        <w:r w:rsidR="00B259A2">
          <w:t xml:space="preserve">the </w:t>
        </w:r>
      </w:ins>
      <w:ins w:id="3485" w:author="Kelvin Sung" w:date="2021-05-24T09:53:00Z">
        <w:r w:rsidR="00B259A2" w:rsidRPr="00B259A2">
          <w:rPr>
            <w:rStyle w:val="CodeInline"/>
            <w:rPrChange w:id="3486" w:author="Kelvin Sung" w:date="2021-05-24T09:53:00Z">
              <w:rPr/>
            </w:rPrChange>
          </w:rPr>
          <w:t>Hero</w:t>
        </w:r>
        <w:r w:rsidR="00B259A2">
          <w:t xml:space="preserve"> character</w:t>
        </w:r>
      </w:ins>
      <w:ins w:id="3487" w:author="Kelvin Sung" w:date="2021-05-24T13:37:00Z">
        <w:r w:rsidR="001B4EE8">
          <w:t>, you can move her away with the WASD keys</w:t>
        </w:r>
      </w:ins>
      <w:ins w:id="3488" w:author="Kelvin Sung" w:date="2021-05-24T09:53:00Z">
        <w:r w:rsidR="00B259A2">
          <w:t xml:space="preserve">. </w:t>
        </w:r>
      </w:ins>
      <w:ins w:id="3489" w:author="Kelvin Sung" w:date="2021-05-24T11:12:00Z">
        <w:r w:rsidR="00FD0379">
          <w:t>V</w:t>
        </w:r>
      </w:ins>
      <w:ins w:id="3490" w:author="Kelvin Sung" w:date="2021-05-24T09:50:00Z">
        <w:r w:rsidR="00B259A2">
          <w:t xml:space="preserve">erify </w:t>
        </w:r>
      </w:ins>
      <w:ins w:id="3491" w:author="Kelvin Sung" w:date="2021-05-24T11:12:00Z">
        <w:r w:rsidR="00FD0379">
          <w:t xml:space="preserve">that you are viewing results similar to those </w:t>
        </w:r>
      </w:ins>
      <w:ins w:id="3492" w:author="Kelvin Sung" w:date="2021-05-24T11:16:00Z">
        <w:r w:rsidR="00A46CF0">
          <w:t>in</w:t>
        </w:r>
      </w:ins>
      <w:ins w:id="3493" w:author="Kelvin Sung" w:date="2021-05-24T11:12:00Z">
        <w:r w:rsidR="00FD0379">
          <w:t xml:space="preserve"> the </w:t>
        </w:r>
      </w:ins>
      <w:ins w:id="3494" w:author="Kelvin Sung" w:date="2021-05-24T09:50:00Z">
        <w:r w:rsidR="00B259A2">
          <w:t>right image of Figure 8-7</w:t>
        </w:r>
      </w:ins>
      <w:ins w:id="3495" w:author="Kelvin Sung" w:date="2021-05-24T13:38:00Z">
        <w:r w:rsidR="001B4EE8">
          <w:t>.</w:t>
        </w:r>
      </w:ins>
      <w:ins w:id="3496" w:author="Kelvin Sung" w:date="2021-05-24T11:13:00Z">
        <w:r w:rsidR="00A46CF0">
          <w:t xml:space="preserve"> </w:t>
        </w:r>
      </w:ins>
      <w:ins w:id="3497" w:author="Kelvin Sung" w:date="2021-05-24T13:38:00Z">
        <w:r w:rsidR="001B4EE8">
          <w:t>Y</w:t>
        </w:r>
      </w:ins>
      <w:ins w:id="3498" w:author="Kelvin Sung" w:date="2021-05-24T11:13:00Z">
        <w:r w:rsidR="00A46CF0">
          <w:t xml:space="preserve">ou </w:t>
        </w:r>
      </w:ins>
      <w:ins w:id="3499" w:author="Kelvin Sung" w:date="2021-05-24T13:38:00Z">
        <w:r w:rsidR="001B4EE8">
          <w:t xml:space="preserve">should be able to </w:t>
        </w:r>
      </w:ins>
      <w:ins w:id="3500" w:author="Kelvin Sung" w:date="2021-05-24T11:13:00Z">
        <w:r w:rsidR="00A46CF0">
          <w:t xml:space="preserve">clearly </w:t>
        </w:r>
      </w:ins>
      <w:ins w:id="3501" w:author="Kelvin Sung" w:date="2021-05-24T11:16:00Z">
        <w:r w:rsidR="00A46CF0">
          <w:t>observe the shinning spot that corresponds to the point light position</w:t>
        </w:r>
      </w:ins>
      <w:ins w:id="3502" w:author="Kelvin Sung" w:date="2021-05-24T11:18:00Z">
        <w:r w:rsidR="00A46CF0">
          <w:t xml:space="preserve">. Additionally, </w:t>
        </w:r>
      </w:ins>
      <w:ins w:id="3503" w:author="Kelvin Sung" w:date="2021-05-24T13:38:00Z">
        <w:r w:rsidR="001B4EE8">
          <w:t xml:space="preserve">take note that the </w:t>
        </w:r>
      </w:ins>
      <w:ins w:id="3504" w:author="Kelvin Sung" w:date="2021-05-24T11:13:00Z">
        <w:r w:rsidR="00A46CF0">
          <w:t xml:space="preserve">bottom face on the block </w:t>
        </w:r>
      </w:ins>
      <w:ins w:id="3505" w:author="Kelvin Sung" w:date="2021-05-24T11:16:00Z">
        <w:r w:rsidR="00A46CF0">
          <w:t xml:space="preserve">is only illuminated when the light position is </w:t>
        </w:r>
        <w:r w:rsidR="00A46CF0" w:rsidRPr="001B4EE8">
          <w:rPr>
            <w:rStyle w:val="Emphasis"/>
            <w:rPrChange w:id="3506" w:author="Kelvin Sung" w:date="2021-05-24T13:39:00Z">
              <w:rPr/>
            </w:rPrChange>
          </w:rPr>
          <w:t>in front of</w:t>
        </w:r>
        <w:r w:rsidR="00A46CF0">
          <w:t xml:space="preserve"> the face</w:t>
        </w:r>
      </w:ins>
      <w:ins w:id="3507" w:author="Kelvin Sung" w:date="2021-05-24T13:44:00Z">
        <w:r w:rsidR="003F7C14">
          <w:t xml:space="preserve">, </w:t>
        </w:r>
      </w:ins>
      <w:ins w:id="3508" w:author="Kelvin Sung" w:date="2021-05-24T13:45:00Z">
        <w:r w:rsidR="003F7C14">
          <w:t xml:space="preserve">or </w:t>
        </w:r>
      </w:ins>
      <w:ins w:id="3509" w:author="Kelvin Sung" w:date="2021-05-24T13:44:00Z">
        <w:r w:rsidR="003F7C14">
          <w:t xml:space="preserve">when </w:t>
        </w:r>
      </w:ins>
      <w:ins w:id="3510" w:author="Kelvin Sung" w:date="2021-05-24T13:45:00Z">
        <w:r w:rsidR="003F7C14">
          <w:t xml:space="preserve">the diffuse term, </w:t>
        </w:r>
      </w:ins>
      <m:oMath>
        <m:acc>
          <m:accPr>
            <m:ctrlPr>
              <w:ins w:id="3511" w:author="Kelvin Sung" w:date="2021-05-24T13:44:00Z">
                <w:rPr>
                  <w:rFonts w:ascii="Cambria Math" w:hAnsi="Cambria Math"/>
                </w:rPr>
              </w:ins>
            </m:ctrlPr>
          </m:accPr>
          <m:e>
            <m:r>
              <w:ins w:id="3512" w:author="Kelvin Sung" w:date="2021-05-24T13:44:00Z">
                <w:rPr>
                  <w:rFonts w:ascii="Cambria Math" w:hAnsi="Cambria Math"/>
                </w:rPr>
                <m:t>N</m:t>
              </w:ins>
            </m:r>
          </m:e>
        </m:acc>
        <m:r>
          <w:ins w:id="3513" w:author="Kelvin Sung" w:date="2021-05-24T13:44:00Z">
            <w:rPr>
              <w:rFonts w:ascii="Cambria Math" w:hAnsi="Cambria Math"/>
            </w:rPr>
            <m:t>∙</m:t>
          </w:ins>
        </m:r>
        <m:acc>
          <m:accPr>
            <m:ctrlPr>
              <w:ins w:id="3514" w:author="Kelvin Sung" w:date="2021-05-24T13:44:00Z">
                <w:rPr>
                  <w:rFonts w:ascii="Cambria Math" w:hAnsi="Cambria Math"/>
                </w:rPr>
              </w:ins>
            </m:ctrlPr>
          </m:accPr>
          <m:e>
            <m:r>
              <w:ins w:id="3515" w:author="Kelvin Sung" w:date="2021-05-24T13:44:00Z">
                <w:rPr>
                  <w:rFonts w:ascii="Cambria Math" w:hAnsi="Cambria Math"/>
                </w:rPr>
                <m:t>L</m:t>
              </w:ins>
            </m:r>
          </m:e>
        </m:acc>
      </m:oMath>
      <w:ins w:id="3516" w:author="Kelvin Sung" w:date="2021-05-24T13:45:00Z">
        <w:r w:rsidR="003F7C14">
          <w:t>, is positive</w:t>
        </w:r>
      </w:ins>
      <w:ins w:id="3517" w:author="Kelvin Sung" w:date="2021-05-24T11:17:00Z">
        <w:r w:rsidR="00A46CF0">
          <w:t>.</w:t>
        </w:r>
      </w:ins>
      <w:ins w:id="3518" w:author="Kelvin Sung" w:date="2021-05-24T13:42:00Z">
        <w:r w:rsidR="003F7C14">
          <w:t xml:space="preserve"> </w:t>
        </w:r>
      </w:ins>
    </w:p>
    <w:p w14:paraId="692BC360" w14:textId="3061BF71" w:rsidR="00B259A2" w:rsidRDefault="003F7C14" w:rsidP="00B259A2">
      <w:pPr>
        <w:pStyle w:val="BodyTextCont"/>
        <w:rPr>
          <w:ins w:id="3519" w:author="Kelvin Sung" w:date="2021-05-24T09:49:00Z"/>
        </w:rPr>
      </w:pPr>
      <w:ins w:id="3520" w:author="Kelvin Sung" w:date="2021-05-24T13:41:00Z">
        <w:r>
          <w:t xml:space="preserve">In general, </w:t>
        </w:r>
      </w:ins>
      <w:ins w:id="3521" w:author="Kelvin Sung" w:date="2021-05-24T13:42:00Z">
        <w:r>
          <w:t xml:space="preserve">as you move the light source, observe </w:t>
        </w:r>
      </w:ins>
      <w:ins w:id="3522" w:author="Kelvin Sung" w:date="2021-05-24T13:41:00Z">
        <w:r>
          <w:t>faces with vertical orientation</w:t>
        </w:r>
      </w:ins>
      <w:ins w:id="3523" w:author="Kelvin Sung" w:date="2021-05-24T13:42:00Z">
        <w:r>
          <w:t>s</w:t>
        </w:r>
      </w:ins>
      <w:ins w:id="3524" w:author="Kelvin Sung" w:date="2021-05-24T13:41:00Z">
        <w:r>
          <w:t xml:space="preserve">, e.g., the side faces of the geometric block </w:t>
        </w:r>
      </w:ins>
      <w:ins w:id="3525" w:author="Kelvin Sung" w:date="2021-05-24T13:42:00Z">
        <w:r>
          <w:t>or gaps</w:t>
        </w:r>
      </w:ins>
      <w:ins w:id="3526" w:author="Kelvin Sung" w:date="2021-05-24T09:49:00Z">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rsidP="00B259A2">
      <w:pPr>
        <w:pStyle w:val="BodyTextCont"/>
        <w:rPr>
          <w:rFonts w:hint="eastAsia"/>
        </w:rPr>
        <w:pPrChange w:id="3527" w:author="Kelvin Sung" w:date="2021-05-24T09:47:00Z">
          <w:pPr>
            <w:pStyle w:val="BodyTextFirst"/>
          </w:pPr>
        </w:pPrChange>
      </w:pPr>
      <w:ins w:id="3528" w:author="Kelvin Sung" w:date="2021-05-24T09:49:00Z">
        <w:r>
          <w:t xml:space="preserve">Lastly, </w:t>
        </w:r>
      </w:ins>
      <w:del w:id="3529" w:author="Kelvin Sung" w:date="2021-05-24T09:49:00Z">
        <w:r w:rsidR="00EE10DF" w:rsidRPr="00EE10DF" w:rsidDel="00B259A2">
          <w:delText>T</w:delText>
        </w:r>
      </w:del>
      <w:ins w:id="3530" w:author="Kelvin Sung" w:date="2021-05-24T09:49:00Z">
        <w:r>
          <w:t>t</w:t>
        </w:r>
      </w:ins>
      <w:r w:rsidR="00EE10DF" w:rsidRPr="00EE10DF">
        <w:t xml:space="preserve">he </w:t>
      </w:r>
      <w:ins w:id="3531" w:author="Kelvin Sung" w:date="2021-05-24T13:47:00Z">
        <w:r w:rsidR="002B1F75" w:rsidRPr="00EE10DF">
          <w:t xml:space="preserve">slightly pixelated and rough appearances </w:t>
        </w:r>
      </w:ins>
      <w:ins w:id="3532"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33" w:author="Kelvin Sung" w:date="2021-05-24T13:47:00Z">
        <w:r w:rsidR="002B1F75">
          <w:t xml:space="preserve">attest to the </w:t>
        </w:r>
      </w:ins>
      <w:r w:rsidR="00EE10DF" w:rsidRPr="00EE10DF">
        <w:t xml:space="preserve">fact that the normal maps </w:t>
      </w:r>
      <w:ins w:id="3534" w:author="Kelvin Sung" w:date="2021-05-24T13:49:00Z">
        <w:r w:rsidR="00A02162">
          <w:t xml:space="preserve">for these objects </w:t>
        </w:r>
      </w:ins>
      <w:r w:rsidR="00EE10DF" w:rsidRPr="00EE10DF">
        <w:t xml:space="preserve">for </w:t>
      </w:r>
      <w:del w:id="3535"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36" w:author="Kelvin Sung" w:date="2021-05-24T13:45:00Z">
        <w:r w:rsidR="00EE10DF" w:rsidRPr="00EE10DF" w:rsidDel="00D4205E">
          <w:delText xml:space="preserve">automatically </w:delText>
        </w:r>
      </w:del>
      <w:ins w:id="3537" w:author="Kelvin Sung" w:date="2021-05-24T13:45:00Z">
        <w:r w:rsidR="00D4205E">
          <w:t>algorithmically</w:t>
        </w:r>
      </w:ins>
      <w:ins w:id="3538" w:author="Kelvin Sung" w:date="2021-05-24T13:46:00Z">
        <w:r w:rsidR="004064DF">
          <w:t xml:space="preserve"> from the corresponding color images</w:t>
        </w:r>
        <w:r w:rsidR="00D4205E">
          <w:t xml:space="preserve"> and </w:t>
        </w:r>
      </w:ins>
      <w:ins w:id="3539" w:author="Kelvin Sung" w:date="2021-05-24T13:48:00Z">
        <w:r w:rsidR="002B1F75">
          <w:t xml:space="preserve">that </w:t>
        </w:r>
      </w:ins>
      <w:ins w:id="3540" w:author="Kelvin Sung" w:date="2021-05-24T13:49:00Z">
        <w:r w:rsidR="00A02162">
          <w:t xml:space="preserve">the maps </w:t>
        </w:r>
      </w:ins>
      <w:ins w:id="3541" w:author="Kelvin Sung" w:date="2021-05-24T13:48:00Z">
        <w:r w:rsidR="002B1F75">
          <w:t xml:space="preserve">are </w:t>
        </w:r>
      </w:ins>
      <w:ins w:id="3542" w:author="Kelvin Sung" w:date="2021-05-24T13:46:00Z">
        <w:r w:rsidR="00D4205E">
          <w:t>not created by an artist</w:t>
        </w:r>
      </w:ins>
      <w:del w:id="3543" w:author="Kelvin Sung" w:date="2021-05-24T13:48:00Z">
        <w:r w:rsidR="00EE10DF" w:rsidRPr="00EE10DF" w:rsidDel="002B1F75">
          <w:delText>can be observed with their</w:delText>
        </w:r>
      </w:del>
      <w:del w:id="3544" w:author="Kelvin Sung" w:date="2021-05-24T13:47:00Z">
        <w:r w:rsidR="00EE10DF" w:rsidRPr="00EE10DF" w:rsidDel="002B1F75">
          <w:delText xml:space="preserve"> slightly pixelated and rough appearances</w:delText>
        </w:r>
      </w:del>
      <w:r w:rsidR="00EE10DF" w:rsidRPr="00EE10DF">
        <w:t xml:space="preserve">. </w:t>
      </w:r>
      <w:del w:id="3545"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r w:rsidRPr="00EE10DF">
        <w:t>Specular Reflection and Materials</w:t>
      </w:r>
    </w:p>
    <w:p w14:paraId="38C4CC39" w14:textId="2E5B1BF9" w:rsidR="00EE10DF" w:rsidRPr="00EE10DF"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46" w:author="Kelvin Sung" w:date="2021-05-22T13:52:00Z">
        <w:r w:rsidRPr="00EE10DF" w:rsidDel="003401C9">
          <w:delText>8-13</w:delText>
        </w:r>
      </w:del>
      <w:ins w:id="3547" w:author="Kelvin Sung" w:date="2021-05-22T13:52:00Z">
        <w:r w:rsidR="003401C9">
          <w:t>8-14</w:t>
        </w:r>
      </w:ins>
      <w:r w:rsidRPr="00EE10DF">
        <w:t xml:space="preserve"> illustrates that given a shiny or reflective surface like a polished floor or </w:t>
      </w:r>
      <w:ins w:id="3548"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49" w:author="Kelvin Sung" w:date="2021-05-22T13:52:00Z">
        <w:r w:rsidRPr="00EE10DF" w:rsidDel="003401C9">
          <w:delText>8-13</w:delText>
        </w:r>
      </w:del>
      <w:ins w:id="3550" w:author="Kelvin Sung" w:date="2021-05-22T13:52:00Z">
        <w:r w:rsidR="003401C9">
          <w:t>8-14</w:t>
        </w:r>
      </w:ins>
      <w:r w:rsidRPr="00EE10DF">
        <w:t>. Specularity: the reflection of the light source</w:t>
      </w:r>
    </w:p>
    <w:p w14:paraId="302F6965" w14:textId="5396CF8D" w:rsidR="00EE10DF" w:rsidRPr="00EE10DF" w:rsidRDefault="00EE10DF" w:rsidP="00DA5A8B">
      <w:pPr>
        <w:pStyle w:val="BodyTextCont"/>
        <w:rPr>
          <w:rFonts w:hint="eastAsia"/>
        </w:rPr>
        <w:pPrChange w:id="3551"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52" w:author="Kelvin Sung" w:date="2021-05-22T13:51:00Z">
        <w:r w:rsidRPr="00EE10DF" w:rsidDel="003401C9">
          <w:delText>8-14</w:delText>
        </w:r>
      </w:del>
      <w:ins w:id="3553"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54" w:author="Kelvin Sung" w:date="2021-05-24T13:53:00Z">
        <w:r w:rsidR="00DA5A8B">
          <w:t>.</w:t>
        </w:r>
      </w:ins>
      <w:del w:id="3555" w:author="Kelvin Sung" w:date="2021-05-24T13:53:00Z">
        <w:r w:rsidRPr="00EE10DF" w:rsidDel="00DA5A8B">
          <w:delText>,</w:delText>
        </w:r>
      </w:del>
      <w:r w:rsidRPr="00EE10DF">
        <w:t xml:space="preserve"> </w:t>
      </w:r>
      <w:ins w:id="3556" w:author="Kelvin Sung" w:date="2021-05-24T13:53:00Z">
        <w:r w:rsidR="00DA5A8B">
          <w:t>T</w:t>
        </w:r>
      </w:ins>
      <w:del w:id="3557"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58" w:author="Kelvin Sung" w:date="2021-05-24T13:54:00Z">
        <w:r w:rsidR="00DA5A8B">
          <w:t>or the larger the angle</w:t>
        </w:r>
        <w:r w:rsidR="00ED1579">
          <w:t>-</w:t>
        </w:r>
        <w:r w:rsidR="00ED1579" w:rsidRPr="00EE10DF">
          <w:t>α</w:t>
        </w:r>
      </w:ins>
      <w:ins w:id="3559" w:author="Kelvin Sung" w:date="2021-05-24T13:53:00Z">
        <w:r w:rsidR="00DA5A8B" w:rsidRPr="00EE10DF">
          <w:t xml:space="preserve"> </w:t>
        </w:r>
      </w:ins>
      <w:ins w:id="3560" w:author="Kelvin Sung" w:date="2021-05-24T13:54:00Z">
        <w:r w:rsidR="00ED1579">
          <w:t>is</w:t>
        </w:r>
      </w:ins>
      <w:ins w:id="3561" w:author="Kelvin Sung" w:date="2021-05-24T13:53:00Z">
        <w:r w:rsidR="00DA5A8B">
          <w:t>,</w:t>
        </w:r>
      </w:ins>
      <w:ins w:id="3562" w:author="Kelvin Sung" w:date="2021-05-24T13:54:00Z">
        <w:r w:rsidR="00ED1579">
          <w:t xml:space="preserve"> </w:t>
        </w:r>
      </w:ins>
      <w:r w:rsidRPr="00EE10DF">
        <w:t>the less likely you will observe the light reflection. In fact, you know that when α</w:t>
      </w:r>
      <w:del w:id="3563" w:author="Kelvin Sung" w:date="2021-05-24T13:55:00Z">
        <w:r w:rsidRPr="00EE10DF" w:rsidDel="00F17960">
          <w:delText xml:space="preserve">, the angle between </w:delText>
        </w:r>
        <m:oMath>
          <m:acc>
            <m:accPr>
              <m:ctrlPr>
                <w:rPr>
                  <w:rFonts w:ascii="Cambria Math" w:hAnsi="Cambria Math"/>
                </w:rPr>
              </m:ctrlPr>
            </m:accPr>
            <m:e>
              <m:r>
                <w:rPr>
                  <w:rFonts w:ascii="Cambria Math" w:hAnsi="Cambria Math"/>
                </w:rPr>
                <m:t>V</m:t>
              </m:r>
            </m:e>
          </m:acc>
        </m:oMath>
        <w:r w:rsidRPr="00EE10DF" w:rsidDel="00F17960">
          <w:delText xml:space="preserve"> and </w:delText>
        </w:r>
        <m:oMath>
          <m:acc>
            <m:accPr>
              <m:ctrlPr>
                <w:rPr>
                  <w:rFonts w:ascii="Cambria Math" w:hAnsi="Cambria Math"/>
                </w:rPr>
              </m:ctrlPr>
            </m:accPr>
            <m:e>
              <m:r>
                <w:rPr>
                  <w:rFonts w:ascii="Cambria Math" w:hAnsi="Cambria Math"/>
                </w:rPr>
                <m:t>R</m:t>
              </m:r>
            </m:e>
          </m:acc>
        </m:oMath>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564" w:author="Kelvin Sung" w:date="2021-05-22T13:51:00Z">
        <w:r w:rsidRPr="00EE10DF" w:rsidDel="003401C9">
          <w:delText>8-14</w:delText>
        </w:r>
      </w:del>
      <w:ins w:id="3565" w:author="Kelvin Sung" w:date="2021-05-22T13:51:00Z">
        <w:r w:rsidR="003401C9">
          <w:t>8-15</w:t>
        </w:r>
      </w:ins>
      <w:r w:rsidRPr="00EE10DF">
        <w:t>. The Phong specularity model</w:t>
      </w:r>
    </w:p>
    <w:p w14:paraId="487B4091" w14:textId="7A2E903F" w:rsidR="00EE10DF" w:rsidRPr="00EE10DF" w:rsidRDefault="00EE10DF" w:rsidP="002D4BD2">
      <w:pPr>
        <w:pStyle w:val="BodyTextCont"/>
        <w:rPr>
          <w:rFonts w:hint="eastAsia"/>
        </w:rPr>
        <w:pPrChange w:id="3566"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del w:id="3567" w:author="Kelvin Sung" w:date="2021-05-24T13:56:00Z">
        <w:r w:rsidRPr="00EE10DF" w:rsidDel="002D4BD2">
          <w:delText xml:space="preserve">will </w:delText>
        </w:r>
      </w:del>
      <w:del w:id="3568" w:author="Kelvin Sung" w:date="2021-05-24T13:57:00Z">
        <w:r w:rsidRPr="00EE10DF" w:rsidDel="00065AB5">
          <w:delText>roll</w:delText>
        </w:r>
      </w:del>
      <w:ins w:id="3569" w:author="Kelvin Sung" w:date="2021-05-24T14:53:00Z">
        <w:r w:rsidR="001F09A1">
          <w:t>rolls</w:t>
        </w:r>
      </w:ins>
      <w:r w:rsidRPr="00EE10DF">
        <w:t xml:space="preserve"> </w:t>
      </w:r>
      <w:r w:rsidRPr="00EE10DF">
        <w:lastRenderedPageBreak/>
        <w:t>off</w:t>
      </w:r>
      <w:ins w:id="3570"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571" w:author="Kelvin Sung" w:date="2021-05-22T13:51:00Z">
        <w:r w:rsidRPr="00EE10DF" w:rsidDel="003401C9">
          <w:delText>8-15</w:delText>
        </w:r>
      </w:del>
      <w:ins w:id="3572" w:author="Kelvin Sung" w:date="2021-05-22T13:51:00Z">
        <w:r w:rsidR="003401C9">
          <w:t>8-16</w:t>
        </w:r>
      </w:ins>
      <w:r w:rsidRPr="00EE10DF">
        <w:t xml:space="preserve">, the </w:t>
      </w:r>
      <w:del w:id="3573" w:author="Kelvin Sung" w:date="2021-05-24T14:54:00Z">
        <w:r w:rsidRPr="00EE10DF" w:rsidDel="003D1C63">
          <w:delText xml:space="preserve">right </w:delText>
        </w:r>
      </w:del>
      <w:ins w:id="3574" w:author="Kelvin Sung" w:date="2021-05-24T14:54:00Z">
        <w:r w:rsidR="003D1C63">
          <w:t>left, middle, and right spheres</w:t>
        </w:r>
        <w:r w:rsidR="003D1C63" w:rsidRPr="00EE10DF">
          <w:t xml:space="preserve"> </w:t>
        </w:r>
        <w:r w:rsidR="003D1C63">
          <w:t xml:space="preserve">have corresponding </w:t>
        </w:r>
      </w:ins>
      <w:del w:id="3575" w:author="Kelvin Sung" w:date="2021-05-24T14:54:00Z">
        <w:r w:rsidRPr="00EE10DF" w:rsidDel="003D1C63">
          <w:delText xml:space="preserve">sphere has a </w:delText>
        </w:r>
      </w:del>
      <m:oMath>
        <m:r>
          <w:rPr>
            <w:rFonts w:ascii="Cambria Math" w:hAnsi="Cambria Math"/>
          </w:rPr>
          <m:t>n</m:t>
        </m:r>
        <m:r>
          <w:del w:id="3576" w:author="Kelvin Sung" w:date="2021-05-24T14:53:00Z">
            <m:rPr>
              <m:sty m:val="p"/>
            </m:rPr>
            <w:rPr>
              <w:rFonts w:ascii="Cambria Math" w:hAnsi="Cambria Math"/>
            </w:rPr>
            <m:t xml:space="preserve"> </m:t>
          </w:del>
        </m:r>
      </m:oMath>
      <w:ins w:id="3577" w:author="Kelvin Sung" w:date="2021-05-24T14:54:00Z">
        <w:r w:rsidR="0046297E">
          <w:t xml:space="preserve"> </w:t>
        </w:r>
      </w:ins>
      <w:r w:rsidRPr="00EE10DF">
        <w:t>value</w:t>
      </w:r>
      <w:ins w:id="3578" w:author="Kelvin Sung" w:date="2021-05-24T14:54:00Z">
        <w:r w:rsidR="003D1C63">
          <w:t>s</w:t>
        </w:r>
      </w:ins>
      <w:r w:rsidRPr="00EE10DF">
        <w:t xml:space="preserve"> of 0, </w:t>
      </w:r>
      <w:ins w:id="3579" w:author="Kelvin Sung" w:date="2021-05-24T14:54:00Z">
        <w:r w:rsidR="003D1C63">
          <w:t xml:space="preserve">5, and </w:t>
        </w:r>
      </w:ins>
      <w:ins w:id="3580" w:author="Kelvin Sung" w:date="2021-05-24T14:55:00Z">
        <w:r w:rsidR="003D1C63">
          <w:t>30.</w:t>
        </w:r>
      </w:ins>
      <w:del w:id="3581" w:author="Kelvin Sung" w:date="2021-05-24T14:55:00Z">
        <w:r w:rsidRPr="00EE10DF" w:rsidDel="003D1C63">
          <w:delText xml:space="preserve">the middle sphere has a </w:delText>
        </w:r>
        <m:oMath>
          <m:r>
            <w:rPr>
              <w:rFonts w:ascii="Cambria Math" w:hAnsi="Cambria Math"/>
            </w:rPr>
            <m:t>n</m:t>
          </m:r>
        </m:oMath>
        <w:r w:rsidRPr="00EE10DF" w:rsidDel="003D1C63">
          <w:delText xml:space="preserve"> value of 5, and the right sphere’s </w:delText>
        </w:r>
        <m:oMath>
          <m:r>
            <w:rPr>
              <w:rFonts w:ascii="Cambria Math" w:hAnsi="Cambria Math"/>
            </w:rPr>
            <m:t>n</m:t>
          </m:r>
          <m:r>
            <m:rPr>
              <m:sty m:val="p"/>
            </m:rPr>
            <w:rPr>
              <w:rFonts w:ascii="Cambria Math" w:hAnsi="Cambria Math"/>
            </w:rPr>
            <m:t xml:space="preserve"> </m:t>
          </m:r>
        </m:oMath>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582" w:author="Kelvin Sung" w:date="2021-05-22T13:51:00Z">
        <w:r w:rsidRPr="00EE10DF" w:rsidDel="003401C9">
          <w:delText>8-15</w:delText>
        </w:r>
      </w:del>
      <w:ins w:id="3583"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45B0E811" w:rsidR="00EE10DF" w:rsidRPr="00EE10DF" w:rsidRDefault="00EE10DF" w:rsidP="003D1C63">
      <w:pPr>
        <w:pStyle w:val="BodyTextCont"/>
        <w:rPr>
          <w:rFonts w:hint="eastAsia"/>
        </w:rPr>
        <w:pPrChange w:id="3584"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585" w:author="Kelvin Sung" w:date="2021-05-22T13:51:00Z">
        <w:r w:rsidRPr="00EE10DF" w:rsidDel="003401C9">
          <w:delText>8-16</w:delText>
        </w:r>
      </w:del>
      <w:ins w:id="3586"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587" w:author="Kelvin Sung" w:date="2021-05-22T13:51:00Z">
        <w:r w:rsidRPr="00EE10DF" w:rsidDel="003401C9">
          <w:delText>8-16</w:delText>
        </w:r>
      </w:del>
      <w:ins w:id="3588"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2B2A1B47" w:rsidR="00EE10DF" w:rsidRPr="00EE10DF" w:rsidRDefault="00EE10DF" w:rsidP="00F84426">
      <w:pPr>
        <w:pStyle w:val="BodyTextCont"/>
        <w:rPr>
          <w:rFonts w:hint="eastAsia"/>
        </w:rPr>
        <w:pPrChange w:id="3589" w:author="Kelvin Sung" w:date="2021-05-24T14:57:00Z">
          <w:pPr>
            <w:pStyle w:val="BodyTextFirst"/>
          </w:pPr>
        </w:pPrChange>
      </w:pPr>
      <w:r w:rsidRPr="00EE10DF">
        <w:t xml:space="preserve">As illustrated in Figure </w:t>
      </w:r>
      <w:del w:id="3590" w:author="Kelvin Sung" w:date="2021-05-22T13:51:00Z">
        <w:r w:rsidRPr="00EE10DF" w:rsidDel="003401C9">
          <w:delText>8-17</w:delText>
        </w:r>
      </w:del>
      <w:ins w:id="3591" w:author="Kelvin Sung" w:date="2021-05-22T13:51:00Z">
        <w:r w:rsidR="003401C9">
          <w:t>8-18</w:t>
        </w:r>
      </w:ins>
      <w:r w:rsidRPr="00EE10DF">
        <w:t xml:space="preserve">, the variation of the Phong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D14A58">
      <w:pPr>
        <w:pStyle w:val="BodyTextCont"/>
        <w:rPr>
          <w:rFonts w:hint="eastAsia"/>
        </w:rPr>
        <w:pPrChange w:id="3592"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593" w:author="Kelvin Sung" w:date="2021-05-22T13:51:00Z">
        <w:r w:rsidRPr="00EE10DF" w:rsidDel="003401C9">
          <w:delText>8-17</w:delText>
        </w:r>
      </w:del>
      <w:ins w:id="3594"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lastRenderedPageBreak/>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del w:id="3595" w:author="Kelvin Sung" w:date="2021-05-24T15:02:00Z">
        <w:r w:rsidRPr="00EE10DF" w:rsidDel="00D14A58">
          <w:delText xml:space="preserve">object </w:delText>
        </w:r>
      </w:del>
      <w:ins w:id="3596" w:author="Kelvin Sung" w:date="2021-05-24T15:02:00Z">
        <w:r w:rsidR="00D14A58">
          <w:t>class</w:t>
        </w:r>
        <w:r w:rsidR="00D14A58" w:rsidRPr="00EE10DF">
          <w:t xml:space="preserve"> </w:t>
        </w:r>
      </w:ins>
      <w:r w:rsidRPr="00EE10DF">
        <w:t xml:space="preserve">that </w:t>
      </w:r>
      <w:ins w:id="3597" w:author="Kelvin Sung" w:date="2021-05-24T15:02:00Z">
        <w:r w:rsidR="00D14A58">
          <w:t xml:space="preserve">encapsulates </w:t>
        </w:r>
      </w:ins>
      <w:del w:id="3598" w:author="Kelvin Sung" w:date="2021-05-24T15:02:00Z">
        <w:r w:rsidRPr="00EE10DF" w:rsidDel="00D14A58">
          <w:delText xml:space="preserve">corresponds to </w:delText>
        </w:r>
      </w:del>
      <w:r w:rsidRPr="00EE10DF">
        <w:t xml:space="preserve">the surface material property in Figure </w:t>
      </w:r>
      <w:del w:id="3599" w:author="Kelvin Sung" w:date="2021-05-22T13:51:00Z">
        <w:r w:rsidRPr="00EE10DF" w:rsidDel="003401C9">
          <w:delText>8-17</w:delText>
        </w:r>
      </w:del>
      <w:ins w:id="3600"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601" w:author="Kelvin Sung" w:date="2021-05-24T15:29:00Z">
        <w:r w:rsidRPr="00EE10DF" w:rsidDel="00381A9C">
          <w:delText xml:space="preserve">GLSL </w:delText>
        </w:r>
      </w:del>
      <w:ins w:id="3602" w:author="Kelvin Sung" w:date="2021-05-24T15:29:00Z">
        <w:r w:rsidR="00381A9C">
          <w:t>fragment</w:t>
        </w:r>
        <w:r w:rsidR="00381A9C" w:rsidRPr="00EE10DF">
          <w:t xml:space="preserve"> </w:t>
        </w:r>
      </w:ins>
      <w:r w:rsidRPr="00EE10DF">
        <w:t xml:space="preserve">shader. Figure </w:t>
      </w:r>
      <w:del w:id="3603" w:author="Kelvin Sung" w:date="2021-05-22T13:50:00Z">
        <w:r w:rsidRPr="00EE10DF" w:rsidDel="003401C9">
          <w:delText>8-18</w:delText>
        </w:r>
      </w:del>
      <w:ins w:id="3604"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605"/>
      <w:commentRangeStart w:id="3606"/>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605"/>
      <w:r w:rsidR="00773243">
        <w:rPr>
          <w:rStyle w:val="CommentReference"/>
          <w:rFonts w:asciiTheme="minorHAnsi" w:eastAsia="SimSun" w:hAnsiTheme="minorHAnsi" w:cstheme="minorBidi"/>
        </w:rPr>
        <w:commentReference w:id="3605"/>
      </w:r>
      <w:commentRangeEnd w:id="3606"/>
      <w:r w:rsidR="0023771A">
        <w:rPr>
          <w:rStyle w:val="CommentReference"/>
          <w:rFonts w:asciiTheme="minorHAnsi" w:eastAsia="SimSun" w:hAnsiTheme="minorHAnsi" w:cstheme="minorBidi"/>
        </w:rPr>
        <w:commentReference w:id="3606"/>
      </w:r>
    </w:p>
    <w:p w14:paraId="76820056" w14:textId="2F89FE45" w:rsidR="003476F7" w:rsidRPr="003476F7" w:rsidRDefault="003476F7" w:rsidP="003476F7">
      <w:pPr>
        <w:pStyle w:val="FigureCaption"/>
      </w:pPr>
      <w:r w:rsidRPr="003476F7">
        <w:t xml:space="preserve">Figure </w:t>
      </w:r>
      <w:del w:id="3607" w:author="Kelvin Sung" w:date="2021-05-22T13:50:00Z">
        <w:r w:rsidRPr="003476F7" w:rsidDel="003401C9">
          <w:delText>8-18</w:delText>
        </w:r>
      </w:del>
      <w:ins w:id="3608"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rPr>
          <w:rFonts w:hint="eastAsia"/>
        </w:rPr>
      </w:pPr>
      <w:r w:rsidRPr="003476F7">
        <w:t xml:space="preserve">This project demonstrates the implementation of </w:t>
      </w:r>
      <w:del w:id="3609" w:author="Kelvin Sung" w:date="2021-05-24T15:32:00Z">
        <w:r w:rsidRPr="003476F7" w:rsidDel="00757257">
          <w:delText xml:space="preserve">the </w:delText>
        </w:r>
      </w:del>
      <w:ins w:id="3610"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611" w:author="Kelvin Sung" w:date="2021-05-24T15:32:00Z">
        <w:r w:rsidR="00857927" w:rsidRPr="003476F7">
          <w:t xml:space="preserve">position </w:t>
        </w:r>
        <w:r w:rsidR="00857927">
          <w:t xml:space="preserve">of </w:t>
        </w:r>
      </w:ins>
      <w:ins w:id="3612" w:author="Kelvin Sung" w:date="2021-05-24T15:35:00Z">
        <w:r w:rsidR="008C7A2C">
          <w:t>a</w:t>
        </w:r>
      </w:ins>
      <w:ins w:id="3613" w:author="Kelvin Sung" w:date="2021-05-24T15:32:00Z">
        <w:r w:rsidR="00857927">
          <w:t xml:space="preserve"> </w:t>
        </w:r>
      </w:ins>
      <w:r w:rsidRPr="003476F7">
        <w:t>camera</w:t>
      </w:r>
      <w:del w:id="3614"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15" w:author="Kelvin Sung" w:date="2021-05-22T13:50:00Z">
        <w:r w:rsidRPr="003476F7" w:rsidDel="003401C9">
          <w:delText>8-19</w:delText>
        </w:r>
      </w:del>
      <w:ins w:id="3616"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17" w:author="Kelvin Sung" w:date="2021-05-22T13:50:00Z">
        <w:r w:rsidRPr="003476F7" w:rsidDel="003401C9">
          <w:delText>8-19</w:delText>
        </w:r>
      </w:del>
      <w:ins w:id="3618" w:author="Kelvin Sung" w:date="2021-05-22T13:50:00Z">
        <w:r w:rsidR="003401C9">
          <w:t>8-20</w:t>
        </w:r>
      </w:ins>
      <w:r w:rsidRPr="003476F7">
        <w:t>. Running the Material and Specularity project</w:t>
      </w:r>
    </w:p>
    <w:p w14:paraId="3B579222" w14:textId="162DA1F3" w:rsidR="003476F7" w:rsidRPr="003476F7" w:rsidRDefault="003476F7" w:rsidP="008C7A2C">
      <w:pPr>
        <w:pStyle w:val="BodyTextCont"/>
        <w:rPr>
          <w:rFonts w:hint="eastAsia"/>
        </w:rPr>
        <w:pPrChange w:id="3619" w:author="Kelvin Sung" w:date="2021-05-24T15:37:00Z">
          <w:pPr>
            <w:pStyle w:val="BodyTextFirst"/>
          </w:pPr>
        </w:pPrChange>
      </w:pPr>
      <w:r w:rsidRPr="003476F7">
        <w:t xml:space="preserve">The </w:t>
      </w:r>
      <w:ins w:id="3620" w:author="Kelvin Sung" w:date="2021-05-24T15:39:00Z">
        <w:r w:rsidR="00A20403">
          <w:t xml:space="preserve">main </w:t>
        </w:r>
      </w:ins>
      <w:r w:rsidRPr="003476F7">
        <w:t xml:space="preserve">controls of the project are </w:t>
      </w:r>
      <w:ins w:id="3621" w:author="Kelvin Sung" w:date="2021-05-24T15:37:00Z">
        <w:r w:rsidR="008C7A2C">
          <w:t>identical to the previous project</w:t>
        </w:r>
      </w:ins>
      <w:del w:id="3622" w:author="Kelvin Sung" w:date="2021-05-24T15:37:00Z">
        <w:r w:rsidRPr="003476F7" w:rsidDel="008C7A2C">
          <w:delText>as follows</w:delText>
        </w:r>
      </w:del>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8C7A2C">
      <w:pPr>
        <w:pStyle w:val="BodyTextCont"/>
        <w:rPr>
          <w:rFonts w:hint="eastAsia"/>
        </w:rPr>
        <w:pPrChange w:id="3623" w:author="Kelvin Sung" w:date="2021-05-24T15:37:00Z">
          <w:pPr>
            <w:pStyle w:val="BodyTextFirst"/>
          </w:pPr>
        </w:pPrChange>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5211C4A0" w:rsidR="003476F7" w:rsidRPr="003476F7" w:rsidRDefault="00A20403" w:rsidP="003476F7">
      <w:pPr>
        <w:pStyle w:val="BodyTextFirst"/>
        <w:rPr>
          <w:rFonts w:hint="eastAsia"/>
        </w:rPr>
      </w:pPr>
      <w:ins w:id="3624" w:author="Kelvin Sung" w:date="2021-05-24T15:39:00Z">
        <w:r>
          <w:t xml:space="preserve">The </w:t>
        </w:r>
      </w:ins>
      <w:del w:id="3625" w:author="Kelvin Sung" w:date="2021-05-24T15:39:00Z">
        <w:r w:rsidR="003476F7" w:rsidRPr="003476F7" w:rsidDel="00A20403">
          <w:delText>M</w:delText>
        </w:r>
      </w:del>
      <w:ins w:id="3626" w:author="Kelvin Sung" w:date="2021-05-24T15:39:00Z">
        <w:r>
          <w:t>m</w:t>
        </w:r>
      </w:ins>
      <w:r w:rsidR="003476F7" w:rsidRPr="003476F7">
        <w:t>aterial property controls</w:t>
      </w:r>
      <w:ins w:id="3627" w:author="Kelvin Sung" w:date="2021-05-24T15:39:00Z">
        <w:r>
          <w:t xml:space="preserve"> are new to this project</w:t>
        </w:r>
      </w:ins>
      <w:r w:rsidR="003476F7" w:rsidRPr="003476F7">
        <w:t>:</w:t>
      </w:r>
    </w:p>
    <w:p w14:paraId="7FCF53AA" w14:textId="77777777" w:rsidR="003476F7" w:rsidRPr="003476F7" w:rsidRDefault="003476F7" w:rsidP="003476F7">
      <w:pPr>
        <w:pStyle w:val="Bullet"/>
        <w:rPr>
          <w:rFonts w:hint="eastAsia"/>
        </w:rPr>
      </w:pPr>
      <w:r w:rsidRPr="003476F7">
        <w:rPr>
          <w:i/>
        </w:rPr>
        <w:t>Number keys 5 and 6</w:t>
      </w:r>
      <w:r w:rsidRPr="003476F7">
        <w:t>: Select the left minion and the hero</w:t>
      </w:r>
    </w:p>
    <w:p w14:paraId="4FC9AA67" w14:textId="4704A793" w:rsidR="003476F7" w:rsidRPr="003476F7" w:rsidRDefault="003476F7" w:rsidP="003476F7">
      <w:pPr>
        <w:pStyle w:val="Bullet"/>
        <w:rPr>
          <w:rFonts w:hint="eastAsia"/>
        </w:rPr>
      </w:pPr>
      <w:r w:rsidRPr="003476F7">
        <w:rPr>
          <w:i/>
        </w:rPr>
        <w:t>Number keys 7, 8, and 9</w:t>
      </w:r>
      <w:r w:rsidRPr="003476F7">
        <w:t>: Select the</w:t>
      </w:r>
      <w:del w:id="3628" w:author="Kelvin Sung" w:date="2021-05-24T15:40:00Z">
        <w:r w:rsidRPr="003476F7" w:rsidDel="00CE2620">
          <w:delText xml:space="preserve"> :</w:delText>
        </w:r>
      </w:del>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rPr>
          <w:rFonts w:hint="eastAsia"/>
        </w:rPr>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rPr>
          <w:rFonts w:hint="eastAsia"/>
        </w:rPr>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ins w:id="3629" w:author="Kelvin Sung" w:date="2021-05-24T15:42:00Z">
        <w:r w:rsidR="00CE2620">
          <w:t xml:space="preserve">fragment </w:t>
        </w:r>
      </w:ins>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64957002" w:rsidR="003476F7" w:rsidRPr="003476F7" w:rsidDel="004252C2" w:rsidRDefault="003476F7" w:rsidP="003476F7">
      <w:pPr>
        <w:pStyle w:val="BodyTextFirst"/>
        <w:rPr>
          <w:del w:id="3630" w:author="Kelvin Sung" w:date="2021-05-24T15:43:00Z"/>
          <w:rFonts w:hint="eastAsia"/>
        </w:rPr>
      </w:pPr>
      <w:del w:id="3631"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ins w:id="3632" w:author="Kelvin Sung" w:date="2021-05-24T15:44:00Z">
        <w:r w:rsidR="00706C72" w:rsidRPr="00706C72">
          <w:rPr>
            <w:rStyle w:val="CodeInline"/>
            <w:rPrChange w:id="3633" w:author="Kelvin Sung" w:date="2021-05-24T15:44:00Z">
              <w:rPr/>
            </w:rPrChange>
          </w:rPr>
          <w:t>illum_fs</w:t>
        </w:r>
        <w:proofErr w:type="spellEnd"/>
        <w:r w:rsidR="00706C72">
          <w:t xml:space="preserve"> </w:t>
        </w:r>
      </w:ins>
      <w:r>
        <w:t xml:space="preserve">fragment shader.  </w:t>
      </w:r>
    </w:p>
    <w:p w14:paraId="65EC9380" w14:textId="53690084" w:rsidR="00E32CA3" w:rsidRDefault="00E32CA3" w:rsidP="00900C96">
      <w:pPr>
        <w:pStyle w:val="NumList"/>
        <w:numPr>
          <w:ilvl w:val="0"/>
          <w:numId w:val="58"/>
        </w:numPr>
        <w:rPr>
          <w:rFonts w:hint="eastAsia"/>
        </w:rPr>
        <w:pPrChange w:id="3634"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Change w:id="3635" w:author="Kelvin Sung" w:date="2021-05-24T17:27:00Z">
                  <w:rPr>
                    <w:rFonts w:ascii="Cambria Math" w:hAnsi="Cambria Math"/>
                  </w:rPr>
                </w:rPrChange>
              </w:rPr>
            </m:ctrlPr>
          </m:accPr>
          <m:e>
            <m:r>
              <w:rPr>
                <w:rFonts w:ascii="Cambria Math" w:hAnsi="Cambria Math"/>
                <w:rPrChange w:id="3636" w:author="Kelvin Sung" w:date="2021-05-24T17:27:00Z">
                  <w:rPr>
                    <w:rFonts w:ascii="Cambria Math" w:hAnsi="Cambria Math"/>
                  </w:rPr>
                </w:rPrChange>
              </w:rPr>
              <m:t>V</m:t>
            </m:r>
          </m:e>
        </m:acc>
      </m:oMath>
      <w:r w:rsidRPr="00E32CA3">
        <w:t xml:space="preserve"> vector</w:t>
      </w:r>
      <w:ins w:id="3637"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638" w:author="Kelvin Sung" w:date="2021-05-22T13:51:00Z">
        <w:r w:rsidRPr="00E32CA3" w:rsidDel="003401C9">
          <w:delText>8-17</w:delText>
        </w:r>
      </w:del>
      <w:ins w:id="3639"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lastRenderedPageBreak/>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65A90B70" w:rsidR="00773243" w:rsidRDefault="005657EF" w:rsidP="00773243">
      <w:pPr>
        <w:pStyle w:val="NumList"/>
        <w:rPr>
          <w:rFonts w:hint="eastAsia"/>
        </w:rPr>
      </w:pPr>
      <w:ins w:id="3640" w:author="Kelvin Sung" w:date="2021-05-24T15:48:00Z">
        <w:r>
          <w:t xml:space="preserve">To support readability, </w:t>
        </w:r>
      </w:ins>
      <w:ins w:id="3641" w:author="Kelvin Sung" w:date="2021-05-24T15:49:00Z">
        <w:r>
          <w:t xml:space="preserve">mathematical terms </w:t>
        </w:r>
      </w:ins>
      <w:ins w:id="3642" w:author="Kelvin Sung" w:date="2021-05-24T15:48:00Z">
        <w:r>
          <w:t xml:space="preserve">in the illumination model </w:t>
        </w:r>
      </w:ins>
      <w:ins w:id="3643" w:author="Kelvin Sung" w:date="2021-05-24T15:49:00Z">
        <w:r>
          <w:t xml:space="preserve">will be defined </w:t>
        </w:r>
      </w:ins>
      <w:ins w:id="3644" w:author="Kelvin Sung" w:date="2021-05-24T15:50:00Z">
        <w:r>
          <w:t xml:space="preserve">into </w:t>
        </w:r>
      </w:ins>
      <w:ins w:id="3645" w:author="Kelvin Sung" w:date="2021-05-24T15:48:00Z">
        <w:r>
          <w:t>separate function</w:t>
        </w:r>
      </w:ins>
      <w:ins w:id="3646" w:author="Kelvin Sung" w:date="2021-05-24T15:50:00Z">
        <w:r>
          <w:t>s</w:t>
        </w:r>
      </w:ins>
      <w:ins w:id="3647" w:author="Kelvin Sung" w:date="2021-05-24T15:48:00Z">
        <w:r>
          <w:t xml:space="preserve">. </w:t>
        </w:r>
      </w:ins>
      <w:ins w:id="3648" w:author="Kelvin Sung" w:date="2021-05-24T15:50:00Z">
        <w:r>
          <w:t xml:space="preserve">You will begin by defining the </w:t>
        </w:r>
      </w:ins>
      <w:del w:id="3649" w:author="Kelvin Sung" w:date="2021-05-24T15:50:00Z">
        <w:r w:rsidR="00773243" w:rsidRPr="00773243" w:rsidDel="005657EF">
          <w:delText xml:space="preserve">As in the previous project, create the </w:delText>
        </w:r>
      </w:del>
      <w:proofErr w:type="spellStart"/>
      <w:ins w:id="3650" w:author="Kelvin Sung" w:date="2021-05-26T06:53:00Z">
        <w:r w:rsidR="007A5283">
          <w:rPr>
            <w:rStyle w:val="CodeInline"/>
          </w:rPr>
          <w:t>Distance</w:t>
        </w:r>
      </w:ins>
      <w:del w:id="3651" w:author="Kelvin Sung" w:date="2021-05-26T06:53:00Z">
        <w:r w:rsidR="00773243" w:rsidRPr="00E32CA3" w:rsidDel="007A5283">
          <w:rPr>
            <w:rStyle w:val="CodeInline"/>
          </w:rPr>
          <w:delText>Light</w:delText>
        </w:r>
      </w:del>
      <w:ins w:id="3652" w:author="Kelvin Sung" w:date="2021-05-26T07:45:00Z">
        <w:r w:rsidR="00067672">
          <w:rPr>
            <w:rStyle w:val="CodeInline"/>
          </w:rPr>
          <w:t>DropOff</w:t>
        </w:r>
      </w:ins>
      <w:proofErr w:type="spellEnd"/>
      <w:del w:id="3653"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54" w:author="Kelvin Sung" w:date="2021-05-24T15:50:00Z">
        <w:r w:rsidR="00773243" w:rsidRPr="00773243" w:rsidDel="005657EF">
          <w:delText>calculate the distance attenuation of the light.</w:delText>
        </w:r>
      </w:del>
      <w:ins w:id="3655" w:author="Kelvin Sung" w:date="2021-05-24T15:50:00Z">
        <w:r>
          <w:t xml:space="preserve">perform the </w:t>
        </w:r>
      </w:ins>
      <w:ins w:id="3656" w:author="Kelvin Sung" w:date="2021-05-24T15:51:00Z">
        <w:r>
          <w:t xml:space="preserve">exact </w:t>
        </w:r>
      </w:ins>
      <w:ins w:id="3657" w:author="Kelvin Sung" w:date="2021-05-24T15:50:00Z">
        <w:r>
          <w:t xml:space="preserve">same near/far cutoff computation as </w:t>
        </w:r>
      </w:ins>
      <w:ins w:id="3658" w:author="Kelvin Sung" w:date="2021-05-24T15:51:00Z">
        <w:r>
          <w:t xml:space="preserve">in the </w:t>
        </w:r>
      </w:ins>
      <w:ins w:id="3659" w:author="Kelvin Sung" w:date="2021-05-24T15:50:00Z">
        <w:r>
          <w:t>previous</w:t>
        </w:r>
      </w:ins>
      <w:ins w:id="3660" w:author="Kelvin Sung" w:date="2021-05-24T15:51:00Z">
        <w:r>
          <w:t xml:space="preserve"> project.</w:t>
        </w:r>
      </w:ins>
    </w:p>
    <w:p w14:paraId="25AB8DD9" w14:textId="116C61A6" w:rsidR="00E32CA3" w:rsidRDefault="00E32CA3" w:rsidP="00E32CA3">
      <w:pPr>
        <w:pStyle w:val="Code"/>
        <w:rPr>
          <w:rFonts w:hint="eastAsia"/>
        </w:rPr>
      </w:pPr>
      <w:r>
        <w:t xml:space="preserve">// Computes the L-vector, </w:t>
      </w:r>
      <w:del w:id="3661" w:author="Kelvin Sung" w:date="2021-05-24T17:42:00Z">
        <w:r w:rsidDel="007F4331">
          <w:delText xml:space="preserve">and </w:delText>
        </w:r>
      </w:del>
      <w:r>
        <w:t xml:space="preserve">returns </w:t>
      </w:r>
      <w:ins w:id="3662" w:author="Kelvin Sung" w:date="2021-05-24T17:44:00Z">
        <w:r w:rsidR="00977EAD">
          <w:t>strength</w:t>
        </w:r>
      </w:ins>
      <w:del w:id="3663" w:author="Kelvin Sung" w:date="2021-05-24T17:42:00Z">
        <w:r w:rsidDel="007F4331">
          <w:delText>attenuation</w:delText>
        </w:r>
      </w:del>
    </w:p>
    <w:p w14:paraId="416D74AE" w14:textId="69866045" w:rsidR="00E32CA3" w:rsidRDefault="00E32CA3" w:rsidP="00E32CA3">
      <w:pPr>
        <w:pStyle w:val="Code"/>
        <w:rPr>
          <w:rFonts w:hint="eastAsia"/>
        </w:rPr>
      </w:pPr>
      <w:r>
        <w:t xml:space="preserve">float </w:t>
      </w:r>
      <w:del w:id="3664" w:author="Kelvin Sung" w:date="2021-05-24T17:42:00Z">
        <w:r w:rsidDel="007F4331">
          <w:delText>LightAttenuation</w:delText>
        </w:r>
      </w:del>
      <w:ins w:id="3665" w:author="Kelvin Sung" w:date="2021-05-26T07:41:00Z">
        <w:r w:rsidR="00067672">
          <w:t>DistanceDropOff</w:t>
        </w:r>
      </w:ins>
      <w:r>
        <w:t>(Light lgt, float dist) {</w:t>
      </w:r>
    </w:p>
    <w:p w14:paraId="1F220F8E" w14:textId="30CBBF1C" w:rsidR="00E32CA3" w:rsidRDefault="00E32CA3" w:rsidP="00E32CA3">
      <w:pPr>
        <w:pStyle w:val="Code"/>
        <w:rPr>
          <w:rFonts w:hint="eastAsia"/>
        </w:rPr>
      </w:pPr>
      <w:r>
        <w:t xml:space="preserve">    float </w:t>
      </w:r>
      <w:del w:id="3666" w:author="Kelvin Sung" w:date="2021-05-24T15:51:00Z">
        <w:r w:rsidDel="004A36B9">
          <w:delText xml:space="preserve">atten </w:delText>
        </w:r>
      </w:del>
      <w:ins w:id="3667" w:author="Kelvin Sung" w:date="2021-05-24T15:51:00Z">
        <w:r w:rsidR="004A36B9">
          <w:t xml:space="preserve">strength </w:t>
        </w:r>
      </w:ins>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5CB2EF2C" w:rsidR="00E32CA3" w:rsidRDefault="00E32CA3" w:rsidP="00E32CA3">
      <w:pPr>
        <w:pStyle w:val="Code"/>
        <w:rPr>
          <w:rFonts w:hint="eastAsia"/>
        </w:rPr>
      </w:pPr>
      <w:r>
        <w:t xml:space="preserve">            </w:t>
      </w:r>
      <w:ins w:id="3668" w:author="Kelvin Sung" w:date="2021-05-24T15:51:00Z">
        <w:r w:rsidR="004A36B9">
          <w:t xml:space="preserve">strength </w:t>
        </w:r>
      </w:ins>
      <w:del w:id="3669" w:author="Kelvin Sung" w:date="2021-05-24T15:51:00Z">
        <w:r w:rsidDel="004A36B9">
          <w:delText xml:space="preserve">atten </w:delText>
        </w:r>
      </w:del>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0B7F7B76" w:rsidR="00E32CA3" w:rsidRDefault="00E32CA3" w:rsidP="00E32CA3">
      <w:pPr>
        <w:pStyle w:val="Code"/>
        <w:rPr>
          <w:rFonts w:hint="eastAsia"/>
        </w:rPr>
      </w:pPr>
      <w:r>
        <w:t xml:space="preserve">            </w:t>
      </w:r>
      <w:ins w:id="3670" w:author="Kelvin Sung" w:date="2021-05-24T15:52:00Z">
        <w:r w:rsidR="004A36B9">
          <w:t xml:space="preserve">strength </w:t>
        </w:r>
      </w:ins>
      <w:del w:id="3671"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4A783A4D" w:rsidR="00E32CA3" w:rsidRDefault="00E32CA3" w:rsidP="00E32CA3">
      <w:pPr>
        <w:pStyle w:val="Code"/>
        <w:rPr>
          <w:rFonts w:hint="eastAsia"/>
        </w:rPr>
      </w:pPr>
      <w:r>
        <w:t xml:space="preserve">    return </w:t>
      </w:r>
      <w:ins w:id="3672" w:author="Kelvin Sung" w:date="2021-05-24T15:52:00Z">
        <w:r w:rsidR="004A36B9">
          <w:t>strength</w:t>
        </w:r>
      </w:ins>
      <w:del w:id="3673" w:author="Kelvin Sung" w:date="2021-05-24T15:52:00Z">
        <w:r w:rsidDel="004A36B9">
          <w:delText>atten</w:delText>
        </w:r>
      </w:del>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69420F">
      <w:pPr>
        <w:pStyle w:val="NumList"/>
        <w:rPr>
          <w:ins w:id="3674" w:author="Kelvin Sung" w:date="2021-05-24T17:38:00Z"/>
          <w:rFonts w:hint="eastAsia"/>
        </w:rPr>
        <w:pPrChange w:id="3675" w:author="Kelvin Sung" w:date="2021-05-24T17:38:00Z">
          <w:pPr>
            <w:pStyle w:val="NumList"/>
            <w:numPr>
              <w:numId w:val="61"/>
            </w:numPr>
          </w:pPr>
        </w:pPrChange>
      </w:pPr>
      <w:r w:rsidRPr="00773243">
        <w:t>Define</w:t>
      </w:r>
      <w:ins w:id="3676" w:author="Kelvin Sung" w:date="2021-05-24T17:26:00Z">
        <w:r w:rsidR="00900C96">
          <w:t xml:space="preserve"> </w:t>
        </w:r>
      </w:ins>
      <w:ins w:id="3677"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678" w:author="Kelvin Sung" w:date="2021-05-24T17:39:00Z">
        <w:r w:rsidR="0069420F">
          <w:t xml:space="preserve">applied </w:t>
        </w:r>
        <w:r w:rsidR="00463CAA">
          <w:t xml:space="preserve">to </w:t>
        </w:r>
      </w:ins>
      <w:ins w:id="3679" w:author="Kelvin Sung" w:date="2021-05-24T17:38:00Z">
        <w:r w:rsidR="0069420F" w:rsidRPr="00773243">
          <w:t>the diffuse term.</w:t>
        </w:r>
      </w:ins>
    </w:p>
    <w:p w14:paraId="2EED81C6" w14:textId="77777777" w:rsidR="0069420F" w:rsidRDefault="0069420F" w:rsidP="0069420F">
      <w:pPr>
        <w:pStyle w:val="Code"/>
        <w:rPr>
          <w:ins w:id="3680" w:author="Kelvin Sung" w:date="2021-05-24T17:38:00Z"/>
          <w:rFonts w:hint="eastAsia"/>
        </w:rPr>
      </w:pPr>
      <w:ins w:id="3681" w:author="Kelvin Sung" w:date="2021-05-24T17:38:00Z">
        <w:r>
          <w:t>vec4 DiffuseResult(vec3 N, vec3 L, vec4 textureMapColor) {</w:t>
        </w:r>
      </w:ins>
    </w:p>
    <w:p w14:paraId="68986610" w14:textId="77777777" w:rsidR="0069420F" w:rsidRDefault="0069420F" w:rsidP="0069420F">
      <w:pPr>
        <w:pStyle w:val="Code"/>
        <w:rPr>
          <w:ins w:id="3682" w:author="Kelvin Sung" w:date="2021-05-24T17:38:00Z"/>
        </w:rPr>
      </w:pPr>
      <w:ins w:id="3683" w:author="Kelvin Sung" w:date="2021-05-24T17:38:00Z">
        <w:r>
          <w:t xml:space="preserve">    return uMaterial.Kd * max(0.0, dot(N, L)) * textureMapColor;</w:t>
        </w:r>
      </w:ins>
    </w:p>
    <w:p w14:paraId="39906B8C" w14:textId="77777777" w:rsidR="0069420F" w:rsidRDefault="0069420F" w:rsidP="0069420F">
      <w:pPr>
        <w:pStyle w:val="Code"/>
        <w:rPr>
          <w:ins w:id="3684" w:author="Kelvin Sung" w:date="2021-05-24T17:38:00Z"/>
          <w:rFonts w:hint="eastAsia"/>
        </w:rPr>
      </w:pPr>
      <w:ins w:id="3685" w:author="Kelvin Sung" w:date="2021-05-24T17:38:00Z">
        <w:r>
          <w:t>}</w:t>
        </w:r>
      </w:ins>
    </w:p>
    <w:p w14:paraId="1693987D" w14:textId="727BF6F3" w:rsidR="00900C96" w:rsidRDefault="0069420F" w:rsidP="00900C96">
      <w:pPr>
        <w:pStyle w:val="NumList"/>
        <w:rPr>
          <w:moveTo w:id="3686" w:author="Kelvin Sung" w:date="2021-05-24T17:30:00Z"/>
          <w:rFonts w:hint="eastAsia"/>
        </w:rPr>
        <w:pPrChange w:id="3687" w:author="Kelvin Sung" w:date="2021-05-24T17:30:00Z">
          <w:pPr>
            <w:pStyle w:val="NumList"/>
            <w:numPr>
              <w:numId w:val="60"/>
            </w:numPr>
          </w:pPr>
        </w:pPrChange>
      </w:pPr>
      <w:ins w:id="3688" w:author="Kelvin Sung" w:date="2021-05-24T17:38:00Z">
        <w:r>
          <w:t xml:space="preserve">Define </w:t>
        </w:r>
      </w:ins>
      <w:moveToRangeStart w:id="3689" w:author="Kelvin Sung" w:date="2021-05-24T17:30:00Z" w:name="move72769864"/>
      <w:moveTo w:id="3690" w:author="Kelvin Sung" w:date="2021-05-24T17:30:00Z">
        <w:r w:rsidR="00900C96">
          <w:t xml:space="preserve">the function to compute </w:t>
        </w:r>
        <w:del w:id="3691"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692" w:author="Kelvin Sung" w:date="2021-05-24T17:31:00Z">
          <w:r w:rsidR="00900C96" w:rsidRPr="00773243" w:rsidDel="00900C96">
            <w:delText xml:space="preserve">and diffuse </w:delText>
          </w:r>
        </w:del>
        <w:r w:rsidR="00900C96" w:rsidRPr="00773243">
          <w:t>term</w:t>
        </w:r>
        <w:del w:id="3693"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moveTo>
      <w:ins w:id="3694" w:author="Kelvin Sung" w:date="2021-05-24T17:33:00Z">
        <w:r w:rsidR="00900C96">
          <w:t xml:space="preserve">normalizing the </w:t>
        </w:r>
      </w:ins>
      <w:moveTo w:id="3695" w:author="Kelvin Sung" w:date="2021-05-24T17:30:00Z">
        <w:del w:id="3696" w:author="Kelvin Sung" w:date="2021-05-24T17:36:00Z">
          <w:r w:rsidR="00900C96" w:rsidRPr="00773243" w:rsidDel="00DC6D3B">
            <w:delText>subtracti</w:delText>
          </w:r>
        </w:del>
      </w:moveTo>
      <w:ins w:id="3697" w:author="Kelvin Sung" w:date="2021-05-24T17:33:00Z">
        <w:r w:rsidR="00900C96">
          <w:t xml:space="preserve">results of </w:t>
        </w:r>
      </w:ins>
      <w:ins w:id="3698" w:author="Kelvin Sung" w:date="2021-05-24T17:36:00Z">
        <w:r w:rsidR="00DC6D3B" w:rsidRPr="00773243">
          <w:t>subtracti</w:t>
        </w:r>
        <w:r w:rsidR="00DC6D3B">
          <w:t xml:space="preserve">ng </w:t>
        </w:r>
      </w:ins>
      <w:moveTo w:id="3699" w:author="Kelvin Sung" w:date="2021-05-24T17:30:00Z">
        <w:del w:id="3700"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701" w:author="Kelvin Sung" w:date="2021-05-24T17:34:00Z">
          <w:r w:rsidR="00900C96" w:rsidRPr="00773243" w:rsidDel="00900C96">
            <w:delText>In addition, notice that the texture map color is accumulated in the diffuse and not the specular term.</w:delText>
          </w:r>
        </w:del>
      </w:moveTo>
    </w:p>
    <w:p w14:paraId="374DB0B4" w14:textId="77777777" w:rsidR="00900C96" w:rsidRDefault="00900C96" w:rsidP="00900C96">
      <w:pPr>
        <w:pStyle w:val="Code"/>
        <w:rPr>
          <w:moveTo w:id="3702" w:author="Kelvin Sung" w:date="2021-05-24T17:30:00Z"/>
          <w:rFonts w:hint="eastAsia"/>
        </w:rPr>
      </w:pPr>
      <w:moveTo w:id="3703" w:author="Kelvin Sung" w:date="2021-05-24T17:30:00Z">
        <w:r>
          <w:t>vec4 SpecularResult(vec3 N, vec3 L) {</w:t>
        </w:r>
      </w:moveTo>
    </w:p>
    <w:p w14:paraId="3A80B332" w14:textId="77777777" w:rsidR="00900C96" w:rsidRDefault="00900C96" w:rsidP="00900C96">
      <w:pPr>
        <w:pStyle w:val="Code"/>
        <w:rPr>
          <w:moveTo w:id="3704" w:author="Kelvin Sung" w:date="2021-05-24T17:30:00Z"/>
          <w:rFonts w:hint="eastAsia"/>
        </w:rPr>
      </w:pPr>
      <w:moveTo w:id="3705" w:author="Kelvin Sung" w:date="2021-05-24T17:30:00Z">
        <w:r>
          <w:t xml:space="preserve">    vec3 V = normalize(uCameraPosition - gl_FragCoord.xyz);</w:t>
        </w:r>
      </w:moveTo>
    </w:p>
    <w:p w14:paraId="76675BC7" w14:textId="77777777" w:rsidR="00900C96" w:rsidRDefault="00900C96" w:rsidP="00900C96">
      <w:pPr>
        <w:pStyle w:val="Code"/>
        <w:rPr>
          <w:moveTo w:id="3706" w:author="Kelvin Sung" w:date="2021-05-24T17:30:00Z"/>
          <w:rFonts w:hint="eastAsia"/>
        </w:rPr>
      </w:pPr>
      <w:moveTo w:id="3707" w:author="Kelvin Sung" w:date="2021-05-24T17:30:00Z">
        <w:r>
          <w:t xml:space="preserve">    vec3 H = (L + V) * 0.5;</w:t>
        </w:r>
      </w:moveTo>
    </w:p>
    <w:p w14:paraId="7638E098" w14:textId="77777777" w:rsidR="00900C96" w:rsidRDefault="00900C96" w:rsidP="00900C96">
      <w:pPr>
        <w:pStyle w:val="Code"/>
        <w:rPr>
          <w:moveTo w:id="3708" w:author="Kelvin Sung" w:date="2021-05-24T17:30:00Z"/>
          <w:rFonts w:hint="eastAsia"/>
        </w:rPr>
      </w:pPr>
      <w:moveTo w:id="3709"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710" w:author="Kelvin Sung" w:date="2021-05-24T17:30:00Z"/>
          <w:rFonts w:hint="eastAsia"/>
        </w:rPr>
      </w:pPr>
      <w:moveTo w:id="3711" w:author="Kelvin Sung" w:date="2021-05-24T17:30:00Z">
        <w:r>
          <w:t>}</w:t>
        </w:r>
      </w:moveTo>
    </w:p>
    <w:moveToRangeEnd w:id="3689"/>
    <w:p w14:paraId="26499346" w14:textId="1BCA5DFA" w:rsidR="00773243" w:rsidDel="00900C96" w:rsidRDefault="00773243" w:rsidP="00900C96">
      <w:pPr>
        <w:pStyle w:val="NumList"/>
        <w:rPr>
          <w:del w:id="3712" w:author="Kelvin Sung" w:date="2021-05-24T17:30:00Z"/>
          <w:rFonts w:hint="eastAsia"/>
        </w:rPr>
      </w:pPr>
      <w:del w:id="3713" w:author="Kelvin Sung" w:date="2021-05-24T17:28:00Z">
        <w:r w:rsidRPr="00773243" w:rsidDel="00900C96">
          <w:delText xml:space="preserve"> </w:delText>
        </w:r>
      </w:del>
      <w:del w:id="3714"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15"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16" w:author="Kelvin Sung" w:date="2021-05-24T15:52:00Z">
        <w:r w:rsidRPr="00773243" w:rsidDel="00BA7198">
          <w:delText xml:space="preserve">calculate </w:delText>
        </w:r>
      </w:del>
      <w:del w:id="3717" w:author="Kelvin Sung" w:date="2021-05-24T17:28:00Z">
        <w:r w:rsidRPr="00773243" w:rsidDel="00900C96">
          <w:delText xml:space="preserve">the specular and </w:delText>
        </w:r>
      </w:del>
      <w:del w:id="3718" w:author="Kelvin Sung" w:date="2021-05-24T17:30:00Z">
        <w:r w:rsidRPr="00773243" w:rsidDel="00900C96">
          <w:delText>diffuse term</w:delText>
        </w:r>
      </w:del>
      <w:del w:id="3719" w:author="Kelvin Sung" w:date="2021-05-24T17:29:00Z">
        <w:r w:rsidRPr="00773243" w:rsidDel="00900C96">
          <w:delText>s</w:delText>
        </w:r>
      </w:del>
      <w:del w:id="3720" w:author="Kelvin Sung" w:date="2021-05-24T17:30:00Z">
        <w:r w:rsidRPr="00773243" w:rsidDel="00900C96">
          <w:delText xml:space="preserve">. </w:delText>
        </w:r>
      </w:del>
      <w:del w:id="3721" w:author="Kelvin Sung" w:date="2021-05-24T17:29:00Z">
        <w:r w:rsidRPr="00773243" w:rsidDel="00900C96">
          <w:delText xml:space="preserve">The </w:delText>
        </w:r>
        <m:oMath>
          <m:acc>
            <m:accPr>
              <m:ctrlPr>
                <w:rPr>
                  <w:rFonts w:ascii="Cambria Math" w:hAnsi="Cambria Math"/>
                </w:rPr>
              </m:ctrlPr>
            </m:accPr>
            <m:e>
              <m:r>
                <w:rPr>
                  <w:rFonts w:ascii="Cambria Math" w:hAnsi="Cambria Math"/>
                </w:rPr>
                <m:t>V</m:t>
              </m:r>
            </m:e>
          </m:acc>
        </m:oMath>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22" w:author="Kelvin Sung" w:date="2021-05-24T15:53:00Z">
        <w:r w:rsidRPr="00773243" w:rsidDel="00193F42">
          <w:delText>fragment coordinate</w:delText>
        </w:r>
      </w:del>
      <w:del w:id="3723"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24"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25" w:author="Kelvin Sung" w:date="2021-05-24T17:28:00Z"/>
          <w:rFonts w:hint="eastAsia"/>
        </w:rPr>
      </w:pPr>
      <w:del w:id="3726" w:author="Kelvin Sung" w:date="2021-05-24T17:28:00Z">
        <w:r w:rsidDel="00900C96">
          <w:delText>vec4 SpecularResult(vec3 N, vec3 L) {</w:delText>
        </w:r>
      </w:del>
    </w:p>
    <w:p w14:paraId="4AFB4EAB" w14:textId="4A204DA2" w:rsidR="007C2E02" w:rsidDel="00900C96" w:rsidRDefault="007C2E02" w:rsidP="00900C96">
      <w:pPr>
        <w:pStyle w:val="NumList"/>
        <w:rPr>
          <w:del w:id="3727" w:author="Kelvin Sung" w:date="2021-05-24T17:28:00Z"/>
          <w:rFonts w:hint="eastAsia"/>
        </w:rPr>
      </w:pPr>
      <w:del w:id="3728"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29" w:author="Kelvin Sung" w:date="2021-05-24T17:28:00Z"/>
          <w:rFonts w:hint="eastAsia"/>
        </w:rPr>
      </w:pPr>
      <w:del w:id="3730" w:author="Kelvin Sung" w:date="2021-05-24T17:28:00Z">
        <w:r w:rsidDel="00900C96">
          <w:delText xml:space="preserve">    vec3 H = (L + V) * 0.5;</w:delText>
        </w:r>
      </w:del>
    </w:p>
    <w:p w14:paraId="46A37213" w14:textId="57C4357A" w:rsidR="007C2E02" w:rsidDel="00900C96" w:rsidRDefault="007C2E02" w:rsidP="00900C96">
      <w:pPr>
        <w:pStyle w:val="NumList"/>
        <w:rPr>
          <w:del w:id="3731" w:author="Kelvin Sung" w:date="2021-05-24T17:28:00Z"/>
          <w:rFonts w:hint="eastAsia"/>
        </w:rPr>
      </w:pPr>
      <w:del w:id="3732"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33" w:author="Kelvin Sung" w:date="2021-05-24T17:28:00Z"/>
          <w:rFonts w:hint="eastAsia"/>
        </w:rPr>
      </w:pPr>
      <w:del w:id="3734" w:author="Kelvin Sung" w:date="2021-05-24T17:28:00Z">
        <w:r w:rsidDel="00900C96">
          <w:delText>}</w:delText>
        </w:r>
      </w:del>
    </w:p>
    <w:p w14:paraId="758DA242" w14:textId="6EF29B9C" w:rsidR="007C2E02" w:rsidDel="00900C96" w:rsidRDefault="007C2E02" w:rsidP="00900C96">
      <w:pPr>
        <w:pStyle w:val="NumList"/>
        <w:rPr>
          <w:del w:id="3735" w:author="Kelvin Sung" w:date="2021-05-24T17:28:00Z"/>
          <w:rFonts w:hint="eastAsia"/>
        </w:rPr>
      </w:pPr>
    </w:p>
    <w:p w14:paraId="5596BEC7" w14:textId="09AF2112" w:rsidR="007C2E02" w:rsidDel="00900C96" w:rsidRDefault="007C2E02" w:rsidP="00900C96">
      <w:pPr>
        <w:pStyle w:val="NumList"/>
        <w:rPr>
          <w:del w:id="3736" w:author="Kelvin Sung" w:date="2021-05-24T17:30:00Z"/>
          <w:rFonts w:hint="eastAsia"/>
        </w:rPr>
      </w:pPr>
      <w:del w:id="3737" w:author="Kelvin Sung" w:date="2021-05-24T17:30:00Z">
        <w:r w:rsidDel="00900C96">
          <w:delText>vec4 DiffuseResult(vec3 N, vec3 L, vec4 textureMapColor) {</w:delText>
        </w:r>
      </w:del>
    </w:p>
    <w:p w14:paraId="398A8D67" w14:textId="0FDFC4F5" w:rsidR="00900C96" w:rsidDel="00900C96" w:rsidRDefault="007C2E02" w:rsidP="00900C96">
      <w:pPr>
        <w:pStyle w:val="NumList"/>
        <w:rPr>
          <w:del w:id="3738" w:author="Kelvin Sung" w:date="2021-05-24T17:30:00Z"/>
          <w:rFonts w:hint="eastAsia"/>
        </w:rPr>
        <w:pPrChange w:id="3739" w:author="Kelvin Sung" w:date="2021-05-24T17:28:00Z">
          <w:pPr>
            <w:pStyle w:val="Code"/>
          </w:pPr>
        </w:pPrChange>
      </w:pPr>
      <w:del w:id="3740" w:author="Kelvin Sung" w:date="2021-05-24T17:28:00Z">
        <w:r w:rsidDel="00900C96">
          <w:delText xml:space="preserve">    </w:delText>
        </w:r>
      </w:del>
      <w:del w:id="3741" w:author="Kelvin Sung" w:date="2021-05-24T17:30:00Z">
        <w:r w:rsidDel="00900C96">
          <w:delText>return uMaterial.Kd * max(0.0, dot(N, L)) * textureMapColor;</w:delText>
        </w:r>
      </w:del>
    </w:p>
    <w:p w14:paraId="744E8949" w14:textId="222A610B" w:rsidR="00900C96" w:rsidDel="0069420F" w:rsidRDefault="00900C96" w:rsidP="00900C96">
      <w:pPr>
        <w:pStyle w:val="NumList"/>
        <w:rPr>
          <w:del w:id="3742" w:author="Kelvin Sung" w:date="2021-05-24T17:38:00Z"/>
          <w:rFonts w:hint="eastAsia"/>
        </w:rPr>
        <w:pPrChange w:id="3743" w:author="Kelvin Sung" w:date="2021-05-24T17:30:00Z">
          <w:pPr>
            <w:pStyle w:val="NumList"/>
            <w:numPr>
              <w:numId w:val="59"/>
            </w:numPr>
          </w:pPr>
        </w:pPrChange>
      </w:pPr>
      <w:del w:id="3744"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45" w:author="Kelvin Sung" w:date="2021-05-24T17:38:00Z"/>
          <w:rFonts w:hint="eastAsia"/>
        </w:rPr>
      </w:pPr>
      <w:del w:id="3746"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47" w:author="Kelvin Sung" w:date="2021-05-24T17:38:00Z"/>
        </w:rPr>
      </w:pPr>
      <w:del w:id="3748"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49" w:author="Kelvin Sung" w:date="2021-05-24T17:38:00Z"/>
          <w:rFonts w:hint="eastAsia"/>
        </w:rPr>
      </w:pPr>
      <w:del w:id="3750" w:author="Kelvin Sung" w:date="2021-05-24T17:38:00Z">
        <w:r w:rsidDel="0069420F">
          <w:delText>}</w:delText>
        </w:r>
      </w:del>
    </w:p>
    <w:p w14:paraId="20EC9493" w14:textId="64C7B982" w:rsidR="00900C96" w:rsidDel="0069420F" w:rsidRDefault="00900C96" w:rsidP="00900C96">
      <w:pPr>
        <w:pStyle w:val="NumList"/>
        <w:rPr>
          <w:del w:id="3751" w:author="Kelvin Sung" w:date="2021-05-24T17:36:00Z"/>
          <w:moveFrom w:id="3752" w:author="Kelvin Sung" w:date="2021-05-24T17:30:00Z"/>
          <w:rFonts w:hint="eastAsia"/>
        </w:rPr>
        <w:pPrChange w:id="3753" w:author="Kelvin Sung" w:date="2021-05-24T17:30:00Z">
          <w:pPr>
            <w:pStyle w:val="NumList"/>
            <w:numPr>
              <w:numId w:val="57"/>
            </w:numPr>
          </w:pPr>
        </w:pPrChange>
      </w:pPr>
      <w:del w:id="3754" w:author="Kelvin Sung" w:date="2021-05-24T17:36:00Z">
        <w:r w:rsidRPr="00773243" w:rsidDel="0069420F">
          <w:delText>Define</w:delText>
        </w:r>
        <w:r w:rsidDel="0069420F">
          <w:delText xml:space="preserve"> </w:delText>
        </w:r>
      </w:del>
      <w:moveFromRangeStart w:id="3755" w:author="Kelvin Sung" w:date="2021-05-24T17:30:00Z" w:name="move72769864"/>
      <w:moveFrom w:id="3756" w:author="Kelvin Sung" w:date="2021-05-24T17:30:00Z">
        <w:del w:id="3757"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rPr>
              <w:rPrChange w:id="3758" w:author="Kelvin Sung" w:date="2021-05-24T17:27:00Z">
                <w:rPr/>
              </w:rPrChange>
            </w:rPr>
            <w:delText>compute</w:delText>
          </w:r>
          <w:r w:rsidRPr="00773243" w:rsidDel="0069420F">
            <w:delText xml:space="preserve"> the specular and diffuse terms. The </w:delText>
          </w:r>
          <m:oMath>
            <m:acc>
              <m:accPr>
                <m:ctrlPr>
                  <w:rPr>
                    <w:rFonts w:ascii="Cambria Math" w:hAnsi="Cambria Math"/>
                    <w:rPrChange w:id="3759" w:author="Kelvin Sung" w:date="2021-05-24T17:27:00Z">
                      <w:rPr>
                        <w:rFonts w:ascii="Cambria Math" w:hAnsi="Cambria Math"/>
                      </w:rPr>
                    </w:rPrChange>
                  </w:rPr>
                </m:ctrlPr>
              </m:accPr>
              <m:e>
                <m:r>
                  <w:rPr>
                    <w:rFonts w:ascii="Cambria Math" w:hAnsi="Cambria Math"/>
                    <w:rPrChange w:id="3760" w:author="Kelvin Sung" w:date="2021-05-24T17:27:00Z">
                      <w:rPr>
                        <w:rFonts w:ascii="Cambria Math" w:hAnsi="Cambria Math"/>
                      </w:rPr>
                    </w:rPrChange>
                  </w:rPr>
                  <m:t>V</m:t>
                </m:r>
              </m:e>
            </m:acc>
          </m:oMath>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p>
    <w:p w14:paraId="2F0C7C8F" w14:textId="5FC5A958" w:rsidR="00900C96" w:rsidDel="0069420F" w:rsidRDefault="00900C96" w:rsidP="00900C96">
      <w:pPr>
        <w:pStyle w:val="NumList"/>
        <w:rPr>
          <w:del w:id="3761" w:author="Kelvin Sung" w:date="2021-05-24T17:36:00Z"/>
          <w:moveFrom w:id="3762" w:author="Kelvin Sung" w:date="2021-05-24T17:30:00Z"/>
          <w:rFonts w:hint="eastAsia"/>
        </w:rPr>
        <w:pPrChange w:id="3763" w:author="Kelvin Sung" w:date="2021-05-24T17:30:00Z">
          <w:pPr>
            <w:pStyle w:val="Code"/>
          </w:pPr>
        </w:pPrChange>
      </w:pPr>
      <w:moveFrom w:id="3764" w:author="Kelvin Sung" w:date="2021-05-24T17:30:00Z">
        <w:del w:id="3765" w:author="Kelvin Sung" w:date="2021-05-24T17:36:00Z">
          <w:r w:rsidDel="0069420F">
            <w:delText>vec4 SpecularResult(vec3 N, vec3 L) {</w:delText>
          </w:r>
        </w:del>
      </w:moveFrom>
    </w:p>
    <w:p w14:paraId="0D13336C" w14:textId="42A83FC8" w:rsidR="00900C96" w:rsidDel="0069420F" w:rsidRDefault="00900C96" w:rsidP="00900C96">
      <w:pPr>
        <w:pStyle w:val="NumList"/>
        <w:rPr>
          <w:del w:id="3766" w:author="Kelvin Sung" w:date="2021-05-24T17:36:00Z"/>
          <w:moveFrom w:id="3767" w:author="Kelvin Sung" w:date="2021-05-24T17:30:00Z"/>
          <w:rFonts w:hint="eastAsia"/>
        </w:rPr>
        <w:pPrChange w:id="3768" w:author="Kelvin Sung" w:date="2021-05-24T17:30:00Z">
          <w:pPr>
            <w:pStyle w:val="Code"/>
          </w:pPr>
        </w:pPrChange>
      </w:pPr>
      <w:moveFrom w:id="3769" w:author="Kelvin Sung" w:date="2021-05-24T17:30:00Z">
        <w:del w:id="3770" w:author="Kelvin Sung" w:date="2021-05-24T17:36:00Z">
          <w:r w:rsidDel="0069420F">
            <w:delText xml:space="preserve">    vec3 V = normalize(uCameraPosition - gl_FragCoord.xyz);</w:delText>
          </w:r>
        </w:del>
      </w:moveFrom>
    </w:p>
    <w:p w14:paraId="34A875ED" w14:textId="6381EEC8" w:rsidR="00900C96" w:rsidDel="0069420F" w:rsidRDefault="00900C96" w:rsidP="00900C96">
      <w:pPr>
        <w:pStyle w:val="NumList"/>
        <w:rPr>
          <w:del w:id="3771" w:author="Kelvin Sung" w:date="2021-05-24T17:36:00Z"/>
          <w:moveFrom w:id="3772" w:author="Kelvin Sung" w:date="2021-05-24T17:30:00Z"/>
          <w:rFonts w:hint="eastAsia"/>
        </w:rPr>
        <w:pPrChange w:id="3773" w:author="Kelvin Sung" w:date="2021-05-24T17:30:00Z">
          <w:pPr>
            <w:pStyle w:val="Code"/>
          </w:pPr>
        </w:pPrChange>
      </w:pPr>
      <w:moveFrom w:id="3774" w:author="Kelvin Sung" w:date="2021-05-24T17:30:00Z">
        <w:del w:id="3775" w:author="Kelvin Sung" w:date="2021-05-24T17:36:00Z">
          <w:r w:rsidDel="0069420F">
            <w:delText xml:space="preserve">    vec3 H = (L + V) * 0.5;</w:delText>
          </w:r>
        </w:del>
      </w:moveFrom>
    </w:p>
    <w:p w14:paraId="3DC0C7B6" w14:textId="749121EF" w:rsidR="00900C96" w:rsidDel="0069420F" w:rsidRDefault="00900C96" w:rsidP="00900C96">
      <w:pPr>
        <w:pStyle w:val="NumList"/>
        <w:rPr>
          <w:del w:id="3776" w:author="Kelvin Sung" w:date="2021-05-24T17:36:00Z"/>
          <w:moveFrom w:id="3777" w:author="Kelvin Sung" w:date="2021-05-24T17:30:00Z"/>
          <w:rFonts w:hint="eastAsia"/>
        </w:rPr>
        <w:pPrChange w:id="3778" w:author="Kelvin Sung" w:date="2021-05-24T17:30:00Z">
          <w:pPr>
            <w:pStyle w:val="Code"/>
          </w:pPr>
        </w:pPrChange>
      </w:pPr>
      <w:moveFrom w:id="3779" w:author="Kelvin Sung" w:date="2021-05-24T17:30:00Z">
        <w:del w:id="3780" w:author="Kelvin Sung" w:date="2021-05-24T17:36:00Z">
          <w:r w:rsidDel="0069420F">
            <w:delText xml:space="preserve">    return uMaterial.Ks * pow(max(0.0, dot(N, H)), uMaterial.Shininess);</w:delText>
          </w:r>
        </w:del>
      </w:moveFrom>
    </w:p>
    <w:p w14:paraId="27BA56F4" w14:textId="05AC8DE2" w:rsidR="00900C96" w:rsidDel="0069420F" w:rsidRDefault="00900C96" w:rsidP="00900C96">
      <w:pPr>
        <w:pStyle w:val="NumList"/>
        <w:rPr>
          <w:del w:id="3781" w:author="Kelvin Sung" w:date="2021-05-24T17:36:00Z"/>
          <w:moveFrom w:id="3782" w:author="Kelvin Sung" w:date="2021-05-24T17:30:00Z"/>
          <w:rFonts w:hint="eastAsia"/>
        </w:rPr>
        <w:pPrChange w:id="3783" w:author="Kelvin Sung" w:date="2021-05-24T17:30:00Z">
          <w:pPr>
            <w:pStyle w:val="Code"/>
          </w:pPr>
        </w:pPrChange>
      </w:pPr>
      <w:moveFrom w:id="3784" w:author="Kelvin Sung" w:date="2021-05-24T17:30:00Z">
        <w:del w:id="3785" w:author="Kelvin Sung" w:date="2021-05-24T17:36:00Z">
          <w:r w:rsidDel="0069420F">
            <w:delText>}</w:delText>
          </w:r>
        </w:del>
      </w:moveFrom>
    </w:p>
    <w:moveFromRangeEnd w:id="3755"/>
    <w:p w14:paraId="32A68D35" w14:textId="0DABF42F" w:rsidR="00900C96" w:rsidDel="0069420F" w:rsidRDefault="00900C96" w:rsidP="00900C96">
      <w:pPr>
        <w:pStyle w:val="NumList"/>
        <w:rPr>
          <w:del w:id="3786" w:author="Kelvin Sung" w:date="2021-05-24T17:36:00Z"/>
          <w:rFonts w:hint="eastAsia"/>
        </w:rPr>
        <w:pPrChange w:id="3787" w:author="Kelvin Sung" w:date="2021-05-24T17:30:00Z">
          <w:pPr>
            <w:pStyle w:val="Code"/>
          </w:pPr>
        </w:pPrChange>
      </w:pPr>
    </w:p>
    <w:p w14:paraId="3A83F76E" w14:textId="18BD0303" w:rsidR="00900C96" w:rsidDel="0069420F" w:rsidRDefault="00900C96" w:rsidP="00900C96">
      <w:pPr>
        <w:pStyle w:val="Code"/>
        <w:rPr>
          <w:del w:id="3788" w:author="Kelvin Sung" w:date="2021-05-24T17:36:00Z"/>
          <w:rFonts w:hint="eastAsia"/>
        </w:rPr>
      </w:pPr>
      <w:del w:id="3789"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790" w:author="Kelvin Sung" w:date="2021-05-24T17:36:00Z"/>
          <w:rFonts w:hint="eastAsia"/>
        </w:rPr>
      </w:pPr>
      <w:del w:id="3791"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792" w:author="Kelvin Sung" w:date="2021-05-24T17:36:00Z"/>
          <w:rFonts w:hint="eastAsia"/>
        </w:rPr>
      </w:pPr>
      <w:del w:id="3793" w:author="Kelvin Sung" w:date="2021-05-24T17:36:00Z">
        <w:r w:rsidDel="0069420F">
          <w:delText>}</w:delText>
        </w:r>
      </w:del>
    </w:p>
    <w:p w14:paraId="0903110E" w14:textId="2F5EDD9B" w:rsidR="007C2E02" w:rsidRPr="00773243" w:rsidDel="0069420F" w:rsidRDefault="007C2E02" w:rsidP="007C2E02">
      <w:pPr>
        <w:pStyle w:val="Code"/>
        <w:rPr>
          <w:del w:id="3794" w:author="Kelvin Sung" w:date="2021-05-24T17:36:00Z"/>
          <w:rFonts w:hint="eastAsia"/>
        </w:rPr>
      </w:pPr>
    </w:p>
    <w:p w14:paraId="43205B7F" w14:textId="10E78950" w:rsidR="00773243" w:rsidRDefault="0069420F" w:rsidP="00773243">
      <w:pPr>
        <w:pStyle w:val="NumList"/>
        <w:rPr>
          <w:rFonts w:hint="eastAsia"/>
        </w:rPr>
      </w:pPr>
      <w:ins w:id="3795" w:author="Kelvin Sung" w:date="2021-05-24T17:37:00Z">
        <w:r>
          <w:t xml:space="preserve">Now, you can implement the Phong illumination model to </w:t>
        </w:r>
      </w:ins>
      <w:del w:id="3796"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797" w:author="Kelvin Sung" w:date="2021-05-24T17:37:00Z">
        <w:r w:rsidR="00773243" w:rsidRPr="00773243" w:rsidDel="0069420F">
          <w:delText xml:space="preserve">diffuse and </w:delText>
        </w:r>
      </w:del>
      <w:del w:id="3798" w:author="Kelvin Sung" w:date="2021-05-24T17:39:00Z">
        <w:r w:rsidR="00773243" w:rsidRPr="00773243" w:rsidDel="00463CAA">
          <w:delText xml:space="preserve">specular </w:delText>
        </w:r>
      </w:del>
      <w:ins w:id="3799" w:author="Kelvin Sung" w:date="2021-05-24T17:37:00Z">
        <w:r>
          <w:t xml:space="preserve">diffuse </w:t>
        </w:r>
      </w:ins>
      <w:ins w:id="3800" w:author="Kelvin Sung" w:date="2021-05-24T17:39:00Z">
        <w:r w:rsidR="00463CAA">
          <w:t xml:space="preserve">and specular </w:t>
        </w:r>
      </w:ins>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801" w:author="Kelvin Sung" w:date="2021-05-24T17:40:00Z">
        <w:r w:rsidR="00773243" w:rsidRPr="00773243" w:rsidDel="00F25724">
          <w:rPr>
            <w:iCs/>
          </w:rPr>
          <w:delText xml:space="preserve">in Figure </w:delText>
        </w:r>
      </w:del>
      <w:del w:id="3802" w:author="Kelvin Sung" w:date="2021-05-22T13:51:00Z">
        <w:r w:rsidR="00773243" w:rsidRPr="00773243" w:rsidDel="003401C9">
          <w:rPr>
            <w:iCs/>
          </w:rPr>
          <w:delText>8-17</w:delText>
        </w:r>
      </w:del>
      <w:del w:id="3803"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804" w:author="Kelvin Sung" w:date="2021-05-22T13:51:00Z">
        <w:r w:rsidR="00773243" w:rsidRPr="00773243" w:rsidDel="003401C9">
          <w:rPr>
            <w:iCs/>
          </w:rPr>
          <w:delText>8-17</w:delText>
        </w:r>
      </w:del>
      <w:ins w:id="3805"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806" w:author="Kelvin Sung" w:date="2021-05-24T17:51:00Z">
        <w:r w:rsidR="00B376A8">
          <w:t xml:space="preserve">strength based on </w:t>
        </w:r>
      </w:ins>
      <w:del w:id="3807" w:author="Kelvin Sung" w:date="2021-05-24T17:52:00Z">
        <w:r w:rsidR="00773243" w:rsidRPr="00773243" w:rsidDel="001E03DC">
          <w:delText xml:space="preserve">distance </w:delText>
        </w:r>
      </w:del>
      <w:ins w:id="3808" w:author="Kelvin Sung" w:date="2021-05-24T17:52:00Z">
        <w:r w:rsidR="001E03DC">
          <w:t>near/far cutoff computation</w:t>
        </w:r>
      </w:ins>
      <w:del w:id="3809" w:author="Kelvin Sung" w:date="2021-05-24T17:52:00Z">
        <w:r w:rsidR="00773243" w:rsidRPr="00773243" w:rsidDel="001E03DC">
          <w:delText>attenuation</w:delText>
        </w:r>
      </w:del>
      <w:r w:rsidR="00773243" w:rsidRPr="00773243">
        <w:t xml:space="preserve">, </w:t>
      </w:r>
      <w:del w:id="3810" w:author="Kelvin Sung" w:date="2021-05-24T17:40:00Z">
        <w:r w:rsidR="00773243" w:rsidRPr="00773243" w:rsidDel="00F25724">
          <w:rPr>
            <w:rStyle w:val="CodeInline"/>
          </w:rPr>
          <w:delText>atten</w:delText>
        </w:r>
      </w:del>
      <w:ins w:id="3811" w:author="Kelvin Sung" w:date="2021-05-24T17:40:00Z">
        <w:r w:rsidR="00F25724">
          <w:rPr>
            <w:rStyle w:val="CodeInline"/>
          </w:rPr>
          <w:t>strength</w:t>
        </w:r>
      </w:ins>
      <w:r w:rsidR="00773243" w:rsidRPr="00773243">
        <w:t xml:space="preserve">, is the only </w:t>
      </w:r>
      <w:del w:id="3812" w:author="Kelvin Sung" w:date="2021-05-24T17:52:00Z">
        <w:r w:rsidR="00773243" w:rsidRPr="00773243" w:rsidDel="001E03DC">
          <w:delText xml:space="preserve">variation </w:delText>
        </w:r>
      </w:del>
      <w:ins w:id="3813" w:author="Kelvin Sung" w:date="2021-05-24T17:52:00Z">
        <w:r w:rsidR="001E03DC">
          <w:t xml:space="preserve">difference </w:t>
        </w:r>
      </w:ins>
      <w:r w:rsidR="00773243" w:rsidRPr="00773243">
        <w:t xml:space="preserve">between this implementation and the diffuse/specular terms listed in Figure </w:t>
      </w:r>
      <w:del w:id="3814" w:author="Kelvin Sung" w:date="2021-05-22T13:51:00Z">
        <w:r w:rsidR="00773243" w:rsidRPr="00773243" w:rsidDel="003401C9">
          <w:delText>8-17</w:delText>
        </w:r>
      </w:del>
      <w:ins w:id="3815" w:author="Kelvin Sung" w:date="2021-05-22T13:51:00Z">
        <w:r w:rsidR="003401C9">
          <w:t>8-18</w:t>
        </w:r>
      </w:ins>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04B7E5CF" w:rsidR="007C2E02" w:rsidRDefault="007C2E02" w:rsidP="007C2E02">
      <w:pPr>
        <w:pStyle w:val="Code"/>
        <w:rPr>
          <w:rFonts w:hint="eastAsia"/>
        </w:rPr>
      </w:pPr>
      <w:r>
        <w:t xml:space="preserve">    float </w:t>
      </w:r>
      <w:del w:id="3816" w:author="Kelvin Sung" w:date="2021-05-24T17:41:00Z">
        <w:r w:rsidDel="00726CFD">
          <w:delText xml:space="preserve">atten </w:delText>
        </w:r>
      </w:del>
      <w:ins w:id="3817" w:author="Kelvin Sung" w:date="2021-05-24T17:41:00Z">
        <w:r w:rsidR="00726CFD">
          <w:t xml:space="preserve">strength </w:t>
        </w:r>
      </w:ins>
      <w:r>
        <w:t xml:space="preserve">= </w:t>
      </w:r>
      <w:ins w:id="3818" w:author="Kelvin Sung" w:date="2021-05-26T06:53:00Z">
        <w:r w:rsidR="00175C7E">
          <w:t>Distance</w:t>
        </w:r>
      </w:ins>
      <w:del w:id="3819" w:author="Kelvin Sung" w:date="2021-05-26T06:53:00Z">
        <w:r w:rsidDel="00175C7E">
          <w:delText>Light</w:delText>
        </w:r>
      </w:del>
      <w:ins w:id="3820" w:author="Kelvin Sung" w:date="2021-05-26T07:44:00Z">
        <w:r w:rsidR="00067672">
          <w:t>DropOff</w:t>
        </w:r>
      </w:ins>
      <w:del w:id="3821" w:author="Kelvin Sung" w:date="2021-05-24T17:41:00Z">
        <w:r w:rsidDel="007F4331">
          <w:delText>Attenuation</w:delText>
        </w:r>
      </w:del>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2C74A3A9" w:rsidR="007C2E02" w:rsidRDefault="007C2E02" w:rsidP="007C2E02">
      <w:pPr>
        <w:pStyle w:val="Code"/>
        <w:rPr>
          <w:rFonts w:hint="eastAsia"/>
        </w:rPr>
      </w:pPr>
      <w:r>
        <w:t xml:space="preserve">    vec4 result = </w:t>
      </w:r>
      <w:del w:id="3822" w:author="Kelvin Sung" w:date="2021-05-24T17:52:00Z">
        <w:r w:rsidDel="00567E09">
          <w:delText xml:space="preserve">atten </w:delText>
        </w:r>
      </w:del>
      <w:ins w:id="3823" w:author="Kelvin Sung" w:date="2021-05-24T17:52:00Z">
        <w:r w:rsidR="00567E09">
          <w:t xml:space="preserve">strength </w:t>
        </w:r>
      </w:ins>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064F8A5"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824" w:author="Kelvin Sung" w:date="2021-05-24T18:12:00Z">
        <w:r w:rsidR="00F93BA3">
          <w:t>.</w:t>
        </w:r>
      </w:ins>
      <w:del w:id="3825" w:author="Kelvin Sung" w:date="2021-05-24T18:12:00Z">
        <w:r w:rsidRPr="00773243" w:rsidDel="00F93BA3">
          <w:delText>;</w:delText>
        </w:r>
      </w:del>
      <w:r w:rsidRPr="00773243">
        <w:t xml:space="preserve"> </w:t>
      </w:r>
      <w:ins w:id="3826" w:author="Kelvin Sung" w:date="2021-05-24T18:12:00Z">
        <w:r w:rsidR="00F93BA3">
          <w:t>T</w:t>
        </w:r>
      </w:ins>
      <w:del w:id="3827" w:author="Kelvin Sung" w:date="2021-05-24T18:12:00Z">
        <w:r w:rsidRPr="00773243" w:rsidDel="00F93BA3">
          <w:delText>t</w:delText>
        </w:r>
      </w:del>
      <w:r w:rsidRPr="00773243">
        <w:t>he only important differences are highlighted in bold</w:t>
      </w:r>
      <w:del w:id="3828" w:author="Kelvin Sung" w:date="2021-05-24T18:12:00Z">
        <w:r w:rsidRPr="00773243" w:rsidDel="00F93BA3">
          <w:delText xml:space="preserve"> in the following:</w:delText>
        </w:r>
      </w:del>
      <w:ins w:id="3829" w:author="Kelvin Sung" w:date="2021-05-24T18:12:00Z">
        <w:r w:rsidR="00F93BA3">
          <w:t>.</w:t>
        </w:r>
      </w:ins>
    </w:p>
    <w:p w14:paraId="18E5F17D" w14:textId="77777777" w:rsidR="007C2E02" w:rsidRDefault="007C2E02" w:rsidP="007C2E02">
      <w:pPr>
        <w:pStyle w:val="Code"/>
        <w:rPr>
          <w:rFonts w:hint="eastAsia"/>
        </w:rPr>
      </w:pPr>
      <w:r>
        <w:t>void main(void)  {</w:t>
      </w:r>
    </w:p>
    <w:p w14:paraId="486DFAC3" w14:textId="1C8F2BD6" w:rsidR="007C2E02" w:rsidDel="00016B12" w:rsidRDefault="007C2E02" w:rsidP="007C2E02">
      <w:pPr>
        <w:pStyle w:val="Code"/>
        <w:rPr>
          <w:del w:id="3830" w:author="Kelvin Sung" w:date="2021-05-26T05:35:00Z"/>
          <w:rFonts w:hint="eastAsia"/>
        </w:rPr>
      </w:pPr>
      <w:r>
        <w:t xml:space="preserve">    </w:t>
      </w:r>
      <w:del w:id="3831" w:author="Kelvin Sung" w:date="2021-05-26T05:35:00Z">
        <w:r w:rsidDel="00016B12">
          <w:delText>// simple tint based on uPixelColor setting</w:delText>
        </w:r>
      </w:del>
    </w:p>
    <w:p w14:paraId="3E39E714" w14:textId="5542988E" w:rsidR="007C2E02" w:rsidDel="00016B12" w:rsidRDefault="007C2E02" w:rsidP="007C2E02">
      <w:pPr>
        <w:pStyle w:val="Code"/>
        <w:rPr>
          <w:del w:id="3832" w:author="Kelvin Sung" w:date="2021-05-26T05:35:00Z"/>
          <w:rFonts w:hint="eastAsia"/>
        </w:rPr>
      </w:pPr>
      <w:del w:id="3833" w:author="Kelvin Sung" w:date="2021-05-26T05:35:00Z">
        <w:r w:rsidDel="00016B12">
          <w:delText xml:space="preserve">    vec4 textureMapColor = texture2D(uSampler, vTexCoord);</w:delText>
        </w:r>
      </w:del>
    </w:p>
    <w:p w14:paraId="4E62B4BE" w14:textId="232B3B4F" w:rsidR="007C2E02" w:rsidDel="00016B12" w:rsidRDefault="007C2E02" w:rsidP="007C2E02">
      <w:pPr>
        <w:pStyle w:val="Code"/>
        <w:rPr>
          <w:del w:id="3834" w:author="Kelvin Sung" w:date="2021-05-26T05:35:00Z"/>
          <w:rFonts w:hint="eastAsia"/>
        </w:rPr>
      </w:pPr>
      <w:del w:id="3835" w:author="Kelvin Sung" w:date="2021-05-26T05:35:00Z">
        <w:r w:rsidDel="00016B12">
          <w:delText xml:space="preserve">    vec4 normal = texture2D(uNormalSampler, vTexCoord);  // using the same coordinate as the sprite texture!</w:delText>
        </w:r>
      </w:del>
    </w:p>
    <w:p w14:paraId="3BBCCBFE" w14:textId="4C8F0517" w:rsidR="007C2E02" w:rsidDel="00B055BB" w:rsidRDefault="007C2E02" w:rsidP="007C2E02">
      <w:pPr>
        <w:pStyle w:val="Code"/>
        <w:rPr>
          <w:del w:id="3836" w:author="Kelvin Sung" w:date="2021-05-24T18:10:00Z"/>
          <w:rFonts w:hint="eastAsia"/>
        </w:rPr>
      </w:pPr>
      <w:del w:id="3837" w:author="Kelvin Sung" w:date="2021-05-26T05:35:00Z">
        <w:r w:rsidDel="00016B12">
          <w:delText xml:space="preserve">    vec4 normalMap = (2.0 * normal) - 1.0;</w:delText>
        </w:r>
      </w:del>
    </w:p>
    <w:p w14:paraId="54EAA97C" w14:textId="67812408" w:rsidR="007C2E02" w:rsidDel="00B055BB" w:rsidRDefault="007C2E02" w:rsidP="00016B12">
      <w:pPr>
        <w:pStyle w:val="Code"/>
        <w:rPr>
          <w:del w:id="3838" w:author="Kelvin Sung" w:date="2021-05-24T18:10:00Z"/>
          <w:rFonts w:hint="eastAsia"/>
        </w:rPr>
        <w:pPrChange w:id="3839" w:author="Kelvin Sung" w:date="2021-05-26T05:35:00Z">
          <w:pPr>
            <w:pStyle w:val="Code"/>
          </w:pPr>
        </w:pPrChange>
      </w:pPr>
      <w:del w:id="3840" w:author="Kelvin Sung" w:date="2021-05-26T05:35:00Z">
        <w:r w:rsidDel="00016B12">
          <w:delText xml:space="preserve">   </w:delText>
        </w:r>
      </w:del>
      <w:ins w:id="3841" w:author="Kelvin Sung" w:date="2021-05-26T05:35:00Z">
        <w:r w:rsidR="00016B12">
          <w:t xml:space="preserve">… identical to previous code … </w:t>
        </w:r>
      </w:ins>
      <w:r>
        <w:t xml:space="preserve"> </w:t>
      </w:r>
    </w:p>
    <w:p w14:paraId="4974EE8F" w14:textId="0CDF5E55" w:rsidR="007C2E02" w:rsidDel="00B055BB" w:rsidRDefault="007C2E02" w:rsidP="00016B12">
      <w:pPr>
        <w:pStyle w:val="Code"/>
        <w:rPr>
          <w:del w:id="3842" w:author="Kelvin Sung" w:date="2021-05-24T18:10:00Z"/>
          <w:rFonts w:hint="eastAsia"/>
        </w:rPr>
        <w:pPrChange w:id="3843" w:author="Kelvin Sung" w:date="2021-05-26T05:35:00Z">
          <w:pPr>
            <w:pStyle w:val="Code"/>
          </w:pPr>
        </w:pPrChange>
      </w:pPr>
      <w:del w:id="3844" w:author="Kelvin Sung" w:date="2021-05-24T18:10:00Z">
        <w:r w:rsidDel="00B055BB">
          <w:delText xml:space="preserve">    //</w:delText>
        </w:r>
      </w:del>
    </w:p>
    <w:p w14:paraId="25F0CF19" w14:textId="0665241B" w:rsidR="007C2E02" w:rsidDel="00B055BB" w:rsidRDefault="007C2E02" w:rsidP="00016B12">
      <w:pPr>
        <w:pStyle w:val="Code"/>
        <w:rPr>
          <w:del w:id="3845" w:author="Kelvin Sung" w:date="2021-05-24T18:10:00Z"/>
          <w:rFonts w:hint="eastAsia"/>
        </w:rPr>
        <w:pPrChange w:id="3846" w:author="Kelvin Sung" w:date="2021-05-26T05:35:00Z">
          <w:pPr>
            <w:pStyle w:val="Code"/>
          </w:pPr>
        </w:pPrChange>
      </w:pPr>
      <w:del w:id="3847" w:author="Kelvin Sung" w:date="2021-05-24T18:10:00Z">
        <w:r w:rsidDel="00B055BB">
          <w:delText xml:space="preserve">    // normalMap.y = -normalMap.y;  // flip Y</w:delText>
        </w:r>
      </w:del>
    </w:p>
    <w:p w14:paraId="2245C22F" w14:textId="7A0B831C" w:rsidR="007C2E02" w:rsidDel="00B055BB" w:rsidRDefault="007C2E02" w:rsidP="00016B12">
      <w:pPr>
        <w:pStyle w:val="Code"/>
        <w:rPr>
          <w:del w:id="3848" w:author="Kelvin Sung" w:date="2021-05-24T18:10:00Z"/>
          <w:rFonts w:hint="eastAsia"/>
        </w:rPr>
        <w:pPrChange w:id="3849" w:author="Kelvin Sung" w:date="2021-05-26T05:35:00Z">
          <w:pPr>
            <w:pStyle w:val="Code"/>
          </w:pPr>
        </w:pPrChange>
      </w:pPr>
      <w:del w:id="3850" w:author="Kelvin Sung" w:date="2021-05-24T18:10:00Z">
        <w:r w:rsidDel="00B055BB">
          <w:delText xml:space="preserve">    //    depending on the normal map you work with, this may or may not be flipped</w:delText>
        </w:r>
      </w:del>
    </w:p>
    <w:p w14:paraId="69373F37" w14:textId="26B1C721" w:rsidR="007C2E02" w:rsidRDefault="007C2E02" w:rsidP="00016B12">
      <w:pPr>
        <w:pStyle w:val="Code"/>
        <w:rPr>
          <w:rFonts w:hint="eastAsia"/>
        </w:rPr>
        <w:pPrChange w:id="3851" w:author="Kelvin Sung" w:date="2021-05-26T05:35:00Z">
          <w:pPr>
            <w:pStyle w:val="Code"/>
          </w:pPr>
        </w:pPrChange>
      </w:pPr>
      <w:del w:id="3852" w:author="Kelvin Sung" w:date="2021-05-24T18:10:00Z">
        <w:r w:rsidDel="00B055BB">
          <w:delText xml:space="preserve">    // </w:delText>
        </w:r>
      </w:del>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4A60AA67" w:rsidR="007C2E02" w:rsidRPr="007C2E02" w:rsidRDefault="007C2E02" w:rsidP="00BB6BD8">
      <w:pPr>
        <w:pStyle w:val="Code"/>
        <w:ind w:firstLine="420"/>
        <w:rPr>
          <w:rStyle w:val="CodeBold"/>
        </w:rPr>
        <w:pPrChange w:id="3853" w:author="Kelvin Sung" w:date="2021-05-26T08:16:00Z">
          <w:pPr>
            <w:pStyle w:val="Code"/>
          </w:pPr>
        </w:pPrChange>
      </w:pPr>
      <w:del w:id="3854" w:author="Kelvin Sung" w:date="2021-05-26T07:50:00Z">
        <w:r w:rsidRPr="007C2E02" w:rsidDel="009142DF">
          <w:rPr>
            <w:rStyle w:val="CodeBold"/>
          </w:rPr>
          <w:delText xml:space="preserve">    </w:delText>
        </w:r>
      </w:del>
      <w:r w:rsidRPr="007C2E02">
        <w:rPr>
          <w:rStyle w:val="CodeBold"/>
        </w:rPr>
        <w:t>vec4 shadedResult = uMaterial.Ka + (</w:t>
      </w:r>
      <w:del w:id="3855" w:author="Kelvin Sung" w:date="2021-05-26T08:16:00Z">
        <w:r w:rsidRPr="007C2E02" w:rsidDel="00BB6BD8">
          <w:rPr>
            <w:rStyle w:val="CodeBold"/>
          </w:rPr>
          <w:delText xml:space="preserve">textureMapColor  * </w:delText>
        </w:r>
      </w:del>
      <w:r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10B8838C" w:rsidR="007C2E02" w:rsidDel="00016B12" w:rsidRDefault="007C2E02" w:rsidP="00016B12">
      <w:pPr>
        <w:pStyle w:val="Code"/>
        <w:rPr>
          <w:del w:id="3856" w:author="Kelvin Sung" w:date="2021-05-26T05:35:00Z"/>
        </w:rPr>
      </w:pPr>
      <w:del w:id="3857" w:author="Kelvin Sung" w:date="2021-05-26T05:35:00Z">
        <w:r w:rsidDel="00016B12">
          <w:delText xml:space="preserve">    </w:delText>
        </w:r>
      </w:del>
      <w:ins w:id="3858" w:author="Kelvin Sung" w:date="2021-05-26T05:35:00Z">
        <w:r w:rsidR="00016B12">
          <w:t xml:space="preserve">    … identical to previous code … </w:t>
        </w:r>
      </w:ins>
      <w:del w:id="3859" w:author="Kelvin Sung" w:date="2021-05-26T05:35:00Z">
        <w:r w:rsidDel="00016B12">
          <w:delText>// tint the textured area, and leave transparent area as defined by the texture</w:delText>
        </w:r>
      </w:del>
    </w:p>
    <w:p w14:paraId="4C7EE018" w14:textId="77777777" w:rsidR="00016B12" w:rsidRDefault="00016B12" w:rsidP="00016B12">
      <w:pPr>
        <w:pStyle w:val="Code"/>
        <w:rPr>
          <w:ins w:id="3860" w:author="Kelvin Sung" w:date="2021-05-26T05:35:00Z"/>
          <w:rFonts w:hint="eastAsia"/>
        </w:rPr>
      </w:pPr>
    </w:p>
    <w:p w14:paraId="0CDF0A06" w14:textId="5D29A71B" w:rsidR="007C2E02" w:rsidRPr="007C2E02" w:rsidDel="00016B12" w:rsidRDefault="007C2E02" w:rsidP="00016B12">
      <w:pPr>
        <w:pStyle w:val="Code"/>
        <w:rPr>
          <w:del w:id="3861" w:author="Kelvin Sung" w:date="2021-05-26T05:35:00Z"/>
          <w:rFonts w:hint="eastAsia"/>
        </w:rPr>
      </w:pPr>
      <w:del w:id="3862" w:author="Kelvin Sung" w:date="2021-05-26T05:35:00Z">
        <w:r w:rsidRPr="007C2E02" w:rsidDel="00016B12">
          <w:delText xml:space="preserve">    vec3 tintResult = vec3(shadedResult) * (1.0-uPixelColor.a) + vec3(uPixelColor) * uPixelColor.a;</w:delText>
        </w:r>
      </w:del>
    </w:p>
    <w:p w14:paraId="63903775" w14:textId="73F22332" w:rsidR="007C2E02" w:rsidRPr="007C2E02" w:rsidDel="00016B12" w:rsidRDefault="007C2E02" w:rsidP="00016B12">
      <w:pPr>
        <w:pStyle w:val="Code"/>
        <w:rPr>
          <w:del w:id="3863" w:author="Kelvin Sung" w:date="2021-05-26T05:35:00Z"/>
          <w:rFonts w:hint="eastAsia"/>
        </w:rPr>
      </w:pPr>
      <w:del w:id="3864" w:author="Kelvin Sung" w:date="2021-05-26T05:35:00Z">
        <w:r w:rsidRPr="007C2E02" w:rsidDel="00016B12">
          <w:delText xml:space="preserve">    vec4 result = vec4(tintResult, textureMapColor.a);</w:delText>
        </w:r>
      </w:del>
    </w:p>
    <w:p w14:paraId="2EAC74F2" w14:textId="2B3D1F30" w:rsidR="007C2E02" w:rsidDel="00016B12" w:rsidRDefault="007C2E02" w:rsidP="00016B12">
      <w:pPr>
        <w:pStyle w:val="Code"/>
        <w:rPr>
          <w:del w:id="3865" w:author="Kelvin Sung" w:date="2021-05-26T05:35:00Z"/>
          <w:rFonts w:hint="eastAsia"/>
        </w:rPr>
      </w:pPr>
    </w:p>
    <w:p w14:paraId="290F41E8" w14:textId="1F0449EA" w:rsidR="007C2E02" w:rsidDel="00016B12" w:rsidRDefault="007C2E02" w:rsidP="00016B12">
      <w:pPr>
        <w:pStyle w:val="Code"/>
        <w:rPr>
          <w:del w:id="3866" w:author="Kelvin Sung" w:date="2021-05-26T05:35:00Z"/>
          <w:rFonts w:hint="eastAsia"/>
        </w:rPr>
      </w:pPr>
      <w:del w:id="3867" w:author="Kelvin Sung" w:date="2021-05-26T05:35:00Z">
        <w:r w:rsidDel="00016B12">
          <w:delText xml:space="preserve">    gl_FragColor = result;</w:delText>
        </w:r>
      </w:del>
    </w:p>
    <w:p w14:paraId="3460DF59" w14:textId="06E67E32" w:rsidR="00773243" w:rsidRDefault="007C2E02" w:rsidP="00016B12">
      <w:pPr>
        <w:pStyle w:val="Code"/>
        <w:rPr>
          <w:rFonts w:hint="eastAsia"/>
        </w:rPr>
      </w:pPr>
      <w:r>
        <w:t>}</w:t>
      </w:r>
    </w:p>
    <w:p w14:paraId="7BDCF046" w14:textId="71F07E67" w:rsidR="00773243" w:rsidRDefault="00773243" w:rsidP="00773243">
      <w:pPr>
        <w:pStyle w:val="Heading3"/>
      </w:pPr>
      <w:del w:id="3868" w:author="Kelvin Sung" w:date="2021-05-20T18:14:00Z">
        <w:r w:rsidDel="00E15C4E">
          <w:delText xml:space="preserve">Creating </w:delText>
        </w:r>
      </w:del>
      <w:ins w:id="3869" w:author="Kelvin Sung" w:date="2021-05-20T18:14:00Z">
        <w:r w:rsidR="00E15C4E">
          <w:t xml:space="preserve">Defining </w:t>
        </w:r>
      </w:ins>
      <w:r>
        <w:t xml:space="preserve">the Material </w:t>
      </w:r>
      <w:del w:id="3870" w:author="Kelvin Sung" w:date="2021-05-20T18:14:00Z">
        <w:r w:rsidDel="00E15C4E">
          <w:delText>Object</w:delText>
        </w:r>
      </w:del>
      <w:ins w:id="3871" w:author="Kelvin Sung" w:date="2021-05-20T18:14:00Z">
        <w:r w:rsidR="00E15C4E">
          <w:t>Class</w:t>
        </w:r>
      </w:ins>
    </w:p>
    <w:p w14:paraId="65FAB280" w14:textId="631A0471" w:rsidR="00773243" w:rsidRDefault="00773243" w:rsidP="00773243">
      <w:pPr>
        <w:pStyle w:val="BodyTextFirst"/>
        <w:rPr>
          <w:rFonts w:hint="eastAsia"/>
        </w:rPr>
      </w:pPr>
      <w:r>
        <w:t xml:space="preserve">As described, a simple </w:t>
      </w:r>
      <w:r w:rsidRPr="007C2E02">
        <w:rPr>
          <w:rStyle w:val="CodeInline"/>
        </w:rPr>
        <w:t>Material</w:t>
      </w:r>
      <w:r>
        <w:t xml:space="preserve"> </w:t>
      </w:r>
      <w:del w:id="3872" w:author="Kelvin Sung" w:date="2021-05-24T18:12:00Z">
        <w:r w:rsidDel="00393EEC">
          <w:delText xml:space="preserve">object </w:delText>
        </w:r>
      </w:del>
      <w:ins w:id="3873" w:author="Kelvin Sung" w:date="2021-05-24T18:12:00Z">
        <w:r w:rsidR="00393EEC">
          <w:t xml:space="preserve">class </w:t>
        </w:r>
      </w:ins>
      <w:r>
        <w:t xml:space="preserve">is required to </w:t>
      </w:r>
      <w:del w:id="3874" w:author="Kelvin Sung" w:date="2021-05-24T18:12:00Z">
        <w:r w:rsidDel="00393EEC">
          <w:delText xml:space="preserve">store </w:delText>
        </w:r>
      </w:del>
      <w:ins w:id="3875" w:author="Kelvin Sung" w:date="2021-05-24T18:12:00Z">
        <w:r w:rsidR="00393EEC">
          <w:t xml:space="preserve">encapsulate </w:t>
        </w:r>
      </w:ins>
      <w:r>
        <w:t>the per-</w:t>
      </w:r>
      <w:ins w:id="3876" w:author="Kelvin Sung" w:date="2021-05-24T18:12:00Z">
        <w:r w:rsidR="00393EEC" w:rsidRPr="00393EEC">
          <w:rPr>
            <w:rStyle w:val="CodeInline"/>
            <w:rPrChange w:id="3877" w:author="Kelvin Sung" w:date="2021-05-24T18:12:00Z">
              <w:rPr/>
            </w:rPrChange>
          </w:rPr>
          <w:t>Renderable</w:t>
        </w:r>
      </w:ins>
      <w:del w:id="3878"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879" w:author="Kelvin Sung" w:date="2021-05-24T18:13:00Z"/>
          <w:rFonts w:hint="eastAsia"/>
        </w:rPr>
      </w:pPr>
      <w:r>
        <w:t xml:space="preserve">Create </w:t>
      </w:r>
      <w:ins w:id="3880" w:author="Kelvin Sung" w:date="2021-05-24T18:13:00Z">
        <w:r w:rsidR="00790F15" w:rsidRPr="007C2E02">
          <w:rPr>
            <w:rStyle w:val="CodeInline"/>
          </w:rPr>
          <w:t>material.js</w:t>
        </w:r>
        <w:r w:rsidR="00790F15" w:rsidDel="00790F15">
          <w:t xml:space="preserve"> </w:t>
        </w:r>
      </w:ins>
      <w:del w:id="3881" w:author="Kelvin Sung" w:date="2021-05-24T18:13:00Z">
        <w:r w:rsidDel="00790F15">
          <w:delText>a new file u</w:delText>
        </w:r>
      </w:del>
      <w:ins w:id="3882" w:author="Kelvin Sung" w:date="2021-05-24T18:13:00Z">
        <w:r w:rsidR="00790F15">
          <w:t>i</w:t>
        </w:r>
      </w:ins>
      <w:r>
        <w:t>n</w:t>
      </w:r>
      <w:del w:id="3883"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884" w:author="Kelvin Sung" w:date="2021-05-24T18:13:00Z">
        <w:r w:rsidR="00790F15">
          <w:t xml:space="preserve">, define the </w:t>
        </w:r>
      </w:ins>
      <w:del w:id="3885"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rsidP="00826BC4">
      <w:pPr>
        <w:pStyle w:val="NumList"/>
        <w:numPr>
          <w:ilvl w:val="0"/>
          <w:numId w:val="34"/>
        </w:numPr>
        <w:rPr>
          <w:rFonts w:hint="eastAsia"/>
        </w:rPr>
        <w:pPrChange w:id="3886" w:author="Kelvin Sung" w:date="2021-05-24T18:13:00Z">
          <w:pPr>
            <w:pStyle w:val="NumList"/>
          </w:pPr>
        </w:pPrChange>
      </w:pPr>
      <w:del w:id="3887" w:author="Kelvin Sung" w:date="2021-05-24T18:13:00Z">
        <w:r w:rsidDel="00790F15">
          <w:delText xml:space="preserve">Create a new class named </w:delText>
        </w:r>
      </w:del>
      <w:r w:rsidRPr="00421F0F">
        <w:rPr>
          <w:rStyle w:val="CodeInline"/>
        </w:rPr>
        <w:t>Material</w:t>
      </w:r>
      <w:del w:id="3888" w:author="Kelvin Sung" w:date="2021-05-24T18:14:00Z">
        <w:r w:rsidDel="00790F15">
          <w:rPr>
            <w:rStyle w:val="CodeInline"/>
          </w:rPr>
          <w:delText>,</w:delText>
        </w:r>
      </w:del>
      <w:ins w:id="3889" w:author="Kelvin Sung" w:date="2021-05-24T18:13:00Z">
        <w:r w:rsidR="00790F15">
          <w:rPr>
            <w:rStyle w:val="CodeInline"/>
          </w:rPr>
          <w:t xml:space="preserve"> </w:t>
        </w:r>
        <w:r w:rsidR="00790F15">
          <w:t>class</w:t>
        </w:r>
      </w:ins>
      <w:ins w:id="3890" w:author="Kelvin Sung" w:date="2021-05-24T18:14:00Z">
        <w:r w:rsidR="00790F15">
          <w:t>,</w:t>
        </w:r>
      </w:ins>
      <w:ins w:id="3891" w:author="Kelvin Sung" w:date="2021-05-24T18:13:00Z">
        <w:r w:rsidR="00790F15">
          <w:t xml:space="preserve"> </w:t>
        </w:r>
      </w:ins>
      <w:ins w:id="3892" w:author="Kelvin Sung" w:date="2021-05-24T18:14:00Z">
        <w:r w:rsidR="00790F15">
          <w:t xml:space="preserve">and in the </w:t>
        </w:r>
      </w:ins>
      <w:del w:id="3893" w:author="Kelvin Sung" w:date="2021-05-24T18:14:00Z">
        <w:r w:rsidDel="00790F15">
          <w:delText xml:space="preserve"> d</w:delText>
        </w:r>
        <w:r w:rsidR="00773243" w:rsidDel="00790F15">
          <w:delText xml:space="preserve">efine a </w:delText>
        </w:r>
      </w:del>
      <w:r w:rsidR="00773243">
        <w:t xml:space="preserve">constructor </w:t>
      </w:r>
      <w:del w:id="3894" w:author="Kelvin Sung" w:date="2021-05-24T18:14:00Z">
        <w:r w:rsidR="00773243" w:rsidDel="00790F15">
          <w:delText xml:space="preserve">to </w:delText>
        </w:r>
      </w:del>
      <w:r w:rsidR="00773243">
        <w:t xml:space="preserve">initialize the variables as defined in the surface material property in Figure </w:t>
      </w:r>
      <w:del w:id="3895" w:author="Kelvin Sung" w:date="2021-05-22T13:51:00Z">
        <w:r w:rsidR="00773243" w:rsidDel="003401C9">
          <w:delText>8-17</w:delText>
        </w:r>
      </w:del>
      <w:ins w:id="3896"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4098D2D4" w:rsidR="00773243" w:rsidRPr="00773243" w:rsidDel="001B23DC" w:rsidRDefault="00773243" w:rsidP="00773243">
      <w:pPr>
        <w:pStyle w:val="NumList"/>
        <w:rPr>
          <w:del w:id="3897" w:author="Kelvin Sung" w:date="2021-05-20T18:05:00Z"/>
          <w:rFonts w:hint="eastAsia"/>
        </w:rPr>
      </w:pPr>
      <w:r w:rsidRPr="00773243">
        <w:t xml:space="preserve">Provide straightforward get and set accessors to </w:t>
      </w:r>
      <w:del w:id="3898" w:author="Kelvin Sung" w:date="2021-05-24T18:14:00Z">
        <w:r w:rsidRPr="00773243" w:rsidDel="0000696A">
          <w:delText>these properties</w:delText>
        </w:r>
      </w:del>
      <w:ins w:id="3899" w:author="Kelvin Sung" w:date="2021-05-24T18:14:00Z">
        <w:r w:rsidR="0000696A">
          <w:t>the variables</w:t>
        </w:r>
      </w:ins>
      <w:r w:rsidRPr="00773243">
        <w:t>.</w:t>
      </w:r>
    </w:p>
    <w:p w14:paraId="4CC7BBA4" w14:textId="77777777" w:rsidR="001B23DC" w:rsidRDefault="00421F0F" w:rsidP="00773243">
      <w:pPr>
        <w:pStyle w:val="NumList"/>
        <w:rPr>
          <w:ins w:id="3900" w:author="Kelvin Sung" w:date="2021-05-20T18:05:00Z"/>
          <w:rFonts w:hint="eastAsia"/>
        </w:rPr>
      </w:pPr>
      <w:del w:id="3901" w:author="Kelvin Sung" w:date="2021-05-20T18:05:00Z">
        <w:r w:rsidDel="001B23DC">
          <w:delText xml:space="preserve">    </w:delText>
        </w:r>
      </w:del>
    </w:p>
    <w:p w14:paraId="354F8550" w14:textId="257652D4" w:rsidR="00421F0F" w:rsidDel="001B23DC" w:rsidRDefault="00421F0F" w:rsidP="00421F0F">
      <w:pPr>
        <w:pStyle w:val="Code"/>
        <w:rPr>
          <w:del w:id="3902" w:author="Kelvin Sung" w:date="2021-05-20T18:05:00Z"/>
          <w:rFonts w:hint="eastAsia"/>
        </w:rPr>
      </w:pPr>
      <w:r>
        <w:t>setAmbient(a) { this.mKa = vec4.clone(a); }</w:t>
      </w:r>
    </w:p>
    <w:p w14:paraId="099E29E2" w14:textId="77777777" w:rsidR="001B23DC" w:rsidRDefault="00421F0F" w:rsidP="00421F0F">
      <w:pPr>
        <w:pStyle w:val="Code"/>
        <w:rPr>
          <w:ins w:id="3903" w:author="Kelvin Sung" w:date="2021-05-20T18:05:00Z"/>
          <w:rFonts w:hint="eastAsia"/>
        </w:rPr>
      </w:pPr>
      <w:del w:id="3904"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905" w:author="Kelvin Sung" w:date="2021-05-20T18:05:00Z"/>
          <w:rFonts w:hint="eastAsia"/>
        </w:rPr>
      </w:pPr>
    </w:p>
    <w:p w14:paraId="4066A40A" w14:textId="77777777" w:rsidR="001B23DC" w:rsidRDefault="00421F0F" w:rsidP="00421F0F">
      <w:pPr>
        <w:pStyle w:val="Code"/>
        <w:rPr>
          <w:ins w:id="3906" w:author="Kelvin Sung" w:date="2021-05-20T18:05:00Z"/>
          <w:rFonts w:hint="eastAsia"/>
        </w:rPr>
      </w:pPr>
      <w:del w:id="3907" w:author="Kelvin Sung" w:date="2021-05-20T18:05:00Z">
        <w:r w:rsidDel="001B23DC">
          <w:delText xml:space="preserve">    </w:delText>
        </w:r>
      </w:del>
    </w:p>
    <w:p w14:paraId="78A97DC0" w14:textId="3CAFEAED" w:rsidR="00421F0F" w:rsidDel="001B23DC" w:rsidRDefault="00421F0F" w:rsidP="00421F0F">
      <w:pPr>
        <w:pStyle w:val="Code"/>
        <w:rPr>
          <w:del w:id="3908" w:author="Kelvin Sung" w:date="2021-05-20T18:05:00Z"/>
          <w:rFonts w:hint="eastAsia"/>
        </w:rPr>
      </w:pPr>
      <w:r>
        <w:t>setDiffuse(d) { this.mKd = vec4.clone(d); }</w:t>
      </w:r>
    </w:p>
    <w:p w14:paraId="43354598" w14:textId="77777777" w:rsidR="001B23DC" w:rsidRDefault="00421F0F" w:rsidP="00421F0F">
      <w:pPr>
        <w:pStyle w:val="Code"/>
        <w:rPr>
          <w:ins w:id="3909" w:author="Kelvin Sung" w:date="2021-05-20T18:05:00Z"/>
          <w:rFonts w:hint="eastAsia"/>
        </w:rPr>
      </w:pPr>
      <w:del w:id="3910"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911" w:author="Kelvin Sung" w:date="2021-05-20T18:05:00Z"/>
          <w:rFonts w:hint="eastAsia"/>
        </w:rPr>
      </w:pPr>
    </w:p>
    <w:p w14:paraId="4248C748" w14:textId="77777777" w:rsidR="001B23DC" w:rsidRDefault="00421F0F" w:rsidP="00421F0F">
      <w:pPr>
        <w:pStyle w:val="Code"/>
        <w:rPr>
          <w:ins w:id="3912" w:author="Kelvin Sung" w:date="2021-05-20T18:05:00Z"/>
          <w:rFonts w:hint="eastAsia"/>
        </w:rPr>
      </w:pPr>
      <w:del w:id="3913" w:author="Kelvin Sung" w:date="2021-05-20T18:05:00Z">
        <w:r w:rsidDel="001B23DC">
          <w:delText xml:space="preserve">    </w:delText>
        </w:r>
      </w:del>
    </w:p>
    <w:p w14:paraId="61B00CA0" w14:textId="7D11E3AD" w:rsidR="00421F0F" w:rsidDel="001B23DC" w:rsidRDefault="00421F0F" w:rsidP="00421F0F">
      <w:pPr>
        <w:pStyle w:val="Code"/>
        <w:rPr>
          <w:del w:id="3914" w:author="Kelvin Sung" w:date="2021-05-20T18:05:00Z"/>
          <w:rFonts w:hint="eastAsia"/>
        </w:rPr>
      </w:pPr>
      <w:r>
        <w:t>setSpecular(s) { this.mKs = vec4.clone(s); }</w:t>
      </w:r>
    </w:p>
    <w:p w14:paraId="061400AD" w14:textId="77777777" w:rsidR="001B23DC" w:rsidRDefault="00421F0F" w:rsidP="00421F0F">
      <w:pPr>
        <w:pStyle w:val="Code"/>
        <w:rPr>
          <w:ins w:id="3915" w:author="Kelvin Sung" w:date="2021-05-20T18:05:00Z"/>
          <w:rFonts w:hint="eastAsia"/>
        </w:rPr>
      </w:pPr>
      <w:del w:id="3916"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917" w:author="Kelvin Sung" w:date="2021-05-20T18:05:00Z"/>
          <w:rFonts w:hint="eastAsia"/>
        </w:rPr>
      </w:pPr>
    </w:p>
    <w:p w14:paraId="51C65469" w14:textId="77777777" w:rsidR="001B23DC" w:rsidRDefault="00421F0F" w:rsidP="00421F0F">
      <w:pPr>
        <w:pStyle w:val="Code"/>
        <w:rPr>
          <w:ins w:id="3918" w:author="Kelvin Sung" w:date="2021-05-20T18:05:00Z"/>
          <w:rFonts w:hint="eastAsia"/>
        </w:rPr>
      </w:pPr>
      <w:del w:id="3919" w:author="Kelvin Sung" w:date="2021-05-20T18:05:00Z">
        <w:r w:rsidDel="001B23DC">
          <w:delText xml:space="preserve">    </w:delText>
        </w:r>
      </w:del>
    </w:p>
    <w:p w14:paraId="74802359" w14:textId="40A10F32" w:rsidR="00421F0F" w:rsidDel="001B23DC" w:rsidRDefault="00421F0F" w:rsidP="00421F0F">
      <w:pPr>
        <w:pStyle w:val="Code"/>
        <w:rPr>
          <w:del w:id="3920" w:author="Kelvin Sung" w:date="2021-05-20T18:05:00Z"/>
          <w:rFonts w:hint="eastAsia"/>
        </w:rPr>
      </w:pPr>
      <w:r>
        <w:t>setShininess(s) { this.mShininess = s; }</w:t>
      </w:r>
    </w:p>
    <w:p w14:paraId="4BE96F7A" w14:textId="77777777" w:rsidR="001B23DC" w:rsidRDefault="00421F0F" w:rsidP="00421F0F">
      <w:pPr>
        <w:pStyle w:val="Code"/>
        <w:rPr>
          <w:ins w:id="3921" w:author="Kelvin Sung" w:date="2021-05-20T18:05:00Z"/>
          <w:rFonts w:hint="eastAsia"/>
        </w:rPr>
      </w:pPr>
      <w:del w:id="3922" w:author="Kelvin Sung" w:date="2021-05-20T18:05:00Z">
        <w:r w:rsidDel="001B23DC">
          <w:delText xml:space="preserve">    </w:delText>
        </w:r>
      </w:del>
    </w:p>
    <w:p w14:paraId="3D706E32" w14:textId="3CDA4C86" w:rsidR="00773243" w:rsidRDefault="00421F0F" w:rsidP="00421F0F">
      <w:pPr>
        <w:pStyle w:val="Code"/>
        <w:rPr>
          <w:ins w:id="3923" w:author="Kelvin Sung" w:date="2021-05-24T18:27:00Z"/>
        </w:rPr>
      </w:pPr>
      <w:r>
        <w:t>getShininess() { return this.mShininess; }</w:t>
      </w:r>
    </w:p>
    <w:p w14:paraId="4DC4AF98" w14:textId="19193782" w:rsidR="00C252AE" w:rsidRPr="00EE10DF" w:rsidRDefault="00065E9B" w:rsidP="00C252AE">
      <w:pPr>
        <w:pStyle w:val="BodyTextCont"/>
        <w:rPr>
          <w:ins w:id="3924" w:author="Kelvin Sung" w:date="2021-05-24T18:29:00Z"/>
          <w:rFonts w:hint="eastAsia"/>
        </w:rPr>
      </w:pPr>
      <w:ins w:id="3925" w:author="Kelvin Sung" w:date="2021-05-24T18:27:00Z">
        <w:r>
          <w:t xml:space="preserve">Note that the </w:t>
        </w:r>
        <w:r w:rsidRPr="00065E9B">
          <w:rPr>
            <w:rStyle w:val="CodeInline"/>
            <w:rPrChange w:id="3926" w:author="Kelvin Sung" w:date="2021-05-24T18:27:00Z">
              <w:rPr/>
            </w:rPrChange>
          </w:rPr>
          <w:t>Material</w:t>
        </w:r>
        <w:r>
          <w:t xml:space="preserve"> class is designed to represent </w:t>
        </w:r>
      </w:ins>
      <w:ins w:id="3927" w:author="Kelvin Sung" w:date="2021-05-24T18:28:00Z">
        <w:r>
          <w:t xml:space="preserve">material properties of </w:t>
        </w:r>
        <w:r w:rsidRPr="00065E9B">
          <w:rPr>
            <w:rStyle w:val="CodeInline"/>
            <w:rPrChange w:id="3928" w:author="Kelvin Sung" w:date="2021-05-24T18:28:00Z">
              <w:rPr/>
            </w:rPrChange>
          </w:rPr>
          <w:t>Renderable</w:t>
        </w:r>
        <w:r>
          <w:t xml:space="preserve"> objects and must be accessible to the game programmer. As such, remember </w:t>
        </w:r>
      </w:ins>
      <w:ins w:id="3929"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rsidP="00065E9B">
      <w:pPr>
        <w:pStyle w:val="BodyTextCont"/>
        <w:rPr>
          <w:rFonts w:hint="eastAsia"/>
        </w:rPr>
        <w:pPrChange w:id="3930"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931" w:author="Kelvin Sung" w:date="2021-05-20T18:14:00Z">
        <w:r w:rsidDel="00E15C4E">
          <w:delText>Object</w:delText>
        </w:r>
      </w:del>
      <w:ins w:id="3932" w:author="Kelvin Sung" w:date="2021-05-20T18:14:00Z">
        <w:r w:rsidR="00E15C4E">
          <w:t>Class</w:t>
        </w:r>
      </w:ins>
    </w:p>
    <w:p w14:paraId="24B253EB" w14:textId="69455A1D" w:rsidR="00773243" w:rsidRDefault="00826BC4" w:rsidP="00773243">
      <w:pPr>
        <w:pStyle w:val="BodyTextFirst"/>
        <w:rPr>
          <w:rFonts w:hint="eastAsia"/>
        </w:rPr>
      </w:pPr>
      <w:ins w:id="3933"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934" w:author="Kelvin Sung" w:date="2021-05-24T18:19:00Z">
        <w:r>
          <w:t xml:space="preserve">an </w:t>
        </w:r>
      </w:ins>
      <w:ins w:id="3935" w:author="Kelvin Sung" w:date="2021-05-24T18:18:00Z">
        <w:r>
          <w:t>array index to GLSL fragment shader</w:t>
        </w:r>
      </w:ins>
      <w:ins w:id="3936" w:author="Kelvin Sung" w:date="2021-05-24T18:19:00Z">
        <w:r>
          <w:t>,</w:t>
        </w:r>
      </w:ins>
      <w:ins w:id="3937" w:author="Kelvin Sung" w:date="2021-05-24T18:18:00Z">
        <w:r>
          <w:t xml:space="preserve"> </w:t>
        </w:r>
      </w:ins>
      <w:del w:id="3938"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939" w:author="Kelvin Sung" w:date="2021-05-20T18:14:00Z">
        <w:r w:rsidR="00773243" w:rsidDel="00E15C4E">
          <w:delText xml:space="preserve">object </w:delText>
        </w:r>
      </w:del>
      <w:ins w:id="3940" w:author="Kelvin Sung" w:date="2021-05-20T18:14:00Z">
        <w:r w:rsidR="00E15C4E">
          <w:t xml:space="preserve">class </w:t>
        </w:r>
      </w:ins>
      <w:ins w:id="3941"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942" w:author="Kelvin Sung" w:date="2021-05-24T18:15:00Z">
        <w:r>
          <w:t xml:space="preserve"> </w:t>
        </w:r>
      </w:ins>
      <w:ins w:id="3943" w:author="Kelvin Sung" w:date="2021-05-24T18:20:00Z">
        <w:r>
          <w:t xml:space="preserve">Similar to the implementation of </w:t>
        </w:r>
        <w:proofErr w:type="spellStart"/>
        <w:r w:rsidRPr="00826BC4">
          <w:rPr>
            <w:rStyle w:val="CodeInline"/>
            <w:rPrChange w:id="3944" w:author="Kelvin Sung" w:date="2021-05-24T18:20:00Z">
              <w:rPr/>
            </w:rPrChange>
          </w:rPr>
          <w:t>ShaderIndexAt</w:t>
        </w:r>
        <w:proofErr w:type="spellEnd"/>
        <w:r>
          <w:t xml:space="preserve">, the </w:t>
        </w:r>
        <w:proofErr w:type="spellStart"/>
        <w:r w:rsidRPr="00826BC4">
          <w:rPr>
            <w:rStyle w:val="CodeInline"/>
            <w:rPrChange w:id="3945" w:author="Kelvin Sung" w:date="2021-05-24T18:20:00Z">
              <w:rPr/>
            </w:rPrChange>
          </w:rPr>
          <w:t>ShaderMaterial</w:t>
        </w:r>
        <w:proofErr w:type="spellEnd"/>
        <w:r>
          <w:t xml:space="preserve"> class will also be </w:t>
        </w:r>
      </w:ins>
      <w:ins w:id="3946" w:author="Kelvin Sung" w:date="2021-05-24T18:15:00Z">
        <w:r>
          <w:t xml:space="preserve">defined in the </w:t>
        </w:r>
        <w:proofErr w:type="spellStart"/>
        <w:r w:rsidRPr="00826BC4">
          <w:rPr>
            <w:rStyle w:val="CodeInline"/>
            <w:rPrChange w:id="3947" w:author="Kelvin Sung" w:date="2021-05-24T18:17:00Z">
              <w:rPr/>
            </w:rPrChange>
          </w:rPr>
          <w:t>src</w:t>
        </w:r>
        <w:proofErr w:type="spellEnd"/>
        <w:r w:rsidRPr="00826BC4">
          <w:rPr>
            <w:rStyle w:val="CodeInline"/>
            <w:rPrChange w:id="3948" w:author="Kelvin Sung" w:date="2021-05-24T18:17:00Z">
              <w:rPr/>
            </w:rPrChange>
          </w:rPr>
          <w:t>/engine/shaders</w:t>
        </w:r>
        <w:r>
          <w:t xml:space="preserve"> folder</w:t>
        </w:r>
      </w:ins>
      <w:ins w:id="3949" w:author="Kelvin Sung" w:date="2021-05-24T18:20:00Z">
        <w:r>
          <w:t>.</w:t>
        </w:r>
      </w:ins>
      <w:ins w:id="3950" w:author="Kelvin Sung" w:date="2021-05-24T18:17:00Z">
        <w:r>
          <w:t xml:space="preserve"> </w:t>
        </w:r>
      </w:ins>
    </w:p>
    <w:p w14:paraId="243ECBC6" w14:textId="0300C928" w:rsidR="00421F0F" w:rsidDel="004A1350" w:rsidRDefault="00773243" w:rsidP="005D6DD2">
      <w:pPr>
        <w:pStyle w:val="NumList"/>
        <w:numPr>
          <w:ilvl w:val="0"/>
          <w:numId w:val="35"/>
        </w:numPr>
        <w:rPr>
          <w:del w:id="3951" w:author="Kelvin Sung" w:date="2021-05-24T18:21:00Z"/>
          <w:rFonts w:hint="eastAsia"/>
        </w:rPr>
        <w:pPrChange w:id="3952" w:author="Kelvin Sung" w:date="2021-05-24T18:21:00Z">
          <w:pPr>
            <w:pStyle w:val="NumList"/>
            <w:numPr>
              <w:numId w:val="35"/>
            </w:numPr>
          </w:pPr>
        </w:pPrChange>
      </w:pPr>
      <w:r>
        <w:t xml:space="preserve">Create </w:t>
      </w:r>
      <w:del w:id="3953" w:author="Kelvin Sung" w:date="2021-05-24T18:21:00Z">
        <w:r w:rsidDel="004A1350">
          <w:delText xml:space="preserve">a </w:delText>
        </w:r>
      </w:del>
      <w:ins w:id="3954" w:author="Kelvin Sung" w:date="2021-05-24T18:21:00Z">
        <w:r w:rsidR="004A1350" w:rsidRPr="004A1350">
          <w:rPr>
            <w:rStyle w:val="CodeInline"/>
            <w:rPrChange w:id="3955" w:author="Kelvin Sung" w:date="2021-05-24T18:21:00Z">
              <w:rPr/>
            </w:rPrChange>
          </w:rPr>
          <w:t>shader_material.js</w:t>
        </w:r>
        <w:r w:rsidR="004A1350">
          <w:t xml:space="preserve"> </w:t>
        </w:r>
      </w:ins>
      <w:del w:id="3956" w:author="Kelvin Sung" w:date="2021-05-24T18:21:00Z">
        <w:r w:rsidDel="004A1350">
          <w:delText xml:space="preserve">new file under </w:delText>
        </w:r>
      </w:del>
      <w:ins w:id="3957"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958" w:author="Kelvin Sung" w:date="2021-05-24T18:21:00Z">
        <w:r w:rsidR="004A1350">
          <w:t>,</w:t>
        </w:r>
      </w:ins>
      <w:r>
        <w:t xml:space="preserve"> </w:t>
      </w:r>
      <w:del w:id="3959" w:author="Kelvin Sung" w:date="2021-05-24T18:21:00Z">
        <w:r w:rsidDel="004A1350">
          <w:delText>and name it</w:delText>
        </w:r>
      </w:del>
      <w:del w:id="3960"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961" w:author="Kelvin Sung" w:date="2021-05-24T18:21:00Z">
        <w:r w:rsidDel="004A1350">
          <w:delText xml:space="preserve">. </w:delText>
        </w:r>
      </w:del>
    </w:p>
    <w:p w14:paraId="7FD75E41" w14:textId="6DFB53EB" w:rsidR="00773243" w:rsidRDefault="00421F0F" w:rsidP="001339C6">
      <w:pPr>
        <w:pStyle w:val="NumList"/>
        <w:numPr>
          <w:ilvl w:val="0"/>
          <w:numId w:val="35"/>
        </w:numPr>
        <w:rPr>
          <w:rFonts w:hint="eastAsia"/>
        </w:rPr>
        <w:pPrChange w:id="3962" w:author="Kelvin Sung" w:date="2021-05-24T18:22:00Z">
          <w:pPr>
            <w:pStyle w:val="NumList"/>
            <w:numPr>
              <w:numId w:val="35"/>
            </w:numPr>
          </w:pPr>
        </w:pPrChange>
      </w:pPr>
      <w:del w:id="3963" w:author="Kelvin Sung" w:date="2021-05-24T18:22:00Z">
        <w:r w:rsidDel="001339C6">
          <w:delText>Create a new class named</w:delText>
        </w:r>
      </w:del>
      <w:ins w:id="3964" w:author="Kelvin Sung" w:date="2021-05-24T18:22:00Z">
        <w:r w:rsidR="001339C6">
          <w:t>define</w:t>
        </w:r>
      </w:ins>
      <w:r>
        <w:t xml:space="preserve"> </w:t>
      </w:r>
      <w:proofErr w:type="spellStart"/>
      <w:r w:rsidRPr="00421F0F">
        <w:rPr>
          <w:rStyle w:val="CodeInline"/>
        </w:rPr>
        <w:t>ShaderMaterial</w:t>
      </w:r>
      <w:proofErr w:type="spellEnd"/>
      <w:del w:id="3965" w:author="Kelvin Sung" w:date="2021-05-24T18:22:00Z">
        <w:r w:rsidDel="001339C6">
          <w:delText>,</w:delText>
        </w:r>
      </w:del>
      <w:r>
        <w:t xml:space="preserve"> </w:t>
      </w:r>
      <w:ins w:id="3966" w:author="Kelvin Sung" w:date="2021-05-24T18:22:00Z">
        <w:r w:rsidR="001339C6">
          <w:t xml:space="preserve">class and in the </w:t>
        </w:r>
      </w:ins>
      <w:del w:id="3967" w:author="Kelvin Sung" w:date="2021-05-24T18:22:00Z">
        <w:r w:rsidDel="001339C6">
          <w:delText>d</w:delText>
        </w:r>
        <w:r w:rsidR="00773243" w:rsidDel="001339C6">
          <w:delText xml:space="preserve">efine a </w:delText>
        </w:r>
      </w:del>
      <w:r w:rsidR="00773243">
        <w:t xml:space="preserve">constructor </w:t>
      </w:r>
      <w:del w:id="3968"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3969" w:author="Kelvin Sung" w:date="2021-05-20T18:05:00Z"/>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970" w:author="Kelvin Sung" w:date="2021-05-20T18:05:00Z"/>
          <w:rFonts w:hint="eastAsia"/>
        </w:rPr>
      </w:pPr>
      <w:del w:id="3971" w:author="Kelvin Sung" w:date="2021-05-20T18:05:00Z">
        <w:r w:rsidDel="001B23DC">
          <w:delText xml:space="preserve">    </w:delText>
        </w:r>
      </w:del>
    </w:p>
    <w:p w14:paraId="16124D21" w14:textId="78378BD0" w:rsidR="00421F0F" w:rsidDel="001B23DC" w:rsidRDefault="00421F0F" w:rsidP="00421F0F">
      <w:pPr>
        <w:pStyle w:val="Code"/>
        <w:rPr>
          <w:del w:id="3972" w:author="Kelvin Sung" w:date="2021-05-20T18:05:00Z"/>
          <w:rFonts w:hint="eastAsia"/>
        </w:rPr>
      </w:pPr>
      <w:r>
        <w:t>loadToShader(aMaterial) {</w:t>
      </w:r>
    </w:p>
    <w:p w14:paraId="2209BC01" w14:textId="77777777" w:rsidR="001B23DC" w:rsidRDefault="00421F0F" w:rsidP="00421F0F">
      <w:pPr>
        <w:pStyle w:val="Code"/>
        <w:rPr>
          <w:ins w:id="3973" w:author="Kelvin Sung" w:date="2021-05-20T18:05:00Z"/>
          <w:rFonts w:hint="eastAsia"/>
        </w:rPr>
      </w:pPr>
      <w:del w:id="3974" w:author="Kelvin Sung" w:date="2021-05-20T18:05:00Z">
        <w:r w:rsidDel="001B23DC">
          <w:delText xml:space="preserve">    </w:delText>
        </w:r>
      </w:del>
    </w:p>
    <w:p w14:paraId="5725B158" w14:textId="6A7E4049" w:rsidR="00421F0F" w:rsidDel="001B23DC" w:rsidRDefault="00421F0F" w:rsidP="00421F0F">
      <w:pPr>
        <w:pStyle w:val="Code"/>
        <w:rPr>
          <w:del w:id="3975" w:author="Kelvin Sung" w:date="2021-05-20T18:05:00Z"/>
          <w:rFonts w:hint="eastAsia"/>
        </w:rPr>
      </w:pPr>
      <w:r>
        <w:t xml:space="preserve">    let gl = glSys.get();</w:t>
      </w:r>
    </w:p>
    <w:p w14:paraId="12510117" w14:textId="77777777" w:rsidR="001B23DC" w:rsidRDefault="00421F0F" w:rsidP="00421F0F">
      <w:pPr>
        <w:pStyle w:val="Code"/>
        <w:rPr>
          <w:ins w:id="3976" w:author="Kelvin Sung" w:date="2021-05-20T18:05:00Z"/>
          <w:rFonts w:hint="eastAsia"/>
        </w:rPr>
      </w:pPr>
      <w:del w:id="3977" w:author="Kelvin Sung" w:date="2021-05-20T18:05:00Z">
        <w:r w:rsidDel="001B23DC">
          <w:delText xml:space="preserve">    </w:delText>
        </w:r>
      </w:del>
    </w:p>
    <w:p w14:paraId="5C116C50" w14:textId="48A38860" w:rsidR="00421F0F" w:rsidDel="001B23DC" w:rsidRDefault="00421F0F" w:rsidP="00421F0F">
      <w:pPr>
        <w:pStyle w:val="Code"/>
        <w:rPr>
          <w:del w:id="3978" w:author="Kelvin Sung" w:date="2021-05-20T18:05:00Z"/>
          <w:rFonts w:hint="eastAsia"/>
        </w:rPr>
      </w:pPr>
      <w:r>
        <w:t xml:space="preserve">    gl.uniform4fv(this.mKaRef, aMaterial.getAmbient());</w:t>
      </w:r>
    </w:p>
    <w:p w14:paraId="3C132306" w14:textId="77777777" w:rsidR="001B23DC" w:rsidRDefault="00421F0F" w:rsidP="00421F0F">
      <w:pPr>
        <w:pStyle w:val="Code"/>
        <w:rPr>
          <w:ins w:id="3979" w:author="Kelvin Sung" w:date="2021-05-20T18:05:00Z"/>
          <w:rFonts w:hint="eastAsia"/>
        </w:rPr>
      </w:pPr>
      <w:del w:id="3980" w:author="Kelvin Sung" w:date="2021-05-20T18:05:00Z">
        <w:r w:rsidDel="001B23DC">
          <w:delText xml:space="preserve">    </w:delText>
        </w:r>
      </w:del>
    </w:p>
    <w:p w14:paraId="23750FC2" w14:textId="453360C4" w:rsidR="00421F0F" w:rsidDel="001B23DC" w:rsidRDefault="00421F0F" w:rsidP="00421F0F">
      <w:pPr>
        <w:pStyle w:val="Code"/>
        <w:rPr>
          <w:del w:id="3981" w:author="Kelvin Sung" w:date="2021-05-20T18:05:00Z"/>
          <w:rFonts w:hint="eastAsia"/>
        </w:rPr>
      </w:pPr>
      <w:r>
        <w:t xml:space="preserve">    gl.uniform4fv(this.mKdRef, aMaterial.getDiffuse());</w:t>
      </w:r>
    </w:p>
    <w:p w14:paraId="2025D746" w14:textId="77777777" w:rsidR="001B23DC" w:rsidRDefault="00421F0F" w:rsidP="00421F0F">
      <w:pPr>
        <w:pStyle w:val="Code"/>
        <w:rPr>
          <w:ins w:id="3982" w:author="Kelvin Sung" w:date="2021-05-20T18:05:00Z"/>
          <w:rFonts w:hint="eastAsia"/>
        </w:rPr>
      </w:pPr>
      <w:del w:id="3983" w:author="Kelvin Sung" w:date="2021-05-20T18:05:00Z">
        <w:r w:rsidDel="001B23DC">
          <w:delText xml:space="preserve">    </w:delText>
        </w:r>
      </w:del>
    </w:p>
    <w:p w14:paraId="5CEA3F05" w14:textId="66C06A79" w:rsidR="00421F0F" w:rsidDel="001B23DC" w:rsidRDefault="00421F0F" w:rsidP="00421F0F">
      <w:pPr>
        <w:pStyle w:val="Code"/>
        <w:rPr>
          <w:del w:id="3984" w:author="Kelvin Sung" w:date="2021-05-20T18:05:00Z"/>
          <w:rFonts w:hint="eastAsia"/>
        </w:rPr>
      </w:pPr>
      <w:r>
        <w:t xml:space="preserve">    gl.uniform4fv(this.mKsRef, aMaterial.getSpecular());</w:t>
      </w:r>
    </w:p>
    <w:p w14:paraId="652B316B" w14:textId="77777777" w:rsidR="001B23DC" w:rsidRDefault="00421F0F" w:rsidP="00421F0F">
      <w:pPr>
        <w:pStyle w:val="Code"/>
        <w:rPr>
          <w:ins w:id="3985" w:author="Kelvin Sung" w:date="2021-05-20T18:05:00Z"/>
          <w:rFonts w:hint="eastAsia"/>
        </w:rPr>
      </w:pPr>
      <w:del w:id="3986" w:author="Kelvin Sung" w:date="2021-05-20T18:05:00Z">
        <w:r w:rsidDel="001B23DC">
          <w:delText xml:space="preserve">    </w:delText>
        </w:r>
      </w:del>
    </w:p>
    <w:p w14:paraId="21808FD7" w14:textId="4513C9EF" w:rsidR="00421F0F" w:rsidDel="001B23DC" w:rsidRDefault="00421F0F" w:rsidP="00421F0F">
      <w:pPr>
        <w:pStyle w:val="Code"/>
        <w:rPr>
          <w:del w:id="3987" w:author="Kelvin Sung" w:date="2021-05-20T18:05:00Z"/>
          <w:rFonts w:hint="eastAsia"/>
        </w:rPr>
      </w:pPr>
      <w:r>
        <w:t xml:space="preserve">    gl.uniform1f(this.mShineRef, aMaterial.getShininess());</w:t>
      </w:r>
    </w:p>
    <w:p w14:paraId="0611A682" w14:textId="77777777" w:rsidR="001B23DC" w:rsidRDefault="00421F0F" w:rsidP="00421F0F">
      <w:pPr>
        <w:pStyle w:val="Code"/>
        <w:rPr>
          <w:ins w:id="3988" w:author="Kelvin Sung" w:date="2021-05-20T18:05:00Z"/>
          <w:rFonts w:hint="eastAsia"/>
        </w:rPr>
      </w:pPr>
      <w:del w:id="3989"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65985DB4" w:rsidR="00906AD8" w:rsidRDefault="000B7866" w:rsidP="000B7866">
      <w:pPr>
        <w:pStyle w:val="BodyTextCont"/>
        <w:rPr>
          <w:rFonts w:hint="eastAsia"/>
        </w:rPr>
        <w:pPrChange w:id="3990" w:author="Kelvin Sung" w:date="2021-05-26T05:36:00Z">
          <w:pPr>
            <w:pStyle w:val="Code"/>
          </w:pPr>
        </w:pPrChange>
      </w:pPr>
      <w:ins w:id="3991" w:author="Kelvin Sung" w:date="2021-05-26T05:36:00Z">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w:t>
        </w:r>
      </w:ins>
      <w:ins w:id="3992" w:author="Kelvin Sung" w:date="2021-05-26T05:37:00Z">
        <w:r w:rsidR="007E63D6">
          <w:t>e</w:t>
        </w:r>
      </w:ins>
      <w:ins w:id="3993" w:author="Kelvin Sung" w:date="2021-05-26T05:36:00Z">
        <w:r>
          <w:t xml:space="preserve"> </w:t>
        </w:r>
      </w:ins>
      <w:proofErr w:type="spellStart"/>
      <w:ins w:id="3994" w:author="Kelvin Sung" w:date="2021-05-26T05:37:00Z">
        <w:r w:rsidR="007E63D6">
          <w:rPr>
            <w:rStyle w:val="CodeInline"/>
          </w:rPr>
          <w:t>ShaderMaterial</w:t>
        </w:r>
        <w:proofErr w:type="spellEnd"/>
        <w:r w:rsidR="007E63D6">
          <w:rPr>
            <w:rStyle w:val="CodeInline"/>
          </w:rPr>
          <w:t xml:space="preserve"> </w:t>
        </w:r>
      </w:ins>
      <w:ins w:id="3995" w:author="Kelvin Sung" w:date="2021-05-26T05:36:00Z">
        <w:r>
          <w:t>class</w:t>
        </w:r>
      </w:ins>
      <w:ins w:id="3996" w:author="Kelvin Sung" w:date="2021-05-26T05:37:00Z">
        <w:r w:rsidR="007E63D6">
          <w:t xml:space="preserve"> is defined for loading </w:t>
        </w:r>
      </w:ins>
      <w:ins w:id="3997" w:author="Kelvin Sung" w:date="2021-05-26T05:44:00Z">
        <w:r w:rsidR="00253E9A">
          <w:t xml:space="preserve">a material </w:t>
        </w:r>
      </w:ins>
      <w:ins w:id="3998" w:author="Kelvin Sung" w:date="2021-05-26T05:37:00Z">
        <w:r w:rsidR="007E63D6">
          <w:t xml:space="preserve">to the GLSL fragment shader. </w:t>
        </w:r>
      </w:ins>
      <w:ins w:id="3999" w:author="Kelvin Sung" w:date="2021-05-26T06:00:00Z">
        <w:r w:rsidR="00EF3BFB" w:rsidRPr="00EF3BFB">
          <w:t>This is an internal engine</w:t>
        </w:r>
      </w:ins>
      <w:ins w:id="4000" w:author="Kelvin Sung" w:date="2021-05-26T06:01:00Z">
        <w:r w:rsidR="00D71A3D">
          <w:t xml:space="preserve"> operation</w:t>
        </w:r>
      </w:ins>
      <w:ins w:id="4001" w:author="Kelvin Sung" w:date="2021-05-26T06:00:00Z">
        <w:r w:rsidR="00EF3BFB" w:rsidRPr="00EF3BFB">
          <w:t xml:space="preserve">. There is no reason for the game programmer to access this class and thus the engine access file, </w:t>
        </w:r>
        <w:r w:rsidR="00EF3BFB" w:rsidRPr="00EF3BFB">
          <w:rPr>
            <w:rStyle w:val="CodeInline"/>
            <w:rPrChange w:id="4002" w:author="Kelvin Sung" w:date="2021-05-26T06:01:00Z">
              <w:rPr/>
            </w:rPrChange>
          </w:rPr>
          <w:t>index.js</w:t>
        </w:r>
        <w:r w:rsidR="00EF3BFB" w:rsidRPr="00EF3BFB">
          <w:t>, should not be modified to forward the definition of this class.</w:t>
        </w:r>
      </w:ins>
    </w:p>
    <w:p w14:paraId="5A3D3534" w14:textId="70183CC7" w:rsidR="00906AD8" w:rsidRDefault="00906AD8" w:rsidP="00906AD8">
      <w:pPr>
        <w:pStyle w:val="Heading3"/>
      </w:pPr>
      <w:r>
        <w:lastRenderedPageBreak/>
        <w:t xml:space="preserve">Modifying the </w:t>
      </w:r>
      <w:proofErr w:type="spellStart"/>
      <w:r>
        <w:t>IllumShader</w:t>
      </w:r>
      <w:proofErr w:type="spellEnd"/>
      <w:r>
        <w:t xml:space="preserve"> </w:t>
      </w:r>
      <w:del w:id="4003" w:author="Kelvin Sung" w:date="2021-05-20T18:14:00Z">
        <w:r w:rsidDel="00E15C4E">
          <w:delText>Object</w:delText>
        </w:r>
      </w:del>
      <w:ins w:id="4004" w:author="Kelvin Sung" w:date="2021-05-20T18:14:00Z">
        <w:r w:rsidR="00E15C4E">
          <w:t>Class</w:t>
        </w:r>
      </w:ins>
    </w:p>
    <w:p w14:paraId="09B46902" w14:textId="3AF77F4D"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del w:id="4005" w:author="Kelvin Sung" w:date="2021-05-24T18:24:00Z">
        <w:r w:rsidDel="001339C6">
          <w:delText xml:space="preserve">object </w:delText>
        </w:r>
      </w:del>
      <w:ins w:id="4006" w:author="Kelvin Sung" w:date="2021-05-24T18:24:00Z">
        <w:r w:rsidR="001339C6">
          <w:t xml:space="preserve">class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4007" w:author="Kelvin Sung" w:date="2021-05-24T18:24:00Z">
        <w:r w:rsidR="001339C6">
          <w:t xml:space="preserve">fragment </w:t>
        </w:r>
      </w:ins>
      <w:r>
        <w:t xml:space="preserve">shader. </w:t>
      </w:r>
      <w:ins w:id="4008" w:author="Kelvin Sung" w:date="2021-05-25T10:51:00Z">
        <w:r w:rsidR="00973585">
          <w:t>Now, t</w:t>
        </w:r>
      </w:ins>
      <w:del w:id="4009" w:author="Kelvin Sung" w:date="2021-05-24T18:25:00Z">
        <w:r w:rsidDel="001339C6">
          <w:delText xml:space="preserve">Modify </w:delText>
        </w:r>
      </w:del>
      <w:del w:id="4010" w:author="Kelvin Sung" w:date="2021-05-25T10:51:00Z">
        <w:r w:rsidDel="00973585">
          <w:delText>t</w:delText>
        </w:r>
      </w:del>
      <w:r>
        <w:t xml:space="preserve">he </w:t>
      </w:r>
      <w:proofErr w:type="spellStart"/>
      <w:r w:rsidRPr="00421F0F">
        <w:rPr>
          <w:rStyle w:val="CodeInline"/>
        </w:rPr>
        <w:t>IllumShader</w:t>
      </w:r>
      <w:proofErr w:type="spellEnd"/>
      <w:r>
        <w:t xml:space="preserve"> </w:t>
      </w:r>
      <w:del w:id="4011" w:author="Kelvin Sung" w:date="2021-05-24T18:24:00Z">
        <w:r w:rsidDel="001339C6">
          <w:delText xml:space="preserve">object </w:delText>
        </w:r>
      </w:del>
      <w:ins w:id="4012" w:author="Kelvin Sung" w:date="2021-05-24T18:24:00Z">
        <w:r w:rsidR="001339C6">
          <w:t xml:space="preserve">class </w:t>
        </w:r>
      </w:ins>
      <w:ins w:id="4013" w:author="Kelvin Sung" w:date="2021-05-24T18:25:00Z">
        <w:r w:rsidR="001339C6">
          <w:t xml:space="preserve">must </w:t>
        </w:r>
      </w:ins>
      <w:ins w:id="4014" w:author="Kelvin Sung" w:date="2021-05-25T10:43:00Z">
        <w:r w:rsidR="00F82DF4">
          <w:t xml:space="preserve">be modified </w:t>
        </w:r>
      </w:ins>
      <w:r>
        <w:t xml:space="preserve">to </w:t>
      </w:r>
      <w:del w:id="4015" w:author="Kelvin Sung" w:date="2021-05-25T10:52:00Z">
        <w:r w:rsidDel="00973585">
          <w:delText xml:space="preserve">define </w:delText>
        </w:r>
      </w:del>
      <w:del w:id="4016" w:author="Kelvin Sung" w:date="2021-05-25T10:43:00Z">
        <w:r w:rsidDel="00F82DF4">
          <w:delText xml:space="preserve">an instance of </w:delText>
        </w:r>
      </w:del>
      <w:del w:id="4017"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4018" w:author="Kelvin Sung" w:date="2021-05-24T18:26:00Z">
        <w:r w:rsidDel="002A42BA">
          <w:delText xml:space="preserve">the </w:delText>
        </w:r>
      </w:del>
      <w:del w:id="4019" w:author="Kelvin Sung" w:date="2021-05-25T10:52:00Z">
        <w:r w:rsidRPr="00421F0F" w:rsidDel="00973585">
          <w:rPr>
            <w:rStyle w:val="CodeInline"/>
          </w:rPr>
          <w:delText>Material</w:delText>
        </w:r>
        <w:r w:rsidDel="00973585">
          <w:delText xml:space="preserve"> </w:delText>
        </w:r>
      </w:del>
      <w:del w:id="4020" w:author="Kelvin Sung" w:date="2021-05-24T18:26:00Z">
        <w:r w:rsidDel="002A42BA">
          <w:delText>object</w:delText>
        </w:r>
      </w:del>
      <w:del w:id="4021" w:author="Kelvin Sung" w:date="2021-05-25T10:44:00Z">
        <w:r w:rsidDel="00F82DF4">
          <w:delText>.</w:delText>
        </w:r>
      </w:del>
      <w:ins w:id="4022" w:author="Kelvin Sung" w:date="2021-05-25T10:44:00Z">
        <w:r w:rsidR="00F82DF4">
          <w:t>support the newly defined Phong illumination functionality</w:t>
        </w:r>
      </w:ins>
      <w:ins w:id="4023" w:author="Kelvin Sung" w:date="2021-05-25T10:52:00Z">
        <w:r w:rsidR="00973585">
          <w:t xml:space="preserve"> in </w:t>
        </w:r>
        <w:proofErr w:type="spellStart"/>
        <w:r w:rsidR="00973585" w:rsidRPr="00973585">
          <w:rPr>
            <w:rStyle w:val="CodeInline"/>
            <w:rPrChange w:id="4024" w:author="Kelvin Sung" w:date="2021-05-25T10:52:00Z">
              <w:rPr/>
            </w:rPrChange>
          </w:rPr>
          <w:t>illum_fs</w:t>
        </w:r>
        <w:proofErr w:type="spellEnd"/>
        <w:r w:rsidR="00973585">
          <w:t xml:space="preserve">. </w:t>
        </w:r>
      </w:ins>
      <w:ins w:id="4025" w:author="Kelvin Sung" w:date="2021-05-25T10:53:00Z">
        <w:r w:rsidR="001C10C7">
          <w:t xml:space="preserve">This support can be accomplished by modifying the </w:t>
        </w:r>
        <w:proofErr w:type="spellStart"/>
        <w:r w:rsidR="001C10C7" w:rsidRPr="001C10C7">
          <w:rPr>
            <w:rStyle w:val="CodeInline"/>
            <w:rPrChange w:id="4026" w:author="Kelvin Sung" w:date="2021-05-25T10:54:00Z">
              <w:rPr/>
            </w:rPrChange>
          </w:rPr>
          <w:t>IllumShader</w:t>
        </w:r>
        <w:proofErr w:type="spellEnd"/>
        <w:r w:rsidR="001C10C7">
          <w:t xml:space="preserve"> to define a </w:t>
        </w:r>
      </w:ins>
      <w:proofErr w:type="spellStart"/>
      <w:ins w:id="4027" w:author="Kelvin Sung" w:date="2021-05-25T10:52:00Z">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ins>
      <w:ins w:id="4028" w:author="Kelvin Sung" w:date="2021-05-25T10:53:00Z">
        <w:r w:rsidR="001C10C7">
          <w:t>fragment shader.</w:t>
        </w:r>
      </w:ins>
    </w:p>
    <w:p w14:paraId="4FF6F84E" w14:textId="2E4606A2" w:rsidR="00674D34" w:rsidDel="008D3870" w:rsidRDefault="00674D34" w:rsidP="008D3870">
      <w:pPr>
        <w:pStyle w:val="NumList"/>
        <w:numPr>
          <w:ilvl w:val="0"/>
          <w:numId w:val="36"/>
        </w:numPr>
        <w:rPr>
          <w:del w:id="4029" w:author="Kelvin Sung" w:date="2021-05-25T10:55:00Z"/>
          <w:rFonts w:hint="eastAsia"/>
        </w:rPr>
        <w:pPrChange w:id="4030" w:author="Kelvin Sung" w:date="2021-05-25T10:55:00Z">
          <w:pPr>
            <w:pStyle w:val="NumList"/>
            <w:numPr>
              <w:numId w:val="36"/>
            </w:numPr>
          </w:pPr>
        </w:pPrChange>
      </w:pPr>
      <w:del w:id="4031" w:author="Kelvin Sung" w:date="2021-05-25T10:54:00Z">
        <w:r w:rsidDel="008D3870">
          <w:delText>TEMP TEXT</w:delText>
        </w:r>
      </w:del>
      <w:ins w:id="4032" w:author="Kelvin Sung" w:date="2021-05-25T10:54:00Z">
        <w:r w:rsidR="008D3870">
          <w:t xml:space="preserve">Edit </w:t>
        </w:r>
        <w:r w:rsidR="008D3870" w:rsidRPr="008D3870">
          <w:rPr>
            <w:rStyle w:val="CodeInline"/>
            <w:rPrChange w:id="4033" w:author="Kelvin Sung" w:date="2021-05-25T10:55:00Z">
              <w:rPr/>
            </w:rPrChange>
          </w:rPr>
          <w:t>illum_shader.js</w:t>
        </w:r>
        <w:r w:rsidR="008D3870">
          <w:t xml:space="preserve"> in </w:t>
        </w:r>
        <w:proofErr w:type="spellStart"/>
        <w:r w:rsidR="008D3870" w:rsidRPr="008D3870">
          <w:rPr>
            <w:rStyle w:val="CodeInline"/>
            <w:rPrChange w:id="4034" w:author="Kelvin Sung" w:date="2021-05-25T10:55:00Z">
              <w:rPr/>
            </w:rPrChange>
          </w:rPr>
          <w:t>src</w:t>
        </w:r>
        <w:proofErr w:type="spellEnd"/>
        <w:r w:rsidR="008D3870" w:rsidRPr="008D3870">
          <w:rPr>
            <w:rStyle w:val="CodeInline"/>
            <w:rPrChange w:id="4035" w:author="Kelvin Sung" w:date="2021-05-25T10:55:00Z">
              <w:rPr/>
            </w:rPrChange>
          </w:rPr>
          <w:t>/</w:t>
        </w:r>
        <w:proofErr w:type="spellStart"/>
        <w:r w:rsidR="008D3870" w:rsidRPr="008D3870">
          <w:rPr>
            <w:rStyle w:val="CodeInline"/>
            <w:rPrChange w:id="4036" w:author="Kelvin Sung" w:date="2021-05-25T10:55:00Z">
              <w:rPr/>
            </w:rPrChange>
          </w:rPr>
          <w:t>glsl_shaders</w:t>
        </w:r>
        <w:proofErr w:type="spellEnd"/>
        <w:r w:rsidR="008D3870" w:rsidRPr="008D3870">
          <w:rPr>
            <w:rStyle w:val="CodeInline"/>
            <w:rPrChange w:id="4037" w:author="Kelvin Sung" w:date="2021-05-25T10:55:00Z">
              <w:rPr/>
            </w:rPrChange>
          </w:rPr>
          <w:t>/</w:t>
        </w:r>
        <w:proofErr w:type="spellStart"/>
        <w:r w:rsidR="008D3870" w:rsidRPr="008D3870">
          <w:rPr>
            <w:rStyle w:val="CodeInline"/>
            <w:rPrChange w:id="4038" w:author="Kelvin Sung" w:date="2021-05-25T10:55:00Z">
              <w:rPr/>
            </w:rPrChange>
          </w:rPr>
          <w:t>illum_fs.glsl</w:t>
        </w:r>
      </w:ins>
      <w:proofErr w:type="spellEnd"/>
      <w:ins w:id="4039" w:author="Kelvin Sung" w:date="2021-05-25T10:55:00Z">
        <w:r w:rsidR="008D3870">
          <w:t xml:space="preserve"> to import </w:t>
        </w:r>
        <w:proofErr w:type="spellStart"/>
        <w:r w:rsidR="008D3870" w:rsidRPr="008D3870">
          <w:rPr>
            <w:rStyle w:val="CodeInline"/>
            <w:rPrChange w:id="4040" w:author="Kelvin Sung" w:date="2021-05-25T10:55:00Z">
              <w:rPr/>
            </w:rPrChange>
          </w:rPr>
          <w:t>ShaderMaterialand</w:t>
        </w:r>
        <w:proofErr w:type="spellEnd"/>
        <w:r w:rsidR="008D3870">
          <w:t xml:space="preserve"> and modify the constructor to </w:t>
        </w:r>
      </w:ins>
    </w:p>
    <w:p w14:paraId="630495DA" w14:textId="5451ECE0" w:rsidR="00674D34" w:rsidDel="008D3870" w:rsidRDefault="00674D34" w:rsidP="008D3870">
      <w:pPr>
        <w:pStyle w:val="NumList"/>
        <w:numPr>
          <w:ilvl w:val="0"/>
          <w:numId w:val="36"/>
        </w:numPr>
        <w:rPr>
          <w:del w:id="4041" w:author="Kelvin Sung" w:date="2021-05-25T10:54:00Z"/>
          <w:rFonts w:hint="eastAsia"/>
        </w:rPr>
        <w:pPrChange w:id="4042" w:author="Kelvin Sung" w:date="2021-05-25T10:55:00Z">
          <w:pPr>
            <w:pStyle w:val="Code"/>
          </w:pPr>
        </w:pPrChange>
      </w:pPr>
      <w:del w:id="4043" w:author="Kelvin Sung" w:date="2021-05-25T10:54:00Z">
        <w:r w:rsidRPr="00674D34" w:rsidDel="008D3870">
          <w:delText>import ShaderMaterial from "./shader_material.js";</w:delText>
        </w:r>
      </w:del>
    </w:p>
    <w:p w14:paraId="1A8B81F1" w14:textId="1CB1FAE4" w:rsidR="00906AD8" w:rsidDel="001B23DC" w:rsidRDefault="00906AD8" w:rsidP="008D3870">
      <w:pPr>
        <w:pStyle w:val="NumList"/>
        <w:numPr>
          <w:ilvl w:val="0"/>
          <w:numId w:val="36"/>
        </w:numPr>
        <w:rPr>
          <w:del w:id="4044" w:author="Kelvin Sung" w:date="2021-05-20T18:05:00Z"/>
          <w:rFonts w:hint="eastAsia"/>
        </w:rPr>
        <w:pPrChange w:id="4045" w:author="Kelvin Sung" w:date="2021-05-25T10:55:00Z">
          <w:pPr>
            <w:pStyle w:val="NumList"/>
            <w:numPr>
              <w:numId w:val="36"/>
            </w:numPr>
          </w:pPr>
        </w:pPrChange>
      </w:pPr>
      <w:del w:id="4046"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4047" w:author="Kelvin Sung" w:date="2021-05-25T13:45:00Z">
        <w:r w:rsidR="003232B2">
          <w:t xml:space="preserve">new </w:t>
        </w:r>
      </w:ins>
      <w:r>
        <w:t>variables</w:t>
      </w:r>
      <w:ins w:id="4048" w:author="Kelvin Sung" w:date="2021-05-25T13:42:00Z">
        <w:r w:rsidR="00F04620">
          <w:t>,</w:t>
        </w:r>
      </w:ins>
      <w:r>
        <w:t xml:space="preserve"> </w:t>
      </w:r>
      <w:proofErr w:type="spellStart"/>
      <w:ins w:id="4049" w:author="Kelvin Sung" w:date="2021-05-25T13:42:00Z">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w:t>
        </w:r>
      </w:ins>
      <w:ins w:id="4050" w:author="Kelvin Sung" w:date="2021-05-25T13:37:00Z">
        <w:r w:rsidR="00F04620">
          <w:t>to support Phong illumination computation</w:t>
        </w:r>
      </w:ins>
      <w:ins w:id="4051" w:author="Kelvin Sung" w:date="2021-05-25T13:38:00Z">
        <w:r w:rsidR="00F04620">
          <w:t>,</w:t>
        </w:r>
      </w:ins>
      <w:ins w:id="4052" w:author="Kelvin Sung" w:date="2021-05-25T13:37:00Z">
        <w:r w:rsidR="00F04620">
          <w:t xml:space="preserve"> and, variables</w:t>
        </w:r>
      </w:ins>
      <w:ins w:id="4053" w:author="Kelvin Sung" w:date="2021-05-25T13:43:00Z">
        <w:r w:rsidR="00F04620">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w:t>
        </w:r>
      </w:ins>
      <w:ins w:id="4054" w:author="Kelvin Sung" w:date="2021-05-25T13:37:00Z">
        <w:r w:rsidR="00F04620">
          <w:t xml:space="preserve">for keeping references </w:t>
        </w:r>
      </w:ins>
      <w:ins w:id="4055" w:author="Kelvin Sung" w:date="2021-05-25T13:38:00Z">
        <w:r w:rsidR="00F04620">
          <w:t xml:space="preserve">and for loading </w:t>
        </w:r>
      </w:ins>
      <w:ins w:id="4056" w:author="Kelvin Sung" w:date="2021-05-25T13:42:00Z">
        <w:r w:rsidR="00F04620">
          <w:t xml:space="preserve">the </w:t>
        </w:r>
      </w:ins>
      <w:ins w:id="4057" w:author="Kelvin Sung" w:date="2021-05-25T13:38:00Z">
        <w:r w:rsidR="00F04620">
          <w:t xml:space="preserve">corresponding contents </w:t>
        </w:r>
      </w:ins>
      <w:ins w:id="4058" w:author="Kelvin Sung" w:date="2021-05-25T13:37:00Z">
        <w:r w:rsidR="00F04620">
          <w:t>to the uniform variables in the</w:t>
        </w:r>
      </w:ins>
      <w:ins w:id="4059" w:author="Kelvin Sung" w:date="2021-05-25T13:38:00Z">
        <w:r w:rsidR="00F04620">
          <w:t xml:space="preserve"> shader</w:t>
        </w:r>
      </w:ins>
      <w:del w:id="4060" w:author="Kelvin Sung" w:date="2021-05-25T13:36:00Z">
        <w:r w:rsidDel="00F04620">
          <w:delText xml:space="preserve">for </w:delText>
        </w:r>
      </w:del>
      <w:del w:id="4061"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4062"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4063"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rsidP="008D3870">
      <w:pPr>
        <w:pStyle w:val="NumList"/>
        <w:numPr>
          <w:ilvl w:val="0"/>
          <w:numId w:val="36"/>
        </w:numPr>
        <w:rPr>
          <w:ins w:id="4064" w:author="Kelvin Sung" w:date="2021-05-20T18:05:00Z"/>
          <w:rFonts w:hint="eastAsia"/>
        </w:rPr>
        <w:pPrChange w:id="4065" w:author="Kelvin Sung" w:date="2021-05-25T10:55:00Z">
          <w:pPr>
            <w:pStyle w:val="NumList"/>
            <w:numPr>
              <w:numId w:val="36"/>
            </w:numPr>
          </w:pPr>
        </w:pPrChange>
      </w:pPr>
      <w:del w:id="4066" w:author="Kelvin Sung" w:date="2021-05-20T18:05:00Z">
        <w:r w:rsidDel="001B23DC">
          <w:delText xml:space="preserve">    </w:delText>
        </w:r>
      </w:del>
    </w:p>
    <w:p w14:paraId="2561B820" w14:textId="7B512093" w:rsidR="008D3870" w:rsidRDefault="008D3870" w:rsidP="00421F0F">
      <w:pPr>
        <w:pStyle w:val="Code"/>
        <w:rPr>
          <w:ins w:id="4067" w:author="Kelvin Sung" w:date="2021-05-25T10:54:00Z"/>
        </w:rPr>
      </w:pPr>
      <w:ins w:id="4068" w:author="Kelvin Sung" w:date="2021-05-25T10:54:00Z">
        <w:r w:rsidRPr="008D3870">
          <w:t>import ShaderMaterial from "./shader_material.js";</w:t>
        </w:r>
      </w:ins>
    </w:p>
    <w:p w14:paraId="17416255" w14:textId="65F93B38" w:rsidR="00421F0F" w:rsidDel="001B23DC" w:rsidRDefault="00421F0F" w:rsidP="00421F0F">
      <w:pPr>
        <w:pStyle w:val="Code"/>
        <w:rPr>
          <w:del w:id="4069" w:author="Kelvin Sung" w:date="2021-05-20T18:05:00Z"/>
          <w:rFonts w:hint="eastAsia"/>
        </w:rPr>
      </w:pPr>
      <w:r>
        <w:t>constructor(vertexShaderPath, fragmentShaderPath) {</w:t>
      </w:r>
    </w:p>
    <w:p w14:paraId="6E425354" w14:textId="77777777" w:rsidR="001B23DC" w:rsidRDefault="00421F0F" w:rsidP="00421F0F">
      <w:pPr>
        <w:pStyle w:val="Code"/>
        <w:rPr>
          <w:ins w:id="4070" w:author="Kelvin Sung" w:date="2021-05-20T18:05:00Z"/>
          <w:rFonts w:hint="eastAsia"/>
        </w:rPr>
      </w:pPr>
      <w:del w:id="4071" w:author="Kelvin Sung" w:date="2021-05-20T18:05:00Z">
        <w:r w:rsidDel="001B23DC">
          <w:delText xml:space="preserve">    </w:delText>
        </w:r>
      </w:del>
    </w:p>
    <w:p w14:paraId="42662448" w14:textId="0183A1D0" w:rsidR="00421F0F" w:rsidDel="001B23DC" w:rsidRDefault="00421F0F" w:rsidP="00421F0F">
      <w:pPr>
        <w:pStyle w:val="Code"/>
        <w:rPr>
          <w:del w:id="4072" w:author="Kelvin Sung" w:date="2021-05-20T18:05:00Z"/>
          <w:rFonts w:hint="eastAsia"/>
        </w:rPr>
      </w:pPr>
      <w:r>
        <w:t xml:space="preserve">    // Call super class constructor</w:t>
      </w:r>
    </w:p>
    <w:p w14:paraId="782C95E0" w14:textId="77777777" w:rsidR="001B23DC" w:rsidRDefault="00421F0F" w:rsidP="00421F0F">
      <w:pPr>
        <w:pStyle w:val="Code"/>
        <w:rPr>
          <w:ins w:id="4073" w:author="Kelvin Sung" w:date="2021-05-20T18:05:00Z"/>
          <w:rFonts w:hint="eastAsia"/>
        </w:rPr>
      </w:pPr>
      <w:del w:id="4074"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4075" w:author="Kelvin Sung" w:date="2021-05-20T18:05:00Z"/>
          <w:rFonts w:hint="eastAsia"/>
        </w:rPr>
      </w:pPr>
    </w:p>
    <w:p w14:paraId="7F176EC6" w14:textId="77777777" w:rsidR="001B23DC" w:rsidRDefault="00421F0F" w:rsidP="00421F0F">
      <w:pPr>
        <w:pStyle w:val="Code"/>
        <w:rPr>
          <w:ins w:id="4076" w:author="Kelvin Sung" w:date="2021-05-20T18:05:00Z"/>
          <w:rFonts w:hint="eastAsia"/>
        </w:rPr>
      </w:pPr>
      <w:del w:id="4077" w:author="Kelvin Sung" w:date="2021-05-20T18:05:00Z">
        <w:r w:rsidDel="001B23DC">
          <w:delText xml:space="preserve">    </w:delText>
        </w:r>
      </w:del>
    </w:p>
    <w:p w14:paraId="1C67ED8A" w14:textId="41019000" w:rsidR="00421F0F" w:rsidDel="001B23DC" w:rsidRDefault="00421F0F" w:rsidP="00421F0F">
      <w:pPr>
        <w:pStyle w:val="Code"/>
        <w:rPr>
          <w:del w:id="4078"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4079" w:author="Kelvin Sung" w:date="2021-05-20T18:05:00Z"/>
          <w:rFonts w:hint="eastAsia"/>
        </w:rPr>
      </w:pPr>
      <w:del w:id="4080" w:author="Kelvin Sung" w:date="2021-05-20T18:05:00Z">
        <w:r w:rsidDel="001B23DC">
          <w:delText xml:space="preserve">    </w:delText>
        </w:r>
      </w:del>
    </w:p>
    <w:p w14:paraId="5A1075A9" w14:textId="6C088F15" w:rsidR="00421F0F" w:rsidDel="001B23DC" w:rsidRDefault="00421F0F" w:rsidP="00421F0F">
      <w:pPr>
        <w:pStyle w:val="Code"/>
        <w:rPr>
          <w:del w:id="4081" w:author="Kelvin Sung" w:date="2021-05-20T18:05:00Z"/>
          <w:rFonts w:hint="eastAsia"/>
        </w:rPr>
      </w:pPr>
      <w:r>
        <w:t xml:space="preserve">    this.mMaterial = null;</w:t>
      </w:r>
    </w:p>
    <w:p w14:paraId="2A047E70" w14:textId="77777777" w:rsidR="001B23DC" w:rsidRDefault="00421F0F" w:rsidP="00421F0F">
      <w:pPr>
        <w:pStyle w:val="Code"/>
        <w:rPr>
          <w:ins w:id="4082" w:author="Kelvin Sung" w:date="2021-05-20T18:05:00Z"/>
          <w:rFonts w:hint="eastAsia"/>
        </w:rPr>
      </w:pPr>
      <w:del w:id="4083"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4084" w:author="Kelvin Sung" w:date="2021-05-20T18:05:00Z"/>
          <w:rFonts w:hint="eastAsia"/>
        </w:rPr>
      </w:pPr>
    </w:p>
    <w:p w14:paraId="79DC0539" w14:textId="77777777" w:rsidR="001B23DC" w:rsidRDefault="00421F0F" w:rsidP="00421F0F">
      <w:pPr>
        <w:pStyle w:val="Code"/>
        <w:rPr>
          <w:ins w:id="4085" w:author="Kelvin Sung" w:date="2021-05-20T18:05:00Z"/>
          <w:rFonts w:hint="eastAsia"/>
        </w:rPr>
      </w:pPr>
      <w:del w:id="4086" w:author="Kelvin Sung" w:date="2021-05-20T18:05:00Z">
        <w:r w:rsidDel="001B23DC">
          <w:delText xml:space="preserve">    </w:delText>
        </w:r>
      </w:del>
    </w:p>
    <w:p w14:paraId="7D30D343" w14:textId="08C1644E" w:rsidR="00421F0F" w:rsidDel="001B23DC" w:rsidRDefault="00421F0F" w:rsidP="00421F0F">
      <w:pPr>
        <w:pStyle w:val="Code"/>
        <w:rPr>
          <w:del w:id="4087" w:author="Kelvin Sung" w:date="2021-05-20T18:05:00Z"/>
          <w:rFonts w:hint="eastAsia"/>
        </w:rPr>
      </w:pPr>
      <w:r>
        <w:t xml:space="preserve">    let gl = glSys.get();</w:t>
      </w:r>
    </w:p>
    <w:p w14:paraId="5528EF70" w14:textId="77777777" w:rsidR="001B23DC" w:rsidRDefault="00421F0F" w:rsidP="00421F0F">
      <w:pPr>
        <w:pStyle w:val="Code"/>
        <w:rPr>
          <w:ins w:id="4088" w:author="Kelvin Sung" w:date="2021-05-20T18:05:00Z"/>
          <w:rFonts w:hint="eastAsia"/>
        </w:rPr>
      </w:pPr>
      <w:del w:id="4089" w:author="Kelvin Sung" w:date="2021-05-20T18:05:00Z">
        <w:r w:rsidDel="001B23DC">
          <w:delText xml:space="preserve">    </w:delText>
        </w:r>
      </w:del>
    </w:p>
    <w:p w14:paraId="5525A5B4" w14:textId="1E768FE7" w:rsidR="00421F0F" w:rsidDel="001B23DC" w:rsidRDefault="00421F0F" w:rsidP="00421F0F">
      <w:pPr>
        <w:pStyle w:val="Code"/>
        <w:rPr>
          <w:del w:id="4090" w:author="Kelvin Sung" w:date="2021-05-20T18:05:00Z"/>
          <w:rFonts w:hint="eastAsia"/>
        </w:rPr>
      </w:pPr>
      <w:r>
        <w:t xml:space="preserve">    // Reference to the camera position</w:t>
      </w:r>
    </w:p>
    <w:p w14:paraId="29261863" w14:textId="77777777" w:rsidR="001B23DC" w:rsidRDefault="00421F0F" w:rsidP="00421F0F">
      <w:pPr>
        <w:pStyle w:val="Code"/>
        <w:rPr>
          <w:ins w:id="4091" w:author="Kelvin Sung" w:date="2021-05-20T18:05:00Z"/>
          <w:rFonts w:hint="eastAsia"/>
        </w:rPr>
      </w:pPr>
      <w:del w:id="4092" w:author="Kelvin Sung" w:date="2021-05-20T18:05:00Z">
        <w:r w:rsidDel="001B23DC">
          <w:delText xml:space="preserve">    </w:delText>
        </w:r>
      </w:del>
    </w:p>
    <w:p w14:paraId="2052C7AE" w14:textId="3582469D" w:rsidR="00421F0F" w:rsidDel="001B23DC" w:rsidRDefault="00421F0F" w:rsidP="00421F0F">
      <w:pPr>
        <w:pStyle w:val="Code"/>
        <w:rPr>
          <w:del w:id="4093" w:author="Kelvin Sung" w:date="2021-05-20T18:05:00Z"/>
          <w:rFonts w:hint="eastAsia"/>
        </w:rPr>
      </w:pPr>
      <w:r>
        <w:t xml:space="preserve">    this.mCameraPos = null;  // points to a vec3</w:t>
      </w:r>
    </w:p>
    <w:p w14:paraId="44B3E60D" w14:textId="77777777" w:rsidR="001B23DC" w:rsidRDefault="00421F0F" w:rsidP="00421F0F">
      <w:pPr>
        <w:pStyle w:val="Code"/>
        <w:rPr>
          <w:ins w:id="4094" w:author="Kelvin Sung" w:date="2021-05-20T18:05:00Z"/>
          <w:rFonts w:hint="eastAsia"/>
        </w:rPr>
      </w:pPr>
      <w:del w:id="4095"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4096" w:author="Kelvin Sung" w:date="2021-05-20T18:05:00Z"/>
          <w:rFonts w:hint="eastAsia"/>
        </w:rPr>
      </w:pPr>
    </w:p>
    <w:p w14:paraId="3E5F8F2A" w14:textId="77777777" w:rsidR="001B23DC" w:rsidRDefault="00421F0F" w:rsidP="00421F0F">
      <w:pPr>
        <w:pStyle w:val="Code"/>
        <w:rPr>
          <w:ins w:id="4097" w:author="Kelvin Sung" w:date="2021-05-20T18:05:00Z"/>
          <w:rFonts w:hint="eastAsia"/>
        </w:rPr>
      </w:pPr>
      <w:del w:id="4098" w:author="Kelvin Sung" w:date="2021-05-20T18:05:00Z">
        <w:r w:rsidDel="001B23DC">
          <w:delText xml:space="preserve">    </w:delText>
        </w:r>
      </w:del>
    </w:p>
    <w:p w14:paraId="39709215" w14:textId="73040703" w:rsidR="00421F0F" w:rsidDel="001B23DC" w:rsidRDefault="00421F0F" w:rsidP="00421F0F">
      <w:pPr>
        <w:pStyle w:val="Code"/>
        <w:rPr>
          <w:del w:id="4099" w:author="Kelvin Sung" w:date="2021-05-20T18:05:00Z"/>
          <w:rFonts w:hint="eastAsia"/>
        </w:rPr>
      </w:pPr>
      <w:r>
        <w:t xml:space="preserve">    // reference to the normal map sampler</w:t>
      </w:r>
    </w:p>
    <w:p w14:paraId="6AC69E94" w14:textId="77777777" w:rsidR="001B23DC" w:rsidRDefault="00421F0F" w:rsidP="00421F0F">
      <w:pPr>
        <w:pStyle w:val="Code"/>
        <w:rPr>
          <w:ins w:id="4100" w:author="Kelvin Sung" w:date="2021-05-20T18:05:00Z"/>
          <w:rFonts w:hint="eastAsia"/>
        </w:rPr>
      </w:pPr>
      <w:del w:id="4101" w:author="Kelvin Sung" w:date="2021-05-20T18:05:00Z">
        <w:r w:rsidDel="001B23DC">
          <w:delText xml:space="preserve">    </w:delText>
        </w:r>
      </w:del>
    </w:p>
    <w:p w14:paraId="2EA0F2D7" w14:textId="60BE8DAC" w:rsidR="00421F0F" w:rsidDel="001B23DC" w:rsidRDefault="00421F0F" w:rsidP="00421F0F">
      <w:pPr>
        <w:pStyle w:val="Code"/>
        <w:rPr>
          <w:del w:id="4102"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4103" w:author="Kelvin Sung" w:date="2021-05-20T18:05:00Z"/>
          <w:rFonts w:hint="eastAsia"/>
        </w:rPr>
      </w:pPr>
      <w:del w:id="4104"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3147B71E" w:rsidR="00906AD8" w:rsidDel="001B23DC" w:rsidRDefault="00906AD8" w:rsidP="00906AD8">
      <w:pPr>
        <w:pStyle w:val="NumList"/>
        <w:numPr>
          <w:ilvl w:val="0"/>
          <w:numId w:val="36"/>
        </w:numPr>
        <w:rPr>
          <w:del w:id="4105" w:author="Kelvin Sung" w:date="2021-05-20T18:05:00Z"/>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w:t>
      </w:r>
      <w:del w:id="4106" w:author="Kelvin Sung" w:date="2021-05-25T13:43:00Z">
        <w:r w:rsidRPr="00906AD8" w:rsidDel="0008436B">
          <w:delText xml:space="preserve">include the </w:delText>
        </w:r>
      </w:del>
      <w:r w:rsidRPr="00906AD8">
        <w:t>load</w:t>
      </w:r>
      <w:del w:id="4107" w:author="Kelvin Sung" w:date="2021-05-25T13:43:00Z">
        <w:r w:rsidRPr="00906AD8" w:rsidDel="0008436B">
          <w:delText>ing</w:delText>
        </w:r>
      </w:del>
      <w:r w:rsidRPr="00906AD8">
        <w:t xml:space="preserve"> </w:t>
      </w:r>
      <w:del w:id="4108" w:author="Kelvin Sung" w:date="2021-05-25T13:43:00Z">
        <w:r w:rsidRPr="00906AD8" w:rsidDel="0008436B">
          <w:delText xml:space="preserve">of </w:delText>
        </w:r>
      </w:del>
      <w:r w:rsidRPr="00906AD8">
        <w:t xml:space="preserve">the material and camera position to the </w:t>
      </w:r>
      <w:proofErr w:type="spellStart"/>
      <w:ins w:id="4109" w:author="Kelvin Sung" w:date="2021-05-25T13:43:00Z">
        <w:r w:rsidR="0008436B" w:rsidRPr="0008436B">
          <w:rPr>
            <w:rStyle w:val="CodeInline"/>
            <w:rPrChange w:id="4110" w:author="Kelvin Sung" w:date="2021-05-25T13:44:00Z">
              <w:rPr/>
            </w:rPrChange>
          </w:rPr>
          <w:t>illum_</w:t>
        </w:r>
      </w:ins>
      <w:ins w:id="4111" w:author="Kelvin Sung" w:date="2021-05-25T13:44:00Z">
        <w:r w:rsidR="0008436B" w:rsidRPr="0008436B">
          <w:rPr>
            <w:rStyle w:val="CodeInline"/>
            <w:rPrChange w:id="4112" w:author="Kelvin Sung" w:date="2021-05-25T13:44:00Z">
              <w:rPr/>
            </w:rPrChange>
          </w:rPr>
          <w:t>fs</w:t>
        </w:r>
        <w:proofErr w:type="spellEnd"/>
        <w:r w:rsidR="0008436B">
          <w:t xml:space="preserve"> fragment </w:t>
        </w:r>
      </w:ins>
      <w:r w:rsidRPr="00906AD8">
        <w:t>shader.</w:t>
      </w:r>
    </w:p>
    <w:p w14:paraId="3217F4D4" w14:textId="77777777" w:rsidR="001B23DC" w:rsidRDefault="00674D34" w:rsidP="00906AD8">
      <w:pPr>
        <w:pStyle w:val="NumList"/>
        <w:numPr>
          <w:ilvl w:val="0"/>
          <w:numId w:val="36"/>
        </w:numPr>
        <w:rPr>
          <w:ins w:id="4113" w:author="Kelvin Sung" w:date="2021-05-20T18:05:00Z"/>
          <w:rFonts w:hint="eastAsia"/>
        </w:rPr>
      </w:pPr>
      <w:del w:id="4114" w:author="Kelvin Sung" w:date="2021-05-20T18:05:00Z">
        <w:r w:rsidDel="001B23DC">
          <w:delText xml:space="preserve">    </w:delText>
        </w:r>
      </w:del>
    </w:p>
    <w:p w14:paraId="756C2BBB" w14:textId="5C183165" w:rsidR="00674D34" w:rsidDel="001B23DC" w:rsidRDefault="00674D34" w:rsidP="00674D34">
      <w:pPr>
        <w:pStyle w:val="Code"/>
        <w:rPr>
          <w:del w:id="4115" w:author="Kelvin Sung" w:date="2021-05-20T18:05:00Z"/>
          <w:rFonts w:hint="eastAsia"/>
        </w:rPr>
      </w:pPr>
      <w:r>
        <w:t>activate(pixelColor, trsMatrix, cameraMatrix) {</w:t>
      </w:r>
    </w:p>
    <w:p w14:paraId="588B594C" w14:textId="77777777" w:rsidR="001B23DC" w:rsidRDefault="00674D34" w:rsidP="00674D34">
      <w:pPr>
        <w:pStyle w:val="Code"/>
        <w:rPr>
          <w:ins w:id="4116" w:author="Kelvin Sung" w:date="2021-05-20T18:05:00Z"/>
          <w:rFonts w:hint="eastAsia"/>
        </w:rPr>
      </w:pPr>
      <w:del w:id="4117" w:author="Kelvin Sung" w:date="2021-05-20T18:05:00Z">
        <w:r w:rsidDel="001B23DC">
          <w:delText xml:space="preserve">    </w:delText>
        </w:r>
      </w:del>
    </w:p>
    <w:p w14:paraId="51D6910E" w14:textId="74EDA2A1" w:rsidR="00674D34" w:rsidDel="001B23DC" w:rsidRDefault="00674D34" w:rsidP="00674D34">
      <w:pPr>
        <w:pStyle w:val="Code"/>
        <w:rPr>
          <w:del w:id="4118" w:author="Kelvin Sung" w:date="2021-05-20T18:05:00Z"/>
          <w:rFonts w:hint="eastAsia"/>
        </w:rPr>
      </w:pPr>
      <w:r>
        <w:t xml:space="preserve">    // first call the super class's activate</w:t>
      </w:r>
    </w:p>
    <w:p w14:paraId="17B1C8B4" w14:textId="77777777" w:rsidR="001B23DC" w:rsidRDefault="00674D34" w:rsidP="00674D34">
      <w:pPr>
        <w:pStyle w:val="Code"/>
        <w:rPr>
          <w:ins w:id="4119" w:author="Kelvin Sung" w:date="2021-05-20T18:05:00Z"/>
          <w:rFonts w:hint="eastAsia"/>
        </w:rPr>
      </w:pPr>
      <w:del w:id="4120" w:author="Kelvin Sung" w:date="2021-05-20T18:05:00Z">
        <w:r w:rsidDel="001B23DC">
          <w:delText xml:space="preserve">    </w:delText>
        </w:r>
      </w:del>
    </w:p>
    <w:p w14:paraId="2F87A41F" w14:textId="1A6D5B63" w:rsidR="00674D34" w:rsidDel="001B23DC" w:rsidRDefault="00674D34" w:rsidP="00674D34">
      <w:pPr>
        <w:pStyle w:val="Code"/>
        <w:rPr>
          <w:del w:id="4121" w:author="Kelvin Sung" w:date="2021-05-20T18:05:00Z"/>
          <w:rFonts w:hint="eastAsia"/>
        </w:rPr>
      </w:pPr>
      <w:r>
        <w:t xml:space="preserve">    super.activate(pixelColor, trsMatrix, cameraMatrix);</w:t>
      </w:r>
    </w:p>
    <w:p w14:paraId="6EE411AA" w14:textId="77777777" w:rsidR="001B23DC" w:rsidRDefault="00674D34" w:rsidP="00674D34">
      <w:pPr>
        <w:pStyle w:val="Code"/>
        <w:rPr>
          <w:ins w:id="4122" w:author="Kelvin Sung" w:date="2021-05-20T18:05:00Z"/>
          <w:rFonts w:hint="eastAsia"/>
        </w:rPr>
      </w:pPr>
      <w:del w:id="4123" w:author="Kelvin Sung" w:date="2021-05-20T18:05:00Z">
        <w:r w:rsidDel="001B23DC">
          <w:delText xml:space="preserve">    </w:delText>
        </w:r>
      </w:del>
    </w:p>
    <w:p w14:paraId="01B01188" w14:textId="3E869594" w:rsidR="00674D34" w:rsidDel="001B23DC" w:rsidRDefault="00674D34" w:rsidP="00674D34">
      <w:pPr>
        <w:pStyle w:val="Code"/>
        <w:rPr>
          <w:del w:id="4124" w:author="Kelvin Sung" w:date="2021-05-20T18:05:00Z"/>
          <w:rFonts w:hint="eastAsia"/>
        </w:rPr>
      </w:pPr>
      <w:r>
        <w:t xml:space="preserve">    let gl = glSys.get();</w:t>
      </w:r>
    </w:p>
    <w:p w14:paraId="468E2B42" w14:textId="77777777" w:rsidR="001B23DC" w:rsidRDefault="00674D34" w:rsidP="00674D34">
      <w:pPr>
        <w:pStyle w:val="Code"/>
        <w:rPr>
          <w:ins w:id="4125" w:author="Kelvin Sung" w:date="2021-05-20T18:05:00Z"/>
          <w:rFonts w:hint="eastAsia"/>
        </w:rPr>
      </w:pPr>
      <w:del w:id="4126" w:author="Kelvin Sung" w:date="2021-05-20T18:05:00Z">
        <w:r w:rsidDel="001B23DC">
          <w:delText xml:space="preserve">    </w:delText>
        </w:r>
      </w:del>
    </w:p>
    <w:p w14:paraId="5A9D40D5" w14:textId="571E6941" w:rsidR="00674D34" w:rsidDel="001B23DC" w:rsidRDefault="00674D34" w:rsidP="00674D34">
      <w:pPr>
        <w:pStyle w:val="Code"/>
        <w:rPr>
          <w:del w:id="4127" w:author="Kelvin Sung" w:date="2021-05-20T18:05:00Z"/>
          <w:rFonts w:hint="eastAsia"/>
        </w:rPr>
      </w:pPr>
      <w:r>
        <w:t xml:space="preserve">    gl.uniform1i(this.mNormalSamplerRef, 1); // binds to texture unit 1</w:t>
      </w:r>
    </w:p>
    <w:p w14:paraId="7DC963D1" w14:textId="77777777" w:rsidR="001B23DC" w:rsidRDefault="00674D34" w:rsidP="00674D34">
      <w:pPr>
        <w:pStyle w:val="Code"/>
        <w:rPr>
          <w:ins w:id="4128" w:author="Kelvin Sung" w:date="2021-05-20T18:05:00Z"/>
          <w:rFonts w:hint="eastAsia"/>
        </w:rPr>
      </w:pPr>
      <w:del w:id="4129" w:author="Kelvin Sung" w:date="2021-05-20T18:05:00Z">
        <w:r w:rsidDel="001B23DC">
          <w:delText xml:space="preserve">    </w:delText>
        </w:r>
      </w:del>
    </w:p>
    <w:p w14:paraId="5DCD0E96" w14:textId="6A0837B6" w:rsidR="00674D34" w:rsidDel="001B23DC" w:rsidRDefault="00674D34" w:rsidP="003232B2">
      <w:pPr>
        <w:pStyle w:val="Code"/>
        <w:rPr>
          <w:del w:id="4130" w:author="Kelvin Sung" w:date="2021-05-20T18:05:00Z"/>
          <w:rFonts w:hint="eastAsia"/>
        </w:rPr>
        <w:pPrChange w:id="4131" w:author="Kelvin Sung" w:date="2021-05-25T13:44:00Z">
          <w:pPr>
            <w:pStyle w:val="Code"/>
          </w:pPr>
        </w:pPrChange>
      </w:pPr>
      <w:r>
        <w:t xml:space="preserve">    </w:t>
      </w:r>
      <w:del w:id="4132" w:author="Kelvin Sung" w:date="2021-05-25T13:44:00Z">
        <w:r w:rsidDel="003232B2">
          <w:delText>// do not need to set up texture coordinate buffer</w:delText>
        </w:r>
      </w:del>
    </w:p>
    <w:p w14:paraId="1EB56DDB" w14:textId="4841B11B" w:rsidR="00674D34" w:rsidDel="001B23DC" w:rsidRDefault="00674D34" w:rsidP="003232B2">
      <w:pPr>
        <w:pStyle w:val="Code"/>
        <w:rPr>
          <w:del w:id="4133" w:author="Kelvin Sung" w:date="2021-05-20T18:05:00Z"/>
          <w:rFonts w:hint="eastAsia"/>
        </w:rPr>
        <w:pPrChange w:id="4134" w:author="Kelvin Sung" w:date="2021-05-25T13:44:00Z">
          <w:pPr>
            <w:pStyle w:val="Code"/>
          </w:pPr>
        </w:pPrChange>
      </w:pPr>
      <w:del w:id="4135" w:author="Kelvin Sung" w:date="2021-05-20T18:05:00Z">
        <w:r w:rsidDel="001B23DC">
          <w:delText xml:space="preserve">    </w:delText>
        </w:r>
      </w:del>
      <w:del w:id="4136" w:author="Kelvin Sung" w:date="2021-05-25T13:44:00Z">
        <w:r w:rsidDel="003232B2">
          <w:delText xml:space="preserve">    // as we are going to use the ones from the sprite texture </w:delText>
        </w:r>
      </w:del>
    </w:p>
    <w:p w14:paraId="31442A79" w14:textId="3CC15964" w:rsidR="00674D34" w:rsidDel="001B23DC" w:rsidRDefault="00674D34" w:rsidP="003232B2">
      <w:pPr>
        <w:pStyle w:val="Code"/>
        <w:rPr>
          <w:del w:id="4137" w:author="Kelvin Sung" w:date="2021-05-20T18:05:00Z"/>
          <w:rFonts w:hint="eastAsia"/>
        </w:rPr>
        <w:pPrChange w:id="4138" w:author="Kelvin Sung" w:date="2021-05-25T13:44:00Z">
          <w:pPr>
            <w:pStyle w:val="Code"/>
          </w:pPr>
        </w:pPrChange>
      </w:pPr>
      <w:del w:id="4139" w:author="Kelvin Sung" w:date="2021-05-20T18:05:00Z">
        <w:r w:rsidDel="001B23DC">
          <w:delText xml:space="preserve">    </w:delText>
        </w:r>
      </w:del>
      <w:del w:id="4140" w:author="Kelvin Sung" w:date="2021-05-25T13:44:00Z">
        <w:r w:rsidDel="003232B2">
          <w:delText xml:space="preserve">    // in the fragment shader</w:delText>
        </w:r>
      </w:del>
    </w:p>
    <w:p w14:paraId="7D58AEF5" w14:textId="77777777" w:rsidR="001B23DC" w:rsidRDefault="00674D34" w:rsidP="003232B2">
      <w:pPr>
        <w:pStyle w:val="Code"/>
        <w:rPr>
          <w:ins w:id="4141" w:author="Kelvin Sung" w:date="2021-05-20T18:05:00Z"/>
          <w:rFonts w:hint="eastAsia"/>
        </w:rPr>
        <w:pPrChange w:id="4142" w:author="Kelvin Sung" w:date="2021-05-25T13:44:00Z">
          <w:pPr>
            <w:pStyle w:val="Code"/>
          </w:pPr>
        </w:pPrChange>
      </w:pPr>
      <w:del w:id="4143" w:author="Kelvin Sung" w:date="2021-05-20T18:05:00Z">
        <w:r w:rsidDel="001B23DC">
          <w:delText xml:space="preserve">    </w:delText>
        </w:r>
      </w:del>
    </w:p>
    <w:p w14:paraId="1F1E3B7A" w14:textId="4E3CEF14" w:rsidR="00674D34" w:rsidDel="001B23DC" w:rsidRDefault="00674D34" w:rsidP="00674D34">
      <w:pPr>
        <w:pStyle w:val="Code"/>
        <w:rPr>
          <w:del w:id="4144" w:author="Kelvin Sung" w:date="2021-05-20T18:05:00Z"/>
          <w:rFonts w:hint="eastAsia"/>
        </w:rPr>
      </w:pPr>
      <w:r>
        <w:t xml:space="preserve">    </w:t>
      </w:r>
      <w:r w:rsidRPr="003232B2">
        <w:rPr>
          <w:rStyle w:val="CodeBold"/>
          <w:rPrChange w:id="4145" w:author="Kelvin Sung" w:date="2021-05-25T13:44:00Z">
            <w:rPr/>
          </w:rPrChange>
        </w:rPr>
        <w:t>this.mMaterialLoader.loadToShader(this.mMaterial)</w:t>
      </w:r>
      <w:r>
        <w:t>;</w:t>
      </w:r>
    </w:p>
    <w:p w14:paraId="073643C2" w14:textId="77777777" w:rsidR="001B23DC" w:rsidRDefault="00674D34" w:rsidP="00674D34">
      <w:pPr>
        <w:pStyle w:val="Code"/>
        <w:rPr>
          <w:ins w:id="4146" w:author="Kelvin Sung" w:date="2021-05-20T18:05:00Z"/>
          <w:rFonts w:hint="eastAsia"/>
        </w:rPr>
      </w:pPr>
      <w:del w:id="4147" w:author="Kelvin Sung" w:date="2021-05-20T18:05:00Z">
        <w:r w:rsidDel="001B23DC">
          <w:delText xml:space="preserve">    </w:delText>
        </w:r>
      </w:del>
    </w:p>
    <w:p w14:paraId="65DC70CA" w14:textId="47D21AB4" w:rsidR="00674D34" w:rsidDel="001B23DC" w:rsidRDefault="00674D34" w:rsidP="00674D34">
      <w:pPr>
        <w:pStyle w:val="Code"/>
        <w:rPr>
          <w:del w:id="4148" w:author="Kelvin Sung" w:date="2021-05-20T18:05:00Z"/>
          <w:rFonts w:hint="eastAsia"/>
        </w:rPr>
      </w:pPr>
      <w:r>
        <w:lastRenderedPageBreak/>
        <w:t xml:space="preserve">    </w:t>
      </w:r>
      <w:r w:rsidRPr="003232B2">
        <w:rPr>
          <w:rStyle w:val="CodeBold"/>
          <w:rPrChange w:id="4149" w:author="Kelvin Sung" w:date="2021-05-25T13:44:00Z">
            <w:rPr/>
          </w:rPrChange>
        </w:rPr>
        <w:t>gl.uniform3fv(this.mCameraPosRef, this.mCameraPos)</w:t>
      </w:r>
      <w:r>
        <w:t>;</w:t>
      </w:r>
    </w:p>
    <w:p w14:paraId="4AF903BB" w14:textId="77777777" w:rsidR="001B23DC" w:rsidRDefault="00674D34" w:rsidP="00674D34">
      <w:pPr>
        <w:pStyle w:val="Code"/>
        <w:rPr>
          <w:ins w:id="4150" w:author="Kelvin Sung" w:date="2021-05-20T18:05:00Z"/>
          <w:rFonts w:hint="eastAsia"/>
        </w:rPr>
      </w:pPr>
      <w:del w:id="4151"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4152" w:author="Kelvin Sung" w:date="2021-05-20T18:05:00Z"/>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153" w:author="Kelvin Sung" w:date="2021-05-20T18:05:00Z"/>
          <w:rFonts w:hint="eastAsia"/>
        </w:rPr>
      </w:pPr>
      <w:del w:id="4154" w:author="Kelvin Sung" w:date="2021-05-20T18:05:00Z">
        <w:r w:rsidDel="001B23DC">
          <w:delText xml:space="preserve">    </w:delText>
        </w:r>
      </w:del>
    </w:p>
    <w:p w14:paraId="40DFEDFD" w14:textId="75339770" w:rsidR="00674D34" w:rsidDel="001B23DC" w:rsidRDefault="00674D34" w:rsidP="00674D34">
      <w:pPr>
        <w:pStyle w:val="Code"/>
        <w:rPr>
          <w:del w:id="4155" w:author="Kelvin Sung" w:date="2021-05-20T18:05:00Z"/>
          <w:rFonts w:hint="eastAsia"/>
        </w:rPr>
      </w:pPr>
      <w:r>
        <w:t>setMaterialAndCameraPos(m, p) {</w:t>
      </w:r>
    </w:p>
    <w:p w14:paraId="238DEC18" w14:textId="77777777" w:rsidR="001B23DC" w:rsidRDefault="00674D34" w:rsidP="00674D34">
      <w:pPr>
        <w:pStyle w:val="Code"/>
        <w:rPr>
          <w:ins w:id="4156" w:author="Kelvin Sung" w:date="2021-05-20T18:05:00Z"/>
          <w:rFonts w:hint="eastAsia"/>
        </w:rPr>
      </w:pPr>
      <w:del w:id="4157" w:author="Kelvin Sung" w:date="2021-05-20T18:05:00Z">
        <w:r w:rsidDel="001B23DC">
          <w:delText xml:space="preserve">    </w:delText>
        </w:r>
      </w:del>
    </w:p>
    <w:p w14:paraId="69B9DE8C" w14:textId="16A7214C" w:rsidR="00674D34" w:rsidDel="001B23DC" w:rsidRDefault="00674D34" w:rsidP="00674D34">
      <w:pPr>
        <w:pStyle w:val="Code"/>
        <w:rPr>
          <w:del w:id="4158" w:author="Kelvin Sung" w:date="2021-05-20T18:05:00Z"/>
          <w:rFonts w:hint="eastAsia"/>
        </w:rPr>
      </w:pPr>
      <w:r>
        <w:t xml:space="preserve">    this.mMaterial = m;</w:t>
      </w:r>
    </w:p>
    <w:p w14:paraId="55797781" w14:textId="77777777" w:rsidR="001B23DC" w:rsidRDefault="00674D34" w:rsidP="00674D34">
      <w:pPr>
        <w:pStyle w:val="Code"/>
        <w:rPr>
          <w:ins w:id="4159" w:author="Kelvin Sung" w:date="2021-05-20T18:05:00Z"/>
          <w:rFonts w:hint="eastAsia"/>
        </w:rPr>
      </w:pPr>
      <w:del w:id="4160" w:author="Kelvin Sung" w:date="2021-05-20T18:05:00Z">
        <w:r w:rsidDel="001B23DC">
          <w:delText xml:space="preserve">    </w:delText>
        </w:r>
      </w:del>
    </w:p>
    <w:p w14:paraId="1A9B8052" w14:textId="2FEA6881" w:rsidR="00674D34" w:rsidDel="001B23DC" w:rsidRDefault="00674D34" w:rsidP="00674D34">
      <w:pPr>
        <w:pStyle w:val="Code"/>
        <w:rPr>
          <w:del w:id="4161" w:author="Kelvin Sung" w:date="2021-05-20T18:05:00Z"/>
          <w:rFonts w:hint="eastAsia"/>
        </w:rPr>
      </w:pPr>
      <w:r>
        <w:t xml:space="preserve">    this.mCameraPos = p;</w:t>
      </w:r>
    </w:p>
    <w:p w14:paraId="01D0D0F5" w14:textId="77777777" w:rsidR="001B23DC" w:rsidRDefault="00674D34" w:rsidP="00674D34">
      <w:pPr>
        <w:pStyle w:val="Code"/>
        <w:rPr>
          <w:ins w:id="4162" w:author="Kelvin Sung" w:date="2021-05-20T18:05:00Z"/>
          <w:rFonts w:hint="eastAsia"/>
        </w:rPr>
      </w:pPr>
      <w:del w:id="4163"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164" w:author="Kelvin Sung" w:date="2021-05-20T18:14:00Z">
        <w:r w:rsidDel="00E15C4E">
          <w:delText>Object</w:delText>
        </w:r>
      </w:del>
      <w:ins w:id="4165" w:author="Kelvin Sung" w:date="2021-05-20T18:14:00Z">
        <w:r w:rsidR="00E15C4E">
          <w:t>Class</w:t>
        </w:r>
      </w:ins>
    </w:p>
    <w:p w14:paraId="4839468D" w14:textId="78937DF5" w:rsidR="00674D34" w:rsidRDefault="00906AD8" w:rsidP="00906AD8">
      <w:pPr>
        <w:pStyle w:val="BodyTextFirst"/>
        <w:rPr>
          <w:rFonts w:hint="eastAsia"/>
        </w:rPr>
      </w:pPr>
      <w:r>
        <w:t xml:space="preserve">You </w:t>
      </w:r>
      <w:ins w:id="4166" w:author="Kelvin Sung" w:date="2021-05-25T13:46:00Z">
        <w:r w:rsidR="00EC23EF">
          <w:t xml:space="preserve">can now </w:t>
        </w:r>
      </w:ins>
      <w:del w:id="4167" w:author="Kelvin Sung" w:date="2021-05-25T13:46:00Z">
        <w:r w:rsidDel="00EC23EF">
          <w:delText xml:space="preserve">need to modify </w:delText>
        </w:r>
      </w:del>
      <w:r>
        <w:t xml:space="preserve">the </w:t>
      </w:r>
      <w:proofErr w:type="spellStart"/>
      <w:r w:rsidRPr="00674D34">
        <w:rPr>
          <w:rStyle w:val="CodeInline"/>
        </w:rPr>
        <w:t>IllumRenderable</w:t>
      </w:r>
      <w:proofErr w:type="spellEnd"/>
      <w:r>
        <w:t xml:space="preserve"> </w:t>
      </w:r>
      <w:del w:id="4168" w:author="Kelvin Sung" w:date="2021-05-25T13:46:00Z">
        <w:r w:rsidDel="00EC23EF">
          <w:delText xml:space="preserve">object </w:delText>
        </w:r>
      </w:del>
      <w:ins w:id="4169" w:author="Kelvin Sung" w:date="2021-05-25T13:46:00Z">
        <w:r w:rsidR="00EC23EF">
          <w:t xml:space="preserve">class </w:t>
        </w:r>
      </w:ins>
      <w:r>
        <w:t xml:space="preserve">to </w:t>
      </w:r>
      <w:ins w:id="4170" w:author="Kelvin Sung" w:date="2021-05-25T13:46:00Z">
        <w:r w:rsidR="00EE42C2">
          <w:t xml:space="preserve">include </w:t>
        </w:r>
      </w:ins>
      <w:del w:id="4171" w:author="Kelvin Sung" w:date="2021-05-25T13:46:00Z">
        <w:r w:rsidDel="00EE42C2">
          <w:delText xml:space="preserve">support </w:delText>
        </w:r>
      </w:del>
      <w:r>
        <w:t>a material property</w:t>
      </w:r>
      <w:ins w:id="4172" w:author="Kelvin Sung" w:date="2021-05-25T13:46:00Z">
        <w:r w:rsidR="00EE42C2">
          <w:t xml:space="preserve"> </w:t>
        </w:r>
      </w:ins>
      <w:ins w:id="4173" w:author="Kelvin Sung" w:date="2021-05-25T13:47:00Z">
        <w:r w:rsidR="00EE42C2">
          <w:t xml:space="preserve">and to properly support </w:t>
        </w:r>
      </w:ins>
      <w:proofErr w:type="spellStart"/>
      <w:ins w:id="4174" w:author="Kelvin Sung" w:date="2021-05-25T13:46:00Z">
        <w:r w:rsidR="00EE42C2" w:rsidRPr="00EE42C2">
          <w:rPr>
            <w:rStyle w:val="CodeInline"/>
            <w:rPrChange w:id="4175" w:author="Kelvin Sung" w:date="2021-05-25T13:46:00Z">
              <w:rPr/>
            </w:rPrChange>
          </w:rPr>
          <w:t>IllumShader</w:t>
        </w:r>
      </w:ins>
      <w:proofErr w:type="spellEnd"/>
      <w:r>
        <w:t>. This is a straightforward change.</w:t>
      </w:r>
    </w:p>
    <w:p w14:paraId="799B4ECE" w14:textId="74433929" w:rsidR="00674D34" w:rsidDel="00EE42C2" w:rsidRDefault="00674D34" w:rsidP="00906AD8">
      <w:pPr>
        <w:pStyle w:val="NumList"/>
        <w:numPr>
          <w:ilvl w:val="0"/>
          <w:numId w:val="37"/>
        </w:numPr>
        <w:rPr>
          <w:del w:id="4176" w:author="Kelvin Sung" w:date="2021-05-25T13:47:00Z"/>
          <w:rFonts w:hint="eastAsia"/>
        </w:rPr>
      </w:pPr>
      <w:del w:id="4177" w:author="Kelvin Sung" w:date="2021-05-25T13:47:00Z">
        <w:r w:rsidDel="00EE42C2">
          <w:delText>TEMP TEXT</w:delText>
        </w:r>
      </w:del>
    </w:p>
    <w:p w14:paraId="5AA64E26" w14:textId="5B7A0CCE" w:rsidR="00674D34" w:rsidDel="00EE42C2" w:rsidRDefault="00674D34" w:rsidP="00674D34">
      <w:pPr>
        <w:pStyle w:val="Code"/>
        <w:rPr>
          <w:moveFrom w:id="4178" w:author="Kelvin Sung" w:date="2021-05-25T13:47:00Z"/>
          <w:rFonts w:hint="eastAsia"/>
        </w:rPr>
      </w:pPr>
      <w:moveFromRangeStart w:id="4179" w:author="Kelvin Sung" w:date="2021-05-25T13:47:00Z" w:name="move72842872"/>
      <w:moveFrom w:id="4180" w:author="Kelvin Sung" w:date="2021-05-25T13:47:00Z">
        <w:r w:rsidRPr="00674D34" w:rsidDel="00EE42C2">
          <w:t>import Material from "../material.js";</w:t>
        </w:r>
      </w:moveFrom>
    </w:p>
    <w:moveFromRangeEnd w:id="4179"/>
    <w:p w14:paraId="70B9F47A" w14:textId="77AA2CCF" w:rsidR="00906AD8" w:rsidDel="001B23DC" w:rsidRDefault="00906AD8" w:rsidP="00906AD8">
      <w:pPr>
        <w:pStyle w:val="NumList"/>
        <w:numPr>
          <w:ilvl w:val="0"/>
          <w:numId w:val="37"/>
        </w:numPr>
        <w:rPr>
          <w:del w:id="4181" w:author="Kelvin Sung" w:date="2021-05-20T18:06:00Z"/>
          <w:rFonts w:hint="eastAsia"/>
        </w:rPr>
      </w:pPr>
      <w:r>
        <w:t xml:space="preserve">Edit </w:t>
      </w:r>
      <w:del w:id="4182"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183" w:author="Kelvin Sung" w:date="2021-05-25T13:47:00Z">
        <w:r w:rsidR="00EE42C2">
          <w:t xml:space="preserve">in the </w:t>
        </w:r>
      </w:ins>
      <w:proofErr w:type="spellStart"/>
      <w:ins w:id="4184" w:author="Kelvin Sung" w:date="2021-05-25T13:48:00Z">
        <w:r w:rsidR="00EE42C2" w:rsidRPr="00EE42C2">
          <w:rPr>
            <w:rStyle w:val="CodeInline"/>
            <w:rPrChange w:id="4185" w:author="Kelvin Sung" w:date="2021-05-25T13:48:00Z">
              <w:rPr/>
            </w:rPrChange>
          </w:rPr>
          <w:t>src</w:t>
        </w:r>
        <w:proofErr w:type="spellEnd"/>
        <w:r w:rsidR="00EE42C2" w:rsidRPr="00EE42C2">
          <w:rPr>
            <w:rStyle w:val="CodeInline"/>
            <w:rPrChange w:id="4186" w:author="Kelvin Sung" w:date="2021-05-25T13:48:00Z">
              <w:rPr/>
            </w:rPrChange>
          </w:rPr>
          <w:t>/engine/</w:t>
        </w:r>
        <w:proofErr w:type="spellStart"/>
        <w:r w:rsidR="00EE42C2" w:rsidRPr="00EE42C2">
          <w:rPr>
            <w:rStyle w:val="CodeInline"/>
            <w:rPrChange w:id="4187" w:author="Kelvin Sung" w:date="2021-05-25T13:48:00Z">
              <w:rPr/>
            </w:rPrChange>
          </w:rPr>
          <w:t>renderables</w:t>
        </w:r>
        <w:proofErr w:type="spellEnd"/>
        <w:r w:rsidR="00EE42C2">
          <w:t xml:space="preserve"> folder </w:t>
        </w:r>
      </w:ins>
      <w:del w:id="4188"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189" w:author="Kelvin Sung" w:date="2021-05-20T18:06:00Z"/>
          <w:rFonts w:hint="eastAsia"/>
        </w:rPr>
      </w:pPr>
      <w:del w:id="4190" w:author="Kelvin Sung" w:date="2021-05-20T18:06:00Z">
        <w:r w:rsidDel="001B23DC">
          <w:delText xml:space="preserve">    </w:delText>
        </w:r>
      </w:del>
    </w:p>
    <w:p w14:paraId="7D99A68E" w14:textId="77777777" w:rsidR="00EE42C2" w:rsidRDefault="00EE42C2" w:rsidP="00674D34">
      <w:pPr>
        <w:pStyle w:val="Code"/>
        <w:rPr>
          <w:ins w:id="4191" w:author="Kelvin Sung" w:date="2021-05-25T13:47:00Z"/>
        </w:rPr>
      </w:pPr>
      <w:moveToRangeStart w:id="4192" w:author="Kelvin Sung" w:date="2021-05-25T13:47:00Z" w:name="move72842872"/>
      <w:r w:rsidRPr="00EE42C2">
        <w:t>import Material from "../material.js";</w:t>
      </w:r>
      <w:moveToRangeEnd w:id="4192"/>
    </w:p>
    <w:p w14:paraId="62642C5C" w14:textId="52BED261" w:rsidR="00674D34" w:rsidDel="001B23DC" w:rsidRDefault="00674D34" w:rsidP="00674D34">
      <w:pPr>
        <w:pStyle w:val="Code"/>
        <w:rPr>
          <w:del w:id="4193" w:author="Kelvin Sung" w:date="2021-05-20T18:06:00Z"/>
          <w:rFonts w:hint="eastAsia"/>
        </w:rPr>
      </w:pPr>
      <w:r>
        <w:t>constructor(myTexture, myNormalMap) {</w:t>
      </w:r>
    </w:p>
    <w:p w14:paraId="53F0F02F" w14:textId="77777777" w:rsidR="001B23DC" w:rsidRDefault="00674D34" w:rsidP="00674D34">
      <w:pPr>
        <w:pStyle w:val="Code"/>
        <w:rPr>
          <w:ins w:id="4194" w:author="Kelvin Sung" w:date="2021-05-20T18:06:00Z"/>
          <w:rFonts w:hint="eastAsia"/>
        </w:rPr>
      </w:pPr>
      <w:del w:id="4195" w:author="Kelvin Sung" w:date="2021-05-20T18:06:00Z">
        <w:r w:rsidDel="001B23DC">
          <w:delText xml:space="preserve">    </w:delText>
        </w:r>
      </w:del>
    </w:p>
    <w:p w14:paraId="3806B9A3" w14:textId="6C5212EB" w:rsidR="00674D34" w:rsidDel="001B23DC" w:rsidRDefault="00674D34" w:rsidP="00307A03">
      <w:pPr>
        <w:pStyle w:val="Code"/>
        <w:rPr>
          <w:del w:id="4196" w:author="Kelvin Sung" w:date="2021-05-20T18:06:00Z"/>
          <w:rFonts w:hint="eastAsia"/>
        </w:rPr>
        <w:pPrChange w:id="4197" w:author="Kelvin Sung" w:date="2021-05-25T13:48:00Z">
          <w:pPr>
            <w:pStyle w:val="Code"/>
          </w:pPr>
        </w:pPrChange>
      </w:pPr>
      <w:r>
        <w:t xml:space="preserve">    </w:t>
      </w:r>
      <w:ins w:id="4198" w:author="Kelvin Sung" w:date="2021-05-25T13:48:00Z">
        <w:r w:rsidR="00307A03">
          <w:t xml:space="preserve">… identical to previous code … </w:t>
        </w:r>
      </w:ins>
      <w:del w:id="4199" w:author="Kelvin Sung" w:date="2021-05-25T13:48:00Z">
        <w:r w:rsidDel="00307A03">
          <w:delText>super(myTexture);</w:delText>
        </w:r>
      </w:del>
    </w:p>
    <w:p w14:paraId="3216E0EA" w14:textId="77777777" w:rsidR="001B23DC" w:rsidRDefault="00674D34" w:rsidP="00307A03">
      <w:pPr>
        <w:pStyle w:val="Code"/>
        <w:rPr>
          <w:ins w:id="4200" w:author="Kelvin Sung" w:date="2021-05-20T18:06:00Z"/>
          <w:rFonts w:hint="eastAsia"/>
        </w:rPr>
        <w:pPrChange w:id="4201" w:author="Kelvin Sung" w:date="2021-05-25T13:48:00Z">
          <w:pPr>
            <w:pStyle w:val="Code"/>
          </w:pPr>
        </w:pPrChange>
      </w:pPr>
      <w:del w:id="4202" w:author="Kelvin Sung" w:date="2021-05-20T18:06:00Z">
        <w:r w:rsidDel="001B23DC">
          <w:delText xml:space="preserve">    </w:delText>
        </w:r>
      </w:del>
    </w:p>
    <w:p w14:paraId="750C717C" w14:textId="31B6C253" w:rsidR="00674D34" w:rsidDel="00307A03" w:rsidRDefault="00674D34" w:rsidP="00674D34">
      <w:pPr>
        <w:pStyle w:val="Code"/>
        <w:rPr>
          <w:del w:id="4203" w:author="Kelvin Sung" w:date="2021-05-25T13:48:00Z"/>
          <w:rFonts w:hint="eastAsia"/>
        </w:rPr>
      </w:pPr>
      <w:del w:id="4204"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205" w:author="Kelvin Sung" w:date="2021-05-20T18:06:00Z"/>
          <w:rFonts w:hint="eastAsia"/>
        </w:rPr>
      </w:pPr>
    </w:p>
    <w:p w14:paraId="0BE1F75C" w14:textId="67D6DA1B" w:rsidR="00674D34" w:rsidDel="001B23DC" w:rsidRDefault="00674D34" w:rsidP="00674D34">
      <w:pPr>
        <w:pStyle w:val="Code"/>
        <w:rPr>
          <w:del w:id="4206" w:author="Kelvin Sung" w:date="2021-05-20T18:06:00Z"/>
          <w:rFonts w:hint="eastAsia"/>
        </w:rPr>
      </w:pPr>
      <w:del w:id="4207" w:author="Kelvin Sung" w:date="2021-05-20T18:06:00Z">
        <w:r w:rsidDel="001B23DC">
          <w:delText xml:space="preserve">    </w:delText>
        </w:r>
      </w:del>
      <w:del w:id="4208"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209" w:author="Kelvin Sung" w:date="2021-05-25T13:48:00Z"/>
          <w:rFonts w:hint="eastAsia"/>
        </w:rPr>
      </w:pPr>
      <w:del w:id="4210" w:author="Kelvin Sung" w:date="2021-05-20T18:06:00Z">
        <w:r w:rsidDel="001B23DC">
          <w:delText xml:space="preserve">    </w:delText>
        </w:r>
      </w:del>
      <w:del w:id="4211" w:author="Kelvin Sung" w:date="2021-05-25T13:48:00Z">
        <w:r w:rsidDel="00307A03">
          <w:delText xml:space="preserve">    this.mNormalMap = myNormalMap;</w:delText>
        </w:r>
      </w:del>
    </w:p>
    <w:p w14:paraId="55E1E2DC" w14:textId="53E7BBB6" w:rsidR="00674D34" w:rsidDel="001B23DC" w:rsidRDefault="00674D34" w:rsidP="00674D34">
      <w:pPr>
        <w:pStyle w:val="Code"/>
        <w:rPr>
          <w:del w:id="4212" w:author="Kelvin Sung" w:date="2021-05-20T18:06:00Z"/>
          <w:rFonts w:hint="eastAsia"/>
        </w:rPr>
      </w:pPr>
    </w:p>
    <w:p w14:paraId="55C8F640" w14:textId="53EB8EEF" w:rsidR="00674D34" w:rsidDel="001B23DC" w:rsidRDefault="00674D34" w:rsidP="00674D34">
      <w:pPr>
        <w:pStyle w:val="Code"/>
        <w:rPr>
          <w:del w:id="4213" w:author="Kelvin Sung" w:date="2021-05-20T18:06:00Z"/>
          <w:rFonts w:hint="eastAsia"/>
        </w:rPr>
      </w:pPr>
      <w:del w:id="4214" w:author="Kelvin Sung" w:date="2021-05-20T18:06:00Z">
        <w:r w:rsidDel="001B23DC">
          <w:delText xml:space="preserve">    </w:delText>
        </w:r>
      </w:del>
      <w:del w:id="4215"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216" w:author="Kelvin Sung" w:date="2021-05-25T13:48:00Z"/>
          <w:rFonts w:hint="eastAsia"/>
        </w:rPr>
      </w:pPr>
      <w:del w:id="4217" w:author="Kelvin Sung" w:date="2021-05-20T18:06:00Z">
        <w:r w:rsidDel="001B23DC">
          <w:delText xml:space="preserve">    </w:delText>
        </w:r>
      </w:del>
      <w:del w:id="4218"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219" w:author="Kelvin Sung" w:date="2021-05-20T18:06:00Z"/>
          <w:rFonts w:hint="eastAsia"/>
        </w:rPr>
      </w:pPr>
    </w:p>
    <w:p w14:paraId="6F7FE5DA" w14:textId="77777777" w:rsidR="001B23DC" w:rsidRDefault="00674D34" w:rsidP="00674D34">
      <w:pPr>
        <w:pStyle w:val="Code"/>
        <w:rPr>
          <w:ins w:id="4220" w:author="Kelvin Sung" w:date="2021-05-20T18:06:00Z"/>
          <w:rFonts w:hint="eastAsia"/>
        </w:rPr>
      </w:pPr>
      <w:del w:id="4221" w:author="Kelvin Sung" w:date="2021-05-20T18:06:00Z">
        <w:r w:rsidDel="001B23DC">
          <w:delText xml:space="preserve">    </w:delText>
        </w:r>
      </w:del>
    </w:p>
    <w:p w14:paraId="3EBF0ACC" w14:textId="18A1C360" w:rsidR="00674D34" w:rsidDel="001B23DC" w:rsidRDefault="00674D34" w:rsidP="00674D34">
      <w:pPr>
        <w:pStyle w:val="Code"/>
        <w:rPr>
          <w:del w:id="4222" w:author="Kelvin Sung" w:date="2021-05-20T18:06:00Z"/>
          <w:rFonts w:hint="eastAsia"/>
        </w:rPr>
      </w:pPr>
      <w:r>
        <w:t xml:space="preserve">    // Material for this Renderable</w:t>
      </w:r>
    </w:p>
    <w:p w14:paraId="3AE09F59" w14:textId="77777777" w:rsidR="001B23DC" w:rsidRDefault="00674D34" w:rsidP="00674D34">
      <w:pPr>
        <w:pStyle w:val="Code"/>
        <w:rPr>
          <w:ins w:id="4223" w:author="Kelvin Sung" w:date="2021-05-20T18:06:00Z"/>
          <w:rFonts w:hint="eastAsia"/>
        </w:rPr>
      </w:pPr>
      <w:del w:id="4224"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225"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226" w:author="Kelvin Sung" w:date="2021-05-20T18:06:00Z"/>
          <w:rStyle w:val="CodeBold"/>
        </w:rPr>
      </w:pPr>
      <w:del w:id="4227"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39856238" w:rsidR="00906AD8" w:rsidDel="001B23DC" w:rsidRDefault="00906AD8" w:rsidP="00906AD8">
      <w:pPr>
        <w:pStyle w:val="NumList"/>
        <w:numPr>
          <w:ilvl w:val="0"/>
          <w:numId w:val="37"/>
        </w:numPr>
        <w:rPr>
          <w:del w:id="4228" w:author="Kelvin Sung" w:date="2021-05-20T18:06:00Z"/>
          <w:rFonts w:hint="eastAsia"/>
        </w:rPr>
      </w:pPr>
      <w:del w:id="4229" w:author="Kelvin Sung" w:date="2021-05-25T13:49:00Z">
        <w:r w:rsidRPr="00906AD8" w:rsidDel="00307A03">
          <w:delText xml:space="preserve">Modify </w:delText>
        </w:r>
      </w:del>
      <w:ins w:id="4230" w:author="Kelvin Sung" w:date="2021-05-25T13:49:00Z">
        <w:r w:rsidR="00307A03">
          <w:t xml:space="preserve">Update </w:t>
        </w:r>
      </w:ins>
      <w:r w:rsidRPr="00906AD8">
        <w:t xml:space="preserve">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w:t>
      </w:r>
      <w:ins w:id="4231" w:author="Kelvin Sung" w:date="2021-05-25T13:49:00Z">
        <w:r w:rsidR="00307A03">
          <w:t xml:space="preserve">to the shader </w:t>
        </w:r>
      </w:ins>
      <w:r w:rsidRPr="00906AD8">
        <w:t xml:space="preserve">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del w:id="4232" w:author="Kelvin Sung" w:date="2021-05-25T13:49:00Z">
        <w:r w:rsidR="00674D34" w:rsidDel="00307A03">
          <w:rPr>
            <w:rStyle w:val="CodeInline"/>
          </w:rPr>
          <w:delText xml:space="preserve">: </w:delText>
        </w:r>
        <w:r w:rsidRPr="00906AD8" w:rsidDel="00307A03">
          <w:delText>t</w:delText>
        </w:r>
      </w:del>
      <w:ins w:id="4233" w:author="Kelvin Sung" w:date="2021-05-25T13:51:00Z">
        <w:r w:rsidR="00307A03">
          <w:t xml:space="preserve">, </w:t>
        </w:r>
      </w:ins>
      <w:ins w:id="4234" w:author="Kelvin Sung" w:date="2021-05-25T13:49:00Z">
        <w:r w:rsidR="00307A03">
          <w:t>that t</w:t>
        </w:r>
      </w:ins>
      <w:r w:rsidRPr="00906AD8">
        <w:t xml:space="preserve">he camera position </w:t>
      </w:r>
      <w:del w:id="4235"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236" w:author="Kelvin Sung" w:date="2021-05-20T18:06:00Z"/>
          <w:rFonts w:hint="eastAsia"/>
        </w:rPr>
      </w:pPr>
      <w:del w:id="4237" w:author="Kelvin Sung" w:date="2021-05-20T18:06:00Z">
        <w:r w:rsidDel="001B23DC">
          <w:delText xml:space="preserve">    </w:delText>
        </w:r>
      </w:del>
    </w:p>
    <w:p w14:paraId="4AC52F6D" w14:textId="1A7DA17E" w:rsidR="00674D34" w:rsidDel="001B23DC" w:rsidRDefault="00674D34" w:rsidP="00674D34">
      <w:pPr>
        <w:pStyle w:val="Code"/>
        <w:rPr>
          <w:del w:id="4238" w:author="Kelvin Sung" w:date="2021-05-20T18:06:00Z"/>
          <w:rFonts w:hint="eastAsia"/>
        </w:rPr>
      </w:pPr>
      <w:r>
        <w:t>draw(camera) {</w:t>
      </w:r>
    </w:p>
    <w:p w14:paraId="55838100" w14:textId="77777777" w:rsidR="001B23DC" w:rsidRDefault="00674D34" w:rsidP="00674D34">
      <w:pPr>
        <w:pStyle w:val="Code"/>
        <w:rPr>
          <w:ins w:id="4239" w:author="Kelvin Sung" w:date="2021-05-20T18:06:00Z"/>
          <w:rFonts w:hint="eastAsia"/>
        </w:rPr>
      </w:pPr>
      <w:del w:id="4240" w:author="Kelvin Sung" w:date="2021-05-20T18:06:00Z">
        <w:r w:rsidDel="001B23DC">
          <w:delText xml:space="preserve">    </w:delText>
        </w:r>
      </w:del>
    </w:p>
    <w:p w14:paraId="09B936FA" w14:textId="66C92BCC" w:rsidR="00674D34" w:rsidDel="001B23DC" w:rsidRDefault="00307A03" w:rsidP="00674D34">
      <w:pPr>
        <w:pStyle w:val="Code"/>
        <w:rPr>
          <w:del w:id="4241" w:author="Kelvin Sung" w:date="2021-05-20T18:06:00Z"/>
          <w:rFonts w:hint="eastAsia"/>
        </w:rPr>
      </w:pPr>
      <w:ins w:id="4242" w:author="Kelvin Sung" w:date="2021-05-25T13:51:00Z">
        <w:r>
          <w:t xml:space="preserve">    </w:t>
        </w:r>
      </w:ins>
      <w:del w:id="4243" w:author="Kelvin Sung" w:date="2021-05-25T13:51:00Z">
        <w:r w:rsidR="00674D34" w:rsidDel="00307A03">
          <w:delText xml:space="preserve">    </w:delText>
        </w:r>
      </w:del>
      <w:r w:rsidR="00674D34">
        <w:t xml:space="preserve">texture.activate(this.mNormalMap, </w:t>
      </w:r>
      <w:ins w:id="4244" w:author="Kelvin Sung" w:date="2021-05-25T13:50:00Z">
        <w:r w:rsidRPr="00307A03">
          <w:t>glSys.get().TEXTURE1</w:t>
        </w:r>
      </w:ins>
      <w:del w:id="4245" w:author="Kelvin Sung" w:date="2021-05-25T13:50:00Z">
        <w:r w:rsidR="00674D34" w:rsidDel="00307A03">
          <w:delText>true</w:delText>
        </w:r>
      </w:del>
      <w:r w:rsidR="00674D34">
        <w:t>);</w:t>
      </w:r>
    </w:p>
    <w:p w14:paraId="7738B161" w14:textId="77777777" w:rsidR="001B23DC" w:rsidRDefault="00674D34" w:rsidP="00674D34">
      <w:pPr>
        <w:pStyle w:val="Code"/>
        <w:rPr>
          <w:ins w:id="4246" w:author="Kelvin Sung" w:date="2021-05-20T18:06:00Z"/>
          <w:rFonts w:hint="eastAsia"/>
        </w:rPr>
      </w:pPr>
      <w:del w:id="4247" w:author="Kelvin Sung" w:date="2021-05-20T18:06:00Z">
        <w:r w:rsidDel="001B23DC">
          <w:delText xml:space="preserve">    </w:delText>
        </w:r>
      </w:del>
    </w:p>
    <w:p w14:paraId="217EC826" w14:textId="3D7BD08E" w:rsidR="00674D34" w:rsidDel="001B23DC" w:rsidRDefault="00307A03" w:rsidP="00307A03">
      <w:pPr>
        <w:pStyle w:val="Code"/>
        <w:rPr>
          <w:del w:id="4248" w:author="Kelvin Sung" w:date="2021-05-20T18:06:00Z"/>
          <w:rFonts w:hint="eastAsia"/>
        </w:rPr>
        <w:pPrChange w:id="4249" w:author="Kelvin Sung" w:date="2021-05-25T13:51:00Z">
          <w:pPr>
            <w:pStyle w:val="Code"/>
          </w:pPr>
        </w:pPrChange>
      </w:pPr>
      <w:ins w:id="4250" w:author="Kelvin Sung" w:date="2021-05-25T13:51:00Z">
        <w:r>
          <w:t xml:space="preserve">    </w:t>
        </w:r>
      </w:ins>
      <w:del w:id="4251"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rsidP="00307A03">
      <w:pPr>
        <w:pStyle w:val="Code"/>
        <w:rPr>
          <w:del w:id="4252" w:author="Kelvin Sung" w:date="2021-05-20T18:06:00Z"/>
          <w:rFonts w:hint="eastAsia"/>
        </w:rPr>
        <w:pPrChange w:id="4253" w:author="Kelvin Sung" w:date="2021-05-25T13:51:00Z">
          <w:pPr>
            <w:pStyle w:val="Code"/>
          </w:pPr>
        </w:pPrChange>
      </w:pPr>
      <w:del w:id="4254" w:author="Kelvin Sung" w:date="2021-05-20T18:06:00Z">
        <w:r w:rsidDel="001B23DC">
          <w:delText xml:space="preserve">    </w:delText>
        </w:r>
      </w:del>
      <w:del w:id="4255" w:author="Kelvin Sung" w:date="2021-05-25T13:50:00Z">
        <w:r w:rsidDel="00307A03">
          <w:delText xml:space="preserve">    // the corresponding sprite sheet</w:delText>
        </w:r>
      </w:del>
    </w:p>
    <w:p w14:paraId="57AC306C" w14:textId="03CA782E" w:rsidR="00307A03" w:rsidRDefault="00674D34" w:rsidP="00307A03">
      <w:pPr>
        <w:pStyle w:val="Code"/>
        <w:rPr>
          <w:ins w:id="4256" w:author="Kelvin Sung" w:date="2021-05-25T13:51:00Z"/>
          <w:rStyle w:val="CodeBold"/>
        </w:rPr>
        <w:pPrChange w:id="4257" w:author="Kelvin Sung" w:date="2021-05-25T13:51:00Z">
          <w:pPr>
            <w:pStyle w:val="Code"/>
          </w:pPr>
        </w:pPrChange>
      </w:pPr>
      <w:del w:id="4258" w:author="Kelvin Sung" w:date="2021-05-20T18:06:00Z">
        <w:r w:rsidRPr="00674D34" w:rsidDel="001B23DC">
          <w:rPr>
            <w:rStyle w:val="CodeBold"/>
          </w:rPr>
          <w:delText xml:space="preserve">    </w:delText>
        </w:r>
      </w:del>
      <w:del w:id="4259"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rsidP="00307A03">
      <w:pPr>
        <w:pStyle w:val="Code"/>
        <w:rPr>
          <w:del w:id="4260" w:author="Kelvin Sung" w:date="2021-05-20T18:06:00Z"/>
          <w:rStyle w:val="CodeBold"/>
        </w:rPr>
        <w:pPrChange w:id="4261" w:author="Kelvin Sung" w:date="2021-05-25T13:51:00Z">
          <w:pPr>
            <w:pStyle w:val="Code"/>
          </w:pPr>
        </w:pPrChange>
      </w:pPr>
      <w:ins w:id="4262" w:author="Kelvin Sung" w:date="2021-05-25T13:51:00Z">
        <w:r>
          <w:t xml:space="preserve">         </w:t>
        </w:r>
      </w:ins>
      <w:r w:rsidR="00674D34" w:rsidRPr="00674D34">
        <w:rPr>
          <w:rStyle w:val="CodeBold"/>
        </w:rPr>
        <w:t>this.mMaterial, camera.getWCCenterInPixelSpace());</w:t>
      </w:r>
    </w:p>
    <w:p w14:paraId="758814B3" w14:textId="77777777" w:rsidR="001B23DC" w:rsidRDefault="00674D34" w:rsidP="00307A03">
      <w:pPr>
        <w:pStyle w:val="Code"/>
        <w:rPr>
          <w:ins w:id="4263" w:author="Kelvin Sung" w:date="2021-05-20T18:06:00Z"/>
          <w:rStyle w:val="CodeBold"/>
        </w:rPr>
        <w:pPrChange w:id="4264" w:author="Kelvin Sung" w:date="2021-05-25T13:51:00Z">
          <w:pPr>
            <w:pStyle w:val="Code"/>
          </w:pPr>
        </w:pPrChange>
      </w:pPr>
      <w:del w:id="4265" w:author="Kelvin Sung" w:date="2021-05-20T18:06:00Z">
        <w:r w:rsidDel="001B23DC">
          <w:delText xml:space="preserve">    </w:delText>
        </w:r>
      </w:del>
    </w:p>
    <w:p w14:paraId="2A2DE4AE" w14:textId="008F0D45" w:rsidR="00674D34" w:rsidDel="001B23DC" w:rsidRDefault="00674D34" w:rsidP="00674D34">
      <w:pPr>
        <w:pStyle w:val="Code"/>
        <w:rPr>
          <w:del w:id="4266" w:author="Kelvin Sung" w:date="2021-05-20T18:06:00Z"/>
          <w:rFonts w:hint="eastAsia"/>
        </w:rPr>
      </w:pPr>
      <w:r>
        <w:t xml:space="preserve">    super.draw(camera);</w:t>
      </w:r>
    </w:p>
    <w:p w14:paraId="1BCA157C" w14:textId="77777777" w:rsidR="001B23DC" w:rsidRDefault="00674D34" w:rsidP="00674D34">
      <w:pPr>
        <w:pStyle w:val="Code"/>
        <w:rPr>
          <w:ins w:id="4267" w:author="Kelvin Sung" w:date="2021-05-20T18:06:00Z"/>
          <w:rFonts w:hint="eastAsia"/>
        </w:rPr>
      </w:pPr>
      <w:del w:id="4268"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5044D062" w:rsidR="00906AD8" w:rsidRPr="00906AD8" w:rsidDel="001B23DC" w:rsidRDefault="00906AD8" w:rsidP="00906AD8">
      <w:pPr>
        <w:pStyle w:val="NumList"/>
        <w:numPr>
          <w:ilvl w:val="0"/>
          <w:numId w:val="37"/>
        </w:numPr>
        <w:rPr>
          <w:del w:id="4269" w:author="Kelvin Sung" w:date="2021-05-20T18:06:00Z"/>
          <w:rFonts w:hint="eastAsia"/>
        </w:rPr>
      </w:pPr>
      <w:r w:rsidRPr="00906AD8">
        <w:t>Define a simple accessor for the material</w:t>
      </w:r>
      <w:ins w:id="4270"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271" w:author="Kelvin Sung" w:date="2021-05-20T18:06:00Z"/>
          <w:rFonts w:hint="eastAsia"/>
        </w:rPr>
      </w:pPr>
      <w:del w:id="4272"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rsidP="005B6455">
      <w:pPr>
        <w:pStyle w:val="Heading3"/>
        <w:pPrChange w:id="4273" w:author="Kelvin Sung" w:date="2021-05-25T13:52:00Z">
          <w:pPr>
            <w:pStyle w:val="Heading3"/>
          </w:pPr>
        </w:pPrChange>
      </w:pPr>
      <w:r>
        <w:t xml:space="preserve">Modifying the Camera </w:t>
      </w:r>
      <w:del w:id="4274" w:author="Kelvin Sung" w:date="2021-05-20T18:14:00Z">
        <w:r w:rsidDel="00E15C4E">
          <w:delText>Object</w:delText>
        </w:r>
      </w:del>
      <w:ins w:id="4275" w:author="Kelvin Sung" w:date="2021-05-20T18:14:00Z">
        <w:r w:rsidR="00E15C4E">
          <w:t>Class</w:t>
        </w:r>
      </w:ins>
    </w:p>
    <w:p w14:paraId="38C7A092" w14:textId="77777777" w:rsidR="008714D8" w:rsidRDefault="00120C85" w:rsidP="00120C85">
      <w:pPr>
        <w:pStyle w:val="BodyTextFirst"/>
        <w:rPr>
          <w:ins w:id="4276" w:author="Kelvin Sung" w:date="2021-05-25T16:59:00Z"/>
        </w:rPr>
      </w:pPr>
      <w:r w:rsidRPr="00120C85">
        <w:t xml:space="preserve">As you have seen in the </w:t>
      </w:r>
      <w:proofErr w:type="spellStart"/>
      <w:r w:rsidRPr="00120C85">
        <w:rPr>
          <w:rStyle w:val="CodeInline"/>
        </w:rPr>
        <w:t>illum_fs</w:t>
      </w:r>
      <w:proofErr w:type="spellEnd"/>
      <w:r w:rsidRPr="00120C85">
        <w:t xml:space="preserve"> </w:t>
      </w:r>
      <w:del w:id="4277" w:author="Kelvin Sung" w:date="2021-05-25T13:53:00Z">
        <w:r w:rsidRPr="00120C85" w:rsidDel="004B18C4">
          <w:delText xml:space="preserve">GLSL </w:delText>
        </w:r>
      </w:del>
      <w:ins w:id="4278"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w:t>
      </w:r>
      <w:r w:rsidRPr="00120C85">
        <w:lastRenderedPageBreak/>
        <w:t xml:space="preserve">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0B1C8FF3" w:rsidR="00120C85" w:rsidRPr="00120C85" w:rsidRDefault="00120C85" w:rsidP="008714D8">
      <w:pPr>
        <w:pStyle w:val="BodyTextCont"/>
        <w:rPr>
          <w:rFonts w:hint="eastAsia"/>
        </w:rPr>
        <w:pPrChange w:id="4279" w:author="Kelvin Sung" w:date="2021-05-25T16:59:00Z">
          <w:pPr>
            <w:pStyle w:val="BodyTextFirst"/>
          </w:pPr>
        </w:pPrChange>
      </w:pPr>
      <w:r w:rsidRPr="00120C85">
        <w:t xml:space="preserve">There may be a large number of </w:t>
      </w:r>
      <w:proofErr w:type="spellStart"/>
      <w:r w:rsidRPr="00120C85">
        <w:rPr>
          <w:rStyle w:val="CodeInline"/>
        </w:rPr>
        <w:t>IllumRenderable</w:t>
      </w:r>
      <w:proofErr w:type="spellEnd"/>
      <w:r w:rsidRPr="00120C85">
        <w:t xml:space="preserve"> objects in a scene</w:t>
      </w:r>
      <w:del w:id="4280" w:author="Kelvin Sung" w:date="2021-05-25T16:58:00Z">
        <w:r w:rsidRPr="00120C85" w:rsidDel="008714D8">
          <w:delText>,</w:delText>
        </w:r>
      </w:del>
      <w:r w:rsidRPr="00120C85">
        <w:t xml:space="preserve"> </w:t>
      </w:r>
      <w:del w:id="4281" w:author="Kelvin Sung" w:date="2021-05-25T14:52:00Z">
        <w:r w:rsidRPr="00120C85" w:rsidDel="004C6C8A">
          <w:delText xml:space="preserve">and </w:delText>
        </w:r>
      </w:del>
      <w:ins w:id="4282" w:author="Kelvin Sung" w:date="2021-05-25T16:58:00Z">
        <w:r w:rsidR="008714D8">
          <w:t>and</w:t>
        </w:r>
      </w:ins>
      <w:ins w:id="4283" w:author="Kelvin Sung" w:date="2021-05-25T14:52:00Z">
        <w:r w:rsidR="004C6C8A" w:rsidRPr="00120C85">
          <w:t xml:space="preserve"> </w:t>
        </w:r>
      </w:ins>
      <w:r w:rsidRPr="00120C85">
        <w:t xml:space="preserve">the camera position cannot be changed once rendering begins. These observations suggest that </w:t>
      </w:r>
      <w:ins w:id="4284" w:author="Kelvin Sung" w:date="2021-05-25T14:55:00Z">
        <w:r w:rsidR="00273266">
          <w:t>the</w:t>
        </w:r>
      </w:ins>
      <w:del w:id="4285" w:author="Kelvin Sung" w:date="2021-05-25T14:55:00Z">
        <w:r w:rsidRPr="00120C85" w:rsidDel="00273266">
          <w:delText>a</w:delText>
        </w:r>
      </w:del>
      <w:r w:rsidRPr="00120C85">
        <w:t xml:space="preserve"> </w:t>
      </w:r>
      <w:ins w:id="4286" w:author="Kelvin Sung" w:date="2021-05-25T17:03:00Z">
        <w:r w:rsidR="001D1E3B" w:rsidRPr="00120C85">
          <w:t xml:space="preserve">pixel space </w:t>
        </w:r>
      </w:ins>
      <w:del w:id="4287" w:author="Kelvin Sung" w:date="2021-05-25T14:55:00Z">
        <w:r w:rsidRPr="00120C85" w:rsidDel="00273266">
          <w:delText xml:space="preserve">pixel space </w:delText>
        </w:r>
      </w:del>
      <w:r w:rsidRPr="00120C85">
        <w:t xml:space="preserve">camera position should be computed </w:t>
      </w:r>
      <w:ins w:id="4288" w:author="Kelvin Sung" w:date="2021-05-25T14:56:00Z">
        <w:r w:rsidR="00273266">
          <w:t xml:space="preserve">once </w:t>
        </w:r>
      </w:ins>
      <w:r w:rsidRPr="00120C85">
        <w:t>and cached</w:t>
      </w:r>
      <w:ins w:id="4289" w:author="Kelvin Sung" w:date="2021-05-25T14:55:00Z">
        <w:r w:rsidR="00273266">
          <w:t xml:space="preserve"> for each drawing cycle</w:t>
        </w:r>
      </w:ins>
      <w:r w:rsidRPr="00120C85">
        <w:t>.</w:t>
      </w:r>
      <w:ins w:id="4290" w:author="Kelvin Sung" w:date="2021-05-25T13:54:00Z">
        <w:r w:rsidR="004B18C4">
          <w:t xml:space="preserve"> </w:t>
        </w:r>
      </w:ins>
      <w:ins w:id="4291" w:author="Kelvin Sung" w:date="2021-05-25T17:01:00Z">
        <w:r w:rsidR="001D1E3B">
          <w:t xml:space="preserve">The </w:t>
        </w:r>
        <w:proofErr w:type="spellStart"/>
        <w:r w:rsidR="001D1E3B" w:rsidRPr="0007431B">
          <w:rPr>
            <w:rStyle w:val="CodeInline"/>
          </w:rPr>
          <w:t>PerRenderCache</w:t>
        </w:r>
        <w:proofErr w:type="spellEnd"/>
        <w:r w:rsidR="001D1E3B">
          <w:t xml:space="preserve"> class, defined in </w:t>
        </w:r>
      </w:ins>
      <w:ins w:id="4292" w:author="Kelvin Sung" w:date="2021-05-25T13:55:00Z">
        <w:r w:rsidR="002672D5">
          <w:t>the Light Source Project</w:t>
        </w:r>
      </w:ins>
      <w:ins w:id="4293" w:author="Kelvin Sung" w:date="2021-05-25T17:01:00Z">
        <w:r w:rsidR="001D1E3B">
          <w:t xml:space="preserve"> </w:t>
        </w:r>
      </w:ins>
      <w:ins w:id="4294" w:author="Kelvin Sung" w:date="2021-05-25T17:03:00Z">
        <w:r w:rsidR="001D1E3B">
          <w:t xml:space="preserve">specifically </w:t>
        </w:r>
      </w:ins>
      <w:ins w:id="4295" w:author="Kelvin Sung" w:date="2021-05-25T17:00:00Z">
        <w:r w:rsidR="008714D8">
          <w:t>for caching per-drawing cycle information</w:t>
        </w:r>
      </w:ins>
      <w:ins w:id="4296" w:author="Kelvin Sung" w:date="2021-05-25T17:02:00Z">
        <w:r w:rsidR="001D1E3B">
          <w:t xml:space="preserve">, is ideal for caching the </w:t>
        </w:r>
      </w:ins>
      <w:ins w:id="4297" w:author="Kelvin Sung" w:date="2021-05-25T17:03:00Z">
        <w:r w:rsidR="001D1E3B">
          <w:t xml:space="preserve">pixel space </w:t>
        </w:r>
      </w:ins>
      <w:ins w:id="4298" w:author="Kelvin Sung" w:date="2021-05-25T17:02:00Z">
        <w:r w:rsidR="001D1E3B">
          <w:t>camera position.</w:t>
        </w:r>
      </w:ins>
    </w:p>
    <w:p w14:paraId="56B2447E" w14:textId="2AB286EB"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299" w:author="Kelvin Sung" w:date="2021-05-25T17:05:00Z">
        <w:r w:rsidDel="00A804D7">
          <w:delText xml:space="preserve">your </w:delText>
        </w:r>
      </w:del>
      <w:ins w:id="4300" w:author="Kelvin Sung" w:date="2021-05-25T17:05:00Z">
        <w:r w:rsidR="00A804D7">
          <w:t xml:space="preserve">the </w:t>
        </w:r>
      </w:ins>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A804D7">
        <w:rPr>
          <w:rPrChange w:id="4301" w:author="Kelvin Sung" w:date="2021-05-25T17:05:00Z">
            <w:rPr>
              <w:rStyle w:val="CodeBold"/>
            </w:rPr>
          </w:rPrChange>
        </w:rPr>
        <w:t xml:space="preserve">        </w:t>
      </w:r>
      <w:r w:rsidRPr="00120C85">
        <w:rPr>
          <w:rStyle w:val="CodeBold"/>
        </w:rPr>
        <w:t>this.mCameraPosInPixelSpace = vec3.fromValues(0, 0, 0);</w:t>
      </w:r>
      <w:del w:id="4302" w:author="Kelvin Sung" w:date="2021-05-25T17:05:00Z">
        <w:r w:rsidRPr="00120C85" w:rsidDel="00A804D7">
          <w:rPr>
            <w:rStyle w:val="CodeBold"/>
          </w:rPr>
          <w:delText xml:space="preserve"> //</w:delText>
        </w:r>
      </w:del>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1CB7518D" w:rsidR="00906AD8" w:rsidDel="001B23DC" w:rsidRDefault="00906AD8" w:rsidP="00906AD8">
      <w:pPr>
        <w:pStyle w:val="NumList"/>
        <w:numPr>
          <w:ilvl w:val="0"/>
          <w:numId w:val="38"/>
        </w:numPr>
        <w:rPr>
          <w:del w:id="4303"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ins w:id="4304"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305" w:author="Kelvin Sung" w:date="2021-05-20T18:06:00Z"/>
          <w:rFonts w:hint="eastAsia"/>
        </w:rPr>
      </w:pPr>
      <w:del w:id="4306" w:author="Kelvin Sung" w:date="2021-05-20T18:06:00Z">
        <w:r w:rsidRPr="00120C85" w:rsidDel="001B23DC">
          <w:delText xml:space="preserve">    </w:delText>
        </w:r>
      </w:del>
    </w:p>
    <w:p w14:paraId="2D20DBE0" w14:textId="124E2883" w:rsidR="00120C85" w:rsidRPr="00906AD8" w:rsidRDefault="00120C85" w:rsidP="00120C85">
      <w:pPr>
        <w:pStyle w:val="Code"/>
        <w:rPr>
          <w:rFonts w:hint="eastAsia"/>
        </w:rPr>
      </w:pPr>
      <w:del w:id="4307" w:author="Kelvin Sung" w:date="2021-05-20T18:06:00Z">
        <w:r w:rsidRPr="00120C85" w:rsidDel="001B23DC">
          <w:delText xml:space="preserve">    </w:delText>
        </w:r>
      </w:del>
      <w:r w:rsidRPr="00120C85">
        <w:t>this.kCameraZ = 10; // this is for illumina</w:t>
      </w:r>
      <w:ins w:id="4308" w:author="Kelvin Sung" w:date="2021-05-25T17:08:00Z">
        <w:r w:rsidR="00341BB9">
          <w:t>t</w:t>
        </w:r>
        <w:r w:rsidR="00A804D7">
          <w:t>i</w:t>
        </w:r>
      </w:ins>
      <w:del w:id="4309" w:author="Kelvin Sung" w:date="2021-05-25T17:08:00Z">
        <w:r w:rsidRPr="00120C85" w:rsidDel="00A804D7">
          <w:delText>it</w:delText>
        </w:r>
      </w:del>
      <w:r w:rsidRPr="00120C85">
        <w:t>on computa</w:t>
      </w:r>
      <w:ins w:id="4310" w:author="Kelvin Sung" w:date="2021-05-25T17:08:00Z">
        <w:r w:rsidR="00A804D7">
          <w:t>ti</w:t>
        </w:r>
      </w:ins>
      <w:del w:id="4311"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rPr>
          <w:rFonts w:hint="eastAsia"/>
        </w:rPr>
      </w:pPr>
      <w:r w:rsidRPr="00906AD8">
        <w:t xml:space="preserve">In step B4 of the </w:t>
      </w:r>
      <w:del w:id="4312" w:author="Kelvin Sung" w:date="2021-05-25T17:09:00Z">
        <w:r w:rsidRPr="00120C85" w:rsidDel="00742BF7">
          <w:rPr>
            <w:rStyle w:val="CodeInline"/>
          </w:rPr>
          <w:delText>setupViewProjection</w:delText>
        </w:r>
      </w:del>
      <w:proofErr w:type="spellStart"/>
      <w:proofErr w:type="gramStart"/>
      <w:ins w:id="4313" w:author="Kelvin Sung" w:date="2021-05-25T17:09:00Z">
        <w:r w:rsidR="00742BF7" w:rsidRPr="00120C85">
          <w:rPr>
            <w:rStyle w:val="CodeInline"/>
          </w:rPr>
          <w:t>setView</w:t>
        </w:r>
        <w:r w:rsidR="00742BF7">
          <w:rPr>
            <w:rStyle w:val="CodeInline"/>
          </w:rPr>
          <w:t>AndCameraMatrix</w:t>
        </w:r>
      </w:ins>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4314"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rPr>
          <w:rFonts w:hint="eastAsia"/>
        </w:rPr>
      </w:pPr>
      <w:del w:id="4315"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4316"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4317"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Fonts w:hint="eastAsia"/>
          <w:rPrChange w:id="4318" w:author="Kelvin Sung" w:date="2021-05-25T17:09:00Z">
            <w:rPr>
              <w:rFonts w:hint="eastAsia"/>
            </w:rPr>
          </w:rPrChange>
        </w:rPr>
      </w:pPr>
      <w:del w:id="4319" w:author="Kelvin Sung" w:date="2021-05-20T18:06:00Z">
        <w:r w:rsidRPr="00A86890" w:rsidDel="001B23DC">
          <w:rPr>
            <w:rStyle w:val="CodeBold"/>
            <w:rPrChange w:id="4320" w:author="Kelvin Sung" w:date="2021-05-25T17:09:00Z">
              <w:rPr/>
            </w:rPrChange>
          </w:rPr>
          <w:delText xml:space="preserve">        </w:delText>
        </w:r>
      </w:del>
      <w:r w:rsidRPr="00A86890">
        <w:rPr>
          <w:rStyle w:val="CodeBold"/>
          <w:rPrChange w:id="4321" w:author="Kelvin Sung" w:date="2021-05-25T17:09:00Z">
            <w:rPr/>
          </w:rPrChange>
        </w:rPr>
        <w:t>let p = this.wcPosToPixel(this.getWCCenter());</w:t>
      </w:r>
    </w:p>
    <w:p w14:paraId="4C94B352" w14:textId="2A33397F" w:rsidR="00120C85" w:rsidRPr="00A86890" w:rsidRDefault="00120C85" w:rsidP="00120C85">
      <w:pPr>
        <w:pStyle w:val="Code"/>
        <w:rPr>
          <w:rStyle w:val="CodeBold"/>
          <w:rFonts w:hint="eastAsia"/>
          <w:rPrChange w:id="4322" w:author="Kelvin Sung" w:date="2021-05-25T17:10:00Z">
            <w:rPr>
              <w:rFonts w:hint="eastAsia"/>
            </w:rPr>
          </w:rPrChange>
        </w:rPr>
      </w:pPr>
      <w:del w:id="4323" w:author="Kelvin Sung" w:date="2021-05-20T18:06:00Z">
        <w:r w:rsidRPr="00A86890" w:rsidDel="001B23DC">
          <w:rPr>
            <w:rStyle w:val="CodeBold"/>
            <w:rPrChange w:id="4324" w:author="Kelvin Sung" w:date="2021-05-25T17:10:00Z">
              <w:rPr/>
            </w:rPrChange>
          </w:rPr>
          <w:delText xml:space="preserve">        </w:delText>
        </w:r>
      </w:del>
      <w:r w:rsidRPr="00A86890">
        <w:rPr>
          <w:rStyle w:val="CodeBold"/>
          <w:rPrChange w:id="4325" w:author="Kelvin Sung" w:date="2021-05-25T17:10:00Z">
            <w:rPr/>
          </w:rPrChange>
        </w:rPr>
        <w:t>this.mRenderCache.mCameraPosInPixelSpace[0] = p[0];</w:t>
      </w:r>
    </w:p>
    <w:p w14:paraId="7FB02109" w14:textId="0A318CCA" w:rsidR="00120C85" w:rsidRPr="00A86890" w:rsidRDefault="00120C85" w:rsidP="00120C85">
      <w:pPr>
        <w:pStyle w:val="Code"/>
        <w:rPr>
          <w:rStyle w:val="CodeBold"/>
          <w:rFonts w:hint="eastAsia"/>
          <w:rPrChange w:id="4326" w:author="Kelvin Sung" w:date="2021-05-25T17:10:00Z">
            <w:rPr>
              <w:rFonts w:hint="eastAsia"/>
            </w:rPr>
          </w:rPrChange>
        </w:rPr>
      </w:pPr>
      <w:del w:id="4327" w:author="Kelvin Sung" w:date="2021-05-20T18:06:00Z">
        <w:r w:rsidRPr="00A86890" w:rsidDel="001B23DC">
          <w:rPr>
            <w:rStyle w:val="CodeBold"/>
            <w:rPrChange w:id="4328" w:author="Kelvin Sung" w:date="2021-05-25T17:10:00Z">
              <w:rPr/>
            </w:rPrChange>
          </w:rPr>
          <w:delText xml:space="preserve">        </w:delText>
        </w:r>
      </w:del>
      <w:r w:rsidRPr="00A86890">
        <w:rPr>
          <w:rStyle w:val="CodeBold"/>
          <w:rPrChange w:id="4329" w:author="Kelvin Sung" w:date="2021-05-25T17:10:00Z">
            <w:rPr/>
          </w:rPrChange>
        </w:rPr>
        <w:t>this.mRenderCache.mCameraPosInPixelSpace[1] = p[1];</w:t>
      </w:r>
    </w:p>
    <w:p w14:paraId="0A01A70F" w14:textId="29F2D815" w:rsidR="00120C85" w:rsidRPr="00A86890" w:rsidRDefault="00120C85" w:rsidP="00120C85">
      <w:pPr>
        <w:pStyle w:val="Code"/>
        <w:rPr>
          <w:rStyle w:val="CodeBold"/>
          <w:rFonts w:hint="eastAsia"/>
          <w:rPrChange w:id="4330" w:author="Kelvin Sung" w:date="2021-05-25T17:10:00Z">
            <w:rPr>
              <w:rFonts w:hint="eastAsia"/>
            </w:rPr>
          </w:rPrChange>
        </w:rPr>
      </w:pPr>
      <w:del w:id="4331" w:author="Kelvin Sung" w:date="2021-05-20T18:06:00Z">
        <w:r w:rsidRPr="00A86890" w:rsidDel="001B23DC">
          <w:rPr>
            <w:rStyle w:val="CodeBold"/>
            <w:rPrChange w:id="4332" w:author="Kelvin Sung" w:date="2021-05-25T17:10:00Z">
              <w:rPr/>
            </w:rPrChange>
          </w:rPr>
          <w:delText xml:space="preserve">        </w:delText>
        </w:r>
      </w:del>
      <w:r w:rsidRPr="00A86890">
        <w:rPr>
          <w:rStyle w:val="CodeBold"/>
          <w:rPrChange w:id="4333" w:author="Kelvin Sung" w:date="2021-05-25T17:10:00Z">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rPr>
          <w:rFonts w:hint="eastAsia"/>
        </w:rPr>
      </w:pPr>
      <w:r w:rsidRPr="00906AD8">
        <w:t xml:space="preserve">Define </w:t>
      </w:r>
      <w:del w:id="4334" w:author="Kelvin Sung" w:date="2021-05-25T17:10:00Z">
        <w:r w:rsidRPr="00906AD8" w:rsidDel="00A86890">
          <w:delText xml:space="preserve">a simple get </w:delText>
        </w:r>
      </w:del>
      <w:ins w:id="4335" w:author="Kelvin Sung" w:date="2021-05-25T17:10:00Z">
        <w:r w:rsidR="00A86890">
          <w:t xml:space="preserve">the </w:t>
        </w:r>
      </w:ins>
      <w:r w:rsidRPr="00906AD8">
        <w:t xml:space="preserve">accessor </w:t>
      </w:r>
      <w:del w:id="4336"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rPr>
          <w:rFonts w:hint="eastAsia"/>
        </w:rPr>
      </w:pPr>
      <w:del w:id="4337"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lastRenderedPageBreak/>
        <w:t>Testing Specular Reflection</w:t>
      </w:r>
    </w:p>
    <w:p w14:paraId="74EFB60E" w14:textId="140CF8D3"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ins w:id="4338" w:author="Kelvin Sung" w:date="2021-05-25T17:11:00Z">
        <w:r w:rsidR="00442928">
          <w:t xml:space="preserve">now </w:t>
        </w:r>
      </w:ins>
      <w:r>
        <w:t>exhibit specularity</w:t>
      </w:r>
      <w:del w:id="4339"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del w:id="4340"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ins w:id="4341" w:author="Kelvin Sung" w:date="2021-05-26T06:03:00Z">
        <w:r w:rsidR="00D5231D">
          <w:t xml:space="preserve">type keys </w:t>
        </w:r>
      </w:ins>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4072F0D3" w:rsidR="000A55D6" w:rsidRDefault="00906AD8" w:rsidP="00906AD8">
      <w:pPr>
        <w:pStyle w:val="BodyTextCont"/>
      </w:pPr>
      <w:r>
        <w:t xml:space="preserve">The normal map of the background image is carefully generated and thus is best for examining specularity effects. </w:t>
      </w:r>
      <w:r w:rsidR="000A55D6">
        <w:t xml:space="preserve">You can observe red highlights along vertical </w:t>
      </w:r>
      <w:del w:id="4342" w:author="Kelvin Sung" w:date="2021-05-26T06:05:00Z">
        <w:r w:rsidR="000A55D6" w:rsidDel="00D5231D">
          <w:delText xml:space="preserve">side </w:delText>
        </w:r>
      </w:del>
      <w:ins w:id="4343" w:author="Kelvin Sung" w:date="2021-05-26T06:05:00Z">
        <w:r w:rsidR="00D5231D">
          <w:t xml:space="preserve">boundaries </w:t>
        </w:r>
      </w:ins>
      <w:del w:id="4344" w:author="Kelvin Sung" w:date="2021-05-26T06:05:00Z">
        <w:r w:rsidR="000A55D6" w:rsidDel="00D5231D">
          <w:delText xml:space="preserve">of </w:delText>
        </w:r>
      </w:del>
      <w:ins w:id="4345" w:author="Kelvin Sung" w:date="2021-05-26T06:05:00Z">
        <w:r w:rsidR="00D5231D">
          <w:t xml:space="preserve">in the </w:t>
        </w:r>
      </w:ins>
      <w:r w:rsidR="000A55D6">
        <w:t xml:space="preserve">background </w:t>
      </w:r>
      <w:del w:id="4346" w:author="Kelvin Sung" w:date="2021-05-26T06:05:00Z">
        <w:r w:rsidR="000A55D6" w:rsidDel="00D5231D">
          <w:delText>boundaries</w:delText>
        </w:r>
      </w:del>
      <w:ins w:id="4347" w:author="Kelvin Sung" w:date="2021-05-26T06:05:00Z">
        <w:r w:rsidR="00D5231D">
          <w:t>image</w:t>
        </w:r>
      </w:ins>
      <w:r w:rsidR="000A55D6">
        <w:t xml:space="preserve">. If you are unsure, pay attention to the top right </w:t>
      </w:r>
      <w:ins w:id="4348" w:author="Kelvin Sung" w:date="2021-05-26T06:05:00Z">
        <w:r w:rsidR="00D5231D">
          <w:t xml:space="preserve">region </w:t>
        </w:r>
      </w:ins>
      <w:r w:rsidR="000A55D6">
        <w:t xml:space="preserve">of the </w:t>
      </w:r>
      <w:ins w:id="4349" w:author="Kelvin Sung" w:date="2021-05-26T06:05:00Z">
        <w:r w:rsidR="00D5231D">
          <w:t xml:space="preserve">background </w:t>
        </w:r>
      </w:ins>
      <w:r w:rsidR="000A55D6">
        <w:t xml:space="preserve">image, select light 3 (type the 3 key) and toggle the on/off switch </w:t>
      </w:r>
      <w:del w:id="4350" w:author="Kelvin Sung" w:date="2021-05-26T06:06:00Z">
        <w:r w:rsidR="000A55D6" w:rsidDel="00D5231D">
          <w:delText xml:space="preserve">by </w:delText>
        </w:r>
      </w:del>
      <w:ins w:id="4351" w:author="Kelvin Sung" w:date="2021-05-26T06:06:00Z">
        <w:r w:rsidR="00D5231D">
          <w:t>(</w:t>
        </w:r>
      </w:ins>
      <w:r w:rsidR="000A55D6">
        <w:t>typing the H key</w:t>
      </w:r>
      <w:ins w:id="4352" w:author="Kelvin Sung" w:date="2021-05-26T06:06:00Z">
        <w:r w:rsidR="00D5231D">
          <w:t>)</w:t>
        </w:r>
      </w:ins>
      <w:r w:rsidR="000A55D6">
        <w:t xml:space="preserve">. </w:t>
      </w:r>
      <w:ins w:id="4353" w:author="Kelvin Sung" w:date="2021-05-26T06:07:00Z">
        <w:r w:rsidR="007B1393">
          <w:t xml:space="preserve">Notice that </w:t>
        </w:r>
      </w:ins>
      <w:del w:id="4354" w:author="Kelvin Sung" w:date="2021-05-26T06:07:00Z">
        <w:r w:rsidR="000A55D6" w:rsidDel="007B1393">
          <w:delText>A</w:delText>
        </w:r>
      </w:del>
      <w:ins w:id="4355" w:author="Kelvin Sung" w:date="2021-05-26T06:07:00Z">
        <w:r w:rsidR="007B1393">
          <w:t>a</w:t>
        </w:r>
      </w:ins>
      <w:r w:rsidR="000A55D6">
        <w:t>s the light toggles from off to on, the entire top</w:t>
      </w:r>
      <w:ins w:id="4356" w:author="Kelvin Sung" w:date="2021-05-26T06:06:00Z">
        <w:r w:rsidR="00EF7DB3">
          <w:t xml:space="preserve"> </w:t>
        </w:r>
      </w:ins>
      <w:del w:id="4357" w:author="Kelvin Sung" w:date="2021-05-26T06:06:00Z">
        <w:r w:rsidR="000A55D6" w:rsidDel="00EF7DB3">
          <w:delText>-</w:delText>
        </w:r>
      </w:del>
      <w:r w:rsidR="000A55D6">
        <w:t>right region becomes brighter</w:t>
      </w:r>
      <w:del w:id="4358" w:author="Kelvin Sung" w:date="2021-05-26T06:07:00Z">
        <w:r w:rsidR="000A55D6" w:rsidDel="007B1393">
          <w:delText xml:space="preserve">, and, you can observe </w:delText>
        </w:r>
      </w:del>
      <w:ins w:id="4359" w:author="Kelvin Sung" w:date="2021-05-26T06:07:00Z">
        <w:r w:rsidR="007B1393">
          <w:t xml:space="preserve"> with shades of </w:t>
        </w:r>
      </w:ins>
      <w:r w:rsidR="000A55D6">
        <w:t xml:space="preserve">red highlight along the </w:t>
      </w:r>
      <w:del w:id="4360" w:author="Kelvin Sung" w:date="2021-05-26T06:06:00Z">
        <w:r w:rsidR="000A55D6" w:rsidDel="007B1393">
          <w:delText xml:space="preserve">right </w:delText>
        </w:r>
      </w:del>
      <w:ins w:id="4361" w:author="Kelvin Sung" w:date="2021-05-26T06:06:00Z">
        <w:r w:rsidR="007B1393">
          <w:t xml:space="preserve">vertical </w:t>
        </w:r>
      </w:ins>
      <w:r w:rsidR="000A55D6">
        <w:t>bounda</w:t>
      </w:r>
      <w:ins w:id="4362" w:author="Kelvin Sung" w:date="2021-05-26T06:06:00Z">
        <w:r w:rsidR="007B1393">
          <w:t>ries</w:t>
        </w:r>
      </w:ins>
      <w:del w:id="4363" w:author="Kelvin Sung" w:date="2021-05-26T06:06:00Z">
        <w:r w:rsidR="000A55D6" w:rsidDel="007B1393">
          <w:delText>ry</w:delText>
        </w:r>
      </w:del>
      <w:del w:id="4364" w:author="Kelvin Sung" w:date="2021-05-26T06:07:00Z">
        <w:r w:rsidR="000A55D6" w:rsidDel="007B1393">
          <w:delText xml:space="preserve"> of the image</w:delText>
        </w:r>
      </w:del>
      <w:r w:rsidR="000A55D6">
        <w:t xml:space="preserve">. This </w:t>
      </w:r>
      <w:r w:rsidR="0041668E">
        <w:t xml:space="preserve">red highlight </w:t>
      </w:r>
      <w:r w:rsidR="000A55D6">
        <w:t xml:space="preserve">is </w:t>
      </w:r>
      <w:ins w:id="4365" w:author="Kelvin Sung" w:date="2021-05-26T06:07:00Z">
        <w:r w:rsidR="007B1393">
          <w:t xml:space="preserve">the </w:t>
        </w:r>
      </w:ins>
      <w:r w:rsidR="0041668E">
        <w:t xml:space="preserve">reflection of light 3 towards </w:t>
      </w:r>
      <w:ins w:id="4366" w:author="Kelvin Sung" w:date="2021-05-26T06:08:00Z">
        <w:r w:rsidR="007B1393">
          <w:t xml:space="preserve">the </w:t>
        </w:r>
      </w:ins>
      <w:r w:rsidR="0041668E">
        <w:t xml:space="preserve">camera. </w:t>
      </w:r>
      <w:ins w:id="4367" w:author="Kelvin Sung" w:date="2021-05-26T06:08:00Z">
        <w:r w:rsidR="007B1393">
          <w:t xml:space="preserve">Now, </w:t>
        </w:r>
      </w:ins>
      <w:del w:id="4368" w:author="Kelvin Sung" w:date="2021-05-26T06:08:00Z">
        <w:r w:rsidR="0041668E" w:rsidDel="007B1393">
          <w:delText>W</w:delText>
        </w:r>
      </w:del>
      <w:ins w:id="4369" w:author="Kelvin Sung" w:date="2021-05-26T06:08:00Z">
        <w:r w:rsidR="007B1393">
          <w:t>w</w:t>
        </w:r>
      </w:ins>
      <w:r w:rsidR="0041668E">
        <w:t xml:space="preserve">ith light 3 </w:t>
      </w:r>
      <w:ins w:id="4370" w:author="Kelvin Sung" w:date="2021-05-26T06:08:00Z">
        <w:r w:rsidR="007B1393">
          <w:t xml:space="preserve">switched </w:t>
        </w:r>
      </w:ins>
      <w:r w:rsidR="0041668E">
        <w:t>on, move it towards the left</w:t>
      </w:r>
      <w:ins w:id="4371" w:author="Kelvin Sung" w:date="2021-05-26T06:08:00Z">
        <w:r w:rsidR="007B1393">
          <w:t xml:space="preserve"> and </w:t>
        </w:r>
      </w:ins>
      <w:del w:id="4372" w:author="Kelvin Sung" w:date="2021-05-26T06:08:00Z">
        <w:r w:rsidR="007B086B" w:rsidDel="007B1393">
          <w:delText>/</w:delText>
        </w:r>
      </w:del>
      <w:r w:rsidR="007B086B">
        <w:t>right</w:t>
      </w:r>
      <w:r w:rsidR="0041668E">
        <w:t xml:space="preserve"> </w:t>
      </w:r>
      <w:del w:id="4373" w:author="Kelvin Sung" w:date="2021-05-26T06:08:00Z">
        <w:r w:rsidR="0041668E" w:rsidDel="007B1393">
          <w:delText xml:space="preserve">with </w:delText>
        </w:r>
      </w:del>
      <w:ins w:id="4374" w:author="Kelvin Sung" w:date="2021-05-26T06:08:00Z">
        <w:r w:rsidR="007B1393">
          <w:t>(</w:t>
        </w:r>
      </w:ins>
      <w:r w:rsidR="0041668E">
        <w:t>the left</w:t>
      </w:r>
      <w:r w:rsidR="007B086B">
        <w:t>/right</w:t>
      </w:r>
      <w:r w:rsidR="0041668E">
        <w:t xml:space="preserve"> arrow key</w:t>
      </w:r>
      <w:r w:rsidR="007B086B">
        <w:t>s</w:t>
      </w:r>
      <w:ins w:id="4375" w:author="Kelvin Sung" w:date="2021-05-26T06:08:00Z">
        <w:r w:rsidR="007B1393">
          <w:t>)</w:t>
        </w:r>
      </w:ins>
      <w:r w:rsidR="0041668E">
        <w:t xml:space="preserve">. </w:t>
      </w:r>
      <w:del w:id="4376" w:author="Kelvin Sung" w:date="2021-05-26T06:09:00Z">
        <w:r w:rsidR="0041668E" w:rsidDel="007B1393">
          <w:delText xml:space="preserve">Notice </w:delText>
        </w:r>
      </w:del>
      <w:ins w:id="4377" w:author="Kelvin Sung" w:date="2021-05-26T06:09:00Z">
        <w:r w:rsidR="007B1393">
          <w:t xml:space="preserve">Observe how </w:t>
        </w:r>
      </w:ins>
      <w:r w:rsidR="0041668E">
        <w:t xml:space="preserve">the highlight </w:t>
      </w:r>
      <w:r w:rsidR="007B086B">
        <w:t xml:space="preserve">intensifies and then </w:t>
      </w:r>
      <w:r w:rsidR="0041668E">
        <w:t>fad</w:t>
      </w:r>
      <w:r w:rsidR="007B086B">
        <w:t>es</w:t>
      </w:r>
      <w:r w:rsidR="0041668E">
        <w:t xml:space="preserve"> as </w:t>
      </w:r>
      <w:del w:id="4378" w:author="Kelvin Sung" w:date="2021-05-26T06:09:00Z">
        <w:r w:rsidR="00BB2471" w:rsidDel="007B1393">
          <w:delText xml:space="preserve">a </w:delText>
        </w:r>
      </w:del>
      <w:r w:rsidR="00BB2471">
        <w:t>result</w:t>
      </w:r>
      <w:ins w:id="4379" w:author="Kelvin Sung" w:date="2021-05-26T06:09:00Z">
        <w:r w:rsidR="007B1393">
          <w:t>s</w:t>
        </w:r>
      </w:ins>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ins w:id="4380" w:author="Kelvin Sung" w:date="2021-05-26T06:09:00Z">
        <w:r w:rsidR="007B1393">
          <w:t xml:space="preserve">face </w:t>
        </w:r>
      </w:ins>
      <w:r w:rsidR="00F8347C">
        <w:t xml:space="preserve">normal </w:t>
      </w:r>
      <w:del w:id="4381" w:author="Kelvin Sung" w:date="2021-05-26T06:09:00Z">
        <w:r w:rsidR="00F8347C" w:rsidDel="007B1393">
          <w:delText>of the face</w:delText>
        </w:r>
      </w:del>
      <w:ins w:id="4382" w:author="Kelvin Sung" w:date="2021-05-26T06:09:00Z">
        <w:r w:rsidR="007B1393">
          <w:t>vector</w:t>
        </w:r>
      </w:ins>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del w:id="4383" w:author="Kelvin Sung" w:date="2021-05-26T06:09:00Z">
        <w:r w:rsidR="00867BAA" w:rsidDel="007B1393">
          <w:delText>6</w:delText>
        </w:r>
      </w:del>
    </w:p>
    <w:p w14:paraId="4FFFA4A9" w14:textId="6ECD404F"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ins w:id="4384" w:author="Kelvin Sung" w:date="2021-05-26T06:11:00Z">
        <w:r w:rsidR="00B67836">
          <w:t>With this setting, the diffused term is reduced and specular highlight emphasized</w:t>
        </w:r>
      </w:ins>
      <w:ins w:id="4385" w:author="Kelvin Sung" w:date="2021-05-26T06:12:00Z">
        <w:r w:rsidR="00B67836">
          <w:t xml:space="preserve">, </w:t>
        </w:r>
      </w:ins>
      <w:del w:id="4386" w:author="Kelvin Sung" w:date="2021-05-26T06:12:00Z">
        <w:r w:rsidR="00E65D05" w:rsidDel="00B67836">
          <w:delText>Y</w:delText>
        </w:r>
      </w:del>
      <w:ins w:id="4387" w:author="Kelvin Sung" w:date="2021-05-26T06:12:00Z">
        <w:r w:rsidR="00B67836">
          <w:t>y</w:t>
        </w:r>
      </w:ins>
      <w:r w:rsidR="00E65D05">
        <w:t xml:space="preserve">ou </w:t>
      </w:r>
      <w:del w:id="4388" w:author="Kelvin Sung" w:date="2021-05-26T06:12:00Z">
        <w:r w:rsidR="00E65D05" w:rsidDel="00B67836">
          <w:delText xml:space="preserve">should </w:delText>
        </w:r>
      </w:del>
      <w:ins w:id="4389" w:author="Kelvin Sung" w:date="2021-05-26T06:12:00Z">
        <w:r w:rsidR="00B67836">
          <w:t xml:space="preserve">can </w:t>
        </w:r>
      </w:ins>
      <w:r w:rsidR="00E65D05">
        <w:t xml:space="preserve">observe a dark </w:t>
      </w:r>
      <w:r w:rsidR="00E65D05" w:rsidRPr="00B67836">
        <w:rPr>
          <w:rStyle w:val="CodeInline"/>
          <w:rPrChange w:id="4390" w:author="Kelvin Sung" w:date="2021-05-26T06:12:00Z">
            <w:rPr/>
          </w:rPrChange>
        </w:rPr>
        <w:t>Hero</w:t>
      </w:r>
      <w:r w:rsidR="00E65D05">
        <w:t xml:space="preserve"> figure with bright </w:t>
      </w:r>
      <w:ins w:id="4391" w:author="Kelvin Sung" w:date="2021-05-26T06:12:00Z">
        <w:r w:rsidR="00B67836">
          <w:t xml:space="preserve">highlight </w:t>
        </w:r>
      </w:ins>
      <w:r w:rsidR="00E65D05">
        <w:t xml:space="preserve">spots. If you are unsure, try toggling light 0 (type </w:t>
      </w:r>
      <w:r w:rsidR="0039358E">
        <w:t xml:space="preserve">the </w:t>
      </w:r>
      <w:r w:rsidR="00E65D05">
        <w:t xml:space="preserve">0 key) on/off (type </w:t>
      </w:r>
      <w:r w:rsidR="0039358E">
        <w:t xml:space="preserve">the H key). </w:t>
      </w:r>
      <w:ins w:id="4392" w:author="Kelvin Sung" w:date="2021-05-26T06:13:00Z">
        <w:r w:rsidR="00B67836">
          <w:t>Relatively small object</w:t>
        </w:r>
      </w:ins>
      <w:ins w:id="4393" w:author="Kelvin Sung" w:date="2021-05-26T06:14:00Z">
        <w:r w:rsidR="00B67836">
          <w:t>s</w:t>
        </w:r>
      </w:ins>
      <w:ins w:id="4394" w:author="Kelvin Sung" w:date="2021-05-26T06:13:00Z">
        <w:r w:rsidR="00B67836">
          <w:t xml:space="preserve">, </w:t>
        </w:r>
      </w:ins>
      <w:ins w:id="4395" w:author="Kelvin Sung" w:date="2021-05-26T06:14:00Z">
        <w:r w:rsidR="00B67836">
          <w:t xml:space="preserve">such as </w:t>
        </w:r>
      </w:ins>
      <w:ins w:id="4396" w:author="Kelvin Sung" w:date="2021-05-26T06:13:00Z">
        <w:r w:rsidR="00B67836">
          <w:t xml:space="preserve">the </w:t>
        </w:r>
        <w:r w:rsidR="00B67836" w:rsidRPr="00B67836">
          <w:rPr>
            <w:rStyle w:val="CodeInline"/>
            <w:rPrChange w:id="4397" w:author="Kelvin Sung" w:date="2021-05-26T06:13:00Z">
              <w:rPr/>
            </w:rPrChange>
          </w:rPr>
          <w:t>Hero</w:t>
        </w:r>
        <w:r w:rsidR="00B67836">
          <w:t xml:space="preserve">, </w:t>
        </w:r>
      </w:ins>
      <w:del w:id="4398" w:author="Kelvin Sung" w:date="2021-05-26T06:13:00Z">
        <w:r w:rsidR="00321D0F" w:rsidDel="00B67836">
          <w:delText xml:space="preserve">When an object </w:delText>
        </w:r>
      </w:del>
      <w:r w:rsidR="00321D0F">
        <w:t>does not occupy many pixels</w:t>
      </w:r>
      <w:del w:id="4399" w:author="Kelvin Sung" w:date="2021-05-26T06:14:00Z">
        <w:r w:rsidR="00321D0F" w:rsidDel="00B67836">
          <w:delText xml:space="preserve">, such as the </w:delText>
        </w:r>
        <w:r w:rsidR="00321D0F" w:rsidRPr="00321D0F" w:rsidDel="00B67836">
          <w:rPr>
            <w:rStyle w:val="CodeInline"/>
          </w:rPr>
          <w:delText>Hero</w:delText>
        </w:r>
      </w:del>
      <w:r w:rsidR="00321D0F">
        <w:t xml:space="preserve">, the associated highlight is likely to </w:t>
      </w:r>
      <w:ins w:id="4400" w:author="Kelvin Sung" w:date="2021-05-26T06:14:00Z">
        <w:r w:rsidR="00B67836">
          <w:t xml:space="preserve">span even smaller number of pixels </w:t>
        </w:r>
      </w:ins>
      <w:del w:id="4401" w:author="Kelvin Sung" w:date="2021-05-26T06:14:00Z">
        <w:r w:rsidR="00321D0F" w:rsidDel="00B67836">
          <w:delText xml:space="preserve">be rather small </w:delText>
        </w:r>
      </w:del>
      <w:r w:rsidR="00321D0F">
        <w:t xml:space="preserve">and </w:t>
      </w:r>
      <w:ins w:id="4402" w:author="Kelvin Sung" w:date="2021-05-26T06:14:00Z">
        <w:r w:rsidR="00B67836">
          <w:t xml:space="preserve">can be </w:t>
        </w:r>
      </w:ins>
      <w:del w:id="4403" w:author="Kelvin Sung" w:date="2021-05-26T06:14:00Z">
        <w:r w:rsidR="00321D0F" w:rsidDel="00B67836">
          <w:delText xml:space="preserve">subtle </w:delText>
        </w:r>
      </w:del>
      <w:ins w:id="4404" w:author="Kelvin Sung" w:date="2021-05-26T06:14:00Z">
        <w:r w:rsidR="00B67836">
          <w:t xml:space="preserve">challenging </w:t>
        </w:r>
      </w:ins>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rPr>
          <w:rFonts w:hint="eastAsia"/>
        </w:rPr>
      </w:pPr>
      <w:r>
        <w:lastRenderedPageBreak/>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137FEAE6"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ins w:id="4405" w:author="Kelvin Sung" w:date="2021-05-26T06:16:00Z">
        <w:r w:rsidR="00BF1890">
          <w:t>es</w:t>
        </w:r>
      </w:ins>
      <w:del w:id="4406" w:author="Kelvin Sung" w:date="2021-05-26T06:16:00Z">
        <w:r w:rsidR="00906AD8" w:rsidDel="00BF1890">
          <w:delText>ing</w:delText>
        </w:r>
      </w:del>
      <w:r w:rsidR="00906AD8">
        <w:t xml:space="preserve"> much like a lightbulb in the real world</w:t>
      </w:r>
      <w:ins w:id="4407" w:author="Kelvin Sung" w:date="2021-05-26T06:17:00Z">
        <w:r w:rsidR="00BF1890">
          <w:t>. It</w:t>
        </w:r>
      </w:ins>
      <w:del w:id="4408" w:author="Kelvin Sung" w:date="2021-05-26T06:17:00Z">
        <w:r w:rsidR="00906AD8" w:rsidDel="00BF1890">
          <w:delText>,</w:delText>
        </w:r>
      </w:del>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5267AEF4" w:rsidR="00906AD8" w:rsidRDefault="00906AD8" w:rsidP="00492E2D">
      <w:pPr>
        <w:pStyle w:val="BodyTextCont"/>
        <w:rPr>
          <w:rFonts w:hint="eastAsia"/>
        </w:rPr>
      </w:pPr>
      <w:r>
        <w:t>A directional light</w:t>
      </w:r>
      <w:r w:rsidR="00492E2D">
        <w:t xml:space="preserve">, in contrast to the point light, does not have a light position or </w:t>
      </w:r>
      <w:ins w:id="4409" w:author="Kelvin Sung" w:date="2021-05-26T06:17:00Z">
        <w:r w:rsidR="00BF1890">
          <w:t xml:space="preserve">a </w:t>
        </w:r>
      </w:ins>
      <w:r w:rsidR="00492E2D">
        <w:t>range where it illuminates everything in a specific direction.</w:t>
      </w:r>
      <w:r>
        <w:t xml:space="preserve"> </w:t>
      </w:r>
      <w:r w:rsidR="00492E2D">
        <w:t xml:space="preserve">These characteristics, while may </w:t>
      </w:r>
      <w:r w:rsidR="00F51F56">
        <w:t>seem un</w:t>
      </w:r>
      <w:r w:rsidR="00492E2D">
        <w:t xml:space="preserve">intuitive, are perfect for </w:t>
      </w:r>
      <w:del w:id="4410" w:author="Kelvin Sung" w:date="2021-05-26T06:18:00Z">
        <w:r w:rsidR="00492E2D" w:rsidDel="00574BDC">
          <w:delText xml:space="preserve">creating </w:delText>
        </w:r>
      </w:del>
      <w:r w:rsidR="00F51F56">
        <w:t>general</w:t>
      </w:r>
      <w:r w:rsidR="00492E2D">
        <w:t xml:space="preserve"> background lighting. </w:t>
      </w:r>
      <w:ins w:id="4411" w:author="Kelvin Sung" w:date="2021-05-26T06:18:00Z">
        <w:r w:rsidR="00574BDC">
          <w:t xml:space="preserve">This is the case </w:t>
        </w:r>
      </w:ins>
      <w:del w:id="4412" w:author="Kelvin Sung" w:date="2021-05-26T06:18:00Z">
        <w:r w:rsidR="00492E2D" w:rsidDel="00574BDC">
          <w:delText>I</w:delText>
        </w:r>
      </w:del>
      <w:ins w:id="4413" w:author="Kelvin Sung" w:date="2021-05-26T06:18:00Z">
        <w:r w:rsidR="00574BDC">
          <w:t>i</w:t>
        </w:r>
      </w:ins>
      <w:r w:rsidR="00492E2D">
        <w:t xml:space="preserve">n the </w:t>
      </w:r>
      <w:r w:rsidR="00F51F56">
        <w:t>real</w:t>
      </w:r>
      <w:r w:rsidR="00492E2D">
        <w:t xml:space="preserve"> world</w:t>
      </w:r>
      <w:ins w:id="4414" w:author="Kelvin Sung" w:date="2021-05-26T06:18:00Z">
        <w:r w:rsidR="00574BDC">
          <w:t>.</w:t>
        </w:r>
      </w:ins>
      <w:del w:id="4415" w:author="Kelvin Sung" w:date="2021-05-26T06:18:00Z">
        <w:r w:rsidR="00492E2D" w:rsidDel="00574BDC">
          <w:delText>,</w:delText>
        </w:r>
      </w:del>
      <w:r w:rsidR="00492E2D">
        <w:t xml:space="preserve"> </w:t>
      </w:r>
      <w:ins w:id="4416" w:author="Kelvin Sung" w:date="2021-05-26T06:18:00Z">
        <w:r w:rsidR="00574BDC">
          <w:t>D</w:t>
        </w:r>
      </w:ins>
      <w:del w:id="4417" w:author="Kelvin Sung" w:date="2021-05-26T06:18:00Z">
        <w:r w:rsidR="00492E2D" w:rsidDel="00574BDC">
          <w:delText>d</w:delText>
        </w:r>
      </w:del>
      <w:r w:rsidR="00492E2D">
        <w:t xml:space="preserve">uring </w:t>
      </w:r>
      <w:r w:rsidR="00F51F56">
        <w:t xml:space="preserve">the </w:t>
      </w:r>
      <w:r w:rsidR="00492E2D">
        <w:t>day</w:t>
      </w:r>
      <w:ins w:id="4418" w:author="Kelvin Sung" w:date="2021-05-26T06:18:00Z">
        <w:r w:rsidR="00574BDC">
          <w:t>,</w:t>
        </w:r>
      </w:ins>
      <w:r w:rsidR="00492E2D">
        <w:t xml:space="preserve"> </w:t>
      </w:r>
      <w:del w:id="4419" w:author="Kelvin Sung" w:date="2021-05-26T06:18:00Z">
        <w:r w:rsidR="00492E2D" w:rsidDel="00574BDC">
          <w:delText xml:space="preserve">your </w:delText>
        </w:r>
      </w:del>
      <w:ins w:id="4420" w:author="Kelvin Sung" w:date="2021-05-26T06:18:00Z">
        <w:r w:rsidR="00574BDC">
          <w:t>the</w:t>
        </w:r>
      </w:ins>
      <w:ins w:id="4421" w:author="Kelvin Sung" w:date="2021-05-26T06:19:00Z">
        <w:r w:rsidR="00574BDC">
          <w:t xml:space="preserve"> </w:t>
        </w:r>
      </w:ins>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ins w:id="4422" w:author="Kelvin Sung" w:date="2021-05-26T06:19:00Z">
        <w:r w:rsidR="00574BDC">
          <w:t>The light rays from the Sun, f</w:t>
        </w:r>
      </w:ins>
      <w:del w:id="4423" w:author="Kelvin Sung" w:date="2021-05-26T06:19:00Z">
        <w:r w:rsidR="00F51F56" w:rsidDel="00574BDC">
          <w:delText>F</w:delText>
        </w:r>
      </w:del>
      <w:r>
        <w:t xml:space="preserve">rom the perspective of the earth, </w:t>
      </w:r>
      <w:del w:id="4424" w:author="Kelvin Sung" w:date="2021-05-26T06:19:00Z">
        <w:r w:rsidDel="00574BDC">
          <w:delText xml:space="preserve">the light rays from the sun </w:delText>
        </w:r>
      </w:del>
      <w:r>
        <w:t xml:space="preserve">are practically parallel </w:t>
      </w:r>
      <w:ins w:id="4425" w:author="Kelvin Sung" w:date="2021-05-26T06:20:00Z">
        <w:r w:rsidR="00574BDC">
          <w:t xml:space="preserve">coming from a fixed direction </w:t>
        </w:r>
      </w:ins>
      <w:del w:id="4426" w:author="Kelvin Sung" w:date="2021-05-26T06:20:00Z">
        <w:r w:rsidDel="00574BDC">
          <w:delText>because of the great distance</w:delText>
        </w:r>
      </w:del>
      <w:ins w:id="4427" w:author="Kelvin Sung" w:date="2021-05-26T06:20:00Z">
        <w:r w:rsidR="00574BDC">
          <w:t>and these rays illuminate everything</w:t>
        </w:r>
      </w:ins>
      <w:r>
        <w:t>.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4428" w:author="Kelvin Sung" w:date="2021-05-22T13:50:00Z">
        <w:r w:rsidDel="003401C9">
          <w:delText>8-20</w:delText>
        </w:r>
      </w:del>
      <w:ins w:id="4429"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430" w:author="Kelvin Sung" w:date="2021-05-22T13:50:00Z">
        <w:r w:rsidDel="003401C9">
          <w:delText>8-20</w:delText>
        </w:r>
      </w:del>
      <w:ins w:id="4431" w:author="Kelvin Sung" w:date="2021-05-22T13:50:00Z">
        <w:r w:rsidR="003401C9">
          <w:t>8-21</w:t>
        </w:r>
      </w:ins>
      <w:r>
        <w:t>. A spotlight and its parameters</w:t>
      </w:r>
    </w:p>
    <w:p w14:paraId="6731F71C" w14:textId="0540D2A7" w:rsidR="00FB3BA0" w:rsidRDefault="00FB3BA0" w:rsidP="00FB3BA0">
      <w:pPr>
        <w:pStyle w:val="NoteTipCaution"/>
      </w:pPr>
      <w:r w:rsidRPr="00FB3BA0">
        <w:rPr>
          <w:rStyle w:val="Strong"/>
        </w:rPr>
        <w:t>Note</w:t>
      </w:r>
      <w:r>
        <w:tab/>
        <w:t xml:space="preserve">In illustrative diagrams, like Figure </w:t>
      </w:r>
      <w:del w:id="4432" w:author="Kelvin Sung" w:date="2021-05-22T13:50:00Z">
        <w:r w:rsidDel="003401C9">
          <w:delText>8-20</w:delText>
        </w:r>
      </w:del>
      <w:ins w:id="4433" w:author="Kelvin Sung" w:date="2021-05-22T13:50:00Z">
        <w:r w:rsidR="003401C9">
          <w:t>8-21</w:t>
        </w:r>
      </w:ins>
      <w:r>
        <w:t>, for clarity purposes light directions are usually represented by lines extending from the light position toward the environment. These lines are usually for illustrative purposes and do not carry mathematic</w:t>
      </w:r>
      <w:ins w:id="4434" w:author="Kelvin Sung" w:date="2021-05-26T06:23:00Z">
        <w:r w:rsidR="001C0E06">
          <w:t>al</w:t>
        </w:r>
      </w:ins>
      <w:r>
        <w:t xml:space="preserve"> meanings. These illustrative diagrams are contrasted with vector diagrams that explain illumination computations, like Figures </w:t>
      </w:r>
      <w:del w:id="4435" w:author="Kelvin Sung" w:date="2021-05-22T13:52:00Z">
        <w:r w:rsidDel="003401C9">
          <w:delText>8-13</w:delText>
        </w:r>
      </w:del>
      <w:ins w:id="4436" w:author="Kelvin Sung" w:date="2021-05-22T13:52:00Z">
        <w:r w:rsidR="003401C9">
          <w:t>8-14</w:t>
        </w:r>
      </w:ins>
      <w:r>
        <w:t xml:space="preserve"> and </w:t>
      </w:r>
      <w:del w:id="4437" w:author="Kelvin Sung" w:date="2021-05-22T13:51:00Z">
        <w:r w:rsidDel="003401C9">
          <w:delText>8-14</w:delText>
        </w:r>
      </w:del>
      <w:ins w:id="4438" w:author="Kelvin Sung" w:date="2021-05-22T13:51:00Z">
        <w:r w:rsidR="003401C9">
          <w:t>8-15</w:t>
        </w:r>
      </w:ins>
      <w:r>
        <w:t xml:space="preserve">. In illumination vector diagrams, all vectors always point away from the position to be illuminated, and </w:t>
      </w:r>
      <w:del w:id="4439" w:author="Kelvin Sung" w:date="2021-05-26T06:24:00Z">
        <w:r w:rsidDel="001C0E06">
          <w:delText xml:space="preserve">all vectors are </w:delText>
        </w:r>
      </w:del>
      <w:r>
        <w:t xml:space="preserve">assumed to be normalized </w:t>
      </w:r>
      <w:del w:id="4440" w:author="Kelvin Sung" w:date="2021-05-26T06:24:00Z">
        <w:r w:rsidDel="001C0E06">
          <w:delText xml:space="preserve">vectors </w:delText>
        </w:r>
      </w:del>
      <w:r>
        <w:t>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del w:id="4441" w:author="Kelvin Sung" w:date="2021-05-22T13:50:00Z">
        <w:r w:rsidDel="003401C9">
          <w:delText>8-21</w:delText>
        </w:r>
      </w:del>
      <w:ins w:id="4442"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443" w:author="Kelvin Sung" w:date="2021-05-22T13:50:00Z">
        <w:r w:rsidDel="003401C9">
          <w:delText>8-21</w:delText>
        </w:r>
      </w:del>
      <w:ins w:id="4444"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ins w:id="4445" w:author="Kelvin Sung" w:date="2021-05-26T06:26:00Z">
        <w:r w:rsidR="0094486D">
          <w:t xml:space="preserve"> (</w:t>
        </w:r>
      </w:ins>
      <w:ins w:id="4446" w:author="Kelvin Sung" w:date="2021-05-26T06:27:00Z">
        <w:r w:rsidR="0094486D">
          <w:t>light 1)</w:t>
        </w:r>
      </w:ins>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ins w:id="4447" w:author="Kelvin Sung" w:date="2021-05-26T06:27:00Z">
        <w:r w:rsidR="0094486D">
          <w:t>(light 0)</w:t>
        </w:r>
      </w:ins>
    </w:p>
    <w:p w14:paraId="3630CA7E" w14:textId="7523F0F8" w:rsidR="00FB3BA0" w:rsidRDefault="00FB3BA0" w:rsidP="00FB3BA0">
      <w:pPr>
        <w:pStyle w:val="Bullet"/>
        <w:rPr>
          <w:rFonts w:hint="eastAsia"/>
        </w:rPr>
      </w:pPr>
      <w:r>
        <w:t>Z/X key: Increases/decreases the light z position</w:t>
      </w:r>
      <w:ins w:id="4448" w:author="Kelvin Sung" w:date="2021-05-26T06:30:00Z">
        <w:r w:rsidR="0094486D">
          <w:t>, note that this has no effect on the directional light (light 1)</w:t>
        </w:r>
      </w:ins>
    </w:p>
    <w:p w14:paraId="08D51D2B" w14:textId="6B419E25" w:rsidR="00FB3BA0" w:rsidRDefault="00FB3BA0" w:rsidP="00FB3BA0">
      <w:pPr>
        <w:pStyle w:val="Bullet"/>
        <w:rPr>
          <w:rFonts w:hint="eastAsia"/>
        </w:rPr>
      </w:pPr>
      <w:r>
        <w:t>C/V and B/N keys: Increase/decrease the inner and outer cone angles of the selected light</w:t>
      </w:r>
      <w:r w:rsidR="00E97AF7">
        <w:t xml:space="preserve">, note </w:t>
      </w:r>
      <w:ins w:id="4449" w:author="Kelvin Sung" w:date="2021-05-26T06:30:00Z">
        <w:r w:rsidR="0094486D">
          <w:t xml:space="preserve">that </w:t>
        </w:r>
      </w:ins>
      <w:r w:rsidR="00E97AF7">
        <w:t>th</w:t>
      </w:r>
      <w:ins w:id="4450" w:author="Kelvin Sung" w:date="2021-05-26T06:30:00Z">
        <w:r w:rsidR="0094486D">
          <w:t>e</w:t>
        </w:r>
      </w:ins>
      <w:del w:id="4451" w:author="Kelvin Sung" w:date="2021-05-26T06:30:00Z">
        <w:r w:rsidR="00E97AF7" w:rsidDel="0094486D">
          <w:delText>i</w:delText>
        </w:r>
      </w:del>
      <w:r w:rsidR="00E97AF7">
        <w:t>s</w:t>
      </w:r>
      <w:ins w:id="4452" w:author="Kelvin Sung" w:date="2021-05-26T06:30:00Z">
        <w:r w:rsidR="0094486D">
          <w:t>e</w:t>
        </w:r>
      </w:ins>
      <w:r w:rsidR="00E97AF7">
        <w:t xml:space="preserve"> </w:t>
      </w:r>
      <w:del w:id="4453" w:author="Kelvin Sung" w:date="2021-05-26T06:30:00Z">
        <w:r w:rsidR="00E97AF7" w:rsidDel="0094486D">
          <w:delText>has no effect on the point or the directional light</w:delText>
        </w:r>
      </w:del>
      <w:ins w:id="4454" w:author="Kelvin Sung" w:date="2021-05-26T06:30:00Z">
        <w:r w:rsidR="0094486D">
          <w:t>only affect the two spotlights in the scene (lights 2 and 3)</w:t>
        </w:r>
      </w:ins>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FB3BA0" w:rsidRDefault="00FB3BA0" w:rsidP="00FB3BA0">
      <w:pPr>
        <w:pStyle w:val="Bullet"/>
        <w:rPr>
          <w:rFonts w:hint="eastAsia"/>
        </w:rPr>
      </w:pPr>
      <w:r w:rsidRPr="00FB3BA0">
        <w:rPr>
          <w:i/>
        </w:rPr>
        <w:t>Number keys 5 and 6</w:t>
      </w:r>
      <w:r w:rsidRPr="00FB3BA0">
        <w:t>: Select the left minion and the hero</w:t>
      </w:r>
    </w:p>
    <w:p w14:paraId="314014BC" w14:textId="30B96A05" w:rsidR="00FB3BA0" w:rsidRPr="00FB3BA0" w:rsidRDefault="00FB3BA0" w:rsidP="00FB3BA0">
      <w:pPr>
        <w:pStyle w:val="Bullet"/>
        <w:rPr>
          <w:rFonts w:hint="eastAsia"/>
        </w:rPr>
      </w:pPr>
      <w:r w:rsidRPr="00FB3BA0">
        <w:rPr>
          <w:i/>
        </w:rPr>
        <w:t>Number keys 7, 8, and 9</w:t>
      </w:r>
      <w:r w:rsidRPr="00FB3BA0">
        <w:t>: Select the</w:t>
      </w:r>
      <w:del w:id="4455" w:author="Kelvin Sung" w:date="2021-05-26T06:31:00Z">
        <w:r w:rsidRPr="00FB3BA0" w:rsidDel="00306A21">
          <w:delText xml:space="preserve"> :</w:delText>
        </w:r>
      </w:del>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rPr>
          <w:rFonts w:hint="eastAsia"/>
        </w:rPr>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rPr>
          <w:rFonts w:hint="eastAsia"/>
        </w:rPr>
      </w:pPr>
      <w:r w:rsidRPr="00FB3BA0">
        <w:rPr>
          <w:i/>
        </w:rPr>
        <w:t>O/P keys</w:t>
      </w:r>
      <w:r w:rsidRPr="00FB3BA0">
        <w:t>: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commentRangeStart w:id="4456"/>
      <w:r>
        <w:t>Supporting New Light Types in GLSL Fragment Shaders</w:t>
      </w:r>
      <w:commentRangeEnd w:id="4456"/>
      <w:r w:rsidR="001B3FA4">
        <w:rPr>
          <w:rStyle w:val="CommentReference"/>
          <w:rFonts w:asciiTheme="minorHAnsi" w:eastAsia="SimSun" w:hAnsiTheme="minorHAnsi" w:cstheme="minorBidi"/>
          <w:color w:val="auto"/>
        </w:rPr>
        <w:commentReference w:id="4456"/>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CAE6DC"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del w:id="4457" w:author="Kelvin Sung" w:date="2021-05-26T06:34:00Z">
        <w:r w:rsidDel="00323625">
          <w:delText xml:space="preserve">WebGL </w:delText>
        </w:r>
      </w:del>
      <w:ins w:id="4458" w:author="Kelvin Sung" w:date="2021-05-26T06:34:00Z">
        <w:r w:rsidR="00323625">
          <w:t xml:space="preserve">GLSL </w:t>
        </w:r>
      </w:ins>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377F322D" w:rsidR="00731F86" w:rsidRDefault="00731F86" w:rsidP="00731F86">
      <w:pPr>
        <w:pStyle w:val="Code"/>
        <w:rPr>
          <w:rFonts w:hint="eastAsia"/>
        </w:rPr>
      </w:pPr>
      <w:r>
        <w:t>#define ePointLight</w:t>
      </w:r>
      <w:ins w:id="4459" w:author="Kelvin Sung" w:date="2021-05-26T06:34:00Z">
        <w:r w:rsidR="00323625">
          <w:t xml:space="preserve">      </w:t>
        </w:r>
      </w:ins>
      <w:del w:id="4460" w:author="Kelvin Sung" w:date="2021-05-26T06:34:00Z">
        <w:r w:rsidDel="00323625">
          <w:delText xml:space="preserve">       </w:delText>
        </w:r>
      </w:del>
      <w:r>
        <w:t>0</w:t>
      </w:r>
    </w:p>
    <w:p w14:paraId="498DC796" w14:textId="22F4EF54" w:rsidR="00731F86" w:rsidRDefault="00731F86" w:rsidP="00731F86">
      <w:pPr>
        <w:pStyle w:val="Code"/>
        <w:rPr>
          <w:rFonts w:hint="eastAsia"/>
        </w:rPr>
      </w:pPr>
      <w:r>
        <w:t xml:space="preserve">#define eDirectionalLight </w:t>
      </w:r>
      <w:ins w:id="4461" w:author="Kelvin Sung" w:date="2021-05-26T06:34:00Z">
        <w:r w:rsidR="00323625">
          <w:t xml:space="preserve"> </w:t>
        </w:r>
      </w:ins>
      <w:r>
        <w:t>1</w:t>
      </w:r>
    </w:p>
    <w:p w14:paraId="5F2EAD1E" w14:textId="50731A79" w:rsidR="00731F86" w:rsidRDefault="00731F86" w:rsidP="00731F86">
      <w:pPr>
        <w:pStyle w:val="Code"/>
        <w:rPr>
          <w:rFonts w:hint="eastAsia"/>
        </w:rPr>
      </w:pPr>
      <w:r>
        <w:t xml:space="preserve">#define eSpotLight      </w:t>
      </w:r>
      <w:del w:id="4462" w:author="Kelvin Sung" w:date="2021-05-26T06:34:00Z">
        <w:r w:rsidDel="00323625">
          <w:delText xml:space="preserve">  </w:delText>
        </w:r>
      </w:del>
      <w:r>
        <w:t>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394D5A73"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t>
      </w:r>
      <w:del w:id="4463" w:author="Kelvin Sung" w:date="2021-05-26T06:35:00Z">
        <w:r w:rsidRPr="00FB3BA0" w:rsidDel="00323625">
          <w:delText xml:space="preserve">within the shader </w:delText>
        </w:r>
      </w:del>
      <w:r w:rsidRPr="00FB3BA0">
        <w:t xml:space="preserve">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del w:id="4464" w:author="Kelvin Sung" w:date="2021-05-26T06:37:00Z">
        <w:r w:rsidRPr="00FB3BA0" w:rsidDel="00876831">
          <w:delText>Notice that, a</w:delText>
        </w:r>
      </w:del>
      <w:ins w:id="4465" w:author="Kelvin Sung" w:date="2021-05-26T06:37:00Z">
        <w:r w:rsidR="00876831">
          <w:t>A</w:t>
        </w:r>
      </w:ins>
      <w:r w:rsidRPr="00FB3BA0">
        <w:t>s will be detailed next, instead of the actual angle values, the cosine</w:t>
      </w:r>
      <w:ins w:id="4466" w:author="Kelvin Sung" w:date="2021-05-26T06:37:00Z">
        <w:r w:rsidR="00581007">
          <w:t>s</w:t>
        </w:r>
      </w:ins>
      <w:r w:rsidRPr="00FB3BA0">
        <w:t xml:space="preserve"> of the inner and outer angles are stored in the struct to facilitate </w:t>
      </w:r>
      <w:ins w:id="4467" w:author="Kelvin Sung" w:date="2021-05-26T06:37:00Z">
        <w:r w:rsidR="009C1314">
          <w:t>efficient</w:t>
        </w:r>
      </w:ins>
      <w:ins w:id="4468" w:author="Kelvin Sung" w:date="2021-05-26T06:38:00Z">
        <w:r w:rsidR="009C1314">
          <w:t xml:space="preserve"> </w:t>
        </w:r>
      </w:ins>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323625">
        <w:rPr>
          <w:rPrChange w:id="4469" w:author="Kelvin Sung" w:date="2021-05-26T06:36:00Z">
            <w:rPr>
              <w:rStyle w:val="CodeBold"/>
            </w:rPr>
          </w:rPrChange>
        </w:rPr>
        <w:t xml:space="preserve">    </w:t>
      </w:r>
      <w:r w:rsidRPr="00731F86">
        <w:rPr>
          <w:rStyle w:val="CodeBold"/>
        </w:rPr>
        <w:t xml:space="preserve">vec3 Direction; </w:t>
      </w:r>
      <w:ins w:id="4470" w:author="Kelvin Sung" w:date="2021-05-26T06:36:00Z">
        <w:r w:rsidR="00323625">
          <w:rPr>
            <w:rStyle w:val="CodeBold"/>
          </w:rPr>
          <w:t xml:space="preserve">   </w:t>
        </w:r>
      </w:ins>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30EB51A" w:rsidR="00731F86" w:rsidRPr="00731F86" w:rsidRDefault="00323625" w:rsidP="00731F86">
      <w:pPr>
        <w:pStyle w:val="Code"/>
        <w:rPr>
          <w:rStyle w:val="CodeBold"/>
        </w:rPr>
      </w:pPr>
      <w:ins w:id="4471" w:author="Kelvin Sung" w:date="2021-05-26T06:36:00Z">
        <w:r w:rsidRPr="0007431B">
          <w:t xml:space="preserve">    </w:t>
        </w:r>
      </w:ins>
      <w:del w:id="4472" w:author="Kelvin Sung" w:date="2021-05-26T06:36:00Z">
        <w:r w:rsidR="00731F86" w:rsidRPr="00731F86" w:rsidDel="00323625">
          <w:rPr>
            <w:rStyle w:val="CodeBold"/>
          </w:rPr>
          <w:delText xml:space="preserve">    </w:delText>
        </w:r>
      </w:del>
      <w:r w:rsidR="00731F86" w:rsidRPr="00731F86">
        <w:rPr>
          <w:rStyle w:val="CodeBold"/>
        </w:rPr>
        <w:t>float CosInner;    // Cosine of inner cone angle for spotlight</w:t>
      </w:r>
    </w:p>
    <w:p w14:paraId="3C993375" w14:textId="2EDBA6FB" w:rsidR="00731F86" w:rsidRPr="00731F86" w:rsidRDefault="00323625" w:rsidP="00731F86">
      <w:pPr>
        <w:pStyle w:val="Code"/>
        <w:rPr>
          <w:rStyle w:val="CodeBold"/>
        </w:rPr>
      </w:pPr>
      <w:ins w:id="4473" w:author="Kelvin Sung" w:date="2021-05-26T06:36:00Z">
        <w:r w:rsidRPr="0007431B">
          <w:t xml:space="preserve">    </w:t>
        </w:r>
      </w:ins>
      <w:del w:id="4474" w:author="Kelvin Sung" w:date="2021-05-26T06:36:00Z">
        <w:r w:rsidR="00731F86" w:rsidRPr="00731F86" w:rsidDel="00323625">
          <w:rPr>
            <w:rStyle w:val="CodeBold"/>
          </w:rPr>
          <w:delText xml:space="preserve">    </w:delText>
        </w:r>
      </w:del>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485265E0" w:rsidR="00731F86" w:rsidRPr="00731F86" w:rsidRDefault="00323625" w:rsidP="00731F86">
      <w:pPr>
        <w:pStyle w:val="Code"/>
        <w:rPr>
          <w:rStyle w:val="CodeBold"/>
        </w:rPr>
      </w:pPr>
      <w:ins w:id="4475" w:author="Kelvin Sung" w:date="2021-05-26T06:36:00Z">
        <w:r w:rsidRPr="0007431B">
          <w:t xml:space="preserve">    </w:t>
        </w:r>
      </w:ins>
      <w:del w:id="4476" w:author="Kelvin Sung" w:date="2021-05-26T06:36:00Z">
        <w:r w:rsidR="00731F86" w:rsidRPr="00731F86" w:rsidDel="00323625">
          <w:rPr>
            <w:rStyle w:val="CodeBold"/>
          </w:rPr>
          <w:delText xml:space="preserve">    </w:delText>
        </w:r>
      </w:del>
      <w:r w:rsidR="00731F86" w:rsidRPr="00731F86">
        <w:rPr>
          <w:rStyle w:val="CodeBold"/>
        </w:rPr>
        <w:t xml:space="preserve">float DropOff;  </w:t>
      </w:r>
      <w:ins w:id="4477" w:author="Kelvin Sung" w:date="2021-05-26T06:36:00Z">
        <w:r>
          <w:rPr>
            <w:rStyle w:val="CodeBold"/>
          </w:rPr>
          <w:t xml:space="preserve">  </w:t>
        </w:r>
      </w:ins>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5A0FF961" w:rsidR="00731F86" w:rsidRPr="00731F86" w:rsidRDefault="00323625" w:rsidP="00731F86">
      <w:pPr>
        <w:pStyle w:val="Code"/>
        <w:rPr>
          <w:rStyle w:val="CodeBold"/>
        </w:rPr>
      </w:pPr>
      <w:ins w:id="4478" w:author="Kelvin Sung" w:date="2021-05-26T06:36:00Z">
        <w:r w:rsidRPr="0007431B">
          <w:t xml:space="preserve">    </w:t>
        </w:r>
      </w:ins>
      <w:del w:id="4479" w:author="Kelvin Sung" w:date="2021-05-26T06:36:00Z">
        <w:r w:rsidR="00731F86" w:rsidRPr="00731F86" w:rsidDel="00323625">
          <w:rPr>
            <w:rStyle w:val="CodeBold"/>
          </w:rPr>
          <w:delText xml:space="preserve">    </w:delText>
        </w:r>
      </w:del>
      <w:r w:rsidR="00731F86" w:rsidRPr="00731F86">
        <w:rPr>
          <w:rStyle w:val="CodeBold"/>
        </w:rPr>
        <w:t xml:space="preserve">int LightType;   </w:t>
      </w:r>
      <w:ins w:id="4480" w:author="Kelvin Sung" w:date="2021-05-26T06:36:00Z">
        <w:r>
          <w:rPr>
            <w:rStyle w:val="CodeBold"/>
          </w:rPr>
          <w:t xml:space="preserve"> </w:t>
        </w:r>
      </w:ins>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4BD1F7C0" w:rsidR="00FB3BA0" w:rsidRDefault="00FB3BA0" w:rsidP="00FB3BA0">
      <w:pPr>
        <w:pStyle w:val="NumList"/>
        <w:numPr>
          <w:ilvl w:val="0"/>
          <w:numId w:val="39"/>
        </w:numPr>
        <w:rPr>
          <w:rFonts w:hint="eastAsia"/>
        </w:rPr>
      </w:pPr>
      <w:r w:rsidRPr="00FB3BA0">
        <w:t xml:space="preserve">Define an </w:t>
      </w:r>
      <w:del w:id="4481" w:author="Kelvin Sung" w:date="2021-05-26T06:38:00Z">
        <w:r w:rsidRPr="00731F86" w:rsidDel="00E30221">
          <w:rPr>
            <w:rStyle w:val="CodeInline"/>
          </w:rPr>
          <w:delText>AngularDropOff</w:delText>
        </w:r>
      </w:del>
      <w:proofErr w:type="spellStart"/>
      <w:proofErr w:type="gramStart"/>
      <w:ins w:id="4482" w:author="Kelvin Sung" w:date="2021-05-26T06:38:00Z">
        <w:r w:rsidR="00E30221" w:rsidRPr="00731F86">
          <w:rPr>
            <w:rStyle w:val="CodeInline"/>
          </w:rPr>
          <w:t>Angular</w:t>
        </w:r>
      </w:ins>
      <w:ins w:id="4483" w:author="Kelvin Sung" w:date="2021-05-26T07:44:00Z">
        <w:r w:rsidR="00067672">
          <w:rPr>
            <w:rStyle w:val="CodeInline"/>
          </w:rPr>
          <w:t>DropOff</w:t>
        </w:r>
      </w:ins>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C4B766D" w:rsidR="00731F86" w:rsidRDefault="00731F86" w:rsidP="00731F86">
      <w:pPr>
        <w:pStyle w:val="Code"/>
        <w:rPr>
          <w:rFonts w:hint="eastAsia"/>
        </w:rPr>
      </w:pPr>
      <w:r>
        <w:t xml:space="preserve">float </w:t>
      </w:r>
      <w:del w:id="4484" w:author="Kelvin Sung" w:date="2021-05-26T06:38:00Z">
        <w:r w:rsidDel="00E30221">
          <w:delText>AngularDropOff</w:delText>
        </w:r>
      </w:del>
      <w:ins w:id="4485" w:author="Kelvin Sung" w:date="2021-05-26T06:38:00Z">
        <w:r w:rsidR="00E30221">
          <w:t>Angular</w:t>
        </w:r>
      </w:ins>
      <w:ins w:id="4486" w:author="Kelvin Sung" w:date="2021-05-26T07:44:00Z">
        <w:r w:rsidR="00067672">
          <w:t>DropOff</w:t>
        </w:r>
      </w:ins>
      <w:r>
        <w:t>(Light lgt, vec3 lgtDir, vec3 L) {</w:t>
      </w:r>
    </w:p>
    <w:p w14:paraId="07FCAED7" w14:textId="7DE05FC3" w:rsidR="00731F86" w:rsidRDefault="00731F86" w:rsidP="00731F86">
      <w:pPr>
        <w:pStyle w:val="Code"/>
        <w:rPr>
          <w:rFonts w:hint="eastAsia"/>
        </w:rPr>
      </w:pPr>
      <w:r>
        <w:t xml:space="preserve">    float </w:t>
      </w:r>
      <w:del w:id="4487" w:author="Kelvin Sung" w:date="2021-05-26T06:38:00Z">
        <w:r w:rsidDel="00E30221">
          <w:delText xml:space="preserve">atten </w:delText>
        </w:r>
      </w:del>
      <w:ins w:id="4488" w:author="Kelvin Sung" w:date="2021-05-26T06:38:00Z">
        <w:r w:rsidR="00E30221">
          <w:t xml:space="preserve">strength </w:t>
        </w:r>
      </w:ins>
      <w:r>
        <w:t>= 0.0;</w:t>
      </w:r>
    </w:p>
    <w:p w14:paraId="03CC154C" w14:textId="77777777" w:rsidR="00731F86" w:rsidRDefault="00731F86" w:rsidP="00731F86">
      <w:pPr>
        <w:pStyle w:val="Code"/>
        <w:rPr>
          <w:rFonts w:hint="eastAsia"/>
        </w:rPr>
      </w:pPr>
      <w:r>
        <w:lastRenderedPageBreak/>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593272E9" w:rsidR="00731F86" w:rsidRDefault="00731F86" w:rsidP="00731F86">
      <w:pPr>
        <w:pStyle w:val="Code"/>
        <w:rPr>
          <w:rFonts w:hint="eastAsia"/>
        </w:rPr>
      </w:pPr>
      <w:r>
        <w:t xml:space="preserve">            </w:t>
      </w:r>
      <w:ins w:id="4489" w:author="Kelvin Sung" w:date="2021-05-26T06:39:00Z">
        <w:r w:rsidR="00E30221">
          <w:t>strength</w:t>
        </w:r>
        <w:r w:rsidR="00E30221" w:rsidDel="00E30221">
          <w:t xml:space="preserve"> </w:t>
        </w:r>
      </w:ins>
      <w:del w:id="4490" w:author="Kelvin Sung" w:date="2021-05-26T06:39:00Z">
        <w:r w:rsidDel="00E30221">
          <w:delText xml:space="preserve">atten </w:delText>
        </w:r>
      </w:del>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0DC477C4" w:rsidR="00731F86" w:rsidRDefault="00731F86" w:rsidP="00731F86">
      <w:pPr>
        <w:pStyle w:val="Code"/>
        <w:rPr>
          <w:rFonts w:hint="eastAsia"/>
        </w:rPr>
      </w:pPr>
      <w:r>
        <w:t xml:space="preserve">            </w:t>
      </w:r>
      <w:ins w:id="4491" w:author="Kelvin Sung" w:date="2021-05-26T06:39:00Z">
        <w:r w:rsidR="00E30221">
          <w:t>strength</w:t>
        </w:r>
        <w:r w:rsidR="00E30221" w:rsidDel="00E30221">
          <w:t xml:space="preserve"> </w:t>
        </w:r>
      </w:ins>
      <w:del w:id="4492" w:author="Kelvin Sung" w:date="2021-05-26T06:39:00Z">
        <w:r w:rsidDel="00E30221">
          <w:delText xml:space="preserve">atten </w:delText>
        </w:r>
      </w:del>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224430AD" w:rsidR="00731F86" w:rsidRDefault="00731F86" w:rsidP="00731F86">
      <w:pPr>
        <w:pStyle w:val="Code"/>
        <w:rPr>
          <w:rFonts w:hint="eastAsia"/>
        </w:rPr>
      </w:pPr>
      <w:r>
        <w:t xml:space="preserve">    return </w:t>
      </w:r>
      <w:ins w:id="4493" w:author="Kelvin Sung" w:date="2021-05-26T06:39:00Z">
        <w:r w:rsidR="00E30221">
          <w:t>strength</w:t>
        </w:r>
      </w:ins>
      <w:del w:id="4494" w:author="Kelvin Sung" w:date="2021-05-26T06:39:00Z">
        <w:r w:rsidDel="00E30221">
          <w:delText>atten</w:delText>
        </w:r>
      </w:del>
      <w:r>
        <w:t>;</w:t>
      </w:r>
    </w:p>
    <w:p w14:paraId="74C7D3E6" w14:textId="0E18CC24" w:rsidR="00FB3BA0" w:rsidRDefault="00731F86" w:rsidP="00FB3BA0">
      <w:pPr>
        <w:pStyle w:val="Code"/>
        <w:rPr>
          <w:rFonts w:hint="eastAsia"/>
        </w:rPr>
      </w:pPr>
      <w:r>
        <w:t>}</w:t>
      </w:r>
    </w:p>
    <w:p w14:paraId="2B8CEC80" w14:textId="4F559E30" w:rsidR="00FB3BA0" w:rsidRDefault="00FB3BA0" w:rsidP="00770430">
      <w:pPr>
        <w:pStyle w:val="BodyTextCont"/>
        <w:rPr>
          <w:rFonts w:hint="eastAsia"/>
        </w:rPr>
        <w:pPrChange w:id="4495" w:author="Kelvin Sung" w:date="2021-05-26T06:40:00Z">
          <w:pPr>
            <w:pStyle w:val="BodyTextFirst"/>
          </w:pPr>
        </w:pPrChange>
      </w:pPr>
      <w:r w:rsidRPr="00FB3BA0">
        <w:t xml:space="preserve">The parameter </w:t>
      </w:r>
      <w:proofErr w:type="spellStart"/>
      <w:r w:rsidRPr="00731F86">
        <w:rPr>
          <w:rStyle w:val="CodeInline"/>
        </w:rPr>
        <w:t>lgt</w:t>
      </w:r>
      <w:proofErr w:type="spellEnd"/>
      <w:r w:rsidRPr="00FB3BA0">
        <w:t xml:space="preserve"> is </w:t>
      </w:r>
      <w:del w:id="4496" w:author="Kelvin Sung" w:date="2021-05-26T06:41:00Z">
        <w:r w:rsidRPr="00FB3BA0" w:rsidDel="00770430">
          <w:delText xml:space="preserve">the reference </w:delText>
        </w:r>
      </w:del>
      <w:ins w:id="4497" w:author="Kelvin Sung" w:date="2021-05-26T06:41:00Z">
        <w:r w:rsidR="00770430">
          <w:t xml:space="preserve">a </w:t>
        </w:r>
      </w:ins>
      <w:del w:id="4498" w:author="Kelvin Sung" w:date="2021-05-26T06:41:00Z">
        <w:r w:rsidRPr="00FB3BA0" w:rsidDel="00770430">
          <w:delText xml:space="preserve">to the </w:delText>
        </w:r>
      </w:del>
      <w:r w:rsidRPr="00FB3BA0">
        <w:t xml:space="preserve">spotlight in </w:t>
      </w:r>
      <w:ins w:id="4499" w:author="Kelvin Sung" w:date="2021-05-26T06:41:00Z">
        <w:r w:rsidR="00770430">
          <w:t xml:space="preserve">the </w:t>
        </w:r>
        <w:r w:rsidR="00770430" w:rsidRPr="00770430">
          <w:rPr>
            <w:rStyle w:val="CodeInline"/>
            <w:rPrChange w:id="4500" w:author="Kelvin Sung" w:date="2021-05-26T06:41:00Z">
              <w:rPr/>
            </w:rPrChange>
          </w:rPr>
          <w:t>L</w:t>
        </w:r>
      </w:ins>
      <w:del w:id="4501" w:author="Kelvin Sung" w:date="2021-05-26T06:41:00Z">
        <w:r w:rsidRPr="00770430" w:rsidDel="00770430">
          <w:rPr>
            <w:rStyle w:val="CodeInline"/>
            <w:rPrChange w:id="4502" w:author="Kelvin Sung" w:date="2021-05-26T06:41:00Z">
              <w:rPr/>
            </w:rPrChange>
          </w:rPr>
          <w:delText>l</w:delText>
        </w:r>
      </w:del>
      <w:r w:rsidRPr="00770430">
        <w:rPr>
          <w:rStyle w:val="CodeInline"/>
          <w:rPrChange w:id="4503" w:author="Kelvin Sung" w:date="2021-05-26T06:41:00Z">
            <w:rPr/>
          </w:rPrChang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ins w:id="4504" w:author="Kelvin Sung" w:date="2021-05-26T06:42:00Z">
        <w:r w:rsidR="00770430">
          <w:t xml:space="preserve"> </w:t>
        </w:r>
      </w:ins>
      <w:del w:id="4505" w:author="Kelvin Sung" w:date="2021-05-26T06:42:00Z">
        <w:r w:rsidRPr="00FB3BA0" w:rsidDel="00770430">
          <w:delText xml:space="preserve"> </w:delText>
        </w:r>
      </w:del>
      <w:proofErr w:type="spellStart"/>
      <w:r w:rsidRPr="00731F86">
        <w:rPr>
          <w:rStyle w:val="CodeInline"/>
        </w:rPr>
        <w:t>Light.Direction</w:t>
      </w:r>
      <w:proofErr w:type="spellEnd"/>
      <w:ins w:id="4506" w:author="Kelvin Sung" w:date="2021-05-26T06:42:00Z">
        <w:r w:rsidR="00770430">
          <w:rPr>
            <w:rStyle w:val="CodeInline"/>
          </w:rPr>
          <w:t xml:space="preserve"> </w:t>
        </w:r>
        <w:r w:rsidR="00770430">
          <w:t>normalized</w:t>
        </w:r>
      </w:ins>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del w:id="4507" w:author="Kelvin Sung" w:date="2021-05-26T06:43:00Z">
        <w:r w:rsidRPr="00FB3BA0" w:rsidDel="00175718">
          <w:delText xml:space="preserve">carry out </w:delText>
        </w:r>
      </w:del>
      <w:ins w:id="4508" w:author="Kelvin Sung" w:date="2021-05-26T06:43:00Z">
        <w:r w:rsidR="00175718">
          <w:t xml:space="preserve">perform </w:t>
        </w:r>
      </w:ins>
      <w:r w:rsidRPr="00FB3BA0">
        <w:t xml:space="preserve">the computations based on cosines of the </w:t>
      </w:r>
      <w:del w:id="4509" w:author="Kelvin Sung" w:date="2021-05-26T06:43:00Z">
        <w:r w:rsidRPr="00FB3BA0" w:rsidDel="00175718">
          <w:delText xml:space="preserve">actual </w:delText>
        </w:r>
      </w:del>
      <w:r w:rsidRPr="00FB3BA0">
        <w:t xml:space="preserve">angular displacements. Figure </w:t>
      </w:r>
      <w:del w:id="4510" w:author="Kelvin Sung" w:date="2021-05-22T13:49:00Z">
        <w:r w:rsidRPr="00FB3BA0" w:rsidDel="003401C9">
          <w:delText>8-22</w:delText>
        </w:r>
      </w:del>
      <w:ins w:id="4511"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512" w:author="Kelvin Sung" w:date="2021-05-22T13:49:00Z">
        <w:r w:rsidRPr="00FB3BA0" w:rsidDel="003401C9">
          <w:delText>8-22</w:delText>
        </w:r>
      </w:del>
      <w:ins w:id="4513"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317F6E26"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ins w:id="4514" w:author="Kelvin Sung" w:date="2021-05-26T06:45:00Z">
        <w:r w:rsidR="00864642">
          <w:t xml:space="preserve">that </w:t>
        </w:r>
      </w:ins>
      <w:r w:rsidRPr="00FB3BA0">
        <w:t>the position currently being illuminated is outside the outer cone</w:t>
      </w:r>
      <w:del w:id="4515" w:author="Kelvin Sung" w:date="2021-05-26T06:46:00Z">
        <w:r w:rsidRPr="00FB3BA0" w:rsidDel="001D0F5A">
          <w:delText>,</w:delText>
        </w:r>
      </w:del>
      <w:r w:rsidRPr="00FB3BA0">
        <w:t xml:space="preserve"> </w:t>
      </w:r>
      <w:del w:id="4516" w:author="Kelvin Sung" w:date="2021-05-26T06:47:00Z">
        <w:r w:rsidRPr="00FB3BA0" w:rsidDel="001D0F5A">
          <w:delText xml:space="preserve">and </w:delText>
        </w:r>
      </w:del>
      <w:ins w:id="4517" w:author="Kelvin Sung" w:date="2021-05-26T06:47:00Z">
        <w:r w:rsidR="001D0F5A">
          <w:t xml:space="preserve">where </w:t>
        </w:r>
      </w:ins>
      <w:del w:id="4518" w:author="Kelvin Sung" w:date="2021-05-26T06:46:00Z">
        <w:r w:rsidRPr="00FB3BA0" w:rsidDel="00864642">
          <w:delText>the angular attenuation would result in no contribution</w:delText>
        </w:r>
      </w:del>
      <w:ins w:id="4519" w:author="Kelvin Sung" w:date="2021-05-26T06:47:00Z">
        <w:r w:rsidR="001D0F5A">
          <w:t xml:space="preserve">the position will not be lit </w:t>
        </w:r>
      </w:ins>
      <w:ins w:id="4520" w:author="Kelvin Sung" w:date="2021-05-26T06:46:00Z">
        <w:r w:rsidR="00864642">
          <w:t>and</w:t>
        </w:r>
      </w:ins>
      <w:del w:id="4521" w:author="Kelvin Sung" w:date="2021-05-26T06:46:00Z">
        <w:r w:rsidRPr="00FB3BA0" w:rsidDel="00864642">
          <w:delText>.</w:delText>
        </w:r>
      </w:del>
      <w:r w:rsidRPr="00FB3BA0">
        <w:t xml:space="preserve"> </w:t>
      </w:r>
      <w:del w:id="4522" w:author="Kelvin Sung" w:date="2021-05-26T06:46:00Z">
        <w:r w:rsidRPr="00FB3BA0" w:rsidDel="00864642">
          <w:delText>T</w:delText>
        </w:r>
      </w:del>
      <w:ins w:id="4523" w:author="Kelvin Sung" w:date="2021-05-26T06:46:00Z">
        <w:r w:rsidR="00864642">
          <w:t>t</w:t>
        </w:r>
      </w:ins>
      <w:r w:rsidRPr="00FB3BA0">
        <w:t>hus</w:t>
      </w:r>
      <w:del w:id="4524" w:author="Kelvin Sung" w:date="2021-05-26T06:46:00Z">
        <w:r w:rsidRPr="00FB3BA0" w:rsidDel="00864642">
          <w:delText>,</w:delText>
        </w:r>
      </w:del>
      <w:r w:rsidRPr="00FB3BA0">
        <w:t xml:space="preserve"> no further computation </w:t>
      </w:r>
      <w:del w:id="4525" w:author="Kelvin Sung" w:date="2021-05-26T06:47:00Z">
        <w:r w:rsidRPr="00FB3BA0" w:rsidDel="00564925">
          <w:delText xml:space="preserve">would be </w:delText>
        </w:r>
      </w:del>
      <w:ins w:id="4526" w:author="Kelvin Sung" w:date="2021-05-26T06:47:00Z">
        <w:r w:rsidR="00564925">
          <w:t xml:space="preserve">is </w:t>
        </w:r>
      </w:ins>
      <w:r w:rsidRPr="00FB3BA0">
        <w:t xml:space="preserve">required. </w:t>
      </w:r>
    </w:p>
    <w:p w14:paraId="5F0C761E" w14:textId="1C763A69" w:rsidR="00FB3BA0" w:rsidRPr="00FB3BA0" w:rsidRDefault="00FB3BA0" w:rsidP="00FB3BA0">
      <w:pPr>
        <w:pStyle w:val="NumSubList"/>
        <w:rPr>
          <w:rFonts w:hint="eastAsia"/>
        </w:rPr>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del w:id="4527" w:author="Kelvin Sung" w:date="2021-05-26T06:47:00Z">
        <w:r w:rsidRPr="00FB3BA0" w:rsidDel="0085581F">
          <w:delText>the angular attenuation would result in full contribution</w:delText>
        </w:r>
      </w:del>
      <w:ins w:id="4528" w:author="Kelvin Sung" w:date="2021-05-26T06:47:00Z">
        <w:r w:rsidR="0085581F">
          <w:t>full strength of the light, 1.0</w:t>
        </w:r>
      </w:ins>
      <w:ins w:id="4529" w:author="Kelvin Sung" w:date="2021-05-26T06:48:00Z">
        <w:r w:rsidR="0085581F">
          <w:t>, will be returned</w:t>
        </w:r>
      </w:ins>
      <w:r w:rsidRPr="00FB3BA0">
        <w:t xml:space="preserve">.  </w:t>
      </w:r>
    </w:p>
    <w:p w14:paraId="7C1C584D" w14:textId="24549B52"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del w:id="4530" w:author="Kelvin Sung" w:date="2021-05-26T06:48:00Z">
        <w:r w:rsidRPr="00FB3BA0" w:rsidDel="0085581F">
          <w:delText>a drop-off</w:delText>
        </w:r>
      </w:del>
      <w:ins w:id="4531" w:author="Kelvin Sung" w:date="2021-05-26T06:48:00Z">
        <w:r w:rsidR="0085581F">
          <w:t xml:space="preserve">the </w:t>
        </w:r>
      </w:ins>
      <w:ins w:id="4532" w:author="Kelvin Sung" w:date="2021-05-26T07:07:00Z">
        <w:r w:rsidR="001E5507">
          <w:t xml:space="preserve">effective </w:t>
        </w:r>
      </w:ins>
      <w:ins w:id="4533" w:author="Kelvin Sung" w:date="2021-05-26T06:48:00Z">
        <w:r w:rsidR="0085581F">
          <w:t xml:space="preserve">strength </w:t>
        </w:r>
      </w:ins>
      <w:ins w:id="4534" w:author="Kelvin Sung" w:date="2021-05-26T07:08:00Z">
        <w:r w:rsidR="001E5507">
          <w:t>from</w:t>
        </w:r>
      </w:ins>
      <w:ins w:id="4535" w:author="Kelvin Sung" w:date="2021-05-26T06:48:00Z">
        <w:r w:rsidR="0085581F">
          <w:t xml:space="preserve"> the light</w:t>
        </w:r>
      </w:ins>
      <w:r w:rsidRPr="00FB3BA0">
        <w:t>.</w:t>
      </w:r>
    </w:p>
    <w:p w14:paraId="5B812097" w14:textId="52AE802A" w:rsidR="00FB3BA0" w:rsidRPr="00FB3BA0" w:rsidDel="00E76501" w:rsidRDefault="00FB3BA0" w:rsidP="00FB3BA0">
      <w:pPr>
        <w:pStyle w:val="NumList"/>
        <w:rPr>
          <w:del w:id="4536" w:author="Kelvin Sung" w:date="2021-05-26T06:54:00Z"/>
          <w:rFonts w:hint="eastAsia"/>
        </w:rPr>
      </w:pPr>
      <w:del w:id="4537" w:author="Kelvin Sung" w:date="2021-05-26T06:54:00Z">
        <w:r w:rsidRPr="00FB3BA0" w:rsidDel="00E76501">
          <w:delText xml:space="preserve">Rename the </w:delText>
        </w:r>
        <w:r w:rsidRPr="00731F86" w:rsidDel="00E76501">
          <w:rPr>
            <w:rStyle w:val="CodeInline"/>
          </w:rPr>
          <w:delText>Light</w:delText>
        </w:r>
      </w:del>
      <w:del w:id="4538" w:author="Kelvin Sung" w:date="2021-05-26T06:49:00Z">
        <w:r w:rsidRPr="00731F86" w:rsidDel="005D6DD2">
          <w:rPr>
            <w:rStyle w:val="CodeInline"/>
          </w:rPr>
          <w:delText>At</w:delText>
        </w:r>
      </w:del>
      <w:del w:id="4539" w:author="Kelvin Sung" w:date="2021-05-26T06:48:00Z">
        <w:r w:rsidRPr="00731F86" w:rsidDel="005D6DD2">
          <w:rPr>
            <w:rStyle w:val="CodeInline"/>
          </w:rPr>
          <w:delText>tentuation</w:delText>
        </w:r>
      </w:del>
      <w:del w:id="4540" w:author="Kelvin Sung" w:date="2021-05-26T06:54:00Z">
        <w:r w:rsidRPr="00731F86" w:rsidDel="00E76501">
          <w:rPr>
            <w:rStyle w:val="CodeInline"/>
          </w:rPr>
          <w:delText>()</w:delText>
        </w:r>
        <w:r w:rsidRPr="00FB3BA0" w:rsidDel="00E76501">
          <w:delText xml:space="preserve"> function from the previous project to </w:delText>
        </w:r>
        <w:r w:rsidRPr="004401CD" w:rsidDel="00E76501">
          <w:rPr>
            <w:rStyle w:val="CodeInline"/>
          </w:rPr>
          <w:delText>Distance</w:delText>
        </w:r>
      </w:del>
      <w:del w:id="4541" w:author="Kelvin Sung" w:date="2021-05-26T06:49:00Z">
        <w:r w:rsidRPr="004401CD" w:rsidDel="005D6DD2">
          <w:rPr>
            <w:rStyle w:val="CodeInline"/>
          </w:rPr>
          <w:delText>DropOff</w:delText>
        </w:r>
      </w:del>
      <w:del w:id="4542" w:author="Kelvin Sung" w:date="2021-05-26T06:54:00Z">
        <w:r w:rsidRPr="004401CD" w:rsidDel="00E76501">
          <w:rPr>
            <w:rStyle w:val="CodeInline"/>
          </w:rPr>
          <w:delText>()</w:delText>
        </w:r>
      </w:del>
      <w:del w:id="4543" w:author="Kelvin Sung" w:date="2021-05-26T06:49:00Z">
        <w:r w:rsidRPr="00FB3BA0" w:rsidDel="005D6DD2">
          <w:delText>.</w:delText>
        </w:r>
      </w:del>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379E81DF" w:rsidR="004401CD" w:rsidRDefault="004401CD" w:rsidP="004401CD">
      <w:pPr>
        <w:pStyle w:val="Code"/>
        <w:rPr>
          <w:rFonts w:hint="eastAsia"/>
        </w:rPr>
      </w:pPr>
      <w:r>
        <w:t xml:space="preserve">    float </w:t>
      </w:r>
      <w:del w:id="4544" w:author="Kelvin Sung" w:date="2021-05-26T06:55:00Z">
        <w:r w:rsidDel="00FA6367">
          <w:delText xml:space="preserve">aAtten </w:delText>
        </w:r>
      </w:del>
      <w:ins w:id="4545" w:author="Kelvin Sung" w:date="2021-05-26T06:55:00Z">
        <w:r w:rsidR="00FA6367">
          <w:t>a</w:t>
        </w:r>
        <w:r w:rsidR="00FA6367">
          <w:t>Strength</w:t>
        </w:r>
        <w:r w:rsidR="00FA6367">
          <w:t xml:space="preserve"> </w:t>
        </w:r>
      </w:ins>
      <w:r>
        <w:t xml:space="preserve">= 1.0, </w:t>
      </w:r>
      <w:del w:id="4546" w:author="Kelvin Sung" w:date="2021-05-26T06:55:00Z">
        <w:r w:rsidDel="00FA6367">
          <w:delText xml:space="preserve">dAtten </w:delText>
        </w:r>
      </w:del>
      <w:ins w:id="4547" w:author="Kelvin Sung" w:date="2021-05-26T06:55:00Z">
        <w:r w:rsidR="00FA6367">
          <w:t>d</w:t>
        </w:r>
        <w:r w:rsidR="00FA6367">
          <w:t>Strength</w:t>
        </w:r>
        <w:r w:rsidR="00FA6367">
          <w:t xml:space="preserve"> </w:t>
        </w:r>
      </w:ins>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286A1ECD" w:rsidR="004401CD" w:rsidRDefault="004401CD" w:rsidP="004401CD">
      <w:pPr>
        <w:pStyle w:val="Code"/>
        <w:rPr>
          <w:rFonts w:hint="eastAsia"/>
        </w:rPr>
      </w:pPr>
      <w:r>
        <w:t xml:space="preserve">        </w:t>
      </w:r>
      <w:ins w:id="4548" w:author="Kelvin Sung" w:date="2021-05-26T06:55:00Z">
        <w:r w:rsidR="00FA6367">
          <w:t>a</w:t>
        </w:r>
        <w:r w:rsidR="00FA6367">
          <w:t>Strength</w:t>
        </w:r>
        <w:r w:rsidR="00FA6367">
          <w:t xml:space="preserve"> </w:t>
        </w:r>
      </w:ins>
      <w:del w:id="4549" w:author="Kelvin Sung" w:date="2021-05-26T06:55:00Z">
        <w:r w:rsidDel="00FA6367">
          <w:delText xml:space="preserve">aAtten </w:delText>
        </w:r>
      </w:del>
      <w:r>
        <w:t>= Angular</w:t>
      </w:r>
      <w:ins w:id="4550" w:author="Kelvin Sung" w:date="2021-05-26T07:44:00Z">
        <w:r w:rsidR="00067672">
          <w:t>DropOff</w:t>
        </w:r>
      </w:ins>
      <w:del w:id="4551" w:author="Kelvin Sung" w:date="2021-05-26T07:05:00Z">
        <w:r w:rsidDel="00E61FF0">
          <w:delText>DropOff</w:delText>
        </w:r>
      </w:del>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11648E36" w:rsidR="004401CD" w:rsidRDefault="004401CD" w:rsidP="004401CD">
      <w:pPr>
        <w:pStyle w:val="Code"/>
        <w:rPr>
          <w:rFonts w:hint="eastAsia"/>
        </w:rPr>
      </w:pPr>
      <w:r>
        <w:t xml:space="preserve">        </w:t>
      </w:r>
      <w:ins w:id="4552" w:author="Kelvin Sung" w:date="2021-05-26T06:56:00Z">
        <w:r w:rsidR="00FA6367">
          <w:t>d</w:t>
        </w:r>
        <w:r w:rsidR="00FA6367">
          <w:t>Strength</w:t>
        </w:r>
        <w:r w:rsidR="00FA6367">
          <w:t xml:space="preserve"> </w:t>
        </w:r>
      </w:ins>
      <w:del w:id="4553" w:author="Kelvin Sung" w:date="2021-05-26T06:56:00Z">
        <w:r w:rsidDel="00FA6367">
          <w:delText xml:space="preserve">dAtten </w:delText>
        </w:r>
      </w:del>
      <w:r>
        <w:t xml:space="preserve">= </w:t>
      </w:r>
      <w:del w:id="4554" w:author="Kelvin Sung" w:date="2021-05-26T07:41:00Z">
        <w:r w:rsidDel="00067672">
          <w:delText>Distance</w:delText>
        </w:r>
      </w:del>
      <w:ins w:id="4555" w:author="Kelvin Sung" w:date="2021-05-26T07:41:00Z">
        <w:r w:rsidR="00067672">
          <w:t>DistanceDropOff</w:t>
        </w:r>
      </w:ins>
      <w:del w:id="4556" w:author="Kelvin Sung" w:date="2021-05-26T07:05:00Z">
        <w:r w:rsidDel="00E61FF0">
          <w:delText>DropOff</w:delText>
        </w:r>
      </w:del>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1AE537B1" w:rsidR="004401CD" w:rsidRDefault="004401CD" w:rsidP="004401CD">
      <w:pPr>
        <w:pStyle w:val="Code"/>
        <w:rPr>
          <w:rFonts w:hint="eastAsia"/>
        </w:rPr>
      </w:pPr>
      <w:r>
        <w:t xml:space="preserve">    vec4 result = </w:t>
      </w:r>
      <w:ins w:id="4557" w:author="Kelvin Sung" w:date="2021-05-26T06:55:00Z">
        <w:r w:rsidR="00FA6367">
          <w:t>a</w:t>
        </w:r>
        <w:r w:rsidR="00FA6367">
          <w:t>Strength</w:t>
        </w:r>
        <w:r w:rsidR="00FA6367">
          <w:t xml:space="preserve"> </w:t>
        </w:r>
      </w:ins>
      <w:del w:id="4558" w:author="Kelvin Sung" w:date="2021-05-26T06:55:00Z">
        <w:r w:rsidDel="00FA6367">
          <w:delText xml:space="preserve">aAtten </w:delText>
        </w:r>
      </w:del>
      <w:r>
        <w:t xml:space="preserve">* </w:t>
      </w:r>
      <w:ins w:id="4559" w:author="Kelvin Sung" w:date="2021-05-26T06:56:00Z">
        <w:r w:rsidR="00FA6367">
          <w:t>d</w:t>
        </w:r>
        <w:r w:rsidR="00FA6367">
          <w:t>Strength</w:t>
        </w:r>
        <w:r w:rsidR="00FA6367">
          <w:t xml:space="preserve"> </w:t>
        </w:r>
      </w:ins>
      <w:del w:id="4560" w:author="Kelvin Sung" w:date="2021-05-26T06:56:00Z">
        <w:r w:rsidDel="00FA6367">
          <w:delText xml:space="preserve">dAtten </w:delText>
        </w:r>
      </w:del>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4FC18A5D"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del w:id="4561" w:author="Kelvin Sung" w:date="2021-05-26T07:31:00Z">
        <w:r w:rsidDel="006F5089">
          <w:delText xml:space="preserve">case of </w:delText>
        </w:r>
      </w:del>
      <w:ins w:id="4562" w:author="Kelvin Sung" w:date="2021-05-26T07:31:00Z">
        <w:r w:rsidR="006F5089">
          <w:t xml:space="preserve">changes </w:t>
        </w:r>
        <w:r w:rsidR="00067672">
          <w:t xml:space="preserve">made for </w:t>
        </w:r>
      </w:ins>
      <w:proofErr w:type="spellStart"/>
      <w:r w:rsidR="004401CD" w:rsidRPr="004401CD">
        <w:rPr>
          <w:rStyle w:val="CodeInline"/>
        </w:rPr>
        <w:t>illum_fs</w:t>
      </w:r>
      <w:proofErr w:type="spellEnd"/>
      <w:del w:id="4563" w:author="Kelvin Sung" w:date="2021-05-26T07:31:00Z">
        <w:r w:rsidDel="006F5089">
          <w:delText xml:space="preserve"> discussed previously</w:delText>
        </w:r>
      </w:del>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del w:id="4564" w:author="Kelvin Sung" w:date="2021-05-26T07:32:00Z">
        <w:r w:rsidDel="00067672">
          <w:delText xml:space="preserve">attenuate </w:delText>
        </w:r>
      </w:del>
      <w:ins w:id="4565" w:author="Kelvin Sung" w:date="2021-05-26T07:32:00Z">
        <w:r w:rsidR="00067672">
          <w:t xml:space="preserve">compute the strengths from </w:t>
        </w:r>
      </w:ins>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lastRenderedPageBreak/>
        <w:t xml:space="preserve">Modifying the Light </w:t>
      </w:r>
      <w:del w:id="4566" w:author="Kelvin Sung" w:date="2021-05-20T18:15:00Z">
        <w:r w:rsidDel="00E15C4E">
          <w:delText>Object</w:delText>
        </w:r>
      </w:del>
      <w:ins w:id="4567" w:author="Kelvin Sung" w:date="2021-05-20T18:15:00Z">
        <w:r w:rsidR="00E15C4E">
          <w:t>Class</w:t>
        </w:r>
      </w:ins>
    </w:p>
    <w:p w14:paraId="56433888" w14:textId="45084CC9" w:rsidR="00267B73" w:rsidRDefault="00267B73" w:rsidP="00267B73">
      <w:pPr>
        <w:pStyle w:val="BodyTextFirst"/>
        <w:rPr>
          <w:rFonts w:hint="eastAsia"/>
        </w:rPr>
      </w:pPr>
      <w:r>
        <w:t xml:space="preserve">You must extend the </w:t>
      </w:r>
      <w:r w:rsidRPr="004401CD">
        <w:rPr>
          <w:rStyle w:val="CodeInline"/>
        </w:rPr>
        <w:t>Light</w:t>
      </w:r>
      <w:r>
        <w:t xml:space="preserve"> </w:t>
      </w:r>
      <w:del w:id="4568" w:author="Kelvin Sung" w:date="2021-05-26T08:18:00Z">
        <w:r w:rsidDel="00A973BE">
          <w:delText xml:space="preserve">object </w:delText>
        </w:r>
      </w:del>
      <w:ins w:id="4569" w:author="Kelvin Sung" w:date="2021-05-26T08:18:00Z">
        <w:r w:rsidR="00A973BE">
          <w:t>class</w:t>
        </w:r>
        <w:r w:rsidR="00A973BE">
          <w:t xml:space="preserve"> </w:t>
        </w:r>
      </w:ins>
      <w:r>
        <w:t xml:space="preserve">to support the parameters of the two new light types. </w:t>
      </w:r>
    </w:p>
    <w:p w14:paraId="6BDC90FF" w14:textId="73CD63C2" w:rsidR="00267B73" w:rsidRDefault="00267B73" w:rsidP="00F31BF1">
      <w:pPr>
        <w:pStyle w:val="NumList"/>
        <w:numPr>
          <w:ilvl w:val="0"/>
          <w:numId w:val="41"/>
        </w:numPr>
        <w:rPr>
          <w:rFonts w:hint="eastAsia"/>
        </w:rPr>
      </w:pPr>
      <w:r>
        <w:t xml:space="preserve">Edit </w:t>
      </w:r>
      <w:del w:id="4570" w:author="Kelvin Sung" w:date="2021-05-26T08:18:00Z">
        <w:r w:rsidDel="00A973BE">
          <w:delText xml:space="preserve">the </w:delText>
        </w:r>
      </w:del>
      <w:r w:rsidR="004401CD" w:rsidRPr="004401CD">
        <w:rPr>
          <w:rStyle w:val="CodeInline"/>
        </w:rPr>
        <w:t>l</w:t>
      </w:r>
      <w:r w:rsidRPr="004401CD">
        <w:rPr>
          <w:rStyle w:val="CodeInline"/>
        </w:rPr>
        <w:t>ight.js</w:t>
      </w:r>
      <w:r>
        <w:t xml:space="preserve"> </w:t>
      </w:r>
      <w:del w:id="4571" w:author="Kelvin Sung" w:date="2021-05-26T08:18:00Z">
        <w:r w:rsidDel="00A973BE">
          <w:delText xml:space="preserve">file </w:delText>
        </w:r>
      </w:del>
      <w:r>
        <w:t>and define</w:t>
      </w:r>
      <w:ins w:id="4572" w:author="Kelvin Sung" w:date="2021-05-26T08:19:00Z">
        <w:r w:rsidR="00A973BE">
          <w:t xml:space="preserve"> and export</w:t>
        </w:r>
      </w:ins>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4573"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574" w:author="Kelvin Sung" w:date="2021-05-20T18:07:00Z"/>
          <w:rFonts w:hint="eastAsia"/>
        </w:rPr>
      </w:pPr>
      <w:del w:id="4575" w:author="Kelvin Sung" w:date="2021-05-20T18:07:00Z">
        <w:r w:rsidDel="001B23DC">
          <w:delText xml:space="preserve">    </w:delText>
        </w:r>
      </w:del>
    </w:p>
    <w:p w14:paraId="7404FAC6" w14:textId="3A31D1A7" w:rsidR="004401CD" w:rsidDel="001B23DC" w:rsidRDefault="004401CD" w:rsidP="004401CD">
      <w:pPr>
        <w:pStyle w:val="Code"/>
        <w:rPr>
          <w:del w:id="4576" w:author="Kelvin Sung" w:date="2021-05-20T18:07:00Z"/>
          <w:rFonts w:hint="eastAsia"/>
        </w:rPr>
      </w:pPr>
      <w:r>
        <w:t>constructor() {</w:t>
      </w:r>
    </w:p>
    <w:p w14:paraId="002D9326" w14:textId="77777777" w:rsidR="001B23DC" w:rsidRDefault="004401CD" w:rsidP="004401CD">
      <w:pPr>
        <w:pStyle w:val="Code"/>
        <w:rPr>
          <w:ins w:id="4577" w:author="Kelvin Sung" w:date="2021-05-20T18:07:00Z"/>
          <w:rFonts w:hint="eastAsia"/>
        </w:rPr>
      </w:pPr>
      <w:del w:id="4578" w:author="Kelvin Sung" w:date="2021-05-20T18:07:00Z">
        <w:r w:rsidDel="001B23DC">
          <w:delText xml:space="preserve">    </w:delText>
        </w:r>
      </w:del>
    </w:p>
    <w:p w14:paraId="7E157B5B" w14:textId="6F72DC16" w:rsidR="004401CD" w:rsidDel="001B23DC" w:rsidRDefault="004401CD" w:rsidP="004401CD">
      <w:pPr>
        <w:pStyle w:val="Code"/>
        <w:rPr>
          <w:del w:id="4579" w:author="Kelvin Sung" w:date="2021-05-20T18:07:00Z"/>
          <w:rFonts w:hint="eastAsia"/>
        </w:rPr>
      </w:pPr>
      <w:r>
        <w:t xml:space="preserve">    this.mColor = vec4.fromValues(1, 1, 1, 1);  // light color</w:t>
      </w:r>
    </w:p>
    <w:p w14:paraId="4D896ECC" w14:textId="77777777" w:rsidR="001B23DC" w:rsidRDefault="004401CD" w:rsidP="004401CD">
      <w:pPr>
        <w:pStyle w:val="Code"/>
        <w:rPr>
          <w:ins w:id="4580" w:author="Kelvin Sung" w:date="2021-05-20T18:07:00Z"/>
          <w:rFonts w:hint="eastAsia"/>
        </w:rPr>
      </w:pPr>
      <w:del w:id="4581" w:author="Kelvin Sung" w:date="2021-05-20T18:07:00Z">
        <w:r w:rsidDel="001B23DC">
          <w:delText xml:space="preserve">    </w:delText>
        </w:r>
      </w:del>
    </w:p>
    <w:p w14:paraId="192A605A" w14:textId="2C6C5AD5" w:rsidR="004401CD" w:rsidDel="001B23DC" w:rsidRDefault="004401CD" w:rsidP="004401CD">
      <w:pPr>
        <w:pStyle w:val="Code"/>
        <w:rPr>
          <w:del w:id="4582"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4583" w:author="Kelvin Sung" w:date="2021-05-20T18:07:00Z"/>
          <w:rFonts w:hint="eastAsia"/>
        </w:rPr>
      </w:pPr>
      <w:del w:id="4584" w:author="Kelvin Sung" w:date="2021-05-20T18:07:00Z">
        <w:r w:rsidDel="001B23DC">
          <w:delText xml:space="preserve">    </w:delText>
        </w:r>
      </w:del>
    </w:p>
    <w:p w14:paraId="09BF0DC7" w14:textId="46C83A15" w:rsidR="004401CD" w:rsidRPr="006A1CEE" w:rsidDel="001B23DC" w:rsidRDefault="004401CD" w:rsidP="004401CD">
      <w:pPr>
        <w:pStyle w:val="Code"/>
        <w:rPr>
          <w:del w:id="4585" w:author="Kelvin Sung" w:date="2021-05-20T18:07:00Z"/>
          <w:rStyle w:val="CodeBold"/>
          <w:rFonts w:hint="eastAsia"/>
          <w:rPrChange w:id="4586" w:author="Kelvin Sung" w:date="2021-05-26T08:20:00Z">
            <w:rPr>
              <w:del w:id="4587" w:author="Kelvin Sung" w:date="2021-05-20T18:07:00Z"/>
              <w:rFonts w:hint="eastAsia"/>
            </w:rPr>
          </w:rPrChange>
        </w:rPr>
      </w:pPr>
      <w:r>
        <w:t xml:space="preserve">    </w:t>
      </w:r>
      <w:r w:rsidRPr="006A1CEE">
        <w:rPr>
          <w:rStyle w:val="CodeBold"/>
          <w:rPrChange w:id="4588" w:author="Kelvin Sung" w:date="2021-05-26T08:20:00Z">
            <w:rPr/>
          </w:rPrChange>
        </w:rPr>
        <w:t>this.mDirection = vec3.fromValues(0, 0, -1); // in WC</w:t>
      </w:r>
    </w:p>
    <w:p w14:paraId="7DD842DB" w14:textId="77777777" w:rsidR="001B23DC" w:rsidRPr="006A1CEE" w:rsidRDefault="004401CD" w:rsidP="004401CD">
      <w:pPr>
        <w:pStyle w:val="Code"/>
        <w:rPr>
          <w:ins w:id="4589" w:author="Kelvin Sung" w:date="2021-05-20T18:07:00Z"/>
          <w:rStyle w:val="CodeBold"/>
          <w:rFonts w:hint="eastAsia"/>
          <w:rPrChange w:id="4590" w:author="Kelvin Sung" w:date="2021-05-26T08:20:00Z">
            <w:rPr>
              <w:ins w:id="4591" w:author="Kelvin Sung" w:date="2021-05-20T18:07:00Z"/>
              <w:rFonts w:hint="eastAsia"/>
            </w:rPr>
          </w:rPrChange>
        </w:rPr>
      </w:pPr>
      <w:del w:id="4592" w:author="Kelvin Sung" w:date="2021-05-20T18:07:00Z">
        <w:r w:rsidRPr="006A1CEE" w:rsidDel="001B23DC">
          <w:rPr>
            <w:rStyle w:val="CodeBold"/>
            <w:rPrChange w:id="4593" w:author="Kelvin Sung" w:date="2021-05-26T08:20:00Z">
              <w:rPr/>
            </w:rPrChange>
          </w:rPr>
          <w:delText xml:space="preserve">    </w:delText>
        </w:r>
      </w:del>
    </w:p>
    <w:p w14:paraId="01803DCC" w14:textId="6C89BA4D" w:rsidR="004401CD" w:rsidDel="001B23DC" w:rsidRDefault="004401CD" w:rsidP="004401CD">
      <w:pPr>
        <w:pStyle w:val="Code"/>
        <w:rPr>
          <w:del w:id="4594" w:author="Kelvin Sung" w:date="2021-05-20T18:07:00Z"/>
          <w:rFonts w:hint="eastAsia"/>
        </w:rPr>
      </w:pPr>
      <w:r>
        <w:t xml:space="preserve">    this.mNear = 5;  // effective radius in WC</w:t>
      </w:r>
    </w:p>
    <w:p w14:paraId="40E0DF45" w14:textId="77777777" w:rsidR="001B23DC" w:rsidRDefault="004401CD" w:rsidP="004401CD">
      <w:pPr>
        <w:pStyle w:val="Code"/>
        <w:rPr>
          <w:ins w:id="4595" w:author="Kelvin Sung" w:date="2021-05-20T18:07:00Z"/>
          <w:rFonts w:hint="eastAsia"/>
        </w:rPr>
      </w:pPr>
      <w:del w:id="4596" w:author="Kelvin Sung" w:date="2021-05-20T18:07:00Z">
        <w:r w:rsidDel="001B23DC">
          <w:delText xml:space="preserve">    </w:delText>
        </w:r>
      </w:del>
    </w:p>
    <w:p w14:paraId="2FCF7EEC" w14:textId="0DE242E5" w:rsidR="004401CD" w:rsidDel="001B23DC" w:rsidRDefault="004401CD" w:rsidP="004401CD">
      <w:pPr>
        <w:pStyle w:val="Code"/>
        <w:rPr>
          <w:del w:id="4597" w:author="Kelvin Sung" w:date="2021-05-20T18:07:00Z"/>
          <w:rFonts w:hint="eastAsia"/>
        </w:rPr>
      </w:pPr>
      <w:r>
        <w:t xml:space="preserve">    this.mFar = 10;</w:t>
      </w:r>
    </w:p>
    <w:p w14:paraId="25DC502A" w14:textId="77777777" w:rsidR="001B23DC" w:rsidRDefault="004401CD" w:rsidP="004401CD">
      <w:pPr>
        <w:pStyle w:val="Code"/>
        <w:rPr>
          <w:ins w:id="4598" w:author="Kelvin Sung" w:date="2021-05-20T18:07:00Z"/>
          <w:rFonts w:hint="eastAsia"/>
        </w:rPr>
      </w:pPr>
      <w:del w:id="4599" w:author="Kelvin Sung" w:date="2021-05-20T18:07:00Z">
        <w:r w:rsidDel="001B23DC">
          <w:delText xml:space="preserve">    </w:delText>
        </w:r>
      </w:del>
    </w:p>
    <w:p w14:paraId="4644E5F9" w14:textId="0FFC27B0" w:rsidR="004401CD" w:rsidRPr="006A1CEE" w:rsidDel="001B23DC" w:rsidRDefault="004401CD" w:rsidP="004401CD">
      <w:pPr>
        <w:pStyle w:val="Code"/>
        <w:rPr>
          <w:del w:id="4600" w:author="Kelvin Sung" w:date="2021-05-20T18:07:00Z"/>
          <w:rStyle w:val="CodeBold"/>
          <w:rFonts w:hint="eastAsia"/>
          <w:rPrChange w:id="4601" w:author="Kelvin Sung" w:date="2021-05-26T08:20:00Z">
            <w:rPr>
              <w:del w:id="4602" w:author="Kelvin Sung" w:date="2021-05-20T18:07:00Z"/>
              <w:rFonts w:hint="eastAsia"/>
            </w:rPr>
          </w:rPrChange>
        </w:rPr>
      </w:pPr>
      <w:r>
        <w:t xml:space="preserve">    </w:t>
      </w:r>
      <w:r w:rsidRPr="006A1CEE">
        <w:rPr>
          <w:rStyle w:val="CodeBold"/>
          <w:rPrChange w:id="4603" w:author="Kelvin Sung" w:date="2021-05-26T08:20:00Z">
            <w:rPr/>
          </w:rPrChange>
        </w:rPr>
        <w:t>this.mInner = 0.1;  // in radian</w:t>
      </w:r>
    </w:p>
    <w:p w14:paraId="1578A814" w14:textId="77777777" w:rsidR="001B23DC" w:rsidRPr="006A1CEE" w:rsidRDefault="004401CD" w:rsidP="004401CD">
      <w:pPr>
        <w:pStyle w:val="Code"/>
        <w:rPr>
          <w:ins w:id="4604" w:author="Kelvin Sung" w:date="2021-05-20T18:07:00Z"/>
          <w:rStyle w:val="CodeBold"/>
          <w:rFonts w:hint="eastAsia"/>
          <w:rPrChange w:id="4605" w:author="Kelvin Sung" w:date="2021-05-26T08:20:00Z">
            <w:rPr>
              <w:ins w:id="4606" w:author="Kelvin Sung" w:date="2021-05-20T18:07:00Z"/>
              <w:rFonts w:hint="eastAsia"/>
            </w:rPr>
          </w:rPrChange>
        </w:rPr>
      </w:pPr>
      <w:del w:id="4607" w:author="Kelvin Sung" w:date="2021-05-20T18:07:00Z">
        <w:r w:rsidRPr="006A1CEE" w:rsidDel="001B23DC">
          <w:rPr>
            <w:rStyle w:val="CodeBold"/>
            <w:rPrChange w:id="4608" w:author="Kelvin Sung" w:date="2021-05-26T08:20:00Z">
              <w:rPr/>
            </w:rPrChange>
          </w:rPr>
          <w:delText xml:space="preserve">    </w:delText>
        </w:r>
      </w:del>
    </w:p>
    <w:p w14:paraId="5C375650" w14:textId="50D4B8CB" w:rsidR="004401CD" w:rsidRPr="006A1CEE" w:rsidDel="001B23DC" w:rsidRDefault="004401CD" w:rsidP="004401CD">
      <w:pPr>
        <w:pStyle w:val="Code"/>
        <w:rPr>
          <w:del w:id="4609" w:author="Kelvin Sung" w:date="2021-05-20T18:07:00Z"/>
          <w:rStyle w:val="CodeBold"/>
          <w:rFonts w:hint="eastAsia"/>
          <w:rPrChange w:id="4610" w:author="Kelvin Sung" w:date="2021-05-26T08:20:00Z">
            <w:rPr>
              <w:del w:id="4611" w:author="Kelvin Sung" w:date="2021-05-20T18:07:00Z"/>
              <w:rFonts w:hint="eastAsia"/>
            </w:rPr>
          </w:rPrChange>
        </w:rPr>
      </w:pPr>
      <w:r>
        <w:t xml:space="preserve">    </w:t>
      </w:r>
      <w:r w:rsidRPr="006A1CEE">
        <w:rPr>
          <w:rStyle w:val="CodeBold"/>
          <w:rPrChange w:id="4612" w:author="Kelvin Sung" w:date="2021-05-26T08:20:00Z">
            <w:rPr/>
          </w:rPrChange>
        </w:rPr>
        <w:t>this.mOuter = 0.3;</w:t>
      </w:r>
    </w:p>
    <w:p w14:paraId="3154B0E6" w14:textId="77777777" w:rsidR="001B23DC" w:rsidRPr="006A1CEE" w:rsidRDefault="004401CD" w:rsidP="004401CD">
      <w:pPr>
        <w:pStyle w:val="Code"/>
        <w:rPr>
          <w:ins w:id="4613" w:author="Kelvin Sung" w:date="2021-05-20T18:07:00Z"/>
          <w:rStyle w:val="CodeBold"/>
          <w:rFonts w:hint="eastAsia"/>
          <w:rPrChange w:id="4614" w:author="Kelvin Sung" w:date="2021-05-26T08:20:00Z">
            <w:rPr>
              <w:ins w:id="4615" w:author="Kelvin Sung" w:date="2021-05-20T18:07:00Z"/>
              <w:rFonts w:hint="eastAsia"/>
            </w:rPr>
          </w:rPrChange>
        </w:rPr>
      </w:pPr>
      <w:del w:id="4616" w:author="Kelvin Sung" w:date="2021-05-20T18:07:00Z">
        <w:r w:rsidRPr="006A1CEE" w:rsidDel="001B23DC">
          <w:rPr>
            <w:rStyle w:val="CodeBold"/>
            <w:rPrChange w:id="4617" w:author="Kelvin Sung" w:date="2021-05-26T08:20:00Z">
              <w:rPr/>
            </w:rPrChange>
          </w:rPr>
          <w:delText xml:space="preserve">    </w:delText>
        </w:r>
      </w:del>
    </w:p>
    <w:p w14:paraId="51F71CEB" w14:textId="19132C0B" w:rsidR="004401CD" w:rsidDel="001B23DC" w:rsidRDefault="004401CD" w:rsidP="004401CD">
      <w:pPr>
        <w:pStyle w:val="Code"/>
        <w:rPr>
          <w:del w:id="4618" w:author="Kelvin Sung" w:date="2021-05-20T18:07:00Z"/>
          <w:rFonts w:hint="eastAsia"/>
        </w:rPr>
      </w:pPr>
      <w:r>
        <w:t xml:space="preserve">    this.mIntensity = 1;</w:t>
      </w:r>
    </w:p>
    <w:p w14:paraId="3C319356" w14:textId="77777777" w:rsidR="001B23DC" w:rsidRDefault="004401CD" w:rsidP="004401CD">
      <w:pPr>
        <w:pStyle w:val="Code"/>
        <w:rPr>
          <w:ins w:id="4619" w:author="Kelvin Sung" w:date="2021-05-20T18:07:00Z"/>
          <w:rFonts w:hint="eastAsia"/>
        </w:rPr>
      </w:pPr>
      <w:del w:id="4620" w:author="Kelvin Sung" w:date="2021-05-20T18:07:00Z">
        <w:r w:rsidDel="001B23DC">
          <w:delText xml:space="preserve">    </w:delText>
        </w:r>
      </w:del>
    </w:p>
    <w:p w14:paraId="101D45C1" w14:textId="54EE20C9" w:rsidR="004401CD" w:rsidRPr="006A1CEE" w:rsidDel="001B23DC" w:rsidRDefault="004401CD" w:rsidP="004401CD">
      <w:pPr>
        <w:pStyle w:val="Code"/>
        <w:rPr>
          <w:del w:id="4621" w:author="Kelvin Sung" w:date="2021-05-20T18:07:00Z"/>
          <w:rStyle w:val="CodeBold"/>
          <w:rFonts w:hint="eastAsia"/>
          <w:rPrChange w:id="4622" w:author="Kelvin Sung" w:date="2021-05-26T08:20:00Z">
            <w:rPr>
              <w:del w:id="4623" w:author="Kelvin Sung" w:date="2021-05-20T18:07:00Z"/>
              <w:rFonts w:hint="eastAsia"/>
            </w:rPr>
          </w:rPrChange>
        </w:rPr>
      </w:pPr>
      <w:r>
        <w:t xml:space="preserve">    </w:t>
      </w:r>
      <w:r w:rsidRPr="006A1CEE">
        <w:rPr>
          <w:rStyle w:val="CodeBold"/>
          <w:rPrChange w:id="4624" w:author="Kelvin Sung" w:date="2021-05-26T08:20:00Z">
            <w:rPr/>
          </w:rPrChange>
        </w:rPr>
        <w:t xml:space="preserve">this.mDropOff = 1;  // </w:t>
      </w:r>
    </w:p>
    <w:p w14:paraId="36032F2D" w14:textId="77777777" w:rsidR="001B23DC" w:rsidRPr="006A1CEE" w:rsidRDefault="004401CD" w:rsidP="004401CD">
      <w:pPr>
        <w:pStyle w:val="Code"/>
        <w:rPr>
          <w:ins w:id="4625" w:author="Kelvin Sung" w:date="2021-05-20T18:07:00Z"/>
          <w:rStyle w:val="CodeBold"/>
          <w:rFonts w:hint="eastAsia"/>
          <w:rPrChange w:id="4626" w:author="Kelvin Sung" w:date="2021-05-26T08:20:00Z">
            <w:rPr>
              <w:ins w:id="4627" w:author="Kelvin Sung" w:date="2021-05-20T18:07:00Z"/>
              <w:rFonts w:hint="eastAsia"/>
            </w:rPr>
          </w:rPrChange>
        </w:rPr>
      </w:pPr>
      <w:del w:id="4628" w:author="Kelvin Sung" w:date="2021-05-20T18:07:00Z">
        <w:r w:rsidRPr="006A1CEE" w:rsidDel="001B23DC">
          <w:rPr>
            <w:rStyle w:val="CodeBold"/>
            <w:rPrChange w:id="4629" w:author="Kelvin Sung" w:date="2021-05-26T08:20:00Z">
              <w:rPr/>
            </w:rPrChange>
          </w:rPr>
          <w:delText xml:space="preserve">    </w:delText>
        </w:r>
      </w:del>
    </w:p>
    <w:p w14:paraId="4E09C38C" w14:textId="33358F17" w:rsidR="004401CD" w:rsidRPr="006A1CEE" w:rsidDel="001B23DC" w:rsidRDefault="004401CD" w:rsidP="004401CD">
      <w:pPr>
        <w:pStyle w:val="Code"/>
        <w:rPr>
          <w:del w:id="4630" w:author="Kelvin Sung" w:date="2021-05-20T18:07:00Z"/>
          <w:rStyle w:val="CodeBold"/>
          <w:rFonts w:hint="eastAsia"/>
          <w:rPrChange w:id="4631" w:author="Kelvin Sung" w:date="2021-05-26T08:21:00Z">
            <w:rPr>
              <w:del w:id="4632" w:author="Kelvin Sung" w:date="2021-05-20T18:07:00Z"/>
              <w:rFonts w:hint="eastAsia"/>
            </w:rPr>
          </w:rPrChange>
        </w:rPr>
      </w:pPr>
      <w:r>
        <w:t xml:space="preserve">    </w:t>
      </w:r>
      <w:r w:rsidRPr="006A1CEE">
        <w:rPr>
          <w:rStyle w:val="CodeBold"/>
          <w:rPrChange w:id="4633" w:author="Kelvin Sung" w:date="2021-05-26T08:21:00Z">
            <w:rPr/>
          </w:rPrChange>
        </w:rPr>
        <w:t>this.mLightType = eLightType.ePointLight;</w:t>
      </w:r>
    </w:p>
    <w:p w14:paraId="4A054890" w14:textId="77777777" w:rsidR="001B23DC" w:rsidRPr="006A1CEE" w:rsidRDefault="004401CD" w:rsidP="004401CD">
      <w:pPr>
        <w:pStyle w:val="Code"/>
        <w:rPr>
          <w:ins w:id="4634" w:author="Kelvin Sung" w:date="2021-05-20T18:07:00Z"/>
          <w:rStyle w:val="CodeBold"/>
          <w:rFonts w:hint="eastAsia"/>
          <w:rPrChange w:id="4635" w:author="Kelvin Sung" w:date="2021-05-26T08:21:00Z">
            <w:rPr>
              <w:ins w:id="4636" w:author="Kelvin Sung" w:date="2021-05-20T18:07:00Z"/>
              <w:rFonts w:hint="eastAsia"/>
            </w:rPr>
          </w:rPrChange>
        </w:rPr>
      </w:pPr>
      <w:del w:id="4637" w:author="Kelvin Sung" w:date="2021-05-20T18:07:00Z">
        <w:r w:rsidRPr="006A1CEE" w:rsidDel="001B23DC">
          <w:rPr>
            <w:rStyle w:val="CodeBold"/>
            <w:rPrChange w:id="4638" w:author="Kelvin Sung" w:date="2021-05-26T08:21:00Z">
              <w:rPr/>
            </w:rPrChange>
          </w:rPr>
          <w:delText xml:space="preserve">    </w:delText>
        </w:r>
      </w:del>
    </w:p>
    <w:p w14:paraId="679FA1CE" w14:textId="47BD9780" w:rsidR="004401CD" w:rsidDel="001B23DC" w:rsidRDefault="004401CD" w:rsidP="004401CD">
      <w:pPr>
        <w:pStyle w:val="Code"/>
        <w:rPr>
          <w:del w:id="4639" w:author="Kelvin Sung" w:date="2021-05-20T18:07:00Z"/>
          <w:rFonts w:hint="eastAsia"/>
        </w:rPr>
      </w:pPr>
      <w:r>
        <w:t xml:space="preserve">    this.mIsOn = true;</w:t>
      </w:r>
    </w:p>
    <w:p w14:paraId="2C96AE87" w14:textId="77777777" w:rsidR="001B23DC" w:rsidRDefault="004401CD" w:rsidP="004401CD">
      <w:pPr>
        <w:pStyle w:val="Code"/>
        <w:rPr>
          <w:ins w:id="4640" w:author="Kelvin Sung" w:date="2021-05-20T18:07:00Z"/>
          <w:rFonts w:hint="eastAsia"/>
        </w:rPr>
      </w:pPr>
      <w:del w:id="4641"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lastRenderedPageBreak/>
        <w:t xml:space="preserve">Modifying the </w:t>
      </w:r>
      <w:proofErr w:type="spellStart"/>
      <w:r>
        <w:t>ShaderLightAt</w:t>
      </w:r>
      <w:proofErr w:type="spellEnd"/>
      <w:del w:id="4642" w:author="Kelvin Sung" w:date="2021-05-26T08:23:00Z">
        <w:r w:rsidDel="006A1CEE">
          <w:delText>Index</w:delText>
        </w:r>
      </w:del>
      <w:r>
        <w:t xml:space="preserve"> </w:t>
      </w:r>
      <w:del w:id="4643" w:author="Kelvin Sung" w:date="2021-05-20T18:15:00Z">
        <w:r w:rsidDel="00E15C4E">
          <w:delText>Object</w:delText>
        </w:r>
      </w:del>
      <w:ins w:id="4644" w:author="Kelvin Sung" w:date="2021-05-20T18:15:00Z">
        <w:r w:rsidR="00E15C4E">
          <w:t>Class</w:t>
        </w:r>
      </w:ins>
    </w:p>
    <w:p w14:paraId="1C18A855" w14:textId="15B7D406"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del w:id="4645" w:author="Kelvin Sung" w:date="2021-05-26T08:25:00Z">
        <w:r w:rsidDel="00C72AC0">
          <w:delText xml:space="preserve">object </w:delText>
        </w:r>
      </w:del>
      <w:ins w:id="4646" w:author="Kelvin Sung" w:date="2021-05-26T08:25:00Z">
        <w:r w:rsidR="00C72AC0">
          <w:t>class</w:t>
        </w:r>
        <w:r w:rsidR="00C72AC0">
          <w:t xml:space="preserve"> </w:t>
        </w:r>
      </w:ins>
      <w:r>
        <w:t xml:space="preserve">is responsible for loading the values in a light source to the GLSL fragment shader. This object must be refined to support the new light source parameters that correspond to directional lights and spotlights. </w:t>
      </w:r>
    </w:p>
    <w:p w14:paraId="46A20914" w14:textId="5B4242CB" w:rsidR="00765265" w:rsidRDefault="00765265" w:rsidP="00F31BF1">
      <w:pPr>
        <w:pStyle w:val="NumList"/>
        <w:numPr>
          <w:ilvl w:val="0"/>
          <w:numId w:val="42"/>
        </w:numPr>
        <w:rPr>
          <w:rFonts w:hint="eastAsia"/>
        </w:rPr>
      </w:pPr>
      <w:del w:id="4647" w:author="Kelvin Sung" w:date="2021-05-26T08:26:00Z">
        <w:r w:rsidDel="00C72AC0">
          <w:delText xml:space="preserve">TEMP </w:delText>
        </w:r>
      </w:del>
      <w:ins w:id="4648" w:author="Kelvin Sung" w:date="2021-05-26T08:26:00Z">
        <w:r w:rsidR="00C72AC0">
          <w:t xml:space="preserve">Edit </w:t>
        </w:r>
        <w:r w:rsidR="00C72AC0" w:rsidRPr="004401CD">
          <w:rPr>
            <w:rStyle w:val="CodeInline"/>
          </w:rPr>
          <w:t>shader_light_at.js</w:t>
        </w:r>
        <w:r w:rsidR="00C72AC0">
          <w:t xml:space="preserve"> </w:t>
        </w:r>
      </w:ins>
      <w:ins w:id="4649" w:author="Kelvin Sung" w:date="2021-05-26T08:27:00Z">
        <w:r w:rsidR="00C72AC0">
          <w:t xml:space="preserve">to import the </w:t>
        </w:r>
        <w:proofErr w:type="spellStart"/>
        <w:r w:rsidR="00C72AC0" w:rsidRPr="00C72AC0">
          <w:rPr>
            <w:rStyle w:val="CodeInline"/>
            <w:rPrChange w:id="4650" w:author="Kelvin Sung" w:date="2021-05-26T08:27:00Z">
              <w:rPr/>
            </w:rPrChange>
          </w:rPr>
          <w:t>eLightType</w:t>
        </w:r>
        <w:proofErr w:type="spellEnd"/>
        <w:r w:rsidR="00C72AC0">
          <w:t xml:space="preserve"> enumerated type from </w:t>
        </w:r>
        <w:r w:rsidR="00C72AC0" w:rsidRPr="00C72AC0">
          <w:rPr>
            <w:rStyle w:val="CodeInline"/>
            <w:rPrChange w:id="4651" w:author="Kelvin Sung" w:date="2021-05-26T08:27:00Z">
              <w:rPr/>
            </w:rPrChange>
          </w:rPr>
          <w:t>light.js</w:t>
        </w:r>
        <w:r w:rsidR="00C72AC0">
          <w:t>.</w:t>
        </w:r>
      </w:ins>
      <w:del w:id="4652" w:author="Kelvin Sung" w:date="2021-05-26T08:27:00Z">
        <w:r w:rsidDel="00C72AC0">
          <w:delText>TEXT</w:delText>
        </w:r>
      </w:del>
    </w:p>
    <w:p w14:paraId="61A9BAFA" w14:textId="1FF59A3C" w:rsidR="00765265" w:rsidRDefault="00765265" w:rsidP="00765265">
      <w:pPr>
        <w:pStyle w:val="Code"/>
        <w:rPr>
          <w:rFonts w:hint="eastAsia"/>
        </w:rPr>
      </w:pPr>
      <w:r w:rsidRPr="00765265">
        <w:t>import { eLightType } from "../lights/light.js";</w:t>
      </w:r>
    </w:p>
    <w:p w14:paraId="78FE895C" w14:textId="402C2161" w:rsidR="00267B73" w:rsidDel="001B23DC" w:rsidRDefault="00267B73" w:rsidP="00F31BF1">
      <w:pPr>
        <w:pStyle w:val="NumList"/>
        <w:numPr>
          <w:ilvl w:val="0"/>
          <w:numId w:val="42"/>
        </w:numPr>
        <w:rPr>
          <w:del w:id="4653" w:author="Kelvin Sung" w:date="2021-05-20T18:07:00Z"/>
          <w:rFonts w:hint="eastAsia"/>
        </w:rPr>
      </w:pPr>
      <w:del w:id="4654" w:author="Kelvin Sung" w:date="2021-05-26T08:26:00Z">
        <w:r w:rsidDel="00C72AC0">
          <w:delText xml:space="preserve">Edit the </w:delText>
        </w:r>
        <w:r w:rsidR="004401CD" w:rsidRPr="004401CD" w:rsidDel="00C72AC0">
          <w:rPr>
            <w:rStyle w:val="CodeInline"/>
          </w:rPr>
          <w:delText>s</w:delText>
        </w:r>
        <w:r w:rsidRPr="004401CD" w:rsidDel="00C72AC0">
          <w:rPr>
            <w:rStyle w:val="CodeInline"/>
          </w:rPr>
          <w:delText>hader</w:delText>
        </w:r>
        <w:r w:rsidR="004401CD" w:rsidRPr="004401CD" w:rsidDel="00C72AC0">
          <w:rPr>
            <w:rStyle w:val="CodeInline"/>
          </w:rPr>
          <w:delText>_l</w:delText>
        </w:r>
        <w:r w:rsidRPr="004401CD" w:rsidDel="00C72AC0">
          <w:rPr>
            <w:rStyle w:val="CodeInline"/>
          </w:rPr>
          <w:delText>ight</w:delText>
        </w:r>
        <w:r w:rsidR="004401CD" w:rsidRPr="004401CD" w:rsidDel="00C72AC0">
          <w:rPr>
            <w:rStyle w:val="CodeInline"/>
          </w:rPr>
          <w:delText>_a</w:delText>
        </w:r>
        <w:r w:rsidRPr="004401CD" w:rsidDel="00C72AC0">
          <w:rPr>
            <w:rStyle w:val="CodeInline"/>
          </w:rPr>
          <w:delText>t.js</w:delText>
        </w:r>
        <w:r w:rsidDel="00C72AC0">
          <w:delText xml:space="preserve"> file </w:delText>
        </w:r>
      </w:del>
      <w:del w:id="4655" w:author="Kelvin Sung" w:date="2021-05-26T08:27:00Z">
        <w:r w:rsidDel="00C72AC0">
          <w:delText>and m</w:delText>
        </w:r>
      </w:del>
      <w:ins w:id="4656" w:author="Kelvin Sung" w:date="2021-05-26T08:27:00Z">
        <w:r w:rsidR="00C72AC0">
          <w:t>M</w:t>
        </w:r>
      </w:ins>
      <w:r>
        <w:t xml:space="preserve">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w:t>
      </w:r>
      <w:del w:id="4657" w:author="Kelvin Sung" w:date="2021-05-26T08:28:00Z">
        <w:r w:rsidDel="00412F46">
          <w:delText xml:space="preserve">obtain and save </w:delText>
        </w:r>
      </w:del>
      <w:ins w:id="4658" w:author="Kelvin Sung" w:date="2021-05-26T08:28:00Z">
        <w:r w:rsidR="00412F46">
          <w:t xml:space="preserve">set </w:t>
        </w:r>
      </w:ins>
      <w:r>
        <w:t>the references to the newly added light properties</w:t>
      </w:r>
      <w:del w:id="4659" w:author="Kelvin Sung" w:date="2021-05-26T08:28:00Z">
        <w:r w:rsidDel="00412F46">
          <w:delText>, as shown in the following code:</w:delText>
        </w:r>
      </w:del>
      <w:ins w:id="4660" w:author="Kelvin Sung" w:date="2021-05-26T08:28:00Z">
        <w:r w:rsidR="00412F46">
          <w:t>.</w:t>
        </w:r>
      </w:ins>
    </w:p>
    <w:p w14:paraId="0ED74F6E" w14:textId="77777777" w:rsidR="001B23DC" w:rsidRDefault="00765265" w:rsidP="00F31BF1">
      <w:pPr>
        <w:pStyle w:val="NumList"/>
        <w:numPr>
          <w:ilvl w:val="0"/>
          <w:numId w:val="42"/>
        </w:numPr>
        <w:rPr>
          <w:ins w:id="4661" w:author="Kelvin Sung" w:date="2021-05-20T18:07:00Z"/>
          <w:rFonts w:hint="eastAsia"/>
        </w:rPr>
      </w:pPr>
      <w:del w:id="4662" w:author="Kelvin Sung" w:date="2021-05-20T18:07:00Z">
        <w:r w:rsidDel="001B23DC">
          <w:delText xml:space="preserve">    </w:delText>
        </w:r>
      </w:del>
    </w:p>
    <w:p w14:paraId="33D03C69" w14:textId="750EE4D5" w:rsidR="00765265" w:rsidDel="001B23DC" w:rsidRDefault="00765265" w:rsidP="00765265">
      <w:pPr>
        <w:pStyle w:val="Code"/>
        <w:rPr>
          <w:del w:id="4663" w:author="Kelvin Sung" w:date="2021-05-20T18:07:00Z"/>
          <w:rFonts w:hint="eastAsia"/>
        </w:rPr>
      </w:pPr>
      <w:r>
        <w:t>_setShaderReferences(aLightShader, index) {</w:t>
      </w:r>
    </w:p>
    <w:p w14:paraId="260E4377" w14:textId="77777777" w:rsidR="001B23DC" w:rsidRDefault="00765265" w:rsidP="00765265">
      <w:pPr>
        <w:pStyle w:val="Code"/>
        <w:rPr>
          <w:ins w:id="4664" w:author="Kelvin Sung" w:date="2021-05-20T18:07:00Z"/>
          <w:rFonts w:hint="eastAsia"/>
        </w:rPr>
      </w:pPr>
      <w:del w:id="4665" w:author="Kelvin Sung" w:date="2021-05-20T18:07:00Z">
        <w:r w:rsidDel="001B23DC">
          <w:delText xml:space="preserve">    </w:delText>
        </w:r>
      </w:del>
    </w:p>
    <w:p w14:paraId="56AA6967" w14:textId="0C3EEE05" w:rsidR="00765265" w:rsidDel="001B23DC" w:rsidRDefault="00765265" w:rsidP="00765265">
      <w:pPr>
        <w:pStyle w:val="Code"/>
        <w:rPr>
          <w:del w:id="4666" w:author="Kelvin Sung" w:date="2021-05-20T18:07:00Z"/>
          <w:rFonts w:hint="eastAsia"/>
        </w:rPr>
      </w:pPr>
      <w:r>
        <w:t xml:space="preserve">    let gl = glSys.get();</w:t>
      </w:r>
    </w:p>
    <w:p w14:paraId="15EED41B" w14:textId="77777777" w:rsidR="001B23DC" w:rsidRDefault="00765265" w:rsidP="00765265">
      <w:pPr>
        <w:pStyle w:val="Code"/>
        <w:rPr>
          <w:ins w:id="4667" w:author="Kelvin Sung" w:date="2021-05-20T18:07:00Z"/>
          <w:rFonts w:hint="eastAsia"/>
        </w:rPr>
      </w:pPr>
      <w:del w:id="4668" w:author="Kelvin Sung" w:date="2021-05-20T18:07:00Z">
        <w:r w:rsidDel="001B23DC">
          <w:delText xml:space="preserve">    </w:delText>
        </w:r>
      </w:del>
    </w:p>
    <w:p w14:paraId="629A656A" w14:textId="064BD8DE" w:rsidR="00765265" w:rsidDel="001B23DC" w:rsidRDefault="00765265" w:rsidP="00765265">
      <w:pPr>
        <w:pStyle w:val="Code"/>
        <w:rPr>
          <w:del w:id="4669"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4670" w:author="Kelvin Sung" w:date="2021-05-20T18:07:00Z"/>
          <w:rFonts w:hint="eastAsia"/>
        </w:rPr>
      </w:pPr>
      <w:del w:id="4671" w:author="Kelvin Sung" w:date="2021-05-20T18:07:00Z">
        <w:r w:rsidDel="001B23DC">
          <w:delText xml:space="preserve">    </w:delText>
        </w:r>
      </w:del>
    </w:p>
    <w:p w14:paraId="58317AE8" w14:textId="3D3E4E6C" w:rsidR="00765265" w:rsidDel="001B23DC" w:rsidRDefault="00765265" w:rsidP="00765265">
      <w:pPr>
        <w:pStyle w:val="Code"/>
        <w:rPr>
          <w:del w:id="4672"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4673" w:author="Kelvin Sung" w:date="2021-05-20T18:07:00Z"/>
          <w:rFonts w:hint="eastAsia"/>
        </w:rPr>
      </w:pPr>
      <w:del w:id="4674" w:author="Kelvin Sung" w:date="2021-05-20T18:07:00Z">
        <w:r w:rsidDel="001B23DC">
          <w:delText xml:space="preserve">    </w:delText>
        </w:r>
      </w:del>
    </w:p>
    <w:p w14:paraId="7D450998" w14:textId="702996DB" w:rsidR="00765265" w:rsidRPr="008321A6" w:rsidDel="001B23DC" w:rsidRDefault="00765265" w:rsidP="00765265">
      <w:pPr>
        <w:pStyle w:val="Code"/>
        <w:rPr>
          <w:del w:id="4675" w:author="Kelvin Sung" w:date="2021-05-20T18:07:00Z"/>
          <w:rStyle w:val="CodeBold"/>
          <w:rFonts w:hint="eastAsia"/>
          <w:rPrChange w:id="4676" w:author="Kelvin Sung" w:date="2021-05-26T08:28:00Z">
            <w:rPr>
              <w:del w:id="4677" w:author="Kelvin Sung" w:date="2021-05-20T18:07:00Z"/>
              <w:rFonts w:hint="eastAsia"/>
            </w:rPr>
          </w:rPrChange>
        </w:rPr>
      </w:pPr>
      <w:r>
        <w:t xml:space="preserve">    </w:t>
      </w:r>
      <w:r w:rsidRPr="008321A6">
        <w:rPr>
          <w:rStyle w:val="CodeBold"/>
          <w:rPrChange w:id="4678" w:author="Kelvin Sung" w:date="2021-05-26T08:28:00Z">
            <w:rPr/>
          </w:rPrChange>
        </w:rPr>
        <w:t>this.mDirRef = gl.getUniformLocation(aLightShader, "uLights[" + index + "].Direction");</w:t>
      </w:r>
    </w:p>
    <w:p w14:paraId="7459B31B" w14:textId="77777777" w:rsidR="001B23DC" w:rsidRPr="008321A6" w:rsidRDefault="00765265" w:rsidP="00765265">
      <w:pPr>
        <w:pStyle w:val="Code"/>
        <w:rPr>
          <w:ins w:id="4679" w:author="Kelvin Sung" w:date="2021-05-20T18:07:00Z"/>
          <w:rStyle w:val="CodeBold"/>
          <w:rFonts w:hint="eastAsia"/>
          <w:rPrChange w:id="4680" w:author="Kelvin Sung" w:date="2021-05-26T08:28:00Z">
            <w:rPr>
              <w:ins w:id="4681" w:author="Kelvin Sung" w:date="2021-05-20T18:07:00Z"/>
              <w:rFonts w:hint="eastAsia"/>
            </w:rPr>
          </w:rPrChange>
        </w:rPr>
      </w:pPr>
      <w:del w:id="4682" w:author="Kelvin Sung" w:date="2021-05-20T18:07:00Z">
        <w:r w:rsidRPr="008321A6" w:rsidDel="001B23DC">
          <w:rPr>
            <w:rStyle w:val="CodeBold"/>
            <w:rPrChange w:id="4683" w:author="Kelvin Sung" w:date="2021-05-26T08:28:00Z">
              <w:rPr/>
            </w:rPrChange>
          </w:rPr>
          <w:delText xml:space="preserve">    </w:delText>
        </w:r>
      </w:del>
    </w:p>
    <w:p w14:paraId="5C8DFAF6" w14:textId="3039103D" w:rsidR="00765265" w:rsidDel="001B23DC" w:rsidRDefault="00765265" w:rsidP="00765265">
      <w:pPr>
        <w:pStyle w:val="Code"/>
        <w:rPr>
          <w:del w:id="4684"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4685" w:author="Kelvin Sung" w:date="2021-05-20T18:07:00Z"/>
          <w:rFonts w:hint="eastAsia"/>
        </w:rPr>
      </w:pPr>
      <w:del w:id="4686" w:author="Kelvin Sung" w:date="2021-05-20T18:07:00Z">
        <w:r w:rsidDel="001B23DC">
          <w:delText xml:space="preserve">    </w:delText>
        </w:r>
      </w:del>
    </w:p>
    <w:p w14:paraId="4DE19B30" w14:textId="10232EF1" w:rsidR="00765265" w:rsidDel="001B23DC" w:rsidRDefault="00765265" w:rsidP="00765265">
      <w:pPr>
        <w:pStyle w:val="Code"/>
        <w:rPr>
          <w:del w:id="4687"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4688" w:author="Kelvin Sung" w:date="2021-05-20T18:07:00Z"/>
          <w:rFonts w:hint="eastAsia"/>
        </w:rPr>
      </w:pPr>
      <w:del w:id="4689" w:author="Kelvin Sung" w:date="2021-05-20T18:07:00Z">
        <w:r w:rsidDel="001B23DC">
          <w:delText xml:space="preserve">    </w:delText>
        </w:r>
      </w:del>
    </w:p>
    <w:p w14:paraId="630B68E3" w14:textId="4C3413A3" w:rsidR="00765265" w:rsidRPr="001919DA" w:rsidDel="001B23DC" w:rsidRDefault="00765265" w:rsidP="00765265">
      <w:pPr>
        <w:pStyle w:val="Code"/>
        <w:rPr>
          <w:del w:id="4690" w:author="Kelvin Sung" w:date="2021-05-20T18:07:00Z"/>
          <w:rStyle w:val="CodeBold"/>
          <w:rFonts w:hint="eastAsia"/>
          <w:rPrChange w:id="4691" w:author="Kelvin Sung" w:date="2021-05-26T08:28:00Z">
            <w:rPr>
              <w:del w:id="4692" w:author="Kelvin Sung" w:date="2021-05-20T18:07:00Z"/>
              <w:rFonts w:hint="eastAsia"/>
            </w:rPr>
          </w:rPrChange>
        </w:rPr>
      </w:pPr>
      <w:r>
        <w:t xml:space="preserve">    </w:t>
      </w:r>
      <w:r w:rsidRPr="001919DA">
        <w:rPr>
          <w:rStyle w:val="CodeBold"/>
          <w:rPrChange w:id="4693" w:author="Kelvin Sung" w:date="2021-05-26T08:28:00Z">
            <w:rPr/>
          </w:rPrChange>
        </w:rPr>
        <w:t>this.mInnerRef = gl.getUniformLocation(aLightShader, "uLights[" + index + "].CosInner");</w:t>
      </w:r>
    </w:p>
    <w:p w14:paraId="73B764A2" w14:textId="77777777" w:rsidR="001B23DC" w:rsidRPr="001919DA" w:rsidRDefault="00765265" w:rsidP="00765265">
      <w:pPr>
        <w:pStyle w:val="Code"/>
        <w:rPr>
          <w:ins w:id="4694" w:author="Kelvin Sung" w:date="2021-05-20T18:07:00Z"/>
          <w:rStyle w:val="CodeBold"/>
          <w:rFonts w:hint="eastAsia"/>
          <w:rPrChange w:id="4695" w:author="Kelvin Sung" w:date="2021-05-26T08:28:00Z">
            <w:rPr>
              <w:ins w:id="4696" w:author="Kelvin Sung" w:date="2021-05-20T18:07:00Z"/>
              <w:rFonts w:hint="eastAsia"/>
            </w:rPr>
          </w:rPrChange>
        </w:rPr>
      </w:pPr>
      <w:del w:id="4697" w:author="Kelvin Sung" w:date="2021-05-20T18:07:00Z">
        <w:r w:rsidRPr="001919DA" w:rsidDel="001B23DC">
          <w:rPr>
            <w:rStyle w:val="CodeBold"/>
            <w:rPrChange w:id="4698" w:author="Kelvin Sung" w:date="2021-05-26T08:28:00Z">
              <w:rPr/>
            </w:rPrChange>
          </w:rPr>
          <w:delText xml:space="preserve">    </w:delText>
        </w:r>
      </w:del>
    </w:p>
    <w:p w14:paraId="47C3AE3F" w14:textId="5D9CA325" w:rsidR="00765265" w:rsidRPr="001919DA" w:rsidDel="001B23DC" w:rsidRDefault="00765265" w:rsidP="00765265">
      <w:pPr>
        <w:pStyle w:val="Code"/>
        <w:rPr>
          <w:del w:id="4699" w:author="Kelvin Sung" w:date="2021-05-20T18:07:00Z"/>
          <w:rStyle w:val="CodeBold"/>
          <w:rFonts w:hint="eastAsia"/>
          <w:rPrChange w:id="4700" w:author="Kelvin Sung" w:date="2021-05-26T08:29:00Z">
            <w:rPr>
              <w:del w:id="4701" w:author="Kelvin Sung" w:date="2021-05-20T18:07:00Z"/>
              <w:rFonts w:hint="eastAsia"/>
            </w:rPr>
          </w:rPrChange>
        </w:rPr>
      </w:pPr>
      <w:r>
        <w:t xml:space="preserve">    </w:t>
      </w:r>
      <w:r w:rsidRPr="001919DA">
        <w:rPr>
          <w:rStyle w:val="CodeBold"/>
          <w:rPrChange w:id="4702" w:author="Kelvin Sung" w:date="2021-05-26T08:29:00Z">
            <w:rPr/>
          </w:rPrChange>
        </w:rPr>
        <w:t>this.mOuterRef = gl.getUniformLocation(aLightShader, "uLights[" + index + "].CosOuter");</w:t>
      </w:r>
    </w:p>
    <w:p w14:paraId="6F6D2CED" w14:textId="77777777" w:rsidR="001B23DC" w:rsidRPr="001919DA" w:rsidRDefault="00765265" w:rsidP="00765265">
      <w:pPr>
        <w:pStyle w:val="Code"/>
        <w:rPr>
          <w:ins w:id="4703" w:author="Kelvin Sung" w:date="2021-05-20T18:07:00Z"/>
          <w:rStyle w:val="CodeBold"/>
          <w:rFonts w:hint="eastAsia"/>
          <w:rPrChange w:id="4704" w:author="Kelvin Sung" w:date="2021-05-26T08:29:00Z">
            <w:rPr>
              <w:ins w:id="4705" w:author="Kelvin Sung" w:date="2021-05-20T18:07:00Z"/>
              <w:rFonts w:hint="eastAsia"/>
            </w:rPr>
          </w:rPrChange>
        </w:rPr>
      </w:pPr>
      <w:del w:id="4706" w:author="Kelvin Sung" w:date="2021-05-20T18:07:00Z">
        <w:r w:rsidRPr="001919DA" w:rsidDel="001B23DC">
          <w:rPr>
            <w:rStyle w:val="CodeBold"/>
            <w:rPrChange w:id="4707" w:author="Kelvin Sung" w:date="2021-05-26T08:29:00Z">
              <w:rPr/>
            </w:rPrChange>
          </w:rPr>
          <w:delText xml:space="preserve">    </w:delText>
        </w:r>
      </w:del>
    </w:p>
    <w:p w14:paraId="3900824D" w14:textId="4A6172AA" w:rsidR="00765265" w:rsidDel="001B23DC" w:rsidRDefault="00765265" w:rsidP="00765265">
      <w:pPr>
        <w:pStyle w:val="Code"/>
        <w:rPr>
          <w:del w:id="4708"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4709" w:author="Kelvin Sung" w:date="2021-05-20T18:07:00Z"/>
          <w:rFonts w:hint="eastAsia"/>
        </w:rPr>
      </w:pPr>
      <w:del w:id="4710" w:author="Kelvin Sung" w:date="2021-05-20T18:07:00Z">
        <w:r w:rsidDel="001B23DC">
          <w:delText xml:space="preserve">    </w:delText>
        </w:r>
      </w:del>
    </w:p>
    <w:p w14:paraId="63938E86" w14:textId="67CD4A17" w:rsidR="00765265" w:rsidRPr="001919DA" w:rsidDel="001B23DC" w:rsidRDefault="00765265" w:rsidP="00765265">
      <w:pPr>
        <w:pStyle w:val="Code"/>
        <w:rPr>
          <w:del w:id="4711" w:author="Kelvin Sung" w:date="2021-05-20T18:07:00Z"/>
          <w:rStyle w:val="CodeBold"/>
          <w:rFonts w:hint="eastAsia"/>
          <w:rPrChange w:id="4712" w:author="Kelvin Sung" w:date="2021-05-26T08:29:00Z">
            <w:rPr>
              <w:del w:id="4713" w:author="Kelvin Sung" w:date="2021-05-20T18:07:00Z"/>
              <w:rFonts w:hint="eastAsia"/>
            </w:rPr>
          </w:rPrChange>
        </w:rPr>
      </w:pPr>
      <w:r>
        <w:t xml:space="preserve">    </w:t>
      </w:r>
      <w:r w:rsidRPr="001919DA">
        <w:rPr>
          <w:rStyle w:val="CodeBold"/>
          <w:rPrChange w:id="4714" w:author="Kelvin Sung" w:date="2021-05-26T08:29:00Z">
            <w:rPr/>
          </w:rPrChange>
        </w:rPr>
        <w:t>this.mDropOffRef = gl.getUniformLocation(aLightShader, "uLights[" + index + "].DropOff");</w:t>
      </w:r>
    </w:p>
    <w:p w14:paraId="231B8EB0" w14:textId="77777777" w:rsidR="001B23DC" w:rsidRPr="001919DA" w:rsidRDefault="00765265" w:rsidP="00765265">
      <w:pPr>
        <w:pStyle w:val="Code"/>
        <w:rPr>
          <w:ins w:id="4715" w:author="Kelvin Sung" w:date="2021-05-20T18:07:00Z"/>
          <w:rStyle w:val="CodeBold"/>
          <w:rFonts w:hint="eastAsia"/>
          <w:rPrChange w:id="4716" w:author="Kelvin Sung" w:date="2021-05-26T08:29:00Z">
            <w:rPr>
              <w:ins w:id="4717" w:author="Kelvin Sung" w:date="2021-05-20T18:07:00Z"/>
              <w:rFonts w:hint="eastAsia"/>
            </w:rPr>
          </w:rPrChange>
        </w:rPr>
      </w:pPr>
      <w:del w:id="4718" w:author="Kelvin Sung" w:date="2021-05-20T18:07:00Z">
        <w:r w:rsidRPr="001919DA" w:rsidDel="001B23DC">
          <w:rPr>
            <w:rStyle w:val="CodeBold"/>
            <w:rPrChange w:id="4719" w:author="Kelvin Sung" w:date="2021-05-26T08:29:00Z">
              <w:rPr/>
            </w:rPrChange>
          </w:rPr>
          <w:delText xml:space="preserve">    </w:delText>
        </w:r>
      </w:del>
    </w:p>
    <w:p w14:paraId="2ECFA09E" w14:textId="733DC68F" w:rsidR="00765265" w:rsidDel="001B23DC" w:rsidRDefault="00765265" w:rsidP="00765265">
      <w:pPr>
        <w:pStyle w:val="Code"/>
        <w:rPr>
          <w:del w:id="4720"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4721" w:author="Kelvin Sung" w:date="2021-05-20T18:07:00Z"/>
          <w:rFonts w:hint="eastAsia"/>
        </w:rPr>
      </w:pPr>
      <w:del w:id="4722" w:author="Kelvin Sung" w:date="2021-05-20T18:07:00Z">
        <w:r w:rsidDel="001B23DC">
          <w:delText xml:space="preserve">    </w:delText>
        </w:r>
      </w:del>
    </w:p>
    <w:p w14:paraId="6E51A37D" w14:textId="6013196A" w:rsidR="00765265" w:rsidRPr="001919DA" w:rsidDel="001B23DC" w:rsidRDefault="00765265" w:rsidP="00765265">
      <w:pPr>
        <w:pStyle w:val="Code"/>
        <w:rPr>
          <w:del w:id="4723" w:author="Kelvin Sung" w:date="2021-05-20T18:07:00Z"/>
          <w:rStyle w:val="CodeBold"/>
          <w:rFonts w:hint="eastAsia"/>
          <w:rPrChange w:id="4724" w:author="Kelvin Sung" w:date="2021-05-26T08:29:00Z">
            <w:rPr>
              <w:del w:id="4725" w:author="Kelvin Sung" w:date="2021-05-20T18:07:00Z"/>
              <w:rFonts w:hint="eastAsia"/>
            </w:rPr>
          </w:rPrChange>
        </w:rPr>
      </w:pPr>
      <w:r>
        <w:t xml:space="preserve">    </w:t>
      </w:r>
      <w:r w:rsidRPr="001919DA">
        <w:rPr>
          <w:rStyle w:val="CodeBold"/>
          <w:rPrChange w:id="4726" w:author="Kelvin Sung" w:date="2021-05-26T08:29:00Z">
            <w:rPr/>
          </w:rPrChange>
        </w:rPr>
        <w:t>this.mLightTypeRef = gl.getUniformLocation(aLightShader, "uLights[" + index + "].LightType");</w:t>
      </w:r>
    </w:p>
    <w:p w14:paraId="6C979EF1" w14:textId="77777777" w:rsidR="001B23DC" w:rsidRPr="001919DA" w:rsidRDefault="00765265" w:rsidP="00765265">
      <w:pPr>
        <w:pStyle w:val="Code"/>
        <w:rPr>
          <w:ins w:id="4727" w:author="Kelvin Sung" w:date="2021-05-20T18:07:00Z"/>
          <w:rStyle w:val="CodeBold"/>
          <w:rFonts w:hint="eastAsia"/>
          <w:rPrChange w:id="4728" w:author="Kelvin Sung" w:date="2021-05-26T08:29:00Z">
            <w:rPr>
              <w:ins w:id="4729" w:author="Kelvin Sung" w:date="2021-05-20T18:07:00Z"/>
              <w:rFonts w:hint="eastAsia"/>
            </w:rPr>
          </w:rPrChange>
        </w:rPr>
      </w:pPr>
      <w:del w:id="4730" w:author="Kelvin Sung" w:date="2021-05-20T18:07:00Z">
        <w:r w:rsidRPr="001919DA" w:rsidDel="001B23DC">
          <w:rPr>
            <w:rStyle w:val="CodeBold"/>
            <w:rPrChange w:id="4731" w:author="Kelvin Sung" w:date="2021-05-26T08:29:00Z">
              <w:rPr/>
            </w:rPrChange>
          </w:rPr>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4732" w:author="Kelvin Sung" w:date="2021-05-20T18:07:00Z"/>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733" w:author="Kelvin Sung" w:date="2021-05-20T18:07:00Z"/>
          <w:rFonts w:hint="eastAsia"/>
        </w:rPr>
      </w:pPr>
      <w:del w:id="4734" w:author="Kelvin Sung" w:date="2021-05-20T18:07:00Z">
        <w:r w:rsidDel="001B23DC">
          <w:delText xml:space="preserve">    </w:delText>
        </w:r>
      </w:del>
    </w:p>
    <w:p w14:paraId="332BA774" w14:textId="3732C92F" w:rsidR="00765265" w:rsidDel="001B23DC" w:rsidRDefault="00765265" w:rsidP="00765265">
      <w:pPr>
        <w:pStyle w:val="Code"/>
        <w:rPr>
          <w:del w:id="4735" w:author="Kelvin Sung" w:date="2021-05-20T18:07:00Z"/>
          <w:rFonts w:hint="eastAsia"/>
        </w:rPr>
      </w:pPr>
      <w:r>
        <w:t>loadToShader(aCamera, aLight) {</w:t>
      </w:r>
    </w:p>
    <w:p w14:paraId="2F3F01EF" w14:textId="77777777" w:rsidR="001B23DC" w:rsidRDefault="00765265" w:rsidP="00765265">
      <w:pPr>
        <w:pStyle w:val="Code"/>
        <w:rPr>
          <w:ins w:id="4736" w:author="Kelvin Sung" w:date="2021-05-20T18:07:00Z"/>
          <w:rFonts w:hint="eastAsia"/>
        </w:rPr>
      </w:pPr>
      <w:del w:id="4737" w:author="Kelvin Sung" w:date="2021-05-20T18:07:00Z">
        <w:r w:rsidDel="001B23DC">
          <w:delText xml:space="preserve">    </w:delText>
        </w:r>
      </w:del>
    </w:p>
    <w:p w14:paraId="2CC3DAEB" w14:textId="1F39FFCC" w:rsidR="00765265" w:rsidDel="001B23DC" w:rsidRDefault="00765265" w:rsidP="00765265">
      <w:pPr>
        <w:pStyle w:val="Code"/>
        <w:rPr>
          <w:del w:id="4738" w:author="Kelvin Sung" w:date="2021-05-20T18:07:00Z"/>
          <w:rFonts w:hint="eastAsia"/>
        </w:rPr>
      </w:pPr>
      <w:r>
        <w:t xml:space="preserve">    let gl = glSys.get();</w:t>
      </w:r>
    </w:p>
    <w:p w14:paraId="0101A4D6" w14:textId="77777777" w:rsidR="001B23DC" w:rsidRDefault="00765265" w:rsidP="00765265">
      <w:pPr>
        <w:pStyle w:val="Code"/>
        <w:rPr>
          <w:ins w:id="4739" w:author="Kelvin Sung" w:date="2021-05-20T18:07:00Z"/>
          <w:rFonts w:hint="eastAsia"/>
        </w:rPr>
      </w:pPr>
      <w:del w:id="4740" w:author="Kelvin Sung" w:date="2021-05-20T18:07:00Z">
        <w:r w:rsidDel="001B23DC">
          <w:delText xml:space="preserve">    </w:delText>
        </w:r>
      </w:del>
    </w:p>
    <w:p w14:paraId="70B231AD" w14:textId="371D4CA1" w:rsidR="00765265" w:rsidDel="001B23DC" w:rsidRDefault="00765265" w:rsidP="00765265">
      <w:pPr>
        <w:pStyle w:val="Code"/>
        <w:rPr>
          <w:del w:id="4741" w:author="Kelvin Sung" w:date="2021-05-20T18:07:00Z"/>
          <w:rFonts w:hint="eastAsia"/>
        </w:rPr>
      </w:pPr>
      <w:r>
        <w:t xml:space="preserve">    gl.uniform1i(this.mIsOnRef, aLight.isLightOn());</w:t>
      </w:r>
    </w:p>
    <w:p w14:paraId="11507FAE" w14:textId="77777777" w:rsidR="001B23DC" w:rsidRDefault="00765265" w:rsidP="00765265">
      <w:pPr>
        <w:pStyle w:val="Code"/>
        <w:rPr>
          <w:ins w:id="4742" w:author="Kelvin Sung" w:date="2021-05-20T18:07:00Z"/>
          <w:rFonts w:hint="eastAsia"/>
        </w:rPr>
      </w:pPr>
      <w:del w:id="4743" w:author="Kelvin Sung" w:date="2021-05-20T18:07:00Z">
        <w:r w:rsidDel="001B23DC">
          <w:delText xml:space="preserve">    </w:delText>
        </w:r>
      </w:del>
    </w:p>
    <w:p w14:paraId="7F289E8C" w14:textId="583EE3FE" w:rsidR="00765265" w:rsidDel="001B23DC" w:rsidRDefault="00765265" w:rsidP="00765265">
      <w:pPr>
        <w:pStyle w:val="Code"/>
        <w:rPr>
          <w:del w:id="4744" w:author="Kelvin Sung" w:date="2021-05-20T18:07:00Z"/>
          <w:rFonts w:hint="eastAsia"/>
        </w:rPr>
      </w:pPr>
      <w:r>
        <w:t xml:space="preserve">    if (aLight.isLightOn()) {</w:t>
      </w:r>
    </w:p>
    <w:p w14:paraId="1F298860" w14:textId="77777777" w:rsidR="001B23DC" w:rsidRDefault="00765265" w:rsidP="00765265">
      <w:pPr>
        <w:pStyle w:val="Code"/>
        <w:rPr>
          <w:ins w:id="4745" w:author="Kelvin Sung" w:date="2021-05-20T18:07:00Z"/>
          <w:rFonts w:hint="eastAsia"/>
        </w:rPr>
      </w:pPr>
      <w:del w:id="4746" w:author="Kelvin Sung" w:date="2021-05-20T18:07:00Z">
        <w:r w:rsidDel="001B23DC">
          <w:delText xml:space="preserve">    </w:delText>
        </w:r>
      </w:del>
    </w:p>
    <w:p w14:paraId="545765DB" w14:textId="17617CB5" w:rsidR="00765265" w:rsidDel="001B23DC" w:rsidRDefault="00765265" w:rsidP="00765265">
      <w:pPr>
        <w:pStyle w:val="Code"/>
        <w:rPr>
          <w:del w:id="4747" w:author="Kelvin Sung" w:date="2021-05-20T18:07:00Z"/>
          <w:rFonts w:hint="eastAsia"/>
        </w:rPr>
      </w:pPr>
      <w:r>
        <w:t xml:space="preserve">        let p = aCamera.wcPosToPixel(aLight.getPosition());</w:t>
      </w:r>
    </w:p>
    <w:p w14:paraId="38C219F2" w14:textId="77777777" w:rsidR="001B23DC" w:rsidRDefault="00765265" w:rsidP="00765265">
      <w:pPr>
        <w:pStyle w:val="Code"/>
        <w:rPr>
          <w:ins w:id="4748" w:author="Kelvin Sung" w:date="2021-05-20T18:07:00Z"/>
          <w:rFonts w:hint="eastAsia"/>
        </w:rPr>
      </w:pPr>
      <w:del w:id="4749" w:author="Kelvin Sung" w:date="2021-05-20T18:07:00Z">
        <w:r w:rsidDel="001B23DC">
          <w:delText xml:space="preserve">    </w:delText>
        </w:r>
      </w:del>
    </w:p>
    <w:p w14:paraId="37EB6C49" w14:textId="096A1EE7" w:rsidR="00765265" w:rsidDel="001B23DC" w:rsidRDefault="00765265" w:rsidP="00765265">
      <w:pPr>
        <w:pStyle w:val="Code"/>
        <w:rPr>
          <w:del w:id="4750" w:author="Kelvin Sung" w:date="2021-05-20T18:07:00Z"/>
          <w:rFonts w:hint="eastAsia"/>
        </w:rPr>
      </w:pPr>
      <w:r>
        <w:lastRenderedPageBreak/>
        <w:t xml:space="preserve">        let n = aCamera.wcSizeToPixel(aLight.getNear());</w:t>
      </w:r>
    </w:p>
    <w:p w14:paraId="1DCA4663" w14:textId="77777777" w:rsidR="001B23DC" w:rsidRDefault="00765265" w:rsidP="00765265">
      <w:pPr>
        <w:pStyle w:val="Code"/>
        <w:rPr>
          <w:ins w:id="4751" w:author="Kelvin Sung" w:date="2021-05-20T18:07:00Z"/>
          <w:rFonts w:hint="eastAsia"/>
        </w:rPr>
      </w:pPr>
      <w:del w:id="4752" w:author="Kelvin Sung" w:date="2021-05-20T18:07:00Z">
        <w:r w:rsidDel="001B23DC">
          <w:delText xml:space="preserve">    </w:delText>
        </w:r>
      </w:del>
    </w:p>
    <w:p w14:paraId="5DA5EB4F" w14:textId="73FAFBA2" w:rsidR="00765265" w:rsidDel="001B23DC" w:rsidRDefault="00765265" w:rsidP="00765265">
      <w:pPr>
        <w:pStyle w:val="Code"/>
        <w:rPr>
          <w:del w:id="4753" w:author="Kelvin Sung" w:date="2021-05-20T18:07:00Z"/>
          <w:rFonts w:hint="eastAsia"/>
        </w:rPr>
      </w:pPr>
      <w:r>
        <w:t xml:space="preserve">        let f = aCamera.wcSizeToPixel(aLight.getFar());</w:t>
      </w:r>
    </w:p>
    <w:p w14:paraId="20456BA0" w14:textId="77777777" w:rsidR="001B23DC" w:rsidRDefault="00765265" w:rsidP="00765265">
      <w:pPr>
        <w:pStyle w:val="Code"/>
        <w:rPr>
          <w:ins w:id="4754" w:author="Kelvin Sung" w:date="2021-05-20T18:07:00Z"/>
          <w:rFonts w:hint="eastAsia"/>
        </w:rPr>
      </w:pPr>
      <w:del w:id="4755" w:author="Kelvin Sung" w:date="2021-05-20T18:07:00Z">
        <w:r w:rsidDel="001B23DC">
          <w:delText xml:space="preserve">    </w:delText>
        </w:r>
      </w:del>
    </w:p>
    <w:p w14:paraId="414117C8" w14:textId="223EA3FB" w:rsidR="00765265" w:rsidDel="001B23DC" w:rsidRDefault="00765265" w:rsidP="00765265">
      <w:pPr>
        <w:pStyle w:val="Code"/>
        <w:rPr>
          <w:del w:id="4756" w:author="Kelvin Sung" w:date="2021-05-20T18:07:00Z"/>
          <w:rFonts w:hint="eastAsia"/>
        </w:rPr>
      </w:pPr>
      <w:r>
        <w:t xml:space="preserve">        let c = aLight.getColor();</w:t>
      </w:r>
    </w:p>
    <w:p w14:paraId="3575B1AD" w14:textId="77777777" w:rsidR="001B23DC" w:rsidRDefault="00765265" w:rsidP="00765265">
      <w:pPr>
        <w:pStyle w:val="Code"/>
        <w:rPr>
          <w:ins w:id="4757" w:author="Kelvin Sung" w:date="2021-05-20T18:07:00Z"/>
          <w:rFonts w:hint="eastAsia"/>
        </w:rPr>
      </w:pPr>
      <w:del w:id="4758" w:author="Kelvin Sung" w:date="2021-05-20T18:07:00Z">
        <w:r w:rsidDel="001B23DC">
          <w:delText xml:space="preserve">    </w:delText>
        </w:r>
      </w:del>
    </w:p>
    <w:p w14:paraId="793A2493" w14:textId="7F2E09DE" w:rsidR="00765265" w:rsidDel="001B23DC" w:rsidRDefault="00765265" w:rsidP="00765265">
      <w:pPr>
        <w:pStyle w:val="Code"/>
        <w:rPr>
          <w:del w:id="4759" w:author="Kelvin Sung" w:date="2021-05-20T18:07:00Z"/>
          <w:rFonts w:hint="eastAsia"/>
        </w:rPr>
      </w:pPr>
      <w:r>
        <w:t xml:space="preserve">        gl.uniform4fv(this.mColorRef, c);</w:t>
      </w:r>
    </w:p>
    <w:p w14:paraId="67D2C275" w14:textId="77777777" w:rsidR="001B23DC" w:rsidRDefault="00765265" w:rsidP="00765265">
      <w:pPr>
        <w:pStyle w:val="Code"/>
        <w:rPr>
          <w:ins w:id="4760" w:author="Kelvin Sung" w:date="2021-05-20T18:07:00Z"/>
          <w:rFonts w:hint="eastAsia"/>
        </w:rPr>
      </w:pPr>
      <w:del w:id="4761" w:author="Kelvin Sung" w:date="2021-05-20T18:07:00Z">
        <w:r w:rsidDel="001B23DC">
          <w:delText xml:space="preserve">    </w:delText>
        </w:r>
      </w:del>
    </w:p>
    <w:p w14:paraId="469A2233" w14:textId="1B7AF359" w:rsidR="00765265" w:rsidDel="001B23DC" w:rsidRDefault="00765265" w:rsidP="00765265">
      <w:pPr>
        <w:pStyle w:val="Code"/>
        <w:rPr>
          <w:del w:id="4762" w:author="Kelvin Sung" w:date="2021-05-20T18:07:00Z"/>
          <w:rFonts w:hint="eastAsia"/>
        </w:rPr>
      </w:pPr>
      <w:r>
        <w:t xml:space="preserve">        gl.uniform3fv(this.mPosRef, vec3.fromValues(p[0], p[1], p[2]));</w:t>
      </w:r>
    </w:p>
    <w:p w14:paraId="7A118266" w14:textId="77777777" w:rsidR="001B23DC" w:rsidRDefault="00765265" w:rsidP="00765265">
      <w:pPr>
        <w:pStyle w:val="Code"/>
        <w:rPr>
          <w:ins w:id="4763" w:author="Kelvin Sung" w:date="2021-05-20T18:07:00Z"/>
          <w:rFonts w:hint="eastAsia"/>
        </w:rPr>
      </w:pPr>
      <w:del w:id="4764" w:author="Kelvin Sung" w:date="2021-05-20T18:07:00Z">
        <w:r w:rsidDel="001B23DC">
          <w:delText xml:space="preserve">    </w:delText>
        </w:r>
      </w:del>
    </w:p>
    <w:p w14:paraId="221ECFAD" w14:textId="0CC47792" w:rsidR="00765265" w:rsidDel="001B23DC" w:rsidRDefault="00765265" w:rsidP="00765265">
      <w:pPr>
        <w:pStyle w:val="Code"/>
        <w:rPr>
          <w:del w:id="4765" w:author="Kelvin Sung" w:date="2021-05-20T18:07:00Z"/>
          <w:rFonts w:hint="eastAsia"/>
        </w:rPr>
      </w:pPr>
      <w:r>
        <w:t xml:space="preserve">        gl.uniform1f(this.mNearRef, n);</w:t>
      </w:r>
    </w:p>
    <w:p w14:paraId="765FAE9E" w14:textId="77777777" w:rsidR="001B23DC" w:rsidRDefault="00765265" w:rsidP="00765265">
      <w:pPr>
        <w:pStyle w:val="Code"/>
        <w:rPr>
          <w:ins w:id="4766" w:author="Kelvin Sung" w:date="2021-05-20T18:07:00Z"/>
          <w:rFonts w:hint="eastAsia"/>
        </w:rPr>
      </w:pPr>
      <w:del w:id="4767" w:author="Kelvin Sung" w:date="2021-05-20T18:07:00Z">
        <w:r w:rsidDel="001B23DC">
          <w:delText xml:space="preserve">    </w:delText>
        </w:r>
      </w:del>
    </w:p>
    <w:p w14:paraId="1311EED3" w14:textId="4FBAE626" w:rsidR="00765265" w:rsidDel="001B23DC" w:rsidRDefault="00765265" w:rsidP="00765265">
      <w:pPr>
        <w:pStyle w:val="Code"/>
        <w:rPr>
          <w:del w:id="4768" w:author="Kelvin Sung" w:date="2021-05-20T18:07:00Z"/>
          <w:rFonts w:hint="eastAsia"/>
        </w:rPr>
      </w:pPr>
      <w:r>
        <w:t xml:space="preserve">        gl.uniform1f(this.mFarRef, f);</w:t>
      </w:r>
    </w:p>
    <w:p w14:paraId="60DCE2F0" w14:textId="77777777" w:rsidR="001B23DC" w:rsidRDefault="00765265" w:rsidP="00765265">
      <w:pPr>
        <w:pStyle w:val="Code"/>
        <w:rPr>
          <w:ins w:id="4769" w:author="Kelvin Sung" w:date="2021-05-20T18:07:00Z"/>
          <w:rFonts w:hint="eastAsia"/>
        </w:rPr>
      </w:pPr>
      <w:del w:id="4770"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771" w:author="Kelvin Sung" w:date="2021-05-20T18:07:00Z"/>
          <w:rStyle w:val="CodeBold"/>
        </w:rPr>
      </w:pPr>
      <w:r w:rsidRPr="007E229C">
        <w:rPr>
          <w:rPrChange w:id="4772" w:author="Kelvin Sung" w:date="2021-05-26T08:30:00Z">
            <w:rPr>
              <w:rStyle w:val="CodeBold"/>
            </w:rPr>
          </w:rPrChange>
        </w:rPr>
        <w:t xml:space="preserve">        </w:t>
      </w:r>
      <w:r w:rsidRPr="00765265">
        <w:rPr>
          <w:rStyle w:val="CodeBold"/>
        </w:rPr>
        <w:t>gl.uniform1f(this.mInnerRef, 0.0);</w:t>
      </w:r>
    </w:p>
    <w:p w14:paraId="5D677CC3" w14:textId="77777777" w:rsidR="001B23DC" w:rsidRDefault="00765265" w:rsidP="00765265">
      <w:pPr>
        <w:pStyle w:val="Code"/>
        <w:rPr>
          <w:ins w:id="4773" w:author="Kelvin Sung" w:date="2021-05-20T18:07:00Z"/>
          <w:rStyle w:val="CodeBold"/>
        </w:rPr>
      </w:pPr>
      <w:del w:id="4774" w:author="Kelvin Sung" w:date="2021-05-20T18:07:00Z">
        <w:r w:rsidRPr="00765265" w:rsidDel="001B23DC">
          <w:rPr>
            <w:rStyle w:val="CodeBold"/>
          </w:rPr>
          <w:delText xml:space="preserve">    </w:delText>
        </w:r>
      </w:del>
    </w:p>
    <w:p w14:paraId="58B68DEA" w14:textId="63AF17D7" w:rsidR="00765265" w:rsidRPr="00765265" w:rsidDel="001B23DC" w:rsidRDefault="007E229C" w:rsidP="00765265">
      <w:pPr>
        <w:pStyle w:val="Code"/>
        <w:rPr>
          <w:del w:id="4775" w:author="Kelvin Sung" w:date="2021-05-20T18:07:00Z"/>
          <w:rStyle w:val="CodeBold"/>
        </w:rPr>
      </w:pPr>
      <w:ins w:id="4776" w:author="Kelvin Sung" w:date="2021-05-26T08:30:00Z">
        <w:r w:rsidRPr="0007431B">
          <w:t xml:space="preserve">        </w:t>
        </w:r>
      </w:ins>
      <w:del w:id="4777" w:author="Kelvin Sung" w:date="2021-05-26T08:30:00Z">
        <w:r w:rsidR="00765265" w:rsidRPr="00765265" w:rsidDel="007E229C">
          <w:rPr>
            <w:rStyle w:val="CodeBold"/>
          </w:rPr>
          <w:delText xml:space="preserve">        </w:delText>
        </w:r>
      </w:del>
      <w:r w:rsidR="00765265" w:rsidRPr="00765265">
        <w:rPr>
          <w:rStyle w:val="CodeBold"/>
        </w:rPr>
        <w:t>gl.uniform1f(this.mOuterRef, 0.0);</w:t>
      </w:r>
    </w:p>
    <w:p w14:paraId="7ED47436" w14:textId="77777777" w:rsidR="001B23DC" w:rsidRDefault="00765265" w:rsidP="00765265">
      <w:pPr>
        <w:pStyle w:val="Code"/>
        <w:rPr>
          <w:ins w:id="4778" w:author="Kelvin Sung" w:date="2021-05-20T18:07:00Z"/>
          <w:rStyle w:val="CodeBold"/>
        </w:rPr>
      </w:pPr>
      <w:del w:id="4779" w:author="Kelvin Sung" w:date="2021-05-20T18:07:00Z">
        <w:r w:rsidDel="001B23DC">
          <w:delText xml:space="preserve">    </w:delText>
        </w:r>
      </w:del>
    </w:p>
    <w:p w14:paraId="6E6F2EA2" w14:textId="377B451D" w:rsidR="00765265" w:rsidDel="001B23DC" w:rsidRDefault="00765265" w:rsidP="00765265">
      <w:pPr>
        <w:pStyle w:val="Code"/>
        <w:rPr>
          <w:del w:id="4780" w:author="Kelvin Sung" w:date="2021-05-20T18:07:00Z"/>
          <w:rFonts w:hint="eastAsia"/>
        </w:rPr>
      </w:pPr>
      <w:r>
        <w:t xml:space="preserve">        gl.uniform1f(this.mIntensityRef, aLight.getIntensity());</w:t>
      </w:r>
    </w:p>
    <w:p w14:paraId="068CB913" w14:textId="77777777" w:rsidR="001B23DC" w:rsidRDefault="00765265" w:rsidP="00765265">
      <w:pPr>
        <w:pStyle w:val="Code"/>
        <w:rPr>
          <w:ins w:id="4781" w:author="Kelvin Sung" w:date="2021-05-20T18:07:00Z"/>
          <w:rFonts w:hint="eastAsia"/>
        </w:rPr>
      </w:pPr>
      <w:del w:id="4782" w:author="Kelvin Sung" w:date="2021-05-20T18:07:00Z">
        <w:r w:rsidDel="001B23DC">
          <w:delText xml:space="preserve">    </w:delText>
        </w:r>
      </w:del>
    </w:p>
    <w:p w14:paraId="3A5CFAE2" w14:textId="5D030C27" w:rsidR="00765265" w:rsidRPr="00765265" w:rsidDel="001B23DC" w:rsidRDefault="007E229C" w:rsidP="00765265">
      <w:pPr>
        <w:pStyle w:val="Code"/>
        <w:rPr>
          <w:del w:id="4783" w:author="Kelvin Sung" w:date="2021-05-20T18:07:00Z"/>
          <w:rStyle w:val="CodeBold"/>
        </w:rPr>
      </w:pPr>
      <w:ins w:id="4784" w:author="Kelvin Sung" w:date="2021-05-26T08:30:00Z">
        <w:r w:rsidRPr="0007431B">
          <w:t xml:space="preserve">        </w:t>
        </w:r>
      </w:ins>
      <w:del w:id="4785" w:author="Kelvin Sung" w:date="2021-05-26T08:30:00Z">
        <w:r w:rsidR="00765265" w:rsidDel="007E229C">
          <w:delText xml:space="preserve">        </w:delText>
        </w:r>
      </w:del>
      <w:r w:rsidR="00765265" w:rsidRPr="00765265">
        <w:rPr>
          <w:rStyle w:val="CodeBold"/>
        </w:rPr>
        <w:t>gl.uniform1f(this.mDropOffRef, 0);</w:t>
      </w:r>
    </w:p>
    <w:p w14:paraId="4D45CE30" w14:textId="77777777" w:rsidR="001B23DC" w:rsidRDefault="00765265" w:rsidP="00765265">
      <w:pPr>
        <w:pStyle w:val="Code"/>
        <w:rPr>
          <w:ins w:id="4786" w:author="Kelvin Sung" w:date="2021-05-20T18:07:00Z"/>
          <w:rStyle w:val="CodeBold"/>
        </w:rPr>
      </w:pPr>
      <w:del w:id="4787" w:author="Kelvin Sung" w:date="2021-05-20T18:07:00Z">
        <w:r w:rsidRPr="00765265" w:rsidDel="001B23DC">
          <w:rPr>
            <w:rStyle w:val="CodeBold"/>
          </w:rPr>
          <w:delText xml:space="preserve">    </w:delText>
        </w:r>
      </w:del>
    </w:p>
    <w:p w14:paraId="1C1177A9" w14:textId="754194D7" w:rsidR="00765265" w:rsidRPr="00765265" w:rsidRDefault="007E229C" w:rsidP="00765265">
      <w:pPr>
        <w:pStyle w:val="Code"/>
        <w:rPr>
          <w:rStyle w:val="CodeBold"/>
        </w:rPr>
      </w:pPr>
      <w:ins w:id="4788" w:author="Kelvin Sung" w:date="2021-05-26T08:30:00Z">
        <w:r w:rsidRPr="0007431B">
          <w:t xml:space="preserve">        </w:t>
        </w:r>
      </w:ins>
      <w:del w:id="4789" w:author="Kelvin Sung" w:date="2021-05-26T08:30:00Z">
        <w:r w:rsidR="00765265" w:rsidRPr="00765265" w:rsidDel="007E229C">
          <w:rPr>
            <w:rStyle w:val="CodeBold"/>
          </w:rPr>
          <w:delText xml:space="preserve">        </w:delText>
        </w:r>
      </w:del>
      <w:r w:rsidR="00765265" w:rsidRPr="00765265">
        <w:rPr>
          <w:rStyle w:val="CodeBold"/>
        </w:rPr>
        <w:t>gl.uniform1i(this.mLightTypeRef, aLight.getLightType());</w:t>
      </w:r>
    </w:p>
    <w:p w14:paraId="652853C7" w14:textId="0A03D5D1" w:rsidR="00765265" w:rsidRPr="00765265" w:rsidDel="001B23DC" w:rsidRDefault="00765265" w:rsidP="00765265">
      <w:pPr>
        <w:pStyle w:val="Code"/>
        <w:rPr>
          <w:del w:id="4790" w:author="Kelvin Sung" w:date="2021-05-20T18:07:00Z"/>
          <w:rStyle w:val="CodeBold"/>
        </w:rPr>
      </w:pPr>
    </w:p>
    <w:p w14:paraId="1F158F5A" w14:textId="77777777" w:rsidR="001B23DC" w:rsidRDefault="00765265" w:rsidP="00765265">
      <w:pPr>
        <w:pStyle w:val="Code"/>
        <w:rPr>
          <w:ins w:id="4791" w:author="Kelvin Sung" w:date="2021-05-20T18:07:00Z"/>
          <w:rStyle w:val="CodeBold"/>
        </w:rPr>
      </w:pPr>
      <w:del w:id="4792" w:author="Kelvin Sung" w:date="2021-05-20T18:07:00Z">
        <w:r w:rsidRPr="00765265" w:rsidDel="001B23DC">
          <w:rPr>
            <w:rStyle w:val="CodeBold"/>
          </w:rPr>
          <w:delText xml:space="preserve">    </w:delText>
        </w:r>
      </w:del>
    </w:p>
    <w:p w14:paraId="5722DAC6" w14:textId="164F8331" w:rsidR="00765265" w:rsidRPr="00765265" w:rsidDel="001B23DC" w:rsidRDefault="007E229C" w:rsidP="00765265">
      <w:pPr>
        <w:pStyle w:val="Code"/>
        <w:rPr>
          <w:del w:id="4793" w:author="Kelvin Sung" w:date="2021-05-20T18:07:00Z"/>
          <w:rStyle w:val="CodeBold"/>
        </w:rPr>
      </w:pPr>
      <w:ins w:id="4794" w:author="Kelvin Sung" w:date="2021-05-26T08:30:00Z">
        <w:r w:rsidRPr="0007431B">
          <w:t xml:space="preserve">        </w:t>
        </w:r>
      </w:ins>
      <w:del w:id="4795" w:author="Kelvin Sung" w:date="2021-05-26T08:30:00Z">
        <w:r w:rsidR="00765265" w:rsidRPr="00765265" w:rsidDel="007E229C">
          <w:rPr>
            <w:rStyle w:val="CodeBold"/>
          </w:rPr>
          <w:delText xml:space="preserve">        </w:delText>
        </w:r>
      </w:del>
      <w:r w:rsidR="00765265" w:rsidRPr="00765265">
        <w:rPr>
          <w:rStyle w:val="CodeBold"/>
        </w:rPr>
        <w:t>if (aLight.getLightType() === eLightType.ePointLight) {</w:t>
      </w:r>
    </w:p>
    <w:p w14:paraId="5C87AB0C" w14:textId="77777777" w:rsidR="001B23DC" w:rsidRDefault="00765265" w:rsidP="00765265">
      <w:pPr>
        <w:pStyle w:val="Code"/>
        <w:rPr>
          <w:ins w:id="4796" w:author="Kelvin Sung" w:date="2021-05-20T18:07:00Z"/>
          <w:rStyle w:val="CodeBold"/>
        </w:rPr>
      </w:pPr>
      <w:del w:id="4797"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798" w:author="Kelvin Sung" w:date="2021-05-20T18:07:00Z"/>
          <w:rStyle w:val="CodeBold"/>
        </w:rPr>
      </w:pPr>
      <w:r w:rsidRPr="007E229C">
        <w:rPr>
          <w:rPrChange w:id="4799" w:author="Kelvin Sung" w:date="2021-05-26T08:30:00Z">
            <w:rPr>
              <w:rStyle w:val="CodeBold"/>
            </w:rPr>
          </w:rPrChange>
        </w:rPr>
        <w:t xml:space="preserve">            </w:t>
      </w:r>
      <w:r w:rsidRPr="00765265">
        <w:rPr>
          <w:rStyle w:val="CodeBold"/>
        </w:rPr>
        <w:t>gl.uniform3fv(this.mDirRef, vec3.fromValues(0, 0, 0));</w:t>
      </w:r>
    </w:p>
    <w:p w14:paraId="5BB90302" w14:textId="77777777" w:rsidR="001B23DC" w:rsidRDefault="00765265" w:rsidP="00765265">
      <w:pPr>
        <w:pStyle w:val="Code"/>
        <w:rPr>
          <w:ins w:id="4800" w:author="Kelvin Sung" w:date="2021-05-20T18:07:00Z"/>
          <w:rStyle w:val="CodeBold"/>
        </w:rPr>
      </w:pPr>
      <w:del w:id="4801"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802" w:author="Kelvin Sung" w:date="2021-05-20T18:07:00Z"/>
          <w:rStyle w:val="CodeBold"/>
        </w:rPr>
      </w:pPr>
      <w:r w:rsidRPr="007E229C">
        <w:rPr>
          <w:rPrChange w:id="4803" w:author="Kelvin Sung" w:date="2021-05-26T08:30:00Z">
            <w:rPr>
              <w:rStyle w:val="CodeBold"/>
            </w:rPr>
          </w:rPrChange>
        </w:rPr>
        <w:t xml:space="preserve">        </w:t>
      </w:r>
      <w:r w:rsidRPr="00765265">
        <w:rPr>
          <w:rStyle w:val="CodeBold"/>
        </w:rPr>
        <w:t>} else {</w:t>
      </w:r>
    </w:p>
    <w:p w14:paraId="6AA05E11" w14:textId="77777777" w:rsidR="001B23DC" w:rsidRDefault="00765265" w:rsidP="00765265">
      <w:pPr>
        <w:pStyle w:val="Code"/>
        <w:rPr>
          <w:ins w:id="4804" w:author="Kelvin Sung" w:date="2021-05-20T18:07:00Z"/>
          <w:rStyle w:val="CodeBold"/>
        </w:rPr>
      </w:pPr>
      <w:del w:id="4805" w:author="Kelvin Sung" w:date="2021-05-20T18:07:00Z">
        <w:r w:rsidRPr="00765265" w:rsidDel="001B23DC">
          <w:rPr>
            <w:rStyle w:val="CodeBold"/>
          </w:rPr>
          <w:delText xml:space="preserve">    </w:delText>
        </w:r>
      </w:del>
    </w:p>
    <w:p w14:paraId="2C3BE006" w14:textId="7C4FEA60" w:rsidR="00765265" w:rsidRPr="00765265" w:rsidDel="001B23DC" w:rsidRDefault="007E229C" w:rsidP="00765265">
      <w:pPr>
        <w:pStyle w:val="Code"/>
        <w:rPr>
          <w:del w:id="4806" w:author="Kelvin Sung" w:date="2021-05-20T18:07:00Z"/>
          <w:rStyle w:val="CodeBold"/>
        </w:rPr>
      </w:pPr>
      <w:ins w:id="4807" w:author="Kelvin Sung" w:date="2021-05-26T08:30:00Z">
        <w:r w:rsidRPr="0007431B">
          <w:t xml:space="preserve">            </w:t>
        </w:r>
      </w:ins>
      <w:del w:id="4808" w:author="Kelvin Sung" w:date="2021-05-26T08:30:00Z">
        <w:r w:rsidR="00765265" w:rsidRPr="00765265" w:rsidDel="007E229C">
          <w:rPr>
            <w:rStyle w:val="CodeBold"/>
          </w:rPr>
          <w:delText xml:space="preserve">            </w:delText>
        </w:r>
      </w:del>
      <w:r w:rsidR="00765265" w:rsidRPr="00765265">
        <w:rPr>
          <w:rStyle w:val="CodeBold"/>
        </w:rPr>
        <w:t>// either spot or directional lights: must compute direction</w:t>
      </w:r>
    </w:p>
    <w:p w14:paraId="547175B4" w14:textId="77777777" w:rsidR="001B23DC" w:rsidRDefault="00765265" w:rsidP="00765265">
      <w:pPr>
        <w:pStyle w:val="Code"/>
        <w:rPr>
          <w:ins w:id="4809" w:author="Kelvin Sung" w:date="2021-05-20T18:07:00Z"/>
          <w:rStyle w:val="CodeBold"/>
        </w:rPr>
      </w:pPr>
      <w:del w:id="4810" w:author="Kelvin Sung" w:date="2021-05-20T18:07:00Z">
        <w:r w:rsidRPr="00765265" w:rsidDel="001B23DC">
          <w:rPr>
            <w:rStyle w:val="CodeBold"/>
          </w:rPr>
          <w:delText xml:space="preserve">    </w:delText>
        </w:r>
      </w:del>
    </w:p>
    <w:p w14:paraId="100E0AF8" w14:textId="352442CA" w:rsidR="00765265" w:rsidRPr="00765265" w:rsidDel="001B23DC" w:rsidRDefault="007E229C" w:rsidP="00765265">
      <w:pPr>
        <w:pStyle w:val="Code"/>
        <w:rPr>
          <w:del w:id="4811" w:author="Kelvin Sung" w:date="2021-05-20T18:07:00Z"/>
          <w:rStyle w:val="CodeBold"/>
        </w:rPr>
      </w:pPr>
      <w:ins w:id="4812" w:author="Kelvin Sung" w:date="2021-05-26T08:30:00Z">
        <w:r w:rsidRPr="0007431B">
          <w:t xml:space="preserve">            </w:t>
        </w:r>
      </w:ins>
      <w:del w:id="4813" w:author="Kelvin Sung" w:date="2021-05-26T08:30:00Z">
        <w:r w:rsidR="00765265" w:rsidRPr="00765265" w:rsidDel="007E229C">
          <w:rPr>
            <w:rStyle w:val="CodeBold"/>
          </w:rPr>
          <w:delText xml:space="preserve">            </w:delText>
        </w:r>
      </w:del>
      <w:r w:rsidR="00765265" w:rsidRPr="00765265">
        <w:rPr>
          <w:rStyle w:val="CodeBold"/>
        </w:rPr>
        <w:t>let d = aCamera.wcDirToPixel(aLight.getDirection());</w:t>
      </w:r>
    </w:p>
    <w:p w14:paraId="46021D86" w14:textId="77777777" w:rsidR="001B23DC" w:rsidRDefault="00765265" w:rsidP="00765265">
      <w:pPr>
        <w:pStyle w:val="Code"/>
        <w:rPr>
          <w:ins w:id="4814" w:author="Kelvin Sung" w:date="2021-05-20T18:07:00Z"/>
          <w:rStyle w:val="CodeBold"/>
        </w:rPr>
      </w:pPr>
      <w:del w:id="4815" w:author="Kelvin Sung" w:date="2021-05-20T18:07:00Z">
        <w:r w:rsidRPr="00765265" w:rsidDel="001B23DC">
          <w:rPr>
            <w:rStyle w:val="CodeBold"/>
          </w:rPr>
          <w:delText xml:space="preserve">    </w:delText>
        </w:r>
      </w:del>
    </w:p>
    <w:p w14:paraId="05C775D5" w14:textId="40682404" w:rsidR="00765265" w:rsidRPr="00765265" w:rsidDel="001B23DC" w:rsidRDefault="007E229C" w:rsidP="00765265">
      <w:pPr>
        <w:pStyle w:val="Code"/>
        <w:rPr>
          <w:del w:id="4816" w:author="Kelvin Sung" w:date="2021-05-20T18:07:00Z"/>
          <w:rStyle w:val="CodeBold"/>
        </w:rPr>
      </w:pPr>
      <w:ins w:id="4817" w:author="Kelvin Sung" w:date="2021-05-26T08:30:00Z">
        <w:r w:rsidRPr="0007431B">
          <w:t xml:space="preserve">            </w:t>
        </w:r>
      </w:ins>
      <w:del w:id="4818" w:author="Kelvin Sung" w:date="2021-05-26T08:30:00Z">
        <w:r w:rsidR="00765265" w:rsidRPr="00765265" w:rsidDel="007E229C">
          <w:rPr>
            <w:rStyle w:val="CodeBold"/>
          </w:rPr>
          <w:delText xml:space="preserve">            </w:delText>
        </w:r>
      </w:del>
      <w:r w:rsidR="00765265" w:rsidRPr="00765265">
        <w:rPr>
          <w:rStyle w:val="CodeBold"/>
        </w:rPr>
        <w:t>gl.uniform3fv(this.mDirRef, vec3.fromValues(d[0], d[1], d[2]));</w:t>
      </w:r>
    </w:p>
    <w:p w14:paraId="39317CD3" w14:textId="77777777" w:rsidR="001B23DC" w:rsidRDefault="00765265" w:rsidP="00765265">
      <w:pPr>
        <w:pStyle w:val="Code"/>
        <w:rPr>
          <w:ins w:id="4819" w:author="Kelvin Sung" w:date="2021-05-20T18:07:00Z"/>
          <w:rStyle w:val="CodeBold"/>
        </w:rPr>
      </w:pPr>
      <w:del w:id="4820" w:author="Kelvin Sung" w:date="2021-05-20T18:07:00Z">
        <w:r w:rsidRPr="00765265" w:rsidDel="001B23DC">
          <w:rPr>
            <w:rStyle w:val="CodeBold"/>
          </w:rPr>
          <w:delText xml:space="preserve">    </w:delText>
        </w:r>
      </w:del>
    </w:p>
    <w:p w14:paraId="50002686" w14:textId="3D11E92E" w:rsidR="00765265" w:rsidRPr="00765265" w:rsidDel="001B23DC" w:rsidRDefault="007E229C" w:rsidP="00765265">
      <w:pPr>
        <w:pStyle w:val="Code"/>
        <w:rPr>
          <w:del w:id="4821" w:author="Kelvin Sung" w:date="2021-05-20T18:07:00Z"/>
          <w:rStyle w:val="CodeBold"/>
        </w:rPr>
      </w:pPr>
      <w:ins w:id="4822" w:author="Kelvin Sung" w:date="2021-05-26T08:30:00Z">
        <w:r w:rsidRPr="0007431B">
          <w:t xml:space="preserve">            </w:t>
        </w:r>
      </w:ins>
      <w:del w:id="4823" w:author="Kelvin Sung" w:date="2021-05-26T08:30:00Z">
        <w:r w:rsidR="00765265" w:rsidRPr="00765265" w:rsidDel="007E229C">
          <w:rPr>
            <w:rStyle w:val="CodeBold"/>
          </w:rPr>
          <w:delText xml:space="preserve">            </w:delText>
        </w:r>
      </w:del>
      <w:r w:rsidR="00765265" w:rsidRPr="00765265">
        <w:rPr>
          <w:rStyle w:val="CodeBold"/>
        </w:rPr>
        <w:t>if (aLight.getLightType() === eLightType.eSpotLight) {</w:t>
      </w:r>
    </w:p>
    <w:p w14:paraId="77AF7252" w14:textId="77777777" w:rsidR="001B23DC" w:rsidRDefault="00765265" w:rsidP="00765265">
      <w:pPr>
        <w:pStyle w:val="Code"/>
        <w:rPr>
          <w:ins w:id="4824" w:author="Kelvin Sung" w:date="2021-05-20T18:07:00Z"/>
          <w:rStyle w:val="CodeBold"/>
        </w:rPr>
      </w:pPr>
      <w:del w:id="4825"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826" w:author="Kelvin Sung" w:date="2021-05-20T18:07:00Z"/>
          <w:rStyle w:val="CodeBold"/>
        </w:rPr>
      </w:pPr>
      <w:r w:rsidRPr="007E229C">
        <w:rPr>
          <w:rPrChange w:id="4827" w:author="Kelvin Sung" w:date="2021-05-26T08:30:00Z">
            <w:rPr>
              <w:rStyle w:val="CodeBold"/>
            </w:rPr>
          </w:rPrChange>
        </w:rPr>
        <w:t xml:space="preserve">                </w:t>
      </w:r>
      <w:r w:rsidRPr="00765265">
        <w:rPr>
          <w:rStyle w:val="CodeBold"/>
        </w:rPr>
        <w:t>gl.uniform1f(this.mInnerRef, Math.cos(0.5 * aLight.getInner())); // stores the cosine of half of inner cone angle</w:t>
      </w:r>
    </w:p>
    <w:p w14:paraId="52D79AA4" w14:textId="77777777" w:rsidR="001B23DC" w:rsidRDefault="00765265" w:rsidP="00765265">
      <w:pPr>
        <w:pStyle w:val="Code"/>
        <w:rPr>
          <w:ins w:id="4828" w:author="Kelvin Sung" w:date="2021-05-20T18:07:00Z"/>
          <w:rStyle w:val="CodeBold"/>
        </w:rPr>
      </w:pPr>
      <w:del w:id="4829" w:author="Kelvin Sung" w:date="2021-05-20T18:07:00Z">
        <w:r w:rsidRPr="00765265" w:rsidDel="001B23DC">
          <w:rPr>
            <w:rStyle w:val="CodeBold"/>
          </w:rPr>
          <w:delText xml:space="preserve">    </w:delText>
        </w:r>
      </w:del>
    </w:p>
    <w:p w14:paraId="1F520F18" w14:textId="6DC33238" w:rsidR="00765265" w:rsidRPr="00765265" w:rsidDel="001B23DC" w:rsidRDefault="007E229C" w:rsidP="00765265">
      <w:pPr>
        <w:pStyle w:val="Code"/>
        <w:rPr>
          <w:del w:id="4830" w:author="Kelvin Sung" w:date="2021-05-20T18:08:00Z"/>
          <w:rStyle w:val="CodeBold"/>
        </w:rPr>
      </w:pPr>
      <w:ins w:id="4831" w:author="Kelvin Sung" w:date="2021-05-26T08:30:00Z">
        <w:r w:rsidRPr="0007431B">
          <w:t xml:space="preserve">                </w:t>
        </w:r>
      </w:ins>
      <w:del w:id="4832" w:author="Kelvin Sung" w:date="2021-05-26T08:30:00Z">
        <w:r w:rsidR="00765265" w:rsidRPr="00765265" w:rsidDel="007E229C">
          <w:rPr>
            <w:rStyle w:val="CodeBold"/>
          </w:rPr>
          <w:delText xml:space="preserve">                </w:delText>
        </w:r>
      </w:del>
      <w:r w:rsidR="00765265" w:rsidRPr="00765265">
        <w:rPr>
          <w:rStyle w:val="CodeBold"/>
        </w:rPr>
        <w:t>gl.uniform1f(this.mOuterRef, Math.cos(0.5 * aLight.getOuter())); // stores the cosine of half of outer cone angle</w:t>
      </w:r>
    </w:p>
    <w:p w14:paraId="175245EF" w14:textId="77777777" w:rsidR="001B23DC" w:rsidRDefault="00765265" w:rsidP="00765265">
      <w:pPr>
        <w:pStyle w:val="Code"/>
        <w:rPr>
          <w:ins w:id="4833" w:author="Kelvin Sung" w:date="2021-05-20T18:08:00Z"/>
          <w:rStyle w:val="CodeBold"/>
        </w:rPr>
      </w:pPr>
      <w:del w:id="4834" w:author="Kelvin Sung" w:date="2021-05-20T18:08:00Z">
        <w:r w:rsidRPr="00765265" w:rsidDel="001B23DC">
          <w:rPr>
            <w:rStyle w:val="CodeBold"/>
          </w:rPr>
          <w:delText xml:space="preserve">    </w:delText>
        </w:r>
      </w:del>
    </w:p>
    <w:p w14:paraId="2A19D4ED" w14:textId="325C571D" w:rsidR="00765265" w:rsidRPr="00765265" w:rsidDel="001B23DC" w:rsidRDefault="007E229C" w:rsidP="00765265">
      <w:pPr>
        <w:pStyle w:val="Code"/>
        <w:rPr>
          <w:del w:id="4835" w:author="Kelvin Sung" w:date="2021-05-20T18:08:00Z"/>
          <w:rStyle w:val="CodeBold"/>
        </w:rPr>
      </w:pPr>
      <w:ins w:id="4836" w:author="Kelvin Sung" w:date="2021-05-26T08:30:00Z">
        <w:r w:rsidRPr="0007431B">
          <w:t xml:space="preserve">                </w:t>
        </w:r>
      </w:ins>
      <w:del w:id="4837" w:author="Kelvin Sung" w:date="2021-05-26T08:30:00Z">
        <w:r w:rsidR="00765265" w:rsidRPr="00765265" w:rsidDel="007E229C">
          <w:rPr>
            <w:rStyle w:val="CodeBold"/>
          </w:rPr>
          <w:delText xml:space="preserve">                </w:delText>
        </w:r>
      </w:del>
      <w:r w:rsidR="00765265" w:rsidRPr="00765265">
        <w:rPr>
          <w:rStyle w:val="CodeBold"/>
        </w:rPr>
        <w:t>gl.uniform1f(this.mDropOffRef, aLight.getDropOff());</w:t>
      </w:r>
    </w:p>
    <w:p w14:paraId="62493570" w14:textId="77777777" w:rsidR="001B23DC" w:rsidRDefault="00765265" w:rsidP="00765265">
      <w:pPr>
        <w:pStyle w:val="Code"/>
        <w:rPr>
          <w:ins w:id="4838" w:author="Kelvin Sung" w:date="2021-05-20T18:08:00Z"/>
          <w:rStyle w:val="CodeBold"/>
        </w:rPr>
      </w:pPr>
      <w:del w:id="4839"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840" w:author="Kelvin Sung" w:date="2021-05-20T18:08:00Z"/>
          <w:rStyle w:val="CodeBold"/>
        </w:rPr>
      </w:pPr>
      <w:r w:rsidRPr="007E229C">
        <w:rPr>
          <w:rPrChange w:id="4841" w:author="Kelvin Sung" w:date="2021-05-26T08:31:00Z">
            <w:rPr>
              <w:rStyle w:val="CodeBold"/>
            </w:rPr>
          </w:rPrChange>
        </w:rPr>
        <w:t xml:space="preserve">            </w:t>
      </w:r>
      <w:r w:rsidRPr="00765265">
        <w:rPr>
          <w:rStyle w:val="CodeBold"/>
        </w:rPr>
        <w:t>}</w:t>
      </w:r>
    </w:p>
    <w:p w14:paraId="53777662" w14:textId="77777777" w:rsidR="001B23DC" w:rsidRDefault="00765265" w:rsidP="00765265">
      <w:pPr>
        <w:pStyle w:val="Code"/>
        <w:rPr>
          <w:ins w:id="4842" w:author="Kelvin Sung" w:date="2021-05-20T18:08:00Z"/>
          <w:rStyle w:val="CodeBold"/>
        </w:rPr>
      </w:pPr>
      <w:del w:id="4843" w:author="Kelvin Sung" w:date="2021-05-20T18:08:00Z">
        <w:r w:rsidDel="001B23DC">
          <w:delText xml:space="preserve">    </w:delText>
        </w:r>
      </w:del>
    </w:p>
    <w:p w14:paraId="7245896C" w14:textId="29056C9D" w:rsidR="00765265" w:rsidRPr="007E229C" w:rsidDel="001B23DC" w:rsidRDefault="00765265" w:rsidP="00765265">
      <w:pPr>
        <w:pStyle w:val="Code"/>
        <w:rPr>
          <w:del w:id="4844" w:author="Kelvin Sung" w:date="2021-05-20T18:08:00Z"/>
          <w:rStyle w:val="CodeBold"/>
          <w:rFonts w:hint="eastAsia"/>
          <w:rPrChange w:id="4845" w:author="Kelvin Sung" w:date="2021-05-26T08:31:00Z">
            <w:rPr>
              <w:del w:id="4846" w:author="Kelvin Sung" w:date="2021-05-20T18:08:00Z"/>
              <w:rFonts w:hint="eastAsia"/>
            </w:rPr>
          </w:rPrChange>
        </w:rPr>
      </w:pPr>
      <w:r>
        <w:t xml:space="preserve">        </w:t>
      </w:r>
      <w:r w:rsidRPr="007E229C">
        <w:rPr>
          <w:rStyle w:val="CodeBold"/>
          <w:rPrChange w:id="4847" w:author="Kelvin Sung" w:date="2021-05-26T08:31:00Z">
            <w:rPr/>
          </w:rPrChange>
        </w:rPr>
        <w:t>}</w:t>
      </w:r>
    </w:p>
    <w:p w14:paraId="23BABC0E" w14:textId="77777777" w:rsidR="001B23DC" w:rsidRPr="007E229C" w:rsidRDefault="00765265" w:rsidP="00765265">
      <w:pPr>
        <w:pStyle w:val="Code"/>
        <w:rPr>
          <w:ins w:id="4848" w:author="Kelvin Sung" w:date="2021-05-20T18:08:00Z"/>
          <w:rStyle w:val="CodeBold"/>
          <w:rFonts w:hint="eastAsia"/>
          <w:rPrChange w:id="4849" w:author="Kelvin Sung" w:date="2021-05-26T08:31:00Z">
            <w:rPr>
              <w:ins w:id="4850" w:author="Kelvin Sung" w:date="2021-05-20T18:08:00Z"/>
              <w:rFonts w:hint="eastAsia"/>
            </w:rPr>
          </w:rPrChange>
        </w:rPr>
      </w:pPr>
      <w:del w:id="4851" w:author="Kelvin Sung" w:date="2021-05-20T18:08:00Z">
        <w:r w:rsidRPr="007E229C" w:rsidDel="001B23DC">
          <w:rPr>
            <w:rStyle w:val="CodeBold"/>
            <w:rPrChange w:id="4852" w:author="Kelvin Sung" w:date="2021-05-26T08:31:00Z">
              <w:rPr/>
            </w:rPrChange>
          </w:rPr>
          <w:delText xml:space="preserve">    </w:delText>
        </w:r>
      </w:del>
    </w:p>
    <w:p w14:paraId="70B5E260" w14:textId="4DCD26CC" w:rsidR="00765265" w:rsidDel="001B23DC" w:rsidRDefault="00765265" w:rsidP="00765265">
      <w:pPr>
        <w:pStyle w:val="Code"/>
        <w:rPr>
          <w:del w:id="4853" w:author="Kelvin Sung" w:date="2021-05-20T18:08:00Z"/>
          <w:rFonts w:hint="eastAsia"/>
        </w:rPr>
      </w:pPr>
      <w:r>
        <w:t xml:space="preserve">    }</w:t>
      </w:r>
    </w:p>
    <w:p w14:paraId="52B1BD29" w14:textId="77777777" w:rsidR="001B23DC" w:rsidRDefault="00765265" w:rsidP="00765265">
      <w:pPr>
        <w:pStyle w:val="Code"/>
        <w:rPr>
          <w:ins w:id="4854" w:author="Kelvin Sung" w:date="2021-05-20T18:08:00Z"/>
          <w:rFonts w:hint="eastAsia"/>
        </w:rPr>
      </w:pPr>
      <w:del w:id="4855" w:author="Kelvin Sung" w:date="2021-05-20T18:08:00Z">
        <w:r w:rsidDel="001B23DC">
          <w:delText xml:space="preserve">    </w:delText>
        </w:r>
      </w:del>
    </w:p>
    <w:p w14:paraId="56CC7DA7" w14:textId="52564569" w:rsidR="00765265" w:rsidRDefault="00765265" w:rsidP="00765265">
      <w:pPr>
        <w:pStyle w:val="Code"/>
        <w:rPr>
          <w:rFonts w:hint="eastAsia"/>
        </w:rPr>
      </w:pPr>
      <w:r>
        <w:t>}</w:t>
      </w:r>
    </w:p>
    <w:p w14:paraId="57ADC925" w14:textId="314638B3" w:rsidR="00765265" w:rsidRPr="00267B73" w:rsidDel="00D60C15" w:rsidRDefault="00765265" w:rsidP="00765265">
      <w:pPr>
        <w:pStyle w:val="Code"/>
        <w:rPr>
          <w:del w:id="4856" w:author="Kelvin Sung" w:date="2021-05-26T08:32:00Z"/>
          <w:rFonts w:hint="eastAsia"/>
        </w:rPr>
      </w:pPr>
    </w:p>
    <w:p w14:paraId="64DBAB46" w14:textId="790A206E" w:rsidR="00267B73" w:rsidRDefault="00267B73" w:rsidP="00D60C15">
      <w:pPr>
        <w:pStyle w:val="BodyTextCont"/>
        <w:rPr>
          <w:rFonts w:hint="eastAsia"/>
        </w:rPr>
        <w:pPrChange w:id="4857" w:author="Kelvin Sung" w:date="2021-05-26T08:32:00Z">
          <w:pPr>
            <w:pStyle w:val="BodyTextFirst"/>
          </w:pPr>
        </w:pPrChange>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858" w:author="Kelvin Sung" w:date="2021-05-20T18:15:00Z">
        <w:r w:rsidDel="00E15C4E">
          <w:delText>Object</w:delText>
        </w:r>
      </w:del>
      <w:ins w:id="4859"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lastRenderedPageBreak/>
        <w:t>}</w:t>
      </w:r>
    </w:p>
    <w:p w14:paraId="59DA6526" w14:textId="77777777" w:rsidR="00267B73" w:rsidRDefault="00267B73" w:rsidP="00267B73">
      <w:pPr>
        <w:pStyle w:val="Heading3"/>
      </w:pPr>
      <w:r>
        <w:t>Testing the New Light Types</w:t>
      </w:r>
    </w:p>
    <w:p w14:paraId="2A674676" w14:textId="09DF8F83"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del w:id="4860" w:author="Kelvin Sung" w:date="2021-05-26T08:34:00Z">
        <w:r w:rsidDel="00D60C15">
          <w:delText xml:space="preserve">are </w:delText>
        </w:r>
      </w:del>
      <w:ins w:id="4861" w:author="Kelvin Sung" w:date="2021-05-26T08:34:00Z">
        <w:r w:rsidR="00D60C15">
          <w:t>is</w:t>
        </w:r>
        <w:r w:rsidR="00D60C15">
          <w:t xml:space="preserve"> </w:t>
        </w:r>
      </w:ins>
      <w:r>
        <w:t>not shown here</w:t>
      </w:r>
      <w:ins w:id="4862" w:author="Kelvin Sung" w:date="2021-05-26T08:34:00Z">
        <w:r w:rsidR="00D60C15">
          <w:t>.</w:t>
        </w:r>
      </w:ins>
      <w:del w:id="4863" w:author="Kelvin Sung" w:date="2021-05-26T08:34:00Z">
        <w:r w:rsidDel="00D60C15">
          <w:delText>;</w:delText>
        </w:r>
      </w:del>
      <w:r>
        <w:t xml:space="preserve"> </w:t>
      </w:r>
      <w:ins w:id="4864" w:author="Kelvin Sung" w:date="2021-05-26T08:34:00Z">
        <w:r w:rsidR="00D60C15">
          <w:t>P</w:t>
        </w:r>
      </w:ins>
      <w:del w:id="4865" w:author="Kelvin Sung" w:date="2021-05-26T08:34:00Z">
        <w:r w:rsidDel="00D60C15">
          <w:delText>p</w:delText>
        </w:r>
      </w:del>
      <w:r>
        <w:t>lease refer to the source code files for details of the implementation.</w:t>
      </w:r>
    </w:p>
    <w:p w14:paraId="5706E6AC" w14:textId="77777777" w:rsidR="00267B73" w:rsidRDefault="00267B73" w:rsidP="00267B73">
      <w:pPr>
        <w:pStyle w:val="Heading3"/>
      </w:pPr>
      <w:commentRangeStart w:id="4866"/>
      <w:r>
        <w:t>Observations</w:t>
      </w:r>
      <w:commentRangeEnd w:id="4866"/>
      <w:r w:rsidR="00B93086">
        <w:rPr>
          <w:rStyle w:val="CommentReference"/>
          <w:rFonts w:asciiTheme="minorHAnsi" w:eastAsia="SimSun" w:hAnsiTheme="minorHAnsi" w:cstheme="minorBidi"/>
          <w:color w:val="auto"/>
        </w:rPr>
        <w:commentReference w:id="4866"/>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rPr>
          <w:rFonts w:hint="eastAsia"/>
        </w:rPr>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rPr>
          <w:rFonts w:hint="eastAsia"/>
        </w:rPr>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p>
    <w:p w14:paraId="7D7A088D" w14:textId="43CA5551" w:rsidR="00267B73" w:rsidRDefault="00267B73" w:rsidP="00267B73">
      <w:pPr>
        <w:pStyle w:val="BodyTextCont"/>
        <w:rPr>
          <w:rFonts w:hint="eastAsia"/>
        </w:rPr>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rPr>
          <w:rFonts w:hint="eastAsia"/>
        </w:rPr>
      </w:pPr>
      <w:r>
        <w:t xml:space="preserve">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w:t>
      </w:r>
      <w:r>
        <w:lastRenderedPageBreak/>
        <w:t>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rPr>
          <w:rFonts w:hint="eastAsia"/>
        </w:rPr>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2597FCC8" w:rsidR="00267B73" w:rsidRDefault="00267B73" w:rsidP="00267B73">
      <w:pPr>
        <w:pStyle w:val="BodyTextCont"/>
        <w:rPr>
          <w:rFonts w:hint="eastAsia"/>
        </w:rPr>
      </w:pPr>
      <w:r>
        <w:t xml:space="preserve">Figure </w:t>
      </w:r>
      <w:del w:id="4868" w:author="Kelvin Sung" w:date="2021-05-22T13:49:00Z">
        <w:r w:rsidDel="003401C9">
          <w:delText>8-23</w:delText>
        </w:r>
      </w:del>
      <w:ins w:id="4869"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4870" w:author="Kelvin Sung" w:date="2021-05-22T13:49:00Z">
        <w:r w:rsidDel="003401C9">
          <w:delText>8-23</w:delText>
        </w:r>
      </w:del>
      <w:ins w:id="4871"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t xml:space="preserve">To properly simulate and render the shadow in Figure </w:t>
      </w:r>
      <w:del w:id="4872" w:author="Kelvin Sung" w:date="2021-05-22T13:49:00Z">
        <w:r w:rsidDel="003401C9">
          <w:delText>8-23</w:delText>
        </w:r>
      </w:del>
      <w:ins w:id="4873" w:author="Kelvin Sung" w:date="2021-05-22T13:49:00Z">
        <w:r w:rsidR="003401C9">
          <w:t>8-24</w:t>
        </w:r>
      </w:ins>
      <w:r>
        <w:t xml:space="preserve">, as illustrated in Figure </w:t>
      </w:r>
      <w:del w:id="4874" w:author="Kelvin Sung" w:date="2021-05-22T13:48:00Z">
        <w:r w:rsidDel="003401C9">
          <w:delText>8-24</w:delText>
        </w:r>
      </w:del>
      <w:ins w:id="4875"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4876" w:author="Kelvin Sung" w:date="2021-05-22T13:49:00Z">
        <w:r w:rsidDel="003401C9">
          <w:delText>8-23</w:delText>
        </w:r>
      </w:del>
      <w:ins w:id="4877"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t xml:space="preserve">Shadow receiver: This is the object that the shadow appears on. In the Figure </w:t>
      </w:r>
      <w:del w:id="4878" w:author="Kelvin Sung" w:date="2021-05-22T13:49:00Z">
        <w:r w:rsidDel="003401C9">
          <w:delText>8-23</w:delText>
        </w:r>
      </w:del>
      <w:ins w:id="4879"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4880" w:author="Kelvin Sung" w:date="2021-05-22T13:49:00Z">
        <w:r w:rsidDel="003401C9">
          <w:delText>8-23</w:delText>
        </w:r>
      </w:del>
      <w:ins w:id="4881"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882" w:author="Kelvin Sung" w:date="2021-05-22T13:48:00Z">
        <w:r w:rsidDel="003401C9">
          <w:delText>8-24</w:delText>
        </w:r>
      </w:del>
      <w:ins w:id="4883" w:author="Kelvin Sung" w:date="2021-05-22T13:48:00Z">
        <w:r w:rsidR="003401C9">
          <w:t>8-25</w:t>
        </w:r>
      </w:ins>
      <w:r>
        <w:t>. The three participating elements of shadow simulation: the caster, the caster geometry, and the receiver</w:t>
      </w:r>
    </w:p>
    <w:p w14:paraId="4CE3830B" w14:textId="141BF960" w:rsidR="00267B73" w:rsidRDefault="00267B73" w:rsidP="00267B73">
      <w:pPr>
        <w:pStyle w:val="BodyTextFirs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884" w:author="Kelvin Sung" w:date="2021-05-22T13:49:00Z">
        <w:r w:rsidDel="003401C9">
          <w:delText>8-23</w:delText>
        </w:r>
      </w:del>
      <w:ins w:id="4885"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w:t>
      </w:r>
      <w:del w:id="4886" w:author="Kelvin Sung" w:date="2021-05-22T13:48:00Z">
        <w:r w:rsidDel="003401C9">
          <w:delText>8-25</w:delText>
        </w:r>
      </w:del>
      <w:ins w:id="4887" w:author="Kelvin Sung" w:date="2021-05-22T13:48:00Z">
        <w:r w:rsidR="003401C9">
          <w:t>8-26</w:t>
        </w:r>
      </w:ins>
      <w:r>
        <w:t xml:space="preserve">, the challenging problem of this simple simulation occurs when the shadow caster geometry extends beyond the bounds of the shadow receiver. This situation can be observed in Figure </w:t>
      </w:r>
      <w:del w:id="4888" w:author="Kelvin Sung" w:date="2021-05-22T13:49:00Z">
        <w:r w:rsidDel="003401C9">
          <w:delText>8-23</w:delText>
        </w:r>
      </w:del>
      <w:ins w:id="4889" w:author="Kelvin Sung" w:date="2021-05-22T13:49:00Z">
        <w:r w:rsidR="003401C9">
          <w:t>8-24</w:t>
        </w:r>
      </w:ins>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4890" w:author="Kelvin Sung" w:date="2021-05-22T13:48:00Z">
        <w:r w:rsidRPr="00A70786" w:rsidDel="003401C9">
          <w:delText>8-25</w:delText>
        </w:r>
      </w:del>
      <w:ins w:id="4891" w:author="Kelvin Sung" w:date="2021-05-22T13:48:00Z">
        <w:r w:rsidR="003401C9">
          <w:t>8-26</w:t>
        </w:r>
      </w:ins>
      <w:r w:rsidRPr="00A70786">
        <w:t>. Shadow caster extends beyond the bounds of shadow receiver</w:t>
      </w:r>
    </w:p>
    <w:p w14:paraId="7ED132F7" w14:textId="0ED255CA" w:rsidR="00A70786" w:rsidRDefault="00A70786" w:rsidP="00267B73">
      <w:pPr>
        <w:pStyle w:val="BodyTextFirst"/>
        <w:rPr>
          <w:rFonts w:hint="eastAsia"/>
        </w:rPr>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w:t>
      </w:r>
      <w:del w:id="4892" w:author="Kelvin Sung" w:date="2021-05-22T13:47:00Z">
        <w:r w:rsidRPr="00A70786" w:rsidDel="003401C9">
          <w:delText>8-26</w:delText>
        </w:r>
      </w:del>
      <w:ins w:id="4893"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w:t>
      </w:r>
      <w:r w:rsidRPr="00A70786">
        <w:lastRenderedPageBreak/>
        <w:t xml:space="preserve">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4894" w:author="Kelvin Sung" w:date="2021-05-22T13:47:00Z">
        <w:r w:rsidDel="003401C9">
          <w:delText>8-26</w:delText>
        </w:r>
      </w:del>
      <w:ins w:id="4895" w:author="Kelvin Sung" w:date="2021-05-22T13:47:00Z">
        <w:r w:rsidR="003401C9">
          <w:t>8-27</w:t>
        </w:r>
      </w:ins>
      <w:r>
        <w:t>. The WebGL stencil buffer</w:t>
      </w:r>
    </w:p>
    <w:p w14:paraId="2E2C8084" w14:textId="3284DBE9" w:rsidR="00267B73" w:rsidRDefault="00267B73" w:rsidP="00267B73">
      <w:pPr>
        <w:pStyle w:val="BodyTextFirst"/>
        <w:rPr>
          <w:rFonts w:hint="eastAsia"/>
        </w:rPr>
      </w:pPr>
      <w:r>
        <w:t xml:space="preserve">With the support of the WebGL stencil buffer, shadow simulation can now be specified accordingly by identifying all shadow receivers and by grouping corresponding shadow casters with each receiver. In the Figure </w:t>
      </w:r>
      <w:del w:id="4896" w:author="Kelvin Sung" w:date="2021-05-22T13:49:00Z">
        <w:r w:rsidDel="003401C9">
          <w:delText>8-23</w:delText>
        </w:r>
      </w:del>
      <w:ins w:id="4897" w:author="Kelvin Sung" w:date="2021-05-22T13:49:00Z">
        <w:r w:rsidR="003401C9">
          <w:t>8-24</w:t>
        </w:r>
      </w:ins>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rPr>
          <w:rFonts w:hint="eastAsia"/>
        </w:rPr>
      </w:pPr>
      <w:r>
        <w:t>Given the WebGL stencil buffer, 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77777777" w:rsidR="00A70786" w:rsidRDefault="00A70786" w:rsidP="00A70786">
      <w:pPr>
        <w:pStyle w:val="Code"/>
        <w:rPr>
          <w:rFonts w:hint="eastAsia"/>
        </w:rPr>
      </w:pPr>
      <w:r>
        <w:t xml:space="preserve">    // Stencil operations to enable the region for drawing 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lastRenderedPageBreak/>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03D415D" w:rsidR="00A70786" w:rsidRDefault="00A70786" w:rsidP="00A70786">
      <w:pPr>
        <w:pStyle w:val="BodyTextFirst"/>
        <w:rPr>
          <w:rFonts w:hint="eastAsia"/>
        </w:rPr>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w:t>
      </w:r>
      <w:del w:id="4898" w:author="Kelvin Sung" w:date="2021-05-22T13:47:00Z">
        <w:r w:rsidDel="003401C9">
          <w:delText>8-26</w:delText>
        </w:r>
      </w:del>
      <w:ins w:id="4899" w:author="Kelvin Sung" w:date="2021-05-22T13:47:00Z">
        <w:r w:rsidR="003401C9">
          <w:t>8-27</w:t>
        </w:r>
      </w:ins>
      <w:r>
        <w:t xml:space="preserve">,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4900" w:author="Kelvin Sung" w:date="2021-05-22T13:47:00Z">
        <w:r w:rsidDel="003401C9">
          <w:delText>8-27</w:delText>
        </w:r>
      </w:del>
      <w:ins w:id="4901"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4902" w:author="Kelvin Sung" w:date="2021-05-22T13:47:00Z">
        <w:r w:rsidDel="003401C9">
          <w:delText>8-27</w:delText>
        </w:r>
      </w:del>
      <w:ins w:id="4903" w:author="Kelvin Sung" w:date="2021-05-22T13:47:00Z">
        <w:r w:rsidR="003401C9">
          <w:t>8-28</w:t>
        </w:r>
      </w:ins>
      <w:r>
        <w:t>. Running the Shadow Shaders project</w:t>
      </w:r>
    </w:p>
    <w:p w14:paraId="26129A71" w14:textId="77777777" w:rsidR="00A70786" w:rsidRDefault="00A70786" w:rsidP="00A70786">
      <w:pPr>
        <w:pStyle w:val="BodyTextFirst"/>
        <w:rPr>
          <w:rFonts w:hint="eastAsia"/>
        </w:rPr>
      </w:pPr>
      <w:r>
        <w:t>The controls of the project are as follows:</w:t>
      </w:r>
    </w:p>
    <w:p w14:paraId="32BBAED4" w14:textId="77777777" w:rsidR="00A70786" w:rsidRDefault="00A70786" w:rsidP="00885276">
      <w:pPr>
        <w:pStyle w:val="Bullet"/>
        <w:rPr>
          <w:rFonts w:hint="eastAsia"/>
        </w:rPr>
      </w:pPr>
      <w:r>
        <w:t>WASD keys: Move both of the hero characters on the screen</w:t>
      </w:r>
    </w:p>
    <w:p w14:paraId="652EC352" w14:textId="77777777" w:rsidR="00A70786" w:rsidRDefault="00A70786" w:rsidP="00A70786">
      <w:pPr>
        <w:pStyle w:val="BodyTextFirst"/>
        <w:rPr>
          <w:rFonts w:hint="eastAsia"/>
        </w:rPr>
      </w:pPr>
      <w:r>
        <w:t>Lighting controls:</w:t>
      </w:r>
    </w:p>
    <w:p w14:paraId="4E08057E" w14:textId="77777777" w:rsidR="00A70786" w:rsidRDefault="00A70786" w:rsidP="00885276">
      <w:pPr>
        <w:pStyle w:val="Bullet"/>
        <w:rPr>
          <w:rFonts w:hint="eastAsia"/>
        </w:rPr>
      </w:pPr>
      <w:r>
        <w:t>Number keys 0, 1, 2, and 3: Select the corresponding light source</w:t>
      </w:r>
    </w:p>
    <w:p w14:paraId="24C79169" w14:textId="77777777" w:rsidR="00A70786" w:rsidRDefault="00A70786" w:rsidP="00885276">
      <w:pPr>
        <w:pStyle w:val="Bullet"/>
        <w:rPr>
          <w:rFonts w:hint="eastAsia"/>
        </w:rPr>
      </w:pPr>
      <w:r>
        <w:t>Arrow keys: Move the currently selected light</w:t>
      </w:r>
    </w:p>
    <w:p w14:paraId="17222C6F" w14:textId="77777777" w:rsidR="00A70786" w:rsidRDefault="00A70786" w:rsidP="00885276">
      <w:pPr>
        <w:pStyle w:val="Bullet"/>
        <w:rPr>
          <w:rFonts w:hint="eastAsia"/>
        </w:rPr>
      </w:pPr>
      <w:r>
        <w:t xml:space="preserve">Arrow keys with spacebar pressed: Change the direction of the currently selected light </w:t>
      </w:r>
    </w:p>
    <w:p w14:paraId="150F5626" w14:textId="77777777" w:rsidR="00A70786" w:rsidRDefault="00A70786" w:rsidP="00885276">
      <w:pPr>
        <w:pStyle w:val="Bullet"/>
        <w:rPr>
          <w:rFonts w:hint="eastAsia"/>
        </w:rPr>
      </w:pPr>
      <w:r>
        <w:t>Z/X key: Increases/decreases the light z position</w:t>
      </w:r>
    </w:p>
    <w:p w14:paraId="0868AFA6" w14:textId="77777777" w:rsidR="00A70786" w:rsidRDefault="00A70786" w:rsidP="00885276">
      <w:pPr>
        <w:pStyle w:val="Bullet"/>
        <w:rPr>
          <w:rFonts w:hint="eastAsia"/>
        </w:rPr>
      </w:pPr>
      <w:r>
        <w:t>C/V and B/N keys: Increase/decrease the inner and outer cone angles of the selected light</w:t>
      </w:r>
    </w:p>
    <w:p w14:paraId="33271D7E" w14:textId="77777777" w:rsidR="00A70786" w:rsidRDefault="00A70786" w:rsidP="00885276">
      <w:pPr>
        <w:pStyle w:val="Bullet"/>
        <w:rPr>
          <w:rFonts w:hint="eastAsia"/>
        </w:rPr>
      </w:pPr>
      <w:r>
        <w:lastRenderedPageBreak/>
        <w:t>K/L key: Increases/decreases the intensity of the selected light</w:t>
      </w:r>
    </w:p>
    <w:p w14:paraId="7EA3285C" w14:textId="77777777" w:rsidR="00A70786" w:rsidRDefault="00A70786" w:rsidP="00885276">
      <w:pPr>
        <w:pStyle w:val="Bullet"/>
        <w:rPr>
          <w:rFonts w:hint="eastAsia"/>
        </w:rPr>
      </w:pPr>
      <w:r>
        <w:t>H key: Toggles the selected light on/off</w:t>
      </w:r>
    </w:p>
    <w:p w14:paraId="54505D76" w14:textId="77777777" w:rsidR="00A70786" w:rsidRDefault="00A70786" w:rsidP="00A70786">
      <w:pPr>
        <w:pStyle w:val="BodyTextFirst"/>
        <w:rPr>
          <w:rFonts w:hint="eastAsia"/>
        </w:rPr>
      </w:pPr>
      <w:r>
        <w:t>Material property controls:</w:t>
      </w:r>
    </w:p>
    <w:p w14:paraId="2A1E6471" w14:textId="77777777" w:rsidR="00A70786" w:rsidRDefault="00A70786" w:rsidP="00885276">
      <w:pPr>
        <w:pStyle w:val="Bullet"/>
        <w:rPr>
          <w:rFonts w:hint="eastAsia"/>
        </w:rPr>
      </w:pPr>
      <w:r>
        <w:t>Number keys 5 and 6: Select the left minion and the hero</w:t>
      </w:r>
    </w:p>
    <w:p w14:paraId="173C5546" w14:textId="0B584925" w:rsidR="00D341F3" w:rsidRPr="00D341F3" w:rsidRDefault="00D341F3" w:rsidP="00D341F3">
      <w:pPr>
        <w:pStyle w:val="Bullet"/>
        <w:rPr>
          <w:rFonts w:hint="eastAsia"/>
        </w:rPr>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rPr>
          <w:rFonts w:hint="eastAsia"/>
        </w:rPr>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rPr>
          <w:rFonts w:hint="eastAsia"/>
        </w:rPr>
      </w:pPr>
      <w:r>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77777777" w:rsidR="00A70786" w:rsidRDefault="00A70786" w:rsidP="00885276">
      <w:pPr>
        <w:pStyle w:val="Bullet"/>
        <w:rPr>
          <w:rFonts w:hint="eastAsia"/>
        </w:rPr>
      </w:pPr>
      <w:r>
        <w:t>Understand shadows can be simulated by 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77777777" w:rsidR="00A70786" w:rsidRDefault="00A70786" w:rsidP="00A70786">
      <w:pPr>
        <w:pStyle w:val="BodyTextFirst"/>
        <w:rPr>
          <w:rFonts w:hint="eastAsia"/>
        </w:rPr>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rPr>
          <w:rFonts w:hint="eastAsia"/>
        </w:rPr>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rPr>
          <w:rFonts w:hint="eastAsia"/>
        </w:r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rPr>
          <w:rFonts w:hint="eastAsia"/>
        </w:r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6F98E756" w14:textId="6704E740" w:rsidR="00A70786" w:rsidRDefault="00A70786" w:rsidP="00F31BF1">
      <w:pPr>
        <w:pStyle w:val="NumList"/>
        <w:numPr>
          <w:ilvl w:val="0"/>
          <w:numId w:val="43"/>
        </w:numPr>
        <w:rPr>
          <w:rFonts w:hint="eastAsia"/>
        </w:rPr>
      </w:pPr>
      <w:r w:rsidRPr="00A70786">
        <w:t xml:space="preserve">Leave the </w:t>
      </w:r>
      <w:commentRangeStart w:id="4904"/>
      <w:proofErr w:type="spellStart"/>
      <w:r w:rsidRPr="00BD7AE9">
        <w:rPr>
          <w:rStyle w:val="CodeInline"/>
        </w:rPr>
        <w:t>Angular</w:t>
      </w:r>
      <w:ins w:id="4905" w:author="Kelvin Sung" w:date="2021-05-26T07:44:00Z">
        <w:r w:rsidR="00067672">
          <w:rPr>
            <w:rStyle w:val="CodeInline"/>
          </w:rPr>
          <w:t>DropOff</w:t>
        </w:r>
      </w:ins>
      <w:proofErr w:type="spellEnd"/>
      <w:del w:id="4906" w:author="Kelvin Sung" w:date="2021-05-26T07:06:00Z">
        <w:r w:rsidRPr="00BD7AE9" w:rsidDel="001E5507">
          <w:rPr>
            <w:rStyle w:val="CodeInline"/>
          </w:rPr>
          <w:delText>DropOff</w:delText>
        </w:r>
      </w:del>
      <w:r w:rsidRPr="00BD7AE9">
        <w:rPr>
          <w:rStyle w:val="CodeInline"/>
        </w:rPr>
        <w:t>()</w:t>
      </w:r>
      <w:r w:rsidRPr="00A70786">
        <w:t xml:space="preserve"> and </w:t>
      </w:r>
      <w:del w:id="4907" w:author="Kelvin Sung" w:date="2021-05-26T07:41:00Z">
        <w:r w:rsidRPr="00BD7AE9" w:rsidDel="00067672">
          <w:rPr>
            <w:rStyle w:val="CodeInline"/>
          </w:rPr>
          <w:delText>Distance</w:delText>
        </w:r>
      </w:del>
      <w:proofErr w:type="spellStart"/>
      <w:ins w:id="4908" w:author="Kelvin Sung" w:date="2021-05-26T07:41:00Z">
        <w:r w:rsidR="00067672">
          <w:rPr>
            <w:rStyle w:val="CodeInline"/>
          </w:rPr>
          <w:t>DistanceDropOff</w:t>
        </w:r>
      </w:ins>
      <w:proofErr w:type="spellEnd"/>
      <w:del w:id="4909" w:author="Kelvin Sung" w:date="2021-05-26T07:06:00Z">
        <w:r w:rsidRPr="00BD7AE9" w:rsidDel="001E5507">
          <w:rPr>
            <w:rStyle w:val="CodeInline"/>
          </w:rPr>
          <w:delText>DropOff</w:delText>
        </w:r>
      </w:del>
      <w:r w:rsidRPr="00BD7AE9">
        <w:rPr>
          <w:rStyle w:val="CodeInline"/>
        </w:rPr>
        <w:t>()</w:t>
      </w:r>
      <w:r w:rsidRPr="00A70786">
        <w:t xml:space="preserve"> functions the same (not shown) and create a </w:t>
      </w:r>
      <w:proofErr w:type="spellStart"/>
      <w:proofErr w:type="gramStart"/>
      <w:r w:rsidRPr="00BD7AE9">
        <w:rPr>
          <w:rStyle w:val="CodeInline"/>
        </w:rPr>
        <w:t>LightStrength</w:t>
      </w:r>
      <w:proofErr w:type="spellEnd"/>
      <w:r w:rsidRPr="00BD7AE9">
        <w:rPr>
          <w:rStyle w:val="CodeInline"/>
        </w:rPr>
        <w:t>(</w:t>
      </w:r>
      <w:proofErr w:type="gram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0033C1ED" w:rsidR="00BD7AE9" w:rsidRDefault="00BD7AE9" w:rsidP="00BD7AE9">
      <w:pPr>
        <w:pStyle w:val="Code"/>
        <w:rPr>
          <w:rFonts w:hint="eastAsia"/>
        </w:rPr>
      </w:pPr>
      <w:r>
        <w:t xml:space="preserve">    float </w:t>
      </w:r>
      <w:ins w:id="4910" w:author="Kelvin Sung" w:date="2021-05-26T06:56:00Z">
        <w:r w:rsidR="00FA6367">
          <w:t>a</w:t>
        </w:r>
        <w:r w:rsidR="00FA6367">
          <w:t>Strength</w:t>
        </w:r>
        <w:r w:rsidR="00FA6367">
          <w:t xml:space="preserve"> </w:t>
        </w:r>
      </w:ins>
      <w:del w:id="4911" w:author="Kelvin Sung" w:date="2021-05-26T06:56:00Z">
        <w:r w:rsidDel="00FA6367">
          <w:delText xml:space="preserve">aAtten </w:delText>
        </w:r>
      </w:del>
      <w:r>
        <w:t xml:space="preserve">= 1.0, </w:t>
      </w:r>
      <w:ins w:id="4912" w:author="Kelvin Sung" w:date="2021-05-26T06:56:00Z">
        <w:r w:rsidR="00FA6367">
          <w:t>d</w:t>
        </w:r>
        <w:r w:rsidR="00FA6367">
          <w:t>Strength</w:t>
        </w:r>
        <w:r w:rsidR="00FA6367">
          <w:t xml:space="preserve"> </w:t>
        </w:r>
      </w:ins>
      <w:del w:id="4913" w:author="Kelvin Sung" w:date="2021-05-26T06:56:00Z">
        <w:r w:rsidDel="00FA6367">
          <w:delText xml:space="preserve">dAtten </w:delText>
        </w:r>
      </w:del>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23C8D45B" w:rsidR="00BD7AE9" w:rsidRDefault="00BD7AE9" w:rsidP="00BD7AE9">
      <w:pPr>
        <w:pStyle w:val="Code"/>
        <w:rPr>
          <w:rFonts w:hint="eastAsia"/>
        </w:rPr>
      </w:pPr>
      <w:r>
        <w:t xml:space="preserve">        </w:t>
      </w:r>
      <w:ins w:id="4914" w:author="Kelvin Sung" w:date="2021-05-26T06:56:00Z">
        <w:r w:rsidR="00FA6367">
          <w:t>aStrength</w:t>
        </w:r>
        <w:r w:rsidR="00FA6367">
          <w:t xml:space="preserve"> </w:t>
        </w:r>
      </w:ins>
      <w:del w:id="4915" w:author="Kelvin Sung" w:date="2021-05-26T06:56:00Z">
        <w:r w:rsidDel="00FA6367">
          <w:delText xml:space="preserve">aAtten </w:delText>
        </w:r>
      </w:del>
      <w:r>
        <w:t>= Angular</w:t>
      </w:r>
      <w:ins w:id="4916" w:author="Kelvin Sung" w:date="2021-05-26T07:44:00Z">
        <w:r w:rsidR="00067672">
          <w:t>DropOff</w:t>
        </w:r>
      </w:ins>
      <w:del w:id="4917" w:author="Kelvin Sung" w:date="2021-05-26T07:05:00Z">
        <w:r w:rsidDel="00E61FF0">
          <w:delText>DropOff</w:delText>
        </w:r>
      </w:del>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5EF9B9E6" w:rsidR="00BD7AE9" w:rsidRDefault="00BD7AE9" w:rsidP="00BD7AE9">
      <w:pPr>
        <w:pStyle w:val="Code"/>
        <w:rPr>
          <w:rFonts w:hint="eastAsia"/>
        </w:rPr>
      </w:pPr>
      <w:r>
        <w:t xml:space="preserve">        </w:t>
      </w:r>
      <w:ins w:id="4918" w:author="Kelvin Sung" w:date="2021-05-26T06:56:00Z">
        <w:r w:rsidR="00FA6367">
          <w:t>d</w:t>
        </w:r>
        <w:r w:rsidR="00FA6367">
          <w:t>Strength</w:t>
        </w:r>
        <w:r w:rsidR="00FA6367">
          <w:t xml:space="preserve"> </w:t>
        </w:r>
      </w:ins>
      <w:del w:id="4919" w:author="Kelvin Sung" w:date="2021-05-26T06:56:00Z">
        <w:r w:rsidDel="00FA6367">
          <w:delText xml:space="preserve">dAtten </w:delText>
        </w:r>
      </w:del>
      <w:r>
        <w:t xml:space="preserve">= </w:t>
      </w:r>
      <w:del w:id="4920" w:author="Kelvin Sung" w:date="2021-05-26T07:40:00Z">
        <w:r w:rsidDel="00067672">
          <w:delText>Distance</w:delText>
        </w:r>
      </w:del>
      <w:ins w:id="4921" w:author="Kelvin Sung" w:date="2021-05-26T07:40:00Z">
        <w:r w:rsidR="00067672">
          <w:t>DistanceDropOff</w:t>
        </w:r>
      </w:ins>
      <w:del w:id="4922" w:author="Kelvin Sung" w:date="2021-05-26T07:05:00Z">
        <w:r w:rsidDel="00E61FF0">
          <w:delText>Drop</w:delText>
        </w:r>
      </w:del>
      <w:del w:id="4923" w:author="Kelvin Sung" w:date="2021-05-26T07:04:00Z">
        <w:r w:rsidDel="00E61FF0">
          <w:delText>Off</w:delText>
        </w:r>
      </w:del>
      <w:r>
        <w:t>(dist);</w:t>
      </w:r>
    </w:p>
    <w:p w14:paraId="51E4BD0C" w14:textId="77777777" w:rsidR="00BD7AE9" w:rsidRDefault="00BD7AE9" w:rsidP="00BD7AE9">
      <w:pPr>
        <w:pStyle w:val="Code"/>
        <w:rPr>
          <w:rFonts w:hint="eastAsia"/>
        </w:rPr>
      </w:pPr>
      <w:r>
        <w:t xml:space="preserve">    }</w:t>
      </w:r>
    </w:p>
    <w:p w14:paraId="4F354C33" w14:textId="153B81BF" w:rsidR="00BD7AE9" w:rsidRDefault="00BD7AE9" w:rsidP="00BD7AE9">
      <w:pPr>
        <w:pStyle w:val="Code"/>
        <w:rPr>
          <w:rFonts w:hint="eastAsia"/>
        </w:rPr>
      </w:pPr>
      <w:r>
        <w:t xml:space="preserve">    float result = </w:t>
      </w:r>
      <w:ins w:id="4924" w:author="Kelvin Sung" w:date="2021-05-26T06:56:00Z">
        <w:r w:rsidR="00FA6367">
          <w:t>aStrength</w:t>
        </w:r>
        <w:r w:rsidR="00FA6367">
          <w:t xml:space="preserve"> </w:t>
        </w:r>
      </w:ins>
      <w:del w:id="4925" w:author="Kelvin Sung" w:date="2021-05-26T06:56:00Z">
        <w:r w:rsidDel="00FA6367">
          <w:delText xml:space="preserve">aAtten </w:delText>
        </w:r>
      </w:del>
      <w:r>
        <w:t xml:space="preserve">* </w:t>
      </w:r>
      <w:ins w:id="4926" w:author="Kelvin Sung" w:date="2021-05-26T06:56:00Z">
        <w:r w:rsidR="00FA6367">
          <w:t>d</w:t>
        </w:r>
        <w:r w:rsidR="00FA6367">
          <w:t>Strength</w:t>
        </w:r>
      </w:ins>
      <w:del w:id="4927" w:author="Kelvin Sung" w:date="2021-05-26T06:56:00Z">
        <w:r w:rsidDel="00FA6367">
          <w:delText>dAtten</w:delText>
        </w:r>
      </w:del>
      <w:r>
        <w:t>;</w:t>
      </w:r>
    </w:p>
    <w:p w14:paraId="4AB92E5F" w14:textId="77777777" w:rsidR="00BD7AE9" w:rsidRDefault="00BD7AE9" w:rsidP="00BD7AE9">
      <w:pPr>
        <w:pStyle w:val="Code"/>
        <w:rPr>
          <w:rFonts w:hint="eastAsia"/>
        </w:rPr>
      </w:pPr>
      <w:r>
        <w:t xml:space="preserve">    return result;</w:t>
      </w:r>
      <w:commentRangeEnd w:id="4904"/>
      <w:r w:rsidR="00FA6367">
        <w:rPr>
          <w:rStyle w:val="CommentReference"/>
          <w:rFonts w:asciiTheme="minorHAnsi" w:hAnsiTheme="minorHAnsi"/>
          <w:noProof w:val="0"/>
        </w:rPr>
        <w:commentReference w:id="4904"/>
      </w:r>
    </w:p>
    <w:p w14:paraId="4C583C47" w14:textId="3D34D74A" w:rsidR="00BD7AE9" w:rsidRPr="00A70786" w:rsidRDefault="00BD7AE9" w:rsidP="00BD7AE9">
      <w:pPr>
        <w:pStyle w:val="Code"/>
        <w:rPr>
          <w:rFonts w:hint="eastAsia"/>
        </w:rPr>
      </w:pPr>
      <w:r>
        <w:t>}</w:t>
      </w:r>
    </w:p>
    <w:p w14:paraId="4C016C20" w14:textId="77777777" w:rsidR="00A70786" w:rsidRPr="00A70786" w:rsidRDefault="00A70786" w:rsidP="00F31BF1">
      <w:pPr>
        <w:pStyle w:val="NumList"/>
        <w:numPr>
          <w:ilvl w:val="0"/>
          <w:numId w:val="43"/>
        </w:numPr>
        <w:rPr>
          <w:rFonts w:hint="eastAsia"/>
        </w:r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rPr>
          <w:rFonts w:hint="eastAsia"/>
        </w:r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70786">
      <w:pPr>
        <w:pStyle w:val="BodyTextFirs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rPr>
          <w:rFonts w:hint="eastAsia"/>
        </w:rPr>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rPr>
          <w:rFonts w:hint="eastAsia"/>
        </w:rPr>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rPr>
          <w:rFonts w:hint="eastAsia"/>
        </w:rPr>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rPr>
          <w:rFonts w:hint="eastAsia"/>
        </w:r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rPr>
          <w:rFonts w:hint="eastAsia"/>
        </w:r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02CFB6B5" w:rsidR="00E27494" w:rsidRDefault="00E27494" w:rsidP="00E27494">
      <w:pPr>
        <w:pStyle w:val="Code"/>
        <w:rPr>
          <w:rFonts w:hint="eastAsia"/>
        </w:rPr>
      </w:pPr>
      <w:r>
        <w:t>import ShaderLightAt</w:t>
      </w:r>
      <w:del w:id="4928" w:author="Kelvin Sung" w:date="2021-05-26T08:24:00Z">
        <w:r w:rsidDel="006A1CEE">
          <w:delText>Index</w:delText>
        </w:r>
      </w:del>
      <w:r>
        <w:t xml:space="preserve">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t xml:space="preserve">        // **** The GLSL Shader must define uLights[1] (array size of 1) &lt;-- as the only light source!!</w:t>
      </w:r>
    </w:p>
    <w:p w14:paraId="0393DA14" w14:textId="77777777" w:rsidR="00E27494" w:rsidRDefault="00E27494" w:rsidP="00E27494">
      <w:pPr>
        <w:pStyle w:val="Code"/>
        <w:rPr>
          <w:rFonts w:hint="eastAsia"/>
        </w:rPr>
      </w:pPr>
      <w:r>
        <w:t xml:space="preserve">        this.mShaderLight = new ShaderLightAt</w:t>
      </w:r>
      <w:del w:id="4929" w:author="Kelvin Sung" w:date="2021-05-26T08:24:00Z">
        <w:r w:rsidDel="006A1CEE">
          <w:delText>Index</w:delText>
        </w:r>
      </w:del>
      <w:r>
        <w: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77777777" w:rsidR="00E27494" w:rsidRDefault="00E27494" w:rsidP="00E27494">
      <w:pPr>
        <w:pStyle w:val="Code"/>
        <w:rPr>
          <w:rFonts w:hint="eastAsia"/>
        </w:rPr>
      </w:pPr>
    </w:p>
    <w:p w14:paraId="10D4665E" w14:textId="0E85B184" w:rsidR="00E27494" w:rsidRDefault="00E27494" w:rsidP="00E27494">
      <w:pPr>
        <w:pStyle w:val="Code"/>
        <w:rPr>
          <w:rFonts w:hint="eastAsia"/>
        </w:rPr>
      </w:pPr>
      <w:r>
        <w:t>export default ShadowCasterShader;</w:t>
      </w:r>
    </w:p>
    <w:p w14:paraId="303A2D0A" w14:textId="07B2BCF1" w:rsidR="00A70786" w:rsidDel="001B23DC" w:rsidRDefault="00A70786" w:rsidP="00F31BF1">
      <w:pPr>
        <w:pStyle w:val="NumList"/>
        <w:numPr>
          <w:ilvl w:val="0"/>
          <w:numId w:val="45"/>
        </w:numPr>
        <w:rPr>
          <w:del w:id="4930" w:author="Kelvin Sung" w:date="2021-05-20T18:09:00Z"/>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4931" w:author="Kelvin Sung" w:date="2021-05-20T18:09:00Z"/>
          <w:rFonts w:hint="eastAsia"/>
        </w:rPr>
      </w:pPr>
      <w:del w:id="4932" w:author="Kelvin Sung" w:date="2021-05-20T18:09:00Z">
        <w:r w:rsidDel="001B23DC">
          <w:delText xml:space="preserve">    </w:delText>
        </w:r>
      </w:del>
    </w:p>
    <w:p w14:paraId="1C6C27F6" w14:textId="45060BA8" w:rsidR="00E27494" w:rsidDel="001B23DC" w:rsidRDefault="00E27494" w:rsidP="00E27494">
      <w:pPr>
        <w:pStyle w:val="Code"/>
        <w:rPr>
          <w:del w:id="4933" w:author="Kelvin Sung" w:date="2021-05-20T18:09:00Z"/>
          <w:rFonts w:hint="eastAsia"/>
        </w:rPr>
      </w:pPr>
      <w:r>
        <w:t>// Overriding the Activation of the shader for rendering</w:t>
      </w:r>
    </w:p>
    <w:p w14:paraId="77C35235" w14:textId="77777777" w:rsidR="001B23DC" w:rsidRDefault="00E27494" w:rsidP="00E27494">
      <w:pPr>
        <w:pStyle w:val="Code"/>
        <w:rPr>
          <w:ins w:id="4934" w:author="Kelvin Sung" w:date="2021-05-20T18:09:00Z"/>
          <w:rFonts w:hint="eastAsia"/>
        </w:rPr>
      </w:pPr>
      <w:del w:id="4935" w:author="Kelvin Sung" w:date="2021-05-20T18:09:00Z">
        <w:r w:rsidDel="001B23DC">
          <w:delText xml:space="preserve">    </w:delText>
        </w:r>
      </w:del>
    </w:p>
    <w:p w14:paraId="7C45D730" w14:textId="1B35BDC8" w:rsidR="00E27494" w:rsidDel="001B23DC" w:rsidRDefault="00E27494" w:rsidP="00E27494">
      <w:pPr>
        <w:pStyle w:val="Code"/>
        <w:rPr>
          <w:del w:id="4936" w:author="Kelvin Sung" w:date="2021-05-20T18:09:00Z"/>
          <w:rFonts w:hint="eastAsia"/>
        </w:rPr>
      </w:pPr>
      <w:r>
        <w:t>activate(pixelColor, trsMatrix, cameraMatrix) {</w:t>
      </w:r>
    </w:p>
    <w:p w14:paraId="5E41AF16" w14:textId="77777777" w:rsidR="001B23DC" w:rsidRDefault="00E27494" w:rsidP="00E27494">
      <w:pPr>
        <w:pStyle w:val="Code"/>
        <w:rPr>
          <w:ins w:id="4937" w:author="Kelvin Sung" w:date="2021-05-20T18:09:00Z"/>
          <w:rFonts w:hint="eastAsia"/>
        </w:rPr>
      </w:pPr>
      <w:del w:id="4938" w:author="Kelvin Sung" w:date="2021-05-20T18:09:00Z">
        <w:r w:rsidDel="001B23DC">
          <w:delText xml:space="preserve">    </w:delText>
        </w:r>
      </w:del>
    </w:p>
    <w:p w14:paraId="1E5D4FF0" w14:textId="18E6D71B" w:rsidR="00E27494" w:rsidDel="001B23DC" w:rsidRDefault="00E27494" w:rsidP="00E27494">
      <w:pPr>
        <w:pStyle w:val="Code"/>
        <w:rPr>
          <w:del w:id="4939" w:author="Kelvin Sung" w:date="2021-05-20T18:09:00Z"/>
          <w:rFonts w:hint="eastAsia"/>
        </w:rPr>
      </w:pPr>
      <w:r>
        <w:t xml:space="preserve">    // first call the super class's activate</w:t>
      </w:r>
    </w:p>
    <w:p w14:paraId="507B08F0" w14:textId="77777777" w:rsidR="001B23DC" w:rsidRDefault="00E27494" w:rsidP="00E27494">
      <w:pPr>
        <w:pStyle w:val="Code"/>
        <w:rPr>
          <w:ins w:id="4940" w:author="Kelvin Sung" w:date="2021-05-20T18:09:00Z"/>
          <w:rFonts w:hint="eastAsia"/>
        </w:rPr>
      </w:pPr>
      <w:del w:id="4941" w:author="Kelvin Sung" w:date="2021-05-20T18:09:00Z">
        <w:r w:rsidDel="001B23DC">
          <w:delText xml:space="preserve">    </w:delText>
        </w:r>
      </w:del>
    </w:p>
    <w:p w14:paraId="7CD07BA2" w14:textId="1B12D1C1" w:rsidR="00E27494" w:rsidDel="001B23DC" w:rsidRDefault="00E27494" w:rsidP="00E27494">
      <w:pPr>
        <w:pStyle w:val="Code"/>
        <w:rPr>
          <w:del w:id="4942" w:author="Kelvin Sung" w:date="2021-05-20T18:09:00Z"/>
          <w:rFonts w:hint="eastAsia"/>
        </w:rPr>
      </w:pPr>
      <w:r>
        <w:t xml:space="preserve">    super.activate(pixelColor, trsMatrix, cameraMatrix);</w:t>
      </w:r>
    </w:p>
    <w:p w14:paraId="401F7E4A" w14:textId="77777777" w:rsidR="001B23DC" w:rsidRDefault="00E27494" w:rsidP="00E27494">
      <w:pPr>
        <w:pStyle w:val="Code"/>
        <w:rPr>
          <w:ins w:id="4943" w:author="Kelvin Sung" w:date="2021-05-20T18:09:00Z"/>
          <w:rFonts w:hint="eastAsia"/>
        </w:rPr>
      </w:pPr>
      <w:del w:id="4944" w:author="Kelvin Sung" w:date="2021-05-20T18:09:00Z">
        <w:r w:rsidDel="001B23DC">
          <w:delText xml:space="preserve">    </w:delText>
        </w:r>
      </w:del>
    </w:p>
    <w:p w14:paraId="6523E0B3" w14:textId="133CB3A7" w:rsidR="00E27494" w:rsidDel="001B23DC" w:rsidRDefault="00E27494" w:rsidP="00E27494">
      <w:pPr>
        <w:pStyle w:val="Code"/>
        <w:rPr>
          <w:del w:id="4945"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4946" w:author="Kelvin Sung" w:date="2021-05-20T18:09:00Z"/>
          <w:rFonts w:hint="eastAsia"/>
        </w:rPr>
      </w:pPr>
      <w:del w:id="4947"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645F7CE6" w:rsidR="00A70786" w:rsidDel="001B23DC" w:rsidRDefault="00A70786" w:rsidP="00F31BF1">
      <w:pPr>
        <w:pStyle w:val="NumList"/>
        <w:numPr>
          <w:ilvl w:val="0"/>
          <w:numId w:val="45"/>
        </w:numPr>
        <w:rPr>
          <w:del w:id="4948" w:author="Kelvin Sung" w:date="2021-05-20T18:09:00Z"/>
          <w:rFonts w:hint="eastAsia"/>
        </w:rPr>
      </w:pPr>
      <w:r w:rsidRPr="00A70786">
        <w:t>Define a function to set the current light source for this shader.</w:t>
      </w:r>
    </w:p>
    <w:p w14:paraId="551E431C" w14:textId="77777777" w:rsidR="001B23DC" w:rsidRDefault="00E27494" w:rsidP="00F31BF1">
      <w:pPr>
        <w:pStyle w:val="NumList"/>
        <w:numPr>
          <w:ilvl w:val="0"/>
          <w:numId w:val="45"/>
        </w:numPr>
        <w:rPr>
          <w:ins w:id="4949" w:author="Kelvin Sung" w:date="2021-05-20T18:09:00Z"/>
          <w:rFonts w:hint="eastAsia"/>
        </w:rPr>
      </w:pPr>
      <w:del w:id="4950" w:author="Kelvin Sung" w:date="2021-05-20T18:09:00Z">
        <w:r w:rsidDel="001B23DC">
          <w:delText xml:space="preserve">    </w:delText>
        </w:r>
      </w:del>
    </w:p>
    <w:p w14:paraId="1A019342" w14:textId="050169FC" w:rsidR="00E27494" w:rsidDel="001B23DC" w:rsidRDefault="00E27494" w:rsidP="00E27494">
      <w:pPr>
        <w:pStyle w:val="Code"/>
        <w:rPr>
          <w:del w:id="4951" w:author="Kelvin Sung" w:date="2021-05-20T18:09:00Z"/>
          <w:rFonts w:hint="eastAsia"/>
        </w:rPr>
      </w:pPr>
      <w:r>
        <w:t>setCameraAndLights(c, l) {</w:t>
      </w:r>
    </w:p>
    <w:p w14:paraId="47D5F910" w14:textId="77777777" w:rsidR="001B23DC" w:rsidRDefault="00E27494" w:rsidP="00E27494">
      <w:pPr>
        <w:pStyle w:val="Code"/>
        <w:rPr>
          <w:ins w:id="4952" w:author="Kelvin Sung" w:date="2021-05-20T18:09:00Z"/>
          <w:rFonts w:hint="eastAsia"/>
        </w:rPr>
      </w:pPr>
      <w:del w:id="4953" w:author="Kelvin Sung" w:date="2021-05-20T18:09:00Z">
        <w:r w:rsidDel="001B23DC">
          <w:delText xml:space="preserve">    </w:delText>
        </w:r>
      </w:del>
    </w:p>
    <w:p w14:paraId="497AFE14" w14:textId="76C0A583" w:rsidR="00E27494" w:rsidDel="001B23DC" w:rsidRDefault="00E27494" w:rsidP="00E27494">
      <w:pPr>
        <w:pStyle w:val="Code"/>
        <w:rPr>
          <w:del w:id="4954" w:author="Kelvin Sung" w:date="2021-05-20T18:09:00Z"/>
          <w:rFonts w:hint="eastAsia"/>
        </w:rPr>
      </w:pPr>
      <w:r>
        <w:t xml:space="preserve">    this.mCamera = c;</w:t>
      </w:r>
    </w:p>
    <w:p w14:paraId="608B2114" w14:textId="77777777" w:rsidR="001B23DC" w:rsidRDefault="00E27494" w:rsidP="00E27494">
      <w:pPr>
        <w:pStyle w:val="Code"/>
        <w:rPr>
          <w:ins w:id="4955" w:author="Kelvin Sung" w:date="2021-05-20T18:09:00Z"/>
          <w:rFonts w:hint="eastAsia"/>
        </w:rPr>
      </w:pPr>
      <w:del w:id="4956" w:author="Kelvin Sung" w:date="2021-05-20T18:09:00Z">
        <w:r w:rsidDel="001B23DC">
          <w:delText xml:space="preserve">    </w:delText>
        </w:r>
      </w:del>
    </w:p>
    <w:p w14:paraId="0E721A76" w14:textId="5480F1E7" w:rsidR="00E27494" w:rsidDel="001B23DC" w:rsidRDefault="00E27494" w:rsidP="00E27494">
      <w:pPr>
        <w:pStyle w:val="Code"/>
        <w:rPr>
          <w:del w:id="4957" w:author="Kelvin Sung" w:date="2021-05-20T18:09:00Z"/>
          <w:rFonts w:hint="eastAsia"/>
        </w:rPr>
      </w:pPr>
      <w:r>
        <w:t xml:space="preserve">    this.mLight = l;</w:t>
      </w:r>
    </w:p>
    <w:p w14:paraId="623F0C82" w14:textId="77777777" w:rsidR="001B23DC" w:rsidRDefault="00E27494" w:rsidP="00E27494">
      <w:pPr>
        <w:pStyle w:val="Code"/>
        <w:rPr>
          <w:ins w:id="4958" w:author="Kelvin Sung" w:date="2021-05-20T18:09:00Z"/>
          <w:rFonts w:hint="eastAsia"/>
        </w:rPr>
      </w:pPr>
      <w:del w:id="4959"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8F8AE5E" w14:textId="77777777" w:rsidR="00E27494" w:rsidRPr="00A70786" w:rsidRDefault="00E27494" w:rsidP="00E27494">
      <w:pPr>
        <w:pStyle w:val="Code"/>
        <w:rPr>
          <w:rFonts w:hint="eastAsia"/>
        </w:rPr>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rPr>
          <w:rFonts w:hint="eastAsia"/>
        </w:rPr>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rPr>
          <w:rFonts w:hint="eastAsia"/>
        </w:rPr>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77777777" w:rsidR="00346914" w:rsidRDefault="00346914" w:rsidP="00346914">
      <w:pPr>
        <w:pStyle w:val="Code"/>
        <w:rPr>
          <w:rFonts w:hint="eastAsia"/>
        </w:rPr>
      </w:pPr>
      <w:r>
        <w:t xml:space="preserve">    mCanvas = document.getElementById(htmlCanvasID);</w:t>
      </w:r>
    </w:p>
    <w:p w14:paraId="398F679A" w14:textId="77777777" w:rsidR="00346914" w:rsidRDefault="00346914" w:rsidP="00346914">
      <w:pPr>
        <w:pStyle w:val="Code"/>
        <w:rPr>
          <w:rFonts w:hint="eastAsia"/>
        </w:rPr>
      </w:pPr>
      <w:r>
        <w:t xml:space="preserve">    if (mCanvas == null)</w:t>
      </w:r>
    </w:p>
    <w:p w14:paraId="4D863EA2" w14:textId="77777777" w:rsidR="00346914" w:rsidRDefault="00346914" w:rsidP="00346914">
      <w:pPr>
        <w:pStyle w:val="Code"/>
        <w:rPr>
          <w:rFonts w:hint="eastAsia"/>
        </w:rPr>
      </w:pPr>
      <w:r>
        <w:t xml:space="preserve">        throw new Error("Engine init [" + htmlCanvasID + "] HTML element id not found");</w:t>
      </w:r>
    </w:p>
    <w:p w14:paraId="321DB5D4" w14:textId="77777777" w:rsidR="00346914" w:rsidRDefault="00346914" w:rsidP="00346914">
      <w:pPr>
        <w:pStyle w:val="Code"/>
        <w:rPr>
          <w:rFonts w:hint="eastAsia"/>
        </w:rPr>
      </w:pPr>
    </w:p>
    <w:p w14:paraId="38D54BD9" w14:textId="77777777" w:rsidR="00346914" w:rsidRDefault="00346914" w:rsidP="00346914">
      <w:pPr>
        <w:pStyle w:val="Code"/>
        <w:rPr>
          <w:rFonts w:hint="eastAsia"/>
        </w:rPr>
      </w:pPr>
      <w:r>
        <w:t xml:space="preserve">    // Get the standard or experimental webgl and binds to the Canvas area</w:t>
      </w:r>
    </w:p>
    <w:p w14:paraId="69CBA8C2" w14:textId="77777777" w:rsidR="00346914" w:rsidRDefault="00346914" w:rsidP="00346914">
      <w:pPr>
        <w:pStyle w:val="Code"/>
        <w:rPr>
          <w:rFonts w:hint="eastAsia"/>
        </w:rPr>
      </w:pPr>
      <w:r>
        <w:t xml:space="preserve">    // store the results to the instance variable mGL</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77777777" w:rsidR="00346914" w:rsidRDefault="00346914" w:rsidP="00346914">
      <w:pPr>
        <w:pStyle w:val="Code"/>
        <w:rPr>
          <w:rFonts w:hint="eastAsia"/>
        </w:rPr>
      </w:pPr>
      <w:r>
        <w:t xml:space="preserve">    if (mGL === null) {</w:t>
      </w:r>
    </w:p>
    <w:p w14:paraId="08ADEB65" w14:textId="77777777" w:rsidR="00346914" w:rsidRDefault="00346914" w:rsidP="00346914">
      <w:pPr>
        <w:pStyle w:val="Code"/>
        <w:rPr>
          <w:rFonts w:hint="eastAsia"/>
        </w:rPr>
      </w:pPr>
      <w:r>
        <w:t xml:space="preserve">        document.write("&lt;br&gt;&lt;b&gt;WebGL 2 is not supported!&lt;/b&gt;");</w:t>
      </w:r>
    </w:p>
    <w:p w14:paraId="132C450E" w14:textId="77777777" w:rsidR="00346914" w:rsidRDefault="00346914" w:rsidP="00346914">
      <w:pPr>
        <w:pStyle w:val="Code"/>
        <w:rPr>
          <w:rFonts w:hint="eastAsia"/>
        </w:rPr>
      </w:pPr>
      <w:r>
        <w:t xml:space="preserve">        return;</w:t>
      </w:r>
    </w:p>
    <w:p w14:paraId="2461E8E1" w14:textId="77777777" w:rsidR="00346914" w:rsidRDefault="00346914" w:rsidP="00346914">
      <w:pPr>
        <w:pStyle w:val="Code"/>
        <w:rPr>
          <w:rFonts w:hint="eastAsia"/>
        </w:rPr>
      </w:pPr>
      <w:r>
        <w:t xml:space="preserve">    }</w:t>
      </w:r>
    </w:p>
    <w:p w14:paraId="5B2FBB74" w14:textId="77777777" w:rsidR="00346914" w:rsidRDefault="00346914" w:rsidP="00346914">
      <w:pPr>
        <w:pStyle w:val="Code"/>
        <w:rPr>
          <w:rFonts w:hint="eastAsia"/>
        </w:rPr>
      </w:pPr>
    </w:p>
    <w:p w14:paraId="5137486D" w14:textId="77777777" w:rsidR="00346914" w:rsidRDefault="00346914" w:rsidP="00346914">
      <w:pPr>
        <w:pStyle w:val="Code"/>
        <w:rPr>
          <w:rFonts w:hint="eastAsia"/>
        </w:rPr>
      </w:pPr>
      <w:r>
        <w:t xml:space="preserve">    // Allows transperency with textures.</w:t>
      </w:r>
    </w:p>
    <w:p w14:paraId="50E25E08" w14:textId="77777777" w:rsidR="00346914" w:rsidRDefault="00346914" w:rsidP="00346914">
      <w:pPr>
        <w:pStyle w:val="Code"/>
        <w:rPr>
          <w:rFonts w:hint="eastAsia"/>
        </w:rPr>
      </w:pPr>
      <w:r>
        <w:t xml:space="preserve">    mGL.blendFunc(mGL.SRC_ALPHA, mGL.ONE_MINUS_SRC_ALPHA);</w:t>
      </w:r>
    </w:p>
    <w:p w14:paraId="173E29FB" w14:textId="77777777" w:rsidR="00346914" w:rsidRDefault="00346914" w:rsidP="00346914">
      <w:pPr>
        <w:pStyle w:val="Code"/>
        <w:rPr>
          <w:rFonts w:hint="eastAsia"/>
        </w:rPr>
      </w:pPr>
      <w:r>
        <w:t xml:space="preserve">    mGL.enable(mGL.BLEND);</w:t>
      </w:r>
    </w:p>
    <w:p w14:paraId="46DD4A31" w14:textId="77777777" w:rsidR="00346914" w:rsidRDefault="00346914" w:rsidP="00346914">
      <w:pPr>
        <w:pStyle w:val="Code"/>
        <w:rPr>
          <w:rFonts w:hint="eastAsia"/>
        </w:rPr>
      </w:pPr>
      <w:r>
        <w:t xml:space="preserve">    </w:t>
      </w:r>
    </w:p>
    <w:p w14:paraId="327402A2" w14:textId="77777777" w:rsidR="00346914" w:rsidRDefault="00346914" w:rsidP="00346914">
      <w:pPr>
        <w:pStyle w:val="Code"/>
        <w:rPr>
          <w:rFonts w:hint="eastAsia"/>
        </w:rPr>
      </w:pPr>
      <w:r>
        <w:t xml:space="preserve">    // Set images to flip y axis to match the texture coordinate space.</w:t>
      </w:r>
    </w:p>
    <w:p w14:paraId="2795C99C" w14:textId="77777777" w:rsidR="00346914" w:rsidRDefault="00346914" w:rsidP="00346914">
      <w:pPr>
        <w:pStyle w:val="Code"/>
        <w:rPr>
          <w:rFonts w:hint="eastAsia"/>
        </w:rPr>
      </w:pPr>
      <w:r>
        <w:t xml:space="preserve">    mGL.pixelStorei(mGL.UNPACK_FLIP_Y_WEBGL, true);</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42109F23" w14:textId="77777777" w:rsidR="00A70786" w:rsidRPr="00A70786" w:rsidRDefault="00A70786" w:rsidP="00F31BF1">
      <w:pPr>
        <w:pStyle w:val="NumList"/>
        <w:numPr>
          <w:ilvl w:val="0"/>
          <w:numId w:val="46"/>
        </w:numPr>
        <w:rPr>
          <w:rFonts w:hint="eastAsia"/>
        </w:rPr>
      </w:pPr>
      <w:commentRangeStart w:id="4960"/>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4960"/>
      <w:r w:rsidR="00346914">
        <w:rPr>
          <w:rStyle w:val="CommentReference"/>
          <w:rFonts w:asciiTheme="minorHAnsi" w:hAnsiTheme="minorHAnsi"/>
        </w:rPr>
        <w:commentReference w:id="4960"/>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rPr>
          <w:rFonts w:hint="eastAsia"/>
        </w:rPr>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rPr>
          <w:rFonts w:hint="eastAsia"/>
        </w:r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rPr>
          <w:rFonts w:hint="eastAsia"/>
        </w:rPr>
      </w:pPr>
      <w:r>
        <w:t>// Shadow shaders</w:t>
      </w:r>
    </w:p>
    <w:p w14:paraId="202AF39E" w14:textId="77777777" w:rsidR="00533F4A" w:rsidRDefault="00533F4A" w:rsidP="00533F4A">
      <w:pPr>
        <w:pStyle w:val="Code"/>
        <w:rPr>
          <w:rFonts w:hint="eastAsia"/>
        </w:rPr>
      </w:pPr>
      <w:r>
        <w:t>let kShadowReceiverFS = "src/glsl_shaders/shadow_receiver_fs.glsl";  // Path to the FragmentShader</w:t>
      </w:r>
    </w:p>
    <w:p w14:paraId="2AD0BF67" w14:textId="77777777" w:rsidR="00533F4A" w:rsidRDefault="00533F4A" w:rsidP="00533F4A">
      <w:pPr>
        <w:pStyle w:val="Code"/>
        <w:rPr>
          <w:rFonts w:hint="eastAsia"/>
        </w:rPr>
      </w:pPr>
      <w:r>
        <w:t>let mShadowReceiverShader = null;</w:t>
      </w:r>
    </w:p>
    <w:p w14:paraId="254BA571" w14:textId="77777777" w:rsidR="00533F4A" w:rsidRDefault="00533F4A" w:rsidP="00533F4A">
      <w:pPr>
        <w:pStyle w:val="Code"/>
        <w:rPr>
          <w:rFonts w:hint="eastAsia"/>
        </w:rPr>
      </w:pPr>
      <w:r>
        <w:t>let kShadowCasterFS = "src/glsl_shaders/shadow_caster_fs.glsl";  // Path to the FragmentShader</w:t>
      </w:r>
    </w:p>
    <w:p w14:paraId="3C0D07E3" w14:textId="62169D6A" w:rsidR="00533F4A" w:rsidRDefault="00533F4A" w:rsidP="00533F4A">
      <w:pPr>
        <w:pStyle w:val="Code"/>
        <w:rPr>
          <w:rFonts w:hint="eastAsia"/>
        </w:rPr>
      </w:pPr>
      <w:r>
        <w:t>let mShadowCasterShader = null;</w:t>
      </w:r>
    </w:p>
    <w:p w14:paraId="46E2B65D" w14:textId="18A1E2A6" w:rsidR="00A70786" w:rsidRDefault="00A70786" w:rsidP="00F31BF1">
      <w:pPr>
        <w:pStyle w:val="NumList"/>
        <w:numPr>
          <w:ilvl w:val="0"/>
          <w:numId w:val="47"/>
        </w:numPr>
        <w:rPr>
          <w:rFonts w:hint="eastAsia"/>
        </w:r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rPr>
          <w:rFonts w:hint="eastAsia"/>
        </w:rPr>
      </w:pPr>
      <w:r>
        <w:t>function createShaders() {</w:t>
      </w:r>
    </w:p>
    <w:p w14:paraId="21803ADD" w14:textId="77777777" w:rsidR="00533F4A" w:rsidRDefault="00533F4A" w:rsidP="00533F4A">
      <w:pPr>
        <w:pStyle w:val="Code"/>
        <w:rPr>
          <w:rFonts w:hint="eastAsia"/>
        </w:rPr>
      </w:pPr>
      <w:r>
        <w:t xml:space="preserve">    mConstColorShader = new SimpleShader(kSimpleVS, kSimpleFS);</w:t>
      </w:r>
    </w:p>
    <w:p w14:paraId="4F5EFCB6" w14:textId="77777777" w:rsidR="00533F4A" w:rsidRDefault="00533F4A" w:rsidP="00533F4A">
      <w:pPr>
        <w:pStyle w:val="Code"/>
        <w:rPr>
          <w:rFonts w:hint="eastAsia"/>
        </w:rPr>
      </w:pPr>
      <w:r>
        <w:t xml:space="preserve">    mTextureShader = new TextureShader(kTextureVS, kTextureFS);</w:t>
      </w:r>
    </w:p>
    <w:p w14:paraId="0A11B673" w14:textId="77777777" w:rsidR="00533F4A" w:rsidRDefault="00533F4A" w:rsidP="00533F4A">
      <w:pPr>
        <w:pStyle w:val="Code"/>
        <w:rPr>
          <w:rFonts w:hint="eastAsia"/>
        </w:rPr>
      </w:pPr>
      <w:r>
        <w:t xml:space="preserve">    mSpriteShader = new SpriteShader(kTextureVS, kTextureFS);</w:t>
      </w:r>
    </w:p>
    <w:p w14:paraId="64911591" w14:textId="77777777" w:rsidR="00533F4A" w:rsidRDefault="00533F4A" w:rsidP="00533F4A">
      <w:pPr>
        <w:pStyle w:val="Code"/>
        <w:rPr>
          <w:rFonts w:hint="eastAsia"/>
        </w:rPr>
      </w:pPr>
      <w:r>
        <w:t xml:space="preserve">    mLineShader =  new LineShader(kSimpleVS, kLineFS);</w:t>
      </w:r>
    </w:p>
    <w:p w14:paraId="2CF559EE" w14:textId="77777777" w:rsidR="00533F4A" w:rsidRDefault="00533F4A" w:rsidP="00533F4A">
      <w:pPr>
        <w:pStyle w:val="Code"/>
        <w:rPr>
          <w:rFonts w:hint="eastAsia"/>
        </w:rPr>
      </w:pPr>
      <w:r>
        <w:t xml:space="preserve">    mLightShader = new LightShader(kTextureVS, kLightFS);</w:t>
      </w:r>
    </w:p>
    <w:p w14:paraId="5B87DBC5" w14:textId="77777777" w:rsidR="00533F4A" w:rsidRDefault="00533F4A" w:rsidP="00533F4A">
      <w:pPr>
        <w:pStyle w:val="Code"/>
        <w:rPr>
          <w:rFonts w:hint="eastAsia"/>
        </w:rPr>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rPr>
          <w:rFonts w:hint="eastAsia"/>
        </w:rPr>
      </w:pPr>
      <w:r>
        <w:t>}</w:t>
      </w:r>
    </w:p>
    <w:p w14:paraId="71111A19" w14:textId="71602E15" w:rsidR="00A70786" w:rsidRPr="00A70786" w:rsidRDefault="00A70786" w:rsidP="00F31BF1">
      <w:pPr>
        <w:pStyle w:val="NumList"/>
        <w:numPr>
          <w:ilvl w:val="0"/>
          <w:numId w:val="47"/>
        </w:numPr>
        <w:rPr>
          <w:rFonts w:hint="eastAsia"/>
        </w:r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4961" w:author="Kelvin Sung" w:date="2021-05-20T18:15:00Z">
        <w:r w:rsidDel="00E15C4E">
          <w:lastRenderedPageBreak/>
          <w:delText xml:space="preserve">Creating </w:delText>
        </w:r>
      </w:del>
      <w:ins w:id="4962" w:author="Kelvin Sung" w:date="2021-05-20T18:15:00Z">
        <w:r w:rsidR="00E15C4E">
          <w:t xml:space="preserve">Defining </w:t>
        </w:r>
      </w:ins>
      <w:r>
        <w:t xml:space="preserve">the Shadow Caster </w:t>
      </w:r>
      <w:del w:id="4963" w:author="Kelvin Sung" w:date="2021-05-20T18:15:00Z">
        <w:r w:rsidDel="00E15C4E">
          <w:delText>Object</w:delText>
        </w:r>
      </w:del>
      <w:ins w:id="4964" w:author="Kelvin Sung" w:date="2021-05-20T18:15:00Z">
        <w:r w:rsidR="00E15C4E">
          <w:t>Class</w:t>
        </w:r>
      </w:ins>
    </w:p>
    <w:p w14:paraId="0E89655F" w14:textId="77777777" w:rsidR="00A70786" w:rsidRDefault="00A70786" w:rsidP="00A70786">
      <w:pPr>
        <w:pStyle w:val="BodyTextFirst"/>
        <w:rPr>
          <w:rFonts w:hint="eastAsia"/>
        </w:rPr>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rPr>
          <w:rFonts w:hint="eastAsia"/>
        </w:rPr>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rPr>
          <w:rFonts w:hint="eastAsia"/>
        </w:r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rPr>
          <w:rFonts w:hint="eastAsia"/>
        </w:r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rPr>
          <w:rFonts w:hint="eastAsia"/>
        </w:r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77777777"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7777777" w:rsidR="00533F4A" w:rsidRDefault="00533F4A" w:rsidP="00533F4A">
      <w:pPr>
        <w:pStyle w:val="Code"/>
        <w:rPr>
          <w:rFonts w:hint="eastAsia"/>
        </w:rPr>
      </w:pPr>
      <w:r>
        <w:t xml:space="preserve">        this.kCasterMaxScale = 3;   // maximum size a caster will be scaled</w:t>
      </w:r>
    </w:p>
    <w:p w14:paraId="7B4010AD" w14:textId="77777777" w:rsidR="00533F4A" w:rsidRDefault="00533F4A" w:rsidP="00533F4A">
      <w:pPr>
        <w:pStyle w:val="Code"/>
        <w:rPr>
          <w:rFonts w:hint="eastAsia"/>
        </w:rPr>
      </w:pPr>
      <w:r>
        <w:lastRenderedPageBreak/>
        <w:t xml:space="preserve">        this.kVerySmall = 0.001;    // </w:t>
      </w:r>
    </w:p>
    <w:p w14:paraId="63CCBFF8" w14:textId="77777777" w:rsidR="00533F4A" w:rsidRDefault="00533F4A" w:rsidP="00533F4A">
      <w:pPr>
        <w:pStyle w:val="Code"/>
        <w:rPr>
          <w:rFonts w:hint="eastAsia"/>
        </w:rPr>
      </w:pPr>
      <w:r>
        <w:t xml:space="preserve">        this.kDistanceFudge = 0.01; // Ensure shadow caster geometry is not at the exact same depth as receiver</w:t>
      </w:r>
    </w:p>
    <w:p w14:paraId="40ED8880" w14:textId="77777777" w:rsidR="00533F4A" w:rsidRDefault="00533F4A" w:rsidP="00533F4A">
      <w:pPr>
        <w:pStyle w:val="Code"/>
        <w:rPr>
          <w:rFonts w:hint="eastAsia"/>
        </w:rPr>
      </w:pPr>
      <w:r>
        <w:t xml:space="preserve">        this.kReceiverDistanceFudge = 0.6; // Reduce the projection size increase of the caster geometry</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77777777" w:rsidR="00A70786" w:rsidRDefault="00A70786" w:rsidP="00A70786">
      <w:pPr>
        <w:pStyle w:val="BodyTextFirst"/>
        <w:rPr>
          <w:rFonts w:hint="eastAsia"/>
        </w:rPr>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4965" w:author="Kelvin Sung" w:date="2021-05-20T18:10:00Z"/>
          <w:rFonts w:hint="eastAsia"/>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4966" w:author="Kelvin Sung" w:date="2021-05-20T18:10:00Z"/>
          <w:rFonts w:hint="eastAsia"/>
        </w:rPr>
      </w:pPr>
      <w:del w:id="4967" w:author="Kelvin Sung" w:date="2021-05-20T18:10:00Z">
        <w:r w:rsidDel="001B23DC">
          <w:delText xml:space="preserve">    </w:delText>
        </w:r>
      </w:del>
    </w:p>
    <w:p w14:paraId="67B8DF1F" w14:textId="39775A30" w:rsidR="003238E4" w:rsidDel="001B23DC" w:rsidRDefault="003238E4" w:rsidP="003238E4">
      <w:pPr>
        <w:pStyle w:val="Code"/>
        <w:rPr>
          <w:del w:id="4968" w:author="Kelvin Sung" w:date="2021-05-20T18:10:00Z"/>
          <w:rFonts w:hint="eastAsia"/>
        </w:rPr>
      </w:pPr>
      <w:r>
        <w:t>draw(aCamera) {</w:t>
      </w:r>
    </w:p>
    <w:p w14:paraId="4ABC3A66" w14:textId="77777777" w:rsidR="001B23DC" w:rsidRDefault="003238E4" w:rsidP="003238E4">
      <w:pPr>
        <w:pStyle w:val="Code"/>
        <w:rPr>
          <w:ins w:id="4969" w:author="Kelvin Sung" w:date="2021-05-20T18:10:00Z"/>
          <w:rFonts w:hint="eastAsia"/>
        </w:rPr>
      </w:pPr>
      <w:del w:id="4970" w:author="Kelvin Sung" w:date="2021-05-20T18:10:00Z">
        <w:r w:rsidDel="001B23DC">
          <w:delText xml:space="preserve">    </w:delText>
        </w:r>
      </w:del>
    </w:p>
    <w:p w14:paraId="3A549236" w14:textId="32193C3D" w:rsidR="003238E4" w:rsidDel="001B23DC" w:rsidRDefault="003238E4" w:rsidP="003238E4">
      <w:pPr>
        <w:pStyle w:val="Code"/>
        <w:rPr>
          <w:del w:id="4971" w:author="Kelvin Sung" w:date="2021-05-20T18:10:00Z"/>
          <w:rFonts w:hint="eastAsia"/>
        </w:rPr>
      </w:pPr>
      <w:r>
        <w:t xml:space="preserve">    // loop through each light in this array, if shadow casting on the light is on</w:t>
      </w:r>
    </w:p>
    <w:p w14:paraId="6E7BAEF5" w14:textId="77777777" w:rsidR="001B23DC" w:rsidRDefault="003238E4" w:rsidP="003238E4">
      <w:pPr>
        <w:pStyle w:val="Code"/>
        <w:rPr>
          <w:ins w:id="4972" w:author="Kelvin Sung" w:date="2021-05-20T18:10:00Z"/>
          <w:rFonts w:hint="eastAsia"/>
        </w:rPr>
      </w:pPr>
      <w:del w:id="4973" w:author="Kelvin Sung" w:date="2021-05-20T18:10:00Z">
        <w:r w:rsidDel="001B23DC">
          <w:delText xml:space="preserve">    </w:delText>
        </w:r>
      </w:del>
    </w:p>
    <w:p w14:paraId="5979F550" w14:textId="19F3DFF2" w:rsidR="003238E4" w:rsidDel="001B23DC" w:rsidRDefault="003238E4" w:rsidP="003238E4">
      <w:pPr>
        <w:pStyle w:val="Code"/>
        <w:rPr>
          <w:del w:id="4974" w:author="Kelvin Sung" w:date="2021-05-20T18:10:00Z"/>
          <w:rFonts w:hint="eastAsia"/>
        </w:rPr>
      </w:pPr>
      <w:r>
        <w:t xml:space="preserve">    // compute the proper shadow offset</w:t>
      </w:r>
    </w:p>
    <w:p w14:paraId="115B7596" w14:textId="77777777" w:rsidR="001B23DC" w:rsidRDefault="003238E4" w:rsidP="003238E4">
      <w:pPr>
        <w:pStyle w:val="Code"/>
        <w:rPr>
          <w:ins w:id="4975" w:author="Kelvin Sung" w:date="2021-05-20T18:10:00Z"/>
          <w:rFonts w:hint="eastAsia"/>
        </w:rPr>
      </w:pPr>
      <w:del w:id="4976" w:author="Kelvin Sung" w:date="2021-05-20T18:10:00Z">
        <w:r w:rsidDel="001B23DC">
          <w:delText xml:space="preserve">    </w:delText>
        </w:r>
      </w:del>
    </w:p>
    <w:p w14:paraId="36C4D3C8" w14:textId="7CBAA586" w:rsidR="003238E4" w:rsidDel="001B23DC" w:rsidRDefault="003238E4" w:rsidP="003238E4">
      <w:pPr>
        <w:pStyle w:val="Code"/>
        <w:rPr>
          <w:del w:id="4977" w:author="Kelvin Sung" w:date="2021-05-20T18:10:00Z"/>
          <w:rFonts w:hint="eastAsia"/>
        </w:rPr>
      </w:pPr>
      <w:r>
        <w:t xml:space="preserve">    let casterRenderable = this.mShadowCaster.getRenderable();</w:t>
      </w:r>
    </w:p>
    <w:p w14:paraId="33F4E75F" w14:textId="77777777" w:rsidR="001B23DC" w:rsidRDefault="003238E4" w:rsidP="003238E4">
      <w:pPr>
        <w:pStyle w:val="Code"/>
        <w:rPr>
          <w:ins w:id="4978" w:author="Kelvin Sung" w:date="2021-05-20T18:10:00Z"/>
          <w:rFonts w:hint="eastAsia"/>
        </w:rPr>
      </w:pPr>
      <w:del w:id="4979" w:author="Kelvin Sung" w:date="2021-05-20T18:10:00Z">
        <w:r w:rsidDel="001B23DC">
          <w:delText xml:space="preserve">    </w:delText>
        </w:r>
      </w:del>
    </w:p>
    <w:p w14:paraId="37FD71B4" w14:textId="555CECE5" w:rsidR="003238E4" w:rsidDel="001B23DC" w:rsidRDefault="003238E4" w:rsidP="003238E4">
      <w:pPr>
        <w:pStyle w:val="Code"/>
        <w:rPr>
          <w:del w:id="4980" w:author="Kelvin Sung" w:date="2021-05-20T18:10:00Z"/>
          <w:rFonts w:hint="eastAsia"/>
        </w:rPr>
      </w:pPr>
      <w:r>
        <w:t xml:space="preserve">    this.mShadowCaster.getXform().cloneTo(this.mSaveXform);</w:t>
      </w:r>
    </w:p>
    <w:p w14:paraId="30E92263" w14:textId="77777777" w:rsidR="001B23DC" w:rsidRDefault="003238E4" w:rsidP="003238E4">
      <w:pPr>
        <w:pStyle w:val="Code"/>
        <w:rPr>
          <w:ins w:id="4981" w:author="Kelvin Sung" w:date="2021-05-20T18:10:00Z"/>
          <w:rFonts w:hint="eastAsia"/>
        </w:rPr>
      </w:pPr>
      <w:del w:id="4982" w:author="Kelvin Sung" w:date="2021-05-20T18:10:00Z">
        <w:r w:rsidDel="001B23DC">
          <w:delText xml:space="preserve">    </w:delText>
        </w:r>
      </w:del>
    </w:p>
    <w:p w14:paraId="10FFDC43" w14:textId="7AD90B00" w:rsidR="003238E4" w:rsidDel="001B23DC" w:rsidRDefault="003238E4" w:rsidP="003238E4">
      <w:pPr>
        <w:pStyle w:val="Code"/>
        <w:rPr>
          <w:del w:id="4983"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4984" w:author="Kelvin Sung" w:date="2021-05-20T18:10:00Z"/>
          <w:rFonts w:hint="eastAsia"/>
        </w:rPr>
      </w:pPr>
      <w:del w:id="4985" w:author="Kelvin Sung" w:date="2021-05-20T18:10:00Z">
        <w:r w:rsidDel="001B23DC">
          <w:delText xml:space="preserve">    </w:delText>
        </w:r>
      </w:del>
    </w:p>
    <w:p w14:paraId="42B1AFF6" w14:textId="3DA81FAF" w:rsidR="003238E4" w:rsidDel="001B23DC" w:rsidRDefault="003238E4" w:rsidP="003238E4">
      <w:pPr>
        <w:pStyle w:val="Code"/>
        <w:rPr>
          <w:del w:id="4986" w:author="Kelvin Sung" w:date="2021-05-20T18:10:00Z"/>
          <w:rFonts w:hint="eastAsia"/>
        </w:rPr>
      </w:pPr>
      <w:r>
        <w:t xml:space="preserve">    let c = casterRenderable.getColor();</w:t>
      </w:r>
    </w:p>
    <w:p w14:paraId="6EC48983" w14:textId="77777777" w:rsidR="001B23DC" w:rsidRDefault="003238E4" w:rsidP="003238E4">
      <w:pPr>
        <w:pStyle w:val="Code"/>
        <w:rPr>
          <w:ins w:id="4987" w:author="Kelvin Sung" w:date="2021-05-20T18:10:00Z"/>
          <w:rFonts w:hint="eastAsia"/>
        </w:rPr>
      </w:pPr>
      <w:del w:id="4988" w:author="Kelvin Sung" w:date="2021-05-20T18:10:00Z">
        <w:r w:rsidDel="001B23DC">
          <w:delText xml:space="preserve">    </w:delText>
        </w:r>
      </w:del>
    </w:p>
    <w:p w14:paraId="35B83DFE" w14:textId="04DC5EDB" w:rsidR="003238E4" w:rsidDel="001B23DC" w:rsidRDefault="003238E4" w:rsidP="003238E4">
      <w:pPr>
        <w:pStyle w:val="Code"/>
        <w:rPr>
          <w:del w:id="4989" w:author="Kelvin Sung" w:date="2021-05-20T18:10:00Z"/>
          <w:rFonts w:hint="eastAsia"/>
        </w:rPr>
      </w:pPr>
      <w:r>
        <w:t xml:space="preserve">    casterRenderable.setColor(this.mShadowColor);</w:t>
      </w:r>
    </w:p>
    <w:p w14:paraId="5E1528B8" w14:textId="77777777" w:rsidR="001B23DC" w:rsidRDefault="003238E4" w:rsidP="003238E4">
      <w:pPr>
        <w:pStyle w:val="Code"/>
        <w:rPr>
          <w:ins w:id="4990" w:author="Kelvin Sung" w:date="2021-05-20T18:10:00Z"/>
          <w:rFonts w:hint="eastAsia"/>
        </w:rPr>
      </w:pPr>
      <w:del w:id="4991" w:author="Kelvin Sung" w:date="2021-05-20T18:10:00Z">
        <w:r w:rsidDel="001B23DC">
          <w:delText xml:space="preserve">    </w:delText>
        </w:r>
      </w:del>
    </w:p>
    <w:p w14:paraId="782F1A01" w14:textId="6CC809F6" w:rsidR="003238E4" w:rsidDel="001B23DC" w:rsidRDefault="003238E4" w:rsidP="003238E4">
      <w:pPr>
        <w:pStyle w:val="Code"/>
        <w:rPr>
          <w:del w:id="4992" w:author="Kelvin Sung" w:date="2021-05-20T18:10:00Z"/>
          <w:rFonts w:hint="eastAsia"/>
        </w:rPr>
      </w:pPr>
      <w:r>
        <w:t xml:space="preserve">    let l, lgt;</w:t>
      </w:r>
    </w:p>
    <w:p w14:paraId="2E275660" w14:textId="77777777" w:rsidR="001B23DC" w:rsidRDefault="003238E4" w:rsidP="003238E4">
      <w:pPr>
        <w:pStyle w:val="Code"/>
        <w:rPr>
          <w:ins w:id="4993" w:author="Kelvin Sung" w:date="2021-05-20T18:10:00Z"/>
          <w:rFonts w:hint="eastAsia"/>
        </w:rPr>
      </w:pPr>
      <w:del w:id="4994" w:author="Kelvin Sung" w:date="2021-05-20T18:10:00Z">
        <w:r w:rsidDel="001B23DC">
          <w:delText xml:space="preserve">    </w:delText>
        </w:r>
      </w:del>
    </w:p>
    <w:p w14:paraId="4205854F" w14:textId="36297459" w:rsidR="003238E4" w:rsidDel="001B23DC" w:rsidRDefault="003238E4" w:rsidP="003238E4">
      <w:pPr>
        <w:pStyle w:val="Code"/>
        <w:rPr>
          <w:del w:id="4995" w:author="Kelvin Sung" w:date="2021-05-20T18:10:00Z"/>
          <w:rFonts w:hint="eastAsia"/>
        </w:rPr>
      </w:pPr>
      <w:r>
        <w:t xml:space="preserve">    for (l = 0; l &lt; casterRenderable.getNumLights(); l++) {</w:t>
      </w:r>
    </w:p>
    <w:p w14:paraId="0026D8DB" w14:textId="77777777" w:rsidR="001B23DC" w:rsidRDefault="003238E4" w:rsidP="003238E4">
      <w:pPr>
        <w:pStyle w:val="Code"/>
        <w:rPr>
          <w:ins w:id="4996" w:author="Kelvin Sung" w:date="2021-05-20T18:10:00Z"/>
          <w:rFonts w:hint="eastAsia"/>
        </w:rPr>
      </w:pPr>
      <w:del w:id="4997" w:author="Kelvin Sung" w:date="2021-05-20T18:10:00Z">
        <w:r w:rsidDel="001B23DC">
          <w:delText xml:space="preserve">    </w:delText>
        </w:r>
      </w:del>
    </w:p>
    <w:p w14:paraId="68D805BB" w14:textId="6D59F7F0" w:rsidR="003238E4" w:rsidDel="001B23DC" w:rsidRDefault="003238E4" w:rsidP="003238E4">
      <w:pPr>
        <w:pStyle w:val="Code"/>
        <w:rPr>
          <w:del w:id="4998" w:author="Kelvin Sung" w:date="2021-05-20T18:10:00Z"/>
          <w:rFonts w:hint="eastAsia"/>
        </w:rPr>
      </w:pPr>
      <w:r>
        <w:t xml:space="preserve">        lgt = casterRenderable.getLightAt(l);</w:t>
      </w:r>
    </w:p>
    <w:p w14:paraId="4D4ECBC3" w14:textId="77777777" w:rsidR="001B23DC" w:rsidRDefault="003238E4" w:rsidP="003238E4">
      <w:pPr>
        <w:pStyle w:val="Code"/>
        <w:rPr>
          <w:ins w:id="4999" w:author="Kelvin Sung" w:date="2021-05-20T18:10:00Z"/>
          <w:rFonts w:hint="eastAsia"/>
        </w:rPr>
      </w:pPr>
      <w:del w:id="5000" w:author="Kelvin Sung" w:date="2021-05-20T18:10:00Z">
        <w:r w:rsidDel="001B23DC">
          <w:delText xml:space="preserve">    </w:delText>
        </w:r>
      </w:del>
    </w:p>
    <w:p w14:paraId="4260D590" w14:textId="62EBCE28" w:rsidR="003238E4" w:rsidDel="001B23DC" w:rsidRDefault="003238E4" w:rsidP="003238E4">
      <w:pPr>
        <w:pStyle w:val="Code"/>
        <w:rPr>
          <w:del w:id="5001" w:author="Kelvin Sung" w:date="2021-05-20T18:10:00Z"/>
          <w:rFonts w:hint="eastAsia"/>
        </w:rPr>
      </w:pPr>
      <w:r>
        <w:t xml:space="preserve">        if (lgt.isLightOn() &amp;&amp; lgt.isLightCastShadow()) {</w:t>
      </w:r>
    </w:p>
    <w:p w14:paraId="32AE33A2" w14:textId="77777777" w:rsidR="001B23DC" w:rsidRDefault="003238E4" w:rsidP="003238E4">
      <w:pPr>
        <w:pStyle w:val="Code"/>
        <w:rPr>
          <w:ins w:id="5002" w:author="Kelvin Sung" w:date="2021-05-20T18:10:00Z"/>
          <w:rFonts w:hint="eastAsia"/>
        </w:rPr>
      </w:pPr>
      <w:del w:id="5003" w:author="Kelvin Sung" w:date="2021-05-20T18:10:00Z">
        <w:r w:rsidDel="001B23DC">
          <w:delText xml:space="preserve">    </w:delText>
        </w:r>
      </w:del>
    </w:p>
    <w:p w14:paraId="17EDCE1B" w14:textId="5FFF8A78" w:rsidR="003238E4" w:rsidDel="001B23DC" w:rsidRDefault="003238E4" w:rsidP="003238E4">
      <w:pPr>
        <w:pStyle w:val="Code"/>
        <w:rPr>
          <w:del w:id="5004" w:author="Kelvin Sung" w:date="2021-05-20T18:10:00Z"/>
          <w:rFonts w:hint="eastAsia"/>
        </w:rPr>
      </w:pPr>
      <w:r>
        <w:t xml:space="preserve">            this.mSaveXform.cloneTo(this.mShadowCaster.getXform());</w:t>
      </w:r>
    </w:p>
    <w:p w14:paraId="0726927E" w14:textId="77777777" w:rsidR="001B23DC" w:rsidRDefault="003238E4" w:rsidP="003238E4">
      <w:pPr>
        <w:pStyle w:val="Code"/>
        <w:rPr>
          <w:ins w:id="5005" w:author="Kelvin Sung" w:date="2021-05-20T18:10:00Z"/>
          <w:rFonts w:hint="eastAsia"/>
        </w:rPr>
      </w:pPr>
      <w:del w:id="5006" w:author="Kelvin Sung" w:date="2021-05-20T18:10:00Z">
        <w:r w:rsidDel="001B23DC">
          <w:delText xml:space="preserve">    </w:delText>
        </w:r>
      </w:del>
    </w:p>
    <w:p w14:paraId="19089EA7" w14:textId="6DCE9AFA" w:rsidR="003238E4" w:rsidDel="001B23DC" w:rsidRDefault="003238E4" w:rsidP="003238E4">
      <w:pPr>
        <w:pStyle w:val="Code"/>
        <w:rPr>
          <w:del w:id="5007" w:author="Kelvin Sung" w:date="2021-05-20T18:10:00Z"/>
          <w:rFonts w:hint="eastAsia"/>
        </w:rPr>
      </w:pPr>
      <w:r>
        <w:t xml:space="preserve">            if (this._computeShadowGeometry(lgt)) {</w:t>
      </w:r>
    </w:p>
    <w:p w14:paraId="1BB4426F" w14:textId="77777777" w:rsidR="001B23DC" w:rsidRDefault="003238E4" w:rsidP="003238E4">
      <w:pPr>
        <w:pStyle w:val="Code"/>
        <w:rPr>
          <w:ins w:id="5008" w:author="Kelvin Sung" w:date="2021-05-20T18:10:00Z"/>
          <w:rFonts w:hint="eastAsia"/>
        </w:rPr>
      </w:pPr>
      <w:del w:id="5009" w:author="Kelvin Sung" w:date="2021-05-20T18:10:00Z">
        <w:r w:rsidDel="001B23DC">
          <w:delText xml:space="preserve">    </w:delText>
        </w:r>
      </w:del>
    </w:p>
    <w:p w14:paraId="7ABB3306" w14:textId="6D655C29" w:rsidR="003238E4" w:rsidDel="001B23DC" w:rsidRDefault="003238E4" w:rsidP="003238E4">
      <w:pPr>
        <w:pStyle w:val="Code"/>
        <w:rPr>
          <w:del w:id="5010" w:author="Kelvin Sung" w:date="2021-05-20T18:10:00Z"/>
          <w:rFonts w:hint="eastAsia"/>
        </w:rPr>
      </w:pPr>
      <w:r>
        <w:t xml:space="preserve">                this.mCasterShader.setCameraAndLights(aCamera, lgt);</w:t>
      </w:r>
    </w:p>
    <w:p w14:paraId="249FCDDE" w14:textId="77777777" w:rsidR="001B23DC" w:rsidRDefault="003238E4" w:rsidP="003238E4">
      <w:pPr>
        <w:pStyle w:val="Code"/>
        <w:rPr>
          <w:ins w:id="5011" w:author="Kelvin Sung" w:date="2021-05-20T18:10:00Z"/>
          <w:rFonts w:hint="eastAsia"/>
        </w:rPr>
      </w:pPr>
      <w:del w:id="5012" w:author="Kelvin Sung" w:date="2021-05-20T18:10:00Z">
        <w:r w:rsidDel="001B23DC">
          <w:delText xml:space="preserve">    </w:delText>
        </w:r>
      </w:del>
    </w:p>
    <w:p w14:paraId="7AA15C85" w14:textId="21A983EF" w:rsidR="003238E4" w:rsidDel="001B23DC" w:rsidRDefault="003238E4" w:rsidP="003238E4">
      <w:pPr>
        <w:pStyle w:val="Code"/>
        <w:rPr>
          <w:del w:id="5013"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5014" w:author="Kelvin Sung" w:date="2021-05-20T18:10:00Z"/>
          <w:rFonts w:hint="eastAsia"/>
        </w:rPr>
      </w:pPr>
      <w:del w:id="5015" w:author="Kelvin Sung" w:date="2021-05-20T18:10:00Z">
        <w:r w:rsidDel="001B23DC">
          <w:delText xml:space="preserve">    </w:delText>
        </w:r>
      </w:del>
    </w:p>
    <w:p w14:paraId="1B675786" w14:textId="5810141E" w:rsidR="003238E4" w:rsidDel="001B23DC" w:rsidRDefault="003238E4" w:rsidP="003238E4">
      <w:pPr>
        <w:pStyle w:val="Code"/>
        <w:rPr>
          <w:del w:id="5016" w:author="Kelvin Sung" w:date="2021-05-20T18:10:00Z"/>
          <w:rFonts w:hint="eastAsia"/>
        </w:rPr>
      </w:pPr>
      <w:r>
        <w:t xml:space="preserve">            }</w:t>
      </w:r>
    </w:p>
    <w:p w14:paraId="7650E025" w14:textId="77777777" w:rsidR="001B23DC" w:rsidRDefault="003238E4" w:rsidP="003238E4">
      <w:pPr>
        <w:pStyle w:val="Code"/>
        <w:rPr>
          <w:ins w:id="5017" w:author="Kelvin Sung" w:date="2021-05-20T18:10:00Z"/>
          <w:rFonts w:hint="eastAsia"/>
        </w:rPr>
      </w:pPr>
      <w:del w:id="5018" w:author="Kelvin Sung" w:date="2021-05-20T18:10:00Z">
        <w:r w:rsidDel="001B23DC">
          <w:delText xml:space="preserve">    </w:delText>
        </w:r>
      </w:del>
    </w:p>
    <w:p w14:paraId="6695773C" w14:textId="17B3F370" w:rsidR="003238E4" w:rsidDel="001B23DC" w:rsidRDefault="003238E4" w:rsidP="003238E4">
      <w:pPr>
        <w:pStyle w:val="Code"/>
        <w:rPr>
          <w:del w:id="5019" w:author="Kelvin Sung" w:date="2021-05-20T18:10:00Z"/>
          <w:rFonts w:hint="eastAsia"/>
        </w:rPr>
      </w:pPr>
      <w:r>
        <w:t xml:space="preserve">        }</w:t>
      </w:r>
    </w:p>
    <w:p w14:paraId="1CCA46ED" w14:textId="77777777" w:rsidR="001B23DC" w:rsidRDefault="003238E4" w:rsidP="003238E4">
      <w:pPr>
        <w:pStyle w:val="Code"/>
        <w:rPr>
          <w:ins w:id="5020" w:author="Kelvin Sung" w:date="2021-05-20T18:10:00Z"/>
          <w:rFonts w:hint="eastAsia"/>
        </w:rPr>
      </w:pPr>
      <w:del w:id="5021" w:author="Kelvin Sung" w:date="2021-05-20T18:10:00Z">
        <w:r w:rsidDel="001B23DC">
          <w:delText xml:space="preserve">    </w:delText>
        </w:r>
      </w:del>
    </w:p>
    <w:p w14:paraId="0F0C248C" w14:textId="170FBCF4" w:rsidR="003238E4" w:rsidDel="001B23DC" w:rsidRDefault="003238E4" w:rsidP="003238E4">
      <w:pPr>
        <w:pStyle w:val="Code"/>
        <w:rPr>
          <w:del w:id="5022" w:author="Kelvin Sung" w:date="2021-05-20T18:10:00Z"/>
          <w:rFonts w:hint="eastAsia"/>
        </w:rPr>
      </w:pPr>
      <w:r>
        <w:t xml:space="preserve">    }</w:t>
      </w:r>
    </w:p>
    <w:p w14:paraId="4BD9222E" w14:textId="77777777" w:rsidR="001B23DC" w:rsidRDefault="003238E4" w:rsidP="003238E4">
      <w:pPr>
        <w:pStyle w:val="Code"/>
        <w:rPr>
          <w:ins w:id="5023" w:author="Kelvin Sung" w:date="2021-05-20T18:10:00Z"/>
          <w:rFonts w:hint="eastAsia"/>
        </w:rPr>
      </w:pPr>
      <w:del w:id="5024" w:author="Kelvin Sung" w:date="2021-05-20T18:10:00Z">
        <w:r w:rsidDel="001B23DC">
          <w:delText xml:space="preserve">    </w:delText>
        </w:r>
      </w:del>
    </w:p>
    <w:p w14:paraId="5FE2C9FA" w14:textId="64010EBC" w:rsidR="003238E4" w:rsidDel="001B23DC" w:rsidRDefault="003238E4" w:rsidP="003238E4">
      <w:pPr>
        <w:pStyle w:val="Code"/>
        <w:rPr>
          <w:del w:id="5025" w:author="Kelvin Sung" w:date="2021-05-20T18:10:00Z"/>
          <w:rFonts w:hint="eastAsia"/>
        </w:rPr>
      </w:pPr>
      <w:r>
        <w:lastRenderedPageBreak/>
        <w:t xml:space="preserve">    this.mSaveXform.cloneTo(this.mShadowCaster.getXform());</w:t>
      </w:r>
    </w:p>
    <w:p w14:paraId="4DFBBCE7" w14:textId="77777777" w:rsidR="001B23DC" w:rsidRDefault="003238E4" w:rsidP="003238E4">
      <w:pPr>
        <w:pStyle w:val="Code"/>
        <w:rPr>
          <w:ins w:id="5026" w:author="Kelvin Sung" w:date="2021-05-20T18:10:00Z"/>
          <w:rFonts w:hint="eastAsia"/>
        </w:rPr>
      </w:pPr>
      <w:del w:id="5027" w:author="Kelvin Sung" w:date="2021-05-20T18:10:00Z">
        <w:r w:rsidDel="001B23DC">
          <w:delText xml:space="preserve">    </w:delText>
        </w:r>
      </w:del>
    </w:p>
    <w:p w14:paraId="1A6B61BA" w14:textId="4D8AD3CB" w:rsidR="003238E4" w:rsidDel="001B23DC" w:rsidRDefault="003238E4" w:rsidP="003238E4">
      <w:pPr>
        <w:pStyle w:val="Code"/>
        <w:rPr>
          <w:del w:id="5028" w:author="Kelvin Sung" w:date="2021-05-20T18:10:00Z"/>
          <w:rFonts w:hint="eastAsia"/>
        </w:rPr>
      </w:pPr>
      <w:r>
        <w:t xml:space="preserve">    casterRenderable.swapShader(s);</w:t>
      </w:r>
    </w:p>
    <w:p w14:paraId="30E8FECC" w14:textId="77777777" w:rsidR="001B23DC" w:rsidRDefault="003238E4" w:rsidP="003238E4">
      <w:pPr>
        <w:pStyle w:val="Code"/>
        <w:rPr>
          <w:ins w:id="5029" w:author="Kelvin Sung" w:date="2021-05-20T18:10:00Z"/>
          <w:rFonts w:hint="eastAsia"/>
        </w:rPr>
      </w:pPr>
      <w:del w:id="5030" w:author="Kelvin Sung" w:date="2021-05-20T18:10:00Z">
        <w:r w:rsidDel="001B23DC">
          <w:delText xml:space="preserve">    </w:delText>
        </w:r>
      </w:del>
    </w:p>
    <w:p w14:paraId="2490D13F" w14:textId="7583A9C7" w:rsidR="003238E4" w:rsidDel="001B23DC" w:rsidRDefault="003238E4" w:rsidP="003238E4">
      <w:pPr>
        <w:pStyle w:val="Code"/>
        <w:rPr>
          <w:del w:id="5031" w:author="Kelvin Sung" w:date="2021-05-20T18:10:00Z"/>
          <w:rFonts w:hint="eastAsia"/>
        </w:rPr>
      </w:pPr>
      <w:r>
        <w:t xml:space="preserve">    casterRenderable.setColor(c);</w:t>
      </w:r>
    </w:p>
    <w:p w14:paraId="63ED95A8" w14:textId="77777777" w:rsidR="001B23DC" w:rsidRDefault="003238E4" w:rsidP="003238E4">
      <w:pPr>
        <w:pStyle w:val="Code"/>
        <w:rPr>
          <w:ins w:id="5032" w:author="Kelvin Sung" w:date="2021-05-20T18:10:00Z"/>
          <w:rFonts w:hint="eastAsia"/>
        </w:rPr>
      </w:pPr>
      <w:del w:id="5033" w:author="Kelvin Sung" w:date="2021-05-20T18:10:00Z">
        <w:r w:rsidDel="001B23DC">
          <w:delText xml:space="preserve">    </w:delText>
        </w:r>
      </w:del>
    </w:p>
    <w:p w14:paraId="0E33BE1E" w14:textId="5715370B" w:rsidR="003238E4" w:rsidRDefault="003238E4" w:rsidP="003238E4">
      <w:pPr>
        <w:pStyle w:val="Code"/>
        <w:rPr>
          <w:rFonts w:hint="eastAsia"/>
        </w:rPr>
      </w:pPr>
      <w:r>
        <w:t>}</w:t>
      </w:r>
    </w:p>
    <w:p w14:paraId="7458F9B9" w14:textId="0AC18EB2" w:rsidR="00885276" w:rsidRDefault="003238E4" w:rsidP="00885276">
      <w:pPr>
        <w:pStyle w:val="BodyTextFirs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rPr>
          <w:rFonts w:hint="eastAsia"/>
        </w:r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rPr>
          <w:rFonts w:hint="eastAsia"/>
        </w:rPr>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rPr>
          <w:rFonts w:hint="eastAsia"/>
        </w:rPr>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rPr>
          <w:rFonts w:hint="eastAsia"/>
        </w:rPr>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5034" w:author="Kelvin Sung" w:date="2021-05-20T18:10:00Z"/>
          <w:rFonts w:hint="eastAsia"/>
        </w:rPr>
      </w:pPr>
      <w:r>
        <w:t>_</w:t>
      </w:r>
      <w:commentRangeStart w:id="5035"/>
      <w:r>
        <w:t>computeShadowGeometry(aLight</w:t>
      </w:r>
      <w:commentRangeEnd w:id="5035"/>
      <w:r w:rsidR="00B7264B">
        <w:rPr>
          <w:rStyle w:val="CommentReference"/>
          <w:rFonts w:asciiTheme="minorHAnsi" w:hAnsiTheme="minorHAnsi"/>
          <w:noProof w:val="0"/>
        </w:rPr>
        <w:commentReference w:id="5035"/>
      </w:r>
      <w:r>
        <w:t>) {</w:t>
      </w:r>
    </w:p>
    <w:p w14:paraId="7E3F1D6E" w14:textId="77777777" w:rsidR="00E15C4E" w:rsidRDefault="003238E4" w:rsidP="003238E4">
      <w:pPr>
        <w:pStyle w:val="Code"/>
        <w:rPr>
          <w:ins w:id="5036" w:author="Kelvin Sung" w:date="2021-05-20T18:10:00Z"/>
          <w:rFonts w:hint="eastAsia"/>
        </w:rPr>
      </w:pPr>
      <w:del w:id="5037" w:author="Kelvin Sung" w:date="2021-05-20T18:10:00Z">
        <w:r w:rsidDel="00E15C4E">
          <w:delText xml:space="preserve">    </w:delText>
        </w:r>
      </w:del>
    </w:p>
    <w:p w14:paraId="54B12CFE" w14:textId="5658F0A2" w:rsidR="003238E4" w:rsidDel="00E15C4E" w:rsidRDefault="003238E4" w:rsidP="003238E4">
      <w:pPr>
        <w:pStyle w:val="Code"/>
        <w:rPr>
          <w:del w:id="5038" w:author="Kelvin Sung" w:date="2021-05-20T18:10:00Z"/>
          <w:rFonts w:hint="eastAsia"/>
        </w:rPr>
      </w:pPr>
      <w:r>
        <w:t xml:space="preserve">    // Remember that z-value determines front/back</w:t>
      </w:r>
    </w:p>
    <w:p w14:paraId="7F8526AD" w14:textId="77777777" w:rsidR="00E15C4E" w:rsidRDefault="003238E4" w:rsidP="003238E4">
      <w:pPr>
        <w:pStyle w:val="Code"/>
        <w:rPr>
          <w:ins w:id="5039" w:author="Kelvin Sung" w:date="2021-05-20T18:10:00Z"/>
          <w:rFonts w:hint="eastAsia"/>
        </w:rPr>
      </w:pPr>
      <w:del w:id="5040" w:author="Kelvin Sung" w:date="2021-05-20T18:10:00Z">
        <w:r w:rsidDel="00E15C4E">
          <w:delText xml:space="preserve">    </w:delText>
        </w:r>
      </w:del>
    </w:p>
    <w:p w14:paraId="2C17E896" w14:textId="3229B7C1" w:rsidR="003238E4" w:rsidDel="00E15C4E" w:rsidRDefault="003238E4" w:rsidP="003238E4">
      <w:pPr>
        <w:pStyle w:val="Code"/>
        <w:rPr>
          <w:del w:id="5041" w:author="Kelvin Sung" w:date="2021-05-20T18:10:00Z"/>
          <w:rFonts w:hint="eastAsia"/>
        </w:rPr>
      </w:pPr>
      <w:r>
        <w:t xml:space="preserve">    //      The camera is located a z=some value, looking towards z=0</w:t>
      </w:r>
    </w:p>
    <w:p w14:paraId="634CAFC3" w14:textId="77777777" w:rsidR="00E15C4E" w:rsidRDefault="003238E4" w:rsidP="003238E4">
      <w:pPr>
        <w:pStyle w:val="Code"/>
        <w:rPr>
          <w:ins w:id="5042" w:author="Kelvin Sung" w:date="2021-05-20T18:10:00Z"/>
          <w:rFonts w:hint="eastAsia"/>
        </w:rPr>
      </w:pPr>
      <w:del w:id="5043" w:author="Kelvin Sung" w:date="2021-05-20T18:10:00Z">
        <w:r w:rsidDel="00E15C4E">
          <w:delText xml:space="preserve">    </w:delText>
        </w:r>
      </w:del>
    </w:p>
    <w:p w14:paraId="2C4293F1" w14:textId="0FFFABD4" w:rsidR="003238E4" w:rsidDel="00E15C4E" w:rsidRDefault="003238E4" w:rsidP="003238E4">
      <w:pPr>
        <w:pStyle w:val="Code"/>
        <w:rPr>
          <w:del w:id="5044" w:author="Kelvin Sung" w:date="2021-05-20T18:10:00Z"/>
          <w:rFonts w:hint="eastAsia"/>
        </w:rPr>
      </w:pPr>
      <w:r>
        <w:t xml:space="preserve">    //      The larger the z-value (larger height value) the closer to the camera</w:t>
      </w:r>
    </w:p>
    <w:p w14:paraId="783F0386" w14:textId="77777777" w:rsidR="00E15C4E" w:rsidRDefault="003238E4" w:rsidP="003238E4">
      <w:pPr>
        <w:pStyle w:val="Code"/>
        <w:rPr>
          <w:ins w:id="5045" w:author="Kelvin Sung" w:date="2021-05-20T18:10:00Z"/>
          <w:rFonts w:hint="eastAsia"/>
        </w:rPr>
      </w:pPr>
      <w:del w:id="5046" w:author="Kelvin Sung" w:date="2021-05-20T18:10:00Z">
        <w:r w:rsidDel="00E15C4E">
          <w:delText xml:space="preserve">    </w:delText>
        </w:r>
      </w:del>
    </w:p>
    <w:p w14:paraId="1132490A" w14:textId="5E6F8B47" w:rsidR="003238E4" w:rsidRDefault="003238E4" w:rsidP="003238E4">
      <w:pPr>
        <w:pStyle w:val="Code"/>
        <w:rPr>
          <w:rFonts w:hint="eastAsia"/>
        </w:rPr>
      </w:pPr>
      <w:r>
        <w:t xml:space="preserve">    //      If z &gt; camera.Z, will not be visile</w:t>
      </w:r>
    </w:p>
    <w:p w14:paraId="5128B8DB" w14:textId="247718A1" w:rsidR="003238E4" w:rsidDel="00E15C4E" w:rsidRDefault="003238E4" w:rsidP="003238E4">
      <w:pPr>
        <w:pStyle w:val="Code"/>
        <w:rPr>
          <w:del w:id="5047" w:author="Kelvin Sung" w:date="2021-05-20T18:10:00Z"/>
          <w:rFonts w:hint="eastAsia"/>
        </w:rPr>
      </w:pPr>
    </w:p>
    <w:p w14:paraId="65BF4D28" w14:textId="77777777" w:rsidR="00E15C4E" w:rsidRDefault="003238E4" w:rsidP="003238E4">
      <w:pPr>
        <w:pStyle w:val="Code"/>
        <w:rPr>
          <w:ins w:id="5048" w:author="Kelvin Sung" w:date="2021-05-20T18:10:00Z"/>
          <w:rFonts w:hint="eastAsia"/>
        </w:rPr>
      </w:pPr>
      <w:del w:id="5049" w:author="Kelvin Sung" w:date="2021-05-20T18:10:00Z">
        <w:r w:rsidDel="00E15C4E">
          <w:delText xml:space="preserve">    </w:delText>
        </w:r>
      </w:del>
    </w:p>
    <w:p w14:paraId="22489A8D" w14:textId="76FFF6AE" w:rsidR="003238E4" w:rsidDel="00E15C4E" w:rsidRDefault="003238E4" w:rsidP="003238E4">
      <w:pPr>
        <w:pStyle w:val="Code"/>
        <w:rPr>
          <w:del w:id="5050" w:author="Kelvin Sung" w:date="2021-05-20T18:10:00Z"/>
          <w:rFonts w:hint="eastAsia"/>
        </w:rPr>
      </w:pPr>
      <w:r>
        <w:t xml:space="preserve">    // supports casting to the back of a receiver (if receiver is transparent)</w:t>
      </w:r>
    </w:p>
    <w:p w14:paraId="381E1104" w14:textId="77777777" w:rsidR="00E15C4E" w:rsidRDefault="003238E4" w:rsidP="003238E4">
      <w:pPr>
        <w:pStyle w:val="Code"/>
        <w:rPr>
          <w:ins w:id="5051" w:author="Kelvin Sung" w:date="2021-05-20T18:10:00Z"/>
          <w:rFonts w:hint="eastAsia"/>
        </w:rPr>
      </w:pPr>
      <w:del w:id="5052" w:author="Kelvin Sung" w:date="2021-05-20T18:10:00Z">
        <w:r w:rsidDel="00E15C4E">
          <w:delText xml:space="preserve">    </w:delText>
        </w:r>
      </w:del>
    </w:p>
    <w:p w14:paraId="565DE9C4" w14:textId="747F8F6E" w:rsidR="003238E4" w:rsidDel="00E15C4E" w:rsidRDefault="003238E4" w:rsidP="003238E4">
      <w:pPr>
        <w:pStyle w:val="Code"/>
        <w:rPr>
          <w:del w:id="5053" w:author="Kelvin Sung" w:date="2021-05-20T18:10:00Z"/>
          <w:rFonts w:hint="eastAsia"/>
        </w:rPr>
      </w:pPr>
      <w:r>
        <w:t xml:space="preserve">    // then you can see shadow from the camera</w:t>
      </w:r>
    </w:p>
    <w:p w14:paraId="2A72B570" w14:textId="77777777" w:rsidR="00E15C4E" w:rsidRDefault="003238E4" w:rsidP="003238E4">
      <w:pPr>
        <w:pStyle w:val="Code"/>
        <w:rPr>
          <w:ins w:id="5054" w:author="Kelvin Sung" w:date="2021-05-20T18:10:00Z"/>
          <w:rFonts w:hint="eastAsia"/>
        </w:rPr>
      </w:pPr>
      <w:del w:id="5055" w:author="Kelvin Sung" w:date="2021-05-20T18:10:00Z">
        <w:r w:rsidDel="00E15C4E">
          <w:delText xml:space="preserve">    </w:delText>
        </w:r>
      </w:del>
    </w:p>
    <w:p w14:paraId="6BDDD62C" w14:textId="0DA75751" w:rsidR="003238E4" w:rsidDel="00E15C4E" w:rsidRDefault="003238E4" w:rsidP="003238E4">
      <w:pPr>
        <w:pStyle w:val="Code"/>
        <w:rPr>
          <w:del w:id="5056" w:author="Kelvin Sung" w:date="2021-05-20T18:10:00Z"/>
          <w:rFonts w:hint="eastAsia"/>
        </w:rPr>
      </w:pPr>
      <w:r>
        <w:t xml:space="preserve">    // this means, even when:</w:t>
      </w:r>
    </w:p>
    <w:p w14:paraId="509FF0B1" w14:textId="77777777" w:rsidR="00E15C4E" w:rsidRDefault="003238E4" w:rsidP="003238E4">
      <w:pPr>
        <w:pStyle w:val="Code"/>
        <w:rPr>
          <w:ins w:id="5057" w:author="Kelvin Sung" w:date="2021-05-20T18:10:00Z"/>
          <w:rFonts w:hint="eastAsia"/>
        </w:rPr>
      </w:pPr>
      <w:del w:id="5058" w:author="Kelvin Sung" w:date="2021-05-20T18:10:00Z">
        <w:r w:rsidDel="00E15C4E">
          <w:delText xml:space="preserve">    </w:delText>
        </w:r>
      </w:del>
    </w:p>
    <w:p w14:paraId="386E4B3F" w14:textId="22E19430" w:rsidR="003238E4" w:rsidDel="00E15C4E" w:rsidRDefault="003238E4" w:rsidP="003238E4">
      <w:pPr>
        <w:pStyle w:val="Code"/>
        <w:rPr>
          <w:del w:id="5059" w:author="Kelvin Sung" w:date="2021-05-20T18:10:00Z"/>
          <w:rFonts w:hint="eastAsia"/>
        </w:rPr>
      </w:pPr>
      <w:r>
        <w:t xml:space="preserve">    //      1. caster is lower than receiver</w:t>
      </w:r>
    </w:p>
    <w:p w14:paraId="420FA33C" w14:textId="77777777" w:rsidR="00E15C4E" w:rsidRDefault="003238E4" w:rsidP="003238E4">
      <w:pPr>
        <w:pStyle w:val="Code"/>
        <w:rPr>
          <w:ins w:id="5060" w:author="Kelvin Sung" w:date="2021-05-20T18:10:00Z"/>
          <w:rFonts w:hint="eastAsia"/>
        </w:rPr>
      </w:pPr>
      <w:del w:id="5061" w:author="Kelvin Sung" w:date="2021-05-20T18:10:00Z">
        <w:r w:rsidDel="00E15C4E">
          <w:delText xml:space="preserve">    </w:delText>
        </w:r>
      </w:del>
    </w:p>
    <w:p w14:paraId="7A499410" w14:textId="6CF61740" w:rsidR="003238E4" w:rsidDel="00E15C4E" w:rsidRDefault="003238E4" w:rsidP="003238E4">
      <w:pPr>
        <w:pStyle w:val="Code"/>
        <w:rPr>
          <w:del w:id="5062" w:author="Kelvin Sung" w:date="2021-05-20T18:10:00Z"/>
          <w:rFonts w:hint="eastAsia"/>
        </w:rPr>
      </w:pPr>
      <w:r>
        <w:t xml:space="preserve">    //      2. light is lower than the caster</w:t>
      </w:r>
    </w:p>
    <w:p w14:paraId="3012F35B" w14:textId="77777777" w:rsidR="00E15C4E" w:rsidRDefault="003238E4" w:rsidP="003238E4">
      <w:pPr>
        <w:pStyle w:val="Code"/>
        <w:rPr>
          <w:ins w:id="5063" w:author="Kelvin Sung" w:date="2021-05-20T18:10:00Z"/>
          <w:rFonts w:hint="eastAsia"/>
        </w:rPr>
      </w:pPr>
      <w:del w:id="5064" w:author="Kelvin Sung" w:date="2021-05-20T18:10:00Z">
        <w:r w:rsidDel="00E15C4E">
          <w:delText xml:space="preserve">    </w:delText>
        </w:r>
      </w:del>
    </w:p>
    <w:p w14:paraId="73C22464" w14:textId="37E6E604" w:rsidR="003238E4" w:rsidRDefault="003238E4" w:rsidP="003238E4">
      <w:pPr>
        <w:pStyle w:val="Code"/>
        <w:rPr>
          <w:rFonts w:hint="eastAsia"/>
        </w:rPr>
      </w:pPr>
      <w:r>
        <w:t xml:space="preserve">    // it is still possible to cast shadow on receiver</w:t>
      </w:r>
    </w:p>
    <w:p w14:paraId="79FB16D2" w14:textId="620EC3F9" w:rsidR="003238E4" w:rsidDel="00E15C4E" w:rsidRDefault="003238E4" w:rsidP="003238E4">
      <w:pPr>
        <w:pStyle w:val="Code"/>
        <w:rPr>
          <w:del w:id="5065" w:author="Kelvin Sung" w:date="2021-05-20T18:10:00Z"/>
          <w:rFonts w:hint="eastAsia"/>
        </w:rPr>
      </w:pPr>
    </w:p>
    <w:p w14:paraId="4EED945A" w14:textId="77777777" w:rsidR="00E15C4E" w:rsidRDefault="003238E4" w:rsidP="003238E4">
      <w:pPr>
        <w:pStyle w:val="Code"/>
        <w:rPr>
          <w:ins w:id="5066" w:author="Kelvin Sung" w:date="2021-05-20T18:10:00Z"/>
          <w:rFonts w:hint="eastAsia"/>
        </w:rPr>
      </w:pPr>
      <w:del w:id="5067" w:author="Kelvin Sung" w:date="2021-05-20T18:10:00Z">
        <w:r w:rsidDel="00E15C4E">
          <w:delText xml:space="preserve">    </w:delText>
        </w:r>
      </w:del>
    </w:p>
    <w:p w14:paraId="30A7784A" w14:textId="0B610F73" w:rsidR="003238E4" w:rsidDel="00E15C4E" w:rsidRDefault="003238E4" w:rsidP="003238E4">
      <w:pPr>
        <w:pStyle w:val="Code"/>
        <w:rPr>
          <w:del w:id="5068" w:author="Kelvin Sung" w:date="2021-05-20T18:10:00Z"/>
          <w:rFonts w:hint="eastAsia"/>
        </w:rPr>
      </w:pPr>
      <w:r>
        <w:t xml:space="preserve">    let cxf = this.mShadowCaster.getXform();</w:t>
      </w:r>
    </w:p>
    <w:p w14:paraId="2E2B4FA0" w14:textId="77777777" w:rsidR="00E15C4E" w:rsidRDefault="003238E4" w:rsidP="003238E4">
      <w:pPr>
        <w:pStyle w:val="Code"/>
        <w:rPr>
          <w:ins w:id="5069" w:author="Kelvin Sung" w:date="2021-05-20T18:10:00Z"/>
          <w:rFonts w:hint="eastAsia"/>
        </w:rPr>
      </w:pPr>
      <w:del w:id="5070" w:author="Kelvin Sung" w:date="2021-05-20T18:10:00Z">
        <w:r w:rsidDel="00E15C4E">
          <w:delText xml:space="preserve">    </w:delText>
        </w:r>
      </w:del>
    </w:p>
    <w:p w14:paraId="23BE8E6B" w14:textId="4E9A6A44" w:rsidR="003238E4" w:rsidDel="00E15C4E" w:rsidRDefault="003238E4" w:rsidP="003238E4">
      <w:pPr>
        <w:pStyle w:val="Code"/>
        <w:rPr>
          <w:del w:id="5071" w:author="Kelvin Sung" w:date="2021-05-20T18:10:00Z"/>
          <w:rFonts w:hint="eastAsia"/>
        </w:rPr>
      </w:pPr>
      <w:r>
        <w:t xml:space="preserve">    let rxf = this.mShadowReceiver.getXform();</w:t>
      </w:r>
    </w:p>
    <w:p w14:paraId="2CBD73AF" w14:textId="77777777" w:rsidR="00E15C4E" w:rsidRDefault="003238E4" w:rsidP="003238E4">
      <w:pPr>
        <w:pStyle w:val="Code"/>
        <w:rPr>
          <w:ins w:id="5072" w:author="Kelvin Sung" w:date="2021-05-20T18:10:00Z"/>
          <w:rFonts w:hint="eastAsia"/>
        </w:rPr>
      </w:pPr>
      <w:del w:id="5073" w:author="Kelvin Sung" w:date="2021-05-20T18:10:00Z">
        <w:r w:rsidDel="00E15C4E">
          <w:delText xml:space="preserve">    </w:delText>
        </w:r>
      </w:del>
    </w:p>
    <w:p w14:paraId="606A690C" w14:textId="7B0BD8C3" w:rsidR="003238E4" w:rsidDel="00E15C4E" w:rsidRDefault="003238E4" w:rsidP="003238E4">
      <w:pPr>
        <w:pStyle w:val="Code"/>
        <w:rPr>
          <w:del w:id="5074" w:author="Kelvin Sung" w:date="2021-05-20T18:10:00Z"/>
          <w:rFonts w:hint="eastAsia"/>
        </w:rPr>
      </w:pPr>
      <w:r>
        <w:t xml:space="preserve">    // vector from light to caster</w:t>
      </w:r>
    </w:p>
    <w:p w14:paraId="3F6C3282" w14:textId="77777777" w:rsidR="00E15C4E" w:rsidRDefault="003238E4" w:rsidP="003238E4">
      <w:pPr>
        <w:pStyle w:val="Code"/>
        <w:rPr>
          <w:ins w:id="5075" w:author="Kelvin Sung" w:date="2021-05-20T18:10:00Z"/>
          <w:rFonts w:hint="eastAsia"/>
        </w:rPr>
      </w:pPr>
      <w:del w:id="5076" w:author="Kelvin Sung" w:date="2021-05-20T18:10:00Z">
        <w:r w:rsidDel="00E15C4E">
          <w:delText xml:space="preserve">    </w:delText>
        </w:r>
      </w:del>
    </w:p>
    <w:p w14:paraId="6D4CEAD1" w14:textId="34DA6B36" w:rsidR="003238E4" w:rsidDel="00E15C4E" w:rsidRDefault="003238E4" w:rsidP="003238E4">
      <w:pPr>
        <w:pStyle w:val="Code"/>
        <w:rPr>
          <w:del w:id="5077" w:author="Kelvin Sung" w:date="2021-05-20T18:10:00Z"/>
          <w:rFonts w:hint="eastAsia"/>
        </w:rPr>
      </w:pPr>
      <w:r>
        <w:t xml:space="preserve">    let lgtToCaster = vec3.create();</w:t>
      </w:r>
    </w:p>
    <w:p w14:paraId="20FD4133" w14:textId="77777777" w:rsidR="00E15C4E" w:rsidRDefault="003238E4" w:rsidP="003238E4">
      <w:pPr>
        <w:pStyle w:val="Code"/>
        <w:rPr>
          <w:ins w:id="5078" w:author="Kelvin Sung" w:date="2021-05-20T18:10:00Z"/>
          <w:rFonts w:hint="eastAsia"/>
        </w:rPr>
      </w:pPr>
      <w:del w:id="5079" w:author="Kelvin Sung" w:date="2021-05-20T18:10:00Z">
        <w:r w:rsidDel="00E15C4E">
          <w:delText xml:space="preserve">    </w:delText>
        </w:r>
      </w:del>
    </w:p>
    <w:p w14:paraId="3AD93EA0" w14:textId="2EBAF933" w:rsidR="003238E4" w:rsidDel="00E15C4E" w:rsidRDefault="003238E4" w:rsidP="003238E4">
      <w:pPr>
        <w:pStyle w:val="Code"/>
        <w:rPr>
          <w:del w:id="5080" w:author="Kelvin Sung" w:date="2021-05-20T18:10:00Z"/>
          <w:rFonts w:hint="eastAsia"/>
        </w:rPr>
      </w:pPr>
      <w:r>
        <w:t xml:space="preserve">    let lgtToReceiverZ;</w:t>
      </w:r>
    </w:p>
    <w:p w14:paraId="7DA6D188" w14:textId="77777777" w:rsidR="00E15C4E" w:rsidRDefault="003238E4" w:rsidP="003238E4">
      <w:pPr>
        <w:pStyle w:val="Code"/>
        <w:rPr>
          <w:ins w:id="5081" w:author="Kelvin Sung" w:date="2021-05-20T18:10:00Z"/>
          <w:rFonts w:hint="eastAsia"/>
        </w:rPr>
      </w:pPr>
      <w:del w:id="5082" w:author="Kelvin Sung" w:date="2021-05-20T18:10:00Z">
        <w:r w:rsidDel="00E15C4E">
          <w:delText xml:space="preserve">    </w:delText>
        </w:r>
      </w:del>
    </w:p>
    <w:p w14:paraId="3B444CC7" w14:textId="03C157FB" w:rsidR="003238E4" w:rsidDel="00E15C4E" w:rsidRDefault="003238E4" w:rsidP="003238E4">
      <w:pPr>
        <w:pStyle w:val="Code"/>
        <w:rPr>
          <w:del w:id="5083" w:author="Kelvin Sung" w:date="2021-05-20T18:10:00Z"/>
          <w:rFonts w:hint="eastAsia"/>
        </w:rPr>
      </w:pPr>
      <w:r>
        <w:t xml:space="preserve">    let receiverToCasterZ;</w:t>
      </w:r>
    </w:p>
    <w:p w14:paraId="0A6A25B2" w14:textId="77777777" w:rsidR="00E15C4E" w:rsidRDefault="003238E4" w:rsidP="003238E4">
      <w:pPr>
        <w:pStyle w:val="Code"/>
        <w:rPr>
          <w:ins w:id="5084" w:author="Kelvin Sung" w:date="2021-05-20T18:10:00Z"/>
          <w:rFonts w:hint="eastAsia"/>
        </w:rPr>
      </w:pPr>
      <w:del w:id="5085" w:author="Kelvin Sung" w:date="2021-05-20T18:10:00Z">
        <w:r w:rsidDel="00E15C4E">
          <w:delText xml:space="preserve">    </w:delText>
        </w:r>
      </w:del>
    </w:p>
    <w:p w14:paraId="4642412A" w14:textId="2534CDFF" w:rsidR="003238E4" w:rsidDel="00E15C4E" w:rsidRDefault="003238E4" w:rsidP="003238E4">
      <w:pPr>
        <w:pStyle w:val="Code"/>
        <w:rPr>
          <w:del w:id="5086"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5087" w:author="Kelvin Sung" w:date="2021-05-20T18:10:00Z"/>
          <w:rFonts w:hint="eastAsia"/>
        </w:rPr>
      </w:pPr>
      <w:del w:id="5088" w:author="Kelvin Sung" w:date="2021-05-20T18:10:00Z">
        <w:r w:rsidDel="00E15C4E">
          <w:delText xml:space="preserve">    </w:delText>
        </w:r>
      </w:del>
    </w:p>
    <w:p w14:paraId="76CABE0C" w14:textId="59C048DC" w:rsidR="003238E4" w:rsidDel="00E15C4E" w:rsidRDefault="003238E4" w:rsidP="003238E4">
      <w:pPr>
        <w:pStyle w:val="Code"/>
        <w:rPr>
          <w:del w:id="5089" w:author="Kelvin Sung" w:date="2021-05-20T18:10:00Z"/>
          <w:rFonts w:hint="eastAsia"/>
        </w:rPr>
      </w:pPr>
      <w:r>
        <w:t xml:space="preserve">    let scale;</w:t>
      </w:r>
    </w:p>
    <w:p w14:paraId="61817E7A" w14:textId="77777777" w:rsidR="00E15C4E" w:rsidRDefault="003238E4" w:rsidP="003238E4">
      <w:pPr>
        <w:pStyle w:val="Code"/>
        <w:rPr>
          <w:ins w:id="5090" w:author="Kelvin Sung" w:date="2021-05-20T18:10:00Z"/>
          <w:rFonts w:hint="eastAsia"/>
        </w:rPr>
      </w:pPr>
      <w:del w:id="5091"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5092" w:author="Kelvin Sung" w:date="2021-05-20T18:10:00Z"/>
          <w:rFonts w:hint="eastAsia"/>
        </w:rPr>
      </w:pPr>
    </w:p>
    <w:p w14:paraId="29A70771" w14:textId="77777777" w:rsidR="00E15C4E" w:rsidRDefault="003238E4" w:rsidP="003238E4">
      <w:pPr>
        <w:pStyle w:val="Code"/>
        <w:rPr>
          <w:ins w:id="5093" w:author="Kelvin Sung" w:date="2021-05-20T18:10:00Z"/>
          <w:rFonts w:hint="eastAsia"/>
        </w:rPr>
      </w:pPr>
      <w:del w:id="5094" w:author="Kelvin Sung" w:date="2021-05-20T18:10:00Z">
        <w:r w:rsidDel="00E15C4E">
          <w:delText xml:space="preserve">    </w:delText>
        </w:r>
      </w:del>
    </w:p>
    <w:p w14:paraId="0448A325" w14:textId="07D55145" w:rsidR="003238E4" w:rsidDel="00E15C4E" w:rsidRDefault="003238E4" w:rsidP="003238E4">
      <w:pPr>
        <w:pStyle w:val="Code"/>
        <w:rPr>
          <w:del w:id="5095" w:author="Kelvin Sung" w:date="2021-05-20T18:10:00Z"/>
          <w:rFonts w:hint="eastAsia"/>
        </w:rPr>
      </w:pPr>
      <w:r>
        <w:t xml:space="preserve">    receiverToCasterZ = rxf.getZPos() - cxf.getZPos();</w:t>
      </w:r>
    </w:p>
    <w:p w14:paraId="72BE44B7" w14:textId="77777777" w:rsidR="00E15C4E" w:rsidRDefault="003238E4" w:rsidP="003238E4">
      <w:pPr>
        <w:pStyle w:val="Code"/>
        <w:rPr>
          <w:ins w:id="5096" w:author="Kelvin Sung" w:date="2021-05-20T18:10:00Z"/>
          <w:rFonts w:hint="eastAsia"/>
        </w:rPr>
      </w:pPr>
      <w:del w:id="5097" w:author="Kelvin Sung" w:date="2021-05-20T18:10:00Z">
        <w:r w:rsidDel="00E15C4E">
          <w:delText xml:space="preserve">    </w:delText>
        </w:r>
      </w:del>
    </w:p>
    <w:p w14:paraId="71A7662E" w14:textId="085F07F6" w:rsidR="003238E4" w:rsidDel="00E15C4E" w:rsidRDefault="003238E4" w:rsidP="003238E4">
      <w:pPr>
        <w:pStyle w:val="Code"/>
        <w:rPr>
          <w:del w:id="5098" w:author="Kelvin Sung" w:date="2021-05-20T18:10:00Z"/>
          <w:rFonts w:hint="eastAsia"/>
        </w:rPr>
      </w:pPr>
      <w:r>
        <w:t xml:space="preserve">    if (aLight.getLightType() === eLightType.eDirectionalLight) {</w:t>
      </w:r>
    </w:p>
    <w:p w14:paraId="4A75C93A" w14:textId="77777777" w:rsidR="00E15C4E" w:rsidRDefault="003238E4" w:rsidP="003238E4">
      <w:pPr>
        <w:pStyle w:val="Code"/>
        <w:rPr>
          <w:ins w:id="5099" w:author="Kelvin Sung" w:date="2021-05-20T18:10:00Z"/>
          <w:rFonts w:hint="eastAsia"/>
        </w:rPr>
      </w:pPr>
      <w:del w:id="5100" w:author="Kelvin Sung" w:date="2021-05-20T18:10:00Z">
        <w:r w:rsidDel="00E15C4E">
          <w:delText xml:space="preserve">    </w:delText>
        </w:r>
      </w:del>
    </w:p>
    <w:p w14:paraId="3E07E534" w14:textId="23B59DFF" w:rsidR="003238E4" w:rsidDel="00E15C4E" w:rsidRDefault="003238E4" w:rsidP="003238E4">
      <w:pPr>
        <w:pStyle w:val="Code"/>
        <w:rPr>
          <w:del w:id="5101" w:author="Kelvin Sung" w:date="2021-05-20T18:10:00Z"/>
          <w:rFonts w:hint="eastAsia"/>
        </w:rPr>
      </w:pPr>
      <w:r>
        <w:t xml:space="preserve">        if (((Math.abs(aLight.getDirection())[2]) &lt; this.kVerySmall) ||</w:t>
      </w:r>
    </w:p>
    <w:p w14:paraId="522E5342" w14:textId="77777777" w:rsidR="00E15C4E" w:rsidRDefault="003238E4" w:rsidP="003238E4">
      <w:pPr>
        <w:pStyle w:val="Code"/>
        <w:rPr>
          <w:ins w:id="5102" w:author="Kelvin Sung" w:date="2021-05-20T18:10:00Z"/>
          <w:rFonts w:hint="eastAsia"/>
        </w:rPr>
      </w:pPr>
      <w:del w:id="5103" w:author="Kelvin Sung" w:date="2021-05-20T18:10:00Z">
        <w:r w:rsidDel="00E15C4E">
          <w:delText xml:space="preserve">    </w:delText>
        </w:r>
      </w:del>
    </w:p>
    <w:p w14:paraId="4FF0C458" w14:textId="563CF945" w:rsidR="003238E4" w:rsidDel="00E15C4E" w:rsidRDefault="003238E4" w:rsidP="003238E4">
      <w:pPr>
        <w:pStyle w:val="Code"/>
        <w:rPr>
          <w:del w:id="5104" w:author="Kelvin Sung" w:date="2021-05-20T18:10:00Z"/>
          <w:rFonts w:hint="eastAsia"/>
        </w:rPr>
      </w:pPr>
      <w:r>
        <w:t xml:space="preserve">            ((receiverToCasterZ * (aLight.getDirection())[2]) &lt; 0)) {</w:t>
      </w:r>
    </w:p>
    <w:p w14:paraId="66986E1F" w14:textId="77777777" w:rsidR="00E15C4E" w:rsidRDefault="003238E4" w:rsidP="003238E4">
      <w:pPr>
        <w:pStyle w:val="Code"/>
        <w:rPr>
          <w:ins w:id="5105" w:author="Kelvin Sung" w:date="2021-05-20T18:10:00Z"/>
          <w:rFonts w:hint="eastAsia"/>
        </w:rPr>
      </w:pPr>
      <w:del w:id="5106" w:author="Kelvin Sung" w:date="2021-05-20T18:10:00Z">
        <w:r w:rsidDel="00E15C4E">
          <w:delText xml:space="preserve">    </w:delText>
        </w:r>
      </w:del>
    </w:p>
    <w:p w14:paraId="62A9569B" w14:textId="00C58331" w:rsidR="003238E4" w:rsidDel="00E15C4E" w:rsidRDefault="003238E4" w:rsidP="003238E4">
      <w:pPr>
        <w:pStyle w:val="Code"/>
        <w:rPr>
          <w:del w:id="5107"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5108" w:author="Kelvin Sung" w:date="2021-05-20T18:10:00Z"/>
          <w:rFonts w:hint="eastAsia"/>
        </w:rPr>
      </w:pPr>
      <w:del w:id="5109" w:author="Kelvin Sung" w:date="2021-05-20T18:10:00Z">
        <w:r w:rsidDel="00E15C4E">
          <w:delText xml:space="preserve">    </w:delText>
        </w:r>
      </w:del>
    </w:p>
    <w:p w14:paraId="156C7511" w14:textId="45FDC6BB" w:rsidR="003238E4" w:rsidDel="00E15C4E" w:rsidRDefault="003238E4" w:rsidP="003238E4">
      <w:pPr>
        <w:pStyle w:val="Code"/>
        <w:rPr>
          <w:del w:id="5110"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5111" w:author="Kelvin Sung" w:date="2021-05-20T18:10:00Z"/>
          <w:rFonts w:hint="eastAsia"/>
        </w:rPr>
      </w:pPr>
      <w:del w:id="5112" w:author="Kelvin Sung" w:date="2021-05-20T18:10:00Z">
        <w:r w:rsidDel="00E15C4E">
          <w:delText xml:space="preserve">    </w:delText>
        </w:r>
      </w:del>
    </w:p>
    <w:p w14:paraId="7CD3D135" w14:textId="5A433BE2" w:rsidR="003238E4" w:rsidDel="00E15C4E" w:rsidRDefault="003238E4" w:rsidP="003238E4">
      <w:pPr>
        <w:pStyle w:val="Code"/>
        <w:rPr>
          <w:del w:id="5113" w:author="Kelvin Sung" w:date="2021-05-20T18:10:00Z"/>
          <w:rFonts w:hint="eastAsia"/>
        </w:rPr>
      </w:pPr>
      <w:r>
        <w:t xml:space="preserve">        }</w:t>
      </w:r>
    </w:p>
    <w:p w14:paraId="70416201" w14:textId="77777777" w:rsidR="00E15C4E" w:rsidRDefault="003238E4" w:rsidP="003238E4">
      <w:pPr>
        <w:pStyle w:val="Code"/>
        <w:rPr>
          <w:ins w:id="5114" w:author="Kelvin Sung" w:date="2021-05-20T18:10:00Z"/>
          <w:rFonts w:hint="eastAsia"/>
        </w:rPr>
      </w:pPr>
      <w:del w:id="5115" w:author="Kelvin Sung" w:date="2021-05-20T18:10:00Z">
        <w:r w:rsidDel="00E15C4E">
          <w:delText xml:space="preserve">    </w:delText>
        </w:r>
      </w:del>
    </w:p>
    <w:p w14:paraId="650DDBC2" w14:textId="1759BF25" w:rsidR="003238E4" w:rsidDel="00E15C4E" w:rsidRDefault="003238E4" w:rsidP="003238E4">
      <w:pPr>
        <w:pStyle w:val="Code"/>
        <w:rPr>
          <w:del w:id="5116" w:author="Kelvin Sung" w:date="2021-05-20T18:10:00Z"/>
          <w:rFonts w:hint="eastAsia"/>
        </w:rPr>
      </w:pPr>
      <w:r>
        <w:t xml:space="preserve">        vec3.copy(lgtToCaster, aLight.getDirection());</w:t>
      </w:r>
    </w:p>
    <w:p w14:paraId="406CEFCD" w14:textId="77777777" w:rsidR="00E15C4E" w:rsidRDefault="003238E4" w:rsidP="003238E4">
      <w:pPr>
        <w:pStyle w:val="Code"/>
        <w:rPr>
          <w:ins w:id="5117" w:author="Kelvin Sung" w:date="2021-05-20T18:10:00Z"/>
          <w:rFonts w:hint="eastAsia"/>
        </w:rPr>
      </w:pPr>
      <w:del w:id="5118"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5119" w:author="Kelvin Sung" w:date="2021-05-20T18:10:00Z"/>
          <w:rFonts w:hint="eastAsia"/>
        </w:rPr>
      </w:pPr>
    </w:p>
    <w:p w14:paraId="38D4C005" w14:textId="77777777" w:rsidR="00E15C4E" w:rsidRDefault="003238E4" w:rsidP="003238E4">
      <w:pPr>
        <w:pStyle w:val="Code"/>
        <w:rPr>
          <w:ins w:id="5120" w:author="Kelvin Sung" w:date="2021-05-20T18:10:00Z"/>
          <w:rFonts w:hint="eastAsia"/>
        </w:rPr>
      </w:pPr>
      <w:del w:id="5121" w:author="Kelvin Sung" w:date="2021-05-20T18:10:00Z">
        <w:r w:rsidDel="00E15C4E">
          <w:delText xml:space="preserve">    </w:delText>
        </w:r>
      </w:del>
    </w:p>
    <w:p w14:paraId="73381E79" w14:textId="54D76378" w:rsidR="003238E4" w:rsidDel="00E15C4E" w:rsidRDefault="003238E4" w:rsidP="003238E4">
      <w:pPr>
        <w:pStyle w:val="Code"/>
        <w:rPr>
          <w:del w:id="5122" w:author="Kelvin Sung" w:date="2021-05-20T18:10:00Z"/>
          <w:rFonts w:hint="eastAsia"/>
        </w:rPr>
      </w:pPr>
      <w:r>
        <w:t xml:space="preserve">        distToReceiver = Math.abs(receiverToCasterZ / lgtToCaster[2]);  // distance measured along lgtToCaster</w:t>
      </w:r>
    </w:p>
    <w:p w14:paraId="0A7B2976" w14:textId="77777777" w:rsidR="00E15C4E" w:rsidRDefault="003238E4" w:rsidP="003238E4">
      <w:pPr>
        <w:pStyle w:val="Code"/>
        <w:rPr>
          <w:ins w:id="5123" w:author="Kelvin Sung" w:date="2021-05-20T18:10:00Z"/>
          <w:rFonts w:hint="eastAsia"/>
        </w:rPr>
      </w:pPr>
      <w:del w:id="5124" w:author="Kelvin Sung" w:date="2021-05-20T18:10:00Z">
        <w:r w:rsidDel="00E15C4E">
          <w:delText xml:space="preserve">    </w:delText>
        </w:r>
      </w:del>
    </w:p>
    <w:p w14:paraId="4AF60623" w14:textId="31F24672" w:rsidR="003238E4" w:rsidDel="00E15C4E" w:rsidRDefault="003238E4" w:rsidP="003238E4">
      <w:pPr>
        <w:pStyle w:val="Code"/>
        <w:rPr>
          <w:del w:id="5125" w:author="Kelvin Sung" w:date="2021-05-20T18:10:00Z"/>
          <w:rFonts w:hint="eastAsia"/>
        </w:rPr>
      </w:pPr>
      <w:r>
        <w:t xml:space="preserve">        scale = Math.abs(1 / lgtToCaster[2]);</w:t>
      </w:r>
    </w:p>
    <w:p w14:paraId="33159248" w14:textId="77777777" w:rsidR="00E15C4E" w:rsidRDefault="003238E4" w:rsidP="003238E4">
      <w:pPr>
        <w:pStyle w:val="Code"/>
        <w:rPr>
          <w:ins w:id="5126" w:author="Kelvin Sung" w:date="2021-05-20T18:10:00Z"/>
          <w:rFonts w:hint="eastAsia"/>
        </w:rPr>
      </w:pPr>
      <w:del w:id="5127" w:author="Kelvin Sung" w:date="2021-05-20T18:10:00Z">
        <w:r w:rsidDel="00E15C4E">
          <w:delText xml:space="preserve">    </w:delText>
        </w:r>
      </w:del>
    </w:p>
    <w:p w14:paraId="5B56420F" w14:textId="5D999DE2" w:rsidR="003238E4" w:rsidDel="00E15C4E" w:rsidRDefault="003238E4" w:rsidP="003238E4">
      <w:pPr>
        <w:pStyle w:val="Code"/>
        <w:rPr>
          <w:del w:id="5128" w:author="Kelvin Sung" w:date="2021-05-20T18:10:00Z"/>
          <w:rFonts w:hint="eastAsia"/>
        </w:rPr>
      </w:pPr>
      <w:r>
        <w:t xml:space="preserve">    } else {</w:t>
      </w:r>
    </w:p>
    <w:p w14:paraId="78117E98" w14:textId="77777777" w:rsidR="00E15C4E" w:rsidRDefault="003238E4" w:rsidP="003238E4">
      <w:pPr>
        <w:pStyle w:val="Code"/>
        <w:rPr>
          <w:ins w:id="5129" w:author="Kelvin Sung" w:date="2021-05-20T18:10:00Z"/>
          <w:rFonts w:hint="eastAsia"/>
        </w:rPr>
      </w:pPr>
      <w:del w:id="5130" w:author="Kelvin Sung" w:date="2021-05-20T18:10:00Z">
        <w:r w:rsidDel="00E15C4E">
          <w:delText xml:space="preserve">    </w:delText>
        </w:r>
      </w:del>
    </w:p>
    <w:p w14:paraId="17310F05" w14:textId="52327DFC" w:rsidR="003238E4" w:rsidDel="00E15C4E" w:rsidRDefault="003238E4" w:rsidP="003238E4">
      <w:pPr>
        <w:pStyle w:val="Code"/>
        <w:rPr>
          <w:del w:id="5131" w:author="Kelvin Sung" w:date="2021-05-20T18:10:00Z"/>
          <w:rFonts w:hint="eastAsia"/>
        </w:rPr>
      </w:pPr>
      <w:r>
        <w:t xml:space="preserve">        vec3.sub(lgtToCaster, cxf.get3DPosition(), aLight.getPosition());</w:t>
      </w:r>
    </w:p>
    <w:p w14:paraId="14DBFD11" w14:textId="77777777" w:rsidR="00E15C4E" w:rsidRDefault="003238E4" w:rsidP="003238E4">
      <w:pPr>
        <w:pStyle w:val="Code"/>
        <w:rPr>
          <w:ins w:id="5132" w:author="Kelvin Sung" w:date="2021-05-20T18:10:00Z"/>
          <w:rFonts w:hint="eastAsia"/>
        </w:rPr>
      </w:pPr>
      <w:del w:id="5133"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5134" w:author="Kelvin Sung" w:date="2021-05-20T18:10:00Z"/>
          <w:rFonts w:hint="eastAsia"/>
        </w:rPr>
      </w:pPr>
    </w:p>
    <w:p w14:paraId="65C332A1" w14:textId="77777777" w:rsidR="00E15C4E" w:rsidRDefault="003238E4" w:rsidP="003238E4">
      <w:pPr>
        <w:pStyle w:val="Code"/>
        <w:rPr>
          <w:ins w:id="5135" w:author="Kelvin Sung" w:date="2021-05-20T18:10:00Z"/>
          <w:rFonts w:hint="eastAsia"/>
        </w:rPr>
      </w:pPr>
      <w:del w:id="5136" w:author="Kelvin Sung" w:date="2021-05-20T18:10:00Z">
        <w:r w:rsidDel="00E15C4E">
          <w:delText xml:space="preserve">    </w:delText>
        </w:r>
      </w:del>
    </w:p>
    <w:p w14:paraId="4334907D" w14:textId="0C7A3AE2" w:rsidR="003238E4" w:rsidDel="00E15C4E" w:rsidRDefault="003238E4" w:rsidP="003238E4">
      <w:pPr>
        <w:pStyle w:val="Code"/>
        <w:rPr>
          <w:del w:id="5137" w:author="Kelvin Sung" w:date="2021-05-20T18:10:00Z"/>
          <w:rFonts w:hint="eastAsia"/>
        </w:rPr>
      </w:pPr>
      <w:r>
        <w:t xml:space="preserve">        if ((lgtToReceiverZ * lgtToCaster[2]) &lt; 0) {</w:t>
      </w:r>
    </w:p>
    <w:p w14:paraId="360397EB" w14:textId="77777777" w:rsidR="00E15C4E" w:rsidRDefault="003238E4" w:rsidP="003238E4">
      <w:pPr>
        <w:pStyle w:val="Code"/>
        <w:rPr>
          <w:ins w:id="5138" w:author="Kelvin Sung" w:date="2021-05-20T18:10:00Z"/>
          <w:rFonts w:hint="eastAsia"/>
        </w:rPr>
      </w:pPr>
      <w:del w:id="5139" w:author="Kelvin Sung" w:date="2021-05-20T18:10:00Z">
        <w:r w:rsidDel="00E15C4E">
          <w:delText xml:space="preserve">    </w:delText>
        </w:r>
      </w:del>
    </w:p>
    <w:p w14:paraId="5297E014" w14:textId="42E7DE46" w:rsidR="003238E4" w:rsidDel="00E15C4E" w:rsidRDefault="003238E4" w:rsidP="003238E4">
      <w:pPr>
        <w:pStyle w:val="Code"/>
        <w:rPr>
          <w:del w:id="5140"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5141" w:author="Kelvin Sung" w:date="2021-05-20T18:10:00Z"/>
          <w:rFonts w:hint="eastAsia"/>
        </w:rPr>
      </w:pPr>
      <w:del w:id="5142"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5143" w:author="Kelvin Sung" w:date="2021-05-20T18:10:00Z"/>
          <w:rFonts w:hint="eastAsia"/>
        </w:rPr>
      </w:pPr>
    </w:p>
    <w:p w14:paraId="47F0AE66" w14:textId="77777777" w:rsidR="00E15C4E" w:rsidRDefault="003238E4" w:rsidP="003238E4">
      <w:pPr>
        <w:pStyle w:val="Code"/>
        <w:rPr>
          <w:ins w:id="5144" w:author="Kelvin Sung" w:date="2021-05-20T18:10:00Z"/>
          <w:rFonts w:hint="eastAsia"/>
        </w:rPr>
      </w:pPr>
      <w:del w:id="5145" w:author="Kelvin Sung" w:date="2021-05-20T18:10:00Z">
        <w:r w:rsidDel="00E15C4E">
          <w:delText xml:space="preserve">    </w:delText>
        </w:r>
      </w:del>
    </w:p>
    <w:p w14:paraId="2E6D17DC" w14:textId="775F5CC9" w:rsidR="003238E4" w:rsidDel="00E15C4E" w:rsidRDefault="003238E4" w:rsidP="003238E4">
      <w:pPr>
        <w:pStyle w:val="Code"/>
        <w:rPr>
          <w:del w:id="5146" w:author="Kelvin Sung" w:date="2021-05-20T18:10:00Z"/>
          <w:rFonts w:hint="eastAsia"/>
        </w:rPr>
      </w:pPr>
      <w:r>
        <w:t xml:space="preserve">        if ((Math.abs(lgtToReceiverZ) &lt; this.kVerySmall) || ((Math.abs(lgtToCaster[2]) &lt; this.kVerySmall))) {</w:t>
      </w:r>
    </w:p>
    <w:p w14:paraId="267AEC24" w14:textId="77777777" w:rsidR="00E15C4E" w:rsidRDefault="003238E4" w:rsidP="003238E4">
      <w:pPr>
        <w:pStyle w:val="Code"/>
        <w:rPr>
          <w:ins w:id="5147" w:author="Kelvin Sung" w:date="2021-05-20T18:10:00Z"/>
          <w:rFonts w:hint="eastAsia"/>
        </w:rPr>
      </w:pPr>
      <w:del w:id="5148" w:author="Kelvin Sung" w:date="2021-05-20T18:10:00Z">
        <w:r w:rsidDel="00E15C4E">
          <w:delText xml:space="preserve">    </w:delText>
        </w:r>
      </w:del>
    </w:p>
    <w:p w14:paraId="2A392B7D" w14:textId="54C1EA5B" w:rsidR="003238E4" w:rsidDel="00E15C4E" w:rsidRDefault="003238E4" w:rsidP="003238E4">
      <w:pPr>
        <w:pStyle w:val="Code"/>
        <w:rPr>
          <w:del w:id="5149" w:author="Kelvin Sung" w:date="2021-05-20T18:10:00Z"/>
          <w:rFonts w:hint="eastAsia"/>
        </w:rPr>
      </w:pPr>
      <w:r>
        <w:t xml:space="preserve">            // alomst the same Z, can't see shadow</w:t>
      </w:r>
    </w:p>
    <w:p w14:paraId="31EDA48D" w14:textId="77777777" w:rsidR="00E15C4E" w:rsidRDefault="003238E4" w:rsidP="003238E4">
      <w:pPr>
        <w:pStyle w:val="Code"/>
        <w:rPr>
          <w:ins w:id="5150" w:author="Kelvin Sung" w:date="2021-05-20T18:10:00Z"/>
          <w:rFonts w:hint="eastAsia"/>
        </w:rPr>
      </w:pPr>
      <w:del w:id="5151" w:author="Kelvin Sung" w:date="2021-05-20T18:10:00Z">
        <w:r w:rsidDel="00E15C4E">
          <w:delText xml:space="preserve">    </w:delText>
        </w:r>
      </w:del>
    </w:p>
    <w:p w14:paraId="6E4628B5" w14:textId="04CE7D62" w:rsidR="003238E4" w:rsidDel="00E15C4E" w:rsidRDefault="003238E4" w:rsidP="003238E4">
      <w:pPr>
        <w:pStyle w:val="Code"/>
        <w:rPr>
          <w:del w:id="5152" w:author="Kelvin Sung" w:date="2021-05-20T18:10:00Z"/>
          <w:rFonts w:hint="eastAsia"/>
        </w:rPr>
      </w:pPr>
      <w:r>
        <w:t xml:space="preserve">            return false;</w:t>
      </w:r>
    </w:p>
    <w:p w14:paraId="7FA8123C" w14:textId="77777777" w:rsidR="00E15C4E" w:rsidRDefault="003238E4" w:rsidP="003238E4">
      <w:pPr>
        <w:pStyle w:val="Code"/>
        <w:rPr>
          <w:ins w:id="5153" w:author="Kelvin Sung" w:date="2021-05-20T18:10:00Z"/>
          <w:rFonts w:hint="eastAsia"/>
        </w:rPr>
      </w:pPr>
      <w:del w:id="5154" w:author="Kelvin Sung" w:date="2021-05-20T18:10:00Z">
        <w:r w:rsidDel="00E15C4E">
          <w:delText xml:space="preserve">    </w:delText>
        </w:r>
      </w:del>
    </w:p>
    <w:p w14:paraId="1494A0D7" w14:textId="00ACC902" w:rsidR="003238E4" w:rsidRDefault="003238E4" w:rsidP="003238E4">
      <w:pPr>
        <w:pStyle w:val="Code"/>
        <w:rPr>
          <w:rFonts w:hint="eastAsia"/>
        </w:rPr>
      </w:pPr>
      <w:r>
        <w:t xml:space="preserve">        }</w:t>
      </w:r>
    </w:p>
    <w:p w14:paraId="24EB1FF7" w14:textId="6DD0970F" w:rsidR="003238E4" w:rsidDel="00E15C4E" w:rsidRDefault="003238E4" w:rsidP="003238E4">
      <w:pPr>
        <w:pStyle w:val="Code"/>
        <w:rPr>
          <w:del w:id="5155" w:author="Kelvin Sung" w:date="2021-05-20T18:10:00Z"/>
          <w:rFonts w:hint="eastAsia"/>
        </w:rPr>
      </w:pPr>
    </w:p>
    <w:p w14:paraId="11FB250F" w14:textId="77777777" w:rsidR="00E15C4E" w:rsidRDefault="003238E4" w:rsidP="003238E4">
      <w:pPr>
        <w:pStyle w:val="Code"/>
        <w:rPr>
          <w:ins w:id="5156" w:author="Kelvin Sung" w:date="2021-05-20T18:10:00Z"/>
          <w:rFonts w:hint="eastAsia"/>
        </w:rPr>
      </w:pPr>
      <w:del w:id="5157" w:author="Kelvin Sung" w:date="2021-05-20T18:10:00Z">
        <w:r w:rsidDel="00E15C4E">
          <w:delText xml:space="preserve">    </w:delText>
        </w:r>
      </w:del>
    </w:p>
    <w:p w14:paraId="6B36019F" w14:textId="6AC96F76" w:rsidR="003238E4" w:rsidDel="00E15C4E" w:rsidRDefault="003238E4" w:rsidP="003238E4">
      <w:pPr>
        <w:pStyle w:val="Code"/>
        <w:rPr>
          <w:del w:id="5158" w:author="Kelvin Sung" w:date="2021-05-20T18:10:00Z"/>
          <w:rFonts w:hint="eastAsia"/>
        </w:rPr>
      </w:pPr>
      <w:r>
        <w:t xml:space="preserve">        distToCaster = vec3.length(lgtToCaster);</w:t>
      </w:r>
    </w:p>
    <w:p w14:paraId="61E8AE1E" w14:textId="77777777" w:rsidR="00E15C4E" w:rsidRDefault="003238E4" w:rsidP="003238E4">
      <w:pPr>
        <w:pStyle w:val="Code"/>
        <w:rPr>
          <w:ins w:id="5159" w:author="Kelvin Sung" w:date="2021-05-20T18:10:00Z"/>
          <w:rFonts w:hint="eastAsia"/>
        </w:rPr>
      </w:pPr>
      <w:del w:id="5160" w:author="Kelvin Sung" w:date="2021-05-20T18:10:00Z">
        <w:r w:rsidDel="00E15C4E">
          <w:delText xml:space="preserve">    </w:delText>
        </w:r>
      </w:del>
    </w:p>
    <w:p w14:paraId="11E92820" w14:textId="4CC5F8DA" w:rsidR="003238E4" w:rsidRDefault="003238E4" w:rsidP="003238E4">
      <w:pPr>
        <w:pStyle w:val="Code"/>
        <w:rPr>
          <w:rFonts w:hint="eastAsia"/>
        </w:rPr>
      </w:pPr>
      <w:r>
        <w:t xml:space="preserve">        vec3.scale(lgtToCaster, lgtToCaster, 1 / distToCaster);  // normalize lgtToCaster</w:t>
      </w:r>
    </w:p>
    <w:p w14:paraId="38B514BD" w14:textId="366C9675" w:rsidR="003238E4" w:rsidDel="00E15C4E" w:rsidRDefault="003238E4" w:rsidP="003238E4">
      <w:pPr>
        <w:pStyle w:val="Code"/>
        <w:rPr>
          <w:del w:id="5161" w:author="Kelvin Sung" w:date="2021-05-20T18:10:00Z"/>
          <w:rFonts w:hint="eastAsia"/>
        </w:rPr>
      </w:pPr>
    </w:p>
    <w:p w14:paraId="44C9C302" w14:textId="77777777" w:rsidR="00E15C4E" w:rsidRDefault="003238E4" w:rsidP="003238E4">
      <w:pPr>
        <w:pStyle w:val="Code"/>
        <w:rPr>
          <w:ins w:id="5162" w:author="Kelvin Sung" w:date="2021-05-20T18:10:00Z"/>
          <w:rFonts w:hint="eastAsia"/>
        </w:rPr>
      </w:pPr>
      <w:del w:id="5163" w:author="Kelvin Sung" w:date="2021-05-20T18:10:00Z">
        <w:r w:rsidDel="00E15C4E">
          <w:delText xml:space="preserve">    </w:delText>
        </w:r>
      </w:del>
    </w:p>
    <w:p w14:paraId="15E96A95" w14:textId="0B4AF22E" w:rsidR="003238E4" w:rsidDel="00E15C4E" w:rsidRDefault="003238E4" w:rsidP="003238E4">
      <w:pPr>
        <w:pStyle w:val="Code"/>
        <w:rPr>
          <w:del w:id="5164" w:author="Kelvin Sung" w:date="2021-05-20T18:10:00Z"/>
          <w:rFonts w:hint="eastAsia"/>
        </w:rPr>
      </w:pPr>
      <w:r>
        <w:t xml:space="preserve">        distToReceiver = Math.abs(receiverToCasterZ / lgtToCaster[2]);  // distance measured along lgtToCaster</w:t>
      </w:r>
    </w:p>
    <w:p w14:paraId="1B49D158" w14:textId="77777777" w:rsidR="00E15C4E" w:rsidRDefault="003238E4" w:rsidP="003238E4">
      <w:pPr>
        <w:pStyle w:val="Code"/>
        <w:rPr>
          <w:ins w:id="5165" w:author="Kelvin Sung" w:date="2021-05-20T18:10:00Z"/>
          <w:rFonts w:hint="eastAsia"/>
        </w:rPr>
      </w:pPr>
      <w:del w:id="5166" w:author="Kelvin Sung" w:date="2021-05-20T18:10:00Z">
        <w:r w:rsidDel="00E15C4E">
          <w:delText xml:space="preserve">    </w:delText>
        </w:r>
      </w:del>
    </w:p>
    <w:p w14:paraId="36AA9A64" w14:textId="79F0D89C" w:rsidR="003238E4" w:rsidDel="00E15C4E" w:rsidRDefault="003238E4" w:rsidP="003238E4">
      <w:pPr>
        <w:pStyle w:val="Code"/>
        <w:rPr>
          <w:del w:id="5167" w:author="Kelvin Sung" w:date="2021-05-20T18:10:00Z"/>
          <w:rFonts w:hint="eastAsia"/>
        </w:rPr>
      </w:pPr>
      <w:r>
        <w:lastRenderedPageBreak/>
        <w:t xml:space="preserve">        scale = (distToCaster + (distToReceiver * this.kReceiverDistanceFudge)) / distToCaster;</w:t>
      </w:r>
    </w:p>
    <w:p w14:paraId="10D5768B" w14:textId="77777777" w:rsidR="00E15C4E" w:rsidRDefault="003238E4" w:rsidP="003238E4">
      <w:pPr>
        <w:pStyle w:val="Code"/>
        <w:rPr>
          <w:ins w:id="5168" w:author="Kelvin Sung" w:date="2021-05-20T18:10:00Z"/>
          <w:rFonts w:hint="eastAsia"/>
        </w:rPr>
      </w:pPr>
      <w:del w:id="5169" w:author="Kelvin Sung" w:date="2021-05-20T18:10:00Z">
        <w:r w:rsidDel="00E15C4E">
          <w:delText xml:space="preserve">    </w:delText>
        </w:r>
      </w:del>
    </w:p>
    <w:p w14:paraId="49F1B403" w14:textId="683163CC" w:rsidR="003238E4" w:rsidDel="00E15C4E" w:rsidRDefault="003238E4" w:rsidP="003238E4">
      <w:pPr>
        <w:pStyle w:val="Code"/>
        <w:rPr>
          <w:del w:id="5170" w:author="Kelvin Sung" w:date="2021-05-20T18:10:00Z"/>
          <w:rFonts w:hint="eastAsia"/>
        </w:rPr>
      </w:pPr>
      <w:r>
        <w:t xml:space="preserve">    }</w:t>
      </w:r>
    </w:p>
    <w:p w14:paraId="10B3738D" w14:textId="77777777" w:rsidR="00E15C4E" w:rsidRDefault="003238E4" w:rsidP="003238E4">
      <w:pPr>
        <w:pStyle w:val="Code"/>
        <w:rPr>
          <w:ins w:id="5171" w:author="Kelvin Sung" w:date="2021-05-20T18:10:00Z"/>
          <w:rFonts w:hint="eastAsia"/>
        </w:rPr>
      </w:pPr>
      <w:del w:id="5172"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4F64AB95" w:rsidR="003238E4" w:rsidDel="00E15C4E" w:rsidRDefault="003238E4" w:rsidP="003238E4">
      <w:pPr>
        <w:pStyle w:val="Code"/>
        <w:rPr>
          <w:del w:id="5173" w:author="Kelvin Sung" w:date="2021-05-20T18:10:00Z"/>
          <w:rFonts w:hint="eastAsia"/>
        </w:rPr>
      </w:pPr>
    </w:p>
    <w:p w14:paraId="6EA2A43C" w14:textId="77777777" w:rsidR="00E15C4E" w:rsidRDefault="003238E4" w:rsidP="003238E4">
      <w:pPr>
        <w:pStyle w:val="Code"/>
        <w:rPr>
          <w:ins w:id="5174" w:author="Kelvin Sung" w:date="2021-05-20T18:10:00Z"/>
          <w:rFonts w:hint="eastAsia"/>
        </w:rPr>
      </w:pPr>
      <w:del w:id="5175" w:author="Kelvin Sung" w:date="2021-05-20T18:10:00Z">
        <w:r w:rsidDel="00E15C4E">
          <w:delText xml:space="preserve">    </w:delText>
        </w:r>
      </w:del>
    </w:p>
    <w:p w14:paraId="348875E6" w14:textId="70838914" w:rsidR="003238E4" w:rsidDel="00E15C4E" w:rsidRDefault="003238E4" w:rsidP="003238E4">
      <w:pPr>
        <w:pStyle w:val="Code"/>
        <w:rPr>
          <w:del w:id="5176" w:author="Kelvin Sung" w:date="2021-05-20T18:10:00Z"/>
          <w:rFonts w:hint="eastAsia"/>
        </w:rPr>
      </w:pPr>
      <w:r>
        <w:t xml:space="preserve">    cxf.setRotationInRad(cxf.getRotationInRad());</w:t>
      </w:r>
    </w:p>
    <w:p w14:paraId="7B30F5F5" w14:textId="77777777" w:rsidR="00E15C4E" w:rsidRDefault="003238E4" w:rsidP="003238E4">
      <w:pPr>
        <w:pStyle w:val="Code"/>
        <w:rPr>
          <w:ins w:id="5177" w:author="Kelvin Sung" w:date="2021-05-20T18:10:00Z"/>
          <w:rFonts w:hint="eastAsia"/>
        </w:rPr>
      </w:pPr>
      <w:del w:id="5178" w:author="Kelvin Sung" w:date="2021-05-20T18:10:00Z">
        <w:r w:rsidDel="00E15C4E">
          <w:delText xml:space="preserve">    </w:delText>
        </w:r>
      </w:del>
    </w:p>
    <w:p w14:paraId="721FB88A" w14:textId="2058AD58" w:rsidR="003238E4" w:rsidDel="00E15C4E" w:rsidRDefault="003238E4" w:rsidP="003238E4">
      <w:pPr>
        <w:pStyle w:val="Code"/>
        <w:rPr>
          <w:del w:id="5179" w:author="Kelvin Sung" w:date="2021-05-20T18:10:00Z"/>
          <w:rFonts w:hint="eastAsia"/>
        </w:rPr>
      </w:pPr>
      <w:r>
        <w:t xml:space="preserve">    cxf.setPosition(offset[0], offset[1]);</w:t>
      </w:r>
    </w:p>
    <w:p w14:paraId="3FE0016D" w14:textId="77777777" w:rsidR="00E15C4E" w:rsidRDefault="003238E4" w:rsidP="003238E4">
      <w:pPr>
        <w:pStyle w:val="Code"/>
        <w:rPr>
          <w:ins w:id="5180" w:author="Kelvin Sung" w:date="2021-05-20T18:10:00Z"/>
          <w:rFonts w:hint="eastAsia"/>
        </w:rPr>
      </w:pPr>
      <w:del w:id="5181" w:author="Kelvin Sung" w:date="2021-05-20T18:10:00Z">
        <w:r w:rsidDel="00E15C4E">
          <w:delText xml:space="preserve">    </w:delText>
        </w:r>
      </w:del>
    </w:p>
    <w:p w14:paraId="45F78AFB" w14:textId="0FA38266" w:rsidR="003238E4" w:rsidDel="00E15C4E" w:rsidRDefault="003238E4" w:rsidP="003238E4">
      <w:pPr>
        <w:pStyle w:val="Code"/>
        <w:rPr>
          <w:del w:id="5182" w:author="Kelvin Sung" w:date="2021-05-20T18:10:00Z"/>
          <w:rFonts w:hint="eastAsia"/>
        </w:rPr>
      </w:pPr>
      <w:r>
        <w:t xml:space="preserve">    cxf.setZPos(offset[2]);</w:t>
      </w:r>
    </w:p>
    <w:p w14:paraId="1AA11377" w14:textId="77777777" w:rsidR="00E15C4E" w:rsidRDefault="003238E4" w:rsidP="003238E4">
      <w:pPr>
        <w:pStyle w:val="Code"/>
        <w:rPr>
          <w:ins w:id="5183" w:author="Kelvin Sung" w:date="2021-05-20T18:10:00Z"/>
          <w:rFonts w:hint="eastAsia"/>
        </w:rPr>
      </w:pPr>
      <w:del w:id="5184" w:author="Kelvin Sung" w:date="2021-05-20T18:10:00Z">
        <w:r w:rsidDel="00E15C4E">
          <w:delText xml:space="preserve">    </w:delText>
        </w:r>
      </w:del>
    </w:p>
    <w:p w14:paraId="449B9AF9" w14:textId="30747E9E" w:rsidR="003238E4" w:rsidDel="00E15C4E" w:rsidRDefault="003238E4" w:rsidP="003238E4">
      <w:pPr>
        <w:pStyle w:val="Code"/>
        <w:rPr>
          <w:del w:id="5185" w:author="Kelvin Sung" w:date="2021-05-20T18:10:00Z"/>
          <w:rFonts w:hint="eastAsia"/>
        </w:rPr>
      </w:pPr>
      <w:r>
        <w:t xml:space="preserve">    cxf.setWidth(cxf.getWidth() * scale);</w:t>
      </w:r>
    </w:p>
    <w:p w14:paraId="7180333A" w14:textId="77777777" w:rsidR="00E15C4E" w:rsidRDefault="003238E4" w:rsidP="003238E4">
      <w:pPr>
        <w:pStyle w:val="Code"/>
        <w:rPr>
          <w:ins w:id="5186" w:author="Kelvin Sung" w:date="2021-05-20T18:10:00Z"/>
          <w:rFonts w:hint="eastAsia"/>
        </w:rPr>
      </w:pPr>
      <w:del w:id="5187"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5188" w:author="Kelvin Sung" w:date="2021-05-20T18:10:00Z"/>
          <w:rFonts w:hint="eastAsia"/>
        </w:rPr>
      </w:pPr>
    </w:p>
    <w:p w14:paraId="66DF14FE" w14:textId="77777777" w:rsidR="00E15C4E" w:rsidRDefault="003238E4" w:rsidP="003238E4">
      <w:pPr>
        <w:pStyle w:val="Code"/>
        <w:rPr>
          <w:ins w:id="5189" w:author="Kelvin Sung" w:date="2021-05-20T18:10:00Z"/>
          <w:rFonts w:hint="eastAsia"/>
        </w:rPr>
      </w:pPr>
      <w:del w:id="5190" w:author="Kelvin Sung" w:date="2021-05-20T18:10:00Z">
        <w:r w:rsidDel="00E15C4E">
          <w:delText xml:space="preserve">    </w:delText>
        </w:r>
      </w:del>
    </w:p>
    <w:p w14:paraId="7A760DFC" w14:textId="173534B5" w:rsidR="003238E4" w:rsidDel="00E15C4E" w:rsidRDefault="003238E4" w:rsidP="003238E4">
      <w:pPr>
        <w:pStyle w:val="Code"/>
        <w:rPr>
          <w:del w:id="5191" w:author="Kelvin Sung" w:date="2021-05-20T18:10:00Z"/>
          <w:rFonts w:hint="eastAsia"/>
        </w:rPr>
      </w:pPr>
      <w:r>
        <w:t xml:space="preserve">    return true;</w:t>
      </w:r>
    </w:p>
    <w:p w14:paraId="32789106" w14:textId="77777777" w:rsidR="00E15C4E" w:rsidRDefault="003238E4" w:rsidP="003238E4">
      <w:pPr>
        <w:pStyle w:val="Code"/>
        <w:rPr>
          <w:ins w:id="5192" w:author="Kelvin Sung" w:date="2021-05-20T18:10:00Z"/>
          <w:rFonts w:hint="eastAsia"/>
        </w:rPr>
      </w:pPr>
      <w:del w:id="5193"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10C624E7" w:rsidR="00A70786" w:rsidRDefault="00885276" w:rsidP="00885276">
      <w:pPr>
        <w:pStyle w:val="BodyTextFirs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5194" w:author="Kelvin Sung" w:date="2021-05-22T13:46:00Z">
        <w:r w:rsidRPr="00885276" w:rsidDel="003401C9">
          <w:delText>8-28</w:delText>
        </w:r>
      </w:del>
      <w:ins w:id="5195"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5196" w:author="Kelvin Sung" w:date="2021-05-22T13:46:00Z">
        <w:r w:rsidDel="003401C9">
          <w:delText>8-28</w:delText>
        </w:r>
      </w:del>
      <w:ins w:id="5197"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5198" w:author="Kelvin Sung" w:date="2021-05-20T18:15:00Z">
        <w:r w:rsidDel="00E15C4E">
          <w:lastRenderedPageBreak/>
          <w:delText xml:space="preserve">Creating </w:delText>
        </w:r>
      </w:del>
      <w:ins w:id="5199" w:author="Kelvin Sung" w:date="2021-05-20T18:15:00Z">
        <w:r w:rsidR="00E15C4E">
          <w:t xml:space="preserve">Defining </w:t>
        </w:r>
      </w:ins>
      <w:r>
        <w:t xml:space="preserve">the Shadow Receiver </w:t>
      </w:r>
      <w:ins w:id="5200" w:author="Kelvin Sung" w:date="2021-05-20T18:15:00Z">
        <w:r w:rsidR="00E15C4E">
          <w:t>Clas</w:t>
        </w:r>
      </w:ins>
      <w:ins w:id="5201" w:author="Kelvin Sung" w:date="2021-05-20T18:16:00Z">
        <w:r w:rsidR="00E15C4E">
          <w:t>s</w:t>
        </w:r>
      </w:ins>
      <w:del w:id="5202" w:author="Kelvin Sung" w:date="2021-05-20T18:15:00Z">
        <w:r w:rsidDel="00E15C4E">
          <w:delText>Object</w:delText>
        </w:r>
      </w:del>
    </w:p>
    <w:p w14:paraId="48C988A5" w14:textId="77777777" w:rsidR="00885276" w:rsidRDefault="00885276" w:rsidP="00885276">
      <w:pPr>
        <w:pStyle w:val="BodyTextFirst"/>
        <w:rPr>
          <w:rFonts w:hint="eastAsia"/>
        </w:rPr>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rPr>
          <w:rFonts w:hint="eastAsia"/>
        </w:rPr>
      </w:pPr>
      <w:r>
        <w:t>Follow these steps:</w:t>
      </w:r>
    </w:p>
    <w:p w14:paraId="2625F2FF" w14:textId="65E4669E" w:rsidR="00885276" w:rsidRDefault="00885276" w:rsidP="00F31BF1">
      <w:pPr>
        <w:pStyle w:val="NumList"/>
        <w:numPr>
          <w:ilvl w:val="0"/>
          <w:numId w:val="51"/>
        </w:numPr>
        <w:rPr>
          <w:rFonts w:hint="eastAsia"/>
        </w:r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rPr>
          <w:rFonts w:hint="eastAsia"/>
        </w:rPr>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7777777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7777777"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35F4E47" w14:textId="77777777" w:rsidR="00E56A18" w:rsidRDefault="00E56A18" w:rsidP="00E56A18">
      <w:pPr>
        <w:pStyle w:val="Code"/>
        <w:rPr>
          <w:rFonts w:hint="eastAsia"/>
        </w:rPr>
      </w:pPr>
    </w:p>
    <w:p w14:paraId="6F1F2D31" w14:textId="77777777" w:rsidR="00E56A18" w:rsidRDefault="00E56A18" w:rsidP="00E56A18">
      <w:pPr>
        <w:pStyle w:val="Code"/>
        <w:rPr>
          <w:rFonts w:hint="eastAsia"/>
        </w:rPr>
      </w:pPr>
      <w:r>
        <w:t>}</w:t>
      </w:r>
    </w:p>
    <w:p w14:paraId="1A15991B" w14:textId="77777777" w:rsidR="00E56A18" w:rsidRDefault="00E56A18" w:rsidP="00E56A18">
      <w:pPr>
        <w:pStyle w:val="Code"/>
        <w:rPr>
          <w:rFonts w:hint="eastAsia"/>
        </w:rPr>
      </w:pPr>
    </w:p>
    <w:p w14:paraId="20C72BA4" w14:textId="499F4E4A" w:rsidR="00E56A18" w:rsidRDefault="00E56A18" w:rsidP="00E56A18">
      <w:pPr>
        <w:pStyle w:val="Code"/>
        <w:rPr>
          <w:rFonts w:hint="eastAsia"/>
        </w:rPr>
      </w:pPr>
      <w:r>
        <w:t>export default ShadowReceiver;</w:t>
      </w:r>
    </w:p>
    <w:p w14:paraId="779522D1" w14:textId="56605C15" w:rsidR="00885276" w:rsidDel="00E15C4E" w:rsidRDefault="00885276" w:rsidP="00885276">
      <w:pPr>
        <w:pStyle w:val="NumList"/>
        <w:rPr>
          <w:del w:id="5203" w:author="Kelvin Sung" w:date="2021-05-20T18:10:00Z"/>
          <w:rFonts w:hint="eastAsia"/>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5204" w:author="Kelvin Sung" w:date="2021-05-20T18:10:00Z"/>
          <w:rFonts w:hint="eastAsia"/>
        </w:rPr>
      </w:pPr>
      <w:del w:id="5205" w:author="Kelvin Sung" w:date="2021-05-20T18:10:00Z">
        <w:r w:rsidDel="00E15C4E">
          <w:delText xml:space="preserve">    </w:delText>
        </w:r>
      </w:del>
    </w:p>
    <w:p w14:paraId="2ECC4006" w14:textId="08FB76E0" w:rsidR="00E56A18" w:rsidDel="00E15C4E" w:rsidRDefault="00E56A18" w:rsidP="00E56A18">
      <w:pPr>
        <w:pStyle w:val="Code"/>
        <w:rPr>
          <w:del w:id="5206" w:author="Kelvin Sung" w:date="2021-05-20T18:10:00Z"/>
          <w:rFonts w:hint="eastAsia"/>
        </w:rPr>
      </w:pPr>
      <w:r>
        <w:t>addShadowCaster(lgtRenderable) {</w:t>
      </w:r>
    </w:p>
    <w:p w14:paraId="18D53D86" w14:textId="77777777" w:rsidR="00E15C4E" w:rsidRDefault="00E56A18" w:rsidP="00E56A18">
      <w:pPr>
        <w:pStyle w:val="Code"/>
        <w:rPr>
          <w:ins w:id="5207" w:author="Kelvin Sung" w:date="2021-05-20T18:10:00Z"/>
          <w:rFonts w:hint="eastAsia"/>
        </w:rPr>
      </w:pPr>
      <w:del w:id="5208" w:author="Kelvin Sung" w:date="2021-05-20T18:10:00Z">
        <w:r w:rsidDel="00E15C4E">
          <w:delText xml:space="preserve">    </w:delText>
        </w:r>
      </w:del>
    </w:p>
    <w:p w14:paraId="6CC0F0CE" w14:textId="47A5EE9C" w:rsidR="00E56A18" w:rsidDel="00E15C4E" w:rsidRDefault="00E56A18" w:rsidP="00E56A18">
      <w:pPr>
        <w:pStyle w:val="Code"/>
        <w:rPr>
          <w:del w:id="5209" w:author="Kelvin Sung" w:date="2021-05-20T18:10:00Z"/>
          <w:rFonts w:hint="eastAsia"/>
        </w:rPr>
      </w:pPr>
      <w:r>
        <w:lastRenderedPageBreak/>
        <w:t xml:space="preserve">    let c = new ShadowCaster(lgtRenderable, this.mReceiver);</w:t>
      </w:r>
    </w:p>
    <w:p w14:paraId="29A75D00" w14:textId="77777777" w:rsidR="00E15C4E" w:rsidRDefault="00E56A18" w:rsidP="00E56A18">
      <w:pPr>
        <w:pStyle w:val="Code"/>
        <w:rPr>
          <w:ins w:id="5210" w:author="Kelvin Sung" w:date="2021-05-20T18:10:00Z"/>
          <w:rFonts w:hint="eastAsia"/>
        </w:rPr>
      </w:pPr>
      <w:del w:id="5211" w:author="Kelvin Sung" w:date="2021-05-20T18:10:00Z">
        <w:r w:rsidDel="00E15C4E">
          <w:delText xml:space="preserve">    </w:delText>
        </w:r>
      </w:del>
    </w:p>
    <w:p w14:paraId="40E30BBE" w14:textId="14A78A7E" w:rsidR="00E56A18" w:rsidDel="00E15C4E" w:rsidRDefault="00E56A18" w:rsidP="00E56A18">
      <w:pPr>
        <w:pStyle w:val="Code"/>
        <w:rPr>
          <w:del w:id="5212" w:author="Kelvin Sung" w:date="2021-05-20T18:11:00Z"/>
          <w:rFonts w:hint="eastAsia"/>
        </w:rPr>
      </w:pPr>
      <w:r>
        <w:t xml:space="preserve">    this.mShadowCaster.push(c);</w:t>
      </w:r>
    </w:p>
    <w:p w14:paraId="02B0B439" w14:textId="77777777" w:rsidR="00E15C4E" w:rsidRDefault="00E56A18" w:rsidP="00E56A18">
      <w:pPr>
        <w:pStyle w:val="Code"/>
        <w:rPr>
          <w:ins w:id="5213" w:author="Kelvin Sung" w:date="2021-05-20T18:11:00Z"/>
          <w:rFonts w:hint="eastAsia"/>
        </w:rPr>
      </w:pPr>
      <w:del w:id="5214" w:author="Kelvin Sung" w:date="2021-05-20T18:11:00Z">
        <w:r w:rsidDel="00E15C4E">
          <w:delText xml:space="preserve">    </w:delText>
        </w:r>
      </w:del>
    </w:p>
    <w:p w14:paraId="61464A11" w14:textId="4FFE8FE6" w:rsidR="00E56A18" w:rsidDel="00E15C4E" w:rsidRDefault="00E56A18" w:rsidP="00E56A18">
      <w:pPr>
        <w:pStyle w:val="Code"/>
        <w:rPr>
          <w:del w:id="5215" w:author="Kelvin Sung" w:date="2021-05-20T18:11:00Z"/>
          <w:rFonts w:hint="eastAsia"/>
        </w:rPr>
      </w:pPr>
      <w:r>
        <w:t>}</w:t>
      </w:r>
    </w:p>
    <w:p w14:paraId="7372C074" w14:textId="77777777" w:rsidR="00E15C4E" w:rsidRDefault="00E56A18" w:rsidP="00E56A18">
      <w:pPr>
        <w:pStyle w:val="Code"/>
        <w:rPr>
          <w:ins w:id="5216" w:author="Kelvin Sung" w:date="2021-05-20T18:11:00Z"/>
          <w:rFonts w:hint="eastAsia"/>
        </w:rPr>
      </w:pPr>
      <w:del w:id="5217"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444BE63B" w14:textId="77777777" w:rsidR="00E56A18" w:rsidRPr="00885276" w:rsidRDefault="00E56A18" w:rsidP="00E56A18">
      <w:pPr>
        <w:pStyle w:val="Code"/>
        <w:rPr>
          <w:rFonts w:hint="eastAsia"/>
        </w:rPr>
      </w:pPr>
    </w:p>
    <w:p w14:paraId="0C0452D5" w14:textId="144E2558" w:rsidR="00E56A18" w:rsidDel="00E15C4E" w:rsidRDefault="00885276" w:rsidP="00E56A18">
      <w:pPr>
        <w:pStyle w:val="NumList"/>
        <w:rPr>
          <w:del w:id="5218" w:author="Kelvin Sung" w:date="2021-05-20T18:11:00Z"/>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5219" w:author="Kelvin Sung" w:date="2021-05-20T18:11:00Z"/>
          <w:rFonts w:hint="eastAsia"/>
        </w:rPr>
      </w:pPr>
      <w:del w:id="5220" w:author="Kelvin Sung" w:date="2021-05-20T18:11:00Z">
        <w:r w:rsidDel="00E15C4E">
          <w:delText xml:space="preserve">    </w:delText>
        </w:r>
      </w:del>
    </w:p>
    <w:p w14:paraId="1CEA6868" w14:textId="27439952" w:rsidR="00E56A18" w:rsidDel="00E15C4E" w:rsidRDefault="00E56A18" w:rsidP="00E56A18">
      <w:pPr>
        <w:pStyle w:val="Code"/>
        <w:rPr>
          <w:del w:id="5221" w:author="Kelvin Sung" w:date="2021-05-20T18:11:00Z"/>
          <w:rFonts w:hint="eastAsia"/>
        </w:rPr>
      </w:pPr>
      <w:r>
        <w:t>draw(aCamera) {</w:t>
      </w:r>
    </w:p>
    <w:p w14:paraId="1155AC1A" w14:textId="77777777" w:rsidR="00E15C4E" w:rsidRDefault="00E56A18" w:rsidP="00E56A18">
      <w:pPr>
        <w:pStyle w:val="Code"/>
        <w:rPr>
          <w:ins w:id="5222" w:author="Kelvin Sung" w:date="2021-05-20T18:11:00Z"/>
          <w:rFonts w:hint="eastAsia"/>
        </w:rPr>
      </w:pPr>
      <w:del w:id="5223"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5224" w:author="Kelvin Sung" w:date="2021-05-20T18:11:00Z"/>
          <w:rFonts w:hint="eastAsia"/>
        </w:rPr>
      </w:pPr>
    </w:p>
    <w:p w14:paraId="5254329A" w14:textId="77777777" w:rsidR="00E15C4E" w:rsidRDefault="00E56A18" w:rsidP="00E56A18">
      <w:pPr>
        <w:pStyle w:val="Code"/>
        <w:rPr>
          <w:ins w:id="5225" w:author="Kelvin Sung" w:date="2021-05-20T18:11:00Z"/>
          <w:rFonts w:hint="eastAsia"/>
        </w:rPr>
      </w:pPr>
      <w:del w:id="5226" w:author="Kelvin Sung" w:date="2021-05-20T18:11:00Z">
        <w:r w:rsidDel="00E15C4E">
          <w:delText xml:space="preserve">    </w:delText>
        </w:r>
      </w:del>
    </w:p>
    <w:p w14:paraId="25637EAA" w14:textId="03263276" w:rsidR="00E56A18" w:rsidDel="00E15C4E" w:rsidRDefault="00E56A18" w:rsidP="00E56A18">
      <w:pPr>
        <w:pStyle w:val="Code"/>
        <w:rPr>
          <w:del w:id="5227" w:author="Kelvin Sung" w:date="2021-05-20T18:11:00Z"/>
          <w:rFonts w:hint="eastAsia"/>
        </w:rPr>
      </w:pPr>
      <w:r>
        <w:t xml:space="preserve">    // draw receiver as a regular renderable</w:t>
      </w:r>
    </w:p>
    <w:p w14:paraId="742EDFC4" w14:textId="77777777" w:rsidR="00E15C4E" w:rsidRDefault="00E56A18" w:rsidP="00E56A18">
      <w:pPr>
        <w:pStyle w:val="Code"/>
        <w:rPr>
          <w:ins w:id="5228" w:author="Kelvin Sung" w:date="2021-05-20T18:11:00Z"/>
          <w:rFonts w:hint="eastAsia"/>
        </w:rPr>
      </w:pPr>
      <w:del w:id="5229"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54B59B7" w:rsidR="00E56A18" w:rsidDel="00E15C4E" w:rsidRDefault="00E56A18" w:rsidP="00E56A18">
      <w:pPr>
        <w:pStyle w:val="Code"/>
        <w:rPr>
          <w:del w:id="5230" w:author="Kelvin Sung" w:date="2021-05-20T18:11:00Z"/>
          <w:rFonts w:hint="eastAsia"/>
        </w:rPr>
      </w:pPr>
    </w:p>
    <w:p w14:paraId="615E7D15" w14:textId="77777777" w:rsidR="00E15C4E" w:rsidRDefault="00E56A18" w:rsidP="00E56A18">
      <w:pPr>
        <w:pStyle w:val="Code"/>
        <w:rPr>
          <w:ins w:id="5231" w:author="Kelvin Sung" w:date="2021-05-20T18:11:00Z"/>
          <w:rFonts w:hint="eastAsia"/>
        </w:rPr>
      </w:pPr>
      <w:del w:id="5232" w:author="Kelvin Sung" w:date="2021-05-20T18:11:00Z">
        <w:r w:rsidDel="00E15C4E">
          <w:delText xml:space="preserve">    </w:delText>
        </w:r>
      </w:del>
    </w:p>
    <w:p w14:paraId="0F33B4B5" w14:textId="00F17A28" w:rsidR="00E56A18" w:rsidDel="00E15C4E" w:rsidRDefault="00E56A18" w:rsidP="00E56A18">
      <w:pPr>
        <w:pStyle w:val="Code"/>
        <w:rPr>
          <w:del w:id="5233" w:author="Kelvin Sung" w:date="2021-05-20T18:11:00Z"/>
          <w:rFonts w:hint="eastAsia"/>
        </w:rPr>
      </w:pPr>
      <w:r>
        <w:t xml:space="preserve">    this._shadowRecieverStencilOn();</w:t>
      </w:r>
    </w:p>
    <w:p w14:paraId="3FF1C94A" w14:textId="77777777" w:rsidR="00E15C4E" w:rsidRDefault="00E56A18" w:rsidP="00E56A18">
      <w:pPr>
        <w:pStyle w:val="Code"/>
        <w:rPr>
          <w:ins w:id="5234" w:author="Kelvin Sung" w:date="2021-05-20T18:11:00Z"/>
          <w:rFonts w:hint="eastAsia"/>
        </w:rPr>
      </w:pPr>
      <w:del w:id="5235" w:author="Kelvin Sung" w:date="2021-05-20T18:11:00Z">
        <w:r w:rsidDel="00E15C4E">
          <w:delText xml:space="preserve">    </w:delText>
        </w:r>
      </w:del>
    </w:p>
    <w:p w14:paraId="4DA84EE8" w14:textId="39C40143" w:rsidR="00E56A18" w:rsidDel="00E15C4E" w:rsidRDefault="00E56A18" w:rsidP="00E56A18">
      <w:pPr>
        <w:pStyle w:val="Code"/>
        <w:rPr>
          <w:del w:id="5236" w:author="Kelvin Sung" w:date="2021-05-20T18:11:00Z"/>
          <w:rFonts w:hint="eastAsia"/>
        </w:rPr>
      </w:pPr>
      <w:r>
        <w:t xml:space="preserve">    let s = this.mReceiver.getRenderable().swapShader(this.mReceiverShader);</w:t>
      </w:r>
    </w:p>
    <w:p w14:paraId="257CC34B" w14:textId="77777777" w:rsidR="00E15C4E" w:rsidRDefault="00E56A18" w:rsidP="00E56A18">
      <w:pPr>
        <w:pStyle w:val="Code"/>
        <w:rPr>
          <w:ins w:id="5237" w:author="Kelvin Sung" w:date="2021-05-20T18:11:00Z"/>
          <w:rFonts w:hint="eastAsia"/>
        </w:rPr>
      </w:pPr>
      <w:del w:id="5238" w:author="Kelvin Sung" w:date="2021-05-20T18:11:00Z">
        <w:r w:rsidDel="00E15C4E">
          <w:delText xml:space="preserve">    </w:delText>
        </w:r>
      </w:del>
    </w:p>
    <w:p w14:paraId="4CE7FB3D" w14:textId="3E5CCF71" w:rsidR="00E56A18" w:rsidDel="00E15C4E" w:rsidRDefault="00E56A18" w:rsidP="00E56A18">
      <w:pPr>
        <w:pStyle w:val="Code"/>
        <w:rPr>
          <w:del w:id="5239" w:author="Kelvin Sung" w:date="2021-05-20T18:11:00Z"/>
          <w:rFonts w:hint="eastAsia"/>
        </w:rPr>
      </w:pPr>
      <w:r>
        <w:t xml:space="preserve">    this.mReceiver.draw(aCamera);</w:t>
      </w:r>
    </w:p>
    <w:p w14:paraId="4A7C8CDE" w14:textId="77777777" w:rsidR="00E15C4E" w:rsidRDefault="00E56A18" w:rsidP="00E56A18">
      <w:pPr>
        <w:pStyle w:val="Code"/>
        <w:rPr>
          <w:ins w:id="5240" w:author="Kelvin Sung" w:date="2021-05-20T18:11:00Z"/>
          <w:rFonts w:hint="eastAsia"/>
        </w:rPr>
      </w:pPr>
      <w:del w:id="5241" w:author="Kelvin Sung" w:date="2021-05-20T18:11:00Z">
        <w:r w:rsidDel="00E15C4E">
          <w:delText xml:space="preserve">    </w:delText>
        </w:r>
      </w:del>
    </w:p>
    <w:p w14:paraId="7A9E2EA5" w14:textId="2734EF1A" w:rsidR="00E56A18" w:rsidDel="00E15C4E" w:rsidRDefault="00E56A18" w:rsidP="00E56A18">
      <w:pPr>
        <w:pStyle w:val="Code"/>
        <w:rPr>
          <w:del w:id="5242" w:author="Kelvin Sung" w:date="2021-05-20T18:11:00Z"/>
          <w:rFonts w:hint="eastAsia"/>
        </w:rPr>
      </w:pPr>
      <w:r>
        <w:t xml:space="preserve">    this.mReceiver.getRenderable().swapShader(s);</w:t>
      </w:r>
    </w:p>
    <w:p w14:paraId="15CFA2A4" w14:textId="77777777" w:rsidR="00E15C4E" w:rsidRDefault="00E56A18" w:rsidP="00E56A18">
      <w:pPr>
        <w:pStyle w:val="Code"/>
        <w:rPr>
          <w:ins w:id="5243" w:author="Kelvin Sung" w:date="2021-05-20T18:11:00Z"/>
          <w:rFonts w:hint="eastAsia"/>
        </w:rPr>
      </w:pPr>
      <w:del w:id="5244" w:author="Kelvin Sung" w:date="2021-05-20T18:11:00Z">
        <w:r w:rsidDel="00E15C4E">
          <w:delText xml:space="preserve">    </w:delText>
        </w:r>
      </w:del>
    </w:p>
    <w:p w14:paraId="217067D4" w14:textId="34C572BE" w:rsidR="00E56A18" w:rsidRDefault="00E56A18" w:rsidP="00E56A18">
      <w:pPr>
        <w:pStyle w:val="Code"/>
        <w:rPr>
          <w:rFonts w:hint="eastAsia"/>
        </w:rPr>
      </w:pPr>
      <w:r>
        <w:t xml:space="preserve">    this._shadowRecieverStencilOff();</w:t>
      </w:r>
    </w:p>
    <w:p w14:paraId="704BFB77" w14:textId="599F2938" w:rsidR="00E56A18" w:rsidDel="00E15C4E" w:rsidRDefault="00E56A18" w:rsidP="00E56A18">
      <w:pPr>
        <w:pStyle w:val="Code"/>
        <w:rPr>
          <w:del w:id="5245" w:author="Kelvin Sung" w:date="2021-05-20T18:11:00Z"/>
          <w:rFonts w:hint="eastAsia"/>
        </w:rPr>
      </w:pPr>
    </w:p>
    <w:p w14:paraId="1299ECF4" w14:textId="77777777" w:rsidR="00E15C4E" w:rsidRDefault="00E56A18" w:rsidP="00E56A18">
      <w:pPr>
        <w:pStyle w:val="Code"/>
        <w:rPr>
          <w:ins w:id="5246" w:author="Kelvin Sung" w:date="2021-05-20T18:11:00Z"/>
          <w:rFonts w:hint="eastAsia"/>
        </w:rPr>
      </w:pPr>
      <w:del w:id="5247" w:author="Kelvin Sung" w:date="2021-05-20T18:11:00Z">
        <w:r w:rsidDel="00E15C4E">
          <w:delText xml:space="preserve">    </w:delText>
        </w:r>
      </w:del>
    </w:p>
    <w:p w14:paraId="2DFB0110" w14:textId="3623F6FA" w:rsidR="00E56A18" w:rsidDel="00E15C4E" w:rsidRDefault="00E56A18" w:rsidP="00E56A18">
      <w:pPr>
        <w:pStyle w:val="Code"/>
        <w:rPr>
          <w:del w:id="5248" w:author="Kelvin Sung" w:date="2021-05-20T18:11:00Z"/>
          <w:rFonts w:hint="eastAsia"/>
        </w:rPr>
      </w:pPr>
      <w:r>
        <w:t xml:space="preserve">    // now draw shadow color to the pixels in the stencil that are switched on</w:t>
      </w:r>
    </w:p>
    <w:p w14:paraId="0B0253C5" w14:textId="77777777" w:rsidR="00E15C4E" w:rsidRDefault="00E56A18" w:rsidP="00E56A18">
      <w:pPr>
        <w:pStyle w:val="Code"/>
        <w:rPr>
          <w:ins w:id="5249" w:author="Kelvin Sung" w:date="2021-05-20T18:11:00Z"/>
          <w:rFonts w:hint="eastAsia"/>
        </w:rPr>
      </w:pPr>
      <w:del w:id="5250" w:author="Kelvin Sung" w:date="2021-05-20T18:11:00Z">
        <w:r w:rsidDel="00E15C4E">
          <w:delText xml:space="preserve">    </w:delText>
        </w:r>
      </w:del>
    </w:p>
    <w:p w14:paraId="11648DF8" w14:textId="73547372" w:rsidR="00E56A18" w:rsidDel="00E15C4E" w:rsidRDefault="00E56A18" w:rsidP="00E56A18">
      <w:pPr>
        <w:pStyle w:val="Code"/>
        <w:rPr>
          <w:del w:id="5251" w:author="Kelvin Sung" w:date="2021-05-20T18:11:00Z"/>
          <w:rFonts w:hint="eastAsia"/>
        </w:rPr>
      </w:pPr>
      <w:r>
        <w:t xml:space="preserve">    for (c = 0; c &lt; this.mShadowCaster.length; c++) {</w:t>
      </w:r>
    </w:p>
    <w:p w14:paraId="1E6E3645" w14:textId="77777777" w:rsidR="00E15C4E" w:rsidRDefault="00E56A18" w:rsidP="00E56A18">
      <w:pPr>
        <w:pStyle w:val="Code"/>
        <w:rPr>
          <w:ins w:id="5252" w:author="Kelvin Sung" w:date="2021-05-20T18:11:00Z"/>
          <w:rFonts w:hint="eastAsia"/>
        </w:rPr>
      </w:pPr>
      <w:del w:id="5253" w:author="Kelvin Sung" w:date="2021-05-20T18:11:00Z">
        <w:r w:rsidDel="00E15C4E">
          <w:delText xml:space="preserve">    </w:delText>
        </w:r>
      </w:del>
    </w:p>
    <w:p w14:paraId="59A71DB0" w14:textId="0524B835" w:rsidR="00E56A18" w:rsidDel="00E15C4E" w:rsidRDefault="00E56A18" w:rsidP="00E56A18">
      <w:pPr>
        <w:pStyle w:val="Code"/>
        <w:rPr>
          <w:del w:id="5254" w:author="Kelvin Sung" w:date="2021-05-20T18:11:00Z"/>
          <w:rFonts w:hint="eastAsia"/>
        </w:rPr>
      </w:pPr>
      <w:r>
        <w:t xml:space="preserve">        this.mShadowCaster[c].draw(aCamera);</w:t>
      </w:r>
    </w:p>
    <w:p w14:paraId="6E3CF428" w14:textId="77777777" w:rsidR="00E15C4E" w:rsidRDefault="00E56A18" w:rsidP="00E56A18">
      <w:pPr>
        <w:pStyle w:val="Code"/>
        <w:rPr>
          <w:ins w:id="5255" w:author="Kelvin Sung" w:date="2021-05-20T18:11:00Z"/>
          <w:rFonts w:hint="eastAsia"/>
        </w:rPr>
      </w:pPr>
      <w:del w:id="5256"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5257" w:author="Kelvin Sung" w:date="2021-05-20T18:11:00Z"/>
          <w:rFonts w:hint="eastAsia"/>
        </w:rPr>
      </w:pPr>
    </w:p>
    <w:p w14:paraId="5D9864C9" w14:textId="77777777" w:rsidR="00E15C4E" w:rsidRDefault="00E56A18" w:rsidP="00E56A18">
      <w:pPr>
        <w:pStyle w:val="Code"/>
        <w:rPr>
          <w:ins w:id="5258" w:author="Kelvin Sung" w:date="2021-05-20T18:11:00Z"/>
          <w:rFonts w:hint="eastAsia"/>
        </w:rPr>
      </w:pPr>
      <w:del w:id="5259" w:author="Kelvin Sung" w:date="2021-05-20T18:11:00Z">
        <w:r w:rsidDel="00E15C4E">
          <w:delText xml:space="preserve">    </w:delText>
        </w:r>
      </w:del>
    </w:p>
    <w:p w14:paraId="4BBA7FB7" w14:textId="3A5F5866" w:rsidR="00E56A18" w:rsidDel="00E15C4E" w:rsidRDefault="00E56A18" w:rsidP="00E56A18">
      <w:pPr>
        <w:pStyle w:val="Code"/>
        <w:rPr>
          <w:del w:id="5260" w:author="Kelvin Sung" w:date="2021-05-20T18:11:00Z"/>
          <w:rFonts w:hint="eastAsia"/>
        </w:rPr>
      </w:pPr>
      <w:r>
        <w:t xml:space="preserve">    // switch off stencil checking</w:t>
      </w:r>
    </w:p>
    <w:p w14:paraId="00E604C6" w14:textId="77777777" w:rsidR="00E15C4E" w:rsidRDefault="00E56A18" w:rsidP="00E56A18">
      <w:pPr>
        <w:pStyle w:val="Code"/>
        <w:rPr>
          <w:ins w:id="5261" w:author="Kelvin Sung" w:date="2021-05-20T18:11:00Z"/>
          <w:rFonts w:hint="eastAsia"/>
        </w:rPr>
      </w:pPr>
      <w:del w:id="5262" w:author="Kelvin Sung" w:date="2021-05-20T18:11:00Z">
        <w:r w:rsidDel="00E15C4E">
          <w:delText xml:space="preserve">    </w:delText>
        </w:r>
      </w:del>
    </w:p>
    <w:p w14:paraId="4CC265F2" w14:textId="1351DB33" w:rsidR="00E56A18" w:rsidDel="00E15C4E" w:rsidRDefault="00E56A18" w:rsidP="00E56A18">
      <w:pPr>
        <w:pStyle w:val="Code"/>
        <w:rPr>
          <w:del w:id="5263" w:author="Kelvin Sung" w:date="2021-05-20T18:11:00Z"/>
          <w:rFonts w:hint="eastAsia"/>
        </w:rPr>
      </w:pPr>
      <w:r>
        <w:t xml:space="preserve">    this._shadowRecieverStencilDisable();</w:t>
      </w:r>
    </w:p>
    <w:p w14:paraId="795A61A8" w14:textId="77777777" w:rsidR="00E15C4E" w:rsidRDefault="00E56A18" w:rsidP="00E56A18">
      <w:pPr>
        <w:pStyle w:val="Code"/>
        <w:rPr>
          <w:ins w:id="5264" w:author="Kelvin Sung" w:date="2021-05-20T18:11:00Z"/>
          <w:rFonts w:hint="eastAsia"/>
        </w:rPr>
      </w:pPr>
      <w:del w:id="5265" w:author="Kelvin Sung" w:date="2021-05-20T18:11:00Z">
        <w:r w:rsidDel="00E15C4E">
          <w:delText xml:space="preserve">    </w:delText>
        </w:r>
      </w:del>
    </w:p>
    <w:p w14:paraId="58CDE648" w14:textId="46530101" w:rsidR="00E56A18" w:rsidRDefault="00E56A18" w:rsidP="00E56A18">
      <w:pPr>
        <w:pStyle w:val="Code"/>
        <w:rPr>
          <w:rFonts w:hint="eastAsia"/>
        </w:rPr>
      </w:pPr>
      <w:r>
        <w:t>}</w:t>
      </w:r>
    </w:p>
    <w:p w14:paraId="44FDA536" w14:textId="6E082B2D" w:rsidR="00885276" w:rsidRPr="00885276" w:rsidRDefault="00885276" w:rsidP="00E56A18">
      <w:pPr>
        <w:pStyle w:val="Code"/>
        <w:rPr>
          <w:rFonts w:hint="eastAsia"/>
        </w:rPr>
      </w:pPr>
    </w:p>
    <w:p w14:paraId="0C728340" w14:textId="67E6429A" w:rsidR="00885276" w:rsidRDefault="00885276" w:rsidP="00885276">
      <w:pPr>
        <w:pStyle w:val="BodyTextFirst"/>
        <w:rPr>
          <w:rFonts w:hint="eastAsia"/>
        </w:rPr>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5266" w:author="Kelvin Sung" w:date="2021-05-20T18:11:00Z"/>
          <w:rFonts w:hint="eastAsia"/>
        </w:rPr>
      </w:pPr>
      <w:commentRangeStart w:id="5267"/>
      <w:r>
        <w:t>TEMP TEXT</w:t>
      </w:r>
      <w:commentRangeEnd w:id="5267"/>
      <w:r>
        <w:rPr>
          <w:rStyle w:val="CommentReference"/>
          <w:rFonts w:asciiTheme="minorHAnsi" w:hAnsiTheme="minorHAnsi"/>
        </w:rPr>
        <w:commentReference w:id="5267"/>
      </w:r>
    </w:p>
    <w:p w14:paraId="4AFD86A0" w14:textId="77777777" w:rsidR="00E15C4E" w:rsidRDefault="00E56A18" w:rsidP="00E56A18">
      <w:pPr>
        <w:pStyle w:val="NumList"/>
        <w:rPr>
          <w:ins w:id="5268" w:author="Kelvin Sung" w:date="2021-05-20T18:11:00Z"/>
          <w:rFonts w:hint="eastAsia"/>
        </w:rPr>
      </w:pPr>
      <w:del w:id="5269" w:author="Kelvin Sung" w:date="2021-05-20T18:11:00Z">
        <w:r w:rsidDel="00E15C4E">
          <w:delText xml:space="preserve">    </w:delText>
        </w:r>
      </w:del>
    </w:p>
    <w:p w14:paraId="25E4446C" w14:textId="7B2288B4" w:rsidR="00E56A18" w:rsidDel="00E15C4E" w:rsidRDefault="00E56A18" w:rsidP="00E56A18">
      <w:pPr>
        <w:pStyle w:val="Code"/>
        <w:rPr>
          <w:del w:id="5270" w:author="Kelvin Sung" w:date="2021-05-20T18:11:00Z"/>
          <w:rFonts w:hint="eastAsia"/>
        </w:rPr>
      </w:pPr>
      <w:r>
        <w:t>// #region Stencil operations</w:t>
      </w:r>
    </w:p>
    <w:p w14:paraId="0CEA2CF8" w14:textId="77777777" w:rsidR="00E15C4E" w:rsidRDefault="00E56A18" w:rsidP="00E56A18">
      <w:pPr>
        <w:pStyle w:val="Code"/>
        <w:rPr>
          <w:ins w:id="5271" w:author="Kelvin Sung" w:date="2021-05-20T18:11:00Z"/>
          <w:rFonts w:hint="eastAsia"/>
        </w:rPr>
      </w:pPr>
      <w:del w:id="5272" w:author="Kelvin Sung" w:date="2021-05-20T18:11:00Z">
        <w:r w:rsidDel="00E15C4E">
          <w:delText xml:space="preserve">    </w:delText>
        </w:r>
      </w:del>
    </w:p>
    <w:p w14:paraId="4121A146" w14:textId="0ECBEFC0" w:rsidR="00E56A18" w:rsidDel="00E15C4E" w:rsidRDefault="00E56A18" w:rsidP="00E56A18">
      <w:pPr>
        <w:pStyle w:val="Code"/>
        <w:rPr>
          <w:del w:id="5273" w:author="Kelvin Sung" w:date="2021-05-20T18:11:00Z"/>
          <w:rFonts w:hint="eastAsia"/>
        </w:rPr>
      </w:pPr>
      <w:r>
        <w:t xml:space="preserve">/* </w:t>
      </w:r>
    </w:p>
    <w:p w14:paraId="22DB9A25" w14:textId="77777777" w:rsidR="00E15C4E" w:rsidRDefault="00E56A18" w:rsidP="00E56A18">
      <w:pPr>
        <w:pStyle w:val="Code"/>
        <w:rPr>
          <w:ins w:id="5274" w:author="Kelvin Sung" w:date="2021-05-20T18:11:00Z"/>
          <w:rFonts w:hint="eastAsia"/>
        </w:rPr>
      </w:pPr>
      <w:del w:id="5275" w:author="Kelvin Sung" w:date="2021-05-20T18:11:00Z">
        <w:r w:rsidDel="00E15C4E">
          <w:delText xml:space="preserve">    </w:delText>
        </w:r>
      </w:del>
    </w:p>
    <w:p w14:paraId="4234E38E" w14:textId="5DB54778" w:rsidR="00E56A18" w:rsidDel="00E15C4E" w:rsidRDefault="00E56A18" w:rsidP="00E56A18">
      <w:pPr>
        <w:pStyle w:val="Code"/>
        <w:rPr>
          <w:del w:id="5276" w:author="Kelvin Sung" w:date="2021-05-20T18:11:00Z"/>
          <w:rFonts w:hint="eastAsia"/>
        </w:rPr>
      </w:pPr>
      <w:r>
        <w:lastRenderedPageBreak/>
        <w:t xml:space="preserve"> * GL Stencil settings to support rendering to and checking of </w:t>
      </w:r>
    </w:p>
    <w:p w14:paraId="6D54F579" w14:textId="77777777" w:rsidR="00E15C4E" w:rsidRDefault="00E56A18" w:rsidP="00E56A18">
      <w:pPr>
        <w:pStyle w:val="Code"/>
        <w:rPr>
          <w:ins w:id="5277" w:author="Kelvin Sung" w:date="2021-05-20T18:11:00Z"/>
          <w:rFonts w:hint="eastAsia"/>
        </w:rPr>
      </w:pPr>
      <w:del w:id="5278" w:author="Kelvin Sung" w:date="2021-05-20T18:11:00Z">
        <w:r w:rsidDel="00E15C4E">
          <w:delText xml:space="preserve">    </w:delText>
        </w:r>
      </w:del>
    </w:p>
    <w:p w14:paraId="020A925C" w14:textId="6F5A1538" w:rsidR="00E56A18" w:rsidDel="00E15C4E" w:rsidRDefault="00E56A18" w:rsidP="00E56A18">
      <w:pPr>
        <w:pStyle w:val="Code"/>
        <w:rPr>
          <w:del w:id="5279" w:author="Kelvin Sung" w:date="2021-05-20T18:11:00Z"/>
          <w:rFonts w:hint="eastAsia"/>
        </w:rPr>
      </w:pPr>
      <w:r>
        <w:t xml:space="preserve"> * the stencil buffer</w:t>
      </w:r>
    </w:p>
    <w:p w14:paraId="39005D59" w14:textId="77777777" w:rsidR="00E15C4E" w:rsidRDefault="00E56A18" w:rsidP="00E56A18">
      <w:pPr>
        <w:pStyle w:val="Code"/>
        <w:rPr>
          <w:ins w:id="5280" w:author="Kelvin Sung" w:date="2021-05-20T18:11:00Z"/>
          <w:rFonts w:hint="eastAsia"/>
        </w:rPr>
      </w:pPr>
      <w:del w:id="5281" w:author="Kelvin Sung" w:date="2021-05-20T18:11:00Z">
        <w:r w:rsidDel="00E15C4E">
          <w:delText xml:space="preserve">    </w:delText>
        </w:r>
      </w:del>
    </w:p>
    <w:p w14:paraId="6A9D89BE" w14:textId="5E09F785" w:rsidR="00E56A18" w:rsidDel="00E15C4E" w:rsidRDefault="00E56A18" w:rsidP="00E56A18">
      <w:pPr>
        <w:pStyle w:val="Code"/>
        <w:rPr>
          <w:del w:id="5282" w:author="Kelvin Sung" w:date="2021-05-20T18:11:00Z"/>
          <w:rFonts w:hint="eastAsia"/>
        </w:rPr>
      </w:pPr>
      <w:r>
        <w:t xml:space="preserve"> */</w:t>
      </w:r>
    </w:p>
    <w:p w14:paraId="1DBE9500" w14:textId="77777777" w:rsidR="00E15C4E" w:rsidRDefault="00E56A18" w:rsidP="00E56A18">
      <w:pPr>
        <w:pStyle w:val="Code"/>
        <w:rPr>
          <w:ins w:id="5283" w:author="Kelvin Sung" w:date="2021-05-20T18:11:00Z"/>
          <w:rFonts w:hint="eastAsia"/>
        </w:rPr>
      </w:pPr>
      <w:del w:id="5284" w:author="Kelvin Sung" w:date="2021-05-20T18:11:00Z">
        <w:r w:rsidDel="00E15C4E">
          <w:delText xml:space="preserve">    </w:delText>
        </w:r>
      </w:del>
    </w:p>
    <w:p w14:paraId="38BA3251" w14:textId="3366ED81" w:rsidR="00E56A18" w:rsidDel="00E15C4E" w:rsidRDefault="00E56A18" w:rsidP="00E56A18">
      <w:pPr>
        <w:pStyle w:val="Code"/>
        <w:rPr>
          <w:del w:id="5285" w:author="Kelvin Sung" w:date="2021-05-20T18:11:00Z"/>
          <w:rFonts w:hint="eastAsia"/>
        </w:rPr>
      </w:pPr>
      <w:r>
        <w:t>_shadowRecieverStencilOn() {</w:t>
      </w:r>
    </w:p>
    <w:p w14:paraId="65539A24" w14:textId="77777777" w:rsidR="00E15C4E" w:rsidRDefault="00E56A18" w:rsidP="00E56A18">
      <w:pPr>
        <w:pStyle w:val="Code"/>
        <w:rPr>
          <w:ins w:id="5286" w:author="Kelvin Sung" w:date="2021-05-20T18:11:00Z"/>
          <w:rFonts w:hint="eastAsia"/>
        </w:rPr>
      </w:pPr>
      <w:del w:id="5287" w:author="Kelvin Sung" w:date="2021-05-20T18:11:00Z">
        <w:r w:rsidDel="00E15C4E">
          <w:delText xml:space="preserve">    </w:delText>
        </w:r>
      </w:del>
    </w:p>
    <w:p w14:paraId="5A29144F" w14:textId="534D55B5" w:rsidR="00E56A18" w:rsidDel="00E15C4E" w:rsidRDefault="00E56A18" w:rsidP="00E56A18">
      <w:pPr>
        <w:pStyle w:val="Code"/>
        <w:rPr>
          <w:del w:id="5288" w:author="Kelvin Sung" w:date="2021-05-20T18:11:00Z"/>
          <w:rFonts w:hint="eastAsia"/>
        </w:rPr>
      </w:pPr>
      <w:r>
        <w:t xml:space="preserve">    let gl = glSys.get();</w:t>
      </w:r>
    </w:p>
    <w:p w14:paraId="51EF8CB3" w14:textId="77777777" w:rsidR="00E15C4E" w:rsidRDefault="00E56A18" w:rsidP="00E56A18">
      <w:pPr>
        <w:pStyle w:val="Code"/>
        <w:rPr>
          <w:ins w:id="5289" w:author="Kelvin Sung" w:date="2021-05-20T18:11:00Z"/>
          <w:rFonts w:hint="eastAsia"/>
        </w:rPr>
      </w:pPr>
      <w:del w:id="5290" w:author="Kelvin Sung" w:date="2021-05-20T18:11:00Z">
        <w:r w:rsidDel="00E15C4E">
          <w:delText xml:space="preserve">    </w:delText>
        </w:r>
      </w:del>
    </w:p>
    <w:p w14:paraId="74FCEE17" w14:textId="6DF59BBF" w:rsidR="00E56A18" w:rsidDel="00E15C4E" w:rsidRDefault="00E56A18" w:rsidP="00E56A18">
      <w:pPr>
        <w:pStyle w:val="Code"/>
        <w:rPr>
          <w:del w:id="5291" w:author="Kelvin Sung" w:date="2021-05-20T18:11:00Z"/>
          <w:rFonts w:hint="eastAsia"/>
        </w:rPr>
      </w:pPr>
      <w:r>
        <w:t xml:space="preserve">    gl.clear(gl.STENCIL_BUFFER_BIT);</w:t>
      </w:r>
    </w:p>
    <w:p w14:paraId="729B25C6" w14:textId="77777777" w:rsidR="00E15C4E" w:rsidRDefault="00E56A18" w:rsidP="00E56A18">
      <w:pPr>
        <w:pStyle w:val="Code"/>
        <w:rPr>
          <w:ins w:id="5292" w:author="Kelvin Sung" w:date="2021-05-20T18:11:00Z"/>
          <w:rFonts w:hint="eastAsia"/>
        </w:rPr>
      </w:pPr>
      <w:del w:id="5293" w:author="Kelvin Sung" w:date="2021-05-20T18:11:00Z">
        <w:r w:rsidDel="00E15C4E">
          <w:delText xml:space="preserve">    </w:delText>
        </w:r>
      </w:del>
    </w:p>
    <w:p w14:paraId="2646EEEE" w14:textId="45050AC7" w:rsidR="00E56A18" w:rsidDel="00E15C4E" w:rsidRDefault="00E56A18" w:rsidP="00E56A18">
      <w:pPr>
        <w:pStyle w:val="Code"/>
        <w:rPr>
          <w:del w:id="5294" w:author="Kelvin Sung" w:date="2021-05-20T18:11:00Z"/>
          <w:rFonts w:hint="eastAsia"/>
        </w:rPr>
      </w:pPr>
      <w:r>
        <w:t xml:space="preserve">    gl.enable(gl.STENCIL_TEST);</w:t>
      </w:r>
    </w:p>
    <w:p w14:paraId="2DCA8787" w14:textId="77777777" w:rsidR="00E15C4E" w:rsidRDefault="00E56A18" w:rsidP="00E56A18">
      <w:pPr>
        <w:pStyle w:val="Code"/>
        <w:rPr>
          <w:ins w:id="5295" w:author="Kelvin Sung" w:date="2021-05-20T18:11:00Z"/>
          <w:rFonts w:hint="eastAsia"/>
        </w:rPr>
      </w:pPr>
      <w:del w:id="5296" w:author="Kelvin Sung" w:date="2021-05-20T18:11:00Z">
        <w:r w:rsidDel="00E15C4E">
          <w:delText xml:space="preserve">    </w:delText>
        </w:r>
      </w:del>
    </w:p>
    <w:p w14:paraId="0A48DCA2" w14:textId="4DBE01E9" w:rsidR="00E56A18" w:rsidDel="00E15C4E" w:rsidRDefault="00E56A18" w:rsidP="00E56A18">
      <w:pPr>
        <w:pStyle w:val="Code"/>
        <w:rPr>
          <w:del w:id="5297" w:author="Kelvin Sung" w:date="2021-05-20T18:11:00Z"/>
          <w:rFonts w:hint="eastAsia"/>
        </w:rPr>
      </w:pPr>
      <w:r>
        <w:t xml:space="preserve">    gl.colorMask(false, false, false, false);</w:t>
      </w:r>
    </w:p>
    <w:p w14:paraId="233DFB0E" w14:textId="77777777" w:rsidR="00E15C4E" w:rsidRDefault="00E56A18" w:rsidP="00E56A18">
      <w:pPr>
        <w:pStyle w:val="Code"/>
        <w:rPr>
          <w:ins w:id="5298" w:author="Kelvin Sung" w:date="2021-05-20T18:11:00Z"/>
          <w:rFonts w:hint="eastAsia"/>
        </w:rPr>
      </w:pPr>
      <w:del w:id="5299" w:author="Kelvin Sung" w:date="2021-05-20T18:11:00Z">
        <w:r w:rsidDel="00E15C4E">
          <w:delText xml:space="preserve">    </w:delText>
        </w:r>
      </w:del>
    </w:p>
    <w:p w14:paraId="2844E0DC" w14:textId="1BD519E9" w:rsidR="00E56A18" w:rsidDel="00E15C4E" w:rsidRDefault="00E56A18" w:rsidP="00E56A18">
      <w:pPr>
        <w:pStyle w:val="Code"/>
        <w:rPr>
          <w:del w:id="5300" w:author="Kelvin Sung" w:date="2021-05-20T18:11:00Z"/>
          <w:rFonts w:hint="eastAsia"/>
        </w:rPr>
      </w:pPr>
      <w:r>
        <w:t xml:space="preserve">    gl.depthMask(false);</w:t>
      </w:r>
    </w:p>
    <w:p w14:paraId="639CE6A7" w14:textId="77777777" w:rsidR="00E15C4E" w:rsidRDefault="00E56A18" w:rsidP="00E56A18">
      <w:pPr>
        <w:pStyle w:val="Code"/>
        <w:rPr>
          <w:ins w:id="5301" w:author="Kelvin Sung" w:date="2021-05-20T18:11:00Z"/>
          <w:rFonts w:hint="eastAsia"/>
        </w:rPr>
      </w:pPr>
      <w:del w:id="5302" w:author="Kelvin Sung" w:date="2021-05-20T18:11:00Z">
        <w:r w:rsidDel="00E15C4E">
          <w:delText xml:space="preserve">    </w:delText>
        </w:r>
      </w:del>
    </w:p>
    <w:p w14:paraId="75731FA0" w14:textId="15498789" w:rsidR="00E56A18" w:rsidDel="00E15C4E" w:rsidRDefault="00E56A18" w:rsidP="00E56A18">
      <w:pPr>
        <w:pStyle w:val="Code"/>
        <w:rPr>
          <w:del w:id="5303" w:author="Kelvin Sung" w:date="2021-05-20T18:11:00Z"/>
          <w:rFonts w:hint="eastAsia"/>
        </w:rPr>
      </w:pPr>
      <w:r>
        <w:t xml:space="preserve">    gl.stencilFunc(gl.NEVER, this.kShadowStencilBit, this.kShadowStencilMask);</w:t>
      </w:r>
    </w:p>
    <w:p w14:paraId="1FEE726E" w14:textId="77777777" w:rsidR="00E15C4E" w:rsidRDefault="00E56A18" w:rsidP="00E56A18">
      <w:pPr>
        <w:pStyle w:val="Code"/>
        <w:rPr>
          <w:ins w:id="5304" w:author="Kelvin Sung" w:date="2021-05-20T18:11:00Z"/>
          <w:rFonts w:hint="eastAsia"/>
        </w:rPr>
      </w:pPr>
      <w:del w:id="5305" w:author="Kelvin Sung" w:date="2021-05-20T18:11:00Z">
        <w:r w:rsidDel="00E15C4E">
          <w:delText xml:space="preserve">    </w:delText>
        </w:r>
      </w:del>
    </w:p>
    <w:p w14:paraId="5C9136CF" w14:textId="19A897DE" w:rsidR="00E56A18" w:rsidDel="00E15C4E" w:rsidRDefault="00E56A18" w:rsidP="00E56A18">
      <w:pPr>
        <w:pStyle w:val="Code"/>
        <w:rPr>
          <w:del w:id="5306" w:author="Kelvin Sung" w:date="2021-05-20T18:11:00Z"/>
          <w:rFonts w:hint="eastAsia"/>
        </w:rPr>
      </w:pPr>
      <w:r>
        <w:t xml:space="preserve">    gl.stencilOp(gl.REPLACE, gl.KEEP, gl.KEEP);</w:t>
      </w:r>
    </w:p>
    <w:p w14:paraId="1346061C" w14:textId="77777777" w:rsidR="00E15C4E" w:rsidRDefault="00E56A18" w:rsidP="00E56A18">
      <w:pPr>
        <w:pStyle w:val="Code"/>
        <w:rPr>
          <w:ins w:id="5307" w:author="Kelvin Sung" w:date="2021-05-20T18:11:00Z"/>
          <w:rFonts w:hint="eastAsia"/>
        </w:rPr>
      </w:pPr>
      <w:del w:id="5308" w:author="Kelvin Sung" w:date="2021-05-20T18:11:00Z">
        <w:r w:rsidDel="00E15C4E">
          <w:delText xml:space="preserve">    </w:delText>
        </w:r>
      </w:del>
    </w:p>
    <w:p w14:paraId="49F07C70" w14:textId="00652689" w:rsidR="00E56A18" w:rsidDel="00E15C4E" w:rsidRDefault="00E56A18" w:rsidP="00E56A18">
      <w:pPr>
        <w:pStyle w:val="Code"/>
        <w:rPr>
          <w:del w:id="5309" w:author="Kelvin Sung" w:date="2021-05-20T18:11:00Z"/>
          <w:rFonts w:hint="eastAsia"/>
        </w:rPr>
      </w:pPr>
      <w:r>
        <w:t xml:space="preserve">    gl.stencilMask(this.kShadowStencilMask);</w:t>
      </w:r>
    </w:p>
    <w:p w14:paraId="38DCC4A9" w14:textId="77777777" w:rsidR="00E15C4E" w:rsidRDefault="00E56A18" w:rsidP="00E56A18">
      <w:pPr>
        <w:pStyle w:val="Code"/>
        <w:rPr>
          <w:ins w:id="5310" w:author="Kelvin Sung" w:date="2021-05-20T18:11:00Z"/>
          <w:rFonts w:hint="eastAsia"/>
        </w:rPr>
      </w:pPr>
      <w:del w:id="5311" w:author="Kelvin Sung" w:date="2021-05-20T18:11:00Z">
        <w:r w:rsidDel="00E15C4E">
          <w:delText xml:space="preserve">    </w:delText>
        </w:r>
      </w:del>
    </w:p>
    <w:p w14:paraId="29E2BB57" w14:textId="4383F863" w:rsidR="00E56A18" w:rsidRDefault="00E56A18" w:rsidP="00E56A18">
      <w:pPr>
        <w:pStyle w:val="Code"/>
        <w:rPr>
          <w:rFonts w:hint="eastAsia"/>
        </w:rPr>
      </w:pPr>
      <w:r>
        <w:t>}</w:t>
      </w:r>
    </w:p>
    <w:p w14:paraId="7A39CC99" w14:textId="08714F54" w:rsidR="00E56A18" w:rsidDel="00E15C4E" w:rsidRDefault="00E56A18" w:rsidP="00E56A18">
      <w:pPr>
        <w:pStyle w:val="Code"/>
        <w:rPr>
          <w:del w:id="5312" w:author="Kelvin Sung" w:date="2021-05-20T18:11:00Z"/>
          <w:rFonts w:hint="eastAsia"/>
        </w:rPr>
      </w:pPr>
    </w:p>
    <w:p w14:paraId="6FAA551D" w14:textId="77777777" w:rsidR="00E15C4E" w:rsidRDefault="00E56A18" w:rsidP="00E56A18">
      <w:pPr>
        <w:pStyle w:val="Code"/>
        <w:rPr>
          <w:ins w:id="5313" w:author="Kelvin Sung" w:date="2021-05-20T18:11:00Z"/>
          <w:rFonts w:hint="eastAsia"/>
        </w:rPr>
      </w:pPr>
      <w:del w:id="5314" w:author="Kelvin Sung" w:date="2021-05-20T18:11:00Z">
        <w:r w:rsidDel="00E15C4E">
          <w:delText xml:space="preserve">    </w:delText>
        </w:r>
      </w:del>
    </w:p>
    <w:p w14:paraId="166AFB2D" w14:textId="74902175" w:rsidR="00E56A18" w:rsidDel="00E15C4E" w:rsidRDefault="00E56A18" w:rsidP="00E56A18">
      <w:pPr>
        <w:pStyle w:val="Code"/>
        <w:rPr>
          <w:del w:id="5315" w:author="Kelvin Sung" w:date="2021-05-20T18:11:00Z"/>
          <w:rFonts w:hint="eastAsia"/>
        </w:rPr>
      </w:pPr>
      <w:r>
        <w:t>_shadowRecieverStencilOff() {</w:t>
      </w:r>
    </w:p>
    <w:p w14:paraId="099A46A5" w14:textId="77777777" w:rsidR="00E15C4E" w:rsidRDefault="00E56A18" w:rsidP="00E56A18">
      <w:pPr>
        <w:pStyle w:val="Code"/>
        <w:rPr>
          <w:ins w:id="5316" w:author="Kelvin Sung" w:date="2021-05-20T18:11:00Z"/>
          <w:rFonts w:hint="eastAsia"/>
        </w:rPr>
      </w:pPr>
      <w:del w:id="5317" w:author="Kelvin Sung" w:date="2021-05-20T18:11:00Z">
        <w:r w:rsidDel="00E15C4E">
          <w:delText xml:space="preserve">    </w:delText>
        </w:r>
      </w:del>
    </w:p>
    <w:p w14:paraId="2132AEEA" w14:textId="7E94CC5A" w:rsidR="00E56A18" w:rsidDel="00E15C4E" w:rsidRDefault="00E56A18" w:rsidP="00E56A18">
      <w:pPr>
        <w:pStyle w:val="Code"/>
        <w:rPr>
          <w:del w:id="5318" w:author="Kelvin Sung" w:date="2021-05-20T18:11:00Z"/>
          <w:rFonts w:hint="eastAsia"/>
        </w:rPr>
      </w:pPr>
      <w:r>
        <w:t xml:space="preserve">    let gl = glSys.get();</w:t>
      </w:r>
    </w:p>
    <w:p w14:paraId="553EAEF0" w14:textId="77777777" w:rsidR="00E15C4E" w:rsidRDefault="00E56A18" w:rsidP="00E56A18">
      <w:pPr>
        <w:pStyle w:val="Code"/>
        <w:rPr>
          <w:ins w:id="5319" w:author="Kelvin Sung" w:date="2021-05-20T18:11:00Z"/>
          <w:rFonts w:hint="eastAsia"/>
        </w:rPr>
      </w:pPr>
      <w:del w:id="5320" w:author="Kelvin Sung" w:date="2021-05-20T18:11:00Z">
        <w:r w:rsidDel="00E15C4E">
          <w:delText xml:space="preserve">    </w:delText>
        </w:r>
      </w:del>
    </w:p>
    <w:p w14:paraId="306CF803" w14:textId="60CA03CE" w:rsidR="00E56A18" w:rsidDel="00E15C4E" w:rsidRDefault="00E56A18" w:rsidP="00E56A18">
      <w:pPr>
        <w:pStyle w:val="Code"/>
        <w:rPr>
          <w:del w:id="5321" w:author="Kelvin Sung" w:date="2021-05-20T18:11:00Z"/>
          <w:rFonts w:hint="eastAsia"/>
        </w:rPr>
      </w:pPr>
      <w:r>
        <w:t xml:space="preserve">    gl.depthMask(gl.TRUE);</w:t>
      </w:r>
    </w:p>
    <w:p w14:paraId="57097312" w14:textId="77777777" w:rsidR="00E15C4E" w:rsidRDefault="00E56A18" w:rsidP="00E56A18">
      <w:pPr>
        <w:pStyle w:val="Code"/>
        <w:rPr>
          <w:ins w:id="5322" w:author="Kelvin Sung" w:date="2021-05-20T18:11:00Z"/>
          <w:rFonts w:hint="eastAsia"/>
        </w:rPr>
      </w:pPr>
      <w:del w:id="5323" w:author="Kelvin Sung" w:date="2021-05-20T18:11:00Z">
        <w:r w:rsidDel="00E15C4E">
          <w:delText xml:space="preserve">    </w:delText>
        </w:r>
      </w:del>
    </w:p>
    <w:p w14:paraId="5F735CFC" w14:textId="20905E05" w:rsidR="00E56A18" w:rsidDel="00E15C4E" w:rsidRDefault="00E56A18" w:rsidP="00E56A18">
      <w:pPr>
        <w:pStyle w:val="Code"/>
        <w:rPr>
          <w:del w:id="5324" w:author="Kelvin Sung" w:date="2021-05-20T18:11:00Z"/>
          <w:rFonts w:hint="eastAsia"/>
        </w:rPr>
      </w:pPr>
      <w:r>
        <w:t xml:space="preserve">    gl.stencilOp(gl.KEEP, gl.KEEP, gl.KEEP);</w:t>
      </w:r>
    </w:p>
    <w:p w14:paraId="3A225D82" w14:textId="77777777" w:rsidR="00E15C4E" w:rsidRDefault="00E56A18" w:rsidP="00E56A18">
      <w:pPr>
        <w:pStyle w:val="Code"/>
        <w:rPr>
          <w:ins w:id="5325" w:author="Kelvin Sung" w:date="2021-05-20T18:11:00Z"/>
          <w:rFonts w:hint="eastAsia"/>
        </w:rPr>
      </w:pPr>
      <w:del w:id="5326" w:author="Kelvin Sung" w:date="2021-05-20T18:11:00Z">
        <w:r w:rsidDel="00E15C4E">
          <w:delText xml:space="preserve">    </w:delText>
        </w:r>
      </w:del>
    </w:p>
    <w:p w14:paraId="67C31DD7" w14:textId="536A2149" w:rsidR="00E56A18" w:rsidDel="00E15C4E" w:rsidRDefault="00E56A18" w:rsidP="00E56A18">
      <w:pPr>
        <w:pStyle w:val="Code"/>
        <w:rPr>
          <w:del w:id="5327" w:author="Kelvin Sung" w:date="2021-05-20T18:11:00Z"/>
          <w:rFonts w:hint="eastAsia"/>
        </w:rPr>
      </w:pPr>
      <w:r>
        <w:t xml:space="preserve">    gl.stencilFunc(gl.EQUAL, this.kShadowStencilBit, this.kShadowStencilMask);</w:t>
      </w:r>
    </w:p>
    <w:p w14:paraId="75DB7E84" w14:textId="77777777" w:rsidR="00E15C4E" w:rsidRDefault="00E56A18" w:rsidP="00E56A18">
      <w:pPr>
        <w:pStyle w:val="Code"/>
        <w:rPr>
          <w:ins w:id="5328" w:author="Kelvin Sung" w:date="2021-05-20T18:11:00Z"/>
          <w:rFonts w:hint="eastAsia"/>
        </w:rPr>
      </w:pPr>
      <w:del w:id="5329" w:author="Kelvin Sung" w:date="2021-05-20T18:11:00Z">
        <w:r w:rsidDel="00E15C4E">
          <w:delText xml:space="preserve">    </w:delText>
        </w:r>
      </w:del>
    </w:p>
    <w:p w14:paraId="435CA955" w14:textId="009192A8" w:rsidR="00E56A18" w:rsidDel="00E15C4E" w:rsidRDefault="00E56A18" w:rsidP="00E56A18">
      <w:pPr>
        <w:pStyle w:val="Code"/>
        <w:rPr>
          <w:del w:id="5330" w:author="Kelvin Sung" w:date="2021-05-20T18:11:00Z"/>
          <w:rFonts w:hint="eastAsia"/>
        </w:rPr>
      </w:pPr>
      <w:r>
        <w:t xml:space="preserve">    gl.colorMask(true, true, true, true);</w:t>
      </w:r>
    </w:p>
    <w:p w14:paraId="6E6C6397" w14:textId="77777777" w:rsidR="00E15C4E" w:rsidRDefault="00E56A18" w:rsidP="00E56A18">
      <w:pPr>
        <w:pStyle w:val="Code"/>
        <w:rPr>
          <w:ins w:id="5331" w:author="Kelvin Sung" w:date="2021-05-20T18:11:00Z"/>
          <w:rFonts w:hint="eastAsia"/>
        </w:rPr>
      </w:pPr>
      <w:del w:id="5332" w:author="Kelvin Sung" w:date="2021-05-20T18:11:00Z">
        <w:r w:rsidDel="00E15C4E">
          <w:delText xml:space="preserve">    </w:delText>
        </w:r>
      </w:del>
    </w:p>
    <w:p w14:paraId="54D8EEC1" w14:textId="6BB3DE84" w:rsidR="00E56A18" w:rsidRDefault="00E56A18" w:rsidP="00E56A18">
      <w:pPr>
        <w:pStyle w:val="Code"/>
        <w:rPr>
          <w:rFonts w:hint="eastAsia"/>
        </w:rPr>
      </w:pPr>
      <w:r>
        <w:t>}</w:t>
      </w:r>
    </w:p>
    <w:p w14:paraId="214C49E4" w14:textId="4F3583FA" w:rsidR="00E56A18" w:rsidDel="00E15C4E" w:rsidRDefault="00E56A18" w:rsidP="00E56A18">
      <w:pPr>
        <w:pStyle w:val="Code"/>
        <w:rPr>
          <w:del w:id="5333" w:author="Kelvin Sung" w:date="2021-05-20T18:11:00Z"/>
          <w:rFonts w:hint="eastAsia"/>
        </w:rPr>
      </w:pPr>
    </w:p>
    <w:p w14:paraId="64A908D2" w14:textId="77777777" w:rsidR="00E15C4E" w:rsidRDefault="00E56A18" w:rsidP="00E56A18">
      <w:pPr>
        <w:pStyle w:val="Code"/>
        <w:rPr>
          <w:ins w:id="5334" w:author="Kelvin Sung" w:date="2021-05-20T18:11:00Z"/>
          <w:rFonts w:hint="eastAsia"/>
        </w:rPr>
      </w:pPr>
      <w:del w:id="5335" w:author="Kelvin Sung" w:date="2021-05-20T18:11:00Z">
        <w:r w:rsidDel="00E15C4E">
          <w:delText xml:space="preserve">    </w:delText>
        </w:r>
      </w:del>
    </w:p>
    <w:p w14:paraId="06BB7943" w14:textId="43C45F71" w:rsidR="00E56A18" w:rsidDel="00E15C4E" w:rsidRDefault="00E56A18" w:rsidP="00E56A18">
      <w:pPr>
        <w:pStyle w:val="Code"/>
        <w:rPr>
          <w:del w:id="5336" w:author="Kelvin Sung" w:date="2021-05-20T18:11:00Z"/>
          <w:rFonts w:hint="eastAsia"/>
        </w:rPr>
      </w:pPr>
      <w:r>
        <w:t>_shadowRecieverStencilDisable() {</w:t>
      </w:r>
    </w:p>
    <w:p w14:paraId="72698B55" w14:textId="77777777" w:rsidR="00E15C4E" w:rsidRDefault="00E56A18" w:rsidP="00E56A18">
      <w:pPr>
        <w:pStyle w:val="Code"/>
        <w:rPr>
          <w:ins w:id="5337" w:author="Kelvin Sung" w:date="2021-05-20T18:11:00Z"/>
          <w:rFonts w:hint="eastAsia"/>
        </w:rPr>
      </w:pPr>
      <w:del w:id="5338" w:author="Kelvin Sung" w:date="2021-05-20T18:11:00Z">
        <w:r w:rsidDel="00E15C4E">
          <w:delText xml:space="preserve">    </w:delText>
        </w:r>
      </w:del>
    </w:p>
    <w:p w14:paraId="6127B31D" w14:textId="56132B39" w:rsidR="00E56A18" w:rsidDel="00E15C4E" w:rsidRDefault="00E56A18" w:rsidP="00E56A18">
      <w:pPr>
        <w:pStyle w:val="Code"/>
        <w:rPr>
          <w:del w:id="5339" w:author="Kelvin Sung" w:date="2021-05-20T18:11:00Z"/>
          <w:rFonts w:hint="eastAsia"/>
        </w:rPr>
      </w:pPr>
      <w:r>
        <w:t xml:space="preserve">    let gl = glSys.get();</w:t>
      </w:r>
    </w:p>
    <w:p w14:paraId="6F17E8B4" w14:textId="77777777" w:rsidR="00E15C4E" w:rsidRDefault="00E56A18" w:rsidP="00E56A18">
      <w:pPr>
        <w:pStyle w:val="Code"/>
        <w:rPr>
          <w:ins w:id="5340" w:author="Kelvin Sung" w:date="2021-05-20T18:11:00Z"/>
          <w:rFonts w:hint="eastAsia"/>
        </w:rPr>
      </w:pPr>
      <w:del w:id="5341" w:author="Kelvin Sung" w:date="2021-05-20T18:11:00Z">
        <w:r w:rsidDel="00E15C4E">
          <w:delText xml:space="preserve">    </w:delText>
        </w:r>
      </w:del>
    </w:p>
    <w:p w14:paraId="4B0F4D14" w14:textId="0347262C" w:rsidR="00E56A18" w:rsidDel="00E15C4E" w:rsidRDefault="00E56A18" w:rsidP="00E56A18">
      <w:pPr>
        <w:pStyle w:val="Code"/>
        <w:rPr>
          <w:del w:id="5342" w:author="Kelvin Sung" w:date="2021-05-20T18:11:00Z"/>
          <w:rFonts w:hint="eastAsia"/>
        </w:rPr>
      </w:pPr>
      <w:r>
        <w:t xml:space="preserve">    gl.disable(gl.STENCIL_TEST);</w:t>
      </w:r>
    </w:p>
    <w:p w14:paraId="43F3C11C" w14:textId="77777777" w:rsidR="00E15C4E" w:rsidRDefault="00E56A18" w:rsidP="00E56A18">
      <w:pPr>
        <w:pStyle w:val="Code"/>
        <w:rPr>
          <w:ins w:id="5343" w:author="Kelvin Sung" w:date="2021-05-20T18:11:00Z"/>
          <w:rFonts w:hint="eastAsia"/>
        </w:rPr>
      </w:pPr>
      <w:del w:id="5344" w:author="Kelvin Sung" w:date="2021-05-20T18:11:00Z">
        <w:r w:rsidDel="00E15C4E">
          <w:delText xml:space="preserve">    </w:delText>
        </w:r>
      </w:del>
    </w:p>
    <w:p w14:paraId="250CE789" w14:textId="79441A3F" w:rsidR="00E56A18" w:rsidDel="00E15C4E" w:rsidRDefault="00E56A18" w:rsidP="00E56A18">
      <w:pPr>
        <w:pStyle w:val="Code"/>
        <w:rPr>
          <w:del w:id="5345" w:author="Kelvin Sung" w:date="2021-05-20T18:11:00Z"/>
          <w:rFonts w:hint="eastAsia"/>
        </w:rPr>
      </w:pPr>
      <w:r>
        <w:t>}</w:t>
      </w:r>
    </w:p>
    <w:p w14:paraId="2AAD7AD8" w14:textId="77777777" w:rsidR="00E15C4E" w:rsidRDefault="00E56A18" w:rsidP="00E56A18">
      <w:pPr>
        <w:pStyle w:val="Code"/>
        <w:rPr>
          <w:ins w:id="5346" w:author="Kelvin Sung" w:date="2021-05-20T18:11:00Z"/>
          <w:rFonts w:hint="eastAsia"/>
        </w:rPr>
      </w:pPr>
      <w:del w:id="5347" w:author="Kelvin Sung" w:date="2021-05-20T18:11:00Z">
        <w:r w:rsidDel="00E15C4E">
          <w:delText xml:space="preserve">    </w:delText>
        </w:r>
      </w:del>
    </w:p>
    <w:p w14:paraId="1FECDDC5" w14:textId="44AFE33D" w:rsidR="00E56A18" w:rsidRDefault="00E56A18" w:rsidP="00E56A18">
      <w:pPr>
        <w:pStyle w:val="Code"/>
        <w:rPr>
          <w:rFonts w:hint="eastAsia"/>
        </w:rPr>
      </w:pPr>
      <w:r>
        <w:t xml:space="preserve">// #endregion </w:t>
      </w:r>
    </w:p>
    <w:p w14:paraId="2021DE95" w14:textId="77777777" w:rsidR="00885276" w:rsidRDefault="00885276" w:rsidP="005A312F">
      <w:pPr>
        <w:pStyle w:val="Heading3"/>
      </w:pPr>
      <w:commentRangeStart w:id="5348"/>
      <w:r>
        <w:t>Defining the Shadow Receiver Stencil Operations</w:t>
      </w:r>
    </w:p>
    <w:p w14:paraId="4E64B3AC" w14:textId="77777777" w:rsidR="00885276" w:rsidRDefault="00885276" w:rsidP="00885276">
      <w:pPr>
        <w:pStyle w:val="BodyTextFirst"/>
        <w:rPr>
          <w:rFonts w:hint="eastAsia"/>
        </w:rPr>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rPr>
          <w:rFonts w:hint="eastAsia"/>
        </w:rPr>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rPr>
          <w:rFonts w:hint="eastAsia"/>
        </w:rPr>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5348"/>
      <w:r w:rsidR="00E56A18">
        <w:rPr>
          <w:rStyle w:val="CommentReference"/>
          <w:rFonts w:asciiTheme="minorHAnsi" w:hAnsiTheme="minorHAnsi"/>
        </w:rPr>
        <w:commentReference w:id="5348"/>
      </w:r>
    </w:p>
    <w:p w14:paraId="6BAC180D" w14:textId="6C734D0E" w:rsidR="00885276" w:rsidRDefault="00885276" w:rsidP="005A312F">
      <w:pPr>
        <w:pStyle w:val="Heading3"/>
      </w:pPr>
      <w:commentRangeStart w:id="5349"/>
      <w:r>
        <w:t xml:space="preserve">Updating Engine Supporting </w:t>
      </w:r>
      <w:del w:id="5350" w:author="Kelvin Sung" w:date="2021-05-20T18:16:00Z">
        <w:r w:rsidDel="00E15C4E">
          <w:delText>Objects</w:delText>
        </w:r>
      </w:del>
    </w:p>
    <w:p w14:paraId="44238C21" w14:textId="77777777" w:rsidR="00885276" w:rsidRDefault="00885276" w:rsidP="00885276">
      <w:pPr>
        <w:pStyle w:val="BodyTextFirst"/>
        <w:rPr>
          <w:rFonts w:hint="eastAsia"/>
        </w:rPr>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5351" w:author="Kelvin Sung" w:date="2021-05-20T18:11:00Z"/>
          <w:rFonts w:hint="eastAsia"/>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5352" w:author="Kelvin Sung" w:date="2021-05-20T18:11:00Z"/>
          <w:rFonts w:hint="eastAsia"/>
        </w:rPr>
      </w:pPr>
      <w:del w:id="5353" w:author="Kelvin Sung" w:date="2021-05-20T18:11:00Z">
        <w:r w:rsidDel="00E15C4E">
          <w:delText xml:space="preserve">    </w:delText>
        </w:r>
      </w:del>
    </w:p>
    <w:p w14:paraId="70F431A7" w14:textId="6705727A" w:rsidR="00E56A18" w:rsidDel="00E15C4E" w:rsidRDefault="00E56A18" w:rsidP="00E56A18">
      <w:pPr>
        <w:pStyle w:val="Code"/>
        <w:rPr>
          <w:del w:id="5354" w:author="Kelvin Sung" w:date="2021-05-20T18:11:00Z"/>
          <w:rFonts w:hint="eastAsia"/>
        </w:rPr>
      </w:pPr>
      <w:r>
        <w:t>swapShader(s) {</w:t>
      </w:r>
    </w:p>
    <w:p w14:paraId="0F26014C" w14:textId="77777777" w:rsidR="00E15C4E" w:rsidRDefault="00E56A18" w:rsidP="00E56A18">
      <w:pPr>
        <w:pStyle w:val="Code"/>
        <w:rPr>
          <w:ins w:id="5355" w:author="Kelvin Sung" w:date="2021-05-20T18:11:00Z"/>
          <w:rFonts w:hint="eastAsia"/>
        </w:rPr>
      </w:pPr>
      <w:del w:id="5356" w:author="Kelvin Sung" w:date="2021-05-20T18:11:00Z">
        <w:r w:rsidDel="00E15C4E">
          <w:delText xml:space="preserve">    </w:delText>
        </w:r>
      </w:del>
    </w:p>
    <w:p w14:paraId="6321D06C" w14:textId="400C7669" w:rsidR="00E56A18" w:rsidDel="00E15C4E" w:rsidRDefault="00E56A18" w:rsidP="00E56A18">
      <w:pPr>
        <w:pStyle w:val="Code"/>
        <w:rPr>
          <w:del w:id="5357" w:author="Kelvin Sung" w:date="2021-05-20T18:11:00Z"/>
          <w:rFonts w:hint="eastAsia"/>
        </w:rPr>
      </w:pPr>
      <w:r>
        <w:t xml:space="preserve">    let out = this.mShader;</w:t>
      </w:r>
    </w:p>
    <w:p w14:paraId="3640C2C2" w14:textId="77777777" w:rsidR="00E15C4E" w:rsidRDefault="00E56A18" w:rsidP="00E56A18">
      <w:pPr>
        <w:pStyle w:val="Code"/>
        <w:rPr>
          <w:ins w:id="5358" w:author="Kelvin Sung" w:date="2021-05-20T18:11:00Z"/>
          <w:rFonts w:hint="eastAsia"/>
        </w:rPr>
      </w:pPr>
      <w:del w:id="5359" w:author="Kelvin Sung" w:date="2021-05-20T18:11:00Z">
        <w:r w:rsidDel="00E15C4E">
          <w:delText xml:space="preserve">    </w:delText>
        </w:r>
      </w:del>
    </w:p>
    <w:p w14:paraId="2345A9B6" w14:textId="6D7C6650" w:rsidR="00E56A18" w:rsidDel="00E15C4E" w:rsidRDefault="00E56A18" w:rsidP="00E56A18">
      <w:pPr>
        <w:pStyle w:val="Code"/>
        <w:rPr>
          <w:del w:id="5360" w:author="Kelvin Sung" w:date="2021-05-20T18:11:00Z"/>
          <w:rFonts w:hint="eastAsia"/>
        </w:rPr>
      </w:pPr>
      <w:r>
        <w:t xml:space="preserve">    this.mShader = s;</w:t>
      </w:r>
    </w:p>
    <w:p w14:paraId="0F79AFA0" w14:textId="77777777" w:rsidR="00E15C4E" w:rsidRDefault="00E56A18" w:rsidP="00E56A18">
      <w:pPr>
        <w:pStyle w:val="Code"/>
        <w:rPr>
          <w:ins w:id="5361" w:author="Kelvin Sung" w:date="2021-05-20T18:11:00Z"/>
          <w:rFonts w:hint="eastAsia"/>
        </w:rPr>
      </w:pPr>
      <w:del w:id="5362" w:author="Kelvin Sung" w:date="2021-05-20T18:11:00Z">
        <w:r w:rsidDel="00E15C4E">
          <w:delText xml:space="preserve">    </w:delText>
        </w:r>
      </w:del>
    </w:p>
    <w:p w14:paraId="428C62DD" w14:textId="4A5342EC" w:rsidR="00E56A18" w:rsidDel="00E15C4E" w:rsidRDefault="00E56A18" w:rsidP="00E56A18">
      <w:pPr>
        <w:pStyle w:val="Code"/>
        <w:rPr>
          <w:del w:id="5363" w:author="Kelvin Sung" w:date="2021-05-20T18:11:00Z"/>
          <w:rFonts w:hint="eastAsia"/>
        </w:rPr>
      </w:pPr>
      <w:r>
        <w:t xml:space="preserve">    return out;</w:t>
      </w:r>
    </w:p>
    <w:p w14:paraId="3750CA66" w14:textId="77777777" w:rsidR="00E15C4E" w:rsidRDefault="00E56A18" w:rsidP="00E56A18">
      <w:pPr>
        <w:pStyle w:val="Code"/>
        <w:rPr>
          <w:ins w:id="5364" w:author="Kelvin Sung" w:date="2021-05-20T18:11:00Z"/>
          <w:rFonts w:hint="eastAsia"/>
        </w:rPr>
      </w:pPr>
      <w:del w:id="5365" w:author="Kelvin Sung" w:date="2021-05-20T18:11:00Z">
        <w:r w:rsidDel="00E15C4E">
          <w:delText xml:space="preserve">    </w:delText>
        </w:r>
      </w:del>
    </w:p>
    <w:p w14:paraId="1EB99785" w14:textId="317184E5" w:rsidR="00E56A18" w:rsidDel="00E15C4E" w:rsidRDefault="00E56A18" w:rsidP="00E56A18">
      <w:pPr>
        <w:pStyle w:val="Code"/>
        <w:rPr>
          <w:del w:id="5366" w:author="Kelvin Sung" w:date="2021-05-20T18:11:00Z"/>
          <w:rFonts w:hint="eastAsia"/>
        </w:rPr>
      </w:pPr>
      <w:r>
        <w:t>}</w:t>
      </w:r>
    </w:p>
    <w:p w14:paraId="16EDF5AD" w14:textId="77777777" w:rsidR="00E15C4E" w:rsidRDefault="00E56A18" w:rsidP="00E56A18">
      <w:pPr>
        <w:pStyle w:val="Code"/>
        <w:rPr>
          <w:ins w:id="5367" w:author="Kelvin Sung" w:date="2021-05-20T18:11:00Z"/>
          <w:rFonts w:hint="eastAsia"/>
        </w:rPr>
      </w:pPr>
      <w:del w:id="5368" w:author="Kelvin Sung" w:date="2021-05-20T18:11:00Z">
        <w:r w:rsidDel="00E15C4E">
          <w:delText xml:space="preserve">    </w:delText>
        </w:r>
      </w:del>
    </w:p>
    <w:p w14:paraId="1FB61177" w14:textId="6B0416DC" w:rsidR="00E56A18" w:rsidRDefault="00E56A18" w:rsidP="00E56A18">
      <w:pPr>
        <w:pStyle w:val="Code"/>
        <w:rPr>
          <w:rFonts w:hint="eastAsia"/>
        </w:rPr>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rPr>
          <w:rFonts w:hint="eastAsia"/>
        </w:rPr>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rPr>
          <w:rFonts w:hint="eastAsia"/>
        </w:rPr>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rPr>
          <w:rFonts w:hint="eastAsia"/>
        </w:rPr>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rPr>
          <w:rFonts w:hint="eastAsia"/>
        </w:rPr>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5369" w:author="Kelvin Sung" w:date="2021-05-20T18:16:00Z">
        <w:r w:rsidDel="00E15C4E">
          <w:delText>Object</w:delText>
        </w:r>
      </w:del>
      <w:ins w:id="5370" w:author="Kelvin Sung" w:date="2021-05-20T18:16:00Z">
        <w:r w:rsidR="00E15C4E">
          <w:t>Class</w:t>
        </w:r>
      </w:ins>
    </w:p>
    <w:p w14:paraId="201D21E4" w14:textId="77777777" w:rsidR="00885276" w:rsidRDefault="00885276" w:rsidP="00885276">
      <w:pPr>
        <w:pStyle w:val="BodyTextFirst"/>
        <w:rPr>
          <w:rFonts w:hint="eastAsia"/>
        </w:rPr>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rPr>
          <w:rFonts w:hint="eastAsia"/>
        </w:r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rPr>
          <w:rFonts w:hint="eastAsia"/>
        </w:rPr>
      </w:pPr>
      <w:r w:rsidRPr="00885276">
        <w:t>Define assessors for the z position.</w:t>
      </w:r>
    </w:p>
    <w:p w14:paraId="3CF3B497" w14:textId="77777777" w:rsidR="00885276" w:rsidRPr="00885276" w:rsidRDefault="00885276" w:rsidP="00F31BF1">
      <w:pPr>
        <w:pStyle w:val="NumList"/>
        <w:numPr>
          <w:ilvl w:val="0"/>
          <w:numId w:val="52"/>
        </w:numPr>
        <w:rPr>
          <w:rFonts w:hint="eastAsia"/>
        </w:r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rPr>
          <w:rFonts w:hint="eastAsia"/>
        </w:rPr>
      </w:pPr>
      <w:r w:rsidRPr="00885276">
        <w:t>Utilize the z component when computing an object transform.</w:t>
      </w:r>
      <w:commentRangeEnd w:id="5349"/>
      <w:r w:rsidR="00DB64F9">
        <w:rPr>
          <w:rStyle w:val="CommentReference"/>
          <w:rFonts w:asciiTheme="minorHAnsi" w:hAnsiTheme="minorHAnsi"/>
        </w:rPr>
        <w:commentReference w:id="5349"/>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5371"/>
      <w:r>
        <w:lastRenderedPageBreak/>
        <w:t>Setting Up the Shadow</w:t>
      </w:r>
    </w:p>
    <w:p w14:paraId="5E285F0F" w14:textId="081F217D" w:rsidR="00885276" w:rsidRDefault="00885276" w:rsidP="00885276">
      <w:pPr>
        <w:pStyle w:val="BodyTextFirst"/>
        <w:rPr>
          <w:rFonts w:hint="eastAsia"/>
        </w:rPr>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rPr>
          <w:rFonts w:hint="eastAsia"/>
        </w:rPr>
      </w:pPr>
      <w:r>
        <w:t>This function demonstrates that three types of Renderable objects can serve as shadow receivers.</w:t>
      </w:r>
    </w:p>
    <w:p w14:paraId="32053F91" w14:textId="77777777" w:rsidR="00885276" w:rsidRDefault="00885276" w:rsidP="00885276">
      <w:pPr>
        <w:pStyle w:val="BodyTextFirst"/>
        <w:rPr>
          <w:rFonts w:hint="eastAsia"/>
        </w:rPr>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rPr>
          <w:rFonts w:hint="eastAsia"/>
        </w:rPr>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rPr>
          <w:rFonts w:hint="eastAsia"/>
        </w:rPr>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rPr>
          <w:rFonts w:hint="eastAsia"/>
        </w:rPr>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rPr>
          <w:rFonts w:hint="eastAsia"/>
        </w:rPr>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rPr>
          <w:rFonts w:hint="eastAsia"/>
        </w:rPr>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5371"/>
      <w:r w:rsidR="00DB64F9">
        <w:rPr>
          <w:rStyle w:val="CommentReference"/>
          <w:rFonts w:asciiTheme="minorHAnsi" w:hAnsiTheme="minorHAnsi"/>
        </w:rPr>
        <w:commentReference w:id="5371"/>
      </w:r>
    </w:p>
    <w:p w14:paraId="2A234E6F" w14:textId="77777777" w:rsidR="00885276" w:rsidRDefault="00885276" w:rsidP="00885276">
      <w:pPr>
        <w:pStyle w:val="Heading3"/>
      </w:pPr>
      <w:r>
        <w:t>Observations</w:t>
      </w:r>
    </w:p>
    <w:p w14:paraId="2784C820" w14:textId="3BFE8CA9"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rPr>
          <w:rFonts w:hint="eastAsia"/>
        </w:rPr>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rPr>
          <w:rFonts w:hint="eastAsia"/>
        </w:rPr>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07CB1CE9" w14:textId="6547784B" w:rsidR="00176116" w:rsidRDefault="001C0D20" w:rsidP="001A3E5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5D6DD2" w:rsidRDefault="005D6DD2">
      <w:pPr>
        <w:pStyle w:val="CommentText"/>
      </w:pPr>
      <w:r>
        <w:rPr>
          <w:rStyle w:val="CommentReference"/>
        </w:rPr>
        <w:annotationRef/>
      </w:r>
      <w:r>
        <w:t>Some comments options can be cut</w:t>
      </w:r>
    </w:p>
  </w:comment>
  <w:comment w:id="189" w:author="Kelvin Sung" w:date="2021-05-20T18:17:00Z" w:initials="KS">
    <w:p w14:paraId="6524006B" w14:textId="678473CF" w:rsidR="005D6DD2" w:rsidRDefault="005D6DD2">
      <w:pPr>
        <w:pStyle w:val="CommentText"/>
      </w:pPr>
      <w:r>
        <w:rPr>
          <w:rStyle w:val="CommentReference"/>
        </w:rPr>
        <w:annotationRef/>
      </w:r>
      <w:r>
        <w:t>This OK?</w:t>
      </w:r>
    </w:p>
  </w:comment>
  <w:comment w:id="384" w:author="Jeb Pavleas" w:date="2021-05-10T04:58:00Z" w:initials="JP">
    <w:p w14:paraId="3890F70C" w14:textId="2C6251FD" w:rsidR="005D6DD2" w:rsidRDefault="005D6DD2">
      <w:pPr>
        <w:pStyle w:val="CommentText"/>
      </w:pPr>
      <w:r>
        <w:rPr>
          <w:rStyle w:val="CommentReference"/>
        </w:rPr>
        <w:annotationRef/>
      </w:r>
    </w:p>
  </w:comment>
  <w:comment w:id="505" w:author="Jeb Pavleas" w:date="2021-05-10T05:06:00Z" w:initials="JP">
    <w:p w14:paraId="3D2F8FD8" w14:textId="64AE36C5" w:rsidR="005D6DD2" w:rsidRDefault="005D6DD2">
      <w:pPr>
        <w:pStyle w:val="CommentText"/>
      </w:pPr>
      <w:r>
        <w:rPr>
          <w:rStyle w:val="CommentReference"/>
        </w:rPr>
        <w:annotationRef/>
      </w:r>
    </w:p>
  </w:comment>
  <w:comment w:id="583" w:author="Kelvin Sung" w:date="2021-05-19T19:23:00Z" w:initials="KS">
    <w:p w14:paraId="173B60E5" w14:textId="7E3D5129" w:rsidR="005D6DD2" w:rsidRDefault="005D6DD2">
      <w:pPr>
        <w:pStyle w:val="CommentText"/>
      </w:pPr>
      <w:r>
        <w:rPr>
          <w:rStyle w:val="CommentReference"/>
        </w:rPr>
        <w:annotationRef/>
      </w:r>
      <w:r>
        <w:t>Here</w:t>
      </w:r>
    </w:p>
  </w:comment>
  <w:comment w:id="586" w:author="Jeb Pavleas" w:date="2021-05-10T05:26:00Z" w:initials="JP">
    <w:p w14:paraId="5F8F83D1" w14:textId="590A90DE" w:rsidR="005D6DD2" w:rsidRDefault="005D6DD2">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5D6DD2" w:rsidRDefault="005D6DD2">
      <w:pPr>
        <w:pStyle w:val="CommentText"/>
      </w:pPr>
      <w:r>
        <w:rPr>
          <w:rStyle w:val="CommentReference"/>
        </w:rPr>
        <w:annotationRef/>
      </w:r>
      <w:r w:rsidRPr="006A40FB">
        <w:t>my_game.js vs my_game_main.js</w:t>
      </w:r>
    </w:p>
  </w:comment>
  <w:comment w:id="587" w:author="Jeb Pavleas" w:date="2021-05-10T05:22:00Z" w:initials="JP">
    <w:p w14:paraId="28FDA38B" w14:textId="64DEA912" w:rsidR="005D6DD2" w:rsidRDefault="005D6DD2">
      <w:pPr>
        <w:pStyle w:val="CommentText"/>
      </w:pPr>
      <w:r>
        <w:rPr>
          <w:rStyle w:val="CommentReference"/>
        </w:rPr>
        <w:annotationRef/>
      </w:r>
      <w:r>
        <w:t>My game main used for future complexity?</w:t>
      </w:r>
    </w:p>
  </w:comment>
  <w:comment w:id="590" w:author="Jeb Pavleas" w:date="2021-05-10T05:36:00Z" w:initials="JP">
    <w:p w14:paraId="66013868" w14:textId="07E9DE82" w:rsidR="005D6DD2" w:rsidRDefault="005D6DD2">
      <w:pPr>
        <w:pStyle w:val="CommentText"/>
      </w:pPr>
      <w:r>
        <w:rPr>
          <w:rStyle w:val="CommentReference"/>
        </w:rPr>
        <w:annotationRef/>
      </w:r>
      <w:r>
        <w:t>Access point</w:t>
      </w:r>
    </w:p>
  </w:comment>
  <w:comment w:id="1028" w:author="Jeb Pavleas" w:date="2021-05-10T05:54:00Z" w:initials="JP">
    <w:p w14:paraId="7460A682" w14:textId="33A4C768" w:rsidR="005D6DD2" w:rsidRDefault="005D6DD2">
      <w:pPr>
        <w:pStyle w:val="CommentText"/>
      </w:pPr>
      <w:r>
        <w:rPr>
          <w:rStyle w:val="CommentReference"/>
        </w:rPr>
        <w:annotationRef/>
      </w:r>
      <w:r>
        <w:t>Accuracy double check</w:t>
      </w:r>
    </w:p>
  </w:comment>
  <w:comment w:id="1621" w:author="Jeb Pavleas" w:date="2021-05-10T06:47:00Z" w:initials="JP">
    <w:p w14:paraId="3212EDC6" w14:textId="155F317C" w:rsidR="005D6DD2" w:rsidRPr="000F0939" w:rsidRDefault="005D6DD2">
      <w:pPr>
        <w:pStyle w:val="CommentText"/>
        <w:rPr>
          <w:rStyle w:val="CodeInline"/>
          <w:rFonts w:hint="eastAsia"/>
        </w:rPr>
      </w:pPr>
      <w:r>
        <w:rPr>
          <w:rStyle w:val="CommentReference"/>
        </w:rPr>
        <w:annotationRef/>
      </w:r>
      <w:r>
        <w:t>No longer in resources any reason why?</w:t>
      </w:r>
    </w:p>
  </w:comment>
  <w:comment w:id="1622" w:author="Kelvin Sung" w:date="2021-05-22T06:56:00Z" w:initials="KS">
    <w:p w14:paraId="21E56641" w14:textId="0630E688" w:rsidR="005D6DD2" w:rsidRDefault="005D6DD2">
      <w:pPr>
        <w:pStyle w:val="CommentText"/>
      </w:pPr>
      <w:r>
        <w:rPr>
          <w:rStyle w:val="CommentReference"/>
        </w:rPr>
        <w:annotationRef/>
      </w:r>
      <w:r>
        <w:t>Added a few sentences above, is this better?</w:t>
      </w:r>
    </w:p>
  </w:comment>
  <w:comment w:id="1656" w:author="Jeb Pavleas" w:date="2021-05-10T06:53:00Z" w:initials="JP">
    <w:p w14:paraId="333FD1B8" w14:textId="325D52DE" w:rsidR="005D6DD2" w:rsidRDefault="005D6DD2">
      <w:pPr>
        <w:pStyle w:val="CommentText"/>
      </w:pPr>
      <w:r>
        <w:rPr>
          <w:rStyle w:val="CommentReference"/>
        </w:rPr>
        <w:annotationRef/>
      </w:r>
    </w:p>
  </w:comment>
  <w:comment w:id="1661" w:author="Kelvin Sung" w:date="2021-05-22T07:50:00Z" w:initials="KS">
    <w:p w14:paraId="12F81579" w14:textId="7B291F98" w:rsidR="005D6DD2" w:rsidRDefault="005D6DD2">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5D6DD2" w:rsidRDefault="005D6DD2">
      <w:pPr>
        <w:pStyle w:val="CommentText"/>
      </w:pPr>
      <w:r>
        <w:rPr>
          <w:rStyle w:val="CommentReference"/>
        </w:rPr>
        <w:annotationRef/>
      </w:r>
      <w:r>
        <w:t>Track changes switched on again.</w:t>
      </w:r>
    </w:p>
  </w:comment>
  <w:comment w:id="1760" w:author="Jeb Pavleas" w:date="2021-05-10T07:30:00Z" w:initials="JP">
    <w:p w14:paraId="6441BA25" w14:textId="08F05F79" w:rsidR="005D6DD2" w:rsidRDefault="005D6DD2">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5D6DD2" w:rsidRDefault="005D6DD2">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5D6DD2" w:rsidRDefault="005D6DD2">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5D6DD2" w:rsidRDefault="005D6DD2">
      <w:pPr>
        <w:pStyle w:val="CommentText"/>
      </w:pPr>
    </w:p>
    <w:p w14:paraId="063DF9ED" w14:textId="73BD0C4B" w:rsidR="005D6DD2" w:rsidRDefault="005D6DD2">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5D6DD2" w:rsidRDefault="005D6DD2">
      <w:pPr>
        <w:pStyle w:val="CommentText"/>
      </w:pPr>
    </w:p>
    <w:p w14:paraId="31F7B86B" w14:textId="6B7B7BDF" w:rsidR="005D6DD2" w:rsidRDefault="005D6DD2">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5D6DD2" w:rsidRDefault="005D6DD2">
      <w:pPr>
        <w:pStyle w:val="CommentText"/>
      </w:pPr>
      <w:r>
        <w:rPr>
          <w:rStyle w:val="CommentReference"/>
        </w:rPr>
        <w:annotationRef/>
      </w:r>
      <w:r>
        <w:t>Double check</w:t>
      </w:r>
    </w:p>
  </w:comment>
  <w:comment w:id="1856" w:author="Kelvin Sung" w:date="2021-05-22T09:22:00Z" w:initials="KS">
    <w:p w14:paraId="60F6E4F3" w14:textId="60B5FECC" w:rsidR="005D6DD2" w:rsidRDefault="005D6DD2">
      <w:pPr>
        <w:pStyle w:val="CommentText"/>
      </w:pPr>
      <w:r>
        <w:rPr>
          <w:rStyle w:val="CommentReference"/>
        </w:rPr>
        <w:annotationRef/>
      </w:r>
      <w:r>
        <w:t>This is fine.</w:t>
      </w:r>
    </w:p>
  </w:comment>
  <w:comment w:id="2240" w:author="Jeb Pavleas" w:date="2021-05-16T05:34:00Z" w:initials="JP">
    <w:p w14:paraId="20DED1D2" w14:textId="1F241C83" w:rsidR="005D6DD2" w:rsidRDefault="005D6DD2">
      <w:pPr>
        <w:pStyle w:val="CommentText"/>
      </w:pPr>
      <w:r>
        <w:rPr>
          <w:rStyle w:val="CommentReference"/>
        </w:rPr>
        <w:annotationRef/>
      </w:r>
    </w:p>
  </w:comment>
  <w:comment w:id="2454" w:author="Jeb Pavleas" w:date="2021-05-10T07:37:00Z" w:initials="JP">
    <w:p w14:paraId="577271AF" w14:textId="5C80341E" w:rsidR="005D6DD2" w:rsidRDefault="005D6DD2">
      <w:pPr>
        <w:pStyle w:val="CommentText"/>
      </w:pPr>
      <w:r>
        <w:rPr>
          <w:rStyle w:val="CommentReference"/>
        </w:rPr>
        <w:annotationRef/>
      </w:r>
    </w:p>
  </w:comment>
  <w:comment w:id="2544" w:author="Jeb Pavleas" w:date="2021-05-10T07:41:00Z" w:initials="JP">
    <w:p w14:paraId="193326AF" w14:textId="5A5FC889" w:rsidR="005D6DD2" w:rsidRDefault="005D6DD2">
      <w:pPr>
        <w:pStyle w:val="CommentText"/>
      </w:pPr>
      <w:r>
        <w:rPr>
          <w:rStyle w:val="CommentReference"/>
        </w:rPr>
        <w:annotationRef/>
      </w:r>
    </w:p>
  </w:comment>
  <w:comment w:id="2545" w:author="Kelvin Sung" w:date="2021-05-22T13:15:00Z" w:initials="KS">
    <w:p w14:paraId="592001D7" w14:textId="766C0C6E" w:rsidR="005D6DD2" w:rsidRDefault="005D6DD2">
      <w:pPr>
        <w:pStyle w:val="CommentText"/>
      </w:pPr>
      <w:r>
        <w:rPr>
          <w:rStyle w:val="CommentReference"/>
        </w:rPr>
        <w:annotationRef/>
      </w:r>
      <w:r>
        <w:t>Something that bothers here?</w:t>
      </w:r>
    </w:p>
  </w:comment>
  <w:comment w:id="2756" w:author="Jeb Pavleas" w:date="2021-05-16T06:03:00Z" w:initials="JP">
    <w:p w14:paraId="6A489FFA" w14:textId="6D56DEC4" w:rsidR="005D6DD2" w:rsidRDefault="005D6DD2">
      <w:pPr>
        <w:pStyle w:val="CommentText"/>
      </w:pPr>
      <w:r>
        <w:rPr>
          <w:rStyle w:val="CommentReference"/>
        </w:rPr>
        <w:annotationRef/>
      </w:r>
      <w:r>
        <w:t>Needs trim</w:t>
      </w:r>
    </w:p>
  </w:comment>
  <w:comment w:id="2757" w:author="Kelvin Sung" w:date="2021-05-24T05:53:00Z" w:initials="KS">
    <w:p w14:paraId="3880F16A" w14:textId="53FCE6DD" w:rsidR="005D6DD2" w:rsidRDefault="005D6DD2">
      <w:pPr>
        <w:pStyle w:val="CommentText"/>
      </w:pPr>
      <w:r>
        <w:rPr>
          <w:rStyle w:val="CommentReference"/>
        </w:rPr>
        <w:annotationRef/>
      </w:r>
      <w:r>
        <w:t>OK now?</w:t>
      </w:r>
    </w:p>
  </w:comment>
  <w:comment w:id="2847" w:author="Jeb Pavleas" w:date="2021-05-16T06:04:00Z" w:initials="JP">
    <w:p w14:paraId="653EA0BF" w14:textId="1D8B9CF6" w:rsidR="005D6DD2" w:rsidRDefault="005D6DD2">
      <w:pPr>
        <w:pStyle w:val="CommentText"/>
      </w:pPr>
      <w:r>
        <w:rPr>
          <w:rStyle w:val="CommentReference"/>
        </w:rPr>
        <w:annotationRef/>
      </w:r>
      <w:r>
        <w:t>Needs code bold</w:t>
      </w:r>
    </w:p>
  </w:comment>
  <w:comment w:id="2848" w:author="Kelvin Sung" w:date="2021-05-22T17:50:00Z" w:initials="KS">
    <w:p w14:paraId="4CDD6041" w14:textId="2135E2FE" w:rsidR="005D6DD2" w:rsidRDefault="005D6DD2">
      <w:pPr>
        <w:pStyle w:val="CommentText"/>
      </w:pPr>
      <w:r>
        <w:rPr>
          <w:rStyle w:val="CommentReference"/>
        </w:rPr>
        <w:annotationRef/>
      </w:r>
      <w:r>
        <w:t>How about this?</w:t>
      </w:r>
    </w:p>
  </w:comment>
  <w:comment w:id="2926" w:author="Jeb Pavleas" w:date="2021-05-16T06:05:00Z" w:initials="JP">
    <w:p w14:paraId="5348F1BE" w14:textId="5D309572" w:rsidR="005D6DD2" w:rsidRDefault="005D6DD2">
      <w:pPr>
        <w:pStyle w:val="CommentText"/>
      </w:pPr>
      <w:r>
        <w:rPr>
          <w:rStyle w:val="CommentReference"/>
        </w:rPr>
        <w:annotationRef/>
      </w:r>
      <w:r>
        <w:t>Needs code bold</w:t>
      </w:r>
    </w:p>
  </w:comment>
  <w:comment w:id="2927" w:author="Kelvin Sung" w:date="2021-05-24T05:54:00Z" w:initials="KS">
    <w:p w14:paraId="631EF5FC" w14:textId="17DA8A1F" w:rsidR="005D6DD2" w:rsidRDefault="005D6DD2">
      <w:pPr>
        <w:pStyle w:val="CommentText"/>
      </w:pPr>
      <w:r>
        <w:rPr>
          <w:rStyle w:val="CommentReference"/>
        </w:rPr>
        <w:annotationRef/>
      </w:r>
      <w:r>
        <w:t>OK?</w:t>
      </w:r>
    </w:p>
  </w:comment>
  <w:comment w:id="3019" w:author="Jeb Pavleas" w:date="2021-05-16T06:28:00Z" w:initials="JP">
    <w:p w14:paraId="60BEF63F" w14:textId="484E3367" w:rsidR="005D6DD2" w:rsidRDefault="005D6DD2">
      <w:pPr>
        <w:pStyle w:val="CommentText"/>
      </w:pPr>
      <w:r>
        <w:rPr>
          <w:rStyle w:val="CommentReference"/>
        </w:rPr>
        <w:annotationRef/>
      </w:r>
      <w:r>
        <w:t>Texture</w:t>
      </w:r>
    </w:p>
  </w:comment>
  <w:comment w:id="3020" w:author="Kelvin Sung" w:date="2021-05-24T05:55:00Z" w:initials="KS">
    <w:p w14:paraId="6E093E05" w14:textId="72EFDB47" w:rsidR="005D6DD2" w:rsidRDefault="005D6DD2">
      <w:pPr>
        <w:pStyle w:val="CommentText"/>
      </w:pPr>
      <w:r>
        <w:rPr>
          <w:rStyle w:val="CommentReference"/>
        </w:rPr>
        <w:annotationRef/>
      </w:r>
      <w:r>
        <w:t>How’s this?</w:t>
      </w:r>
    </w:p>
  </w:comment>
  <w:comment w:id="3023" w:author="Jeb Pavleas" w:date="2021-05-16T06:16:00Z" w:initials="JP">
    <w:p w14:paraId="71DF7EEA" w14:textId="518EA376" w:rsidR="005D6DD2" w:rsidRDefault="005D6DD2">
      <w:pPr>
        <w:pStyle w:val="CommentText"/>
      </w:pPr>
      <w:r>
        <w:rPr>
          <w:rStyle w:val="CommentReference"/>
        </w:rPr>
        <w:annotationRef/>
      </w:r>
      <w:r>
        <w:t>old</w:t>
      </w:r>
    </w:p>
  </w:comment>
  <w:comment w:id="3024" w:author="Kelvin Sung" w:date="2021-05-24T05:55:00Z" w:initials="KS">
    <w:p w14:paraId="76BC16F8" w14:textId="73EAF6A4" w:rsidR="005D6DD2" w:rsidRDefault="005D6DD2">
      <w:pPr>
        <w:pStyle w:val="CommentText"/>
      </w:pPr>
      <w:r>
        <w:rPr>
          <w:rStyle w:val="CommentReference"/>
        </w:rPr>
        <w:annotationRef/>
      </w:r>
      <w:r>
        <w:t>Make sense now?</w:t>
      </w:r>
    </w:p>
  </w:comment>
  <w:comment w:id="3015" w:author="Jeb Pavleas" w:date="2021-05-16T06:16:00Z" w:initials="JP">
    <w:p w14:paraId="6821CEEA" w14:textId="679B1B6F" w:rsidR="005D6DD2" w:rsidRDefault="005D6DD2">
      <w:pPr>
        <w:pStyle w:val="CommentText"/>
      </w:pPr>
      <w:r>
        <w:rPr>
          <w:rStyle w:val="CommentReference"/>
        </w:rPr>
        <w:annotationRef/>
      </w:r>
      <w:r>
        <w:t>Accuracy check</w:t>
      </w:r>
    </w:p>
  </w:comment>
  <w:comment w:id="3016" w:author="Kelvin Sung" w:date="2021-05-22T18:07:00Z" w:initials="KS">
    <w:p w14:paraId="289A5DCD" w14:textId="764F6943" w:rsidR="005D6DD2" w:rsidRDefault="005D6DD2">
      <w:pPr>
        <w:pStyle w:val="CommentText"/>
      </w:pPr>
      <w:r>
        <w:rPr>
          <w:rStyle w:val="CommentReference"/>
        </w:rPr>
        <w:annotationRef/>
      </w:r>
      <w:r>
        <w:t>Good now. How does this read?</w:t>
      </w:r>
    </w:p>
  </w:comment>
  <w:comment w:id="3138" w:author="Jeb Pavleas" w:date="2021-05-16T06:31:00Z" w:initials="JP">
    <w:p w14:paraId="1C742AE8" w14:textId="6C0FF2A9" w:rsidR="005D6DD2" w:rsidRDefault="005D6DD2">
      <w:pPr>
        <w:pStyle w:val="CommentText"/>
      </w:pPr>
      <w:r>
        <w:rPr>
          <w:rStyle w:val="CommentReference"/>
        </w:rPr>
        <w:annotationRef/>
      </w:r>
      <w:r>
        <w:t>Old no longer needed</w:t>
      </w:r>
    </w:p>
  </w:comment>
  <w:comment w:id="3054" w:author="Jeb Pavleas" w:date="2021-05-16T06:31:00Z" w:initials="JP">
    <w:p w14:paraId="3ADD337B" w14:textId="334E4814" w:rsidR="005D6DD2" w:rsidRDefault="005D6DD2">
      <w:pPr>
        <w:pStyle w:val="CommentText"/>
      </w:pPr>
      <w:r>
        <w:rPr>
          <w:rStyle w:val="CommentReference"/>
        </w:rPr>
        <w:annotationRef/>
      </w:r>
      <w:r>
        <w:t xml:space="preserve">Double check this </w:t>
      </w:r>
      <w:proofErr w:type="gramStart"/>
      <w:r>
        <w:t>section  please</w:t>
      </w:r>
      <w:proofErr w:type="gramEnd"/>
    </w:p>
  </w:comment>
  <w:comment w:id="3055" w:author="Kelvin Sung" w:date="2021-05-24T05:55:00Z" w:initials="KS">
    <w:p w14:paraId="5E21F6EB" w14:textId="5F91BC2A" w:rsidR="005D6DD2" w:rsidRDefault="005D6DD2">
      <w:pPr>
        <w:pStyle w:val="CommentText"/>
      </w:pPr>
      <w:r>
        <w:rPr>
          <w:rStyle w:val="CommentReference"/>
        </w:rPr>
        <w:annotationRef/>
      </w:r>
      <w:r>
        <w:t>Tried to fix, how does this read?</w:t>
      </w:r>
    </w:p>
  </w:comment>
  <w:comment w:id="3306" w:author="Jeb Pavleas" w:date="2021-05-16T06:34:00Z" w:initials="JP">
    <w:p w14:paraId="49550470" w14:textId="78D0B8ED" w:rsidR="005D6DD2" w:rsidRDefault="005D6DD2">
      <w:pPr>
        <w:pStyle w:val="CommentText"/>
      </w:pPr>
      <w:r>
        <w:rPr>
          <w:rStyle w:val="CommentReference"/>
        </w:rPr>
        <w:annotationRef/>
      </w:r>
      <w:r>
        <w:t>Now shader_resources.js changes go here</w:t>
      </w:r>
    </w:p>
  </w:comment>
  <w:comment w:id="3331" w:author="Jeb Pavleas" w:date="2021-05-16T06:36:00Z" w:initials="JP">
    <w:p w14:paraId="542E0EF9" w14:textId="25AC60BA" w:rsidR="005D6DD2" w:rsidRDefault="005D6DD2">
      <w:pPr>
        <w:pStyle w:val="CommentText"/>
      </w:pPr>
      <w:r>
        <w:rPr>
          <w:rStyle w:val="CommentReference"/>
        </w:rPr>
        <w:annotationRef/>
      </w:r>
      <w:r>
        <w:t xml:space="preserve">No longer </w:t>
      </w:r>
      <w:proofErr w:type="spellStart"/>
      <w:r>
        <w:t>relavent</w:t>
      </w:r>
      <w:proofErr w:type="spellEnd"/>
      <w:r>
        <w:t>?</w:t>
      </w:r>
    </w:p>
  </w:comment>
  <w:comment w:id="3342" w:author="Jeb Pavleas" w:date="2021-05-16T06:44:00Z" w:initials="JP">
    <w:p w14:paraId="7F0EE9CF" w14:textId="7A2C9E1C" w:rsidR="005D6DD2" w:rsidRDefault="005D6DD2">
      <w:pPr>
        <w:pStyle w:val="CommentText"/>
      </w:pPr>
      <w:r>
        <w:rPr>
          <w:rStyle w:val="CommentReference"/>
        </w:rPr>
        <w:annotationRef/>
      </w:r>
    </w:p>
  </w:comment>
  <w:comment w:id="3344" w:author="Jeb Pavleas" w:date="2021-05-16T06:40:00Z" w:initials="JP">
    <w:p w14:paraId="13EBE7F8" w14:textId="75F30645" w:rsidR="005D6DD2" w:rsidRDefault="005D6DD2">
      <w:pPr>
        <w:pStyle w:val="CommentText"/>
      </w:pPr>
      <w:r>
        <w:rPr>
          <w:rStyle w:val="CommentReference"/>
        </w:rPr>
        <w:annotationRef/>
      </w:r>
      <w:r>
        <w:t>Possible summary to remove code and condense these small changes.</w:t>
      </w:r>
    </w:p>
  </w:comment>
  <w:comment w:id="3605" w:author="Jeb Pavleas" w:date="2021-05-16T06:48:00Z" w:initials="JP">
    <w:p w14:paraId="299D4659" w14:textId="04176702" w:rsidR="005D6DD2" w:rsidRDefault="005D6DD2">
      <w:pPr>
        <w:pStyle w:val="CommentText"/>
      </w:pPr>
      <w:r>
        <w:rPr>
          <w:rStyle w:val="CommentReference"/>
        </w:rPr>
        <w:annotationRef/>
      </w:r>
      <w:r>
        <w:t>Accuracy check</w:t>
      </w:r>
    </w:p>
  </w:comment>
  <w:comment w:id="3606" w:author="Kelvin Sung" w:date="2021-05-26T05:34:00Z" w:initials="KS">
    <w:p w14:paraId="64EFAD2D" w14:textId="0D036972" w:rsidR="005D6DD2" w:rsidRDefault="005D6DD2">
      <w:pPr>
        <w:pStyle w:val="CommentText"/>
      </w:pPr>
      <w:r>
        <w:rPr>
          <w:rStyle w:val="CommentReference"/>
        </w:rPr>
        <w:annotationRef/>
      </w:r>
      <w:r>
        <w:t>All good.</w:t>
      </w:r>
    </w:p>
  </w:comment>
  <w:comment w:id="4456" w:author="Kelvin Sung" w:date="2021-05-25T18:28:00Z" w:initials="KS">
    <w:p w14:paraId="43659042" w14:textId="3843DA71" w:rsidR="005D6DD2" w:rsidRDefault="005D6DD2">
      <w:pPr>
        <w:pStyle w:val="CommentText"/>
      </w:pPr>
      <w:r>
        <w:rPr>
          <w:rStyle w:val="CommentReference"/>
        </w:rPr>
        <w:annotationRef/>
      </w:r>
      <w:r>
        <w:t>HERE</w:t>
      </w:r>
    </w:p>
  </w:comment>
  <w:comment w:id="4866" w:author="Kelvin Sung" w:date="2021-05-26T08:34:00Z" w:initials="KS">
    <w:p w14:paraId="4FC490A1" w14:textId="7E74D9F8" w:rsidR="00B93086" w:rsidRDefault="00B93086">
      <w:pPr>
        <w:pStyle w:val="CommentText"/>
      </w:pPr>
      <w:r>
        <w:rPr>
          <w:rStyle w:val="CommentReference"/>
        </w:rPr>
        <w:annotationRef/>
      </w:r>
      <w:r>
        <w:t>HERE</w:t>
      </w:r>
      <w:bookmarkStart w:id="4867" w:name="_GoBack"/>
      <w:bookmarkEnd w:id="4867"/>
    </w:p>
  </w:comment>
  <w:comment w:id="4904" w:author="Kelvin Sung" w:date="2021-05-26T06:57:00Z" w:initials="KS">
    <w:p w14:paraId="5A25DA71" w14:textId="2152F6BF" w:rsidR="00FA6367" w:rsidRDefault="00FA6367">
      <w:pPr>
        <w:pStyle w:val="CommentText"/>
      </w:pPr>
      <w:r>
        <w:rPr>
          <w:rStyle w:val="CommentReference"/>
        </w:rPr>
        <w:annotationRef/>
      </w:r>
      <w:r>
        <w:t>VERIFY with code!!</w:t>
      </w:r>
    </w:p>
  </w:comment>
  <w:comment w:id="4960" w:author="Jeb Pavleas" w:date="2021-05-17T07:35:00Z" w:initials="JP">
    <w:p w14:paraId="59701598" w14:textId="4DFE2A7A" w:rsidR="005D6DD2" w:rsidRDefault="005D6DD2">
      <w:pPr>
        <w:pStyle w:val="CommentText"/>
      </w:pPr>
      <w:r>
        <w:rPr>
          <w:rStyle w:val="CommentReference"/>
        </w:rPr>
        <w:annotationRef/>
      </w:r>
      <w:r>
        <w:t xml:space="preserve">no longer </w:t>
      </w:r>
      <w:proofErr w:type="spellStart"/>
      <w:r>
        <w:t>relevent</w:t>
      </w:r>
      <w:proofErr w:type="spellEnd"/>
    </w:p>
  </w:comment>
  <w:comment w:id="5035" w:author="Kelvin Sung" w:date="2021-05-17T15:21:00Z" w:initials="KS">
    <w:p w14:paraId="5BA468C3" w14:textId="23A6766F" w:rsidR="005D6DD2" w:rsidRDefault="005D6DD2">
      <w:pPr>
        <w:pStyle w:val="CommentText"/>
      </w:pPr>
      <w:r>
        <w:rPr>
          <w:rStyle w:val="CommentReference"/>
        </w:rPr>
        <w:annotationRef/>
      </w:r>
      <w:r>
        <w:t>consider simply or steps, etc.</w:t>
      </w:r>
    </w:p>
  </w:comment>
  <w:comment w:id="5267" w:author="Jeb Pavleas" w:date="2021-05-17T08:04:00Z" w:initials="JP">
    <w:p w14:paraId="5FD2BFCD" w14:textId="5A443681" w:rsidR="005D6DD2" w:rsidRDefault="005D6DD2">
      <w:pPr>
        <w:pStyle w:val="CommentText"/>
      </w:pPr>
      <w:r>
        <w:rPr>
          <w:rStyle w:val="CommentReference"/>
        </w:rPr>
        <w:annotationRef/>
      </w:r>
      <w:r>
        <w:t>stencil stuff</w:t>
      </w:r>
    </w:p>
  </w:comment>
  <w:comment w:id="5348" w:author="Jeb Pavleas" w:date="2021-05-17T08:04:00Z" w:initials="JP">
    <w:p w14:paraId="05EBE702" w14:textId="74546844" w:rsidR="005D6DD2" w:rsidRDefault="005D6DD2">
      <w:pPr>
        <w:pStyle w:val="CommentText"/>
      </w:pPr>
      <w:r>
        <w:rPr>
          <w:rStyle w:val="CommentReference"/>
        </w:rPr>
        <w:annotationRef/>
      </w:r>
      <w:r>
        <w:t>section not needed</w:t>
      </w:r>
    </w:p>
  </w:comment>
  <w:comment w:id="5349" w:author="Jeb Pavleas" w:date="2021-05-17T08:07:00Z" w:initials="JP">
    <w:p w14:paraId="5B4B4BFE" w14:textId="24B32D22" w:rsidR="005D6DD2" w:rsidRDefault="005D6DD2">
      <w:pPr>
        <w:pStyle w:val="CommentText"/>
      </w:pPr>
      <w:r>
        <w:rPr>
          <w:rStyle w:val="CommentReference"/>
        </w:rPr>
        <w:annotationRef/>
      </w:r>
      <w:r>
        <w:t>all small changes perhaps con dense into a few paragraphs</w:t>
      </w:r>
    </w:p>
  </w:comment>
  <w:comment w:id="5371" w:author="Jeb Pavleas" w:date="2021-05-17T08:12:00Z" w:initials="JP">
    <w:p w14:paraId="6A419016" w14:textId="0462534B" w:rsidR="005D6DD2" w:rsidRDefault="005D6DD2">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299D4659" w15:done="0"/>
  <w15:commentEx w15:paraId="64EFAD2D" w15:paraIdParent="299D4659" w15:done="0"/>
  <w15:commentEx w15:paraId="43659042" w15:done="0"/>
  <w15:commentEx w15:paraId="4FC490A1" w15:done="0"/>
  <w15:commentEx w15:paraId="5A25DA71"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64EFAD2D" w16cid:durableId="24585C5B"/>
  <w16cid:commentId w16cid:paraId="43659042" w16cid:durableId="2457C063"/>
  <w16cid:commentId w16cid:paraId="4FC490A1" w16cid:durableId="245886AD"/>
  <w16cid:commentId w16cid:paraId="5A25DA71" w16cid:durableId="24586FE5"/>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9354F" w14:textId="77777777" w:rsidR="000A0FAF" w:rsidRDefault="000A0FAF" w:rsidP="000C758C">
      <w:pPr>
        <w:spacing w:after="0" w:line="240" w:lineRule="auto"/>
      </w:pPr>
      <w:r>
        <w:separator/>
      </w:r>
    </w:p>
  </w:endnote>
  <w:endnote w:type="continuationSeparator" w:id="0">
    <w:p w14:paraId="167DA154" w14:textId="77777777" w:rsidR="000A0FAF" w:rsidRDefault="000A0FAF"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5D6DD2" w:rsidRPr="00222F70" w:rsidRDefault="005D6DD2">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5D6DD2" w:rsidRPr="00222F70" w:rsidRDefault="005D6DD2"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5D6DD2" w:rsidRDefault="005D6DD2"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0F53F" w14:textId="77777777" w:rsidR="000A0FAF" w:rsidRDefault="000A0FAF" w:rsidP="000C758C">
      <w:pPr>
        <w:spacing w:after="0" w:line="240" w:lineRule="auto"/>
      </w:pPr>
      <w:r>
        <w:separator/>
      </w:r>
    </w:p>
  </w:footnote>
  <w:footnote w:type="continuationSeparator" w:id="0">
    <w:p w14:paraId="187FFDCF" w14:textId="77777777" w:rsidR="000A0FAF" w:rsidRDefault="000A0FAF"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5D6DD2" w:rsidRPr="003C7D0E" w:rsidRDefault="005D6DD2"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5D6DD2" w:rsidRPr="002A45BE" w:rsidRDefault="005D6DD2"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5D6DD2" w:rsidRDefault="005D6DD2"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5D6DD2" w:rsidRPr="00B44665" w:rsidRDefault="005D6DD2"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96A"/>
    <w:rsid w:val="00006CB3"/>
    <w:rsid w:val="00006F94"/>
    <w:rsid w:val="00016B12"/>
    <w:rsid w:val="00022150"/>
    <w:rsid w:val="00022E17"/>
    <w:rsid w:val="0003012B"/>
    <w:rsid w:val="00030372"/>
    <w:rsid w:val="00036896"/>
    <w:rsid w:val="00037C43"/>
    <w:rsid w:val="00040DB1"/>
    <w:rsid w:val="00047F4B"/>
    <w:rsid w:val="000504F3"/>
    <w:rsid w:val="000509DA"/>
    <w:rsid w:val="00051C0D"/>
    <w:rsid w:val="00057690"/>
    <w:rsid w:val="000613A9"/>
    <w:rsid w:val="00065AB5"/>
    <w:rsid w:val="00065E9B"/>
    <w:rsid w:val="00066C3A"/>
    <w:rsid w:val="00066CA0"/>
    <w:rsid w:val="00066E88"/>
    <w:rsid w:val="000670A2"/>
    <w:rsid w:val="00067672"/>
    <w:rsid w:val="00077463"/>
    <w:rsid w:val="000822DB"/>
    <w:rsid w:val="00082611"/>
    <w:rsid w:val="0008436B"/>
    <w:rsid w:val="0009451C"/>
    <w:rsid w:val="000A0FAF"/>
    <w:rsid w:val="000A1A10"/>
    <w:rsid w:val="000A351F"/>
    <w:rsid w:val="000A44E6"/>
    <w:rsid w:val="000A464F"/>
    <w:rsid w:val="000A55D6"/>
    <w:rsid w:val="000A601D"/>
    <w:rsid w:val="000A6062"/>
    <w:rsid w:val="000A7294"/>
    <w:rsid w:val="000A7958"/>
    <w:rsid w:val="000B7866"/>
    <w:rsid w:val="000C036B"/>
    <w:rsid w:val="000C08D7"/>
    <w:rsid w:val="000C1A69"/>
    <w:rsid w:val="000C429E"/>
    <w:rsid w:val="000C758C"/>
    <w:rsid w:val="000D057D"/>
    <w:rsid w:val="000D09EB"/>
    <w:rsid w:val="000D2F8F"/>
    <w:rsid w:val="000D3AF0"/>
    <w:rsid w:val="000D7B2B"/>
    <w:rsid w:val="000E06E7"/>
    <w:rsid w:val="000E71E3"/>
    <w:rsid w:val="000F01D6"/>
    <w:rsid w:val="000F0939"/>
    <w:rsid w:val="000F15CE"/>
    <w:rsid w:val="000F38D2"/>
    <w:rsid w:val="000F59E9"/>
    <w:rsid w:val="000F7218"/>
    <w:rsid w:val="000F7461"/>
    <w:rsid w:val="000F78BA"/>
    <w:rsid w:val="0010123E"/>
    <w:rsid w:val="00101BBB"/>
    <w:rsid w:val="001126F3"/>
    <w:rsid w:val="00112F51"/>
    <w:rsid w:val="00113C49"/>
    <w:rsid w:val="00120A8D"/>
    <w:rsid w:val="00120C85"/>
    <w:rsid w:val="00125F73"/>
    <w:rsid w:val="00126638"/>
    <w:rsid w:val="00127088"/>
    <w:rsid w:val="00127FCE"/>
    <w:rsid w:val="00130A42"/>
    <w:rsid w:val="00130F27"/>
    <w:rsid w:val="001339C6"/>
    <w:rsid w:val="00134300"/>
    <w:rsid w:val="001362C2"/>
    <w:rsid w:val="00140DD6"/>
    <w:rsid w:val="00141C46"/>
    <w:rsid w:val="0014498C"/>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3E5C"/>
    <w:rsid w:val="001A62D6"/>
    <w:rsid w:val="001B23DC"/>
    <w:rsid w:val="001B268F"/>
    <w:rsid w:val="001B2E16"/>
    <w:rsid w:val="001B3FA4"/>
    <w:rsid w:val="001B4EE8"/>
    <w:rsid w:val="001B63F3"/>
    <w:rsid w:val="001C05FC"/>
    <w:rsid w:val="001C0D20"/>
    <w:rsid w:val="001C0E06"/>
    <w:rsid w:val="001C10C7"/>
    <w:rsid w:val="001C423F"/>
    <w:rsid w:val="001C51E8"/>
    <w:rsid w:val="001C7191"/>
    <w:rsid w:val="001D0F5A"/>
    <w:rsid w:val="001D1E3B"/>
    <w:rsid w:val="001D2298"/>
    <w:rsid w:val="001D2742"/>
    <w:rsid w:val="001D34B7"/>
    <w:rsid w:val="001D6205"/>
    <w:rsid w:val="001D6F2E"/>
    <w:rsid w:val="001D73D9"/>
    <w:rsid w:val="001D7721"/>
    <w:rsid w:val="001D7894"/>
    <w:rsid w:val="001E03DC"/>
    <w:rsid w:val="001E339F"/>
    <w:rsid w:val="001E4503"/>
    <w:rsid w:val="001E5507"/>
    <w:rsid w:val="001E737E"/>
    <w:rsid w:val="001E77F4"/>
    <w:rsid w:val="001F010E"/>
    <w:rsid w:val="001F0919"/>
    <w:rsid w:val="001F09A1"/>
    <w:rsid w:val="001F145D"/>
    <w:rsid w:val="001F3AE9"/>
    <w:rsid w:val="001F7D67"/>
    <w:rsid w:val="00200DAF"/>
    <w:rsid w:val="00206B71"/>
    <w:rsid w:val="0021282E"/>
    <w:rsid w:val="00215F23"/>
    <w:rsid w:val="00217447"/>
    <w:rsid w:val="00217D43"/>
    <w:rsid w:val="00220868"/>
    <w:rsid w:val="00230C99"/>
    <w:rsid w:val="00232311"/>
    <w:rsid w:val="00233581"/>
    <w:rsid w:val="0023666C"/>
    <w:rsid w:val="0023771A"/>
    <w:rsid w:val="002404F6"/>
    <w:rsid w:val="002414EF"/>
    <w:rsid w:val="00243CC7"/>
    <w:rsid w:val="00243CE3"/>
    <w:rsid w:val="0024778D"/>
    <w:rsid w:val="002537E5"/>
    <w:rsid w:val="00253D5C"/>
    <w:rsid w:val="00253E9A"/>
    <w:rsid w:val="0026070D"/>
    <w:rsid w:val="00260939"/>
    <w:rsid w:val="002618E9"/>
    <w:rsid w:val="002672D5"/>
    <w:rsid w:val="00267B73"/>
    <w:rsid w:val="00270E14"/>
    <w:rsid w:val="00271BCC"/>
    <w:rsid w:val="00273266"/>
    <w:rsid w:val="00277DA7"/>
    <w:rsid w:val="00284DE8"/>
    <w:rsid w:val="0028595F"/>
    <w:rsid w:val="002946C2"/>
    <w:rsid w:val="00296555"/>
    <w:rsid w:val="002A04FA"/>
    <w:rsid w:val="002A42BA"/>
    <w:rsid w:val="002A45D1"/>
    <w:rsid w:val="002A58C0"/>
    <w:rsid w:val="002A6E27"/>
    <w:rsid w:val="002B1CFF"/>
    <w:rsid w:val="002B1F75"/>
    <w:rsid w:val="002B3F21"/>
    <w:rsid w:val="002C3B1F"/>
    <w:rsid w:val="002C6DC9"/>
    <w:rsid w:val="002C7BF1"/>
    <w:rsid w:val="002D3734"/>
    <w:rsid w:val="002D4BD2"/>
    <w:rsid w:val="002D6A0B"/>
    <w:rsid w:val="002D76A0"/>
    <w:rsid w:val="002E2C51"/>
    <w:rsid w:val="002E564D"/>
    <w:rsid w:val="002E5D9B"/>
    <w:rsid w:val="002E5EB1"/>
    <w:rsid w:val="002F2089"/>
    <w:rsid w:val="00306A21"/>
    <w:rsid w:val="00307A03"/>
    <w:rsid w:val="00311444"/>
    <w:rsid w:val="00311786"/>
    <w:rsid w:val="00312FB6"/>
    <w:rsid w:val="0031592F"/>
    <w:rsid w:val="00315E34"/>
    <w:rsid w:val="003205BF"/>
    <w:rsid w:val="00321D0F"/>
    <w:rsid w:val="003232B2"/>
    <w:rsid w:val="00323625"/>
    <w:rsid w:val="003238E4"/>
    <w:rsid w:val="00323CF5"/>
    <w:rsid w:val="00324C3F"/>
    <w:rsid w:val="0032519E"/>
    <w:rsid w:val="0032562F"/>
    <w:rsid w:val="00326F2E"/>
    <w:rsid w:val="003276E8"/>
    <w:rsid w:val="0033205B"/>
    <w:rsid w:val="00334A41"/>
    <w:rsid w:val="003401C9"/>
    <w:rsid w:val="0034026A"/>
    <w:rsid w:val="00341A8E"/>
    <w:rsid w:val="00341BB9"/>
    <w:rsid w:val="003424C8"/>
    <w:rsid w:val="00344F61"/>
    <w:rsid w:val="00346914"/>
    <w:rsid w:val="003476F7"/>
    <w:rsid w:val="00351E63"/>
    <w:rsid w:val="00352904"/>
    <w:rsid w:val="00354DC9"/>
    <w:rsid w:val="0035588B"/>
    <w:rsid w:val="003565B8"/>
    <w:rsid w:val="003721DC"/>
    <w:rsid w:val="003741ED"/>
    <w:rsid w:val="00381831"/>
    <w:rsid w:val="00381A9C"/>
    <w:rsid w:val="00382B8E"/>
    <w:rsid w:val="00383769"/>
    <w:rsid w:val="00383CC3"/>
    <w:rsid w:val="00384B15"/>
    <w:rsid w:val="003859BD"/>
    <w:rsid w:val="00386143"/>
    <w:rsid w:val="00386B34"/>
    <w:rsid w:val="00387C1E"/>
    <w:rsid w:val="00391FE8"/>
    <w:rsid w:val="003930D9"/>
    <w:rsid w:val="0039358E"/>
    <w:rsid w:val="00393EEC"/>
    <w:rsid w:val="003950C4"/>
    <w:rsid w:val="00395B69"/>
    <w:rsid w:val="003A03E7"/>
    <w:rsid w:val="003A5527"/>
    <w:rsid w:val="003A7868"/>
    <w:rsid w:val="003B5DCC"/>
    <w:rsid w:val="003B6073"/>
    <w:rsid w:val="003B61A0"/>
    <w:rsid w:val="003B6C14"/>
    <w:rsid w:val="003C62F0"/>
    <w:rsid w:val="003C6AAD"/>
    <w:rsid w:val="003D0254"/>
    <w:rsid w:val="003D1C63"/>
    <w:rsid w:val="003D2494"/>
    <w:rsid w:val="003D2ADE"/>
    <w:rsid w:val="003D4021"/>
    <w:rsid w:val="003D5F4A"/>
    <w:rsid w:val="003D69A8"/>
    <w:rsid w:val="003E28AE"/>
    <w:rsid w:val="003E4989"/>
    <w:rsid w:val="003E5B90"/>
    <w:rsid w:val="003F1CB6"/>
    <w:rsid w:val="003F312E"/>
    <w:rsid w:val="003F4D6D"/>
    <w:rsid w:val="003F7C14"/>
    <w:rsid w:val="0040105A"/>
    <w:rsid w:val="00402743"/>
    <w:rsid w:val="00403296"/>
    <w:rsid w:val="00404C8A"/>
    <w:rsid w:val="0040553D"/>
    <w:rsid w:val="00405F31"/>
    <w:rsid w:val="004064DF"/>
    <w:rsid w:val="00407E07"/>
    <w:rsid w:val="004117FC"/>
    <w:rsid w:val="00412F46"/>
    <w:rsid w:val="00415567"/>
    <w:rsid w:val="0041668E"/>
    <w:rsid w:val="00417C46"/>
    <w:rsid w:val="00421F0F"/>
    <w:rsid w:val="004223F1"/>
    <w:rsid w:val="004252C2"/>
    <w:rsid w:val="004312D6"/>
    <w:rsid w:val="00432020"/>
    <w:rsid w:val="00435160"/>
    <w:rsid w:val="004401CD"/>
    <w:rsid w:val="00440DDE"/>
    <w:rsid w:val="00442764"/>
    <w:rsid w:val="00442928"/>
    <w:rsid w:val="00450540"/>
    <w:rsid w:val="0046297E"/>
    <w:rsid w:val="00463CAA"/>
    <w:rsid w:val="0047069B"/>
    <w:rsid w:val="004707D2"/>
    <w:rsid w:val="004723B4"/>
    <w:rsid w:val="004767E2"/>
    <w:rsid w:val="00486DA1"/>
    <w:rsid w:val="00492E2D"/>
    <w:rsid w:val="004947F9"/>
    <w:rsid w:val="004A1350"/>
    <w:rsid w:val="004A1AB8"/>
    <w:rsid w:val="004A36B9"/>
    <w:rsid w:val="004B18C4"/>
    <w:rsid w:val="004B62A0"/>
    <w:rsid w:val="004B6445"/>
    <w:rsid w:val="004C19AF"/>
    <w:rsid w:val="004C22D4"/>
    <w:rsid w:val="004C255F"/>
    <w:rsid w:val="004C3324"/>
    <w:rsid w:val="004C3AC7"/>
    <w:rsid w:val="004C6C8A"/>
    <w:rsid w:val="004D06AC"/>
    <w:rsid w:val="004D0B36"/>
    <w:rsid w:val="004D2313"/>
    <w:rsid w:val="004D3E9B"/>
    <w:rsid w:val="004D4FF1"/>
    <w:rsid w:val="004D56A2"/>
    <w:rsid w:val="004D5FFE"/>
    <w:rsid w:val="004D6400"/>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57F79"/>
    <w:rsid w:val="005620E0"/>
    <w:rsid w:val="0056250D"/>
    <w:rsid w:val="00562F29"/>
    <w:rsid w:val="00564925"/>
    <w:rsid w:val="005657EF"/>
    <w:rsid w:val="00565F4A"/>
    <w:rsid w:val="00567E09"/>
    <w:rsid w:val="00574BDC"/>
    <w:rsid w:val="00575E2E"/>
    <w:rsid w:val="00581007"/>
    <w:rsid w:val="00581553"/>
    <w:rsid w:val="0058482C"/>
    <w:rsid w:val="005870CB"/>
    <w:rsid w:val="0059027C"/>
    <w:rsid w:val="0059128C"/>
    <w:rsid w:val="00591576"/>
    <w:rsid w:val="00596BC2"/>
    <w:rsid w:val="00596C87"/>
    <w:rsid w:val="00597B12"/>
    <w:rsid w:val="005A08F9"/>
    <w:rsid w:val="005A09B4"/>
    <w:rsid w:val="005A1C68"/>
    <w:rsid w:val="005A2F2B"/>
    <w:rsid w:val="005A312F"/>
    <w:rsid w:val="005A3681"/>
    <w:rsid w:val="005B55B0"/>
    <w:rsid w:val="005B6455"/>
    <w:rsid w:val="005C20E9"/>
    <w:rsid w:val="005C5812"/>
    <w:rsid w:val="005D4691"/>
    <w:rsid w:val="005D50EC"/>
    <w:rsid w:val="005D6DD2"/>
    <w:rsid w:val="005E0F56"/>
    <w:rsid w:val="005E2467"/>
    <w:rsid w:val="005E66D2"/>
    <w:rsid w:val="005E6C69"/>
    <w:rsid w:val="005F603D"/>
    <w:rsid w:val="006007F9"/>
    <w:rsid w:val="00610539"/>
    <w:rsid w:val="0061133E"/>
    <w:rsid w:val="00614A8E"/>
    <w:rsid w:val="00614D89"/>
    <w:rsid w:val="00616398"/>
    <w:rsid w:val="006357EF"/>
    <w:rsid w:val="006431B4"/>
    <w:rsid w:val="00643B38"/>
    <w:rsid w:val="0064479A"/>
    <w:rsid w:val="00646D12"/>
    <w:rsid w:val="00647837"/>
    <w:rsid w:val="00655980"/>
    <w:rsid w:val="00657079"/>
    <w:rsid w:val="00657587"/>
    <w:rsid w:val="00657B84"/>
    <w:rsid w:val="00660027"/>
    <w:rsid w:val="00661CA2"/>
    <w:rsid w:val="00662791"/>
    <w:rsid w:val="00665FB8"/>
    <w:rsid w:val="00667283"/>
    <w:rsid w:val="00674C36"/>
    <w:rsid w:val="00674D34"/>
    <w:rsid w:val="00685776"/>
    <w:rsid w:val="006859CA"/>
    <w:rsid w:val="00687709"/>
    <w:rsid w:val="00687F3C"/>
    <w:rsid w:val="006927AD"/>
    <w:rsid w:val="006928AA"/>
    <w:rsid w:val="0069420F"/>
    <w:rsid w:val="00695FC5"/>
    <w:rsid w:val="006975F3"/>
    <w:rsid w:val="00697CC3"/>
    <w:rsid w:val="006A1089"/>
    <w:rsid w:val="006A1CEE"/>
    <w:rsid w:val="006A40FB"/>
    <w:rsid w:val="006A441E"/>
    <w:rsid w:val="006B7B53"/>
    <w:rsid w:val="006C3116"/>
    <w:rsid w:val="006C41AD"/>
    <w:rsid w:val="006C5525"/>
    <w:rsid w:val="006C5D2C"/>
    <w:rsid w:val="006C77F4"/>
    <w:rsid w:val="006D5B5A"/>
    <w:rsid w:val="006E1EFA"/>
    <w:rsid w:val="006E3516"/>
    <w:rsid w:val="006E7F9D"/>
    <w:rsid w:val="006F2F82"/>
    <w:rsid w:val="006F3977"/>
    <w:rsid w:val="006F48A5"/>
    <w:rsid w:val="006F5089"/>
    <w:rsid w:val="006F6C5E"/>
    <w:rsid w:val="00700780"/>
    <w:rsid w:val="00706C72"/>
    <w:rsid w:val="00712120"/>
    <w:rsid w:val="00716019"/>
    <w:rsid w:val="00716895"/>
    <w:rsid w:val="00720E36"/>
    <w:rsid w:val="007236D6"/>
    <w:rsid w:val="0072421E"/>
    <w:rsid w:val="0072479E"/>
    <w:rsid w:val="00725489"/>
    <w:rsid w:val="0072664E"/>
    <w:rsid w:val="00726CFD"/>
    <w:rsid w:val="00726DED"/>
    <w:rsid w:val="00731F86"/>
    <w:rsid w:val="00732CD3"/>
    <w:rsid w:val="00736BBB"/>
    <w:rsid w:val="00742BF7"/>
    <w:rsid w:val="00743170"/>
    <w:rsid w:val="00743858"/>
    <w:rsid w:val="00751C7A"/>
    <w:rsid w:val="0075399E"/>
    <w:rsid w:val="007563A3"/>
    <w:rsid w:val="00757257"/>
    <w:rsid w:val="00762E77"/>
    <w:rsid w:val="00765265"/>
    <w:rsid w:val="007663D5"/>
    <w:rsid w:val="0076792D"/>
    <w:rsid w:val="00770430"/>
    <w:rsid w:val="0077223A"/>
    <w:rsid w:val="00773243"/>
    <w:rsid w:val="0077501A"/>
    <w:rsid w:val="00784CD5"/>
    <w:rsid w:val="007856FE"/>
    <w:rsid w:val="00790F15"/>
    <w:rsid w:val="00792942"/>
    <w:rsid w:val="007A03B0"/>
    <w:rsid w:val="007A04C7"/>
    <w:rsid w:val="007A2813"/>
    <w:rsid w:val="007A2863"/>
    <w:rsid w:val="007A5283"/>
    <w:rsid w:val="007A6F8D"/>
    <w:rsid w:val="007B086B"/>
    <w:rsid w:val="007B1393"/>
    <w:rsid w:val="007B1D0D"/>
    <w:rsid w:val="007B268D"/>
    <w:rsid w:val="007C039C"/>
    <w:rsid w:val="007C234F"/>
    <w:rsid w:val="007C2E02"/>
    <w:rsid w:val="007C4154"/>
    <w:rsid w:val="007D1587"/>
    <w:rsid w:val="007D5C2A"/>
    <w:rsid w:val="007D795B"/>
    <w:rsid w:val="007E229C"/>
    <w:rsid w:val="007E63D6"/>
    <w:rsid w:val="007F08C3"/>
    <w:rsid w:val="007F2843"/>
    <w:rsid w:val="007F34C0"/>
    <w:rsid w:val="007F3D20"/>
    <w:rsid w:val="007F4331"/>
    <w:rsid w:val="007F48F3"/>
    <w:rsid w:val="007F53AE"/>
    <w:rsid w:val="00804F31"/>
    <w:rsid w:val="00810B61"/>
    <w:rsid w:val="00810F60"/>
    <w:rsid w:val="00815015"/>
    <w:rsid w:val="00817FF4"/>
    <w:rsid w:val="00821450"/>
    <w:rsid w:val="0082261D"/>
    <w:rsid w:val="00824945"/>
    <w:rsid w:val="00826BC4"/>
    <w:rsid w:val="008321A6"/>
    <w:rsid w:val="008400D0"/>
    <w:rsid w:val="00841C51"/>
    <w:rsid w:val="008428FC"/>
    <w:rsid w:val="00846ED5"/>
    <w:rsid w:val="00846F74"/>
    <w:rsid w:val="00847EF1"/>
    <w:rsid w:val="00847F3E"/>
    <w:rsid w:val="00850D60"/>
    <w:rsid w:val="00852D69"/>
    <w:rsid w:val="0085432A"/>
    <w:rsid w:val="0085581F"/>
    <w:rsid w:val="008560D1"/>
    <w:rsid w:val="00856F30"/>
    <w:rsid w:val="0085718C"/>
    <w:rsid w:val="00857927"/>
    <w:rsid w:val="00862020"/>
    <w:rsid w:val="00862217"/>
    <w:rsid w:val="00864642"/>
    <w:rsid w:val="00867320"/>
    <w:rsid w:val="00867BAA"/>
    <w:rsid w:val="008707C5"/>
    <w:rsid w:val="008714D8"/>
    <w:rsid w:val="00871AB8"/>
    <w:rsid w:val="00876831"/>
    <w:rsid w:val="0088316A"/>
    <w:rsid w:val="008834CD"/>
    <w:rsid w:val="008847BA"/>
    <w:rsid w:val="008851EA"/>
    <w:rsid w:val="00885276"/>
    <w:rsid w:val="008852CB"/>
    <w:rsid w:val="008866E3"/>
    <w:rsid w:val="0088796B"/>
    <w:rsid w:val="008902DF"/>
    <w:rsid w:val="008919F1"/>
    <w:rsid w:val="008969AE"/>
    <w:rsid w:val="008A142F"/>
    <w:rsid w:val="008A299A"/>
    <w:rsid w:val="008A47F9"/>
    <w:rsid w:val="008A6B6C"/>
    <w:rsid w:val="008B0192"/>
    <w:rsid w:val="008B02D5"/>
    <w:rsid w:val="008B1D72"/>
    <w:rsid w:val="008B5C16"/>
    <w:rsid w:val="008C1580"/>
    <w:rsid w:val="008C57AA"/>
    <w:rsid w:val="008C644F"/>
    <w:rsid w:val="008C6546"/>
    <w:rsid w:val="008C70D6"/>
    <w:rsid w:val="008C7A2C"/>
    <w:rsid w:val="008D0760"/>
    <w:rsid w:val="008D3870"/>
    <w:rsid w:val="008D56A5"/>
    <w:rsid w:val="008D74D1"/>
    <w:rsid w:val="008D7AAF"/>
    <w:rsid w:val="008E183F"/>
    <w:rsid w:val="008E41D9"/>
    <w:rsid w:val="008E5A1F"/>
    <w:rsid w:val="008F1800"/>
    <w:rsid w:val="008F2C2B"/>
    <w:rsid w:val="008F5DE8"/>
    <w:rsid w:val="00900C96"/>
    <w:rsid w:val="00902D34"/>
    <w:rsid w:val="00904D78"/>
    <w:rsid w:val="00904DA2"/>
    <w:rsid w:val="00906AD8"/>
    <w:rsid w:val="00907FAB"/>
    <w:rsid w:val="00911687"/>
    <w:rsid w:val="009142DF"/>
    <w:rsid w:val="00917473"/>
    <w:rsid w:val="00931613"/>
    <w:rsid w:val="009336E9"/>
    <w:rsid w:val="00934D09"/>
    <w:rsid w:val="00937D17"/>
    <w:rsid w:val="009403E8"/>
    <w:rsid w:val="009427D2"/>
    <w:rsid w:val="00943B38"/>
    <w:rsid w:val="0094486D"/>
    <w:rsid w:val="00945F60"/>
    <w:rsid w:val="009476E1"/>
    <w:rsid w:val="00947AAF"/>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C0A9E"/>
    <w:rsid w:val="009C1314"/>
    <w:rsid w:val="009C1A4E"/>
    <w:rsid w:val="009C5022"/>
    <w:rsid w:val="009C5D6F"/>
    <w:rsid w:val="009D052C"/>
    <w:rsid w:val="009D2150"/>
    <w:rsid w:val="009D4B56"/>
    <w:rsid w:val="009D5853"/>
    <w:rsid w:val="009D7568"/>
    <w:rsid w:val="009E4A65"/>
    <w:rsid w:val="009E5562"/>
    <w:rsid w:val="009E66CF"/>
    <w:rsid w:val="009F0EDA"/>
    <w:rsid w:val="009F697C"/>
    <w:rsid w:val="00A02162"/>
    <w:rsid w:val="00A068C1"/>
    <w:rsid w:val="00A1237D"/>
    <w:rsid w:val="00A15CCA"/>
    <w:rsid w:val="00A170E4"/>
    <w:rsid w:val="00A20403"/>
    <w:rsid w:val="00A236A2"/>
    <w:rsid w:val="00A25B8E"/>
    <w:rsid w:val="00A25D16"/>
    <w:rsid w:val="00A303FF"/>
    <w:rsid w:val="00A31421"/>
    <w:rsid w:val="00A32104"/>
    <w:rsid w:val="00A32D27"/>
    <w:rsid w:val="00A333AF"/>
    <w:rsid w:val="00A347B2"/>
    <w:rsid w:val="00A376D1"/>
    <w:rsid w:val="00A403E7"/>
    <w:rsid w:val="00A40715"/>
    <w:rsid w:val="00A42AB4"/>
    <w:rsid w:val="00A46CF0"/>
    <w:rsid w:val="00A476D9"/>
    <w:rsid w:val="00A53DFC"/>
    <w:rsid w:val="00A6052E"/>
    <w:rsid w:val="00A70786"/>
    <w:rsid w:val="00A72E3B"/>
    <w:rsid w:val="00A75D46"/>
    <w:rsid w:val="00A761FA"/>
    <w:rsid w:val="00A77252"/>
    <w:rsid w:val="00A804D7"/>
    <w:rsid w:val="00A81EB5"/>
    <w:rsid w:val="00A84545"/>
    <w:rsid w:val="00A86145"/>
    <w:rsid w:val="00A86890"/>
    <w:rsid w:val="00A96401"/>
    <w:rsid w:val="00A973BE"/>
    <w:rsid w:val="00AA150B"/>
    <w:rsid w:val="00AA4715"/>
    <w:rsid w:val="00AA4896"/>
    <w:rsid w:val="00AA71BF"/>
    <w:rsid w:val="00AB3E15"/>
    <w:rsid w:val="00AB46AE"/>
    <w:rsid w:val="00AC6237"/>
    <w:rsid w:val="00AD1825"/>
    <w:rsid w:val="00AD1B74"/>
    <w:rsid w:val="00AD74BE"/>
    <w:rsid w:val="00AD7529"/>
    <w:rsid w:val="00AE249E"/>
    <w:rsid w:val="00AE4544"/>
    <w:rsid w:val="00AF3B66"/>
    <w:rsid w:val="00AF4B91"/>
    <w:rsid w:val="00B000C5"/>
    <w:rsid w:val="00B055BB"/>
    <w:rsid w:val="00B11D70"/>
    <w:rsid w:val="00B129BC"/>
    <w:rsid w:val="00B134DB"/>
    <w:rsid w:val="00B159CD"/>
    <w:rsid w:val="00B216EC"/>
    <w:rsid w:val="00B21B0F"/>
    <w:rsid w:val="00B23400"/>
    <w:rsid w:val="00B24A37"/>
    <w:rsid w:val="00B259A2"/>
    <w:rsid w:val="00B26713"/>
    <w:rsid w:val="00B334B2"/>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67A1"/>
    <w:rsid w:val="00BA7198"/>
    <w:rsid w:val="00BA7333"/>
    <w:rsid w:val="00BA7A49"/>
    <w:rsid w:val="00BB2471"/>
    <w:rsid w:val="00BB52BA"/>
    <w:rsid w:val="00BB6BD8"/>
    <w:rsid w:val="00BB7906"/>
    <w:rsid w:val="00BC1751"/>
    <w:rsid w:val="00BC2540"/>
    <w:rsid w:val="00BC2B39"/>
    <w:rsid w:val="00BC3ACE"/>
    <w:rsid w:val="00BC607C"/>
    <w:rsid w:val="00BC6578"/>
    <w:rsid w:val="00BD1A21"/>
    <w:rsid w:val="00BD6D71"/>
    <w:rsid w:val="00BD7AE9"/>
    <w:rsid w:val="00BE318D"/>
    <w:rsid w:val="00BE3B57"/>
    <w:rsid w:val="00BE40D3"/>
    <w:rsid w:val="00BE417B"/>
    <w:rsid w:val="00BE685F"/>
    <w:rsid w:val="00BF1890"/>
    <w:rsid w:val="00BF24ED"/>
    <w:rsid w:val="00BF387C"/>
    <w:rsid w:val="00BF42F8"/>
    <w:rsid w:val="00C008BA"/>
    <w:rsid w:val="00C00A1F"/>
    <w:rsid w:val="00C03907"/>
    <w:rsid w:val="00C050D1"/>
    <w:rsid w:val="00C10D64"/>
    <w:rsid w:val="00C11838"/>
    <w:rsid w:val="00C14BCC"/>
    <w:rsid w:val="00C16D93"/>
    <w:rsid w:val="00C252AE"/>
    <w:rsid w:val="00C308A0"/>
    <w:rsid w:val="00C31478"/>
    <w:rsid w:val="00C44112"/>
    <w:rsid w:val="00C44B6E"/>
    <w:rsid w:val="00C51665"/>
    <w:rsid w:val="00C5290D"/>
    <w:rsid w:val="00C52D59"/>
    <w:rsid w:val="00C5365B"/>
    <w:rsid w:val="00C5545D"/>
    <w:rsid w:val="00C640A5"/>
    <w:rsid w:val="00C64CAE"/>
    <w:rsid w:val="00C663B5"/>
    <w:rsid w:val="00C66B68"/>
    <w:rsid w:val="00C66CBD"/>
    <w:rsid w:val="00C72AC0"/>
    <w:rsid w:val="00C7440B"/>
    <w:rsid w:val="00C8580A"/>
    <w:rsid w:val="00C864C3"/>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5382"/>
    <w:rsid w:val="00CE13CC"/>
    <w:rsid w:val="00CE23DE"/>
    <w:rsid w:val="00CE2620"/>
    <w:rsid w:val="00CE5946"/>
    <w:rsid w:val="00CE7700"/>
    <w:rsid w:val="00CF31BE"/>
    <w:rsid w:val="00CF5A28"/>
    <w:rsid w:val="00D0029E"/>
    <w:rsid w:val="00D020BD"/>
    <w:rsid w:val="00D026ED"/>
    <w:rsid w:val="00D05670"/>
    <w:rsid w:val="00D14A58"/>
    <w:rsid w:val="00D14D30"/>
    <w:rsid w:val="00D204D7"/>
    <w:rsid w:val="00D23460"/>
    <w:rsid w:val="00D25A37"/>
    <w:rsid w:val="00D2771C"/>
    <w:rsid w:val="00D321DE"/>
    <w:rsid w:val="00D341F3"/>
    <w:rsid w:val="00D34D10"/>
    <w:rsid w:val="00D369E2"/>
    <w:rsid w:val="00D4205E"/>
    <w:rsid w:val="00D428C7"/>
    <w:rsid w:val="00D4328D"/>
    <w:rsid w:val="00D500EA"/>
    <w:rsid w:val="00D506BF"/>
    <w:rsid w:val="00D5231D"/>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3130"/>
    <w:rsid w:val="00DA0C10"/>
    <w:rsid w:val="00DA1FA2"/>
    <w:rsid w:val="00DA2DD8"/>
    <w:rsid w:val="00DA30D6"/>
    <w:rsid w:val="00DA3AC7"/>
    <w:rsid w:val="00DA4027"/>
    <w:rsid w:val="00DA4E9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4CB9"/>
    <w:rsid w:val="00E01D75"/>
    <w:rsid w:val="00E0589D"/>
    <w:rsid w:val="00E10004"/>
    <w:rsid w:val="00E15C4E"/>
    <w:rsid w:val="00E20C03"/>
    <w:rsid w:val="00E25BF7"/>
    <w:rsid w:val="00E27494"/>
    <w:rsid w:val="00E30221"/>
    <w:rsid w:val="00E32CA3"/>
    <w:rsid w:val="00E3455B"/>
    <w:rsid w:val="00E52706"/>
    <w:rsid w:val="00E54851"/>
    <w:rsid w:val="00E56A18"/>
    <w:rsid w:val="00E6009F"/>
    <w:rsid w:val="00E61FF0"/>
    <w:rsid w:val="00E63316"/>
    <w:rsid w:val="00E640F9"/>
    <w:rsid w:val="00E65D05"/>
    <w:rsid w:val="00E713B9"/>
    <w:rsid w:val="00E76501"/>
    <w:rsid w:val="00E80A6B"/>
    <w:rsid w:val="00E81B59"/>
    <w:rsid w:val="00E83F44"/>
    <w:rsid w:val="00E90300"/>
    <w:rsid w:val="00E91D53"/>
    <w:rsid w:val="00E9214F"/>
    <w:rsid w:val="00E94671"/>
    <w:rsid w:val="00E9470F"/>
    <w:rsid w:val="00E97AF7"/>
    <w:rsid w:val="00E97F49"/>
    <w:rsid w:val="00EA3C66"/>
    <w:rsid w:val="00EB4C21"/>
    <w:rsid w:val="00EB54BB"/>
    <w:rsid w:val="00EC23EF"/>
    <w:rsid w:val="00EC57DF"/>
    <w:rsid w:val="00EC62A6"/>
    <w:rsid w:val="00ED0CE2"/>
    <w:rsid w:val="00ED1579"/>
    <w:rsid w:val="00ED4CCB"/>
    <w:rsid w:val="00ED4DA7"/>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5724"/>
    <w:rsid w:val="00F3009E"/>
    <w:rsid w:val="00F31BF1"/>
    <w:rsid w:val="00F33964"/>
    <w:rsid w:val="00F3624A"/>
    <w:rsid w:val="00F37EE5"/>
    <w:rsid w:val="00F40B62"/>
    <w:rsid w:val="00F43D5B"/>
    <w:rsid w:val="00F4660D"/>
    <w:rsid w:val="00F5173D"/>
    <w:rsid w:val="00F51D86"/>
    <w:rsid w:val="00F51F56"/>
    <w:rsid w:val="00F5523C"/>
    <w:rsid w:val="00F56E63"/>
    <w:rsid w:val="00F57854"/>
    <w:rsid w:val="00F61EB8"/>
    <w:rsid w:val="00F62754"/>
    <w:rsid w:val="00F62891"/>
    <w:rsid w:val="00F642D4"/>
    <w:rsid w:val="00F64369"/>
    <w:rsid w:val="00F66A15"/>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242"/>
    <w:rsid w:val="00FA6367"/>
    <w:rsid w:val="00FA6D66"/>
    <w:rsid w:val="00FA7019"/>
    <w:rsid w:val="00FB0C41"/>
    <w:rsid w:val="00FB3BA0"/>
    <w:rsid w:val="00FB3D5B"/>
    <w:rsid w:val="00FB6041"/>
    <w:rsid w:val="00FC1EB2"/>
    <w:rsid w:val="00FC5836"/>
    <w:rsid w:val="00FC74BE"/>
    <w:rsid w:val="00FD0379"/>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C0299-F083-4339-B183-BEA2CE1EA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11876</TotalTime>
  <Pages>110</Pages>
  <Words>32835</Words>
  <Characters>187161</Characters>
  <Application>Microsoft Office Word</Application>
  <DocSecurity>0</DocSecurity>
  <Lines>1559</Lines>
  <Paragraphs>439</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219557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663</cp:revision>
  <dcterms:created xsi:type="dcterms:W3CDTF">2021-04-26T21:56:00Z</dcterms:created>
  <dcterms:modified xsi:type="dcterms:W3CDTF">2021-05-26T15:34:00Z</dcterms:modified>
</cp:coreProperties>
</file>