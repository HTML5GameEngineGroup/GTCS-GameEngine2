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PrChange w:id="40" w:author="Kelvin Sung" w:date="2021-05-18T15:51:00Z">
              <w:rPr/>
            </w:rPrChange>
          </w:rPr>
          <w:t>R</w:t>
        </w:r>
      </w:ins>
      <w:del w:id="41" w:author="Kelvin Sung" w:date="2021-05-18T15:51:00Z">
        <w:r w:rsidRPr="009C0A9E" w:rsidDel="009C0A9E">
          <w:rPr>
            <w:rStyle w:val="CodeInline"/>
            <w:rPrChange w:id="42" w:author="Kelvin Sung" w:date="2021-05-18T15:51:00Z">
              <w:rPr/>
            </w:rPrChange>
          </w:rPr>
          <w:delText>r</w:delText>
        </w:r>
      </w:del>
      <w:r w:rsidRPr="009C0A9E">
        <w:rPr>
          <w:rStyle w:val="CodeInline"/>
          <w:rPrChange w:id="43" w:author="Kelvin Sung" w:date="2021-05-18T15:51:00Z">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0F973F19" w:rsidR="00665FB8" w:rsidRDefault="00665FB8" w:rsidP="00C5290D">
      <w:pPr>
        <w:pStyle w:val="BodyTextFirst"/>
        <w:rPr>
          <w:ins w:id="59" w:author="Kelvin Sung" w:date="2021-05-20T07:42:00Z"/>
        </w:rPr>
      </w:pPr>
      <w:r>
        <w:t xml:space="preserve">Together, the projects in this chapter build a powerful tool for adding visual intricacy into your games. </w:t>
      </w:r>
    </w:p>
    <w:p w14:paraId="385C6E82" w14:textId="1300F00D" w:rsidR="00616398" w:rsidRDefault="00616398" w:rsidP="00616398">
      <w:pPr>
        <w:pStyle w:val="BodyTextCont"/>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PrChange w:id="96" w:author="Kelvin Sung" w:date="2021-05-19T17:51:00Z">
              <w:rPr/>
            </w:rPrChange>
          </w:rPr>
          <w:t>R</w:t>
        </w:r>
      </w:ins>
      <w:del w:id="97" w:author="Kelvin Sung" w:date="2021-05-19T17:51:00Z">
        <w:r w:rsidRPr="002537E5" w:rsidDel="002537E5">
          <w:rPr>
            <w:rStyle w:val="CodeInline"/>
            <w:rPrChange w:id="98" w:author="Kelvin Sung" w:date="2021-05-19T17:51:00Z">
              <w:rPr/>
            </w:rPrChange>
          </w:rPr>
          <w:delText>r</w:delText>
        </w:r>
      </w:del>
      <w:r w:rsidRPr="002537E5">
        <w:rPr>
          <w:rStyle w:val="CodeInline"/>
          <w:rPrChange w:id="99" w:author="Kelvin Sung" w:date="2021-05-19T17:51:00Z">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4D7BEFBB" w:rsidR="00A25D16" w:rsidRPr="00A25D16" w:rsidRDefault="00A25D16">
      <w:pPr>
        <w:pStyle w:val="NumList"/>
        <w:rPr>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Pr>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3FC25D" w:rsidR="00A25D16" w:rsidDel="00082611" w:rsidRDefault="00A25D16" w:rsidP="00A25D16">
      <w:pPr>
        <w:pStyle w:val="Code"/>
        <w:rPr>
          <w:del w:id="187" w:author="Kelvin Sung" w:date="2021-05-19T18:18:00Z"/>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Pr>
      </w:pPr>
      <w:del w:id="192" w:author="Kelvin Sung" w:date="2021-05-19T18:18:00Z">
        <w:r w:rsidDel="00082611">
          <w:delText xml:space="preserve">// interpolated and thus varies. </w:delText>
        </w:r>
      </w:del>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pPr>
      <w:r>
        <w:t xml:space="preserve">    </w:t>
      </w:r>
    </w:p>
    <w:p w14:paraId="609C3098" w14:textId="6983EA15" w:rsidR="00A25D16" w:rsidDel="009D5853" w:rsidRDefault="00A25D16" w:rsidP="00A25D16">
      <w:pPr>
        <w:pStyle w:val="Code"/>
        <w:rPr>
          <w:del w:id="196" w:author="Kelvin Sung" w:date="2021-05-19T18:17:00Z"/>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Pr>
      </w:pPr>
    </w:p>
    <w:p w14:paraId="016FB8CA" w14:textId="3BBC45DC" w:rsidR="00A25D16" w:rsidDel="009D5853" w:rsidRDefault="00A25D16" w:rsidP="00A25D16">
      <w:pPr>
        <w:pStyle w:val="Code"/>
        <w:rPr>
          <w:del w:id="217" w:author="Kelvin Sung" w:date="2021-05-19T18:17:00Z"/>
        </w:rPr>
      </w:pPr>
      <w:del w:id="218" w:author="Kelvin Sung" w:date="2021-05-19T18:17:00Z">
        <w:r w:rsidDel="009D5853">
          <w:delText xml:space="preserve">    // or: simply multiply pixel color with texture color</w:delText>
        </w:r>
      </w:del>
    </w:p>
    <w:p w14:paraId="3610BEE0" w14:textId="3A62864A" w:rsidR="00A25D16" w:rsidRDefault="00A25D16">
      <w:pPr>
        <w:pStyle w:val="Code"/>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Pr>
      </w:pPr>
    </w:p>
    <w:p w14:paraId="715BBB4F" w14:textId="1403F7A2" w:rsidR="00A25D16" w:rsidDel="00082611" w:rsidRDefault="00A25D16" w:rsidP="00A25D16">
      <w:pPr>
        <w:pStyle w:val="Code"/>
        <w:rPr>
          <w:del w:id="222" w:author="Kelvin Sung" w:date="2021-05-19T18:18:00Z"/>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PrChange w:id="254" w:author="Kelvin Sung" w:date="2021-05-19T18:31:00Z">
              <w:rPr/>
            </w:rPrChange>
          </w:rPr>
          <w:t>d</w:t>
        </w:r>
      </w:ins>
      <w:ins w:id="255" w:author="Kelvin Sung" w:date="2021-05-19T18:29:00Z">
        <w:r w:rsidR="000F01D6" w:rsidRPr="005E0F56">
          <w:rPr>
            <w:rStyle w:val="CodeInline"/>
            <w:rPrChange w:id="256" w:author="Kelvin Sung" w:date="2021-05-19T18:31:00Z">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PrChange w:id="261" w:author="Kelvin Sung" w:date="2021-05-19T18:37:00Z">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Pr>
        <w:pPrChange w:id="273" w:author="Kelvin Sung" w:date="2021-05-19T18:33:00Z">
          <w:pPr>
            <w:pStyle w:val="BodyTextFirst"/>
          </w:pPr>
        </w:pPrChange>
      </w:pPr>
    </w:p>
    <w:p w14:paraId="57392597" w14:textId="77777777" w:rsidR="005E0F56" w:rsidRDefault="005E0F56">
      <w:pPr>
        <w:pStyle w:val="Code"/>
        <w:rPr>
          <w:ins w:id="274" w:author="Kelvin Sung" w:date="2021-05-19T18:33:00Z"/>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PrChange w:id="278" w:author="Kelvin Sung" w:date="2021-05-19T18:33:00Z">
            <w:rPr>
              <w:ins w:id="279" w:author="Kelvin Sung" w:date="2021-05-19T18:33:00Z"/>
            </w:rPr>
          </w:rPrChange>
        </w:rPr>
        <w:pPrChange w:id="280" w:author="Kelvin Sung" w:date="2021-05-19T18:33:00Z">
          <w:pPr>
            <w:pStyle w:val="BodyTextFirst"/>
          </w:pPr>
        </w:pPrChange>
      </w:pPr>
      <w:ins w:id="281" w:author="Kelvin Sung" w:date="2021-05-19T18:33:00Z">
        <w:r w:rsidRPr="005E0F56">
          <w:rPr>
            <w:rStyle w:val="CodeBold"/>
            <w:rPrChange w:id="282" w:author="Kelvin Sung" w:date="2021-05-19T18:33:00Z">
              <w:rPr/>
            </w:rPrChange>
          </w:rPr>
          <w:t>let mGlobalAmbientColor = [0.3, 0.3, 0.3, 1];</w:t>
        </w:r>
      </w:ins>
    </w:p>
    <w:p w14:paraId="01BAA453" w14:textId="77777777" w:rsidR="005E0F56" w:rsidRPr="005E0F56" w:rsidRDefault="005E0F56">
      <w:pPr>
        <w:pStyle w:val="Code"/>
        <w:rPr>
          <w:ins w:id="283" w:author="Kelvin Sung" w:date="2021-05-19T18:33:00Z"/>
          <w:rStyle w:val="CodeBold"/>
          <w:rPrChange w:id="284" w:author="Kelvin Sung" w:date="2021-05-19T18:33:00Z">
            <w:rPr>
              <w:ins w:id="285" w:author="Kelvin Sung" w:date="2021-05-19T18:33:00Z"/>
            </w:rPr>
          </w:rPrChange>
        </w:rPr>
        <w:pPrChange w:id="286" w:author="Kelvin Sung" w:date="2021-05-19T18:33:00Z">
          <w:pPr>
            <w:pStyle w:val="BodyTextFirst"/>
          </w:pPr>
        </w:pPrChange>
      </w:pPr>
      <w:ins w:id="287" w:author="Kelvin Sung" w:date="2021-05-19T18:33:00Z">
        <w:r w:rsidRPr="005E0F56">
          <w:rPr>
            <w:rStyle w:val="CodeBold"/>
            <w:rPrChange w:id="288" w:author="Kelvin Sung" w:date="2021-05-19T18:33:00Z">
              <w:rPr/>
            </w:rPrChange>
          </w:rPr>
          <w:t>let mGlobalAmbientIntensity = 1;</w:t>
        </w:r>
      </w:ins>
    </w:p>
    <w:p w14:paraId="703EAF89" w14:textId="77777777" w:rsidR="005E0F56" w:rsidRPr="005E0F56" w:rsidRDefault="005E0F56">
      <w:pPr>
        <w:pStyle w:val="Code"/>
        <w:rPr>
          <w:ins w:id="289" w:author="Kelvin Sung" w:date="2021-05-19T18:33:00Z"/>
          <w:rStyle w:val="CodeBold"/>
          <w:rPrChange w:id="290" w:author="Kelvin Sung" w:date="2021-05-19T18:33:00Z">
            <w:rPr>
              <w:ins w:id="291" w:author="Kelvin Sung" w:date="2021-05-19T18:33:00Z"/>
            </w:rPr>
          </w:rPrChange>
        </w:rPr>
        <w:pPrChange w:id="292" w:author="Kelvin Sung" w:date="2021-05-19T18:33:00Z">
          <w:pPr>
            <w:pStyle w:val="BodyTextFirst"/>
          </w:pPr>
        </w:pPrChange>
      </w:pPr>
      <w:ins w:id="293" w:author="Kelvin Sung" w:date="2021-05-19T18:33:00Z">
        <w:r w:rsidRPr="005E0F56">
          <w:rPr>
            <w:rStyle w:val="CodeBold"/>
            <w:rPrChange w:id="294" w:author="Kelvin Sung" w:date="2021-05-19T18:33:00Z">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PrChange w:id="296" w:author="Kelvin Sung" w:date="2021-05-19T18:33:00Z">
            <w:rPr>
              <w:ins w:id="297" w:author="Kelvin Sung" w:date="2021-05-19T18:33:00Z"/>
            </w:rPr>
          </w:rPrChange>
        </w:rPr>
        <w:pPrChange w:id="298" w:author="Kelvin Sung" w:date="2021-05-19T18:33:00Z">
          <w:pPr>
            <w:pStyle w:val="BodyTextFirst"/>
          </w:pPr>
        </w:pPrChange>
      </w:pPr>
      <w:ins w:id="299" w:author="Kelvin Sung" w:date="2021-05-19T18:33:00Z">
        <w:r w:rsidRPr="005E0F56">
          <w:rPr>
            <w:rStyle w:val="CodeBold"/>
            <w:rPrChange w:id="300" w:author="Kelvin Sung" w:date="2021-05-19T18:33:00Z">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PrChange w:id="302" w:author="Kelvin Sung" w:date="2021-05-19T18:33:00Z">
            <w:rPr>
              <w:ins w:id="303" w:author="Kelvin Sung" w:date="2021-05-19T18:33:00Z"/>
            </w:rPr>
          </w:rPrChange>
        </w:rPr>
        <w:pPrChange w:id="304" w:author="Kelvin Sung" w:date="2021-05-19T18:33:00Z">
          <w:pPr>
            <w:pStyle w:val="BodyTextFirst"/>
          </w:pPr>
        </w:pPrChange>
      </w:pPr>
      <w:ins w:id="305" w:author="Kelvin Sung" w:date="2021-05-19T18:33:00Z">
        <w:r w:rsidRPr="005E0F56">
          <w:rPr>
            <w:rStyle w:val="CodeBold"/>
            <w:rPrChange w:id="306" w:author="Kelvin Sung" w:date="2021-05-19T18:33:00Z">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PrChange w:id="308" w:author="Kelvin Sung" w:date="2021-05-19T18:33:00Z">
            <w:rPr>
              <w:ins w:id="309" w:author="Kelvin Sung" w:date="2021-05-19T18:33:00Z"/>
            </w:rPr>
          </w:rPrChange>
        </w:rPr>
        <w:pPrChange w:id="310" w:author="Kelvin Sung" w:date="2021-05-19T18:33:00Z">
          <w:pPr>
            <w:pStyle w:val="BodyTextFirst"/>
          </w:pPr>
        </w:pPrChange>
      </w:pPr>
      <w:ins w:id="311" w:author="Kelvin Sung" w:date="2021-05-19T18:33:00Z">
        <w:r w:rsidRPr="005E0F56">
          <w:rPr>
            <w:rStyle w:val="CodeBold"/>
            <w:rPrChange w:id="312" w:author="Kelvin Sung" w:date="2021-05-19T18:33:00Z">
              <w:rPr/>
            </w:rPrChange>
          </w:rPr>
          <w:t>function setGlobalAmbientColor(v) { mGlobalAmbientColor = vec4.fromValues(v[0], v[1], v[2], v[3]); }</w:t>
        </w:r>
      </w:ins>
    </w:p>
    <w:p w14:paraId="3CE68A9D" w14:textId="77777777" w:rsidR="005E0F56" w:rsidRDefault="005E0F56">
      <w:pPr>
        <w:pStyle w:val="Code"/>
        <w:rPr>
          <w:ins w:id="313" w:author="Kelvin Sung" w:date="2021-05-19T18:33:00Z"/>
        </w:rPr>
        <w:pPrChange w:id="314" w:author="Kelvin Sung" w:date="2021-05-19T18:33:00Z">
          <w:pPr>
            <w:pStyle w:val="BodyTextFirst"/>
          </w:pPr>
        </w:pPrChange>
      </w:pPr>
    </w:p>
    <w:p w14:paraId="1B6DB73B" w14:textId="0F739463" w:rsidR="005E0F56" w:rsidRDefault="005E0F56">
      <w:pPr>
        <w:pStyle w:val="Code"/>
        <w:rPr>
          <w:ins w:id="315" w:author="Kelvin Sung" w:date="2021-05-19T18:33:00Z"/>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Pr>
        <w:pPrChange w:id="319" w:author="Kelvin Sung" w:date="2021-05-19T18:33:00Z">
          <w:pPr>
            <w:pStyle w:val="BodyTextFirst"/>
          </w:pPr>
        </w:pPrChange>
      </w:pPr>
    </w:p>
    <w:p w14:paraId="3AB81F89" w14:textId="77777777" w:rsidR="005E0F56" w:rsidRDefault="005E0F56">
      <w:pPr>
        <w:pStyle w:val="Code"/>
        <w:rPr>
          <w:ins w:id="320" w:author="Kelvin Sung" w:date="2021-05-19T18:33:00Z"/>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Pr>
        <w:pPrChange w:id="327" w:author="Kelvin Sung" w:date="2021-05-19T18:33:00Z">
          <w:pPr>
            <w:pStyle w:val="BodyTextFirst"/>
          </w:pPr>
        </w:pPrChange>
      </w:pPr>
    </w:p>
    <w:p w14:paraId="14CEB18C" w14:textId="77777777" w:rsidR="005E0F56" w:rsidRDefault="005E0F56">
      <w:pPr>
        <w:pStyle w:val="Code"/>
        <w:rPr>
          <w:ins w:id="328" w:author="Kelvin Sung" w:date="2021-05-19T18:33:00Z"/>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Pr>
        <w:pPrChange w:id="335" w:author="Kelvin Sung" w:date="2021-05-19T18:33:00Z">
          <w:pPr>
            <w:pStyle w:val="BodyTextFirst"/>
          </w:pPr>
        </w:pPrChange>
      </w:pPr>
    </w:p>
    <w:p w14:paraId="3B27AF4C" w14:textId="77777777" w:rsidR="005E0F56" w:rsidRDefault="005E0F56">
      <w:pPr>
        <w:pStyle w:val="Code"/>
        <w:rPr>
          <w:ins w:id="336" w:author="Kelvin Sung" w:date="2021-05-19T18:33:00Z"/>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PrChange w:id="340" w:author="Kelvin Sung" w:date="2021-05-19T18:34:00Z">
            <w:rPr>
              <w:ins w:id="341" w:author="Kelvin Sung" w:date="2021-05-19T18:33:00Z"/>
            </w:rPr>
          </w:rPrChange>
        </w:rPr>
        <w:pPrChange w:id="342" w:author="Kelvin Sung" w:date="2021-05-19T18:33:00Z">
          <w:pPr>
            <w:pStyle w:val="BodyTextFirst"/>
          </w:pPr>
        </w:pPrChange>
      </w:pPr>
      <w:ins w:id="343" w:author="Kelvin Sung" w:date="2021-05-19T18:33:00Z">
        <w:r>
          <w:t xml:space="preserve">    </w:t>
        </w:r>
        <w:r w:rsidRPr="005E0F56">
          <w:rPr>
            <w:rStyle w:val="CodeBold"/>
            <w:rPrChange w:id="344" w:author="Kelvin Sung" w:date="2021-05-19T18:34:00Z">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PrChange w:id="346" w:author="Kelvin Sung" w:date="2021-05-19T18:34:00Z">
            <w:rPr>
              <w:ins w:id="347" w:author="Kelvin Sung" w:date="2021-05-19T18:33:00Z"/>
            </w:rPr>
          </w:rPrChange>
        </w:rPr>
        <w:pPrChange w:id="348" w:author="Kelvin Sung" w:date="2021-05-19T18:33:00Z">
          <w:pPr>
            <w:pStyle w:val="BodyTextFirst"/>
          </w:pPr>
        </w:pPrChange>
      </w:pPr>
      <w:ins w:id="349" w:author="Kelvin Sung" w:date="2021-05-19T18:33:00Z">
        <w:r>
          <w:t xml:space="preserve">    </w:t>
        </w:r>
        <w:r w:rsidRPr="005E0F56">
          <w:rPr>
            <w:rStyle w:val="CodeBold"/>
            <w:rPrChange w:id="350" w:author="Kelvin Sung" w:date="2021-05-19T18:34:00Z">
              <w:rPr/>
            </w:rPrChange>
          </w:rPr>
          <w:t>getGlobalAmbientIntensity, setGlobalAmbientIntensity</w:t>
        </w:r>
      </w:ins>
    </w:p>
    <w:p w14:paraId="4D504CED" w14:textId="043ACA83" w:rsidR="005E0F56" w:rsidRDefault="005E0F56">
      <w:pPr>
        <w:pStyle w:val="Code"/>
        <w:rPr>
          <w:ins w:id="351" w:author="Kelvin Sung" w:date="2021-05-19T18:32:00Z"/>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PrChange w:id="361" w:author="Kelvin Sung" w:date="2021-05-19T18:21:00Z">
              <w:rPr/>
            </w:rPrChange>
          </w:rPr>
          <w:t>simple_</w:t>
        </w:r>
        <w:proofErr w:type="gramStart"/>
        <w:r w:rsidR="00066CA0" w:rsidRPr="00066CA0">
          <w:rPr>
            <w:rStyle w:val="CodeInline"/>
            <w:rPrChange w:id="362" w:author="Kelvin Sung" w:date="2021-05-19T18:21:00Z">
              <w:rPr/>
            </w:rPrChange>
          </w:rPr>
          <w:t>fs.glsl</w:t>
        </w:r>
        <w:proofErr w:type="spellEnd"/>
        <w:proofErr w:type="gramEnd"/>
        <w:r w:rsidR="00066CA0">
          <w:t xml:space="preserve"> is referenced by the </w:t>
        </w:r>
        <w:r w:rsidR="00066CA0" w:rsidRPr="00066CA0">
          <w:rPr>
            <w:rStyle w:val="CodeInline"/>
            <w:rPrChange w:id="363" w:author="Kelvin Sung" w:date="2021-05-19T18:21:00Z">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PrChange w:id="367" w:author="Kelvin Sung" w:date="2021-05-19T18:21:00Z">
              <w:rPr/>
            </w:rPrChange>
          </w:rPr>
          <w:t>texture_fs.glsl</w:t>
        </w:r>
        <w:proofErr w:type="spellEnd"/>
        <w:r w:rsidR="00066CA0">
          <w:t xml:space="preserve"> is referenced by the </w:t>
        </w:r>
        <w:proofErr w:type="spellStart"/>
        <w:r w:rsidR="00066CA0" w:rsidRPr="00066CA0">
          <w:rPr>
            <w:rStyle w:val="CodeInline"/>
            <w:rPrChange w:id="368" w:author="Kelvin Sung" w:date="2021-05-19T18:21:00Z">
              <w:rPr/>
            </w:rPrChange>
          </w:rPr>
          <w:t>TextureShader</w:t>
        </w:r>
        <w:proofErr w:type="spellEnd"/>
        <w:r w:rsidR="00066CA0">
          <w:t xml:space="preserve"> class. Since </w:t>
        </w:r>
      </w:ins>
      <w:proofErr w:type="spellStart"/>
      <w:ins w:id="369" w:author="Kelvin Sung" w:date="2021-05-19T18:22:00Z">
        <w:r w:rsidR="00066CA0" w:rsidRPr="00066CA0">
          <w:rPr>
            <w:rStyle w:val="CodeInline"/>
            <w:rPrChange w:id="370" w:author="Kelvin Sung" w:date="2021-05-19T18:22:00Z">
              <w:rPr/>
            </w:rPrChange>
          </w:rPr>
          <w:t>TextureShader</w:t>
        </w:r>
        <w:proofErr w:type="spellEnd"/>
        <w:r w:rsidR="00066CA0">
          <w:t xml:space="preserve"> is a subclass of </w:t>
        </w:r>
        <w:r w:rsidR="00066CA0" w:rsidRPr="00066CA0">
          <w:rPr>
            <w:rStyle w:val="CodeInline"/>
            <w:rPrChange w:id="371" w:author="Kelvin Sung" w:date="2021-05-19T18:22:00Z">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PrChange w:id="374" w:author="Kelvin Sung" w:date="2021-05-19T18:23:00Z">
              <w:rPr/>
            </w:rPrChange>
          </w:rPr>
          <w:t>texture_</w:t>
        </w:r>
        <w:proofErr w:type="gramStart"/>
        <w:r w:rsidR="00066CA0" w:rsidRPr="00066CA0">
          <w:rPr>
            <w:rStyle w:val="CodeInline"/>
            <w:rPrChange w:id="375" w:author="Kelvin Sung" w:date="2021-05-19T18:23:00Z">
              <w:rPr/>
            </w:rPrChange>
          </w:rPr>
          <w:t>fs.glsl</w:t>
        </w:r>
        <w:proofErr w:type="spellEnd"/>
        <w:proofErr w:type="gramEnd"/>
        <w:r w:rsidR="00066CA0">
          <w:t xml:space="preserve"> will be supported with appropriate </w:t>
        </w:r>
        <w:r w:rsidR="00066CA0" w:rsidRPr="00066CA0">
          <w:rPr>
            <w:rStyle w:val="CodeInline"/>
            <w:rPrChange w:id="376" w:author="Kelvin Sung" w:date="2021-05-19T18:23:00Z">
              <w:rPr/>
            </w:rPrChange>
          </w:rPr>
          <w:t>SimpleShader</w:t>
        </w:r>
      </w:ins>
      <w:ins w:id="377" w:author="Kelvin Sung" w:date="2021-05-19T18:39:00Z">
        <w:r w:rsidR="00F13B77">
          <w:t xml:space="preserve">, super class of </w:t>
        </w:r>
        <w:proofErr w:type="spellStart"/>
        <w:r w:rsidR="00F13B77" w:rsidRPr="00F13B77">
          <w:rPr>
            <w:rStyle w:val="CodeInline"/>
            <w:rPrChange w:id="378" w:author="Kelvin Sung" w:date="2021-05-19T18:39:00Z">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PrChange w:id="383" w:author="Kelvin Sung" w:date="2021-05-19T18:41:00Z">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pPr>
      <w:r w:rsidRPr="0088796B">
        <w:t>import * as defaultResources from "../resources/default_resources.js";</w:t>
      </w:r>
    </w:p>
    <w:p w14:paraId="5609FB39" w14:textId="6BF86598" w:rsidR="006859CA" w:rsidRDefault="001649D0" w:rsidP="000D057D">
      <w:pPr>
        <w:pStyle w:val="NumList"/>
        <w:numPr>
          <w:ilvl w:val="0"/>
          <w:numId w:val="8"/>
        </w:num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BD1A21">
        <w:t xml:space="preserve"> </w:t>
      </w:r>
      <w:r w:rsidRPr="00BD1A21">
        <w:rPr>
          <w:rPrChange w:id="394" w:author="Kelvin Sung" w:date="2021-05-19T18:43:00Z">
            <w:rPr>
              <w:rStyle w:val="CodeInline"/>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PrChange w:id="411" w:author="Kelvin Sung" w:date="2021-05-19T18:43:00Z">
            <w:rPr/>
          </w:rPrChange>
        </w:rPr>
      </w:pPr>
      <w:del w:id="412" w:author="Kelvin Sung" w:date="2021-05-19T18:43:00Z">
        <w:r w:rsidRPr="00BD1A21" w:rsidDel="00BD1A21">
          <w:rPr>
            <w:rStyle w:val="CodeBold"/>
            <w:rPrChange w:id="413" w:author="Kelvin Sung" w:date="2021-05-19T18:43:00Z">
              <w:rPr/>
            </w:rPrChange>
          </w:rPr>
          <w:delText xml:space="preserve">        </w:delText>
        </w:r>
      </w:del>
      <w:r w:rsidRPr="00BD1A21">
        <w:rPr>
          <w:rStyle w:val="CodeBold"/>
          <w:rPrChange w:id="414" w:author="Kelvin Sung" w:date="2021-05-19T18:43:00Z">
            <w:rPr/>
          </w:rPrChange>
        </w:rPr>
        <w:t>this.mGlobalAmbientColorRef = gl.getUniformLocation(this.mCompiledShader, "uGlobalAmbientColor");</w:t>
      </w:r>
    </w:p>
    <w:p w14:paraId="7F1330D5" w14:textId="430FA3F7" w:rsidR="006859CA" w:rsidRPr="00BD1A21" w:rsidRDefault="0088796B" w:rsidP="0088796B">
      <w:pPr>
        <w:pStyle w:val="Code"/>
        <w:rPr>
          <w:rStyle w:val="CodeBold"/>
          <w:rPrChange w:id="415" w:author="Kelvin Sung" w:date="2021-05-19T18:43:00Z">
            <w:rPr/>
          </w:rPrChange>
        </w:rPr>
      </w:pPr>
      <w:del w:id="416" w:author="Kelvin Sung" w:date="2021-05-19T18:43:00Z">
        <w:r w:rsidRPr="00BD1A21" w:rsidDel="00BD1A21">
          <w:rPr>
            <w:rStyle w:val="CodeBold"/>
            <w:rPrChange w:id="417" w:author="Kelvin Sung" w:date="2021-05-19T18:43:00Z">
              <w:rPr/>
            </w:rPrChange>
          </w:rPr>
          <w:delText xml:space="preserve">        </w:delText>
        </w:r>
      </w:del>
      <w:r w:rsidRPr="00BD1A21">
        <w:rPr>
          <w:rStyle w:val="CodeBold"/>
          <w:rPrChange w:id="418" w:author="Kelvin Sung" w:date="2021-05-19T18:43:00Z">
            <w:rPr/>
          </w:rPrChange>
        </w:rPr>
        <w:t>this.mGlobalAmbientIntensityRef = gl.getUniformLocation(this.mCompiledShader, "uGlobalAmbientIntensity");</w:t>
      </w:r>
    </w:p>
    <w:p w14:paraId="0CF7E99C" w14:textId="3A58CA51" w:rsidR="0088796B" w:rsidRPr="0088796B" w:rsidRDefault="0088796B" w:rsidP="0088796B">
      <w:pPr>
        <w:pStyle w:val="NumList"/>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PrChange w:id="424" w:author="Kelvin Sung" w:date="2021-05-19T18:47:00Z">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pPr>
    </w:p>
    <w:p w14:paraId="52988FB7" w14:textId="7EDF206D" w:rsidR="0088796B" w:rsidDel="00B96D54" w:rsidRDefault="00B96D54" w:rsidP="0088796B">
      <w:pPr>
        <w:pStyle w:val="Code"/>
        <w:rPr>
          <w:del w:id="445" w:author="Kelvin Sung" w:date="2021-05-19T18:49:00Z"/>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Pr>
      </w:pPr>
      <w:del w:id="466" w:author="Kelvin Sung" w:date="2021-05-19T18:49:00Z">
        <w:r w:rsidDel="00B96D54">
          <w:delText xml:space="preserve">            0);             // offsets to the first element</w:delText>
        </w:r>
      </w:del>
    </w:p>
    <w:p w14:paraId="7A52C05C" w14:textId="5E999136" w:rsidR="0088796B" w:rsidRDefault="0088796B">
      <w:pPr>
        <w:pStyle w:val="Code"/>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pPr>
      <w:r>
        <w:t xml:space="preserve">        </w:t>
      </w:r>
    </w:p>
    <w:p w14:paraId="52123DFD" w14:textId="063BF6EB" w:rsidR="0088796B" w:rsidRDefault="00B96D54" w:rsidP="0088796B">
      <w:pPr>
        <w:pStyle w:val="Code"/>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Pr>
      </w:pPr>
    </w:p>
    <w:p w14:paraId="4F2D1731" w14:textId="41FA0B0E" w:rsidR="00BD6D71" w:rsidDel="00A476D9" w:rsidRDefault="00BD6D71" w:rsidP="00BD6D71">
      <w:pPr>
        <w:pStyle w:val="Code"/>
        <w:rPr>
          <w:del w:id="512" w:author="Kelvin Sung" w:date="2021-05-19T18:54:00Z"/>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Pr>
      </w:pPr>
      <w:ins w:id="526" w:author="Kelvin Sung" w:date="2021-05-19T19:19:00Z">
        <w:r>
          <w:t xml:space="preserve">You can now define the </w:t>
        </w:r>
        <w:proofErr w:type="spellStart"/>
        <w:r w:rsidRPr="002A45D1">
          <w:rPr>
            <w:rStyle w:val="CodeInline"/>
            <w:rPrChange w:id="527" w:author="Kelvin Sung" w:date="2021-05-19T19:19:00Z">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PrChange w:id="532" w:author="Kelvin Sung" w:date="2021-05-19T19:14:00Z">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PrChange w:id="540" w:author="Kelvin Sung" w:date="2021-05-19T19:21:00Z">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PrChange w:id="546" w:author="Kelvin Sung" w:date="2021-05-20T05:32:00Z">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PrChange w:id="549" w:author="Kelvin Sung" w:date="2021-05-19T19:17:00Z">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PrChange w:id="566" w:author="Kelvin Sung" w:date="2021-05-20T05:35:00Z">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PrChange w:id="570" w:author="Kelvin Sung" w:date="2021-05-20T05:35:00Z">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PrChange w:id="573" w:author="Kelvin Sung" w:date="2021-05-20T05:35:00Z">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PrChange w:id="578" w:author="Kelvin Sung" w:date="2021-05-19T19:18:00Z">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PrChange w:id="581" w:author="Kelvin Sung" w:date="2021-05-19T19:18:00Z">
              <w:rPr/>
            </w:rPrChange>
          </w:rPr>
          <w:t>my_game.js</w:t>
        </w:r>
        <w:r>
          <w:t>.</w:t>
        </w:r>
      </w:ins>
    </w:p>
    <w:p w14:paraId="1F868A8C" w14:textId="4E9BBD1A" w:rsidR="0088796B" w:rsidDel="00BE40D3" w:rsidRDefault="00BD6D71" w:rsidP="00BD6D71">
      <w:pPr>
        <w:pStyle w:val="BodyTextFirst"/>
        <w:rPr>
          <w:del w:id="582" w:author="Kelvin Sung" w:date="2021-05-20T05:37:00Z"/>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PrChange w:id="593" w:author="Kelvin Sung" w:date="2021-05-20T05:39:00Z">
              <w:rPr/>
            </w:rPrChange>
          </w:rPr>
          <w:t>MyGame</w:t>
        </w:r>
        <w:proofErr w:type="spellEnd"/>
        <w:r w:rsidR="00BE40D3">
          <w:t xml:space="preserve"> class access file in </w:t>
        </w:r>
        <w:proofErr w:type="spellStart"/>
        <w:r w:rsidR="00BE40D3" w:rsidRPr="00BE40D3">
          <w:rPr>
            <w:rStyle w:val="CodeInline"/>
            <w:rPrChange w:id="594" w:author="Kelvin Sung" w:date="2021-05-20T05:39:00Z">
              <w:rPr/>
            </w:rPrChange>
          </w:rPr>
          <w:t>src</w:t>
        </w:r>
        <w:proofErr w:type="spellEnd"/>
        <w:r w:rsidR="00BE40D3" w:rsidRPr="00BE40D3">
          <w:rPr>
            <w:rStyle w:val="CodeInline"/>
            <w:rPrChange w:id="595" w:author="Kelvin Sung" w:date="2021-05-20T05:39:00Z">
              <w:rPr/>
            </w:rPrChange>
          </w:rPr>
          <w:t>/</w:t>
        </w:r>
        <w:proofErr w:type="spellStart"/>
        <w:r w:rsidR="00BE40D3" w:rsidRPr="00BE40D3">
          <w:rPr>
            <w:rStyle w:val="CodeInline"/>
            <w:rPrChange w:id="596" w:author="Kelvin Sung" w:date="2021-05-20T05:39:00Z">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PrChange w:id="599" w:author="Kelvin Sung" w:date="2021-05-20T05:40:00Z">
              <w:rPr/>
            </w:rPrChange>
          </w:rPr>
          <w:t>MyGame</w:t>
        </w:r>
        <w:proofErr w:type="spellEnd"/>
        <w:r w:rsidR="00BE40D3">
          <w:t xml:space="preserve"> functionality should be imported from the basic class implementation file, </w:t>
        </w:r>
        <w:r w:rsidR="00BE40D3" w:rsidRPr="00BE40D3">
          <w:rPr>
            <w:rStyle w:val="CodeInline"/>
            <w:rPrChange w:id="600" w:author="Kelvin Sung" w:date="2021-05-20T05:40:00Z">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PrChange w:id="602" w:author="Kelvin Sung" w:date="2021-05-20T05:42:00Z">
              <w:rPr/>
            </w:rPrChange>
          </w:rPr>
          <w:t>MyGame</w:t>
        </w:r>
        <w:proofErr w:type="spellEnd"/>
        <w:r w:rsidR="00743170">
          <w:t xml:space="preserve"> class, it is convenient to define the webpage </w:t>
        </w:r>
        <w:proofErr w:type="gramStart"/>
        <w:r w:rsidR="00743170" w:rsidRPr="00743170">
          <w:rPr>
            <w:rStyle w:val="CodeInline"/>
            <w:rPrChange w:id="603" w:author="Kelvin Sung" w:date="2021-05-20T05:41:00Z">
              <w:rPr/>
            </w:rPrChange>
          </w:rPr>
          <w:t>onload(</w:t>
        </w:r>
        <w:proofErr w:type="gramEnd"/>
        <w:r w:rsidR="00743170" w:rsidRPr="00743170">
          <w:rPr>
            <w:rStyle w:val="CodeInline"/>
            <w:rPrChange w:id="604" w:author="Kelvin Sung" w:date="2021-05-20T05:41:00Z">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Pr>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t>}</w:t>
      </w:r>
    </w:p>
    <w:p w14:paraId="6FC986C7" w14:textId="1452F714" w:rsidR="0072479E" w:rsidRPr="0072479E" w:rsidRDefault="006A40FB" w:rsidP="000504F3">
      <w:pPr>
        <w:pStyle w:val="NumList"/>
        <w:numPr>
          <w:ilvl w:val="0"/>
          <w:numId w:val="10"/>
        </w:numPr>
        <w:pPrChange w:id="609" w:author="Kelvin Sung" w:date="2021-05-20T05:46:00Z">
          <w:pPr>
            <w:pStyle w:val="NumList"/>
            <w:numPr>
              <w:numId w:val="10"/>
            </w:numPr>
          </w:pPr>
        </w:pPrChange>
      </w:pPr>
      <w:del w:id="610" w:author="Kelvin Sung" w:date="2021-05-20T05:42:00Z">
        <w:r w:rsidDel="00743170">
          <w:delText xml:space="preserve">Modify </w:delText>
        </w:r>
      </w:del>
      <w:ins w:id="611" w:author="Kelvin Sung" w:date="2021-05-20T05:42:00Z">
        <w:r w:rsidR="00743170">
          <w:t xml:space="preserve">Create </w:t>
        </w:r>
      </w:ins>
      <w:r w:rsidRPr="006A40FB">
        <w:rPr>
          <w:rStyle w:val="CodeInline"/>
        </w:rPr>
        <w:t>my_game_main.js</w:t>
      </w:r>
      <w:del w:id="612" w:author="Kelvin Sung" w:date="2021-05-20T05:45:00Z">
        <w:r w:rsidDel="00743170">
          <w:delText xml:space="preserve"> </w:delText>
        </w:r>
      </w:del>
      <w:del w:id="613" w:author="Kelvin Sung" w:date="2021-05-20T05:43:00Z">
        <w:r w:rsidDel="00743170">
          <w:delText>by creating</w:delText>
        </w:r>
      </w:del>
      <w:ins w:id="614" w:author="Kelvin Sung" w:date="2021-05-20T05:45:00Z">
        <w:r w:rsidR="00743170">
          <w:t xml:space="preserve">, </w:t>
        </w:r>
      </w:ins>
      <w:del w:id="615" w:author="Kelvin Sung" w:date="2021-05-20T05:43:00Z">
        <w:r w:rsidDel="00743170">
          <w:delText xml:space="preserve"> </w:delText>
        </w:r>
      </w:del>
      <w:ins w:id="616" w:author="Kelvin Sung" w:date="2021-05-20T05:45:00Z">
        <w:r w:rsidR="00743170">
          <w:t xml:space="preserve">import from the engine access file, </w:t>
        </w:r>
        <w:r w:rsidR="00743170" w:rsidRPr="00743170">
          <w:rPr>
            <w:rStyle w:val="CodeInline"/>
            <w:rPrChange w:id="617" w:author="Kelvin Sung" w:date="2021-05-20T05:47:00Z">
              <w:rPr/>
            </w:rPrChange>
          </w:rPr>
          <w:t>index.js</w:t>
        </w:r>
        <w:r w:rsidR="00743170">
          <w:t xml:space="preserve">, and from </w:t>
        </w:r>
        <w:r w:rsidR="00743170" w:rsidRPr="00743170">
          <w:rPr>
            <w:rStyle w:val="CodeInline"/>
            <w:rPrChange w:id="618" w:author="Kelvin Sung" w:date="2021-05-20T05:47:00Z">
              <w:rPr/>
            </w:rPrChange>
          </w:rPr>
          <w:t>Hero</w:t>
        </w:r>
        <w:r w:rsidR="00743170">
          <w:t xml:space="preserve"> and </w:t>
        </w:r>
        <w:r w:rsidR="00743170" w:rsidRPr="00743170">
          <w:rPr>
            <w:rStyle w:val="CodeInline"/>
            <w:rPrChange w:id="619" w:author="Kelvin Sung" w:date="2021-05-20T05:47:00Z">
              <w:rPr/>
            </w:rPrChange>
          </w:rPr>
          <w:t>Minion</w:t>
        </w:r>
      </w:ins>
      <w:ins w:id="620" w:author="Kelvin Sung" w:date="2021-05-20T05:46:00Z">
        <w:r w:rsidR="00743170">
          <w:t xml:space="preserve">, and remember to export the </w:t>
        </w:r>
        <w:proofErr w:type="spellStart"/>
        <w:r w:rsidR="00743170" w:rsidRPr="00743170">
          <w:rPr>
            <w:rStyle w:val="CodeInline"/>
            <w:rPrChange w:id="621" w:author="Kelvin Sung" w:date="2021-05-20T05:47:00Z">
              <w:rPr/>
            </w:rPrChange>
          </w:rPr>
          <w:t>MyGame</w:t>
        </w:r>
        <w:proofErr w:type="spellEnd"/>
        <w:r w:rsidR="00743170">
          <w:t xml:space="preserve"> functionality. Now, </w:t>
        </w:r>
      </w:ins>
      <w:ins w:id="622" w:author="Kelvin Sung" w:date="2021-05-20T05:43:00Z">
        <w:r w:rsidR="00743170">
          <w:t xml:space="preserve">as </w:t>
        </w:r>
      </w:ins>
      <w:ins w:id="623" w:author="Kelvin Sung" w:date="2021-05-20T05:48:00Z">
        <w:r w:rsidR="00743170">
          <w:t>in all previous cases</w:t>
        </w:r>
      </w:ins>
      <w:ins w:id="624"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5" w:author="Kelvin Sung" w:date="2021-05-20T05:43:00Z">
        <w:r w:rsidR="00CA589C" w:rsidDel="00743170">
          <w:rPr>
            <w:rStyle w:val="BodyTextFirstChar"/>
          </w:rPr>
          <w:delText>which</w:delText>
        </w:r>
        <w:r w:rsidRPr="006A40FB" w:rsidDel="00743170">
          <w:rPr>
            <w:rStyle w:val="BodyTextFirstChar"/>
          </w:rPr>
          <w:delText xml:space="preserve"> </w:delText>
        </w:r>
      </w:del>
      <w:ins w:id="626" w:author="Kelvin Sung" w:date="2021-05-20T05:48:00Z">
        <w:r w:rsidR="00743170">
          <w:rPr>
            <w:rStyle w:val="BodyTextFirstChar"/>
          </w:rPr>
          <w:t xml:space="preserve">as </w:t>
        </w:r>
      </w:ins>
      <w:ins w:id="627" w:author="Kelvin Sung" w:date="2021-05-20T05:43:00Z">
        <w:r w:rsidR="00743170">
          <w:rPr>
            <w:rStyle w:val="BodyTextFirstChar"/>
          </w:rPr>
          <w:t xml:space="preserve">a subclass of </w:t>
        </w:r>
        <w:proofErr w:type="spellStart"/>
        <w:r w:rsidR="00743170" w:rsidRPr="00743170">
          <w:rPr>
            <w:rStyle w:val="CodeInline"/>
            <w:rPrChange w:id="628" w:author="Kelvin Sung" w:date="2021-05-20T05:43:00Z">
              <w:rPr>
                <w:rStyle w:val="BodyTextFirstChar"/>
              </w:rPr>
            </w:rPrChange>
          </w:rPr>
          <w:t>engine.</w:t>
        </w:r>
      </w:ins>
      <w:del w:id="629"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30"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1" w:author="Kelvin Sung" w:date="2021-05-20T05:48:00Z">
        <w:r w:rsidR="00743170">
          <w:t xml:space="preserve">to </w:t>
        </w:r>
      </w:ins>
      <w:ins w:id="632" w:author="Kelvin Sung" w:date="2021-05-20T05:49:00Z">
        <w:r w:rsidR="00743170" w:rsidRPr="00743170">
          <w:rPr>
            <w:rStyle w:val="CodeInline"/>
            <w:rPrChange w:id="633" w:author="Kelvin Sung" w:date="2021-05-20T05:49:00Z">
              <w:rPr/>
            </w:rPrChange>
          </w:rPr>
          <w:t>null</w:t>
        </w:r>
        <w:r w:rsidR="00743170">
          <w:t>-</w:t>
        </w:r>
      </w:ins>
      <w:ins w:id="634" w:author="Kelvin Sung" w:date="2021-05-20T05:48:00Z">
        <w:r w:rsidR="00743170">
          <w:t xml:space="preserve">initialize instance variables. </w:t>
        </w:r>
      </w:ins>
      <w:del w:id="635"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pPr>
      <w:r>
        <w:lastRenderedPageBreak/>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026AD288" w:rsidR="0072479E" w:rsidRDefault="00CA589C" w:rsidP="000D057D">
      <w:pPr>
        <w:pStyle w:val="NumList"/>
        <w:numPr>
          <w:ilvl w:val="0"/>
          <w:numId w:val="7"/>
        </w:numPr>
      </w:pPr>
      <w:del w:id="636" w:author="Kelvin Sung" w:date="2021-05-20T05:50:00Z">
        <w:r w:rsidDel="00743170">
          <w:delText>N</w:delText>
        </w:r>
        <w:r w:rsidRPr="00CA589C" w:rsidDel="00743170">
          <w:delText>ext, p</w:delText>
        </w:r>
      </w:del>
      <w:ins w:id="637" w:author="Kelvin Sung" w:date="2021-05-20T05:50:00Z">
        <w:r w:rsidR="00743170">
          <w:t>P</w:t>
        </w:r>
      </w:ins>
      <w:r w:rsidRPr="00CA589C">
        <w:t xml:space="preserve">ractice proper implementation by remembering to load and unload the background and the minions. </w:t>
      </w:r>
      <w:del w:id="638" w:author="Kelvin Sung" w:date="2021-05-20T05:50:00Z">
        <w:r w:rsidRPr="00CA589C" w:rsidDel="00743170">
          <w:delText>You can see this in the following code:</w:delText>
        </w:r>
      </w:del>
    </w:p>
    <w:p w14:paraId="152A40F4" w14:textId="41FFEDE1" w:rsidR="0072479E" w:rsidRDefault="0072479E" w:rsidP="0072479E">
      <w:pPr>
        <w:pStyle w:val="Code"/>
      </w:pPr>
      <w:del w:id="639" w:author="Kelvin Sung" w:date="2021-05-20T06:03:00Z">
        <w:r w:rsidDel="008A142F">
          <w:delText xml:space="preserve">    </w:delText>
        </w:r>
      </w:del>
      <w:r>
        <w:t>load() {</w:t>
      </w:r>
    </w:p>
    <w:p w14:paraId="110A9820" w14:textId="50422B5D" w:rsidR="0072479E" w:rsidRDefault="008A142F" w:rsidP="0072479E">
      <w:pPr>
        <w:pStyle w:val="Code"/>
      </w:pPr>
      <w:ins w:id="640" w:author="Kelvin Sung" w:date="2021-05-20T06:03:00Z">
        <w:r>
          <w:t xml:space="preserve">    </w:t>
        </w:r>
      </w:ins>
      <w:del w:id="641"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pPr>
      <w:ins w:id="642" w:author="Kelvin Sung" w:date="2021-05-20T06:03:00Z">
        <w:r>
          <w:t xml:space="preserve">    </w:t>
        </w:r>
      </w:ins>
      <w:del w:id="643"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pPr>
      <w:del w:id="644" w:author="Kelvin Sung" w:date="2021-05-20T06:03:00Z">
        <w:r w:rsidDel="008A142F">
          <w:delText xml:space="preserve">    </w:delText>
        </w:r>
      </w:del>
      <w:r>
        <w:t>}</w:t>
      </w:r>
    </w:p>
    <w:p w14:paraId="1FEAE654" w14:textId="77777777" w:rsidR="0072479E" w:rsidRDefault="0072479E" w:rsidP="0072479E">
      <w:pPr>
        <w:pStyle w:val="Code"/>
      </w:pPr>
    </w:p>
    <w:p w14:paraId="1192DCB7" w14:textId="69C51F1F" w:rsidR="0072479E" w:rsidRDefault="0072479E" w:rsidP="0072479E">
      <w:pPr>
        <w:pStyle w:val="Code"/>
      </w:pPr>
      <w:del w:id="645" w:author="Kelvin Sung" w:date="2021-05-20T06:03:00Z">
        <w:r w:rsidDel="008A142F">
          <w:delText xml:space="preserve">    </w:delText>
        </w:r>
      </w:del>
      <w:r>
        <w:t>unload() {</w:t>
      </w:r>
    </w:p>
    <w:p w14:paraId="4A2A14CC" w14:textId="41524A10" w:rsidR="0072479E" w:rsidRDefault="008A142F" w:rsidP="0072479E">
      <w:pPr>
        <w:pStyle w:val="Code"/>
      </w:pPr>
      <w:ins w:id="646" w:author="Kelvin Sung" w:date="2021-05-20T06:03:00Z">
        <w:r>
          <w:t xml:space="preserve">    </w:t>
        </w:r>
      </w:ins>
      <w:del w:id="647"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pPr>
      <w:ins w:id="648" w:author="Kelvin Sung" w:date="2021-05-20T06:03:00Z">
        <w:r>
          <w:t xml:space="preserve">    </w:t>
        </w:r>
      </w:ins>
      <w:del w:id="649"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pPr>
      <w:del w:id="650" w:author="Kelvin Sung" w:date="2021-05-20T06:03:00Z">
        <w:r w:rsidDel="008A142F">
          <w:delText xml:space="preserve">    </w:delText>
        </w:r>
      </w:del>
      <w:r>
        <w:t>}</w:t>
      </w:r>
    </w:p>
    <w:p w14:paraId="21CA6AFC" w14:textId="6DD7C555" w:rsidR="0072479E" w:rsidRDefault="00CA589C" w:rsidP="000D057D">
      <w:pPr>
        <w:pStyle w:val="NumList"/>
        <w:numPr>
          <w:ilvl w:val="0"/>
          <w:numId w:val="7"/>
        </w:numPr>
      </w:pPr>
      <w:del w:id="651" w:author="Kelvin Sung" w:date="2021-05-20T05:50:00Z">
        <w:r w:rsidDel="00A53DFC">
          <w:lastRenderedPageBreak/>
          <w:delText>N</w:delText>
        </w:r>
        <w:r w:rsidRPr="00CA589C" w:rsidDel="00A53DFC">
          <w:delText>ow i</w:delText>
        </w:r>
      </w:del>
      <w:ins w:id="652" w:author="Kelvin Sung" w:date="2021-05-20T05:50:00Z">
        <w:r w:rsidR="00A53DFC">
          <w:t>I</w:t>
        </w:r>
      </w:ins>
      <w:r w:rsidRPr="00CA589C">
        <w:t>nitialize the camera and scene objects</w:t>
      </w:r>
      <w:ins w:id="653" w:author="Kelvin Sung" w:date="2021-05-20T05:51:00Z">
        <w:r w:rsidR="00C64CAE">
          <w:t xml:space="preserve"> with corresponding values to ensure proper scene view at startup.</w:t>
        </w:r>
      </w:ins>
      <w:ins w:id="654" w:author="Kelvin Sung" w:date="2021-05-20T05:56:00Z">
        <w:r w:rsidR="00720E36">
          <w:t xml:space="preserve"> Note </w:t>
        </w:r>
      </w:ins>
      <w:del w:id="655" w:author="Kelvin Sung" w:date="2021-05-20T05:51:00Z">
        <w:r w:rsidRPr="00CA589C" w:rsidDel="00C64CAE">
          <w:delText xml:space="preserve"> by setting them to the values shown here so that the scene is visible by the camera upon startup:</w:delText>
        </w:r>
      </w:del>
      <w:ins w:id="656" w:author="Kelvin Sung" w:date="2021-05-20T05:56:00Z">
        <w:r w:rsidR="00720E36">
          <w:t xml:space="preserve">the </w:t>
        </w:r>
      </w:ins>
      <w:ins w:id="657" w:author="Kelvin Sung" w:date="2021-05-20T05:58:00Z">
        <w:r w:rsidR="00720E36">
          <w:t xml:space="preserve">simple </w:t>
        </w:r>
      </w:ins>
      <w:ins w:id="658" w:author="Kelvin Sung" w:date="2021-05-20T05:57:00Z">
        <w:r w:rsidR="00720E36">
          <w:t>elements in the scene, the</w:t>
        </w:r>
      </w:ins>
      <w:ins w:id="659" w:author="Kelvin Sung" w:date="2021-05-20T05:59:00Z">
        <w:r w:rsidR="00D14D30">
          <w:t xml:space="preserve"> ca</w:t>
        </w:r>
      </w:ins>
      <w:ins w:id="660" w:author="Kelvin Sung" w:date="2021-05-20T06:00:00Z">
        <w:r w:rsidR="00D14D30">
          <w:t>mera, the large background, a</w:t>
        </w:r>
      </w:ins>
      <w:ins w:id="661" w:author="Kelvin Sung" w:date="2021-05-20T05:57:00Z">
        <w:r w:rsidR="00720E36">
          <w:t xml:space="preserve"> </w:t>
        </w:r>
        <w:r w:rsidR="00720E36" w:rsidRPr="00720E36">
          <w:rPr>
            <w:rStyle w:val="CodeInline"/>
            <w:rPrChange w:id="662" w:author="Kelvin Sung" w:date="2021-05-20T05:57:00Z">
              <w:rPr/>
            </w:rPrChange>
          </w:rPr>
          <w:t>Hero</w:t>
        </w:r>
        <w:r w:rsidR="00720E36">
          <w:t xml:space="preserve">, </w:t>
        </w:r>
      </w:ins>
      <w:ins w:id="663" w:author="Kelvin Sung" w:date="2021-05-20T06:00:00Z">
        <w:r w:rsidR="00D14D30">
          <w:t>the left and right</w:t>
        </w:r>
      </w:ins>
      <w:ins w:id="664" w:author="Kelvin Sung" w:date="2021-05-20T05:57:00Z">
        <w:r w:rsidR="00720E36">
          <w:t xml:space="preserve"> </w:t>
        </w:r>
        <w:r w:rsidR="00720E36" w:rsidRPr="00720E36">
          <w:rPr>
            <w:rStyle w:val="CodeInline"/>
            <w:rPrChange w:id="665" w:author="Kelvin Sung" w:date="2021-05-20T05:57:00Z">
              <w:rPr/>
            </w:rPrChange>
          </w:rPr>
          <w:t>Minion</w:t>
        </w:r>
      </w:ins>
      <w:ins w:id="666" w:author="Kelvin Sung" w:date="2021-05-20T05:58:00Z">
        <w:r w:rsidR="00720E36">
          <w:t xml:space="preserve"> objects,</w:t>
        </w:r>
      </w:ins>
      <w:ins w:id="667" w:author="Kelvin Sung" w:date="2021-05-20T05:57:00Z">
        <w:r w:rsidR="00720E36">
          <w:t xml:space="preserve"> </w:t>
        </w:r>
      </w:ins>
      <w:ins w:id="668" w:author="Kelvin Sung" w:date="2021-05-20T06:00:00Z">
        <w:r w:rsidR="00D14D30">
          <w:t xml:space="preserve">and </w:t>
        </w:r>
      </w:ins>
      <w:ins w:id="669" w:author="Kelvin Sung" w:date="2021-05-20T05:58:00Z">
        <w:r w:rsidR="00720E36">
          <w:t>the</w:t>
        </w:r>
      </w:ins>
      <w:ins w:id="670" w:author="Kelvin Sung" w:date="2021-05-20T05:59:00Z">
        <w:r w:rsidR="009A4901">
          <w:t xml:space="preserve"> </w:t>
        </w:r>
      </w:ins>
      <w:ins w:id="671" w:author="Kelvin Sung" w:date="2021-05-20T05:58:00Z">
        <w:r w:rsidR="00720E36">
          <w:t>status message</w:t>
        </w:r>
      </w:ins>
      <w:ins w:id="672" w:author="Kelvin Sung" w:date="2021-05-20T05:59:00Z">
        <w:r w:rsidR="009A4901">
          <w:t>.</w:t>
        </w:r>
      </w:ins>
    </w:p>
    <w:p w14:paraId="3BA33585" w14:textId="77777777" w:rsidR="0072479E" w:rsidRDefault="0072479E" w:rsidP="0072479E">
      <w:pPr>
        <w:pStyle w:val="Code"/>
      </w:pPr>
      <w:del w:id="673" w:author="Kelvin Sung" w:date="2021-05-20T06:03:00Z">
        <w:r w:rsidDel="008A142F">
          <w:delText xml:space="preserve">    </w:delText>
        </w:r>
      </w:del>
      <w:r>
        <w:t>init() {</w:t>
      </w:r>
    </w:p>
    <w:p w14:paraId="7F490CAC" w14:textId="4C926D37" w:rsidR="0072479E" w:rsidRDefault="0072479E" w:rsidP="0072479E">
      <w:pPr>
        <w:pStyle w:val="Code"/>
      </w:pPr>
      <w:r>
        <w:t xml:space="preserve">    </w:t>
      </w:r>
      <w:del w:id="674" w:author="Kelvin Sung" w:date="2021-05-20T06:03:00Z">
        <w:r w:rsidDel="008A142F">
          <w:delText xml:space="preserve">    </w:delText>
        </w:r>
      </w:del>
      <w:r>
        <w:t>// Step A: set up the cameras</w:t>
      </w:r>
    </w:p>
    <w:p w14:paraId="30782F20" w14:textId="7446CE3D" w:rsidR="0072479E" w:rsidRDefault="0072479E" w:rsidP="0072479E">
      <w:pPr>
        <w:pStyle w:val="Code"/>
      </w:pPr>
      <w:r>
        <w:t xml:space="preserve">    </w:t>
      </w:r>
      <w:del w:id="675" w:author="Kelvin Sung" w:date="2021-05-20T06:03:00Z">
        <w:r w:rsidDel="008A142F">
          <w:delText xml:space="preserve">    </w:delText>
        </w:r>
      </w:del>
      <w:r>
        <w:t>this.mCamera = new engine.Camera(</w:t>
      </w:r>
    </w:p>
    <w:p w14:paraId="0DB4B638" w14:textId="1C22D54B" w:rsidR="0072479E" w:rsidRDefault="0072479E" w:rsidP="0072479E">
      <w:pPr>
        <w:pStyle w:val="Code"/>
      </w:pPr>
      <w:r>
        <w:t xml:space="preserve">    </w:t>
      </w:r>
      <w:del w:id="676"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pPr>
      <w:r>
        <w:t xml:space="preserve">    </w:t>
      </w:r>
      <w:del w:id="677" w:author="Kelvin Sung" w:date="2021-05-20T06:03:00Z">
        <w:r w:rsidDel="008A142F">
          <w:delText xml:space="preserve">    </w:delText>
        </w:r>
      </w:del>
      <w:r>
        <w:t xml:space="preserve">    100,                       // width of camera</w:t>
      </w:r>
    </w:p>
    <w:p w14:paraId="0C71D497" w14:textId="2B5A51F8" w:rsidR="0072479E" w:rsidRDefault="008A142F" w:rsidP="0072479E">
      <w:pPr>
        <w:pStyle w:val="Code"/>
      </w:pPr>
      <w:ins w:id="678" w:author="Kelvin Sung" w:date="2021-05-20T06:02:00Z">
        <w:r>
          <w:t xml:space="preserve">    </w:t>
        </w:r>
      </w:ins>
      <w:del w:id="679"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pPr>
      <w:ins w:id="680" w:author="Kelvin Sung" w:date="2021-05-20T06:02:00Z">
        <w:r>
          <w:t xml:space="preserve">    </w:t>
        </w:r>
      </w:ins>
      <w:del w:id="681" w:author="Kelvin Sung" w:date="2021-05-20T06:02:00Z">
        <w:r w:rsidR="0072479E" w:rsidDel="008A142F">
          <w:delText xml:space="preserve">        </w:delText>
        </w:r>
      </w:del>
      <w:r w:rsidR="0072479E">
        <w:t>);</w:t>
      </w:r>
    </w:p>
    <w:p w14:paraId="329D8BC8" w14:textId="4E5BA662" w:rsidR="0072479E" w:rsidRDefault="008A142F" w:rsidP="0072479E">
      <w:pPr>
        <w:pStyle w:val="Code"/>
      </w:pPr>
      <w:ins w:id="682" w:author="Kelvin Sung" w:date="2021-05-20T06:02:00Z">
        <w:r>
          <w:t xml:space="preserve">    </w:t>
        </w:r>
      </w:ins>
      <w:del w:id="683"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pPr>
      <w:ins w:id="684" w:author="Kelvin Sung" w:date="2021-05-20T06:02:00Z">
        <w:r>
          <w:t xml:space="preserve">    </w:t>
        </w:r>
      </w:ins>
      <w:del w:id="685"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pPr>
    </w:p>
    <w:p w14:paraId="3D59C47A" w14:textId="004D925A" w:rsidR="0072479E" w:rsidRDefault="008A142F" w:rsidP="0072479E">
      <w:pPr>
        <w:pStyle w:val="Code"/>
      </w:pPr>
      <w:ins w:id="686" w:author="Kelvin Sung" w:date="2021-05-20T06:02:00Z">
        <w:r>
          <w:t xml:space="preserve">    </w:t>
        </w:r>
      </w:ins>
      <w:del w:id="687"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pPr>
      <w:ins w:id="688" w:author="Kelvin Sung" w:date="2021-05-20T06:02:00Z">
        <w:r>
          <w:t xml:space="preserve">    </w:t>
        </w:r>
      </w:ins>
      <w:del w:id="689"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pPr>
      <w:ins w:id="690" w:author="Kelvin Sung" w:date="2021-05-20T06:02:00Z">
        <w:r>
          <w:t xml:space="preserve">    </w:t>
        </w:r>
      </w:ins>
      <w:del w:id="691"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pPr>
      <w:ins w:id="692" w:author="Kelvin Sung" w:date="2021-05-20T06:02:00Z">
        <w:r>
          <w:t xml:space="preserve">    </w:t>
        </w:r>
      </w:ins>
      <w:del w:id="693"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pPr>
      <w:ins w:id="694" w:author="Kelvin Sung" w:date="2021-05-20T06:02:00Z">
        <w:r>
          <w:t xml:space="preserve">    </w:t>
        </w:r>
      </w:ins>
      <w:del w:id="695"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6" w:author="Kelvin Sung" w:date="2021-05-20T06:28:00Z"/>
        </w:rPr>
      </w:pPr>
    </w:p>
    <w:p w14:paraId="191A2CF9" w14:textId="426035F2" w:rsidR="0072479E" w:rsidRDefault="008A142F" w:rsidP="0072479E">
      <w:pPr>
        <w:pStyle w:val="Code"/>
      </w:pPr>
      <w:ins w:id="697" w:author="Kelvin Sung" w:date="2021-05-20T06:02:00Z">
        <w:r>
          <w:t xml:space="preserve">    </w:t>
        </w:r>
      </w:ins>
      <w:del w:id="698" w:author="Kelvin Sung" w:date="2021-05-20T06:02:00Z">
        <w:r w:rsidR="0072479E" w:rsidDel="008A142F">
          <w:delText xml:space="preserve">        </w:delText>
        </w:r>
      </w:del>
      <w:del w:id="699"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pPr>
      <w:ins w:id="700" w:author="Kelvin Sung" w:date="2021-05-20T06:02:00Z">
        <w:r>
          <w:t xml:space="preserve">    </w:t>
        </w:r>
      </w:ins>
      <w:del w:id="701"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pPr>
    </w:p>
    <w:p w14:paraId="5106006A" w14:textId="27AE3CA8" w:rsidR="0072479E" w:rsidRDefault="008A142F" w:rsidP="0072479E">
      <w:pPr>
        <w:pStyle w:val="Code"/>
      </w:pPr>
      <w:ins w:id="702" w:author="Kelvin Sung" w:date="2021-05-20T06:02:00Z">
        <w:r>
          <w:t xml:space="preserve">    </w:t>
        </w:r>
      </w:ins>
      <w:del w:id="703"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pPr>
      <w:ins w:id="704" w:author="Kelvin Sung" w:date="2021-05-20T06:02:00Z">
        <w:r>
          <w:t xml:space="preserve">    </w:t>
        </w:r>
      </w:ins>
      <w:del w:id="705"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pPr>
    </w:p>
    <w:p w14:paraId="70EEF426" w14:textId="1DE6A675" w:rsidR="0072479E" w:rsidRDefault="008A142F" w:rsidP="0072479E">
      <w:pPr>
        <w:pStyle w:val="Code"/>
      </w:pPr>
      <w:ins w:id="706" w:author="Kelvin Sung" w:date="2021-05-20T06:02:00Z">
        <w:r>
          <w:t xml:space="preserve">    </w:t>
        </w:r>
      </w:ins>
      <w:del w:id="707"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pPr>
      <w:ins w:id="708" w:author="Kelvin Sung" w:date="2021-05-20T06:02:00Z">
        <w:r>
          <w:t xml:space="preserve">    </w:t>
        </w:r>
      </w:ins>
      <w:del w:id="709"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pPr>
      <w:ins w:id="710" w:author="Kelvin Sung" w:date="2021-05-20T06:02:00Z">
        <w:r>
          <w:t xml:space="preserve">    </w:t>
        </w:r>
      </w:ins>
      <w:del w:id="711"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pPr>
      <w:del w:id="712" w:author="Kelvin Sung" w:date="2021-05-20T06:02:00Z">
        <w:r w:rsidDel="008A142F">
          <w:delText xml:space="preserve">    </w:delText>
        </w:r>
      </w:del>
      <w:r>
        <w:t xml:space="preserve">    this.mMsg.setTextHeight(3);</w:t>
      </w:r>
    </w:p>
    <w:p w14:paraId="16BAEA43" w14:textId="0B6D7B38" w:rsidR="0072479E" w:rsidRDefault="0072479E" w:rsidP="0072479E">
      <w:pPr>
        <w:pStyle w:val="Code"/>
      </w:pPr>
      <w:del w:id="713" w:author="Kelvin Sung" w:date="2021-05-20T06:02:00Z">
        <w:r w:rsidDel="008A142F">
          <w:delText xml:space="preserve">    </w:delText>
        </w:r>
      </w:del>
      <w:r>
        <w:t>}</w:t>
      </w:r>
    </w:p>
    <w:p w14:paraId="1D1C50AA" w14:textId="3FBC91B4" w:rsidR="0072479E" w:rsidRDefault="00CA589C" w:rsidP="000D057D">
      <w:pPr>
        <w:pStyle w:val="NumList"/>
        <w:numPr>
          <w:ilvl w:val="0"/>
          <w:numId w:val="7"/>
        </w:numPr>
      </w:pPr>
      <w:del w:id="714" w:author="Kelvin Sung" w:date="2021-05-20T05:52:00Z">
        <w:r w:rsidDel="00720E36">
          <w:delText>N</w:delText>
        </w:r>
        <w:r w:rsidRPr="00CA589C" w:rsidDel="00720E36">
          <w:delText>ext</w:delText>
        </w:r>
      </w:del>
      <w:ins w:id="715" w:author="Kelvin Sung" w:date="2021-05-20T05:52:00Z">
        <w:r w:rsidR="00720E36">
          <w:t>Define the</w:t>
        </w:r>
      </w:ins>
      <w:del w:id="716" w:author="Kelvin Sung" w:date="2021-05-20T05:52:00Z">
        <w:r w:rsidRPr="00CA589C" w:rsidDel="00720E36">
          <w:delText>,</w:delText>
        </w:r>
      </w:del>
      <w:r w:rsidRPr="00CA589C">
        <w:t xml:space="preserve"> </w:t>
      </w:r>
      <w:proofErr w:type="gramStart"/>
      <w:r w:rsidRPr="008A142F">
        <w:rPr>
          <w:rStyle w:val="CodeInline"/>
          <w:rPrChange w:id="717" w:author="Kelvin Sung" w:date="2021-05-20T06:04:00Z">
            <w:rPr/>
          </w:rPrChange>
        </w:rPr>
        <w:t>draw</w:t>
      </w:r>
      <w:ins w:id="718" w:author="Kelvin Sung" w:date="2021-05-20T05:53:00Z">
        <w:r w:rsidR="00720E36" w:rsidRPr="008A142F">
          <w:rPr>
            <w:rStyle w:val="CodeInline"/>
            <w:rPrChange w:id="719" w:author="Kelvin Sung" w:date="2021-05-20T06:04:00Z">
              <w:rPr/>
            </w:rPrChange>
          </w:rPr>
          <w:t>(</w:t>
        </w:r>
        <w:proofErr w:type="gramEnd"/>
        <w:r w:rsidR="00720E36" w:rsidRPr="008A142F">
          <w:rPr>
            <w:rStyle w:val="CodeInline"/>
            <w:rPrChange w:id="720" w:author="Kelvin Sung" w:date="2021-05-20T06:04:00Z">
              <w:rPr/>
            </w:rPrChange>
          </w:rPr>
          <w:t>)</w:t>
        </w:r>
      </w:ins>
      <w:r w:rsidRPr="00CA589C">
        <w:t xml:space="preserve"> </w:t>
      </w:r>
      <w:ins w:id="721" w:author="Kelvin Sung" w:date="2021-05-20T05:52:00Z">
        <w:r w:rsidR="00720E36">
          <w:t>function</w:t>
        </w:r>
      </w:ins>
      <w:ins w:id="722" w:author="Kelvin Sung" w:date="2021-05-20T06:04:00Z">
        <w:r w:rsidR="008A142F">
          <w:t>. As always, draw the status message last</w:t>
        </w:r>
      </w:ins>
      <w:ins w:id="723" w:author="Kelvin Sung" w:date="2021-05-20T06:26:00Z">
        <w:r w:rsidR="003859BD">
          <w:t xml:space="preserve"> such that it will not be covered by any other object.</w:t>
        </w:r>
      </w:ins>
      <w:del w:id="724" w:author="Kelvin Sung" w:date="2021-05-20T06:04:00Z">
        <w:r w:rsidRPr="00CA589C" w:rsidDel="008A142F">
          <w:delText>each object in the scene, as shown in the following functions:</w:delText>
        </w:r>
      </w:del>
    </w:p>
    <w:p w14:paraId="6726D019" w14:textId="70BD6CD1" w:rsidR="0072479E" w:rsidDel="008A142F" w:rsidRDefault="0072479E" w:rsidP="008A142F">
      <w:pPr>
        <w:pStyle w:val="Code"/>
        <w:rPr>
          <w:del w:id="725" w:author="Kelvin Sung" w:date="2021-05-20T06:01:00Z"/>
        </w:rPr>
        <w:pPrChange w:id="726" w:author="Kelvin Sung" w:date="2021-05-20T06:01:00Z">
          <w:pPr>
            <w:pStyle w:val="Code"/>
          </w:pPr>
        </w:pPrChange>
      </w:pPr>
      <w:del w:id="727" w:author="Kelvin Sung" w:date="2021-05-20T06:02:00Z">
        <w:r w:rsidDel="008A142F">
          <w:delText xml:space="preserve">    </w:delText>
        </w:r>
      </w:del>
      <w:del w:id="728" w:author="Kelvin Sung" w:date="2021-05-20T06:01:00Z">
        <w:r w:rsidDel="008A142F">
          <w:delText>_drawCamera(camera) {</w:delText>
        </w:r>
      </w:del>
    </w:p>
    <w:p w14:paraId="570A4877" w14:textId="2E0484EA" w:rsidR="0072479E" w:rsidDel="008A142F" w:rsidRDefault="0072479E" w:rsidP="008A142F">
      <w:pPr>
        <w:pStyle w:val="Code"/>
        <w:rPr>
          <w:del w:id="729" w:author="Kelvin Sung" w:date="2021-05-20T06:01:00Z"/>
        </w:rPr>
        <w:pPrChange w:id="730" w:author="Kelvin Sung" w:date="2021-05-20T06:01:00Z">
          <w:pPr>
            <w:pStyle w:val="Code"/>
          </w:pPr>
        </w:pPrChange>
      </w:pPr>
      <w:del w:id="731" w:author="Kelvin Sung" w:date="2021-05-20T06:01:00Z">
        <w:r w:rsidDel="008A142F">
          <w:delText xml:space="preserve">        // set up the View Projection matrix</w:delText>
        </w:r>
      </w:del>
    </w:p>
    <w:p w14:paraId="408AE0F6" w14:textId="0820A13C" w:rsidR="0072479E" w:rsidDel="008A142F" w:rsidRDefault="0072479E" w:rsidP="008A142F">
      <w:pPr>
        <w:pStyle w:val="Code"/>
        <w:rPr>
          <w:del w:id="732" w:author="Kelvin Sung" w:date="2021-05-20T06:01:00Z"/>
        </w:rPr>
        <w:pPrChange w:id="733" w:author="Kelvin Sung" w:date="2021-05-20T06:01:00Z">
          <w:pPr>
            <w:pStyle w:val="Code"/>
          </w:pPr>
        </w:pPrChange>
      </w:pPr>
      <w:del w:id="734" w:author="Kelvin Sung" w:date="2021-05-20T06:01:00Z">
        <w:r w:rsidDel="008A142F">
          <w:delText xml:space="preserve">        camera.setViewAndCameraMatrix();</w:delText>
        </w:r>
      </w:del>
    </w:p>
    <w:p w14:paraId="2AE50E24" w14:textId="66D64174" w:rsidR="0072479E" w:rsidDel="008A142F" w:rsidRDefault="0072479E" w:rsidP="008A142F">
      <w:pPr>
        <w:pStyle w:val="Code"/>
        <w:rPr>
          <w:del w:id="735" w:author="Kelvin Sung" w:date="2021-05-20T06:01:00Z"/>
        </w:rPr>
        <w:pPrChange w:id="736" w:author="Kelvin Sung" w:date="2021-05-20T06:01:00Z">
          <w:pPr>
            <w:pStyle w:val="Code"/>
          </w:pPr>
        </w:pPrChange>
      </w:pPr>
    </w:p>
    <w:p w14:paraId="305C4D93" w14:textId="4499E3FF" w:rsidR="0072479E" w:rsidDel="008A142F" w:rsidRDefault="0072479E" w:rsidP="008A142F">
      <w:pPr>
        <w:pStyle w:val="Code"/>
        <w:rPr>
          <w:del w:id="737" w:author="Kelvin Sung" w:date="2021-05-20T06:01:00Z"/>
        </w:rPr>
        <w:pPrChange w:id="738" w:author="Kelvin Sung" w:date="2021-05-20T06:01:00Z">
          <w:pPr>
            <w:pStyle w:val="Code"/>
          </w:pPr>
        </w:pPrChange>
      </w:pPr>
      <w:del w:id="739" w:author="Kelvin Sung" w:date="2021-05-20T06:01:00Z">
        <w:r w:rsidDel="008A142F">
          <w:delText xml:space="preserve">        // Now draws each primitive</w:delText>
        </w:r>
      </w:del>
    </w:p>
    <w:p w14:paraId="6018D9B7" w14:textId="5ECC73D8" w:rsidR="0072479E" w:rsidDel="008A142F" w:rsidRDefault="0072479E" w:rsidP="008A142F">
      <w:pPr>
        <w:pStyle w:val="Code"/>
        <w:rPr>
          <w:del w:id="740" w:author="Kelvin Sung" w:date="2021-05-20T06:01:00Z"/>
        </w:rPr>
        <w:pPrChange w:id="741" w:author="Kelvin Sung" w:date="2021-05-20T06:01:00Z">
          <w:pPr>
            <w:pStyle w:val="Code"/>
          </w:pPr>
        </w:pPrChange>
      </w:pPr>
      <w:del w:id="742" w:author="Kelvin Sung" w:date="2021-05-20T06:01:00Z">
        <w:r w:rsidDel="008A142F">
          <w:delText xml:space="preserve">        this.mBg.draw(camera);</w:delText>
        </w:r>
      </w:del>
    </w:p>
    <w:p w14:paraId="34652F1A" w14:textId="648506E0" w:rsidR="0072479E" w:rsidDel="008A142F" w:rsidRDefault="0072479E" w:rsidP="008A142F">
      <w:pPr>
        <w:pStyle w:val="Code"/>
        <w:rPr>
          <w:del w:id="743" w:author="Kelvin Sung" w:date="2021-05-20T06:01:00Z"/>
        </w:rPr>
        <w:pPrChange w:id="744" w:author="Kelvin Sung" w:date="2021-05-20T06:01:00Z">
          <w:pPr>
            <w:pStyle w:val="Code"/>
          </w:pPr>
        </w:pPrChange>
      </w:pPr>
      <w:del w:id="745" w:author="Kelvin Sung" w:date="2021-05-20T06:01:00Z">
        <w:r w:rsidDel="008A142F">
          <w:delText xml:space="preserve">        this.mHero.draw(camera);</w:delText>
        </w:r>
      </w:del>
    </w:p>
    <w:p w14:paraId="28CCC852" w14:textId="5E659E4F" w:rsidR="0072479E" w:rsidDel="008A142F" w:rsidRDefault="0072479E" w:rsidP="008A142F">
      <w:pPr>
        <w:pStyle w:val="Code"/>
        <w:rPr>
          <w:del w:id="746" w:author="Kelvin Sung" w:date="2021-05-20T06:01:00Z"/>
        </w:rPr>
        <w:pPrChange w:id="747" w:author="Kelvin Sung" w:date="2021-05-20T06:01:00Z">
          <w:pPr>
            <w:pStyle w:val="Code"/>
          </w:pPr>
        </w:pPrChange>
      </w:pPr>
      <w:del w:id="748" w:author="Kelvin Sung" w:date="2021-05-20T06:01:00Z">
        <w:r w:rsidDel="008A142F">
          <w:delText xml:space="preserve">        this.mLMinion.draw(camera);</w:delText>
        </w:r>
      </w:del>
    </w:p>
    <w:p w14:paraId="532DBD64" w14:textId="7B771BDB" w:rsidR="0072479E" w:rsidDel="008A142F" w:rsidRDefault="0072479E" w:rsidP="008A142F">
      <w:pPr>
        <w:pStyle w:val="Code"/>
        <w:rPr>
          <w:del w:id="749" w:author="Kelvin Sung" w:date="2021-05-20T06:01:00Z"/>
        </w:rPr>
        <w:pPrChange w:id="750" w:author="Kelvin Sung" w:date="2021-05-20T06:01:00Z">
          <w:pPr>
            <w:pStyle w:val="Code"/>
          </w:pPr>
        </w:pPrChange>
      </w:pPr>
      <w:del w:id="751" w:author="Kelvin Sung" w:date="2021-05-20T06:01:00Z">
        <w:r w:rsidDel="008A142F">
          <w:delText xml:space="preserve">        this.mRMinion.draw(camera);</w:delText>
        </w:r>
      </w:del>
    </w:p>
    <w:p w14:paraId="1CC789BC" w14:textId="4A767F89" w:rsidR="0072479E" w:rsidDel="008A142F" w:rsidRDefault="0072479E" w:rsidP="008A142F">
      <w:pPr>
        <w:pStyle w:val="Code"/>
        <w:rPr>
          <w:del w:id="752" w:author="Kelvin Sung" w:date="2021-05-20T06:01:00Z"/>
        </w:rPr>
        <w:pPrChange w:id="753" w:author="Kelvin Sung" w:date="2021-05-20T06:01:00Z">
          <w:pPr>
            <w:pStyle w:val="Code"/>
          </w:pPr>
        </w:pPrChange>
      </w:pPr>
      <w:del w:id="754" w:author="Kelvin Sung" w:date="2021-05-20T06:01:00Z">
        <w:r w:rsidDel="008A142F">
          <w:delText xml:space="preserve">    }</w:delText>
        </w:r>
      </w:del>
    </w:p>
    <w:p w14:paraId="2DFBB40F" w14:textId="3F079A90" w:rsidR="0072479E" w:rsidDel="008A142F" w:rsidRDefault="0072479E" w:rsidP="0072479E">
      <w:pPr>
        <w:pStyle w:val="Code"/>
        <w:rPr>
          <w:del w:id="755" w:author="Kelvin Sung" w:date="2021-05-20T06:01:00Z"/>
        </w:rPr>
      </w:pPr>
    </w:p>
    <w:p w14:paraId="0CD40CD6" w14:textId="129E0953" w:rsidR="0072479E" w:rsidRDefault="0072479E" w:rsidP="0072479E">
      <w:pPr>
        <w:pStyle w:val="Code"/>
      </w:pPr>
      <w:del w:id="756" w:author="Kelvin Sung" w:date="2021-05-20T06:01:00Z">
        <w:r w:rsidDel="008A142F">
          <w:delText xml:space="preserve">    </w:delText>
        </w:r>
      </w:del>
      <w:r>
        <w:t>draw() {</w:t>
      </w:r>
    </w:p>
    <w:p w14:paraId="3DFD1D9F" w14:textId="4CF7F2AC" w:rsidR="0072479E" w:rsidRDefault="0072479E" w:rsidP="0072479E">
      <w:pPr>
        <w:pStyle w:val="Code"/>
      </w:pPr>
      <w:del w:id="757" w:author="Kelvin Sung" w:date="2021-05-20T06:27:00Z">
        <w:r w:rsidDel="00EE5274">
          <w:delText xml:space="preserve">        </w:delText>
        </w:r>
      </w:del>
      <w:ins w:id="758" w:author="Kelvin Sung" w:date="2021-05-20T06:27:00Z">
        <w:r w:rsidR="00EE5274">
          <w:t xml:space="preserve">    </w:t>
        </w:r>
      </w:ins>
      <w:r>
        <w:t xml:space="preserve">// </w:t>
      </w:r>
      <w:del w:id="759" w:author="Kelvin Sung" w:date="2021-05-20T06:08:00Z">
        <w:r w:rsidDel="006E7F9D">
          <w:delText xml:space="preserve">Step A: </w:delText>
        </w:r>
      </w:del>
      <w:ins w:id="760" w:author="Kelvin Sung" w:date="2021-05-20T06:11:00Z">
        <w:r w:rsidR="007236D6">
          <w:t>C</w:t>
        </w:r>
      </w:ins>
      <w:del w:id="761" w:author="Kelvin Sung" w:date="2021-05-20T06:11:00Z">
        <w:r w:rsidDel="007236D6">
          <w:delText>c</w:delText>
        </w:r>
      </w:del>
      <w:r>
        <w:t>lear the canvas</w:t>
      </w:r>
    </w:p>
    <w:p w14:paraId="32663939" w14:textId="10ABC406" w:rsidR="0072479E" w:rsidRDefault="00EE5274" w:rsidP="0072479E">
      <w:pPr>
        <w:pStyle w:val="Code"/>
      </w:pPr>
      <w:ins w:id="762" w:author="Kelvin Sung" w:date="2021-05-20T06:27:00Z">
        <w:r>
          <w:t xml:space="preserve">    </w:t>
        </w:r>
      </w:ins>
      <w:del w:id="763"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pPr>
    </w:p>
    <w:p w14:paraId="30EB97F6" w14:textId="186E5FE9" w:rsidR="0072479E" w:rsidRDefault="00EE5274" w:rsidP="0072479E">
      <w:pPr>
        <w:pStyle w:val="Code"/>
      </w:pPr>
      <w:ins w:id="764" w:author="Kelvin Sung" w:date="2021-05-20T06:27:00Z">
        <w:r>
          <w:t xml:space="preserve">    </w:t>
        </w:r>
      </w:ins>
      <w:del w:id="765" w:author="Kelvin Sung" w:date="2021-05-20T06:27:00Z">
        <w:r w:rsidR="0072479E" w:rsidDel="00EE5274">
          <w:delText xml:space="preserve">        </w:delText>
        </w:r>
      </w:del>
      <w:r w:rsidR="0072479E">
        <w:t xml:space="preserve">// </w:t>
      </w:r>
      <w:del w:id="766" w:author="Kelvin Sung" w:date="2021-05-20T06:08:00Z">
        <w:r w:rsidR="0072479E" w:rsidDel="006E7F9D">
          <w:delText xml:space="preserve">Step  B: </w:delText>
        </w:r>
      </w:del>
      <w:ins w:id="767" w:author="Kelvin Sung" w:date="2021-05-20T06:08:00Z">
        <w:r w:rsidR="006E7F9D">
          <w:t xml:space="preserve">Set up </w:t>
        </w:r>
      </w:ins>
      <w:ins w:id="768" w:author="Kelvin Sung" w:date="2021-05-20T06:09:00Z">
        <w:r w:rsidR="006E7F9D">
          <w:t xml:space="preserve">the </w:t>
        </w:r>
      </w:ins>
      <w:ins w:id="769" w:author="Kelvin Sung" w:date="2021-05-20T06:08:00Z">
        <w:r w:rsidR="006E7F9D">
          <w:t xml:space="preserve">camera and </w:t>
        </w:r>
      </w:ins>
      <w:del w:id="770" w:author="Kelvin Sung" w:date="2021-05-20T06:08:00Z">
        <w:r w:rsidR="0072479E" w:rsidDel="006E7F9D">
          <w:delText>D</w:delText>
        </w:r>
      </w:del>
      <w:ins w:id="771" w:author="Kelvin Sung" w:date="2021-05-20T06:08:00Z">
        <w:r w:rsidR="006E7F9D">
          <w:t>d</w:t>
        </w:r>
      </w:ins>
      <w:r w:rsidR="0072479E">
        <w:t xml:space="preserve">raw </w:t>
      </w:r>
      <w:del w:id="772" w:author="Kelvin Sung" w:date="2021-05-20T06:01:00Z">
        <w:r w:rsidR="0072479E" w:rsidDel="008A142F">
          <w:delText>with all three cameras</w:delText>
        </w:r>
      </w:del>
    </w:p>
    <w:p w14:paraId="38F29C66" w14:textId="19E52531" w:rsidR="008A142F" w:rsidRDefault="00EE5274" w:rsidP="008A142F">
      <w:pPr>
        <w:pStyle w:val="Code"/>
        <w:rPr>
          <w:ins w:id="773" w:author="Kelvin Sung" w:date="2021-05-20T06:01:00Z"/>
        </w:rPr>
      </w:pPr>
      <w:ins w:id="774" w:author="Kelvin Sung" w:date="2021-05-20T06:27:00Z">
        <w:r>
          <w:t xml:space="preserve">    </w:t>
        </w:r>
      </w:ins>
      <w:ins w:id="775" w:author="Kelvin Sung" w:date="2021-05-20T06:01:00Z">
        <w:r w:rsidR="008A142F">
          <w:t>this.mCamera.setViewAndCameraMatrix();</w:t>
        </w:r>
      </w:ins>
    </w:p>
    <w:p w14:paraId="57B4A907" w14:textId="0B80D053" w:rsidR="008A142F" w:rsidRDefault="00EE5274" w:rsidP="008A142F">
      <w:pPr>
        <w:pStyle w:val="Code"/>
        <w:rPr>
          <w:ins w:id="776" w:author="Kelvin Sung" w:date="2021-05-20T06:01:00Z"/>
        </w:rPr>
      </w:pPr>
      <w:ins w:id="777" w:author="Kelvin Sung" w:date="2021-05-20T06:27:00Z">
        <w:r>
          <w:t xml:space="preserve">    </w:t>
        </w:r>
      </w:ins>
      <w:ins w:id="778" w:author="Kelvin Sung" w:date="2021-05-20T06:01:00Z">
        <w:r w:rsidR="008A142F">
          <w:t>this.mBg.draw(this.mCamera);</w:t>
        </w:r>
      </w:ins>
    </w:p>
    <w:p w14:paraId="48C55B57" w14:textId="01232E0B" w:rsidR="008A142F" w:rsidRDefault="00EE5274" w:rsidP="008A142F">
      <w:pPr>
        <w:pStyle w:val="Code"/>
        <w:rPr>
          <w:ins w:id="779" w:author="Kelvin Sung" w:date="2021-05-20T06:01:00Z"/>
        </w:rPr>
      </w:pPr>
      <w:ins w:id="780" w:author="Kelvin Sung" w:date="2021-05-20T06:27:00Z">
        <w:r>
          <w:lastRenderedPageBreak/>
          <w:t xml:space="preserve">    </w:t>
        </w:r>
      </w:ins>
      <w:ins w:id="781" w:author="Kelvin Sung" w:date="2021-05-20T06:01:00Z">
        <w:r w:rsidR="008A142F">
          <w:t>this.mHero.draw(this.mCamera);</w:t>
        </w:r>
      </w:ins>
    </w:p>
    <w:p w14:paraId="564E04BA" w14:textId="3EB0772F" w:rsidR="008A142F" w:rsidRDefault="00EE5274" w:rsidP="008A142F">
      <w:pPr>
        <w:pStyle w:val="Code"/>
        <w:rPr>
          <w:ins w:id="782" w:author="Kelvin Sung" w:date="2021-05-20T06:01:00Z"/>
        </w:rPr>
      </w:pPr>
      <w:ins w:id="783" w:author="Kelvin Sung" w:date="2021-05-20T06:27:00Z">
        <w:r>
          <w:t xml:space="preserve">    </w:t>
        </w:r>
      </w:ins>
      <w:ins w:id="784" w:author="Kelvin Sung" w:date="2021-05-20T06:01:00Z">
        <w:r w:rsidR="008A142F">
          <w:t>this.mLMinion.draw(this.mCamera);</w:t>
        </w:r>
      </w:ins>
    </w:p>
    <w:p w14:paraId="593193B4" w14:textId="2EE0C339" w:rsidR="0072479E" w:rsidDel="008A142F" w:rsidRDefault="00EE5274" w:rsidP="008A142F">
      <w:pPr>
        <w:pStyle w:val="Code"/>
        <w:rPr>
          <w:del w:id="785" w:author="Kelvin Sung" w:date="2021-05-20T06:01:00Z"/>
        </w:rPr>
      </w:pPr>
      <w:ins w:id="786" w:author="Kelvin Sung" w:date="2021-05-20T06:27:00Z">
        <w:r>
          <w:t xml:space="preserve">    </w:t>
        </w:r>
      </w:ins>
      <w:ins w:id="787" w:author="Kelvin Sung" w:date="2021-05-20T06:01:00Z">
        <w:r w:rsidR="008A142F">
          <w:t>this.mRMinion.draw(this.mCamera);</w:t>
        </w:r>
      </w:ins>
      <w:del w:id="788" w:author="Kelvin Sung" w:date="2021-05-20T06:01:00Z">
        <w:r w:rsidR="0072479E" w:rsidDel="008A142F">
          <w:delText xml:space="preserve">        this._drawCamera(this.mCamera);</w:delText>
        </w:r>
      </w:del>
    </w:p>
    <w:p w14:paraId="3E84E5B7" w14:textId="77777777" w:rsidR="008A142F" w:rsidRDefault="008A142F" w:rsidP="0072479E">
      <w:pPr>
        <w:pStyle w:val="Code"/>
        <w:rPr>
          <w:ins w:id="789" w:author="Kelvin Sung" w:date="2021-05-20T06:01:00Z"/>
        </w:rPr>
      </w:pPr>
    </w:p>
    <w:p w14:paraId="3BCE794D" w14:textId="77777777" w:rsidR="008A142F" w:rsidRDefault="008A142F" w:rsidP="008A142F">
      <w:pPr>
        <w:pStyle w:val="Code"/>
        <w:rPr>
          <w:ins w:id="790" w:author="Kelvin Sung" w:date="2021-05-20T06:01:00Z"/>
        </w:rPr>
      </w:pPr>
    </w:p>
    <w:p w14:paraId="5DFC4A56" w14:textId="3416D85D" w:rsidR="0072479E" w:rsidRDefault="00EE5274" w:rsidP="0072479E">
      <w:pPr>
        <w:pStyle w:val="Code"/>
      </w:pPr>
      <w:ins w:id="791" w:author="Kelvin Sung" w:date="2021-05-20T06:27:00Z">
        <w:r>
          <w:t xml:space="preserve">    </w:t>
        </w:r>
      </w:ins>
      <w:del w:id="792" w:author="Kelvin Sung" w:date="2021-05-20T06:27:00Z">
        <w:r w:rsidR="0072479E" w:rsidDel="00EE5274">
          <w:delText xml:space="preserve">        </w:delText>
        </w:r>
      </w:del>
      <w:r w:rsidR="0072479E">
        <w:t xml:space="preserve">this.mMsg.draw(this.mCamera);   // </w:t>
      </w:r>
      <w:del w:id="793" w:author="Kelvin Sung" w:date="2021-05-20T06:27:00Z">
        <w:r w:rsidR="0072479E" w:rsidDel="00284DE8">
          <w:delText>only draw status in the main camera</w:delText>
        </w:r>
      </w:del>
      <w:ins w:id="794" w:author="Kelvin Sung" w:date="2021-05-20T06:27:00Z">
        <w:r w:rsidR="00284DE8">
          <w:t>draw last</w:t>
        </w:r>
      </w:ins>
    </w:p>
    <w:p w14:paraId="2CB707A5" w14:textId="6B0F2757" w:rsidR="0072479E" w:rsidRDefault="0072479E" w:rsidP="0072479E">
      <w:pPr>
        <w:pStyle w:val="Code"/>
      </w:pPr>
      <w:del w:id="795" w:author="Kelvin Sung" w:date="2021-05-20T06:27:00Z">
        <w:r w:rsidDel="00EE5274">
          <w:delText xml:space="preserve">    </w:delText>
        </w:r>
      </w:del>
      <w:r>
        <w:t>}</w:t>
      </w:r>
    </w:p>
    <w:p w14:paraId="4150D259" w14:textId="7F0AF970" w:rsidR="0072479E" w:rsidRDefault="00CA589C" w:rsidP="000D057D">
      <w:pPr>
        <w:pStyle w:val="NumList"/>
        <w:numPr>
          <w:ilvl w:val="0"/>
          <w:numId w:val="7"/>
        </w:numPr>
      </w:pPr>
      <w:r w:rsidRPr="00CA589C">
        <w:t xml:space="preserve">Lastly, implement the </w:t>
      </w:r>
      <w:del w:id="796" w:author="Kelvin Sung" w:date="2021-05-20T06:30:00Z">
        <w:r w:rsidRPr="00F90E78" w:rsidDel="00F90E78">
          <w:rPr>
            <w:rStyle w:val="CodeInline"/>
            <w:rPrChange w:id="797" w:author="Kelvin Sung" w:date="2021-05-20T06:31:00Z">
              <w:rPr/>
            </w:rPrChange>
          </w:rPr>
          <w:delText xml:space="preserve">following </w:delText>
        </w:r>
      </w:del>
      <w:r w:rsidRPr="00F90E78">
        <w:rPr>
          <w:rStyle w:val="CodeInline"/>
          <w:rPrChange w:id="798" w:author="Kelvin Sung" w:date="2021-05-20T06:31:00Z">
            <w:rPr/>
          </w:rPrChange>
        </w:rPr>
        <w:t>update</w:t>
      </w:r>
      <w:ins w:id="799" w:author="Kelvin Sung" w:date="2021-05-20T06:30:00Z">
        <w:r w:rsidR="00F90E78" w:rsidRPr="00F90E78">
          <w:rPr>
            <w:rStyle w:val="CodeInline"/>
            <w:rPrChange w:id="800" w:author="Kelvin Sung" w:date="2021-05-20T06:31:00Z">
              <w:rPr/>
            </w:rPrChange>
          </w:rPr>
          <w:t>()</w:t>
        </w:r>
      </w:ins>
      <w:r w:rsidRPr="00CA589C">
        <w:t xml:space="preserve"> function</w:t>
      </w:r>
      <w:ins w:id="801" w:author="Kelvin Sung" w:date="2021-05-20T06:32:00Z">
        <w:r w:rsidR="00F90E78">
          <w:t xml:space="preserve"> to update all objects and receive </w:t>
        </w:r>
      </w:ins>
      <w:del w:id="802" w:author="Kelvin Sung" w:date="2021-05-20T06:30:00Z">
        <w:r w:rsidRPr="00CA589C" w:rsidDel="00F90E78">
          <w:delText xml:space="preserve"> to update each object as well as the camera within the scene</w:delText>
        </w:r>
      </w:del>
      <w:ins w:id="803" w:author="Kelvin Sung" w:date="2021-05-20T06:33:00Z">
        <w:r w:rsidR="00F90E78">
          <w:t>controls over global ambient color and intensity</w:t>
        </w:r>
      </w:ins>
      <w:del w:id="804" w:author="Kelvin Sung" w:date="2021-05-20T06:30:00Z">
        <w:r w:rsidRPr="00CA589C" w:rsidDel="00F90E78">
          <w:delText>.</w:delText>
        </w:r>
      </w:del>
      <w:del w:id="805" w:author="Kelvin Sung" w:date="2021-05-20T06:31:00Z">
        <w:r w:rsidRPr="00CA589C" w:rsidDel="00F90E78">
          <w:delText xml:space="preserve"> Additionally, provide </w:delText>
        </w:r>
      </w:del>
      <w:del w:id="806"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pPr>
      <w:del w:id="807"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pPr>
      <w:del w:id="808"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pPr>
      <w:ins w:id="809" w:author="Kelvin Sung" w:date="2021-05-20T06:33:00Z">
        <w:r w:rsidRPr="0072479E">
          <w:t xml:space="preserve">    </w:t>
        </w:r>
      </w:ins>
      <w:del w:id="810"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pPr>
    </w:p>
    <w:p w14:paraId="028130E7" w14:textId="1AAE0FD5" w:rsidR="0072479E" w:rsidRPr="0072479E" w:rsidRDefault="0072479E" w:rsidP="0072479E">
      <w:pPr>
        <w:pStyle w:val="Code"/>
      </w:pPr>
      <w:del w:id="811"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pPr>
      <w:del w:id="812" w:author="Kelvin Sung" w:date="2021-05-20T06:35:00Z">
        <w:r w:rsidRPr="0072479E" w:rsidDel="00F90E78">
          <w:delText xml:space="preserve">        </w:delText>
        </w:r>
      </w:del>
      <w:ins w:id="813"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pPr>
      <w:del w:id="814" w:author="Kelvin Sung" w:date="2021-05-20T06:35:00Z">
        <w:r w:rsidRPr="0072479E" w:rsidDel="00F90E78">
          <w:delText xml:space="preserve">        </w:delText>
        </w:r>
      </w:del>
      <w:ins w:id="815" w:author="Kelvin Sung" w:date="2021-05-20T06:35:00Z">
        <w:r w:rsidR="00F90E78">
          <w:t xml:space="preserve">    </w:t>
        </w:r>
      </w:ins>
      <w:r w:rsidRPr="0072479E">
        <w:t>this.mRMinion.update();</w:t>
      </w:r>
    </w:p>
    <w:p w14:paraId="74076DC1" w14:textId="4969EC42" w:rsidR="0072479E" w:rsidRPr="0072479E" w:rsidRDefault="0072479E" w:rsidP="0072479E">
      <w:pPr>
        <w:pStyle w:val="Code"/>
      </w:pPr>
      <w:del w:id="816" w:author="Kelvin Sung" w:date="2021-05-20T06:35:00Z">
        <w:r w:rsidRPr="0072479E" w:rsidDel="00F90E78">
          <w:delText xml:space="preserve">        </w:delText>
        </w:r>
      </w:del>
      <w:ins w:id="817"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pPr>
      <w:del w:id="818" w:author="Kelvin Sung" w:date="2021-05-20T06:35:00Z">
        <w:r w:rsidRPr="0072479E" w:rsidDel="00F90E78">
          <w:delText xml:space="preserve">        </w:delText>
        </w:r>
      </w:del>
      <w:ins w:id="819"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pPr>
    </w:p>
    <w:p w14:paraId="06E9BF8C" w14:textId="06514E03" w:rsidR="0072479E" w:rsidRPr="0072479E" w:rsidRDefault="0072479E" w:rsidP="0072479E">
      <w:pPr>
        <w:pStyle w:val="Code"/>
      </w:pPr>
      <w:del w:id="820" w:author="Kelvin Sung" w:date="2021-05-20T06:35:00Z">
        <w:r w:rsidRPr="0072479E" w:rsidDel="00F90E78">
          <w:delText xml:space="preserve">        </w:delText>
        </w:r>
      </w:del>
      <w:ins w:id="821"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pPr>
      <w:del w:id="822" w:author="Kelvin Sung" w:date="2021-05-20T06:35:00Z">
        <w:r w:rsidRPr="0072479E" w:rsidDel="00F90E78">
          <w:delText xml:space="preserve">        </w:delText>
        </w:r>
      </w:del>
      <w:ins w:id="823" w:author="Kelvin Sung" w:date="2021-05-20T06:35:00Z">
        <w:r w:rsidR="00F90E78">
          <w:t xml:space="preserve">    </w:t>
        </w:r>
      </w:ins>
      <w:r w:rsidRPr="0072479E">
        <w:t>if (engine.input.isButtonPressed(engine.input.eMouseButton.eLeft))</w:t>
      </w:r>
      <w:del w:id="824" w:author="Kelvin Sung" w:date="2021-05-20T06:36:00Z">
        <w:r w:rsidRPr="0072479E" w:rsidDel="00F90E78">
          <w:delText xml:space="preserve"> {</w:delText>
        </w:r>
      </w:del>
    </w:p>
    <w:p w14:paraId="749D39F7" w14:textId="0C6FBD04" w:rsidR="0072479E" w:rsidRPr="0072479E" w:rsidRDefault="0072479E" w:rsidP="0072479E">
      <w:pPr>
        <w:pStyle w:val="Code"/>
      </w:pPr>
      <w:del w:id="825" w:author="Kelvin Sung" w:date="2021-05-20T06:35:00Z">
        <w:r w:rsidRPr="0072479E" w:rsidDel="00F90E78">
          <w:delText xml:space="preserve">        </w:delText>
        </w:r>
      </w:del>
      <w:ins w:id="826"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27" w:author="Kelvin Sung" w:date="2021-05-20T06:36:00Z"/>
        </w:rPr>
      </w:pPr>
      <w:del w:id="828" w:author="Kelvin Sung" w:date="2021-05-20T06:35:00Z">
        <w:r w:rsidRPr="0072479E" w:rsidDel="00F90E78">
          <w:delText xml:space="preserve">        </w:delText>
        </w:r>
      </w:del>
      <w:del w:id="829" w:author="Kelvin Sung" w:date="2021-05-20T06:36:00Z">
        <w:r w:rsidRPr="0072479E" w:rsidDel="00F90E78">
          <w:delText>}</w:delText>
        </w:r>
      </w:del>
    </w:p>
    <w:p w14:paraId="12267CA5" w14:textId="77777777" w:rsidR="0072479E" w:rsidRPr="0072479E" w:rsidRDefault="0072479E" w:rsidP="0072479E">
      <w:pPr>
        <w:pStyle w:val="Code"/>
      </w:pPr>
    </w:p>
    <w:p w14:paraId="69887525" w14:textId="6638FE26" w:rsidR="0072479E" w:rsidRPr="0072479E" w:rsidRDefault="0072479E" w:rsidP="0072479E">
      <w:pPr>
        <w:pStyle w:val="Code"/>
      </w:pPr>
      <w:del w:id="830" w:author="Kelvin Sung" w:date="2021-05-20T06:35:00Z">
        <w:r w:rsidRPr="0072479E" w:rsidDel="00F90E78">
          <w:delText xml:space="preserve">        </w:delText>
        </w:r>
      </w:del>
      <w:ins w:id="831" w:author="Kelvin Sung" w:date="2021-05-20T06:35:00Z">
        <w:r w:rsidR="00F90E78">
          <w:t xml:space="preserve">    </w:t>
        </w:r>
      </w:ins>
      <w:r w:rsidRPr="0072479E">
        <w:t>if (engine.input.isButtonPressed(engine.input.eMouseButton.eMiddle))</w:t>
      </w:r>
      <w:del w:id="832" w:author="Kelvin Sung" w:date="2021-05-20T06:36:00Z">
        <w:r w:rsidRPr="0072479E" w:rsidDel="00F90E78">
          <w:delText xml:space="preserve"> {</w:delText>
        </w:r>
      </w:del>
    </w:p>
    <w:p w14:paraId="3302F6EA" w14:textId="0F1BFB51" w:rsidR="0072479E" w:rsidRPr="0072479E" w:rsidRDefault="0072479E" w:rsidP="0072479E">
      <w:pPr>
        <w:pStyle w:val="Code"/>
      </w:pPr>
      <w:del w:id="833" w:author="Kelvin Sung" w:date="2021-05-20T06:35:00Z">
        <w:r w:rsidRPr="0072479E" w:rsidDel="00F90E78">
          <w:delText xml:space="preserve">        </w:delText>
        </w:r>
      </w:del>
      <w:ins w:id="834"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35" w:author="Kelvin Sung" w:date="2021-05-20T06:36:00Z"/>
        </w:rPr>
      </w:pPr>
      <w:del w:id="836" w:author="Kelvin Sung" w:date="2021-05-20T06:35:00Z">
        <w:r w:rsidRPr="0072479E" w:rsidDel="00F90E78">
          <w:delText xml:space="preserve">        </w:delText>
        </w:r>
      </w:del>
      <w:del w:id="837" w:author="Kelvin Sung" w:date="2021-05-20T06:36:00Z">
        <w:r w:rsidRPr="0072479E" w:rsidDel="00F90E78">
          <w:delText>}</w:delText>
        </w:r>
      </w:del>
    </w:p>
    <w:p w14:paraId="5FE65721" w14:textId="77777777" w:rsidR="0072479E" w:rsidRPr="0072479E" w:rsidRDefault="0072479E" w:rsidP="0072479E">
      <w:pPr>
        <w:pStyle w:val="Code"/>
      </w:pPr>
    </w:p>
    <w:p w14:paraId="22A98806" w14:textId="2883187D" w:rsidR="0072479E" w:rsidRPr="0072479E" w:rsidRDefault="0072479E" w:rsidP="0072479E">
      <w:pPr>
        <w:pStyle w:val="Code"/>
      </w:pPr>
      <w:del w:id="838" w:author="Kelvin Sung" w:date="2021-05-20T06:35:00Z">
        <w:r w:rsidRPr="0072479E" w:rsidDel="00F90E78">
          <w:delText xml:space="preserve">        </w:delText>
        </w:r>
      </w:del>
      <w:ins w:id="839" w:author="Kelvin Sung" w:date="2021-05-20T06:35:00Z">
        <w:r w:rsidR="00F90E78">
          <w:t xml:space="preserve">    </w:t>
        </w:r>
      </w:ins>
      <w:r w:rsidRPr="0072479E">
        <w:t>if (engine.input.isKeyPressed(engine.input.keys.Left))</w:t>
      </w:r>
      <w:del w:id="840" w:author="Kelvin Sung" w:date="2021-05-20T06:37:00Z">
        <w:r w:rsidRPr="0072479E" w:rsidDel="00F90E78">
          <w:delText xml:space="preserve"> {</w:delText>
        </w:r>
      </w:del>
    </w:p>
    <w:p w14:paraId="2E631106" w14:textId="77777777" w:rsidR="00F90E78" w:rsidRDefault="0072479E" w:rsidP="0072479E">
      <w:pPr>
        <w:pStyle w:val="Code"/>
        <w:rPr>
          <w:ins w:id="841" w:author="Kelvin Sung" w:date="2021-05-20T06:37:00Z"/>
        </w:rPr>
      </w:pPr>
      <w:del w:id="842" w:author="Kelvin Sung" w:date="2021-05-20T06:35:00Z">
        <w:r w:rsidRPr="0072479E" w:rsidDel="00F90E78">
          <w:delText xml:space="preserve">        </w:delText>
        </w:r>
      </w:del>
      <w:ins w:id="843"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pPr>
      <w:ins w:id="844"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45" w:author="Kelvin Sung" w:date="2021-05-20T06:37:00Z"/>
        </w:rPr>
      </w:pPr>
      <w:del w:id="846" w:author="Kelvin Sung" w:date="2021-05-20T06:35:00Z">
        <w:r w:rsidRPr="0072479E" w:rsidDel="00F90E78">
          <w:delText xml:space="preserve">        </w:delText>
        </w:r>
      </w:del>
      <w:del w:id="847" w:author="Kelvin Sung" w:date="2021-05-20T06:37:00Z">
        <w:r w:rsidRPr="0072479E" w:rsidDel="00F90E78">
          <w:delText>}</w:delText>
        </w:r>
      </w:del>
    </w:p>
    <w:p w14:paraId="419CA791" w14:textId="77777777" w:rsidR="0072479E" w:rsidRPr="0072479E" w:rsidRDefault="0072479E" w:rsidP="0072479E">
      <w:pPr>
        <w:pStyle w:val="Code"/>
      </w:pPr>
    </w:p>
    <w:p w14:paraId="31D53E3E" w14:textId="50C0BF9C" w:rsidR="0072479E" w:rsidRPr="0072479E" w:rsidRDefault="0072479E" w:rsidP="0072479E">
      <w:pPr>
        <w:pStyle w:val="Code"/>
      </w:pPr>
      <w:del w:id="848" w:author="Kelvin Sung" w:date="2021-05-20T06:35:00Z">
        <w:r w:rsidRPr="0072479E" w:rsidDel="00F90E78">
          <w:delText xml:space="preserve">        </w:delText>
        </w:r>
      </w:del>
      <w:ins w:id="849" w:author="Kelvin Sung" w:date="2021-05-20T06:35:00Z">
        <w:r w:rsidR="00F90E78">
          <w:t xml:space="preserve">    </w:t>
        </w:r>
      </w:ins>
      <w:r w:rsidRPr="0072479E">
        <w:t>if (engine.input.isKeyPressed(engine.input.keys.Right))</w:t>
      </w:r>
      <w:del w:id="850" w:author="Kelvin Sung" w:date="2021-05-20T06:37:00Z">
        <w:r w:rsidRPr="0072479E" w:rsidDel="00F90E78">
          <w:delText xml:space="preserve"> {</w:delText>
        </w:r>
      </w:del>
    </w:p>
    <w:p w14:paraId="3993B99F" w14:textId="77777777" w:rsidR="00F90E78" w:rsidRDefault="0072479E" w:rsidP="0072479E">
      <w:pPr>
        <w:pStyle w:val="Code"/>
        <w:rPr>
          <w:ins w:id="851" w:author="Kelvin Sung" w:date="2021-05-20T06:37:00Z"/>
        </w:rPr>
      </w:pPr>
      <w:del w:id="852" w:author="Kelvin Sung" w:date="2021-05-20T06:36:00Z">
        <w:r w:rsidRPr="0072479E" w:rsidDel="00F90E78">
          <w:delText xml:space="preserve">        </w:delText>
        </w:r>
      </w:del>
      <w:ins w:id="853"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54" w:author="Kelvin Sung" w:date="2021-05-20T06:37:00Z"/>
        </w:rPr>
      </w:pPr>
      <w:ins w:id="855"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56" w:author="Kelvin Sung" w:date="2021-05-20T06:37:00Z"/>
        </w:rPr>
      </w:pPr>
    </w:p>
    <w:p w14:paraId="0AF6D760" w14:textId="0ADE6A8B" w:rsidR="0072479E" w:rsidRPr="0072479E" w:rsidDel="00F90E78" w:rsidRDefault="0072479E" w:rsidP="0072479E">
      <w:pPr>
        <w:pStyle w:val="Code"/>
        <w:rPr>
          <w:del w:id="857" w:author="Kelvin Sung" w:date="2021-05-20T06:37:00Z"/>
        </w:rPr>
      </w:pPr>
      <w:del w:id="858" w:author="Kelvin Sung" w:date="2021-05-20T06:36:00Z">
        <w:r w:rsidRPr="0072479E" w:rsidDel="00F90E78">
          <w:delText xml:space="preserve">        </w:delText>
        </w:r>
      </w:del>
      <w:del w:id="859" w:author="Kelvin Sung" w:date="2021-05-20T06:37:00Z">
        <w:r w:rsidRPr="0072479E" w:rsidDel="00F90E78">
          <w:delText>}</w:delText>
        </w:r>
      </w:del>
    </w:p>
    <w:p w14:paraId="3AB145BB" w14:textId="77777777" w:rsidR="0072479E" w:rsidRPr="0072479E" w:rsidRDefault="0072479E" w:rsidP="0072479E">
      <w:pPr>
        <w:pStyle w:val="Code"/>
      </w:pPr>
    </w:p>
    <w:p w14:paraId="7A3715E7" w14:textId="2E503D06" w:rsidR="00F90E78" w:rsidRDefault="0072479E" w:rsidP="00F90E78">
      <w:pPr>
        <w:pStyle w:val="Code"/>
        <w:ind w:firstLine="435"/>
        <w:rPr>
          <w:ins w:id="860" w:author="Kelvin Sung" w:date="2021-05-20T06:37:00Z"/>
        </w:rPr>
        <w:pPrChange w:id="861" w:author="Kelvin Sung" w:date="2021-05-20T06:37:00Z">
          <w:pPr>
            <w:pStyle w:val="Code"/>
          </w:pPr>
        </w:pPrChange>
      </w:pPr>
      <w:del w:id="862"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rsidP="00F90E78">
      <w:pPr>
        <w:pStyle w:val="Code"/>
        <w:ind w:firstLine="435"/>
        <w:pPrChange w:id="863" w:author="Kelvin Sung" w:date="2021-05-20T06:37:00Z">
          <w:pPr>
            <w:pStyle w:val="Code"/>
          </w:pPr>
        </w:pPrChange>
      </w:pPr>
      <w:ins w:id="864"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pPr>
      <w:del w:id="865" w:author="Kelvin Sung" w:date="2021-05-20T06:36:00Z">
        <w:r w:rsidRPr="0072479E" w:rsidDel="00F90E78">
          <w:delText xml:space="preserve">        </w:delText>
        </w:r>
      </w:del>
      <w:ins w:id="866" w:author="Kelvin Sung" w:date="2021-05-20T06:36:00Z">
        <w:r w:rsidR="00F90E78">
          <w:t xml:space="preserve">    </w:t>
        </w:r>
      </w:ins>
      <w:r w:rsidRPr="0072479E">
        <w:t>this.mMsg.setText(msg);</w:t>
      </w:r>
    </w:p>
    <w:p w14:paraId="21740490" w14:textId="7758FDFE" w:rsidR="0072479E" w:rsidRPr="0072479E" w:rsidRDefault="0072479E" w:rsidP="0072479E">
      <w:pPr>
        <w:pStyle w:val="Code"/>
      </w:pPr>
      <w:del w:id="867"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68" w:author="Kelvin Sung" w:date="2021-05-20T06:42:00Z"/>
        </w:rPr>
      </w:pPr>
      <w:r>
        <w:t xml:space="preserve">You can now </w:t>
      </w:r>
      <w:ins w:id="869" w:author="Kelvin Sung" w:date="2021-05-20T06:38:00Z">
        <w:r w:rsidR="00F90E78">
          <w:t xml:space="preserve">run the project and </w:t>
        </w:r>
      </w:ins>
      <w:del w:id="870" w:author="Kelvin Sung" w:date="2021-05-20T06:38:00Z">
        <w:r w:rsidDel="00F90E78">
          <w:delText xml:space="preserve">see </w:delText>
        </w:r>
      </w:del>
      <w:ins w:id="871" w:author="Kelvin Sung" w:date="2021-05-20T06:38:00Z">
        <w:r w:rsidR="00F90E78">
          <w:t xml:space="preserve">observe </w:t>
        </w:r>
      </w:ins>
      <w:r>
        <w:t>the results</w:t>
      </w:r>
      <w:del w:id="872" w:author="Kelvin Sung" w:date="2021-05-20T06:38:00Z">
        <w:r w:rsidDel="00F90E78">
          <w:delText xml:space="preserve"> of the project by running it</w:delText>
        </w:r>
      </w:del>
      <w:r>
        <w:t xml:space="preserve">. Notice that the </w:t>
      </w:r>
      <w:ins w:id="873" w:author="Kelvin Sung" w:date="2021-05-20T06:39:00Z">
        <w:r w:rsidR="00F90E78">
          <w:t xml:space="preserve">initial </w:t>
        </w:r>
      </w:ins>
      <w:r>
        <w:t xml:space="preserve">scene </w:t>
      </w:r>
      <w:del w:id="874" w:author="Kelvin Sung" w:date="2021-05-20T06:39:00Z">
        <w:r w:rsidDel="00F90E78">
          <w:delText xml:space="preserve">itself </w:delText>
        </w:r>
      </w:del>
      <w:r>
        <w:t xml:space="preserve">is dark. This is because the RGB values for the global ambient color were all </w:t>
      </w:r>
      <w:r>
        <w:lastRenderedPageBreak/>
        <w:t>initialized to 0.3</w:t>
      </w:r>
      <w:ins w:id="875" w:author="Kelvin Sung" w:date="2021-05-20T06:39:00Z">
        <w:r w:rsidR="00F90E78">
          <w:t>.</w:t>
        </w:r>
      </w:ins>
      <w:del w:id="876" w:author="Kelvin Sung" w:date="2021-05-20T06:39:00Z">
        <w:r w:rsidDel="00F90E78">
          <w:delText>,</w:delText>
        </w:r>
      </w:del>
      <w:r>
        <w:t xml:space="preserve"> </w:t>
      </w:r>
      <w:del w:id="877" w:author="Kelvin Sung" w:date="2021-05-20T06:39:00Z">
        <w:r w:rsidDel="00F90E78">
          <w:delText>and s</w:delText>
        </w:r>
      </w:del>
      <w:ins w:id="878" w:author="Kelvin Sung" w:date="2021-05-20T06:39:00Z">
        <w:r w:rsidR="00F90E78">
          <w:t>S</w:t>
        </w:r>
      </w:ins>
      <w:r>
        <w:t xml:space="preserve">ince the ambient color is multiplied by the color sampled from the textures, the results are similar to applying a dark tint across the entire scene. The same effect </w:t>
      </w:r>
      <w:del w:id="879" w:author="Kelvin Sung" w:date="2021-05-20T06:40:00Z">
        <w:r w:rsidDel="00F90E78">
          <w:delText xml:space="preserve">would happen </w:delText>
        </w:r>
      </w:del>
      <w:ins w:id="880" w:author="Kelvin Sung" w:date="2021-05-20T06:40:00Z">
        <w:r w:rsidR="00F90E78">
          <w:t xml:space="preserve">can be accomplished </w:t>
        </w:r>
      </w:ins>
      <w:r>
        <w:t>if the RGB values were set to 1</w:t>
      </w:r>
      <w:ins w:id="881" w:author="Kelvin Sung" w:date="2021-05-20T06:41:00Z">
        <w:r w:rsidR="00F90E78">
          <w:t>.0</w:t>
        </w:r>
      </w:ins>
      <w:r>
        <w:t xml:space="preserve"> and the intensity was set 0.3 because </w:t>
      </w:r>
      <w:ins w:id="882" w:author="Kelvin Sung" w:date="2021-05-20T06:41:00Z">
        <w:r w:rsidR="00F90E78">
          <w:t>the two sets of values are simply</w:t>
        </w:r>
      </w:ins>
      <w:ins w:id="883" w:author="Kelvin Sung" w:date="2021-05-20T06:42:00Z">
        <w:r w:rsidR="00F90E78">
          <w:t xml:space="preserve"> </w:t>
        </w:r>
      </w:ins>
      <w:ins w:id="884" w:author="Kelvin Sung" w:date="2021-05-20T06:41:00Z">
        <w:r w:rsidR="00F90E78">
          <w:t>multiplied</w:t>
        </w:r>
      </w:ins>
      <w:del w:id="885" w:author="Kelvin Sung" w:date="2021-05-20T06:41:00Z">
        <w:r w:rsidDel="00F90E78">
          <w:delText xml:space="preserve">applying the ambient values is done through </w:delText>
        </w:r>
      </w:del>
      <w:del w:id="886" w:author="Kelvin Sung" w:date="2021-05-20T06:42:00Z">
        <w:r w:rsidDel="00F90E78">
          <w:delText>straightforward</w:delText>
        </w:r>
      </w:del>
      <w:del w:id="887" w:author="Kelvin Sung" w:date="2021-05-20T06:41:00Z">
        <w:r w:rsidDel="00F90E78">
          <w:delText xml:space="preserve"> multiplication</w:delText>
        </w:r>
      </w:del>
      <w:r>
        <w:t xml:space="preserve">. </w:t>
      </w:r>
    </w:p>
    <w:p w14:paraId="528F315C" w14:textId="2016988D" w:rsidR="00BD6D71" w:rsidRDefault="00BD6D71" w:rsidP="00F90E78">
      <w:pPr>
        <w:pStyle w:val="BodyTextCont"/>
        <w:pPrChange w:id="888" w:author="Kelvin Sung" w:date="2021-05-20T06:42:00Z">
          <w:pPr>
            <w:pStyle w:val="BodyTextFirst"/>
          </w:pPr>
        </w:pPrChange>
      </w:pPr>
      <w:r>
        <w:t xml:space="preserve">Before moving onto the next project, try fiddling with the ambient red channel and the ambient intensity </w:t>
      </w:r>
      <w:del w:id="889" w:author="Kelvin Sung" w:date="2021-05-20T06:42:00Z">
        <w:r w:rsidDel="00F90E78">
          <w:delText xml:space="preserve">in order </w:delText>
        </w:r>
      </w:del>
      <w:r>
        <w:t xml:space="preserve">to </w:t>
      </w:r>
      <w:del w:id="890" w:author="Kelvin Sung" w:date="2021-05-20T06:42:00Z">
        <w:r w:rsidDel="00F90E78">
          <w:delText xml:space="preserve">see </w:delText>
        </w:r>
      </w:del>
      <w:ins w:id="891" w:author="Kelvin Sung" w:date="2021-05-20T06:42:00Z">
        <w:r w:rsidR="00F90E78">
          <w:t xml:space="preserve">observe </w:t>
        </w:r>
      </w:ins>
      <w:del w:id="892" w:author="Kelvin Sung" w:date="2021-05-20T06:42:00Z">
        <w:r w:rsidDel="00F90E78">
          <w:delText xml:space="preserve">its </w:delText>
        </w:r>
      </w:del>
      <w:ins w:id="893" w:author="Kelvin Sung" w:date="2021-05-20T06:42:00Z">
        <w:r w:rsidR="00F90E78">
          <w:t xml:space="preserve">their </w:t>
        </w:r>
      </w:ins>
      <w:r>
        <w:t>effect</w:t>
      </w:r>
      <w:ins w:id="894" w:author="Kelvin Sung" w:date="2021-05-20T06:42:00Z">
        <w:r w:rsidR="00F90E78">
          <w:t>s</w:t>
        </w:r>
      </w:ins>
      <w:r>
        <w:t xml:space="preserve"> on the scene. By pressing the right arrow key, you can increase the intensity of the entire scene and make all objects more visible. </w:t>
      </w:r>
      <w:ins w:id="895" w:author="Kelvin Sung" w:date="2021-05-20T06:43:00Z">
        <w:r w:rsidR="00F90E78">
          <w:t xml:space="preserve">Continue </w:t>
        </w:r>
      </w:ins>
      <w:ins w:id="896" w:author="Kelvin Sung" w:date="2021-05-20T06:46:00Z">
        <w:r w:rsidR="00F90E78">
          <w:t>with th</w:t>
        </w:r>
      </w:ins>
      <w:ins w:id="897" w:author="Kelvin Sung" w:date="2021-05-20T06:48:00Z">
        <w:r w:rsidR="00F90E78">
          <w:t>is</w:t>
        </w:r>
      </w:ins>
      <w:ins w:id="898" w:author="Kelvin Sung" w:date="2021-05-20T06:46:00Z">
        <w:r w:rsidR="00F90E78">
          <w:t xml:space="preserve"> </w:t>
        </w:r>
      </w:ins>
      <w:ins w:id="899" w:author="Kelvin Sung" w:date="2021-05-20T06:47:00Z">
        <w:r w:rsidR="00F90E78">
          <w:t xml:space="preserve">increment and </w:t>
        </w:r>
      </w:ins>
      <w:ins w:id="900" w:author="Kelvin Sung" w:date="2021-05-20T06:48:00Z">
        <w:r w:rsidR="00F90E78">
          <w:t xml:space="preserve">observe </w:t>
        </w:r>
      </w:ins>
      <w:ins w:id="901" w:author="Kelvin Sung" w:date="2021-05-20T06:47:00Z">
        <w:r w:rsidR="00F90E78">
          <w:t xml:space="preserve">that when </w:t>
        </w:r>
      </w:ins>
      <w:ins w:id="902" w:author="Kelvin Sung" w:date="2021-05-20T06:48:00Z">
        <w:r w:rsidR="00F90E78">
          <w:t xml:space="preserve">the </w:t>
        </w:r>
      </w:ins>
      <w:ins w:id="903" w:author="Kelvin Sung" w:date="2021-05-20T06:46:00Z">
        <w:r w:rsidR="00F90E78">
          <w:t xml:space="preserve">intensity </w:t>
        </w:r>
      </w:ins>
      <w:ins w:id="904" w:author="Kelvin Sung" w:date="2021-05-20T06:47:00Z">
        <w:r w:rsidR="00F90E78">
          <w:t>reach</w:t>
        </w:r>
      </w:ins>
      <w:ins w:id="905" w:author="Kelvin Sung" w:date="2021-05-20T06:48:00Z">
        <w:r w:rsidR="00F90E78">
          <w:t>es</w:t>
        </w:r>
      </w:ins>
      <w:ins w:id="906" w:author="Kelvin Sung" w:date="2021-05-20T06:47:00Z">
        <w:r w:rsidR="00F90E78">
          <w:t xml:space="preserve"> values </w:t>
        </w:r>
      </w:ins>
      <w:ins w:id="907" w:author="Kelvin Sung" w:date="2021-05-20T06:44:00Z">
        <w:r w:rsidR="00F90E78">
          <w:t>beyond 15.0</w:t>
        </w:r>
      </w:ins>
      <w:ins w:id="908" w:author="Kelvin Sung" w:date="2021-05-20T06:48:00Z">
        <w:r w:rsidR="00F90E78">
          <w:t>,</w:t>
        </w:r>
      </w:ins>
      <w:ins w:id="909" w:author="Kelvin Sung" w:date="2021-05-20T06:44:00Z">
        <w:r w:rsidR="00F90E78">
          <w:t xml:space="preserve"> </w:t>
        </w:r>
      </w:ins>
      <w:ins w:id="910" w:author="Kelvin Sung" w:date="2021-05-20T06:45:00Z">
        <w:r w:rsidR="00F90E78">
          <w:t xml:space="preserve">all colors </w:t>
        </w:r>
      </w:ins>
      <w:ins w:id="911" w:author="Kelvin Sung" w:date="2021-05-20T06:49:00Z">
        <w:r w:rsidR="00F90E78">
          <w:t xml:space="preserve">in the scene </w:t>
        </w:r>
      </w:ins>
      <w:ins w:id="912" w:author="Kelvin Sung" w:date="2021-05-20T06:45:00Z">
        <w:r w:rsidR="00F90E78">
          <w:t>conv</w:t>
        </w:r>
      </w:ins>
      <w:ins w:id="913" w:author="Kelvin Sung" w:date="2021-05-20T06:46:00Z">
        <w:r w:rsidR="00F90E78">
          <w:t>erg</w:t>
        </w:r>
      </w:ins>
      <w:ins w:id="914" w:author="Kelvin Sung" w:date="2021-05-20T06:49:00Z">
        <w:r w:rsidR="00F90E78">
          <w:t>es</w:t>
        </w:r>
      </w:ins>
      <w:ins w:id="915" w:author="Kelvin Sung" w:date="2021-05-20T06:46:00Z">
        <w:r w:rsidR="00F90E78">
          <w:t xml:space="preserve"> </w:t>
        </w:r>
      </w:ins>
      <w:ins w:id="916" w:author="Kelvin Sung" w:date="2021-05-20T06:45:00Z">
        <w:r w:rsidR="00F90E78">
          <w:t>towards white, or</w:t>
        </w:r>
      </w:ins>
      <w:ins w:id="917" w:author="Kelvin Sung" w:date="2021-05-20T06:46:00Z">
        <w:r w:rsidR="00F90E78">
          <w:t xml:space="preserve"> </w:t>
        </w:r>
      </w:ins>
      <w:ins w:id="918" w:author="Kelvin Sung" w:date="2021-05-20T06:49:00Z">
        <w:r w:rsidR="00F90E78">
          <w:t xml:space="preserve">begin to </w:t>
        </w:r>
      </w:ins>
      <w:ins w:id="919" w:author="Kelvin Sung" w:date="2021-05-20T06:46:00Z">
        <w:r w:rsidR="00F90E78">
          <w:t xml:space="preserve">over saturates. </w:t>
        </w:r>
      </w:ins>
      <w:ins w:id="920" w:author="Kelvin Sung" w:date="2021-05-20T06:50:00Z">
        <w:r w:rsidR="001A052B">
          <w:t xml:space="preserve">Without proper context, over saturation can be a distraction. However, it is also true that </w:t>
        </w:r>
      </w:ins>
      <w:ins w:id="921" w:author="Kelvin Sung" w:date="2021-05-20T06:51:00Z">
        <w:r w:rsidR="001A052B">
          <w:t xml:space="preserve">strategically creating over saturations </w:t>
        </w:r>
      </w:ins>
      <w:ins w:id="922" w:author="Kelvin Sung" w:date="2021-05-20T06:54:00Z">
        <w:r w:rsidR="001A052B">
          <w:t xml:space="preserve">on selective objects </w:t>
        </w:r>
      </w:ins>
      <w:ins w:id="923" w:author="Kelvin Sung" w:date="2021-05-20T06:51:00Z">
        <w:r w:rsidR="001A052B">
          <w:t xml:space="preserve">can </w:t>
        </w:r>
      </w:ins>
      <w:ins w:id="924" w:author="Kelvin Sung" w:date="2021-05-20T06:52:00Z">
        <w:r w:rsidR="001A052B">
          <w:t xml:space="preserve">be used to </w:t>
        </w:r>
      </w:ins>
      <w:ins w:id="925" w:author="Kelvin Sung" w:date="2021-05-20T06:53:00Z">
        <w:r w:rsidR="001A052B">
          <w:t>indicate significant events, e.g., triggering a trap</w:t>
        </w:r>
      </w:ins>
      <w:ins w:id="926" w:author="Kelvin Sung" w:date="2021-05-20T06:54:00Z">
        <w:r w:rsidR="001A052B">
          <w:t>.</w:t>
        </w:r>
      </w:ins>
      <w:ins w:id="927"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28" w:author="Kelvin Sung" w:date="2021-05-20T07:04:00Z"/>
        </w:rPr>
      </w:pPr>
      <w:del w:id="929" w:author="Kelvin Sung" w:date="2021-05-20T06:57:00Z">
        <w:r w:rsidDel="001A052B">
          <w:delText xml:space="preserve">With </w:delText>
        </w:r>
      </w:del>
      <w:del w:id="930" w:author="Kelvin Sung" w:date="2021-05-20T06:56:00Z">
        <w:r w:rsidDel="001A052B">
          <w:delText xml:space="preserve">ambient lighting for the scene completed, it is </w:delText>
        </w:r>
      </w:del>
      <w:del w:id="931" w:author="Kelvin Sung" w:date="2021-05-20T07:00:00Z">
        <w:r w:rsidDel="001A052B">
          <w:delText>now time to implement</w:delText>
        </w:r>
      </w:del>
      <w:del w:id="932" w:author="Kelvin Sung" w:date="2021-05-20T07:23:00Z">
        <w:r w:rsidDel="008D7AAF">
          <w:delText xml:space="preserve"> light with an object-oriented approach while adhering to </w:delText>
        </w:r>
      </w:del>
      <w:del w:id="933" w:author="Kelvin Sung" w:date="2021-05-20T07:01:00Z">
        <w:r w:rsidDel="001A052B">
          <w:delText xml:space="preserve">your </w:delText>
        </w:r>
      </w:del>
      <w:del w:id="934" w:author="Kelvin Sung" w:date="2021-05-20T07:23:00Z">
        <w:r w:rsidDel="008D7AAF">
          <w:delText xml:space="preserve">expectations of </w:delText>
        </w:r>
      </w:del>
      <w:del w:id="935" w:author="Kelvin Sung" w:date="2021-05-20T07:01:00Z">
        <w:r w:rsidDel="001A052B">
          <w:delText xml:space="preserve">what </w:delText>
        </w:r>
      </w:del>
      <w:del w:id="936" w:author="Kelvin Sung" w:date="2021-05-20T07:23:00Z">
        <w:r w:rsidDel="008D7AAF">
          <w:delText xml:space="preserve">a light </w:delText>
        </w:r>
      </w:del>
      <w:del w:id="937" w:author="Kelvin Sung" w:date="2021-05-20T07:01:00Z">
        <w:r w:rsidDel="001A052B">
          <w:delText>is and how it interacts with the environment</w:delText>
        </w:r>
      </w:del>
      <w:del w:id="938" w:author="Kelvin Sung" w:date="2021-05-20T07:23:00Z">
        <w:r w:rsidDel="008D7AAF">
          <w:delText xml:space="preserve">. This can be achieved through the definition of a </w:delText>
        </w:r>
        <w:r w:rsidRPr="001A052B" w:rsidDel="008D7AAF">
          <w:rPr>
            <w:rStyle w:val="CodeInline"/>
            <w:rPrChange w:id="939" w:author="Kelvin Sung" w:date="2021-05-20T07:01:00Z">
              <w:rPr/>
            </w:rPrChange>
          </w:rPr>
          <w:delText>Light</w:delText>
        </w:r>
        <w:r w:rsidDel="008D7AAF">
          <w:delText xml:space="preserve"> object to represent a light source. As </w:delText>
        </w:r>
      </w:del>
      <w:del w:id="940" w:author="Kelvin Sung" w:date="2021-05-20T07:02:00Z">
        <w:r w:rsidDel="001E737E">
          <w:delText>mentioned</w:delText>
        </w:r>
      </w:del>
      <w:del w:id="941" w:author="Kelvin Sung" w:date="2021-05-20T07:23:00Z">
        <w:r w:rsidDel="008D7AAF">
          <w:delText xml:space="preserve">, </w:delText>
        </w:r>
      </w:del>
      <w:del w:id="942" w:author="Kelvin Sung" w:date="2021-05-20T07:02:00Z">
        <w:r w:rsidDel="001E737E">
          <w:delText xml:space="preserve">to implement a light source, </w:delText>
        </w:r>
      </w:del>
      <w:del w:id="943" w:author="Kelvin Sung" w:date="2021-05-20T07:23:00Z">
        <w:r w:rsidDel="008D7AAF">
          <w:delText>the 2D engine will need to venture into the third dimension to properly simulate light energy</w:delText>
        </w:r>
      </w:del>
      <w:del w:id="944" w:author="Kelvin Sung" w:date="2021-05-20T07:03:00Z">
        <w:r w:rsidDel="001E737E">
          <w:delText xml:space="preserve"> traveling from the source to the surface of your geometries</w:delText>
        </w:r>
      </w:del>
      <w:del w:id="945" w:author="Kelvin Sung" w:date="2021-05-20T07:23:00Z">
        <w:r w:rsidDel="008D7AAF">
          <w:delText xml:space="preserve">. </w:delText>
        </w:r>
      </w:del>
      <w:ins w:id="946" w:author="Kelvin Sung" w:date="2021-05-20T07:23:00Z">
        <w:r w:rsidR="008D7AAF">
          <w:t>E</w:t>
        </w:r>
      </w:ins>
      <w:ins w:id="947" w:author="Kelvin Sung" w:date="2021-05-20T07:04:00Z">
        <w:r w:rsidR="001E737E">
          <w:t>xamin</w:t>
        </w:r>
      </w:ins>
      <w:ins w:id="948" w:author="Kelvin Sung" w:date="2021-05-20T07:23:00Z">
        <w:r w:rsidR="008D7AAF">
          <w:t>e</w:t>
        </w:r>
      </w:ins>
      <w:ins w:id="949" w:author="Kelvin Sung" w:date="2021-05-20T07:04:00Z">
        <w:r w:rsidR="001E737E">
          <w:t xml:space="preserve"> your surroundings</w:t>
        </w:r>
      </w:ins>
      <w:ins w:id="950" w:author="Kelvin Sung" w:date="2021-05-20T07:23:00Z">
        <w:r w:rsidR="008D7AAF">
          <w:t xml:space="preserve"> and</w:t>
        </w:r>
      </w:ins>
      <w:ins w:id="951" w:author="Kelvin Sung" w:date="2021-05-20T07:04:00Z">
        <w:r w:rsidR="001E737E">
          <w:t xml:space="preserve"> you </w:t>
        </w:r>
      </w:ins>
      <w:ins w:id="952" w:author="Kelvin Sung" w:date="2021-05-20T07:07:00Z">
        <w:r w:rsidR="001E737E">
          <w:t xml:space="preserve">can </w:t>
        </w:r>
      </w:ins>
      <w:ins w:id="953" w:author="Kelvin Sung" w:date="2021-05-20T07:04:00Z">
        <w:r w:rsidR="001E737E">
          <w:t>observe many types of light</w:t>
        </w:r>
      </w:ins>
      <w:ins w:id="954" w:author="Kelvin Sung" w:date="2021-05-20T07:05:00Z">
        <w:r w:rsidR="001E737E">
          <w:t xml:space="preserve"> sources, e.g., your table lamp, </w:t>
        </w:r>
      </w:ins>
      <w:ins w:id="955" w:author="Kelvin Sung" w:date="2021-05-20T07:06:00Z">
        <w:r w:rsidR="001E737E">
          <w:t>light rays from the Sun, or, an isolated light bulb.</w:t>
        </w:r>
      </w:ins>
      <w:ins w:id="956" w:author="Kelvin Sung" w:date="2021-05-20T07:07:00Z">
        <w:r w:rsidR="001E737E">
          <w:t xml:space="preserve"> The isolated light bulb </w:t>
        </w:r>
      </w:ins>
      <w:ins w:id="957" w:author="Kelvin Sung" w:date="2021-05-20T07:08:00Z">
        <w:r w:rsidR="001E737E">
          <w:t xml:space="preserve">can be </w:t>
        </w:r>
      </w:ins>
      <w:ins w:id="958" w:author="Kelvin Sung" w:date="2021-05-20T07:24:00Z">
        <w:r w:rsidR="008D7AAF">
          <w:t>described</w:t>
        </w:r>
      </w:ins>
      <w:ins w:id="959" w:author="Kelvin Sung" w:date="2021-05-20T07:08:00Z">
        <w:r w:rsidR="001E737E">
          <w:t xml:space="preserve"> as a point</w:t>
        </w:r>
      </w:ins>
      <w:ins w:id="960" w:author="Kelvin Sung" w:date="2021-05-20T07:09:00Z">
        <w:r w:rsidR="001E737E">
          <w:t xml:space="preserve"> that emits light uniformly in all directions</w:t>
        </w:r>
      </w:ins>
      <w:ins w:id="961" w:author="Kelvin Sung" w:date="2021-05-20T07:08:00Z">
        <w:r w:rsidR="001E737E">
          <w:t>, or a point light</w:t>
        </w:r>
      </w:ins>
      <w:ins w:id="962"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63" w:author="Kelvin Sung" w:date="2021-05-20T07:10:00Z"/>
        </w:rPr>
      </w:pPr>
      <w:ins w:id="964" w:author="Kelvin Sung" w:date="2021-05-20T07:13:00Z">
        <w:r>
          <w:t xml:space="preserve">Fundamentally, </w:t>
        </w:r>
      </w:ins>
      <w:del w:id="965"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66" w:author="Kelvin Sung" w:date="2021-05-20T07:17:00Z"/>
        </w:rPr>
      </w:pPr>
      <w:del w:id="967" w:author="Kelvin Sung" w:date="2021-05-20T07:12:00Z">
        <w:r w:rsidDel="001E737E">
          <w:delText xml:space="preserve">The most basic implementation of </w:delText>
        </w:r>
      </w:del>
      <w:r>
        <w:t xml:space="preserve">a point light </w:t>
      </w:r>
      <w:del w:id="968" w:author="Kelvin Sung" w:date="2021-05-20T07:12:00Z">
        <w:r w:rsidDel="001E737E">
          <w:delText xml:space="preserve">can be distilled down to </w:delText>
        </w:r>
      </w:del>
      <w:r>
        <w:t>illuminat</w:t>
      </w:r>
      <w:ins w:id="969" w:author="Kelvin Sung" w:date="2021-05-20T07:13:00Z">
        <w:r w:rsidR="001E737E">
          <w:t>es</w:t>
        </w:r>
      </w:ins>
      <w:del w:id="970" w:author="Kelvin Sung" w:date="2021-05-20T07:13:00Z">
        <w:r w:rsidDel="001E737E">
          <w:delText>ing</w:delText>
        </w:r>
      </w:del>
      <w:r>
        <w:t xml:space="preserve"> an area or radius around a specified point. In three-dimensional space, th</w:t>
      </w:r>
      <w:ins w:id="971" w:author="Kelvin Sung" w:date="2021-05-20T07:13:00Z">
        <w:r w:rsidR="001E737E">
          <w:t>is</w:t>
        </w:r>
      </w:ins>
      <w:del w:id="972" w:author="Kelvin Sung" w:date="2021-05-20T07:13:00Z">
        <w:r w:rsidDel="001E737E">
          <w:delText>e</w:delText>
        </w:r>
      </w:del>
      <w:r>
        <w:t xml:space="preserve"> region of illumination </w:t>
      </w:r>
      <w:del w:id="973" w:author="Kelvin Sung" w:date="2021-05-20T07:14:00Z">
        <w:r w:rsidDel="001E737E">
          <w:delText xml:space="preserve">by a point light source can </w:delText>
        </w:r>
      </w:del>
      <w:ins w:id="974" w:author="Kelvin Sung" w:date="2021-05-20T07:14:00Z">
        <w:r w:rsidR="001E737E">
          <w:t xml:space="preserve">is </w:t>
        </w:r>
      </w:ins>
      <w:r>
        <w:t xml:space="preserve">simply </w:t>
      </w:r>
      <w:del w:id="975" w:author="Kelvin Sung" w:date="2021-05-20T07:14:00Z">
        <w:r w:rsidDel="001E737E">
          <w:delText xml:space="preserve">be thought of as </w:delText>
        </w:r>
      </w:del>
      <w:r>
        <w:t xml:space="preserve">a sphere, referred to as volume of illumination. The volume of illumination of a point light is defined </w:t>
      </w:r>
      <w:ins w:id="976" w:author="Kelvin Sung" w:date="2021-05-20T07:15:00Z">
        <w:r w:rsidR="001E737E">
          <w:t>by the p</w:t>
        </w:r>
      </w:ins>
      <w:ins w:id="977" w:author="Kelvin Sung" w:date="2021-05-20T07:16:00Z">
        <w:r w:rsidR="001E737E">
          <w:t>osition of the light, center of the sphere, and the distance that the light illuminates, radius of the sphere.</w:t>
        </w:r>
      </w:ins>
      <w:del w:id="978"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79" w:author="Kelvin Sung" w:date="2021-05-20T07:29:00Z"/>
        </w:rPr>
      </w:pPr>
      <w:ins w:id="980"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81" w:author="Kelvin Sung" w:date="2021-05-20T07:18:00Z">
        <w:r w:rsidR="00CA589C" w:rsidDel="001E737E">
          <w:delText xml:space="preserve">rendered </w:delText>
        </w:r>
      </w:del>
      <w:r w:rsidR="00CA589C">
        <w:t xml:space="preserve">in 2D. </w:t>
      </w:r>
      <w:ins w:id="982" w:author="Kelvin Sung" w:date="2021-05-20T07:27:00Z">
        <w:r w:rsidR="00312FB6">
          <w:t>An alternativ</w:t>
        </w:r>
      </w:ins>
      <w:ins w:id="983" w:author="Kelvin Sung" w:date="2021-05-20T07:28:00Z">
        <w:r w:rsidR="00312FB6">
          <w:t xml:space="preserve">e way is to interpret that the engine </w:t>
        </w:r>
      </w:ins>
      <w:ins w:id="984" w:author="Kelvin Sung" w:date="2021-05-20T07:19:00Z">
        <w:r w:rsidR="001E737E">
          <w:t xml:space="preserve">defines and </w:t>
        </w:r>
      </w:ins>
      <w:del w:id="985" w:author="Kelvin Sung" w:date="2021-05-20T07:19:00Z">
        <w:r w:rsidR="00CA589C" w:rsidDel="001E737E">
          <w:delText xml:space="preserve">Or, rather, everything is </w:delText>
        </w:r>
      </w:del>
      <w:r w:rsidR="00CA589C">
        <w:t>render</w:t>
      </w:r>
      <w:del w:id="986" w:author="Kelvin Sung" w:date="2021-05-20T07:19:00Z">
        <w:r w:rsidR="00CA589C" w:rsidDel="001E737E">
          <w:delText>e</w:delText>
        </w:r>
      </w:del>
      <w:ins w:id="987" w:author="Kelvin Sung" w:date="2021-05-20T07:19:00Z">
        <w:r w:rsidR="001E737E">
          <w:t>s</w:t>
        </w:r>
      </w:ins>
      <w:del w:id="988" w:author="Kelvin Sung" w:date="2021-05-20T07:19:00Z">
        <w:r w:rsidR="00CA589C" w:rsidDel="001E737E">
          <w:delText>d</w:delText>
        </w:r>
      </w:del>
      <w:r w:rsidR="00CA589C">
        <w:t xml:space="preserve"> </w:t>
      </w:r>
      <w:ins w:id="989" w:author="Kelvin Sung" w:date="2021-05-20T07:19:00Z">
        <w:r w:rsidR="001E737E">
          <w:t xml:space="preserve">everything </w:t>
        </w:r>
      </w:ins>
      <w:del w:id="990" w:author="Kelvin Sung" w:date="2021-05-20T07:20:00Z">
        <w:r w:rsidR="00CA589C" w:rsidDel="001E737E">
          <w:delText xml:space="preserve">at </w:delText>
        </w:r>
      </w:del>
      <w:ins w:id="991" w:author="Kelvin Sung" w:date="2021-05-20T07:20:00Z">
        <w:r w:rsidR="001E737E">
          <w:t xml:space="preserve">on </w:t>
        </w:r>
      </w:ins>
      <w:r w:rsidR="00CA589C">
        <w:t>a single plane where z</w:t>
      </w:r>
      <w:ins w:id="992" w:author="Kelvin Sung" w:date="2021-05-20T07:30:00Z">
        <w:r w:rsidR="00312FB6">
          <w:t xml:space="preserve"> </w:t>
        </w:r>
      </w:ins>
      <w:del w:id="993" w:author="Kelvin Sung" w:date="2021-05-20T07:30:00Z">
        <w:r w:rsidR="00CA589C" w:rsidDel="00312FB6">
          <w:delText xml:space="preserve"> </w:delText>
        </w:r>
      </w:del>
      <w:r w:rsidR="00CA589C">
        <w:t>=</w:t>
      </w:r>
      <w:ins w:id="994" w:author="Kelvin Sung" w:date="2021-05-20T07:30:00Z">
        <w:r w:rsidR="00312FB6">
          <w:t xml:space="preserve"> </w:t>
        </w:r>
      </w:ins>
      <w:del w:id="995" w:author="Kelvin Sung" w:date="2021-05-20T07:30:00Z">
        <w:r w:rsidR="00CA589C" w:rsidDel="00312FB6">
          <w:delText xml:space="preserve"> </w:delText>
        </w:r>
      </w:del>
      <w:r w:rsidR="00CA589C">
        <w:t xml:space="preserve">0 and objects are layered </w:t>
      </w:r>
      <w:del w:id="996" w:author="Kelvin Sung" w:date="2021-05-20T07:20:00Z">
        <w:r w:rsidR="00CA589C" w:rsidDel="001E737E">
          <w:delText>(</w:delText>
        </w:r>
      </w:del>
      <w:r w:rsidR="00CA589C">
        <w:t>by draw</w:t>
      </w:r>
      <w:ins w:id="997" w:author="Kelvin Sung" w:date="2021-05-20T07:28:00Z">
        <w:r w:rsidR="00312FB6">
          <w:t>ing</w:t>
        </w:r>
      </w:ins>
      <w:r w:rsidR="00CA589C">
        <w:t xml:space="preserve"> order</w:t>
      </w:r>
      <w:del w:id="998" w:author="Kelvin Sung" w:date="2021-05-20T07:20:00Z">
        <w:r w:rsidR="00CA589C" w:rsidDel="001E737E">
          <w:delText>) in order to display one object in front of another</w:delText>
        </w:r>
      </w:del>
      <w:r w:rsidR="00CA589C">
        <w:t xml:space="preserve">. On this system, you are </w:t>
      </w:r>
      <w:del w:id="999"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rsidP="001E737E">
      <w:pPr>
        <w:pStyle w:val="BodyTextCont"/>
        <w:pPrChange w:id="1000" w:author="Kelvin Sung" w:date="2021-05-20T07:17:00Z">
          <w:pPr>
            <w:pStyle w:val="BodyTextCont"/>
          </w:pPr>
        </w:pPrChange>
      </w:pPr>
      <w:r>
        <w:t xml:space="preserve">To observe the effects of a light source, its illumination volume must overlap an object on the XY plane where your objects </w:t>
      </w:r>
      <w:del w:id="1001" w:author="Kelvin Sung" w:date="2021-05-20T07:21:00Z">
        <w:r w:rsidDel="001E737E">
          <w:delText>exist</w:delText>
        </w:r>
      </w:del>
      <w:ins w:id="1002" w:author="Kelvin Sung" w:date="2021-05-20T07:21:00Z">
        <w:r w:rsidR="001E737E">
          <w:t>are defined</w:t>
        </w:r>
      </w:ins>
      <w:r>
        <w:t xml:space="preserve">. Figure 8-2 shows the volume of illumination from a simple point light </w:t>
      </w:r>
      <w:ins w:id="1003" w:author="Kelvin Sung" w:date="2021-05-20T07:29:00Z">
        <w:r w:rsidR="00312FB6">
          <w:t xml:space="preserve">located at z = 10 </w:t>
        </w:r>
      </w:ins>
      <w:r>
        <w:t>intersecting a</w:t>
      </w:r>
      <w:del w:id="1004" w:author="Kelvin Sung" w:date="2021-05-20T07:30:00Z">
        <w:r w:rsidDel="00312FB6">
          <w:delText>n object on the XY</w:delText>
        </w:r>
      </w:del>
      <w:r>
        <w:t xml:space="preserve"> plane </w:t>
      </w:r>
      <w:del w:id="1005" w:author="Kelvin Sung" w:date="2021-05-20T07:30:00Z">
        <w:r w:rsidDel="00312FB6">
          <w:delText xml:space="preserve">where </w:delText>
        </w:r>
      </w:del>
      <w:ins w:id="1006" w:author="Kelvin Sung" w:date="2021-05-20T07:30:00Z">
        <w:r w:rsidR="00312FB6">
          <w:t xml:space="preserve">at </w:t>
        </w:r>
      </w:ins>
      <w:r>
        <w:t xml:space="preserve">z = 0. This intersection results in an illuminated circle on the </w:t>
      </w:r>
      <w:del w:id="1007" w:author="Kelvin Sung" w:date="2021-05-20T07:30:00Z">
        <w:r w:rsidDel="00312FB6">
          <w:delText>object</w:delText>
        </w:r>
      </w:del>
      <w:ins w:id="1008" w:author="Kelvin Sung" w:date="2021-05-20T07:30:00Z">
        <w:r w:rsidR="00312FB6">
          <w:t>plane</w:t>
        </w:r>
      </w:ins>
      <w:r>
        <w:t>.</w:t>
      </w:r>
      <w:ins w:id="1009" w:author="Kelvin Sung" w:date="2021-05-20T07:27:00Z">
        <w:r w:rsidR="00312FB6">
          <w:t xml:space="preserve"> </w:t>
        </w:r>
      </w:ins>
      <w:ins w:id="1010" w:author="Kelvin Sung" w:date="2021-05-20T07:31:00Z">
        <w:r w:rsidR="00312FB6">
          <w:t>The next project implements Figure 8-2 where y</w:t>
        </w:r>
      </w:ins>
      <w:ins w:id="1011"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rsidP="00616398">
      <w:pPr>
        <w:pStyle w:val="BodyTextFirst"/>
        <w:rPr>
          <w:del w:id="1012" w:author="Kelvin Sung" w:date="2021-05-20T07:48:00Z"/>
        </w:rPr>
        <w:pPrChange w:id="1013" w:author="Kelvin Sung" w:date="2021-05-20T07:37:00Z">
          <w:pPr>
            <w:pStyle w:val="BodyTextFirst"/>
          </w:pPr>
        </w:pPrChange>
      </w:pPr>
      <w:del w:id="1014" w:author="Kelvin Sung" w:date="2021-05-20T07:33:00Z">
        <w:r w:rsidDel="00616398">
          <w:delText xml:space="preserve">For quality results, </w:delText>
        </w:r>
      </w:del>
      <w:del w:id="1015" w:author="Kelvin Sung" w:date="2021-05-20T07:42:00Z">
        <w:r w:rsidDel="00616398">
          <w:delText xml:space="preserve">the </w:delText>
        </w:r>
      </w:del>
      <w:del w:id="1016" w:author="Kelvin Sung" w:date="2021-05-20T07:33:00Z">
        <w:r w:rsidDel="00616398">
          <w:delText xml:space="preserve">computations </w:delText>
        </w:r>
      </w:del>
      <w:del w:id="1017" w:author="Kelvin Sung" w:date="2021-05-20T07:42:00Z">
        <w:r w:rsidDel="00616398">
          <w:delText xml:space="preserve">associated </w:delText>
        </w:r>
      </w:del>
      <w:del w:id="1018" w:author="Kelvin Sung" w:date="2021-05-20T07:34:00Z">
        <w:r w:rsidDel="00616398">
          <w:delText xml:space="preserve">with illumination models </w:delText>
        </w:r>
      </w:del>
      <w:del w:id="1019" w:author="Kelvin Sung" w:date="2021-05-20T07:42:00Z">
        <w:r w:rsidDel="00616398">
          <w:delText xml:space="preserve">must be performed </w:delText>
        </w:r>
      </w:del>
      <w:del w:id="1020" w:author="Kelvin Sung" w:date="2021-05-20T07:34:00Z">
        <w:r w:rsidDel="00616398">
          <w:delText xml:space="preserve">once </w:delText>
        </w:r>
      </w:del>
      <w:del w:id="1021" w:author="Kelvin Sung" w:date="2021-05-20T07:42:00Z">
        <w:r w:rsidDel="00616398">
          <w:delText xml:space="preserve">for each affected pixel. </w:delText>
        </w:r>
      </w:del>
      <w:del w:id="1022" w:author="Kelvin Sung" w:date="2021-05-20T07:36:00Z">
        <w:r w:rsidDel="00616398">
          <w:delText xml:space="preserve">Recall that </w:delText>
        </w:r>
      </w:del>
      <w:del w:id="1023" w:author="Kelvin Sung" w:date="2021-05-20T07:37:00Z">
        <w:r w:rsidDel="00616398">
          <w:delText>in WebGL and GLSL shaders the color of each pixel is computed by the corresponding GLSL fragment shader.</w:delText>
        </w:r>
      </w:del>
      <w:del w:id="1024" w:author="Kelvin Sung" w:date="2021-05-20T07:42:00Z">
        <w:r w:rsidDel="00616398">
          <w:delText xml:space="preserve"> In this </w:delText>
        </w:r>
      </w:del>
      <w:del w:id="1025" w:author="Kelvin Sung" w:date="2021-05-20T07:39:00Z">
        <w:r w:rsidDel="00616398">
          <w:delText xml:space="preserve">chapter, </w:delText>
        </w:r>
      </w:del>
      <w:del w:id="1026" w:author="Kelvin Sung" w:date="2021-05-20T07:38:00Z">
        <w:r w:rsidDel="00616398">
          <w:delText xml:space="preserve">as </w:delText>
        </w:r>
      </w:del>
      <w:del w:id="1027" w:author="Kelvin Sung" w:date="2021-05-20T07:42:00Z">
        <w:r w:rsidDel="00616398">
          <w:delText xml:space="preserve">each fundamental element of the Phong illumination model </w:delText>
        </w:r>
      </w:del>
      <w:del w:id="1028" w:author="Kelvin Sung" w:date="2021-05-20T07:39:00Z">
        <w:r w:rsidDel="00616398">
          <w:delText xml:space="preserve">is studied, the </w:delText>
        </w:r>
      </w:del>
      <w:del w:id="1029" w:author="Kelvin Sung" w:date="2021-05-20T07:48:00Z">
        <w:r w:rsidDel="00616398">
          <w:delText xml:space="preserve">accompanied GLSL fragment shader implementation will also be explained. </w:delText>
        </w:r>
      </w:del>
    </w:p>
    <w:p w14:paraId="4143FBE2" w14:textId="2C424F0A" w:rsidR="00CA589C" w:rsidRDefault="00CA589C" w:rsidP="00616398">
      <w:pPr>
        <w:pStyle w:val="BodyTextFirst"/>
        <w:pPrChange w:id="1030" w:author="Kelvin Sung" w:date="2021-05-20T07:48:00Z">
          <w:pPr>
            <w:pStyle w:val="BodyTextCont"/>
          </w:pPr>
        </w:pPrChange>
      </w:pPr>
      <w:del w:id="1031" w:author="Kelvin Sung" w:date="2021-05-20T07:48:00Z">
        <w:r w:rsidDel="00616398">
          <w:delText xml:space="preserve">From your experience building the game engine, you will remember </w:delText>
        </w:r>
      </w:del>
      <w:ins w:id="1032"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33" w:author="Kelvin Sung" w:date="2021-05-20T07:51:00Z">
        <w:r w:rsidR="00D25A37">
          <w:t>.</w:t>
        </w:r>
      </w:ins>
      <w:del w:id="1034" w:author="Kelvin Sung" w:date="2021-05-20T07:51:00Z">
        <w:r w:rsidDel="00D25A37">
          <w:delText>:</w:delText>
        </w:r>
      </w:del>
      <w:r>
        <w:t xml:space="preserve"> </w:t>
      </w:r>
      <w:r w:rsidRPr="00D25A37">
        <w:rPr>
          <w:rStyle w:val="CodeInline"/>
          <w:rPrChange w:id="1035" w:author="Kelvin Sung" w:date="2021-05-20T07:51:00Z">
            <w:rPr/>
          </w:rPrChange>
        </w:rPr>
        <w:t>Shader</w:t>
      </w:r>
      <w:r>
        <w:t xml:space="preserve"> objects </w:t>
      </w:r>
      <w:del w:id="1036"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37" w:author="Kelvin Sung" w:date="2021-05-20T07:51:00Z">
        <w:r w:rsidDel="00D25A37">
          <w:delText xml:space="preserve">to </w:delText>
        </w:r>
      </w:del>
      <w:r>
        <w:t xml:space="preserve">provide programmers with the convenience of manipulating many copies of geometries </w:t>
      </w:r>
      <w:del w:id="1038" w:author="Kelvin Sung" w:date="2021-05-20T07:51:00Z">
        <w:r w:rsidDel="00D25A37">
          <w:delText xml:space="preserve">of </w:delText>
        </w:r>
      </w:del>
      <w:ins w:id="1039"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40" w:author="Kelvin Sung" w:date="2021-05-20T08:13:00Z"/>
        </w:rPr>
      </w:pPr>
      <w:r>
        <w:t xml:space="preserve"> </w:t>
      </w:r>
      <w:commentRangeStart w:id="1041"/>
      <w:del w:id="1042"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41"/>
      <w:r w:rsidR="004F32BC">
        <w:rPr>
          <w:rStyle w:val="CommentReference"/>
          <w:rFonts w:asciiTheme="minorHAnsi" w:eastAsia="SimSun" w:hAnsiTheme="minorHAnsi" w:cstheme="minorBidi"/>
        </w:rPr>
        <w:commentReference w:id="1041"/>
      </w:r>
    </w:p>
    <w:p w14:paraId="015A2491" w14:textId="75427C28" w:rsidR="00E94671" w:rsidRPr="00E94671" w:rsidRDefault="00E94671" w:rsidP="00E94671">
      <w:pPr>
        <w:rPr>
          <w:rPrChange w:id="1043" w:author="Kelvin Sung" w:date="2021-05-20T08:13:00Z">
            <w:rPr/>
          </w:rPrChange>
        </w:rPr>
        <w:pPrChange w:id="1044" w:author="Kelvin Sung" w:date="2021-05-20T08:13:00Z">
          <w:pPr>
            <w:pStyle w:val="Figure"/>
          </w:pPr>
        </w:pPrChange>
      </w:pPr>
      <w:ins w:id="1045"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pPr>
      <w:r w:rsidRPr="004F32BC">
        <w:t xml:space="preserve">Finally, </w:t>
      </w:r>
      <w:del w:id="1046"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pPr>
      <w:r>
        <w:t xml:space="preserve">This project demonstrates how to implement </w:t>
      </w:r>
      <w:ins w:id="1047" w:author="Kelvin Sung" w:date="2021-05-20T08:21:00Z">
        <w:r w:rsidR="00351E63">
          <w:t xml:space="preserve">and illuminate with </w:t>
        </w:r>
      </w:ins>
      <w:r>
        <w:t>a simple point light</w:t>
      </w:r>
      <w:del w:id="1048"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076EA227" w:rsidR="00253D5C" w:rsidRDefault="00253D5C" w:rsidP="00253D5C">
      <w:pPr>
        <w:pStyle w:val="Bullet"/>
      </w:pPr>
      <w:r>
        <w:t xml:space="preserve">To </w:t>
      </w:r>
      <w:del w:id="1049" w:author="Kelvin Sung" w:date="2021-05-20T08:22:00Z">
        <w:r w:rsidDel="00351E63">
          <w:delText xml:space="preserve">experience </w:delText>
        </w:r>
      </w:del>
      <w:ins w:id="1050" w:author="Kelvin Sung" w:date="2021-05-20T08:22:00Z">
        <w:r w:rsidR="00351E63">
          <w:t xml:space="preserve">observe </w:t>
        </w:r>
      </w:ins>
      <w:r>
        <w:t>illumination results from a point light</w:t>
      </w:r>
    </w:p>
    <w:p w14:paraId="6F606946" w14:textId="77777777" w:rsidR="00253D5C" w:rsidRDefault="00253D5C" w:rsidP="00253D5C">
      <w:pPr>
        <w:pStyle w:val="Bullet"/>
      </w:pPr>
      <w:r>
        <w:lastRenderedPageBreak/>
        <w:t>To implement a GLSL shader that supports point light illumination</w:t>
      </w:r>
    </w:p>
    <w:p w14:paraId="60B382A3" w14:textId="045B19C4" w:rsidR="00253D5C" w:rsidDel="00511716" w:rsidRDefault="00253D5C" w:rsidP="00253D5C">
      <w:pPr>
        <w:pStyle w:val="BodyTextFirst"/>
        <w:rPr>
          <w:del w:id="1051" w:author="Kelvin Sung" w:date="2021-05-20T08:23:00Z"/>
        </w:rPr>
      </w:pPr>
      <w:del w:id="1052"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pPr>
      <w:r>
        <w:t xml:space="preserve">As with the previous section, the implementation will begin with the GLSL shader. </w:t>
      </w:r>
      <w:ins w:id="1053" w:author="Kelvin Sung" w:date="2021-05-20T08:29:00Z">
        <w:r w:rsidR="00C008BA">
          <w:t xml:space="preserve">It is not necessary </w:t>
        </w:r>
      </w:ins>
      <w:ins w:id="1054" w:author="Kelvin Sung" w:date="2021-05-20T08:28:00Z">
        <w:r w:rsidR="00511716">
          <w:t xml:space="preserve">to define a new </w:t>
        </w:r>
      </w:ins>
      <w:ins w:id="1055" w:author="Kelvin Sung" w:date="2021-05-20T08:25:00Z">
        <w:r w:rsidR="00511716">
          <w:t xml:space="preserve">GLSL vertex shader </w:t>
        </w:r>
      </w:ins>
      <w:ins w:id="1056" w:author="Kelvin Sung" w:date="2021-05-20T08:26:00Z">
        <w:r w:rsidR="00511716">
          <w:t xml:space="preserve">as the </w:t>
        </w:r>
      </w:ins>
      <w:ins w:id="1057" w:author="Kelvin Sung" w:date="2021-05-20T08:29:00Z">
        <w:r w:rsidR="003A7868">
          <w:t xml:space="preserve">per vertex </w:t>
        </w:r>
      </w:ins>
      <w:ins w:id="1058" w:author="Kelvin Sung" w:date="2021-05-20T08:26:00Z">
        <w:r w:rsidR="00511716">
          <w:t xml:space="preserve">information and computation involved are </w:t>
        </w:r>
      </w:ins>
      <w:ins w:id="1059" w:author="Kelvin Sung" w:date="2021-05-20T08:25:00Z">
        <w:r w:rsidR="00511716">
          <w:t xml:space="preserve">identical to </w:t>
        </w:r>
      </w:ins>
      <w:ins w:id="1060" w:author="Kelvin Sung" w:date="2021-05-20T08:27:00Z">
        <w:r w:rsidR="00511716">
          <w:t xml:space="preserve">that of </w:t>
        </w:r>
      </w:ins>
      <w:proofErr w:type="spellStart"/>
      <w:ins w:id="1061" w:author="Kelvin Sung" w:date="2021-05-20T08:25:00Z">
        <w:r w:rsidR="00511716" w:rsidRPr="00253D5C">
          <w:rPr>
            <w:rStyle w:val="CodeInline"/>
          </w:rPr>
          <w:t>texture_vs</w:t>
        </w:r>
      </w:ins>
      <w:proofErr w:type="spellEnd"/>
      <w:ins w:id="1062" w:author="Kelvin Sung" w:date="2021-05-20T08:27:00Z">
        <w:r w:rsidR="00511716">
          <w:t xml:space="preserve">. </w:t>
        </w:r>
      </w:ins>
      <w:ins w:id="1063" w:author="Kelvin Sung" w:date="2021-05-20T08:28:00Z">
        <w:r w:rsidR="00511716">
          <w:t xml:space="preserve">A new </w:t>
        </w:r>
      </w:ins>
      <w:del w:id="1064" w:author="Kelvin Sung" w:date="2021-05-20T08:28:00Z">
        <w:r w:rsidDel="00511716">
          <w:delText xml:space="preserve">The </w:delText>
        </w:r>
      </w:del>
      <w:ins w:id="1065" w:author="Kelvin Sung" w:date="2021-05-20T08:25:00Z">
        <w:r w:rsidR="00511716">
          <w:t xml:space="preserve">GLSL </w:t>
        </w:r>
      </w:ins>
      <w:ins w:id="1066" w:author="Kelvin Sung" w:date="2021-05-20T08:24:00Z">
        <w:r w:rsidR="00511716">
          <w:t xml:space="preserve">fragment </w:t>
        </w:r>
      </w:ins>
      <w:r>
        <w:t xml:space="preserve">shader </w:t>
      </w:r>
      <w:ins w:id="1067" w:author="Kelvin Sung" w:date="2021-05-20T08:28:00Z">
        <w:r w:rsidR="00511716">
          <w:t xml:space="preserve">must be defined to </w:t>
        </w:r>
      </w:ins>
      <w:ins w:id="1068" w:author="Kelvin Sung" w:date="2021-05-20T08:24:00Z">
        <w:r w:rsidR="00511716">
          <w:t>compute the illuminated circle</w:t>
        </w:r>
      </w:ins>
      <w:del w:id="1069" w:author="Kelvin Sung" w:date="2021-05-20T08:24:00Z">
        <w:r w:rsidDel="00511716">
          <w:delText xml:space="preserve">uses </w:delText>
        </w:r>
      </w:del>
      <w:del w:id="1070" w:author="Kelvin Sung" w:date="2021-05-20T08:28:00Z">
        <w:r w:rsidDel="00511716">
          <w:delText>light properties</w:delText>
        </w:r>
      </w:del>
      <w:del w:id="1071" w:author="Kelvin Sung" w:date="2021-05-20T08:25:00Z">
        <w:r w:rsidDel="00511716">
          <w:delText xml:space="preserve"> to calculate</w:delText>
        </w:r>
      </w:del>
      <w:del w:id="1072" w:author="Kelvin Sung" w:date="2021-05-20T08:24:00Z">
        <w:r w:rsidDel="00511716">
          <w:delText xml:space="preserve"> the illuminated circle</w:delText>
        </w:r>
      </w:del>
      <w:r>
        <w:t xml:space="preserve">. </w:t>
      </w:r>
      <w:del w:id="1073"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pPr>
      <w:del w:id="1074" w:author="Kelvin Sung" w:date="2021-05-20T08:29:00Z">
        <w:r w:rsidRPr="00253D5C" w:rsidDel="00695FC5">
          <w:delText xml:space="preserve">Under </w:delText>
        </w:r>
      </w:del>
      <w:ins w:id="1075"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76" w:author="Kelvin Sung" w:date="2021-05-20T09:30:00Z"/>
        </w:rPr>
      </w:pPr>
      <w:ins w:id="1077" w:author="Kelvin Sung" w:date="2021-05-20T08:31:00Z">
        <w:r>
          <w:t xml:space="preserve">Refer to </w:t>
        </w:r>
        <w:proofErr w:type="spellStart"/>
        <w:r w:rsidRPr="00AD1B74">
          <w:rPr>
            <w:rStyle w:val="CodeInline"/>
            <w:rPrChange w:id="1078" w:author="Kelvin Sung" w:date="2021-05-20T08:31:00Z">
              <w:rPr/>
            </w:rPrChange>
          </w:rPr>
          <w:t>texture_</w:t>
        </w:r>
        <w:proofErr w:type="gramStart"/>
        <w:r w:rsidRPr="00AD1B74">
          <w:rPr>
            <w:rStyle w:val="CodeInline"/>
            <w:rPrChange w:id="1079" w:author="Kelvin Sung" w:date="2021-05-20T08:31:00Z">
              <w:rPr/>
            </w:rPrChange>
          </w:rPr>
          <w:t>fs.glsl</w:t>
        </w:r>
        <w:proofErr w:type="spellEnd"/>
        <w:proofErr w:type="gramEnd"/>
        <w:r>
          <w:t xml:space="preserve"> and </w:t>
        </w:r>
      </w:ins>
      <w:ins w:id="1080" w:author="Kelvin Sung" w:date="2021-05-20T09:21:00Z">
        <w:r w:rsidR="0040105A">
          <w:t xml:space="preserve">copy all </w:t>
        </w:r>
      </w:ins>
      <w:del w:id="1081" w:author="Kelvin Sung" w:date="2021-05-20T08:30:00Z">
        <w:r w:rsidR="00253D5C" w:rsidRPr="00253D5C" w:rsidDel="007563A3">
          <w:delText xml:space="preserve">Add the standard </w:delText>
        </w:r>
      </w:del>
      <w:r w:rsidR="00253D5C" w:rsidRPr="00253D5C">
        <w:t>uniform and varying variables</w:t>
      </w:r>
      <w:ins w:id="1082" w:author="Kelvin Sung" w:date="2021-05-20T09:21:00Z">
        <w:r w:rsidR="0040105A">
          <w:t xml:space="preserve">. </w:t>
        </w:r>
        <w:r w:rsidR="0040105A">
          <w:rPr>
            <w:rFonts w:hint="eastAsia"/>
          </w:rPr>
          <w:t>T</w:t>
        </w:r>
        <w:r w:rsidR="0040105A">
          <w:t xml:space="preserve">his is </w:t>
        </w:r>
      </w:ins>
      <w:ins w:id="1083" w:author="Kelvin Sung" w:date="2021-05-20T09:23:00Z">
        <w:r w:rsidR="0040105A">
          <w:t xml:space="preserve">an </w:t>
        </w:r>
      </w:ins>
      <w:ins w:id="1084" w:author="Kelvin Sung" w:date="2021-05-20T09:21:00Z">
        <w:r w:rsidR="0040105A">
          <w:t xml:space="preserve">important </w:t>
        </w:r>
      </w:ins>
      <w:ins w:id="1085" w:author="Kelvin Sung" w:date="2021-05-20T09:23:00Z">
        <w:r w:rsidR="0040105A">
          <w:t>step</w:t>
        </w:r>
      </w:ins>
      <w:ins w:id="1086" w:author="Kelvin Sung" w:date="2021-05-20T09:27:00Z">
        <w:r w:rsidR="0040105A">
          <w:t xml:space="preserve"> because</w:t>
        </w:r>
      </w:ins>
      <w:ins w:id="1087" w:author="Kelvin Sung" w:date="2021-05-20T09:25:00Z">
        <w:r w:rsidR="0040105A">
          <w:t xml:space="preserve"> </w:t>
        </w:r>
      </w:ins>
      <w:ins w:id="1088" w:author="Kelvin Sung" w:date="2021-05-20T09:27:00Z">
        <w:r w:rsidR="0040105A">
          <w:t>t</w:t>
        </w:r>
      </w:ins>
      <w:ins w:id="1089" w:author="Kelvin Sung" w:date="2021-05-20T09:25:00Z">
        <w:r w:rsidR="0040105A">
          <w:t xml:space="preserve">he </w:t>
        </w:r>
        <w:proofErr w:type="spellStart"/>
        <w:r w:rsidR="0040105A" w:rsidRPr="0040105A">
          <w:rPr>
            <w:rStyle w:val="CodeInline"/>
            <w:rPrChange w:id="1090" w:author="Kelvin Sung" w:date="2021-05-20T09:25:00Z">
              <w:rPr/>
            </w:rPrChange>
          </w:rPr>
          <w:t>light_fs</w:t>
        </w:r>
      </w:ins>
      <w:proofErr w:type="spellEnd"/>
      <w:ins w:id="1091" w:author="Kelvin Sung" w:date="2021-05-20T09:22:00Z">
        <w:r w:rsidR="0040105A">
          <w:t xml:space="preserve"> </w:t>
        </w:r>
      </w:ins>
      <w:ins w:id="1092" w:author="Kelvin Sung" w:date="2021-05-20T09:25:00Z">
        <w:r w:rsidR="0040105A">
          <w:t xml:space="preserve">fragment shader will interface </w:t>
        </w:r>
      </w:ins>
      <w:ins w:id="1093" w:author="Kelvin Sung" w:date="2021-05-20T09:26:00Z">
        <w:r w:rsidR="0040105A">
          <w:t xml:space="preserve">to the game engine via the </w:t>
        </w:r>
      </w:ins>
      <w:proofErr w:type="spellStart"/>
      <w:ins w:id="1094" w:author="Kelvin Sung" w:date="2021-05-20T09:22:00Z">
        <w:r w:rsidR="0040105A" w:rsidRPr="0040105A">
          <w:rPr>
            <w:rStyle w:val="CodeInline"/>
            <w:rPrChange w:id="1095" w:author="Kelvin Sung" w:date="2021-05-20T09:23:00Z">
              <w:rPr/>
            </w:rPrChange>
          </w:rPr>
          <w:t>LightShader</w:t>
        </w:r>
        <w:proofErr w:type="spellEnd"/>
        <w:r w:rsidR="0040105A">
          <w:t xml:space="preserve"> </w:t>
        </w:r>
      </w:ins>
      <w:ins w:id="1096" w:author="Kelvin Sung" w:date="2021-05-20T09:26:00Z">
        <w:r w:rsidR="0040105A">
          <w:t>class</w:t>
        </w:r>
      </w:ins>
      <w:ins w:id="1097" w:author="Kelvin Sung" w:date="2021-05-20T09:28:00Z">
        <w:r w:rsidR="0040105A">
          <w:t xml:space="preserve">. The </w:t>
        </w:r>
        <w:proofErr w:type="spellStart"/>
        <w:r w:rsidR="0040105A" w:rsidRPr="0040105A">
          <w:rPr>
            <w:rStyle w:val="CodeInline"/>
            <w:rPrChange w:id="1098" w:author="Kelvin Sung" w:date="2021-05-20T09:28:00Z">
              <w:rPr/>
            </w:rPrChange>
          </w:rPr>
          <w:t>LightShader</w:t>
        </w:r>
        <w:proofErr w:type="spellEnd"/>
        <w:r w:rsidR="0040105A">
          <w:t xml:space="preserve"> class, in turn, will be implemented</w:t>
        </w:r>
      </w:ins>
      <w:ins w:id="1099" w:author="Kelvin Sung" w:date="2021-05-20T09:26:00Z">
        <w:r w:rsidR="0040105A">
          <w:t xml:space="preserve"> as </w:t>
        </w:r>
      </w:ins>
      <w:ins w:id="1100" w:author="Kelvin Sung" w:date="2021-05-20T09:23:00Z">
        <w:r w:rsidR="0040105A">
          <w:t xml:space="preserve">a </w:t>
        </w:r>
      </w:ins>
      <w:ins w:id="1101" w:author="Kelvin Sung" w:date="2021-05-20T09:22:00Z">
        <w:r w:rsidR="0040105A">
          <w:t xml:space="preserve">subclass </w:t>
        </w:r>
      </w:ins>
      <w:ins w:id="1102" w:author="Kelvin Sung" w:date="2021-05-20T09:23:00Z">
        <w:r w:rsidR="0040105A">
          <w:t xml:space="preserve">of </w:t>
        </w:r>
        <w:proofErr w:type="spellStart"/>
        <w:r w:rsidR="0040105A" w:rsidRPr="0040105A">
          <w:rPr>
            <w:rStyle w:val="CodeInline"/>
            <w:rPrChange w:id="1103" w:author="Kelvin Sung" w:date="2021-05-20T09:24:00Z">
              <w:rPr/>
            </w:rPrChange>
          </w:rPr>
          <w:t>TextureShader</w:t>
        </w:r>
      </w:ins>
      <w:proofErr w:type="spellEnd"/>
      <w:ins w:id="1104" w:author="Kelvin Sung" w:date="2021-05-20T09:28:00Z">
        <w:r w:rsidR="0040105A">
          <w:t xml:space="preserve">, where </w:t>
        </w:r>
      </w:ins>
      <w:ins w:id="1105" w:author="Kelvin Sung" w:date="2021-05-20T09:31:00Z">
        <w:r w:rsidR="000F78BA">
          <w:t>the existence of thes</w:t>
        </w:r>
      </w:ins>
      <w:ins w:id="1106" w:author="Kelvin Sung" w:date="2021-05-20T09:32:00Z">
        <w:r w:rsidR="000F78BA">
          <w:t xml:space="preserve">e variables </w:t>
        </w:r>
        <w:proofErr w:type="gramStart"/>
        <w:r w:rsidR="000F78BA">
          <w:t>are</w:t>
        </w:r>
        <w:proofErr w:type="gramEnd"/>
        <w:r w:rsidR="000F78BA">
          <w:t xml:space="preserve"> assumed and </w:t>
        </w:r>
      </w:ins>
      <w:ins w:id="1107" w:author="Kelvin Sung" w:date="2021-05-20T09:28:00Z">
        <w:r w:rsidR="0040105A">
          <w:t xml:space="preserve">references </w:t>
        </w:r>
      </w:ins>
      <w:ins w:id="1108" w:author="Kelvin Sung" w:date="2021-05-20T09:31:00Z">
        <w:r w:rsidR="000F78BA">
          <w:t>created</w:t>
        </w:r>
      </w:ins>
      <w:ins w:id="1109" w:author="Kelvin Sung" w:date="2021-05-20T09:29:00Z">
        <w:r w:rsidR="0040105A">
          <w:t>.</w:t>
        </w:r>
      </w:ins>
    </w:p>
    <w:p w14:paraId="69877C00" w14:textId="77777777" w:rsidR="0040105A" w:rsidRDefault="0040105A" w:rsidP="0040105A">
      <w:pPr>
        <w:pStyle w:val="Code"/>
        <w:rPr>
          <w:ins w:id="1110" w:author="Kelvin Sung" w:date="2021-05-20T09:30:00Z"/>
        </w:rPr>
        <w:pPrChange w:id="1111" w:author="Kelvin Sung" w:date="2021-05-20T09:30:00Z">
          <w:pPr>
            <w:pStyle w:val="NumList"/>
          </w:pPr>
        </w:pPrChange>
      </w:pPr>
      <w:ins w:id="1112" w:author="Kelvin Sung" w:date="2021-05-20T09:30:00Z">
        <w:r>
          <w:t xml:space="preserve">precision </w:t>
        </w:r>
        <w:proofErr w:type="spellStart"/>
        <w:r>
          <w:t>mediump</w:t>
        </w:r>
        <w:proofErr w:type="spellEnd"/>
        <w:r>
          <w:t xml:space="preserve"> float; </w:t>
        </w:r>
      </w:ins>
    </w:p>
    <w:p w14:paraId="0DAD0B88" w14:textId="77777777" w:rsidR="0040105A" w:rsidRDefault="0040105A" w:rsidP="0040105A">
      <w:pPr>
        <w:pStyle w:val="Code"/>
        <w:rPr>
          <w:ins w:id="1113" w:author="Kelvin Sung" w:date="2021-05-20T09:30:00Z"/>
        </w:rPr>
        <w:pPrChange w:id="1114" w:author="Kelvin Sung" w:date="2021-05-20T09:30:00Z">
          <w:pPr>
            <w:pStyle w:val="NumList"/>
          </w:pPr>
        </w:pPrChange>
      </w:pPr>
    </w:p>
    <w:p w14:paraId="42A019BA" w14:textId="77777777" w:rsidR="0040105A" w:rsidRDefault="0040105A" w:rsidP="0040105A">
      <w:pPr>
        <w:pStyle w:val="Code"/>
        <w:rPr>
          <w:ins w:id="1115" w:author="Kelvin Sung" w:date="2021-05-20T09:30:00Z"/>
        </w:rPr>
        <w:pPrChange w:id="1116" w:author="Kelvin Sung" w:date="2021-05-20T09:30:00Z">
          <w:pPr>
            <w:pStyle w:val="NumList"/>
          </w:pPr>
        </w:pPrChange>
      </w:pPr>
      <w:ins w:id="1117" w:author="Kelvin Sung" w:date="2021-05-20T09:30:00Z">
        <w:r>
          <w:t>// The object that fetches data from texture.</w:t>
        </w:r>
      </w:ins>
    </w:p>
    <w:p w14:paraId="1307CCB0" w14:textId="77777777" w:rsidR="0040105A" w:rsidRDefault="0040105A" w:rsidP="0040105A">
      <w:pPr>
        <w:pStyle w:val="Code"/>
        <w:rPr>
          <w:ins w:id="1118" w:author="Kelvin Sung" w:date="2021-05-20T09:30:00Z"/>
        </w:rPr>
        <w:pPrChange w:id="1119" w:author="Kelvin Sung" w:date="2021-05-20T09:30:00Z">
          <w:pPr>
            <w:pStyle w:val="NumList"/>
          </w:pPr>
        </w:pPrChange>
      </w:pPr>
      <w:ins w:id="1120" w:author="Kelvin Sung" w:date="2021-05-20T09:30:00Z">
        <w:r>
          <w:t>// Must be set outside the shader.</w:t>
        </w:r>
      </w:ins>
    </w:p>
    <w:p w14:paraId="2D4446CB" w14:textId="77777777" w:rsidR="0040105A" w:rsidRDefault="0040105A" w:rsidP="0040105A">
      <w:pPr>
        <w:pStyle w:val="Code"/>
        <w:rPr>
          <w:ins w:id="1121" w:author="Kelvin Sung" w:date="2021-05-20T09:30:00Z"/>
        </w:rPr>
        <w:pPrChange w:id="1122" w:author="Kelvin Sung" w:date="2021-05-20T09:30:00Z">
          <w:pPr>
            <w:pStyle w:val="NumList"/>
          </w:pPr>
        </w:pPrChange>
      </w:pPr>
      <w:ins w:id="1123" w:author="Kelvin Sung" w:date="2021-05-20T09:30:00Z">
        <w:r>
          <w:t xml:space="preserve">uniform sampler2D </w:t>
        </w:r>
        <w:proofErr w:type="spellStart"/>
        <w:r>
          <w:t>uSampler</w:t>
        </w:r>
        <w:proofErr w:type="spellEnd"/>
        <w:r>
          <w:t>;</w:t>
        </w:r>
      </w:ins>
    </w:p>
    <w:p w14:paraId="2F5C9ED5" w14:textId="77777777" w:rsidR="0040105A" w:rsidRDefault="0040105A" w:rsidP="0040105A">
      <w:pPr>
        <w:pStyle w:val="Code"/>
        <w:rPr>
          <w:ins w:id="1124" w:author="Kelvin Sung" w:date="2021-05-20T09:30:00Z"/>
        </w:rPr>
        <w:pPrChange w:id="1125" w:author="Kelvin Sung" w:date="2021-05-20T09:30:00Z">
          <w:pPr>
            <w:pStyle w:val="NumList"/>
          </w:pPr>
        </w:pPrChange>
      </w:pPr>
    </w:p>
    <w:p w14:paraId="0F4616FE" w14:textId="77777777" w:rsidR="0040105A" w:rsidRDefault="0040105A" w:rsidP="0040105A">
      <w:pPr>
        <w:pStyle w:val="Code"/>
        <w:rPr>
          <w:ins w:id="1126" w:author="Kelvin Sung" w:date="2021-05-20T09:30:00Z"/>
        </w:rPr>
        <w:pPrChange w:id="1127" w:author="Kelvin Sung" w:date="2021-05-20T09:30:00Z">
          <w:pPr>
            <w:pStyle w:val="NumList"/>
          </w:pPr>
        </w:pPrChange>
      </w:pPr>
      <w:ins w:id="1128" w:author="Kelvin Sung" w:date="2021-05-20T09:30:00Z">
        <w:r>
          <w:t>// Color of pixel</w:t>
        </w:r>
      </w:ins>
    </w:p>
    <w:p w14:paraId="0EECB7F0" w14:textId="77777777" w:rsidR="0040105A" w:rsidRDefault="0040105A" w:rsidP="0040105A">
      <w:pPr>
        <w:pStyle w:val="Code"/>
        <w:rPr>
          <w:ins w:id="1129" w:author="Kelvin Sung" w:date="2021-05-20T09:30:00Z"/>
        </w:rPr>
        <w:pPrChange w:id="1130" w:author="Kelvin Sung" w:date="2021-05-20T09:30:00Z">
          <w:pPr>
            <w:pStyle w:val="NumList"/>
          </w:pPr>
        </w:pPrChange>
      </w:pPr>
      <w:ins w:id="1131" w:author="Kelvin Sung" w:date="2021-05-20T09:30:00Z">
        <w:r>
          <w:t xml:space="preserve">uniform vec4 </w:t>
        </w:r>
        <w:proofErr w:type="spellStart"/>
        <w:r>
          <w:t>uPixelColor</w:t>
        </w:r>
        <w:proofErr w:type="spellEnd"/>
        <w:r>
          <w:t xml:space="preserve">;  </w:t>
        </w:r>
      </w:ins>
    </w:p>
    <w:p w14:paraId="2A59255D" w14:textId="77777777" w:rsidR="0040105A" w:rsidRDefault="0040105A" w:rsidP="0040105A">
      <w:pPr>
        <w:pStyle w:val="Code"/>
        <w:rPr>
          <w:ins w:id="1132" w:author="Kelvin Sung" w:date="2021-05-20T09:30:00Z"/>
        </w:rPr>
        <w:pPrChange w:id="1133" w:author="Kelvin Sung" w:date="2021-05-20T09:30:00Z">
          <w:pPr>
            <w:pStyle w:val="NumList"/>
          </w:pPr>
        </w:pPrChange>
      </w:pPr>
      <w:ins w:id="1134" w:author="Kelvin Sung" w:date="2021-05-20T09:30:00Z">
        <w:r>
          <w:t xml:space="preserve">uniform vec4 </w:t>
        </w:r>
        <w:proofErr w:type="spellStart"/>
        <w:r>
          <w:t>uGlobalAmbientColor</w:t>
        </w:r>
        <w:proofErr w:type="spellEnd"/>
        <w:r>
          <w:t>; // this is shared globally</w:t>
        </w:r>
      </w:ins>
    </w:p>
    <w:p w14:paraId="38FB3CF3" w14:textId="77777777" w:rsidR="0040105A" w:rsidRDefault="0040105A" w:rsidP="0040105A">
      <w:pPr>
        <w:pStyle w:val="Code"/>
        <w:rPr>
          <w:ins w:id="1135" w:author="Kelvin Sung" w:date="2021-05-20T09:30:00Z"/>
        </w:rPr>
        <w:pPrChange w:id="1136" w:author="Kelvin Sung" w:date="2021-05-20T09:30:00Z">
          <w:pPr>
            <w:pStyle w:val="NumList"/>
          </w:pPr>
        </w:pPrChange>
      </w:pPr>
      <w:ins w:id="1137" w:author="Kelvin Sung" w:date="2021-05-20T09:30:00Z">
        <w:r>
          <w:t xml:space="preserve">uniform float </w:t>
        </w:r>
        <w:proofErr w:type="spellStart"/>
        <w:r>
          <w:t>uGlobalAmbientIntensity</w:t>
        </w:r>
        <w:proofErr w:type="spellEnd"/>
        <w:r>
          <w:t>;</w:t>
        </w:r>
      </w:ins>
    </w:p>
    <w:p w14:paraId="195DF9CA" w14:textId="77777777" w:rsidR="0040105A" w:rsidRDefault="0040105A" w:rsidP="0040105A">
      <w:pPr>
        <w:pStyle w:val="Code"/>
        <w:rPr>
          <w:ins w:id="1138" w:author="Kelvin Sung" w:date="2021-05-20T09:30:00Z"/>
        </w:rPr>
        <w:pPrChange w:id="1139" w:author="Kelvin Sung" w:date="2021-05-20T09:30:00Z">
          <w:pPr>
            <w:pStyle w:val="NumList"/>
          </w:pPr>
        </w:pPrChange>
      </w:pPr>
    </w:p>
    <w:p w14:paraId="71001702" w14:textId="77777777" w:rsidR="0040105A" w:rsidRDefault="0040105A" w:rsidP="0040105A">
      <w:pPr>
        <w:pStyle w:val="Code"/>
        <w:rPr>
          <w:ins w:id="1140" w:author="Kelvin Sung" w:date="2021-05-20T09:30:00Z"/>
        </w:rPr>
        <w:pPrChange w:id="1141" w:author="Kelvin Sung" w:date="2021-05-20T09:30:00Z">
          <w:pPr>
            <w:pStyle w:val="NumList"/>
          </w:pPr>
        </w:pPrChange>
      </w:pPr>
      <w:ins w:id="1142" w:author="Kelvin Sung" w:date="2021-05-20T09:30:00Z">
        <w:r>
          <w:t>// The "varying" keyword is for signifying that the texture coordinate will be</w:t>
        </w:r>
      </w:ins>
    </w:p>
    <w:p w14:paraId="2B7F9FC3" w14:textId="77777777" w:rsidR="0040105A" w:rsidRDefault="0040105A" w:rsidP="0040105A">
      <w:pPr>
        <w:pStyle w:val="Code"/>
        <w:rPr>
          <w:ins w:id="1143" w:author="Kelvin Sung" w:date="2021-05-20T09:30:00Z"/>
        </w:rPr>
        <w:pPrChange w:id="1144" w:author="Kelvin Sung" w:date="2021-05-20T09:30:00Z">
          <w:pPr>
            <w:pStyle w:val="NumList"/>
          </w:pPr>
        </w:pPrChange>
      </w:pPr>
      <w:ins w:id="1145" w:author="Kelvin Sung" w:date="2021-05-20T09:30:00Z">
        <w:r>
          <w:t xml:space="preserve">// interpolated and thus varies. </w:t>
        </w:r>
      </w:ins>
    </w:p>
    <w:p w14:paraId="5B73A7B2" w14:textId="3358838A" w:rsidR="0040105A" w:rsidRDefault="0040105A" w:rsidP="0040105A">
      <w:pPr>
        <w:pStyle w:val="Code"/>
        <w:rPr>
          <w:ins w:id="1146" w:author="Kelvin Sung" w:date="2021-05-20T09:31:00Z"/>
        </w:rPr>
      </w:pPr>
      <w:ins w:id="1147" w:author="Kelvin Sung" w:date="2021-05-20T09:30:00Z">
        <w:r>
          <w:t>varying vec2 vTexCoord;</w:t>
        </w:r>
      </w:ins>
    </w:p>
    <w:p w14:paraId="65BB257D" w14:textId="77777777" w:rsidR="0040105A" w:rsidRDefault="0040105A" w:rsidP="0040105A">
      <w:pPr>
        <w:pStyle w:val="Code"/>
        <w:rPr>
          <w:ins w:id="1148" w:author="Kelvin Sung" w:date="2021-05-20T09:31:00Z"/>
        </w:rPr>
      </w:pPr>
    </w:p>
    <w:p w14:paraId="78FA172F" w14:textId="2D586647" w:rsidR="0040105A" w:rsidRDefault="0040105A" w:rsidP="0040105A">
      <w:pPr>
        <w:pStyle w:val="Code"/>
        <w:rPr>
          <w:ins w:id="1149" w:author="Kelvin Sung" w:date="2021-05-20T09:22:00Z"/>
        </w:rPr>
        <w:pPrChange w:id="1150" w:author="Kelvin Sung" w:date="2021-05-20T09:30:00Z">
          <w:pPr>
            <w:pStyle w:val="NumList"/>
            <w:numPr>
              <w:numId w:val="11"/>
            </w:numPr>
          </w:pPr>
        </w:pPrChange>
      </w:pPr>
      <w:ins w:id="1151" w:author="Kelvin Sung" w:date="2021-05-20T09:31:00Z">
        <w:r w:rsidRPr="0072479E">
          <w:t>... implementation to follow …</w:t>
        </w:r>
      </w:ins>
    </w:p>
    <w:p w14:paraId="6E3A23AC" w14:textId="406135D7" w:rsidR="00253D5C" w:rsidRDefault="00253D5C" w:rsidP="000D057D">
      <w:pPr>
        <w:pStyle w:val="NumList"/>
        <w:numPr>
          <w:ilvl w:val="0"/>
          <w:numId w:val="11"/>
        </w:numPr>
      </w:pPr>
      <w:del w:id="1152" w:author="Kelvin Sung" w:date="2021-05-20T09:32:00Z">
        <w:r w:rsidRPr="00253D5C" w:rsidDel="005D4691">
          <w:delText xml:space="preserve"> for the texture sampler, texture coordinate, ambient properties, and pixel color as in previous projects. Furthermore, you can now </w:delText>
        </w:r>
      </w:del>
      <w:ins w:id="1153" w:author="Kelvin Sung" w:date="2021-05-20T09:32:00Z">
        <w:r w:rsidR="005D4691">
          <w:t xml:space="preserve">Now, </w:t>
        </w:r>
      </w:ins>
      <w:del w:id="1154" w:author="Kelvin Sung" w:date="2021-05-20T09:32:00Z">
        <w:r w:rsidRPr="00253D5C" w:rsidDel="005D4691">
          <w:delText xml:space="preserve">add </w:delText>
        </w:r>
      </w:del>
      <w:ins w:id="1155" w:author="Kelvin Sung" w:date="2021-05-20T09:32:00Z">
        <w:r w:rsidR="005D4691">
          <w:t xml:space="preserve">define the variables to </w:t>
        </w:r>
      </w:ins>
      <w:r w:rsidRPr="00253D5C">
        <w:t xml:space="preserve">support </w:t>
      </w:r>
      <w:del w:id="1156" w:author="Kelvin Sung" w:date="2021-05-20T09:32:00Z">
        <w:r w:rsidRPr="00253D5C" w:rsidDel="005D4691">
          <w:delText xml:space="preserve">for </w:delText>
        </w:r>
      </w:del>
      <w:r w:rsidRPr="00253D5C">
        <w:t xml:space="preserve">a </w:t>
      </w:r>
      <w:del w:id="1157" w:author="Kelvin Sung" w:date="2021-05-20T09:33:00Z">
        <w:r w:rsidRPr="00253D5C" w:rsidDel="005D4691">
          <w:delText xml:space="preserve">single </w:delText>
        </w:r>
      </w:del>
      <w:ins w:id="1158" w:author="Kelvin Sung" w:date="2021-05-20T09:33:00Z">
        <w:r w:rsidR="005D4691">
          <w:t xml:space="preserve">point </w:t>
        </w:r>
      </w:ins>
      <w:r w:rsidRPr="00253D5C">
        <w:t>light</w:t>
      </w:r>
      <w:ins w:id="1159" w:author="Kelvin Sung" w:date="2021-05-20T09:33:00Z">
        <w:r w:rsidR="005D4691">
          <w:t>: on/off switch, color, position, and radius.</w:t>
        </w:r>
      </w:ins>
      <w:del w:id="1160" w:author="Kelvin Sung" w:date="2021-05-20T09:33:00Z">
        <w:r w:rsidRPr="00253D5C" w:rsidDel="005D4691">
          <w:delText xml:space="preserve"> by adding variables for each of the light’s properties.</w:delText>
        </w:r>
      </w:del>
      <w:r w:rsidRPr="00253D5C">
        <w:t xml:space="preserve"> It is </w:t>
      </w:r>
      <w:del w:id="1161" w:author="Kelvin Sung" w:date="2021-05-20T09:33:00Z">
        <w:r w:rsidRPr="00253D5C" w:rsidDel="005D4691">
          <w:delText xml:space="preserve">also </w:delText>
        </w:r>
      </w:del>
      <w:r w:rsidRPr="00253D5C">
        <w:t>important to not</w:t>
      </w:r>
      <w:ins w:id="1162" w:author="Kelvin Sung" w:date="2021-05-20T09:33:00Z">
        <w:r w:rsidR="005D4691">
          <w:t>e</w:t>
        </w:r>
      </w:ins>
      <w:del w:id="1163" w:author="Kelvin Sung" w:date="2021-05-20T09:33:00Z">
        <w:r w:rsidRPr="00253D5C" w:rsidDel="005D4691">
          <w:delText>ice</w:delText>
        </w:r>
      </w:del>
      <w:r w:rsidRPr="00253D5C">
        <w:t xml:space="preserve"> that the </w:t>
      </w:r>
      <w:del w:id="1164" w:author="Kelvin Sung" w:date="2021-05-20T09:33:00Z">
        <w:r w:rsidRPr="00253D5C" w:rsidDel="005D4691">
          <w:delText xml:space="preserve">light’s </w:delText>
        </w:r>
      </w:del>
      <w:r w:rsidRPr="00253D5C">
        <w:t xml:space="preserve">position and radius are in </w:t>
      </w:r>
      <w:ins w:id="1165" w:author="Kelvin Sung" w:date="2021-05-20T09:33:00Z">
        <w:r w:rsidR="005D4691">
          <w:t xml:space="preserve">units of </w:t>
        </w:r>
      </w:ins>
      <w:r w:rsidRPr="00253D5C">
        <w:t>pixel</w:t>
      </w:r>
      <w:ins w:id="1166" w:author="Kelvin Sung" w:date="2021-05-20T09:34:00Z">
        <w:r w:rsidR="005D4691">
          <w:t>s</w:t>
        </w:r>
      </w:ins>
      <w:del w:id="1167"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68" w:author="Kelvin Sung" w:date="2021-05-20T09:30:00Z"/>
        </w:rPr>
      </w:pPr>
      <w:del w:id="1169" w:author="Kelvin Sung" w:date="2021-05-20T09:30:00Z">
        <w:r w:rsidDel="0040105A">
          <w:delText xml:space="preserve">precision mediump float; </w:delText>
        </w:r>
      </w:del>
    </w:p>
    <w:p w14:paraId="434DA32D" w14:textId="705061F3" w:rsidR="00253D5C" w:rsidDel="0040105A" w:rsidRDefault="00253D5C" w:rsidP="00253D5C">
      <w:pPr>
        <w:pStyle w:val="Code"/>
        <w:rPr>
          <w:del w:id="1170" w:author="Kelvin Sung" w:date="2021-05-20T09:30:00Z"/>
        </w:rPr>
      </w:pPr>
    </w:p>
    <w:p w14:paraId="1479DA21" w14:textId="56CA8C48" w:rsidR="00253D5C" w:rsidDel="0040105A" w:rsidRDefault="00253D5C" w:rsidP="00253D5C">
      <w:pPr>
        <w:pStyle w:val="Code"/>
        <w:rPr>
          <w:del w:id="1171" w:author="Kelvin Sung" w:date="2021-05-20T09:30:00Z"/>
        </w:rPr>
      </w:pPr>
      <w:del w:id="1172" w:author="Kelvin Sung" w:date="2021-05-20T09:30:00Z">
        <w:r w:rsidDel="0040105A">
          <w:delText>// The object that fetches data from texture.</w:delText>
        </w:r>
      </w:del>
    </w:p>
    <w:p w14:paraId="21B1E33B" w14:textId="1684B524" w:rsidR="00253D5C" w:rsidDel="0040105A" w:rsidRDefault="00253D5C" w:rsidP="00253D5C">
      <w:pPr>
        <w:pStyle w:val="Code"/>
        <w:rPr>
          <w:del w:id="1173" w:author="Kelvin Sung" w:date="2021-05-20T09:30:00Z"/>
        </w:rPr>
      </w:pPr>
      <w:del w:id="1174" w:author="Kelvin Sung" w:date="2021-05-20T09:30:00Z">
        <w:r w:rsidDel="0040105A">
          <w:delText>// Must be set outside the shader.</w:delText>
        </w:r>
      </w:del>
    </w:p>
    <w:p w14:paraId="40670D99" w14:textId="7C25DF65" w:rsidR="00253D5C" w:rsidDel="0040105A" w:rsidRDefault="00253D5C" w:rsidP="00253D5C">
      <w:pPr>
        <w:pStyle w:val="Code"/>
        <w:rPr>
          <w:del w:id="1175" w:author="Kelvin Sung" w:date="2021-05-20T09:30:00Z"/>
        </w:rPr>
      </w:pPr>
      <w:del w:id="1176" w:author="Kelvin Sung" w:date="2021-05-20T09:30:00Z">
        <w:r w:rsidDel="0040105A">
          <w:delText>uniform sampler2D uSampler;</w:delText>
        </w:r>
      </w:del>
    </w:p>
    <w:p w14:paraId="4C818524" w14:textId="53F8242B" w:rsidR="00253D5C" w:rsidDel="0040105A" w:rsidRDefault="00253D5C" w:rsidP="00253D5C">
      <w:pPr>
        <w:pStyle w:val="Code"/>
        <w:rPr>
          <w:del w:id="1177" w:author="Kelvin Sung" w:date="2021-05-20T09:30:00Z"/>
        </w:rPr>
      </w:pPr>
    </w:p>
    <w:p w14:paraId="1FDD98C3" w14:textId="719076D6" w:rsidR="00253D5C" w:rsidDel="0040105A" w:rsidRDefault="00253D5C" w:rsidP="00253D5C">
      <w:pPr>
        <w:pStyle w:val="Code"/>
        <w:rPr>
          <w:del w:id="1178" w:author="Kelvin Sung" w:date="2021-05-20T09:30:00Z"/>
        </w:rPr>
      </w:pPr>
      <w:del w:id="1179" w:author="Kelvin Sung" w:date="2021-05-20T09:30:00Z">
        <w:r w:rsidDel="0040105A">
          <w:delText>// Color of pixel</w:delText>
        </w:r>
      </w:del>
    </w:p>
    <w:p w14:paraId="133A2CC9" w14:textId="4E2BDB30" w:rsidR="00253D5C" w:rsidDel="0040105A" w:rsidRDefault="00253D5C" w:rsidP="00253D5C">
      <w:pPr>
        <w:pStyle w:val="Code"/>
        <w:rPr>
          <w:del w:id="1180" w:author="Kelvin Sung" w:date="2021-05-20T09:30:00Z"/>
        </w:rPr>
      </w:pPr>
      <w:del w:id="1181" w:author="Kelvin Sung" w:date="2021-05-20T09:30:00Z">
        <w:r w:rsidDel="0040105A">
          <w:delText xml:space="preserve">uniform vec4 uPixelColor;  </w:delText>
        </w:r>
      </w:del>
    </w:p>
    <w:p w14:paraId="39D4DA7C" w14:textId="0384AC90" w:rsidR="00253D5C" w:rsidDel="0040105A" w:rsidRDefault="00253D5C" w:rsidP="00253D5C">
      <w:pPr>
        <w:pStyle w:val="Code"/>
        <w:rPr>
          <w:del w:id="1182" w:author="Kelvin Sung" w:date="2021-05-20T09:30:00Z"/>
        </w:rPr>
      </w:pPr>
      <w:del w:id="1183"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84" w:author="Kelvin Sung" w:date="2021-05-20T09:30:00Z"/>
        </w:rPr>
      </w:pPr>
      <w:del w:id="1185" w:author="Kelvin Sung" w:date="2021-05-20T09:30:00Z">
        <w:r w:rsidDel="0040105A">
          <w:delText>uniform float uGlobalAmbientIntensity;</w:delText>
        </w:r>
      </w:del>
    </w:p>
    <w:p w14:paraId="5221A018" w14:textId="17EE06F2" w:rsidR="00253D5C" w:rsidDel="0040105A" w:rsidRDefault="00253D5C" w:rsidP="00253D5C">
      <w:pPr>
        <w:pStyle w:val="Code"/>
        <w:rPr>
          <w:del w:id="1186" w:author="Kelvin Sung" w:date="2021-05-20T09:30:00Z"/>
        </w:rPr>
      </w:pPr>
    </w:p>
    <w:p w14:paraId="6F079C85" w14:textId="218D2877" w:rsidR="00253D5C" w:rsidDel="0040105A" w:rsidRDefault="00253D5C" w:rsidP="00253D5C">
      <w:pPr>
        <w:pStyle w:val="Code"/>
        <w:rPr>
          <w:del w:id="1187" w:author="Kelvin Sung" w:date="2021-05-20T09:30:00Z"/>
          <w:moveFrom w:id="1188" w:author="Kelvin Sung" w:date="2021-05-20T09:30:00Z"/>
        </w:rPr>
      </w:pPr>
      <w:moveFromRangeStart w:id="1189" w:author="Kelvin Sung" w:date="2021-05-20T09:30:00Z" w:name="move72395425"/>
      <w:moveFrom w:id="1190" w:author="Kelvin Sung" w:date="2021-05-20T09:30:00Z">
        <w:del w:id="1191" w:author="Kelvin Sung" w:date="2021-05-20T09:30:00Z">
          <w:r w:rsidDel="0040105A">
            <w:delText>// Light information</w:delText>
          </w:r>
        </w:del>
      </w:moveFrom>
    </w:p>
    <w:p w14:paraId="120C986D" w14:textId="3F5619B3" w:rsidR="00253D5C" w:rsidDel="0040105A" w:rsidRDefault="00253D5C" w:rsidP="00253D5C">
      <w:pPr>
        <w:pStyle w:val="Code"/>
        <w:rPr>
          <w:del w:id="1192" w:author="Kelvin Sung" w:date="2021-05-20T09:30:00Z"/>
          <w:moveFrom w:id="1193" w:author="Kelvin Sung" w:date="2021-05-20T09:30:00Z"/>
        </w:rPr>
      </w:pPr>
      <w:moveFrom w:id="1194" w:author="Kelvin Sung" w:date="2021-05-20T09:30:00Z">
        <w:del w:id="1195" w:author="Kelvin Sung" w:date="2021-05-20T09:30:00Z">
          <w:r w:rsidDel="0040105A">
            <w:delText>uniform bool uLightOn;</w:delText>
          </w:r>
        </w:del>
      </w:moveFrom>
    </w:p>
    <w:p w14:paraId="084035B0" w14:textId="6524B1E8" w:rsidR="00253D5C" w:rsidDel="0040105A" w:rsidRDefault="00253D5C" w:rsidP="00253D5C">
      <w:pPr>
        <w:pStyle w:val="Code"/>
        <w:rPr>
          <w:del w:id="1196" w:author="Kelvin Sung" w:date="2021-05-20T09:30:00Z"/>
          <w:moveFrom w:id="1197" w:author="Kelvin Sung" w:date="2021-05-20T09:30:00Z"/>
        </w:rPr>
      </w:pPr>
      <w:moveFrom w:id="1198" w:author="Kelvin Sung" w:date="2021-05-20T09:30:00Z">
        <w:del w:id="1199" w:author="Kelvin Sung" w:date="2021-05-20T09:30:00Z">
          <w:r w:rsidDel="0040105A">
            <w:delText>uniform vec4 uLightColor;</w:delText>
          </w:r>
        </w:del>
      </w:moveFrom>
    </w:p>
    <w:p w14:paraId="22585B3C" w14:textId="1CDD8F78" w:rsidR="00253D5C" w:rsidDel="0040105A" w:rsidRDefault="00253D5C" w:rsidP="00253D5C">
      <w:pPr>
        <w:pStyle w:val="Code"/>
        <w:rPr>
          <w:del w:id="1200" w:author="Kelvin Sung" w:date="2021-05-20T09:30:00Z"/>
          <w:moveFrom w:id="1201" w:author="Kelvin Sung" w:date="2021-05-20T09:30:00Z"/>
        </w:rPr>
      </w:pPr>
      <w:moveFrom w:id="1202" w:author="Kelvin Sung" w:date="2021-05-20T09:30:00Z">
        <w:del w:id="1203"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204" w:author="Kelvin Sung" w:date="2021-05-20T09:30:00Z"/>
          <w:moveFrom w:id="1205" w:author="Kelvin Sung" w:date="2021-05-20T09:30:00Z"/>
        </w:rPr>
      </w:pPr>
      <w:moveFrom w:id="1206" w:author="Kelvin Sung" w:date="2021-05-20T09:30:00Z">
        <w:del w:id="1207" w:author="Kelvin Sung" w:date="2021-05-20T09:30:00Z">
          <w:r w:rsidDel="0040105A">
            <w:delText>uniform float uLightRadius;    // in pixel space!</w:delText>
          </w:r>
        </w:del>
      </w:moveFrom>
    </w:p>
    <w:moveFromRangeEnd w:id="1189"/>
    <w:p w14:paraId="439EBA27" w14:textId="220635D8" w:rsidR="00253D5C" w:rsidDel="0040105A" w:rsidRDefault="00253D5C" w:rsidP="00253D5C">
      <w:pPr>
        <w:pStyle w:val="Code"/>
        <w:rPr>
          <w:del w:id="1208" w:author="Kelvin Sung" w:date="2021-05-20T09:30:00Z"/>
        </w:rPr>
      </w:pPr>
    </w:p>
    <w:p w14:paraId="3B58341F" w14:textId="634C69A5" w:rsidR="00253D5C" w:rsidDel="0040105A" w:rsidRDefault="00253D5C" w:rsidP="00253D5C">
      <w:pPr>
        <w:pStyle w:val="Code"/>
        <w:rPr>
          <w:del w:id="1209" w:author="Kelvin Sung" w:date="2021-05-20T09:30:00Z"/>
        </w:rPr>
      </w:pPr>
      <w:del w:id="1210"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211" w:author="Kelvin Sung" w:date="2021-05-20T09:30:00Z"/>
        </w:rPr>
      </w:pPr>
      <w:del w:id="1212" w:author="Kelvin Sung" w:date="2021-05-20T09:30:00Z">
        <w:r w:rsidDel="0040105A">
          <w:delText xml:space="preserve">// interpolated and thus varies. </w:delText>
        </w:r>
      </w:del>
    </w:p>
    <w:p w14:paraId="4E19DD41" w14:textId="0440D7C5" w:rsidR="0040105A" w:rsidRDefault="00253D5C" w:rsidP="0040105A">
      <w:pPr>
        <w:pStyle w:val="Code"/>
        <w:rPr>
          <w:moveTo w:id="1213" w:author="Kelvin Sung" w:date="2021-05-20T09:30:00Z"/>
        </w:rPr>
      </w:pPr>
      <w:del w:id="1214" w:author="Kelvin Sung" w:date="2021-05-20T09:30:00Z">
        <w:r w:rsidDel="0040105A">
          <w:delText>varying vec2 vTexCoord;</w:delText>
        </w:r>
      </w:del>
      <w:moveToRangeStart w:id="1215" w:author="Kelvin Sung" w:date="2021-05-20T09:30:00Z" w:name="move72395425"/>
      <w:moveTo w:id="1216" w:author="Kelvin Sung" w:date="2021-05-20T09:30:00Z">
        <w:r w:rsidR="0040105A">
          <w:t>// Light information</w:t>
        </w:r>
      </w:moveTo>
    </w:p>
    <w:p w14:paraId="5149D403" w14:textId="77777777" w:rsidR="0040105A" w:rsidRDefault="0040105A" w:rsidP="0040105A">
      <w:pPr>
        <w:pStyle w:val="Code"/>
        <w:rPr>
          <w:moveTo w:id="1217" w:author="Kelvin Sung" w:date="2021-05-20T09:30:00Z"/>
        </w:rPr>
      </w:pPr>
      <w:moveTo w:id="1218" w:author="Kelvin Sung" w:date="2021-05-20T09:30:00Z">
        <w:r>
          <w:t>uniform bool uLightOn;</w:t>
        </w:r>
      </w:moveTo>
    </w:p>
    <w:p w14:paraId="18576949" w14:textId="77777777" w:rsidR="0040105A" w:rsidRDefault="0040105A" w:rsidP="0040105A">
      <w:pPr>
        <w:pStyle w:val="Code"/>
        <w:rPr>
          <w:moveTo w:id="1219" w:author="Kelvin Sung" w:date="2021-05-20T09:30:00Z"/>
        </w:rPr>
      </w:pPr>
      <w:moveTo w:id="1220" w:author="Kelvin Sung" w:date="2021-05-20T09:30:00Z">
        <w:r>
          <w:t>uniform vec4 uLightColor;</w:t>
        </w:r>
      </w:moveTo>
    </w:p>
    <w:p w14:paraId="6C6EC219" w14:textId="77777777" w:rsidR="0040105A" w:rsidRDefault="0040105A" w:rsidP="0040105A">
      <w:pPr>
        <w:pStyle w:val="Code"/>
        <w:rPr>
          <w:moveTo w:id="1221" w:author="Kelvin Sung" w:date="2021-05-20T09:30:00Z"/>
        </w:rPr>
      </w:pPr>
      <w:moveTo w:id="1222" w:author="Kelvin Sung" w:date="2021-05-20T09:30:00Z">
        <w:r>
          <w:t>uniform vec3 uLightPosition;   // in pixel space!</w:t>
        </w:r>
      </w:moveTo>
    </w:p>
    <w:p w14:paraId="70193C34" w14:textId="77777777" w:rsidR="0040105A" w:rsidRDefault="0040105A" w:rsidP="0040105A">
      <w:pPr>
        <w:pStyle w:val="Code"/>
        <w:rPr>
          <w:moveTo w:id="1223" w:author="Kelvin Sung" w:date="2021-05-20T09:30:00Z"/>
        </w:rPr>
      </w:pPr>
      <w:moveTo w:id="1224" w:author="Kelvin Sung" w:date="2021-05-20T09:30:00Z">
        <w:r>
          <w:t>uniform float uLightRadius;    // in pixel space!</w:t>
        </w:r>
      </w:moveTo>
    </w:p>
    <w:moveToRangeEnd w:id="1215"/>
    <w:p w14:paraId="213A213D" w14:textId="77777777" w:rsidR="0040105A" w:rsidRPr="00253D5C" w:rsidRDefault="0040105A" w:rsidP="00253D5C">
      <w:pPr>
        <w:pStyle w:val="Code"/>
      </w:pPr>
    </w:p>
    <w:p w14:paraId="5797A507" w14:textId="5C8D3CA7" w:rsidR="00253D5C" w:rsidRPr="00253D5C" w:rsidRDefault="00253D5C" w:rsidP="000D057D">
      <w:pPr>
        <w:pStyle w:val="NumList"/>
        <w:numPr>
          <w:ilvl w:val="0"/>
          <w:numId w:val="11"/>
        </w:numPr>
      </w:pPr>
      <w:del w:id="1225" w:author="Kelvin Sung" w:date="2021-05-20T09:55:00Z">
        <w:r w:rsidRPr="00253D5C" w:rsidDel="009E4A65">
          <w:delText>To complete the shader, i</w:delText>
        </w:r>
      </w:del>
      <w:ins w:id="1226" w:author="Kelvin Sung" w:date="2021-05-20T09:55:00Z">
        <w:r w:rsidR="009E4A65">
          <w:t>I</w:t>
        </w:r>
      </w:ins>
      <w:r w:rsidRPr="00253D5C">
        <w:t>mplement the</w:t>
      </w:r>
      <w:ins w:id="1227"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28" w:author="Kelvin Sung" w:date="2021-05-20T09:55:00Z">
        <w:r w:rsidRPr="00253D5C" w:rsidDel="00C66CBD">
          <w:delText xml:space="preserve"> function to do the following:</w:delText>
        </w:r>
      </w:del>
      <w:ins w:id="1229" w:author="Kelvin Sung" w:date="2021-05-20T09:55:00Z">
        <w:r w:rsidR="00C66CBD">
          <w:t xml:space="preserve"> </w:t>
        </w:r>
      </w:ins>
      <w:ins w:id="1230" w:author="Kelvin Sung" w:date="2021-05-20T09:56:00Z">
        <w:r w:rsidR="00C66CBD">
          <w:t>function as follows.</w:t>
        </w:r>
      </w:ins>
    </w:p>
    <w:p w14:paraId="3895FACF" w14:textId="2FD42ABE" w:rsidR="00253D5C" w:rsidRDefault="00D020BD" w:rsidP="00253D5C">
      <w:pPr>
        <w:pStyle w:val="NumSubList"/>
      </w:pPr>
      <w:ins w:id="1231" w:author="Kelvin Sung" w:date="2021-05-20T09:57:00Z">
        <w:r>
          <w:t>St</w:t>
        </w:r>
      </w:ins>
      <w:ins w:id="1232" w:author="Kelvin Sung" w:date="2021-05-20T09:58:00Z">
        <w:r>
          <w:t xml:space="preserve">ep A, </w:t>
        </w:r>
      </w:ins>
      <w:del w:id="1233" w:author="Kelvin Sung" w:date="2021-05-20T09:58:00Z">
        <w:r w:rsidR="00253D5C" w:rsidDel="00D020BD">
          <w:delText>S</w:delText>
        </w:r>
      </w:del>
      <w:ins w:id="1234" w:author="Kelvin Sung" w:date="2021-05-20T09:58:00Z">
        <w:r>
          <w:t>s</w:t>
        </w:r>
      </w:ins>
      <w:r w:rsidR="00253D5C">
        <w:t>ample the texture color and apply the ambient color and intensity.</w:t>
      </w:r>
    </w:p>
    <w:p w14:paraId="6CC3B30F" w14:textId="31E0920B" w:rsidR="00253D5C" w:rsidRDefault="00D020BD" w:rsidP="00CA439D">
      <w:pPr>
        <w:pStyle w:val="NumSubList"/>
        <w:pPrChange w:id="1235" w:author="Kelvin Sung" w:date="2021-05-20T10:07:00Z">
          <w:pPr>
            <w:pStyle w:val="NumSubList"/>
          </w:pPr>
        </w:pPrChange>
      </w:pPr>
      <w:ins w:id="1236" w:author="Kelvin Sung" w:date="2021-05-20T09:58:00Z">
        <w:r>
          <w:t xml:space="preserve">Step B, </w:t>
        </w:r>
      </w:ins>
      <w:ins w:id="1237" w:author="Kelvin Sung" w:date="2021-05-20T10:00:00Z">
        <w:r>
          <w:t xml:space="preserve">perform </w:t>
        </w:r>
      </w:ins>
      <w:ins w:id="1238" w:author="Kelvin Sung" w:date="2021-05-20T09:59:00Z">
        <w:r>
          <w:t>the light source illumination</w:t>
        </w:r>
      </w:ins>
      <w:ins w:id="1239" w:author="Kelvin Sung" w:date="2021-05-20T10:00:00Z">
        <w:r>
          <w:t>. This</w:t>
        </w:r>
      </w:ins>
      <w:ins w:id="1240" w:author="Kelvin Sung" w:date="2021-05-20T10:01:00Z">
        <w:r>
          <w:t xml:space="preserve"> is accomplished</w:t>
        </w:r>
      </w:ins>
      <w:ins w:id="1241" w:author="Kelvin Sung" w:date="2021-05-20T09:59:00Z">
        <w:r>
          <w:t xml:space="preserve"> by determining if </w:t>
        </w:r>
      </w:ins>
      <w:ins w:id="1242" w:author="Kelvin Sung" w:date="2021-05-20T10:01:00Z">
        <w:r>
          <w:t xml:space="preserve">the </w:t>
        </w:r>
      </w:ins>
      <w:ins w:id="1243" w:author="Kelvin Sung" w:date="2021-05-20T10:02:00Z">
        <w:r>
          <w:t>computation is required-</w:t>
        </w:r>
      </w:ins>
      <w:ins w:id="1244" w:author="Kelvin Sung" w:date="2021-05-20T10:03:00Z">
        <w:r>
          <w:t>-</w:t>
        </w:r>
      </w:ins>
      <w:ins w:id="1245" w:author="Kelvin Sung" w:date="2021-05-20T10:02:00Z">
        <w:r>
          <w:t xml:space="preserve">testing if the </w:t>
        </w:r>
      </w:ins>
      <w:ins w:id="1246" w:author="Kelvin Sung" w:date="2021-05-20T10:01:00Z">
        <w:r>
          <w:t xml:space="preserve">light is switched on, and if </w:t>
        </w:r>
      </w:ins>
      <w:del w:id="1247" w:author="Kelvin Sung" w:date="2021-05-20T09:59:00Z">
        <w:r w:rsidR="00253D5C" w:rsidDel="00D020BD">
          <w:delText xml:space="preserve">Determine whether </w:delText>
        </w:r>
      </w:del>
      <w:r w:rsidR="00253D5C">
        <w:t xml:space="preserve">the </w:t>
      </w:r>
      <w:ins w:id="1248" w:author="Kelvin Sung" w:date="2021-05-20T10:01:00Z">
        <w:r>
          <w:t xml:space="preserve">pixel </w:t>
        </w:r>
      </w:ins>
      <w:ins w:id="1249" w:author="Kelvin Sung" w:date="2021-05-20T10:02:00Z">
        <w:r>
          <w:t xml:space="preserve">is non-transparent. </w:t>
        </w:r>
      </w:ins>
      <w:del w:id="1250" w:author="Kelvin Sung" w:date="2021-05-20T10:02:00Z">
        <w:r w:rsidR="00253D5C" w:rsidDel="00D020BD">
          <w:delText xml:space="preserve">current </w:delText>
        </w:r>
      </w:del>
      <w:del w:id="1251" w:author="Kelvin Sung" w:date="2021-05-20T09:59:00Z">
        <w:r w:rsidR="00253D5C" w:rsidDel="00D020BD">
          <w:delText xml:space="preserve">fragment </w:delText>
        </w:r>
      </w:del>
      <w:ins w:id="1252" w:author="Kelvin Sung" w:date="2021-05-20T10:04:00Z">
        <w:r>
          <w:t xml:space="preserve">If </w:t>
        </w:r>
      </w:ins>
      <w:ins w:id="1253" w:author="Kelvin Sung" w:date="2021-05-20T17:09:00Z">
        <w:r w:rsidR="00120A8D">
          <w:t xml:space="preserve">both </w:t>
        </w:r>
      </w:ins>
      <w:ins w:id="1254" w:author="Kelvin Sung" w:date="2021-05-20T10:03:00Z">
        <w:r>
          <w:t xml:space="preserve">favorable, the distance between the light position and the current pixel is compared with the light radius to determine if </w:t>
        </w:r>
      </w:ins>
      <w:ins w:id="1255" w:author="Kelvin Sung" w:date="2021-05-20T10:04:00Z">
        <w:r>
          <w:t>current pixel is inside the volume of illumination.</w:t>
        </w:r>
      </w:ins>
      <w:ins w:id="1256" w:author="Kelvin Sung" w:date="2021-05-20T10:05:00Z">
        <w:r w:rsidR="00C44B6E">
          <w:t xml:space="preserve"> Note that</w:t>
        </w:r>
      </w:ins>
      <w:ins w:id="1257" w:author="Kelvin Sung" w:date="2021-05-20T10:06:00Z">
        <w:r w:rsidR="00CA439D">
          <w:t xml:space="preserve"> </w:t>
        </w:r>
      </w:ins>
      <w:proofErr w:type="spellStart"/>
      <w:ins w:id="1258" w:author="Kelvin Sung" w:date="2021-05-20T17:09:00Z">
        <w:r w:rsidR="00D05670" w:rsidRPr="00253D5C">
          <w:rPr>
            <w:rStyle w:val="CodeInline"/>
          </w:rPr>
          <w:t>gl_FragCord.xyz</w:t>
        </w:r>
        <w:proofErr w:type="spellEnd"/>
        <w:r w:rsidR="00D05670">
          <w:t xml:space="preserve"> is the GLSL-defined variable for current pixel position and that </w:t>
        </w:r>
      </w:ins>
      <w:ins w:id="1259" w:author="Kelvin Sung" w:date="2021-05-20T10:05:00Z">
        <w:r w:rsidR="00C44B6E">
          <w:t>this computation assumes pixel-space units</w:t>
        </w:r>
      </w:ins>
      <w:ins w:id="1260" w:author="Kelvin Sung" w:date="2021-05-20T10:06:00Z">
        <w:r w:rsidR="00CA439D">
          <w:t>.</w:t>
        </w:r>
      </w:ins>
      <w:ins w:id="1261" w:author="Kelvin Sung" w:date="2021-05-20T10:07:00Z">
        <w:r w:rsidR="00CA439D">
          <w:t xml:space="preserve"> When all conditions are favorable, the color of the light is accumulated to the final results.</w:t>
        </w:r>
      </w:ins>
      <w:del w:id="1262" w:author="Kelvin Sung" w:date="2021-05-20T10:00:00Z">
        <w:r w:rsidR="00253D5C" w:rsidDel="00D020BD">
          <w:delText xml:space="preserve">should be illuminated by the light source. To do this, </w:delText>
        </w:r>
      </w:del>
      <w:del w:id="1263"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64" w:author="Kelvin Sung" w:date="2021-05-20T10:05:00Z">
        <w:r w:rsidR="00253D5C" w:rsidDel="00C44B6E">
          <w:delText xml:space="preserve"> </w:delText>
        </w:r>
        <w:r w:rsidR="00253D5C" w:rsidRPr="00253D5C" w:rsidDel="00C44B6E">
          <w:rPr>
            <w:rStyle w:val="CodeInline"/>
          </w:rPr>
          <w:delText>gl_FragCord.xyz</w:delText>
        </w:r>
      </w:del>
      <w:del w:id="1265"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pPr>
      <w:r>
        <w:t>void main(void)  {</w:t>
      </w:r>
    </w:p>
    <w:p w14:paraId="6FD3FF19" w14:textId="462CD7F9" w:rsidR="00253D5C" w:rsidRDefault="00253D5C" w:rsidP="00253D5C">
      <w:pPr>
        <w:pStyle w:val="Code"/>
      </w:pPr>
      <w:r>
        <w:t xml:space="preserve">    // </w:t>
      </w:r>
      <w:ins w:id="1266" w:author="Kelvin Sung" w:date="2021-05-20T09:57:00Z">
        <w:r w:rsidR="00352904">
          <w:t xml:space="preserve">Step A: </w:t>
        </w:r>
      </w:ins>
      <w:ins w:id="1267" w:author="Kelvin Sung" w:date="2021-05-20T09:58:00Z">
        <w:r w:rsidR="00D020BD" w:rsidRPr="00D020BD">
          <w:t>sample the texture and apply ambient</w:t>
        </w:r>
      </w:ins>
      <w:del w:id="1268" w:author="Kelvin Sung" w:date="2021-05-20T09:58:00Z">
        <w:r w:rsidDel="00D020BD">
          <w:delText>simple tint based on uPixelColor setting</w:delText>
        </w:r>
      </w:del>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5E9A538C" w:rsidR="00253D5C" w:rsidRDefault="00253D5C" w:rsidP="00253D5C">
      <w:pPr>
        <w:pStyle w:val="Code"/>
      </w:pPr>
      <w:r>
        <w:t xml:space="preserve">    // </w:t>
      </w:r>
      <w:ins w:id="1269" w:author="Kelvin Sung" w:date="2021-05-20T09:57:00Z">
        <w:r w:rsidR="00352904" w:rsidRPr="00352904">
          <w:t>Step B:  decide if the light should illuminate</w:t>
        </w:r>
      </w:ins>
      <w:del w:id="1270" w:author="Kelvin Sung" w:date="2021-05-20T09:57:00Z">
        <w:r w:rsidDel="00352904">
          <w:delText>now decide if we should illuminate by the light</w:delText>
        </w:r>
      </w:del>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13443955" w:rsidR="00253D5C" w:rsidRDefault="00253D5C" w:rsidP="00253D5C">
      <w:pPr>
        <w:pStyle w:val="Code"/>
      </w:pPr>
      <w:r>
        <w:t xml:space="preserve">    // </w:t>
      </w:r>
      <w:ins w:id="1271"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01207308" w:rsidR="00253D5C" w:rsidRDefault="00253D5C" w:rsidP="00253D5C">
      <w:pPr>
        <w:pStyle w:val="Heading3"/>
      </w:pPr>
      <w:del w:id="1272" w:author="Kelvin Sung" w:date="2021-05-20T17:11:00Z">
        <w:r w:rsidDel="00B5076B">
          <w:delText xml:space="preserve">Creating </w:delText>
        </w:r>
      </w:del>
      <w:ins w:id="1273" w:author="Kelvin Sung" w:date="2021-05-20T17:11:00Z">
        <w:r w:rsidR="00B5076B">
          <w:t xml:space="preserve">Defining </w:t>
        </w:r>
      </w:ins>
      <w:r>
        <w:t xml:space="preserve">a Light </w:t>
      </w:r>
      <w:ins w:id="1274" w:author="Kelvin Sung" w:date="2021-05-20T17:11:00Z">
        <w:r w:rsidR="002C3B1F">
          <w:t>Class</w:t>
        </w:r>
      </w:ins>
      <w:del w:id="1275" w:author="Kelvin Sung" w:date="2021-05-20T17:11:00Z">
        <w:r w:rsidDel="002C3B1F">
          <w:delText>Object</w:delText>
        </w:r>
      </w:del>
    </w:p>
    <w:p w14:paraId="50501CD6" w14:textId="23D90193" w:rsidR="00253D5C" w:rsidRDefault="00253D5C" w:rsidP="00253D5C">
      <w:pPr>
        <w:pStyle w:val="BodyTextFirst"/>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76" w:author="Kelvin Sung" w:date="2021-05-20T17:11:00Z">
        <w:r w:rsidDel="00B5076B">
          <w:delText xml:space="preserve">create </w:delText>
        </w:r>
      </w:del>
      <w:ins w:id="1277" w:author="Kelvin Sung" w:date="2021-05-20T17:11:00Z">
        <w:r w:rsidR="00B5076B">
          <w:t xml:space="preserve">define </w:t>
        </w:r>
      </w:ins>
      <w:del w:id="1278" w:author="Kelvin Sung" w:date="2021-05-20T17:11:00Z">
        <w:r w:rsidDel="00B5076B">
          <w:delText xml:space="preserve">an </w:delText>
        </w:r>
      </w:del>
      <w:ins w:id="1279" w:author="Kelvin Sung" w:date="2021-05-20T17:11:00Z">
        <w:r w:rsidR="00B5076B">
          <w:t xml:space="preserve">a </w:t>
        </w:r>
      </w:ins>
      <w:del w:id="1280" w:author="Kelvin Sung" w:date="2021-05-20T17:11:00Z">
        <w:r w:rsidDel="00B5076B">
          <w:delText xml:space="preserve">object </w:delText>
        </w:r>
      </w:del>
      <w:ins w:id="1281" w:author="Kelvin Sung" w:date="2021-05-20T17:11:00Z">
        <w:r w:rsidR="00B5076B">
          <w:t xml:space="preserve">class </w:t>
        </w:r>
      </w:ins>
      <w:r>
        <w:t>to encapsulate a point light source</w:t>
      </w:r>
      <w:ins w:id="1282" w:author="Kelvin Sung" w:date="2021-05-20T17:11:00Z">
        <w:r w:rsidR="00B5076B">
          <w:t xml:space="preserve"> for the </w:t>
        </w:r>
      </w:ins>
      <w:ins w:id="1283" w:author="Kelvin Sung" w:date="2021-05-20T17:12:00Z">
        <w:r w:rsidR="00B5076B">
          <w:t>game engine.</w:t>
        </w:r>
      </w:ins>
      <w:del w:id="1284" w:author="Kelvin Sung" w:date="2021-05-20T17:11:00Z">
        <w:r w:rsidDel="00B5076B">
          <w:delText>.</w:delText>
        </w:r>
      </w:del>
    </w:p>
    <w:p w14:paraId="2C6F0D3E" w14:textId="272FD563" w:rsidR="00253D5C" w:rsidRDefault="00253D5C" w:rsidP="000D057D">
      <w:pPr>
        <w:pStyle w:val="NumList"/>
        <w:numPr>
          <w:ilvl w:val="0"/>
          <w:numId w:val="12"/>
        </w:numPr>
      </w:pPr>
      <w:r>
        <w:lastRenderedPageBreak/>
        <w:t xml:space="preserve">Create a new </w:t>
      </w:r>
      <w:del w:id="1285"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86" w:author="Kelvin Sung" w:date="2021-05-20T17:12:00Z">
        <w:r w:rsidR="00B5076B">
          <w:t xml:space="preserve">folder </w:t>
        </w:r>
      </w:ins>
      <w:del w:id="1287" w:author="Kelvin Sung" w:date="2021-05-20T17:12:00Z">
        <w:r w:rsidDel="00B5076B">
          <w:delText xml:space="preserve">under </w:delText>
        </w:r>
      </w:del>
      <w:ins w:id="1288"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noProof/>
        </w:rPr>
      </w:pPr>
      <w:del w:id="1289" w:author="Kelvin Sung" w:date="2021-05-20T17:13:00Z">
        <w:r w:rsidRPr="00FB3D5B" w:rsidDel="00B5076B">
          <w:rPr>
            <w:noProof/>
          </w:rPr>
          <w:delText xml:space="preserve">In </w:delText>
        </w:r>
      </w:del>
      <w:ins w:id="1290" w:author="Kelvin Sung" w:date="2021-05-20T17:13:00Z">
        <w:r w:rsidR="00B5076B">
          <w:rPr>
            <w:noProof/>
          </w:rPr>
          <w:t xml:space="preserve">Edit </w:t>
        </w:r>
      </w:ins>
      <w:r w:rsidRPr="00FB3D5B">
        <w:rPr>
          <w:rStyle w:val="CodeInline"/>
        </w:rPr>
        <w:t>lights.js</w:t>
      </w:r>
      <w:ins w:id="1291" w:author="Kelvin Sung" w:date="2021-05-20T17:13:00Z">
        <w:r w:rsidR="00B5076B">
          <w:rPr>
            <w:noProof/>
          </w:rPr>
          <w:t xml:space="preserve"> </w:t>
        </w:r>
      </w:ins>
      <w:del w:id="1292" w:author="Kelvin Sung" w:date="2021-05-20T17:13:00Z">
        <w:r w:rsidRPr="00FB3D5B" w:rsidDel="00B5076B">
          <w:rPr>
            <w:noProof/>
          </w:rPr>
          <w:delText>,</w:delText>
        </w:r>
      </w:del>
      <w:ins w:id="1293" w:author="Kelvin Sung" w:date="2021-05-20T17:13:00Z">
        <w:r w:rsidR="00B5076B">
          <w:rPr>
            <w:noProof/>
          </w:rPr>
          <w:t>to</w:t>
        </w:r>
      </w:ins>
      <w:r w:rsidRPr="00FB3D5B">
        <w:rPr>
          <w:noProof/>
        </w:rPr>
        <w:t xml:space="preserve"> create </w:t>
      </w:r>
      <w:del w:id="1294" w:author="Kelvin Sung" w:date="2021-05-20T17:13:00Z">
        <w:r w:rsidRPr="00FB3D5B" w:rsidDel="00B5076B">
          <w:rPr>
            <w:noProof/>
          </w:rPr>
          <w:delText>a</w:delText>
        </w:r>
        <w:r w:rsidDel="00B5076B">
          <w:rPr>
            <w:noProof/>
          </w:rPr>
          <w:delText xml:space="preserve"> new class called</w:delText>
        </w:r>
      </w:del>
      <w:ins w:id="1295" w:author="Kelvin Sung" w:date="2021-05-20T17:13:00Z">
        <w:r w:rsidR="00B5076B">
          <w:rPr>
            <w:noProof/>
          </w:rPr>
          <w:t>the</w:t>
        </w:r>
      </w:ins>
      <w:r>
        <w:rPr>
          <w:noProof/>
        </w:rPr>
        <w:t xml:space="preserve"> </w:t>
      </w:r>
      <w:r w:rsidRPr="00FB3D5B">
        <w:rPr>
          <w:rStyle w:val="CodeInline"/>
        </w:rPr>
        <w:t>Light</w:t>
      </w:r>
      <w:r>
        <w:rPr>
          <w:noProof/>
        </w:rPr>
        <w:t xml:space="preserve"> </w:t>
      </w:r>
      <w:ins w:id="1296" w:author="Kelvin Sung" w:date="2021-05-20T17:13:00Z">
        <w:r w:rsidR="00B5076B">
          <w:rPr>
            <w:noProof/>
          </w:rPr>
          <w:t xml:space="preserve">class, define </w:t>
        </w:r>
      </w:ins>
      <w:del w:id="1297" w:author="Kelvin Sung" w:date="2021-05-20T17:13:00Z">
        <w:r w:rsidDel="00B5076B">
          <w:rPr>
            <w:noProof/>
          </w:rPr>
          <w:delText>and add a</w:delText>
        </w:r>
        <w:r w:rsidRPr="00FB3D5B" w:rsidDel="00B5076B">
          <w:rPr>
            <w:noProof/>
          </w:rPr>
          <w:delText xml:space="preserve"> simple </w:delText>
        </w:r>
      </w:del>
      <w:ins w:id="1298" w:author="Kelvin Sung" w:date="2021-05-20T17:13:00Z">
        <w:r w:rsidR="00B5076B">
          <w:rPr>
            <w:noProof/>
          </w:rPr>
          <w:t xml:space="preserve">the </w:t>
        </w:r>
      </w:ins>
      <w:r w:rsidRPr="00FB3D5B">
        <w:rPr>
          <w:rStyle w:val="CodeInline"/>
        </w:rPr>
        <w:t>constructor</w:t>
      </w:r>
      <w:r w:rsidRPr="00FB3D5B">
        <w:rPr>
          <w:noProof/>
        </w:rPr>
        <w:t xml:space="preserve"> </w:t>
      </w:r>
      <w:ins w:id="1299" w:author="Kelvin Sung" w:date="2021-05-20T17:13:00Z">
        <w:r w:rsidR="00B5076B">
          <w:rPr>
            <w:noProof/>
          </w:rPr>
          <w:t xml:space="preserve">to </w:t>
        </w:r>
      </w:ins>
      <w:del w:id="1300" w:author="Kelvin Sung" w:date="2021-05-20T17:13:00Z">
        <w:r w:rsidRPr="00FB3D5B" w:rsidDel="00B5076B">
          <w:rPr>
            <w:noProof/>
          </w:rPr>
          <w:delText xml:space="preserve">that </w:delText>
        </w:r>
      </w:del>
      <w:r w:rsidRPr="00FB3D5B">
        <w:rPr>
          <w:noProof/>
        </w:rPr>
        <w:t>initialize</w:t>
      </w:r>
      <w:ins w:id="1301" w:author="Kelvin Sung" w:date="2021-05-20T17:14:00Z">
        <w:r w:rsidR="00B5076B">
          <w:rPr>
            <w:noProof/>
          </w:rPr>
          <w:t xml:space="preserve"> the light</w:t>
        </w:r>
      </w:ins>
      <w:del w:id="1302" w:author="Kelvin Sung" w:date="2021-05-20T17:13:00Z">
        <w:r w:rsidRPr="00FB3D5B" w:rsidDel="00B5076B">
          <w:rPr>
            <w:noProof/>
          </w:rPr>
          <w:delText>s</w:delText>
        </w:r>
      </w:del>
      <w:r w:rsidRPr="00FB3D5B">
        <w:rPr>
          <w:noProof/>
        </w:rPr>
        <w:t xml:space="preserve"> </w:t>
      </w:r>
      <w:del w:id="1303" w:author="Kelvin Sung" w:date="2021-05-20T17:14:00Z">
        <w:r w:rsidRPr="00FB3D5B" w:rsidDel="00B5076B">
          <w:rPr>
            <w:noProof/>
          </w:rPr>
          <w:delText xml:space="preserve">a </w:delText>
        </w:r>
      </w:del>
      <w:r w:rsidRPr="00FB3D5B">
        <w:rPr>
          <w:noProof/>
        </w:rPr>
        <w:t xml:space="preserve">color, position, radius, and on-off </w:t>
      </w:r>
      <w:ins w:id="1304" w:author="Kelvin Sung" w:date="2021-05-20T17:14:00Z">
        <w:r w:rsidR="00B5076B">
          <w:rPr>
            <w:noProof/>
          </w:rPr>
          <w:t xml:space="preserve">status. </w:t>
        </w:r>
      </w:ins>
      <w:del w:id="1305" w:author="Kelvin Sung" w:date="2021-05-20T17:14:00Z">
        <w:r w:rsidRPr="00FB3D5B" w:rsidDel="00B5076B">
          <w:rPr>
            <w:noProof/>
          </w:rPr>
          <w:delText>variable for the light. Set their initial values as follows:</w:delText>
        </w:r>
      </w:del>
      <w:ins w:id="1306" w:author="Kelvin Sung" w:date="2021-05-20T17:14:00Z">
        <w:r w:rsidR="00B5076B">
          <w:rPr>
            <w:noProof/>
          </w:rPr>
          <w:t>Remember to export the class.</w:t>
        </w:r>
      </w:ins>
    </w:p>
    <w:p w14:paraId="113CFF9F" w14:textId="77777777" w:rsidR="00FB3D5B" w:rsidRDefault="00FB3D5B" w:rsidP="00FB3D5B">
      <w:pPr>
        <w:pStyle w:val="Code"/>
      </w:pPr>
      <w:r>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091E2E27" w:rsidR="00FB3D5B" w:rsidDel="00B5076B" w:rsidRDefault="00FB3D5B" w:rsidP="00FB3D5B">
      <w:pPr>
        <w:pStyle w:val="Code"/>
        <w:rPr>
          <w:del w:id="1307" w:author="Kelvin Sung" w:date="2021-05-20T17:14:00Z"/>
        </w:rPr>
      </w:pPr>
    </w:p>
    <w:p w14:paraId="396F2B6A" w14:textId="045094CA" w:rsidR="00FB3D5B" w:rsidRDefault="00FB3D5B" w:rsidP="00FB3D5B">
      <w:pPr>
        <w:pStyle w:val="Code"/>
      </w:pPr>
      <w:r>
        <w:t>export default Light;</w:t>
      </w:r>
    </w:p>
    <w:p w14:paraId="741131CB" w14:textId="3369E80B" w:rsidR="00FB3D5B" w:rsidRDefault="00FB3D5B" w:rsidP="00FB3D5B">
      <w:pPr>
        <w:pStyle w:val="NumList"/>
        <w:rPr>
          <w:noProof/>
        </w:rPr>
      </w:pPr>
      <w:del w:id="1308" w:author="Kelvin Sung" w:date="2021-05-20T17:14:00Z">
        <w:r w:rsidRPr="00FB3D5B" w:rsidDel="00FC1EB2">
          <w:rPr>
            <w:noProof/>
          </w:rPr>
          <w:delText xml:space="preserve">Add </w:delText>
        </w:r>
      </w:del>
      <w:ins w:id="1309" w:author="Kelvin Sung" w:date="2021-05-20T17:14:00Z">
        <w:r w:rsidR="00FC1EB2">
          <w:rPr>
            <w:noProof/>
          </w:rPr>
          <w:t>Define</w:t>
        </w:r>
        <w:r w:rsidR="00FC1EB2" w:rsidRPr="00FB3D5B">
          <w:rPr>
            <w:noProof/>
          </w:rPr>
          <w:t xml:space="preserve"> </w:t>
        </w:r>
      </w:ins>
      <w:r w:rsidRPr="00FB3D5B">
        <w:rPr>
          <w:noProof/>
        </w:rPr>
        <w:t>the get</w:t>
      </w:r>
      <w:ins w:id="1310" w:author="Kelvin Sung" w:date="2021-05-20T17:14:00Z">
        <w:r w:rsidR="00FC1EB2">
          <w:rPr>
            <w:noProof/>
          </w:rPr>
          <w:t>ters</w:t>
        </w:r>
      </w:ins>
      <w:r w:rsidRPr="00FB3D5B">
        <w:rPr>
          <w:noProof/>
        </w:rPr>
        <w:t xml:space="preserve"> and set</w:t>
      </w:r>
      <w:ins w:id="1311" w:author="Kelvin Sung" w:date="2021-05-20T17:15:00Z">
        <w:r w:rsidR="00FC1EB2">
          <w:rPr>
            <w:noProof/>
          </w:rPr>
          <w:t>ters</w:t>
        </w:r>
      </w:ins>
      <w:del w:id="1312" w:author="Kelvin Sung" w:date="2021-05-20T17:15:00Z">
        <w:r w:rsidRPr="00FB3D5B" w:rsidDel="00FC1EB2">
          <w:rPr>
            <w:noProof/>
          </w:rPr>
          <w:delText xml:space="preserve"> accessors shown here to allow for the proper modification of the light’s instance variables from outside the object</w:delText>
        </w:r>
      </w:del>
      <w:ins w:id="1313"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0AA9676E" w:rsidR="00FB3D5B" w:rsidRDefault="00FB3D5B" w:rsidP="00FB3D5B">
      <w:pPr>
        <w:pStyle w:val="Code"/>
      </w:pPr>
      <w:r>
        <w:t xml:space="preserve">    isLightOn() { return this.mIsOn; }</w:t>
      </w:r>
    </w:p>
    <w:p w14:paraId="494E789C" w14:textId="445B5CCA" w:rsidR="00FB3D5B" w:rsidRDefault="00FB3D5B" w:rsidP="00FB3D5B">
      <w:pPr>
        <w:pStyle w:val="Heading3"/>
        <w:rPr>
          <w:noProof/>
        </w:rPr>
      </w:pPr>
      <w:del w:id="1314" w:author="Kelvin Sung" w:date="2021-05-20T17:15:00Z">
        <w:r w:rsidDel="00FC1EB2">
          <w:rPr>
            <w:noProof/>
          </w:rPr>
          <w:delText xml:space="preserve">Creating </w:delText>
        </w:r>
      </w:del>
      <w:ins w:id="1315" w:author="Kelvin Sung" w:date="2021-05-20T17:15:00Z">
        <w:r w:rsidR="00FC1EB2">
          <w:rPr>
            <w:noProof/>
          </w:rPr>
          <w:t xml:space="preserve">Defining </w:t>
        </w:r>
      </w:ins>
      <w:r>
        <w:rPr>
          <w:noProof/>
        </w:rPr>
        <w:t xml:space="preserve">the LightShader </w:t>
      </w:r>
      <w:del w:id="1316" w:author="Kelvin Sung" w:date="2021-05-20T17:15:00Z">
        <w:r w:rsidDel="00FC1EB2">
          <w:rPr>
            <w:noProof/>
          </w:rPr>
          <w:delText>Object</w:delText>
        </w:r>
      </w:del>
      <w:ins w:id="1317" w:author="Kelvin Sung" w:date="2021-05-20T17:15:00Z">
        <w:r w:rsidR="00FC1EB2">
          <w:rPr>
            <w:noProof/>
          </w:rPr>
          <w:t>Class</w:t>
        </w:r>
      </w:ins>
    </w:p>
    <w:p w14:paraId="6275D8A7" w14:textId="3BF5E204" w:rsidR="00FB3D5B" w:rsidRDefault="00FB3D5B" w:rsidP="00FB3D5B">
      <w:pPr>
        <w:pStyle w:val="BodyTextFirst"/>
        <w:rPr>
          <w:noProof/>
        </w:rPr>
      </w:pPr>
      <w:r>
        <w:rPr>
          <w:noProof/>
        </w:rPr>
        <w:t xml:space="preserve">The </w:t>
      </w:r>
      <w:proofErr w:type="spellStart"/>
      <w:r w:rsidRPr="00FB3D5B">
        <w:rPr>
          <w:rStyle w:val="CodeInline"/>
        </w:rPr>
        <w:t>LightShader</w:t>
      </w:r>
      <w:proofErr w:type="spellEnd"/>
      <w:r>
        <w:rPr>
          <w:noProof/>
        </w:rPr>
        <w:t xml:space="preserve"> </w:t>
      </w:r>
      <w:del w:id="1318" w:author="Kelvin Sung" w:date="2021-05-20T17:15:00Z">
        <w:r w:rsidDel="00FC1EB2">
          <w:rPr>
            <w:noProof/>
          </w:rPr>
          <w:delText xml:space="preserve">object </w:delText>
        </w:r>
      </w:del>
      <w:ins w:id="1319"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20" w:author="Kelvin Sung" w:date="2021-05-20T17:16:00Z">
        <w:r w:rsidDel="000504F3">
          <w:rPr>
            <w:noProof/>
          </w:rPr>
          <w:delText xml:space="preserve">its </w:delText>
        </w:r>
      </w:del>
      <w:ins w:id="1321" w:author="Kelvin Sung" w:date="2021-05-20T17:16:00Z">
        <w:r w:rsidR="000504F3">
          <w:rPr>
            <w:noProof/>
          </w:rPr>
          <w:t xml:space="preserve">the </w:t>
        </w:r>
      </w:ins>
      <w:ins w:id="1322" w:author="Kelvin Sung" w:date="2021-05-20T17:18:00Z">
        <w:r w:rsidR="000504F3">
          <w:rPr>
            <w:noProof/>
          </w:rPr>
          <w:t xml:space="preserve">communication of </w:t>
        </w:r>
      </w:ins>
      <w:ins w:id="1323" w:author="Kelvin Sung" w:date="2021-05-20T17:19:00Z">
        <w:r w:rsidR="000504F3">
          <w:rPr>
            <w:noProof/>
          </w:rPr>
          <w:t xml:space="preserve">the values that are specific to </w:t>
        </w:r>
        <w:r w:rsidR="00BF42F8">
          <w:rPr>
            <w:noProof/>
          </w:rPr>
          <w:t xml:space="preserve">the uniform variables defined </w:t>
        </w:r>
      </w:ins>
      <w:ins w:id="1324" w:author="Kelvin Sung" w:date="2021-05-20T17:20:00Z">
        <w:r w:rsidR="00BF42F8">
          <w:rPr>
            <w:noProof/>
          </w:rPr>
          <w:t xml:space="preserve">for a point light source </w:t>
        </w:r>
      </w:ins>
      <w:ins w:id="1325" w:author="Kelvin Sung" w:date="2021-05-20T17:19:00Z">
        <w:r w:rsidR="00BF42F8">
          <w:rPr>
            <w:noProof/>
          </w:rPr>
          <w:t xml:space="preserve">in the </w:t>
        </w:r>
        <w:proofErr w:type="spellStart"/>
        <w:r w:rsidR="00BF42F8" w:rsidRPr="00BF42F8">
          <w:rPr>
            <w:rStyle w:val="CodeInline"/>
            <w:rPrChange w:id="1326" w:author="Kelvin Sung" w:date="2021-05-20T17:20:00Z">
              <w:rPr>
                <w:noProof/>
              </w:rPr>
            </w:rPrChange>
          </w:rPr>
          <w:t>lig</w:t>
        </w:r>
      </w:ins>
      <w:ins w:id="1327" w:author="Kelvin Sung" w:date="2021-05-20T17:20:00Z">
        <w:r w:rsidR="00BF42F8" w:rsidRPr="00BF42F8">
          <w:rPr>
            <w:rStyle w:val="CodeInline"/>
            <w:rPrChange w:id="1328" w:author="Kelvin Sung" w:date="2021-05-20T17:20:00Z">
              <w:rPr>
                <w:noProof/>
              </w:rPr>
            </w:rPrChange>
          </w:rPr>
          <w:t>ht_fs</w:t>
        </w:r>
        <w:proofErr w:type="spellEnd"/>
        <w:r w:rsidR="00BF42F8">
          <w:rPr>
            <w:noProof/>
          </w:rPr>
          <w:t xml:space="preserve"> fragment shader. </w:t>
        </w:r>
      </w:ins>
      <w:del w:id="1329" w:author="Kelvin Sung" w:date="2021-05-20T17:18:00Z">
        <w:r w:rsidDel="000504F3">
          <w:rPr>
            <w:noProof/>
          </w:rPr>
          <w:delText>communication</w:delText>
        </w:r>
      </w:del>
      <w:del w:id="1330" w:author="Kelvin Sung" w:date="2021-05-20T17:16:00Z">
        <w:r w:rsidDel="000504F3">
          <w:rPr>
            <w:noProof/>
          </w:rPr>
          <w:delText>, which handles the WebGL-specific details of passing information to the GLSL shader</w:delText>
        </w:r>
      </w:del>
      <w:del w:id="1331" w:author="Kelvin Sung" w:date="2021-05-20T17:20:00Z">
        <w:r w:rsidDel="00BF42F8">
          <w:rPr>
            <w:noProof/>
          </w:rPr>
          <w:delText xml:space="preserve">. </w:delText>
        </w:r>
      </w:del>
      <w:ins w:id="1332" w:author="Kelvin Sung" w:date="2021-05-20T17:17:00Z">
        <w:r w:rsidR="000504F3">
          <w:rPr>
            <w:noProof/>
          </w:rPr>
          <w:t>In this way, the</w:t>
        </w:r>
      </w:ins>
      <w:del w:id="1333" w:author="Kelvin Sung" w:date="2021-05-20T17:17:00Z">
        <w:r w:rsidDel="000504F3">
          <w:rPr>
            <w:noProof/>
          </w:rPr>
          <w:delText>This</w:delText>
        </w:r>
      </w:del>
      <w:r>
        <w:rPr>
          <w:noProof/>
        </w:rPr>
        <w:t xml:space="preserve"> </w:t>
      </w:r>
      <w:proofErr w:type="spellStart"/>
      <w:ins w:id="1334" w:author="Kelvin Sung" w:date="2021-05-20T17:17:00Z">
        <w:r w:rsidR="000504F3" w:rsidRPr="000504F3">
          <w:rPr>
            <w:rStyle w:val="CodeInline"/>
            <w:rPrChange w:id="1335" w:author="Kelvin Sung" w:date="2021-05-20T17:17:00Z">
              <w:rPr>
                <w:noProof/>
              </w:rPr>
            </w:rPrChange>
          </w:rPr>
          <w:t>LightShader</w:t>
        </w:r>
        <w:proofErr w:type="spellEnd"/>
        <w:r w:rsidR="000504F3">
          <w:rPr>
            <w:noProof/>
          </w:rPr>
          <w:t xml:space="preserve"> </w:t>
        </w:r>
      </w:ins>
      <w:ins w:id="1336" w:author="Kelvin Sung" w:date="2021-05-20T17:21:00Z">
        <w:r w:rsidR="00382B8E">
          <w:rPr>
            <w:noProof/>
          </w:rPr>
          <w:t xml:space="preserve">class can </w:t>
        </w:r>
      </w:ins>
      <w:ins w:id="1337" w:author="Kelvin Sung" w:date="2021-05-20T17:17:00Z">
        <w:r w:rsidR="000504F3">
          <w:rPr>
            <w:noProof/>
          </w:rPr>
          <w:t xml:space="preserve">serve as a </w:t>
        </w:r>
      </w:ins>
      <w:del w:id="1338" w:author="Kelvin Sung" w:date="2021-05-20T17:17:00Z">
        <w:r w:rsidDel="000504F3">
          <w:rPr>
            <w:noProof/>
          </w:rPr>
          <w:delText>provides the engine with a</w:delText>
        </w:r>
      </w:del>
      <w:r>
        <w:rPr>
          <w:noProof/>
        </w:rPr>
        <w:t xml:space="preserve"> convenient interface for the </w:t>
      </w:r>
      <w:ins w:id="1339"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noProof/>
        </w:rPr>
      </w:pPr>
      <w:del w:id="1340" w:author="Kelvin Sung" w:date="2021-05-20T17:21:00Z">
        <w:r w:rsidDel="00B352BE">
          <w:rPr>
            <w:noProof/>
          </w:rPr>
          <w:lastRenderedPageBreak/>
          <w:delText xml:space="preserve">Under </w:delText>
        </w:r>
      </w:del>
      <w:ins w:id="1341"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rsidP="00B352BE">
      <w:pPr>
        <w:pStyle w:val="NumList"/>
        <w:numPr>
          <w:ilvl w:val="0"/>
          <w:numId w:val="13"/>
        </w:numPr>
        <w:rPr>
          <w:noProof/>
        </w:rPr>
        <w:pPrChange w:id="1342" w:author="Kelvin Sung" w:date="2021-05-20T17:28:00Z">
          <w:pPr>
            <w:pStyle w:val="NumList"/>
            <w:numPr>
              <w:numId w:val="13"/>
            </w:numPr>
          </w:pPr>
        </w:pPrChange>
      </w:pPr>
      <w:del w:id="1343" w:author="Kelvin Sung" w:date="2021-05-20T17:21:00Z">
        <w:r w:rsidDel="00B352BE">
          <w:rPr>
            <w:noProof/>
          </w:rPr>
          <w:delText xml:space="preserve">Now create </w:delText>
        </w:r>
      </w:del>
      <w:ins w:id="1344" w:author="Kelvin Sung" w:date="2021-05-20T17:21:00Z">
        <w:r w:rsidR="00B352BE">
          <w:rPr>
            <w:noProof/>
          </w:rPr>
          <w:t xml:space="preserve">Define </w:t>
        </w:r>
      </w:ins>
      <w:del w:id="1345" w:author="Kelvin Sung" w:date="2021-05-20T17:21:00Z">
        <w:r w:rsidDel="00B352BE">
          <w:rPr>
            <w:noProof/>
          </w:rPr>
          <w:delText xml:space="preserve">a class </w:delText>
        </w:r>
      </w:del>
      <w:ins w:id="1346" w:author="Kelvin Sung" w:date="2021-05-20T17:21:00Z">
        <w:r w:rsidR="00B352BE">
          <w:rPr>
            <w:noProof/>
          </w:rPr>
          <w:t xml:space="preserve">the </w:t>
        </w:r>
      </w:ins>
      <w:del w:id="134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48" w:author="Kelvin Sung" w:date="2021-05-20T17:21:00Z">
        <w:r w:rsidR="00B352BE">
          <w:rPr>
            <w:noProof/>
          </w:rPr>
          <w:t xml:space="preserve">class to be </w:t>
        </w:r>
      </w:ins>
      <w:ins w:id="1349" w:author="Kelvin Sung" w:date="2021-05-20T17:22:00Z">
        <w:r w:rsidR="00B352BE">
          <w:rPr>
            <w:noProof/>
          </w:rPr>
          <w:t xml:space="preserve">a subclass of </w:t>
        </w:r>
      </w:ins>
      <w:proofErr w:type="spellStart"/>
      <w:ins w:id="1350" w:author="Kelvin Sung" w:date="2021-05-20T17:21:00Z">
        <w:r w:rsidR="00B352BE" w:rsidRPr="00B352BE">
          <w:rPr>
            <w:rStyle w:val="CodeInline"/>
            <w:rPrChange w:id="1351" w:author="Kelvin Sung" w:date="2021-05-20T17:22:00Z">
              <w:rPr>
                <w:noProof/>
              </w:rPr>
            </w:rPrChange>
          </w:rPr>
          <w:t>SpriteShader</w:t>
        </w:r>
      </w:ins>
      <w:proofErr w:type="spellEnd"/>
      <w:ins w:id="1352" w:author="Kelvin Sung" w:date="2021-05-20T17:23:00Z">
        <w:r w:rsidR="00B352BE">
          <w:rPr>
            <w:noProof/>
          </w:rPr>
          <w:t>. In the constructor, define</w:t>
        </w:r>
      </w:ins>
      <w:ins w:id="1353" w:author="Kelvin Sung" w:date="2021-05-20T17:24:00Z">
        <w:r w:rsidR="00B352BE">
          <w:rPr>
            <w:noProof/>
          </w:rPr>
          <w:t xml:space="preserve"> the necessary variables to support sending the informaiton </w:t>
        </w:r>
      </w:ins>
      <w:ins w:id="1354" w:author="Kelvin Sung" w:date="2021-05-20T17:25:00Z">
        <w:r w:rsidR="00B352BE">
          <w:rPr>
            <w:noProof/>
          </w:rPr>
          <w:t xml:space="preserve">associated with </w:t>
        </w:r>
      </w:ins>
      <w:ins w:id="1355" w:author="Kelvin Sung" w:date="2021-05-20T17:24:00Z">
        <w:r w:rsidR="00B352BE">
          <w:rPr>
            <w:noProof/>
          </w:rPr>
          <w:t xml:space="preserve">a point light to the </w:t>
        </w:r>
        <w:proofErr w:type="spellStart"/>
        <w:r w:rsidR="00B352BE" w:rsidRPr="00B352BE">
          <w:rPr>
            <w:rStyle w:val="CodeInline"/>
            <w:rPrChange w:id="1356" w:author="Kelvin Sung" w:date="2021-05-20T17:25:00Z">
              <w:rPr>
                <w:noProof/>
              </w:rPr>
            </w:rPrChange>
          </w:rPr>
          <w:t>light_fs</w:t>
        </w:r>
        <w:proofErr w:type="spellEnd"/>
        <w:r w:rsidR="00B352BE">
          <w:rPr>
            <w:noProof/>
          </w:rPr>
          <w:t xml:space="preserve"> fragment shader. </w:t>
        </w:r>
      </w:ins>
      <w:ins w:id="1357" w:author="Kelvin Sung" w:date="2021-05-20T17:25:00Z">
        <w:r w:rsidR="00B352BE">
          <w:rPr>
            <w:noProof/>
          </w:rPr>
          <w:t xml:space="preserve">The point light information in the engine is stored in </w:t>
        </w:r>
        <w:r w:rsidR="00B352BE" w:rsidRPr="00B352BE">
          <w:rPr>
            <w:b/>
            <w:noProof/>
            <w:rPrChange w:id="1358" w:author="Kelvin Sung" w:date="2021-05-20T17:25:00Z">
              <w:rPr>
                <w:noProof/>
              </w:rPr>
            </w:rPrChange>
          </w:rPr>
          <w:t>mLight</w:t>
        </w:r>
      </w:ins>
      <w:ins w:id="1359" w:author="Kelvin Sung" w:date="2021-05-20T17:26:00Z">
        <w:r w:rsidR="00B352BE">
          <w:rPr>
            <w:b/>
            <w:noProof/>
          </w:rPr>
          <w:t>,</w:t>
        </w:r>
      </w:ins>
      <w:ins w:id="1360" w:author="Kelvin Sung" w:date="2021-05-20T17:25:00Z">
        <w:r w:rsidR="00B352BE">
          <w:rPr>
            <w:noProof/>
          </w:rPr>
          <w:t xml:space="preserve"> </w:t>
        </w:r>
      </w:ins>
      <w:ins w:id="1361" w:author="Kelvin Sung" w:date="2021-05-20T17:26:00Z">
        <w:r w:rsidR="00B352BE">
          <w:rPr>
            <w:noProof/>
          </w:rPr>
          <w:t xml:space="preserve">while the reference to the </w:t>
        </w:r>
        <w:r w:rsidR="00B352BE" w:rsidRPr="00B352BE">
          <w:rPr>
            <w:rStyle w:val="CodeInline"/>
            <w:rPrChange w:id="1362" w:author="Kelvin Sung" w:date="2021-05-20T17:26:00Z">
              <w:rPr>
                <w:noProof/>
              </w:rPr>
            </w:rPrChange>
          </w:rPr>
          <w:t>Camera</w:t>
        </w:r>
        <w:r w:rsidR="00B352BE">
          <w:rPr>
            <w:noProof/>
          </w:rPr>
          <w:t xml:space="preserve"> is important to convert all information from WC to pixel unit. </w:t>
        </w:r>
      </w:ins>
      <w:ins w:id="1363" w:author="Kelvin Sung" w:date="2021-05-20T17:28:00Z">
        <w:r w:rsidR="00B352BE">
          <w:rPr>
            <w:noProof/>
          </w:rPr>
          <w:t xml:space="preserve">The last four lines of the constructor query to obtain the </w:t>
        </w:r>
      </w:ins>
      <w:del w:id="136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6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66" w:author="Kelvin Sung" w:date="2021-05-20T17:29:00Z">
        <w:r w:rsidR="00C16D93">
          <w:rPr>
            <w:noProof/>
          </w:rPr>
          <w:t xml:space="preserve">to the uniform variables in </w:t>
        </w:r>
        <w:proofErr w:type="spellStart"/>
        <w:r w:rsidR="00C16D93" w:rsidRPr="00C16D93">
          <w:rPr>
            <w:rStyle w:val="CodeInline"/>
            <w:rPrChange w:id="1367" w:author="Kelvin Sung" w:date="2021-05-20T17:29:00Z">
              <w:rPr>
                <w:noProof/>
              </w:rPr>
            </w:rPrChange>
          </w:rPr>
          <w:t>light_fs</w:t>
        </w:r>
        <w:proofErr w:type="spellEnd"/>
        <w:r w:rsidR="00C16D93">
          <w:rPr>
            <w:noProof/>
          </w:rPr>
          <w:t>.</w:t>
        </w:r>
        <w:r w:rsidR="00B352BE">
          <w:rPr>
            <w:noProof/>
          </w:rPr>
          <w:t xml:space="preserve"> </w:t>
        </w:r>
      </w:ins>
      <w:ins w:id="1368" w:author="Kelvin Sung" w:date="2021-05-20T17:30:00Z">
        <w:r w:rsidR="00C16D93">
          <w:rPr>
            <w:noProof/>
          </w:rPr>
          <w:t>Don’t forget to export the class.</w:t>
        </w:r>
      </w:ins>
    </w:p>
    <w:p w14:paraId="60C92D20" w14:textId="77777777" w:rsidR="00FB3D5B" w:rsidRDefault="00FB3D5B" w:rsidP="00FB3D5B">
      <w:pPr>
        <w:pStyle w:val="Code"/>
      </w:pPr>
      <w:r>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r>
        <w:t xml:space="preserve">        super(vertexShaderPath,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t>}</w:t>
      </w:r>
    </w:p>
    <w:p w14:paraId="4CD80984" w14:textId="33D12DF0" w:rsidR="00FB3D5B" w:rsidDel="00C16D93" w:rsidRDefault="00FB3D5B" w:rsidP="00FB3D5B">
      <w:pPr>
        <w:pStyle w:val="Code"/>
        <w:rPr>
          <w:del w:id="1369" w:author="Kelvin Sung" w:date="2021-05-20T17:29:00Z"/>
        </w:rPr>
      </w:pPr>
    </w:p>
    <w:p w14:paraId="6EE96B88" w14:textId="2B3184B0" w:rsidR="00FB3D5B" w:rsidRDefault="00FB3D5B" w:rsidP="00FB3D5B">
      <w:pPr>
        <w:pStyle w:val="Code"/>
      </w:pPr>
      <w:r>
        <w:t>export default LightShader;</w:t>
      </w:r>
    </w:p>
    <w:p w14:paraId="26D4732C" w14:textId="3BA16A7D" w:rsidR="00326F2E" w:rsidRDefault="00326F2E" w:rsidP="00326F2E">
      <w:pPr>
        <w:pStyle w:val="NumList"/>
        <w:rPr>
          <w:noProof/>
        </w:rPr>
      </w:pPr>
      <w:del w:id="1370" w:author="Kelvin Sung" w:date="2021-05-20T17:30:00Z">
        <w:r w:rsidRPr="00326F2E" w:rsidDel="004D2313">
          <w:rPr>
            <w:noProof/>
          </w:rPr>
          <w:lastRenderedPageBreak/>
          <w:delText xml:space="preserve">Provide </w:delText>
        </w:r>
      </w:del>
      <w:ins w:id="1371" w:author="Kelvin Sung" w:date="2021-05-20T17:30:00Z">
        <w:r w:rsidR="004D2313">
          <w:rPr>
            <w:noProof/>
          </w:rPr>
          <w:t xml:space="preserve">Define </w:t>
        </w:r>
      </w:ins>
      <w:r w:rsidRPr="00326F2E">
        <w:rPr>
          <w:noProof/>
        </w:rPr>
        <w:t xml:space="preserve">a </w:t>
      </w:r>
      <w:del w:id="1372" w:author="Kelvin Sung" w:date="2021-05-20T17:30:00Z">
        <w:r w:rsidRPr="00326F2E" w:rsidDel="004D2313">
          <w:rPr>
            <w:noProof/>
          </w:rPr>
          <w:delText xml:space="preserve">basic </w:delText>
        </w:r>
      </w:del>
      <w:ins w:id="1373" w:author="Kelvin Sung" w:date="2021-05-20T17:30:00Z">
        <w:r w:rsidR="004D2313">
          <w:rPr>
            <w:noProof/>
          </w:rPr>
          <w:t xml:space="preserve">simple </w:t>
        </w:r>
      </w:ins>
      <w:r w:rsidRPr="00326F2E">
        <w:rPr>
          <w:noProof/>
        </w:rPr>
        <w:t>set</w:t>
      </w:r>
      <w:ins w:id="1374" w:author="Kelvin Sung" w:date="2021-05-20T17:30:00Z">
        <w:r w:rsidR="004D2313">
          <w:rPr>
            <w:noProof/>
          </w:rPr>
          <w:t>ter</w:t>
        </w:r>
      </w:ins>
      <w:r w:rsidRPr="00326F2E">
        <w:rPr>
          <w:noProof/>
        </w:rPr>
        <w:t xml:space="preserve"> function to </w:t>
      </w:r>
      <w:del w:id="1375" w:author="Kelvin Sung" w:date="2021-05-20T17:30:00Z">
        <w:r w:rsidRPr="00326F2E" w:rsidDel="004D2313">
          <w:rPr>
            <w:noProof/>
          </w:rPr>
          <w:delText xml:space="preserve">specify </w:delText>
        </w:r>
      </w:del>
      <w:ins w:id="1376" w:author="Kelvin Sung" w:date="2021-05-20T17:30:00Z">
        <w:r w:rsidR="004D2313">
          <w:rPr>
            <w:noProof/>
          </w:rPr>
          <w:t xml:space="preserve">asssociate </w:t>
        </w:r>
      </w:ins>
      <w:del w:id="1377" w:author="Kelvin Sung" w:date="2021-05-20T17:30:00Z">
        <w:r w:rsidRPr="00326F2E" w:rsidDel="004D2313">
          <w:rPr>
            <w:noProof/>
          </w:rPr>
          <w:delText xml:space="preserve">which </w:delText>
        </w:r>
      </w:del>
      <w:ins w:id="1378" w:author="Kelvin Sung" w:date="2021-05-20T17:30:00Z">
        <w:r w:rsidR="004D2313">
          <w:rPr>
            <w:noProof/>
          </w:rPr>
          <w:t xml:space="preserve">a </w:t>
        </w:r>
      </w:ins>
      <w:r w:rsidRPr="00326F2E">
        <w:rPr>
          <w:noProof/>
        </w:rPr>
        <w:t xml:space="preserve">light </w:t>
      </w:r>
      <w:r>
        <w:rPr>
          <w:noProof/>
        </w:rPr>
        <w:t xml:space="preserve">and camera </w:t>
      </w:r>
      <w:ins w:id="1379" w:author="Kelvin Sung" w:date="2021-05-20T17:30:00Z">
        <w:r w:rsidR="004D2313">
          <w:rPr>
            <w:noProof/>
          </w:rPr>
          <w:t xml:space="preserve">with </w:t>
        </w:r>
      </w:ins>
      <w:r w:rsidRPr="00326F2E">
        <w:rPr>
          <w:noProof/>
        </w:rPr>
        <w:t>the shader</w:t>
      </w:r>
      <w:del w:id="138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pPr>
      <w:del w:id="1381" w:author="Kelvin Sung" w:date="2021-05-20T17:37:00Z">
        <w:r w:rsidDel="00562F29">
          <w:delText xml:space="preserve">    </w:delText>
        </w:r>
      </w:del>
      <w:r>
        <w:t>setCameraAndLight(c, l) {</w:t>
      </w:r>
    </w:p>
    <w:p w14:paraId="7D24A568" w14:textId="3853B6B1" w:rsidR="00326F2E" w:rsidRDefault="00326F2E" w:rsidP="00326F2E">
      <w:pPr>
        <w:pStyle w:val="Code"/>
      </w:pPr>
      <w:del w:id="1382" w:author="Kelvin Sung" w:date="2021-05-20T17:37:00Z">
        <w:r w:rsidDel="00562F29">
          <w:delText xml:space="preserve">        </w:delText>
        </w:r>
      </w:del>
      <w:ins w:id="1383" w:author="Kelvin Sung" w:date="2021-05-20T17:37:00Z">
        <w:r w:rsidR="00562F29">
          <w:t xml:space="preserve">    </w:t>
        </w:r>
      </w:ins>
      <w:r>
        <w:t>this.mCamera = c;</w:t>
      </w:r>
    </w:p>
    <w:p w14:paraId="01EA8D95" w14:textId="1F64F786" w:rsidR="00326F2E" w:rsidRDefault="00326F2E" w:rsidP="00326F2E">
      <w:pPr>
        <w:pStyle w:val="Code"/>
      </w:pPr>
      <w:del w:id="1384" w:author="Kelvin Sung" w:date="2021-05-20T17:37:00Z">
        <w:r w:rsidDel="00562F29">
          <w:delText xml:space="preserve">        </w:delText>
        </w:r>
      </w:del>
      <w:ins w:id="1385" w:author="Kelvin Sung" w:date="2021-05-20T17:37:00Z">
        <w:r w:rsidR="00562F29">
          <w:t xml:space="preserve">    </w:t>
        </w:r>
      </w:ins>
      <w:r>
        <w:t>this.mLight = l;</w:t>
      </w:r>
    </w:p>
    <w:p w14:paraId="2A1E6292" w14:textId="4E99D833" w:rsidR="00326F2E" w:rsidRPr="00326F2E" w:rsidRDefault="00326F2E" w:rsidP="00326F2E">
      <w:pPr>
        <w:pStyle w:val="Code"/>
      </w:pPr>
      <w:del w:id="1386" w:author="Kelvin Sung" w:date="2021-05-20T17:37:00Z">
        <w:r w:rsidDel="00562F29">
          <w:delText xml:space="preserve">    </w:delText>
        </w:r>
      </w:del>
      <w:r>
        <w:t>}</w:t>
      </w:r>
    </w:p>
    <w:p w14:paraId="049C6640" w14:textId="0529B756" w:rsidR="00326F2E" w:rsidRDefault="00326F2E" w:rsidP="00326F2E">
      <w:pPr>
        <w:pStyle w:val="NumList"/>
        <w:rPr>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8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88" w:author="Kelvin Sung" w:date="2021-05-20T17:31:00Z">
        <w:r w:rsidR="004D2313">
          <w:rPr>
            <w:noProof/>
          </w:rPr>
          <w:t>ppend</w:t>
        </w:r>
      </w:ins>
      <w:del w:id="1389" w:author="Kelvin Sung" w:date="2021-05-20T17:31:00Z">
        <w:r w:rsidRPr="00326F2E" w:rsidDel="004D2313">
          <w:rPr>
            <w:noProof/>
          </w:rPr>
          <w:delText>dd</w:delText>
        </w:r>
      </w:del>
      <w:r w:rsidRPr="00326F2E">
        <w:rPr>
          <w:noProof/>
        </w:rPr>
        <w:t xml:space="preserve"> the new functionality of </w:t>
      </w:r>
      <w:del w:id="1390" w:author="Kelvin Sung" w:date="2021-05-20T17:31:00Z">
        <w:r w:rsidRPr="00326F2E" w:rsidDel="004D2313">
          <w:rPr>
            <w:noProof/>
          </w:rPr>
          <w:delText>turning the light on and off</w:delText>
        </w:r>
      </w:del>
      <w:ins w:id="1391" w:author="Kelvin Sung" w:date="2021-05-20T17:31:00Z">
        <w:r w:rsidR="004D2313">
          <w:rPr>
            <w:noProof/>
          </w:rPr>
          <w:t xml:space="preserve">loading the point light information in </w:t>
        </w:r>
        <w:proofErr w:type="spellStart"/>
        <w:r w:rsidR="004D2313" w:rsidRPr="004D2313">
          <w:rPr>
            <w:rStyle w:val="CodeInline"/>
            <w:rPrChange w:id="1392" w:author="Kelvin Sung" w:date="2021-05-20T17:32:00Z">
              <w:rPr>
                <w:noProof/>
              </w:rPr>
            </w:rPrChange>
          </w:rPr>
          <w:t>mLight</w:t>
        </w:r>
        <w:proofErr w:type="spellEnd"/>
        <w:r w:rsidR="004D2313">
          <w:rPr>
            <w:noProof/>
          </w:rPr>
          <w:t xml:space="preserve"> when </w:t>
        </w:r>
      </w:ins>
      <w:ins w:id="1393" w:author="Kelvin Sung" w:date="2021-05-20T17:32:00Z">
        <w:r w:rsidR="004D2313">
          <w:rPr>
            <w:noProof/>
          </w:rPr>
          <w:t xml:space="preserve">the light </w:t>
        </w:r>
      </w:ins>
      <w:ins w:id="1394" w:author="Kelvin Sung" w:date="2021-05-20T17:31:00Z">
        <w:r w:rsidR="004D2313">
          <w:rPr>
            <w:noProof/>
          </w:rPr>
          <w:t xml:space="preserve">is </w:t>
        </w:r>
      </w:ins>
      <w:ins w:id="1395" w:author="Kelvin Sung" w:date="2021-05-20T17:32:00Z">
        <w:r w:rsidR="004D2313">
          <w:rPr>
            <w:noProof/>
          </w:rPr>
          <w:t>present</w:t>
        </w:r>
      </w:ins>
      <w:ins w:id="1396" w:author="Kelvin Sung" w:date="2021-05-20T17:31:00Z">
        <w:r w:rsidR="004D2313">
          <w:rPr>
            <w:noProof/>
          </w:rPr>
          <w:t xml:space="preserve">. </w:t>
        </w:r>
      </w:ins>
      <w:del w:id="1397" w:author="Kelvin Sung" w:date="2021-05-20T17:31:00Z">
        <w:r w:rsidRPr="00326F2E" w:rsidDel="004D2313">
          <w:rPr>
            <w:noProof/>
          </w:rPr>
          <w:delText xml:space="preserve">, as shown here. </w:delText>
        </w:r>
      </w:del>
      <w:r w:rsidRPr="00326F2E">
        <w:rPr>
          <w:noProof/>
        </w:rPr>
        <w:t xml:space="preserve">Notice that you still call the </w:t>
      </w:r>
      <w:del w:id="139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99" w:author="Kelvin Sung" w:date="2021-05-20T17:33:00Z">
        <w:r w:rsidR="004D2313">
          <w:rPr>
            <w:noProof/>
          </w:rPr>
          <w:t xml:space="preserve"> of the super class to communicate the rest of the values to the </w:t>
        </w:r>
        <w:r w:rsidR="00562F29">
          <w:rPr>
            <w:noProof/>
          </w:rPr>
          <w:t>uniform variabl</w:t>
        </w:r>
      </w:ins>
      <w:ins w:id="1400" w:author="Kelvin Sung" w:date="2021-05-20T17:34:00Z">
        <w:r w:rsidR="00562F29">
          <w:rPr>
            <w:noProof/>
          </w:rPr>
          <w:t xml:space="preserve">es of the </w:t>
        </w:r>
        <w:proofErr w:type="spellStart"/>
        <w:r w:rsidR="00562F29" w:rsidRPr="00562F29">
          <w:rPr>
            <w:rStyle w:val="CodeInline"/>
            <w:rPrChange w:id="1401" w:author="Kelvin Sung" w:date="2021-05-20T17:34:00Z">
              <w:rPr>
                <w:noProof/>
              </w:rPr>
            </w:rPrChange>
          </w:rPr>
          <w:t>light_fs</w:t>
        </w:r>
        <w:proofErr w:type="spellEnd"/>
        <w:r w:rsidR="00562F29">
          <w:rPr>
            <w:noProof/>
          </w:rPr>
          <w:t xml:space="preserve"> </w:t>
        </w:r>
      </w:ins>
      <w:ins w:id="1402" w:author="Kelvin Sung" w:date="2021-05-20T17:33:00Z">
        <w:r w:rsidR="004D2313">
          <w:rPr>
            <w:noProof/>
          </w:rPr>
          <w:t>fragment shader.</w:t>
        </w:r>
      </w:ins>
      <w:del w:id="1403" w:author="Kelvin Sung" w:date="2021-05-20T17:33:00Z">
        <w:r w:rsidRPr="00326F2E" w:rsidDel="004D2313">
          <w:rPr>
            <w:noProof/>
          </w:rPr>
          <w:delText>.</w:delText>
        </w:r>
      </w:del>
    </w:p>
    <w:p w14:paraId="10B38DDF" w14:textId="7F080ABE" w:rsidR="00326F2E" w:rsidRDefault="00326F2E" w:rsidP="00326F2E">
      <w:pPr>
        <w:pStyle w:val="Code"/>
      </w:pPr>
      <w:del w:id="1404" w:author="Kelvin Sung" w:date="2021-05-20T17:37:00Z">
        <w:r w:rsidDel="00562F29">
          <w:delText xml:space="preserve">    </w:delText>
        </w:r>
      </w:del>
      <w:r>
        <w:t>activate(pixelColor, trsMatrix, cameraMatrix) {</w:t>
      </w:r>
    </w:p>
    <w:p w14:paraId="53565431" w14:textId="44EAE517" w:rsidR="00326F2E" w:rsidRDefault="00326F2E" w:rsidP="00326F2E">
      <w:pPr>
        <w:pStyle w:val="Code"/>
      </w:pPr>
      <w:del w:id="1405" w:author="Kelvin Sung" w:date="2021-05-20T17:37:00Z">
        <w:r w:rsidDel="00562F29">
          <w:delText xml:space="preserve">        </w:delText>
        </w:r>
      </w:del>
      <w:ins w:id="1406" w:author="Kelvin Sung" w:date="2021-05-20T17:37:00Z">
        <w:r w:rsidR="00562F29">
          <w:t xml:space="preserve">    </w:t>
        </w:r>
      </w:ins>
      <w:r>
        <w:t>// first call the super class's activate</w:t>
      </w:r>
    </w:p>
    <w:p w14:paraId="31E8ADC6" w14:textId="02637269" w:rsidR="00326F2E" w:rsidRDefault="00326F2E" w:rsidP="00326F2E">
      <w:pPr>
        <w:pStyle w:val="Code"/>
      </w:pPr>
      <w:del w:id="1407" w:author="Kelvin Sung" w:date="2021-05-20T17:37:00Z">
        <w:r w:rsidDel="00562F29">
          <w:delText xml:space="preserve">        </w:delText>
        </w:r>
      </w:del>
      <w:ins w:id="1408" w:author="Kelvin Sung" w:date="2021-05-20T17:37:00Z">
        <w:r w:rsidR="00562F29">
          <w:t xml:space="preserve">    </w:t>
        </w:r>
      </w:ins>
      <w:r>
        <w:t>super.activate(pixelColor, trsMatrix, cameraMatrix);</w:t>
      </w:r>
    </w:p>
    <w:p w14:paraId="465F53D4" w14:textId="77777777" w:rsidR="00326F2E" w:rsidRDefault="00326F2E" w:rsidP="00326F2E">
      <w:pPr>
        <w:pStyle w:val="Code"/>
      </w:pPr>
    </w:p>
    <w:p w14:paraId="521FD01E" w14:textId="3C28CB76" w:rsidR="00326F2E" w:rsidRDefault="00326F2E" w:rsidP="00326F2E">
      <w:pPr>
        <w:pStyle w:val="Code"/>
      </w:pPr>
      <w:del w:id="1409" w:author="Kelvin Sung" w:date="2021-05-20T17:37:00Z">
        <w:r w:rsidDel="00562F29">
          <w:delText xml:space="preserve">        </w:delText>
        </w:r>
      </w:del>
      <w:ins w:id="1410" w:author="Kelvin Sung" w:date="2021-05-20T17:37:00Z">
        <w:r w:rsidR="00562F29">
          <w:t xml:space="preserve">    </w:t>
        </w:r>
      </w:ins>
      <w:r>
        <w:t>if (this.mLight !== null) {</w:t>
      </w:r>
    </w:p>
    <w:p w14:paraId="29800284" w14:textId="041232E2" w:rsidR="00326F2E" w:rsidRDefault="00326F2E" w:rsidP="00326F2E">
      <w:pPr>
        <w:pStyle w:val="Code"/>
      </w:pPr>
      <w:del w:id="1411" w:author="Kelvin Sung" w:date="2021-05-20T17:37:00Z">
        <w:r w:rsidDel="00562F29">
          <w:delText xml:space="preserve">        </w:delText>
        </w:r>
      </w:del>
      <w:ins w:id="1412" w:author="Kelvin Sung" w:date="2021-05-20T17:37:00Z">
        <w:r w:rsidR="00562F29">
          <w:t xml:space="preserve">    </w:t>
        </w:r>
      </w:ins>
      <w:r>
        <w:t xml:space="preserve">    this._loadToShader();</w:t>
      </w:r>
    </w:p>
    <w:p w14:paraId="2EED3FD8" w14:textId="4936B762" w:rsidR="00326F2E" w:rsidRDefault="00326F2E" w:rsidP="00326F2E">
      <w:pPr>
        <w:pStyle w:val="Code"/>
      </w:pPr>
      <w:del w:id="1413" w:author="Kelvin Sung" w:date="2021-05-20T17:37:00Z">
        <w:r w:rsidDel="00562F29">
          <w:delText xml:space="preserve">        </w:delText>
        </w:r>
      </w:del>
      <w:ins w:id="1414" w:author="Kelvin Sung" w:date="2021-05-20T17:37:00Z">
        <w:r w:rsidR="00562F29">
          <w:t xml:space="preserve">    </w:t>
        </w:r>
      </w:ins>
      <w:r>
        <w:t>} else {</w:t>
      </w:r>
    </w:p>
    <w:p w14:paraId="5EB71CA8" w14:textId="5325F5AE" w:rsidR="00326F2E" w:rsidRDefault="00326F2E" w:rsidP="00326F2E">
      <w:pPr>
        <w:pStyle w:val="Code"/>
      </w:pPr>
      <w:del w:id="1415" w:author="Kelvin Sung" w:date="2021-05-20T17:37:00Z">
        <w:r w:rsidDel="00562F29">
          <w:delText xml:space="preserve">        </w:delText>
        </w:r>
      </w:del>
      <w:ins w:id="141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pPr>
      <w:del w:id="1417" w:author="Kelvin Sung" w:date="2021-05-20T17:37:00Z">
        <w:r w:rsidDel="00562F29">
          <w:delText xml:space="preserve">        </w:delText>
        </w:r>
      </w:del>
      <w:ins w:id="1418" w:author="Kelvin Sung" w:date="2021-05-20T17:37:00Z">
        <w:r w:rsidR="00562F29">
          <w:t xml:space="preserve">    </w:t>
        </w:r>
      </w:ins>
      <w:r>
        <w:t>}</w:t>
      </w:r>
    </w:p>
    <w:p w14:paraId="622357DE" w14:textId="729122A4" w:rsidR="00326F2E" w:rsidRPr="00326F2E" w:rsidRDefault="00326F2E" w:rsidP="00326F2E">
      <w:pPr>
        <w:pStyle w:val="Code"/>
      </w:pPr>
      <w:del w:id="1419" w:author="Kelvin Sung" w:date="2021-05-20T17:37:00Z">
        <w:r w:rsidDel="00562F29">
          <w:delText xml:space="preserve">    </w:delText>
        </w:r>
      </w:del>
      <w:r>
        <w:t>}</w:t>
      </w:r>
    </w:p>
    <w:p w14:paraId="32411F27" w14:textId="257C6A7E" w:rsidR="00326F2E" w:rsidRPr="00326F2E" w:rsidRDefault="00326F2E" w:rsidP="00326F2E">
      <w:pPr>
        <w:pStyle w:val="NumList"/>
        <w:rPr>
          <w:noProof/>
        </w:rPr>
      </w:pPr>
      <w:r w:rsidRPr="00326F2E">
        <w:rPr>
          <w:noProof/>
        </w:rPr>
        <w:t xml:space="preserve">Implement </w:t>
      </w:r>
      <w:ins w:id="1420" w:author="Kelvin Sung" w:date="2021-05-20T17:34:00Z">
        <w:r w:rsidR="00562F29">
          <w:rPr>
            <w:noProof/>
          </w:rPr>
          <w:t xml:space="preserve">the </w:t>
        </w:r>
        <w:r w:rsidR="00562F29" w:rsidRPr="00562F29">
          <w:rPr>
            <w:rStyle w:val="CodeInline"/>
            <w:rPrChange w:id="1421" w:author="Kelvin Sung" w:date="2021-05-20T17:34:00Z">
              <w:rPr>
                <w:noProof/>
              </w:rPr>
            </w:rPrChange>
          </w:rPr>
          <w:t>_</w:t>
        </w:r>
        <w:proofErr w:type="spellStart"/>
        <w:proofErr w:type="gramStart"/>
        <w:r w:rsidR="00562F29" w:rsidRPr="00562F29">
          <w:rPr>
            <w:rStyle w:val="CodeInline"/>
            <w:rPrChange w:id="1422" w:author="Kelvin Sung" w:date="2021-05-20T17:34:00Z">
              <w:rPr>
                <w:noProof/>
              </w:rPr>
            </w:rPrChange>
          </w:rPr>
          <w:t>loadToShader</w:t>
        </w:r>
        <w:proofErr w:type="spellEnd"/>
        <w:r w:rsidR="00562F29" w:rsidRPr="00562F29">
          <w:rPr>
            <w:rStyle w:val="CodeInline"/>
            <w:rPrChange w:id="1423" w:author="Kelvin Sung" w:date="2021-05-20T17:34:00Z">
              <w:rPr>
                <w:noProof/>
              </w:rPr>
            </w:rPrChange>
          </w:rPr>
          <w:t>(</w:t>
        </w:r>
        <w:proofErr w:type="gramEnd"/>
        <w:r w:rsidR="00562F29" w:rsidRPr="00562F29">
          <w:rPr>
            <w:rStyle w:val="CodeInline"/>
            <w:rPrChange w:id="1424" w:author="Kelvin Sung" w:date="2021-05-20T17:34:00Z">
              <w:rPr>
                <w:noProof/>
              </w:rPr>
            </w:rPrChange>
          </w:rPr>
          <w:t>)</w:t>
        </w:r>
        <w:r w:rsidR="00562F29">
          <w:rPr>
            <w:noProof/>
          </w:rPr>
          <w:t xml:space="preserve"> </w:t>
        </w:r>
      </w:ins>
      <w:del w:id="1425" w:author="Kelvin Sung" w:date="2021-05-20T17:34:00Z">
        <w:r w:rsidRPr="00326F2E" w:rsidDel="00562F29">
          <w:rPr>
            <w:noProof/>
          </w:rPr>
          <w:delText xml:space="preserve">a </w:delText>
        </w:r>
      </w:del>
      <w:r w:rsidRPr="00326F2E">
        <w:rPr>
          <w:noProof/>
        </w:rPr>
        <w:t xml:space="preserve">function to </w:t>
      </w:r>
      <w:ins w:id="1426" w:author="Kelvin Sung" w:date="2021-05-20T17:34:00Z">
        <w:r w:rsidR="00562F29">
          <w:rPr>
            <w:noProof/>
          </w:rPr>
          <w:t xml:space="preserve">communicate the values of the point light to the </w:t>
        </w:r>
      </w:ins>
      <w:ins w:id="1427" w:author="Kelvin Sung" w:date="2021-05-20T17:35:00Z">
        <w:r w:rsidR="00562F29">
          <w:rPr>
            <w:noProof/>
          </w:rPr>
          <w:t xml:space="preserve">uniform variables in the </w:t>
        </w:r>
      </w:ins>
      <w:ins w:id="1428" w:author="Kelvin Sung" w:date="2021-05-20T17:34:00Z">
        <w:r w:rsidR="00562F29">
          <w:rPr>
            <w:noProof/>
          </w:rPr>
          <w:t>sh</w:t>
        </w:r>
      </w:ins>
      <w:ins w:id="1429" w:author="Kelvin Sung" w:date="2021-05-20T17:35:00Z">
        <w:r w:rsidR="00562F29">
          <w:rPr>
            <w:noProof/>
          </w:rPr>
          <w:t xml:space="preserve">ader. </w:t>
        </w:r>
      </w:ins>
      <w:del w:id="143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31" w:author="Kelvin Sung" w:date="2021-05-20T17:35:00Z">
        <w:r w:rsidR="00562F29">
          <w:rPr>
            <w:noProof/>
          </w:rPr>
          <w:t xml:space="preserve">communication </w:t>
        </w:r>
      </w:ins>
      <w:r w:rsidRPr="00326F2E">
        <w:rPr>
          <w:noProof/>
        </w:rPr>
        <w:t xml:space="preserve">is </w:t>
      </w:r>
      <w:ins w:id="1432" w:author="Kelvin Sung" w:date="2021-05-20T17:35:00Z">
        <w:r w:rsidR="00562F29">
          <w:rPr>
            <w:noProof/>
          </w:rPr>
          <w:t xml:space="preserve">performed via </w:t>
        </w:r>
      </w:ins>
      <w:del w:id="1433" w:author="Kelvin Sung" w:date="2021-05-20T17:35:00Z">
        <w:r w:rsidRPr="00326F2E" w:rsidDel="00562F29">
          <w:rPr>
            <w:noProof/>
          </w:rPr>
          <w:delText xml:space="preserve">achieved by using </w:delText>
        </w:r>
      </w:del>
      <w:r w:rsidRPr="00326F2E">
        <w:rPr>
          <w:noProof/>
        </w:rPr>
        <w:t xml:space="preserve">the references created in the constructor and </w:t>
      </w:r>
      <w:ins w:id="1434" w:author="Kelvin Sung" w:date="2021-05-20T17:36:00Z">
        <w:r w:rsidR="00562F29">
          <w:rPr>
            <w:noProof/>
          </w:rPr>
          <w:t xml:space="preserve">the </w:t>
        </w:r>
      </w:ins>
      <w:del w:id="1435" w:author="Kelvin Sung" w:date="2021-05-20T17:36:00Z">
        <w:r w:rsidRPr="00326F2E" w:rsidDel="00562F29">
          <w:rPr>
            <w:noProof/>
          </w:rPr>
          <w:delText xml:space="preserve">WebGL’s </w:delText>
        </w:r>
      </w:del>
      <w:ins w:id="1436" w:author="Kelvin Sung" w:date="2021-05-20T17:36:00Z">
        <w:r w:rsidR="00562F29">
          <w:rPr>
            <w:noProof/>
          </w:rPr>
          <w:t xml:space="preserve">GLSL </w:t>
        </w:r>
      </w:ins>
      <w:del w:id="1437" w:author="Kelvin Sung" w:date="2021-05-20T17:36:00Z">
        <w:r w:rsidRPr="00326F2E" w:rsidDel="00562F29">
          <w:rPr>
            <w:noProof/>
          </w:rPr>
          <w:delText xml:space="preserve">uniform </w:delText>
        </w:r>
      </w:del>
      <w:r w:rsidRPr="00326F2E">
        <w:rPr>
          <w:noProof/>
        </w:rPr>
        <w:t xml:space="preserve">set </w:t>
      </w:r>
      <w:ins w:id="1438" w:author="Kelvin Sung" w:date="2021-05-20T17:36:00Z">
        <w:r w:rsidR="00562F29" w:rsidRPr="00326F2E">
          <w:rPr>
            <w:noProof/>
          </w:rPr>
          <w:t xml:space="preserve">uniform </w:t>
        </w:r>
      </w:ins>
      <w:r w:rsidRPr="00326F2E">
        <w:rPr>
          <w:noProof/>
        </w:rPr>
        <w:t xml:space="preserve">functions. </w:t>
      </w:r>
      <w:del w:id="1439" w:author="Kelvin Sung" w:date="2021-05-20T17:38:00Z">
        <w:r w:rsidRPr="00326F2E" w:rsidDel="00562F29">
          <w:rPr>
            <w:noProof/>
          </w:rPr>
          <w:delText xml:space="preserve">Also notice </w:delText>
        </w:r>
      </w:del>
      <w:ins w:id="1440" w:author="Kelvin Sung" w:date="2021-05-20T17:38:00Z">
        <w:r w:rsidR="00562F29">
          <w:rPr>
            <w:noProof/>
          </w:rPr>
          <w:t xml:space="preserve">It is important to note </w:t>
        </w:r>
      </w:ins>
      <w:r w:rsidRPr="00326F2E">
        <w:rPr>
          <w:noProof/>
        </w:rPr>
        <w:t xml:space="preserve">that the camera provides the new coordinate space </w:t>
      </w:r>
      <w:ins w:id="144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4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43" w:author="Kelvin Sung" w:date="2021-05-20T17:39:00Z">
        <w:r w:rsidR="0085718C">
          <w:rPr>
            <w:rStyle w:val="CodeInline"/>
          </w:rPr>
          <w:t>()</w:t>
        </w:r>
      </w:ins>
      <w:r w:rsidRPr="00326F2E">
        <w:rPr>
          <w:noProof/>
        </w:rPr>
        <w:t xml:space="preserve">. </w:t>
      </w:r>
      <w:ins w:id="1444" w:author="Kelvin Sung" w:date="2021-05-20T17:39:00Z">
        <w:r w:rsidR="0085718C">
          <w:rPr>
            <w:noProof/>
          </w:rPr>
          <w:t xml:space="preserve">These two functions ensure </w:t>
        </w:r>
      </w:ins>
      <w:ins w:id="1445" w:author="Kelvin Sung" w:date="2021-05-20T17:40:00Z">
        <w:r w:rsidR="0085718C">
          <w:rPr>
            <w:noProof/>
          </w:rPr>
          <w:t xml:space="preserve">corresponding values in the </w:t>
        </w:r>
        <w:proofErr w:type="spellStart"/>
        <w:r w:rsidR="0085718C" w:rsidRPr="0085718C">
          <w:rPr>
            <w:rStyle w:val="CodeInline"/>
            <w:rPrChange w:id="1446" w:author="Kelvin Sung" w:date="2021-05-20T17:40:00Z">
              <w:rPr>
                <w:noProof/>
              </w:rPr>
            </w:rPrChange>
          </w:rPr>
          <w:t>light_fs</w:t>
        </w:r>
        <w:proofErr w:type="spellEnd"/>
        <w:r w:rsidR="0085718C">
          <w:rPr>
            <w:noProof/>
          </w:rPr>
          <w:t xml:space="preserve"> are in pixel units</w:t>
        </w:r>
        <w:r w:rsidR="0031592F">
          <w:rPr>
            <w:noProof/>
          </w:rPr>
          <w:t xml:space="preserve"> such that relevant computations</w:t>
        </w:r>
      </w:ins>
      <w:ins w:id="1447" w:author="Kelvin Sung" w:date="2021-05-20T17:41:00Z">
        <w:r w:rsidR="00B95261">
          <w:rPr>
            <w:noProof/>
          </w:rPr>
          <w:t xml:space="preserve"> such as distances between positions</w:t>
        </w:r>
      </w:ins>
      <w:ins w:id="144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pPr>
      <w:del w:id="1449" w:author="Kelvin Sung" w:date="2021-05-20T17:37:00Z">
        <w:r w:rsidDel="00562F29">
          <w:delText xml:space="preserve">    </w:delText>
        </w:r>
      </w:del>
      <w:r>
        <w:t>_loadToShader(aCamera) {</w:t>
      </w:r>
    </w:p>
    <w:p w14:paraId="0FD8CAFA" w14:textId="41ED910D" w:rsidR="00326F2E" w:rsidRDefault="00326F2E" w:rsidP="00326F2E">
      <w:pPr>
        <w:pStyle w:val="Code"/>
      </w:pPr>
      <w:del w:id="1450" w:author="Kelvin Sung" w:date="2021-05-20T17:38:00Z">
        <w:r w:rsidDel="00562F29">
          <w:delText xml:space="preserve">        </w:delText>
        </w:r>
      </w:del>
      <w:ins w:id="1451" w:author="Kelvin Sung" w:date="2021-05-20T17:38:00Z">
        <w:r w:rsidR="00562F29">
          <w:t xml:space="preserve">    </w:t>
        </w:r>
      </w:ins>
      <w:r>
        <w:t>let gl = glSys.get();</w:t>
      </w:r>
    </w:p>
    <w:p w14:paraId="0AEF954A" w14:textId="75DD57D2" w:rsidR="00326F2E" w:rsidRDefault="00326F2E" w:rsidP="00326F2E">
      <w:pPr>
        <w:pStyle w:val="Code"/>
      </w:pPr>
      <w:del w:id="1452" w:author="Kelvin Sung" w:date="2021-05-20T17:38:00Z">
        <w:r w:rsidDel="00562F29">
          <w:delText xml:space="preserve">        </w:delText>
        </w:r>
      </w:del>
      <w:ins w:id="1453" w:author="Kelvin Sung" w:date="2021-05-20T17:38:00Z">
        <w:r w:rsidR="00562F29">
          <w:t xml:space="preserve">    </w:t>
        </w:r>
      </w:ins>
      <w:r>
        <w:t>gl.uniform1i(this.mIsOnRef, this.mLight.isLightOn());</w:t>
      </w:r>
    </w:p>
    <w:p w14:paraId="243F01C4" w14:textId="70C83E58" w:rsidR="00326F2E" w:rsidRDefault="00326F2E" w:rsidP="00326F2E">
      <w:pPr>
        <w:pStyle w:val="Code"/>
      </w:pPr>
      <w:del w:id="1454" w:author="Kelvin Sung" w:date="2021-05-20T17:38:00Z">
        <w:r w:rsidDel="00562F29">
          <w:delText xml:space="preserve">        </w:delText>
        </w:r>
      </w:del>
      <w:ins w:id="1455" w:author="Kelvin Sung" w:date="2021-05-20T17:38:00Z">
        <w:r w:rsidR="00562F29">
          <w:t xml:space="preserve">    </w:t>
        </w:r>
      </w:ins>
      <w:r>
        <w:t>if (this.mLight.isLightOn()) {</w:t>
      </w:r>
    </w:p>
    <w:p w14:paraId="2033736D" w14:textId="78A4CB1C" w:rsidR="00326F2E" w:rsidRDefault="00326F2E" w:rsidP="00326F2E">
      <w:pPr>
        <w:pStyle w:val="Code"/>
      </w:pPr>
      <w:del w:id="1456" w:author="Kelvin Sung" w:date="2021-05-20T17:38:00Z">
        <w:r w:rsidDel="00562F29">
          <w:delText xml:space="preserve">        </w:delText>
        </w:r>
      </w:del>
      <w:ins w:id="145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pPr>
      <w:del w:id="1458" w:author="Kelvin Sung" w:date="2021-05-20T17:38:00Z">
        <w:r w:rsidDel="00562F29">
          <w:delText xml:space="preserve">        </w:delText>
        </w:r>
      </w:del>
      <w:ins w:id="145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pPr>
      <w:del w:id="1460" w:author="Kelvin Sung" w:date="2021-05-20T17:38:00Z">
        <w:r w:rsidDel="00562F29">
          <w:lastRenderedPageBreak/>
          <w:delText xml:space="preserve">        </w:delText>
        </w:r>
      </w:del>
      <w:ins w:id="1461" w:author="Kelvin Sung" w:date="2021-05-20T17:38:00Z">
        <w:r w:rsidR="00562F29">
          <w:t xml:space="preserve">    </w:t>
        </w:r>
      </w:ins>
      <w:r>
        <w:t xml:space="preserve">    let c = this.mLight.getColor();</w:t>
      </w:r>
    </w:p>
    <w:p w14:paraId="7FC00435" w14:textId="77777777" w:rsidR="00326F2E" w:rsidRDefault="00326F2E" w:rsidP="00326F2E">
      <w:pPr>
        <w:pStyle w:val="Code"/>
      </w:pPr>
    </w:p>
    <w:p w14:paraId="046E6E14" w14:textId="31E67A0E" w:rsidR="00326F2E" w:rsidRDefault="00326F2E" w:rsidP="00326F2E">
      <w:pPr>
        <w:pStyle w:val="Code"/>
      </w:pPr>
      <w:del w:id="1462" w:author="Kelvin Sung" w:date="2021-05-20T17:38:00Z">
        <w:r w:rsidDel="00562F29">
          <w:delText xml:space="preserve">        </w:delText>
        </w:r>
      </w:del>
      <w:ins w:id="1463" w:author="Kelvin Sung" w:date="2021-05-20T17:38:00Z">
        <w:r w:rsidR="00562F29">
          <w:t xml:space="preserve">    </w:t>
        </w:r>
      </w:ins>
      <w:r>
        <w:t xml:space="preserve">    gl.uniform4fv(this.mColorRef, c);</w:t>
      </w:r>
    </w:p>
    <w:p w14:paraId="1B819C75" w14:textId="03DFA648" w:rsidR="00326F2E" w:rsidRDefault="00326F2E" w:rsidP="00326F2E">
      <w:pPr>
        <w:pStyle w:val="Code"/>
      </w:pPr>
      <w:del w:id="1464" w:author="Kelvin Sung" w:date="2021-05-20T17:38:00Z">
        <w:r w:rsidDel="00562F29">
          <w:delText xml:space="preserve">        </w:delText>
        </w:r>
      </w:del>
      <w:ins w:id="146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pPr>
      <w:del w:id="1466" w:author="Kelvin Sung" w:date="2021-05-20T17:38:00Z">
        <w:r w:rsidDel="00562F29">
          <w:delText xml:space="preserve">        </w:delText>
        </w:r>
      </w:del>
      <w:ins w:id="1467" w:author="Kelvin Sung" w:date="2021-05-20T17:38:00Z">
        <w:r w:rsidR="00562F29">
          <w:t xml:space="preserve">    </w:t>
        </w:r>
      </w:ins>
      <w:r>
        <w:t xml:space="preserve">    gl.uniform1f(this.mRadiusRef, r);</w:t>
      </w:r>
    </w:p>
    <w:p w14:paraId="1EDC79FD" w14:textId="59662F2A" w:rsidR="00326F2E" w:rsidRDefault="00326F2E" w:rsidP="00326F2E">
      <w:pPr>
        <w:pStyle w:val="Code"/>
      </w:pPr>
      <w:del w:id="1468" w:author="Kelvin Sung" w:date="2021-05-20T17:38:00Z">
        <w:r w:rsidDel="00562F29">
          <w:delText xml:space="preserve">        </w:delText>
        </w:r>
      </w:del>
      <w:ins w:id="1469" w:author="Kelvin Sung" w:date="2021-05-20T17:38:00Z">
        <w:r w:rsidR="00562F29">
          <w:t xml:space="preserve">    </w:t>
        </w:r>
      </w:ins>
      <w:r>
        <w:t>}</w:t>
      </w:r>
    </w:p>
    <w:p w14:paraId="25BC1C05" w14:textId="14CCE1DD" w:rsidR="00326F2E" w:rsidRDefault="00326F2E" w:rsidP="00326F2E">
      <w:pPr>
        <w:pStyle w:val="Code"/>
      </w:pPr>
      <w:del w:id="1470" w:author="Kelvin Sung" w:date="2021-05-20T17:37:00Z">
        <w:r w:rsidDel="00562F29">
          <w:delText xml:space="preserve">    </w:delText>
        </w:r>
      </w:del>
      <w:r>
        <w:t>}</w:t>
      </w:r>
    </w:p>
    <w:p w14:paraId="1DE8D5C3" w14:textId="4608A75D" w:rsidR="00326F2E" w:rsidRDefault="00326F2E" w:rsidP="00326F2E">
      <w:pPr>
        <w:pStyle w:val="Heading3"/>
        <w:rPr>
          <w:noProof/>
        </w:rPr>
      </w:pPr>
      <w:del w:id="1471" w:author="Kelvin Sung" w:date="2021-05-20T17:42:00Z">
        <w:r w:rsidRPr="00326F2E" w:rsidDel="008834CD">
          <w:rPr>
            <w:noProof/>
          </w:rPr>
          <w:delText xml:space="preserve">Creating </w:delText>
        </w:r>
      </w:del>
      <w:ins w:id="1472" w:author="Kelvin Sung" w:date="2021-05-20T17:42:00Z">
        <w:r w:rsidR="008834CD">
          <w:rPr>
            <w:noProof/>
          </w:rPr>
          <w:t>Defining</w:t>
        </w:r>
        <w:r w:rsidR="008834CD" w:rsidRPr="00326F2E">
          <w:rPr>
            <w:noProof/>
          </w:rPr>
          <w:t xml:space="preserve"> </w:t>
        </w:r>
      </w:ins>
      <w:r w:rsidRPr="00326F2E">
        <w:rPr>
          <w:noProof/>
        </w:rPr>
        <w:t xml:space="preserve">the LightRendererable </w:t>
      </w:r>
      <w:ins w:id="1473" w:author="Kelvin Sung" w:date="2021-05-20T17:42:00Z">
        <w:r w:rsidR="008834CD">
          <w:rPr>
            <w:noProof/>
          </w:rPr>
          <w:t>Class</w:t>
        </w:r>
      </w:ins>
      <w:del w:id="1474" w:author="Kelvin Sung" w:date="2021-05-20T17:42:00Z">
        <w:r w:rsidRPr="00326F2E" w:rsidDel="008834CD">
          <w:rPr>
            <w:noProof/>
          </w:rPr>
          <w:delText>Object</w:delText>
        </w:r>
      </w:del>
    </w:p>
    <w:p w14:paraId="5A08A9B2" w14:textId="595BCA0B" w:rsidR="00326F2E" w:rsidRDefault="00326F2E" w:rsidP="00CB773E">
      <w:pPr>
        <w:pStyle w:val="BodyTextFirst"/>
        <w:rPr>
          <w:noProof/>
        </w:rPr>
        <w:pPrChange w:id="1475" w:author="Kelvin Sung" w:date="2021-05-20T17:47:00Z">
          <w:pPr>
            <w:pStyle w:val="BodyTextFirst"/>
          </w:pPr>
        </w:pPrChange>
      </w:pPr>
      <w:r>
        <w:rPr>
          <w:noProof/>
        </w:rPr>
        <w:t xml:space="preserve">With the </w:t>
      </w:r>
      <w:del w:id="1476"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77" w:author="Kelvin Sung" w:date="2021-05-20T17:42:00Z">
        <w:r w:rsidR="00CB773E">
          <w:rPr>
            <w:noProof/>
          </w:rPr>
          <w:t xml:space="preserve">class </w:t>
        </w:r>
      </w:ins>
      <w:del w:id="1478"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79" w:author="Kelvin Sung" w:date="2021-05-20T17:42:00Z">
        <w:r w:rsidDel="00CB773E">
          <w:rPr>
            <w:noProof/>
          </w:rPr>
          <w:delText xml:space="preserve">creating </w:delText>
        </w:r>
      </w:del>
      <w:ins w:id="1480"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81" w:author="Kelvin Sung" w:date="2021-05-20T17:42:00Z">
        <w:r w:rsidDel="00CB773E">
          <w:rPr>
            <w:noProof/>
          </w:rPr>
          <w:delText xml:space="preserve">object </w:delText>
        </w:r>
      </w:del>
      <w:ins w:id="1482" w:author="Kelvin Sung" w:date="2021-05-20T17:42:00Z">
        <w:r w:rsidR="00CB773E">
          <w:rPr>
            <w:noProof/>
          </w:rPr>
          <w:t xml:space="preserve">class </w:t>
        </w:r>
      </w:ins>
      <w:ins w:id="1483" w:author="Kelvin Sung" w:date="2021-05-20T17:43:00Z">
        <w:r w:rsidR="00CB773E">
          <w:rPr>
            <w:noProof/>
          </w:rPr>
          <w:t xml:space="preserve">for the game programmer. </w:t>
        </w:r>
      </w:ins>
      <w:ins w:id="1484" w:author="Kelvin Sung" w:date="2021-05-20T17:45:00Z">
        <w:r w:rsidR="00CB773E">
          <w:rPr>
            <w:noProof/>
          </w:rPr>
          <w:t>I</w:t>
        </w:r>
      </w:ins>
      <w:ins w:id="1485" w:author="Kelvin Sung" w:date="2021-05-20T17:44:00Z">
        <w:r w:rsidR="00CB773E">
          <w:rPr>
            <w:noProof/>
          </w:rPr>
          <w:t xml:space="preserve">t is </w:t>
        </w:r>
      </w:ins>
      <w:ins w:id="1486" w:author="Kelvin Sung" w:date="2021-05-20T17:45:00Z">
        <w:r w:rsidR="00CB773E">
          <w:rPr>
            <w:noProof/>
          </w:rPr>
          <w:t xml:space="preserve">important that a light can </w:t>
        </w:r>
      </w:ins>
      <w:ins w:id="1487" w:author="Kelvin Sung" w:date="2021-05-20T17:44:00Z">
        <w:r w:rsidR="00CB773E">
          <w:rPr>
            <w:noProof/>
          </w:rPr>
          <w:t xml:space="preserve">shine on </w:t>
        </w:r>
      </w:ins>
      <w:ins w:id="1488" w:author="Kelvin Sung" w:date="2021-05-20T17:45:00Z">
        <w:r w:rsidR="00CB773E">
          <w:rPr>
            <w:noProof/>
          </w:rPr>
          <w:t xml:space="preserve">and illuminate </w:t>
        </w:r>
      </w:ins>
      <w:ins w:id="1489" w:author="Kelvin Sung" w:date="2021-05-20T17:44:00Z">
        <w:r w:rsidR="00CB773E">
          <w:rPr>
            <w:noProof/>
          </w:rPr>
          <w:t xml:space="preserve">all </w:t>
        </w:r>
        <w:r w:rsidR="00CB773E" w:rsidRPr="00CB773E">
          <w:rPr>
            <w:rStyle w:val="CodeInline"/>
            <w:rPrChange w:id="1490" w:author="Kelvin Sung" w:date="2021-05-20T17:44:00Z">
              <w:rPr>
                <w:noProof/>
              </w:rPr>
            </w:rPrChange>
          </w:rPr>
          <w:t>Renderable</w:t>
        </w:r>
        <w:r w:rsidR="00CB773E">
          <w:rPr>
            <w:noProof/>
          </w:rPr>
          <w:t xml:space="preserve"> types, including those with texture, </w:t>
        </w:r>
      </w:ins>
      <w:ins w:id="1491" w:author="Kelvin Sung" w:date="2021-05-20T17:45:00Z">
        <w:r w:rsidR="00CB773E">
          <w:rPr>
            <w:noProof/>
          </w:rPr>
          <w:t xml:space="preserve">or with animated sprites. </w:t>
        </w:r>
      </w:ins>
      <w:ins w:id="1492" w:author="Kelvin Sung" w:date="2021-05-20T17:46:00Z">
        <w:r w:rsidR="00CB773E">
          <w:rPr>
            <w:noProof/>
          </w:rPr>
          <w:t xml:space="preserve">For this reason, the new class must encapsulate all existing </w:t>
        </w:r>
        <w:r w:rsidR="00CB773E" w:rsidRPr="00CB773E">
          <w:rPr>
            <w:rStyle w:val="CodeInline"/>
            <w:rPrChange w:id="1493" w:author="Kelvin Sung" w:date="2021-05-20T17:46:00Z">
              <w:rPr>
                <w:noProof/>
              </w:rPr>
            </w:rPrChange>
          </w:rPr>
          <w:t>Renderable</w:t>
        </w:r>
        <w:r w:rsidR="00CB773E">
          <w:rPr>
            <w:noProof/>
          </w:rPr>
          <w:t xml:space="preserve"> functionality, as such, it should be a subclass of </w:t>
        </w:r>
      </w:ins>
      <w:del w:id="1494"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95" w:author="Kelvin Sung" w:date="2021-05-20T17:47:00Z">
        <w:r w:rsidDel="00CB773E">
          <w:rPr>
            <w:noProof/>
          </w:rPr>
          <w:delText xml:space="preserve"> to support the interaction with lights</w:delText>
        </w:r>
      </w:del>
      <w:r>
        <w:rPr>
          <w:noProof/>
        </w:rPr>
        <w:t xml:space="preserve">. You can think of this </w:t>
      </w:r>
      <w:del w:id="1496" w:author="Kelvin Sung" w:date="2021-05-20T17:47:00Z">
        <w:r w:rsidDel="00CB773E">
          <w:rPr>
            <w:noProof/>
          </w:rPr>
          <w:delText xml:space="preserve">object </w:delText>
        </w:r>
      </w:del>
      <w:ins w:id="1497" w:author="Kelvin Sung" w:date="2021-05-20T17:47:00Z">
        <w:r w:rsidR="00CB773E">
          <w:rPr>
            <w:noProof/>
          </w:rPr>
          <w:t xml:space="preserve">clas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noProof/>
        </w:rPr>
      </w:pPr>
      <w:del w:id="1498" w:author="Kelvin Sung" w:date="2021-05-20T17:47:00Z">
        <w:r w:rsidDel="00CB773E">
          <w:rPr>
            <w:noProof/>
          </w:rPr>
          <w:delText>Begin by c</w:delText>
        </w:r>
      </w:del>
      <w:ins w:id="1499" w:author="Kelvin Sung" w:date="2021-05-20T17:47:00Z">
        <w:r w:rsidR="00CB773E">
          <w:rPr>
            <w:noProof/>
          </w:rPr>
          <w:t>C</w:t>
        </w:r>
      </w:ins>
      <w:r>
        <w:rPr>
          <w:noProof/>
        </w:rPr>
        <w:t>reat</w:t>
      </w:r>
      <w:ins w:id="1500" w:author="Kelvin Sung" w:date="2021-05-20T17:47:00Z">
        <w:r w:rsidR="00CB773E">
          <w:rPr>
            <w:noProof/>
          </w:rPr>
          <w:t>e</w:t>
        </w:r>
      </w:ins>
      <w:del w:id="1501"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502" w:author="Kelvin Sung" w:date="2021-05-20T17:47:00Z">
        <w:r w:rsidR="00CB773E">
          <w:rPr>
            <w:noProof/>
          </w:rPr>
          <w:t>e</w:t>
        </w:r>
      </w:ins>
      <w:del w:id="1503"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AA8B0E7" w:rsidR="00326F2E" w:rsidRDefault="00326F2E" w:rsidP="000D057D">
      <w:pPr>
        <w:pStyle w:val="NumList"/>
        <w:numPr>
          <w:ilvl w:val="0"/>
          <w:numId w:val="14"/>
        </w:numPr>
        <w:rPr>
          <w:noProof/>
        </w:rPr>
      </w:pPr>
      <w:del w:id="1504" w:author="Kelvin Sung" w:date="2021-05-20T17:47:00Z">
        <w:r w:rsidDel="00CB773E">
          <w:rPr>
            <w:noProof/>
          </w:rPr>
          <w:delText>Next,</w:delText>
        </w:r>
        <w:r w:rsidR="00E83F44" w:rsidDel="00CB773E">
          <w:rPr>
            <w:noProof/>
          </w:rPr>
          <w:delText xml:space="preserve"> create </w:delText>
        </w:r>
      </w:del>
      <w:ins w:id="1505" w:author="Kelvin Sung" w:date="2021-05-20T17:47:00Z">
        <w:r w:rsidR="00CB773E">
          <w:rPr>
            <w:noProof/>
          </w:rPr>
          <w:t xml:space="preserve">Define </w:t>
        </w:r>
      </w:ins>
      <w:del w:id="1506" w:author="Kelvin Sung" w:date="2021-05-20T17:48:00Z">
        <w:r w:rsidR="00E83F44" w:rsidDel="00CB773E">
          <w:rPr>
            <w:noProof/>
          </w:rPr>
          <w:delText xml:space="preserve">a </w:delText>
        </w:r>
      </w:del>
      <w:del w:id="1507" w:author="Kelvin Sung" w:date="2021-05-20T17:47:00Z">
        <w:r w:rsidR="00E83F44" w:rsidDel="00CB773E">
          <w:rPr>
            <w:noProof/>
          </w:rPr>
          <w:delText xml:space="preserve">new class called </w:delText>
        </w:r>
      </w:del>
      <w:ins w:id="1508"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9" w:author="Kelvin Sung" w:date="2021-05-20T17:48:00Z">
        <w:r w:rsidR="00E83F44" w:rsidRPr="000C429E" w:rsidDel="00CB773E">
          <w:delText xml:space="preserve">which </w:delText>
        </w:r>
      </w:del>
      <w:ins w:id="1510" w:author="Kelvin Sung" w:date="2021-05-20T17:48:00Z">
        <w:r w:rsidR="00CB773E">
          <w:t xml:space="preserve">class to </w:t>
        </w:r>
      </w:ins>
      <w:r w:rsidR="00E83F44" w:rsidRPr="000C429E">
        <w:t>extend</w:t>
      </w:r>
      <w:del w:id="1511"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12" w:author="Kelvin Sung" w:date="2021-05-20T17:48:00Z">
        <w:r w:rsidR="00E83F44" w:rsidDel="00CB773E">
          <w:rPr>
            <w:noProof/>
          </w:rPr>
          <w:delText xml:space="preserve"> </w:delText>
        </w:r>
      </w:del>
      <w:ins w:id="1513" w:author="Kelvin Sung" w:date="2021-05-20T17:48:00Z">
        <w:r w:rsidR="00CB773E">
          <w:rPr>
            <w:noProof/>
          </w:rPr>
          <w:t xml:space="preserve">, </w:t>
        </w:r>
      </w:ins>
      <w:del w:id="1514" w:author="Kelvin Sung" w:date="2021-05-20T17:48:00Z">
        <w:r w:rsidR="00E83F44" w:rsidDel="00CB773E">
          <w:rPr>
            <w:noProof/>
          </w:rPr>
          <w:delText>and</w:delText>
        </w:r>
        <w:r w:rsidDel="00CB773E">
          <w:rPr>
            <w:noProof/>
          </w:rPr>
          <w:delText xml:space="preserve"> add </w:delText>
        </w:r>
      </w:del>
      <w:ins w:id="1515" w:author="Kelvin Sung" w:date="2021-05-20T17:48:00Z">
        <w:r w:rsidR="00CB773E">
          <w:rPr>
            <w:noProof/>
          </w:rPr>
          <w:t xml:space="preserve">initialize </w:t>
        </w:r>
      </w:ins>
      <w:ins w:id="1516" w:author="Kelvin Sung" w:date="2021-05-20T17:49:00Z">
        <w:r w:rsidR="00CB773E">
          <w:rPr>
            <w:noProof/>
          </w:rPr>
          <w:t xml:space="preserve">a </w:t>
        </w:r>
        <w:r w:rsidR="00CB773E" w:rsidRPr="0033205B">
          <w:rPr>
            <w:rStyle w:val="CodeInline"/>
            <w:rPrChange w:id="1517" w:author="Kelvin Sung" w:date="2021-05-20T17:51:00Z">
              <w:rPr>
                <w:noProof/>
              </w:rPr>
            </w:rPrChange>
          </w:rPr>
          <w:t>Light</w:t>
        </w:r>
        <w:r w:rsidR="00CB773E">
          <w:rPr>
            <w:noProof/>
          </w:rPr>
          <w:t xml:space="preserve"> reference in the</w:t>
        </w:r>
      </w:ins>
      <w:ins w:id="1518" w:author="Kelvin Sung" w:date="2021-05-20T17:51:00Z">
        <w:r w:rsidR="0033205B">
          <w:rPr>
            <w:noProof/>
          </w:rPr>
          <w:t xml:space="preserve"> constructor</w:t>
        </w:r>
      </w:ins>
      <w:del w:id="1519" w:author="Kelvin Sung" w:date="2021-05-20T17:49:00Z">
        <w:r w:rsidDel="00CB773E">
          <w:rPr>
            <w:noProof/>
          </w:rPr>
          <w:delText xml:space="preserve">a </w:delText>
        </w:r>
      </w:del>
      <w:del w:id="1520" w:author="Kelvin Sung" w:date="2021-05-20T17:51:00Z">
        <w:r w:rsidRPr="00E83F44" w:rsidDel="0033205B">
          <w:rPr>
            <w:rStyle w:val="CodeInline"/>
          </w:rPr>
          <w:delText>constructor</w:delText>
        </w:r>
      </w:del>
      <w:del w:id="1521" w:author="Kelvin Sung" w:date="2021-05-20T17:50:00Z">
        <w:r w:rsidDel="00CB773E">
          <w:rPr>
            <w:noProof/>
          </w:rPr>
          <w:delText xml:space="preserve"> </w:delText>
        </w:r>
      </w:del>
      <w:ins w:id="1522" w:author="Kelvin Sung" w:date="2021-05-20T17:50:00Z">
        <w:r w:rsidR="00CB773E">
          <w:rPr>
            <w:noProof/>
          </w:rPr>
          <w:t xml:space="preserve">. This is the light that shines and illuminates the </w:t>
        </w:r>
        <w:proofErr w:type="spellStart"/>
        <w:r w:rsidR="00CB773E" w:rsidRPr="00CB773E">
          <w:rPr>
            <w:rStyle w:val="CodeInline"/>
            <w:rPrChange w:id="1523" w:author="Kelvin Sung" w:date="2021-05-20T17:51:00Z">
              <w:rPr>
                <w:noProof/>
              </w:rPr>
            </w:rPrChange>
          </w:rPr>
          <w:t>SpriteAnimateRenderable</w:t>
        </w:r>
        <w:proofErr w:type="spellEnd"/>
        <w:r w:rsidR="00CB773E">
          <w:rPr>
            <w:noProof/>
          </w:rPr>
          <w:t xml:space="preserve"> </w:t>
        </w:r>
      </w:ins>
      <w:ins w:id="1524" w:author="Kelvin Sung" w:date="2021-05-20T17:51:00Z">
        <w:r w:rsidR="00CB773E">
          <w:rPr>
            <w:noProof/>
          </w:rPr>
          <w:t>geometry</w:t>
        </w:r>
      </w:ins>
      <w:ins w:id="1525" w:author="Kelvin Sung" w:date="2021-05-20T17:50:00Z">
        <w:r w:rsidR="00CB773E">
          <w:rPr>
            <w:noProof/>
          </w:rPr>
          <w:t>.</w:t>
        </w:r>
      </w:ins>
      <w:ins w:id="1526" w:author="Kelvin Sung" w:date="2021-05-20T17:51:00Z">
        <w:r w:rsidR="00CB773E">
          <w:rPr>
            <w:noProof/>
          </w:rPr>
          <w:t xml:space="preserve"> Don’t foget to export the class.</w:t>
        </w:r>
      </w:ins>
      <w:del w:id="1527"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t>}</w:t>
      </w:r>
    </w:p>
    <w:p w14:paraId="005155C0" w14:textId="68BE2F9E" w:rsidR="00E83F44" w:rsidDel="00CB773E" w:rsidRDefault="00E83F44" w:rsidP="00E83F44">
      <w:pPr>
        <w:pStyle w:val="Code"/>
        <w:rPr>
          <w:del w:id="1528" w:author="Kelvin Sung" w:date="2021-05-20T17:49:00Z"/>
        </w:rPr>
      </w:pPr>
    </w:p>
    <w:p w14:paraId="21E38B81" w14:textId="4B5351E9" w:rsidR="00E83F44" w:rsidRDefault="00E83F44" w:rsidP="00E83F44">
      <w:pPr>
        <w:pStyle w:val="Code"/>
      </w:pPr>
      <w:r>
        <w:t>export default LightRenderable;</w:t>
      </w:r>
    </w:p>
    <w:p w14:paraId="270C6B3D" w14:textId="5C01E64E" w:rsidR="00326F2E" w:rsidDel="00FD1138" w:rsidRDefault="00326F2E" w:rsidP="000D057D">
      <w:pPr>
        <w:pStyle w:val="NumList"/>
        <w:numPr>
          <w:ilvl w:val="0"/>
          <w:numId w:val="14"/>
        </w:numPr>
        <w:rPr>
          <w:del w:id="1529" w:author="Kelvin Sung" w:date="2021-05-20T17:56:00Z"/>
          <w:noProof/>
        </w:rPr>
      </w:pPr>
      <w:commentRangeStart w:id="1530"/>
      <w:del w:id="1531" w:author="Kelvin Sung" w:date="2021-05-20T17:52:00Z">
        <w:r w:rsidRPr="00326F2E" w:rsidDel="0059027C">
          <w:rPr>
            <w:noProof/>
          </w:rPr>
          <w:lastRenderedPageBreak/>
          <w:delText xml:space="preserve">Add </w:delText>
        </w:r>
      </w:del>
      <w:ins w:id="1532"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commentRangeEnd w:id="1530"/>
      <w:r w:rsidR="00FD1138">
        <w:rPr>
          <w:rStyle w:val="CommentReference"/>
          <w:rFonts w:asciiTheme="minorHAnsi" w:hAnsiTheme="minorHAnsi"/>
        </w:rPr>
        <w:commentReference w:id="1530"/>
      </w:r>
      <w:ins w:id="1533" w:author="Kelvin Sung" w:date="2021-05-20T17:52:00Z">
        <w:r w:rsidR="0059027C">
          <w:rPr>
            <w:noProof/>
          </w:rPr>
          <w:t xml:space="preserve">to </w:t>
        </w:r>
      </w:ins>
      <w:del w:id="1534" w:author="Kelvin Sung" w:date="2021-05-20T17:52:00Z">
        <w:r w:rsidRPr="00326F2E" w:rsidDel="0059027C">
          <w:rPr>
            <w:noProof/>
          </w:rPr>
          <w:delText xml:space="preserve">that </w:delText>
        </w:r>
      </w:del>
      <w:r w:rsidRPr="00326F2E">
        <w:rPr>
          <w:noProof/>
        </w:rPr>
        <w:t>pass</w:t>
      </w:r>
      <w:del w:id="1535" w:author="Kelvin Sung" w:date="2021-05-20T17:52:00Z">
        <w:r w:rsidRPr="00326F2E" w:rsidDel="0059027C">
          <w:rPr>
            <w:noProof/>
          </w:rPr>
          <w:delText>es</w:delText>
        </w:r>
      </w:del>
      <w:r w:rsidRPr="00326F2E">
        <w:rPr>
          <w:noProof/>
        </w:rPr>
        <w:t xml:space="preserve"> the </w:t>
      </w:r>
      <w:bookmarkStart w:id="1536" w:name="_GoBack"/>
      <w:r w:rsidRPr="00326F2E">
        <w:rPr>
          <w:noProof/>
        </w:rPr>
        <w:t xml:space="preserve">illuminating </w:t>
      </w:r>
      <w:bookmarkEnd w:id="1536"/>
      <w:r w:rsidRPr="00326F2E">
        <w:rPr>
          <w:noProof/>
        </w:rPr>
        <w:t xml:space="preserve">light source to the </w:t>
      </w:r>
      <w:proofErr w:type="spellStart"/>
      <w:r w:rsidRPr="000C429E">
        <w:rPr>
          <w:rStyle w:val="CodeInline"/>
        </w:rPr>
        <w:t>LightShader</w:t>
      </w:r>
      <w:proofErr w:type="spellEnd"/>
      <w:r w:rsidRPr="00326F2E">
        <w:rPr>
          <w:noProof/>
        </w:rPr>
        <w:t xml:space="preserve"> </w:t>
      </w:r>
      <w:ins w:id="1537" w:author="Kelvin Sung" w:date="2021-05-20T17:52:00Z">
        <w:r w:rsidR="0059027C">
          <w:rPr>
            <w:noProof/>
          </w:rPr>
          <w:t xml:space="preserve">before invoking the superclass </w:t>
        </w:r>
        <w:proofErr w:type="gramStart"/>
        <w:r w:rsidR="0059027C" w:rsidRPr="0059027C">
          <w:rPr>
            <w:rStyle w:val="CodeInline"/>
            <w:rPrChange w:id="1538" w:author="Kelvin Sung" w:date="2021-05-20T17:52:00Z">
              <w:rPr>
                <w:noProof/>
              </w:rPr>
            </w:rPrChange>
          </w:rPr>
          <w:t>draw(</w:t>
        </w:r>
        <w:proofErr w:type="gramEnd"/>
        <w:r w:rsidR="0059027C" w:rsidRPr="0059027C">
          <w:rPr>
            <w:rStyle w:val="CodeInline"/>
            <w:rPrChange w:id="1539" w:author="Kelvin Sung" w:date="2021-05-20T17:52:00Z">
              <w:rPr>
                <w:noProof/>
              </w:rPr>
            </w:rPrChange>
          </w:rPr>
          <w:t>)</w:t>
        </w:r>
        <w:r w:rsidR="0059027C">
          <w:rPr>
            <w:noProof/>
          </w:rPr>
          <w:t xml:space="preserve"> function. </w:t>
        </w:r>
      </w:ins>
      <w:del w:id="1540"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41" w:author="Kelvin Sung" w:date="2021-05-20T17:56:00Z"/>
          <w:noProof/>
        </w:rPr>
      </w:pPr>
      <w:del w:id="1542" w:author="Kelvin Sung" w:date="2021-05-20T17:56:00Z">
        <w:r w:rsidDel="00FD1138">
          <w:delText xml:space="preserve">    </w:delText>
        </w:r>
      </w:del>
    </w:p>
    <w:p w14:paraId="796786F8" w14:textId="27477451" w:rsidR="000C429E" w:rsidDel="00FD1138" w:rsidRDefault="000C429E" w:rsidP="000C429E">
      <w:pPr>
        <w:pStyle w:val="Code"/>
        <w:rPr>
          <w:del w:id="1543" w:author="Kelvin Sung" w:date="2021-05-20T17:56:00Z"/>
        </w:rPr>
      </w:pPr>
      <w:r>
        <w:t>draw(camera) {</w:t>
      </w:r>
    </w:p>
    <w:p w14:paraId="1A9821C0" w14:textId="77777777" w:rsidR="00FD1138" w:rsidRDefault="000C429E" w:rsidP="000C429E">
      <w:pPr>
        <w:pStyle w:val="Code"/>
        <w:rPr>
          <w:ins w:id="1544" w:author="Kelvin Sung" w:date="2021-05-20T17:56:00Z"/>
        </w:rPr>
      </w:pPr>
      <w:del w:id="1545" w:author="Kelvin Sung" w:date="2021-05-20T17:56:00Z">
        <w:r w:rsidDel="00FD1138">
          <w:delText xml:space="preserve">    </w:delText>
        </w:r>
      </w:del>
    </w:p>
    <w:p w14:paraId="13B1DF58" w14:textId="59538E47" w:rsidR="000C429E" w:rsidDel="00FD1138" w:rsidRDefault="000C429E" w:rsidP="000C429E">
      <w:pPr>
        <w:pStyle w:val="Code"/>
        <w:rPr>
          <w:del w:id="1546" w:author="Kelvin Sung" w:date="2021-05-20T17:56:00Z"/>
        </w:rPr>
      </w:pPr>
      <w:r>
        <w:t xml:space="preserve">    this.mShader.setCameraAndLight(camera, this.mLight);</w:t>
      </w:r>
    </w:p>
    <w:p w14:paraId="3435F951" w14:textId="77777777" w:rsidR="00FD1138" w:rsidRDefault="000C429E" w:rsidP="000C429E">
      <w:pPr>
        <w:pStyle w:val="Code"/>
        <w:rPr>
          <w:ins w:id="1547" w:author="Kelvin Sung" w:date="2021-05-20T17:56:00Z"/>
        </w:rPr>
      </w:pPr>
      <w:del w:id="1548" w:author="Kelvin Sung" w:date="2021-05-20T17:56:00Z">
        <w:r w:rsidDel="00FD1138">
          <w:delText xml:space="preserve">    </w:delText>
        </w:r>
      </w:del>
    </w:p>
    <w:p w14:paraId="29D1E134" w14:textId="15AA6BF9" w:rsidR="000C429E" w:rsidDel="00FD1138" w:rsidRDefault="000C429E" w:rsidP="000C429E">
      <w:pPr>
        <w:pStyle w:val="Code"/>
        <w:rPr>
          <w:del w:id="1549" w:author="Kelvin Sung" w:date="2021-05-20T17:56:00Z"/>
        </w:rPr>
      </w:pPr>
      <w:r>
        <w:t xml:space="preserve">    super.draw(camera);</w:t>
      </w:r>
    </w:p>
    <w:p w14:paraId="14A5B974" w14:textId="77777777" w:rsidR="00FD1138" w:rsidRDefault="000C429E" w:rsidP="000C429E">
      <w:pPr>
        <w:pStyle w:val="Code"/>
        <w:rPr>
          <w:ins w:id="1550" w:author="Kelvin Sung" w:date="2021-05-20T17:56:00Z"/>
        </w:rPr>
      </w:pPr>
      <w:del w:id="1551" w:author="Kelvin Sung" w:date="2021-05-20T17:56:00Z">
        <w:r w:rsidDel="00FD1138">
          <w:delText xml:space="preserve">    </w:delText>
        </w:r>
      </w:del>
    </w:p>
    <w:p w14:paraId="73B93E23" w14:textId="45FCF73D" w:rsidR="000C429E" w:rsidRDefault="000C429E" w:rsidP="000C429E">
      <w:pPr>
        <w:pStyle w:val="Code"/>
      </w:pPr>
      <w:r>
        <w:t>}</w:t>
      </w:r>
    </w:p>
    <w:p w14:paraId="07002084" w14:textId="77777777" w:rsidR="000C429E" w:rsidRPr="00326F2E" w:rsidRDefault="000C429E" w:rsidP="000C429E">
      <w:pPr>
        <w:pStyle w:val="Code"/>
      </w:pPr>
    </w:p>
    <w:p w14:paraId="137CFE2C" w14:textId="782E3007" w:rsidR="00326F2E" w:rsidDel="001D7721" w:rsidRDefault="00326F2E" w:rsidP="000D057D">
      <w:pPr>
        <w:pStyle w:val="NumList"/>
        <w:numPr>
          <w:ilvl w:val="0"/>
          <w:numId w:val="14"/>
        </w:numPr>
        <w:rPr>
          <w:del w:id="1552" w:author="Kelvin Sung" w:date="2021-05-20T17:57:00Z"/>
          <w:noProof/>
        </w:rPr>
      </w:pPr>
      <w:r w:rsidRPr="00326F2E">
        <w:rPr>
          <w:noProof/>
        </w:rPr>
        <w:t>Lastly, simply add the support to get and set the light, as shown in the following code:</w:t>
      </w:r>
    </w:p>
    <w:p w14:paraId="4B26F87A" w14:textId="77777777" w:rsidR="001D7721" w:rsidRDefault="000C429E" w:rsidP="000D057D">
      <w:pPr>
        <w:pStyle w:val="NumList"/>
        <w:numPr>
          <w:ilvl w:val="0"/>
          <w:numId w:val="14"/>
        </w:numPr>
        <w:rPr>
          <w:ins w:id="1553" w:author="Kelvin Sung" w:date="2021-05-20T17:57:00Z"/>
          <w:noProof/>
        </w:rPr>
      </w:pPr>
      <w:del w:id="1554" w:author="Kelvin Sung" w:date="2021-05-20T17:57:00Z">
        <w:r w:rsidDel="001D7721">
          <w:delText xml:space="preserve">    </w:delText>
        </w:r>
      </w:del>
    </w:p>
    <w:p w14:paraId="090CC34E" w14:textId="311745C6" w:rsidR="000C429E" w:rsidDel="001D7721" w:rsidRDefault="000C429E" w:rsidP="000C429E">
      <w:pPr>
        <w:pStyle w:val="Code"/>
        <w:rPr>
          <w:del w:id="1555" w:author="Kelvin Sung" w:date="2021-05-20T17:57:00Z"/>
        </w:rPr>
      </w:pPr>
      <w:r>
        <w:t>getLight() {</w:t>
      </w:r>
    </w:p>
    <w:p w14:paraId="7D3A991D" w14:textId="77777777" w:rsidR="001D7721" w:rsidRDefault="000C429E" w:rsidP="000C429E">
      <w:pPr>
        <w:pStyle w:val="Code"/>
        <w:rPr>
          <w:ins w:id="1556" w:author="Kelvin Sung" w:date="2021-05-20T17:57:00Z"/>
        </w:rPr>
      </w:pPr>
      <w:del w:id="1557" w:author="Kelvin Sung" w:date="2021-05-20T17:57:00Z">
        <w:r w:rsidDel="001D7721">
          <w:delText xml:space="preserve">    </w:delText>
        </w:r>
      </w:del>
    </w:p>
    <w:p w14:paraId="49AD4AFF" w14:textId="4C10F5D4" w:rsidR="000C429E" w:rsidDel="001D7721" w:rsidRDefault="000C429E" w:rsidP="000C429E">
      <w:pPr>
        <w:pStyle w:val="Code"/>
        <w:rPr>
          <w:del w:id="1558" w:author="Kelvin Sung" w:date="2021-05-20T17:57:00Z"/>
        </w:rPr>
      </w:pPr>
      <w:r>
        <w:t xml:space="preserve">    return this.mLight;</w:t>
      </w:r>
    </w:p>
    <w:p w14:paraId="255E4B55" w14:textId="77777777" w:rsidR="001D7721" w:rsidRDefault="000C429E" w:rsidP="000C429E">
      <w:pPr>
        <w:pStyle w:val="Code"/>
        <w:rPr>
          <w:ins w:id="1559" w:author="Kelvin Sung" w:date="2021-05-20T17:57:00Z"/>
        </w:rPr>
      </w:pPr>
      <w:del w:id="1560" w:author="Kelvin Sung" w:date="2021-05-20T17:57:00Z">
        <w:r w:rsidDel="001D7721">
          <w:delText xml:space="preserve">    </w:delText>
        </w:r>
      </w:del>
    </w:p>
    <w:p w14:paraId="1822F34D" w14:textId="2D7CC815" w:rsidR="000C429E" w:rsidDel="001D7721" w:rsidRDefault="000C429E" w:rsidP="000C429E">
      <w:pPr>
        <w:pStyle w:val="Code"/>
        <w:rPr>
          <w:del w:id="1561" w:author="Kelvin Sung" w:date="2021-05-20T17:57:00Z"/>
        </w:rPr>
      </w:pPr>
      <w:r>
        <w:t>}</w:t>
      </w:r>
    </w:p>
    <w:p w14:paraId="5CD9EA3E" w14:textId="77777777" w:rsidR="001D7721" w:rsidRDefault="000C429E" w:rsidP="000C429E">
      <w:pPr>
        <w:pStyle w:val="Code"/>
        <w:rPr>
          <w:ins w:id="1562" w:author="Kelvin Sung" w:date="2021-05-20T17:57:00Z"/>
        </w:rPr>
      </w:pPr>
      <w:del w:id="1563" w:author="Kelvin Sung" w:date="2021-05-20T17:57:00Z">
        <w:r w:rsidDel="001D7721">
          <w:delText xml:space="preserve">    </w:delText>
        </w:r>
      </w:del>
    </w:p>
    <w:p w14:paraId="0FDCA293" w14:textId="2EFC234B" w:rsidR="000C429E" w:rsidDel="001D7721" w:rsidRDefault="000C429E" w:rsidP="000C429E">
      <w:pPr>
        <w:pStyle w:val="Code"/>
        <w:rPr>
          <w:del w:id="1564" w:author="Kelvin Sung" w:date="2021-05-20T17:57:00Z"/>
        </w:rPr>
      </w:pPr>
      <w:r>
        <w:t>addLight(l) {</w:t>
      </w:r>
    </w:p>
    <w:p w14:paraId="293D5F61" w14:textId="77777777" w:rsidR="001D7721" w:rsidRDefault="000C429E" w:rsidP="000C429E">
      <w:pPr>
        <w:pStyle w:val="Code"/>
        <w:rPr>
          <w:ins w:id="1565" w:author="Kelvin Sung" w:date="2021-05-20T17:57:00Z"/>
        </w:rPr>
      </w:pPr>
      <w:del w:id="1566" w:author="Kelvin Sung" w:date="2021-05-20T17:57:00Z">
        <w:r w:rsidDel="001D7721">
          <w:delText xml:space="preserve">    </w:delText>
        </w:r>
      </w:del>
    </w:p>
    <w:p w14:paraId="1E558D76" w14:textId="3280CB1B" w:rsidR="000C429E" w:rsidDel="001D7721" w:rsidRDefault="000C429E" w:rsidP="000C429E">
      <w:pPr>
        <w:pStyle w:val="Code"/>
        <w:rPr>
          <w:del w:id="1567" w:author="Kelvin Sung" w:date="2021-05-20T17:57:00Z"/>
        </w:rPr>
      </w:pPr>
      <w:r>
        <w:t xml:space="preserve">    this.mLight = l;</w:t>
      </w:r>
    </w:p>
    <w:p w14:paraId="20CD0DF1" w14:textId="77777777" w:rsidR="001D7721" w:rsidRDefault="000C429E" w:rsidP="000C429E">
      <w:pPr>
        <w:pStyle w:val="Code"/>
        <w:rPr>
          <w:ins w:id="1568" w:author="Kelvin Sung" w:date="2021-05-20T17:57:00Z"/>
        </w:rPr>
      </w:pPr>
      <w:del w:id="1569" w:author="Kelvin Sung" w:date="2021-05-20T17:57:00Z">
        <w:r w:rsidDel="001D7721">
          <w:delText xml:space="preserve">    </w:delText>
        </w:r>
      </w:del>
    </w:p>
    <w:p w14:paraId="5320BA36" w14:textId="11FC8D7F" w:rsidR="000C429E" w:rsidRDefault="000C429E" w:rsidP="000C429E">
      <w:pPr>
        <w:pStyle w:val="Code"/>
      </w:pPr>
      <w:r>
        <w:t>}</w:t>
      </w:r>
    </w:p>
    <w:p w14:paraId="0467DDB6" w14:textId="77777777" w:rsidR="000C429E" w:rsidRPr="00326F2E" w:rsidRDefault="000C429E" w:rsidP="000C429E">
      <w:pPr>
        <w:pStyle w:val="Code"/>
      </w:pPr>
    </w:p>
    <w:p w14:paraId="570B0A40" w14:textId="77777777" w:rsidR="00326F2E" w:rsidRDefault="00326F2E" w:rsidP="00326F2E">
      <w:pPr>
        <w:pStyle w:val="Heading3"/>
        <w:rPr>
          <w:noProof/>
        </w:rPr>
      </w:pPr>
      <w:r>
        <w:rPr>
          <w:noProof/>
        </w:rPr>
        <w:t>Defining a Default LightShader Instance</w:t>
      </w:r>
    </w:p>
    <w:p w14:paraId="5D951F57" w14:textId="77777777" w:rsidR="00326F2E" w:rsidRDefault="00326F2E" w:rsidP="00326F2E">
      <w:pPr>
        <w:pStyle w:val="BodyTextFirst"/>
        <w:rPr>
          <w:noProof/>
        </w:rPr>
      </w:pPr>
      <w:r>
        <w:rPr>
          <w:noProof/>
        </w:rPr>
        <w:t xml:space="preserve">You can now modify the engine to support the initializing, loading, and unloading of the new </w:t>
      </w:r>
      <w:proofErr w:type="spellStart"/>
      <w:r w:rsidRPr="000C429E">
        <w:rPr>
          <w:rStyle w:val="CodeInline"/>
        </w:rPr>
        <w:t>LightShader</w:t>
      </w:r>
      <w:proofErr w:type="spellEnd"/>
      <w:r>
        <w:rPr>
          <w:noProof/>
        </w:rPr>
        <w:t xml:space="preserve"> object.</w:t>
      </w:r>
    </w:p>
    <w:p w14:paraId="3CE025EC" w14:textId="6047E906" w:rsidR="00326F2E" w:rsidRDefault="00326F2E" w:rsidP="000D057D">
      <w:pPr>
        <w:pStyle w:val="NumList"/>
        <w:numPr>
          <w:ilvl w:val="0"/>
          <w:numId w:val="15"/>
        </w:numPr>
        <w:rPr>
          <w:noProof/>
        </w:rPr>
      </w:pPr>
      <w:r>
        <w:rPr>
          <w:noProof/>
        </w:rPr>
        <w:t xml:space="preserve">Begin by adding a variable for the light shader in the </w:t>
      </w:r>
      <w:r w:rsidR="000C429E" w:rsidRPr="000C429E">
        <w:rPr>
          <w:rStyle w:val="CodeInline"/>
        </w:rPr>
        <w:t>shader_r</w:t>
      </w:r>
      <w:r w:rsidRPr="000C429E">
        <w:rPr>
          <w:rStyle w:val="CodeInline"/>
        </w:rPr>
        <w:t>esources.js</w:t>
      </w:r>
      <w:r>
        <w:rPr>
          <w:noProof/>
        </w:rPr>
        <w:t xml:space="preserve"> file located in the </w:t>
      </w:r>
      <w:commentRangeStart w:id="1570"/>
      <w:proofErr w:type="spellStart"/>
      <w:r w:rsidRPr="000F0939">
        <w:rPr>
          <w:rStyle w:val="CodeInline"/>
        </w:rPr>
        <w:t>src</w:t>
      </w:r>
      <w:proofErr w:type="spellEnd"/>
      <w:r w:rsidRPr="000F0939">
        <w:rPr>
          <w:rStyle w:val="CodeInline"/>
        </w:rPr>
        <w:t>/</w:t>
      </w:r>
      <w:r w:rsidR="000C429E" w:rsidRPr="000F0939">
        <w:rPr>
          <w:rStyle w:val="CodeInline"/>
        </w:rPr>
        <w:t>e</w:t>
      </w:r>
      <w:r w:rsidRPr="000F0939">
        <w:rPr>
          <w:rStyle w:val="CodeInline"/>
        </w:rPr>
        <w:t>ngine/</w:t>
      </w:r>
      <w:r w:rsidR="000F0939" w:rsidRPr="000F0939">
        <w:rPr>
          <w:rStyle w:val="CodeInline"/>
        </w:rPr>
        <w:t>c</w:t>
      </w:r>
      <w:r w:rsidRPr="000F0939">
        <w:rPr>
          <w:rStyle w:val="CodeInline"/>
        </w:rPr>
        <w:t>ore/</w:t>
      </w:r>
      <w:r w:rsidR="000F0939" w:rsidRPr="000F0939">
        <w:rPr>
          <w:rStyle w:val="CodeInline"/>
        </w:rPr>
        <w:t>r</w:t>
      </w:r>
      <w:r w:rsidRPr="000F0939">
        <w:rPr>
          <w:rStyle w:val="CodeInline"/>
        </w:rPr>
        <w:t>esources</w:t>
      </w:r>
      <w:r>
        <w:rPr>
          <w:noProof/>
        </w:rPr>
        <w:t xml:space="preserve"> </w:t>
      </w:r>
      <w:commentRangeEnd w:id="1570"/>
      <w:r w:rsidR="000F0939">
        <w:rPr>
          <w:rStyle w:val="CommentReference"/>
          <w:rFonts w:asciiTheme="minorHAnsi" w:hAnsiTheme="minorHAnsi"/>
        </w:rPr>
        <w:commentReference w:id="1570"/>
      </w:r>
      <w:r>
        <w:rPr>
          <w:noProof/>
        </w:rPr>
        <w:t>folder. Also, define an accessor function as shown here:</w:t>
      </w:r>
    </w:p>
    <w:p w14:paraId="41C36611" w14:textId="4FD0D42E" w:rsidR="000F0939" w:rsidRDefault="000F0939" w:rsidP="000F0939">
      <w:pPr>
        <w:pStyle w:val="Code"/>
      </w:pPr>
      <w:r w:rsidRPr="000F0939">
        <w:t>import LightShader from "../shaders/light_shader.js";</w:t>
      </w:r>
    </w:p>
    <w:p w14:paraId="1968B78A" w14:textId="3E9C228C" w:rsidR="000F0939" w:rsidRDefault="000F0939" w:rsidP="000F0939">
      <w:pPr>
        <w:pStyle w:val="Code"/>
      </w:pPr>
    </w:p>
    <w:p w14:paraId="06E63393" w14:textId="5D61A1A3" w:rsidR="000F0939" w:rsidRDefault="000F0939" w:rsidP="000F0939">
      <w:pPr>
        <w:pStyle w:val="Code"/>
      </w:pPr>
      <w:commentRangeStart w:id="1571"/>
      <w:r>
        <w:t>…</w:t>
      </w:r>
      <w:commentRangeEnd w:id="1571"/>
      <w:r>
        <w:rPr>
          <w:rStyle w:val="CommentReference"/>
          <w:rFonts w:asciiTheme="minorHAnsi" w:hAnsiTheme="minorHAnsi"/>
          <w:noProof w:val="0"/>
        </w:rPr>
        <w:commentReference w:id="1571"/>
      </w:r>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38F8F365" w:rsidR="00326F2E" w:rsidRDefault="00326F2E" w:rsidP="000D057D">
      <w:pPr>
        <w:pStyle w:val="NumList"/>
        <w:numPr>
          <w:ilvl w:val="0"/>
          <w:numId w:val="15"/>
        </w:numPr>
        <w:rPr>
          <w:noProof/>
        </w:rPr>
      </w:pPr>
      <w:r w:rsidRPr="00326F2E">
        <w:rPr>
          <w:noProof/>
        </w:rPr>
        <w:t xml:space="preserve">Now instantiate a new 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 as shown here:</w:t>
      </w:r>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lastRenderedPageBreak/>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0F0939">
        <w:rPr>
          <w:rStyle w:val="CodeBold"/>
        </w:rPr>
        <w:t xml:space="preserve">    mLightShader = new LightShader(kTextureVS, kLightFS);</w:t>
      </w:r>
    </w:p>
    <w:p w14:paraId="419E2D5A" w14:textId="507FCACD" w:rsidR="000F0939" w:rsidRPr="00326F2E" w:rsidRDefault="000F0939" w:rsidP="000F0939">
      <w:pPr>
        <w:pStyle w:val="Code"/>
      </w:pPr>
      <w:r>
        <w:t>}</w:t>
      </w:r>
    </w:p>
    <w:p w14:paraId="536579E4" w14:textId="29A0162C" w:rsidR="00326F2E" w:rsidRDefault="00326F2E" w:rsidP="000D057D">
      <w:pPr>
        <w:pStyle w:val="NumList"/>
        <w:numPr>
          <w:ilvl w:val="0"/>
          <w:numId w:val="15"/>
        </w:numPr>
        <w:rPr>
          <w:noProof/>
        </w:rPr>
      </w:pPr>
      <w:r w:rsidRPr="00326F2E">
        <w:rPr>
          <w:noProof/>
        </w:rPr>
        <w:t xml:space="preserve">In the </w:t>
      </w:r>
      <w:proofErr w:type="spellStart"/>
      <w:proofErr w:type="gramStart"/>
      <w:r w:rsidRPr="000F0939">
        <w:rPr>
          <w:rStyle w:val="CodeInline"/>
        </w:rPr>
        <w:t>init</w:t>
      </w:r>
      <w:proofErr w:type="spellEnd"/>
      <w:r w:rsidRPr="000F0939">
        <w:rPr>
          <w:rStyle w:val="CodeInline"/>
        </w:rPr>
        <w:t>(</w:t>
      </w:r>
      <w:proofErr w:type="gramEnd"/>
      <w:r w:rsidRPr="000F0939">
        <w:rPr>
          <w:rStyle w:val="CodeInline"/>
        </w:rPr>
        <w:t>)</w:t>
      </w:r>
      <w:r w:rsidRPr="00326F2E">
        <w:rPr>
          <w:noProof/>
        </w:rPr>
        <w:t xml:space="preserve"> function, add the following code to properly load the file:</w:t>
      </w:r>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0F0939">
        <w:rPr>
          <w:rStyle w:val="CodeBold"/>
        </w:rPr>
        <w:t xml:space="preserve">                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6620BFC0" w:rsidR="00326F2E" w:rsidRDefault="00326F2E" w:rsidP="000D057D">
      <w:pPr>
        <w:pStyle w:val="NumList"/>
        <w:numPr>
          <w:ilvl w:val="0"/>
          <w:numId w:val="15"/>
        </w:numPr>
        <w:rPr>
          <w:noProof/>
        </w:rPr>
      </w:pPr>
      <w:r w:rsidRPr="00326F2E">
        <w:rPr>
          <w:noProof/>
        </w:rPr>
        <w:t xml:space="preserve">In the </w:t>
      </w:r>
      <w:proofErr w:type="spellStart"/>
      <w:proofErr w:type="gramStart"/>
      <w:r w:rsidRPr="000F0939">
        <w:rPr>
          <w:rStyle w:val="CodeInline"/>
        </w:rPr>
        <w:t>cleanUp</w:t>
      </w:r>
      <w:proofErr w:type="spellEnd"/>
      <w:r w:rsidRPr="000F0939">
        <w:rPr>
          <w:rStyle w:val="CodeInline"/>
        </w:rPr>
        <w:t>(</w:t>
      </w:r>
      <w:proofErr w:type="gramEnd"/>
      <w:r w:rsidRPr="000F0939">
        <w:rPr>
          <w:rStyle w:val="CodeInline"/>
        </w:rPr>
        <w:t>)</w:t>
      </w:r>
      <w:r w:rsidRPr="00326F2E">
        <w:rPr>
          <w:noProof/>
        </w:rPr>
        <w:t xml:space="preserve"> function, add the following line</w:t>
      </w:r>
      <w:r w:rsidR="000F0939">
        <w:rPr>
          <w:noProof/>
        </w:rPr>
        <w:t>s</w:t>
      </w:r>
      <w:r w:rsidRPr="00326F2E">
        <w:rPr>
          <w:noProof/>
        </w:rPr>
        <w:t xml:space="preserve"> of code to unload the file when it is no longer needed:</w:t>
      </w:r>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0F0939">
        <w:rPr>
          <w:rStyle w:val="CodeBold"/>
        </w:rPr>
        <w:t xml:space="preserve">    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t xml:space="preserve">    text.unload(kLineFS);</w:t>
      </w:r>
    </w:p>
    <w:p w14:paraId="601AD6CE" w14:textId="77777777" w:rsidR="000F0939" w:rsidRPr="000F0939" w:rsidRDefault="000F0939" w:rsidP="000F0939">
      <w:pPr>
        <w:pStyle w:val="Code"/>
        <w:rPr>
          <w:rStyle w:val="CodeBold"/>
        </w:rPr>
      </w:pPr>
      <w:r w:rsidRPr="000F0939">
        <w:rPr>
          <w:rStyle w:val="CodeBold"/>
        </w:rPr>
        <w:t xml:space="preserve">    text.unload(kLightFS);</w:t>
      </w:r>
    </w:p>
    <w:p w14:paraId="50838E45" w14:textId="00AF74CE" w:rsidR="000F0939" w:rsidRPr="00326F2E" w:rsidRDefault="000F0939" w:rsidP="000F0939">
      <w:pPr>
        <w:pStyle w:val="Code"/>
      </w:pPr>
      <w:r>
        <w:t>}</w:t>
      </w:r>
    </w:p>
    <w:p w14:paraId="2A763B2C" w14:textId="5FE36FAB" w:rsidR="00326F2E" w:rsidRDefault="000F0939" w:rsidP="000D057D">
      <w:pPr>
        <w:pStyle w:val="NumList"/>
        <w:numPr>
          <w:ilvl w:val="0"/>
          <w:numId w:val="15"/>
        </w:numPr>
        <w:rPr>
          <w:noProof/>
        </w:rPr>
      </w:pPr>
      <w:commentRangeStart w:id="1572"/>
      <w:r>
        <w:rPr>
          <w:noProof/>
        </w:rPr>
        <w:t>TEMP TEXT</w:t>
      </w:r>
      <w:commentRangeEnd w:id="1572"/>
      <w:r>
        <w:rPr>
          <w:rStyle w:val="CommentReference"/>
          <w:rFonts w:asciiTheme="minorHAnsi" w:hAnsiTheme="minorHAnsi"/>
        </w:rPr>
        <w:commentReference w:id="1572"/>
      </w:r>
    </w:p>
    <w:p w14:paraId="0A2FAAAE" w14:textId="77777777" w:rsidR="000F0939" w:rsidRDefault="000F0939" w:rsidP="000F0939">
      <w:pPr>
        <w:pStyle w:val="Code"/>
      </w:pPr>
      <w:r>
        <w:lastRenderedPageBreak/>
        <w:t xml:space="preserve">export {init, cleanUp, </w:t>
      </w:r>
    </w:p>
    <w:p w14:paraId="6DFDB011" w14:textId="61B390C7" w:rsidR="000F0939" w:rsidRPr="00326F2E" w:rsidRDefault="000F0939" w:rsidP="000F0939">
      <w:pPr>
        <w:pStyle w:val="Code"/>
      </w:pPr>
      <w:r>
        <w:t xml:space="preserve">      </w:t>
      </w:r>
      <w:del w:id="1573" w:author="Kelvin Sung" w:date="2021-05-20T17:58:00Z">
        <w:r w:rsidDel="001D7721">
          <w:delText xml:space="preserve">  </w:delText>
        </w:r>
      </w:del>
      <w:r>
        <w:t xml:space="preserve">getConstColorShader, getTextureShader,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77777777" w:rsidR="00326F2E" w:rsidRDefault="00326F2E" w:rsidP="00326F2E">
      <w:pPr>
        <w:pStyle w:val="BodyTextFirst"/>
        <w:rPr>
          <w:noProof/>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 (for example, origin of the </w:t>
      </w:r>
      <w:r w:rsidRPr="000F0939">
        <w:rPr>
          <w:rStyle w:val="CodeInline"/>
        </w:rPr>
        <w:t>Camera</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05CD2D16" w14:textId="3F467F8B" w:rsidR="000F0939" w:rsidRDefault="000F0939" w:rsidP="000D057D">
      <w:pPr>
        <w:pStyle w:val="NumList"/>
        <w:numPr>
          <w:ilvl w:val="0"/>
          <w:numId w:val="19"/>
        </w:numPr>
        <w:rPr>
          <w:noProof/>
        </w:rPr>
      </w:pPr>
      <w:commentRangeStart w:id="1574"/>
      <w:r>
        <w:rPr>
          <w:noProof/>
        </w:rPr>
        <w:t>TEMP TEXT</w:t>
      </w:r>
      <w:commentRangeEnd w:id="1574"/>
      <w:r>
        <w:rPr>
          <w:rStyle w:val="CommentReference"/>
          <w:rFonts w:asciiTheme="minorHAnsi" w:hAnsiTheme="minorHAnsi"/>
        </w:rPr>
        <w:commentReference w:id="1574"/>
      </w:r>
    </w:p>
    <w:p w14:paraId="4917BABB" w14:textId="77777777" w:rsidR="000F0939" w:rsidRPr="000F0939" w:rsidRDefault="000F0939" w:rsidP="000F0939">
      <w:pPr>
        <w:pStyle w:val="Code"/>
        <w:rPr>
          <w:rStyle w:val="CodeBold"/>
        </w:rPr>
      </w:pPr>
      <w:r w:rsidRPr="000F0939">
        <w:rPr>
          <w:rStyle w:val="CodeBold"/>
        </w:rPr>
        <w:t>import Camera from "./camera_xform.js";</w:t>
      </w:r>
    </w:p>
    <w:p w14:paraId="0E97BE62" w14:textId="2E637BAA" w:rsidR="000F0939" w:rsidRDefault="000F0939" w:rsidP="000F0939">
      <w:pPr>
        <w:pStyle w:val="Code"/>
      </w:pPr>
      <w:r>
        <w:t>export default Camera;</w:t>
      </w:r>
    </w:p>
    <w:p w14:paraId="33BEBDCD" w14:textId="5E96BDF7" w:rsidR="00326F2E" w:rsidRDefault="00326F2E" w:rsidP="006C3116">
      <w:pPr>
        <w:pStyle w:val="NumList"/>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the </w:t>
      </w:r>
      <w:r w:rsidRPr="006C3116">
        <w:rPr>
          <w:rStyle w:val="CodeInline"/>
        </w:rPr>
        <w:t>constructor</w:t>
      </w:r>
      <w:r w:rsidRPr="00E83F44">
        <w:t xml:space="preserve"> for the </w:t>
      </w:r>
      <w:proofErr w:type="spellStart"/>
      <w:r w:rsidRPr="000F0939">
        <w:rPr>
          <w:rStyle w:val="CodeInline"/>
        </w:rPr>
        <w:t>PerRenderCache</w:t>
      </w:r>
      <w:proofErr w:type="spellEnd"/>
      <w:r w:rsidRPr="00E83F44">
        <w:t xml:space="preserve"> object 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759C90FE" w:rsidR="00326F2E" w:rsidDel="001D7721" w:rsidRDefault="00326F2E" w:rsidP="00E83F44">
      <w:pPr>
        <w:pStyle w:val="NumList"/>
        <w:rPr>
          <w:del w:id="1575" w:author="Kelvin Sung" w:date="2021-05-20T17:58:00Z"/>
          <w:noProof/>
        </w:rPr>
      </w:pPr>
      <w:r w:rsidRPr="00326F2E">
        <w:rPr>
          <w:noProof/>
        </w:rPr>
        <w:t xml:space="preserve">Modify the </w:t>
      </w:r>
      <w:r w:rsidRPr="006C3116">
        <w:rPr>
          <w:rStyle w:val="CodeInline"/>
        </w:rPr>
        <w:t>constructor</w:t>
      </w:r>
      <w:r w:rsidRPr="00326F2E">
        <w:rPr>
          <w:noProof/>
        </w:rPr>
        <w:t xml:space="preserve"> of the </w:t>
      </w:r>
      <w:r w:rsidRPr="006C3116">
        <w:rPr>
          <w:rStyle w:val="CodeInline"/>
        </w:rPr>
        <w:t>Camera</w:t>
      </w:r>
      <w:r w:rsidRPr="00326F2E">
        <w:rPr>
          <w:noProof/>
        </w:rPr>
        <w:t xml:space="preserve"> to instantiate a new </w:t>
      </w:r>
      <w:proofErr w:type="spellStart"/>
      <w:r w:rsidRPr="006C3116">
        <w:rPr>
          <w:rStyle w:val="CodeInline"/>
        </w:rPr>
        <w:t>PerRenderCache</w:t>
      </w:r>
      <w:proofErr w:type="spellEnd"/>
      <w:r w:rsidRPr="00326F2E">
        <w:rPr>
          <w:noProof/>
        </w:rPr>
        <w:t xml:space="preserve"> object. It is important to note that this variable should be used only for rendering purposes. It should not be used for functionality within the game or game engine.</w:t>
      </w:r>
    </w:p>
    <w:p w14:paraId="6D718F46" w14:textId="77777777" w:rsidR="001D7721" w:rsidRDefault="006C3116" w:rsidP="00E83F44">
      <w:pPr>
        <w:pStyle w:val="NumList"/>
        <w:rPr>
          <w:ins w:id="1576" w:author="Kelvin Sung" w:date="2021-05-20T17:58:00Z"/>
          <w:noProof/>
        </w:rPr>
      </w:pPr>
      <w:del w:id="1577" w:author="Kelvin Sung" w:date="2021-05-20T17:58:00Z">
        <w:r w:rsidDel="001D7721">
          <w:delText xml:space="preserve">    </w:delText>
        </w:r>
      </w:del>
    </w:p>
    <w:p w14:paraId="380D7656" w14:textId="38926877" w:rsidR="006C3116" w:rsidDel="001D7721" w:rsidRDefault="006C3116" w:rsidP="006C3116">
      <w:pPr>
        <w:pStyle w:val="Code"/>
        <w:rPr>
          <w:del w:id="1578" w:author="Kelvin Sung" w:date="2021-05-20T17:58:00Z"/>
        </w:rPr>
      </w:pPr>
      <w:r>
        <w:t>constructor(wcCenter, wcWidth, viewportArray, bound) {</w:t>
      </w:r>
    </w:p>
    <w:p w14:paraId="1CDF3FBB" w14:textId="77777777" w:rsidR="001D7721" w:rsidRDefault="006C3116" w:rsidP="006C3116">
      <w:pPr>
        <w:pStyle w:val="Code"/>
        <w:rPr>
          <w:ins w:id="1579" w:author="Kelvin Sung" w:date="2021-05-20T17:58:00Z"/>
        </w:rPr>
      </w:pPr>
      <w:del w:id="1580" w:author="Kelvin Sung" w:date="2021-05-20T17:58:00Z">
        <w:r w:rsidDel="001D7721">
          <w:delText xml:space="preserve">   </w:delText>
        </w:r>
        <w:commentRangeStart w:id="1581"/>
        <w:r w:rsidDel="001D7721">
          <w:delText xml:space="preserve"> </w:delText>
        </w:r>
      </w:del>
    </w:p>
    <w:p w14:paraId="16A4508C" w14:textId="3B9CAC72" w:rsidR="006C3116" w:rsidDel="001D7721" w:rsidRDefault="006C3116" w:rsidP="006C3116">
      <w:pPr>
        <w:pStyle w:val="Code"/>
        <w:rPr>
          <w:del w:id="1582" w:author="Kelvin Sung" w:date="2021-05-20T17:58:00Z"/>
        </w:rPr>
      </w:pPr>
      <w:r>
        <w:t xml:space="preserve">    …</w:t>
      </w:r>
      <w:commentRangeEnd w:id="1581"/>
      <w:r>
        <w:rPr>
          <w:rStyle w:val="CommentReference"/>
          <w:rFonts w:asciiTheme="minorHAnsi" w:hAnsiTheme="minorHAnsi"/>
          <w:noProof w:val="0"/>
        </w:rPr>
        <w:commentReference w:id="1581"/>
      </w:r>
    </w:p>
    <w:p w14:paraId="317864EB" w14:textId="77777777" w:rsidR="001D7721" w:rsidRDefault="006C3116" w:rsidP="006C3116">
      <w:pPr>
        <w:pStyle w:val="Code"/>
        <w:rPr>
          <w:ins w:id="1583" w:author="Kelvin Sung" w:date="2021-05-20T17:58:00Z"/>
        </w:rPr>
      </w:pPr>
      <w:del w:id="1584" w:author="Kelvin Sung" w:date="2021-05-20T17:58:00Z">
        <w:r w:rsidDel="001D7721">
          <w:delText xml:space="preserve">    </w:delText>
        </w:r>
      </w:del>
    </w:p>
    <w:p w14:paraId="38B2CF0B" w14:textId="72C45D0A" w:rsidR="006C3116" w:rsidDel="001D7721" w:rsidRDefault="006C3116" w:rsidP="006C3116">
      <w:pPr>
        <w:pStyle w:val="Code"/>
        <w:rPr>
          <w:del w:id="1585" w:author="Kelvin Sung" w:date="2021-05-20T17:58:00Z"/>
        </w:rPr>
      </w:pPr>
      <w:r>
        <w:t xml:space="preserve">    // background color</w:t>
      </w:r>
    </w:p>
    <w:p w14:paraId="0E0FCC45" w14:textId="77777777" w:rsidR="001D7721" w:rsidRDefault="006C3116" w:rsidP="006C3116">
      <w:pPr>
        <w:pStyle w:val="Code"/>
        <w:rPr>
          <w:ins w:id="1586" w:author="Kelvin Sung" w:date="2021-05-20T17:58:00Z"/>
        </w:rPr>
      </w:pPr>
      <w:del w:id="1587" w:author="Kelvin Sung" w:date="2021-05-20T17:58:00Z">
        <w:r w:rsidDel="001D7721">
          <w:delText xml:space="preserve">    </w:delText>
        </w:r>
      </w:del>
    </w:p>
    <w:p w14:paraId="3EBDBE13" w14:textId="72324862" w:rsidR="006C3116" w:rsidRDefault="006C3116" w:rsidP="006C3116">
      <w:pPr>
        <w:pStyle w:val="Code"/>
      </w:pPr>
      <w:r>
        <w:t xml:space="preserve">    this.mBGColor = [0.8, 0.8, 0.8, 1]; // RGB and Alpha</w:t>
      </w:r>
    </w:p>
    <w:p w14:paraId="1031BA05" w14:textId="0F1C1F81" w:rsidR="006C3116" w:rsidDel="001D7721" w:rsidRDefault="006C3116" w:rsidP="006C3116">
      <w:pPr>
        <w:pStyle w:val="Code"/>
        <w:rPr>
          <w:del w:id="1588" w:author="Kelvin Sung" w:date="2021-05-20T17:58:00Z"/>
        </w:rPr>
      </w:pPr>
    </w:p>
    <w:p w14:paraId="763D8D49" w14:textId="77777777" w:rsidR="001D7721" w:rsidRDefault="006C3116" w:rsidP="006C3116">
      <w:pPr>
        <w:pStyle w:val="Code"/>
        <w:rPr>
          <w:ins w:id="1589" w:author="Kelvin Sung" w:date="2021-05-20T17:58:00Z"/>
        </w:rPr>
      </w:pPr>
      <w:del w:id="1590"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591" w:author="Kelvin Sung" w:date="2021-05-20T17:58:00Z"/>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592" w:author="Kelvin Sung" w:date="2021-05-20T17:58:00Z"/>
          <w:rStyle w:val="CodeBold"/>
          <w:rFonts w:ascii="TheSansMonoConNormal" w:hAnsi="TheSansMonoConNormal"/>
        </w:rPr>
      </w:pPr>
      <w:del w:id="1593"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594" w:author="Kelvin Sung" w:date="2021-05-20T17:58:00Z"/>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595" w:author="Kelvin Sung" w:date="2021-05-20T17:58:00Z"/>
          <w:rStyle w:val="CodeBold"/>
          <w:rFonts w:ascii="TheSansMonoConNormal" w:hAnsi="TheSansMonoConNormal"/>
        </w:rPr>
      </w:pPr>
      <w:del w:id="1596"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597" w:author="Kelvin Sung" w:date="2021-05-20T17:58:00Z"/>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598" w:author="Kelvin Sung" w:date="2021-05-20T17:58:00Z"/>
          <w:rStyle w:val="CodeBold"/>
          <w:rFonts w:ascii="TheSansMonoConNormal" w:hAnsi="TheSansMonoConNormal"/>
        </w:rPr>
      </w:pPr>
      <w:del w:id="1599"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00" w:author="Kelvin Sung" w:date="2021-05-20T17:58:00Z"/>
          <w:rStyle w:val="CodeBold"/>
        </w:rPr>
      </w:pPr>
      <w:r w:rsidRPr="006C3116">
        <w:rPr>
          <w:rStyle w:val="CodeBold"/>
        </w:rPr>
        <w:t xml:space="preserve">    this.mRenderCache = new PerRenderCache();</w:t>
      </w:r>
    </w:p>
    <w:p w14:paraId="6D3EC2AD" w14:textId="77777777" w:rsidR="001D7721" w:rsidRDefault="006C3116" w:rsidP="006C3116">
      <w:pPr>
        <w:pStyle w:val="Code"/>
        <w:rPr>
          <w:ins w:id="1601" w:author="Kelvin Sung" w:date="2021-05-20T17:58:00Z"/>
          <w:rStyle w:val="CodeBold"/>
        </w:rPr>
      </w:pPr>
      <w:del w:id="1602"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03" w:author="Kelvin Sung" w:date="2021-05-20T17:58:00Z"/>
          <w:rStyle w:val="CodeBold"/>
          <w:rFonts w:ascii="TheSansMonoConNormal" w:hAnsi="TheSansMonoConNormal"/>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04" w:author="Kelvin Sung" w:date="2021-05-20T17:58:00Z"/>
          <w:rStyle w:val="CodeBold"/>
          <w:rFonts w:ascii="TheSansMonoConNormal" w:hAnsi="TheSansMonoConNormal"/>
        </w:rPr>
      </w:pPr>
      <w:del w:id="1605"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06" w:author="Kelvin Sung" w:date="2021-05-20T17:58:00Z"/>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07" w:author="Kelvin Sung" w:date="2021-05-20T17:58:00Z"/>
          <w:rStyle w:val="CodeBold"/>
          <w:rFonts w:ascii="TheSansMonoConNormal" w:hAnsi="TheSansMonoConNormal"/>
        </w:rPr>
      </w:pPr>
      <w:del w:id="1608"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09" w:author="Kelvin Sung" w:date="2021-05-20T17:58:00Z"/>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10" w:author="Kelvin Sung" w:date="2021-05-20T17:58:00Z"/>
          <w:rStyle w:val="CodeBold"/>
          <w:rFonts w:ascii="TheSansMonoConNormal" w:hAnsi="TheSansMonoConNormal"/>
        </w:rPr>
      </w:pPr>
      <w:del w:id="1611" w:author="Kelvin Sung" w:date="2021-05-20T17:58:00Z">
        <w:r w:rsidDel="001D7721">
          <w:delText xml:space="preserve">    </w:delText>
        </w:r>
      </w:del>
    </w:p>
    <w:p w14:paraId="40E5E50E" w14:textId="41D38E56" w:rsidR="006C3116" w:rsidRPr="00326F2E" w:rsidRDefault="006C3116" w:rsidP="006C3116">
      <w:pPr>
        <w:pStyle w:val="Code"/>
      </w:pPr>
      <w:r>
        <w:t>}</w:t>
      </w:r>
    </w:p>
    <w:p w14:paraId="455F40D1" w14:textId="188A45BB" w:rsidR="00E83F44" w:rsidDel="001D7721" w:rsidRDefault="00E83F44" w:rsidP="00E83F44">
      <w:pPr>
        <w:pStyle w:val="NumList"/>
        <w:rPr>
          <w:del w:id="1612" w:author="Kelvin Sung" w:date="2021-05-20T17:58:00Z"/>
        </w:rPr>
      </w:pPr>
      <w:r w:rsidRPr="00E83F44">
        <w:t xml:space="preserve">Initiate the per-render cache in the </w:t>
      </w:r>
      <w:proofErr w:type="spellStart"/>
      <w:proofErr w:type="gramStart"/>
      <w:r w:rsidRPr="006C3116">
        <w:rPr>
          <w:rStyle w:val="CodeInline"/>
        </w:rPr>
        <w:t>setupViewProjection</w:t>
      </w:r>
      <w:proofErr w:type="spellEnd"/>
      <w:r w:rsidRPr="006C3116">
        <w:rPr>
          <w:rStyle w:val="CodeInline"/>
        </w:rPr>
        <w:t>(</w:t>
      </w:r>
      <w:proofErr w:type="gramEnd"/>
      <w:r w:rsidRPr="006C3116">
        <w:rPr>
          <w:rStyle w:val="CodeInline"/>
        </w:rPr>
        <w:t>)</w:t>
      </w:r>
      <w:r w:rsidRPr="00E83F44">
        <w:t xml:space="preserve"> function by adding step B4 to calculate and set the cache using the existing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13" w:author="Kelvin Sung" w:date="2021-05-20T17:58:00Z"/>
        </w:rPr>
      </w:pPr>
      <w:del w:id="1614" w:author="Kelvin Sung" w:date="2021-05-20T17:58:00Z">
        <w:r w:rsidDel="001D7721">
          <w:delText xml:space="preserve">    </w:delText>
        </w:r>
      </w:del>
    </w:p>
    <w:p w14:paraId="6C72CD07" w14:textId="7D0D6DF3" w:rsidR="006C3116" w:rsidDel="001D7721" w:rsidRDefault="006C3116" w:rsidP="006C3116">
      <w:pPr>
        <w:pStyle w:val="Code"/>
        <w:rPr>
          <w:del w:id="1615" w:author="Kelvin Sung" w:date="2021-05-20T17:58:00Z"/>
        </w:rPr>
      </w:pPr>
      <w:r>
        <w:t>setViewAndCameraMatrix() {</w:t>
      </w:r>
    </w:p>
    <w:p w14:paraId="3B73D2A5" w14:textId="77777777" w:rsidR="001D7721" w:rsidRDefault="006C3116" w:rsidP="006C3116">
      <w:pPr>
        <w:pStyle w:val="Code"/>
        <w:rPr>
          <w:ins w:id="1616" w:author="Kelvin Sung" w:date="2021-05-20T17:58:00Z"/>
        </w:rPr>
      </w:pPr>
      <w:del w:id="1617" w:author="Kelvin Sung" w:date="2021-05-20T17:58:00Z">
        <w:r w:rsidDel="001D7721">
          <w:delText xml:space="preserve">    </w:delText>
        </w:r>
      </w:del>
    </w:p>
    <w:p w14:paraId="0B30642E" w14:textId="073FF3AC" w:rsidR="006C3116" w:rsidRDefault="006C3116" w:rsidP="006C3116">
      <w:pPr>
        <w:pStyle w:val="Code"/>
      </w:pPr>
      <w:r>
        <w:t xml:space="preserve">    let gl = glSys.get();</w:t>
      </w:r>
    </w:p>
    <w:p w14:paraId="360D2C02" w14:textId="6564D084" w:rsidR="006C3116" w:rsidDel="001D7721" w:rsidRDefault="006C3116" w:rsidP="006C3116">
      <w:pPr>
        <w:pStyle w:val="Code"/>
        <w:rPr>
          <w:del w:id="1618" w:author="Kelvin Sung" w:date="2021-05-20T17:58:00Z"/>
        </w:rPr>
      </w:pPr>
    </w:p>
    <w:p w14:paraId="0B4C2043" w14:textId="77777777" w:rsidR="001D7721" w:rsidRDefault="006C3116" w:rsidP="006C3116">
      <w:pPr>
        <w:pStyle w:val="Code"/>
        <w:rPr>
          <w:ins w:id="1619" w:author="Kelvin Sung" w:date="2021-05-20T17:58:00Z"/>
        </w:rPr>
      </w:pPr>
      <w:commentRangeStart w:id="1620"/>
      <w:del w:id="1621" w:author="Kelvin Sung" w:date="2021-05-20T17:58:00Z">
        <w:r w:rsidDel="001D7721">
          <w:delText xml:space="preserve">    </w:delText>
        </w:r>
      </w:del>
    </w:p>
    <w:p w14:paraId="56BBAA4C" w14:textId="67A04A37" w:rsidR="006C3116" w:rsidRDefault="006C3116" w:rsidP="006C3116">
      <w:pPr>
        <w:pStyle w:val="Code"/>
      </w:pPr>
      <w:r>
        <w:t xml:space="preserve">    …</w:t>
      </w:r>
      <w:commentRangeEnd w:id="1620"/>
      <w:r>
        <w:rPr>
          <w:rStyle w:val="CommentReference"/>
          <w:rFonts w:asciiTheme="minorHAnsi" w:hAnsiTheme="minorHAnsi"/>
          <w:noProof w:val="0"/>
        </w:rPr>
        <w:commentReference w:id="1620"/>
      </w:r>
    </w:p>
    <w:p w14:paraId="1BDBBBD4" w14:textId="027E5C9F" w:rsidR="006C3116" w:rsidDel="001D7721" w:rsidRDefault="006C3116" w:rsidP="006C3116">
      <w:pPr>
        <w:pStyle w:val="Code"/>
        <w:rPr>
          <w:del w:id="1622" w:author="Kelvin Sung" w:date="2021-05-20T17:58:00Z"/>
        </w:rPr>
      </w:pPr>
    </w:p>
    <w:p w14:paraId="45D7E4B9" w14:textId="77777777" w:rsidR="001D7721" w:rsidRDefault="006C3116" w:rsidP="006C3116">
      <w:pPr>
        <w:pStyle w:val="Code"/>
        <w:rPr>
          <w:ins w:id="1623" w:author="Kelvin Sung" w:date="2021-05-20T17:58:00Z"/>
        </w:rPr>
      </w:pPr>
      <w:del w:id="1624" w:author="Kelvin Sung" w:date="2021-05-20T17:58:00Z">
        <w:r w:rsidDel="001D7721">
          <w:delText xml:space="preserve">    </w:delText>
        </w:r>
      </w:del>
    </w:p>
    <w:p w14:paraId="78810357" w14:textId="066E6C72" w:rsidR="006C3116" w:rsidDel="001D7721" w:rsidRDefault="006C3116" w:rsidP="006C3116">
      <w:pPr>
        <w:pStyle w:val="Code"/>
        <w:rPr>
          <w:del w:id="1625" w:author="Kelvin Sung" w:date="2021-05-20T17:58:00Z"/>
        </w:rPr>
      </w:pPr>
      <w:r>
        <w:t xml:space="preserve">    // Step B3: first operation to perform is to translate camera center to the origin</w:t>
      </w:r>
    </w:p>
    <w:p w14:paraId="0659196D" w14:textId="77777777" w:rsidR="001D7721" w:rsidRDefault="006C3116" w:rsidP="006C3116">
      <w:pPr>
        <w:pStyle w:val="Code"/>
        <w:rPr>
          <w:ins w:id="1626" w:author="Kelvin Sung" w:date="2021-05-20T17:58:00Z"/>
        </w:rPr>
      </w:pPr>
      <w:del w:id="1627" w:author="Kelvin Sung" w:date="2021-05-20T17:58:00Z">
        <w:r w:rsidDel="001D7721">
          <w:delText xml:space="preserve">    </w:delText>
        </w:r>
      </w:del>
    </w:p>
    <w:p w14:paraId="086A29BA" w14:textId="23312D70" w:rsidR="006C3116" w:rsidDel="001D7721" w:rsidRDefault="006C3116" w:rsidP="006C3116">
      <w:pPr>
        <w:pStyle w:val="Code"/>
        <w:rPr>
          <w:del w:id="1628" w:author="Kelvin Sung" w:date="2021-05-20T17:58:00Z"/>
        </w:rPr>
      </w:pPr>
      <w:r>
        <w:t xml:space="preserve">    mat4.translate(this.mCameraMatrix, this.mCameraMatrix, vec3.fromValues(-center[0], -center[1], 0));</w:t>
      </w:r>
    </w:p>
    <w:p w14:paraId="5828FC60" w14:textId="77777777" w:rsidR="001D7721" w:rsidRDefault="006C3116" w:rsidP="006C3116">
      <w:pPr>
        <w:pStyle w:val="Code"/>
        <w:rPr>
          <w:ins w:id="1629" w:author="Kelvin Sung" w:date="2021-05-20T17:58:00Z"/>
        </w:rPr>
      </w:pPr>
      <w:del w:id="1630" w:author="Kelvin Sung" w:date="2021-05-20T17:58:00Z">
        <w:r w:rsidDel="001D7721">
          <w:delText xml:space="preserve">    </w:delText>
        </w:r>
      </w:del>
    </w:p>
    <w:p w14:paraId="6BCF87A1" w14:textId="3766E38A" w:rsidR="006C3116" w:rsidDel="001D7721" w:rsidRDefault="006C3116" w:rsidP="006C3116">
      <w:pPr>
        <w:pStyle w:val="Code"/>
        <w:rPr>
          <w:del w:id="1631" w:author="Kelvin Sung" w:date="2021-05-20T17:58:00Z"/>
        </w:rPr>
      </w:pPr>
      <w:r>
        <w:t xml:space="preserve">    </w:t>
      </w:r>
    </w:p>
    <w:p w14:paraId="41B8546A" w14:textId="77777777" w:rsidR="001D7721" w:rsidRDefault="006C3116" w:rsidP="006C3116">
      <w:pPr>
        <w:pStyle w:val="Code"/>
        <w:rPr>
          <w:ins w:id="1632" w:author="Kelvin Sung" w:date="2021-05-20T17:58:00Z"/>
        </w:rPr>
      </w:pPr>
      <w:del w:id="1633" w:author="Kelvin Sung" w:date="2021-05-20T17:58:00Z">
        <w:r w:rsidDel="001D7721">
          <w:delText xml:space="preserve">    </w:delText>
        </w:r>
      </w:del>
    </w:p>
    <w:p w14:paraId="13931B22" w14:textId="578B47C4" w:rsidR="006C3116" w:rsidDel="001D7721" w:rsidRDefault="006C3116" w:rsidP="006C3116">
      <w:pPr>
        <w:pStyle w:val="Code"/>
        <w:rPr>
          <w:del w:id="1634" w:author="Kelvin Sung" w:date="2021-05-20T17:58:00Z"/>
        </w:rPr>
      </w:pPr>
      <w:r>
        <w:t xml:space="preserve">    // Step B4: compute and cache per-rendering information</w:t>
      </w:r>
    </w:p>
    <w:p w14:paraId="47058724" w14:textId="77777777" w:rsidR="001D7721" w:rsidRDefault="006C3116" w:rsidP="006C3116">
      <w:pPr>
        <w:pStyle w:val="Code"/>
        <w:rPr>
          <w:ins w:id="1635" w:author="Kelvin Sung" w:date="2021-05-20T17:58:00Z"/>
        </w:rPr>
      </w:pPr>
      <w:del w:id="1636" w:author="Kelvin Sung" w:date="2021-05-20T17:58:00Z">
        <w:r w:rsidRPr="006C3116" w:rsidDel="001D7721">
          <w:rPr>
            <w:rStyle w:val="CodeBold"/>
          </w:rPr>
          <w:delText xml:space="preserve">    </w:delText>
        </w:r>
      </w:del>
    </w:p>
    <w:p w14:paraId="0D84B3B5" w14:textId="3A1E52AF" w:rsidR="006C3116" w:rsidRPr="006C3116" w:rsidDel="001D7721" w:rsidRDefault="006C3116" w:rsidP="006C3116">
      <w:pPr>
        <w:pStyle w:val="Code"/>
        <w:rPr>
          <w:del w:id="1637" w:author="Kelvin Sung" w:date="2021-05-20T17:58:00Z"/>
          <w:rStyle w:val="CodeBold"/>
        </w:rPr>
      </w:pPr>
      <w:r w:rsidRPr="006C3116">
        <w:rPr>
          <w:rStyle w:val="CodeBold"/>
        </w:rPr>
        <w:t xml:space="preserve">    this.mRenderCache.mWCToPixelRatio = this.mViewport[eViewport.eWidth] / this.getWCWidth();</w:t>
      </w:r>
    </w:p>
    <w:p w14:paraId="77B27A97" w14:textId="77777777" w:rsidR="001D7721" w:rsidRDefault="006C3116" w:rsidP="006C3116">
      <w:pPr>
        <w:pStyle w:val="Code"/>
        <w:rPr>
          <w:ins w:id="1638" w:author="Kelvin Sung" w:date="2021-05-20T17:58:00Z"/>
          <w:rStyle w:val="CodeBold"/>
        </w:rPr>
      </w:pPr>
      <w:del w:id="1639"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640" w:author="Kelvin Sung" w:date="2021-05-20T17:58:00Z"/>
          <w:rStyle w:val="CodeBold"/>
        </w:rPr>
      </w:pPr>
      <w:r w:rsidRPr="006C3116">
        <w:rPr>
          <w:rStyle w:val="CodeBold"/>
        </w:rPr>
        <w:t xml:space="preserve">    this.mRenderCache.mCameraOrgY = center[1] - (this.getWCHeight() / 2);</w:t>
      </w:r>
    </w:p>
    <w:p w14:paraId="69286B7C" w14:textId="77777777" w:rsidR="001D7721" w:rsidRDefault="006C3116" w:rsidP="006C3116">
      <w:pPr>
        <w:pStyle w:val="Code"/>
        <w:rPr>
          <w:ins w:id="1641" w:author="Kelvin Sung" w:date="2021-05-20T17:58:00Z"/>
          <w:rStyle w:val="CodeBold"/>
        </w:rPr>
      </w:pPr>
      <w:del w:id="1642"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643" w:author="Kelvin Sung" w:date="2021-05-20T17:58:00Z"/>
          <w:rStyle w:val="CodeBold"/>
        </w:rPr>
      </w:pPr>
      <w:r w:rsidRPr="006C3116">
        <w:rPr>
          <w:rStyle w:val="CodeBold"/>
        </w:rPr>
        <w:t xml:space="preserve">    this.mRenderCache.mCameraOrgX = center[0] - (this.getWCWidth() / 2);</w:t>
      </w:r>
    </w:p>
    <w:p w14:paraId="5A3E66EE" w14:textId="77777777" w:rsidR="001D7721" w:rsidRDefault="006C3116" w:rsidP="006C3116">
      <w:pPr>
        <w:pStyle w:val="Code"/>
        <w:rPr>
          <w:ins w:id="1644" w:author="Kelvin Sung" w:date="2021-05-20T17:58:00Z"/>
          <w:rStyle w:val="CodeBold"/>
        </w:rPr>
      </w:pPr>
      <w:del w:id="1645" w:author="Kelvin Sung" w:date="2021-05-20T17:58:00Z">
        <w:r w:rsidDel="001D7721">
          <w:delText xml:space="preserve">    </w:delText>
        </w:r>
      </w:del>
    </w:p>
    <w:p w14:paraId="21D76726" w14:textId="61321AE3" w:rsidR="006C3116" w:rsidRDefault="006C3116" w:rsidP="006C3116">
      <w:pPr>
        <w:pStyle w:val="Code"/>
      </w:pPr>
      <w:r>
        <w:t>}</w:t>
      </w:r>
    </w:p>
    <w:p w14:paraId="32527ECE" w14:textId="77777777" w:rsidR="006C3116" w:rsidRDefault="006C3116" w:rsidP="006C3116">
      <w:pPr>
        <w:pStyle w:val="Code"/>
      </w:pPr>
    </w:p>
    <w:p w14:paraId="27E0DBFB" w14:textId="77777777" w:rsidR="00E83F44" w:rsidRDefault="00E83F44" w:rsidP="00E83F44">
      <w:pPr>
        <w:pStyle w:val="Heading4"/>
      </w:pPr>
      <w:r>
        <w:t>Adding Camera Transform Functions</w:t>
      </w:r>
    </w:p>
    <w:p w14:paraId="7863FF94" w14:textId="77777777" w:rsidR="00E83F44" w:rsidRDefault="00E83F44" w:rsidP="00E83F44">
      <w:pPr>
        <w:pStyle w:val="BodyTextFirst"/>
      </w:pPr>
      <w:r>
        <w:t>Now that the per-render cache is defined and properly initialized, you can extend the functionality of the camera by implementing the functions to convert from WC and pixel space. For code readability and maintainability, this functionality has been delegated to a separate file because of its specific purpose. Another important note is that since you are converting from WC to pixel space and pixel space has no z-axis, you need to calculate a fake z-value for the pixel space coordinate.</w:t>
      </w:r>
    </w:p>
    <w:p w14:paraId="2F50C7FA" w14:textId="2E59A8F1" w:rsidR="00E83F44" w:rsidRDefault="00E83F44" w:rsidP="000D057D">
      <w:pPr>
        <w:pStyle w:val="NumList"/>
        <w:numPr>
          <w:ilvl w:val="0"/>
          <w:numId w:val="16"/>
        </w:numPr>
      </w:pPr>
      <w:r>
        <w:t xml:space="preserve">Under 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r w:rsidR="006C3116">
        <w:t>/module</w:t>
      </w:r>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lastRenderedPageBreak/>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744B4FEF" w:rsidR="00E83F44" w:rsidRDefault="00E83F44" w:rsidP="000D057D">
      <w:pPr>
        <w:pStyle w:val="NumList"/>
        <w:numPr>
          <w:ilvl w:val="0"/>
          <w:numId w:val="16"/>
        </w:numPr>
      </w:pPr>
      <w:r>
        <w:t>Approximate a fake pixel space z</w:t>
      </w:r>
      <w:r w:rsidR="001C7191">
        <w:t>-</w:t>
      </w:r>
      <w:r>
        <w:t xml:space="preserve">value by scaling the input parameter according to the </w:t>
      </w:r>
      <w:proofErr w:type="spellStart"/>
      <w:r w:rsidRPr="001C7191">
        <w:rPr>
          <w:rStyle w:val="CodeInline"/>
        </w:rPr>
        <w:t>mWCToPixelRatio</w:t>
      </w:r>
      <w:proofErr w:type="spellEnd"/>
      <w:r>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7777777" w:rsidR="006C3116" w:rsidRDefault="006C3116" w:rsidP="006C3116">
      <w:pPr>
        <w:pStyle w:val="Code"/>
      </w:pPr>
    </w:p>
    <w:p w14:paraId="6D48594D" w14:textId="7FF11F36" w:rsidR="00E83F44" w:rsidRDefault="00E83F44" w:rsidP="000D057D">
      <w:pPr>
        <w:pStyle w:val="NumList"/>
        <w:numPr>
          <w:ilvl w:val="0"/>
          <w:numId w:val="16"/>
        </w:numPr>
      </w:pPr>
      <w:r w:rsidRPr="00E83F44">
        <w:t xml:space="preserve">Provide a function to convert from WC to pixel space for a vec3 position. This is accomplished 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021FB938" w14:textId="77777777" w:rsidR="006C3116" w:rsidRDefault="006C3116" w:rsidP="006C3116">
      <w:pPr>
        <w:pStyle w:val="Code"/>
      </w:pPr>
      <w:r>
        <w:t xml:space="preserve">    let x = this.mViewport[eViewport.eOrgX] + ((p[0] - this.mRenderCache.mCameraOrgX) * this.mRenderCache.mWCToPixelRatio) + 0.5;</w:t>
      </w:r>
    </w:p>
    <w:p w14:paraId="16115058" w14:textId="77777777" w:rsidR="006C3116" w:rsidRDefault="006C3116" w:rsidP="006C3116">
      <w:pPr>
        <w:pStyle w:val="Code"/>
      </w:pPr>
      <w:r>
        <w:t xml:space="preserve">    let y = this.mViewport[eViewport.eOrgY] + ((p[1]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77777777" w:rsidR="006C3116" w:rsidRPr="00E83F44" w:rsidRDefault="006C3116" w:rsidP="006C3116">
      <w:pPr>
        <w:pStyle w:val="Code"/>
      </w:pPr>
    </w:p>
    <w:p w14:paraId="6CB0C779" w14:textId="6225F8DD" w:rsidR="00E83F44" w:rsidRDefault="006C3116" w:rsidP="000D057D">
      <w:pPr>
        <w:pStyle w:val="NumList"/>
        <w:numPr>
          <w:ilvl w:val="0"/>
          <w:numId w:val="16"/>
        </w:numPr>
      </w:pPr>
      <w:r>
        <w:t>Lastly,</w:t>
      </w:r>
      <w:r w:rsidR="00E83F44" w:rsidRPr="00E83F44">
        <w:t xml:space="preserve"> provide 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09157316" w:rsidR="006C3116" w:rsidRPr="00E83F44" w:rsidRDefault="004D6400" w:rsidP="004D6400">
      <w:pPr>
        <w:pStyle w:val="Heading3"/>
      </w:pPr>
      <w:bookmarkStart w:id="1646" w:name="_Hlk71524628"/>
      <w:proofErr w:type="spellStart"/>
      <w:r>
        <w:t>Modifiy</w:t>
      </w:r>
      <w:proofErr w:type="spellEnd"/>
      <w:r>
        <w:t xml:space="preserve"> i</w:t>
      </w:r>
      <w:commentRangeStart w:id="1647"/>
      <w:r>
        <w:t>ndex.js stuff</w:t>
      </w:r>
      <w:commentRangeEnd w:id="1647"/>
      <w:r>
        <w:rPr>
          <w:rStyle w:val="CommentReference"/>
          <w:rFonts w:asciiTheme="minorHAnsi" w:eastAsia="SimSun" w:hAnsiTheme="minorHAnsi" w:cstheme="minorBidi"/>
          <w:color w:val="auto"/>
        </w:rPr>
        <w:commentReference w:id="1647"/>
      </w:r>
    </w:p>
    <w:bookmarkEnd w:id="1646"/>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7777777" w:rsidR="00E83F44" w:rsidRDefault="00E83F44" w:rsidP="00E83F44">
      <w:pPr>
        <w:pStyle w:val="BodyTextFirst"/>
      </w:pPr>
      <w:r>
        <w:t xml:space="preserve">Make a few quick modifications to the </w:t>
      </w:r>
      <w:r w:rsidRPr="001C7191">
        <w:rPr>
          <w:rStyle w:val="CodeInline"/>
        </w:rPr>
        <w:t>Hero</w:t>
      </w:r>
      <w:r>
        <w:t xml:space="preserve"> and </w:t>
      </w:r>
      <w:r w:rsidRPr="001C7191">
        <w:rPr>
          <w:rStyle w:val="CodeInline"/>
        </w:rPr>
        <w:t>Minion</w:t>
      </w:r>
      <w:r>
        <w:t xml:space="preserve"> objects to accommodate the new </w:t>
      </w:r>
      <w:proofErr w:type="spellStart"/>
      <w:r w:rsidRPr="001C7191">
        <w:rPr>
          <w:rStyle w:val="CodeInline"/>
        </w:rPr>
        <w:t>LightRenderable</w:t>
      </w:r>
      <w:proofErr w:type="spellEnd"/>
      <w:r>
        <w:t xml:space="preserve"> object.</w:t>
      </w:r>
    </w:p>
    <w:p w14:paraId="26FCC4F9" w14:textId="26FFAAF4" w:rsidR="00E83F44" w:rsidDel="001D7721" w:rsidRDefault="00E83F44" w:rsidP="000D057D">
      <w:pPr>
        <w:pStyle w:val="NumList"/>
        <w:numPr>
          <w:ilvl w:val="0"/>
          <w:numId w:val="17"/>
        </w:numPr>
        <w:rPr>
          <w:del w:id="1648" w:author="Kelvin Sung" w:date="2021-05-20T17:59:00Z"/>
        </w:rPr>
      </w:pPr>
      <w:r>
        <w:lastRenderedPageBreak/>
        <w:t xml:space="preserve">In the </w:t>
      </w:r>
      <w:r w:rsidR="001C7191" w:rsidRPr="001C7191">
        <w:rPr>
          <w:rStyle w:val="CodeInline"/>
        </w:rPr>
        <w:t>h</w:t>
      </w:r>
      <w:r w:rsidRPr="001C7191">
        <w:rPr>
          <w:rStyle w:val="CodeInline"/>
        </w:rPr>
        <w:t>ero.js</w:t>
      </w:r>
      <w:r>
        <w:t xml:space="preserve"> 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w:t>
      </w:r>
      <w:r w:rsidRPr="001C7191">
        <w:rPr>
          <w:rStyle w:val="CodeInline"/>
        </w:rPr>
        <w:t>y</w:t>
      </w:r>
      <w:r w:rsidR="001C7191" w:rsidRPr="001C7191">
        <w:rPr>
          <w:rStyle w:val="CodeInline"/>
        </w:rPr>
        <w:t>_g</w:t>
      </w:r>
      <w:r w:rsidRPr="001C7191">
        <w:rPr>
          <w:rStyle w:val="CodeInline"/>
        </w:rPr>
        <w:t>ame</w:t>
      </w:r>
      <w:proofErr w:type="spellEnd"/>
      <w:r w:rsidRPr="001C7191">
        <w:rPr>
          <w:rStyle w:val="CodeInline"/>
        </w:rPr>
        <w:t>/</w:t>
      </w:r>
      <w:r w:rsidR="001C7191" w:rsidRPr="001C7191">
        <w:rPr>
          <w:rStyle w:val="CodeInline"/>
        </w:rPr>
        <w:t>o</w:t>
      </w:r>
      <w:r w:rsidRPr="001C7191">
        <w:rPr>
          <w:rStyle w:val="CodeInline"/>
        </w:rPr>
        <w:t>bjects</w:t>
      </w:r>
      <w:r>
        <w:t xml:space="preserve"> folder, replace the </w:t>
      </w:r>
      <w:proofErr w:type="spellStart"/>
      <w:r w:rsidRPr="001C7191">
        <w:rPr>
          <w:rStyle w:val="CodeInline"/>
        </w:rPr>
        <w:t>SpriteRenderable</w:t>
      </w:r>
      <w:proofErr w:type="spellEnd"/>
      <w:r>
        <w:t xml:space="preserve"> instantiation with a </w:t>
      </w:r>
      <w:proofErr w:type="spellStart"/>
      <w:r w:rsidRPr="001C7191">
        <w:rPr>
          <w:rStyle w:val="CodeInline"/>
        </w:rPr>
        <w:t>LightRenderable</w:t>
      </w:r>
      <w:proofErr w:type="spellEnd"/>
      <w:r>
        <w:t xml:space="preserve"> instantiation.</w:t>
      </w:r>
    </w:p>
    <w:p w14:paraId="04725A5D" w14:textId="77777777" w:rsidR="001D7721" w:rsidRDefault="001C7191" w:rsidP="000D057D">
      <w:pPr>
        <w:pStyle w:val="NumList"/>
        <w:numPr>
          <w:ilvl w:val="0"/>
          <w:numId w:val="17"/>
        </w:numPr>
        <w:rPr>
          <w:ins w:id="1649" w:author="Kelvin Sung" w:date="2021-05-20T17:59:00Z"/>
        </w:rPr>
      </w:pPr>
      <w:del w:id="1650"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651" w:author="Kelvin Sung" w:date="2021-05-20T17:59:00Z"/>
        </w:rPr>
      </w:pPr>
      <w:r w:rsidRPr="001C7191">
        <w:t>constructor(spriteTexture) {</w:t>
      </w:r>
    </w:p>
    <w:p w14:paraId="3028EE83" w14:textId="77777777" w:rsidR="001D7721" w:rsidRDefault="001C7191" w:rsidP="001C7191">
      <w:pPr>
        <w:pStyle w:val="Code"/>
        <w:rPr>
          <w:ins w:id="1652" w:author="Kelvin Sung" w:date="2021-05-20T17:59:00Z"/>
        </w:rPr>
      </w:pPr>
      <w:del w:id="1653"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654" w:author="Kelvin Sung" w:date="2021-05-20T17:59:00Z"/>
        </w:rPr>
      </w:pPr>
      <w:r w:rsidRPr="001C7191">
        <w:t xml:space="preserve">    super(null);</w:t>
      </w:r>
    </w:p>
    <w:p w14:paraId="05A57C3B" w14:textId="77777777" w:rsidR="001D7721" w:rsidRDefault="001C7191" w:rsidP="001C7191">
      <w:pPr>
        <w:pStyle w:val="Code"/>
        <w:rPr>
          <w:ins w:id="1655" w:author="Kelvin Sung" w:date="2021-05-20T17:59:00Z"/>
        </w:rPr>
      </w:pPr>
      <w:del w:id="1656"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657" w:author="Kelvin Sung" w:date="2021-05-20T17:59:00Z"/>
        </w:rPr>
      </w:pPr>
      <w:r w:rsidRPr="001C7191">
        <w:t xml:space="preserve">    this.kDelta = 0.3;</w:t>
      </w:r>
    </w:p>
    <w:p w14:paraId="29D1E3C5" w14:textId="77777777" w:rsidR="001D7721" w:rsidRDefault="001C7191" w:rsidP="001C7191">
      <w:pPr>
        <w:pStyle w:val="Code"/>
        <w:rPr>
          <w:ins w:id="1658" w:author="Kelvin Sung" w:date="2021-05-20T17:59:00Z"/>
        </w:rPr>
      </w:pPr>
      <w:del w:id="1659" w:author="Kelvin Sung" w:date="2021-05-20T17:59:00Z">
        <w:r w:rsidRPr="001C7191" w:rsidDel="001D7721">
          <w:delText xml:space="preserve">    </w:delText>
        </w:r>
      </w:del>
    </w:p>
    <w:p w14:paraId="3D0450C2" w14:textId="741BC0AC" w:rsidR="001C7191" w:rsidDel="001D7721" w:rsidRDefault="001C7191" w:rsidP="001C7191">
      <w:pPr>
        <w:pStyle w:val="Code"/>
        <w:rPr>
          <w:del w:id="1660" w:author="Kelvin Sung" w:date="2021-05-20T17:59:00Z"/>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661" w:author="Kelvin Sung" w:date="2021-05-20T17:59:00Z"/>
        </w:rPr>
      </w:pPr>
      <w:commentRangeStart w:id="1662"/>
      <w:del w:id="1663" w:author="Kelvin Sung" w:date="2021-05-20T17:59:00Z">
        <w:r w:rsidDel="001D7721">
          <w:delText xml:space="preserve">    </w:delText>
        </w:r>
      </w:del>
    </w:p>
    <w:p w14:paraId="4E963C77" w14:textId="357ED0D5" w:rsidR="001C7191" w:rsidRPr="001C7191" w:rsidDel="001D7721" w:rsidRDefault="001C7191" w:rsidP="001C7191">
      <w:pPr>
        <w:pStyle w:val="Code"/>
        <w:rPr>
          <w:del w:id="1664" w:author="Kelvin Sung" w:date="2021-05-20T17:59:00Z"/>
        </w:rPr>
      </w:pPr>
      <w:r>
        <w:t xml:space="preserve">    …</w:t>
      </w:r>
      <w:commentRangeEnd w:id="1662"/>
      <w:r>
        <w:rPr>
          <w:rStyle w:val="CommentReference"/>
          <w:rFonts w:asciiTheme="minorHAnsi" w:hAnsiTheme="minorHAnsi"/>
          <w:noProof w:val="0"/>
        </w:rPr>
        <w:commentReference w:id="1662"/>
      </w:r>
    </w:p>
    <w:p w14:paraId="6B6E086A" w14:textId="77777777" w:rsidR="001D7721" w:rsidRDefault="001C7191" w:rsidP="001C7191">
      <w:pPr>
        <w:pStyle w:val="Code"/>
        <w:rPr>
          <w:ins w:id="1665" w:author="Kelvin Sung" w:date="2021-05-20T17:59:00Z"/>
        </w:rPr>
      </w:pPr>
      <w:del w:id="1666" w:author="Kelvin Sung" w:date="2021-05-20T17:59:00Z">
        <w:r w:rsidRPr="001C7191" w:rsidDel="001D7721">
          <w:delText xml:space="preserve">    </w:delText>
        </w:r>
      </w:del>
    </w:p>
    <w:p w14:paraId="76548A6D" w14:textId="5D1E3898" w:rsidR="001C7191" w:rsidRPr="001C7191" w:rsidRDefault="001C7191" w:rsidP="001C7191">
      <w:pPr>
        <w:pStyle w:val="Code"/>
      </w:pPr>
      <w:r w:rsidRPr="001C7191">
        <w:t>}</w:t>
      </w:r>
    </w:p>
    <w:p w14:paraId="1A28644B" w14:textId="7745CB9B" w:rsidR="00E83F44" w:rsidRPr="00E83F44" w:rsidDel="001D7721" w:rsidRDefault="00E83F44" w:rsidP="000D057D">
      <w:pPr>
        <w:pStyle w:val="NumList"/>
        <w:numPr>
          <w:ilvl w:val="0"/>
          <w:numId w:val="17"/>
        </w:numPr>
        <w:rPr>
          <w:del w:id="1667" w:author="Kelvin Sung" w:date="2021-05-20T17:59:00Z"/>
        </w:rPr>
      </w:pPr>
      <w:r w:rsidRPr="00E83F44">
        <w:t xml:space="preserve">In the </w:t>
      </w:r>
      <w:r w:rsidR="001C7191" w:rsidRPr="001C7191">
        <w:rPr>
          <w:rStyle w:val="CodeInline"/>
        </w:rPr>
        <w:t>m</w:t>
      </w:r>
      <w:r w:rsidRPr="001C7191">
        <w:rPr>
          <w:rStyle w:val="CodeInline"/>
        </w:rPr>
        <w:t>inion.js</w:t>
      </w:r>
      <w:r w:rsidRPr="00E83F44">
        <w:t xml:space="preserve"> 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sidRPr="001C7191">
        <w:rPr>
          <w:rStyle w:val="CodeInline"/>
        </w:rPr>
        <w:t>/</w:t>
      </w:r>
      <w:r w:rsidR="001C7191" w:rsidRPr="001C7191">
        <w:rPr>
          <w:rStyle w:val="CodeInline"/>
        </w:rPr>
        <w:t>o</w:t>
      </w:r>
      <w:r w:rsidRPr="001C7191">
        <w:rPr>
          <w:rStyle w:val="CodeInline"/>
        </w:rPr>
        <w:t>bjects</w:t>
      </w:r>
      <w:r w:rsidRPr="00E83F44">
        <w:t xml:space="preserve"> folder, replace the </w:t>
      </w:r>
      <w:proofErr w:type="spellStart"/>
      <w:r w:rsidRPr="001C7191">
        <w:rPr>
          <w:rStyle w:val="CodeInline"/>
        </w:rPr>
        <w:t>SpriteRenderable</w:t>
      </w:r>
      <w:proofErr w:type="spellEnd"/>
      <w:r w:rsidRPr="00E83F44">
        <w:t xml:space="preserve"> instantiation with a </w:t>
      </w:r>
      <w:proofErr w:type="spellStart"/>
      <w:r w:rsidRPr="001C7191">
        <w:rPr>
          <w:rStyle w:val="CodeInline"/>
        </w:rPr>
        <w:t>LightRenderable</w:t>
      </w:r>
      <w:proofErr w:type="spellEnd"/>
      <w:r w:rsidRPr="00E83F44">
        <w:t xml:space="preserve"> instantiation.</w:t>
      </w:r>
    </w:p>
    <w:p w14:paraId="7962EA67" w14:textId="77777777" w:rsidR="001D7721" w:rsidRDefault="001C7191" w:rsidP="000D057D">
      <w:pPr>
        <w:pStyle w:val="NumList"/>
        <w:numPr>
          <w:ilvl w:val="0"/>
          <w:numId w:val="17"/>
        </w:numPr>
        <w:rPr>
          <w:ins w:id="1668" w:author="Kelvin Sung" w:date="2021-05-20T17:59:00Z"/>
        </w:rPr>
      </w:pPr>
      <w:del w:id="1669" w:author="Kelvin Sung" w:date="2021-05-20T17:59:00Z">
        <w:r w:rsidDel="001D7721">
          <w:delText xml:space="preserve">    </w:delText>
        </w:r>
      </w:del>
    </w:p>
    <w:p w14:paraId="6D1D9DD0" w14:textId="62C76D59" w:rsidR="001C7191" w:rsidDel="001D7721" w:rsidRDefault="001C7191" w:rsidP="001C7191">
      <w:pPr>
        <w:pStyle w:val="Code"/>
        <w:rPr>
          <w:del w:id="1670" w:author="Kelvin Sung" w:date="2021-05-20T17:59:00Z"/>
        </w:rPr>
      </w:pPr>
      <w:r>
        <w:t>constructor(spriteTexture, atX, atY) {</w:t>
      </w:r>
    </w:p>
    <w:p w14:paraId="764851AF" w14:textId="77777777" w:rsidR="001D7721" w:rsidRDefault="001C7191" w:rsidP="001C7191">
      <w:pPr>
        <w:pStyle w:val="Code"/>
        <w:rPr>
          <w:ins w:id="1671" w:author="Kelvin Sung" w:date="2021-05-20T17:59:00Z"/>
        </w:rPr>
      </w:pPr>
      <w:del w:id="1672" w:author="Kelvin Sung" w:date="2021-05-20T17:59:00Z">
        <w:r w:rsidDel="001D7721">
          <w:delText xml:space="preserve">    </w:delText>
        </w:r>
      </w:del>
    </w:p>
    <w:p w14:paraId="307FA5E4" w14:textId="4F72A3EE" w:rsidR="001C7191" w:rsidDel="001D7721" w:rsidRDefault="001C7191" w:rsidP="001C7191">
      <w:pPr>
        <w:pStyle w:val="Code"/>
        <w:rPr>
          <w:del w:id="1673" w:author="Kelvin Sung" w:date="2021-05-20T17:59:00Z"/>
        </w:rPr>
      </w:pPr>
      <w:r>
        <w:t xml:space="preserve">    super(null);</w:t>
      </w:r>
    </w:p>
    <w:p w14:paraId="4F029225" w14:textId="77777777" w:rsidR="001D7721" w:rsidRDefault="001C7191" w:rsidP="001C7191">
      <w:pPr>
        <w:pStyle w:val="Code"/>
        <w:rPr>
          <w:ins w:id="1674" w:author="Kelvin Sung" w:date="2021-05-20T17:59:00Z"/>
        </w:rPr>
      </w:pPr>
      <w:del w:id="1675" w:author="Kelvin Sung" w:date="2021-05-20T17:59:00Z">
        <w:r w:rsidDel="001D7721">
          <w:delText xml:space="preserve">    </w:delText>
        </w:r>
      </w:del>
    </w:p>
    <w:p w14:paraId="6024A694" w14:textId="30AD77AC" w:rsidR="001C7191" w:rsidDel="001D7721" w:rsidRDefault="001C7191" w:rsidP="001C7191">
      <w:pPr>
        <w:pStyle w:val="Code"/>
        <w:rPr>
          <w:del w:id="1676" w:author="Kelvin Sung" w:date="2021-05-20T17:59:00Z"/>
        </w:rPr>
      </w:pPr>
      <w:r>
        <w:t xml:space="preserve">    this.kDelta = 0.2;</w:t>
      </w:r>
    </w:p>
    <w:p w14:paraId="46AF6829" w14:textId="77777777" w:rsidR="001D7721" w:rsidRDefault="001C7191" w:rsidP="001C7191">
      <w:pPr>
        <w:pStyle w:val="Code"/>
        <w:rPr>
          <w:ins w:id="1677" w:author="Kelvin Sung" w:date="2021-05-20T17:59:00Z"/>
        </w:rPr>
      </w:pPr>
      <w:del w:id="1678" w:author="Kelvin Sung" w:date="2021-05-20T17:59:00Z">
        <w:r w:rsidDel="001D7721">
          <w:delText xml:space="preserve">    </w:delText>
        </w:r>
      </w:del>
    </w:p>
    <w:p w14:paraId="791765DC" w14:textId="523BBEB7" w:rsidR="001C7191" w:rsidDel="001D7721" w:rsidRDefault="001C7191" w:rsidP="001C7191">
      <w:pPr>
        <w:pStyle w:val="Code"/>
        <w:rPr>
          <w:del w:id="1679" w:author="Kelvin Sung" w:date="2021-05-20T17:59:00Z"/>
        </w:rPr>
      </w:pPr>
      <w:r>
        <w:t xml:space="preserve">    this.mRenderComponent = new engine.LightRenderable(spriteTexture);</w:t>
      </w:r>
    </w:p>
    <w:p w14:paraId="6352202E" w14:textId="77777777" w:rsidR="001D7721" w:rsidRDefault="001C7191" w:rsidP="001C7191">
      <w:pPr>
        <w:pStyle w:val="Code"/>
        <w:rPr>
          <w:ins w:id="1680" w:author="Kelvin Sung" w:date="2021-05-20T17:59:00Z"/>
        </w:rPr>
      </w:pPr>
      <w:commentRangeStart w:id="1681"/>
      <w:del w:id="1682" w:author="Kelvin Sung" w:date="2021-05-20T17:59:00Z">
        <w:r w:rsidDel="001D7721">
          <w:delText xml:space="preserve">    </w:delText>
        </w:r>
      </w:del>
    </w:p>
    <w:p w14:paraId="40AA4D69" w14:textId="60A97793" w:rsidR="001C7191" w:rsidDel="001D7721" w:rsidRDefault="001C7191" w:rsidP="001C7191">
      <w:pPr>
        <w:pStyle w:val="Code"/>
        <w:rPr>
          <w:del w:id="1683" w:author="Kelvin Sung" w:date="2021-05-20T17:59:00Z"/>
        </w:rPr>
      </w:pPr>
      <w:r>
        <w:t xml:space="preserve">    …</w:t>
      </w:r>
      <w:commentRangeEnd w:id="1681"/>
      <w:r>
        <w:rPr>
          <w:rStyle w:val="CommentReference"/>
          <w:rFonts w:asciiTheme="minorHAnsi" w:hAnsiTheme="minorHAnsi"/>
          <w:noProof w:val="0"/>
        </w:rPr>
        <w:commentReference w:id="1681"/>
      </w:r>
    </w:p>
    <w:p w14:paraId="71AF0A0F" w14:textId="77777777" w:rsidR="001D7721" w:rsidRDefault="001C7191" w:rsidP="001C7191">
      <w:pPr>
        <w:pStyle w:val="Code"/>
        <w:rPr>
          <w:ins w:id="1684" w:author="Kelvin Sung" w:date="2021-05-20T17:59:00Z"/>
        </w:rPr>
      </w:pPr>
      <w:del w:id="1685" w:author="Kelvin Sung" w:date="2021-05-20T17:59:00Z">
        <w:r w:rsidDel="001D7721">
          <w:delText xml:space="preserve">    </w:delText>
        </w:r>
      </w:del>
    </w:p>
    <w:p w14:paraId="2D0EE96B" w14:textId="605D2DB3" w:rsidR="00E83F44" w:rsidRPr="001C7191" w:rsidRDefault="001C7191" w:rsidP="001C7191">
      <w:pPr>
        <w:pStyle w:val="Code"/>
      </w:pPr>
      <w:r>
        <w:t>}</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1686"/>
      <w:r w:rsidRPr="00E83F44">
        <w:t xml:space="preserve">Modifying the </w:t>
      </w:r>
      <w:proofErr w:type="spellStart"/>
      <w:r w:rsidRPr="00E83F44">
        <w:t>MyGame</w:t>
      </w:r>
      <w:proofErr w:type="spellEnd"/>
      <w:r w:rsidRPr="00E83F44">
        <w:t xml:space="preserve"> Object</w:t>
      </w:r>
      <w:commentRangeEnd w:id="1686"/>
      <w:r w:rsidR="001C7191">
        <w:rPr>
          <w:rStyle w:val="CommentReference"/>
          <w:rFonts w:asciiTheme="minorHAnsi" w:eastAsia="SimSun" w:hAnsiTheme="minorHAnsi" w:cstheme="minorBidi"/>
          <w:i w:val="0"/>
          <w:iCs w:val="0"/>
          <w:color w:val="auto"/>
        </w:rPr>
        <w:commentReference w:id="1686"/>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687" w:name="_Hlk71523278"/>
      <w:r w:rsidR="001C7191" w:rsidRPr="001C7191">
        <w:rPr>
          <w:rStyle w:val="CodeInline"/>
        </w:rPr>
        <w:t>my_game_main</w:t>
      </w:r>
      <w:r w:rsidRPr="001C7191">
        <w:rPr>
          <w:rStyle w:val="CodeInline"/>
        </w:rPr>
        <w:t>.js</w:t>
      </w:r>
      <w:r>
        <w:rPr>
          <w:noProof/>
        </w:rPr>
        <w:t xml:space="preserve"> </w:t>
      </w:r>
      <w:bookmarkEnd w:id="1687"/>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2C555C59" w14:textId="0D278229" w:rsidR="00326F2E" w:rsidRDefault="00E83F44" w:rsidP="00E83F44">
      <w:pPr>
        <w:pStyle w:val="BodyTextFirst"/>
        <w:rPr>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in size. Alternatively, you can press the C or V key to increase or decrease the point light radius to increase or decrease the volume of illumination, and observe the corresponding changes in the illuminated circle radius. Another observation to take note of is that the light source illuminates the left minion, the hero, and the background but not the other three objects in the scene. This is because the right minion and the two blocks are not </w:t>
      </w:r>
      <w:proofErr w:type="spellStart"/>
      <w:r w:rsidRPr="00E83F44">
        <w:rPr>
          <w:rStyle w:val="CodeInline"/>
        </w:rPr>
        <w:t>LightRenderable</w:t>
      </w:r>
      <w:proofErr w:type="spellEnd"/>
      <w:r>
        <w:rPr>
          <w:noProof/>
        </w:rPr>
        <w:t xml:space="preserve"> objects and thus cannot be illuminated by the defined light source.</w:t>
      </w:r>
    </w:p>
    <w:p w14:paraId="76FBE5AA" w14:textId="77777777" w:rsidR="001C7191" w:rsidRDefault="001C7191" w:rsidP="001C7191">
      <w:pPr>
        <w:pStyle w:val="Heading1"/>
        <w:rPr>
          <w:noProof/>
        </w:rPr>
      </w:pPr>
      <w:r>
        <w:rPr>
          <w:noProof/>
        </w:rPr>
        <w:lastRenderedPageBreak/>
        <w:t>Multiple Light Sources and Distance Attenuation</w:t>
      </w:r>
    </w:p>
    <w:p w14:paraId="3FB90449" w14:textId="129EDAFF"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limit a game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commentRangeStart w:id="1688"/>
      <w:proofErr w:type="spellStart"/>
      <w:r w:rsidRPr="009F697C">
        <w:rPr>
          <w:rStyle w:val="CodeInline"/>
        </w:rPr>
        <w:t>ShaderLightAtindex</w:t>
      </w:r>
      <w:proofErr w:type="spellEnd"/>
      <w:r>
        <w:rPr>
          <w:noProof/>
        </w:rPr>
        <w:t xml:space="preserve"> </w:t>
      </w:r>
      <w:commentRangeEnd w:id="1688"/>
      <w:r w:rsidR="009F697C">
        <w:rPr>
          <w:rStyle w:val="CommentReference"/>
          <w:rFonts w:asciiTheme="minorHAnsi" w:hAnsiTheme="minorHAnsi"/>
        </w:rPr>
        <w:commentReference w:id="1688"/>
      </w:r>
      <w:r>
        <w:rPr>
          <w:noProof/>
        </w:rPr>
        <w:t xml:space="preserve">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689"/>
      <w:r>
        <w:rPr>
          <w:noProof/>
        </w:rPr>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689"/>
      <w:r>
        <w:rPr>
          <w:rStyle w:val="CommentReference"/>
          <w:rFonts w:asciiTheme="minorHAnsi" w:eastAsia="SimSun" w:hAnsiTheme="minorHAnsi" w:cstheme="minorBidi"/>
        </w:rPr>
        <w:commentReference w:id="1689"/>
      </w:r>
    </w:p>
    <w:p w14:paraId="11B929C5" w14:textId="77777777" w:rsidR="009F697C" w:rsidRDefault="009F697C" w:rsidP="009F697C">
      <w:pPr>
        <w:pStyle w:val="FigureCaption"/>
      </w:pPr>
      <w:r>
        <w:t>Figure 8-5. Support for multiple light sources</w:t>
      </w:r>
    </w:p>
    <w:p w14:paraId="0784150E" w14:textId="77777777" w:rsidR="009F697C" w:rsidRDefault="009F697C" w:rsidP="009F697C">
      <w:pPr>
        <w:pStyle w:val="BodyTextFirst"/>
      </w:pPr>
      <w:r>
        <w:t xml:space="preserve">The point light illumination results from the previous project can be improved. You have observed that the illuminated circle disappears abruptly with a sharp illuminated bright boundary.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w:t>
      </w:r>
      <w:r>
        <w:lastRenderedPageBreak/>
        <w:t>suit the needs of the game. In addition to distance attenuation, you will also implement a near cutoff distance and a far cutoff distance (that is, two distances from the light source at which the distant attenuation effect will begin and end). These two values give you control over a light source to show a fully illuminated center area with illumination drop-off occurring only at a specified distance. Lastly, a light intensity will be defined to allow dramatically different effects. 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t>The Multiple Lights Project</w:t>
      </w:r>
    </w:p>
    <w:p w14:paraId="23950632" w14:textId="28B2EC70" w:rsidR="009F697C" w:rsidRDefault="009F697C" w:rsidP="009F697C">
      <w:pPr>
        <w:pStyle w:val="BodyTextFirst"/>
      </w:pPr>
      <w:r>
        <w:t xml:space="preserve">This project demonstrates how to implement multiple point lights within a single scene. It also demonstrates how to increase the complexity of your point lights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lastRenderedPageBreak/>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77777777" w:rsidR="009F697C" w:rsidRDefault="009F697C" w:rsidP="009F697C">
      <w:pPr>
        <w:pStyle w:val="BodyTextFirst"/>
      </w:pPr>
      <w:r>
        <w:t xml:space="preserve">You can find the following external resources in the </w:t>
      </w:r>
      <w:r w:rsidRPr="009F697C">
        <w:rPr>
          <w:rStyle w:val="CodeInline"/>
        </w:rPr>
        <w:t>assets</w:t>
      </w:r>
      <w:r>
        <w:t xml:space="preserve"> folder: the </w:t>
      </w:r>
      <w:r w:rsidRPr="009F697C">
        <w:rPr>
          <w:rStyle w:val="CodeInline"/>
        </w:rPr>
        <w:t>fonts</w:t>
      </w:r>
      <w:r>
        <w:t xml:space="preserve"> folder that contains the default </w:t>
      </w:r>
      <w:r w:rsidRPr="009F697C">
        <w:t>system fonts and two</w:t>
      </w:r>
      <w:r>
        <w:t xml:space="preserve"> texture images (</w:t>
      </w:r>
      <w:r w:rsidRPr="009F697C">
        <w:rPr>
          <w:rStyle w:val="CodeInline"/>
        </w:rPr>
        <w:t>minion_sprite.png</w:t>
      </w:r>
      <w:r>
        <w:t xml:space="preserve"> and </w:t>
      </w:r>
      <w:r w:rsidRPr="009F697C">
        <w:rPr>
          <w:rStyle w:val="CodeInline"/>
        </w:rPr>
        <w:t>bg.png</w:t>
      </w:r>
      <w:r>
        <w:t xml:space="preserve">). The objects are sprite elements of </w:t>
      </w:r>
      <w:r w:rsidRPr="009F697C">
        <w:rPr>
          <w:rStyle w:val="CodeInline"/>
        </w:rPr>
        <w:t>minion_sprite.png</w:t>
      </w:r>
      <w:r>
        <w:t xml:space="preserve">, and the background is represented by </w:t>
      </w:r>
      <w:r w:rsidRPr="009F697C">
        <w:rPr>
          <w:rStyle w:val="CodeInline"/>
        </w:rPr>
        <w:t>bg.png</w:t>
      </w:r>
      <w:r>
        <w:t>.</w:t>
      </w:r>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6AC6FF04" w:rsidR="009F697C" w:rsidRDefault="009F697C" w:rsidP="000D057D">
      <w:pPr>
        <w:pStyle w:val="NumList"/>
        <w:numPr>
          <w:ilvl w:val="0"/>
          <w:numId w:val="20"/>
        </w:num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You can see these changes in the following code.</w:t>
      </w:r>
    </w:p>
    <w:p w14:paraId="286211D8" w14:textId="3D3FB823" w:rsidR="009F697C" w:rsidRDefault="009F697C" w:rsidP="009F697C">
      <w:pPr>
        <w:pStyle w:val="NoteTipCaution"/>
      </w:pPr>
      <w:r w:rsidRPr="009F697C">
        <w:rPr>
          <w:rStyle w:val="Strong"/>
        </w:rPr>
        <w:lastRenderedPageBreak/>
        <w:t>Note</w:t>
      </w:r>
      <w:r w:rsidRPr="009F697C">
        <w:tab/>
        <w:t>You can define as many lights as the hardware can support. For example, you can try increasing the number of lights to 50 and then test and measure its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C49885E" w:rsidR="009F697C" w:rsidRDefault="009F697C" w:rsidP="000D057D">
      <w:pPr>
        <w:pStyle w:val="NumList"/>
        <w:numPr>
          <w:ilvl w:val="0"/>
          <w:numId w:val="20"/>
        </w:numPr>
      </w:pPr>
      <w:r w:rsidRPr="009F697C">
        <w:t xml:space="preserve">Next add a function called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that takes a light parameter and returns a color as a result. This function calculates the distance between the light and the current fragment and determines whether it lies within the near radius, in between near and far radii, or farther than the far radius. If the fragment’s current position lies within the near radius, there is no attenuation, so a value of 1 is applied. If the fragment’s current position lies in between the near and far radii, then a quadratic attenuation is applied. A distance of greater than the far radius will result in no illumination from the corresponding light source, or a 0 value will be applied. You can see how this is achieved in the following code:</w:t>
      </w:r>
    </w:p>
    <w:p w14:paraId="3F3DD62E" w14:textId="77777777" w:rsidR="00F87CA5" w:rsidRDefault="00F87CA5" w:rsidP="00F87CA5">
      <w:pPr>
        <w:pStyle w:val="Code"/>
      </w:pPr>
      <w:r>
        <w:lastRenderedPageBreak/>
        <w:t>vec4 LightEffect(Light lgt)</w:t>
      </w:r>
    </w:p>
    <w:p w14:paraId="424E6A7E" w14:textId="77777777" w:rsidR="00F87CA5" w:rsidRDefault="00F87CA5" w:rsidP="00F87CA5">
      <w:pPr>
        <w:pStyle w:val="Code"/>
      </w:pPr>
      <w:r>
        <w:t>{</w:t>
      </w:r>
    </w:p>
    <w:p w14:paraId="55583E10" w14:textId="77777777" w:rsidR="00F87CA5" w:rsidRDefault="00F87CA5" w:rsidP="00F87CA5">
      <w:pPr>
        <w:pStyle w:val="Code"/>
      </w:pPr>
      <w:r>
        <w:t xml:space="preserve">    vec4 result = vec4(0);</w:t>
      </w:r>
    </w:p>
    <w:p w14:paraId="3551C0EF" w14:textId="77777777" w:rsidR="00F87CA5" w:rsidRDefault="00F87CA5" w:rsidP="00F87CA5">
      <w:pPr>
        <w:pStyle w:val="Code"/>
      </w:pPr>
      <w:r>
        <w:t xml:space="preserve">    float atten =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77777777" w:rsidR="00F87CA5" w:rsidRDefault="00F87CA5" w:rsidP="00F87CA5">
      <w:pPr>
        <w:pStyle w:val="Code"/>
      </w:pPr>
      <w:r>
        <w:t xml:space="preserve">            atten =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77777777" w:rsidR="00F87CA5" w:rsidRDefault="00F87CA5" w:rsidP="00F87CA5">
      <w:pPr>
        <w:pStyle w:val="Code"/>
      </w:pPr>
      <w:r>
        <w:t xml:space="preserve">            atten =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7777777" w:rsidR="00F87CA5" w:rsidRDefault="00F87CA5" w:rsidP="00F87CA5">
      <w:pPr>
        <w:pStyle w:val="Code"/>
      </w:pPr>
      <w:r>
        <w:t xml:space="preserve">    result = atten *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31FC1624" w:rsidR="009F697C" w:rsidRDefault="009F697C" w:rsidP="000D057D">
      <w:pPr>
        <w:pStyle w:val="NumList"/>
        <w:numPr>
          <w:ilvl w:val="0"/>
          <w:numId w:val="20"/>
        </w:numPr>
      </w:pPr>
      <w:r w:rsidRPr="009F697C">
        <w:t xml:space="preserve">The main function iterates through all the defined light sources and calls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F87CA5">
        <w:rPr>
          <w:rStyle w:val="CodeBold"/>
        </w:rPr>
        <w:t xml:space="preserve">    if (textureMapColor.a &gt; 0.0) {</w:t>
      </w:r>
    </w:p>
    <w:p w14:paraId="421964E8" w14:textId="77777777" w:rsidR="00F87CA5" w:rsidRPr="00F87CA5" w:rsidRDefault="00F87CA5" w:rsidP="00F87CA5">
      <w:pPr>
        <w:pStyle w:val="Code"/>
        <w:rPr>
          <w:rStyle w:val="CodeBold"/>
        </w:rPr>
      </w:pPr>
      <w:r w:rsidRPr="00F87CA5">
        <w:rPr>
          <w:rStyle w:val="CodeBold"/>
        </w:rPr>
        <w:t xml:space="preserve">        for (int i=0; i&lt;kGLSLuLightArraySize; i++) { </w:t>
      </w:r>
    </w:p>
    <w:p w14:paraId="6340FBEF" w14:textId="77777777" w:rsidR="00F87CA5" w:rsidRPr="00F87CA5" w:rsidRDefault="00F87CA5" w:rsidP="00F87CA5">
      <w:pPr>
        <w:pStyle w:val="Code"/>
        <w:rPr>
          <w:rStyle w:val="CodeBold"/>
        </w:rPr>
      </w:pPr>
      <w:r w:rsidRPr="00F87CA5">
        <w:rPr>
          <w:rStyle w:val="CodeBold"/>
        </w:rPr>
        <w:t xml:space="preserve">            if (uLights[i].IsOn) { </w:t>
      </w:r>
    </w:p>
    <w:p w14:paraId="4F0DEFFE" w14:textId="77777777" w:rsidR="00F87CA5" w:rsidRPr="00F87CA5" w:rsidRDefault="00F87CA5" w:rsidP="00F87CA5">
      <w:pPr>
        <w:pStyle w:val="Code"/>
        <w:rPr>
          <w:rStyle w:val="CodeBold"/>
        </w:rPr>
      </w:pPr>
      <w:r w:rsidRPr="00F87CA5">
        <w:rPr>
          <w:rStyle w:val="CodeBold"/>
        </w:rPr>
        <w:t xml:space="preserve">                lgtResults +=  LightEffect(uLights[i]);</w:t>
      </w:r>
    </w:p>
    <w:p w14:paraId="64BCB9E3" w14:textId="77777777" w:rsidR="00F87CA5" w:rsidRPr="00F87CA5" w:rsidRDefault="00F87CA5" w:rsidP="00F87CA5">
      <w:pPr>
        <w:pStyle w:val="Code"/>
        <w:rPr>
          <w:rStyle w:val="CodeBold"/>
        </w:rPr>
      </w:pPr>
      <w:r w:rsidRPr="00F87CA5">
        <w:rPr>
          <w:rStyle w:val="CodeBold"/>
        </w:rPr>
        <w:t xml:space="preserve">            }</w:t>
      </w:r>
    </w:p>
    <w:p w14:paraId="373438C5" w14:textId="77777777" w:rsidR="00F87CA5" w:rsidRPr="00F87CA5" w:rsidRDefault="00F87CA5" w:rsidP="00F87CA5">
      <w:pPr>
        <w:pStyle w:val="Code"/>
        <w:rPr>
          <w:rStyle w:val="CodeBold"/>
        </w:rPr>
      </w:pPr>
      <w:r w:rsidRPr="00F87CA5">
        <w:rPr>
          <w:rStyle w:val="CodeBold"/>
        </w:rPr>
        <w:t xml:space="preserve">        }</w:t>
      </w:r>
    </w:p>
    <w:p w14:paraId="6972A858" w14:textId="77777777" w:rsidR="00F87CA5" w:rsidRPr="00F87CA5" w:rsidRDefault="00F87CA5" w:rsidP="00F87CA5">
      <w:pPr>
        <w:pStyle w:val="Code"/>
        <w:rPr>
          <w:rStyle w:val="CodeBold"/>
        </w:rPr>
      </w:pPr>
      <w:r w:rsidRPr="00F87CA5">
        <w:rPr>
          <w:rStyle w:val="CodeBold"/>
        </w:rPr>
        <w:t xml:space="preserve">    }</w:t>
      </w:r>
    </w:p>
    <w:p w14:paraId="6EB11C72" w14:textId="77777777" w:rsidR="00F87CA5" w:rsidRDefault="00F87CA5" w:rsidP="00F87CA5">
      <w:pPr>
        <w:pStyle w:val="Code"/>
      </w:pPr>
      <w:r>
        <w:t xml:space="preserve">    lgtResults *= textureMapColor;</w:t>
      </w:r>
    </w:p>
    <w:p w14:paraId="1B9D3182" w14:textId="77777777" w:rsidR="00F87CA5" w:rsidRDefault="00F87CA5" w:rsidP="00F87CA5">
      <w:pPr>
        <w:pStyle w:val="Code"/>
      </w:pPr>
    </w:p>
    <w:p w14:paraId="788117DF" w14:textId="77777777" w:rsidR="00F87CA5" w:rsidRDefault="00F87CA5" w:rsidP="00F87CA5">
      <w:pPr>
        <w:pStyle w:val="Code"/>
      </w:pPr>
      <w:r>
        <w:t xml:space="preserve">    // tint the textured area, and leave transparent area as defined by the texture</w:t>
      </w:r>
    </w:p>
    <w:p w14:paraId="0B7DC971" w14:textId="77777777" w:rsidR="00F87CA5" w:rsidRDefault="00F87CA5" w:rsidP="00F87CA5">
      <w:pPr>
        <w:pStyle w:val="Code"/>
      </w:pPr>
      <w:r>
        <w:t xml:space="preserve">    vec3 r = vec3(lgtResults) * (1.0-uPixelColor.a) + vec3(uPixelColor) * uPixelColor.a;</w:t>
      </w:r>
    </w:p>
    <w:p w14:paraId="73A5983D" w14:textId="77777777" w:rsidR="00F87CA5" w:rsidRDefault="00F87CA5" w:rsidP="00F87CA5">
      <w:pPr>
        <w:pStyle w:val="Code"/>
      </w:pPr>
      <w:r>
        <w:t xml:space="preserve">    vec4 result = vec4(r, textureMapColor.a);</w:t>
      </w:r>
    </w:p>
    <w:p w14:paraId="32CE5219" w14:textId="77777777" w:rsidR="00F87CA5" w:rsidRDefault="00F87CA5" w:rsidP="00F87CA5">
      <w:pPr>
        <w:pStyle w:val="Code"/>
      </w:pPr>
    </w:p>
    <w:p w14:paraId="30305F53" w14:textId="77777777" w:rsidR="00F87CA5" w:rsidRDefault="00F87CA5" w:rsidP="00F87CA5">
      <w:pPr>
        <w:pStyle w:val="Code"/>
      </w:pPr>
      <w:r>
        <w:t xml:space="preserve">    gl_FragColor = result;</w:t>
      </w:r>
    </w:p>
    <w:p w14:paraId="2EEA4443" w14:textId="4AC5CF9D" w:rsidR="00FD1303" w:rsidRPr="009F697C" w:rsidRDefault="00F87CA5" w:rsidP="00F87CA5">
      <w:pPr>
        <w:pStyle w:val="Code"/>
      </w:pPr>
      <w:r>
        <w:t>}</w:t>
      </w:r>
    </w:p>
    <w:p w14:paraId="2DC17A7E" w14:textId="4780B754" w:rsidR="009F697C" w:rsidRDefault="009F697C" w:rsidP="009F697C">
      <w:pPr>
        <w:pStyle w:val="Heading3"/>
      </w:pPr>
      <w:r>
        <w:lastRenderedPageBreak/>
        <w:t xml:space="preserve">Modifying the Light </w:t>
      </w:r>
      <w:del w:id="1690" w:author="Kelvin Sung" w:date="2021-05-20T18:12:00Z">
        <w:r w:rsidDel="00E15C4E">
          <w:delText>Object</w:delText>
        </w:r>
      </w:del>
      <w:ins w:id="1691" w:author="Kelvin Sung" w:date="2021-05-20T18:12:00Z">
        <w:r w:rsidR="00E15C4E">
          <w:t>Class</w:t>
        </w:r>
      </w:ins>
    </w:p>
    <w:p w14:paraId="7284EFB7" w14:textId="777777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 near and far attenuation and intensity.</w:t>
      </w:r>
    </w:p>
    <w:p w14:paraId="70ED254E" w14:textId="6321E014" w:rsidR="009F697C" w:rsidDel="001D7721" w:rsidRDefault="009F697C" w:rsidP="000D057D">
      <w:pPr>
        <w:pStyle w:val="NumList"/>
        <w:numPr>
          <w:ilvl w:val="0"/>
          <w:numId w:val="21"/>
        </w:numPr>
        <w:rPr>
          <w:del w:id="1692" w:author="Kelvin Sung" w:date="2021-05-20T17:59:00Z"/>
        </w:rPr>
      </w:pPr>
      <w:r>
        <w:t xml:space="preserve">Modify the </w:t>
      </w:r>
      <w:r w:rsidRPr="00F87CA5">
        <w:rPr>
          <w:rStyle w:val="CodeInline"/>
        </w:rPr>
        <w:t>Lights.js</w:t>
      </w:r>
      <w:r>
        <w:t xml:space="preserve"> </w:t>
      </w:r>
      <w:r w:rsidRPr="00F87CA5">
        <w:rPr>
          <w:rStyle w:val="CodeInline"/>
        </w:rPr>
        <w:t>constructor</w:t>
      </w:r>
      <w:r>
        <w:t xml:space="preserve"> to include variables for near and far attenuation </w:t>
      </w:r>
      <w:r w:rsidR="00F87CA5">
        <w:t>as well as</w:t>
      </w:r>
      <w:r>
        <w:t xml:space="preserve"> intensity. You can see this achieved in the following code:</w:t>
      </w:r>
    </w:p>
    <w:p w14:paraId="41DF1408" w14:textId="77777777" w:rsidR="001D7721" w:rsidRDefault="00F87CA5" w:rsidP="000D057D">
      <w:pPr>
        <w:pStyle w:val="NumList"/>
        <w:numPr>
          <w:ilvl w:val="0"/>
          <w:numId w:val="21"/>
        </w:numPr>
        <w:rPr>
          <w:ins w:id="1693" w:author="Kelvin Sung" w:date="2021-05-20T17:59:00Z"/>
        </w:rPr>
      </w:pPr>
      <w:del w:id="1694" w:author="Kelvin Sung" w:date="2021-05-20T17:59:00Z">
        <w:r w:rsidDel="001D7721">
          <w:delText xml:space="preserve">    </w:delText>
        </w:r>
      </w:del>
    </w:p>
    <w:p w14:paraId="708BCCFB" w14:textId="26105B63" w:rsidR="00F87CA5" w:rsidDel="001D7721" w:rsidRDefault="00F87CA5" w:rsidP="00F87CA5">
      <w:pPr>
        <w:pStyle w:val="Code"/>
        <w:rPr>
          <w:del w:id="1695" w:author="Kelvin Sung" w:date="2021-05-20T17:59:00Z"/>
        </w:rPr>
      </w:pPr>
      <w:r>
        <w:t>constructor() {</w:t>
      </w:r>
    </w:p>
    <w:p w14:paraId="68D0B250" w14:textId="77777777" w:rsidR="001D7721" w:rsidRDefault="00F87CA5" w:rsidP="00F87CA5">
      <w:pPr>
        <w:pStyle w:val="Code"/>
        <w:rPr>
          <w:ins w:id="1696" w:author="Kelvin Sung" w:date="2021-05-20T17:59:00Z"/>
        </w:rPr>
      </w:pPr>
      <w:del w:id="1697" w:author="Kelvin Sung" w:date="2021-05-20T17:59:00Z">
        <w:r w:rsidDel="001D7721">
          <w:delText xml:space="preserve">    </w:delText>
        </w:r>
      </w:del>
    </w:p>
    <w:p w14:paraId="3E43BC62" w14:textId="29558420" w:rsidR="00F87CA5" w:rsidDel="001D7721" w:rsidRDefault="00F87CA5" w:rsidP="00F87CA5">
      <w:pPr>
        <w:pStyle w:val="Code"/>
        <w:rPr>
          <w:del w:id="1698" w:author="Kelvin Sung" w:date="2021-05-20T17:59:00Z"/>
        </w:rPr>
      </w:pPr>
      <w:r>
        <w:t xml:space="preserve">    this.mColor = vec4.fromValues(0.1, 0.1, 0.1, 1);  // light color</w:t>
      </w:r>
    </w:p>
    <w:p w14:paraId="1F4E168C" w14:textId="77777777" w:rsidR="001D7721" w:rsidRDefault="00F87CA5" w:rsidP="00F87CA5">
      <w:pPr>
        <w:pStyle w:val="Code"/>
        <w:rPr>
          <w:ins w:id="1699" w:author="Kelvin Sung" w:date="2021-05-20T17:59:00Z"/>
        </w:rPr>
      </w:pPr>
      <w:del w:id="1700" w:author="Kelvin Sung" w:date="2021-05-20T17:59:00Z">
        <w:r w:rsidDel="001D7721">
          <w:delText xml:space="preserve">    </w:delText>
        </w:r>
      </w:del>
    </w:p>
    <w:p w14:paraId="479ED78A" w14:textId="11C3B0D5" w:rsidR="00F87CA5" w:rsidDel="001D7721" w:rsidRDefault="00F87CA5" w:rsidP="00F87CA5">
      <w:pPr>
        <w:pStyle w:val="Code"/>
        <w:rPr>
          <w:del w:id="1701" w:author="Kelvin Sung" w:date="2021-05-20T17:59:00Z"/>
        </w:rPr>
      </w:pPr>
      <w:r>
        <w:t xml:space="preserve">    this.mPosition = vec3.fromValues(0, 0, 5); // light position in WC</w:t>
      </w:r>
    </w:p>
    <w:p w14:paraId="595D2BD6" w14:textId="77777777" w:rsidR="001D7721" w:rsidRDefault="00F87CA5" w:rsidP="00F87CA5">
      <w:pPr>
        <w:pStyle w:val="Code"/>
        <w:rPr>
          <w:ins w:id="1702" w:author="Kelvin Sung" w:date="2021-05-20T17:59:00Z"/>
        </w:rPr>
      </w:pPr>
      <w:del w:id="1703"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704" w:author="Kelvin Sung" w:date="2021-05-20T17:59:00Z"/>
          <w:rStyle w:val="CodeBold"/>
        </w:rPr>
      </w:pPr>
      <w:r w:rsidRPr="00F87CA5">
        <w:rPr>
          <w:rStyle w:val="CodeBold"/>
        </w:rPr>
        <w:t xml:space="preserve">    this.mNear = 5;  // effective radius in WC</w:t>
      </w:r>
    </w:p>
    <w:p w14:paraId="727D5701" w14:textId="77777777" w:rsidR="001D7721" w:rsidRDefault="00F87CA5" w:rsidP="00F87CA5">
      <w:pPr>
        <w:pStyle w:val="Code"/>
        <w:rPr>
          <w:ins w:id="1705" w:author="Kelvin Sung" w:date="2021-05-20T17:59:00Z"/>
          <w:rStyle w:val="CodeBold"/>
        </w:rPr>
      </w:pPr>
      <w:del w:id="1706"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1707" w:author="Kelvin Sung" w:date="2021-05-20T17:59:00Z"/>
          <w:rStyle w:val="CodeBold"/>
        </w:rPr>
      </w:pPr>
      <w:r w:rsidRPr="00F87CA5">
        <w:rPr>
          <w:rStyle w:val="CodeBold"/>
        </w:rPr>
        <w:t xml:space="preserve">    this.mFar = 10;  // within near is full on, outside far is off</w:t>
      </w:r>
    </w:p>
    <w:p w14:paraId="3D317240" w14:textId="77777777" w:rsidR="001D7721" w:rsidRDefault="00F87CA5" w:rsidP="00F87CA5">
      <w:pPr>
        <w:pStyle w:val="Code"/>
        <w:rPr>
          <w:ins w:id="1708" w:author="Kelvin Sung" w:date="2021-05-20T17:59:00Z"/>
          <w:rStyle w:val="CodeBold"/>
        </w:rPr>
      </w:pPr>
      <w:del w:id="1709"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1710" w:author="Kelvin Sung" w:date="2021-05-20T17:59:00Z"/>
          <w:rStyle w:val="CodeBold"/>
        </w:rPr>
      </w:pPr>
      <w:r w:rsidRPr="00F87CA5">
        <w:rPr>
          <w:rStyle w:val="CodeBold"/>
        </w:rPr>
        <w:t xml:space="preserve">    this.mIntensity = 1;</w:t>
      </w:r>
    </w:p>
    <w:p w14:paraId="3E22A430" w14:textId="77777777" w:rsidR="001D7721" w:rsidRDefault="00F87CA5" w:rsidP="00F87CA5">
      <w:pPr>
        <w:pStyle w:val="Code"/>
        <w:rPr>
          <w:ins w:id="1711" w:author="Kelvin Sung" w:date="2021-05-20T17:59:00Z"/>
          <w:rStyle w:val="CodeBold"/>
        </w:rPr>
      </w:pPr>
      <w:del w:id="1712" w:author="Kelvin Sung" w:date="2021-05-20T17:59:00Z">
        <w:r w:rsidDel="001D7721">
          <w:delText xml:space="preserve">    </w:delText>
        </w:r>
      </w:del>
    </w:p>
    <w:p w14:paraId="39189549" w14:textId="52018B45" w:rsidR="00F87CA5" w:rsidDel="001D7721" w:rsidRDefault="00F87CA5" w:rsidP="00F87CA5">
      <w:pPr>
        <w:pStyle w:val="Code"/>
        <w:rPr>
          <w:del w:id="1713" w:author="Kelvin Sung" w:date="2021-05-20T17:59:00Z"/>
        </w:rPr>
      </w:pPr>
      <w:r>
        <w:t xml:space="preserve">    this.mIsOn = true;</w:t>
      </w:r>
    </w:p>
    <w:p w14:paraId="213A95D1" w14:textId="77777777" w:rsidR="001D7721" w:rsidRDefault="00F87CA5" w:rsidP="00F87CA5">
      <w:pPr>
        <w:pStyle w:val="Code"/>
        <w:rPr>
          <w:ins w:id="1714" w:author="Kelvin Sung" w:date="2021-05-20T17:59:00Z"/>
        </w:rPr>
      </w:pPr>
      <w:del w:id="1715" w:author="Kelvin Sung" w:date="2021-05-20T17:59:00Z">
        <w:r w:rsidDel="001D7721">
          <w:delText xml:space="preserve">    </w:delText>
        </w:r>
      </w:del>
    </w:p>
    <w:p w14:paraId="309A4302" w14:textId="2048BAFF" w:rsidR="00FD1303" w:rsidRDefault="00F87CA5" w:rsidP="00F87CA5">
      <w:pPr>
        <w:pStyle w:val="Code"/>
      </w:pPr>
      <w:r>
        <w:t>}</w:t>
      </w:r>
    </w:p>
    <w:p w14:paraId="733D8E5D" w14:textId="5F9229D9" w:rsidR="009F697C" w:rsidDel="001D7721" w:rsidRDefault="009F697C" w:rsidP="000D057D">
      <w:pPr>
        <w:pStyle w:val="NumList"/>
        <w:numPr>
          <w:ilvl w:val="0"/>
          <w:numId w:val="21"/>
        </w:numPr>
        <w:rPr>
          <w:del w:id="1716" w:author="Kelvin Sung" w:date="2021-05-20T17:59:00Z"/>
        </w:rPr>
      </w:pPr>
      <w:r w:rsidRPr="009F697C">
        <w:t>Define the</w:t>
      </w:r>
      <w:r w:rsidR="00B24A37">
        <w:t xml:space="preserve"> additional</w:t>
      </w:r>
      <w:r w:rsidRPr="009F697C">
        <w:t xml:space="preserve"> get and set accessors for the new 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1717" w:author="Kelvin Sung" w:date="2021-05-20T17:59:00Z"/>
        </w:rPr>
      </w:pPr>
      <w:del w:id="1718" w:author="Kelvin Sung" w:date="2021-05-20T17:59:00Z">
        <w:r w:rsidDel="001D7721">
          <w:delText xml:space="preserve">    </w:delText>
        </w:r>
      </w:del>
    </w:p>
    <w:p w14:paraId="093FE92B" w14:textId="74A3DCF0" w:rsidR="00F87CA5" w:rsidDel="001D7721" w:rsidRDefault="00F87CA5" w:rsidP="00F87CA5">
      <w:pPr>
        <w:pStyle w:val="Code"/>
        <w:rPr>
          <w:del w:id="1719" w:author="Kelvin Sung" w:date="2021-05-20T17:59:00Z"/>
        </w:rPr>
      </w:pPr>
      <w:r>
        <w:t>setNear(n) { this.mNear = n; }</w:t>
      </w:r>
    </w:p>
    <w:p w14:paraId="6F3F2C21" w14:textId="77777777" w:rsidR="001D7721" w:rsidRDefault="00F87CA5" w:rsidP="00F87CA5">
      <w:pPr>
        <w:pStyle w:val="Code"/>
        <w:rPr>
          <w:ins w:id="1720" w:author="Kelvin Sung" w:date="2021-05-20T17:59:00Z"/>
        </w:rPr>
      </w:pPr>
      <w:del w:id="1721" w:author="Kelvin Sung" w:date="2021-05-20T17:59:00Z">
        <w:r w:rsidDel="001D7721">
          <w:delText xml:space="preserve">    </w:delText>
        </w:r>
      </w:del>
    </w:p>
    <w:p w14:paraId="73E0BE7B" w14:textId="4D5FCCC3" w:rsidR="00F87CA5" w:rsidRDefault="00F87CA5" w:rsidP="00F87CA5">
      <w:pPr>
        <w:pStyle w:val="Code"/>
      </w:pPr>
      <w:r>
        <w:t>getNear() { return this.mNear; }</w:t>
      </w:r>
    </w:p>
    <w:p w14:paraId="0FF866CD" w14:textId="658CDF47" w:rsidR="00F87CA5" w:rsidDel="001D7721" w:rsidRDefault="00F87CA5" w:rsidP="00F87CA5">
      <w:pPr>
        <w:pStyle w:val="Code"/>
        <w:rPr>
          <w:del w:id="1722" w:author="Kelvin Sung" w:date="2021-05-20T17:59:00Z"/>
        </w:rPr>
      </w:pPr>
    </w:p>
    <w:p w14:paraId="10286E1C" w14:textId="77777777" w:rsidR="001D7721" w:rsidRDefault="00F87CA5" w:rsidP="00F87CA5">
      <w:pPr>
        <w:pStyle w:val="Code"/>
        <w:rPr>
          <w:ins w:id="1723" w:author="Kelvin Sung" w:date="2021-05-20T17:59:00Z"/>
        </w:rPr>
      </w:pPr>
      <w:del w:id="1724" w:author="Kelvin Sung" w:date="2021-05-20T17:59:00Z">
        <w:r w:rsidDel="001D7721">
          <w:delText xml:space="preserve">    </w:delText>
        </w:r>
      </w:del>
    </w:p>
    <w:p w14:paraId="478C9286" w14:textId="7A14D234" w:rsidR="00F87CA5" w:rsidDel="001D7721" w:rsidRDefault="00F87CA5" w:rsidP="00F87CA5">
      <w:pPr>
        <w:pStyle w:val="Code"/>
        <w:rPr>
          <w:del w:id="1725" w:author="Kelvin Sung" w:date="2021-05-20T17:59:00Z"/>
        </w:rPr>
      </w:pPr>
      <w:r>
        <w:t>setFar(f) { this.mFar = f; }</w:t>
      </w:r>
    </w:p>
    <w:p w14:paraId="6E9071FC" w14:textId="77777777" w:rsidR="001D7721" w:rsidRDefault="00F87CA5" w:rsidP="00F87CA5">
      <w:pPr>
        <w:pStyle w:val="Code"/>
        <w:rPr>
          <w:ins w:id="1726" w:author="Kelvin Sung" w:date="2021-05-20T17:59:00Z"/>
        </w:rPr>
      </w:pPr>
      <w:del w:id="1727" w:author="Kelvin Sung" w:date="2021-05-20T17:59:00Z">
        <w:r w:rsidDel="001D7721">
          <w:delText xml:space="preserve">    </w:delText>
        </w:r>
      </w:del>
    </w:p>
    <w:p w14:paraId="76DE0687" w14:textId="0BD11146" w:rsidR="00F87CA5" w:rsidRDefault="00F87CA5" w:rsidP="00F87CA5">
      <w:pPr>
        <w:pStyle w:val="Code"/>
      </w:pPr>
      <w:r>
        <w:t>getFar() { return this.mFar; }</w:t>
      </w:r>
    </w:p>
    <w:p w14:paraId="3EAD5FCE" w14:textId="3671BC4B" w:rsidR="00F87CA5" w:rsidDel="001D7721" w:rsidRDefault="00F87CA5" w:rsidP="00F87CA5">
      <w:pPr>
        <w:pStyle w:val="Code"/>
        <w:rPr>
          <w:del w:id="1728" w:author="Kelvin Sung" w:date="2021-05-20T17:59:00Z"/>
        </w:rPr>
      </w:pPr>
    </w:p>
    <w:p w14:paraId="027E0738" w14:textId="77777777" w:rsidR="001D7721" w:rsidRDefault="00F87CA5" w:rsidP="00F87CA5">
      <w:pPr>
        <w:pStyle w:val="Code"/>
        <w:rPr>
          <w:ins w:id="1729" w:author="Kelvin Sung" w:date="2021-05-20T17:59:00Z"/>
        </w:rPr>
      </w:pPr>
      <w:del w:id="1730" w:author="Kelvin Sung" w:date="2021-05-20T17:59:00Z">
        <w:r w:rsidDel="001D7721">
          <w:delText xml:space="preserve">    </w:delText>
        </w:r>
      </w:del>
    </w:p>
    <w:p w14:paraId="1C4137EE" w14:textId="37E79BC7" w:rsidR="00F87CA5" w:rsidDel="001D7721" w:rsidRDefault="00F87CA5" w:rsidP="00F87CA5">
      <w:pPr>
        <w:pStyle w:val="Code"/>
        <w:rPr>
          <w:del w:id="1731" w:author="Kelvin Sung" w:date="2021-05-20T17:59:00Z"/>
        </w:rPr>
      </w:pPr>
      <w:r>
        <w:t>setIntensity(i) { this.mIntensity = i; }</w:t>
      </w:r>
    </w:p>
    <w:p w14:paraId="54BBA309" w14:textId="77777777" w:rsidR="001D7721" w:rsidRDefault="00F87CA5" w:rsidP="00F87CA5">
      <w:pPr>
        <w:pStyle w:val="Code"/>
        <w:rPr>
          <w:ins w:id="1732" w:author="Kelvin Sung" w:date="2021-05-20T17:59:00Z"/>
        </w:rPr>
      </w:pPr>
      <w:del w:id="1733" w:author="Kelvin Sung" w:date="2021-05-20T17:59:00Z">
        <w:r w:rsidDel="001D7721">
          <w:delText xml:space="preserve">    </w:delText>
        </w:r>
      </w:del>
    </w:p>
    <w:p w14:paraId="0D0B73FD" w14:textId="4B4FF01F" w:rsidR="00F87CA5" w:rsidRDefault="00F87CA5" w:rsidP="00F87CA5">
      <w:pPr>
        <w:pStyle w:val="Code"/>
      </w:pPr>
      <w:r>
        <w:t>getIntensity() { return this.mIntensity; }</w:t>
      </w:r>
    </w:p>
    <w:p w14:paraId="0B6D722D" w14:textId="3D6A7EF0" w:rsidR="00F87CA5" w:rsidDel="001D7721" w:rsidRDefault="00F87CA5" w:rsidP="00F87CA5">
      <w:pPr>
        <w:pStyle w:val="Code"/>
        <w:rPr>
          <w:del w:id="1734" w:author="Kelvin Sung" w:date="2021-05-20T17:59:00Z"/>
        </w:rPr>
      </w:pPr>
    </w:p>
    <w:p w14:paraId="16138677" w14:textId="77777777" w:rsidR="001D7721" w:rsidRDefault="00F87CA5" w:rsidP="00F87CA5">
      <w:pPr>
        <w:pStyle w:val="Code"/>
        <w:rPr>
          <w:ins w:id="1735" w:author="Kelvin Sung" w:date="2021-05-20T17:59:00Z"/>
        </w:rPr>
      </w:pPr>
      <w:del w:id="1736" w:author="Kelvin Sung" w:date="2021-05-20T17:59:00Z">
        <w:r w:rsidDel="001D7721">
          <w:delText xml:space="preserve">    </w:delText>
        </w:r>
      </w:del>
    </w:p>
    <w:p w14:paraId="68855EFD" w14:textId="3994A1E4" w:rsidR="00FD1303" w:rsidRPr="009F697C" w:rsidRDefault="00F87CA5" w:rsidP="00F87CA5">
      <w:pPr>
        <w:pStyle w:val="Code"/>
      </w:pPr>
      <w:r>
        <w:t>setLightTo(on) { this.mIsOn = on; }</w:t>
      </w:r>
    </w:p>
    <w:p w14:paraId="7EE03F2B" w14:textId="558C6290" w:rsidR="009F697C" w:rsidRDefault="009F697C" w:rsidP="009F697C">
      <w:pPr>
        <w:pStyle w:val="Heading3"/>
      </w:pPr>
      <w:del w:id="1737" w:author="Kelvin Sung" w:date="2021-05-20T18:12:00Z">
        <w:r w:rsidDel="00E15C4E">
          <w:delText xml:space="preserve">Creating </w:delText>
        </w:r>
      </w:del>
      <w:ins w:id="1738" w:author="Kelvin Sung" w:date="2021-05-20T18:12:00Z">
        <w:r w:rsidR="00E15C4E">
          <w:t>Defining</w:t>
        </w:r>
        <w:r w:rsidR="00E15C4E">
          <w:t xml:space="preserve"> </w:t>
        </w:r>
      </w:ins>
      <w:r>
        <w:t xml:space="preserve">the </w:t>
      </w:r>
      <w:proofErr w:type="spellStart"/>
      <w:r>
        <w:t>LightSet</w:t>
      </w:r>
      <w:proofErr w:type="spellEnd"/>
      <w:r>
        <w:t xml:space="preserve"> </w:t>
      </w:r>
      <w:ins w:id="1739" w:author="Kelvin Sung" w:date="2021-05-20T18:12:00Z">
        <w:r w:rsidR="00E15C4E">
          <w:t>Class</w:t>
        </w:r>
      </w:ins>
      <w:del w:id="1740" w:author="Kelvin Sung" w:date="2021-05-20T18:12:00Z">
        <w:r w:rsidDel="00E15C4E">
          <w:delText>Object</w:delText>
        </w:r>
      </w:del>
    </w:p>
    <w:p w14:paraId="55A95968" w14:textId="00280D19" w:rsidR="009F697C" w:rsidRDefault="009F697C" w:rsidP="009F697C">
      <w:pPr>
        <w:pStyle w:val="BodyTextFirst"/>
      </w:pPr>
      <w:r>
        <w:t xml:space="preserve">Under 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l</w:t>
      </w:r>
      <w:r w:rsidRPr="00B24A37">
        <w:rPr>
          <w:rStyle w:val="CodeInline"/>
        </w:rPr>
        <w:t>ights</w:t>
      </w:r>
      <w:r>
        <w:t xml:space="preserve"> folder, create a new file and name it </w:t>
      </w:r>
      <w:r w:rsidR="00B24A37" w:rsidRPr="00B24A37">
        <w:rPr>
          <w:rStyle w:val="CodeInline"/>
        </w:rPr>
        <w:t>l</w:t>
      </w:r>
      <w:r w:rsidRPr="00B24A37">
        <w:rPr>
          <w:rStyle w:val="CodeInline"/>
        </w:rPr>
        <w:t>ight</w:t>
      </w:r>
      <w:r w:rsidR="00B24A37" w:rsidRPr="00B24A37">
        <w:rPr>
          <w:rStyle w:val="CodeInline"/>
        </w:rPr>
        <w:t>_s</w:t>
      </w:r>
      <w:r w:rsidRPr="00B24A37">
        <w:rPr>
          <w:rStyle w:val="CodeInline"/>
        </w:rPr>
        <w:t>et.js</w:t>
      </w:r>
      <w:r>
        <w:t>. Provide a basic interface for a light set that makes the process of working with the light array more convenient.</w:t>
      </w:r>
    </w:p>
    <w:p w14:paraId="0EF1C52E" w14:textId="77777777" w:rsidR="00B24A37" w:rsidRDefault="00B24A37" w:rsidP="00B24A37">
      <w:pPr>
        <w:pStyle w:val="Code"/>
      </w:pPr>
      <w:r>
        <w:t>class light_set {</w:t>
      </w:r>
    </w:p>
    <w:p w14:paraId="6C263240" w14:textId="77777777" w:rsidR="00B24A37" w:rsidRDefault="00B24A37" w:rsidP="00B24A37">
      <w:pPr>
        <w:pStyle w:val="Code"/>
      </w:pPr>
      <w:r>
        <w:t xml:space="preserve">    constructor() {</w:t>
      </w:r>
    </w:p>
    <w:p w14:paraId="1062B877" w14:textId="77777777" w:rsidR="00B24A37" w:rsidRDefault="00B24A37" w:rsidP="00B24A37">
      <w:pPr>
        <w:pStyle w:val="Code"/>
      </w:pPr>
      <w:r>
        <w:t xml:space="preserve">        this.mSet = [];</w:t>
      </w:r>
    </w:p>
    <w:p w14:paraId="364B6068" w14:textId="77777777" w:rsidR="00B24A37" w:rsidRDefault="00B24A37" w:rsidP="00B24A37">
      <w:pPr>
        <w:pStyle w:val="Code"/>
      </w:pPr>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77777777" w:rsidR="00B24A37" w:rsidRDefault="00B24A37" w:rsidP="00B24A37">
      <w:pPr>
        <w:pStyle w:val="Code"/>
      </w:pPr>
      <w:r>
        <w:lastRenderedPageBreak/>
        <w:t xml:space="preserve">    getLightAt(index) {</w:t>
      </w:r>
    </w:p>
    <w:p w14:paraId="0A965D06" w14:textId="77777777" w:rsidR="00B24A37" w:rsidRDefault="00B24A37" w:rsidP="00B24A37">
      <w:pPr>
        <w:pStyle w:val="Code"/>
      </w:pPr>
      <w:r>
        <w:t xml:space="preserve">        return this.mSet[index];</w:t>
      </w:r>
    </w:p>
    <w:p w14:paraId="457B692D" w14:textId="77777777" w:rsidR="00B24A37" w:rsidRDefault="00B24A37" w:rsidP="00B24A37">
      <w:pPr>
        <w:pStyle w:val="Code"/>
      </w:pPr>
      <w:r>
        <w:t xml:space="preserve">    }</w:t>
      </w:r>
    </w:p>
    <w:p w14:paraId="2A7EAD74" w14:textId="77777777" w:rsidR="00B24A37" w:rsidRDefault="00B24A37" w:rsidP="00B24A37">
      <w:pPr>
        <w:pStyle w:val="Code"/>
      </w:pPr>
    </w:p>
    <w:p w14:paraId="58D10744" w14:textId="77777777" w:rsidR="00B24A37" w:rsidRDefault="00B24A37" w:rsidP="00B24A37">
      <w:pPr>
        <w:pStyle w:val="Code"/>
      </w:pPr>
      <w:r>
        <w:t xml:space="preserve">    addToSet(light) {</w:t>
      </w:r>
    </w:p>
    <w:p w14:paraId="6610AA85" w14:textId="77777777" w:rsidR="00B24A37" w:rsidRDefault="00B24A37" w:rsidP="00B24A37">
      <w:pPr>
        <w:pStyle w:val="Code"/>
      </w:pPr>
      <w:r>
        <w:t xml:space="preserve">        this.mSet.push(light);</w:t>
      </w:r>
    </w:p>
    <w:p w14:paraId="286AA2F5" w14:textId="77777777" w:rsidR="00B24A37" w:rsidRDefault="00B24A37" w:rsidP="00B24A37">
      <w:pPr>
        <w:pStyle w:val="Code"/>
      </w:pPr>
      <w:r>
        <w:t xml:space="preserve">    }</w:t>
      </w:r>
    </w:p>
    <w:p w14:paraId="1DFA6766" w14:textId="77777777" w:rsidR="00B24A37" w:rsidRDefault="00B24A37" w:rsidP="00B24A37">
      <w:pPr>
        <w:pStyle w:val="Code"/>
      </w:pPr>
      <w:r>
        <w:t>}</w:t>
      </w:r>
    </w:p>
    <w:p w14:paraId="2A5D7817" w14:textId="77777777" w:rsidR="00B24A37" w:rsidRDefault="00B24A37" w:rsidP="00B24A37">
      <w:pPr>
        <w:pStyle w:val="Code"/>
      </w:pPr>
    </w:p>
    <w:p w14:paraId="135D055D" w14:textId="5ED4E17F" w:rsidR="009F697C" w:rsidRDefault="00B24A37" w:rsidP="00B24A37">
      <w:pPr>
        <w:pStyle w:val="Code"/>
      </w:pPr>
      <w:r>
        <w:t>export default light_set;</w:t>
      </w:r>
    </w:p>
    <w:p w14:paraId="1AF65D37" w14:textId="16B9D10D" w:rsidR="009F697C" w:rsidRDefault="009F697C" w:rsidP="009F697C">
      <w:pPr>
        <w:pStyle w:val="Heading3"/>
      </w:pPr>
      <w:del w:id="1741" w:author="Kelvin Sung" w:date="2021-05-20T18:12:00Z">
        <w:r w:rsidDel="00E15C4E">
          <w:delText xml:space="preserve">Creating </w:delText>
        </w:r>
      </w:del>
      <w:ins w:id="1742" w:author="Kelvin Sung" w:date="2021-05-20T18:12:00Z">
        <w:r w:rsidR="00E15C4E">
          <w:t>Defining</w:t>
        </w:r>
        <w:r w:rsidR="00E15C4E">
          <w:t xml:space="preserve"> </w:t>
        </w:r>
      </w:ins>
      <w:r>
        <w:t xml:space="preserve">the </w:t>
      </w:r>
      <w:proofErr w:type="spellStart"/>
      <w:r>
        <w:t>ShaderLightAt</w:t>
      </w:r>
      <w:proofErr w:type="spellEnd"/>
      <w:r>
        <w:t xml:space="preserve"> </w:t>
      </w:r>
      <w:ins w:id="1743" w:author="Kelvin Sung" w:date="2021-05-20T18:12:00Z">
        <w:r w:rsidR="00E15C4E">
          <w:t>Class</w:t>
        </w:r>
      </w:ins>
      <w:del w:id="1744" w:author="Kelvin Sung" w:date="2021-05-20T18:12:00Z">
        <w:r w:rsidDel="00E15C4E">
          <w:delText>Object</w:delText>
        </w:r>
      </w:del>
    </w:p>
    <w:p w14:paraId="7862D62D" w14:textId="3BEF1455" w:rsidR="009F697C" w:rsidRDefault="009F697C" w:rsidP="009F697C">
      <w:pPr>
        <w:pStyle w:val="BodyTextFirst"/>
      </w:pPr>
      <w:r>
        <w:t xml:space="preserve">Define the </w:t>
      </w:r>
      <w:proofErr w:type="spellStart"/>
      <w:r w:rsidRPr="00B24A37">
        <w:rPr>
          <w:rStyle w:val="CodeInline"/>
        </w:rPr>
        <w:t>ShaderLightAt</w:t>
      </w:r>
      <w:proofErr w:type="spellEnd"/>
      <w:r>
        <w:t xml:space="preserve"> object 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51AE0821" w:rsidR="00B24A37" w:rsidRDefault="009F697C" w:rsidP="00B24A37">
      <w:pPr>
        <w:pStyle w:val="NumList"/>
        <w:numPr>
          <w:ilvl w:val="0"/>
          <w:numId w:val="22"/>
        </w:numPr>
      </w:pPr>
      <w:r>
        <w:t xml:space="preserve">Under 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r>
        <w:t>.</w:t>
      </w:r>
    </w:p>
    <w:p w14:paraId="2A45774F" w14:textId="4EDBAB79" w:rsidR="008C1580" w:rsidRDefault="009F697C" w:rsidP="002946C2">
      <w:pPr>
        <w:pStyle w:val="NumList"/>
        <w:numPr>
          <w:ilvl w:val="0"/>
          <w:numId w:val="22"/>
        </w:numPr>
      </w:pPr>
      <w:bookmarkStart w:id="1745" w:name="_Hlk72034618"/>
      <w:r>
        <w:t xml:space="preserve">Define </w:t>
      </w:r>
      <w:r w:rsidR="00B24A37">
        <w:t xml:space="preserve">a new class named </w:t>
      </w:r>
      <w:proofErr w:type="spellStart"/>
      <w:r w:rsidR="00B24A37" w:rsidRPr="00B24A37">
        <w:rPr>
          <w:rStyle w:val="CodeInline"/>
        </w:rPr>
        <w:t>ShaderLightAt</w:t>
      </w:r>
      <w:proofErr w:type="spellEnd"/>
      <w:r w:rsidR="00B24A37">
        <w:t xml:space="preserve"> and add </w:t>
      </w:r>
      <w:r>
        <w:t>a constructor</w:t>
      </w:r>
      <w:r w:rsidR="008C1580">
        <w:t xml:space="preserve"> which accepts a shader and an index to the </w:t>
      </w:r>
      <w:proofErr w:type="spellStart"/>
      <w:r w:rsidR="008C1580" w:rsidRPr="008C1580">
        <w:rPr>
          <w:rStyle w:val="CodeInline"/>
        </w:rPr>
        <w:t>uLight</w:t>
      </w:r>
      <w:proofErr w:type="spellEnd"/>
      <w:r w:rsidR="008C1580">
        <w:t xml:space="preserve"> array.</w:t>
      </w:r>
      <w:r>
        <w:t xml:space="preserve"> </w:t>
      </w:r>
      <w:bookmarkEnd w:id="1745"/>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RDefault="008C1580" w:rsidP="00B24A37">
      <w:pPr>
        <w:pStyle w:val="Code"/>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77777777" w:rsidR="00B24A37" w:rsidRDefault="00B24A37" w:rsidP="00B24A37">
      <w:pPr>
        <w:pStyle w:val="Code"/>
      </w:pPr>
    </w:p>
    <w:p w14:paraId="7E98DB7A" w14:textId="49BB4E12" w:rsidR="00FD1303" w:rsidRDefault="00B24A37" w:rsidP="00B24A37">
      <w:pPr>
        <w:pStyle w:val="Code"/>
      </w:pPr>
      <w:r>
        <w:t>export default ShaderLightAt;</w:t>
      </w:r>
    </w:p>
    <w:p w14:paraId="286FD8C0" w14:textId="061A4685" w:rsidR="008C1580" w:rsidDel="001D7721" w:rsidRDefault="008C1580" w:rsidP="008C1580">
      <w:pPr>
        <w:pStyle w:val="NumList"/>
        <w:numPr>
          <w:ilvl w:val="0"/>
          <w:numId w:val="22"/>
        </w:numPr>
        <w:rPr>
          <w:del w:id="1746" w:author="Kelvin Sung" w:date="2021-05-20T18:00:00Z"/>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 xml:space="preserve">to set the light property references </w:t>
      </w:r>
      <w:r>
        <w:t>at</w:t>
      </w:r>
      <w:r w:rsidRPr="008C1580">
        <w:t xml:space="preserve"> a specific index in the </w:t>
      </w:r>
      <w:proofErr w:type="spellStart"/>
      <w:r w:rsidRPr="008C1580">
        <w:rPr>
          <w:rStyle w:val="CodeInline"/>
        </w:rPr>
        <w:t>uLights</w:t>
      </w:r>
      <w:proofErr w:type="spellEnd"/>
      <w:r w:rsidRPr="008C1580">
        <w:t xml:space="preserve"> array in the fragment shader.</w:t>
      </w:r>
    </w:p>
    <w:p w14:paraId="38E168EB" w14:textId="77777777" w:rsidR="001D7721" w:rsidRDefault="008C1580" w:rsidP="008C1580">
      <w:pPr>
        <w:pStyle w:val="NumList"/>
        <w:numPr>
          <w:ilvl w:val="0"/>
          <w:numId w:val="22"/>
        </w:numPr>
        <w:rPr>
          <w:ins w:id="1747" w:author="Kelvin Sung" w:date="2021-05-20T18:00:00Z"/>
        </w:rPr>
      </w:pPr>
      <w:del w:id="1748" w:author="Kelvin Sung" w:date="2021-05-20T18:00:00Z">
        <w:r w:rsidDel="001D7721">
          <w:delText xml:space="preserve">    </w:delText>
        </w:r>
      </w:del>
    </w:p>
    <w:p w14:paraId="048D589E" w14:textId="3A82CFEB" w:rsidR="008C1580" w:rsidDel="001D7721" w:rsidRDefault="008C1580" w:rsidP="008C1580">
      <w:pPr>
        <w:pStyle w:val="Code"/>
        <w:rPr>
          <w:del w:id="1749" w:author="Kelvin Sung" w:date="2021-05-20T18:00:00Z"/>
        </w:rPr>
      </w:pPr>
      <w:r>
        <w:t>_setShaderReferences(aLightShader, index) {</w:t>
      </w:r>
    </w:p>
    <w:p w14:paraId="141CABD5" w14:textId="77777777" w:rsidR="001D7721" w:rsidRDefault="008C1580" w:rsidP="008C1580">
      <w:pPr>
        <w:pStyle w:val="Code"/>
        <w:rPr>
          <w:ins w:id="1750" w:author="Kelvin Sung" w:date="2021-05-20T18:00:00Z"/>
        </w:rPr>
      </w:pPr>
      <w:del w:id="1751" w:author="Kelvin Sung" w:date="2021-05-20T18:00:00Z">
        <w:r w:rsidDel="001D7721">
          <w:delText xml:space="preserve">    </w:delText>
        </w:r>
      </w:del>
    </w:p>
    <w:p w14:paraId="3D8D5D12" w14:textId="2AF8D083" w:rsidR="008C1580" w:rsidDel="001D7721" w:rsidRDefault="008C1580" w:rsidP="008C1580">
      <w:pPr>
        <w:pStyle w:val="Code"/>
        <w:rPr>
          <w:del w:id="1752" w:author="Kelvin Sung" w:date="2021-05-20T18:00:00Z"/>
        </w:rPr>
      </w:pPr>
      <w:r>
        <w:t xml:space="preserve">    let gl = glSys.get();</w:t>
      </w:r>
    </w:p>
    <w:p w14:paraId="672E4B99" w14:textId="77777777" w:rsidR="001D7721" w:rsidRDefault="008C1580" w:rsidP="008C1580">
      <w:pPr>
        <w:pStyle w:val="Code"/>
        <w:rPr>
          <w:ins w:id="1753" w:author="Kelvin Sung" w:date="2021-05-20T18:00:00Z"/>
        </w:rPr>
      </w:pPr>
      <w:del w:id="1754" w:author="Kelvin Sung" w:date="2021-05-20T18:00:00Z">
        <w:r w:rsidDel="001D7721">
          <w:delText xml:space="preserve">    </w:delText>
        </w:r>
      </w:del>
    </w:p>
    <w:p w14:paraId="733853CD" w14:textId="76170B5D" w:rsidR="008C1580" w:rsidDel="001D7721" w:rsidRDefault="008C1580" w:rsidP="008C1580">
      <w:pPr>
        <w:pStyle w:val="Code"/>
        <w:rPr>
          <w:del w:id="1755" w:author="Kelvin Sung" w:date="2021-05-20T18:00:00Z"/>
        </w:rPr>
      </w:pPr>
      <w:r>
        <w:t xml:space="preserve">    this.mColorRef = gl.getUniformLocation(aLightShader, "uLights[" + index + "].Color");</w:t>
      </w:r>
    </w:p>
    <w:p w14:paraId="6261A074" w14:textId="77777777" w:rsidR="001D7721" w:rsidRDefault="008C1580" w:rsidP="008C1580">
      <w:pPr>
        <w:pStyle w:val="Code"/>
        <w:rPr>
          <w:ins w:id="1756" w:author="Kelvin Sung" w:date="2021-05-20T18:00:00Z"/>
        </w:rPr>
      </w:pPr>
      <w:del w:id="1757" w:author="Kelvin Sung" w:date="2021-05-20T18:00:00Z">
        <w:r w:rsidDel="001D7721">
          <w:delText xml:space="preserve">    </w:delText>
        </w:r>
      </w:del>
    </w:p>
    <w:p w14:paraId="52F3DEA0" w14:textId="5655692A" w:rsidR="008C1580" w:rsidDel="001D7721" w:rsidRDefault="008C1580" w:rsidP="008C1580">
      <w:pPr>
        <w:pStyle w:val="Code"/>
        <w:rPr>
          <w:del w:id="1758" w:author="Kelvin Sung" w:date="2021-05-20T18:00:00Z"/>
        </w:rPr>
      </w:pPr>
      <w:r>
        <w:t xml:space="preserve">    this.mPosRef = gl.getUniformLocation(aLightShader, "uLights[" + index + "].Position");</w:t>
      </w:r>
    </w:p>
    <w:p w14:paraId="7B6FE0B4" w14:textId="77777777" w:rsidR="001D7721" w:rsidRDefault="008C1580" w:rsidP="008C1580">
      <w:pPr>
        <w:pStyle w:val="Code"/>
        <w:rPr>
          <w:ins w:id="1759" w:author="Kelvin Sung" w:date="2021-05-20T18:00:00Z"/>
        </w:rPr>
      </w:pPr>
      <w:del w:id="1760" w:author="Kelvin Sung" w:date="2021-05-20T18:00:00Z">
        <w:r w:rsidDel="001D7721">
          <w:delText xml:space="preserve">    </w:delText>
        </w:r>
      </w:del>
    </w:p>
    <w:p w14:paraId="70B08367" w14:textId="0E0C4331" w:rsidR="008C1580" w:rsidDel="001D7721" w:rsidRDefault="008C1580" w:rsidP="008C1580">
      <w:pPr>
        <w:pStyle w:val="Code"/>
        <w:rPr>
          <w:del w:id="1761" w:author="Kelvin Sung" w:date="2021-05-20T18:00:00Z"/>
        </w:rPr>
      </w:pPr>
      <w:r>
        <w:t xml:space="preserve">    this.mNearRef = gl.getUniformLocation(aLightShader, "uLights[" + index + "].Near");</w:t>
      </w:r>
    </w:p>
    <w:p w14:paraId="7FD66FE8" w14:textId="77777777" w:rsidR="001D7721" w:rsidRDefault="008C1580" w:rsidP="008C1580">
      <w:pPr>
        <w:pStyle w:val="Code"/>
        <w:rPr>
          <w:ins w:id="1762" w:author="Kelvin Sung" w:date="2021-05-20T18:00:00Z"/>
        </w:rPr>
      </w:pPr>
      <w:del w:id="1763" w:author="Kelvin Sung" w:date="2021-05-20T18:00:00Z">
        <w:r w:rsidDel="001D7721">
          <w:delText xml:space="preserve">    </w:delText>
        </w:r>
      </w:del>
    </w:p>
    <w:p w14:paraId="3EADFA1C" w14:textId="60900EF1" w:rsidR="008C1580" w:rsidDel="001D7721" w:rsidRDefault="008C1580" w:rsidP="008C1580">
      <w:pPr>
        <w:pStyle w:val="Code"/>
        <w:rPr>
          <w:del w:id="1764" w:author="Kelvin Sung" w:date="2021-05-20T18:00:00Z"/>
        </w:rPr>
      </w:pPr>
      <w:r>
        <w:t xml:space="preserve">    this.mFarRef = gl.getUniformLocation(aLightShader, "uLights[" + index + "].Far");</w:t>
      </w:r>
    </w:p>
    <w:p w14:paraId="5E794191" w14:textId="77777777" w:rsidR="001D7721" w:rsidRDefault="008C1580" w:rsidP="008C1580">
      <w:pPr>
        <w:pStyle w:val="Code"/>
        <w:rPr>
          <w:ins w:id="1765" w:author="Kelvin Sung" w:date="2021-05-20T18:00:00Z"/>
        </w:rPr>
      </w:pPr>
      <w:del w:id="1766" w:author="Kelvin Sung" w:date="2021-05-20T18:00:00Z">
        <w:r w:rsidDel="001D7721">
          <w:delText xml:space="preserve">    </w:delText>
        </w:r>
      </w:del>
    </w:p>
    <w:p w14:paraId="3360C908" w14:textId="6CD543CB" w:rsidR="008C1580" w:rsidDel="001D7721" w:rsidRDefault="008C1580" w:rsidP="008C1580">
      <w:pPr>
        <w:pStyle w:val="Code"/>
        <w:rPr>
          <w:del w:id="1767" w:author="Kelvin Sung" w:date="2021-05-20T18:00:00Z"/>
        </w:rPr>
      </w:pPr>
      <w:r>
        <w:lastRenderedPageBreak/>
        <w:t xml:space="preserve">    this.mIntensityRef = gl.getUniformLocation(aLightShader, "uLights[" + index + "].Intensity");</w:t>
      </w:r>
    </w:p>
    <w:p w14:paraId="4F5FCEFC" w14:textId="77777777" w:rsidR="001D7721" w:rsidRDefault="008C1580" w:rsidP="008C1580">
      <w:pPr>
        <w:pStyle w:val="Code"/>
        <w:rPr>
          <w:ins w:id="1768" w:author="Kelvin Sung" w:date="2021-05-20T18:00:00Z"/>
        </w:rPr>
      </w:pPr>
      <w:del w:id="1769" w:author="Kelvin Sung" w:date="2021-05-20T18:00:00Z">
        <w:r w:rsidDel="001D7721">
          <w:delText xml:space="preserve">    </w:delText>
        </w:r>
      </w:del>
    </w:p>
    <w:p w14:paraId="230D0EFA" w14:textId="29948465" w:rsidR="008C1580" w:rsidDel="001D7721" w:rsidRDefault="008C1580" w:rsidP="008C1580">
      <w:pPr>
        <w:pStyle w:val="Code"/>
        <w:rPr>
          <w:del w:id="1770" w:author="Kelvin Sung" w:date="2021-05-20T18:00:00Z"/>
        </w:rPr>
      </w:pPr>
      <w:r>
        <w:t xml:space="preserve">    this.mIsOnRef = gl.getUniformLocation(aLightShader, "uLights[" + index + "].IsOn");</w:t>
      </w:r>
    </w:p>
    <w:p w14:paraId="62E021C8" w14:textId="77777777" w:rsidR="001D7721" w:rsidRDefault="008C1580" w:rsidP="008C1580">
      <w:pPr>
        <w:pStyle w:val="Code"/>
        <w:rPr>
          <w:ins w:id="1771" w:author="Kelvin Sung" w:date="2021-05-20T18:00:00Z"/>
        </w:rPr>
      </w:pPr>
      <w:del w:id="1772" w:author="Kelvin Sung" w:date="2021-05-20T18:00:00Z">
        <w:r w:rsidDel="001D7721">
          <w:delText xml:space="preserve">    </w:delText>
        </w:r>
      </w:del>
    </w:p>
    <w:p w14:paraId="536D3C3C" w14:textId="41A7F148" w:rsidR="008C1580" w:rsidRDefault="008C1580" w:rsidP="008C1580">
      <w:pPr>
        <w:pStyle w:val="Code"/>
      </w:pPr>
      <w:r>
        <w:t>}</w:t>
      </w:r>
    </w:p>
    <w:p w14:paraId="0526617D" w14:textId="4B7CF290" w:rsidR="009F697C" w:rsidDel="001D7721" w:rsidRDefault="009F697C" w:rsidP="000D057D">
      <w:pPr>
        <w:pStyle w:val="NumList"/>
        <w:numPr>
          <w:ilvl w:val="0"/>
          <w:numId w:val="22"/>
        </w:numPr>
        <w:rPr>
          <w:del w:id="1773" w:author="Kelvin Sung" w:date="2021-05-20T18:00:00Z"/>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light’s properties to the GLSL shader. Notice that this function is similar to the previous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p>
    <w:p w14:paraId="237ECF6C" w14:textId="77777777" w:rsidR="001D7721" w:rsidRDefault="008C1580" w:rsidP="000D057D">
      <w:pPr>
        <w:pStyle w:val="NumList"/>
        <w:numPr>
          <w:ilvl w:val="0"/>
          <w:numId w:val="22"/>
        </w:numPr>
        <w:rPr>
          <w:ins w:id="1774" w:author="Kelvin Sung" w:date="2021-05-20T18:00:00Z"/>
        </w:rPr>
      </w:pPr>
      <w:del w:id="1775" w:author="Kelvin Sung" w:date="2021-05-20T18:00:00Z">
        <w:r w:rsidDel="001D7721">
          <w:delText xml:space="preserve">    </w:delText>
        </w:r>
      </w:del>
    </w:p>
    <w:p w14:paraId="113F5545" w14:textId="52E81FF9" w:rsidR="008C1580" w:rsidDel="001D7721" w:rsidRDefault="008C1580" w:rsidP="008C1580">
      <w:pPr>
        <w:pStyle w:val="Code"/>
        <w:rPr>
          <w:del w:id="1776" w:author="Kelvin Sung" w:date="2021-05-20T18:00:00Z"/>
        </w:rPr>
      </w:pPr>
      <w:r>
        <w:t>loadToShader(aCamera, aLight) {</w:t>
      </w:r>
    </w:p>
    <w:p w14:paraId="0A8DA1CC" w14:textId="77777777" w:rsidR="001D7721" w:rsidRDefault="008C1580" w:rsidP="008C1580">
      <w:pPr>
        <w:pStyle w:val="Code"/>
        <w:rPr>
          <w:ins w:id="1777" w:author="Kelvin Sung" w:date="2021-05-20T18:00:00Z"/>
        </w:rPr>
      </w:pPr>
      <w:del w:id="1778" w:author="Kelvin Sung" w:date="2021-05-20T18:00:00Z">
        <w:r w:rsidDel="001D7721">
          <w:delText xml:space="preserve">    </w:delText>
        </w:r>
      </w:del>
    </w:p>
    <w:p w14:paraId="45B6E519" w14:textId="7684C3EE" w:rsidR="008C1580" w:rsidDel="001D7721" w:rsidRDefault="008C1580" w:rsidP="008C1580">
      <w:pPr>
        <w:pStyle w:val="Code"/>
        <w:rPr>
          <w:del w:id="1779" w:author="Kelvin Sung" w:date="2021-05-20T18:00:00Z"/>
        </w:rPr>
      </w:pPr>
      <w:r>
        <w:t xml:space="preserve">    let gl = glSys.get();</w:t>
      </w:r>
    </w:p>
    <w:p w14:paraId="449784AE" w14:textId="77777777" w:rsidR="001D7721" w:rsidRDefault="008C1580" w:rsidP="008C1580">
      <w:pPr>
        <w:pStyle w:val="Code"/>
        <w:rPr>
          <w:ins w:id="1780" w:author="Kelvin Sung" w:date="2021-05-20T18:00:00Z"/>
        </w:rPr>
      </w:pPr>
      <w:del w:id="1781" w:author="Kelvin Sung" w:date="2021-05-20T18:00:00Z">
        <w:r w:rsidDel="001D7721">
          <w:delText xml:space="preserve">    </w:delText>
        </w:r>
      </w:del>
    </w:p>
    <w:p w14:paraId="147FD04B" w14:textId="03C9DC2F" w:rsidR="008C1580" w:rsidDel="001D7721" w:rsidRDefault="008C1580" w:rsidP="008C1580">
      <w:pPr>
        <w:pStyle w:val="Code"/>
        <w:rPr>
          <w:del w:id="1782" w:author="Kelvin Sung" w:date="2021-05-20T18:00:00Z"/>
        </w:rPr>
      </w:pPr>
      <w:r>
        <w:t xml:space="preserve">    gl.uniform1i(this.mIsOnRef, aLight.isLightOn());</w:t>
      </w:r>
    </w:p>
    <w:p w14:paraId="044EF631" w14:textId="77777777" w:rsidR="001D7721" w:rsidRDefault="008C1580" w:rsidP="008C1580">
      <w:pPr>
        <w:pStyle w:val="Code"/>
        <w:rPr>
          <w:ins w:id="1783" w:author="Kelvin Sung" w:date="2021-05-20T18:00:00Z"/>
        </w:rPr>
      </w:pPr>
      <w:del w:id="1784" w:author="Kelvin Sung" w:date="2021-05-20T18:00:00Z">
        <w:r w:rsidDel="001D7721">
          <w:delText xml:space="preserve">    </w:delText>
        </w:r>
      </w:del>
    </w:p>
    <w:p w14:paraId="0666896B" w14:textId="64476BAC" w:rsidR="008C1580" w:rsidDel="001D7721" w:rsidRDefault="008C1580" w:rsidP="008C1580">
      <w:pPr>
        <w:pStyle w:val="Code"/>
        <w:rPr>
          <w:del w:id="1785" w:author="Kelvin Sung" w:date="2021-05-20T18:00:00Z"/>
        </w:rPr>
      </w:pPr>
      <w:r>
        <w:t xml:space="preserve">    if (aLight.isLightOn()) {</w:t>
      </w:r>
    </w:p>
    <w:p w14:paraId="0265DD20" w14:textId="77777777" w:rsidR="001D7721" w:rsidRDefault="008C1580" w:rsidP="008C1580">
      <w:pPr>
        <w:pStyle w:val="Code"/>
        <w:rPr>
          <w:ins w:id="1786" w:author="Kelvin Sung" w:date="2021-05-20T18:00:00Z"/>
        </w:rPr>
      </w:pPr>
      <w:del w:id="1787" w:author="Kelvin Sung" w:date="2021-05-20T18:00:00Z">
        <w:r w:rsidDel="001D7721">
          <w:delText xml:space="preserve">    </w:delText>
        </w:r>
      </w:del>
    </w:p>
    <w:p w14:paraId="26B27BE1" w14:textId="18E0C87A" w:rsidR="008C1580" w:rsidDel="001D7721" w:rsidRDefault="008C1580" w:rsidP="008C1580">
      <w:pPr>
        <w:pStyle w:val="Code"/>
        <w:rPr>
          <w:del w:id="1788" w:author="Kelvin Sung" w:date="2021-05-20T18:00:00Z"/>
        </w:rPr>
      </w:pPr>
      <w:r>
        <w:t xml:space="preserve">        let p = aCamera.wcPosToPixel(aLight.getPosition());</w:t>
      </w:r>
    </w:p>
    <w:p w14:paraId="46D303BE" w14:textId="77777777" w:rsidR="001D7721" w:rsidRDefault="008C1580" w:rsidP="008C1580">
      <w:pPr>
        <w:pStyle w:val="Code"/>
        <w:rPr>
          <w:ins w:id="1789" w:author="Kelvin Sung" w:date="2021-05-20T18:00:00Z"/>
        </w:rPr>
      </w:pPr>
      <w:del w:id="1790" w:author="Kelvin Sung" w:date="2021-05-20T18:00:00Z">
        <w:r w:rsidDel="001D7721">
          <w:delText xml:space="preserve">    </w:delText>
        </w:r>
      </w:del>
    </w:p>
    <w:p w14:paraId="28472E72" w14:textId="28437D6C" w:rsidR="008C1580" w:rsidDel="001D7721" w:rsidRDefault="008C1580" w:rsidP="008C1580">
      <w:pPr>
        <w:pStyle w:val="Code"/>
        <w:rPr>
          <w:del w:id="1791" w:author="Kelvin Sung" w:date="2021-05-20T18:00:00Z"/>
        </w:rPr>
      </w:pPr>
      <w:r>
        <w:t xml:space="preserve">        let n = aCamera.wcSizeToPixel(aLight.getNear());</w:t>
      </w:r>
    </w:p>
    <w:p w14:paraId="760A4227" w14:textId="77777777" w:rsidR="001D7721" w:rsidRDefault="008C1580" w:rsidP="008C1580">
      <w:pPr>
        <w:pStyle w:val="Code"/>
        <w:rPr>
          <w:ins w:id="1792" w:author="Kelvin Sung" w:date="2021-05-20T18:00:00Z"/>
        </w:rPr>
      </w:pPr>
      <w:del w:id="1793" w:author="Kelvin Sung" w:date="2021-05-20T18:00:00Z">
        <w:r w:rsidDel="001D7721">
          <w:delText xml:space="preserve">    </w:delText>
        </w:r>
      </w:del>
    </w:p>
    <w:p w14:paraId="4DCD9EBC" w14:textId="0298B647" w:rsidR="008C1580" w:rsidDel="001D7721" w:rsidRDefault="008C1580" w:rsidP="008C1580">
      <w:pPr>
        <w:pStyle w:val="Code"/>
        <w:rPr>
          <w:del w:id="1794" w:author="Kelvin Sung" w:date="2021-05-20T18:00:00Z"/>
        </w:rPr>
      </w:pPr>
      <w:r>
        <w:t xml:space="preserve">        let f = aCamera.wcSizeToPixel(aLight.getFar());</w:t>
      </w:r>
    </w:p>
    <w:p w14:paraId="79DDBF77" w14:textId="77777777" w:rsidR="001D7721" w:rsidRDefault="008C1580" w:rsidP="008C1580">
      <w:pPr>
        <w:pStyle w:val="Code"/>
        <w:rPr>
          <w:ins w:id="1795" w:author="Kelvin Sung" w:date="2021-05-20T18:00:00Z"/>
        </w:rPr>
      </w:pPr>
      <w:del w:id="1796" w:author="Kelvin Sung" w:date="2021-05-20T18:00:00Z">
        <w:r w:rsidDel="001D7721">
          <w:delText xml:space="preserve">    </w:delText>
        </w:r>
      </w:del>
    </w:p>
    <w:p w14:paraId="644F6B89" w14:textId="4B072A6C" w:rsidR="008C1580" w:rsidDel="001D7721" w:rsidRDefault="008C1580" w:rsidP="008C1580">
      <w:pPr>
        <w:pStyle w:val="Code"/>
        <w:rPr>
          <w:del w:id="1797" w:author="Kelvin Sung" w:date="2021-05-20T18:00:00Z"/>
        </w:rPr>
      </w:pPr>
      <w:r>
        <w:t xml:space="preserve">        let c = aLight.getColor();</w:t>
      </w:r>
    </w:p>
    <w:p w14:paraId="4B8B7579" w14:textId="77777777" w:rsidR="001D7721" w:rsidRDefault="008C1580" w:rsidP="008C1580">
      <w:pPr>
        <w:pStyle w:val="Code"/>
        <w:rPr>
          <w:ins w:id="1798" w:author="Kelvin Sung" w:date="2021-05-20T18:00:00Z"/>
        </w:rPr>
      </w:pPr>
      <w:del w:id="1799" w:author="Kelvin Sung" w:date="2021-05-20T18:00:00Z">
        <w:r w:rsidDel="001D7721">
          <w:delText xml:space="preserve">    </w:delText>
        </w:r>
      </w:del>
    </w:p>
    <w:p w14:paraId="55DD4D6C" w14:textId="40267800" w:rsidR="008C1580" w:rsidDel="001D7721" w:rsidRDefault="008C1580" w:rsidP="008C1580">
      <w:pPr>
        <w:pStyle w:val="Code"/>
        <w:rPr>
          <w:del w:id="1800" w:author="Kelvin Sung" w:date="2021-05-20T18:00:00Z"/>
        </w:rPr>
      </w:pPr>
      <w:r>
        <w:t xml:space="preserve">        gl.uniform4fv(this.mColorRef, c);</w:t>
      </w:r>
    </w:p>
    <w:p w14:paraId="24C8AC0C" w14:textId="77777777" w:rsidR="001D7721" w:rsidRDefault="008C1580" w:rsidP="008C1580">
      <w:pPr>
        <w:pStyle w:val="Code"/>
        <w:rPr>
          <w:ins w:id="1801" w:author="Kelvin Sung" w:date="2021-05-20T18:00:00Z"/>
        </w:rPr>
      </w:pPr>
      <w:del w:id="1802" w:author="Kelvin Sung" w:date="2021-05-20T18:00:00Z">
        <w:r w:rsidDel="001D7721">
          <w:delText xml:space="preserve">    </w:delText>
        </w:r>
      </w:del>
    </w:p>
    <w:p w14:paraId="25EFFC3B" w14:textId="417CFE9C" w:rsidR="008C1580" w:rsidDel="001D7721" w:rsidRDefault="008C1580" w:rsidP="008C1580">
      <w:pPr>
        <w:pStyle w:val="Code"/>
        <w:rPr>
          <w:del w:id="1803" w:author="Kelvin Sung" w:date="2021-05-20T18:00:00Z"/>
        </w:rPr>
      </w:pPr>
      <w:r>
        <w:t xml:space="preserve">        gl.uniform3fv(this.mPosRef, vec3.fromValues(p[0], p[1], p[2]));</w:t>
      </w:r>
    </w:p>
    <w:p w14:paraId="09BA93DB" w14:textId="77777777" w:rsidR="001D7721" w:rsidRDefault="008C1580" w:rsidP="008C1580">
      <w:pPr>
        <w:pStyle w:val="Code"/>
        <w:rPr>
          <w:ins w:id="1804" w:author="Kelvin Sung" w:date="2021-05-20T18:00:00Z"/>
        </w:rPr>
      </w:pPr>
      <w:del w:id="1805" w:author="Kelvin Sung" w:date="2021-05-20T18:00:00Z">
        <w:r w:rsidDel="001D7721">
          <w:delText xml:space="preserve">    </w:delText>
        </w:r>
      </w:del>
    </w:p>
    <w:p w14:paraId="02AC2EAA" w14:textId="55C6EE6E" w:rsidR="008C1580" w:rsidDel="001D7721" w:rsidRDefault="008C1580" w:rsidP="008C1580">
      <w:pPr>
        <w:pStyle w:val="Code"/>
        <w:rPr>
          <w:del w:id="1806" w:author="Kelvin Sung" w:date="2021-05-20T18:00:00Z"/>
        </w:rPr>
      </w:pPr>
      <w:r>
        <w:t xml:space="preserve">        gl.uniform1f(this.mNearRef, n);</w:t>
      </w:r>
    </w:p>
    <w:p w14:paraId="1BCAC172" w14:textId="77777777" w:rsidR="001D7721" w:rsidRDefault="008C1580" w:rsidP="008C1580">
      <w:pPr>
        <w:pStyle w:val="Code"/>
        <w:rPr>
          <w:ins w:id="1807" w:author="Kelvin Sung" w:date="2021-05-20T18:00:00Z"/>
        </w:rPr>
      </w:pPr>
      <w:del w:id="1808" w:author="Kelvin Sung" w:date="2021-05-20T18:00:00Z">
        <w:r w:rsidDel="001D7721">
          <w:delText xml:space="preserve">    </w:delText>
        </w:r>
      </w:del>
    </w:p>
    <w:p w14:paraId="2286F152" w14:textId="4C6BE644" w:rsidR="008C1580" w:rsidDel="001D7721" w:rsidRDefault="008C1580" w:rsidP="008C1580">
      <w:pPr>
        <w:pStyle w:val="Code"/>
        <w:rPr>
          <w:del w:id="1809" w:author="Kelvin Sung" w:date="2021-05-20T18:00:00Z"/>
        </w:rPr>
      </w:pPr>
      <w:r>
        <w:t xml:space="preserve">        gl.uniform1f(this.mFarRef, f);</w:t>
      </w:r>
    </w:p>
    <w:p w14:paraId="1FC17258" w14:textId="77777777" w:rsidR="001D7721" w:rsidRDefault="008C1580" w:rsidP="008C1580">
      <w:pPr>
        <w:pStyle w:val="Code"/>
        <w:rPr>
          <w:ins w:id="1810" w:author="Kelvin Sung" w:date="2021-05-20T18:00:00Z"/>
        </w:rPr>
      </w:pPr>
      <w:del w:id="1811" w:author="Kelvin Sung" w:date="2021-05-20T18:00:00Z">
        <w:r w:rsidDel="001D7721">
          <w:delText xml:space="preserve">    </w:delText>
        </w:r>
      </w:del>
    </w:p>
    <w:p w14:paraId="2DE4AE29" w14:textId="5B4C6A11" w:rsidR="008C1580" w:rsidDel="001D7721" w:rsidRDefault="008C1580" w:rsidP="008C1580">
      <w:pPr>
        <w:pStyle w:val="Code"/>
        <w:rPr>
          <w:del w:id="1812" w:author="Kelvin Sung" w:date="2021-05-20T18:00:00Z"/>
        </w:rPr>
      </w:pPr>
      <w:r>
        <w:t xml:space="preserve">        gl.uniform1f(this.mIntensityRef, aLight.getIntensity());</w:t>
      </w:r>
    </w:p>
    <w:p w14:paraId="690A879D" w14:textId="77777777" w:rsidR="001D7721" w:rsidRDefault="008C1580" w:rsidP="008C1580">
      <w:pPr>
        <w:pStyle w:val="Code"/>
        <w:rPr>
          <w:ins w:id="1813" w:author="Kelvin Sung" w:date="2021-05-20T18:00:00Z"/>
        </w:rPr>
      </w:pPr>
      <w:del w:id="1814" w:author="Kelvin Sung" w:date="2021-05-20T18:00:00Z">
        <w:r w:rsidDel="001D7721">
          <w:delText xml:space="preserve">    </w:delText>
        </w:r>
      </w:del>
    </w:p>
    <w:p w14:paraId="38FA1D6E" w14:textId="54017C48" w:rsidR="008C1580" w:rsidDel="001D7721" w:rsidRDefault="008C1580" w:rsidP="008C1580">
      <w:pPr>
        <w:pStyle w:val="Code"/>
        <w:rPr>
          <w:del w:id="1815" w:author="Kelvin Sung" w:date="2021-05-20T18:00:00Z"/>
        </w:rPr>
      </w:pPr>
      <w:r>
        <w:t xml:space="preserve">    }</w:t>
      </w:r>
    </w:p>
    <w:p w14:paraId="09F335CF" w14:textId="77777777" w:rsidR="001D7721" w:rsidRDefault="008C1580" w:rsidP="008C1580">
      <w:pPr>
        <w:pStyle w:val="Code"/>
        <w:rPr>
          <w:ins w:id="1816" w:author="Kelvin Sung" w:date="2021-05-20T18:00:00Z"/>
        </w:rPr>
      </w:pPr>
      <w:del w:id="1817" w:author="Kelvin Sung" w:date="2021-05-20T18:00:00Z">
        <w:r w:rsidDel="001D7721">
          <w:delText xml:space="preserve">    </w:delText>
        </w:r>
      </w:del>
    </w:p>
    <w:p w14:paraId="1A323F34" w14:textId="5809C5B9" w:rsidR="00FD1303" w:rsidRPr="009F697C" w:rsidRDefault="008C1580" w:rsidP="008C1580">
      <w:pPr>
        <w:pStyle w:val="Code"/>
      </w:pPr>
      <w:r>
        <w:t>}</w:t>
      </w:r>
    </w:p>
    <w:p w14:paraId="6B9E985C" w14:textId="5263F361" w:rsidR="009F697C" w:rsidDel="001D7721" w:rsidRDefault="004D6400" w:rsidP="000D057D">
      <w:pPr>
        <w:pStyle w:val="NumList"/>
        <w:numPr>
          <w:ilvl w:val="0"/>
          <w:numId w:val="22"/>
        </w:numPr>
        <w:rPr>
          <w:del w:id="1818" w:author="Kelvin Sung" w:date="2021-05-20T18:00:00Z"/>
        </w:rPr>
      </w:pPr>
      <w:r w:rsidRPr="004D6400">
        <w:t xml:space="preserve">Provide a </w:t>
      </w:r>
      <w:r w:rsidR="00976B80">
        <w:t xml:space="preserve">simple </w:t>
      </w:r>
      <w:r w:rsidRPr="004D6400">
        <w:t>function to update the shader’s on/off property for the light.</w:t>
      </w:r>
    </w:p>
    <w:p w14:paraId="4FA08FE4" w14:textId="77777777" w:rsidR="001D7721" w:rsidRDefault="00976B80" w:rsidP="000D057D">
      <w:pPr>
        <w:pStyle w:val="NumList"/>
        <w:numPr>
          <w:ilvl w:val="0"/>
          <w:numId w:val="22"/>
        </w:numPr>
        <w:rPr>
          <w:ins w:id="1819" w:author="Kelvin Sung" w:date="2021-05-20T18:00:00Z"/>
        </w:rPr>
      </w:pPr>
      <w:del w:id="1820" w:author="Kelvin Sung" w:date="2021-05-20T18:00:00Z">
        <w:r w:rsidDel="001D7721">
          <w:delText xml:space="preserve">    </w:delText>
        </w:r>
      </w:del>
    </w:p>
    <w:p w14:paraId="4A305533" w14:textId="5DBCF2F2" w:rsidR="00976B80" w:rsidDel="001D7721" w:rsidRDefault="00976B80" w:rsidP="00976B80">
      <w:pPr>
        <w:pStyle w:val="Code"/>
        <w:rPr>
          <w:del w:id="1821" w:author="Kelvin Sung" w:date="2021-05-20T18:00:00Z"/>
        </w:rPr>
      </w:pPr>
      <w:r>
        <w:t>switchOffLight() {</w:t>
      </w:r>
    </w:p>
    <w:p w14:paraId="6E4D3205" w14:textId="77777777" w:rsidR="001D7721" w:rsidRDefault="00976B80" w:rsidP="00976B80">
      <w:pPr>
        <w:pStyle w:val="Code"/>
        <w:rPr>
          <w:ins w:id="1822" w:author="Kelvin Sung" w:date="2021-05-20T18:00:00Z"/>
        </w:rPr>
      </w:pPr>
      <w:del w:id="1823" w:author="Kelvin Sung" w:date="2021-05-20T18:00:00Z">
        <w:r w:rsidDel="001D7721">
          <w:delText xml:space="preserve">    </w:delText>
        </w:r>
      </w:del>
    </w:p>
    <w:p w14:paraId="3B416849" w14:textId="2284ED2B" w:rsidR="00976B80" w:rsidDel="001D7721" w:rsidRDefault="00976B80" w:rsidP="00976B80">
      <w:pPr>
        <w:pStyle w:val="Code"/>
        <w:rPr>
          <w:del w:id="1824" w:author="Kelvin Sung" w:date="2021-05-20T18:00:00Z"/>
        </w:rPr>
      </w:pPr>
      <w:r>
        <w:t xml:space="preserve">    let gl = glSys.get();</w:t>
      </w:r>
    </w:p>
    <w:p w14:paraId="5B413B14" w14:textId="77777777" w:rsidR="001D7721" w:rsidRDefault="00976B80" w:rsidP="00976B80">
      <w:pPr>
        <w:pStyle w:val="Code"/>
        <w:rPr>
          <w:ins w:id="1825" w:author="Kelvin Sung" w:date="2021-05-20T18:00:00Z"/>
        </w:rPr>
      </w:pPr>
      <w:del w:id="1826" w:author="Kelvin Sung" w:date="2021-05-20T18:00:00Z">
        <w:r w:rsidDel="001D7721">
          <w:delText xml:space="preserve">    </w:delText>
        </w:r>
      </w:del>
    </w:p>
    <w:p w14:paraId="574A7B6E" w14:textId="7084481A" w:rsidR="00976B80" w:rsidDel="001D7721" w:rsidRDefault="00976B80" w:rsidP="00976B80">
      <w:pPr>
        <w:pStyle w:val="Code"/>
        <w:rPr>
          <w:del w:id="1827" w:author="Kelvin Sung" w:date="2021-05-20T18:00:00Z"/>
        </w:rPr>
      </w:pPr>
      <w:r>
        <w:t xml:space="preserve">    gl.uniform1i(this.mIsOnRef, false);</w:t>
      </w:r>
    </w:p>
    <w:p w14:paraId="2A121939" w14:textId="77777777" w:rsidR="001D7721" w:rsidRDefault="00976B80" w:rsidP="00976B80">
      <w:pPr>
        <w:pStyle w:val="Code"/>
        <w:rPr>
          <w:ins w:id="1828" w:author="Kelvin Sung" w:date="2021-05-20T18:00:00Z"/>
        </w:rPr>
      </w:pPr>
      <w:del w:id="1829" w:author="Kelvin Sung" w:date="2021-05-20T18:00:00Z">
        <w:r w:rsidDel="001D7721">
          <w:delText xml:space="preserve">    </w:delText>
        </w:r>
      </w:del>
    </w:p>
    <w:p w14:paraId="736975E7" w14:textId="1DCF057C" w:rsidR="00FD1303" w:rsidRDefault="00976B80" w:rsidP="00976B80">
      <w:pPr>
        <w:pStyle w:val="Code"/>
      </w:pPr>
      <w:r>
        <w:t>}</w:t>
      </w:r>
    </w:p>
    <w:p w14:paraId="0DD1F7A3" w14:textId="23D7F9E6" w:rsidR="004D6400" w:rsidRDefault="004D6400" w:rsidP="004D6400">
      <w:pPr>
        <w:pStyle w:val="Heading3"/>
      </w:pPr>
      <w:r>
        <w:t xml:space="preserve">Modifying the </w:t>
      </w:r>
      <w:proofErr w:type="spellStart"/>
      <w:r>
        <w:t>LightShader</w:t>
      </w:r>
      <w:proofErr w:type="spellEnd"/>
      <w:r>
        <w:t xml:space="preserve"> </w:t>
      </w:r>
      <w:del w:id="1830" w:author="Kelvin Sung" w:date="2021-05-20T18:12:00Z">
        <w:r w:rsidDel="00E15C4E">
          <w:delText>Object</w:delText>
        </w:r>
      </w:del>
      <w:ins w:id="1831" w:author="Kelvin Sung" w:date="2021-05-20T18:12:00Z">
        <w:r w:rsidR="00E15C4E">
          <w:t>Class</w:t>
        </w:r>
      </w:ins>
    </w:p>
    <w:p w14:paraId="4B15D76B" w14:textId="57BB4827" w:rsidR="004D6400" w:rsidRDefault="004D6400" w:rsidP="004D6400">
      <w:pPr>
        <w:pStyle w:val="BodyTextFirst"/>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7B6B6C0E"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 and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 </w:t>
      </w:r>
      <w:r w:rsidR="00976B80">
        <w:t>since</w:t>
      </w:r>
      <w:r>
        <w:t xml:space="preserve"> the actual loading of light information to GLSL 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05FE3209" w:rsidR="00B71F1B" w:rsidRDefault="00B71F1B" w:rsidP="00FD1303">
      <w:pPr>
        <w:pStyle w:val="NumList"/>
        <w:numPr>
          <w:ilvl w:val="0"/>
          <w:numId w:val="23"/>
        </w:numPr>
      </w:pPr>
      <w:commentRangeStart w:id="1832"/>
      <w:r>
        <w:t>TEMP TEXT</w:t>
      </w:r>
      <w:commentRangeEnd w:id="1832"/>
      <w:r>
        <w:rPr>
          <w:rStyle w:val="CommentReference"/>
          <w:rFonts w:asciiTheme="minorHAnsi" w:hAnsiTheme="minorHAnsi"/>
        </w:rPr>
        <w:commentReference w:id="1832"/>
      </w:r>
    </w:p>
    <w:p w14:paraId="03D249EE" w14:textId="67A7036B" w:rsidR="00B71F1B" w:rsidRDefault="00B71F1B" w:rsidP="00B71F1B">
      <w:pPr>
        <w:pStyle w:val="Code"/>
      </w:pPr>
      <w:r w:rsidRPr="00B71F1B">
        <w:t>import ShaderLightAt from "./shader_light_at.js";</w:t>
      </w:r>
    </w:p>
    <w:p w14:paraId="11C72D03" w14:textId="608C7AD4" w:rsidR="00FD1303" w:rsidDel="001B23DC" w:rsidRDefault="004D6400" w:rsidP="000D057D">
      <w:pPr>
        <w:pStyle w:val="NumList"/>
        <w:numPr>
          <w:ilvl w:val="0"/>
          <w:numId w:val="23"/>
        </w:numPr>
        <w:rPr>
          <w:del w:id="1833" w:author="Kelvin Sung" w:date="2021-05-20T18:01:00Z"/>
        </w:rPr>
      </w:pPr>
      <w:r>
        <w:lastRenderedPageBreak/>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You can see this in the following code:</w:t>
      </w:r>
    </w:p>
    <w:p w14:paraId="26C7159E" w14:textId="77777777" w:rsidR="001B23DC" w:rsidRDefault="00976B80" w:rsidP="000D057D">
      <w:pPr>
        <w:pStyle w:val="NumList"/>
        <w:numPr>
          <w:ilvl w:val="0"/>
          <w:numId w:val="23"/>
        </w:numPr>
        <w:rPr>
          <w:ins w:id="1834" w:author="Kelvin Sung" w:date="2021-05-20T18:01:00Z"/>
        </w:rPr>
      </w:pPr>
      <w:del w:id="1835" w:author="Kelvin Sung" w:date="2021-05-20T18:01:00Z">
        <w:r w:rsidDel="001B23DC">
          <w:delText xml:space="preserve">    </w:delText>
        </w:r>
      </w:del>
    </w:p>
    <w:p w14:paraId="6CCA0438" w14:textId="3E9510C9" w:rsidR="00976B80" w:rsidDel="001B23DC" w:rsidRDefault="00976B80" w:rsidP="00976B80">
      <w:pPr>
        <w:pStyle w:val="Code"/>
        <w:rPr>
          <w:del w:id="1836" w:author="Kelvin Sung" w:date="2021-05-20T18:01:00Z"/>
        </w:rPr>
      </w:pPr>
      <w:r>
        <w:t>constructor(vertexShaderPath, fragmentShaderPath) {</w:t>
      </w:r>
    </w:p>
    <w:p w14:paraId="7A11B5FD" w14:textId="77777777" w:rsidR="001B23DC" w:rsidRDefault="00976B80" w:rsidP="00976B80">
      <w:pPr>
        <w:pStyle w:val="Code"/>
        <w:rPr>
          <w:ins w:id="1837" w:author="Kelvin Sung" w:date="2021-05-20T18:01:00Z"/>
        </w:rPr>
      </w:pPr>
      <w:del w:id="1838" w:author="Kelvin Sung" w:date="2021-05-20T18:01:00Z">
        <w:r w:rsidDel="001B23DC">
          <w:delText xml:space="preserve">    </w:delText>
        </w:r>
      </w:del>
    </w:p>
    <w:p w14:paraId="1D10B8A2" w14:textId="147F9D54" w:rsidR="00976B80" w:rsidDel="001B23DC" w:rsidRDefault="00976B80" w:rsidP="00976B80">
      <w:pPr>
        <w:pStyle w:val="Code"/>
        <w:rPr>
          <w:del w:id="1839" w:author="Kelvin Sung" w:date="2021-05-20T18:01:00Z"/>
        </w:rPr>
      </w:pPr>
      <w:r>
        <w:t xml:space="preserve">    // Call super class constructor</w:t>
      </w:r>
    </w:p>
    <w:p w14:paraId="287013A2" w14:textId="77777777" w:rsidR="001B23DC" w:rsidRDefault="00976B80" w:rsidP="00976B80">
      <w:pPr>
        <w:pStyle w:val="Code"/>
        <w:rPr>
          <w:ins w:id="1840" w:author="Kelvin Sung" w:date="2021-05-20T18:01:00Z"/>
        </w:rPr>
      </w:pPr>
      <w:del w:id="1841" w:author="Kelvin Sung" w:date="2021-05-20T18:01:00Z">
        <w:r w:rsidDel="001B23DC">
          <w:delText xml:space="preserve">    </w:delText>
        </w:r>
      </w:del>
    </w:p>
    <w:p w14:paraId="2587D2A1" w14:textId="7EC36113" w:rsidR="00976B80" w:rsidRDefault="00976B80" w:rsidP="00976B80">
      <w:pPr>
        <w:pStyle w:val="Code"/>
      </w:pPr>
      <w:r>
        <w:t xml:space="preserve">    super(vertexShaderPath, fragmentShaderPath);  // call super class constructor</w:t>
      </w:r>
    </w:p>
    <w:p w14:paraId="66A831AB" w14:textId="6EADFFE5" w:rsidR="00976B80" w:rsidDel="001B23DC" w:rsidRDefault="00976B80" w:rsidP="00976B80">
      <w:pPr>
        <w:pStyle w:val="Code"/>
        <w:rPr>
          <w:del w:id="1842" w:author="Kelvin Sung" w:date="2021-05-20T18:01:00Z"/>
        </w:rPr>
      </w:pPr>
    </w:p>
    <w:p w14:paraId="1D9A3F5F" w14:textId="77777777" w:rsidR="001B23DC" w:rsidRDefault="00976B80" w:rsidP="00976B80">
      <w:pPr>
        <w:pStyle w:val="Code"/>
        <w:rPr>
          <w:ins w:id="1843" w:author="Kelvin Sung" w:date="2021-05-20T18:01:00Z"/>
        </w:rPr>
      </w:pPr>
      <w:del w:id="1844" w:author="Kelvin Sung" w:date="2021-05-20T18:01:00Z">
        <w:r w:rsidDel="001B23DC">
          <w:delText xml:space="preserve">    </w:delText>
        </w:r>
      </w:del>
    </w:p>
    <w:p w14:paraId="5D865C63" w14:textId="417DD4B6" w:rsidR="00976B80" w:rsidDel="001B23DC" w:rsidRDefault="00976B80" w:rsidP="00976B80">
      <w:pPr>
        <w:pStyle w:val="Code"/>
        <w:rPr>
          <w:del w:id="1845" w:author="Kelvin Sung" w:date="2021-05-20T18:01:00Z"/>
        </w:rPr>
      </w:pPr>
      <w:r>
        <w:t xml:space="preserve">    this.mLights = null;  // lights from the Renderable</w:t>
      </w:r>
    </w:p>
    <w:p w14:paraId="6A7A8200" w14:textId="77777777" w:rsidR="001B23DC" w:rsidRDefault="00976B80" w:rsidP="00976B80">
      <w:pPr>
        <w:pStyle w:val="Code"/>
        <w:rPr>
          <w:ins w:id="1846" w:author="Kelvin Sung" w:date="2021-05-20T18:01:00Z"/>
        </w:rPr>
      </w:pPr>
      <w:del w:id="1847" w:author="Kelvin Sung" w:date="2021-05-20T18:01:00Z">
        <w:r w:rsidDel="001B23DC">
          <w:delText xml:space="preserve">    </w:delText>
        </w:r>
      </w:del>
    </w:p>
    <w:p w14:paraId="0693380E" w14:textId="1356229C" w:rsidR="00976B80" w:rsidRDefault="00976B80" w:rsidP="00976B80">
      <w:pPr>
        <w:pStyle w:val="Code"/>
      </w:pPr>
      <w:r>
        <w:t xml:space="preserve">    this.mCamera = null;  // the camera to draw for, required for WC to DC transform</w:t>
      </w:r>
    </w:p>
    <w:p w14:paraId="58DA2EC0" w14:textId="78DA3734" w:rsidR="00976B80" w:rsidDel="001B23DC" w:rsidRDefault="00976B80" w:rsidP="00976B80">
      <w:pPr>
        <w:pStyle w:val="Code"/>
        <w:rPr>
          <w:del w:id="1848" w:author="Kelvin Sung" w:date="2021-05-20T18:01:00Z"/>
        </w:rPr>
      </w:pPr>
    </w:p>
    <w:p w14:paraId="0BF0183B" w14:textId="77777777" w:rsidR="001B23DC" w:rsidRDefault="00976B80" w:rsidP="00976B80">
      <w:pPr>
        <w:pStyle w:val="Code"/>
        <w:rPr>
          <w:ins w:id="1849" w:author="Kelvin Sung" w:date="2021-05-20T18:01:00Z"/>
        </w:rPr>
      </w:pPr>
      <w:del w:id="1850" w:author="Kelvin Sung" w:date="2021-05-20T18:01:00Z">
        <w:r w:rsidDel="001B23DC">
          <w:delText xml:space="preserve">    </w:delText>
        </w:r>
      </w:del>
    </w:p>
    <w:p w14:paraId="45406865" w14:textId="14DE3640" w:rsidR="00976B80" w:rsidDel="001B23DC" w:rsidRDefault="00976B80" w:rsidP="00976B80">
      <w:pPr>
        <w:pStyle w:val="Code"/>
        <w:rPr>
          <w:del w:id="1851" w:author="Kelvin Sung" w:date="2021-05-20T18:01:00Z"/>
        </w:rPr>
      </w:pPr>
      <w:r>
        <w:t xml:space="preserve">    //*******WARNING***************</w:t>
      </w:r>
    </w:p>
    <w:p w14:paraId="7C18334A" w14:textId="77777777" w:rsidR="001B23DC" w:rsidRDefault="00976B80" w:rsidP="00976B80">
      <w:pPr>
        <w:pStyle w:val="Code"/>
        <w:rPr>
          <w:ins w:id="1852" w:author="Kelvin Sung" w:date="2021-05-20T18:01:00Z"/>
        </w:rPr>
      </w:pPr>
      <w:del w:id="1853" w:author="Kelvin Sung" w:date="2021-05-20T18:01:00Z">
        <w:r w:rsidDel="001B23DC">
          <w:delText xml:space="preserve">    </w:delText>
        </w:r>
      </w:del>
    </w:p>
    <w:p w14:paraId="52F1D311" w14:textId="47749FE2" w:rsidR="00976B80" w:rsidDel="001B23DC" w:rsidRDefault="00976B80" w:rsidP="00976B80">
      <w:pPr>
        <w:pStyle w:val="Code"/>
        <w:rPr>
          <w:del w:id="1854" w:author="Kelvin Sung" w:date="2021-05-20T18:01:00Z"/>
        </w:rPr>
      </w:pPr>
      <w:r>
        <w:t xml:space="preserve">    // this number MUST correspond to the GLSL uLight[] array size (for LightFS.glsl)</w:t>
      </w:r>
    </w:p>
    <w:p w14:paraId="4021B765" w14:textId="77777777" w:rsidR="001B23DC" w:rsidRDefault="00976B80" w:rsidP="00976B80">
      <w:pPr>
        <w:pStyle w:val="Code"/>
        <w:rPr>
          <w:ins w:id="1855" w:author="Kelvin Sung" w:date="2021-05-20T18:01:00Z"/>
        </w:rPr>
      </w:pPr>
      <w:del w:id="1856" w:author="Kelvin Sung" w:date="2021-05-20T18:01:00Z">
        <w:r w:rsidDel="001B23DC">
          <w:delText xml:space="preserve">    </w:delText>
        </w:r>
      </w:del>
    </w:p>
    <w:p w14:paraId="223B0DFE" w14:textId="688570C9" w:rsidR="00976B80" w:rsidDel="001B23DC" w:rsidRDefault="00976B80" w:rsidP="00976B80">
      <w:pPr>
        <w:pStyle w:val="Code"/>
        <w:rPr>
          <w:del w:id="1857" w:author="Kelvin Sung" w:date="2021-05-20T18:01:00Z"/>
        </w:rPr>
      </w:pPr>
      <w:r>
        <w:t xml:space="preserve">    //*******WARNING********************</w:t>
      </w:r>
    </w:p>
    <w:p w14:paraId="01959480" w14:textId="77777777" w:rsidR="001B23DC" w:rsidRDefault="00976B80" w:rsidP="00976B80">
      <w:pPr>
        <w:pStyle w:val="Code"/>
        <w:rPr>
          <w:ins w:id="1858" w:author="Kelvin Sung" w:date="2021-05-20T18:01:00Z"/>
        </w:rPr>
      </w:pPr>
      <w:del w:id="1859" w:author="Kelvin Sung" w:date="2021-05-20T18:01:00Z">
        <w:r w:rsidDel="001B23DC">
          <w:delText xml:space="preserve">    </w:delText>
        </w:r>
      </w:del>
    </w:p>
    <w:p w14:paraId="4E948271" w14:textId="626E9F01" w:rsidR="00976B80" w:rsidDel="001B23DC" w:rsidRDefault="00976B80" w:rsidP="00976B80">
      <w:pPr>
        <w:pStyle w:val="Code"/>
        <w:rPr>
          <w:del w:id="1860" w:author="Kelvin Sung" w:date="2021-05-20T18:01:00Z"/>
        </w:rPr>
      </w:pPr>
      <w:r>
        <w:t xml:space="preserve">    this.kGLSLuLightArraySize = 4;  // &lt;-- make sure this is the same as LightFS.glsl</w:t>
      </w:r>
    </w:p>
    <w:p w14:paraId="773003CB" w14:textId="77777777" w:rsidR="001B23DC" w:rsidRDefault="00976B80" w:rsidP="00976B80">
      <w:pPr>
        <w:pStyle w:val="Code"/>
        <w:rPr>
          <w:ins w:id="1861" w:author="Kelvin Sung" w:date="2021-05-20T18:01:00Z"/>
        </w:rPr>
      </w:pPr>
      <w:del w:id="1862" w:author="Kelvin Sung" w:date="2021-05-20T18:01:00Z">
        <w:r w:rsidDel="001B23DC">
          <w:delText xml:space="preserve">    </w:delText>
        </w:r>
      </w:del>
    </w:p>
    <w:p w14:paraId="325D1998" w14:textId="080E72D8" w:rsidR="00976B80" w:rsidDel="001B23DC" w:rsidRDefault="00976B80" w:rsidP="00976B80">
      <w:pPr>
        <w:pStyle w:val="Code"/>
        <w:rPr>
          <w:del w:id="1863" w:author="Kelvin Sung" w:date="2021-05-20T18:01:00Z"/>
        </w:rPr>
      </w:pPr>
      <w:r>
        <w:t xml:space="preserve">    this.mShaderLights = [];</w:t>
      </w:r>
    </w:p>
    <w:p w14:paraId="3510D62D" w14:textId="77777777" w:rsidR="001B23DC" w:rsidRDefault="00976B80" w:rsidP="00976B80">
      <w:pPr>
        <w:pStyle w:val="Code"/>
        <w:rPr>
          <w:ins w:id="1864" w:author="Kelvin Sung" w:date="2021-05-20T18:01:00Z"/>
        </w:rPr>
      </w:pPr>
      <w:del w:id="1865" w:author="Kelvin Sung" w:date="2021-05-20T18:01:00Z">
        <w:r w:rsidDel="001B23DC">
          <w:delText xml:space="preserve">    </w:delText>
        </w:r>
      </w:del>
    </w:p>
    <w:p w14:paraId="38ABAF51" w14:textId="61F546C0" w:rsidR="00976B80" w:rsidDel="001B23DC" w:rsidRDefault="00976B80" w:rsidP="00976B80">
      <w:pPr>
        <w:pStyle w:val="Code"/>
        <w:rPr>
          <w:del w:id="1866" w:author="Kelvin Sung" w:date="2021-05-20T18:01:00Z"/>
        </w:rPr>
      </w:pPr>
      <w:r>
        <w:t xml:space="preserve">    let i, ls;</w:t>
      </w:r>
    </w:p>
    <w:p w14:paraId="613D7315" w14:textId="77777777" w:rsidR="001B23DC" w:rsidRDefault="00976B80" w:rsidP="00976B80">
      <w:pPr>
        <w:pStyle w:val="Code"/>
        <w:rPr>
          <w:ins w:id="1867" w:author="Kelvin Sung" w:date="2021-05-20T18:01:00Z"/>
        </w:rPr>
      </w:pPr>
      <w:del w:id="1868" w:author="Kelvin Sung" w:date="2021-05-20T18:01:00Z">
        <w:r w:rsidDel="001B23DC">
          <w:delText xml:space="preserve">    </w:delText>
        </w:r>
      </w:del>
    </w:p>
    <w:p w14:paraId="2D717AC3" w14:textId="0D74E0C5" w:rsidR="00976B80" w:rsidDel="001B23DC" w:rsidRDefault="00976B80" w:rsidP="00976B80">
      <w:pPr>
        <w:pStyle w:val="Code"/>
        <w:rPr>
          <w:del w:id="1869" w:author="Kelvin Sung" w:date="2021-05-20T18:01:00Z"/>
        </w:rPr>
      </w:pPr>
      <w:r>
        <w:t xml:space="preserve">    for (i = 0; i &lt; this.kGLSLuLightArraySize; i++) {</w:t>
      </w:r>
    </w:p>
    <w:p w14:paraId="3B1E28B7" w14:textId="77777777" w:rsidR="001B23DC" w:rsidRDefault="00976B80" w:rsidP="00976B80">
      <w:pPr>
        <w:pStyle w:val="Code"/>
        <w:rPr>
          <w:ins w:id="1870" w:author="Kelvin Sung" w:date="2021-05-20T18:01:00Z"/>
        </w:rPr>
      </w:pPr>
      <w:del w:id="1871" w:author="Kelvin Sung" w:date="2021-05-20T18:01:00Z">
        <w:r w:rsidDel="001B23DC">
          <w:delText xml:space="preserve">    </w:delText>
        </w:r>
      </w:del>
    </w:p>
    <w:p w14:paraId="757F577D" w14:textId="0F0CD31E" w:rsidR="00976B80" w:rsidDel="001B23DC" w:rsidRDefault="00976B80" w:rsidP="00976B80">
      <w:pPr>
        <w:pStyle w:val="Code"/>
        <w:rPr>
          <w:del w:id="1872" w:author="Kelvin Sung" w:date="2021-05-20T18:01:00Z"/>
        </w:rPr>
      </w:pPr>
      <w:r>
        <w:t xml:space="preserve">        ls = new ShaderLightAt(this.mCompiledShader, i);</w:t>
      </w:r>
    </w:p>
    <w:p w14:paraId="35FD8E43" w14:textId="77777777" w:rsidR="001B23DC" w:rsidRDefault="00976B80" w:rsidP="00976B80">
      <w:pPr>
        <w:pStyle w:val="Code"/>
        <w:rPr>
          <w:ins w:id="1873" w:author="Kelvin Sung" w:date="2021-05-20T18:01:00Z"/>
        </w:rPr>
      </w:pPr>
      <w:del w:id="1874" w:author="Kelvin Sung" w:date="2021-05-20T18:01:00Z">
        <w:r w:rsidDel="001B23DC">
          <w:delText xml:space="preserve">    </w:delText>
        </w:r>
      </w:del>
    </w:p>
    <w:p w14:paraId="314C4FA5" w14:textId="5B476041" w:rsidR="00976B80" w:rsidDel="001B23DC" w:rsidRDefault="00976B80" w:rsidP="00976B80">
      <w:pPr>
        <w:pStyle w:val="Code"/>
        <w:rPr>
          <w:del w:id="1875" w:author="Kelvin Sung" w:date="2021-05-20T18:01:00Z"/>
        </w:rPr>
      </w:pPr>
      <w:r>
        <w:t xml:space="preserve">        this.mShaderLights.push(ls);</w:t>
      </w:r>
    </w:p>
    <w:p w14:paraId="494E52D2" w14:textId="77777777" w:rsidR="001B23DC" w:rsidRDefault="00976B80" w:rsidP="00976B80">
      <w:pPr>
        <w:pStyle w:val="Code"/>
        <w:rPr>
          <w:ins w:id="1876" w:author="Kelvin Sung" w:date="2021-05-20T18:01:00Z"/>
        </w:rPr>
      </w:pPr>
      <w:del w:id="1877" w:author="Kelvin Sung" w:date="2021-05-20T18:01:00Z">
        <w:r w:rsidDel="001B23DC">
          <w:delText xml:space="preserve">    </w:delText>
        </w:r>
      </w:del>
    </w:p>
    <w:p w14:paraId="579842E2" w14:textId="5CCC2857" w:rsidR="00976B80" w:rsidDel="001B23DC" w:rsidRDefault="00976B80" w:rsidP="00976B80">
      <w:pPr>
        <w:pStyle w:val="Code"/>
        <w:rPr>
          <w:del w:id="1878" w:author="Kelvin Sung" w:date="2021-05-20T18:01:00Z"/>
        </w:rPr>
      </w:pPr>
      <w:r>
        <w:t xml:space="preserve">    }</w:t>
      </w:r>
    </w:p>
    <w:p w14:paraId="3B4F6BF6" w14:textId="77777777" w:rsidR="001B23DC" w:rsidRDefault="00976B80" w:rsidP="00976B80">
      <w:pPr>
        <w:pStyle w:val="Code"/>
        <w:rPr>
          <w:ins w:id="1879" w:author="Kelvin Sung" w:date="2021-05-20T18:01:00Z"/>
        </w:rPr>
      </w:pPr>
      <w:del w:id="1880" w:author="Kelvin Sung" w:date="2021-05-20T18:01:00Z">
        <w:r w:rsidDel="001B23DC">
          <w:delText xml:space="preserve">    </w:delText>
        </w:r>
      </w:del>
    </w:p>
    <w:p w14:paraId="52F949CB" w14:textId="1F347A95" w:rsidR="00FD1303" w:rsidRPr="00FD1303" w:rsidRDefault="00976B80" w:rsidP="00976B80">
      <w:pPr>
        <w:pStyle w:val="Code"/>
      </w:pPr>
      <w:r>
        <w:t>}</w:t>
      </w:r>
    </w:p>
    <w:p w14:paraId="3143DBCB" w14:textId="70EDA14B" w:rsidR="004D6400" w:rsidDel="001B23DC" w:rsidRDefault="004D6400" w:rsidP="000D057D">
      <w:pPr>
        <w:pStyle w:val="NumList"/>
        <w:numPr>
          <w:ilvl w:val="0"/>
          <w:numId w:val="23"/>
        </w:numPr>
        <w:rPr>
          <w:del w:id="1881" w:author="Kelvin Sung" w:date="2021-05-20T18:01:00Z"/>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 and thus it is important to ensure all unused lights are switched off. This is ensured by the last while loop in the following code:</w:t>
      </w:r>
    </w:p>
    <w:p w14:paraId="4384D575" w14:textId="77777777" w:rsidR="001B23DC" w:rsidRDefault="00976B80" w:rsidP="000D057D">
      <w:pPr>
        <w:pStyle w:val="NumList"/>
        <w:numPr>
          <w:ilvl w:val="0"/>
          <w:numId w:val="23"/>
        </w:numPr>
        <w:rPr>
          <w:ins w:id="1882" w:author="Kelvin Sung" w:date="2021-05-20T18:01:00Z"/>
        </w:rPr>
      </w:pPr>
      <w:del w:id="1883" w:author="Kelvin Sung" w:date="2021-05-20T18:01:00Z">
        <w:r w:rsidDel="001B23DC">
          <w:delText xml:space="preserve">    </w:delText>
        </w:r>
      </w:del>
    </w:p>
    <w:p w14:paraId="1D502B8A" w14:textId="59FDB063" w:rsidR="00976B80" w:rsidDel="001B23DC" w:rsidRDefault="00976B80" w:rsidP="00976B80">
      <w:pPr>
        <w:pStyle w:val="Code"/>
        <w:rPr>
          <w:del w:id="1884" w:author="Kelvin Sung" w:date="2021-05-20T18:01:00Z"/>
        </w:rPr>
      </w:pPr>
      <w:r>
        <w:t>activate(pixelColor, trsMatrix, cameraMatrix) {</w:t>
      </w:r>
    </w:p>
    <w:p w14:paraId="525C3EA1" w14:textId="77777777" w:rsidR="001B23DC" w:rsidRDefault="00976B80" w:rsidP="00976B80">
      <w:pPr>
        <w:pStyle w:val="Code"/>
        <w:rPr>
          <w:ins w:id="1885" w:author="Kelvin Sung" w:date="2021-05-20T18:01:00Z"/>
        </w:rPr>
      </w:pPr>
      <w:del w:id="1886" w:author="Kelvin Sung" w:date="2021-05-20T18:01:00Z">
        <w:r w:rsidDel="001B23DC">
          <w:delText xml:space="preserve">    </w:delText>
        </w:r>
      </w:del>
    </w:p>
    <w:p w14:paraId="27A3076E" w14:textId="37DB8905" w:rsidR="00976B80" w:rsidDel="001B23DC" w:rsidRDefault="00976B80" w:rsidP="00976B80">
      <w:pPr>
        <w:pStyle w:val="Code"/>
        <w:rPr>
          <w:del w:id="1887" w:author="Kelvin Sung" w:date="2021-05-20T18:01:00Z"/>
        </w:rPr>
      </w:pPr>
      <w:r>
        <w:t xml:space="preserve">    // first call the super class's activate</w:t>
      </w:r>
    </w:p>
    <w:p w14:paraId="197E4E26" w14:textId="77777777" w:rsidR="001B23DC" w:rsidRDefault="00976B80" w:rsidP="00976B80">
      <w:pPr>
        <w:pStyle w:val="Code"/>
        <w:rPr>
          <w:ins w:id="1888" w:author="Kelvin Sung" w:date="2021-05-20T18:01:00Z"/>
        </w:rPr>
      </w:pPr>
      <w:del w:id="1889" w:author="Kelvin Sung" w:date="2021-05-20T18:01:00Z">
        <w:r w:rsidDel="001B23DC">
          <w:delText xml:space="preserve">    </w:delText>
        </w:r>
      </w:del>
    </w:p>
    <w:p w14:paraId="3460C693" w14:textId="7C24592F" w:rsidR="00976B80" w:rsidRDefault="00976B80" w:rsidP="00976B80">
      <w:pPr>
        <w:pStyle w:val="Code"/>
      </w:pPr>
      <w:r>
        <w:t xml:space="preserve">    super.activate(pixelColor, trsMatrix, cameraMatrix);</w:t>
      </w:r>
    </w:p>
    <w:p w14:paraId="7FAED768" w14:textId="1D88B4D7" w:rsidR="00976B80" w:rsidDel="001B23DC" w:rsidRDefault="00976B80" w:rsidP="00976B80">
      <w:pPr>
        <w:pStyle w:val="Code"/>
        <w:rPr>
          <w:del w:id="1890" w:author="Kelvin Sung" w:date="2021-05-20T18:01:00Z"/>
        </w:rPr>
      </w:pPr>
    </w:p>
    <w:p w14:paraId="0F842DD0" w14:textId="77777777" w:rsidR="001B23DC" w:rsidRDefault="00976B80" w:rsidP="00976B80">
      <w:pPr>
        <w:pStyle w:val="Code"/>
        <w:rPr>
          <w:ins w:id="1891" w:author="Kelvin Sung" w:date="2021-05-20T18:01:00Z"/>
        </w:rPr>
      </w:pPr>
      <w:del w:id="1892" w:author="Kelvin Sung" w:date="2021-05-20T18:01:00Z">
        <w:r w:rsidDel="001B23DC">
          <w:delText xml:space="preserve">    </w:delText>
        </w:r>
      </w:del>
    </w:p>
    <w:p w14:paraId="718AA119" w14:textId="5CDE3291" w:rsidR="00976B80" w:rsidDel="001B23DC" w:rsidRDefault="00976B80" w:rsidP="00976B80">
      <w:pPr>
        <w:pStyle w:val="Code"/>
        <w:rPr>
          <w:del w:id="1893" w:author="Kelvin Sung" w:date="2021-05-20T18:01:00Z"/>
        </w:rPr>
      </w:pPr>
      <w:r>
        <w:t xml:space="preserve">    // now push the light information to the shader</w:t>
      </w:r>
    </w:p>
    <w:p w14:paraId="5F0FBCB5" w14:textId="77777777" w:rsidR="001B23DC" w:rsidRDefault="00976B80" w:rsidP="00976B80">
      <w:pPr>
        <w:pStyle w:val="Code"/>
        <w:rPr>
          <w:ins w:id="1894" w:author="Kelvin Sung" w:date="2021-05-20T18:01:00Z"/>
        </w:rPr>
      </w:pPr>
      <w:del w:id="1895" w:author="Kelvin Sung" w:date="2021-05-20T18:01:00Z">
        <w:r w:rsidDel="001B23DC">
          <w:delText xml:space="preserve">    </w:delText>
        </w:r>
      </w:del>
    </w:p>
    <w:p w14:paraId="6E5320B5" w14:textId="79C744FE" w:rsidR="00976B80" w:rsidDel="001B23DC" w:rsidRDefault="00976B80" w:rsidP="00976B80">
      <w:pPr>
        <w:pStyle w:val="Code"/>
        <w:rPr>
          <w:del w:id="1896" w:author="Kelvin Sung" w:date="2021-05-20T18:01:00Z"/>
        </w:rPr>
      </w:pPr>
      <w:r>
        <w:t xml:space="preserve">    let numLight = 0;</w:t>
      </w:r>
    </w:p>
    <w:p w14:paraId="03E01A3F" w14:textId="77777777" w:rsidR="001B23DC" w:rsidRDefault="00976B80" w:rsidP="00976B80">
      <w:pPr>
        <w:pStyle w:val="Code"/>
        <w:rPr>
          <w:ins w:id="1897" w:author="Kelvin Sung" w:date="2021-05-20T18:01:00Z"/>
        </w:rPr>
      </w:pPr>
      <w:del w:id="1898" w:author="Kelvin Sung" w:date="2021-05-20T18:01:00Z">
        <w:r w:rsidDel="001B23DC">
          <w:delText xml:space="preserve">    </w:delText>
        </w:r>
      </w:del>
    </w:p>
    <w:p w14:paraId="061ABDDD" w14:textId="475B95C3" w:rsidR="00976B80" w:rsidDel="001B23DC" w:rsidRDefault="00976B80" w:rsidP="00976B80">
      <w:pPr>
        <w:pStyle w:val="Code"/>
        <w:rPr>
          <w:del w:id="1899" w:author="Kelvin Sung" w:date="2021-05-20T18:01:00Z"/>
        </w:rPr>
      </w:pPr>
      <w:r>
        <w:t xml:space="preserve">    if (this.mLights !== null) {</w:t>
      </w:r>
    </w:p>
    <w:p w14:paraId="08EFF5C6" w14:textId="77777777" w:rsidR="001B23DC" w:rsidRDefault="00976B80" w:rsidP="00976B80">
      <w:pPr>
        <w:pStyle w:val="Code"/>
        <w:rPr>
          <w:ins w:id="1900" w:author="Kelvin Sung" w:date="2021-05-20T18:01:00Z"/>
        </w:rPr>
      </w:pPr>
      <w:del w:id="1901" w:author="Kelvin Sung" w:date="2021-05-20T18:01:00Z">
        <w:r w:rsidDel="001B23DC">
          <w:delText xml:space="preserve">    </w:delText>
        </w:r>
      </w:del>
    </w:p>
    <w:p w14:paraId="4AF26F5F" w14:textId="78B451CB" w:rsidR="00976B80" w:rsidDel="001B23DC" w:rsidRDefault="00976B80" w:rsidP="00976B80">
      <w:pPr>
        <w:pStyle w:val="Code"/>
        <w:rPr>
          <w:del w:id="1902" w:author="Kelvin Sung" w:date="2021-05-20T18:01:00Z"/>
        </w:rPr>
      </w:pPr>
      <w:r>
        <w:t xml:space="preserve">        while (numLight &lt; this.mLights.length) {</w:t>
      </w:r>
    </w:p>
    <w:p w14:paraId="3C965DED" w14:textId="77777777" w:rsidR="001B23DC" w:rsidRDefault="00976B80" w:rsidP="00976B80">
      <w:pPr>
        <w:pStyle w:val="Code"/>
        <w:rPr>
          <w:ins w:id="1903" w:author="Kelvin Sung" w:date="2021-05-20T18:01:00Z"/>
        </w:rPr>
      </w:pPr>
      <w:del w:id="1904" w:author="Kelvin Sung" w:date="2021-05-20T18:01:00Z">
        <w:r w:rsidDel="001B23DC">
          <w:delText xml:space="preserve">    </w:delText>
        </w:r>
      </w:del>
    </w:p>
    <w:p w14:paraId="51A7702B" w14:textId="6F9E25F6" w:rsidR="00976B80" w:rsidDel="001B23DC" w:rsidRDefault="00976B80" w:rsidP="00976B80">
      <w:pPr>
        <w:pStyle w:val="Code"/>
        <w:rPr>
          <w:del w:id="1905" w:author="Kelvin Sung" w:date="2021-05-20T18:01:00Z"/>
        </w:rPr>
      </w:pPr>
      <w:r>
        <w:t xml:space="preserve">            this.mShaderLights[numLight].loadToShader(this.mCamera, this.mLights[numLight]);</w:t>
      </w:r>
    </w:p>
    <w:p w14:paraId="5F3CEECE" w14:textId="77777777" w:rsidR="001B23DC" w:rsidRDefault="00976B80" w:rsidP="00976B80">
      <w:pPr>
        <w:pStyle w:val="Code"/>
        <w:rPr>
          <w:ins w:id="1906" w:author="Kelvin Sung" w:date="2021-05-20T18:01:00Z"/>
        </w:rPr>
      </w:pPr>
      <w:del w:id="1907" w:author="Kelvin Sung" w:date="2021-05-20T18:01:00Z">
        <w:r w:rsidDel="001B23DC">
          <w:delText xml:space="preserve">    </w:delText>
        </w:r>
      </w:del>
    </w:p>
    <w:p w14:paraId="1F87079A" w14:textId="3FA24B86" w:rsidR="00976B80" w:rsidDel="001B23DC" w:rsidRDefault="00976B80" w:rsidP="00976B80">
      <w:pPr>
        <w:pStyle w:val="Code"/>
        <w:rPr>
          <w:del w:id="1908" w:author="Kelvin Sung" w:date="2021-05-20T18:01:00Z"/>
        </w:rPr>
      </w:pPr>
      <w:r>
        <w:lastRenderedPageBreak/>
        <w:t xml:space="preserve">            numLight++;</w:t>
      </w:r>
    </w:p>
    <w:p w14:paraId="14992B9D" w14:textId="77777777" w:rsidR="001B23DC" w:rsidRDefault="00976B80" w:rsidP="00976B80">
      <w:pPr>
        <w:pStyle w:val="Code"/>
        <w:rPr>
          <w:ins w:id="1909" w:author="Kelvin Sung" w:date="2021-05-20T18:01:00Z"/>
        </w:rPr>
      </w:pPr>
      <w:del w:id="1910" w:author="Kelvin Sung" w:date="2021-05-20T18:01:00Z">
        <w:r w:rsidDel="001B23DC">
          <w:delText xml:space="preserve">    </w:delText>
        </w:r>
      </w:del>
    </w:p>
    <w:p w14:paraId="1A3B5A97" w14:textId="532AEB0B" w:rsidR="00976B80" w:rsidDel="001B23DC" w:rsidRDefault="00976B80" w:rsidP="00976B80">
      <w:pPr>
        <w:pStyle w:val="Code"/>
        <w:rPr>
          <w:del w:id="1911" w:author="Kelvin Sung" w:date="2021-05-20T18:01:00Z"/>
        </w:rPr>
      </w:pPr>
      <w:r>
        <w:t xml:space="preserve">        }</w:t>
      </w:r>
    </w:p>
    <w:p w14:paraId="6928D624" w14:textId="77777777" w:rsidR="001B23DC" w:rsidRDefault="00976B80" w:rsidP="00976B80">
      <w:pPr>
        <w:pStyle w:val="Code"/>
        <w:rPr>
          <w:ins w:id="1912" w:author="Kelvin Sung" w:date="2021-05-20T18:01:00Z"/>
        </w:rPr>
      </w:pPr>
      <w:del w:id="1913" w:author="Kelvin Sung" w:date="2021-05-20T18:01:00Z">
        <w:r w:rsidDel="001B23DC">
          <w:delText xml:space="preserve">    </w:delText>
        </w:r>
      </w:del>
    </w:p>
    <w:p w14:paraId="720F1CCF" w14:textId="5EAC229B" w:rsidR="00976B80" w:rsidDel="001B23DC" w:rsidRDefault="00976B80" w:rsidP="00976B80">
      <w:pPr>
        <w:pStyle w:val="Code"/>
        <w:rPr>
          <w:del w:id="1914" w:author="Kelvin Sung" w:date="2021-05-20T18:01:00Z"/>
        </w:rPr>
      </w:pPr>
      <w:r>
        <w:t xml:space="preserve">    }</w:t>
      </w:r>
    </w:p>
    <w:p w14:paraId="1B46AF64" w14:textId="77777777" w:rsidR="001B23DC" w:rsidRDefault="00976B80" w:rsidP="00976B80">
      <w:pPr>
        <w:pStyle w:val="Code"/>
        <w:rPr>
          <w:ins w:id="1915" w:author="Kelvin Sung" w:date="2021-05-20T18:01:00Z"/>
        </w:rPr>
      </w:pPr>
      <w:del w:id="1916" w:author="Kelvin Sung" w:date="2021-05-20T18:01:00Z">
        <w:r w:rsidDel="001B23DC">
          <w:delText xml:space="preserve">    </w:delText>
        </w:r>
      </w:del>
    </w:p>
    <w:p w14:paraId="48D115C1" w14:textId="01C35A30" w:rsidR="00976B80" w:rsidDel="001B23DC" w:rsidRDefault="00976B80" w:rsidP="00976B80">
      <w:pPr>
        <w:pStyle w:val="Code"/>
        <w:rPr>
          <w:del w:id="1917" w:author="Kelvin Sung" w:date="2021-05-20T18:01:00Z"/>
        </w:rPr>
      </w:pPr>
      <w:r>
        <w:t xml:space="preserve">    // switch off the left over ones.</w:t>
      </w:r>
    </w:p>
    <w:p w14:paraId="23F92482" w14:textId="77777777" w:rsidR="001B23DC" w:rsidRDefault="00976B80" w:rsidP="00976B80">
      <w:pPr>
        <w:pStyle w:val="Code"/>
        <w:rPr>
          <w:ins w:id="1918" w:author="Kelvin Sung" w:date="2021-05-20T18:01:00Z"/>
        </w:rPr>
      </w:pPr>
      <w:del w:id="1919" w:author="Kelvin Sung" w:date="2021-05-20T18:01:00Z">
        <w:r w:rsidDel="001B23DC">
          <w:delText xml:space="preserve">    </w:delText>
        </w:r>
      </w:del>
    </w:p>
    <w:p w14:paraId="183C5DF7" w14:textId="27FA4FE4" w:rsidR="00976B80" w:rsidDel="001B23DC" w:rsidRDefault="00976B80" w:rsidP="00976B80">
      <w:pPr>
        <w:pStyle w:val="Code"/>
        <w:rPr>
          <w:del w:id="1920" w:author="Kelvin Sung" w:date="2021-05-20T18:01:00Z"/>
        </w:rPr>
      </w:pPr>
      <w:r>
        <w:t xml:space="preserve">    while (numLight &lt; this.kGLSLuLightArraySize) {</w:t>
      </w:r>
    </w:p>
    <w:p w14:paraId="15469CF6" w14:textId="77777777" w:rsidR="001B23DC" w:rsidRDefault="00976B80" w:rsidP="00976B80">
      <w:pPr>
        <w:pStyle w:val="Code"/>
        <w:rPr>
          <w:ins w:id="1921" w:author="Kelvin Sung" w:date="2021-05-20T18:01:00Z"/>
        </w:rPr>
      </w:pPr>
      <w:del w:id="1922" w:author="Kelvin Sung" w:date="2021-05-20T18:01:00Z">
        <w:r w:rsidDel="001B23DC">
          <w:delText xml:space="preserve">    </w:delText>
        </w:r>
      </w:del>
    </w:p>
    <w:p w14:paraId="5EED7FD4" w14:textId="51004CCD" w:rsidR="00976B80" w:rsidDel="001B23DC" w:rsidRDefault="00976B80" w:rsidP="00976B80">
      <w:pPr>
        <w:pStyle w:val="Code"/>
        <w:rPr>
          <w:del w:id="1923" w:author="Kelvin Sung" w:date="2021-05-20T18:01:00Z"/>
        </w:rPr>
      </w:pPr>
      <w:r>
        <w:t xml:space="preserve">        this.mShaderLights[numLight].switchOffLight(); // switch off unused lights</w:t>
      </w:r>
    </w:p>
    <w:p w14:paraId="79ADE52D" w14:textId="77777777" w:rsidR="001B23DC" w:rsidRDefault="00976B80" w:rsidP="00976B80">
      <w:pPr>
        <w:pStyle w:val="Code"/>
        <w:rPr>
          <w:ins w:id="1924" w:author="Kelvin Sung" w:date="2021-05-20T18:01:00Z"/>
        </w:rPr>
      </w:pPr>
      <w:del w:id="1925" w:author="Kelvin Sung" w:date="2021-05-20T18:01:00Z">
        <w:r w:rsidDel="001B23DC">
          <w:delText xml:space="preserve">    </w:delText>
        </w:r>
      </w:del>
    </w:p>
    <w:p w14:paraId="584DE392" w14:textId="1F3DE703" w:rsidR="00976B80" w:rsidDel="001B23DC" w:rsidRDefault="00976B80" w:rsidP="00976B80">
      <w:pPr>
        <w:pStyle w:val="Code"/>
        <w:rPr>
          <w:del w:id="1926" w:author="Kelvin Sung" w:date="2021-05-20T18:01:00Z"/>
        </w:rPr>
      </w:pPr>
      <w:r>
        <w:t xml:space="preserve">        numLight++;</w:t>
      </w:r>
    </w:p>
    <w:p w14:paraId="772B73EA" w14:textId="77777777" w:rsidR="001B23DC" w:rsidRDefault="00976B80" w:rsidP="00976B80">
      <w:pPr>
        <w:pStyle w:val="Code"/>
        <w:rPr>
          <w:ins w:id="1927" w:author="Kelvin Sung" w:date="2021-05-20T18:01:00Z"/>
        </w:rPr>
      </w:pPr>
      <w:del w:id="1928" w:author="Kelvin Sung" w:date="2021-05-20T18:01:00Z">
        <w:r w:rsidDel="001B23DC">
          <w:delText xml:space="preserve">    </w:delText>
        </w:r>
      </w:del>
    </w:p>
    <w:p w14:paraId="3F204609" w14:textId="590AC421" w:rsidR="00976B80" w:rsidDel="001B23DC" w:rsidRDefault="00976B80" w:rsidP="00976B80">
      <w:pPr>
        <w:pStyle w:val="Code"/>
        <w:rPr>
          <w:del w:id="1929" w:author="Kelvin Sung" w:date="2021-05-20T18:01:00Z"/>
        </w:rPr>
      </w:pPr>
      <w:r>
        <w:t xml:space="preserve">    }</w:t>
      </w:r>
    </w:p>
    <w:p w14:paraId="2D8E3272" w14:textId="77777777" w:rsidR="001B23DC" w:rsidRDefault="00976B80" w:rsidP="00976B80">
      <w:pPr>
        <w:pStyle w:val="Code"/>
        <w:rPr>
          <w:ins w:id="1930" w:author="Kelvin Sung" w:date="2021-05-20T18:01:00Z"/>
        </w:rPr>
      </w:pPr>
      <w:del w:id="1931" w:author="Kelvin Sung" w:date="2021-05-20T18:01:00Z">
        <w:r w:rsidDel="001B23DC">
          <w:delText xml:space="preserve">    </w:delText>
        </w:r>
      </w:del>
    </w:p>
    <w:p w14:paraId="20E4C1D9" w14:textId="0D130407" w:rsidR="00FD1303" w:rsidRPr="004D6400" w:rsidRDefault="00976B80" w:rsidP="00976B80">
      <w:pPr>
        <w:pStyle w:val="Code"/>
      </w:pPr>
      <w:r>
        <w:t>}</w:t>
      </w:r>
    </w:p>
    <w:p w14:paraId="0B37C983" w14:textId="43321834" w:rsidR="004D6400" w:rsidDel="001B23DC" w:rsidRDefault="004D6400" w:rsidP="000D057D">
      <w:pPr>
        <w:pStyle w:val="NumList"/>
        <w:numPr>
          <w:ilvl w:val="0"/>
          <w:numId w:val="23"/>
        </w:numPr>
        <w:rPr>
          <w:del w:id="1932" w:author="Kelvin Sung" w:date="2021-05-20T18:01:00Z"/>
        </w:rPr>
      </w:pPr>
      <w:r w:rsidRPr="004D6400">
        <w:t xml:space="preserve">Make a simple modification to 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so that it becomes </w:t>
      </w:r>
      <w:proofErr w:type="spellStart"/>
      <w:r w:rsidR="00B71F1B" w:rsidRPr="00B71F1B">
        <w:rPr>
          <w:rStyle w:val="CodeInline"/>
        </w:rPr>
        <w:t>setCameraAndLights</w:t>
      </w:r>
      <w:proofErr w:type="spellEnd"/>
      <w:r w:rsidRPr="00B71F1B">
        <w:rPr>
          <w:rStyle w:val="CodeInline"/>
        </w:rPr>
        <w:t>()</w:t>
      </w:r>
      <w:r w:rsidRPr="004D6400">
        <w:t xml:space="preserve"> and handles the array rather than the single light</w:t>
      </w:r>
      <w:r w:rsidR="00FD1303">
        <w:t>.</w:t>
      </w:r>
      <w:r w:rsidR="00B71F1B">
        <w:t xml:space="preserve"> Remember to update any corresponding function calls such as 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1933" w:author="Kelvin Sung" w:date="2021-05-20T18:01:00Z"/>
        </w:rPr>
      </w:pPr>
      <w:del w:id="1934" w:author="Kelvin Sung" w:date="2021-05-20T18:01:00Z">
        <w:r w:rsidDel="001B23DC">
          <w:delText xml:space="preserve">    </w:delText>
        </w:r>
      </w:del>
    </w:p>
    <w:p w14:paraId="4ABA1013" w14:textId="78491F1A" w:rsidR="00B71F1B" w:rsidDel="001B23DC" w:rsidRDefault="00B71F1B" w:rsidP="00B71F1B">
      <w:pPr>
        <w:pStyle w:val="Code"/>
        <w:rPr>
          <w:del w:id="1935" w:author="Kelvin Sung" w:date="2021-05-20T18:01:00Z"/>
        </w:rPr>
      </w:pPr>
      <w:r>
        <w:t>setCameraAndLights(c, l) {</w:t>
      </w:r>
    </w:p>
    <w:p w14:paraId="0125D389" w14:textId="77777777" w:rsidR="001B23DC" w:rsidRDefault="00B71F1B" w:rsidP="00B71F1B">
      <w:pPr>
        <w:pStyle w:val="Code"/>
        <w:rPr>
          <w:ins w:id="1936" w:author="Kelvin Sung" w:date="2021-05-20T18:01:00Z"/>
        </w:rPr>
      </w:pPr>
      <w:del w:id="1937" w:author="Kelvin Sung" w:date="2021-05-20T18:01:00Z">
        <w:r w:rsidDel="001B23DC">
          <w:delText xml:space="preserve">    </w:delText>
        </w:r>
      </w:del>
    </w:p>
    <w:p w14:paraId="5F077A33" w14:textId="2330DD61" w:rsidR="00B71F1B" w:rsidDel="001B23DC" w:rsidRDefault="00B71F1B" w:rsidP="00B71F1B">
      <w:pPr>
        <w:pStyle w:val="Code"/>
        <w:rPr>
          <w:del w:id="1938" w:author="Kelvin Sung" w:date="2021-05-20T18:01:00Z"/>
        </w:rPr>
      </w:pPr>
      <w:r>
        <w:t xml:space="preserve">    this.mCamera = c;</w:t>
      </w:r>
    </w:p>
    <w:p w14:paraId="165EDBF3" w14:textId="77777777" w:rsidR="001B23DC" w:rsidRDefault="00B71F1B" w:rsidP="00B71F1B">
      <w:pPr>
        <w:pStyle w:val="Code"/>
        <w:rPr>
          <w:ins w:id="1939" w:author="Kelvin Sung" w:date="2021-05-20T18:01:00Z"/>
        </w:rPr>
      </w:pPr>
      <w:del w:id="1940" w:author="Kelvin Sung" w:date="2021-05-20T18:01:00Z">
        <w:r w:rsidDel="001B23DC">
          <w:delText xml:space="preserve">    </w:delText>
        </w:r>
      </w:del>
    </w:p>
    <w:p w14:paraId="3CE7D370" w14:textId="5028BDCC" w:rsidR="00B71F1B" w:rsidDel="001B23DC" w:rsidRDefault="00B71F1B" w:rsidP="00B71F1B">
      <w:pPr>
        <w:pStyle w:val="Code"/>
        <w:rPr>
          <w:del w:id="1941" w:author="Kelvin Sung" w:date="2021-05-20T18:01:00Z"/>
        </w:rPr>
      </w:pPr>
      <w:r>
        <w:t xml:space="preserve">    this.mLights = l;</w:t>
      </w:r>
    </w:p>
    <w:p w14:paraId="75E0C77F" w14:textId="77777777" w:rsidR="001B23DC" w:rsidRDefault="00B71F1B" w:rsidP="00B71F1B">
      <w:pPr>
        <w:pStyle w:val="Code"/>
        <w:rPr>
          <w:ins w:id="1942" w:author="Kelvin Sung" w:date="2021-05-20T18:01:00Z"/>
        </w:rPr>
      </w:pPr>
      <w:del w:id="1943" w:author="Kelvin Sung" w:date="2021-05-20T18:01:00Z">
        <w:r w:rsidDel="001B23DC">
          <w:delText xml:space="preserve">    </w:delText>
        </w:r>
      </w:del>
    </w:p>
    <w:p w14:paraId="24A75285" w14:textId="4B523990" w:rsidR="00B71F1B" w:rsidDel="001B23DC" w:rsidRDefault="00B71F1B" w:rsidP="00B71F1B">
      <w:pPr>
        <w:pStyle w:val="Code"/>
        <w:rPr>
          <w:del w:id="1944" w:author="Kelvin Sung" w:date="2021-05-20T18:01:00Z"/>
        </w:rPr>
      </w:pPr>
      <w:r>
        <w:t xml:space="preserve">    if (this.mLights.length &gt; this.kGLSLuLightArraySize)</w:t>
      </w:r>
    </w:p>
    <w:p w14:paraId="734CCCAA" w14:textId="77777777" w:rsidR="001B23DC" w:rsidRDefault="00B71F1B" w:rsidP="00B71F1B">
      <w:pPr>
        <w:pStyle w:val="Code"/>
        <w:rPr>
          <w:ins w:id="1945" w:author="Kelvin Sung" w:date="2021-05-20T18:01:00Z"/>
        </w:rPr>
      </w:pPr>
      <w:del w:id="1946" w:author="Kelvin Sung" w:date="2021-05-20T18:01:00Z">
        <w:r w:rsidDel="001B23DC">
          <w:delText xml:space="preserve">    </w:delText>
        </w:r>
      </w:del>
    </w:p>
    <w:p w14:paraId="42158232" w14:textId="64547870" w:rsidR="00B71F1B" w:rsidDel="001B23DC" w:rsidRDefault="00B71F1B" w:rsidP="00B71F1B">
      <w:pPr>
        <w:pStyle w:val="Code"/>
        <w:rPr>
          <w:del w:id="1947" w:author="Kelvin Sung" w:date="2021-05-20T18:01:00Z"/>
        </w:rPr>
      </w:pPr>
      <w:r>
        <w:t xml:space="preserve">        throw new Error ("Error: " + this.mLights.length + " lights requested. Current max light source supported is: " + this.kGLSLuLightArraySize + " update kGLSLuLightArraySize variable in light_shader.js  AND  light_fs.glsl to the proper number.");</w:t>
      </w:r>
    </w:p>
    <w:p w14:paraId="0722CFFA" w14:textId="77777777" w:rsidR="001B23DC" w:rsidRDefault="00B71F1B" w:rsidP="00B71F1B">
      <w:pPr>
        <w:pStyle w:val="Code"/>
        <w:rPr>
          <w:ins w:id="1948" w:author="Kelvin Sung" w:date="2021-05-20T18:01:00Z"/>
        </w:rPr>
      </w:pPr>
      <w:del w:id="1949" w:author="Kelvin Sung" w:date="2021-05-20T18:01:00Z">
        <w:r w:rsidDel="001B23DC">
          <w:delText xml:space="preserve">    </w:delText>
        </w:r>
      </w:del>
    </w:p>
    <w:p w14:paraId="379B5E1F" w14:textId="179D4312" w:rsidR="00FD1303" w:rsidRPr="004D6400" w:rsidRDefault="00B71F1B" w:rsidP="00B71F1B">
      <w:pPr>
        <w:pStyle w:val="Code"/>
      </w:pPr>
      <w:r>
        <w:t>}</w:t>
      </w:r>
    </w:p>
    <w:p w14:paraId="7DCFB042" w14:textId="247EE01E" w:rsidR="004D6400" w:rsidRDefault="004D6400" w:rsidP="004D6400">
      <w:pPr>
        <w:pStyle w:val="Heading3"/>
      </w:pPr>
      <w:r>
        <w:t xml:space="preserve">Modifying the </w:t>
      </w:r>
      <w:proofErr w:type="spellStart"/>
      <w:r>
        <w:t>LightRenderable</w:t>
      </w:r>
      <w:proofErr w:type="spellEnd"/>
      <w:r>
        <w:t xml:space="preserve"> </w:t>
      </w:r>
      <w:del w:id="1950" w:author="Kelvin Sung" w:date="2021-05-20T18:13:00Z">
        <w:r w:rsidDel="00E15C4E">
          <w:delText>Object</w:delText>
        </w:r>
      </w:del>
      <w:ins w:id="1951" w:author="Kelvin Sung" w:date="2021-05-20T18:13:00Z">
        <w:r w:rsidR="00E15C4E">
          <w:t>Class</w:t>
        </w:r>
      </w:ins>
    </w:p>
    <w:p w14:paraId="23A9BE01" w14:textId="77777777" w:rsidR="004D6400" w:rsidRDefault="004D6400" w:rsidP="004D6400">
      <w:pPr>
        <w:pStyle w:val="BodyTextFirst"/>
      </w:pPr>
      <w:r>
        <w:t xml:space="preserve">You can now modify the </w:t>
      </w:r>
      <w:proofErr w:type="spellStart"/>
      <w:r w:rsidRPr="00B71F1B">
        <w:rPr>
          <w:rStyle w:val="CodeInline"/>
        </w:rPr>
        <w:t>LightRenderable</w:t>
      </w:r>
      <w:proofErr w:type="spellEnd"/>
      <w:r>
        <w:t xml:space="preserve"> object to support multiple light sources.</w:t>
      </w:r>
    </w:p>
    <w:p w14:paraId="41EAEC47" w14:textId="5D915367" w:rsidR="004D6400" w:rsidDel="001B23DC" w:rsidRDefault="004D6400" w:rsidP="000D057D">
      <w:pPr>
        <w:pStyle w:val="NumList"/>
        <w:numPr>
          <w:ilvl w:val="0"/>
          <w:numId w:val="24"/>
        </w:numPr>
        <w:rPr>
          <w:del w:id="1952" w:author="Kelvin Sung" w:date="2021-05-20T18:01:00Z"/>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1953" w:author="Kelvin Sung" w:date="2021-05-20T18:01:00Z"/>
        </w:rPr>
      </w:pPr>
      <w:del w:id="1954" w:author="Kelvin Sung" w:date="2021-05-20T18:01:00Z">
        <w:r w:rsidDel="001B23DC">
          <w:delText xml:space="preserve">    </w:delText>
        </w:r>
      </w:del>
    </w:p>
    <w:p w14:paraId="1A8AC84A" w14:textId="7D321351" w:rsidR="00B71F1B" w:rsidDel="001B23DC" w:rsidRDefault="00B71F1B" w:rsidP="00B71F1B">
      <w:pPr>
        <w:pStyle w:val="Code"/>
        <w:rPr>
          <w:del w:id="1955" w:author="Kelvin Sung" w:date="2021-05-20T18:01:00Z"/>
        </w:rPr>
      </w:pPr>
      <w:r>
        <w:t>constructor(myTexture) {</w:t>
      </w:r>
    </w:p>
    <w:p w14:paraId="1E60A4CB" w14:textId="77777777" w:rsidR="001B23DC" w:rsidRDefault="00B71F1B" w:rsidP="00B71F1B">
      <w:pPr>
        <w:pStyle w:val="Code"/>
        <w:rPr>
          <w:ins w:id="1956" w:author="Kelvin Sung" w:date="2021-05-20T18:01:00Z"/>
        </w:rPr>
      </w:pPr>
      <w:del w:id="1957" w:author="Kelvin Sung" w:date="2021-05-20T18:01:00Z">
        <w:r w:rsidDel="001B23DC">
          <w:delText xml:space="preserve">    </w:delText>
        </w:r>
      </w:del>
    </w:p>
    <w:p w14:paraId="5932732E" w14:textId="7C9EB025" w:rsidR="00B71F1B" w:rsidDel="001B23DC" w:rsidRDefault="00B71F1B" w:rsidP="00B71F1B">
      <w:pPr>
        <w:pStyle w:val="Code"/>
        <w:rPr>
          <w:del w:id="1958" w:author="Kelvin Sung" w:date="2021-05-20T18:01:00Z"/>
        </w:rPr>
      </w:pPr>
      <w:r>
        <w:t xml:space="preserve">    super(myTexture);</w:t>
      </w:r>
    </w:p>
    <w:p w14:paraId="04006431" w14:textId="77777777" w:rsidR="001B23DC" w:rsidRDefault="00B71F1B" w:rsidP="00B71F1B">
      <w:pPr>
        <w:pStyle w:val="Code"/>
        <w:rPr>
          <w:ins w:id="1959" w:author="Kelvin Sung" w:date="2021-05-20T18:01:00Z"/>
        </w:rPr>
      </w:pPr>
      <w:del w:id="1960" w:author="Kelvin Sung" w:date="2021-05-20T18:01:00Z">
        <w:r w:rsidDel="001B23DC">
          <w:delText xml:space="preserve">    </w:delText>
        </w:r>
      </w:del>
    </w:p>
    <w:p w14:paraId="7F79A3AB" w14:textId="6ED888AE" w:rsidR="00B71F1B" w:rsidRDefault="00B71F1B" w:rsidP="00B71F1B">
      <w:pPr>
        <w:pStyle w:val="Code"/>
      </w:pPr>
      <w:r>
        <w:t xml:space="preserve">    super._setShader(defaultShaders.getLightShader());</w:t>
      </w:r>
    </w:p>
    <w:p w14:paraId="7888CFE7" w14:textId="1E104B59" w:rsidR="00B71F1B" w:rsidDel="001B23DC" w:rsidRDefault="00B71F1B" w:rsidP="00B71F1B">
      <w:pPr>
        <w:pStyle w:val="Code"/>
        <w:rPr>
          <w:del w:id="1961" w:author="Kelvin Sung" w:date="2021-05-20T18:01:00Z"/>
        </w:rPr>
      </w:pPr>
    </w:p>
    <w:p w14:paraId="6AD5BFB4" w14:textId="77777777" w:rsidR="001B23DC" w:rsidRDefault="00B71F1B" w:rsidP="00B71F1B">
      <w:pPr>
        <w:pStyle w:val="Code"/>
        <w:rPr>
          <w:ins w:id="1962" w:author="Kelvin Sung" w:date="2021-05-20T18:01:00Z"/>
        </w:rPr>
      </w:pPr>
      <w:del w:id="1963" w:author="Kelvin Sung" w:date="2021-05-20T18:01:00Z">
        <w:r w:rsidDel="001B23DC">
          <w:delText xml:space="preserve">    </w:delText>
        </w:r>
      </w:del>
    </w:p>
    <w:p w14:paraId="339CC9A1" w14:textId="25283A21" w:rsidR="00B71F1B" w:rsidDel="001B23DC" w:rsidRDefault="00B71F1B" w:rsidP="00B71F1B">
      <w:pPr>
        <w:pStyle w:val="Code"/>
        <w:rPr>
          <w:del w:id="1964" w:author="Kelvin Sung" w:date="2021-05-20T18:01:00Z"/>
        </w:rPr>
      </w:pPr>
      <w:r>
        <w:t xml:space="preserve">    // here is the light source</w:t>
      </w:r>
    </w:p>
    <w:p w14:paraId="35C61262" w14:textId="77777777" w:rsidR="001B23DC" w:rsidRDefault="00B71F1B" w:rsidP="00B71F1B">
      <w:pPr>
        <w:pStyle w:val="Code"/>
        <w:rPr>
          <w:ins w:id="1965" w:author="Kelvin Sung" w:date="2021-05-20T18:01:00Z"/>
        </w:rPr>
      </w:pPr>
      <w:del w:id="1966" w:author="Kelvin Sung" w:date="2021-05-20T18:01:00Z">
        <w:r w:rsidRPr="00B71F1B" w:rsidDel="001B23DC">
          <w:rPr>
            <w:rStyle w:val="CodeBold"/>
          </w:rPr>
          <w:delText xml:space="preserve">    </w:delText>
        </w:r>
      </w:del>
    </w:p>
    <w:p w14:paraId="20EFF0F1" w14:textId="0ABC1731" w:rsidR="00B71F1B" w:rsidRPr="00B71F1B" w:rsidDel="001B23DC" w:rsidRDefault="00B71F1B" w:rsidP="00B71F1B">
      <w:pPr>
        <w:pStyle w:val="Code"/>
        <w:rPr>
          <w:del w:id="1967" w:author="Kelvin Sung" w:date="2021-05-20T18:01:00Z"/>
          <w:rStyle w:val="CodeBold"/>
        </w:rPr>
      </w:pPr>
      <w:r w:rsidRPr="00B71F1B">
        <w:rPr>
          <w:rStyle w:val="CodeBold"/>
        </w:rPr>
        <w:t xml:space="preserve">    this.mLights = [];</w:t>
      </w:r>
    </w:p>
    <w:p w14:paraId="5DE9EC21" w14:textId="77777777" w:rsidR="001B23DC" w:rsidRDefault="00B71F1B" w:rsidP="00B71F1B">
      <w:pPr>
        <w:pStyle w:val="Code"/>
        <w:rPr>
          <w:ins w:id="1968" w:author="Kelvin Sung" w:date="2021-05-20T18:01:00Z"/>
          <w:rStyle w:val="CodeBold"/>
        </w:rPr>
      </w:pPr>
      <w:del w:id="1969" w:author="Kelvin Sung" w:date="2021-05-20T18:01:00Z">
        <w:r w:rsidDel="001B23DC">
          <w:delText xml:space="preserve">    </w:delText>
        </w:r>
      </w:del>
    </w:p>
    <w:p w14:paraId="19C90B59" w14:textId="6CD26141" w:rsidR="004D6400" w:rsidRDefault="00B71F1B" w:rsidP="00B71F1B">
      <w:pPr>
        <w:pStyle w:val="Code"/>
      </w:pPr>
      <w:r>
        <w:t>}</w:t>
      </w:r>
    </w:p>
    <w:p w14:paraId="3376AD49" w14:textId="72148F05" w:rsidR="004D6400" w:rsidDel="001B23DC" w:rsidRDefault="004D6400" w:rsidP="000D057D">
      <w:pPr>
        <w:pStyle w:val="NumList"/>
        <w:numPr>
          <w:ilvl w:val="0"/>
          <w:numId w:val="24"/>
        </w:numPr>
        <w:rPr>
          <w:del w:id="1970" w:author="Kelvin Sung" w:date="2021-05-20T18:01:00Z"/>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1971" w:author="Kelvin Sung" w:date="2021-05-20T18:01:00Z"/>
        </w:rPr>
      </w:pPr>
      <w:del w:id="1972" w:author="Kelvin Sung" w:date="2021-05-20T18:01:00Z">
        <w:r w:rsidDel="001B23DC">
          <w:delText xml:space="preserve">    </w:delText>
        </w:r>
      </w:del>
    </w:p>
    <w:p w14:paraId="1AA7EA9C" w14:textId="3B1155F3" w:rsidR="00B71F1B" w:rsidDel="001B23DC" w:rsidRDefault="00B71F1B" w:rsidP="00B71F1B">
      <w:pPr>
        <w:pStyle w:val="Code"/>
        <w:rPr>
          <w:del w:id="1973" w:author="Kelvin Sung" w:date="2021-05-20T18:01:00Z"/>
        </w:rPr>
      </w:pPr>
      <w:r>
        <w:t>draw(camera) {</w:t>
      </w:r>
    </w:p>
    <w:p w14:paraId="61271BB1" w14:textId="77777777" w:rsidR="001B23DC" w:rsidRDefault="00B71F1B" w:rsidP="00B71F1B">
      <w:pPr>
        <w:pStyle w:val="Code"/>
        <w:rPr>
          <w:ins w:id="1974" w:author="Kelvin Sung" w:date="2021-05-20T18:01:00Z"/>
        </w:rPr>
      </w:pPr>
      <w:del w:id="1975"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1976" w:author="Kelvin Sung" w:date="2021-05-20T18:01:00Z"/>
          <w:rStyle w:val="CodeBold"/>
        </w:rPr>
      </w:pPr>
      <w:r w:rsidRPr="00B71F1B">
        <w:rPr>
          <w:rStyle w:val="CodeBold"/>
        </w:rPr>
        <w:t xml:space="preserve">    this.mShader.setCameraAndLights(camera, this.mLights);</w:t>
      </w:r>
    </w:p>
    <w:p w14:paraId="7D42BDA6" w14:textId="77777777" w:rsidR="001B23DC" w:rsidRDefault="00B71F1B" w:rsidP="00B71F1B">
      <w:pPr>
        <w:pStyle w:val="Code"/>
        <w:rPr>
          <w:ins w:id="1977" w:author="Kelvin Sung" w:date="2021-05-20T18:01:00Z"/>
          <w:rStyle w:val="CodeBold"/>
        </w:rPr>
      </w:pPr>
      <w:del w:id="1978" w:author="Kelvin Sung" w:date="2021-05-20T18:01:00Z">
        <w:r w:rsidDel="001B23DC">
          <w:delText xml:space="preserve">    </w:delText>
        </w:r>
      </w:del>
    </w:p>
    <w:p w14:paraId="52676BCE" w14:textId="04728EAE" w:rsidR="00B71F1B" w:rsidDel="001B23DC" w:rsidRDefault="00B71F1B" w:rsidP="00B71F1B">
      <w:pPr>
        <w:pStyle w:val="Code"/>
        <w:rPr>
          <w:del w:id="1979" w:author="Kelvin Sung" w:date="2021-05-20T18:01:00Z"/>
        </w:rPr>
      </w:pPr>
      <w:r>
        <w:t xml:space="preserve">    super.draw(camera);</w:t>
      </w:r>
    </w:p>
    <w:p w14:paraId="3E400866" w14:textId="77777777" w:rsidR="001B23DC" w:rsidRDefault="00B71F1B" w:rsidP="00B71F1B">
      <w:pPr>
        <w:pStyle w:val="Code"/>
        <w:rPr>
          <w:ins w:id="1980" w:author="Kelvin Sung" w:date="2021-05-20T18:01:00Z"/>
        </w:rPr>
      </w:pPr>
      <w:del w:id="1981" w:author="Kelvin Sung" w:date="2021-05-20T18:01:00Z">
        <w:r w:rsidDel="001B23DC">
          <w:delText xml:space="preserve">    </w:delText>
        </w:r>
      </w:del>
    </w:p>
    <w:p w14:paraId="79046996" w14:textId="39D868FA" w:rsidR="00FD1303" w:rsidRDefault="00B71F1B" w:rsidP="00B71F1B">
      <w:pPr>
        <w:pStyle w:val="Code"/>
      </w:pPr>
      <w:r>
        <w:t>}</w:t>
      </w:r>
    </w:p>
    <w:p w14:paraId="0BFFAD94" w14:textId="77777777" w:rsidR="004D6400" w:rsidRPr="004D6400" w:rsidRDefault="004D6400" w:rsidP="00FD1303">
      <w:pPr>
        <w:pStyle w:val="Code"/>
      </w:pPr>
    </w:p>
    <w:p w14:paraId="27BF42AA" w14:textId="398F1921" w:rsidR="004D6400" w:rsidDel="001B23DC" w:rsidRDefault="004D6400" w:rsidP="000D057D">
      <w:pPr>
        <w:pStyle w:val="NumList"/>
        <w:numPr>
          <w:ilvl w:val="0"/>
          <w:numId w:val="24"/>
        </w:numPr>
        <w:rPr>
          <w:del w:id="1982" w:author="Kelvin Sung" w:date="2021-05-20T18:01:00Z"/>
        </w:rPr>
      </w:pPr>
      <w:r w:rsidRPr="004D6400">
        <w:t>Define the corresponding accessor functions for the light array.</w:t>
      </w:r>
    </w:p>
    <w:p w14:paraId="144CC2E7" w14:textId="77777777" w:rsidR="001B23DC" w:rsidRDefault="00B71F1B" w:rsidP="000D057D">
      <w:pPr>
        <w:pStyle w:val="NumList"/>
        <w:numPr>
          <w:ilvl w:val="0"/>
          <w:numId w:val="24"/>
        </w:numPr>
        <w:rPr>
          <w:ins w:id="1983" w:author="Kelvin Sung" w:date="2021-05-20T18:01:00Z"/>
        </w:rPr>
      </w:pPr>
      <w:del w:id="1984" w:author="Kelvin Sung" w:date="2021-05-20T18:01:00Z">
        <w:r w:rsidDel="001B23DC">
          <w:delText xml:space="preserve">    </w:delText>
        </w:r>
      </w:del>
    </w:p>
    <w:p w14:paraId="79A66EFE" w14:textId="5FDDE099" w:rsidR="00B71F1B" w:rsidDel="001B23DC" w:rsidRDefault="00B71F1B" w:rsidP="00B71F1B">
      <w:pPr>
        <w:pStyle w:val="Code"/>
        <w:rPr>
          <w:del w:id="1985" w:author="Kelvin Sung" w:date="2021-05-20T18:01:00Z"/>
        </w:rPr>
      </w:pPr>
      <w:r>
        <w:t>getLightAt(index) {</w:t>
      </w:r>
    </w:p>
    <w:p w14:paraId="7B54DF3B" w14:textId="77777777" w:rsidR="001B23DC" w:rsidRDefault="00B71F1B" w:rsidP="00B71F1B">
      <w:pPr>
        <w:pStyle w:val="Code"/>
        <w:rPr>
          <w:ins w:id="1986" w:author="Kelvin Sung" w:date="2021-05-20T18:01:00Z"/>
        </w:rPr>
      </w:pPr>
      <w:del w:id="1987" w:author="Kelvin Sung" w:date="2021-05-20T18:01:00Z">
        <w:r w:rsidDel="001B23DC">
          <w:delText xml:space="preserve">    </w:delText>
        </w:r>
      </w:del>
    </w:p>
    <w:p w14:paraId="00FCECEE" w14:textId="0204C5F6" w:rsidR="00B71F1B" w:rsidDel="001B23DC" w:rsidRDefault="00B71F1B" w:rsidP="00B71F1B">
      <w:pPr>
        <w:pStyle w:val="Code"/>
        <w:rPr>
          <w:del w:id="1988" w:author="Kelvin Sung" w:date="2021-05-20T18:01:00Z"/>
        </w:rPr>
      </w:pPr>
      <w:r>
        <w:t xml:space="preserve">    return this.mLights[index];</w:t>
      </w:r>
    </w:p>
    <w:p w14:paraId="6BC443E7" w14:textId="77777777" w:rsidR="001B23DC" w:rsidRDefault="00B71F1B" w:rsidP="00B71F1B">
      <w:pPr>
        <w:pStyle w:val="Code"/>
        <w:rPr>
          <w:ins w:id="1989" w:author="Kelvin Sung" w:date="2021-05-20T18:01:00Z"/>
        </w:rPr>
      </w:pPr>
      <w:del w:id="1990" w:author="Kelvin Sung" w:date="2021-05-20T18:01:00Z">
        <w:r w:rsidDel="001B23DC">
          <w:delText xml:space="preserve">    </w:delText>
        </w:r>
      </w:del>
    </w:p>
    <w:p w14:paraId="021A143F" w14:textId="636DE1B4" w:rsidR="00B71F1B" w:rsidDel="001B23DC" w:rsidRDefault="00B71F1B" w:rsidP="00B71F1B">
      <w:pPr>
        <w:pStyle w:val="Code"/>
        <w:rPr>
          <w:del w:id="1991" w:author="Kelvin Sung" w:date="2021-05-20T18:01:00Z"/>
        </w:rPr>
      </w:pPr>
      <w:r>
        <w:t>}</w:t>
      </w:r>
    </w:p>
    <w:p w14:paraId="7341A215" w14:textId="77777777" w:rsidR="001B23DC" w:rsidRDefault="00B71F1B" w:rsidP="00B71F1B">
      <w:pPr>
        <w:pStyle w:val="Code"/>
        <w:rPr>
          <w:ins w:id="1992" w:author="Kelvin Sung" w:date="2021-05-20T18:01:00Z"/>
        </w:rPr>
      </w:pPr>
      <w:del w:id="1993" w:author="Kelvin Sung" w:date="2021-05-20T18:01:00Z">
        <w:r w:rsidDel="001B23DC">
          <w:delText xml:space="preserve">    </w:delText>
        </w:r>
      </w:del>
    </w:p>
    <w:p w14:paraId="3D8767B1" w14:textId="37F3FABD" w:rsidR="00B71F1B" w:rsidDel="001B23DC" w:rsidRDefault="00B71F1B" w:rsidP="00B71F1B">
      <w:pPr>
        <w:pStyle w:val="Code"/>
        <w:rPr>
          <w:del w:id="1994" w:author="Kelvin Sung" w:date="2021-05-20T18:01:00Z"/>
        </w:rPr>
      </w:pPr>
      <w:r>
        <w:t>addLight(l) {</w:t>
      </w:r>
    </w:p>
    <w:p w14:paraId="26826B6B" w14:textId="77777777" w:rsidR="001B23DC" w:rsidRDefault="00B71F1B" w:rsidP="00B71F1B">
      <w:pPr>
        <w:pStyle w:val="Code"/>
        <w:rPr>
          <w:ins w:id="1995" w:author="Kelvin Sung" w:date="2021-05-20T18:01:00Z"/>
        </w:rPr>
      </w:pPr>
      <w:del w:id="1996" w:author="Kelvin Sung" w:date="2021-05-20T18:01:00Z">
        <w:r w:rsidDel="001B23DC">
          <w:delText xml:space="preserve">    </w:delText>
        </w:r>
      </w:del>
    </w:p>
    <w:p w14:paraId="0EA1B620" w14:textId="745FBEDC" w:rsidR="00B71F1B" w:rsidDel="001B23DC" w:rsidRDefault="00B71F1B" w:rsidP="00B71F1B">
      <w:pPr>
        <w:pStyle w:val="Code"/>
        <w:rPr>
          <w:del w:id="1997" w:author="Kelvin Sung" w:date="2021-05-20T18:01:00Z"/>
        </w:rPr>
      </w:pPr>
      <w:r>
        <w:t xml:space="preserve">    this.mLights.push(l);</w:t>
      </w:r>
    </w:p>
    <w:p w14:paraId="1D5D4AEE" w14:textId="77777777" w:rsidR="001B23DC" w:rsidRDefault="00B71F1B" w:rsidP="00B71F1B">
      <w:pPr>
        <w:pStyle w:val="Code"/>
        <w:rPr>
          <w:ins w:id="1998" w:author="Kelvin Sung" w:date="2021-05-20T18:01:00Z"/>
        </w:rPr>
      </w:pPr>
      <w:del w:id="1999" w:author="Kelvin Sung" w:date="2021-05-20T18:01:00Z">
        <w:r w:rsidDel="001B23DC">
          <w:delText xml:space="preserve">    </w:delText>
        </w:r>
      </w:del>
    </w:p>
    <w:p w14:paraId="43D851B3" w14:textId="1829F9B5" w:rsidR="004D6400" w:rsidRDefault="00B71F1B" w:rsidP="00B71F1B">
      <w:pPr>
        <w:pStyle w:val="Code"/>
      </w:pPr>
      <w:r>
        <w:t>}</w:t>
      </w:r>
    </w:p>
    <w:p w14:paraId="45D51386" w14:textId="1719E4FD" w:rsidR="004D6400" w:rsidRPr="004D6400" w:rsidRDefault="004D6400" w:rsidP="004D6400">
      <w:pPr>
        <w:pStyle w:val="Heading3"/>
      </w:pPr>
      <w:bookmarkStart w:id="2000" w:name="_Hlk72039903"/>
      <w:commentRangeStart w:id="2001"/>
      <w:proofErr w:type="spellStart"/>
      <w:r w:rsidRPr="004D6400">
        <w:t>Modifiy</w:t>
      </w:r>
      <w:proofErr w:type="spellEnd"/>
      <w:r w:rsidRPr="004D6400">
        <w:t xml:space="preserve"> index.js stuff</w:t>
      </w:r>
      <w:commentRangeEnd w:id="2001"/>
      <w:r>
        <w:rPr>
          <w:rStyle w:val="CommentReference"/>
          <w:rFonts w:asciiTheme="minorHAnsi" w:eastAsia="SimSun" w:hAnsiTheme="minorHAnsi" w:cstheme="minorBidi"/>
          <w:color w:val="auto"/>
        </w:rPr>
        <w:commentReference w:id="2001"/>
      </w:r>
    </w:p>
    <w:bookmarkEnd w:id="2000"/>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77777777" w:rsidR="004D6400" w:rsidRDefault="004D6400" w:rsidP="004D6400">
      <w:pPr>
        <w:pStyle w:val="BodyTextFirst"/>
      </w:pPr>
      <w:r>
        <w:t xml:space="preserve">With multiple lights support properly integrated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Because of the scope of this </w:t>
      </w:r>
      <w:proofErr w:type="spellStart"/>
      <w:r w:rsidRPr="00B71F1B">
        <w:rPr>
          <w:rStyle w:val="CodeInline"/>
        </w:rPr>
        <w:t>MyGame</w:t>
      </w:r>
      <w:proofErr w:type="spellEnd"/>
      <w:r>
        <w:t xml:space="preserve">, you will divide the light instantiation and controls into separate files to maintain the readability of the source code.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04D75BBD" w:rsidR="004D6400" w:rsidRDefault="004D6400" w:rsidP="000D057D">
      <w:pPr>
        <w:pStyle w:val="NumList"/>
        <w:numPr>
          <w:ilvl w:val="0"/>
          <w:numId w:val="25"/>
        </w:num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instantiate and initialize the lights.</w:t>
      </w:r>
    </w:p>
    <w:p w14:paraId="5071B0B4" w14:textId="5CA48110" w:rsidR="004D6400" w:rsidRPr="004D6400" w:rsidRDefault="004D6400" w:rsidP="000D057D">
      <w:pPr>
        <w:pStyle w:val="NumList"/>
        <w:numPr>
          <w:ilvl w:val="0"/>
          <w:numId w:val="25"/>
        </w:num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to implement the controls of the lights.</w:t>
      </w:r>
    </w:p>
    <w:p w14:paraId="675E7E1F" w14:textId="77777777" w:rsidR="004D6400" w:rsidRDefault="004D6400" w:rsidP="004D6400">
      <w:pPr>
        <w:pStyle w:val="Heading3"/>
      </w:pPr>
      <w:r>
        <w:t>Observations</w:t>
      </w:r>
    </w:p>
    <w:p w14:paraId="5714BB84" w14:textId="6021C872" w:rsidR="00FD1303" w:rsidRDefault="004D6400" w:rsidP="004D6400">
      <w:pPr>
        <w:pStyle w:val="BodyTextFirst"/>
      </w:pPr>
      <w:r>
        <w:t xml:space="preserve">Run the project to examine the implementation. Try selecting the lights with the 0, 1, 2, and 3 keys and toggling the selected light on/off. Notice that all lights illuminate the background, while the hero is illuminated only by lights 0 and 3, the left minion is illuminated only by lights 1 and 3, and the right minion is illuminated only by lights 2 and 3. Move the </w:t>
      </w:r>
      <w:r w:rsidRPr="001D2742">
        <w:rPr>
          <w:rStyle w:val="CodeInline"/>
        </w:rPr>
        <w:t>Hero</w:t>
      </w:r>
      <w:r>
        <w:t xml:space="preserve"> object with the WASD keys to observe how the illumination on the object changes as she is moved through the near and far radii of light source 0. Select and move the light sources with the arrow keys to observe the additive property of lights. Experiment with changing the light source’s z position and its near/far values to observe how similar illumination effects can be accomplished with different z/near/far settings. The two constant color squares are in the scene to confirm that nonilluminated objects can still be rendered.</w:t>
      </w:r>
    </w:p>
    <w:p w14:paraId="2D82B8C7" w14:textId="33E4807B" w:rsidR="004D6400" w:rsidRDefault="00FD1303" w:rsidP="00FD1303">
      <w:pPr>
        <w:pStyle w:val="Heading1"/>
      </w:pPr>
      <w:r w:rsidRPr="00FD1303">
        <w:lastRenderedPageBreak/>
        <w:t xml:space="preserve">Diffuse Reflection and Normal Mapping  </w:t>
      </w:r>
    </w:p>
    <w:p w14:paraId="36E3A028" w14:textId="514C7766" w:rsidR="004D6400" w:rsidRDefault="00FD1303" w:rsidP="004D6400">
      <w:pPr>
        <w:pStyle w:val="BodyTextFirst"/>
      </w:pPr>
      <w:r w:rsidRPr="00FD1303">
        <w:t xml:space="preserve">You can now place or move many light sources and control the illumination or shading at localized regions. However, if you run the previous project and move the lights around while paying attention to the vertical boundaries of the geometric blocks in the background, </w:t>
      </w:r>
      <w:commentRangeStart w:id="2002"/>
      <w:r w:rsidRPr="00FD1303">
        <w:t xml:space="preserve">you will notice the peculiar effect that the illumination along these boundaries changes uniformly when a light position moves across it. You are observing boundary surfaces being illuminated by </w:t>
      </w:r>
      <w:commentRangeEnd w:id="2002"/>
      <w:r>
        <w:rPr>
          <w:rStyle w:val="CommentReference"/>
          <w:rFonts w:asciiTheme="minorHAnsi" w:hAnsiTheme="minorHAnsi"/>
        </w:rPr>
        <w:commentReference w:id="2002"/>
      </w:r>
      <w:r w:rsidRPr="00FD1303">
        <w: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7D8D6F59" w14:textId="5821F12E" w:rsidR="00FD1303" w:rsidRDefault="00FD1303" w:rsidP="00FD1303">
      <w:pPr>
        <w:pStyle w:val="BodyTextCont"/>
      </w:pPr>
      <w:r w:rsidRPr="00FD1303">
        <w:t xml:space="preserve">As illustrated by the left drawing in Figure 8-7, a surface normal vector, a surface normal, or a normal vector is the vector that is perpendicular to a given surface element. The right drawing of Figure 8-7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5C423776" w:rsidR="00FD1303" w:rsidRPr="00FD1303" w:rsidRDefault="00FD1303" w:rsidP="00FD1303">
      <w:pPr>
        <w:pStyle w:val="FigureCaption"/>
      </w:pPr>
      <w:r w:rsidRPr="00FD1303">
        <w:t>Figure 8-7. Surface normal vectors of an object</w:t>
      </w:r>
    </w:p>
    <w:p w14:paraId="0C48F495" w14:textId="7673D131" w:rsidR="00FD1303" w:rsidRDefault="00FD1303" w:rsidP="00FD1303">
      <w:pPr>
        <w:pStyle w:val="BodyTextFirst"/>
      </w:pPr>
      <w:r w:rsidRPr="00FD1303">
        <w:t xml:space="preserve">A human’s observation of light illumination is the result of visible energy from the light sources reflecting off object surfaces and reaching the eyes. A diffuse, or Lambertian, surface reflects light energy uniformly in all directions. Examples of diffuse surfaces include typical printer papers or matte painted surfaces. Figure 8-8 shows a light source illuminating three diffuse surface element positions, A, B, and C. First, notice that the direction from the position being illuminated toward the light source is defined as the position’s light vector, </w:t>
      </w:r>
      <m:oMath>
        <m:acc>
          <m:accPr>
            <m:ctrlPr>
              <w:rPr>
                <w:rFonts w:ascii="Cambria Math" w:hAnsi="Cambria Math"/>
              </w:rPr>
            </m:ctrlPr>
          </m:accPr>
          <m:e>
            <m:r>
              <w:rPr>
                <w:rFonts w:ascii="Cambria Math" w:hAnsi="Cambria Math"/>
              </w:rPr>
              <m:t>L</m:t>
            </m:r>
          </m:e>
        </m:acc>
      </m:oMath>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Figure 8-8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xml:space="preserve">. In general, as exemplified by position C, the proportion of light energy received and reflected by a diffuse surface is proportional to the cosine of the angle between its normal and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p>
    <w:p w14:paraId="542D43F4" w14:textId="7D3DDF75" w:rsidR="00FD1303" w:rsidRPr="00FD1303" w:rsidRDefault="00FD1303" w:rsidP="00FD1303">
      <w:pPr>
        <w:pStyle w:val="Figure"/>
        <w:rPr>
          <w:rFonts w:ascii="Utopia" w:hAnsi="Utopia"/>
        </w:rPr>
      </w:pPr>
      <w:r>
        <w:rPr>
          <w:noProof/>
        </w:rPr>
        <w:lastRenderedPageBreak/>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77777777" w:rsidR="00FD1303" w:rsidRPr="00FD1303" w:rsidRDefault="00FD1303" w:rsidP="00FD1303">
      <w:pPr>
        <w:pStyle w:val="FigureCaption"/>
      </w:pPr>
      <w:r w:rsidRPr="00FD1303">
        <w:t>Figure 8-8. Normal and light vectors and diffuse illumination</w:t>
      </w:r>
    </w:p>
    <w:p w14:paraId="343791CB" w14:textId="59E3CD61" w:rsidR="00FD1303" w:rsidRDefault="00FD1303" w:rsidP="00FD1303">
      <w:pPr>
        <w:pStyle w:val="BodyTextFirst"/>
      </w:pPr>
      <w:r w:rsidRPr="00FD1303">
        <w:t xml:space="preserve">Displaying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results, or the diffuse component, cues 3D shape contours for the human vision system</w:t>
      </w:r>
      <w:r w:rsidRPr="00FD1303">
        <w:fldChar w:fldCharType="begin"/>
      </w:r>
      <w:r w:rsidRPr="00FD1303">
        <w:instrText xml:space="preserve"> XE "Diffuse reflection:human vision system" </w:instrText>
      </w:r>
      <w:r w:rsidRPr="00FD1303">
        <w:fldChar w:fldCharType="end"/>
      </w:r>
      <w:r w:rsidRPr="00FD1303">
        <w:t xml:space="preserve">. For example, Figure 8-9 shows a sphere and torus (doughnut shape object) with (the left image) and without (the right image) the corresponding diffuse components. Clearly, in both cases, the 3D contour of the objects is captured by the left versions of the image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77777777" w:rsidR="00FD1303" w:rsidRPr="00FD1303" w:rsidRDefault="00FD1303" w:rsidP="00FD1303">
      <w:pPr>
        <w:pStyle w:val="FigureCaption"/>
      </w:pPr>
      <w:r w:rsidRPr="00FD1303">
        <w:t>Figure 8-9. Examples of 3D objects with and without diffuse component</w:t>
      </w:r>
    </w:p>
    <w:p w14:paraId="7C25FCB6" w14:textId="53480F7B" w:rsidR="00FD1303" w:rsidRDefault="00FD1303" w:rsidP="00FD1303">
      <w:pPr>
        <w:pStyle w:val="BodyTextFirst"/>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the vector in the z direction. This lack of distinct normal vectors for objects implies that it is not possible to compute the diffuse component of 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problem of each geometry having only a single normal vector. Figure 8-10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 a corresponding normal texture image is required. The left image of Figure 8-10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channels of the texture record the color of objects (bottom of the right image of Figure 8-10)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E97A50D" w:rsidR="009F697C" w:rsidRDefault="00FD1303" w:rsidP="00FD1303">
      <w:pPr>
        <w:pStyle w:val="FigureCaption"/>
      </w:pPr>
      <w:r w:rsidRPr="00FD1303">
        <w:t xml:space="preserve">Figure 8-10. Normal mapping with two texture images: the normal and the color texture </w:t>
      </w:r>
    </w:p>
    <w:p w14:paraId="0169A867" w14:textId="4E572AD7" w:rsidR="00FD1303" w:rsidRPr="00FD1303" w:rsidRDefault="00FD1303" w:rsidP="00FD1303">
      <w:pPr>
        <w:pStyle w:val="BodyTextFirst"/>
      </w:pPr>
      <w:r w:rsidRPr="00FD1303">
        <w:t>Figure 8-11 captures the view of the three corresponding positions labeled on the right images of Figure 8-10 (the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 to illustrate the details of normal mapping. The bottom layer of Figure 8-11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8-11 shows that the RGB components of the normal texture records the normal vector </w:t>
      </w:r>
      <w:proofErr w:type="spellStart"/>
      <w:r w:rsidRPr="00FD1303">
        <w:t>xyz</w:t>
      </w:r>
      <w:proofErr w:type="spellEnd"/>
      <w:r w:rsidRPr="00FD1303">
        <w:t xml:space="preserve"> values of objects at the corresponding color texture positions. The top layer of Figure 8-11 shows that when illuminated by a light source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77777777" w:rsidR="00FD1303" w:rsidRPr="00FD1303" w:rsidRDefault="00FD1303" w:rsidP="00FD1303">
      <w:pPr>
        <w:pStyle w:val="FigureCaption"/>
      </w:pPr>
      <w:r w:rsidRPr="00FD1303">
        <w:t xml:space="preserve">Figure 8-11. Normal mapping with two texture images: the normal and the color texture </w:t>
      </w:r>
    </w:p>
    <w:p w14:paraId="5AFE8426" w14:textId="7F16A90E" w:rsidR="00FD1303" w:rsidRPr="00FD1303" w:rsidRDefault="00FD1303" w:rsidP="00FD1303">
      <w:pPr>
        <w:pStyle w:val="BodyTextFirst"/>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When computing light</w:t>
      </w:r>
      <w:r w:rsidRPr="00FD1303">
        <w:fldChar w:fldCharType="begin"/>
      </w:r>
      <w:r w:rsidRPr="00FD1303">
        <w:instrText xml:space="preserve"> XE "Diffuse reflection:light computation" </w:instrText>
      </w:r>
      <w:r w:rsidRPr="00FD1303">
        <w:fldChar w:fldCharType="end"/>
      </w:r>
      <w:r w:rsidRPr="00FD1303">
        <w:t xml:space="preserve"> illumination,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is referred to as </w:t>
      </w:r>
      <w:r w:rsidRPr="00FD1303">
        <w:rPr>
          <w:i/>
        </w:rPr>
        <w:t>diffuse</w:t>
      </w:r>
      <w:r w:rsidRPr="00FD1303">
        <w:t xml:space="preserve"> computation, lighting, or illumination. The mathematic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is referred to as the diffuse term. </w:t>
      </w:r>
    </w:p>
    <w:p w14:paraId="296EEFAF" w14:textId="7D2C978D" w:rsidR="00253D5C" w:rsidRDefault="00FD1303" w:rsidP="00176116">
      <w:pPr>
        <w:pStyle w:val="BodyTextCont"/>
      </w:pPr>
      <w:r w:rsidRPr="00FD1303">
        <w:t xml:space="preserve">In the previous project, you expanded the engine to support multiple light sources with individual light to model the real world closely. In this section, you will define the </w:t>
      </w:r>
      <w:proofErr w:type="spellStart"/>
      <w:r w:rsidRPr="00176116">
        <w:rPr>
          <w:rStyle w:val="CodeInline"/>
        </w:rPr>
        <w:t>IllumShader</w:t>
      </w:r>
      <w:proofErr w:type="spellEnd"/>
      <w:r w:rsidRPr="00FD1303">
        <w:t xml:space="preserve"> object</w:t>
      </w:r>
      <w:r w:rsidRPr="00FD1303">
        <w:fldChar w:fldCharType="begin"/>
      </w:r>
      <w:r w:rsidRPr="00FD1303">
        <w:instrText xml:space="preserve"> XE "Diffuse reflection:IllumShader object" </w:instrText>
      </w:r>
      <w:r w:rsidRPr="00FD1303">
        <w:fldChar w:fldCharType="end"/>
      </w:r>
      <w:r w:rsidRPr="00FD1303">
        <w:t xml:space="preserve"> to generalize the </w:t>
      </w:r>
      <w:proofErr w:type="spellStart"/>
      <w:r w:rsidRPr="00176116">
        <w:rPr>
          <w:rStyle w:val="CodeInline"/>
        </w:rPr>
        <w:t>LightShader</w:t>
      </w:r>
      <w:proofErr w:type="spellEnd"/>
      <w:r w:rsidRPr="00FD1303">
        <w:t xml:space="preserve"> object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5B8FD809"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8-12. The source code of this project is located in the </w:t>
      </w:r>
      <w:commentRangeStart w:id="2003"/>
      <w:r w:rsidRPr="00176116">
        <w:rPr>
          <w:rStyle w:val="CodeInline"/>
        </w:rPr>
        <w:t>chapter8/8.4.normal_maps_and_illumination_shaders</w:t>
      </w:r>
      <w:r w:rsidRPr="00176116">
        <w:t xml:space="preserve"> </w:t>
      </w:r>
      <w:commentRangeEnd w:id="2003"/>
      <w:r>
        <w:rPr>
          <w:rStyle w:val="CommentReference"/>
          <w:rFonts w:asciiTheme="minorHAnsi" w:hAnsiTheme="minorHAnsi"/>
        </w:rPr>
        <w:commentReference w:id="2003"/>
      </w:r>
      <w:r w:rsidRPr="00176116">
        <w:t>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77777777" w:rsidR="00176116" w:rsidRDefault="00176116" w:rsidP="00176116">
      <w:pPr>
        <w:pStyle w:val="FigureCaption"/>
      </w:pPr>
      <w:r>
        <w:t>Figure 8-12. Running the Normal Maps and Illumination Shaders project</w:t>
      </w:r>
    </w:p>
    <w:p w14:paraId="13739E35" w14:textId="77777777" w:rsidR="00176116" w:rsidRDefault="00176116" w:rsidP="00176116">
      <w:pPr>
        <w:pStyle w:val="BodyTextFirst"/>
      </w:pPr>
      <w:r>
        <w:t>The controls of the project are as follows:</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lastRenderedPageBreak/>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5DDC3A44" w:rsidR="00176116" w:rsidRDefault="00176116" w:rsidP="00176116">
      <w:pPr>
        <w:pStyle w:val="Bullet"/>
      </w:pPr>
      <w:r w:rsidRPr="00176116">
        <w:t xml:space="preserve">To examine the diffuse component illumination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commentRangeStart w:id="2004"/>
      <w:r w:rsidRPr="007B1D0D">
        <w:t>http://cpetry.github.io/NormalMap-Online/</w:t>
      </w:r>
      <w:commentRangeEnd w:id="2004"/>
      <w:r w:rsidR="004C3324">
        <w:rPr>
          <w:rStyle w:val="CommentReference"/>
          <w:rFonts w:asciiTheme="minorHAnsi" w:hAnsiTheme="minorHAnsi"/>
        </w:rPr>
        <w:commentReference w:id="2004"/>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407041FE" w:rsidR="00176116" w:rsidRDefault="00176116" w:rsidP="000D057D">
      <w:pPr>
        <w:pStyle w:val="NumList"/>
        <w:numPr>
          <w:ilvl w:val="0"/>
          <w:numId w:val="26"/>
        </w:numPr>
      </w:pPr>
      <w:r>
        <w:t xml:space="preserve">Begin by copying and pasting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naming the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within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F104C74" w:rsidR="004C3324" w:rsidDel="001B23DC" w:rsidRDefault="004C3324" w:rsidP="004C3324">
      <w:pPr>
        <w:pStyle w:val="Code"/>
        <w:rPr>
          <w:del w:id="2005" w:author="Kelvin Sung" w:date="2021-05-20T18:02:00Z"/>
        </w:rPr>
      </w:pPr>
      <w:commentRangeStart w:id="2006"/>
      <w:r>
        <w:t xml:space="preserve">precision mediump float; </w:t>
      </w:r>
    </w:p>
    <w:p w14:paraId="0CCA040E" w14:textId="77777777" w:rsidR="001B23DC" w:rsidRDefault="004C3324" w:rsidP="004C3324">
      <w:pPr>
        <w:pStyle w:val="Code"/>
        <w:rPr>
          <w:ins w:id="2007" w:author="Kelvin Sung" w:date="2021-05-20T18:02:00Z"/>
        </w:rPr>
      </w:pPr>
      <w:del w:id="2008" w:author="Kelvin Sung" w:date="2021-05-20T18:02:00Z">
        <w:r w:rsidDel="001B23DC">
          <w:delText xml:space="preserve">    </w:delText>
        </w:r>
      </w:del>
    </w:p>
    <w:p w14:paraId="25AE29F2" w14:textId="4F51B643" w:rsidR="004C3324" w:rsidRDefault="004C3324" w:rsidP="004C3324">
      <w:pPr>
        <w:pStyle w:val="Code"/>
      </w:pPr>
      <w:r>
        <w:t>// sets the precision for floating point computation</w:t>
      </w:r>
    </w:p>
    <w:p w14:paraId="258BE35D" w14:textId="77777777" w:rsidR="004C3324" w:rsidRDefault="004C3324" w:rsidP="004C3324">
      <w:pPr>
        <w:pStyle w:val="Code"/>
      </w:pPr>
    </w:p>
    <w:p w14:paraId="029E24FB" w14:textId="77777777" w:rsidR="004C3324" w:rsidRDefault="004C3324" w:rsidP="004C3324">
      <w:pPr>
        <w:pStyle w:val="Code"/>
      </w:pPr>
      <w:r>
        <w:t>// The object that fetches data from texture.</w:t>
      </w:r>
    </w:p>
    <w:p w14:paraId="07FD5B86" w14:textId="77777777" w:rsidR="004C3324" w:rsidRDefault="004C3324" w:rsidP="004C3324">
      <w:pPr>
        <w:pStyle w:val="Code"/>
      </w:pPr>
      <w:r>
        <w:t>// Must be set outside the shader.</w:t>
      </w:r>
    </w:p>
    <w:p w14:paraId="1DACC8D9" w14:textId="77777777" w:rsidR="004C3324" w:rsidRDefault="004C3324" w:rsidP="004C3324">
      <w:pPr>
        <w:pStyle w:val="Code"/>
      </w:pPr>
      <w:r>
        <w:lastRenderedPageBreak/>
        <w:t>uniform sampler2D uSampler;</w:t>
      </w:r>
    </w:p>
    <w:p w14:paraId="08A1FAE7" w14:textId="77777777" w:rsidR="004C3324" w:rsidRPr="004C3324" w:rsidRDefault="004C3324" w:rsidP="004C3324">
      <w:pPr>
        <w:pStyle w:val="Code"/>
        <w:rPr>
          <w:rStyle w:val="CodeBold"/>
        </w:rPr>
      </w:pPr>
      <w:r w:rsidRPr="004C3324">
        <w:rPr>
          <w:rStyle w:val="CodeBold"/>
        </w:rPr>
        <w:t>uniform sampler2D uNormalSampler;</w:t>
      </w:r>
    </w:p>
    <w:p w14:paraId="49231E7C" w14:textId="77777777" w:rsidR="004C3324" w:rsidRDefault="004C3324" w:rsidP="004C3324">
      <w:pPr>
        <w:pStyle w:val="Code"/>
      </w:pPr>
    </w:p>
    <w:p w14:paraId="635563D5" w14:textId="77777777" w:rsidR="004C3324" w:rsidRDefault="004C3324" w:rsidP="004C3324">
      <w:pPr>
        <w:pStyle w:val="Code"/>
      </w:pPr>
      <w:r>
        <w:t>// Color of pixel</w:t>
      </w:r>
    </w:p>
    <w:p w14:paraId="5DE3D05F" w14:textId="77777777" w:rsidR="004C3324" w:rsidRDefault="004C3324" w:rsidP="004C3324">
      <w:pPr>
        <w:pStyle w:val="Code"/>
      </w:pPr>
      <w:r>
        <w:t xml:space="preserve">uniform vec4 uPixelColor;  </w:t>
      </w:r>
    </w:p>
    <w:p w14:paraId="07BDBF3B" w14:textId="77777777" w:rsidR="004C3324" w:rsidRDefault="004C3324" w:rsidP="004C3324">
      <w:pPr>
        <w:pStyle w:val="Code"/>
      </w:pPr>
      <w:r>
        <w:t>uniform vec4 uGlobalAmbientColor; // this is shared globally</w:t>
      </w:r>
    </w:p>
    <w:p w14:paraId="2E5E3C90" w14:textId="34583C0F" w:rsidR="004C3324" w:rsidRDefault="004C3324" w:rsidP="004C3324">
      <w:pPr>
        <w:pStyle w:val="Code"/>
      </w:pPr>
      <w:r>
        <w:t xml:space="preserve">uniform float uGlobalAmbientIntensity; </w:t>
      </w:r>
    </w:p>
    <w:p w14:paraId="3804CD3D" w14:textId="2B426312" w:rsidR="004C3324" w:rsidRDefault="004C3324" w:rsidP="004C3324">
      <w:pPr>
        <w:pStyle w:val="Code"/>
      </w:pPr>
    </w:p>
    <w:p w14:paraId="3F54B00C" w14:textId="77777777" w:rsidR="004C3324" w:rsidRDefault="004C3324" w:rsidP="004C3324">
      <w:pPr>
        <w:pStyle w:val="Code"/>
      </w:pPr>
      <w:r>
        <w:t>// Light information</w:t>
      </w:r>
    </w:p>
    <w:p w14:paraId="2EF28078" w14:textId="77777777" w:rsidR="004C3324" w:rsidRDefault="004C3324" w:rsidP="004C3324">
      <w:pPr>
        <w:pStyle w:val="Code"/>
      </w:pPr>
      <w:r>
        <w:t>#define kGLSLuLightArraySize 4</w:t>
      </w:r>
    </w:p>
    <w:p w14:paraId="283759B5" w14:textId="77777777" w:rsidR="004C3324" w:rsidRDefault="004C3324" w:rsidP="004C3324">
      <w:pPr>
        <w:pStyle w:val="Code"/>
      </w:pPr>
      <w:r>
        <w:t xml:space="preserve">    // GLSL Fragment shader requires loop control</w:t>
      </w:r>
    </w:p>
    <w:p w14:paraId="6E792D9F" w14:textId="77777777" w:rsidR="004C3324" w:rsidRDefault="004C3324" w:rsidP="004C3324">
      <w:pPr>
        <w:pStyle w:val="Code"/>
      </w:pPr>
      <w:r>
        <w:t xml:space="preserve">    // variable to be a constant number. This number 4</w:t>
      </w:r>
    </w:p>
    <w:p w14:paraId="39D827CB" w14:textId="77777777" w:rsidR="004C3324" w:rsidRDefault="004C3324" w:rsidP="004C3324">
      <w:pPr>
        <w:pStyle w:val="Code"/>
      </w:pPr>
      <w:r>
        <w:t xml:space="preserve">    // says, this fragment shader will _ALWAYS_ process</w:t>
      </w:r>
    </w:p>
    <w:p w14:paraId="347B7A7A" w14:textId="77777777" w:rsidR="004C3324" w:rsidRDefault="004C3324" w:rsidP="004C3324">
      <w:pPr>
        <w:pStyle w:val="Code"/>
      </w:pPr>
      <w:r>
        <w:t xml:space="preserve">    // all 4 light sources. </w:t>
      </w:r>
    </w:p>
    <w:p w14:paraId="00166B19" w14:textId="77777777" w:rsidR="004C3324" w:rsidRDefault="004C3324" w:rsidP="004C3324">
      <w:pPr>
        <w:pStyle w:val="Code"/>
      </w:pPr>
      <w:r>
        <w:t xml:space="preserve">    // ***********WARNING***********************</w:t>
      </w:r>
    </w:p>
    <w:p w14:paraId="77174A36" w14:textId="77777777" w:rsidR="004C3324" w:rsidRDefault="004C3324" w:rsidP="004C3324">
      <w:pPr>
        <w:pStyle w:val="Code"/>
      </w:pPr>
      <w:r>
        <w:t xml:space="preserve">    // This number must correspond to the constant with</w:t>
      </w:r>
    </w:p>
    <w:p w14:paraId="5386F94C" w14:textId="77777777" w:rsidR="004C3324" w:rsidRDefault="004C3324" w:rsidP="004C3324">
      <w:pPr>
        <w:pStyle w:val="Code"/>
      </w:pPr>
      <w:r>
        <w:t xml:space="preserve">    // the same name defined in LightShader.js file.</w:t>
      </w:r>
    </w:p>
    <w:p w14:paraId="7C16ADA6" w14:textId="77777777" w:rsidR="004C3324" w:rsidRDefault="004C3324" w:rsidP="004C3324">
      <w:pPr>
        <w:pStyle w:val="Code"/>
      </w:pPr>
      <w:r>
        <w:t xml:space="preserve">    // ***********WARNING**************************</w:t>
      </w:r>
    </w:p>
    <w:p w14:paraId="0D10BFBB" w14:textId="77777777" w:rsidR="004C3324" w:rsidRDefault="004C3324" w:rsidP="004C3324">
      <w:pPr>
        <w:pStyle w:val="Code"/>
      </w:pPr>
      <w:r>
        <w:t xml:space="preserve">    // To change this number MAKE SURE: to update the </w:t>
      </w:r>
    </w:p>
    <w:p w14:paraId="56981750" w14:textId="77777777" w:rsidR="004C3324" w:rsidRDefault="004C3324" w:rsidP="004C3324">
      <w:pPr>
        <w:pStyle w:val="Code"/>
      </w:pPr>
      <w:r>
        <w:t xml:space="preserve">    //     kGLSLuLightArraySize</w:t>
      </w:r>
    </w:p>
    <w:p w14:paraId="23C3429D" w14:textId="77777777" w:rsidR="004C3324" w:rsidRDefault="004C3324" w:rsidP="004C3324">
      <w:pPr>
        <w:pStyle w:val="Code"/>
      </w:pPr>
      <w:r>
        <w:t xml:space="preserve">    // defined in LightShader.js file.</w:t>
      </w:r>
    </w:p>
    <w:p w14:paraId="14DF3FC1" w14:textId="77777777" w:rsidR="004C3324" w:rsidRDefault="004C3324" w:rsidP="004C3324">
      <w:pPr>
        <w:pStyle w:val="Code"/>
      </w:pPr>
    </w:p>
    <w:p w14:paraId="539D83DD" w14:textId="77777777" w:rsidR="004C3324" w:rsidRDefault="004C3324" w:rsidP="004C3324">
      <w:pPr>
        <w:pStyle w:val="Code"/>
      </w:pPr>
      <w:r>
        <w:t>struct Light  {</w:t>
      </w:r>
    </w:p>
    <w:p w14:paraId="5CD88A54" w14:textId="77777777" w:rsidR="004C3324" w:rsidRDefault="004C3324" w:rsidP="004C3324">
      <w:pPr>
        <w:pStyle w:val="Code"/>
      </w:pPr>
      <w:r>
        <w:t xml:space="preserve">    vec3 Position;   // in pixel space!</w:t>
      </w:r>
    </w:p>
    <w:p w14:paraId="7A3F9892" w14:textId="77777777" w:rsidR="004C3324" w:rsidRDefault="004C3324" w:rsidP="004C3324">
      <w:pPr>
        <w:pStyle w:val="Code"/>
      </w:pPr>
      <w:r>
        <w:t xml:space="preserve">    vec4 Color;</w:t>
      </w:r>
    </w:p>
    <w:p w14:paraId="74CD13FE" w14:textId="77777777" w:rsidR="004C3324" w:rsidRDefault="004C3324" w:rsidP="004C3324">
      <w:pPr>
        <w:pStyle w:val="Code"/>
      </w:pPr>
      <w:r>
        <w:t xml:space="preserve">    float Near;     // distance in pixel space</w:t>
      </w:r>
    </w:p>
    <w:p w14:paraId="7A84FA52" w14:textId="77777777" w:rsidR="004C3324" w:rsidRDefault="004C3324" w:rsidP="004C3324">
      <w:pPr>
        <w:pStyle w:val="Code"/>
      </w:pPr>
      <w:r>
        <w:t xml:space="preserve">    float Far;     // distance in pixel space</w:t>
      </w:r>
    </w:p>
    <w:p w14:paraId="5A841027" w14:textId="77777777" w:rsidR="004C3324" w:rsidRDefault="004C3324" w:rsidP="004C3324">
      <w:pPr>
        <w:pStyle w:val="Code"/>
      </w:pPr>
      <w:r>
        <w:t xml:space="preserve">    float Intensity;</w:t>
      </w:r>
    </w:p>
    <w:p w14:paraId="176C8575" w14:textId="77777777" w:rsidR="004C3324" w:rsidRDefault="004C3324" w:rsidP="004C3324">
      <w:pPr>
        <w:pStyle w:val="Code"/>
      </w:pPr>
      <w:r>
        <w:t xml:space="preserve">    bool  IsOn;</w:t>
      </w:r>
    </w:p>
    <w:p w14:paraId="39489273" w14:textId="77777777" w:rsidR="004C3324" w:rsidRDefault="004C3324" w:rsidP="004C3324">
      <w:pPr>
        <w:pStyle w:val="Code"/>
      </w:pPr>
      <w:r>
        <w:t>};</w:t>
      </w:r>
    </w:p>
    <w:p w14:paraId="3027216A" w14:textId="77777777" w:rsidR="004C3324" w:rsidRDefault="004C3324" w:rsidP="004C3324">
      <w:pPr>
        <w:pStyle w:val="Code"/>
      </w:pPr>
      <w:r>
        <w:t>uniform Light uLights[kGLSLuLightArraySize];  // Maximum array of lights this shader supports</w:t>
      </w:r>
    </w:p>
    <w:p w14:paraId="6839BEF7" w14:textId="77777777" w:rsidR="004C3324" w:rsidRDefault="004C3324" w:rsidP="004C3324">
      <w:pPr>
        <w:pStyle w:val="Code"/>
      </w:pPr>
    </w:p>
    <w:p w14:paraId="0A5FF34F" w14:textId="77777777" w:rsidR="004C3324" w:rsidRDefault="004C3324" w:rsidP="004C3324">
      <w:pPr>
        <w:pStyle w:val="Code"/>
      </w:pPr>
      <w:r>
        <w:t>// The "varying" keyword is for signifying that the texture coordinate will be</w:t>
      </w:r>
    </w:p>
    <w:p w14:paraId="1E05CE8E" w14:textId="77777777" w:rsidR="004C3324" w:rsidRDefault="004C3324" w:rsidP="004C3324">
      <w:pPr>
        <w:pStyle w:val="Code"/>
      </w:pPr>
      <w:r>
        <w:t xml:space="preserve">// interpolated and thus varies. </w:t>
      </w:r>
    </w:p>
    <w:p w14:paraId="2CDF6F13" w14:textId="5FD1E18B" w:rsidR="004C3324" w:rsidRDefault="004C3324" w:rsidP="004C3324">
      <w:pPr>
        <w:pStyle w:val="Code"/>
      </w:pPr>
      <w:r>
        <w:t>varying vec2 vTexCoord;</w:t>
      </w:r>
      <w:commentRangeEnd w:id="2006"/>
      <w:r>
        <w:rPr>
          <w:rStyle w:val="CommentReference"/>
          <w:rFonts w:asciiTheme="minorHAnsi" w:hAnsiTheme="minorHAnsi"/>
          <w:noProof w:val="0"/>
        </w:rPr>
        <w:commentReference w:id="2006"/>
      </w:r>
    </w:p>
    <w:p w14:paraId="4A2BA43E" w14:textId="38ACF718" w:rsidR="00176116" w:rsidRDefault="00176116" w:rsidP="000D057D">
      <w:pPr>
        <w:pStyle w:val="NumList"/>
        <w:numPr>
          <w:ilvl w:val="0"/>
          <w:numId w:val="26"/>
        </w:num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Include 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attenuation</w:t>
      </w:r>
      <w:r w:rsidRPr="00176116">
        <w:fldChar w:fldCharType="begin"/>
      </w:r>
      <w:r w:rsidRPr="00176116">
        <w:instrText xml:space="preserve"> XE "Diffuse reflection:light attenuation" </w:instrText>
      </w:r>
      <w:r w:rsidRPr="00176116">
        <w:fldChar w:fldCharType="end"/>
      </w:r>
      <w:r w:rsidRPr="00176116">
        <w:t xml:space="preserve"> accordingly as follows:</w:t>
      </w:r>
    </w:p>
    <w:p w14:paraId="69BB8CC3" w14:textId="77777777" w:rsidR="004C3324" w:rsidRDefault="004C3324" w:rsidP="004C3324">
      <w:pPr>
        <w:pStyle w:val="Code"/>
      </w:pPr>
      <w:commentRangeStart w:id="2009"/>
      <w:r>
        <w:lastRenderedPageBreak/>
        <w:t>vec4 LightEffect(Light lgt, vec3 N) {</w:t>
      </w:r>
    </w:p>
    <w:p w14:paraId="5B140202" w14:textId="77777777" w:rsidR="004C3324" w:rsidRDefault="004C3324" w:rsidP="004C3324">
      <w:pPr>
        <w:pStyle w:val="Code"/>
      </w:pPr>
      <w:r>
        <w:t xml:space="preserve">    vec4 result = vec4(0);</w:t>
      </w:r>
    </w:p>
    <w:p w14:paraId="299DF985" w14:textId="77777777" w:rsidR="004C3324" w:rsidRDefault="004C3324" w:rsidP="004C3324">
      <w:pPr>
        <w:pStyle w:val="Code"/>
      </w:pPr>
      <w:r>
        <w:t xml:space="preserve">    float atten = 0.0;</w:t>
      </w:r>
    </w:p>
    <w:p w14:paraId="2C7A2149" w14:textId="77777777" w:rsidR="004C3324" w:rsidRDefault="004C3324" w:rsidP="004C3324">
      <w:pPr>
        <w:pStyle w:val="Code"/>
      </w:pPr>
      <w:r>
        <w:t xml:space="preserve">    vec3 L = lgt.Position.xyz - gl_FragCoord.xyz;</w:t>
      </w:r>
    </w:p>
    <w:p w14:paraId="645BA94F" w14:textId="77777777" w:rsidR="004C3324" w:rsidRDefault="004C3324" w:rsidP="004C3324">
      <w:pPr>
        <w:pStyle w:val="Code"/>
      </w:pPr>
      <w:r>
        <w:t xml:space="preserve">    float dist = length(L);</w:t>
      </w:r>
    </w:p>
    <w:p w14:paraId="2B7B39F4" w14:textId="77777777" w:rsidR="004C3324" w:rsidRDefault="004C3324" w:rsidP="004C3324">
      <w:pPr>
        <w:pStyle w:val="Code"/>
      </w:pPr>
      <w:r>
        <w:t xml:space="preserve">    if (dist &lt;= lgt.Far) {</w:t>
      </w:r>
    </w:p>
    <w:p w14:paraId="316B21F4" w14:textId="77777777" w:rsidR="004C3324" w:rsidRDefault="004C3324" w:rsidP="004C3324">
      <w:pPr>
        <w:pStyle w:val="Code"/>
      </w:pPr>
      <w:r>
        <w:t xml:space="preserve">        if (dist &lt;= lgt.Near)</w:t>
      </w:r>
    </w:p>
    <w:p w14:paraId="76025F16" w14:textId="77777777" w:rsidR="004C3324" w:rsidRDefault="004C3324" w:rsidP="004C3324">
      <w:pPr>
        <w:pStyle w:val="Code"/>
      </w:pPr>
      <w:r>
        <w:t xml:space="preserve">            atten = 1.0;  //  no attenuation</w:t>
      </w:r>
    </w:p>
    <w:p w14:paraId="5406B9D7" w14:textId="77777777" w:rsidR="004C3324" w:rsidRDefault="004C3324" w:rsidP="004C3324">
      <w:pPr>
        <w:pStyle w:val="Code"/>
      </w:pPr>
      <w:r>
        <w:t xml:space="preserve">        else {</w:t>
      </w:r>
    </w:p>
    <w:p w14:paraId="211447D9" w14:textId="77777777" w:rsidR="004C3324" w:rsidRDefault="004C3324" w:rsidP="004C3324">
      <w:pPr>
        <w:pStyle w:val="Code"/>
      </w:pPr>
      <w:r>
        <w:t xml:space="preserve">            // simple quadratic drop off</w:t>
      </w:r>
    </w:p>
    <w:p w14:paraId="22150209" w14:textId="77777777" w:rsidR="004C3324" w:rsidRDefault="004C3324" w:rsidP="004C3324">
      <w:pPr>
        <w:pStyle w:val="Code"/>
      </w:pPr>
      <w:r>
        <w:t xml:space="preserve">            float n = dist - lgt.Near;</w:t>
      </w:r>
    </w:p>
    <w:p w14:paraId="1AFBE192" w14:textId="77777777" w:rsidR="004C3324" w:rsidRDefault="004C3324" w:rsidP="004C3324">
      <w:pPr>
        <w:pStyle w:val="Code"/>
      </w:pPr>
      <w:r>
        <w:t xml:space="preserve">            float d = lgt.Far - lgt.Near;</w:t>
      </w:r>
    </w:p>
    <w:p w14:paraId="4C0970C2" w14:textId="77777777" w:rsidR="004C3324" w:rsidRDefault="004C3324" w:rsidP="004C3324">
      <w:pPr>
        <w:pStyle w:val="Code"/>
      </w:pPr>
      <w:r>
        <w:t xml:space="preserve">            atten = smoothstep(0.0, 1.0, 1.0-(n*n)/(d*d)); // blended attenuation</w:t>
      </w:r>
    </w:p>
    <w:p w14:paraId="2137B0B3" w14:textId="77777777" w:rsidR="004C3324" w:rsidRDefault="004C3324" w:rsidP="004C3324">
      <w:pPr>
        <w:pStyle w:val="Code"/>
      </w:pPr>
      <w:r>
        <w:t xml:space="preserve">        }</w:t>
      </w:r>
    </w:p>
    <w:p w14:paraId="70827DEB" w14:textId="77777777" w:rsidR="004C3324" w:rsidRDefault="004C3324" w:rsidP="004C3324">
      <w:pPr>
        <w:pStyle w:val="Code"/>
      </w:pPr>
      <w:r>
        <w:t xml:space="preserve">        L = L / dist; // To normalize L</w:t>
      </w:r>
    </w:p>
    <w:p w14:paraId="592597BB" w14:textId="77777777" w:rsidR="004C3324" w:rsidRDefault="004C3324" w:rsidP="004C3324">
      <w:pPr>
        <w:pStyle w:val="Code"/>
      </w:pPr>
      <w:r>
        <w:t xml:space="preserve">              // Not calling the normalize() function to avoid re-computing</w:t>
      </w:r>
    </w:p>
    <w:p w14:paraId="123AC86A" w14:textId="77777777" w:rsidR="004C3324" w:rsidRDefault="004C3324" w:rsidP="004C3324">
      <w:pPr>
        <w:pStyle w:val="Code"/>
      </w:pPr>
      <w:r>
        <w:t xml:space="preserve">              // the "dist". This is computationally more efficient.</w:t>
      </w:r>
    </w:p>
    <w:p w14:paraId="74273810" w14:textId="77777777" w:rsidR="004C3324" w:rsidRDefault="004C3324" w:rsidP="004C3324">
      <w:pPr>
        <w:pStyle w:val="Code"/>
      </w:pPr>
      <w:r>
        <w:t xml:space="preserve">        float NdotL = max(0.0, dot(N, L));   </w:t>
      </w:r>
    </w:p>
    <w:p w14:paraId="1F9EA870" w14:textId="77777777" w:rsidR="004C3324" w:rsidRDefault="004C3324" w:rsidP="004C3324">
      <w:pPr>
        <w:pStyle w:val="Code"/>
      </w:pPr>
      <w:r>
        <w:t xml:space="preserve">        atten *= NdotL;</w:t>
      </w:r>
    </w:p>
    <w:p w14:paraId="24B09673" w14:textId="77777777" w:rsidR="004C3324" w:rsidRDefault="004C3324" w:rsidP="004C3324">
      <w:pPr>
        <w:pStyle w:val="Code"/>
      </w:pPr>
      <w:r>
        <w:t xml:space="preserve">    }</w:t>
      </w:r>
    </w:p>
    <w:p w14:paraId="25887160" w14:textId="77777777" w:rsidR="004C3324" w:rsidRDefault="004C3324" w:rsidP="004C3324">
      <w:pPr>
        <w:pStyle w:val="Code"/>
      </w:pPr>
      <w:r>
        <w:t xml:space="preserve">    result = atten *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commentRangeEnd w:id="2009"/>
      <w:r w:rsidR="00126638">
        <w:rPr>
          <w:rStyle w:val="CommentReference"/>
          <w:rFonts w:asciiTheme="minorHAnsi" w:hAnsiTheme="minorHAnsi"/>
          <w:noProof w:val="0"/>
        </w:rPr>
        <w:commentReference w:id="2009"/>
      </w:r>
    </w:p>
    <w:p w14:paraId="35BADED1" w14:textId="77777777" w:rsidR="00176116" w:rsidRPr="00176116" w:rsidRDefault="00176116" w:rsidP="000D057D">
      <w:pPr>
        <w:pStyle w:val="NumList"/>
        <w:numPr>
          <w:ilvl w:val="0"/>
          <w:numId w:val="26"/>
        </w:numPr>
      </w:pPr>
      <w:r w:rsidRPr="00176116">
        <w:t xml:space="preserve">Edit the </w:t>
      </w:r>
      <w:r w:rsidRPr="00126638">
        <w:rPr>
          <w:rStyle w:val="CodeInline"/>
        </w:rPr>
        <w:t>main</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direction 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10115845" w:rsidR="00176116" w:rsidRDefault="00176116" w:rsidP="00176116">
      <w:pPr>
        <w:pStyle w:val="NoteTipCaution"/>
      </w:pPr>
      <w:r w:rsidRPr="00176116">
        <w:rPr>
          <w:rStyle w:val="Strong"/>
        </w:rPr>
        <w:t>Note</w:t>
      </w:r>
      <w:r w:rsidRPr="00176116">
        <w:tab/>
        <w:t xml:space="preserve">Normal maps can be created in a variety of different layouts where x or y might need to be flipped in order to </w:t>
      </w:r>
      <w:r w:rsidRPr="00176116">
        <w:lastRenderedPageBreak/>
        <w:t>properly represent the surface geometries desired. This entirely depends upon the tool or artist that created the map.</w:t>
      </w:r>
    </w:p>
    <w:p w14:paraId="18BEEB15" w14:textId="77777777" w:rsidR="00126638" w:rsidRPr="00126638" w:rsidRDefault="00126638" w:rsidP="00126638">
      <w:pPr>
        <w:pStyle w:val="Code"/>
      </w:pPr>
      <w:commentRangeStart w:id="2010"/>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77777777" w:rsidR="00126638" w:rsidRPr="00126638" w:rsidRDefault="00126638" w:rsidP="00126638">
      <w:pPr>
        <w:pStyle w:val="Code"/>
      </w:pPr>
      <w:r w:rsidRPr="00126638">
        <w:t xml:space="preserve">    vec4 normal = texture2D(uNormalSampler, vTexCoord);  // using the same coordinate as the sprite texture!</w:t>
      </w:r>
    </w:p>
    <w:p w14:paraId="00D10DAF" w14:textId="77777777" w:rsidR="00126638" w:rsidRPr="00126638" w:rsidRDefault="00126638" w:rsidP="00126638">
      <w:pPr>
        <w:pStyle w:val="Code"/>
      </w:pPr>
      <w:r w:rsidRPr="00126638">
        <w:t xml:space="preserve">    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126638" w:rsidRDefault="00126638" w:rsidP="00126638">
      <w:pPr>
        <w:pStyle w:val="Code"/>
      </w:pPr>
      <w:r w:rsidRPr="00126638">
        <w:t xml:space="preserve">    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N);</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77777777" w:rsidR="00126638" w:rsidRPr="00126638" w:rsidRDefault="00126638" w:rsidP="00126638">
      <w:pPr>
        <w:pStyle w:val="Code"/>
      </w:pPr>
      <w:r w:rsidRPr="00126638">
        <w:t xml:space="preserve">    lgtResult *= textureMapColor;</w:t>
      </w:r>
    </w:p>
    <w:p w14:paraId="7B73293A" w14:textId="77777777" w:rsidR="00126638" w:rsidRPr="00126638" w:rsidRDefault="00126638" w:rsidP="00126638">
      <w:pPr>
        <w:pStyle w:val="Code"/>
      </w:pPr>
    </w:p>
    <w:p w14:paraId="0C017F0C" w14:textId="77777777" w:rsidR="00126638" w:rsidRPr="00126638" w:rsidRDefault="00126638" w:rsidP="00126638">
      <w:pPr>
        <w:pStyle w:val="Code"/>
      </w:pPr>
      <w:r w:rsidRPr="00126638">
        <w:t xml:space="preserve">    // tint the textured area, and leave transparent area as defined by the texture</w:t>
      </w:r>
    </w:p>
    <w:p w14:paraId="3073B545" w14:textId="77777777" w:rsidR="00126638" w:rsidRPr="00126638" w:rsidRDefault="00126638" w:rsidP="00126638">
      <w:pPr>
        <w:pStyle w:val="Code"/>
      </w:pPr>
      <w:r w:rsidRPr="00126638">
        <w:t xml:space="preserve">    vec3 r = vec3(lgtResult) * (1.0-uPixelColor.a) + vec3(uPixelColor) * uPixelColor.a;</w:t>
      </w:r>
    </w:p>
    <w:p w14:paraId="61FDDD99" w14:textId="77777777" w:rsidR="00126638" w:rsidRPr="00126638" w:rsidRDefault="00126638" w:rsidP="00126638">
      <w:pPr>
        <w:pStyle w:val="Code"/>
      </w:pPr>
      <w:r w:rsidRPr="00126638">
        <w:t xml:space="preserve">    vec4 result = vec4(r, textureMapColor.a);</w:t>
      </w:r>
    </w:p>
    <w:p w14:paraId="632B2600" w14:textId="77777777" w:rsidR="00126638" w:rsidRPr="00126638" w:rsidRDefault="00126638" w:rsidP="00126638">
      <w:pPr>
        <w:pStyle w:val="Code"/>
      </w:pPr>
    </w:p>
    <w:p w14:paraId="095DABAA" w14:textId="77777777" w:rsidR="00126638" w:rsidRPr="00126638" w:rsidRDefault="00126638" w:rsidP="00126638">
      <w:pPr>
        <w:pStyle w:val="Code"/>
      </w:pPr>
      <w:r w:rsidRPr="00126638">
        <w:t xml:space="preserve">    gl_FragColor = result;</w:t>
      </w:r>
    </w:p>
    <w:p w14:paraId="698F4E2E" w14:textId="77777777" w:rsidR="00126638" w:rsidRPr="00126638" w:rsidRDefault="00126638" w:rsidP="00126638">
      <w:pPr>
        <w:pStyle w:val="Code"/>
      </w:pPr>
      <w:r w:rsidRPr="00126638">
        <w:t>}</w:t>
      </w:r>
      <w:commentRangeEnd w:id="2010"/>
      <w:r>
        <w:rPr>
          <w:rStyle w:val="CommentReference"/>
          <w:rFonts w:asciiTheme="minorHAnsi" w:hAnsiTheme="minorHAnsi"/>
          <w:noProof w:val="0"/>
        </w:rPr>
        <w:commentReference w:id="2010"/>
      </w:r>
    </w:p>
    <w:p w14:paraId="04740CD0" w14:textId="39B7281B" w:rsidR="00126638" w:rsidRPr="00126638" w:rsidRDefault="00126638" w:rsidP="00126638">
      <w:pPr>
        <w:pStyle w:val="Code"/>
      </w:pPr>
      <w:r>
        <w:t xml:space="preserve">        </w:t>
      </w:r>
    </w:p>
    <w:p w14:paraId="52DC25DA" w14:textId="163C00EB" w:rsidR="00176116" w:rsidRDefault="00176116" w:rsidP="00176116">
      <w:pPr>
        <w:pStyle w:val="Heading3"/>
      </w:pPr>
      <w:del w:id="2011" w:author="Kelvin Sung" w:date="2021-05-20T18:13:00Z">
        <w:r w:rsidDel="00E15C4E">
          <w:delText xml:space="preserve">Creating </w:delText>
        </w:r>
      </w:del>
      <w:ins w:id="2012" w:author="Kelvin Sung" w:date="2021-05-20T18:13:00Z">
        <w:r w:rsidR="00E15C4E">
          <w:t>Defining</w:t>
        </w:r>
        <w:r w:rsidR="00E15C4E">
          <w:t xml:space="preserve"> </w:t>
        </w:r>
      </w:ins>
      <w:r>
        <w:t xml:space="preserve">the </w:t>
      </w:r>
      <w:proofErr w:type="spellStart"/>
      <w:r>
        <w:t>IllumShader</w:t>
      </w:r>
      <w:proofErr w:type="spellEnd"/>
      <w:r>
        <w:t xml:space="preserve"> </w:t>
      </w:r>
      <w:del w:id="2013" w:author="Kelvin Sung" w:date="2021-05-20T18:13:00Z">
        <w:r w:rsidDel="00E15C4E">
          <w:delText>Object</w:delText>
        </w:r>
      </w:del>
      <w:ins w:id="2014" w:author="Kelvin Sung" w:date="2021-05-20T18:13:00Z">
        <w:r w:rsidR="00E15C4E">
          <w:t>Class</w:t>
        </w:r>
      </w:ins>
    </w:p>
    <w:p w14:paraId="62A4EB18" w14:textId="6061548C" w:rsidR="00176116" w:rsidRDefault="00176116" w:rsidP="00176116">
      <w:pPr>
        <w:pStyle w:val="BodyTextFirst"/>
      </w:pPr>
      <w:r>
        <w:t xml:space="preserve">With the GLSL shader now supporting normal maps, you can create the JavaScript </w:t>
      </w:r>
      <w:proofErr w:type="spellStart"/>
      <w:r w:rsidRPr="00126638">
        <w:rPr>
          <w:rStyle w:val="CodeInline"/>
        </w:rPr>
        <w:t>IllumShader</w:t>
      </w:r>
      <w:proofErr w:type="spellEnd"/>
      <w:r>
        <w:t xml:space="preserve"> object to interface </w:t>
      </w:r>
      <w:r w:rsidR="00126638">
        <w:t>with</w:t>
      </w:r>
      <w:r>
        <w:t xml:space="preserve"> it.</w:t>
      </w:r>
    </w:p>
    <w:p w14:paraId="5E326840" w14:textId="37B09E58" w:rsidR="00126638" w:rsidRDefault="00176116" w:rsidP="00126638">
      <w:pPr>
        <w:pStyle w:val="NumList"/>
        <w:numPr>
          <w:ilvl w:val="0"/>
          <w:numId w:val="27"/>
        </w:numPr>
      </w:pPr>
      <w:r>
        <w:t xml:space="preserve">Under 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a new file and name it </w:t>
      </w:r>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r>
        <w:t xml:space="preserve">. </w:t>
      </w:r>
    </w:p>
    <w:p w14:paraId="6C8CFAE7" w14:textId="694F1138" w:rsidR="00176116" w:rsidRDefault="00126638" w:rsidP="000D057D">
      <w:pPr>
        <w:pStyle w:val="NumList"/>
        <w:numPr>
          <w:ilvl w:val="0"/>
          <w:numId w:val="27"/>
        </w:numPr>
      </w:pPr>
      <w:r>
        <w:lastRenderedPageBreak/>
        <w:t xml:space="preserve">Define a new object named </w:t>
      </w:r>
      <w:proofErr w:type="spellStart"/>
      <w:r w:rsidRPr="00126638">
        <w:rPr>
          <w:rStyle w:val="CodeInline"/>
        </w:rPr>
        <w:t>IllumShader</w:t>
      </w:r>
      <w:proofErr w:type="spellEnd"/>
      <w:r>
        <w:t xml:space="preserve"> that </w:t>
      </w:r>
      <w:r w:rsidRPr="00126638">
        <w:rPr>
          <w:rStyle w:val="CodeInline"/>
        </w:rPr>
        <w:t>extends</w:t>
      </w:r>
      <w:r>
        <w:t xml:space="preserve"> </w:t>
      </w:r>
      <w:proofErr w:type="spellStart"/>
      <w:r w:rsidRPr="00126638">
        <w:rPr>
          <w:rStyle w:val="CodeInline"/>
        </w:rPr>
        <w:t>LightShader</w:t>
      </w:r>
      <w:proofErr w:type="spellEnd"/>
      <w:r>
        <w:rPr>
          <w:rStyle w:val="CodeInline"/>
        </w:rPr>
        <w:t xml:space="preserve"> </w:t>
      </w:r>
      <w:r>
        <w:t xml:space="preserve">to take advantage of the functionality related to light sources. </w:t>
      </w:r>
      <w:r w:rsidR="00176116">
        <w:t xml:space="preserve">Create the </w:t>
      </w:r>
      <w:r w:rsidR="00176116" w:rsidRPr="00126638">
        <w:rPr>
          <w:rStyle w:val="CodeInline"/>
        </w:rPr>
        <w:t>constructor</w:t>
      </w:r>
      <w:r w:rsidR="00176116">
        <w:t xml:space="preserve"> and define a variable, </w:t>
      </w:r>
      <w:proofErr w:type="spellStart"/>
      <w:r w:rsidR="00176116" w:rsidRPr="00126638">
        <w:rPr>
          <w:rStyle w:val="CodeInline"/>
        </w:rPr>
        <w:t>mNormalSamplerRef</w:t>
      </w:r>
      <w:proofErr w:type="spellEnd"/>
      <w:r w:rsidR="00176116">
        <w:t xml:space="preserve">, to maintain a reference to the normal sampler in the GLSL shader. </w:t>
      </w:r>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t>class IllumShader extends LightShader {</w:t>
      </w:r>
    </w:p>
    <w:p w14:paraId="3CDAC134" w14:textId="77777777" w:rsidR="00126638" w:rsidRDefault="00126638" w:rsidP="00126638">
      <w:pPr>
        <w:pStyle w:val="Code"/>
      </w:pPr>
      <w:r>
        <w:t xml:space="preserve">    // constructor </w:t>
      </w:r>
    </w:p>
    <w:p w14:paraId="2F32C2B4" w14:textId="77777777" w:rsidR="00126638" w:rsidRDefault="00126638" w:rsidP="00126638">
      <w:pPr>
        <w:pStyle w:val="Code"/>
      </w:pPr>
      <w:r>
        <w:t xml:space="preserve">    constructor(vertexShaderPath, fragmentShaderPath) {</w:t>
      </w:r>
    </w:p>
    <w:p w14:paraId="496452ED" w14:textId="77777777" w:rsidR="00126638" w:rsidRDefault="00126638" w:rsidP="00126638">
      <w:pPr>
        <w:pStyle w:val="Code"/>
      </w:pPr>
      <w:r>
        <w:t xml:space="preserve">        // Call super class constructor</w:t>
      </w:r>
    </w:p>
    <w:p w14:paraId="28CE1847" w14:textId="77777777" w:rsidR="00126638" w:rsidRDefault="00126638" w:rsidP="00126638">
      <w:pPr>
        <w:pStyle w:val="Code"/>
      </w:pPr>
      <w:r>
        <w:t xml:space="preserve">        super(vertexShaderPath, fragmentShaderPath);  // call super class constructor</w:t>
      </w:r>
    </w:p>
    <w:p w14:paraId="05862EE4" w14:textId="77777777" w:rsidR="00126638" w:rsidRDefault="00126638" w:rsidP="00126638">
      <w:pPr>
        <w:pStyle w:val="Code"/>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77777777" w:rsidR="001126F3" w:rsidRDefault="001126F3" w:rsidP="00126638">
      <w:pPr>
        <w:pStyle w:val="Code"/>
      </w:pPr>
    </w:p>
    <w:p w14:paraId="59329609" w14:textId="4EF41831" w:rsidR="001126F3" w:rsidRDefault="001126F3" w:rsidP="00126638">
      <w:pPr>
        <w:pStyle w:val="Code"/>
      </w:pPr>
      <w:r>
        <w:t xml:space="preserve">    </w:t>
      </w:r>
      <w:r w:rsidRPr="001126F3">
        <w:t>... implementation to follow …</w:t>
      </w:r>
    </w:p>
    <w:p w14:paraId="2C270E7A" w14:textId="77777777" w:rsidR="00126638" w:rsidRDefault="00126638" w:rsidP="00126638">
      <w:pPr>
        <w:pStyle w:val="Code"/>
      </w:pPr>
    </w:p>
    <w:p w14:paraId="194A091C" w14:textId="77777777" w:rsidR="00126638" w:rsidRDefault="00126638" w:rsidP="00126638">
      <w:pPr>
        <w:pStyle w:val="Code"/>
      </w:pPr>
      <w:r>
        <w:t>}</w:t>
      </w:r>
    </w:p>
    <w:p w14:paraId="484C3E5B" w14:textId="77777777" w:rsidR="00126638" w:rsidRDefault="00126638" w:rsidP="00126638">
      <w:pPr>
        <w:pStyle w:val="Code"/>
      </w:pPr>
    </w:p>
    <w:p w14:paraId="52433E9E" w14:textId="3000F1F7" w:rsidR="00126638" w:rsidRDefault="00126638" w:rsidP="00126638">
      <w:pPr>
        <w:pStyle w:val="Code"/>
      </w:pPr>
      <w:r>
        <w:t>export default IllumShader;</w:t>
      </w:r>
    </w:p>
    <w:p w14:paraId="2CC642CD" w14:textId="3D0A4D26" w:rsidR="00176116" w:rsidDel="001B23DC" w:rsidRDefault="00176116" w:rsidP="000D057D">
      <w:pPr>
        <w:pStyle w:val="NumList"/>
        <w:numPr>
          <w:ilvl w:val="0"/>
          <w:numId w:val="27"/>
        </w:numPr>
        <w:rPr>
          <w:del w:id="2015" w:author="Kelvin Sung" w:date="2021-05-20T18:02:00Z"/>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by binding the normal texture sampler reference to WebGL texture unit 1. So far, you have been working with the color texture sampler that is bounded to the default texture unit of 0. In this way, the WebGL texture system can work with two active textures: units 0 and 1. </w:t>
      </w:r>
      <w:commentRangeStart w:id="2016"/>
      <w:r w:rsidRPr="00176116">
        <w:t xml:space="preserve">As will be discussed, the </w:t>
      </w:r>
      <w:commentRangeStart w:id="2017"/>
      <w:proofErr w:type="spellStart"/>
      <w:r w:rsidRPr="00126638">
        <w:rPr>
          <w:rStyle w:val="CodeInline"/>
        </w:rPr>
        <w:t>TextureShader</w:t>
      </w:r>
      <w:proofErr w:type="spellEnd"/>
      <w:r w:rsidRPr="00176116">
        <w:t xml:space="preserve"> </w:t>
      </w:r>
      <w:commentRangeEnd w:id="2017"/>
      <w:r w:rsidR="003E4989">
        <w:rPr>
          <w:rStyle w:val="CommentReference"/>
          <w:rFonts w:asciiTheme="minorHAnsi" w:hAnsiTheme="minorHAnsi"/>
        </w:rPr>
        <w:commentReference w:id="2017"/>
      </w:r>
      <w:r w:rsidRPr="00176116">
        <w:t xml:space="preserve">object must now explicitly bind the color texture to unit 0, and in </w:t>
      </w:r>
      <w:commentRangeStart w:id="2018"/>
      <w:proofErr w:type="spellStart"/>
      <w:r w:rsidRPr="00176116">
        <w:t>gEngine.Textures</w:t>
      </w:r>
      <w:commentRangeEnd w:id="2018"/>
      <w:proofErr w:type="spellEnd"/>
      <w:r w:rsidR="001126F3">
        <w:rPr>
          <w:rStyle w:val="CommentReference"/>
          <w:rFonts w:asciiTheme="minorHAnsi" w:hAnsiTheme="minorHAnsi"/>
        </w:rPr>
        <w:commentReference w:id="2018"/>
      </w:r>
      <w:r w:rsidRPr="00176116">
        <w:t>, it is important to configure the WebGL to activate the appropriate texture units for the corresponding purpose: color versus normal texture mapping.</w:t>
      </w:r>
      <w:commentRangeEnd w:id="2016"/>
      <w:r w:rsidR="001126F3">
        <w:rPr>
          <w:rStyle w:val="CommentReference"/>
          <w:rFonts w:asciiTheme="minorHAnsi" w:hAnsiTheme="minorHAnsi"/>
        </w:rPr>
        <w:commentReference w:id="2016"/>
      </w:r>
    </w:p>
    <w:p w14:paraId="2E310B92" w14:textId="77777777" w:rsidR="001B23DC" w:rsidRDefault="00126638" w:rsidP="000D057D">
      <w:pPr>
        <w:pStyle w:val="NumList"/>
        <w:numPr>
          <w:ilvl w:val="0"/>
          <w:numId w:val="27"/>
        </w:numPr>
        <w:rPr>
          <w:ins w:id="2019" w:author="Kelvin Sung" w:date="2021-05-20T18:02:00Z"/>
        </w:rPr>
      </w:pPr>
      <w:del w:id="2020" w:author="Kelvin Sung" w:date="2021-05-20T18:02:00Z">
        <w:r w:rsidDel="001B23DC">
          <w:delText xml:space="preserve">    </w:delText>
        </w:r>
      </w:del>
    </w:p>
    <w:p w14:paraId="2A42CA02" w14:textId="2A95A07B" w:rsidR="00126638" w:rsidDel="001B23DC" w:rsidRDefault="00126638" w:rsidP="00126638">
      <w:pPr>
        <w:pStyle w:val="Code"/>
        <w:rPr>
          <w:del w:id="2021" w:author="Kelvin Sung" w:date="2021-05-20T18:02:00Z"/>
        </w:rPr>
      </w:pPr>
      <w:r>
        <w:t>activate(pixelColor, trsMatrix, cameraMatrix) {</w:t>
      </w:r>
    </w:p>
    <w:p w14:paraId="5C3F6299" w14:textId="77777777" w:rsidR="001B23DC" w:rsidRDefault="00126638" w:rsidP="00126638">
      <w:pPr>
        <w:pStyle w:val="Code"/>
        <w:rPr>
          <w:ins w:id="2022" w:author="Kelvin Sung" w:date="2021-05-20T18:02:00Z"/>
        </w:rPr>
      </w:pPr>
      <w:del w:id="2023" w:author="Kelvin Sung" w:date="2021-05-20T18:02:00Z">
        <w:r w:rsidDel="001B23DC">
          <w:delText xml:space="preserve">    </w:delText>
        </w:r>
      </w:del>
    </w:p>
    <w:p w14:paraId="5F4C6AF8" w14:textId="06B67043" w:rsidR="00126638" w:rsidDel="001B23DC" w:rsidRDefault="00126638" w:rsidP="00126638">
      <w:pPr>
        <w:pStyle w:val="Code"/>
        <w:rPr>
          <w:del w:id="2024" w:author="Kelvin Sung" w:date="2021-05-20T18:02:00Z"/>
        </w:rPr>
      </w:pPr>
      <w:r>
        <w:t xml:space="preserve">    // first call the super class's activate</w:t>
      </w:r>
    </w:p>
    <w:p w14:paraId="56FDAD05" w14:textId="77777777" w:rsidR="001B23DC" w:rsidRDefault="00126638" w:rsidP="00126638">
      <w:pPr>
        <w:pStyle w:val="Code"/>
        <w:rPr>
          <w:ins w:id="2025" w:author="Kelvin Sung" w:date="2021-05-20T18:02:00Z"/>
        </w:rPr>
      </w:pPr>
      <w:del w:id="2026" w:author="Kelvin Sung" w:date="2021-05-20T18:02:00Z">
        <w:r w:rsidDel="001B23DC">
          <w:delText xml:space="preserve">    </w:delText>
        </w:r>
      </w:del>
    </w:p>
    <w:p w14:paraId="11B0876F" w14:textId="5CE38ADB" w:rsidR="00126638" w:rsidDel="001B23DC" w:rsidRDefault="00126638" w:rsidP="00126638">
      <w:pPr>
        <w:pStyle w:val="Code"/>
        <w:rPr>
          <w:del w:id="2027" w:author="Kelvin Sung" w:date="2021-05-20T18:02:00Z"/>
        </w:rPr>
      </w:pPr>
      <w:r>
        <w:t xml:space="preserve">    super.activate(pixelColor, trsMatrix, cameraMatrix);</w:t>
      </w:r>
    </w:p>
    <w:p w14:paraId="263F3577" w14:textId="77777777" w:rsidR="001B23DC" w:rsidRDefault="00126638" w:rsidP="00126638">
      <w:pPr>
        <w:pStyle w:val="Code"/>
        <w:rPr>
          <w:ins w:id="2028" w:author="Kelvin Sung" w:date="2021-05-20T18:02:00Z"/>
        </w:rPr>
      </w:pPr>
      <w:del w:id="2029" w:author="Kelvin Sung" w:date="2021-05-20T18:02:00Z">
        <w:r w:rsidDel="001B23DC">
          <w:delText xml:space="preserve">    </w:delText>
        </w:r>
      </w:del>
    </w:p>
    <w:p w14:paraId="3C4870E9" w14:textId="2052DEEF" w:rsidR="00126638" w:rsidDel="001B23DC" w:rsidRDefault="00126638" w:rsidP="00126638">
      <w:pPr>
        <w:pStyle w:val="Code"/>
        <w:rPr>
          <w:del w:id="2030" w:author="Kelvin Sung" w:date="2021-05-20T18:02:00Z"/>
        </w:rPr>
      </w:pPr>
      <w:r>
        <w:t xml:space="preserve">    let gl = glSys.get();</w:t>
      </w:r>
    </w:p>
    <w:p w14:paraId="61F2EA60" w14:textId="77777777" w:rsidR="001B23DC" w:rsidRDefault="00126638" w:rsidP="00126638">
      <w:pPr>
        <w:pStyle w:val="Code"/>
        <w:rPr>
          <w:ins w:id="2031" w:author="Kelvin Sung" w:date="2021-05-20T18:02:00Z"/>
        </w:rPr>
      </w:pPr>
      <w:del w:id="2032" w:author="Kelvin Sung" w:date="2021-05-20T18:02:00Z">
        <w:r w:rsidDel="001B23DC">
          <w:delText xml:space="preserve">    </w:delText>
        </w:r>
      </w:del>
    </w:p>
    <w:p w14:paraId="42206E57" w14:textId="77777777" w:rsidR="00126638" w:rsidDel="001B23DC" w:rsidRDefault="00126638" w:rsidP="00126638">
      <w:pPr>
        <w:pStyle w:val="Code"/>
        <w:rPr>
          <w:del w:id="2033" w:author="Kelvin Sung" w:date="2021-05-20T18:02:00Z"/>
        </w:rPr>
      </w:pPr>
      <w:r>
        <w:t xml:space="preserve">    gl.uniform1i(this.mNormalSamplerRef, 1); // binds to texture unit 1</w:t>
      </w:r>
    </w:p>
    <w:p w14:paraId="3F163E0A" w14:textId="77777777" w:rsidR="001B23DC" w:rsidRDefault="00126638" w:rsidP="00126638">
      <w:pPr>
        <w:pStyle w:val="Code"/>
        <w:rPr>
          <w:ins w:id="2034" w:author="Kelvin Sung" w:date="2021-05-20T18:02:00Z"/>
        </w:rPr>
      </w:pPr>
      <w:del w:id="2035" w:author="Kelvin Sung" w:date="2021-05-20T18:02:00Z">
        <w:r w:rsidDel="001B23DC">
          <w:delText xml:space="preserve">    </w:delText>
        </w:r>
      </w:del>
    </w:p>
    <w:p w14:paraId="7135D552" w14:textId="77777777" w:rsidR="00126638" w:rsidDel="001B23DC" w:rsidRDefault="00126638" w:rsidP="00126638">
      <w:pPr>
        <w:pStyle w:val="Code"/>
        <w:rPr>
          <w:del w:id="2036" w:author="Kelvin Sung" w:date="2021-05-20T18:02:00Z"/>
        </w:rPr>
      </w:pPr>
      <w:r>
        <w:t xml:space="preserve">    // do not need to set up texture coordinate buffer</w:t>
      </w:r>
    </w:p>
    <w:p w14:paraId="5356E551" w14:textId="77777777" w:rsidR="001B23DC" w:rsidRDefault="00126638" w:rsidP="00126638">
      <w:pPr>
        <w:pStyle w:val="Code"/>
        <w:rPr>
          <w:ins w:id="2037" w:author="Kelvin Sung" w:date="2021-05-20T18:02:00Z"/>
        </w:rPr>
      </w:pPr>
      <w:del w:id="2038" w:author="Kelvin Sung" w:date="2021-05-20T18:02:00Z">
        <w:r w:rsidDel="001B23DC">
          <w:delText xml:space="preserve">    </w:delText>
        </w:r>
      </w:del>
    </w:p>
    <w:p w14:paraId="3945A333" w14:textId="77777777" w:rsidR="00126638" w:rsidDel="001B23DC" w:rsidRDefault="00126638" w:rsidP="00126638">
      <w:pPr>
        <w:pStyle w:val="Code"/>
        <w:rPr>
          <w:del w:id="2039" w:author="Kelvin Sung" w:date="2021-05-20T18:02:00Z"/>
        </w:rPr>
      </w:pPr>
      <w:r>
        <w:t xml:space="preserve">    // as we are going to use the ones from the sprite texture </w:t>
      </w:r>
    </w:p>
    <w:p w14:paraId="47A82C8B" w14:textId="77777777" w:rsidR="001B23DC" w:rsidRDefault="00126638" w:rsidP="00126638">
      <w:pPr>
        <w:pStyle w:val="Code"/>
        <w:rPr>
          <w:ins w:id="2040" w:author="Kelvin Sung" w:date="2021-05-20T18:02:00Z"/>
        </w:rPr>
      </w:pPr>
      <w:del w:id="2041" w:author="Kelvin Sung" w:date="2021-05-20T18:02:00Z">
        <w:r w:rsidDel="001B23DC">
          <w:delText xml:space="preserve">    </w:delText>
        </w:r>
      </w:del>
    </w:p>
    <w:p w14:paraId="3F92B178" w14:textId="77777777" w:rsidR="00126638" w:rsidDel="001B23DC" w:rsidRDefault="00126638" w:rsidP="00126638">
      <w:pPr>
        <w:pStyle w:val="Code"/>
        <w:rPr>
          <w:del w:id="2042" w:author="Kelvin Sung" w:date="2021-05-20T18:02:00Z"/>
        </w:rPr>
      </w:pPr>
      <w:r>
        <w:lastRenderedPageBreak/>
        <w:t xml:space="preserve">    // in the fragment shader</w:t>
      </w:r>
    </w:p>
    <w:p w14:paraId="19C19B5A" w14:textId="77777777" w:rsidR="001B23DC" w:rsidRDefault="00126638" w:rsidP="00126638">
      <w:pPr>
        <w:pStyle w:val="Code"/>
        <w:rPr>
          <w:ins w:id="2043" w:author="Kelvin Sung" w:date="2021-05-20T18:02:00Z"/>
        </w:rPr>
      </w:pPr>
      <w:del w:id="2044" w:author="Kelvin Sung" w:date="2021-05-20T18:02:00Z">
        <w:r w:rsidDel="001B23DC">
          <w:delText xml:space="preserve">    </w:delText>
        </w:r>
      </w:del>
    </w:p>
    <w:p w14:paraId="69E04AE2" w14:textId="79AF2F8B" w:rsidR="00126638" w:rsidRPr="00176116" w:rsidRDefault="00126638" w:rsidP="00126638">
      <w:pPr>
        <w:pStyle w:val="Code"/>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81958A0" w:rsidR="00176116" w:rsidRDefault="00176116" w:rsidP="00176116">
      <w:pPr>
        <w:pStyle w:val="Heading3"/>
      </w:pPr>
      <w:commentRangeStart w:id="2045"/>
      <w:r>
        <w:t xml:space="preserve">Modifying the Texture </w:t>
      </w:r>
      <w:del w:id="2046" w:author="Kelvin Sung" w:date="2021-05-20T18:13:00Z">
        <w:r w:rsidDel="00E15C4E">
          <w:delText>Object</w:delText>
        </w:r>
      </w:del>
      <w:ins w:id="2047" w:author="Kelvin Sung" w:date="2021-05-20T18:13:00Z">
        <w:r w:rsidR="00E15C4E">
          <w:t>Class</w:t>
        </w:r>
      </w:ins>
    </w:p>
    <w:p w14:paraId="78070F9A" w14:textId="5AE3F19F" w:rsidR="00176116" w:rsidRDefault="00176116" w:rsidP="00176116">
      <w:pPr>
        <w:pStyle w:val="BodyTextFirst"/>
      </w:pPr>
      <w:r>
        <w:t>So far, you have been working with the default binding of the color texture map to WebGL texture unit 0. With the addition of the normal texture, you now need to explicitly bind your color texture to WebGL texture unit 0. Fortunately, this is a straightforward change.</w:t>
      </w:r>
    </w:p>
    <w:p w14:paraId="41EE89C5" w14:textId="60B46114" w:rsidR="00176116" w:rsidRDefault="00176116" w:rsidP="000D057D">
      <w:pPr>
        <w:pStyle w:val="NumList"/>
        <w:numPr>
          <w:ilvl w:val="0"/>
          <w:numId w:val="28"/>
        </w:numPr>
      </w:pPr>
      <w:commentRangeStart w:id="2048"/>
      <w:r>
        <w:t xml:space="preserve">Modify the constructor to include and initialize a reference to </w:t>
      </w:r>
      <w:r w:rsidRPr="00176116">
        <w:t>the</w:t>
      </w:r>
      <w:r>
        <w:t xml:space="preserve"> sampler location, as shown in the following code:</w:t>
      </w:r>
      <w:commentRangeEnd w:id="2048"/>
      <w:r w:rsidR="003E4989">
        <w:rPr>
          <w:rStyle w:val="CommentReference"/>
          <w:rFonts w:asciiTheme="minorHAnsi" w:hAnsiTheme="minorHAnsi"/>
        </w:rPr>
        <w:commentReference w:id="2048"/>
      </w:r>
    </w:p>
    <w:p w14:paraId="69A6DF7D" w14:textId="5A91D02A" w:rsidR="00176116" w:rsidRDefault="00176116" w:rsidP="000D057D">
      <w:pPr>
        <w:pStyle w:val="NumList"/>
        <w:numPr>
          <w:ilvl w:val="0"/>
          <w:numId w:val="28"/>
        </w:numPr>
      </w:pPr>
      <w:r w:rsidRPr="00176116">
        <w:t xml:space="preserve">Add a line to the </w:t>
      </w:r>
      <w:proofErr w:type="gramStart"/>
      <w:r w:rsidRPr="00176116">
        <w:t>activate(</w:t>
      </w:r>
      <w:proofErr w:type="gramEnd"/>
      <w:r w:rsidRPr="00176116">
        <w:t>) function to bind the texture to unit 0, as shown in the following code:</w:t>
      </w:r>
    </w:p>
    <w:p w14:paraId="093B4DF9" w14:textId="77777777" w:rsidR="003E4989" w:rsidRDefault="003E4989" w:rsidP="003E4989">
      <w:pPr>
        <w:pStyle w:val="Code"/>
      </w:pPr>
      <w:r>
        <w:t xml:space="preserve">function activate(textureName, </w:t>
      </w:r>
      <w:r w:rsidRPr="003E4989">
        <w:rPr>
          <w:rStyle w:val="CodeBold"/>
        </w:rPr>
        <w:t>normalMap</w:t>
      </w:r>
      <w:r>
        <w:t>) {</w:t>
      </w:r>
    </w:p>
    <w:p w14:paraId="432B09F8" w14:textId="77777777" w:rsidR="003E4989" w:rsidRDefault="003E4989" w:rsidP="003E4989">
      <w:pPr>
        <w:pStyle w:val="Code"/>
      </w:pPr>
      <w:r>
        <w:t xml:space="preserve">    let gl = glSys.get();</w:t>
      </w:r>
    </w:p>
    <w:p w14:paraId="652A57FE" w14:textId="77777777" w:rsidR="003E4989" w:rsidRDefault="003E4989" w:rsidP="003E4989">
      <w:pPr>
        <w:pStyle w:val="Code"/>
      </w:pPr>
      <w:r>
        <w:t xml:space="preserve">    let texInfo = get(textureName);</w:t>
      </w:r>
    </w:p>
    <w:p w14:paraId="247E9081" w14:textId="77777777" w:rsidR="003E4989" w:rsidRDefault="003E4989" w:rsidP="003E4989">
      <w:pPr>
        <w:pStyle w:val="Code"/>
      </w:pPr>
    </w:p>
    <w:p w14:paraId="267A678D" w14:textId="77777777" w:rsidR="003E4989" w:rsidRDefault="003E4989" w:rsidP="003E4989">
      <w:pPr>
        <w:pStyle w:val="Code"/>
      </w:pPr>
      <w:r>
        <w:t xml:space="preserve">    // Binds our texture reference to the current webGL texture functionality</w:t>
      </w:r>
    </w:p>
    <w:p w14:paraId="40E35906" w14:textId="77777777" w:rsidR="003E4989" w:rsidRPr="003E4989" w:rsidRDefault="003E4989" w:rsidP="003E4989">
      <w:pPr>
        <w:pStyle w:val="Code"/>
        <w:rPr>
          <w:rStyle w:val="CodeBold"/>
        </w:rPr>
      </w:pPr>
      <w:r w:rsidRPr="003E4989">
        <w:rPr>
          <w:rStyle w:val="CodeBold"/>
        </w:rPr>
        <w:t xml:space="preserve">    if (normalMap === "undefined" || (!normalMap))</w:t>
      </w:r>
    </w:p>
    <w:p w14:paraId="6CDB1BFC" w14:textId="77777777" w:rsidR="003E4989" w:rsidRPr="003E4989" w:rsidRDefault="003E4989" w:rsidP="003E4989">
      <w:pPr>
        <w:pStyle w:val="Code"/>
        <w:rPr>
          <w:rStyle w:val="CodeBold"/>
        </w:rPr>
      </w:pPr>
      <w:r w:rsidRPr="003E4989">
        <w:rPr>
          <w:rStyle w:val="CodeBold"/>
        </w:rPr>
        <w:t xml:space="preserve">        gl.activeTexture(gl.TEXTURE0);  // for this game engine, for now, unit 0 is reserved for color texture map</w:t>
      </w:r>
    </w:p>
    <w:p w14:paraId="2CCD8676" w14:textId="77777777" w:rsidR="003E4989" w:rsidRPr="003E4989" w:rsidRDefault="003E4989" w:rsidP="003E4989">
      <w:pPr>
        <w:pStyle w:val="Code"/>
        <w:rPr>
          <w:rStyle w:val="CodeBold"/>
        </w:rPr>
      </w:pPr>
      <w:r w:rsidRPr="003E4989">
        <w:rPr>
          <w:rStyle w:val="CodeBold"/>
        </w:rPr>
        <w:t xml:space="preserve">    else </w:t>
      </w:r>
    </w:p>
    <w:p w14:paraId="63AC36B4" w14:textId="77777777" w:rsidR="003E4989" w:rsidRPr="003E4989" w:rsidRDefault="003E4989" w:rsidP="003E4989">
      <w:pPr>
        <w:pStyle w:val="Code"/>
        <w:rPr>
          <w:rStyle w:val="CodeBold"/>
        </w:rPr>
      </w:pPr>
      <w:r w:rsidRPr="003E4989">
        <w:rPr>
          <w:rStyle w:val="CodeBold"/>
        </w:rPr>
        <w:t xml:space="preserve">        gl.activeTexture(gl.TEXTURE1);  // for this game engine, for now, unit 1 is reserved for normal texture map </w:t>
      </w:r>
    </w:p>
    <w:p w14:paraId="60BB8F6D" w14:textId="77777777" w:rsidR="003E4989" w:rsidRDefault="003E4989" w:rsidP="003E4989">
      <w:pPr>
        <w:pStyle w:val="Code"/>
      </w:pPr>
      <w:r>
        <w:t xml:space="preserve">    gl.bindTexture(gl.TEXTURE_2D, texInfo.mGLTexID);</w:t>
      </w:r>
    </w:p>
    <w:p w14:paraId="167A21FD" w14:textId="77777777" w:rsidR="003E4989" w:rsidRDefault="003E4989" w:rsidP="003E4989">
      <w:pPr>
        <w:pStyle w:val="Code"/>
      </w:pPr>
    </w:p>
    <w:p w14:paraId="6676B522" w14:textId="77777777" w:rsidR="003E4989" w:rsidRDefault="003E4989" w:rsidP="003E4989">
      <w:pPr>
        <w:pStyle w:val="Code"/>
      </w:pPr>
      <w:r>
        <w:t xml:space="preserve">    // To prevent texture wrappings</w:t>
      </w:r>
    </w:p>
    <w:p w14:paraId="730FCB77" w14:textId="77777777" w:rsidR="003E4989" w:rsidRDefault="003E4989" w:rsidP="003E4989">
      <w:pPr>
        <w:pStyle w:val="Code"/>
      </w:pPr>
      <w:r>
        <w:t xml:space="preserve">    gl.texParameteri(gl.TEXTURE_2D, gl.TEXTURE_WRAP_S, gl.CLAMP_TO_EDGE);</w:t>
      </w:r>
    </w:p>
    <w:p w14:paraId="3FFD8692" w14:textId="77777777" w:rsidR="003E4989" w:rsidRDefault="003E4989" w:rsidP="003E4989">
      <w:pPr>
        <w:pStyle w:val="Code"/>
      </w:pPr>
      <w:r>
        <w:t xml:space="preserve">    gl.texParameteri(gl.TEXTURE_2D, gl.TEXTURE_WRAP_T, gl.CLAMP_TO_EDGE);</w:t>
      </w:r>
    </w:p>
    <w:p w14:paraId="7C207011" w14:textId="77777777" w:rsidR="003E4989" w:rsidRDefault="003E4989" w:rsidP="003E4989">
      <w:pPr>
        <w:pStyle w:val="Code"/>
      </w:pPr>
    </w:p>
    <w:p w14:paraId="03784500" w14:textId="77777777" w:rsidR="003E4989" w:rsidRDefault="003E4989" w:rsidP="003E4989">
      <w:pPr>
        <w:pStyle w:val="Code"/>
      </w:pPr>
      <w:r>
        <w:t xml:space="preserve">    // Handles how magnification and minimization filters will work.</w:t>
      </w:r>
    </w:p>
    <w:p w14:paraId="37FBB830" w14:textId="77777777" w:rsidR="003E4989" w:rsidRDefault="003E4989" w:rsidP="003E4989">
      <w:pPr>
        <w:pStyle w:val="Code"/>
      </w:pPr>
      <w:r>
        <w:t xml:space="preserve">    gl.texParameteri(gl.TEXTURE_2D, gl.TEXTURE_MAG_FILTER, gl.LINEAR);</w:t>
      </w:r>
    </w:p>
    <w:p w14:paraId="4ED5E333" w14:textId="77777777" w:rsidR="003E4989" w:rsidRDefault="003E4989" w:rsidP="003E4989">
      <w:pPr>
        <w:pStyle w:val="Code"/>
      </w:pPr>
      <w:r>
        <w:t xml:space="preserve">    gl.texParameteri(gl.TEXTURE_2D, gl.TEXTURE_MIN_FILTER, gl.LINEAR_MIPMAP_LINEAR);</w:t>
      </w:r>
    </w:p>
    <w:p w14:paraId="7E7A0C97" w14:textId="77777777" w:rsidR="003E4989" w:rsidRDefault="003E4989" w:rsidP="003E4989">
      <w:pPr>
        <w:pStyle w:val="Code"/>
      </w:pPr>
    </w:p>
    <w:p w14:paraId="2B4200BB" w14:textId="77777777" w:rsidR="003E4989" w:rsidRDefault="003E4989" w:rsidP="003E4989">
      <w:pPr>
        <w:pStyle w:val="Code"/>
      </w:pPr>
      <w:r>
        <w:t xml:space="preserve">    // For pixel-graphics where you want the texture to look "sharp" do the following:</w:t>
      </w:r>
    </w:p>
    <w:p w14:paraId="1E22D3C9" w14:textId="77777777" w:rsidR="003E4989" w:rsidRDefault="003E4989" w:rsidP="003E4989">
      <w:pPr>
        <w:pStyle w:val="Code"/>
      </w:pPr>
      <w:r>
        <w:t xml:space="preserve">    // gl.texParameteri(gl.TEXTURE_2D, gl.TEXTURE_MAG_FILTER, gl.NEAREST);</w:t>
      </w:r>
    </w:p>
    <w:p w14:paraId="3923954B" w14:textId="77777777" w:rsidR="003E4989" w:rsidRDefault="003E4989" w:rsidP="003E4989">
      <w:pPr>
        <w:pStyle w:val="Code"/>
      </w:pPr>
      <w:r>
        <w:t xml:space="preserve">    // gl.texParameteri(gl.TEXTURE_2D, gl.TEXTURE_MIN_FILTER, gl.NEAREST);</w:t>
      </w:r>
    </w:p>
    <w:p w14:paraId="32F5E008" w14:textId="25233ED5" w:rsidR="003E4989" w:rsidRPr="00176116" w:rsidRDefault="003E4989" w:rsidP="003E4989">
      <w:pPr>
        <w:pStyle w:val="Code"/>
      </w:pPr>
      <w:r>
        <w:t>}</w:t>
      </w:r>
      <w:commentRangeEnd w:id="2045"/>
      <w:r>
        <w:rPr>
          <w:rStyle w:val="CommentReference"/>
          <w:rFonts w:asciiTheme="minorHAnsi" w:hAnsiTheme="minorHAnsi"/>
          <w:noProof w:val="0"/>
        </w:rPr>
        <w:commentReference w:id="2045"/>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2049" w:author="Kelvin Sung" w:date="2021-05-20T18:13:00Z">
        <w:r w:rsidDel="00E15C4E">
          <w:delText>Object</w:delText>
        </w:r>
      </w:del>
      <w:ins w:id="2050" w:author="Kelvin Sung" w:date="2021-05-20T18:13:00Z">
        <w:r w:rsidR="00E15C4E">
          <w:t>Class</w:t>
        </w:r>
      </w:ins>
    </w:p>
    <w:p w14:paraId="3051336A" w14:textId="3704AC5C" w:rsidR="00176116" w:rsidRPr="00176116" w:rsidRDefault="00176116" w:rsidP="00176116">
      <w:pPr>
        <w:pStyle w:val="BodyTextFirst"/>
      </w:pPr>
      <w:r w:rsidRPr="00176116">
        <w:t>You can now create your</w:t>
      </w:r>
      <w:r w:rsidR="003E4989">
        <w:t xml:space="preserve"> </w:t>
      </w:r>
      <w:r w:rsidR="003E4989" w:rsidRPr="00176116">
        <w:t>illumination</w:t>
      </w:r>
      <w:r w:rsidRPr="00176116">
        <w:t xml:space="preserve"> </w:t>
      </w:r>
      <w:proofErr w:type="spellStart"/>
      <w:r w:rsidRPr="00176116">
        <w:t>renderable</w:t>
      </w:r>
      <w:proofErr w:type="spellEnd"/>
      <w:r w:rsidRPr="00176116">
        <w:t xml:space="preserve"> object to leverage the </w:t>
      </w:r>
      <w:r w:rsidR="001126F3">
        <w:t xml:space="preserve">newly created </w:t>
      </w:r>
      <w:r w:rsidRPr="00176116">
        <w:t>illumination shader.</w:t>
      </w:r>
    </w:p>
    <w:p w14:paraId="29371415" w14:textId="77777777" w:rsidR="001126F3" w:rsidRDefault="00176116" w:rsidP="002946C2">
      <w:pPr>
        <w:pStyle w:val="NumList"/>
        <w:numPr>
          <w:ilvl w:val="0"/>
          <w:numId w:val="29"/>
        </w:numPr>
      </w:pPr>
      <w:r w:rsidRPr="00176116">
        <w:t xml:space="preserve">Begin by creating a new file under 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 and naming it </w:t>
      </w:r>
      <w:r w:rsidR="001126F3" w:rsidRPr="001126F3">
        <w:rPr>
          <w:rStyle w:val="CodeInline"/>
        </w:rPr>
        <w:t>i</w:t>
      </w:r>
      <w:r w:rsidRPr="001126F3">
        <w:rPr>
          <w:rStyle w:val="CodeInline"/>
        </w:rPr>
        <w:t>llum</w:t>
      </w:r>
      <w:r w:rsidR="001126F3" w:rsidRPr="001126F3">
        <w:rPr>
          <w:rStyle w:val="CodeInline"/>
        </w:rPr>
        <w:t>_r</w:t>
      </w:r>
      <w:r w:rsidRPr="001126F3">
        <w:rPr>
          <w:rStyle w:val="CodeInline"/>
        </w:rPr>
        <w:t>enderable.js</w:t>
      </w:r>
      <w:r w:rsidRPr="00176116">
        <w:t xml:space="preserve">. </w:t>
      </w:r>
    </w:p>
    <w:p w14:paraId="256ABB12" w14:textId="6A02E4A3" w:rsidR="00176116" w:rsidRDefault="001126F3" w:rsidP="002946C2">
      <w:pPr>
        <w:pStyle w:val="NumList"/>
        <w:numPr>
          <w:ilvl w:val="0"/>
          <w:numId w:val="29"/>
        </w:numPr>
      </w:pPr>
      <w:r>
        <w:t xml:space="preserve">Define a new object and name it </w:t>
      </w:r>
      <w:proofErr w:type="spellStart"/>
      <w:r w:rsidRPr="001126F3">
        <w:rPr>
          <w:rStyle w:val="CodeInline"/>
        </w:rPr>
        <w:t>IllumRenderable</w:t>
      </w:r>
      <w:proofErr w:type="spellEnd"/>
      <w:r>
        <w:t xml:space="preserve"> that extends </w:t>
      </w:r>
      <w:r w:rsidRPr="00176116">
        <w:t xml:space="preserve">from the </w:t>
      </w:r>
      <w:proofErr w:type="spellStart"/>
      <w:r w:rsidRPr="001126F3">
        <w:rPr>
          <w:rStyle w:val="CodeInline"/>
        </w:rPr>
        <w:t>LightRenderable</w:t>
      </w:r>
      <w:proofErr w:type="spellEnd"/>
      <w:r w:rsidRPr="00176116">
        <w:t xml:space="preserve"> object</w:t>
      </w:r>
      <w:r>
        <w:t>. Add</w:t>
      </w:r>
      <w:r w:rsidR="00176116" w:rsidRPr="00176116">
        <w:t xml:space="preserve"> a constructor to define 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r w:rsidR="00176116" w:rsidRPr="00176116">
        <w:t xml:space="preserve"> superclass. This assumes that the geometry of the object is depicted in the color texture map and the normal texture map is derived to capture the contours of the object, which is </w:t>
      </w:r>
      <w:r w:rsidR="00176116" w:rsidRPr="001126F3">
        <w:rPr>
          <w:rStyle w:val="Emphasis"/>
        </w:rPr>
        <w:t>almost</w:t>
      </w:r>
      <w:r w:rsidR="00176116" w:rsidRPr="00176116">
        <w:t xml:space="preserve"> always the case. </w:t>
      </w:r>
    </w:p>
    <w:p w14:paraId="3A5A6019" w14:textId="77777777" w:rsidR="001126F3" w:rsidRDefault="001126F3" w:rsidP="001126F3">
      <w:pPr>
        <w:pStyle w:val="Code"/>
      </w:pPr>
      <w:r>
        <w:t>import * as texture from "../resources/texture.js";</w:t>
      </w:r>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RDefault="001126F3" w:rsidP="001126F3">
      <w:pPr>
        <w:pStyle w:val="Code"/>
      </w:pPr>
      <w:bookmarkStart w:id="2051" w:name="_Hlk72122689"/>
      <w:r>
        <w:t xml:space="preserve">    </w:t>
      </w:r>
      <w:r w:rsidRPr="001126F3">
        <w:t>... implementation to follow …</w:t>
      </w:r>
    </w:p>
    <w:bookmarkEnd w:id="2051"/>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0AAE7142" w14:textId="337190C8" w:rsidR="00EE10DF" w:rsidDel="001B23DC" w:rsidRDefault="00EE10DF" w:rsidP="000D057D">
      <w:pPr>
        <w:pStyle w:val="NumList"/>
        <w:numPr>
          <w:ilvl w:val="0"/>
          <w:numId w:val="29"/>
        </w:numPr>
        <w:rPr>
          <w:del w:id="2052" w:author="Kelvin Sung" w:date="2021-05-20T18:03:00Z"/>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base class’s </w:t>
      </w:r>
      <w:r w:rsidRPr="001126F3">
        <w:rPr>
          <w:rStyle w:val="CodeInline"/>
        </w:rPr>
        <w:t>draw()</w:t>
      </w:r>
      <w:r w:rsidRPr="00EE10DF">
        <w:t xml:space="preserve"> method.</w:t>
      </w:r>
    </w:p>
    <w:p w14:paraId="7D4C16B9" w14:textId="77777777" w:rsidR="001B23DC" w:rsidRDefault="001126F3" w:rsidP="000D057D">
      <w:pPr>
        <w:pStyle w:val="NumList"/>
        <w:numPr>
          <w:ilvl w:val="0"/>
          <w:numId w:val="29"/>
        </w:numPr>
        <w:rPr>
          <w:ins w:id="2053" w:author="Kelvin Sung" w:date="2021-05-20T18:03:00Z"/>
        </w:rPr>
      </w:pPr>
      <w:del w:id="2054" w:author="Kelvin Sung" w:date="2021-05-20T18:03:00Z">
        <w:r w:rsidDel="001B23DC">
          <w:delText xml:space="preserve">    </w:delText>
        </w:r>
      </w:del>
    </w:p>
    <w:p w14:paraId="0C8FACAD" w14:textId="6B10B71B" w:rsidR="001126F3" w:rsidDel="001B23DC" w:rsidRDefault="001126F3" w:rsidP="001126F3">
      <w:pPr>
        <w:pStyle w:val="Code"/>
        <w:rPr>
          <w:del w:id="2055" w:author="Kelvin Sung" w:date="2021-05-20T18:03:00Z"/>
        </w:rPr>
      </w:pPr>
      <w:r>
        <w:t>draw(camera) {</w:t>
      </w:r>
    </w:p>
    <w:p w14:paraId="689D4BB2" w14:textId="77777777" w:rsidR="001B23DC" w:rsidRDefault="001126F3" w:rsidP="001126F3">
      <w:pPr>
        <w:pStyle w:val="Code"/>
        <w:rPr>
          <w:ins w:id="2056" w:author="Kelvin Sung" w:date="2021-05-20T18:03:00Z"/>
        </w:rPr>
      </w:pPr>
      <w:del w:id="2057" w:author="Kelvin Sung" w:date="2021-05-20T18:03:00Z">
        <w:r w:rsidDel="001B23DC">
          <w:delText xml:space="preserve">    </w:delText>
        </w:r>
      </w:del>
    </w:p>
    <w:p w14:paraId="7EE01161" w14:textId="756DE1AC" w:rsidR="001126F3" w:rsidDel="001B23DC" w:rsidRDefault="001126F3" w:rsidP="001126F3">
      <w:pPr>
        <w:pStyle w:val="Code"/>
        <w:rPr>
          <w:del w:id="2058" w:author="Kelvin Sung" w:date="2021-05-20T18:03:00Z"/>
        </w:rPr>
      </w:pPr>
      <w:r>
        <w:t xml:space="preserve">    texture.activate(this.mNormalMap, true);</w:t>
      </w:r>
    </w:p>
    <w:p w14:paraId="6B7F6332" w14:textId="77777777" w:rsidR="001B23DC" w:rsidRDefault="001126F3" w:rsidP="001126F3">
      <w:pPr>
        <w:pStyle w:val="Code"/>
        <w:rPr>
          <w:ins w:id="2059" w:author="Kelvin Sung" w:date="2021-05-20T18:03:00Z"/>
        </w:rPr>
      </w:pPr>
      <w:del w:id="2060" w:author="Kelvin Sung" w:date="2021-05-20T18:03:00Z">
        <w:r w:rsidDel="001B23DC">
          <w:delText xml:space="preserve">    </w:delText>
        </w:r>
      </w:del>
    </w:p>
    <w:p w14:paraId="7507C0B4" w14:textId="110D6B1B" w:rsidR="001126F3" w:rsidDel="001B23DC" w:rsidRDefault="001126F3" w:rsidP="001126F3">
      <w:pPr>
        <w:pStyle w:val="Code"/>
        <w:rPr>
          <w:del w:id="2061" w:author="Kelvin Sung" w:date="2021-05-20T18:03:00Z"/>
        </w:rPr>
      </w:pPr>
      <w:r>
        <w:t xml:space="preserve">    // Here the normal map texture coordinate is copied from those of </w:t>
      </w:r>
    </w:p>
    <w:p w14:paraId="0C852E67" w14:textId="77777777" w:rsidR="001B23DC" w:rsidRDefault="001126F3" w:rsidP="001126F3">
      <w:pPr>
        <w:pStyle w:val="Code"/>
        <w:rPr>
          <w:ins w:id="2062" w:author="Kelvin Sung" w:date="2021-05-20T18:03:00Z"/>
        </w:rPr>
      </w:pPr>
      <w:del w:id="2063" w:author="Kelvin Sung" w:date="2021-05-20T18:03:00Z">
        <w:r w:rsidDel="001B23DC">
          <w:delText xml:space="preserve">    </w:delText>
        </w:r>
      </w:del>
    </w:p>
    <w:p w14:paraId="4578AD01" w14:textId="6C51DE70" w:rsidR="001126F3" w:rsidDel="001B23DC" w:rsidRDefault="001126F3" w:rsidP="001126F3">
      <w:pPr>
        <w:pStyle w:val="Code"/>
        <w:rPr>
          <w:del w:id="2064" w:author="Kelvin Sung" w:date="2021-05-20T18:03:00Z"/>
        </w:rPr>
      </w:pPr>
      <w:r>
        <w:t xml:space="preserve">    // the corresponding sprite sheet</w:t>
      </w:r>
    </w:p>
    <w:p w14:paraId="7B6E8595" w14:textId="77777777" w:rsidR="001B23DC" w:rsidRDefault="001126F3" w:rsidP="001126F3">
      <w:pPr>
        <w:pStyle w:val="Code"/>
        <w:rPr>
          <w:ins w:id="2065" w:author="Kelvin Sung" w:date="2021-05-20T18:03:00Z"/>
        </w:rPr>
      </w:pPr>
      <w:del w:id="2066" w:author="Kelvin Sung" w:date="2021-05-20T18:03:00Z">
        <w:r w:rsidDel="001B23DC">
          <w:delText xml:space="preserve">    </w:delText>
        </w:r>
      </w:del>
    </w:p>
    <w:p w14:paraId="4191E3B1" w14:textId="5A078F14" w:rsidR="001126F3" w:rsidDel="001B23DC" w:rsidRDefault="001126F3" w:rsidP="001126F3">
      <w:pPr>
        <w:pStyle w:val="Code"/>
        <w:rPr>
          <w:del w:id="2067" w:author="Kelvin Sung" w:date="2021-05-20T18:03:00Z"/>
        </w:rPr>
      </w:pPr>
      <w:r>
        <w:t xml:space="preserve">    super.draw(camera);</w:t>
      </w:r>
    </w:p>
    <w:p w14:paraId="3EA503D4" w14:textId="77777777" w:rsidR="001B23DC" w:rsidRDefault="001126F3" w:rsidP="001126F3">
      <w:pPr>
        <w:pStyle w:val="Code"/>
        <w:rPr>
          <w:ins w:id="2068" w:author="Kelvin Sung" w:date="2021-05-20T18:03:00Z"/>
        </w:rPr>
      </w:pPr>
      <w:del w:id="2069" w:author="Kelvin Sung" w:date="2021-05-20T18:03:00Z">
        <w:r w:rsidDel="001B23DC">
          <w:delText xml:space="preserve">    </w:delText>
        </w:r>
      </w:del>
    </w:p>
    <w:p w14:paraId="17B83693" w14:textId="6F08C61C" w:rsidR="001126F3" w:rsidRPr="00EE10DF" w:rsidRDefault="001126F3" w:rsidP="001126F3">
      <w:pPr>
        <w:pStyle w:val="Code"/>
      </w:pPr>
      <w:r>
        <w:t>}</w:t>
      </w:r>
    </w:p>
    <w:p w14:paraId="6D079640" w14:textId="77777777" w:rsidR="00EE10DF" w:rsidRDefault="00EE10DF" w:rsidP="00EE10DF">
      <w:pPr>
        <w:pStyle w:val="Heading3"/>
      </w:pPr>
      <w:r>
        <w:t>Modifying the Engine</w:t>
      </w:r>
    </w:p>
    <w:p w14:paraId="571BF90E" w14:textId="77777777" w:rsidR="00EE10DF" w:rsidRDefault="00EE10DF" w:rsidP="00EE10DF">
      <w:pPr>
        <w:pStyle w:val="BodyTextFirst"/>
      </w:pPr>
      <w:r>
        <w:t xml:space="preserve">You have to update the engine to support the new texture map, shader, and </w:t>
      </w:r>
      <w:proofErr w:type="spellStart"/>
      <w:r>
        <w:t>renderable</w:t>
      </w:r>
      <w:proofErr w:type="spellEnd"/>
      <w:r>
        <w:t xml:space="preserve"> objects.</w:t>
      </w:r>
    </w:p>
    <w:p w14:paraId="672E65D3" w14:textId="77777777" w:rsidR="00EE10DF" w:rsidRDefault="00EE10DF" w:rsidP="00EE10DF">
      <w:pPr>
        <w:pStyle w:val="Heading4"/>
      </w:pPr>
      <w:commentRangeStart w:id="2070"/>
      <w:r>
        <w:t xml:space="preserve">Defining the Default in </w:t>
      </w:r>
      <w:proofErr w:type="spellStart"/>
      <w:r>
        <w:t>Engine_DefaultResources</w:t>
      </w:r>
      <w:proofErr w:type="spellEnd"/>
    </w:p>
    <w:p w14:paraId="7A054463" w14:textId="77777777" w:rsidR="00EE10DF" w:rsidRDefault="00EE10DF" w:rsidP="00EE10DF">
      <w:pPr>
        <w:pStyle w:val="BodyTextFirst"/>
      </w:pPr>
      <w:r>
        <w:t xml:space="preserve">You must modify the Engine_DefaultResources.js file to define the default instance of the </w:t>
      </w:r>
      <w:proofErr w:type="spellStart"/>
      <w:r>
        <w:t>IllumShader</w:t>
      </w:r>
      <w:proofErr w:type="spellEnd"/>
      <w:r>
        <w:t xml:space="preserve"> object.</w:t>
      </w:r>
    </w:p>
    <w:p w14:paraId="371D8A05" w14:textId="5AF42145" w:rsidR="00EE10DF" w:rsidRDefault="00EE10DF" w:rsidP="000D057D">
      <w:pPr>
        <w:pStyle w:val="NumList"/>
        <w:numPr>
          <w:ilvl w:val="0"/>
          <w:numId w:val="30"/>
        </w:numPr>
      </w:pPr>
      <w:r>
        <w:t>Define a constant file path and variable for the newly created fragment shader.</w:t>
      </w:r>
    </w:p>
    <w:p w14:paraId="35B57611" w14:textId="77777777" w:rsidR="00EE10DF" w:rsidRPr="00EE10DF" w:rsidRDefault="00EE10DF" w:rsidP="00EE10DF">
      <w:pPr>
        <w:pStyle w:val="NumList"/>
      </w:pPr>
      <w:r w:rsidRPr="00EE10DF">
        <w:t>Modify the _</w:t>
      </w:r>
      <w:proofErr w:type="spellStart"/>
      <w:proofErr w:type="gramStart"/>
      <w:r w:rsidRPr="00EE10DF">
        <w:t>createShaders</w:t>
      </w:r>
      <w:proofErr w:type="spellEnd"/>
      <w:r w:rsidRPr="00EE10DF">
        <w:t>(</w:t>
      </w:r>
      <w:proofErr w:type="gramEnd"/>
      <w:r w:rsidRPr="00EE10DF">
        <w:t xml:space="preserve">) function to instantiate an </w:t>
      </w:r>
      <w:proofErr w:type="spellStart"/>
      <w:r w:rsidRPr="00EE10DF">
        <w:t>IllumShader</w:t>
      </w:r>
      <w:proofErr w:type="spellEnd"/>
      <w:r w:rsidRPr="00EE10DF">
        <w:t xml:space="preserve"> object.</w:t>
      </w:r>
    </w:p>
    <w:p w14:paraId="6D002B31" w14:textId="77777777" w:rsidR="00EE10DF" w:rsidRPr="00EE10DF" w:rsidRDefault="00EE10DF" w:rsidP="00EE10DF">
      <w:pPr>
        <w:pStyle w:val="NumList"/>
      </w:pPr>
      <w:r w:rsidRPr="00EE10DF">
        <w:t>Add a simple accessor for the illumination shader.</w:t>
      </w:r>
    </w:p>
    <w:p w14:paraId="5C31C1A9" w14:textId="77777777" w:rsidR="00EE10DF" w:rsidRPr="00EE10DF" w:rsidRDefault="00EE10DF" w:rsidP="00EE10DF">
      <w:pPr>
        <w:pStyle w:val="NumList"/>
      </w:pPr>
      <w:r w:rsidRPr="00EE10DF">
        <w:t xml:space="preserve">Modify the </w:t>
      </w:r>
      <w:proofErr w:type="gramStart"/>
      <w:r w:rsidRPr="00EE10DF">
        <w:t>initialize(</w:t>
      </w:r>
      <w:proofErr w:type="gramEnd"/>
      <w:r w:rsidRPr="00EE10DF">
        <w:t>) function to load the text file that defines the illumination shader.</w:t>
      </w:r>
    </w:p>
    <w:p w14:paraId="0D58207B" w14:textId="77777777" w:rsidR="00EE10DF" w:rsidRPr="00EE10DF" w:rsidRDefault="00EE10DF" w:rsidP="00EE10DF">
      <w:pPr>
        <w:pStyle w:val="NumList"/>
      </w:pPr>
      <w:r w:rsidRPr="00EE10DF">
        <w:t xml:space="preserve">Modify the </w:t>
      </w:r>
      <w:proofErr w:type="spellStart"/>
      <w:proofErr w:type="gramStart"/>
      <w:r w:rsidRPr="00EE10DF">
        <w:t>cleanUp</w:t>
      </w:r>
      <w:proofErr w:type="spellEnd"/>
      <w:r w:rsidRPr="00EE10DF">
        <w:t>(</w:t>
      </w:r>
      <w:proofErr w:type="gramEnd"/>
      <w:r w:rsidRPr="00EE10DF">
        <w:t>) function to unload the text file that defines the illumination shader.</w:t>
      </w:r>
    </w:p>
    <w:p w14:paraId="2E00C52B" w14:textId="77777777" w:rsidR="00EE10DF" w:rsidRPr="00EE10DF" w:rsidRDefault="00EE10DF" w:rsidP="00EE10DF">
      <w:pPr>
        <w:pStyle w:val="NumList"/>
      </w:pPr>
      <w:r w:rsidRPr="00EE10DF">
        <w:t>Export the get accessor in the public function list.</w:t>
      </w:r>
      <w:commentRangeEnd w:id="2070"/>
      <w:r w:rsidR="003E4989">
        <w:rPr>
          <w:rStyle w:val="CommentReference"/>
          <w:rFonts w:asciiTheme="minorHAnsi" w:hAnsiTheme="minorHAnsi"/>
        </w:rPr>
        <w:commentReference w:id="2070"/>
      </w:r>
    </w:p>
    <w:p w14:paraId="62AD3CAA" w14:textId="77777777" w:rsidR="00EE10DF" w:rsidRDefault="00EE10DF" w:rsidP="00EE10DF">
      <w:pPr>
        <w:pStyle w:val="BodyTextFirst"/>
      </w:pPr>
    </w:p>
    <w:p w14:paraId="2273F3D8" w14:textId="77777777" w:rsidR="00EE10DF" w:rsidRDefault="00EE10DF" w:rsidP="00EE10DF">
      <w:pPr>
        <w:pStyle w:val="Heading4"/>
      </w:pPr>
      <w:commentRangeStart w:id="2071"/>
      <w:r>
        <w:t xml:space="preserve">Configuring WebGL Texture Units in </w:t>
      </w:r>
      <w:proofErr w:type="spellStart"/>
      <w:r>
        <w:t>Engine_Textures</w:t>
      </w:r>
      <w:proofErr w:type="spellEnd"/>
    </w:p>
    <w:p w14:paraId="555E617C" w14:textId="77777777" w:rsidR="00EE10DF" w:rsidRDefault="00EE10DF" w:rsidP="00EE10DF">
      <w:pPr>
        <w:pStyle w:val="BodyTextFirst"/>
      </w:pPr>
      <w:r>
        <w:t>The engine texture support in the Engine_Textures.js file must be updated to support configuring the WebGL texture units accordingly: color texture binding to unit 0 and normal texture binding to unit 1.</w:t>
      </w:r>
    </w:p>
    <w:p w14:paraId="20CEBED8" w14:textId="5C2EBB9B" w:rsidR="00EE10DF" w:rsidRDefault="00EE10DF" w:rsidP="000D057D">
      <w:pPr>
        <w:pStyle w:val="NumList"/>
        <w:numPr>
          <w:ilvl w:val="0"/>
          <w:numId w:val="31"/>
        </w:numPr>
      </w:pPr>
      <w:r>
        <w:t xml:space="preserve">Add a line to the </w:t>
      </w:r>
      <w:proofErr w:type="spellStart"/>
      <w:proofErr w:type="gramStart"/>
      <w:r>
        <w:t>activateTexture</w:t>
      </w:r>
      <w:proofErr w:type="spellEnd"/>
      <w:r>
        <w:t>(</w:t>
      </w:r>
      <w:proofErr w:type="gramEnd"/>
      <w:r>
        <w:t xml:space="preserve">) function to specify the texture unit 0. Recall that this function activates the color texture mapping functionality. The </w:t>
      </w:r>
      <w:proofErr w:type="gramStart"/>
      <w:r>
        <w:t>gl.TEXTURE</w:t>
      </w:r>
      <w:proofErr w:type="gramEnd"/>
      <w:r>
        <w:t>0 constant informs WebGL to bind to the texture unit 0.</w:t>
      </w:r>
    </w:p>
    <w:p w14:paraId="23FEDE01" w14:textId="77777777" w:rsidR="00EE10DF" w:rsidRPr="00EE10DF" w:rsidRDefault="00EE10DF" w:rsidP="000D057D">
      <w:pPr>
        <w:pStyle w:val="NumList"/>
        <w:numPr>
          <w:ilvl w:val="0"/>
          <w:numId w:val="31"/>
        </w:numPr>
      </w:pPr>
      <w:r w:rsidRPr="00EE10DF">
        <w:lastRenderedPageBreak/>
        <w:t>Add a function to activate the normal map texture and bind this texture to WebGL texture unit 1 with the TEXTURE1 constant.</w:t>
      </w:r>
    </w:p>
    <w:p w14:paraId="6CD8A47B" w14:textId="77777777" w:rsidR="00EE10DF" w:rsidRPr="00EE10DF" w:rsidRDefault="00EE10DF" w:rsidP="000D057D">
      <w:pPr>
        <w:pStyle w:val="NumList"/>
        <w:numPr>
          <w:ilvl w:val="0"/>
          <w:numId w:val="31"/>
        </w:numPr>
      </w:pPr>
      <w:r w:rsidRPr="00EE10DF">
        <w:t>Remember to export the activation of the normal map in the public function list.</w:t>
      </w:r>
      <w:commentRangeEnd w:id="2071"/>
      <w:r w:rsidR="000C036B">
        <w:rPr>
          <w:rStyle w:val="CommentReference"/>
          <w:rFonts w:asciiTheme="minorHAnsi" w:hAnsiTheme="minorHAnsi"/>
        </w:rPr>
        <w:commentReference w:id="2071"/>
      </w:r>
    </w:p>
    <w:p w14:paraId="02E48874" w14:textId="6E459917" w:rsidR="000C036B" w:rsidRDefault="000C036B" w:rsidP="00EE10DF">
      <w:pPr>
        <w:pStyle w:val="Heading3"/>
      </w:pPr>
      <w:commentRangeStart w:id="2072"/>
      <w:proofErr w:type="spellStart"/>
      <w:r w:rsidRPr="000C036B">
        <w:t>Modifiy</w:t>
      </w:r>
      <w:proofErr w:type="spellEnd"/>
      <w:r w:rsidRPr="000C036B">
        <w:t xml:space="preserve"> index.js stuff</w:t>
      </w:r>
      <w:commentRangeEnd w:id="2072"/>
      <w:r>
        <w:rPr>
          <w:rStyle w:val="CommentReference"/>
          <w:rFonts w:asciiTheme="minorHAnsi" w:eastAsia="SimSun" w:hAnsiTheme="minorHAnsi" w:cstheme="minorBidi"/>
          <w:color w:val="auto"/>
        </w:rPr>
        <w:commentReference w:id="2072"/>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2073"/>
      <w:r>
        <w:t>Modifying the Hero and the Minion</w:t>
      </w:r>
      <w:commentRangeEnd w:id="2073"/>
      <w:r w:rsidR="000C036B">
        <w:rPr>
          <w:rStyle w:val="CommentReference"/>
          <w:rFonts w:asciiTheme="minorHAnsi" w:eastAsia="SimSun" w:hAnsiTheme="minorHAnsi" w:cstheme="minorBidi"/>
          <w:i w:val="0"/>
          <w:iCs w:val="0"/>
          <w:color w:val="auto"/>
        </w:rPr>
        <w:commentReference w:id="2073"/>
      </w:r>
    </w:p>
    <w:p w14:paraId="3047E2DB" w14:textId="77777777" w:rsidR="00EE10DF" w:rsidRDefault="00EE10DF" w:rsidP="00EE10DF">
      <w:pPr>
        <w:pStyle w:val="BodyTextFirst"/>
      </w:pPr>
      <w:r>
        <w:t xml:space="preserve">The Hero and Minion objects should be modified to support the newly defined </w:t>
      </w:r>
      <w:proofErr w:type="spellStart"/>
      <w:r w:rsidRPr="000C036B">
        <w:rPr>
          <w:rStyle w:val="CodeInline"/>
        </w:rPr>
        <w:t>IllumRenderable</w:t>
      </w:r>
      <w:proofErr w:type="spellEnd"/>
      <w:r>
        <w:t xml:space="preserve"> object.</w:t>
      </w:r>
    </w:p>
    <w:p w14:paraId="50D6C6AC" w14:textId="5B90A5F8" w:rsidR="00EE10DF" w:rsidDel="001B23DC" w:rsidRDefault="00EE10DF" w:rsidP="000D057D">
      <w:pPr>
        <w:pStyle w:val="NumList"/>
        <w:numPr>
          <w:ilvl w:val="0"/>
          <w:numId w:val="32"/>
        </w:numPr>
        <w:rPr>
          <w:del w:id="2074" w:author="Kelvin Sung" w:date="2021-05-20T18:03:00Z"/>
        </w:rPr>
      </w:pPr>
      <w:r>
        <w:t xml:space="preserve">Modify the </w:t>
      </w:r>
      <w:r w:rsidRPr="000C036B">
        <w:rPr>
          <w:rStyle w:val="CodeInline"/>
        </w:rPr>
        <w:t>Hero</w:t>
      </w:r>
      <w:r>
        <w:t xml:space="preserve">’s constructor to utilize the </w:t>
      </w:r>
      <w:proofErr w:type="spellStart"/>
      <w:r w:rsidRPr="000C036B">
        <w:rPr>
          <w:rStyle w:val="CodeInline"/>
        </w:rPr>
        <w:t>IllumRenderable</w:t>
      </w:r>
      <w:proofErr w:type="spellEnd"/>
      <w:r>
        <w:t xml:space="preserve">. </w:t>
      </w:r>
    </w:p>
    <w:p w14:paraId="33CB5401" w14:textId="77777777" w:rsidR="001B23DC" w:rsidRDefault="000C036B" w:rsidP="000D057D">
      <w:pPr>
        <w:pStyle w:val="NumList"/>
        <w:numPr>
          <w:ilvl w:val="0"/>
          <w:numId w:val="32"/>
        </w:numPr>
        <w:rPr>
          <w:ins w:id="2075" w:author="Kelvin Sung" w:date="2021-05-20T18:03:00Z"/>
        </w:rPr>
      </w:pPr>
      <w:del w:id="2076" w:author="Kelvin Sung" w:date="2021-05-20T18:03:00Z">
        <w:r w:rsidDel="001B23DC">
          <w:delText xml:space="preserve">    </w:delText>
        </w:r>
      </w:del>
    </w:p>
    <w:p w14:paraId="2653E5A8" w14:textId="1A6275E5" w:rsidR="000C036B" w:rsidDel="001B23DC" w:rsidRDefault="000C036B" w:rsidP="000C036B">
      <w:pPr>
        <w:pStyle w:val="Code"/>
        <w:rPr>
          <w:del w:id="2077" w:author="Kelvin Sung" w:date="2021-05-20T18:03:00Z"/>
        </w:rPr>
      </w:pPr>
      <w:r>
        <w:t xml:space="preserve">constructor(spriteTexture, </w:t>
      </w:r>
      <w:r w:rsidRPr="000C036B">
        <w:rPr>
          <w:rStyle w:val="CodeBold"/>
        </w:rPr>
        <w:t>normalMap</w:t>
      </w:r>
      <w:r>
        <w:t>) {</w:t>
      </w:r>
    </w:p>
    <w:p w14:paraId="290BBC96" w14:textId="77777777" w:rsidR="001B23DC" w:rsidRDefault="000C036B" w:rsidP="000C036B">
      <w:pPr>
        <w:pStyle w:val="Code"/>
        <w:rPr>
          <w:ins w:id="2078" w:author="Kelvin Sung" w:date="2021-05-20T18:03:00Z"/>
        </w:rPr>
      </w:pPr>
      <w:del w:id="2079" w:author="Kelvin Sung" w:date="2021-05-20T18:03:00Z">
        <w:r w:rsidDel="001B23DC">
          <w:delText xml:space="preserve">    </w:delText>
        </w:r>
      </w:del>
    </w:p>
    <w:p w14:paraId="7B9E3266" w14:textId="424E99E3" w:rsidR="000C036B" w:rsidDel="001B23DC" w:rsidRDefault="000C036B" w:rsidP="000C036B">
      <w:pPr>
        <w:pStyle w:val="Code"/>
        <w:rPr>
          <w:del w:id="2080" w:author="Kelvin Sung" w:date="2021-05-20T18:03:00Z"/>
        </w:rPr>
      </w:pPr>
      <w:r>
        <w:t xml:space="preserve">    super(null);</w:t>
      </w:r>
    </w:p>
    <w:p w14:paraId="2EB29E04" w14:textId="77777777" w:rsidR="001B23DC" w:rsidRDefault="000C036B" w:rsidP="000C036B">
      <w:pPr>
        <w:pStyle w:val="Code"/>
        <w:rPr>
          <w:ins w:id="2081" w:author="Kelvin Sung" w:date="2021-05-20T18:03:00Z"/>
        </w:rPr>
      </w:pPr>
      <w:del w:id="2082" w:author="Kelvin Sung" w:date="2021-05-20T18:03:00Z">
        <w:r w:rsidDel="001B23DC">
          <w:delText xml:space="preserve">    </w:delText>
        </w:r>
      </w:del>
    </w:p>
    <w:p w14:paraId="7F00611F" w14:textId="1564D3D3" w:rsidR="000C036B" w:rsidDel="001B23DC" w:rsidRDefault="000C036B" w:rsidP="000C036B">
      <w:pPr>
        <w:pStyle w:val="Code"/>
        <w:rPr>
          <w:del w:id="2083" w:author="Kelvin Sung" w:date="2021-05-20T18:03:00Z"/>
        </w:rPr>
      </w:pPr>
      <w:r>
        <w:t xml:space="preserve">    this.kDelta = 0.3;</w:t>
      </w:r>
    </w:p>
    <w:p w14:paraId="3A5055BE" w14:textId="77777777" w:rsidR="001B23DC" w:rsidRDefault="000C036B" w:rsidP="000C036B">
      <w:pPr>
        <w:pStyle w:val="Code"/>
        <w:rPr>
          <w:ins w:id="2084" w:author="Kelvin Sung" w:date="2021-05-20T18:03:00Z"/>
        </w:rPr>
      </w:pPr>
      <w:del w:id="2085" w:author="Kelvin Sung" w:date="2021-05-20T18:03:00Z">
        <w:r w:rsidDel="001B23DC">
          <w:delText xml:space="preserve">    </w:delText>
        </w:r>
      </w:del>
    </w:p>
    <w:p w14:paraId="4C9ADC05" w14:textId="36F63344" w:rsidR="000C036B" w:rsidDel="001B23DC" w:rsidRDefault="000C036B" w:rsidP="000C036B">
      <w:pPr>
        <w:pStyle w:val="Code"/>
        <w:rPr>
          <w:del w:id="2086" w:author="Kelvin Sung" w:date="2021-05-20T18:03:00Z"/>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2087" w:author="Kelvin Sung" w:date="2021-05-20T18:03:00Z"/>
        </w:rPr>
      </w:pPr>
      <w:del w:id="2088" w:author="Kelvin Sung" w:date="2021-05-20T18:03:00Z">
        <w:r w:rsidDel="001B23DC">
          <w:delText xml:space="preserve">    </w:delText>
        </w:r>
      </w:del>
    </w:p>
    <w:p w14:paraId="6BF78C19" w14:textId="4245654B" w:rsidR="000C036B" w:rsidDel="001B23DC" w:rsidRDefault="000C036B" w:rsidP="000C036B">
      <w:pPr>
        <w:pStyle w:val="Code"/>
        <w:rPr>
          <w:del w:id="2089" w:author="Kelvin Sung" w:date="2021-05-20T18:03:00Z"/>
        </w:rPr>
      </w:pPr>
      <w:r>
        <w:t xml:space="preserve">    this.mRenderComponent.setColor([1, 1, 1, 0]);</w:t>
      </w:r>
    </w:p>
    <w:p w14:paraId="27642D5A" w14:textId="77777777" w:rsidR="001B23DC" w:rsidRDefault="000C036B" w:rsidP="000C036B">
      <w:pPr>
        <w:pStyle w:val="Code"/>
        <w:rPr>
          <w:ins w:id="2090" w:author="Kelvin Sung" w:date="2021-05-20T18:03:00Z"/>
        </w:rPr>
      </w:pPr>
      <w:del w:id="2091" w:author="Kelvin Sung" w:date="2021-05-20T18:03:00Z">
        <w:r w:rsidDel="001B23DC">
          <w:delText xml:space="preserve">    </w:delText>
        </w:r>
      </w:del>
    </w:p>
    <w:p w14:paraId="12C68496" w14:textId="492CA7BE" w:rsidR="000C036B" w:rsidDel="001B23DC" w:rsidRDefault="000C036B" w:rsidP="000C036B">
      <w:pPr>
        <w:pStyle w:val="Code"/>
        <w:rPr>
          <w:del w:id="2092" w:author="Kelvin Sung" w:date="2021-05-20T18:03:00Z"/>
        </w:rPr>
      </w:pPr>
      <w:r>
        <w:t xml:space="preserve">    this.mRenderComponent.getXform().setPosition(15, 50);</w:t>
      </w:r>
    </w:p>
    <w:p w14:paraId="1F1E7FD0" w14:textId="77777777" w:rsidR="001B23DC" w:rsidRDefault="000C036B" w:rsidP="000C036B">
      <w:pPr>
        <w:pStyle w:val="Code"/>
        <w:rPr>
          <w:ins w:id="2093" w:author="Kelvin Sung" w:date="2021-05-20T18:03:00Z"/>
        </w:rPr>
      </w:pPr>
      <w:del w:id="2094" w:author="Kelvin Sung" w:date="2021-05-20T18:03:00Z">
        <w:r w:rsidDel="001B23DC">
          <w:delText xml:space="preserve">    </w:delText>
        </w:r>
      </w:del>
    </w:p>
    <w:p w14:paraId="64D91860" w14:textId="701A1C30" w:rsidR="000C036B" w:rsidDel="001B23DC" w:rsidRDefault="000C036B" w:rsidP="000C036B">
      <w:pPr>
        <w:pStyle w:val="Code"/>
        <w:rPr>
          <w:del w:id="2095" w:author="Kelvin Sung" w:date="2021-05-20T18:04:00Z"/>
        </w:rPr>
      </w:pPr>
      <w:r>
        <w:t xml:space="preserve">    this.mRenderComponent.getXform().setSize(18, 24);</w:t>
      </w:r>
    </w:p>
    <w:p w14:paraId="1B35E4A5" w14:textId="77777777" w:rsidR="001B23DC" w:rsidRDefault="000C036B" w:rsidP="000C036B">
      <w:pPr>
        <w:pStyle w:val="Code"/>
        <w:rPr>
          <w:ins w:id="2096" w:author="Kelvin Sung" w:date="2021-05-20T18:04:00Z"/>
        </w:rPr>
      </w:pPr>
      <w:del w:id="2097" w:author="Kelvin Sung" w:date="2021-05-20T18:04:00Z">
        <w:r w:rsidDel="001B23DC">
          <w:delText xml:space="preserve">    </w:delText>
        </w:r>
      </w:del>
    </w:p>
    <w:p w14:paraId="77890951" w14:textId="7D914C6E" w:rsidR="000C036B" w:rsidDel="001B23DC" w:rsidRDefault="000C036B" w:rsidP="000C036B">
      <w:pPr>
        <w:pStyle w:val="Code"/>
        <w:rPr>
          <w:del w:id="2098" w:author="Kelvin Sung" w:date="2021-05-20T18:04:00Z"/>
        </w:rPr>
      </w:pPr>
      <w:r>
        <w:t xml:space="preserve">    this.mRenderComponent.setElementPixelPositions(0, 120, 0, 180);</w:t>
      </w:r>
    </w:p>
    <w:p w14:paraId="6270B6E3" w14:textId="77777777" w:rsidR="001B23DC" w:rsidRDefault="000C036B" w:rsidP="000C036B">
      <w:pPr>
        <w:pStyle w:val="Code"/>
        <w:rPr>
          <w:ins w:id="2099" w:author="Kelvin Sung" w:date="2021-05-20T18:04:00Z"/>
        </w:rPr>
      </w:pPr>
      <w:del w:id="2100" w:author="Kelvin Sung" w:date="2021-05-20T18:04:00Z">
        <w:r w:rsidDel="001B23DC">
          <w:delText xml:space="preserve">    </w:delText>
        </w:r>
      </w:del>
    </w:p>
    <w:p w14:paraId="419FAE08" w14:textId="4A2E0488" w:rsidR="000C036B" w:rsidRDefault="000C036B" w:rsidP="000C036B">
      <w:pPr>
        <w:pStyle w:val="Code"/>
      </w:pPr>
      <w:r>
        <w:t>}</w:t>
      </w:r>
    </w:p>
    <w:p w14:paraId="734605E6" w14:textId="1925085F" w:rsidR="00EE10DF" w:rsidDel="001B23DC" w:rsidRDefault="00EE10DF" w:rsidP="000D057D">
      <w:pPr>
        <w:pStyle w:val="NumList"/>
        <w:numPr>
          <w:ilvl w:val="0"/>
          <w:numId w:val="32"/>
        </w:numPr>
        <w:rPr>
          <w:del w:id="2101" w:author="Kelvin Sung" w:date="2021-05-20T18:04:00Z"/>
        </w:rPr>
      </w:pPr>
      <w:r w:rsidRPr="00EE10DF">
        <w:t xml:space="preserve">Modify the </w:t>
      </w:r>
      <w:r w:rsidRPr="000C036B">
        <w:rPr>
          <w:rStyle w:val="CodeInline"/>
        </w:rPr>
        <w:t>Minion</w:t>
      </w:r>
      <w:r w:rsidRPr="00EE10DF">
        <w:t xml:space="preserve">’s constructor to utilize the </w:t>
      </w:r>
      <w:proofErr w:type="spellStart"/>
      <w:r w:rsidRPr="000C036B">
        <w:rPr>
          <w:rStyle w:val="CodeInline"/>
        </w:rPr>
        <w:t>IllumRenderable</w:t>
      </w:r>
      <w:proofErr w:type="spellEnd"/>
      <w:r w:rsidRPr="00EE10DF">
        <w:t xml:space="preserve">, and notice that depending on whether a normal texture map is present, a </w:t>
      </w:r>
      <w:r w:rsidRPr="000C036B">
        <w:rPr>
          <w:rStyle w:val="CodeInline"/>
        </w:rPr>
        <w:t>Minion</w:t>
      </w:r>
      <w:r w:rsidRPr="00EE10DF">
        <w:t xml:space="preserve"> can be either an </w:t>
      </w:r>
      <w:proofErr w:type="spellStart"/>
      <w:r w:rsidRPr="000C036B">
        <w:rPr>
          <w:rStyle w:val="CodeInline"/>
        </w:rPr>
        <w:t>IllumRenderable</w:t>
      </w:r>
      <w:proofErr w:type="spellEnd"/>
      <w:r w:rsidRPr="00EE10DF">
        <w:t xml:space="preserve"> or a </w:t>
      </w:r>
      <w:proofErr w:type="spellStart"/>
      <w:r w:rsidRPr="000C036B">
        <w:rPr>
          <w:rStyle w:val="CodeInline"/>
        </w:rPr>
        <w:t>LightRenderable</w:t>
      </w:r>
      <w:proofErr w:type="spellEnd"/>
      <w:r w:rsidRPr="00EE10DF">
        <w:t>.</w:t>
      </w:r>
    </w:p>
    <w:p w14:paraId="009ED484" w14:textId="77777777" w:rsidR="001B23DC" w:rsidRDefault="000C036B" w:rsidP="000D057D">
      <w:pPr>
        <w:pStyle w:val="NumList"/>
        <w:numPr>
          <w:ilvl w:val="0"/>
          <w:numId w:val="32"/>
        </w:numPr>
        <w:rPr>
          <w:ins w:id="2102" w:author="Kelvin Sung" w:date="2021-05-20T18:04:00Z"/>
        </w:rPr>
      </w:pPr>
      <w:del w:id="2103" w:author="Kelvin Sung" w:date="2021-05-20T18:04:00Z">
        <w:r w:rsidDel="001B23DC">
          <w:delText xml:space="preserve">    </w:delText>
        </w:r>
      </w:del>
    </w:p>
    <w:p w14:paraId="352F2B60" w14:textId="684B89C4" w:rsidR="000C036B" w:rsidDel="001B23DC" w:rsidRDefault="000C036B" w:rsidP="000C036B">
      <w:pPr>
        <w:pStyle w:val="Code"/>
        <w:rPr>
          <w:del w:id="2104" w:author="Kelvin Sung" w:date="2021-05-20T18:04:00Z"/>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2105" w:author="Kelvin Sung" w:date="2021-05-20T18:04:00Z"/>
        </w:rPr>
      </w:pPr>
      <w:del w:id="2106" w:author="Kelvin Sung" w:date="2021-05-20T18:04:00Z">
        <w:r w:rsidDel="001B23DC">
          <w:delText xml:space="preserve">    </w:delText>
        </w:r>
      </w:del>
    </w:p>
    <w:p w14:paraId="6D9FCF59" w14:textId="34F11ECA" w:rsidR="000C036B" w:rsidRDefault="000C036B" w:rsidP="000C036B">
      <w:pPr>
        <w:pStyle w:val="Code"/>
      </w:pPr>
      <w:r>
        <w:t xml:space="preserve">    super(null);</w:t>
      </w:r>
    </w:p>
    <w:p w14:paraId="26E2827E" w14:textId="53B9B0F1" w:rsidR="000C036B" w:rsidDel="001B23DC" w:rsidRDefault="000C036B" w:rsidP="000C036B">
      <w:pPr>
        <w:pStyle w:val="Code"/>
        <w:rPr>
          <w:del w:id="2107" w:author="Kelvin Sung" w:date="2021-05-20T18:04:00Z"/>
        </w:rPr>
      </w:pPr>
    </w:p>
    <w:p w14:paraId="6755B5F3" w14:textId="77777777" w:rsidR="001B23DC" w:rsidRDefault="000C036B" w:rsidP="000C036B">
      <w:pPr>
        <w:pStyle w:val="Code"/>
        <w:rPr>
          <w:ins w:id="2108" w:author="Kelvin Sung" w:date="2021-05-20T18:04:00Z"/>
        </w:rPr>
      </w:pPr>
      <w:del w:id="2109" w:author="Kelvin Sung" w:date="2021-05-20T18:04:00Z">
        <w:r w:rsidDel="001B23DC">
          <w:delText xml:space="preserve">    </w:delText>
        </w:r>
      </w:del>
    </w:p>
    <w:p w14:paraId="5AB4EAAC" w14:textId="5E3226C2" w:rsidR="000C036B" w:rsidDel="001B23DC" w:rsidRDefault="000C036B" w:rsidP="000C036B">
      <w:pPr>
        <w:pStyle w:val="Code"/>
        <w:rPr>
          <w:del w:id="2110" w:author="Kelvin Sung" w:date="2021-05-20T18:04:00Z"/>
        </w:rPr>
      </w:pPr>
      <w:r>
        <w:t xml:space="preserve">    this.kDelta = 0.2;</w:t>
      </w:r>
    </w:p>
    <w:p w14:paraId="09C37057" w14:textId="77777777" w:rsidR="001B23DC" w:rsidRDefault="000C036B" w:rsidP="000C036B">
      <w:pPr>
        <w:pStyle w:val="Code"/>
        <w:rPr>
          <w:ins w:id="2111" w:author="Kelvin Sung" w:date="2021-05-20T18:04:00Z"/>
        </w:rPr>
      </w:pPr>
      <w:del w:id="2112" w:author="Kelvin Sung" w:date="2021-05-20T18:04:00Z">
        <w:r w:rsidDel="001B23DC">
          <w:delText xml:space="preserve">    </w:delText>
        </w:r>
      </w:del>
    </w:p>
    <w:p w14:paraId="699BAC96" w14:textId="29B9703B" w:rsidR="000C036B" w:rsidDel="001B23DC" w:rsidRDefault="000C036B" w:rsidP="000C036B">
      <w:pPr>
        <w:pStyle w:val="Code"/>
        <w:rPr>
          <w:del w:id="2113" w:author="Kelvin Sung" w:date="2021-05-20T18:04:00Z"/>
        </w:rPr>
      </w:pPr>
    </w:p>
    <w:p w14:paraId="612C12C5" w14:textId="77777777" w:rsidR="001B23DC" w:rsidRDefault="000C036B" w:rsidP="000C036B">
      <w:pPr>
        <w:pStyle w:val="Code"/>
        <w:rPr>
          <w:ins w:id="2114" w:author="Kelvin Sung" w:date="2021-05-20T18:04:00Z"/>
        </w:rPr>
      </w:pPr>
      <w:del w:id="2115"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2116" w:author="Kelvin Sung" w:date="2021-05-20T18:04:00Z"/>
          <w:rStyle w:val="CodeBold"/>
        </w:rPr>
      </w:pPr>
      <w:r w:rsidRPr="000C036B">
        <w:rPr>
          <w:rStyle w:val="CodeBold"/>
        </w:rPr>
        <w:t xml:space="preserve">    if (normalMap === null) {</w:t>
      </w:r>
    </w:p>
    <w:p w14:paraId="042E5798" w14:textId="77777777" w:rsidR="001B23DC" w:rsidRDefault="000C036B" w:rsidP="000C036B">
      <w:pPr>
        <w:pStyle w:val="Code"/>
        <w:rPr>
          <w:ins w:id="2117" w:author="Kelvin Sung" w:date="2021-05-20T18:04:00Z"/>
          <w:rStyle w:val="CodeBold"/>
        </w:rPr>
      </w:pPr>
      <w:del w:id="2118"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2119" w:author="Kelvin Sung" w:date="2021-05-20T18:04:00Z"/>
          <w:rStyle w:val="CodeBold"/>
        </w:rPr>
      </w:pPr>
      <w:r w:rsidRPr="000C036B">
        <w:rPr>
          <w:rStyle w:val="CodeBold"/>
        </w:rPr>
        <w:t xml:space="preserve">        this.mRenderComponent = new engine.LightRenderable(spriteTexture);</w:t>
      </w:r>
    </w:p>
    <w:p w14:paraId="19891A59" w14:textId="77777777" w:rsidR="001B23DC" w:rsidRDefault="000C036B" w:rsidP="000C036B">
      <w:pPr>
        <w:pStyle w:val="Code"/>
        <w:rPr>
          <w:ins w:id="2120" w:author="Kelvin Sung" w:date="2021-05-20T18:04:00Z"/>
          <w:rStyle w:val="CodeBold"/>
        </w:rPr>
      </w:pPr>
      <w:del w:id="2121"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2122" w:author="Kelvin Sung" w:date="2021-05-20T18:04:00Z"/>
          <w:rStyle w:val="CodeBold"/>
        </w:rPr>
      </w:pPr>
      <w:r w:rsidRPr="000C036B">
        <w:rPr>
          <w:rStyle w:val="CodeBold"/>
        </w:rPr>
        <w:t xml:space="preserve">    } else {</w:t>
      </w:r>
    </w:p>
    <w:p w14:paraId="40CFEC0C" w14:textId="77777777" w:rsidR="001B23DC" w:rsidRDefault="000C036B" w:rsidP="000C036B">
      <w:pPr>
        <w:pStyle w:val="Code"/>
        <w:rPr>
          <w:ins w:id="2123" w:author="Kelvin Sung" w:date="2021-05-20T18:04:00Z"/>
          <w:rStyle w:val="CodeBold"/>
        </w:rPr>
      </w:pPr>
      <w:del w:id="2124"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2125" w:author="Kelvin Sung" w:date="2021-05-20T18:04:00Z"/>
          <w:rStyle w:val="CodeBold"/>
        </w:rPr>
      </w:pPr>
      <w:r w:rsidRPr="000C036B">
        <w:rPr>
          <w:rStyle w:val="CodeBold"/>
        </w:rPr>
        <w:lastRenderedPageBreak/>
        <w:t xml:space="preserve">        this.mRenderComponent = new engine.IllumRenderable(spriteTexture, normalMap);</w:t>
      </w:r>
    </w:p>
    <w:p w14:paraId="1D01C259" w14:textId="77777777" w:rsidR="001B23DC" w:rsidRDefault="000C036B" w:rsidP="000C036B">
      <w:pPr>
        <w:pStyle w:val="Code"/>
        <w:rPr>
          <w:ins w:id="2126" w:author="Kelvin Sung" w:date="2021-05-20T18:04:00Z"/>
          <w:rStyle w:val="CodeBold"/>
        </w:rPr>
      </w:pPr>
      <w:del w:id="2127"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2128" w:author="Kelvin Sung" w:date="2021-05-20T18:04:00Z"/>
          <w:rStyle w:val="CodeBold"/>
        </w:rPr>
      </w:pPr>
      <w:r w:rsidRPr="000C036B">
        <w:rPr>
          <w:rStyle w:val="CodeBold"/>
        </w:rPr>
        <w:t xml:space="preserve">    }</w:t>
      </w:r>
    </w:p>
    <w:p w14:paraId="6DD55E8B" w14:textId="77777777" w:rsidR="001B23DC" w:rsidRDefault="000C036B" w:rsidP="000C036B">
      <w:pPr>
        <w:pStyle w:val="Code"/>
        <w:rPr>
          <w:ins w:id="2129" w:author="Kelvin Sung" w:date="2021-05-20T18:04:00Z"/>
          <w:rStyle w:val="CodeBold"/>
        </w:rPr>
      </w:pPr>
      <w:del w:id="2130" w:author="Kelvin Sung" w:date="2021-05-20T18:04:00Z">
        <w:r w:rsidDel="001B23DC">
          <w:delText xml:space="preserve">    </w:delText>
        </w:r>
      </w:del>
    </w:p>
    <w:p w14:paraId="47232783" w14:textId="2D98E712" w:rsidR="000C036B" w:rsidDel="001B23DC" w:rsidRDefault="000C036B" w:rsidP="000C036B">
      <w:pPr>
        <w:pStyle w:val="Code"/>
        <w:rPr>
          <w:del w:id="2131" w:author="Kelvin Sung" w:date="2021-05-20T18:04:00Z"/>
        </w:rPr>
      </w:pPr>
    </w:p>
    <w:p w14:paraId="42870AEF" w14:textId="77777777" w:rsidR="001B23DC" w:rsidRDefault="000C036B" w:rsidP="000C036B">
      <w:pPr>
        <w:pStyle w:val="Code"/>
        <w:rPr>
          <w:ins w:id="2132" w:author="Kelvin Sung" w:date="2021-05-20T18:04:00Z"/>
        </w:rPr>
      </w:pPr>
      <w:del w:id="2133" w:author="Kelvin Sung" w:date="2021-05-20T18:04:00Z">
        <w:r w:rsidDel="001B23DC">
          <w:delText xml:space="preserve">    </w:delText>
        </w:r>
      </w:del>
    </w:p>
    <w:p w14:paraId="2AAFA5AE" w14:textId="51BB4DDD" w:rsidR="000C036B" w:rsidDel="001B23DC" w:rsidRDefault="000C036B" w:rsidP="000C036B">
      <w:pPr>
        <w:pStyle w:val="Code"/>
        <w:rPr>
          <w:del w:id="2134" w:author="Kelvin Sung" w:date="2021-05-20T18:04:00Z"/>
        </w:rPr>
      </w:pPr>
      <w:r>
        <w:t xml:space="preserve">    this.mRenderComponent.setColor([1, 1, 1, 0]);</w:t>
      </w:r>
    </w:p>
    <w:p w14:paraId="32B9DE9A" w14:textId="77777777" w:rsidR="001B23DC" w:rsidRDefault="000C036B" w:rsidP="000C036B">
      <w:pPr>
        <w:pStyle w:val="Code"/>
        <w:rPr>
          <w:ins w:id="2135" w:author="Kelvin Sung" w:date="2021-05-20T18:04:00Z"/>
        </w:rPr>
      </w:pPr>
      <w:del w:id="2136" w:author="Kelvin Sung" w:date="2021-05-20T18:04:00Z">
        <w:r w:rsidDel="001B23DC">
          <w:delText xml:space="preserve">    </w:delText>
        </w:r>
      </w:del>
    </w:p>
    <w:p w14:paraId="2F73DCED" w14:textId="1F9D8E2B" w:rsidR="000C036B" w:rsidDel="001B23DC" w:rsidRDefault="000C036B" w:rsidP="000C036B">
      <w:pPr>
        <w:pStyle w:val="Code"/>
        <w:rPr>
          <w:del w:id="2137" w:author="Kelvin Sung" w:date="2021-05-20T18:04:00Z"/>
        </w:rPr>
      </w:pPr>
      <w:r>
        <w:t xml:space="preserve">    this.mRenderComponent.getXform().setPosition(atX, atY);</w:t>
      </w:r>
    </w:p>
    <w:p w14:paraId="5FFEF4E4" w14:textId="77777777" w:rsidR="001B23DC" w:rsidRDefault="000C036B" w:rsidP="000C036B">
      <w:pPr>
        <w:pStyle w:val="Code"/>
        <w:rPr>
          <w:ins w:id="2138" w:author="Kelvin Sung" w:date="2021-05-20T18:04:00Z"/>
        </w:rPr>
      </w:pPr>
      <w:del w:id="2139" w:author="Kelvin Sung" w:date="2021-05-20T18:04:00Z">
        <w:r w:rsidDel="001B23DC">
          <w:delText xml:space="preserve">    </w:delText>
        </w:r>
      </w:del>
    </w:p>
    <w:p w14:paraId="0AEF4C57" w14:textId="5305A778" w:rsidR="000C036B" w:rsidDel="001B23DC" w:rsidRDefault="000C036B" w:rsidP="000C036B">
      <w:pPr>
        <w:pStyle w:val="Code"/>
        <w:rPr>
          <w:del w:id="2140" w:author="Kelvin Sung" w:date="2021-05-20T18:04:00Z"/>
        </w:rPr>
      </w:pPr>
      <w:r>
        <w:t xml:space="preserve">    this.mRenderComponent.getXform().setSize(18, 14.4);</w:t>
      </w:r>
    </w:p>
    <w:p w14:paraId="7CFA9BE2" w14:textId="77777777" w:rsidR="001B23DC" w:rsidRDefault="000C036B" w:rsidP="000C036B">
      <w:pPr>
        <w:pStyle w:val="Code"/>
        <w:rPr>
          <w:ins w:id="2141" w:author="Kelvin Sung" w:date="2021-05-20T18:04:00Z"/>
        </w:rPr>
      </w:pPr>
      <w:del w:id="2142" w:author="Kelvin Sung" w:date="2021-05-20T18:04:00Z">
        <w:r w:rsidDel="001B23DC">
          <w:delText xml:space="preserve">    </w:delText>
        </w:r>
      </w:del>
    </w:p>
    <w:p w14:paraId="195049B9" w14:textId="353B1BB2" w:rsidR="000C036B" w:rsidDel="001B23DC" w:rsidRDefault="000C036B" w:rsidP="000C036B">
      <w:pPr>
        <w:pStyle w:val="Code"/>
        <w:rPr>
          <w:del w:id="2143" w:author="Kelvin Sung" w:date="2021-05-20T18:04:00Z"/>
        </w:rPr>
      </w:pPr>
      <w:r>
        <w:t xml:space="preserve">    this.mRenderComponent.setSpriteSequence(512, 0,      // first element pixel position: top-left 512 is top of image, 0 is left of image</w:t>
      </w:r>
    </w:p>
    <w:p w14:paraId="6A4C80CF" w14:textId="77777777" w:rsidR="001B23DC" w:rsidRDefault="000C036B" w:rsidP="000C036B">
      <w:pPr>
        <w:pStyle w:val="Code"/>
        <w:rPr>
          <w:ins w:id="2144" w:author="Kelvin Sung" w:date="2021-05-20T18:04:00Z"/>
        </w:rPr>
      </w:pPr>
      <w:del w:id="2145" w:author="Kelvin Sung" w:date="2021-05-20T18:04:00Z">
        <w:r w:rsidDel="001B23DC">
          <w:delText xml:space="preserve">    </w:delText>
        </w:r>
      </w:del>
    </w:p>
    <w:p w14:paraId="382906D0" w14:textId="13F66E7A" w:rsidR="000C036B" w:rsidDel="001B23DC" w:rsidRDefault="000C036B" w:rsidP="000C036B">
      <w:pPr>
        <w:pStyle w:val="Code"/>
        <w:rPr>
          <w:del w:id="2146" w:author="Kelvin Sung" w:date="2021-05-20T18:04:00Z"/>
        </w:rPr>
      </w:pPr>
      <w:r>
        <w:t xml:space="preserve">                                   204, 164,    // widthxheight in pixels</w:t>
      </w:r>
    </w:p>
    <w:p w14:paraId="3D8EC334" w14:textId="77777777" w:rsidR="001B23DC" w:rsidRDefault="000C036B" w:rsidP="000C036B">
      <w:pPr>
        <w:pStyle w:val="Code"/>
        <w:rPr>
          <w:ins w:id="2147" w:author="Kelvin Sung" w:date="2021-05-20T18:04:00Z"/>
        </w:rPr>
      </w:pPr>
      <w:del w:id="2148" w:author="Kelvin Sung" w:date="2021-05-20T18:04:00Z">
        <w:r w:rsidDel="001B23DC">
          <w:delText xml:space="preserve">    </w:delText>
        </w:r>
      </w:del>
    </w:p>
    <w:p w14:paraId="18F733C7" w14:textId="28E370A4" w:rsidR="000C036B" w:rsidDel="001B23DC" w:rsidRDefault="000C036B" w:rsidP="000C036B">
      <w:pPr>
        <w:pStyle w:val="Code"/>
        <w:rPr>
          <w:del w:id="2149" w:author="Kelvin Sung" w:date="2021-05-20T18:04:00Z"/>
        </w:rPr>
      </w:pPr>
      <w:r>
        <w:t xml:space="preserve">                                   5,           // number of elements in this sequence</w:t>
      </w:r>
    </w:p>
    <w:p w14:paraId="324B603F" w14:textId="77777777" w:rsidR="001B23DC" w:rsidRDefault="000C036B" w:rsidP="000C036B">
      <w:pPr>
        <w:pStyle w:val="Code"/>
        <w:rPr>
          <w:ins w:id="2150" w:author="Kelvin Sung" w:date="2021-05-20T18:04:00Z"/>
        </w:rPr>
      </w:pPr>
      <w:del w:id="2151" w:author="Kelvin Sung" w:date="2021-05-20T18:04:00Z">
        <w:r w:rsidDel="001B23DC">
          <w:delText xml:space="preserve">    </w:delText>
        </w:r>
      </w:del>
    </w:p>
    <w:p w14:paraId="5E8A2771" w14:textId="10B80CC2" w:rsidR="000C036B" w:rsidDel="001B23DC" w:rsidRDefault="000C036B" w:rsidP="000C036B">
      <w:pPr>
        <w:pStyle w:val="Code"/>
        <w:rPr>
          <w:del w:id="2152" w:author="Kelvin Sung" w:date="2021-05-20T18:04:00Z"/>
        </w:rPr>
      </w:pPr>
      <w:r>
        <w:t xml:space="preserve">                                   0);          // horizontal padding in between</w:t>
      </w:r>
    </w:p>
    <w:p w14:paraId="22B9F6A6" w14:textId="77777777" w:rsidR="001B23DC" w:rsidRDefault="000C036B" w:rsidP="000C036B">
      <w:pPr>
        <w:pStyle w:val="Code"/>
        <w:rPr>
          <w:ins w:id="2153" w:author="Kelvin Sung" w:date="2021-05-20T18:04:00Z"/>
        </w:rPr>
      </w:pPr>
      <w:del w:id="2154" w:author="Kelvin Sung" w:date="2021-05-20T18:04:00Z">
        <w:r w:rsidDel="001B23DC">
          <w:delText xml:space="preserve">    </w:delText>
        </w:r>
      </w:del>
    </w:p>
    <w:p w14:paraId="75180532" w14:textId="53381033" w:rsidR="000C036B" w:rsidDel="001B23DC" w:rsidRDefault="000C036B" w:rsidP="000C036B">
      <w:pPr>
        <w:pStyle w:val="Code"/>
        <w:rPr>
          <w:del w:id="2155" w:author="Kelvin Sung" w:date="2021-05-20T18:04:00Z"/>
        </w:rPr>
      </w:pPr>
      <w:r>
        <w:t xml:space="preserve">    this.mRenderComponent.setAnimationType(engine.eAnimationType.eSwing);</w:t>
      </w:r>
    </w:p>
    <w:p w14:paraId="2A25FA84" w14:textId="77777777" w:rsidR="001B23DC" w:rsidRDefault="000C036B" w:rsidP="000C036B">
      <w:pPr>
        <w:pStyle w:val="Code"/>
        <w:rPr>
          <w:ins w:id="2156" w:author="Kelvin Sung" w:date="2021-05-20T18:04:00Z"/>
        </w:rPr>
      </w:pPr>
      <w:del w:id="2157" w:author="Kelvin Sung" w:date="2021-05-20T18:04:00Z">
        <w:r w:rsidDel="001B23DC">
          <w:delText xml:space="preserve">    </w:delText>
        </w:r>
      </w:del>
    </w:p>
    <w:p w14:paraId="358C45A0" w14:textId="0E0866D5" w:rsidR="000C036B" w:rsidDel="001B23DC" w:rsidRDefault="000C036B" w:rsidP="000C036B">
      <w:pPr>
        <w:pStyle w:val="Code"/>
        <w:rPr>
          <w:del w:id="2158" w:author="Kelvin Sung" w:date="2021-05-20T18:04:00Z"/>
        </w:rPr>
      </w:pPr>
      <w:r>
        <w:t xml:space="preserve">    this.mRenderComponent.setAnimationSpeed(30);</w:t>
      </w:r>
    </w:p>
    <w:p w14:paraId="6DD3C72C" w14:textId="77777777" w:rsidR="001B23DC" w:rsidRDefault="000C036B" w:rsidP="000C036B">
      <w:pPr>
        <w:pStyle w:val="Code"/>
        <w:rPr>
          <w:ins w:id="2159" w:author="Kelvin Sung" w:date="2021-05-20T18:04:00Z"/>
        </w:rPr>
      </w:pPr>
      <w:del w:id="2160" w:author="Kelvin Sung" w:date="2021-05-20T18:04:00Z">
        <w:r w:rsidDel="001B23DC">
          <w:delText xml:space="preserve">    </w:delText>
        </w:r>
      </w:del>
    </w:p>
    <w:p w14:paraId="6157EBB5" w14:textId="708CE37C" w:rsidR="000C036B" w:rsidDel="001B23DC" w:rsidRDefault="000C036B" w:rsidP="000C036B">
      <w:pPr>
        <w:pStyle w:val="Code"/>
        <w:rPr>
          <w:del w:id="2161" w:author="Kelvin Sung" w:date="2021-05-20T18:04:00Z"/>
        </w:rPr>
      </w:pPr>
      <w:r>
        <w:t xml:space="preserve">                                // show each element for mAnimSpeed updates</w:t>
      </w:r>
    </w:p>
    <w:p w14:paraId="6219E511" w14:textId="77777777" w:rsidR="001B23DC" w:rsidRDefault="000C036B" w:rsidP="000C036B">
      <w:pPr>
        <w:pStyle w:val="Code"/>
        <w:rPr>
          <w:ins w:id="2162" w:author="Kelvin Sung" w:date="2021-05-20T18:04:00Z"/>
        </w:rPr>
      </w:pPr>
      <w:del w:id="2163" w:author="Kelvin Sung" w:date="2021-05-20T18:04:00Z">
        <w:r w:rsidDel="001B23DC">
          <w:delText xml:space="preserve">    </w:delText>
        </w:r>
      </w:del>
    </w:p>
    <w:p w14:paraId="7CDB02CD" w14:textId="67FFF9AA" w:rsidR="000C036B" w:rsidRPr="00EE10DF" w:rsidRDefault="000C036B" w:rsidP="000C036B">
      <w:pPr>
        <w:pStyle w:val="Code"/>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75E397F9" w14:textId="77777777" w:rsidR="00EE10DF" w:rsidRDefault="00EE10DF" w:rsidP="00EE10DF">
      <w:pPr>
        <w:pStyle w:val="BodyTextFirst"/>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w:t>
      </w:r>
      <w:r w:rsidRPr="00EE10DF">
        <w:fldChar w:fldCharType="begin"/>
      </w:r>
      <w:r w:rsidRPr="00EE10DF">
        <w:instrText xml:space="preserve"> XE "Diffuse reflection:3D shapes" </w:instrText>
      </w:r>
      <w:r w:rsidRPr="00EE10DF">
        <w:fldChar w:fldCharType="end"/>
      </w:r>
      <w:r w:rsidRPr="00EE10DF">
        <w:t xml:space="preserve">). The fact that the normal maps for the </w:t>
      </w:r>
      <w:r w:rsidRPr="000C036B">
        <w:rPr>
          <w:rStyle w:val="CodeInline"/>
        </w:rPr>
        <w:t>Hero</w:t>
      </w:r>
      <w:r w:rsidRPr="00EE10DF">
        <w:t xml:space="preserve"> and left </w:t>
      </w:r>
      <w:r w:rsidRPr="000C036B">
        <w:rPr>
          <w:rStyle w:val="CodeInline"/>
        </w:rPr>
        <w:t>Minion</w:t>
      </w:r>
      <w:r w:rsidRPr="00EE10DF">
        <w:t xml:space="preserve"> objects are generated automatically can be observed with their slightly pixelated and rough appearances. 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background</w:t>
      </w:r>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p>
    <w:p w14:paraId="545E17D3" w14:textId="01867723" w:rsidR="00EE10DF" w:rsidRPr="00EE10DF" w:rsidRDefault="00EE10DF" w:rsidP="00EE10DF">
      <w:pPr>
        <w:pStyle w:val="Heading1"/>
      </w:pPr>
      <w:r w:rsidRPr="00EE10DF">
        <w:lastRenderedPageBreak/>
        <w:t>Specular Reflection and Materials</w:t>
      </w:r>
    </w:p>
    <w:p w14:paraId="38C4CC39" w14:textId="77777777"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8-13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77777777" w:rsidR="00EE10DF" w:rsidRPr="00EE10DF" w:rsidRDefault="00EE10DF" w:rsidP="00EE10DF">
      <w:pPr>
        <w:pStyle w:val="FigureCaption"/>
      </w:pPr>
      <w:r w:rsidRPr="00EE10DF">
        <w:t>Figure 8-13. Specularity: the reflection of the light source</w:t>
      </w:r>
    </w:p>
    <w:p w14:paraId="302F6965" w14:textId="185B575B" w:rsidR="00EE10DF" w:rsidRPr="00EE10DF" w:rsidRDefault="00EE10DF" w:rsidP="00EE10DF">
      <w:pPr>
        <w:pStyle w:val="BodyTextFirst"/>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8-14,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lastRenderedPageBreak/>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77777777" w:rsidR="00EE10DF" w:rsidRPr="00EE10DF" w:rsidRDefault="00EE10DF" w:rsidP="00EE10DF">
      <w:pPr>
        <w:pStyle w:val="FigureCaption"/>
      </w:pPr>
      <w:r w:rsidRPr="00EE10DF">
        <w:t>Figure 8-14. The Phong specularity model</w:t>
      </w:r>
    </w:p>
    <w:p w14:paraId="487B4091" w14:textId="6745A546" w:rsidR="00EE10DF" w:rsidRPr="00EE10DF" w:rsidRDefault="00EE10DF" w:rsidP="00EE10DF">
      <w:pPr>
        <w:pStyle w:val="BodyTextFirst"/>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8-15, the right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77777777" w:rsidR="00EE10DF" w:rsidRPr="00EE10DF" w:rsidRDefault="00EE10DF" w:rsidP="00EE10DF">
      <w:pPr>
        <w:pStyle w:val="FigureCaption"/>
      </w:pPr>
      <w:r w:rsidRPr="00EE10DF">
        <w:t>Figure 8-15.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73E98E54" w:rsidR="00EE10DF" w:rsidRPr="00EE10DF" w:rsidRDefault="00EE10DF" w:rsidP="00EE10DF">
      <w:pPr>
        <w:pStyle w:val="BodyTextFirst"/>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8-16,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w:t>
      </w:r>
      <w:r w:rsidRPr="00EE10DF">
        <w:lastRenderedPageBreak/>
        <w:t xml:space="preserve">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77777777" w:rsidR="00EE10DF" w:rsidRPr="00EE10DF" w:rsidRDefault="00EE10DF" w:rsidP="00EE10DF">
      <w:pPr>
        <w:pStyle w:val="FigureCaption"/>
      </w:pPr>
      <w:r w:rsidRPr="00EE10DF">
        <w:t>Figure 8-16. The halfway vector</w:t>
      </w:r>
      <w:r w:rsidRPr="00EE10DF">
        <w:fldChar w:fldCharType="begin"/>
      </w:r>
      <w:r w:rsidRPr="00EE10DF">
        <w:instrText xml:space="preserve"> XE "Specular reflection:halfway vector" </w:instrText>
      </w:r>
      <w:r w:rsidRPr="00EE10DF">
        <w:fldChar w:fldCharType="end"/>
      </w:r>
    </w:p>
    <w:p w14:paraId="3D7CDCDF" w14:textId="635899D4" w:rsidR="00EE10DF" w:rsidRPr="00EE10DF" w:rsidRDefault="00EE10DF" w:rsidP="00EE10DF">
      <w:pPr>
        <w:pStyle w:val="BodyTextFirst"/>
      </w:pPr>
      <w:r w:rsidRPr="00EE10DF">
        <w:t>As illustrated in Figure 8-17,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participating elements: the global ambient lighting and the light 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EE10DF">
      <w:pPr>
        <w:pStyle w:val="BodyTextFirst"/>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lastRenderedPageBreak/>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7777777" w:rsidR="00EE10DF" w:rsidRPr="00EE10DF" w:rsidRDefault="00EE10DF" w:rsidP="00743858">
      <w:pPr>
        <w:pStyle w:val="FigureCaption"/>
      </w:pPr>
      <w:r w:rsidRPr="00EE10DF">
        <w:t>Figure 8-17.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CCA523B"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object that corresponds to the surface material property in Figure 8-17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Pr="00EE10DF">
        <w:t xml:space="preserve">GLSL shader. Figure 8-18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2164"/>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2164"/>
      <w:r w:rsidR="00773243">
        <w:rPr>
          <w:rStyle w:val="CommentReference"/>
          <w:rFonts w:asciiTheme="minorHAnsi" w:eastAsia="SimSun" w:hAnsiTheme="minorHAnsi" w:cstheme="minorBidi"/>
        </w:rPr>
        <w:commentReference w:id="2164"/>
      </w:r>
    </w:p>
    <w:p w14:paraId="76820056" w14:textId="77777777" w:rsidR="003476F7" w:rsidRPr="003476F7" w:rsidRDefault="003476F7" w:rsidP="003476F7">
      <w:pPr>
        <w:pStyle w:val="FigureCaption"/>
      </w:pPr>
      <w:r w:rsidRPr="003476F7">
        <w:lastRenderedPageBreak/>
        <w:t>Figure 8-18.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7FFF77F7" w:rsidR="003476F7" w:rsidRPr="003476F7" w:rsidRDefault="003476F7" w:rsidP="003476F7">
      <w:pPr>
        <w:pStyle w:val="BodyTextFirst"/>
      </w:pPr>
      <w:r w:rsidRPr="003476F7">
        <w:t>This project demonstrates the implementation of the Phong illumination model utilizing the normal map and the camera’s position.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8-19.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77777777" w:rsidR="003476F7" w:rsidRPr="003476F7" w:rsidRDefault="003476F7" w:rsidP="003476F7">
      <w:pPr>
        <w:pStyle w:val="FigureCaption"/>
      </w:pPr>
      <w:r w:rsidRPr="003476F7">
        <w:t>Figure 8-19. Running the Material and Specularity project</w:t>
      </w:r>
    </w:p>
    <w:p w14:paraId="3B579222" w14:textId="77777777" w:rsidR="003476F7" w:rsidRPr="003476F7" w:rsidRDefault="003476F7" w:rsidP="003476F7">
      <w:pPr>
        <w:pStyle w:val="BodyTextFirst"/>
      </w:pPr>
      <w:r w:rsidRPr="003476F7">
        <w:lastRenderedPageBreak/>
        <w:t>The controls of the project are as follows:</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77777777" w:rsidR="003476F7" w:rsidRPr="003476F7" w:rsidRDefault="003476F7" w:rsidP="003476F7">
      <w:pPr>
        <w:pStyle w:val="BodyTextFirst"/>
      </w:pPr>
      <w:r w:rsidRPr="003476F7">
        <w:t>Material property controls:</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xml:space="preserve">: Select </w:t>
      </w:r>
      <w:proofErr w:type="gramStart"/>
      <w:r w:rsidRPr="003476F7">
        <w:t>the :</w:t>
      </w:r>
      <w:proofErr w:type="gramEnd"/>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77777777" w:rsidR="003476F7" w:rsidRPr="003476F7" w:rsidRDefault="003476F7" w:rsidP="003476F7">
      <w:pPr>
        <w:pStyle w:val="Bullet"/>
      </w:pPr>
      <w:r w:rsidRPr="003476F7">
        <w:t>To implement specular highlight illumination in GLSL 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77777777" w:rsidR="003476F7" w:rsidRPr="003476F7" w:rsidRDefault="003476F7" w:rsidP="003476F7">
      <w:pPr>
        <w:pStyle w:val="BodyTextFirst"/>
      </w:pPr>
      <w:r w:rsidRPr="003476F7">
        <w:t xml:space="preserve">In the </w:t>
      </w:r>
      <w:r w:rsidRPr="00773243">
        <w:rPr>
          <w:rStyle w:val="CodeInline"/>
        </w:rPr>
        <w:t>assets</w:t>
      </w:r>
      <w:r w:rsidRPr="003476F7">
        <w:t xml:space="preserve">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w:t>
      </w:r>
      <w:r w:rsidRPr="00773243">
        <w:rPr>
          <w:rStyle w:val="CodeInline"/>
        </w:rPr>
        <w:t>fonts</w:t>
      </w:r>
      <w:r w:rsidRPr="003476F7">
        <w:t xml:space="preserve"> folder that contains the default system fonts, two texture images, two corresponding normal maps for the texture images (</w:t>
      </w:r>
      <w:r w:rsidRPr="00773243">
        <w:rPr>
          <w:rStyle w:val="CodeInline"/>
        </w:rPr>
        <w:t>minion_sprite.png</w:t>
      </w:r>
      <w:r w:rsidRPr="00773243">
        <w:rPr>
          <w:rStyle w:val="CodeInline"/>
        </w:rPr>
        <w:fldChar w:fldCharType="begin"/>
      </w:r>
      <w:r w:rsidRPr="00773243">
        <w:rPr>
          <w:rStyle w:val="CodeInline"/>
        </w:rPr>
        <w:instrText xml:space="preserve"> XE "Specular reflection:minion_sprite.png" </w:instrText>
      </w:r>
      <w:r w:rsidRPr="00773243">
        <w:rPr>
          <w:rStyle w:val="CodeInline"/>
        </w:rPr>
        <w:fldChar w:fldCharType="end"/>
      </w:r>
      <w:r w:rsidRPr="003476F7">
        <w:t xml:space="preserve"> and </w:t>
      </w:r>
      <w:r w:rsidRPr="00773243">
        <w:rPr>
          <w:rStyle w:val="CodeInline"/>
        </w:rPr>
        <w:t>bg.png</w:t>
      </w:r>
      <w:r w:rsidRPr="003476F7">
        <w:t>), and the corresponding normal maps: (</w:t>
      </w:r>
      <w:r w:rsidRPr="00773243">
        <w:rPr>
          <w:rStyle w:val="CodeInline"/>
        </w:rPr>
        <w:t>minion_sprite_normal.png</w:t>
      </w:r>
      <w:r w:rsidRPr="003476F7">
        <w:t xml:space="preserve">, and </w:t>
      </w:r>
      <w:r w:rsidRPr="00773243">
        <w:rPr>
          <w:rStyle w:val="CodeInline"/>
        </w:rPr>
        <w:t>bg_normal.png</w:t>
      </w:r>
      <w:r w:rsidRPr="003476F7">
        <w:t xml:space="preserve">). As in previous projects, the objects are sprite elements of </w:t>
      </w:r>
      <w:r w:rsidRPr="00773243">
        <w:rPr>
          <w:rStyle w:val="CodeInline"/>
        </w:rPr>
        <w:t>minion_sprite.png</w:t>
      </w:r>
      <w:r w:rsidRPr="003476F7">
        <w:t xml:space="preserve">, and the background is represented by </w:t>
      </w:r>
      <w:r w:rsidRPr="00773243">
        <w:rPr>
          <w:rStyle w:val="CodeInline"/>
        </w:rPr>
        <w:t>bg.png</w:t>
      </w:r>
      <w:r w:rsidRPr="003476F7">
        <w:t xml:space="preserve">. </w:t>
      </w:r>
    </w:p>
    <w:p w14:paraId="75A3CCC5" w14:textId="77777777" w:rsidR="003476F7" w:rsidRPr="003476F7" w:rsidRDefault="003476F7" w:rsidP="003476F7">
      <w:pPr>
        <w:pStyle w:val="Heading3"/>
      </w:pPr>
      <w:commentRangeStart w:id="2165"/>
      <w:r w:rsidRPr="003476F7">
        <w:t xml:space="preserve">Modifying the GLSL Illumination Fragment Shader </w:t>
      </w:r>
      <w:commentRangeEnd w:id="2165"/>
      <w:r>
        <w:rPr>
          <w:rStyle w:val="CommentReference"/>
          <w:rFonts w:asciiTheme="minorHAnsi" w:eastAsia="SimSun" w:hAnsiTheme="minorHAnsi" w:cstheme="minorBidi"/>
          <w:color w:val="auto"/>
        </w:rPr>
        <w:commentReference w:id="2165"/>
      </w:r>
    </w:p>
    <w:p w14:paraId="7F45685E" w14:textId="77777777" w:rsidR="00773243" w:rsidRDefault="00773243" w:rsidP="00773243">
      <w:pPr>
        <w:pStyle w:val="BodyTextFirst"/>
      </w:pPr>
      <w:r>
        <w:t xml:space="preserve">As in the previous projects, you will begin with implementing the actual illumination model in the GLSL fragment shader.  </w:t>
      </w:r>
    </w:p>
    <w:p w14:paraId="65EC9380" w14:textId="2E402AB3" w:rsidR="00E32CA3" w:rsidRDefault="00E32CA3" w:rsidP="00E32CA3">
      <w:pPr>
        <w:pStyle w:val="NumList"/>
        <w:numPr>
          <w:ilvl w:val="0"/>
          <w:numId w:val="33"/>
        </w:num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8-17.</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t xml:space="preserve">    vec4 Ks;    // Specular</w:t>
      </w:r>
    </w:p>
    <w:p w14:paraId="74110A6A" w14:textId="77777777" w:rsidR="00E32CA3" w:rsidRDefault="00E32CA3" w:rsidP="00E32CA3">
      <w:pPr>
        <w:pStyle w:val="Code"/>
      </w:pPr>
      <w:r>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596DD3C4" w:rsidR="00773243" w:rsidRDefault="00773243" w:rsidP="00773243">
      <w:pPr>
        <w:pStyle w:val="NumList"/>
        <w:numPr>
          <w:ilvl w:val="0"/>
          <w:numId w:val="33"/>
        </w:numPr>
      </w:pPr>
      <w:r w:rsidRPr="00773243">
        <w:t xml:space="preserve">As in the previous project, create the </w:t>
      </w:r>
      <w:proofErr w:type="spellStart"/>
      <w:proofErr w:type="gramStart"/>
      <w:r w:rsidRPr="00E32CA3">
        <w:rPr>
          <w:rStyle w:val="CodeInline"/>
        </w:rPr>
        <w:t>LightAttenuation</w:t>
      </w:r>
      <w:proofErr w:type="spellEnd"/>
      <w:r w:rsidRPr="00E32CA3">
        <w:rPr>
          <w:rStyle w:val="CodeInline"/>
        </w:rPr>
        <w:t>(</w:t>
      </w:r>
      <w:proofErr w:type="gramEnd"/>
      <w:r w:rsidRPr="00E32CA3">
        <w:rPr>
          <w:rStyle w:val="CodeInline"/>
        </w:rPr>
        <w:t>)</w:t>
      </w:r>
      <w:r w:rsidRPr="00773243">
        <w:t xml:space="preserve"> function to calculate the distance attenuation of the light.</w:t>
      </w:r>
    </w:p>
    <w:p w14:paraId="25AB8DD9" w14:textId="77777777" w:rsidR="00E32CA3" w:rsidRDefault="00E32CA3" w:rsidP="00E32CA3">
      <w:pPr>
        <w:pStyle w:val="Code"/>
      </w:pPr>
      <w:r>
        <w:t>// Computes the L-vector, and returns attenuation</w:t>
      </w:r>
    </w:p>
    <w:p w14:paraId="416D74AE" w14:textId="77777777" w:rsidR="00E32CA3" w:rsidRDefault="00E32CA3" w:rsidP="00E32CA3">
      <w:pPr>
        <w:pStyle w:val="Code"/>
      </w:pPr>
      <w:r>
        <w:t>float LightAttenuation(Light lgt, float dist) {</w:t>
      </w:r>
    </w:p>
    <w:p w14:paraId="1F220F8E" w14:textId="77777777" w:rsidR="00E32CA3" w:rsidRDefault="00E32CA3" w:rsidP="00E32CA3">
      <w:pPr>
        <w:pStyle w:val="Code"/>
      </w:pPr>
      <w:r>
        <w:t xml:space="preserve">    float atten =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77777777" w:rsidR="00E32CA3" w:rsidRDefault="00E32CA3" w:rsidP="00E32CA3">
      <w:pPr>
        <w:pStyle w:val="Code"/>
      </w:pPr>
      <w:r>
        <w:t xml:space="preserve">            atten =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77777777" w:rsidR="00E32CA3" w:rsidRDefault="00E32CA3" w:rsidP="00E32CA3">
      <w:pPr>
        <w:pStyle w:val="Code"/>
      </w:pPr>
      <w:r>
        <w:t xml:space="preserve">            atten =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77777777" w:rsidR="00E32CA3" w:rsidRDefault="00E32CA3" w:rsidP="00E32CA3">
      <w:pPr>
        <w:pStyle w:val="Code"/>
      </w:pPr>
      <w:r>
        <w:t xml:space="preserve">    return atten;</w:t>
      </w:r>
    </w:p>
    <w:p w14:paraId="6561E1B0" w14:textId="60151489" w:rsidR="00E32CA3" w:rsidRPr="00773243" w:rsidRDefault="00E32CA3" w:rsidP="00E32CA3">
      <w:pPr>
        <w:pStyle w:val="Code"/>
      </w:pPr>
      <w:r>
        <w:t>}</w:t>
      </w:r>
    </w:p>
    <w:p w14:paraId="26499346" w14:textId="510A08DE" w:rsidR="00773243" w:rsidRDefault="00773243" w:rsidP="00773243">
      <w:pPr>
        <w:pStyle w:val="NumList"/>
        <w:numPr>
          <w:ilvl w:val="0"/>
          <w:numId w:val="33"/>
        </w:numPr>
      </w:pPr>
      <w:r w:rsidRPr="00773243">
        <w:lastRenderedPageBreak/>
        <w:t xml:space="preserve">Define the </w:t>
      </w:r>
      <w:proofErr w:type="spellStart"/>
      <w:r w:rsidRPr="00773243">
        <w:rPr>
          <w:rStyle w:val="CodeInline"/>
        </w:rPr>
        <w:t>SpecularResult</w:t>
      </w:r>
      <w:proofErr w:type="spellEnd"/>
      <w:r w:rsidRPr="00773243">
        <w:rPr>
          <w:rStyle w:val="CodeInline"/>
        </w:rPr>
        <w:t>()</w:t>
      </w:r>
      <w:r w:rsidRPr="00773243">
        <w:rPr>
          <w:rStyle w:val="CodeInline"/>
        </w:rPr>
        <w:fldChar w:fldCharType="begin"/>
      </w:r>
      <w:r w:rsidRPr="00773243">
        <w:rPr>
          <w:rStyle w:val="CodeInline"/>
        </w:rPr>
        <w:instrText xml:space="preserve"> XE "Specular reflection:SpecularResult()" </w:instrText>
      </w:r>
      <w:r w:rsidRPr="00773243">
        <w:rPr>
          <w:rStyle w:val="CodeInline"/>
        </w:rPr>
        <w:fldChar w:fldCharType="end"/>
      </w:r>
      <w:r w:rsidRPr="00773243">
        <w:t xml:space="preserve"> and </w:t>
      </w:r>
      <w:proofErr w:type="spellStart"/>
      <w:r w:rsidRPr="00773243">
        <w:rPr>
          <w:rStyle w:val="CodeInline"/>
        </w:rPr>
        <w:t>DiffuseResults</w:t>
      </w:r>
      <w:proofErr w:type="spellEnd"/>
      <w:r w:rsidRPr="00773243">
        <w:rPr>
          <w:rStyle w:val="CodeInline"/>
        </w:rPr>
        <w:t>()</w:t>
      </w:r>
      <w:r w:rsidRPr="00773243">
        <w:t xml:space="preserve"> functions</w:t>
      </w:r>
      <w:r w:rsidRPr="00773243">
        <w:fldChar w:fldCharType="begin"/>
      </w:r>
      <w:r w:rsidRPr="00773243">
        <w:instrText xml:space="preserve"> XE "Specular reflection:DiffuseResults() functions" </w:instrText>
      </w:r>
      <w:r w:rsidRPr="00773243">
        <w:fldChar w:fldCharType="end"/>
      </w:r>
      <w:r w:rsidRPr="00773243">
        <w:t xml:space="preserve"> to calculate the specular and diffuse terms. The </w:t>
      </w:r>
      <m:oMath>
        <m:acc>
          <m:accPr>
            <m:ctrlPr>
              <w:rPr>
                <w:rFonts w:ascii="Cambria Math" w:hAnsi="Cambria Math"/>
              </w:rPr>
            </m:ctrlPr>
          </m:accPr>
          <m:e>
            <m:r>
              <w:rPr>
                <w:rFonts w:ascii="Cambria Math" w:hAnsi="Cambria Math"/>
              </w:rPr>
              <m:t>V</m:t>
            </m:r>
          </m:e>
        </m:acc>
      </m:oMath>
      <w:r w:rsidRPr="00773243">
        <w:t xml:space="preserve"> vector, </w:t>
      </w:r>
      <w:r w:rsidRPr="00773243">
        <w:rPr>
          <w:rStyle w:val="CodeInline"/>
        </w:rPr>
        <w:t>V</w:t>
      </w:r>
      <w:r w:rsidRPr="00773243">
        <w:t xml:space="preserve">, is computed by subtracting </w:t>
      </w:r>
      <w:proofErr w:type="spellStart"/>
      <w:r w:rsidRPr="00773243">
        <w:rPr>
          <w:rStyle w:val="CodeInline"/>
        </w:rPr>
        <w:t>uCameraPosition</w:t>
      </w:r>
      <w:proofErr w:type="spellEnd"/>
      <w:r w:rsidRPr="00773243">
        <w:t xml:space="preserve"> from the current fragment coordinate, </w:t>
      </w:r>
      <w:proofErr w:type="spellStart"/>
      <w:r w:rsidRPr="00773243">
        <w:rPr>
          <w:rStyle w:val="CodeInline"/>
        </w:rPr>
        <w:t>gl_FragCoord</w:t>
      </w:r>
      <w:proofErr w:type="spellEnd"/>
      <w:r w:rsidRPr="00773243">
        <w:t xml:space="preserve">. It is important to observe that this operation is performed in the pixel space, and the </w:t>
      </w:r>
      <w:proofErr w:type="spellStart"/>
      <w:r w:rsidRPr="00773243">
        <w:rPr>
          <w:rStyle w:val="CodeInline"/>
        </w:rPr>
        <w:t>IllumShader</w:t>
      </w:r>
      <w:proofErr w:type="spellEnd"/>
      <w:r w:rsidRPr="00773243">
        <w:t>/</w:t>
      </w:r>
      <w:proofErr w:type="spellStart"/>
      <w:r w:rsidRPr="00773243">
        <w:rPr>
          <w:rStyle w:val="CodeInline"/>
        </w:rPr>
        <w:t>IllumRenderable</w:t>
      </w:r>
      <w:proofErr w:type="spellEnd"/>
      <w:r w:rsidRPr="00773243">
        <w:t xml:space="preserve"> object pair must transform the WC camera position to pixel space before sending over the information. In addition, notice that the texture map color is accumulated in the diffuse and not the specular term.</w:t>
      </w:r>
    </w:p>
    <w:p w14:paraId="14EFB4E4" w14:textId="77777777" w:rsidR="007C2E02" w:rsidRDefault="007C2E02" w:rsidP="007C2E02">
      <w:pPr>
        <w:pStyle w:val="Code"/>
      </w:pPr>
      <w:r>
        <w:t>vec4 SpecularResult(vec3 N, vec3 L) {</w:t>
      </w:r>
    </w:p>
    <w:p w14:paraId="4AFB4EAB" w14:textId="77777777" w:rsidR="007C2E02" w:rsidRDefault="007C2E02" w:rsidP="007C2E02">
      <w:pPr>
        <w:pStyle w:val="Code"/>
      </w:pPr>
      <w:r>
        <w:t xml:space="preserve">    vec3 V = normalize(uCameraPosition - gl_FragCoord.xyz);</w:t>
      </w:r>
    </w:p>
    <w:p w14:paraId="2605C6AC" w14:textId="77777777" w:rsidR="007C2E02" w:rsidRDefault="007C2E02" w:rsidP="007C2E02">
      <w:pPr>
        <w:pStyle w:val="Code"/>
      </w:pPr>
      <w:r>
        <w:t xml:space="preserve">    vec3 H = (L + V) * 0.5;</w:t>
      </w:r>
    </w:p>
    <w:p w14:paraId="46A37213" w14:textId="77777777" w:rsidR="007C2E02" w:rsidRDefault="007C2E02" w:rsidP="007C2E02">
      <w:pPr>
        <w:pStyle w:val="Code"/>
      </w:pPr>
      <w:r>
        <w:t xml:space="preserve">    return uMaterial.Ks * pow(max(0.0, dot(N, H)), uMaterial.Shininess);</w:t>
      </w:r>
    </w:p>
    <w:p w14:paraId="075C2895" w14:textId="77777777" w:rsidR="007C2E02" w:rsidRDefault="007C2E02" w:rsidP="007C2E02">
      <w:pPr>
        <w:pStyle w:val="Code"/>
      </w:pPr>
      <w:r>
        <w:t>}</w:t>
      </w:r>
    </w:p>
    <w:p w14:paraId="758DA242" w14:textId="77777777" w:rsidR="007C2E02" w:rsidRDefault="007C2E02" w:rsidP="007C2E02">
      <w:pPr>
        <w:pStyle w:val="Code"/>
      </w:pPr>
    </w:p>
    <w:p w14:paraId="5596BEC7" w14:textId="77777777" w:rsidR="007C2E02" w:rsidRDefault="007C2E02" w:rsidP="007C2E02">
      <w:pPr>
        <w:pStyle w:val="Code"/>
      </w:pPr>
      <w:r>
        <w:t>vec4 DiffuseResult(vec3 N, vec3 L, vec4 textureMapColor) {</w:t>
      </w:r>
    </w:p>
    <w:p w14:paraId="1321BB6D" w14:textId="77777777" w:rsidR="007C2E02" w:rsidRDefault="007C2E02" w:rsidP="007C2E02">
      <w:pPr>
        <w:pStyle w:val="Code"/>
      </w:pPr>
      <w:r>
        <w:t xml:space="preserve">    return uMaterial.Kd * max(0.0, dot(N, L)) * textureMapColor;</w:t>
      </w:r>
    </w:p>
    <w:p w14:paraId="0903110E" w14:textId="102003FE" w:rsidR="007C2E02" w:rsidRPr="00773243" w:rsidRDefault="007C2E02" w:rsidP="007C2E02">
      <w:pPr>
        <w:pStyle w:val="Code"/>
      </w:pPr>
      <w:r>
        <w:t>}</w:t>
      </w:r>
    </w:p>
    <w:p w14:paraId="43205B7F" w14:textId="3745CE03" w:rsidR="00773243" w:rsidRDefault="00773243" w:rsidP="00773243">
      <w:pPr>
        <w:pStyle w:val="NumList"/>
        <w:numPr>
          <w:ilvl w:val="0"/>
          <w:numId w:val="33"/>
        </w:numPr>
      </w:pPr>
      <w:r w:rsidRPr="00773243">
        <w:t xml:space="preserve">Implement a </w:t>
      </w:r>
      <w:proofErr w:type="spellStart"/>
      <w:proofErr w:type="gramStart"/>
      <w:r w:rsidRPr="00773243">
        <w:rPr>
          <w:rStyle w:val="CodeInline"/>
        </w:rPr>
        <w:t>ShadedResult</w:t>
      </w:r>
      <w:proofErr w:type="spellEnd"/>
      <w:r w:rsidRPr="00773243">
        <w:rPr>
          <w:rStyle w:val="CodeInline"/>
        </w:rPr>
        <w:t>(</w:t>
      </w:r>
      <w:proofErr w:type="gramEnd"/>
      <w:r w:rsidRPr="00773243">
        <w:rPr>
          <w:rStyle w:val="CodeInline"/>
        </w:rPr>
        <w:t>)</w:t>
      </w:r>
      <w:r w:rsidRPr="00773243">
        <w:t xml:space="preserve"> function</w:t>
      </w:r>
      <w:r w:rsidRPr="00773243">
        <w:fldChar w:fldCharType="begin"/>
      </w:r>
      <w:r w:rsidRPr="00773243">
        <w:instrText xml:space="preserve"> XE "Specular reflection:ShadedResult() function" </w:instrText>
      </w:r>
      <w:r w:rsidRPr="00773243">
        <w:fldChar w:fldCharType="end"/>
      </w:r>
      <w:r w:rsidRPr="00773243">
        <w:t xml:space="preserve"> to compute and accumulate the diffuse and specular terms. Notice that </w:t>
      </w:r>
      <w:proofErr w:type="spellStart"/>
      <w:proofErr w:type="gramStart"/>
      <w:r w:rsidRPr="00773243">
        <w:rPr>
          <w:rStyle w:val="CodeInline"/>
        </w:rPr>
        <w:t>lgt.Intensity</w:t>
      </w:r>
      <w:proofErr w:type="spellEnd"/>
      <w:proofErr w:type="gramEnd"/>
      <w:r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Pr="00773243">
        <w:rPr>
          <w:iCs/>
        </w:rPr>
        <w:t xml:space="preserve"> in Figure 8-17</w:t>
      </w:r>
      <w:r w:rsidRPr="00773243">
        <w:t xml:space="preserve">, and </w:t>
      </w:r>
      <w:proofErr w:type="spellStart"/>
      <w:r w:rsidRPr="00773243">
        <w:rPr>
          <w:rStyle w:val="CodeInline"/>
        </w:rPr>
        <w:t>lgt.Color</w:t>
      </w:r>
      <w:proofErr w:type="spellEnd"/>
      <w:r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773243">
        <w:rPr>
          <w:iCs/>
        </w:rPr>
        <w:t xml:space="preserve"> in Figure 8-17, are factored out and multiplied to the sum of diffuse and specular results. </w:t>
      </w:r>
      <w:r w:rsidRPr="00773243">
        <w:t xml:space="preserve">The scaling by the light distance attenuation, </w:t>
      </w:r>
      <w:proofErr w:type="spellStart"/>
      <w:r w:rsidRPr="00773243">
        <w:rPr>
          <w:rStyle w:val="CodeInline"/>
        </w:rPr>
        <w:t>atten</w:t>
      </w:r>
      <w:proofErr w:type="spellEnd"/>
      <w:r w:rsidRPr="00773243">
        <w:t>, is the only variation between this implementation and the diffuse/specular terms listed in Figure 8-17.</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77777777" w:rsidR="007C2E02" w:rsidRDefault="007C2E02" w:rsidP="007C2E02">
      <w:pPr>
        <w:pStyle w:val="Code"/>
      </w:pPr>
      <w:r>
        <w:t xml:space="preserve">    float atten = LightAttenuation(lgt,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77777777" w:rsidR="007C2E02" w:rsidRDefault="007C2E02" w:rsidP="007C2E02">
      <w:pPr>
        <w:pStyle w:val="Code"/>
      </w:pPr>
      <w:r>
        <w:t xml:space="preserve">    vec4 result = atten *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93B037B" w:rsidR="00773243" w:rsidRPr="00773243" w:rsidRDefault="00773243" w:rsidP="00773243">
      <w:pPr>
        <w:pStyle w:val="NumList"/>
        <w:numPr>
          <w:ilvl w:val="0"/>
          <w:numId w:val="33"/>
        </w:numPr>
      </w:pPr>
      <w:r w:rsidRPr="00773243">
        <w:lastRenderedPageBreak/>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 the only important differences are highlighted in bold in the following:</w:t>
      </w:r>
    </w:p>
    <w:p w14:paraId="18E5F17D" w14:textId="77777777" w:rsidR="007C2E02" w:rsidRDefault="007C2E02" w:rsidP="007C2E02">
      <w:pPr>
        <w:pStyle w:val="Code"/>
      </w:pPr>
      <w:r>
        <w:t>void main(void)  {</w:t>
      </w:r>
    </w:p>
    <w:p w14:paraId="486DFAC3" w14:textId="77777777" w:rsidR="007C2E02" w:rsidRDefault="007C2E02" w:rsidP="007C2E02">
      <w:pPr>
        <w:pStyle w:val="Code"/>
      </w:pPr>
      <w:r>
        <w:t xml:space="preserve">    // simple tint based on uPixelColor setting</w:t>
      </w:r>
    </w:p>
    <w:p w14:paraId="3E39E714" w14:textId="77777777" w:rsidR="007C2E02" w:rsidRDefault="007C2E02" w:rsidP="007C2E02">
      <w:pPr>
        <w:pStyle w:val="Code"/>
      </w:pPr>
      <w:r>
        <w:t xml:space="preserve">    vec4 textureMapColor = texture2D(uSampler, vTexCoord);</w:t>
      </w:r>
    </w:p>
    <w:p w14:paraId="4E62B4BE" w14:textId="77777777" w:rsidR="007C2E02" w:rsidRDefault="007C2E02" w:rsidP="007C2E02">
      <w:pPr>
        <w:pStyle w:val="Code"/>
      </w:pPr>
      <w:r>
        <w:t xml:space="preserve">    vec4 normal = texture2D(uNormalSampler, vTexCoord);  // using the same coordinate as the sprite texture!</w:t>
      </w:r>
    </w:p>
    <w:p w14:paraId="3BBCCBFE" w14:textId="77777777" w:rsidR="007C2E02" w:rsidRDefault="007C2E02" w:rsidP="007C2E02">
      <w:pPr>
        <w:pStyle w:val="Code"/>
      </w:pPr>
      <w:r>
        <w:t xml:space="preserve">    vec4 normalMap = (2.0 * normal) - 1.0;</w:t>
      </w:r>
    </w:p>
    <w:p w14:paraId="54EAA97C" w14:textId="77777777" w:rsidR="007C2E02" w:rsidRDefault="007C2E02" w:rsidP="007C2E02">
      <w:pPr>
        <w:pStyle w:val="Code"/>
      </w:pPr>
      <w:r>
        <w:t xml:space="preserve">    </w:t>
      </w:r>
    </w:p>
    <w:p w14:paraId="4974EE8F" w14:textId="77777777" w:rsidR="007C2E02" w:rsidRDefault="007C2E02" w:rsidP="007C2E02">
      <w:pPr>
        <w:pStyle w:val="Code"/>
      </w:pPr>
      <w:r>
        <w:t xml:space="preserve">    //</w:t>
      </w:r>
    </w:p>
    <w:p w14:paraId="25F0CF19" w14:textId="77777777" w:rsidR="007C2E02" w:rsidRDefault="007C2E02" w:rsidP="007C2E02">
      <w:pPr>
        <w:pStyle w:val="Code"/>
      </w:pPr>
      <w:r>
        <w:t xml:space="preserve">    // normalMap.y = -normalMap.y;  // flip Y</w:t>
      </w:r>
    </w:p>
    <w:p w14:paraId="2245C22F" w14:textId="77777777" w:rsidR="007C2E02" w:rsidRDefault="007C2E02" w:rsidP="007C2E02">
      <w:pPr>
        <w:pStyle w:val="Code"/>
      </w:pPr>
      <w:r>
        <w:t xml:space="preserve">    //    depending on the normal map you work with, this may or may not be flipped</w:t>
      </w:r>
    </w:p>
    <w:p w14:paraId="69373F37" w14:textId="77777777" w:rsidR="007C2E02" w:rsidRDefault="007C2E02" w:rsidP="007C2E02">
      <w:pPr>
        <w:pStyle w:val="Code"/>
      </w:pPr>
      <w:r>
        <w:t xml:space="preserve">    // </w:t>
      </w:r>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77777777" w:rsidR="007C2E02" w:rsidRDefault="007C2E02" w:rsidP="007C2E02">
      <w:pPr>
        <w:pStyle w:val="Code"/>
      </w:pPr>
      <w:r>
        <w:t xml:space="preserve">    // tint the textured area, and leave transparent area as defined by the texture</w:t>
      </w:r>
    </w:p>
    <w:p w14:paraId="0CDF0A06" w14:textId="77777777" w:rsidR="007C2E02" w:rsidRPr="007C2E02" w:rsidRDefault="007C2E02" w:rsidP="007C2E02">
      <w:pPr>
        <w:pStyle w:val="Code"/>
      </w:pPr>
      <w:r w:rsidRPr="007C2E02">
        <w:t xml:space="preserve">    vec3 tintResult = vec3(shadedResult) * (1.0-uPixelColor.a) + vec3(uPixelColor) * uPixelColor.a;</w:t>
      </w:r>
    </w:p>
    <w:p w14:paraId="63903775" w14:textId="77777777" w:rsidR="007C2E02" w:rsidRPr="007C2E02" w:rsidRDefault="007C2E02" w:rsidP="007C2E02">
      <w:pPr>
        <w:pStyle w:val="Code"/>
      </w:pPr>
      <w:r w:rsidRPr="007C2E02">
        <w:t xml:space="preserve">    vec4 result = vec4(tintResult, textureMapColor.a);</w:t>
      </w:r>
    </w:p>
    <w:p w14:paraId="2EAC74F2" w14:textId="77777777" w:rsidR="007C2E02" w:rsidRDefault="007C2E02" w:rsidP="007C2E02">
      <w:pPr>
        <w:pStyle w:val="Code"/>
      </w:pPr>
    </w:p>
    <w:p w14:paraId="290F41E8" w14:textId="77777777" w:rsidR="007C2E02" w:rsidRDefault="007C2E02" w:rsidP="007C2E02">
      <w:pPr>
        <w:pStyle w:val="Code"/>
      </w:pPr>
      <w:r>
        <w:t xml:space="preserve">    gl_FragColor = result;</w:t>
      </w:r>
    </w:p>
    <w:p w14:paraId="3460DF59" w14:textId="06E67E32" w:rsidR="00773243" w:rsidRDefault="007C2E02" w:rsidP="00773243">
      <w:pPr>
        <w:pStyle w:val="Code"/>
      </w:pPr>
      <w:r>
        <w:t>}</w:t>
      </w:r>
    </w:p>
    <w:p w14:paraId="7BDCF046" w14:textId="71F07E67" w:rsidR="00773243" w:rsidRDefault="00773243" w:rsidP="00773243">
      <w:pPr>
        <w:pStyle w:val="Heading3"/>
      </w:pPr>
      <w:del w:id="2166" w:author="Kelvin Sung" w:date="2021-05-20T18:14:00Z">
        <w:r w:rsidDel="00E15C4E">
          <w:delText xml:space="preserve">Creating </w:delText>
        </w:r>
      </w:del>
      <w:ins w:id="2167" w:author="Kelvin Sung" w:date="2021-05-20T18:14:00Z">
        <w:r w:rsidR="00E15C4E">
          <w:t xml:space="preserve">Defining </w:t>
        </w:r>
      </w:ins>
      <w:r>
        <w:t xml:space="preserve">the Material </w:t>
      </w:r>
      <w:del w:id="2168" w:author="Kelvin Sung" w:date="2021-05-20T18:14:00Z">
        <w:r w:rsidDel="00E15C4E">
          <w:delText>Object</w:delText>
        </w:r>
      </w:del>
      <w:ins w:id="2169" w:author="Kelvin Sung" w:date="2021-05-20T18:14:00Z">
        <w:r w:rsidR="00E15C4E">
          <w:t>Class</w:t>
        </w:r>
      </w:ins>
    </w:p>
    <w:p w14:paraId="65FAB280" w14:textId="77777777" w:rsidR="00773243" w:rsidRDefault="00773243" w:rsidP="00773243">
      <w:pPr>
        <w:pStyle w:val="BodyTextFirst"/>
      </w:pPr>
      <w:r>
        <w:t xml:space="preserve">As described, a simple </w:t>
      </w:r>
      <w:r w:rsidRPr="007C2E02">
        <w:rPr>
          <w:rStyle w:val="CodeInline"/>
        </w:rPr>
        <w:t>Material</w:t>
      </w:r>
      <w:r>
        <w:t xml:space="preserve"> object is required to store the per-object material property for the Phong illumination model.</w:t>
      </w:r>
    </w:p>
    <w:p w14:paraId="5D9EC91E" w14:textId="4D1A7B15" w:rsidR="00773243" w:rsidRDefault="00773243" w:rsidP="00773243">
      <w:pPr>
        <w:pStyle w:val="NumList"/>
        <w:numPr>
          <w:ilvl w:val="0"/>
          <w:numId w:val="34"/>
        </w:numPr>
      </w:pPr>
      <w:r>
        <w:lastRenderedPageBreak/>
        <w:t xml:space="preserve">Create a new file under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 and name it </w:t>
      </w:r>
      <w:r w:rsidR="007C2E02" w:rsidRPr="007C2E02">
        <w:rPr>
          <w:rStyle w:val="CodeInline"/>
        </w:rPr>
        <w:t>m</w:t>
      </w:r>
      <w:r w:rsidRPr="007C2E02">
        <w:rPr>
          <w:rStyle w:val="CodeInline"/>
        </w:rPr>
        <w:t>aterial.js</w:t>
      </w:r>
      <w:r>
        <w:t xml:space="preserve">. </w:t>
      </w:r>
    </w:p>
    <w:p w14:paraId="2F965DF7" w14:textId="69836D59" w:rsidR="00773243" w:rsidRDefault="00421F0F" w:rsidP="00773243">
      <w:pPr>
        <w:pStyle w:val="NumList"/>
      </w:pPr>
      <w:r>
        <w:t xml:space="preserve">Create a new class named </w:t>
      </w:r>
      <w:r w:rsidRPr="00421F0F">
        <w:rPr>
          <w:rStyle w:val="CodeInline"/>
        </w:rPr>
        <w:t>Material</w:t>
      </w:r>
      <w:r>
        <w:rPr>
          <w:rStyle w:val="CodeInline"/>
        </w:rPr>
        <w:t>,</w:t>
      </w:r>
      <w:r>
        <w:t xml:space="preserve"> d</w:t>
      </w:r>
      <w:r w:rsidR="00773243">
        <w:t>efine a constructor to initialize the variables as defined in the surface material property in Figure 8-17.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1675B61D" w:rsidR="00773243" w:rsidRPr="00773243" w:rsidDel="001B23DC" w:rsidRDefault="00773243" w:rsidP="00773243">
      <w:pPr>
        <w:pStyle w:val="NumList"/>
        <w:rPr>
          <w:del w:id="2170" w:author="Kelvin Sung" w:date="2021-05-20T18:05:00Z"/>
        </w:rPr>
      </w:pPr>
      <w:r w:rsidRPr="00773243">
        <w:t>Provide straightforward get and set accessors to these properties.</w:t>
      </w:r>
    </w:p>
    <w:p w14:paraId="4CC7BBA4" w14:textId="77777777" w:rsidR="001B23DC" w:rsidRDefault="00421F0F" w:rsidP="00773243">
      <w:pPr>
        <w:pStyle w:val="NumList"/>
        <w:rPr>
          <w:ins w:id="2171" w:author="Kelvin Sung" w:date="2021-05-20T18:05:00Z"/>
        </w:rPr>
      </w:pPr>
      <w:del w:id="2172" w:author="Kelvin Sung" w:date="2021-05-20T18:05:00Z">
        <w:r w:rsidDel="001B23DC">
          <w:delText xml:space="preserve">    </w:delText>
        </w:r>
      </w:del>
    </w:p>
    <w:p w14:paraId="354F8550" w14:textId="257652D4" w:rsidR="00421F0F" w:rsidDel="001B23DC" w:rsidRDefault="00421F0F" w:rsidP="00421F0F">
      <w:pPr>
        <w:pStyle w:val="Code"/>
        <w:rPr>
          <w:del w:id="2173" w:author="Kelvin Sung" w:date="2021-05-20T18:05:00Z"/>
        </w:rPr>
      </w:pPr>
      <w:r>
        <w:t>setAmbient(a) { this.mKa = vec4.clone(a); }</w:t>
      </w:r>
    </w:p>
    <w:p w14:paraId="099E29E2" w14:textId="77777777" w:rsidR="001B23DC" w:rsidRDefault="00421F0F" w:rsidP="00421F0F">
      <w:pPr>
        <w:pStyle w:val="Code"/>
        <w:rPr>
          <w:ins w:id="2174" w:author="Kelvin Sung" w:date="2021-05-20T18:05:00Z"/>
        </w:rPr>
      </w:pPr>
      <w:del w:id="2175" w:author="Kelvin Sung" w:date="2021-05-20T18:05:00Z">
        <w:r w:rsidDel="001B23DC">
          <w:delText xml:space="preserve">    </w:delText>
        </w:r>
      </w:del>
    </w:p>
    <w:p w14:paraId="46BA17CB" w14:textId="47545719" w:rsidR="00421F0F" w:rsidRDefault="00421F0F" w:rsidP="00421F0F">
      <w:pPr>
        <w:pStyle w:val="Code"/>
      </w:pPr>
      <w:r>
        <w:t>getAmbient() { return this.mKa; }</w:t>
      </w:r>
    </w:p>
    <w:p w14:paraId="6C2F9664" w14:textId="13B987BD" w:rsidR="00421F0F" w:rsidDel="001B23DC" w:rsidRDefault="00421F0F" w:rsidP="00421F0F">
      <w:pPr>
        <w:pStyle w:val="Code"/>
        <w:rPr>
          <w:del w:id="2176" w:author="Kelvin Sung" w:date="2021-05-20T18:05:00Z"/>
        </w:rPr>
      </w:pPr>
    </w:p>
    <w:p w14:paraId="4066A40A" w14:textId="77777777" w:rsidR="001B23DC" w:rsidRDefault="00421F0F" w:rsidP="00421F0F">
      <w:pPr>
        <w:pStyle w:val="Code"/>
        <w:rPr>
          <w:ins w:id="2177" w:author="Kelvin Sung" w:date="2021-05-20T18:05:00Z"/>
        </w:rPr>
      </w:pPr>
      <w:del w:id="2178" w:author="Kelvin Sung" w:date="2021-05-20T18:05:00Z">
        <w:r w:rsidDel="001B23DC">
          <w:delText xml:space="preserve">    </w:delText>
        </w:r>
      </w:del>
    </w:p>
    <w:p w14:paraId="78A97DC0" w14:textId="3CAFEAED" w:rsidR="00421F0F" w:rsidDel="001B23DC" w:rsidRDefault="00421F0F" w:rsidP="00421F0F">
      <w:pPr>
        <w:pStyle w:val="Code"/>
        <w:rPr>
          <w:del w:id="2179" w:author="Kelvin Sung" w:date="2021-05-20T18:05:00Z"/>
        </w:rPr>
      </w:pPr>
      <w:r>
        <w:t>setDiffuse(d) { this.mKd = vec4.clone(d); }</w:t>
      </w:r>
    </w:p>
    <w:p w14:paraId="43354598" w14:textId="77777777" w:rsidR="001B23DC" w:rsidRDefault="00421F0F" w:rsidP="00421F0F">
      <w:pPr>
        <w:pStyle w:val="Code"/>
        <w:rPr>
          <w:ins w:id="2180" w:author="Kelvin Sung" w:date="2021-05-20T18:05:00Z"/>
        </w:rPr>
      </w:pPr>
      <w:del w:id="2181" w:author="Kelvin Sung" w:date="2021-05-20T18:05:00Z">
        <w:r w:rsidDel="001B23DC">
          <w:delText xml:space="preserve">    </w:delText>
        </w:r>
      </w:del>
    </w:p>
    <w:p w14:paraId="194A1FAB" w14:textId="43D45107" w:rsidR="00421F0F" w:rsidRDefault="00421F0F" w:rsidP="00421F0F">
      <w:pPr>
        <w:pStyle w:val="Code"/>
      </w:pPr>
      <w:r>
        <w:t>getDiffuse() { return this.mKd; }</w:t>
      </w:r>
    </w:p>
    <w:p w14:paraId="4BADB2C5" w14:textId="6DBBC011" w:rsidR="00421F0F" w:rsidDel="001B23DC" w:rsidRDefault="00421F0F" w:rsidP="00421F0F">
      <w:pPr>
        <w:pStyle w:val="Code"/>
        <w:rPr>
          <w:del w:id="2182" w:author="Kelvin Sung" w:date="2021-05-20T18:05:00Z"/>
        </w:rPr>
      </w:pPr>
    </w:p>
    <w:p w14:paraId="4248C748" w14:textId="77777777" w:rsidR="001B23DC" w:rsidRDefault="00421F0F" w:rsidP="00421F0F">
      <w:pPr>
        <w:pStyle w:val="Code"/>
        <w:rPr>
          <w:ins w:id="2183" w:author="Kelvin Sung" w:date="2021-05-20T18:05:00Z"/>
        </w:rPr>
      </w:pPr>
      <w:del w:id="2184" w:author="Kelvin Sung" w:date="2021-05-20T18:05:00Z">
        <w:r w:rsidDel="001B23DC">
          <w:delText xml:space="preserve">    </w:delText>
        </w:r>
      </w:del>
    </w:p>
    <w:p w14:paraId="61B00CA0" w14:textId="7D11E3AD" w:rsidR="00421F0F" w:rsidDel="001B23DC" w:rsidRDefault="00421F0F" w:rsidP="00421F0F">
      <w:pPr>
        <w:pStyle w:val="Code"/>
        <w:rPr>
          <w:del w:id="2185" w:author="Kelvin Sung" w:date="2021-05-20T18:05:00Z"/>
        </w:rPr>
      </w:pPr>
      <w:r>
        <w:t>setSpecular(s) { this.mKs = vec4.clone(s); }</w:t>
      </w:r>
    </w:p>
    <w:p w14:paraId="061400AD" w14:textId="77777777" w:rsidR="001B23DC" w:rsidRDefault="00421F0F" w:rsidP="00421F0F">
      <w:pPr>
        <w:pStyle w:val="Code"/>
        <w:rPr>
          <w:ins w:id="2186" w:author="Kelvin Sung" w:date="2021-05-20T18:05:00Z"/>
        </w:rPr>
      </w:pPr>
      <w:del w:id="2187" w:author="Kelvin Sung" w:date="2021-05-20T18:05:00Z">
        <w:r w:rsidDel="001B23DC">
          <w:delText xml:space="preserve">    </w:delText>
        </w:r>
      </w:del>
    </w:p>
    <w:p w14:paraId="39E146E5" w14:textId="325871D7" w:rsidR="00421F0F" w:rsidRDefault="00421F0F" w:rsidP="00421F0F">
      <w:pPr>
        <w:pStyle w:val="Code"/>
      </w:pPr>
      <w:r>
        <w:t>getSpecular() { return this.mKs; }</w:t>
      </w:r>
    </w:p>
    <w:p w14:paraId="126980D5" w14:textId="486AAFD5" w:rsidR="00421F0F" w:rsidDel="001B23DC" w:rsidRDefault="00421F0F" w:rsidP="00421F0F">
      <w:pPr>
        <w:pStyle w:val="Code"/>
        <w:rPr>
          <w:del w:id="2188" w:author="Kelvin Sung" w:date="2021-05-20T18:05:00Z"/>
        </w:rPr>
      </w:pPr>
    </w:p>
    <w:p w14:paraId="51C65469" w14:textId="77777777" w:rsidR="001B23DC" w:rsidRDefault="00421F0F" w:rsidP="00421F0F">
      <w:pPr>
        <w:pStyle w:val="Code"/>
        <w:rPr>
          <w:ins w:id="2189" w:author="Kelvin Sung" w:date="2021-05-20T18:05:00Z"/>
        </w:rPr>
      </w:pPr>
      <w:del w:id="2190" w:author="Kelvin Sung" w:date="2021-05-20T18:05:00Z">
        <w:r w:rsidDel="001B23DC">
          <w:delText xml:space="preserve">    </w:delText>
        </w:r>
      </w:del>
    </w:p>
    <w:p w14:paraId="74802359" w14:textId="40A10F32" w:rsidR="00421F0F" w:rsidDel="001B23DC" w:rsidRDefault="00421F0F" w:rsidP="00421F0F">
      <w:pPr>
        <w:pStyle w:val="Code"/>
        <w:rPr>
          <w:del w:id="2191" w:author="Kelvin Sung" w:date="2021-05-20T18:05:00Z"/>
        </w:rPr>
      </w:pPr>
      <w:r>
        <w:t>setShininess(s) { this.mShininess = s; }</w:t>
      </w:r>
    </w:p>
    <w:p w14:paraId="4BE96F7A" w14:textId="77777777" w:rsidR="001B23DC" w:rsidRDefault="00421F0F" w:rsidP="00421F0F">
      <w:pPr>
        <w:pStyle w:val="Code"/>
        <w:rPr>
          <w:ins w:id="2192" w:author="Kelvin Sung" w:date="2021-05-20T18:05:00Z"/>
        </w:rPr>
      </w:pPr>
      <w:del w:id="2193" w:author="Kelvin Sung" w:date="2021-05-20T18:05:00Z">
        <w:r w:rsidDel="001B23DC">
          <w:delText xml:space="preserve">    </w:delText>
        </w:r>
      </w:del>
    </w:p>
    <w:p w14:paraId="3D706E32" w14:textId="7DD0BCD7" w:rsidR="00773243" w:rsidRDefault="00421F0F" w:rsidP="00421F0F">
      <w:pPr>
        <w:pStyle w:val="Code"/>
      </w:pPr>
      <w:r>
        <w:t>getShininess() { return this.mShininess; }</w:t>
      </w: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2194" w:author="Kelvin Sung" w:date="2021-05-20T18:14:00Z">
        <w:r w:rsidDel="00E15C4E">
          <w:delText>Object</w:delText>
        </w:r>
      </w:del>
      <w:ins w:id="2195" w:author="Kelvin Sung" w:date="2021-05-20T18:14:00Z">
        <w:r w:rsidR="00E15C4E">
          <w:t>Class</w:t>
        </w:r>
      </w:ins>
    </w:p>
    <w:p w14:paraId="24B253EB" w14:textId="31D7993E" w:rsidR="00773243" w:rsidRDefault="00773243" w:rsidP="00773243">
      <w:pPr>
        <w:pStyle w:val="BodyTextFirst"/>
      </w:pPr>
      <w:r>
        <w:t xml:space="preserve">Define a new </w:t>
      </w:r>
      <w:proofErr w:type="spellStart"/>
      <w:r w:rsidRPr="00421F0F">
        <w:rPr>
          <w:rStyle w:val="CodeInline"/>
        </w:rPr>
        <w:t>ShaderMaterial</w:t>
      </w:r>
      <w:proofErr w:type="spellEnd"/>
      <w:r>
        <w:t xml:space="preserve"> </w:t>
      </w:r>
      <w:del w:id="2196" w:author="Kelvin Sung" w:date="2021-05-20T18:14:00Z">
        <w:r w:rsidDel="00E15C4E">
          <w:delText xml:space="preserve">object </w:delText>
        </w:r>
      </w:del>
      <w:ins w:id="2197" w:author="Kelvin Sung" w:date="2021-05-20T18:14:00Z">
        <w:r w:rsidR="00E15C4E">
          <w:t>class</w:t>
        </w:r>
        <w:r w:rsidR="00E15C4E">
          <w:t xml:space="preserve"> </w:t>
        </w:r>
      </w:ins>
      <w:r>
        <w:t xml:space="preserve">to communicate the contents of </w:t>
      </w:r>
      <w:r w:rsidRPr="00421F0F">
        <w:rPr>
          <w:rStyle w:val="CodeInline"/>
        </w:rPr>
        <w:t>Material</w:t>
      </w:r>
      <w:r>
        <w:t xml:space="preserve"> to the GLSL </w:t>
      </w:r>
      <w:proofErr w:type="spellStart"/>
      <w:r w:rsidR="00421F0F" w:rsidRPr="00421F0F">
        <w:rPr>
          <w:rStyle w:val="CodeInline"/>
        </w:rPr>
        <w:t>illum_fs</w:t>
      </w:r>
      <w:proofErr w:type="spellEnd"/>
      <w:r>
        <w:t xml:space="preserve"> shader.</w:t>
      </w:r>
    </w:p>
    <w:p w14:paraId="243ECBC6" w14:textId="42989011" w:rsidR="00421F0F" w:rsidRDefault="00773243" w:rsidP="002946C2">
      <w:pPr>
        <w:pStyle w:val="NumList"/>
        <w:numPr>
          <w:ilvl w:val="0"/>
          <w:numId w:val="35"/>
        </w:numPr>
      </w:pPr>
      <w:r>
        <w:t xml:space="preserve">Create a new file under 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 and name it </w:t>
      </w:r>
      <w:r w:rsidR="00421F0F" w:rsidRPr="00421F0F">
        <w:rPr>
          <w:rStyle w:val="CodeInline"/>
        </w:rPr>
        <w:t>s</w:t>
      </w:r>
      <w:r w:rsidRPr="00421F0F">
        <w:rPr>
          <w:rStyle w:val="CodeInline"/>
        </w:rPr>
        <w:t>hader</w:t>
      </w:r>
      <w:r w:rsidR="00421F0F" w:rsidRPr="00421F0F">
        <w:rPr>
          <w:rStyle w:val="CodeInline"/>
        </w:rPr>
        <w:t>_m</w:t>
      </w:r>
      <w:r w:rsidRPr="00421F0F">
        <w:rPr>
          <w:rStyle w:val="CodeInline"/>
        </w:rPr>
        <w:t>aterial.js</w:t>
      </w:r>
      <w:r>
        <w:t xml:space="preserve">. </w:t>
      </w:r>
    </w:p>
    <w:p w14:paraId="7FD75E41" w14:textId="7A335345" w:rsidR="00773243" w:rsidRDefault="00421F0F" w:rsidP="002946C2">
      <w:pPr>
        <w:pStyle w:val="NumList"/>
        <w:numPr>
          <w:ilvl w:val="0"/>
          <w:numId w:val="35"/>
        </w:numPr>
      </w:pPr>
      <w:r>
        <w:lastRenderedPageBreak/>
        <w:t xml:space="preserve">Create a new class named </w:t>
      </w:r>
      <w:proofErr w:type="spellStart"/>
      <w:r w:rsidRPr="00421F0F">
        <w:rPr>
          <w:rStyle w:val="CodeInline"/>
        </w:rPr>
        <w:t>ShaderMaterial</w:t>
      </w:r>
      <w:proofErr w:type="spellEnd"/>
      <w:r>
        <w:t>, d</w:t>
      </w:r>
      <w:r w:rsidR="00773243">
        <w:t xml:space="preserve">efine a constructor to 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55668066" w:rsidR="00906AD8" w:rsidRPr="00906AD8" w:rsidDel="001B23DC" w:rsidRDefault="00906AD8" w:rsidP="00906AD8">
      <w:pPr>
        <w:pStyle w:val="NumList"/>
        <w:numPr>
          <w:ilvl w:val="0"/>
          <w:numId w:val="35"/>
        </w:numPr>
        <w:rPr>
          <w:del w:id="2198" w:author="Kelvin Sung" w:date="2021-05-20T18:05:00Z"/>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2199" w:author="Kelvin Sung" w:date="2021-05-20T18:05:00Z"/>
        </w:rPr>
      </w:pPr>
      <w:del w:id="2200" w:author="Kelvin Sung" w:date="2021-05-20T18:05:00Z">
        <w:r w:rsidDel="001B23DC">
          <w:delText xml:space="preserve">    </w:delText>
        </w:r>
      </w:del>
    </w:p>
    <w:p w14:paraId="16124D21" w14:textId="78378BD0" w:rsidR="00421F0F" w:rsidDel="001B23DC" w:rsidRDefault="00421F0F" w:rsidP="00421F0F">
      <w:pPr>
        <w:pStyle w:val="Code"/>
        <w:rPr>
          <w:del w:id="2201" w:author="Kelvin Sung" w:date="2021-05-20T18:05:00Z"/>
        </w:rPr>
      </w:pPr>
      <w:r>
        <w:t>loadToShader(aMaterial) {</w:t>
      </w:r>
    </w:p>
    <w:p w14:paraId="2209BC01" w14:textId="77777777" w:rsidR="001B23DC" w:rsidRDefault="00421F0F" w:rsidP="00421F0F">
      <w:pPr>
        <w:pStyle w:val="Code"/>
        <w:rPr>
          <w:ins w:id="2202" w:author="Kelvin Sung" w:date="2021-05-20T18:05:00Z"/>
        </w:rPr>
      </w:pPr>
      <w:del w:id="2203" w:author="Kelvin Sung" w:date="2021-05-20T18:05:00Z">
        <w:r w:rsidDel="001B23DC">
          <w:delText xml:space="preserve">    </w:delText>
        </w:r>
      </w:del>
    </w:p>
    <w:p w14:paraId="5725B158" w14:textId="6A7E4049" w:rsidR="00421F0F" w:rsidDel="001B23DC" w:rsidRDefault="00421F0F" w:rsidP="00421F0F">
      <w:pPr>
        <w:pStyle w:val="Code"/>
        <w:rPr>
          <w:del w:id="2204" w:author="Kelvin Sung" w:date="2021-05-20T18:05:00Z"/>
        </w:rPr>
      </w:pPr>
      <w:r>
        <w:t xml:space="preserve">    let gl = glSys.get();</w:t>
      </w:r>
    </w:p>
    <w:p w14:paraId="12510117" w14:textId="77777777" w:rsidR="001B23DC" w:rsidRDefault="00421F0F" w:rsidP="00421F0F">
      <w:pPr>
        <w:pStyle w:val="Code"/>
        <w:rPr>
          <w:ins w:id="2205" w:author="Kelvin Sung" w:date="2021-05-20T18:05:00Z"/>
        </w:rPr>
      </w:pPr>
      <w:del w:id="2206" w:author="Kelvin Sung" w:date="2021-05-20T18:05:00Z">
        <w:r w:rsidDel="001B23DC">
          <w:delText xml:space="preserve">    </w:delText>
        </w:r>
      </w:del>
    </w:p>
    <w:p w14:paraId="5C116C50" w14:textId="48A38860" w:rsidR="00421F0F" w:rsidDel="001B23DC" w:rsidRDefault="00421F0F" w:rsidP="00421F0F">
      <w:pPr>
        <w:pStyle w:val="Code"/>
        <w:rPr>
          <w:del w:id="2207" w:author="Kelvin Sung" w:date="2021-05-20T18:05:00Z"/>
        </w:rPr>
      </w:pPr>
      <w:r>
        <w:t xml:space="preserve">    gl.uniform4fv(this.mKaRef, aMaterial.getAmbient());</w:t>
      </w:r>
    </w:p>
    <w:p w14:paraId="3C132306" w14:textId="77777777" w:rsidR="001B23DC" w:rsidRDefault="00421F0F" w:rsidP="00421F0F">
      <w:pPr>
        <w:pStyle w:val="Code"/>
        <w:rPr>
          <w:ins w:id="2208" w:author="Kelvin Sung" w:date="2021-05-20T18:05:00Z"/>
        </w:rPr>
      </w:pPr>
      <w:del w:id="2209" w:author="Kelvin Sung" w:date="2021-05-20T18:05:00Z">
        <w:r w:rsidDel="001B23DC">
          <w:delText xml:space="preserve">    </w:delText>
        </w:r>
      </w:del>
    </w:p>
    <w:p w14:paraId="23750FC2" w14:textId="453360C4" w:rsidR="00421F0F" w:rsidDel="001B23DC" w:rsidRDefault="00421F0F" w:rsidP="00421F0F">
      <w:pPr>
        <w:pStyle w:val="Code"/>
        <w:rPr>
          <w:del w:id="2210" w:author="Kelvin Sung" w:date="2021-05-20T18:05:00Z"/>
        </w:rPr>
      </w:pPr>
      <w:r>
        <w:t xml:space="preserve">    gl.uniform4fv(this.mKdRef, aMaterial.getDiffuse());</w:t>
      </w:r>
    </w:p>
    <w:p w14:paraId="2025D746" w14:textId="77777777" w:rsidR="001B23DC" w:rsidRDefault="00421F0F" w:rsidP="00421F0F">
      <w:pPr>
        <w:pStyle w:val="Code"/>
        <w:rPr>
          <w:ins w:id="2211" w:author="Kelvin Sung" w:date="2021-05-20T18:05:00Z"/>
        </w:rPr>
      </w:pPr>
      <w:del w:id="2212" w:author="Kelvin Sung" w:date="2021-05-20T18:05:00Z">
        <w:r w:rsidDel="001B23DC">
          <w:delText xml:space="preserve">    </w:delText>
        </w:r>
      </w:del>
    </w:p>
    <w:p w14:paraId="5CEA3F05" w14:textId="66C06A79" w:rsidR="00421F0F" w:rsidDel="001B23DC" w:rsidRDefault="00421F0F" w:rsidP="00421F0F">
      <w:pPr>
        <w:pStyle w:val="Code"/>
        <w:rPr>
          <w:del w:id="2213" w:author="Kelvin Sung" w:date="2021-05-20T18:05:00Z"/>
        </w:rPr>
      </w:pPr>
      <w:r>
        <w:t xml:space="preserve">    gl.uniform4fv(this.mKsRef, aMaterial.getSpecular());</w:t>
      </w:r>
    </w:p>
    <w:p w14:paraId="652B316B" w14:textId="77777777" w:rsidR="001B23DC" w:rsidRDefault="00421F0F" w:rsidP="00421F0F">
      <w:pPr>
        <w:pStyle w:val="Code"/>
        <w:rPr>
          <w:ins w:id="2214" w:author="Kelvin Sung" w:date="2021-05-20T18:05:00Z"/>
        </w:rPr>
      </w:pPr>
      <w:del w:id="2215" w:author="Kelvin Sung" w:date="2021-05-20T18:05:00Z">
        <w:r w:rsidDel="001B23DC">
          <w:delText xml:space="preserve">    </w:delText>
        </w:r>
      </w:del>
    </w:p>
    <w:p w14:paraId="21808FD7" w14:textId="4513C9EF" w:rsidR="00421F0F" w:rsidDel="001B23DC" w:rsidRDefault="00421F0F" w:rsidP="00421F0F">
      <w:pPr>
        <w:pStyle w:val="Code"/>
        <w:rPr>
          <w:del w:id="2216" w:author="Kelvin Sung" w:date="2021-05-20T18:05:00Z"/>
        </w:rPr>
      </w:pPr>
      <w:r>
        <w:t xml:space="preserve">    gl.uniform1f(this.mShineRef, aMaterial.getShininess());</w:t>
      </w:r>
    </w:p>
    <w:p w14:paraId="0611A682" w14:textId="77777777" w:rsidR="001B23DC" w:rsidRDefault="00421F0F" w:rsidP="00421F0F">
      <w:pPr>
        <w:pStyle w:val="Code"/>
        <w:rPr>
          <w:ins w:id="2217" w:author="Kelvin Sung" w:date="2021-05-20T18:05:00Z"/>
        </w:rPr>
      </w:pPr>
      <w:del w:id="2218" w:author="Kelvin Sung" w:date="2021-05-20T18:05:00Z">
        <w:r w:rsidDel="001B23DC">
          <w:delText xml:space="preserve">    </w:delText>
        </w:r>
      </w:del>
    </w:p>
    <w:p w14:paraId="5C1AE998" w14:textId="2336BD87" w:rsidR="00421F0F" w:rsidRDefault="00421F0F" w:rsidP="00421F0F">
      <w:pPr>
        <w:pStyle w:val="Code"/>
      </w:pPr>
      <w:r>
        <w:t>}</w:t>
      </w:r>
    </w:p>
    <w:p w14:paraId="51FF8C3D" w14:textId="51630649" w:rsidR="00906AD8" w:rsidRDefault="00906AD8" w:rsidP="00906AD8">
      <w:pPr>
        <w:pStyle w:val="Code"/>
      </w:pPr>
    </w:p>
    <w:p w14:paraId="5A3D3534" w14:textId="70183CC7" w:rsidR="00906AD8" w:rsidRDefault="00906AD8" w:rsidP="00906AD8">
      <w:pPr>
        <w:pStyle w:val="Heading3"/>
      </w:pPr>
      <w:r>
        <w:t xml:space="preserve">Modifying the </w:t>
      </w:r>
      <w:proofErr w:type="spellStart"/>
      <w:r>
        <w:t>IllumShader</w:t>
      </w:r>
      <w:proofErr w:type="spellEnd"/>
      <w:r>
        <w:t xml:space="preserve"> </w:t>
      </w:r>
      <w:del w:id="2219" w:author="Kelvin Sung" w:date="2021-05-20T18:14:00Z">
        <w:r w:rsidDel="00E15C4E">
          <w:delText>Object</w:delText>
        </w:r>
      </w:del>
      <w:ins w:id="2220" w:author="Kelvin Sung" w:date="2021-05-20T18:14:00Z">
        <w:r w:rsidR="00E15C4E">
          <w:t>Class</w:t>
        </w:r>
      </w:ins>
    </w:p>
    <w:p w14:paraId="792EFC21" w14:textId="7016822B" w:rsidR="00906AD8" w:rsidRDefault="00906AD8" w:rsidP="00906AD8">
      <w:pPr>
        <w:pStyle w:val="BodyTextFirst"/>
      </w:pPr>
      <w:r>
        <w:t xml:space="preserve">Recall that the </w:t>
      </w:r>
      <w:proofErr w:type="spellStart"/>
      <w:r w:rsidRPr="00421F0F">
        <w:rPr>
          <w:rStyle w:val="CodeInline"/>
        </w:rPr>
        <w:t>IllumShader</w:t>
      </w:r>
      <w:proofErr w:type="spellEnd"/>
      <w:r>
        <w:t xml:space="preserve"> object 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shader. Modify the </w:t>
      </w:r>
      <w:proofErr w:type="spellStart"/>
      <w:r w:rsidRPr="00421F0F">
        <w:rPr>
          <w:rStyle w:val="CodeInline"/>
        </w:rPr>
        <w:t>IllumShader</w:t>
      </w:r>
      <w:proofErr w:type="spellEnd"/>
      <w:r>
        <w:t xml:space="preserve"> object to define an instance of the </w:t>
      </w:r>
      <w:proofErr w:type="spellStart"/>
      <w:r w:rsidRPr="00421F0F">
        <w:rPr>
          <w:rStyle w:val="CodeInline"/>
        </w:rPr>
        <w:t>ShaderMaterial</w:t>
      </w:r>
      <w:proofErr w:type="spellEnd"/>
      <w:r>
        <w:t xml:space="preserve"> object to load the contents of the </w:t>
      </w:r>
      <w:r w:rsidRPr="00421F0F">
        <w:rPr>
          <w:rStyle w:val="CodeInline"/>
        </w:rPr>
        <w:t>Material</w:t>
      </w:r>
      <w:r>
        <w:t xml:space="preserve"> object.</w:t>
      </w:r>
    </w:p>
    <w:p w14:paraId="4FF6F84E" w14:textId="71AF094C" w:rsidR="00674D34" w:rsidRDefault="00674D34" w:rsidP="00906AD8">
      <w:pPr>
        <w:pStyle w:val="NumList"/>
        <w:numPr>
          <w:ilvl w:val="0"/>
          <w:numId w:val="36"/>
        </w:numPr>
      </w:pPr>
      <w:commentRangeStart w:id="2221"/>
      <w:r>
        <w:t>TEMP TEXT</w:t>
      </w:r>
      <w:commentRangeEnd w:id="2221"/>
      <w:r>
        <w:rPr>
          <w:rStyle w:val="CommentReference"/>
          <w:rFonts w:asciiTheme="minorHAnsi" w:hAnsiTheme="minorHAnsi"/>
        </w:rPr>
        <w:commentReference w:id="2221"/>
      </w:r>
    </w:p>
    <w:p w14:paraId="630495DA" w14:textId="66B89824" w:rsidR="00674D34" w:rsidRDefault="00674D34" w:rsidP="00674D34">
      <w:pPr>
        <w:pStyle w:val="Code"/>
      </w:pPr>
      <w:r w:rsidRPr="00674D34">
        <w:t>import ShaderMaterial from "./shader_material.js";</w:t>
      </w:r>
    </w:p>
    <w:p w14:paraId="1A8B81F1" w14:textId="6E2D811F" w:rsidR="00906AD8" w:rsidDel="001B23DC" w:rsidRDefault="00906AD8" w:rsidP="00906AD8">
      <w:pPr>
        <w:pStyle w:val="NumList"/>
        <w:numPr>
          <w:ilvl w:val="0"/>
          <w:numId w:val="36"/>
        </w:numPr>
        <w:rPr>
          <w:del w:id="2222" w:author="Kelvin Sung" w:date="2021-05-20T18:05:00Z"/>
        </w:r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proofErr w:type="spellStart"/>
      <w:r w:rsidRPr="00674D34">
        <w:rPr>
          <w:rStyle w:val="CodeInline"/>
        </w:rPr>
        <w:t>ShaderMaterial</w:t>
      </w:r>
      <w:proofErr w:type="spellEnd"/>
      <w:r>
        <w:t xml:space="preserve">. Recall that </w:t>
      </w:r>
      <w:proofErr w:type="spellStart"/>
      <w:r w:rsidRPr="00674D34">
        <w:rPr>
          <w:rStyle w:val="CodeInline"/>
        </w:rPr>
        <w:t>ShaderMaterial</w:t>
      </w:r>
      <w:proofErr w:type="spellEnd"/>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6522C1D3" w14:textId="77777777" w:rsidR="001B23DC" w:rsidRDefault="00421F0F" w:rsidP="00906AD8">
      <w:pPr>
        <w:pStyle w:val="NumList"/>
        <w:numPr>
          <w:ilvl w:val="0"/>
          <w:numId w:val="36"/>
        </w:numPr>
        <w:rPr>
          <w:ins w:id="2223" w:author="Kelvin Sung" w:date="2021-05-20T18:05:00Z"/>
        </w:rPr>
      </w:pPr>
      <w:del w:id="2224" w:author="Kelvin Sung" w:date="2021-05-20T18:05:00Z">
        <w:r w:rsidDel="001B23DC">
          <w:delText xml:space="preserve">    </w:delText>
        </w:r>
      </w:del>
    </w:p>
    <w:p w14:paraId="17416255" w14:textId="0172A6F4" w:rsidR="00421F0F" w:rsidDel="001B23DC" w:rsidRDefault="00421F0F" w:rsidP="00421F0F">
      <w:pPr>
        <w:pStyle w:val="Code"/>
        <w:rPr>
          <w:del w:id="2225" w:author="Kelvin Sung" w:date="2021-05-20T18:05:00Z"/>
        </w:rPr>
      </w:pPr>
      <w:r>
        <w:lastRenderedPageBreak/>
        <w:t>constructor(vertexShaderPath, fragmentShaderPath) {</w:t>
      </w:r>
    </w:p>
    <w:p w14:paraId="6E425354" w14:textId="77777777" w:rsidR="001B23DC" w:rsidRDefault="00421F0F" w:rsidP="00421F0F">
      <w:pPr>
        <w:pStyle w:val="Code"/>
        <w:rPr>
          <w:ins w:id="2226" w:author="Kelvin Sung" w:date="2021-05-20T18:05:00Z"/>
        </w:rPr>
      </w:pPr>
      <w:del w:id="2227" w:author="Kelvin Sung" w:date="2021-05-20T18:05:00Z">
        <w:r w:rsidDel="001B23DC">
          <w:delText xml:space="preserve">    </w:delText>
        </w:r>
      </w:del>
    </w:p>
    <w:p w14:paraId="42662448" w14:textId="0183A1D0" w:rsidR="00421F0F" w:rsidDel="001B23DC" w:rsidRDefault="00421F0F" w:rsidP="00421F0F">
      <w:pPr>
        <w:pStyle w:val="Code"/>
        <w:rPr>
          <w:del w:id="2228" w:author="Kelvin Sung" w:date="2021-05-20T18:05:00Z"/>
        </w:rPr>
      </w:pPr>
      <w:r>
        <w:t xml:space="preserve">    // Call super class constructor</w:t>
      </w:r>
    </w:p>
    <w:p w14:paraId="782C95E0" w14:textId="77777777" w:rsidR="001B23DC" w:rsidRDefault="00421F0F" w:rsidP="00421F0F">
      <w:pPr>
        <w:pStyle w:val="Code"/>
        <w:rPr>
          <w:ins w:id="2229" w:author="Kelvin Sung" w:date="2021-05-20T18:05:00Z"/>
        </w:rPr>
      </w:pPr>
      <w:del w:id="2230" w:author="Kelvin Sung" w:date="2021-05-20T18:05:00Z">
        <w:r w:rsidDel="001B23DC">
          <w:delText xml:space="preserve">    </w:delText>
        </w:r>
      </w:del>
    </w:p>
    <w:p w14:paraId="638AA9FB" w14:textId="31E34DCE" w:rsidR="00421F0F" w:rsidRDefault="00421F0F" w:rsidP="00421F0F">
      <w:pPr>
        <w:pStyle w:val="Code"/>
      </w:pPr>
      <w:r>
        <w:t xml:space="preserve">    super(vertexShaderPath, fragmentShaderPath);  // call super class constructor</w:t>
      </w:r>
    </w:p>
    <w:p w14:paraId="59A7FB7E" w14:textId="617EA700" w:rsidR="00421F0F" w:rsidDel="001B23DC" w:rsidRDefault="00421F0F" w:rsidP="00421F0F">
      <w:pPr>
        <w:pStyle w:val="Code"/>
        <w:rPr>
          <w:del w:id="2231" w:author="Kelvin Sung" w:date="2021-05-20T18:05:00Z"/>
        </w:rPr>
      </w:pPr>
    </w:p>
    <w:p w14:paraId="7F176EC6" w14:textId="77777777" w:rsidR="001B23DC" w:rsidRDefault="00421F0F" w:rsidP="00421F0F">
      <w:pPr>
        <w:pStyle w:val="Code"/>
        <w:rPr>
          <w:ins w:id="2232" w:author="Kelvin Sung" w:date="2021-05-20T18:05:00Z"/>
        </w:rPr>
      </w:pPr>
      <w:del w:id="2233" w:author="Kelvin Sung" w:date="2021-05-20T18:05:00Z">
        <w:r w:rsidDel="001B23DC">
          <w:delText xml:space="preserve">    </w:delText>
        </w:r>
      </w:del>
    </w:p>
    <w:p w14:paraId="1C67ED8A" w14:textId="41019000" w:rsidR="00421F0F" w:rsidDel="001B23DC" w:rsidRDefault="00421F0F" w:rsidP="00421F0F">
      <w:pPr>
        <w:pStyle w:val="Code"/>
        <w:rPr>
          <w:del w:id="2234" w:author="Kelvin Sung" w:date="2021-05-20T18:05:00Z"/>
        </w:rPr>
      </w:pPr>
      <w:r>
        <w:t xml:space="preserve">    // this is the material property of the Renderable</w:t>
      </w:r>
    </w:p>
    <w:p w14:paraId="77A0B9E5" w14:textId="77777777" w:rsidR="001B23DC" w:rsidRDefault="00421F0F" w:rsidP="00421F0F">
      <w:pPr>
        <w:pStyle w:val="Code"/>
        <w:rPr>
          <w:ins w:id="2235" w:author="Kelvin Sung" w:date="2021-05-20T18:05:00Z"/>
        </w:rPr>
      </w:pPr>
      <w:del w:id="2236" w:author="Kelvin Sung" w:date="2021-05-20T18:05:00Z">
        <w:r w:rsidDel="001B23DC">
          <w:delText xml:space="preserve">    </w:delText>
        </w:r>
      </w:del>
    </w:p>
    <w:p w14:paraId="5A1075A9" w14:textId="6C088F15" w:rsidR="00421F0F" w:rsidDel="001B23DC" w:rsidRDefault="00421F0F" w:rsidP="00421F0F">
      <w:pPr>
        <w:pStyle w:val="Code"/>
        <w:rPr>
          <w:del w:id="2237" w:author="Kelvin Sung" w:date="2021-05-20T18:05:00Z"/>
        </w:rPr>
      </w:pPr>
      <w:r>
        <w:t xml:space="preserve">    this.mMaterial = null;</w:t>
      </w:r>
    </w:p>
    <w:p w14:paraId="2A047E70" w14:textId="77777777" w:rsidR="001B23DC" w:rsidRDefault="00421F0F" w:rsidP="00421F0F">
      <w:pPr>
        <w:pStyle w:val="Code"/>
        <w:rPr>
          <w:ins w:id="2238" w:author="Kelvin Sung" w:date="2021-05-20T18:05:00Z"/>
        </w:rPr>
      </w:pPr>
      <w:del w:id="2239" w:author="Kelvin Sung" w:date="2021-05-20T18:05:00Z">
        <w:r w:rsidDel="001B23DC">
          <w:delText xml:space="preserve">    </w:delText>
        </w:r>
      </w:del>
    </w:p>
    <w:p w14:paraId="447ECCE1" w14:textId="1F661370" w:rsidR="00421F0F" w:rsidRDefault="00421F0F" w:rsidP="00421F0F">
      <w:pPr>
        <w:pStyle w:val="Code"/>
      </w:pPr>
      <w:r>
        <w:t xml:space="preserve">    this.mMaterialLoader = new ShaderMaterial(this.mCompiledShader);</w:t>
      </w:r>
    </w:p>
    <w:p w14:paraId="4F86B093" w14:textId="097364DC" w:rsidR="00421F0F" w:rsidDel="001B23DC" w:rsidRDefault="00421F0F" w:rsidP="00421F0F">
      <w:pPr>
        <w:pStyle w:val="Code"/>
        <w:rPr>
          <w:del w:id="2240" w:author="Kelvin Sung" w:date="2021-05-20T18:05:00Z"/>
        </w:rPr>
      </w:pPr>
    </w:p>
    <w:p w14:paraId="79DC0539" w14:textId="77777777" w:rsidR="001B23DC" w:rsidRDefault="00421F0F" w:rsidP="00421F0F">
      <w:pPr>
        <w:pStyle w:val="Code"/>
        <w:rPr>
          <w:ins w:id="2241" w:author="Kelvin Sung" w:date="2021-05-20T18:05:00Z"/>
        </w:rPr>
      </w:pPr>
      <w:del w:id="2242" w:author="Kelvin Sung" w:date="2021-05-20T18:05:00Z">
        <w:r w:rsidDel="001B23DC">
          <w:delText xml:space="preserve">    </w:delText>
        </w:r>
      </w:del>
    </w:p>
    <w:p w14:paraId="7D30D343" w14:textId="08C1644E" w:rsidR="00421F0F" w:rsidDel="001B23DC" w:rsidRDefault="00421F0F" w:rsidP="00421F0F">
      <w:pPr>
        <w:pStyle w:val="Code"/>
        <w:rPr>
          <w:del w:id="2243" w:author="Kelvin Sung" w:date="2021-05-20T18:05:00Z"/>
        </w:rPr>
      </w:pPr>
      <w:r>
        <w:t xml:space="preserve">    let gl = glSys.get();</w:t>
      </w:r>
    </w:p>
    <w:p w14:paraId="5528EF70" w14:textId="77777777" w:rsidR="001B23DC" w:rsidRDefault="00421F0F" w:rsidP="00421F0F">
      <w:pPr>
        <w:pStyle w:val="Code"/>
        <w:rPr>
          <w:ins w:id="2244" w:author="Kelvin Sung" w:date="2021-05-20T18:05:00Z"/>
        </w:rPr>
      </w:pPr>
      <w:del w:id="2245" w:author="Kelvin Sung" w:date="2021-05-20T18:05:00Z">
        <w:r w:rsidDel="001B23DC">
          <w:delText xml:space="preserve">    </w:delText>
        </w:r>
      </w:del>
    </w:p>
    <w:p w14:paraId="5525A5B4" w14:textId="1E768FE7" w:rsidR="00421F0F" w:rsidDel="001B23DC" w:rsidRDefault="00421F0F" w:rsidP="00421F0F">
      <w:pPr>
        <w:pStyle w:val="Code"/>
        <w:rPr>
          <w:del w:id="2246" w:author="Kelvin Sung" w:date="2021-05-20T18:05:00Z"/>
        </w:rPr>
      </w:pPr>
      <w:r>
        <w:t xml:space="preserve">    // Reference to the camera position</w:t>
      </w:r>
    </w:p>
    <w:p w14:paraId="29261863" w14:textId="77777777" w:rsidR="001B23DC" w:rsidRDefault="00421F0F" w:rsidP="00421F0F">
      <w:pPr>
        <w:pStyle w:val="Code"/>
        <w:rPr>
          <w:ins w:id="2247" w:author="Kelvin Sung" w:date="2021-05-20T18:05:00Z"/>
        </w:rPr>
      </w:pPr>
      <w:del w:id="2248" w:author="Kelvin Sung" w:date="2021-05-20T18:05:00Z">
        <w:r w:rsidDel="001B23DC">
          <w:delText xml:space="preserve">    </w:delText>
        </w:r>
      </w:del>
    </w:p>
    <w:p w14:paraId="2052C7AE" w14:textId="3582469D" w:rsidR="00421F0F" w:rsidDel="001B23DC" w:rsidRDefault="00421F0F" w:rsidP="00421F0F">
      <w:pPr>
        <w:pStyle w:val="Code"/>
        <w:rPr>
          <w:del w:id="2249" w:author="Kelvin Sung" w:date="2021-05-20T18:05:00Z"/>
        </w:rPr>
      </w:pPr>
      <w:r>
        <w:t xml:space="preserve">    this.mCameraPos = null;  // points to a vec3</w:t>
      </w:r>
    </w:p>
    <w:p w14:paraId="44B3E60D" w14:textId="77777777" w:rsidR="001B23DC" w:rsidRDefault="00421F0F" w:rsidP="00421F0F">
      <w:pPr>
        <w:pStyle w:val="Code"/>
        <w:rPr>
          <w:ins w:id="2250" w:author="Kelvin Sung" w:date="2021-05-20T18:05:00Z"/>
        </w:rPr>
      </w:pPr>
      <w:del w:id="2251" w:author="Kelvin Sung" w:date="2021-05-20T18:05:00Z">
        <w:r w:rsidDel="001B23DC">
          <w:delText xml:space="preserve">    </w:delText>
        </w:r>
      </w:del>
    </w:p>
    <w:p w14:paraId="22C31729" w14:textId="61DBB4CC" w:rsidR="00421F0F" w:rsidRDefault="00421F0F" w:rsidP="00421F0F">
      <w:pPr>
        <w:pStyle w:val="Code"/>
      </w:pPr>
      <w:r>
        <w:t xml:space="preserve">    this.mCameraPosRef = gl.getUniformLocation(this.mCompiledShader, "uCameraPosition");</w:t>
      </w:r>
    </w:p>
    <w:p w14:paraId="315C352B" w14:textId="448D68CC" w:rsidR="00421F0F" w:rsidDel="001B23DC" w:rsidRDefault="00421F0F" w:rsidP="00421F0F">
      <w:pPr>
        <w:pStyle w:val="Code"/>
        <w:rPr>
          <w:del w:id="2252" w:author="Kelvin Sung" w:date="2021-05-20T18:05:00Z"/>
        </w:rPr>
      </w:pPr>
    </w:p>
    <w:p w14:paraId="3E5F8F2A" w14:textId="77777777" w:rsidR="001B23DC" w:rsidRDefault="00421F0F" w:rsidP="00421F0F">
      <w:pPr>
        <w:pStyle w:val="Code"/>
        <w:rPr>
          <w:ins w:id="2253" w:author="Kelvin Sung" w:date="2021-05-20T18:05:00Z"/>
        </w:rPr>
      </w:pPr>
      <w:del w:id="2254" w:author="Kelvin Sung" w:date="2021-05-20T18:05:00Z">
        <w:r w:rsidDel="001B23DC">
          <w:delText xml:space="preserve">    </w:delText>
        </w:r>
      </w:del>
    </w:p>
    <w:p w14:paraId="39709215" w14:textId="73040703" w:rsidR="00421F0F" w:rsidDel="001B23DC" w:rsidRDefault="00421F0F" w:rsidP="00421F0F">
      <w:pPr>
        <w:pStyle w:val="Code"/>
        <w:rPr>
          <w:del w:id="2255" w:author="Kelvin Sung" w:date="2021-05-20T18:05:00Z"/>
        </w:rPr>
      </w:pPr>
      <w:r>
        <w:t xml:space="preserve">    // reference to the normal map sampler</w:t>
      </w:r>
    </w:p>
    <w:p w14:paraId="6AC69E94" w14:textId="77777777" w:rsidR="001B23DC" w:rsidRDefault="00421F0F" w:rsidP="00421F0F">
      <w:pPr>
        <w:pStyle w:val="Code"/>
        <w:rPr>
          <w:ins w:id="2256" w:author="Kelvin Sung" w:date="2021-05-20T18:05:00Z"/>
        </w:rPr>
      </w:pPr>
      <w:del w:id="2257" w:author="Kelvin Sung" w:date="2021-05-20T18:05:00Z">
        <w:r w:rsidDel="001B23DC">
          <w:delText xml:space="preserve">    </w:delText>
        </w:r>
      </w:del>
    </w:p>
    <w:p w14:paraId="2EA0F2D7" w14:textId="60BE8DAC" w:rsidR="00421F0F" w:rsidDel="001B23DC" w:rsidRDefault="00421F0F" w:rsidP="00421F0F">
      <w:pPr>
        <w:pStyle w:val="Code"/>
        <w:rPr>
          <w:del w:id="2258" w:author="Kelvin Sung" w:date="2021-05-20T18:05:00Z"/>
        </w:rPr>
      </w:pPr>
      <w:r>
        <w:t xml:space="preserve">    this.mNormalSamplerRef = gl.getUniformLocation(this.mCompiledShader, "uNormalSampler");</w:t>
      </w:r>
    </w:p>
    <w:p w14:paraId="0DA4F3A7" w14:textId="77777777" w:rsidR="001B23DC" w:rsidRDefault="00421F0F" w:rsidP="00421F0F">
      <w:pPr>
        <w:pStyle w:val="Code"/>
        <w:rPr>
          <w:ins w:id="2259" w:author="Kelvin Sung" w:date="2021-05-20T18:05:00Z"/>
        </w:rPr>
      </w:pPr>
      <w:del w:id="2260" w:author="Kelvin Sung" w:date="2021-05-20T18:05:00Z">
        <w:r w:rsidDel="001B23DC">
          <w:delText xml:space="preserve">    </w:delText>
        </w:r>
      </w:del>
    </w:p>
    <w:p w14:paraId="72AA2118" w14:textId="094DEDB5" w:rsidR="00421F0F" w:rsidRDefault="00421F0F" w:rsidP="00421F0F">
      <w:pPr>
        <w:pStyle w:val="Code"/>
      </w:pPr>
      <w:r>
        <w:t>}</w:t>
      </w:r>
    </w:p>
    <w:p w14:paraId="2AFE2C72" w14:textId="0C23F84E" w:rsidR="00906AD8" w:rsidDel="001B23DC" w:rsidRDefault="00906AD8" w:rsidP="00906AD8">
      <w:pPr>
        <w:pStyle w:val="NumList"/>
        <w:numPr>
          <w:ilvl w:val="0"/>
          <w:numId w:val="36"/>
        </w:numPr>
        <w:rPr>
          <w:del w:id="2261" w:author="Kelvin Sung" w:date="2021-05-20T18:05:00Z"/>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include the loading of the material and camera position to the shader.</w:t>
      </w:r>
    </w:p>
    <w:p w14:paraId="3217F4D4" w14:textId="77777777" w:rsidR="001B23DC" w:rsidRDefault="00674D34" w:rsidP="00906AD8">
      <w:pPr>
        <w:pStyle w:val="NumList"/>
        <w:numPr>
          <w:ilvl w:val="0"/>
          <w:numId w:val="36"/>
        </w:numPr>
        <w:rPr>
          <w:ins w:id="2262" w:author="Kelvin Sung" w:date="2021-05-20T18:05:00Z"/>
        </w:rPr>
      </w:pPr>
      <w:del w:id="2263" w:author="Kelvin Sung" w:date="2021-05-20T18:05:00Z">
        <w:r w:rsidDel="001B23DC">
          <w:delText xml:space="preserve">    </w:delText>
        </w:r>
      </w:del>
    </w:p>
    <w:p w14:paraId="756C2BBB" w14:textId="5C183165" w:rsidR="00674D34" w:rsidDel="001B23DC" w:rsidRDefault="00674D34" w:rsidP="00674D34">
      <w:pPr>
        <w:pStyle w:val="Code"/>
        <w:rPr>
          <w:del w:id="2264" w:author="Kelvin Sung" w:date="2021-05-20T18:05:00Z"/>
        </w:rPr>
      </w:pPr>
      <w:r>
        <w:t>activate(pixelColor, trsMatrix, cameraMatrix) {</w:t>
      </w:r>
    </w:p>
    <w:p w14:paraId="588B594C" w14:textId="77777777" w:rsidR="001B23DC" w:rsidRDefault="00674D34" w:rsidP="00674D34">
      <w:pPr>
        <w:pStyle w:val="Code"/>
        <w:rPr>
          <w:ins w:id="2265" w:author="Kelvin Sung" w:date="2021-05-20T18:05:00Z"/>
        </w:rPr>
      </w:pPr>
      <w:del w:id="2266" w:author="Kelvin Sung" w:date="2021-05-20T18:05:00Z">
        <w:r w:rsidDel="001B23DC">
          <w:delText xml:space="preserve">    </w:delText>
        </w:r>
      </w:del>
    </w:p>
    <w:p w14:paraId="51D6910E" w14:textId="74EDA2A1" w:rsidR="00674D34" w:rsidDel="001B23DC" w:rsidRDefault="00674D34" w:rsidP="00674D34">
      <w:pPr>
        <w:pStyle w:val="Code"/>
        <w:rPr>
          <w:del w:id="2267" w:author="Kelvin Sung" w:date="2021-05-20T18:05:00Z"/>
        </w:rPr>
      </w:pPr>
      <w:r>
        <w:t xml:space="preserve">    // first call the super class's activate</w:t>
      </w:r>
    </w:p>
    <w:p w14:paraId="17B1C8B4" w14:textId="77777777" w:rsidR="001B23DC" w:rsidRDefault="00674D34" w:rsidP="00674D34">
      <w:pPr>
        <w:pStyle w:val="Code"/>
        <w:rPr>
          <w:ins w:id="2268" w:author="Kelvin Sung" w:date="2021-05-20T18:05:00Z"/>
        </w:rPr>
      </w:pPr>
      <w:del w:id="2269" w:author="Kelvin Sung" w:date="2021-05-20T18:05:00Z">
        <w:r w:rsidDel="001B23DC">
          <w:delText xml:space="preserve">    </w:delText>
        </w:r>
      </w:del>
    </w:p>
    <w:p w14:paraId="2F87A41F" w14:textId="1A6D5B63" w:rsidR="00674D34" w:rsidDel="001B23DC" w:rsidRDefault="00674D34" w:rsidP="00674D34">
      <w:pPr>
        <w:pStyle w:val="Code"/>
        <w:rPr>
          <w:del w:id="2270" w:author="Kelvin Sung" w:date="2021-05-20T18:05:00Z"/>
        </w:rPr>
      </w:pPr>
      <w:r>
        <w:t xml:space="preserve">    super.activate(pixelColor, trsMatrix, cameraMatrix);</w:t>
      </w:r>
    </w:p>
    <w:p w14:paraId="6EE411AA" w14:textId="77777777" w:rsidR="001B23DC" w:rsidRDefault="00674D34" w:rsidP="00674D34">
      <w:pPr>
        <w:pStyle w:val="Code"/>
        <w:rPr>
          <w:ins w:id="2271" w:author="Kelvin Sung" w:date="2021-05-20T18:05:00Z"/>
        </w:rPr>
      </w:pPr>
      <w:del w:id="2272" w:author="Kelvin Sung" w:date="2021-05-20T18:05:00Z">
        <w:r w:rsidDel="001B23DC">
          <w:delText xml:space="preserve">    </w:delText>
        </w:r>
      </w:del>
    </w:p>
    <w:p w14:paraId="01B01188" w14:textId="3E869594" w:rsidR="00674D34" w:rsidDel="001B23DC" w:rsidRDefault="00674D34" w:rsidP="00674D34">
      <w:pPr>
        <w:pStyle w:val="Code"/>
        <w:rPr>
          <w:del w:id="2273" w:author="Kelvin Sung" w:date="2021-05-20T18:05:00Z"/>
        </w:rPr>
      </w:pPr>
      <w:r>
        <w:t xml:space="preserve">    let gl = glSys.get();</w:t>
      </w:r>
    </w:p>
    <w:p w14:paraId="468E2B42" w14:textId="77777777" w:rsidR="001B23DC" w:rsidRDefault="00674D34" w:rsidP="00674D34">
      <w:pPr>
        <w:pStyle w:val="Code"/>
        <w:rPr>
          <w:ins w:id="2274" w:author="Kelvin Sung" w:date="2021-05-20T18:05:00Z"/>
        </w:rPr>
      </w:pPr>
      <w:del w:id="2275" w:author="Kelvin Sung" w:date="2021-05-20T18:05:00Z">
        <w:r w:rsidDel="001B23DC">
          <w:delText xml:space="preserve">    </w:delText>
        </w:r>
      </w:del>
    </w:p>
    <w:p w14:paraId="5A9D40D5" w14:textId="571E6941" w:rsidR="00674D34" w:rsidDel="001B23DC" w:rsidRDefault="00674D34" w:rsidP="00674D34">
      <w:pPr>
        <w:pStyle w:val="Code"/>
        <w:rPr>
          <w:del w:id="2276" w:author="Kelvin Sung" w:date="2021-05-20T18:05:00Z"/>
        </w:rPr>
      </w:pPr>
      <w:r>
        <w:t xml:space="preserve">    gl.uniform1i(this.mNormalSamplerRef, 1); // binds to texture unit 1</w:t>
      </w:r>
    </w:p>
    <w:p w14:paraId="7DC963D1" w14:textId="77777777" w:rsidR="001B23DC" w:rsidRDefault="00674D34" w:rsidP="00674D34">
      <w:pPr>
        <w:pStyle w:val="Code"/>
        <w:rPr>
          <w:ins w:id="2277" w:author="Kelvin Sung" w:date="2021-05-20T18:05:00Z"/>
        </w:rPr>
      </w:pPr>
      <w:del w:id="2278" w:author="Kelvin Sung" w:date="2021-05-20T18:05:00Z">
        <w:r w:rsidDel="001B23DC">
          <w:delText xml:space="preserve">    </w:delText>
        </w:r>
      </w:del>
    </w:p>
    <w:p w14:paraId="5DCD0E96" w14:textId="32075558" w:rsidR="00674D34" w:rsidDel="001B23DC" w:rsidRDefault="00674D34" w:rsidP="00674D34">
      <w:pPr>
        <w:pStyle w:val="Code"/>
        <w:rPr>
          <w:del w:id="2279" w:author="Kelvin Sung" w:date="2021-05-20T18:05:00Z"/>
        </w:rPr>
      </w:pPr>
      <w:r>
        <w:t xml:space="preserve">    // do not need to set up texture coordinate buffer</w:t>
      </w:r>
    </w:p>
    <w:p w14:paraId="6A0480B4" w14:textId="77777777" w:rsidR="001B23DC" w:rsidRDefault="00674D34" w:rsidP="00674D34">
      <w:pPr>
        <w:pStyle w:val="Code"/>
        <w:rPr>
          <w:ins w:id="2280" w:author="Kelvin Sung" w:date="2021-05-20T18:05:00Z"/>
        </w:rPr>
      </w:pPr>
      <w:del w:id="2281" w:author="Kelvin Sung" w:date="2021-05-20T18:05:00Z">
        <w:r w:rsidDel="001B23DC">
          <w:delText xml:space="preserve">    </w:delText>
        </w:r>
      </w:del>
    </w:p>
    <w:p w14:paraId="1EB56DDB" w14:textId="49CA5614" w:rsidR="00674D34" w:rsidDel="001B23DC" w:rsidRDefault="00674D34" w:rsidP="00674D34">
      <w:pPr>
        <w:pStyle w:val="Code"/>
        <w:rPr>
          <w:del w:id="2282" w:author="Kelvin Sung" w:date="2021-05-20T18:05:00Z"/>
        </w:rPr>
      </w:pPr>
      <w:r>
        <w:t xml:space="preserve">    // as we are going to use the ones from the sprite texture </w:t>
      </w:r>
    </w:p>
    <w:p w14:paraId="439B2D0B" w14:textId="77777777" w:rsidR="001B23DC" w:rsidRDefault="00674D34" w:rsidP="00674D34">
      <w:pPr>
        <w:pStyle w:val="Code"/>
        <w:rPr>
          <w:ins w:id="2283" w:author="Kelvin Sung" w:date="2021-05-20T18:05:00Z"/>
        </w:rPr>
      </w:pPr>
      <w:del w:id="2284" w:author="Kelvin Sung" w:date="2021-05-20T18:05:00Z">
        <w:r w:rsidDel="001B23DC">
          <w:delText xml:space="preserve">    </w:delText>
        </w:r>
      </w:del>
    </w:p>
    <w:p w14:paraId="31442A79" w14:textId="331BDB89" w:rsidR="00674D34" w:rsidDel="001B23DC" w:rsidRDefault="00674D34" w:rsidP="00674D34">
      <w:pPr>
        <w:pStyle w:val="Code"/>
        <w:rPr>
          <w:del w:id="2285" w:author="Kelvin Sung" w:date="2021-05-20T18:05:00Z"/>
        </w:rPr>
      </w:pPr>
      <w:r>
        <w:t xml:space="preserve">    // in the fragment shader</w:t>
      </w:r>
    </w:p>
    <w:p w14:paraId="7D58AEF5" w14:textId="77777777" w:rsidR="001B23DC" w:rsidRDefault="00674D34" w:rsidP="00674D34">
      <w:pPr>
        <w:pStyle w:val="Code"/>
        <w:rPr>
          <w:ins w:id="2286" w:author="Kelvin Sung" w:date="2021-05-20T18:05:00Z"/>
        </w:rPr>
      </w:pPr>
      <w:del w:id="2287" w:author="Kelvin Sung" w:date="2021-05-20T18:05:00Z">
        <w:r w:rsidDel="001B23DC">
          <w:delText xml:space="preserve">    </w:delText>
        </w:r>
      </w:del>
    </w:p>
    <w:p w14:paraId="1F1E3B7A" w14:textId="4E3CEF14" w:rsidR="00674D34" w:rsidDel="001B23DC" w:rsidRDefault="00674D34" w:rsidP="00674D34">
      <w:pPr>
        <w:pStyle w:val="Code"/>
        <w:rPr>
          <w:del w:id="2288" w:author="Kelvin Sung" w:date="2021-05-20T18:05:00Z"/>
        </w:rPr>
      </w:pPr>
      <w:r>
        <w:t xml:space="preserve">    this.mMaterialLoader.loadToShader(this.mMaterial);</w:t>
      </w:r>
    </w:p>
    <w:p w14:paraId="073643C2" w14:textId="77777777" w:rsidR="001B23DC" w:rsidRDefault="00674D34" w:rsidP="00674D34">
      <w:pPr>
        <w:pStyle w:val="Code"/>
        <w:rPr>
          <w:ins w:id="2289" w:author="Kelvin Sung" w:date="2021-05-20T18:05:00Z"/>
        </w:rPr>
      </w:pPr>
      <w:del w:id="2290" w:author="Kelvin Sung" w:date="2021-05-20T18:05:00Z">
        <w:r w:rsidDel="001B23DC">
          <w:delText xml:space="preserve">    </w:delText>
        </w:r>
      </w:del>
    </w:p>
    <w:p w14:paraId="65DC70CA" w14:textId="47D21AB4" w:rsidR="00674D34" w:rsidDel="001B23DC" w:rsidRDefault="00674D34" w:rsidP="00674D34">
      <w:pPr>
        <w:pStyle w:val="Code"/>
        <w:rPr>
          <w:del w:id="2291" w:author="Kelvin Sung" w:date="2021-05-20T18:05:00Z"/>
        </w:rPr>
      </w:pPr>
      <w:r>
        <w:t xml:space="preserve">    gl.uniform3fv(this.mCameraPosRef, this.mCameraPos);</w:t>
      </w:r>
    </w:p>
    <w:p w14:paraId="4AF903BB" w14:textId="77777777" w:rsidR="001B23DC" w:rsidRDefault="00674D34" w:rsidP="00674D34">
      <w:pPr>
        <w:pStyle w:val="Code"/>
        <w:rPr>
          <w:ins w:id="2292" w:author="Kelvin Sung" w:date="2021-05-20T18:05:00Z"/>
        </w:rPr>
      </w:pPr>
      <w:del w:id="2293" w:author="Kelvin Sung" w:date="2021-05-20T18:05:00Z">
        <w:r w:rsidDel="001B23DC">
          <w:delText xml:space="preserve">    </w:delText>
        </w:r>
      </w:del>
    </w:p>
    <w:p w14:paraId="18998DC9" w14:textId="62575231" w:rsidR="00421F0F" w:rsidRPr="00906AD8" w:rsidRDefault="00674D34" w:rsidP="00674D34">
      <w:pPr>
        <w:pStyle w:val="Code"/>
      </w:pPr>
      <w:r>
        <w:t>}</w:t>
      </w:r>
    </w:p>
    <w:p w14:paraId="77818C77" w14:textId="4E110648" w:rsidR="00906AD8" w:rsidRPr="00906AD8" w:rsidDel="001B23DC" w:rsidRDefault="00906AD8" w:rsidP="00906AD8">
      <w:pPr>
        <w:pStyle w:val="NumList"/>
        <w:numPr>
          <w:ilvl w:val="0"/>
          <w:numId w:val="36"/>
        </w:numPr>
        <w:rPr>
          <w:del w:id="2294" w:author="Kelvin Sung" w:date="2021-05-20T18:05:00Z"/>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2295" w:author="Kelvin Sung" w:date="2021-05-20T18:05:00Z"/>
        </w:rPr>
      </w:pPr>
      <w:del w:id="2296" w:author="Kelvin Sung" w:date="2021-05-20T18:05:00Z">
        <w:r w:rsidDel="001B23DC">
          <w:delText xml:space="preserve">    </w:delText>
        </w:r>
      </w:del>
    </w:p>
    <w:p w14:paraId="40DFEDFD" w14:textId="75339770" w:rsidR="00674D34" w:rsidDel="001B23DC" w:rsidRDefault="00674D34" w:rsidP="00674D34">
      <w:pPr>
        <w:pStyle w:val="Code"/>
        <w:rPr>
          <w:del w:id="2297" w:author="Kelvin Sung" w:date="2021-05-20T18:05:00Z"/>
        </w:rPr>
      </w:pPr>
      <w:r>
        <w:t>setMaterialAndCameraPos(m, p) {</w:t>
      </w:r>
    </w:p>
    <w:p w14:paraId="238DEC18" w14:textId="77777777" w:rsidR="001B23DC" w:rsidRDefault="00674D34" w:rsidP="00674D34">
      <w:pPr>
        <w:pStyle w:val="Code"/>
        <w:rPr>
          <w:ins w:id="2298" w:author="Kelvin Sung" w:date="2021-05-20T18:05:00Z"/>
        </w:rPr>
      </w:pPr>
      <w:del w:id="2299" w:author="Kelvin Sung" w:date="2021-05-20T18:05:00Z">
        <w:r w:rsidDel="001B23DC">
          <w:delText xml:space="preserve">    </w:delText>
        </w:r>
      </w:del>
    </w:p>
    <w:p w14:paraId="69B9DE8C" w14:textId="16A7214C" w:rsidR="00674D34" w:rsidDel="001B23DC" w:rsidRDefault="00674D34" w:rsidP="00674D34">
      <w:pPr>
        <w:pStyle w:val="Code"/>
        <w:rPr>
          <w:del w:id="2300" w:author="Kelvin Sung" w:date="2021-05-20T18:05:00Z"/>
        </w:rPr>
      </w:pPr>
      <w:r>
        <w:t xml:space="preserve">    this.mMaterial = m;</w:t>
      </w:r>
    </w:p>
    <w:p w14:paraId="55797781" w14:textId="77777777" w:rsidR="001B23DC" w:rsidRDefault="00674D34" w:rsidP="00674D34">
      <w:pPr>
        <w:pStyle w:val="Code"/>
        <w:rPr>
          <w:ins w:id="2301" w:author="Kelvin Sung" w:date="2021-05-20T18:05:00Z"/>
        </w:rPr>
      </w:pPr>
      <w:del w:id="2302" w:author="Kelvin Sung" w:date="2021-05-20T18:05:00Z">
        <w:r w:rsidDel="001B23DC">
          <w:delText xml:space="preserve">    </w:delText>
        </w:r>
      </w:del>
    </w:p>
    <w:p w14:paraId="1A9B8052" w14:textId="2FEA6881" w:rsidR="00674D34" w:rsidDel="001B23DC" w:rsidRDefault="00674D34" w:rsidP="00674D34">
      <w:pPr>
        <w:pStyle w:val="Code"/>
        <w:rPr>
          <w:del w:id="2303" w:author="Kelvin Sung" w:date="2021-05-20T18:05:00Z"/>
        </w:rPr>
      </w:pPr>
      <w:r>
        <w:t xml:space="preserve">    this.mCameraPos = p;</w:t>
      </w:r>
    </w:p>
    <w:p w14:paraId="01D0D0F5" w14:textId="77777777" w:rsidR="001B23DC" w:rsidRDefault="00674D34" w:rsidP="00674D34">
      <w:pPr>
        <w:pStyle w:val="Code"/>
        <w:rPr>
          <w:ins w:id="2304" w:author="Kelvin Sung" w:date="2021-05-20T18:05:00Z"/>
        </w:rPr>
      </w:pPr>
      <w:del w:id="2305" w:author="Kelvin Sung" w:date="2021-05-20T18:05:00Z">
        <w:r w:rsidDel="001B23DC">
          <w:delText xml:space="preserve">    </w:delText>
        </w:r>
      </w:del>
    </w:p>
    <w:p w14:paraId="39144904" w14:textId="4EB7F222" w:rsidR="00906AD8" w:rsidRDefault="00674D34" w:rsidP="00674D34">
      <w:pPr>
        <w:pStyle w:val="Code"/>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2306" w:author="Kelvin Sung" w:date="2021-05-20T18:14:00Z">
        <w:r w:rsidDel="00E15C4E">
          <w:delText>Object</w:delText>
        </w:r>
      </w:del>
      <w:ins w:id="2307" w:author="Kelvin Sung" w:date="2021-05-20T18:14:00Z">
        <w:r w:rsidR="00E15C4E">
          <w:t>Class</w:t>
        </w:r>
      </w:ins>
    </w:p>
    <w:p w14:paraId="4839468D" w14:textId="58546610" w:rsidR="00674D34" w:rsidRDefault="00906AD8" w:rsidP="00906AD8">
      <w:pPr>
        <w:pStyle w:val="BodyTextFirst"/>
      </w:pPr>
      <w:r>
        <w:t xml:space="preserve">You need to modify the </w:t>
      </w:r>
      <w:proofErr w:type="spellStart"/>
      <w:r w:rsidRPr="00674D34">
        <w:rPr>
          <w:rStyle w:val="CodeInline"/>
        </w:rPr>
        <w:t>IllumRenderable</w:t>
      </w:r>
      <w:proofErr w:type="spellEnd"/>
      <w:r>
        <w:t xml:space="preserve"> object to support a material property. This is a straightforward change.</w:t>
      </w:r>
    </w:p>
    <w:p w14:paraId="799B4ECE" w14:textId="6DE08DA1" w:rsidR="00674D34" w:rsidRDefault="00674D34" w:rsidP="00906AD8">
      <w:pPr>
        <w:pStyle w:val="NumList"/>
        <w:numPr>
          <w:ilvl w:val="0"/>
          <w:numId w:val="37"/>
        </w:numPr>
      </w:pPr>
      <w:r>
        <w:t>TEMP TEXT</w:t>
      </w:r>
    </w:p>
    <w:p w14:paraId="5AA64E26" w14:textId="55CD6DE1" w:rsidR="00674D34" w:rsidRDefault="00674D34" w:rsidP="00674D34">
      <w:pPr>
        <w:pStyle w:val="Code"/>
      </w:pPr>
      <w:r w:rsidRPr="00674D34">
        <w:lastRenderedPageBreak/>
        <w:t>import Material from "../material.js";</w:t>
      </w:r>
    </w:p>
    <w:p w14:paraId="70B9F47A" w14:textId="42ECE8DF" w:rsidR="00906AD8" w:rsidDel="001B23DC" w:rsidRDefault="00906AD8" w:rsidP="00906AD8">
      <w:pPr>
        <w:pStyle w:val="NumList"/>
        <w:numPr>
          <w:ilvl w:val="0"/>
          <w:numId w:val="37"/>
        </w:numPr>
        <w:rPr>
          <w:del w:id="2308" w:author="Kelvin Sung" w:date="2021-05-20T18:06:00Z"/>
        </w:r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2309" w:author="Kelvin Sung" w:date="2021-05-20T18:06:00Z"/>
        </w:rPr>
      </w:pPr>
      <w:del w:id="2310" w:author="Kelvin Sung" w:date="2021-05-20T18:06:00Z">
        <w:r w:rsidDel="001B23DC">
          <w:delText xml:space="preserve">    </w:delText>
        </w:r>
      </w:del>
    </w:p>
    <w:p w14:paraId="62642C5C" w14:textId="7C4410A5" w:rsidR="00674D34" w:rsidDel="001B23DC" w:rsidRDefault="00674D34" w:rsidP="00674D34">
      <w:pPr>
        <w:pStyle w:val="Code"/>
        <w:rPr>
          <w:del w:id="2311" w:author="Kelvin Sung" w:date="2021-05-20T18:06:00Z"/>
        </w:rPr>
      </w:pPr>
      <w:r>
        <w:t>constructor(myTexture, myNormalMap) {</w:t>
      </w:r>
    </w:p>
    <w:p w14:paraId="53F0F02F" w14:textId="77777777" w:rsidR="001B23DC" w:rsidRDefault="00674D34" w:rsidP="00674D34">
      <w:pPr>
        <w:pStyle w:val="Code"/>
        <w:rPr>
          <w:ins w:id="2312" w:author="Kelvin Sung" w:date="2021-05-20T18:06:00Z"/>
        </w:rPr>
      </w:pPr>
      <w:del w:id="2313" w:author="Kelvin Sung" w:date="2021-05-20T18:06:00Z">
        <w:r w:rsidDel="001B23DC">
          <w:delText xml:space="preserve">    </w:delText>
        </w:r>
      </w:del>
    </w:p>
    <w:p w14:paraId="3806B9A3" w14:textId="5D3B301C" w:rsidR="00674D34" w:rsidDel="001B23DC" w:rsidRDefault="00674D34" w:rsidP="00674D34">
      <w:pPr>
        <w:pStyle w:val="Code"/>
        <w:rPr>
          <w:del w:id="2314" w:author="Kelvin Sung" w:date="2021-05-20T18:06:00Z"/>
        </w:rPr>
      </w:pPr>
      <w:r>
        <w:t xml:space="preserve">    super(myTexture);</w:t>
      </w:r>
    </w:p>
    <w:p w14:paraId="3216E0EA" w14:textId="77777777" w:rsidR="001B23DC" w:rsidRDefault="00674D34" w:rsidP="00674D34">
      <w:pPr>
        <w:pStyle w:val="Code"/>
        <w:rPr>
          <w:ins w:id="2315" w:author="Kelvin Sung" w:date="2021-05-20T18:06:00Z"/>
        </w:rPr>
      </w:pPr>
      <w:del w:id="2316" w:author="Kelvin Sung" w:date="2021-05-20T18:06:00Z">
        <w:r w:rsidDel="001B23DC">
          <w:delText xml:space="preserve">    </w:delText>
        </w:r>
      </w:del>
    </w:p>
    <w:p w14:paraId="750C717C" w14:textId="42B197BC" w:rsidR="00674D34" w:rsidRDefault="00674D34" w:rsidP="00674D34">
      <w:pPr>
        <w:pStyle w:val="Code"/>
      </w:pPr>
      <w:r>
        <w:t xml:space="preserve">    super._setShader(defaultShaders.getIllumShader());</w:t>
      </w:r>
    </w:p>
    <w:p w14:paraId="796AA8FD" w14:textId="32BF2DC7" w:rsidR="00674D34" w:rsidDel="001B23DC" w:rsidRDefault="00674D34" w:rsidP="00674D34">
      <w:pPr>
        <w:pStyle w:val="Code"/>
        <w:rPr>
          <w:del w:id="2317" w:author="Kelvin Sung" w:date="2021-05-20T18:06:00Z"/>
        </w:rPr>
      </w:pPr>
    </w:p>
    <w:p w14:paraId="5A7708AD" w14:textId="77777777" w:rsidR="001B23DC" w:rsidRDefault="00674D34" w:rsidP="00674D34">
      <w:pPr>
        <w:pStyle w:val="Code"/>
        <w:rPr>
          <w:ins w:id="2318" w:author="Kelvin Sung" w:date="2021-05-20T18:06:00Z"/>
        </w:rPr>
      </w:pPr>
      <w:del w:id="2319" w:author="Kelvin Sung" w:date="2021-05-20T18:06:00Z">
        <w:r w:rsidDel="001B23DC">
          <w:delText xml:space="preserve">    </w:delText>
        </w:r>
      </w:del>
    </w:p>
    <w:p w14:paraId="0BE1F75C" w14:textId="2394AB3E" w:rsidR="00674D34" w:rsidDel="001B23DC" w:rsidRDefault="00674D34" w:rsidP="00674D34">
      <w:pPr>
        <w:pStyle w:val="Code"/>
        <w:rPr>
          <w:del w:id="2320" w:author="Kelvin Sung" w:date="2021-05-20T18:06:00Z"/>
        </w:rPr>
      </w:pPr>
      <w:r>
        <w:t xml:space="preserve">    // here is the normal map resource id</w:t>
      </w:r>
    </w:p>
    <w:p w14:paraId="7F329E16" w14:textId="77777777" w:rsidR="001B23DC" w:rsidRDefault="00674D34" w:rsidP="00674D34">
      <w:pPr>
        <w:pStyle w:val="Code"/>
        <w:rPr>
          <w:ins w:id="2321" w:author="Kelvin Sung" w:date="2021-05-20T18:06:00Z"/>
        </w:rPr>
      </w:pPr>
      <w:del w:id="2322" w:author="Kelvin Sung" w:date="2021-05-20T18:06:00Z">
        <w:r w:rsidDel="001B23DC">
          <w:delText xml:space="preserve">    </w:delText>
        </w:r>
      </w:del>
    </w:p>
    <w:p w14:paraId="76DB4B3A" w14:textId="197A2D90" w:rsidR="00674D34" w:rsidRDefault="00674D34" w:rsidP="00674D34">
      <w:pPr>
        <w:pStyle w:val="Code"/>
      </w:pPr>
      <w:r>
        <w:t xml:space="preserve">    this.mNormalMap = myNormalMap;</w:t>
      </w:r>
    </w:p>
    <w:p w14:paraId="55E1E2DC" w14:textId="53E7BBB6" w:rsidR="00674D34" w:rsidDel="001B23DC" w:rsidRDefault="00674D34" w:rsidP="00674D34">
      <w:pPr>
        <w:pStyle w:val="Code"/>
        <w:rPr>
          <w:del w:id="2323" w:author="Kelvin Sung" w:date="2021-05-20T18:06:00Z"/>
        </w:rPr>
      </w:pPr>
    </w:p>
    <w:p w14:paraId="6790A7FC" w14:textId="77777777" w:rsidR="001B23DC" w:rsidRDefault="00674D34" w:rsidP="00674D34">
      <w:pPr>
        <w:pStyle w:val="Code"/>
        <w:rPr>
          <w:ins w:id="2324" w:author="Kelvin Sung" w:date="2021-05-20T18:06:00Z"/>
        </w:rPr>
      </w:pPr>
      <w:del w:id="2325" w:author="Kelvin Sung" w:date="2021-05-20T18:06:00Z">
        <w:r w:rsidDel="001B23DC">
          <w:delText xml:space="preserve">    </w:delText>
        </w:r>
      </w:del>
    </w:p>
    <w:p w14:paraId="55C8F640" w14:textId="33896443" w:rsidR="00674D34" w:rsidDel="001B23DC" w:rsidRDefault="00674D34" w:rsidP="00674D34">
      <w:pPr>
        <w:pStyle w:val="Code"/>
        <w:rPr>
          <w:del w:id="2326" w:author="Kelvin Sung" w:date="2021-05-20T18:06:00Z"/>
        </w:rPr>
      </w:pPr>
      <w:r>
        <w:t xml:space="preserve">    // Normal map texture coordinate will reproduce the corresponding sprite sheet</w:t>
      </w:r>
    </w:p>
    <w:p w14:paraId="563E58EE" w14:textId="77777777" w:rsidR="001B23DC" w:rsidRDefault="00674D34" w:rsidP="00674D34">
      <w:pPr>
        <w:pStyle w:val="Code"/>
        <w:rPr>
          <w:ins w:id="2327" w:author="Kelvin Sung" w:date="2021-05-20T18:06:00Z"/>
        </w:rPr>
      </w:pPr>
      <w:del w:id="2328" w:author="Kelvin Sung" w:date="2021-05-20T18:06:00Z">
        <w:r w:rsidDel="001B23DC">
          <w:delText xml:space="preserve">    </w:delText>
        </w:r>
      </w:del>
    </w:p>
    <w:p w14:paraId="199BD769" w14:textId="38D81F87" w:rsidR="00674D34" w:rsidRDefault="00674D34" w:rsidP="00674D34">
      <w:pPr>
        <w:pStyle w:val="Code"/>
      </w:pPr>
      <w:r>
        <w:t xml:space="preserve">    // This means, the normal map MUST be based on the sprite sheet</w:t>
      </w:r>
    </w:p>
    <w:p w14:paraId="0AA388AD" w14:textId="30E688F7" w:rsidR="00674D34" w:rsidDel="001B23DC" w:rsidRDefault="00674D34" w:rsidP="00674D34">
      <w:pPr>
        <w:pStyle w:val="Code"/>
        <w:rPr>
          <w:del w:id="2329" w:author="Kelvin Sung" w:date="2021-05-20T18:06:00Z"/>
        </w:rPr>
      </w:pPr>
    </w:p>
    <w:p w14:paraId="6F7FE5DA" w14:textId="77777777" w:rsidR="001B23DC" w:rsidRDefault="00674D34" w:rsidP="00674D34">
      <w:pPr>
        <w:pStyle w:val="Code"/>
        <w:rPr>
          <w:ins w:id="2330" w:author="Kelvin Sung" w:date="2021-05-20T18:06:00Z"/>
        </w:rPr>
      </w:pPr>
      <w:del w:id="2331" w:author="Kelvin Sung" w:date="2021-05-20T18:06:00Z">
        <w:r w:rsidDel="001B23DC">
          <w:delText xml:space="preserve">    </w:delText>
        </w:r>
      </w:del>
    </w:p>
    <w:p w14:paraId="3EBF0ACC" w14:textId="18A1C360" w:rsidR="00674D34" w:rsidDel="001B23DC" w:rsidRDefault="00674D34" w:rsidP="00674D34">
      <w:pPr>
        <w:pStyle w:val="Code"/>
        <w:rPr>
          <w:del w:id="2332" w:author="Kelvin Sung" w:date="2021-05-20T18:06:00Z"/>
        </w:rPr>
      </w:pPr>
      <w:r>
        <w:t xml:space="preserve">    // Material for this Renderable</w:t>
      </w:r>
    </w:p>
    <w:p w14:paraId="3AE09F59" w14:textId="77777777" w:rsidR="001B23DC" w:rsidRDefault="00674D34" w:rsidP="00674D34">
      <w:pPr>
        <w:pStyle w:val="Code"/>
        <w:rPr>
          <w:ins w:id="2333" w:author="Kelvin Sung" w:date="2021-05-20T18:06:00Z"/>
        </w:rPr>
      </w:pPr>
      <w:del w:id="2334"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2335"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2336" w:author="Kelvin Sung" w:date="2021-05-20T18:06:00Z"/>
          <w:rStyle w:val="CodeBold"/>
        </w:rPr>
      </w:pPr>
      <w:del w:id="2337" w:author="Kelvin Sung" w:date="2021-05-20T18:06:00Z">
        <w:r w:rsidDel="001B23DC">
          <w:delText xml:space="preserve">    </w:delText>
        </w:r>
      </w:del>
    </w:p>
    <w:p w14:paraId="4006998D" w14:textId="09599AEF" w:rsidR="00674D34" w:rsidRDefault="00674D34" w:rsidP="00674D34">
      <w:pPr>
        <w:pStyle w:val="Code"/>
      </w:pPr>
      <w:r>
        <w:t>}</w:t>
      </w:r>
    </w:p>
    <w:p w14:paraId="5833B587" w14:textId="1305FD87" w:rsidR="00906AD8" w:rsidDel="001B23DC" w:rsidRDefault="00906AD8" w:rsidP="00906AD8">
      <w:pPr>
        <w:pStyle w:val="NumList"/>
        <w:numPr>
          <w:ilvl w:val="0"/>
          <w:numId w:val="37"/>
        </w:numPr>
        <w:rPr>
          <w:del w:id="2338" w:author="Kelvin Sung" w:date="2021-05-20T18:06:00Z"/>
        </w:rPr>
      </w:pPr>
      <w:r w:rsidRPr="00906AD8">
        <w:t xml:space="preserve">Modify 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674D34">
        <w:rPr>
          <w:rStyle w:val="CodeInline"/>
        </w:rPr>
        <w:t xml:space="preserve">: </w:t>
      </w:r>
      <w:r w:rsidRPr="00906AD8">
        <w:t>the camera position obtained is properly transformed into pixel space.</w:t>
      </w:r>
    </w:p>
    <w:p w14:paraId="791E4D05" w14:textId="77777777" w:rsidR="001B23DC" w:rsidRDefault="00674D34" w:rsidP="00906AD8">
      <w:pPr>
        <w:pStyle w:val="NumList"/>
        <w:numPr>
          <w:ilvl w:val="0"/>
          <w:numId w:val="37"/>
        </w:numPr>
        <w:rPr>
          <w:ins w:id="2339" w:author="Kelvin Sung" w:date="2021-05-20T18:06:00Z"/>
        </w:rPr>
      </w:pPr>
      <w:del w:id="2340" w:author="Kelvin Sung" w:date="2021-05-20T18:06:00Z">
        <w:r w:rsidDel="001B23DC">
          <w:delText xml:space="preserve">    </w:delText>
        </w:r>
      </w:del>
    </w:p>
    <w:p w14:paraId="4AC52F6D" w14:textId="1A7DA17E" w:rsidR="00674D34" w:rsidDel="001B23DC" w:rsidRDefault="00674D34" w:rsidP="00674D34">
      <w:pPr>
        <w:pStyle w:val="Code"/>
        <w:rPr>
          <w:del w:id="2341" w:author="Kelvin Sung" w:date="2021-05-20T18:06:00Z"/>
        </w:rPr>
      </w:pPr>
      <w:r>
        <w:t>draw(camera) {</w:t>
      </w:r>
    </w:p>
    <w:p w14:paraId="55838100" w14:textId="77777777" w:rsidR="001B23DC" w:rsidRDefault="00674D34" w:rsidP="00674D34">
      <w:pPr>
        <w:pStyle w:val="Code"/>
        <w:rPr>
          <w:ins w:id="2342" w:author="Kelvin Sung" w:date="2021-05-20T18:06:00Z"/>
        </w:rPr>
      </w:pPr>
      <w:del w:id="2343" w:author="Kelvin Sung" w:date="2021-05-20T18:06:00Z">
        <w:r w:rsidDel="001B23DC">
          <w:delText xml:space="preserve">    </w:delText>
        </w:r>
      </w:del>
    </w:p>
    <w:p w14:paraId="09B936FA" w14:textId="30F8CAEC" w:rsidR="00674D34" w:rsidDel="001B23DC" w:rsidRDefault="00674D34" w:rsidP="00674D34">
      <w:pPr>
        <w:pStyle w:val="Code"/>
        <w:rPr>
          <w:del w:id="2344" w:author="Kelvin Sung" w:date="2021-05-20T18:06:00Z"/>
        </w:rPr>
      </w:pPr>
      <w:r>
        <w:t xml:space="preserve">    texture.activate(this.mNormalMap, true);</w:t>
      </w:r>
    </w:p>
    <w:p w14:paraId="7738B161" w14:textId="77777777" w:rsidR="001B23DC" w:rsidRDefault="00674D34" w:rsidP="00674D34">
      <w:pPr>
        <w:pStyle w:val="Code"/>
        <w:rPr>
          <w:ins w:id="2345" w:author="Kelvin Sung" w:date="2021-05-20T18:06:00Z"/>
        </w:rPr>
      </w:pPr>
      <w:del w:id="2346" w:author="Kelvin Sung" w:date="2021-05-20T18:06:00Z">
        <w:r w:rsidDel="001B23DC">
          <w:delText xml:space="preserve">    </w:delText>
        </w:r>
      </w:del>
    </w:p>
    <w:p w14:paraId="217EC826" w14:textId="54F9BC24" w:rsidR="00674D34" w:rsidDel="001B23DC" w:rsidRDefault="00674D34" w:rsidP="00674D34">
      <w:pPr>
        <w:pStyle w:val="Code"/>
        <w:rPr>
          <w:del w:id="2347" w:author="Kelvin Sung" w:date="2021-05-20T18:06:00Z"/>
        </w:rPr>
      </w:pPr>
      <w:r>
        <w:t xml:space="preserve">    // Here thenormal map texture coordinate is copied from those of </w:t>
      </w:r>
    </w:p>
    <w:p w14:paraId="021328FA" w14:textId="77777777" w:rsidR="001B23DC" w:rsidRDefault="00674D34" w:rsidP="00674D34">
      <w:pPr>
        <w:pStyle w:val="Code"/>
        <w:rPr>
          <w:ins w:id="2348" w:author="Kelvin Sung" w:date="2021-05-20T18:06:00Z"/>
        </w:rPr>
      </w:pPr>
      <w:del w:id="2349" w:author="Kelvin Sung" w:date="2021-05-20T18:06:00Z">
        <w:r w:rsidDel="001B23DC">
          <w:delText xml:space="preserve">    </w:delText>
        </w:r>
      </w:del>
    </w:p>
    <w:p w14:paraId="17D11D8B" w14:textId="3417BCA3" w:rsidR="00674D34" w:rsidDel="001B23DC" w:rsidRDefault="00674D34" w:rsidP="00674D34">
      <w:pPr>
        <w:pStyle w:val="Code"/>
        <w:rPr>
          <w:del w:id="2350" w:author="Kelvin Sung" w:date="2021-05-20T18:06:00Z"/>
        </w:rPr>
      </w:pPr>
      <w:r>
        <w:t xml:space="preserve">    // the corresponding sprite sheet</w:t>
      </w:r>
    </w:p>
    <w:p w14:paraId="2FBAD276" w14:textId="77777777" w:rsidR="001B23DC" w:rsidRDefault="00674D34" w:rsidP="00674D34">
      <w:pPr>
        <w:pStyle w:val="Code"/>
        <w:rPr>
          <w:ins w:id="2351" w:author="Kelvin Sung" w:date="2021-05-20T18:06:00Z"/>
        </w:rPr>
      </w:pPr>
      <w:del w:id="2352" w:author="Kelvin Sung" w:date="2021-05-20T18:06:00Z">
        <w:r w:rsidRPr="00674D34" w:rsidDel="001B23DC">
          <w:rPr>
            <w:rStyle w:val="CodeBold"/>
          </w:rPr>
          <w:delText xml:space="preserve">    </w:delText>
        </w:r>
      </w:del>
    </w:p>
    <w:p w14:paraId="4C6718C4" w14:textId="2D28CB5D" w:rsidR="00674D34" w:rsidRPr="00674D34" w:rsidDel="001B23DC" w:rsidRDefault="00674D34" w:rsidP="00674D34">
      <w:pPr>
        <w:pStyle w:val="Code"/>
        <w:rPr>
          <w:del w:id="2353" w:author="Kelvin Sung" w:date="2021-05-20T18:06:00Z"/>
          <w:rStyle w:val="CodeBold"/>
        </w:rPr>
      </w:pPr>
      <w:r w:rsidRPr="00674D34">
        <w:rPr>
          <w:rStyle w:val="CodeBold"/>
        </w:rPr>
        <w:t xml:space="preserve">    this.mShader.setMaterialAndCameraPos(this.mMaterial, camera.getWCCenterInPixelSpace());</w:t>
      </w:r>
    </w:p>
    <w:p w14:paraId="758814B3" w14:textId="77777777" w:rsidR="001B23DC" w:rsidRDefault="00674D34" w:rsidP="00674D34">
      <w:pPr>
        <w:pStyle w:val="Code"/>
        <w:rPr>
          <w:ins w:id="2354" w:author="Kelvin Sung" w:date="2021-05-20T18:06:00Z"/>
          <w:rStyle w:val="CodeBold"/>
        </w:rPr>
      </w:pPr>
      <w:del w:id="2355" w:author="Kelvin Sung" w:date="2021-05-20T18:06:00Z">
        <w:r w:rsidDel="001B23DC">
          <w:delText xml:space="preserve">    </w:delText>
        </w:r>
      </w:del>
    </w:p>
    <w:p w14:paraId="2A2DE4AE" w14:textId="008F0D45" w:rsidR="00674D34" w:rsidDel="001B23DC" w:rsidRDefault="00674D34" w:rsidP="00674D34">
      <w:pPr>
        <w:pStyle w:val="Code"/>
        <w:rPr>
          <w:del w:id="2356" w:author="Kelvin Sung" w:date="2021-05-20T18:06:00Z"/>
        </w:rPr>
      </w:pPr>
      <w:r>
        <w:t xml:space="preserve">    super.draw(camera);</w:t>
      </w:r>
    </w:p>
    <w:p w14:paraId="1BCA157C" w14:textId="77777777" w:rsidR="001B23DC" w:rsidRDefault="00674D34" w:rsidP="00674D34">
      <w:pPr>
        <w:pStyle w:val="Code"/>
        <w:rPr>
          <w:ins w:id="2357" w:author="Kelvin Sung" w:date="2021-05-20T18:06:00Z"/>
        </w:rPr>
      </w:pPr>
      <w:del w:id="2358" w:author="Kelvin Sung" w:date="2021-05-20T18:06:00Z">
        <w:r w:rsidDel="001B23DC">
          <w:delText xml:space="preserve">    </w:delText>
        </w:r>
      </w:del>
    </w:p>
    <w:p w14:paraId="0D3F42A4" w14:textId="0AFCB576" w:rsidR="00674D34" w:rsidRPr="00906AD8" w:rsidRDefault="00674D34" w:rsidP="00674D34">
      <w:pPr>
        <w:pStyle w:val="Code"/>
      </w:pPr>
      <w:r>
        <w:t>}</w:t>
      </w:r>
    </w:p>
    <w:p w14:paraId="5D6AB809" w14:textId="32A6FC12" w:rsidR="00906AD8" w:rsidRPr="00906AD8" w:rsidDel="001B23DC" w:rsidRDefault="00906AD8" w:rsidP="00906AD8">
      <w:pPr>
        <w:pStyle w:val="NumList"/>
        <w:numPr>
          <w:ilvl w:val="0"/>
          <w:numId w:val="37"/>
        </w:numPr>
        <w:rPr>
          <w:del w:id="2359" w:author="Kelvin Sung" w:date="2021-05-20T18:06:00Z"/>
        </w:rPr>
      </w:pPr>
      <w:r w:rsidRPr="00906AD8">
        <w:t>Define a simple accessor for the material.</w:t>
      </w:r>
    </w:p>
    <w:p w14:paraId="4B573506" w14:textId="77777777" w:rsidR="001B23DC" w:rsidRDefault="00674D34" w:rsidP="00906AD8">
      <w:pPr>
        <w:pStyle w:val="NumList"/>
        <w:numPr>
          <w:ilvl w:val="0"/>
          <w:numId w:val="37"/>
        </w:numPr>
        <w:rPr>
          <w:ins w:id="2360" w:author="Kelvin Sung" w:date="2021-05-20T18:06:00Z"/>
        </w:rPr>
      </w:pPr>
      <w:del w:id="2361" w:author="Kelvin Sung" w:date="2021-05-20T18:06:00Z">
        <w:r w:rsidRPr="00674D34" w:rsidDel="001B23DC">
          <w:delText xml:space="preserve">    </w:delText>
        </w:r>
      </w:del>
    </w:p>
    <w:p w14:paraId="0702E47D" w14:textId="4B20FB58" w:rsidR="00906AD8" w:rsidRDefault="00674D34" w:rsidP="00906AD8">
      <w:pPr>
        <w:pStyle w:val="Code"/>
      </w:pPr>
      <w:r w:rsidRPr="00674D34">
        <w:t>getMaterial() { return this.mMaterial; }</w:t>
      </w:r>
    </w:p>
    <w:p w14:paraId="15D626DB" w14:textId="6B74D71F" w:rsidR="00906AD8" w:rsidRDefault="00906AD8" w:rsidP="00906AD8">
      <w:pPr>
        <w:pStyle w:val="Heading3"/>
      </w:pPr>
      <w:r>
        <w:t xml:space="preserve">Modifying the Camera </w:t>
      </w:r>
      <w:del w:id="2362" w:author="Kelvin Sung" w:date="2021-05-20T18:14:00Z">
        <w:r w:rsidDel="00E15C4E">
          <w:delText>Object</w:delText>
        </w:r>
      </w:del>
      <w:ins w:id="2363" w:author="Kelvin Sung" w:date="2021-05-20T18:14:00Z">
        <w:r w:rsidR="00E15C4E">
          <w:t>Class</w:t>
        </w:r>
      </w:ins>
    </w:p>
    <w:p w14:paraId="4F4BB2D0" w14:textId="50F1053C" w:rsidR="00120C85" w:rsidRPr="00120C85" w:rsidRDefault="00120C85" w:rsidP="00120C85">
      <w:pPr>
        <w:pStyle w:val="BodyTextFirst"/>
      </w:pPr>
      <w:r w:rsidRPr="00120C85">
        <w:t xml:space="preserve">As you have seen in the </w:t>
      </w:r>
      <w:proofErr w:type="spellStart"/>
      <w:r w:rsidRPr="00120C85">
        <w:rPr>
          <w:rStyle w:val="CodeInline"/>
        </w:rPr>
        <w:t>illum_fs</w:t>
      </w:r>
      <w:proofErr w:type="spellEnd"/>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There may be a large number of </w:t>
      </w:r>
      <w:proofErr w:type="spellStart"/>
      <w:r w:rsidRPr="00120C85">
        <w:rPr>
          <w:rStyle w:val="CodeInline"/>
        </w:rPr>
        <w:t>IllumRenderable</w:t>
      </w:r>
      <w:proofErr w:type="spellEnd"/>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pPr>
      <w:r>
        <w:lastRenderedPageBreak/>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6B9A0570" w:rsidR="00906AD8" w:rsidDel="001B23DC" w:rsidRDefault="00906AD8" w:rsidP="00906AD8">
      <w:pPr>
        <w:pStyle w:val="NumList"/>
        <w:numPr>
          <w:ilvl w:val="0"/>
          <w:numId w:val="38"/>
        </w:numPr>
        <w:rPr>
          <w:del w:id="2364" w:author="Kelvin Sung" w:date="2021-05-20T18:06:00Z"/>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4A75726C" w14:textId="77777777" w:rsidR="001B23DC" w:rsidRDefault="00120C85" w:rsidP="00906AD8">
      <w:pPr>
        <w:pStyle w:val="NumList"/>
        <w:numPr>
          <w:ilvl w:val="0"/>
          <w:numId w:val="38"/>
        </w:numPr>
        <w:rPr>
          <w:ins w:id="2365" w:author="Kelvin Sung" w:date="2021-05-20T18:06:00Z"/>
        </w:rPr>
      </w:pPr>
      <w:del w:id="2366" w:author="Kelvin Sung" w:date="2021-05-20T18:06:00Z">
        <w:r w:rsidRPr="00120C85" w:rsidDel="001B23DC">
          <w:delText xml:space="preserve">    </w:delText>
        </w:r>
      </w:del>
    </w:p>
    <w:p w14:paraId="2D20DBE0" w14:textId="16B38489" w:rsidR="00120C85" w:rsidRPr="00906AD8" w:rsidRDefault="00120C85" w:rsidP="00120C85">
      <w:pPr>
        <w:pStyle w:val="Code"/>
      </w:pPr>
      <w:del w:id="2367" w:author="Kelvin Sung" w:date="2021-05-20T18:06:00Z">
        <w:r w:rsidRPr="00120C85" w:rsidDel="001B23DC">
          <w:delText xml:space="preserve">    </w:delText>
        </w:r>
      </w:del>
      <w:r w:rsidRPr="00120C85">
        <w:t>this.kCameraZ = 10; // this is for illuminaiton computaiton</w:t>
      </w:r>
    </w:p>
    <w:p w14:paraId="063A11D0" w14:textId="5DA7D0C9" w:rsidR="00906AD8" w:rsidRDefault="00906AD8" w:rsidP="00906AD8">
      <w:pPr>
        <w:pStyle w:val="NumList"/>
        <w:numPr>
          <w:ilvl w:val="0"/>
          <w:numId w:val="38"/>
        </w:numPr>
      </w:pPr>
      <w:r w:rsidRPr="00906AD8">
        <w:t xml:space="preserve">In step B4 of the </w:t>
      </w:r>
      <w:proofErr w:type="spellStart"/>
      <w:proofErr w:type="gramStart"/>
      <w:r w:rsidRPr="00120C85">
        <w:rPr>
          <w:rStyle w:val="CodeInline"/>
        </w:rPr>
        <w:t>setupViewProjection</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pPr>
      <w:del w:id="2368"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pPr>
      <w:del w:id="2369"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pPr>
      <w:del w:id="2370"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pPr>
      <w:del w:id="2371" w:author="Kelvin Sung" w:date="2021-05-20T18:06:00Z">
        <w:r w:rsidDel="001B23DC">
          <w:delText xml:space="preserve">        </w:delText>
        </w:r>
      </w:del>
      <w:r>
        <w:t>this.mRenderCache.mCameraOrgY = center[1] - (this.getWCHeight() / 2);</w:t>
      </w:r>
    </w:p>
    <w:p w14:paraId="74967F0B" w14:textId="75892A93" w:rsidR="00120C85" w:rsidRDefault="00120C85" w:rsidP="00120C85">
      <w:pPr>
        <w:pStyle w:val="Code"/>
      </w:pPr>
      <w:del w:id="2372" w:author="Kelvin Sung" w:date="2021-05-20T18:06:00Z">
        <w:r w:rsidDel="001B23DC">
          <w:delText xml:space="preserve">        </w:delText>
        </w:r>
      </w:del>
      <w:r>
        <w:t>let p = this.wcPosToPixel(this.getWCCenter());</w:t>
      </w:r>
    </w:p>
    <w:p w14:paraId="4C94B352" w14:textId="2A33397F" w:rsidR="00120C85" w:rsidRDefault="00120C85" w:rsidP="00120C85">
      <w:pPr>
        <w:pStyle w:val="Code"/>
      </w:pPr>
      <w:del w:id="2373" w:author="Kelvin Sung" w:date="2021-05-20T18:06:00Z">
        <w:r w:rsidDel="001B23DC">
          <w:delText xml:space="preserve">        </w:delText>
        </w:r>
      </w:del>
      <w:r>
        <w:t>this.mRenderCache.mCameraPosInPixelSpace[0] = p[0];</w:t>
      </w:r>
    </w:p>
    <w:p w14:paraId="7FB02109" w14:textId="0A318CCA" w:rsidR="00120C85" w:rsidRDefault="00120C85" w:rsidP="00120C85">
      <w:pPr>
        <w:pStyle w:val="Code"/>
      </w:pPr>
      <w:del w:id="2374" w:author="Kelvin Sung" w:date="2021-05-20T18:06:00Z">
        <w:r w:rsidDel="001B23DC">
          <w:delText xml:space="preserve">        </w:delText>
        </w:r>
      </w:del>
      <w:r>
        <w:t>this.mRenderCache.mCameraPosInPixelSpace[1] = p[1];</w:t>
      </w:r>
    </w:p>
    <w:p w14:paraId="0A01A70F" w14:textId="29F2D815" w:rsidR="00120C85" w:rsidRPr="00906AD8" w:rsidRDefault="00120C85" w:rsidP="00120C85">
      <w:pPr>
        <w:pStyle w:val="Code"/>
      </w:pPr>
      <w:del w:id="2375" w:author="Kelvin Sung" w:date="2021-05-20T18:06:00Z">
        <w:r w:rsidDel="001B23DC">
          <w:delText xml:space="preserve">        </w:delText>
        </w:r>
      </w:del>
      <w:r>
        <w:t>this.mRenderCache.mCameraPosInPixelSpace[2] = this.fakeZInPixelSpace(this.kCameraZ);</w:t>
      </w:r>
    </w:p>
    <w:p w14:paraId="20179476" w14:textId="77777777" w:rsidR="00906AD8" w:rsidRPr="00906AD8" w:rsidRDefault="00906AD8" w:rsidP="00906AD8">
      <w:pPr>
        <w:pStyle w:val="NumList"/>
        <w:numPr>
          <w:ilvl w:val="0"/>
          <w:numId w:val="38"/>
        </w:numPr>
      </w:pPr>
      <w:r w:rsidRPr="00906AD8">
        <w:t>Define a simple get accessor function for the camera position in pixel space.</w:t>
      </w:r>
    </w:p>
    <w:p w14:paraId="30645C50" w14:textId="64586808" w:rsidR="00906AD8" w:rsidRDefault="00120C85" w:rsidP="00906AD8">
      <w:pPr>
        <w:pStyle w:val="Code"/>
      </w:pPr>
      <w:del w:id="2376"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commentRangeStart w:id="2377"/>
      <w:r>
        <w:t>Testing Specular Reflection</w:t>
      </w:r>
    </w:p>
    <w:p w14:paraId="74EFB60E" w14:textId="45536B5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exhibit specularity by default. To ensure prominence of 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initialize(</w:t>
      </w:r>
      <w:proofErr w:type="gramEnd"/>
      <w:r w:rsidRPr="00F5523C">
        <w:rPr>
          <w:rStyle w:val="CodeInline"/>
        </w:rPr>
        <w:t>)</w:t>
      </w:r>
      <w:r>
        <w:t xml:space="preserve"> function.</w:t>
      </w:r>
    </w:p>
    <w:p w14:paraId="2C491716" w14:textId="0B0768DC" w:rsidR="00906AD8" w:rsidRPr="00F5523C" w:rsidRDefault="00906AD8" w:rsidP="00F5523C">
      <w:pPr>
        <w:pStyle w:val="Code"/>
      </w:pPr>
    </w:p>
    <w:p w14:paraId="364E6670" w14:textId="52AFEAEA" w:rsidR="00906AD8" w:rsidRDefault="00906AD8" w:rsidP="00906AD8">
      <w:pPr>
        <w:pStyle w:val="BodyTextFirst"/>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2377"/>
      <w:r w:rsidR="00F5523C">
        <w:rPr>
          <w:rStyle w:val="CommentReference"/>
          <w:rFonts w:asciiTheme="minorHAnsi" w:hAnsiTheme="minorHAnsi"/>
        </w:rPr>
        <w:commentReference w:id="2377"/>
      </w:r>
    </w:p>
    <w:p w14:paraId="677524BE" w14:textId="77777777" w:rsidR="00906AD8" w:rsidRDefault="00906AD8" w:rsidP="00906AD8">
      <w:pPr>
        <w:pStyle w:val="BodyTextFirst"/>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4FFFA4A9" w14:textId="77777777" w:rsidR="00906AD8" w:rsidRDefault="00906AD8" w:rsidP="00906AD8">
      <w:pPr>
        <w:pStyle w:val="BodyTextCont"/>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pPr>
      <w:r>
        <w:t xml:space="preserve">So </w:t>
      </w:r>
      <w:proofErr w:type="gramStart"/>
      <w:r>
        <w:t>far</w:t>
      </w:r>
      <w:proofErr w:type="gramEnd"/>
      <w:r>
        <w:t xml:space="preserve">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pPr>
      <w:r>
        <w:t xml:space="preserve">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is a simple light type that requires only a direction variable and has no </w:t>
      </w:r>
      <w:r>
        <w:lastRenderedPageBreak/>
        <w:t>distance drop-off. The directional lights are typically used as global lights that illuminate the entire scene.</w:t>
      </w:r>
    </w:p>
    <w:p w14:paraId="35F673E1" w14:textId="19370D82" w:rsidR="00906AD8" w:rsidRDefault="00906AD8" w:rsidP="00FB3BA0">
      <w:pPr>
        <w:pStyle w:val="BodyTextCont"/>
      </w:pPr>
      <w:r>
        <w:t>A spotlight models a desk lamp with a cone-shape lampshade. As illustrated in Figure 8-20,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77777777" w:rsidR="00FB3BA0" w:rsidRDefault="00FB3BA0" w:rsidP="00FB3BA0">
      <w:pPr>
        <w:pStyle w:val="FigureCaption"/>
      </w:pPr>
      <w:r>
        <w:t>Figure 8-20. A spotlight and its parameters</w:t>
      </w:r>
    </w:p>
    <w:p w14:paraId="6731F71C" w14:textId="77777777" w:rsidR="00FB3BA0" w:rsidRDefault="00FB3BA0" w:rsidP="00FB3BA0">
      <w:pPr>
        <w:pStyle w:val="NoteTipCaution"/>
      </w:pPr>
      <w:r w:rsidRPr="00FB3BA0">
        <w:rPr>
          <w:rStyle w:val="Strong"/>
        </w:rPr>
        <w:t>Note</w:t>
      </w:r>
      <w:r>
        <w:tab/>
        <w:t>In illustrative diagrams, like Figure 8-20,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8-13 and 8-14.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lastRenderedPageBreak/>
        <w:t>The Directional and Spotlights Project</w:t>
      </w:r>
    </w:p>
    <w:p w14:paraId="40041179" w14:textId="08D6C7E6" w:rsidR="00FB3BA0" w:rsidRDefault="00FB3BA0" w:rsidP="00FB3BA0">
      <w:pPr>
        <w:pStyle w:val="BodyTextFirst"/>
      </w:pPr>
      <w:r>
        <w:t xml:space="preserve">This project demonstrates how to integrate directional lights and a spotlight into your engine to support a wider range of illumination effects. You can see an example of the project running in Figure 8-21.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77777777" w:rsidR="00FB3BA0" w:rsidRDefault="00FB3BA0" w:rsidP="00FB3BA0">
      <w:pPr>
        <w:pStyle w:val="FigureCaption"/>
      </w:pPr>
      <w:r>
        <w:t>Figure 8-21.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lastRenderedPageBreak/>
        <w:t>Number keys 0, 1, 2, and 3: Select the corresponding light source</w:t>
      </w:r>
    </w:p>
    <w:p w14:paraId="5A641D7F" w14:textId="77777777" w:rsidR="00FB3BA0" w:rsidRDefault="00FB3BA0" w:rsidP="00FB3BA0">
      <w:pPr>
        <w:pStyle w:val="Bullet"/>
      </w:pPr>
      <w:r>
        <w:t>Arrow keys: Move the currently selected light</w:t>
      </w:r>
    </w:p>
    <w:p w14:paraId="4DCC6AFA" w14:textId="77777777" w:rsidR="00FB3BA0" w:rsidRDefault="00FB3BA0" w:rsidP="00FB3BA0">
      <w:pPr>
        <w:pStyle w:val="Bullet"/>
      </w:pPr>
      <w:r>
        <w:t xml:space="preserve">Arrow keys with spacebar pressed: Change the direction of the currently selected light </w:t>
      </w:r>
    </w:p>
    <w:p w14:paraId="3630CA7E" w14:textId="77777777" w:rsidR="00FB3BA0" w:rsidRDefault="00FB3BA0" w:rsidP="00FB3BA0">
      <w:pPr>
        <w:pStyle w:val="Bullet"/>
      </w:pPr>
      <w:r>
        <w:t>Z/X key: Increases/decreases the light z position</w:t>
      </w:r>
    </w:p>
    <w:p w14:paraId="08D51D2B" w14:textId="77777777" w:rsidR="00FB3BA0" w:rsidRDefault="00FB3BA0" w:rsidP="00FB3BA0">
      <w:pPr>
        <w:pStyle w:val="Bullet"/>
      </w:pPr>
      <w:r>
        <w:t>C/V and B/N keys: Increase/decrease the inner and outer cone angles of the selected light</w:t>
      </w:r>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FB3BA0" w:rsidRDefault="00FB3BA0" w:rsidP="00FB3BA0">
      <w:pPr>
        <w:pStyle w:val="Bullet"/>
      </w:pPr>
      <w:r w:rsidRPr="00FB3BA0">
        <w:rPr>
          <w:i/>
        </w:rPr>
        <w:t>Number keys 5 and 6</w:t>
      </w:r>
      <w:r w:rsidRPr="00FB3BA0">
        <w:t>: Select the left minion and the hero</w:t>
      </w:r>
    </w:p>
    <w:p w14:paraId="314014BC" w14:textId="5C68C755" w:rsidR="00FB3BA0" w:rsidRPr="00FB3BA0" w:rsidRDefault="00FB3BA0" w:rsidP="00FB3BA0">
      <w:pPr>
        <w:pStyle w:val="Bullet"/>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pPr>
      <w:r w:rsidRPr="00FB3BA0">
        <w:rPr>
          <w:i/>
        </w:rPr>
        <w:t>O/P keys</w:t>
      </w:r>
      <w:r w:rsidRPr="00FB3BA0">
        <w:t>: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787F8663" w14:textId="77777777" w:rsidR="00FB3BA0" w:rsidRDefault="00FB3BA0" w:rsidP="00FB3BA0">
      <w:pPr>
        <w:pStyle w:val="BodyTextFirst"/>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lastRenderedPageBreak/>
        <w:t>Supporting New Light Types in GLSL Fragment Shaders</w:t>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pPr>
      <w:r>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pPr>
      <w:r>
        <w:t>#define ePointLight       0</w:t>
      </w:r>
    </w:p>
    <w:p w14:paraId="498DC796" w14:textId="77777777" w:rsidR="00731F86" w:rsidRDefault="00731F86" w:rsidP="00731F86">
      <w:pPr>
        <w:pStyle w:val="Code"/>
      </w:pPr>
      <w:r>
        <w:t>#define eDirectionalLight 1</w:t>
      </w:r>
    </w:p>
    <w:p w14:paraId="5F2EAD1E" w14:textId="77777777" w:rsidR="00731F86" w:rsidRDefault="00731F86" w:rsidP="00731F86">
      <w:pPr>
        <w:pStyle w:val="Code"/>
      </w:pPr>
      <w:r>
        <w:t>#define eSpotLight        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68F34D69" w:rsidR="00FB3BA0" w:rsidRDefault="00FB3BA0" w:rsidP="00FB3BA0">
      <w:pPr>
        <w:pStyle w:val="NumList"/>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pPr>
      <w:r>
        <w:lastRenderedPageBreak/>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31C32F79" w:rsidR="00FB3BA0" w:rsidRDefault="00FB3BA0" w:rsidP="00FB3BA0">
      <w:pPr>
        <w:pStyle w:val="NumList"/>
        <w:numPr>
          <w:ilvl w:val="0"/>
          <w:numId w:val="39"/>
        </w:num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pPr>
      <w:r>
        <w:t>float AngularDropOff(Light lgt, vec3 lgtDir, vec3 L) {</w:t>
      </w:r>
    </w:p>
    <w:p w14:paraId="07FCAED7" w14:textId="77777777" w:rsidR="00731F86" w:rsidRDefault="00731F86" w:rsidP="00731F86">
      <w:pPr>
        <w:pStyle w:val="Code"/>
      </w:pPr>
      <w:r>
        <w:t xml:space="preserve">    float atten = 0.0;</w:t>
      </w:r>
    </w:p>
    <w:p w14:paraId="03CC154C" w14:textId="77777777" w:rsidR="00731F86" w:rsidRDefault="00731F86" w:rsidP="00731F86">
      <w:pPr>
        <w:pStyle w:val="Code"/>
      </w:pPr>
      <w:r>
        <w:t xml:space="preserve">    float cosL = dot(lgtDir, L);</w:t>
      </w:r>
    </w:p>
    <w:p w14:paraId="4759B803" w14:textId="77777777" w:rsidR="00731F86" w:rsidRDefault="00731F86" w:rsidP="00731F86">
      <w:pPr>
        <w:pStyle w:val="Code"/>
      </w:pPr>
      <w:r>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t xml:space="preserve">        if (cosL &gt; lgt.CosInner) </w:t>
      </w:r>
    </w:p>
    <w:p w14:paraId="1194B3D5" w14:textId="77777777" w:rsidR="00731F86" w:rsidRDefault="00731F86" w:rsidP="00731F86">
      <w:pPr>
        <w:pStyle w:val="Code"/>
      </w:pPr>
      <w:r>
        <w:t xml:space="preserve">            atten =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77777777" w:rsidR="00731F86" w:rsidRDefault="00731F86" w:rsidP="00731F86">
      <w:pPr>
        <w:pStyle w:val="Code"/>
      </w:pPr>
      <w:r>
        <w:t xml:space="preserve">            atten =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77777777" w:rsidR="00731F86" w:rsidRDefault="00731F86" w:rsidP="00731F86">
      <w:pPr>
        <w:pStyle w:val="Code"/>
      </w:pPr>
      <w:r>
        <w:t xml:space="preserve">    return atten;</w:t>
      </w:r>
    </w:p>
    <w:p w14:paraId="74C7D3E6" w14:textId="0E18CC24" w:rsidR="00FB3BA0" w:rsidRDefault="00731F86" w:rsidP="00FB3BA0">
      <w:pPr>
        <w:pStyle w:val="Code"/>
      </w:pPr>
      <w:r>
        <w:t>}</w:t>
      </w:r>
    </w:p>
    <w:p w14:paraId="2B8CEC80" w14:textId="0AFF8FE1" w:rsidR="00FB3BA0" w:rsidRDefault="00FB3BA0" w:rsidP="00FB3BA0">
      <w:pPr>
        <w:pStyle w:val="BodyTextFirst"/>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8-22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119A5362" w:rsidR="00FB3BA0" w:rsidRPr="00FB3BA0" w:rsidRDefault="00FB3BA0" w:rsidP="00FB3BA0">
      <w:pPr>
        <w:pStyle w:val="FigureCaption"/>
      </w:pPr>
      <w:r w:rsidRPr="00FB3BA0">
        <w:t>Figure 8-22. Computing the angular attenuation of a spotlight</w:t>
      </w:r>
    </w:p>
    <w:p w14:paraId="7FAF1D68" w14:textId="77777777" w:rsidR="00FB3BA0" w:rsidRPr="00FB3BA0" w:rsidRDefault="00FB3BA0" w:rsidP="00F31BF1">
      <w:pPr>
        <w:pStyle w:val="NumSubList"/>
        <w:numPr>
          <w:ilvl w:val="0"/>
          <w:numId w:val="40"/>
        </w:numPr>
      </w:pPr>
      <w:r w:rsidRPr="00FB3BA0">
        <w:lastRenderedPageBreak/>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77777777" w:rsidR="004401CD" w:rsidRDefault="004401CD" w:rsidP="004401CD">
      <w:pPr>
        <w:pStyle w:val="Code"/>
      </w:pPr>
      <w:r>
        <w:t xml:space="preserve">    float aAtten = 1.0, dAtten =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77777777" w:rsidR="004401CD" w:rsidRDefault="004401CD" w:rsidP="004401CD">
      <w:pPr>
        <w:pStyle w:val="Code"/>
      </w:pPr>
      <w:r>
        <w:t xml:space="preserve">        aAtten = AngularDropOff(lgt,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77777777" w:rsidR="004401CD" w:rsidRDefault="004401CD" w:rsidP="004401CD">
      <w:pPr>
        <w:pStyle w:val="Code"/>
      </w:pPr>
      <w:r>
        <w:t xml:space="preserve">        dAtten = DistanceDropOff(lgt,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lastRenderedPageBreak/>
        <w:t xml:space="preserve">    vec4  specular = SpecularResult(N, L);</w:t>
      </w:r>
    </w:p>
    <w:p w14:paraId="02AEF273" w14:textId="77777777" w:rsidR="004401CD" w:rsidRDefault="004401CD" w:rsidP="004401CD">
      <w:pPr>
        <w:pStyle w:val="Code"/>
      </w:pPr>
      <w:r>
        <w:t xml:space="preserve">    vec4 result = aAtten * dAtten *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2378" w:author="Kelvin Sung" w:date="2021-05-20T18:15:00Z">
        <w:r w:rsidDel="00E15C4E">
          <w:delText>Object</w:delText>
        </w:r>
      </w:del>
      <w:ins w:id="2379" w:author="Kelvin Sung" w:date="2021-05-20T18:15:00Z">
        <w:r w:rsidR="00E15C4E">
          <w:t>Class</w:t>
        </w:r>
      </w:ins>
    </w:p>
    <w:p w14:paraId="56433888" w14:textId="77777777" w:rsidR="00267B73" w:rsidRDefault="00267B73" w:rsidP="00267B73">
      <w:pPr>
        <w:pStyle w:val="BodyTextFirst"/>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2E9BE2E8" w:rsidR="00267B73" w:rsidDel="001B23DC" w:rsidRDefault="00267B73" w:rsidP="00F31BF1">
      <w:pPr>
        <w:pStyle w:val="NumList"/>
        <w:numPr>
          <w:ilvl w:val="0"/>
          <w:numId w:val="41"/>
        </w:numPr>
        <w:rPr>
          <w:del w:id="2380" w:author="Kelvin Sung" w:date="2021-05-20T18:07:00Z"/>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2381" w:author="Kelvin Sung" w:date="2021-05-20T18:07:00Z"/>
        </w:rPr>
      </w:pPr>
      <w:del w:id="2382" w:author="Kelvin Sung" w:date="2021-05-20T18:07:00Z">
        <w:r w:rsidDel="001B23DC">
          <w:delText xml:space="preserve">    </w:delText>
        </w:r>
      </w:del>
    </w:p>
    <w:p w14:paraId="7404FAC6" w14:textId="3A31D1A7" w:rsidR="004401CD" w:rsidDel="001B23DC" w:rsidRDefault="004401CD" w:rsidP="004401CD">
      <w:pPr>
        <w:pStyle w:val="Code"/>
        <w:rPr>
          <w:del w:id="2383" w:author="Kelvin Sung" w:date="2021-05-20T18:07:00Z"/>
        </w:rPr>
      </w:pPr>
      <w:r>
        <w:t>constructor() {</w:t>
      </w:r>
    </w:p>
    <w:p w14:paraId="002D9326" w14:textId="77777777" w:rsidR="001B23DC" w:rsidRDefault="004401CD" w:rsidP="004401CD">
      <w:pPr>
        <w:pStyle w:val="Code"/>
        <w:rPr>
          <w:ins w:id="2384" w:author="Kelvin Sung" w:date="2021-05-20T18:07:00Z"/>
        </w:rPr>
      </w:pPr>
      <w:del w:id="2385" w:author="Kelvin Sung" w:date="2021-05-20T18:07:00Z">
        <w:r w:rsidDel="001B23DC">
          <w:delText xml:space="preserve">    </w:delText>
        </w:r>
      </w:del>
    </w:p>
    <w:p w14:paraId="7E157B5B" w14:textId="6F72DC16" w:rsidR="004401CD" w:rsidDel="001B23DC" w:rsidRDefault="004401CD" w:rsidP="004401CD">
      <w:pPr>
        <w:pStyle w:val="Code"/>
        <w:rPr>
          <w:del w:id="2386" w:author="Kelvin Sung" w:date="2021-05-20T18:07:00Z"/>
        </w:rPr>
      </w:pPr>
      <w:r>
        <w:t xml:space="preserve">    this.mColor = vec4.fromValues(1, 1, 1, 1);  // light color</w:t>
      </w:r>
    </w:p>
    <w:p w14:paraId="4D896ECC" w14:textId="77777777" w:rsidR="001B23DC" w:rsidRDefault="004401CD" w:rsidP="004401CD">
      <w:pPr>
        <w:pStyle w:val="Code"/>
        <w:rPr>
          <w:ins w:id="2387" w:author="Kelvin Sung" w:date="2021-05-20T18:07:00Z"/>
        </w:rPr>
      </w:pPr>
      <w:del w:id="2388" w:author="Kelvin Sung" w:date="2021-05-20T18:07:00Z">
        <w:r w:rsidDel="001B23DC">
          <w:delText xml:space="preserve">    </w:delText>
        </w:r>
      </w:del>
    </w:p>
    <w:p w14:paraId="192A605A" w14:textId="2C6C5AD5" w:rsidR="004401CD" w:rsidDel="001B23DC" w:rsidRDefault="004401CD" w:rsidP="004401CD">
      <w:pPr>
        <w:pStyle w:val="Code"/>
        <w:rPr>
          <w:del w:id="2389" w:author="Kelvin Sung" w:date="2021-05-20T18:07:00Z"/>
        </w:rPr>
      </w:pPr>
      <w:r>
        <w:t xml:space="preserve">    this.mPosition = vec3.fromValues(0, 0, 5); // light position in WC</w:t>
      </w:r>
    </w:p>
    <w:p w14:paraId="2269900E" w14:textId="77777777" w:rsidR="001B23DC" w:rsidRDefault="004401CD" w:rsidP="004401CD">
      <w:pPr>
        <w:pStyle w:val="Code"/>
        <w:rPr>
          <w:ins w:id="2390" w:author="Kelvin Sung" w:date="2021-05-20T18:07:00Z"/>
        </w:rPr>
      </w:pPr>
      <w:del w:id="2391" w:author="Kelvin Sung" w:date="2021-05-20T18:07:00Z">
        <w:r w:rsidDel="001B23DC">
          <w:delText xml:space="preserve">    </w:delText>
        </w:r>
      </w:del>
    </w:p>
    <w:p w14:paraId="09BF0DC7" w14:textId="46C83A15" w:rsidR="004401CD" w:rsidDel="001B23DC" w:rsidRDefault="004401CD" w:rsidP="004401CD">
      <w:pPr>
        <w:pStyle w:val="Code"/>
        <w:rPr>
          <w:del w:id="2392" w:author="Kelvin Sung" w:date="2021-05-20T18:07:00Z"/>
        </w:rPr>
      </w:pPr>
      <w:r>
        <w:t xml:space="preserve">    this.mDirection = vec3.fromValues(0, 0, -1); // in WC</w:t>
      </w:r>
    </w:p>
    <w:p w14:paraId="7DD842DB" w14:textId="77777777" w:rsidR="001B23DC" w:rsidRDefault="004401CD" w:rsidP="004401CD">
      <w:pPr>
        <w:pStyle w:val="Code"/>
        <w:rPr>
          <w:ins w:id="2393" w:author="Kelvin Sung" w:date="2021-05-20T18:07:00Z"/>
        </w:rPr>
      </w:pPr>
      <w:del w:id="2394" w:author="Kelvin Sung" w:date="2021-05-20T18:07:00Z">
        <w:r w:rsidDel="001B23DC">
          <w:delText xml:space="preserve">    </w:delText>
        </w:r>
      </w:del>
    </w:p>
    <w:p w14:paraId="01803DCC" w14:textId="6C89BA4D" w:rsidR="004401CD" w:rsidDel="001B23DC" w:rsidRDefault="004401CD" w:rsidP="004401CD">
      <w:pPr>
        <w:pStyle w:val="Code"/>
        <w:rPr>
          <w:del w:id="2395" w:author="Kelvin Sung" w:date="2021-05-20T18:07:00Z"/>
        </w:rPr>
      </w:pPr>
      <w:r>
        <w:lastRenderedPageBreak/>
        <w:t xml:space="preserve">    this.mNear = 5;  // effective radius in WC</w:t>
      </w:r>
    </w:p>
    <w:p w14:paraId="40E0DF45" w14:textId="77777777" w:rsidR="001B23DC" w:rsidRDefault="004401CD" w:rsidP="004401CD">
      <w:pPr>
        <w:pStyle w:val="Code"/>
        <w:rPr>
          <w:ins w:id="2396" w:author="Kelvin Sung" w:date="2021-05-20T18:07:00Z"/>
        </w:rPr>
      </w:pPr>
      <w:del w:id="2397" w:author="Kelvin Sung" w:date="2021-05-20T18:07:00Z">
        <w:r w:rsidDel="001B23DC">
          <w:delText xml:space="preserve">    </w:delText>
        </w:r>
      </w:del>
    </w:p>
    <w:p w14:paraId="2FCF7EEC" w14:textId="0DE242E5" w:rsidR="004401CD" w:rsidDel="001B23DC" w:rsidRDefault="004401CD" w:rsidP="004401CD">
      <w:pPr>
        <w:pStyle w:val="Code"/>
        <w:rPr>
          <w:del w:id="2398" w:author="Kelvin Sung" w:date="2021-05-20T18:07:00Z"/>
        </w:rPr>
      </w:pPr>
      <w:r>
        <w:t xml:space="preserve">    this.mFar = 10;</w:t>
      </w:r>
    </w:p>
    <w:p w14:paraId="25DC502A" w14:textId="77777777" w:rsidR="001B23DC" w:rsidRDefault="004401CD" w:rsidP="004401CD">
      <w:pPr>
        <w:pStyle w:val="Code"/>
        <w:rPr>
          <w:ins w:id="2399" w:author="Kelvin Sung" w:date="2021-05-20T18:07:00Z"/>
        </w:rPr>
      </w:pPr>
      <w:del w:id="2400" w:author="Kelvin Sung" w:date="2021-05-20T18:07:00Z">
        <w:r w:rsidDel="001B23DC">
          <w:delText xml:space="preserve">    </w:delText>
        </w:r>
      </w:del>
    </w:p>
    <w:p w14:paraId="4644E5F9" w14:textId="0FFC27B0" w:rsidR="004401CD" w:rsidDel="001B23DC" w:rsidRDefault="004401CD" w:rsidP="004401CD">
      <w:pPr>
        <w:pStyle w:val="Code"/>
        <w:rPr>
          <w:del w:id="2401" w:author="Kelvin Sung" w:date="2021-05-20T18:07:00Z"/>
        </w:rPr>
      </w:pPr>
      <w:r>
        <w:t xml:space="preserve">    this.mInner = 0.1;  // in radian</w:t>
      </w:r>
    </w:p>
    <w:p w14:paraId="1578A814" w14:textId="77777777" w:rsidR="001B23DC" w:rsidRDefault="004401CD" w:rsidP="004401CD">
      <w:pPr>
        <w:pStyle w:val="Code"/>
        <w:rPr>
          <w:ins w:id="2402" w:author="Kelvin Sung" w:date="2021-05-20T18:07:00Z"/>
        </w:rPr>
      </w:pPr>
      <w:del w:id="2403" w:author="Kelvin Sung" w:date="2021-05-20T18:07:00Z">
        <w:r w:rsidDel="001B23DC">
          <w:delText xml:space="preserve">    </w:delText>
        </w:r>
      </w:del>
    </w:p>
    <w:p w14:paraId="5C375650" w14:textId="50D4B8CB" w:rsidR="004401CD" w:rsidDel="001B23DC" w:rsidRDefault="004401CD" w:rsidP="004401CD">
      <w:pPr>
        <w:pStyle w:val="Code"/>
        <w:rPr>
          <w:del w:id="2404" w:author="Kelvin Sung" w:date="2021-05-20T18:07:00Z"/>
        </w:rPr>
      </w:pPr>
      <w:r>
        <w:t xml:space="preserve">    this.mOuter = 0.3;</w:t>
      </w:r>
    </w:p>
    <w:p w14:paraId="3154B0E6" w14:textId="77777777" w:rsidR="001B23DC" w:rsidRDefault="004401CD" w:rsidP="004401CD">
      <w:pPr>
        <w:pStyle w:val="Code"/>
        <w:rPr>
          <w:ins w:id="2405" w:author="Kelvin Sung" w:date="2021-05-20T18:07:00Z"/>
        </w:rPr>
      </w:pPr>
      <w:del w:id="2406" w:author="Kelvin Sung" w:date="2021-05-20T18:07:00Z">
        <w:r w:rsidDel="001B23DC">
          <w:delText xml:space="preserve">    </w:delText>
        </w:r>
      </w:del>
    </w:p>
    <w:p w14:paraId="51F71CEB" w14:textId="19132C0B" w:rsidR="004401CD" w:rsidDel="001B23DC" w:rsidRDefault="004401CD" w:rsidP="004401CD">
      <w:pPr>
        <w:pStyle w:val="Code"/>
        <w:rPr>
          <w:del w:id="2407" w:author="Kelvin Sung" w:date="2021-05-20T18:07:00Z"/>
        </w:rPr>
      </w:pPr>
      <w:r>
        <w:t xml:space="preserve">    this.mIntensity = 1;</w:t>
      </w:r>
    </w:p>
    <w:p w14:paraId="3C319356" w14:textId="77777777" w:rsidR="001B23DC" w:rsidRDefault="004401CD" w:rsidP="004401CD">
      <w:pPr>
        <w:pStyle w:val="Code"/>
        <w:rPr>
          <w:ins w:id="2408" w:author="Kelvin Sung" w:date="2021-05-20T18:07:00Z"/>
        </w:rPr>
      </w:pPr>
      <w:del w:id="2409" w:author="Kelvin Sung" w:date="2021-05-20T18:07:00Z">
        <w:r w:rsidDel="001B23DC">
          <w:delText xml:space="preserve">    </w:delText>
        </w:r>
      </w:del>
    </w:p>
    <w:p w14:paraId="101D45C1" w14:textId="54EE20C9" w:rsidR="004401CD" w:rsidDel="001B23DC" w:rsidRDefault="004401CD" w:rsidP="004401CD">
      <w:pPr>
        <w:pStyle w:val="Code"/>
        <w:rPr>
          <w:del w:id="2410" w:author="Kelvin Sung" w:date="2021-05-20T18:07:00Z"/>
        </w:rPr>
      </w:pPr>
      <w:r>
        <w:t xml:space="preserve">    this.mDropOff = 1;  // </w:t>
      </w:r>
    </w:p>
    <w:p w14:paraId="36032F2D" w14:textId="77777777" w:rsidR="001B23DC" w:rsidRDefault="004401CD" w:rsidP="004401CD">
      <w:pPr>
        <w:pStyle w:val="Code"/>
        <w:rPr>
          <w:ins w:id="2411" w:author="Kelvin Sung" w:date="2021-05-20T18:07:00Z"/>
        </w:rPr>
      </w:pPr>
      <w:del w:id="2412" w:author="Kelvin Sung" w:date="2021-05-20T18:07:00Z">
        <w:r w:rsidDel="001B23DC">
          <w:delText xml:space="preserve">    </w:delText>
        </w:r>
      </w:del>
    </w:p>
    <w:p w14:paraId="4E09C38C" w14:textId="33358F17" w:rsidR="004401CD" w:rsidDel="001B23DC" w:rsidRDefault="004401CD" w:rsidP="004401CD">
      <w:pPr>
        <w:pStyle w:val="Code"/>
        <w:rPr>
          <w:del w:id="2413" w:author="Kelvin Sung" w:date="2021-05-20T18:07:00Z"/>
        </w:rPr>
      </w:pPr>
      <w:r>
        <w:t xml:space="preserve">    this.mLightType = eLightType.ePointLight;</w:t>
      </w:r>
    </w:p>
    <w:p w14:paraId="4A054890" w14:textId="77777777" w:rsidR="001B23DC" w:rsidRDefault="004401CD" w:rsidP="004401CD">
      <w:pPr>
        <w:pStyle w:val="Code"/>
        <w:rPr>
          <w:ins w:id="2414" w:author="Kelvin Sung" w:date="2021-05-20T18:07:00Z"/>
        </w:rPr>
      </w:pPr>
      <w:del w:id="2415" w:author="Kelvin Sung" w:date="2021-05-20T18:07:00Z">
        <w:r w:rsidDel="001B23DC">
          <w:delText xml:space="preserve">    </w:delText>
        </w:r>
      </w:del>
    </w:p>
    <w:p w14:paraId="679FA1CE" w14:textId="47BD9780" w:rsidR="004401CD" w:rsidDel="001B23DC" w:rsidRDefault="004401CD" w:rsidP="004401CD">
      <w:pPr>
        <w:pStyle w:val="Code"/>
        <w:rPr>
          <w:del w:id="2416" w:author="Kelvin Sung" w:date="2021-05-20T18:07:00Z"/>
        </w:rPr>
      </w:pPr>
      <w:r>
        <w:t xml:space="preserve">    this.mIsOn = true;</w:t>
      </w:r>
    </w:p>
    <w:p w14:paraId="2C96AE87" w14:textId="77777777" w:rsidR="001B23DC" w:rsidRDefault="004401CD" w:rsidP="004401CD">
      <w:pPr>
        <w:pStyle w:val="Code"/>
        <w:rPr>
          <w:ins w:id="2417" w:author="Kelvin Sung" w:date="2021-05-20T18:07:00Z"/>
        </w:rPr>
      </w:pPr>
      <w:del w:id="2418" w:author="Kelvin Sung" w:date="2021-05-20T18:07:00Z">
        <w:r w:rsidDel="001B23DC">
          <w:delText xml:space="preserve">    </w:delText>
        </w:r>
      </w:del>
    </w:p>
    <w:p w14:paraId="704E0456" w14:textId="4F69E583" w:rsidR="004401CD" w:rsidRPr="00267B73" w:rsidRDefault="004401CD" w:rsidP="004401CD">
      <w:pPr>
        <w:pStyle w:val="Code"/>
      </w:pPr>
      <w:r>
        <w:t>}</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1D4313A1" w:rsidR="00267B73" w:rsidRDefault="00267B73" w:rsidP="00267B73">
      <w:pPr>
        <w:pStyle w:val="Heading3"/>
      </w:pPr>
      <w:r>
        <w:t xml:space="preserve">Modifying the </w:t>
      </w:r>
      <w:proofErr w:type="spellStart"/>
      <w:r>
        <w:t>ShaderLightAtIndex</w:t>
      </w:r>
      <w:proofErr w:type="spellEnd"/>
      <w:r>
        <w:t xml:space="preserve"> </w:t>
      </w:r>
      <w:del w:id="2419" w:author="Kelvin Sung" w:date="2021-05-20T18:15:00Z">
        <w:r w:rsidDel="00E15C4E">
          <w:delText>Object</w:delText>
        </w:r>
      </w:del>
      <w:ins w:id="2420" w:author="Kelvin Sung" w:date="2021-05-20T18:15:00Z">
        <w:r w:rsidR="00E15C4E">
          <w:t>Class</w:t>
        </w:r>
      </w:ins>
    </w:p>
    <w:p w14:paraId="1C18A855" w14:textId="7DDC7F92" w:rsidR="00267B73" w:rsidRDefault="00267B73" w:rsidP="00267B73">
      <w:pPr>
        <w:pStyle w:val="BodyTextFirst"/>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pPr>
      <w:commentRangeStart w:id="2421"/>
      <w:r>
        <w:t>TEMP TEXT</w:t>
      </w:r>
      <w:commentRangeEnd w:id="2421"/>
      <w:r>
        <w:rPr>
          <w:rStyle w:val="CommentReference"/>
          <w:rFonts w:asciiTheme="minorHAnsi" w:hAnsiTheme="minorHAnsi"/>
        </w:rPr>
        <w:commentReference w:id="2421"/>
      </w:r>
    </w:p>
    <w:p w14:paraId="61A9BAFA" w14:textId="1FF59A3C" w:rsidR="00765265" w:rsidRDefault="00765265" w:rsidP="00765265">
      <w:pPr>
        <w:pStyle w:val="Code"/>
      </w:pPr>
      <w:r w:rsidRPr="00765265">
        <w:t>import { eLightType } from "../lights/light.js";</w:t>
      </w:r>
    </w:p>
    <w:p w14:paraId="78FE895C" w14:textId="2BB24603" w:rsidR="00267B73" w:rsidDel="001B23DC" w:rsidRDefault="00267B73" w:rsidP="00F31BF1">
      <w:pPr>
        <w:pStyle w:val="NumList"/>
        <w:numPr>
          <w:ilvl w:val="0"/>
          <w:numId w:val="42"/>
        </w:numPr>
        <w:rPr>
          <w:del w:id="2422" w:author="Kelvin Sung" w:date="2021-05-20T18:07:00Z"/>
        </w:r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0ED74F6E" w14:textId="77777777" w:rsidR="001B23DC" w:rsidRDefault="00765265" w:rsidP="00F31BF1">
      <w:pPr>
        <w:pStyle w:val="NumList"/>
        <w:numPr>
          <w:ilvl w:val="0"/>
          <w:numId w:val="42"/>
        </w:numPr>
        <w:rPr>
          <w:ins w:id="2423" w:author="Kelvin Sung" w:date="2021-05-20T18:07:00Z"/>
        </w:rPr>
      </w:pPr>
      <w:del w:id="2424" w:author="Kelvin Sung" w:date="2021-05-20T18:07:00Z">
        <w:r w:rsidDel="001B23DC">
          <w:delText xml:space="preserve">    </w:delText>
        </w:r>
      </w:del>
    </w:p>
    <w:p w14:paraId="33D03C69" w14:textId="750EE4D5" w:rsidR="00765265" w:rsidDel="001B23DC" w:rsidRDefault="00765265" w:rsidP="00765265">
      <w:pPr>
        <w:pStyle w:val="Code"/>
        <w:rPr>
          <w:del w:id="2425" w:author="Kelvin Sung" w:date="2021-05-20T18:07:00Z"/>
        </w:rPr>
      </w:pPr>
      <w:r>
        <w:t>_setShaderReferences(aLightShader, index) {</w:t>
      </w:r>
    </w:p>
    <w:p w14:paraId="260E4377" w14:textId="77777777" w:rsidR="001B23DC" w:rsidRDefault="00765265" w:rsidP="00765265">
      <w:pPr>
        <w:pStyle w:val="Code"/>
        <w:rPr>
          <w:ins w:id="2426" w:author="Kelvin Sung" w:date="2021-05-20T18:07:00Z"/>
        </w:rPr>
      </w:pPr>
      <w:del w:id="2427" w:author="Kelvin Sung" w:date="2021-05-20T18:07:00Z">
        <w:r w:rsidDel="001B23DC">
          <w:delText xml:space="preserve">    </w:delText>
        </w:r>
      </w:del>
    </w:p>
    <w:p w14:paraId="56AA6967" w14:textId="0C3EEE05" w:rsidR="00765265" w:rsidDel="001B23DC" w:rsidRDefault="00765265" w:rsidP="00765265">
      <w:pPr>
        <w:pStyle w:val="Code"/>
        <w:rPr>
          <w:del w:id="2428" w:author="Kelvin Sung" w:date="2021-05-20T18:07:00Z"/>
        </w:rPr>
      </w:pPr>
      <w:r>
        <w:t xml:space="preserve">    let gl = glSys.get();</w:t>
      </w:r>
    </w:p>
    <w:p w14:paraId="15EED41B" w14:textId="77777777" w:rsidR="001B23DC" w:rsidRDefault="00765265" w:rsidP="00765265">
      <w:pPr>
        <w:pStyle w:val="Code"/>
        <w:rPr>
          <w:ins w:id="2429" w:author="Kelvin Sung" w:date="2021-05-20T18:07:00Z"/>
        </w:rPr>
      </w:pPr>
      <w:del w:id="2430" w:author="Kelvin Sung" w:date="2021-05-20T18:07:00Z">
        <w:r w:rsidDel="001B23DC">
          <w:delText xml:space="preserve">    </w:delText>
        </w:r>
      </w:del>
    </w:p>
    <w:p w14:paraId="629A656A" w14:textId="064BD8DE" w:rsidR="00765265" w:rsidDel="001B23DC" w:rsidRDefault="00765265" w:rsidP="00765265">
      <w:pPr>
        <w:pStyle w:val="Code"/>
        <w:rPr>
          <w:del w:id="2431" w:author="Kelvin Sung" w:date="2021-05-20T18:07:00Z"/>
        </w:rPr>
      </w:pPr>
      <w:r>
        <w:t xml:space="preserve">    this.mColorRef = gl.getUniformLocation(aLightShader, "uLights[" + index + "].Color");</w:t>
      </w:r>
    </w:p>
    <w:p w14:paraId="662BE6B3" w14:textId="77777777" w:rsidR="001B23DC" w:rsidRDefault="00765265" w:rsidP="00765265">
      <w:pPr>
        <w:pStyle w:val="Code"/>
        <w:rPr>
          <w:ins w:id="2432" w:author="Kelvin Sung" w:date="2021-05-20T18:07:00Z"/>
        </w:rPr>
      </w:pPr>
      <w:del w:id="2433" w:author="Kelvin Sung" w:date="2021-05-20T18:07:00Z">
        <w:r w:rsidDel="001B23DC">
          <w:delText xml:space="preserve">    </w:delText>
        </w:r>
      </w:del>
    </w:p>
    <w:p w14:paraId="58317AE8" w14:textId="3D3E4E6C" w:rsidR="00765265" w:rsidDel="001B23DC" w:rsidRDefault="00765265" w:rsidP="00765265">
      <w:pPr>
        <w:pStyle w:val="Code"/>
        <w:rPr>
          <w:del w:id="2434" w:author="Kelvin Sung" w:date="2021-05-20T18:07:00Z"/>
        </w:rPr>
      </w:pPr>
      <w:r>
        <w:t xml:space="preserve">    this.mPosRef = gl.getUniformLocation(aLightShader, "uLights[" + index + "].Position");</w:t>
      </w:r>
    </w:p>
    <w:p w14:paraId="0C92A0A5" w14:textId="77777777" w:rsidR="001B23DC" w:rsidRDefault="00765265" w:rsidP="00765265">
      <w:pPr>
        <w:pStyle w:val="Code"/>
        <w:rPr>
          <w:ins w:id="2435" w:author="Kelvin Sung" w:date="2021-05-20T18:07:00Z"/>
        </w:rPr>
      </w:pPr>
      <w:del w:id="2436" w:author="Kelvin Sung" w:date="2021-05-20T18:07:00Z">
        <w:r w:rsidDel="001B23DC">
          <w:delText xml:space="preserve">    </w:delText>
        </w:r>
      </w:del>
    </w:p>
    <w:p w14:paraId="7D450998" w14:textId="702996DB" w:rsidR="00765265" w:rsidDel="001B23DC" w:rsidRDefault="00765265" w:rsidP="00765265">
      <w:pPr>
        <w:pStyle w:val="Code"/>
        <w:rPr>
          <w:del w:id="2437" w:author="Kelvin Sung" w:date="2021-05-20T18:07:00Z"/>
        </w:rPr>
      </w:pPr>
      <w:r>
        <w:t xml:space="preserve">    this.mDirRef = gl.getUniformLocation(aLightShader, "uLights[" + index + "].Direction");</w:t>
      </w:r>
    </w:p>
    <w:p w14:paraId="7459B31B" w14:textId="77777777" w:rsidR="001B23DC" w:rsidRDefault="00765265" w:rsidP="00765265">
      <w:pPr>
        <w:pStyle w:val="Code"/>
        <w:rPr>
          <w:ins w:id="2438" w:author="Kelvin Sung" w:date="2021-05-20T18:07:00Z"/>
        </w:rPr>
      </w:pPr>
      <w:del w:id="2439" w:author="Kelvin Sung" w:date="2021-05-20T18:07:00Z">
        <w:r w:rsidDel="001B23DC">
          <w:delText xml:space="preserve">    </w:delText>
        </w:r>
      </w:del>
    </w:p>
    <w:p w14:paraId="5C8DFAF6" w14:textId="3039103D" w:rsidR="00765265" w:rsidDel="001B23DC" w:rsidRDefault="00765265" w:rsidP="00765265">
      <w:pPr>
        <w:pStyle w:val="Code"/>
        <w:rPr>
          <w:del w:id="2440" w:author="Kelvin Sung" w:date="2021-05-20T18:07:00Z"/>
        </w:rPr>
      </w:pPr>
      <w:r>
        <w:t xml:space="preserve">    this.mNearRef = gl.getUniformLocation(aLightShader, "uLights[" + index + "].Near");</w:t>
      </w:r>
    </w:p>
    <w:p w14:paraId="23C32305" w14:textId="77777777" w:rsidR="001B23DC" w:rsidRDefault="00765265" w:rsidP="00765265">
      <w:pPr>
        <w:pStyle w:val="Code"/>
        <w:rPr>
          <w:ins w:id="2441" w:author="Kelvin Sung" w:date="2021-05-20T18:07:00Z"/>
        </w:rPr>
      </w:pPr>
      <w:del w:id="2442" w:author="Kelvin Sung" w:date="2021-05-20T18:07:00Z">
        <w:r w:rsidDel="001B23DC">
          <w:delText xml:space="preserve">    </w:delText>
        </w:r>
      </w:del>
    </w:p>
    <w:p w14:paraId="4DE19B30" w14:textId="10232EF1" w:rsidR="00765265" w:rsidDel="001B23DC" w:rsidRDefault="00765265" w:rsidP="00765265">
      <w:pPr>
        <w:pStyle w:val="Code"/>
        <w:rPr>
          <w:del w:id="2443" w:author="Kelvin Sung" w:date="2021-05-20T18:07:00Z"/>
        </w:rPr>
      </w:pPr>
      <w:r>
        <w:t xml:space="preserve">    this.mFarRef = gl.getUniformLocation(aLightShader, "uLights[" + index + "].Far");</w:t>
      </w:r>
    </w:p>
    <w:p w14:paraId="31ACC5FC" w14:textId="77777777" w:rsidR="001B23DC" w:rsidRDefault="00765265" w:rsidP="00765265">
      <w:pPr>
        <w:pStyle w:val="Code"/>
        <w:rPr>
          <w:ins w:id="2444" w:author="Kelvin Sung" w:date="2021-05-20T18:07:00Z"/>
        </w:rPr>
      </w:pPr>
      <w:del w:id="2445" w:author="Kelvin Sung" w:date="2021-05-20T18:07:00Z">
        <w:r w:rsidDel="001B23DC">
          <w:delText xml:space="preserve">    </w:delText>
        </w:r>
      </w:del>
    </w:p>
    <w:p w14:paraId="630B68E3" w14:textId="4C3413A3" w:rsidR="00765265" w:rsidDel="001B23DC" w:rsidRDefault="00765265" w:rsidP="00765265">
      <w:pPr>
        <w:pStyle w:val="Code"/>
        <w:rPr>
          <w:del w:id="2446" w:author="Kelvin Sung" w:date="2021-05-20T18:07:00Z"/>
        </w:rPr>
      </w:pPr>
      <w:r>
        <w:t xml:space="preserve">    this.mInnerRef = gl.getUniformLocation(aLightShader, "uLights[" + index + "].CosInner");</w:t>
      </w:r>
    </w:p>
    <w:p w14:paraId="73B764A2" w14:textId="77777777" w:rsidR="001B23DC" w:rsidRDefault="00765265" w:rsidP="00765265">
      <w:pPr>
        <w:pStyle w:val="Code"/>
        <w:rPr>
          <w:ins w:id="2447" w:author="Kelvin Sung" w:date="2021-05-20T18:07:00Z"/>
        </w:rPr>
      </w:pPr>
      <w:del w:id="2448" w:author="Kelvin Sung" w:date="2021-05-20T18:07:00Z">
        <w:r w:rsidDel="001B23DC">
          <w:delText xml:space="preserve">    </w:delText>
        </w:r>
      </w:del>
    </w:p>
    <w:p w14:paraId="47C3AE3F" w14:textId="5D9CA325" w:rsidR="00765265" w:rsidDel="001B23DC" w:rsidRDefault="00765265" w:rsidP="00765265">
      <w:pPr>
        <w:pStyle w:val="Code"/>
        <w:rPr>
          <w:del w:id="2449" w:author="Kelvin Sung" w:date="2021-05-20T18:07:00Z"/>
        </w:rPr>
      </w:pPr>
      <w:r>
        <w:t xml:space="preserve">    this.mOuterRef = gl.getUniformLocation(aLightShader, "uLights[" + index + "].CosOuter");</w:t>
      </w:r>
    </w:p>
    <w:p w14:paraId="6F6D2CED" w14:textId="77777777" w:rsidR="001B23DC" w:rsidRDefault="00765265" w:rsidP="00765265">
      <w:pPr>
        <w:pStyle w:val="Code"/>
        <w:rPr>
          <w:ins w:id="2450" w:author="Kelvin Sung" w:date="2021-05-20T18:07:00Z"/>
        </w:rPr>
      </w:pPr>
      <w:del w:id="2451" w:author="Kelvin Sung" w:date="2021-05-20T18:07:00Z">
        <w:r w:rsidDel="001B23DC">
          <w:delText xml:space="preserve">    </w:delText>
        </w:r>
      </w:del>
    </w:p>
    <w:p w14:paraId="3900824D" w14:textId="4A6172AA" w:rsidR="00765265" w:rsidDel="001B23DC" w:rsidRDefault="00765265" w:rsidP="00765265">
      <w:pPr>
        <w:pStyle w:val="Code"/>
        <w:rPr>
          <w:del w:id="2452" w:author="Kelvin Sung" w:date="2021-05-20T18:07:00Z"/>
        </w:rPr>
      </w:pPr>
      <w:r>
        <w:t xml:space="preserve">    this.mIntensityRef = gl.getUniformLocation(aLightShader, "uLights[" + index + "].Intensity");</w:t>
      </w:r>
    </w:p>
    <w:p w14:paraId="0C81BA1B" w14:textId="77777777" w:rsidR="001B23DC" w:rsidRDefault="00765265" w:rsidP="00765265">
      <w:pPr>
        <w:pStyle w:val="Code"/>
        <w:rPr>
          <w:ins w:id="2453" w:author="Kelvin Sung" w:date="2021-05-20T18:07:00Z"/>
        </w:rPr>
      </w:pPr>
      <w:del w:id="2454" w:author="Kelvin Sung" w:date="2021-05-20T18:07:00Z">
        <w:r w:rsidDel="001B23DC">
          <w:delText xml:space="preserve">    </w:delText>
        </w:r>
      </w:del>
    </w:p>
    <w:p w14:paraId="63938E86" w14:textId="67CD4A17" w:rsidR="00765265" w:rsidDel="001B23DC" w:rsidRDefault="00765265" w:rsidP="00765265">
      <w:pPr>
        <w:pStyle w:val="Code"/>
        <w:rPr>
          <w:del w:id="2455" w:author="Kelvin Sung" w:date="2021-05-20T18:07:00Z"/>
        </w:rPr>
      </w:pPr>
      <w:r>
        <w:t xml:space="preserve">    this.mDropOffRef = gl.getUniformLocation(aLightShader, "uLights[" + index + "].DropOff");</w:t>
      </w:r>
    </w:p>
    <w:p w14:paraId="231B8EB0" w14:textId="77777777" w:rsidR="001B23DC" w:rsidRDefault="00765265" w:rsidP="00765265">
      <w:pPr>
        <w:pStyle w:val="Code"/>
        <w:rPr>
          <w:ins w:id="2456" w:author="Kelvin Sung" w:date="2021-05-20T18:07:00Z"/>
        </w:rPr>
      </w:pPr>
      <w:del w:id="2457" w:author="Kelvin Sung" w:date="2021-05-20T18:07:00Z">
        <w:r w:rsidDel="001B23DC">
          <w:delText xml:space="preserve">    </w:delText>
        </w:r>
      </w:del>
    </w:p>
    <w:p w14:paraId="2ECFA09E" w14:textId="733DC68F" w:rsidR="00765265" w:rsidDel="001B23DC" w:rsidRDefault="00765265" w:rsidP="00765265">
      <w:pPr>
        <w:pStyle w:val="Code"/>
        <w:rPr>
          <w:del w:id="2458" w:author="Kelvin Sung" w:date="2021-05-20T18:07:00Z"/>
        </w:rPr>
      </w:pPr>
      <w:r>
        <w:t xml:space="preserve">    this.mIsOnRef = gl.getUniformLocation(aLightShader, "uLights[" + index + "].IsOn");</w:t>
      </w:r>
    </w:p>
    <w:p w14:paraId="6066BAA4" w14:textId="77777777" w:rsidR="001B23DC" w:rsidRDefault="00765265" w:rsidP="00765265">
      <w:pPr>
        <w:pStyle w:val="Code"/>
        <w:rPr>
          <w:ins w:id="2459" w:author="Kelvin Sung" w:date="2021-05-20T18:07:00Z"/>
        </w:rPr>
      </w:pPr>
      <w:del w:id="2460" w:author="Kelvin Sung" w:date="2021-05-20T18:07:00Z">
        <w:r w:rsidDel="001B23DC">
          <w:delText xml:space="preserve">    </w:delText>
        </w:r>
      </w:del>
    </w:p>
    <w:p w14:paraId="6E51A37D" w14:textId="6013196A" w:rsidR="00765265" w:rsidDel="001B23DC" w:rsidRDefault="00765265" w:rsidP="00765265">
      <w:pPr>
        <w:pStyle w:val="Code"/>
        <w:rPr>
          <w:del w:id="2461" w:author="Kelvin Sung" w:date="2021-05-20T18:07:00Z"/>
        </w:rPr>
      </w:pPr>
      <w:r>
        <w:t xml:space="preserve">    this.mLightTypeRef = gl.getUniformLocation(aLightShader, "uLights[" + index + "].LightType");</w:t>
      </w:r>
    </w:p>
    <w:p w14:paraId="6C979EF1" w14:textId="77777777" w:rsidR="001B23DC" w:rsidRDefault="00765265" w:rsidP="00765265">
      <w:pPr>
        <w:pStyle w:val="Code"/>
        <w:rPr>
          <w:ins w:id="2462" w:author="Kelvin Sung" w:date="2021-05-20T18:07:00Z"/>
        </w:rPr>
      </w:pPr>
      <w:del w:id="2463" w:author="Kelvin Sung" w:date="2021-05-20T18:07:00Z">
        <w:r w:rsidDel="001B23DC">
          <w:delText xml:space="preserve">    </w:delText>
        </w:r>
      </w:del>
    </w:p>
    <w:p w14:paraId="5FB0AC04" w14:textId="57C2F0AA" w:rsidR="00765265" w:rsidRDefault="00765265" w:rsidP="00765265">
      <w:pPr>
        <w:pStyle w:val="Code"/>
      </w:pPr>
      <w:r>
        <w:t>}</w:t>
      </w:r>
    </w:p>
    <w:p w14:paraId="4E1F53D0" w14:textId="0FB9870E" w:rsidR="00267B73" w:rsidDel="001B23DC" w:rsidRDefault="00267B73" w:rsidP="00267B73">
      <w:pPr>
        <w:pStyle w:val="NumList"/>
        <w:rPr>
          <w:del w:id="2464" w:author="Kelvin Sung" w:date="2021-05-20T18:07:00Z"/>
        </w:rPr>
      </w:pPr>
      <w:r w:rsidRPr="00267B73">
        <w:lastRenderedPageBreak/>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2465" w:author="Kelvin Sung" w:date="2021-05-20T18:07:00Z"/>
        </w:rPr>
      </w:pPr>
      <w:del w:id="2466" w:author="Kelvin Sung" w:date="2021-05-20T18:07:00Z">
        <w:r w:rsidDel="001B23DC">
          <w:delText xml:space="preserve">    </w:delText>
        </w:r>
      </w:del>
    </w:p>
    <w:p w14:paraId="332BA774" w14:textId="3732C92F" w:rsidR="00765265" w:rsidDel="001B23DC" w:rsidRDefault="00765265" w:rsidP="00765265">
      <w:pPr>
        <w:pStyle w:val="Code"/>
        <w:rPr>
          <w:del w:id="2467" w:author="Kelvin Sung" w:date="2021-05-20T18:07:00Z"/>
        </w:rPr>
      </w:pPr>
      <w:r>
        <w:t>loadToShader(aCamera, aLight) {</w:t>
      </w:r>
    </w:p>
    <w:p w14:paraId="2F3F01EF" w14:textId="77777777" w:rsidR="001B23DC" w:rsidRDefault="00765265" w:rsidP="00765265">
      <w:pPr>
        <w:pStyle w:val="Code"/>
        <w:rPr>
          <w:ins w:id="2468" w:author="Kelvin Sung" w:date="2021-05-20T18:07:00Z"/>
        </w:rPr>
      </w:pPr>
      <w:del w:id="2469" w:author="Kelvin Sung" w:date="2021-05-20T18:07:00Z">
        <w:r w:rsidDel="001B23DC">
          <w:delText xml:space="preserve">    </w:delText>
        </w:r>
      </w:del>
    </w:p>
    <w:p w14:paraId="2CC3DAEB" w14:textId="1F39FFCC" w:rsidR="00765265" w:rsidDel="001B23DC" w:rsidRDefault="00765265" w:rsidP="00765265">
      <w:pPr>
        <w:pStyle w:val="Code"/>
        <w:rPr>
          <w:del w:id="2470" w:author="Kelvin Sung" w:date="2021-05-20T18:07:00Z"/>
        </w:rPr>
      </w:pPr>
      <w:r>
        <w:t xml:space="preserve">    let gl = glSys.get();</w:t>
      </w:r>
    </w:p>
    <w:p w14:paraId="0101A4D6" w14:textId="77777777" w:rsidR="001B23DC" w:rsidRDefault="00765265" w:rsidP="00765265">
      <w:pPr>
        <w:pStyle w:val="Code"/>
        <w:rPr>
          <w:ins w:id="2471" w:author="Kelvin Sung" w:date="2021-05-20T18:07:00Z"/>
        </w:rPr>
      </w:pPr>
      <w:del w:id="2472" w:author="Kelvin Sung" w:date="2021-05-20T18:07:00Z">
        <w:r w:rsidDel="001B23DC">
          <w:delText xml:space="preserve">    </w:delText>
        </w:r>
      </w:del>
    </w:p>
    <w:p w14:paraId="70B231AD" w14:textId="371D4CA1" w:rsidR="00765265" w:rsidDel="001B23DC" w:rsidRDefault="00765265" w:rsidP="00765265">
      <w:pPr>
        <w:pStyle w:val="Code"/>
        <w:rPr>
          <w:del w:id="2473" w:author="Kelvin Sung" w:date="2021-05-20T18:07:00Z"/>
        </w:rPr>
      </w:pPr>
      <w:r>
        <w:t xml:space="preserve">    gl.uniform1i(this.mIsOnRef, aLight.isLightOn());</w:t>
      </w:r>
    </w:p>
    <w:p w14:paraId="11507FAE" w14:textId="77777777" w:rsidR="001B23DC" w:rsidRDefault="00765265" w:rsidP="00765265">
      <w:pPr>
        <w:pStyle w:val="Code"/>
        <w:rPr>
          <w:ins w:id="2474" w:author="Kelvin Sung" w:date="2021-05-20T18:07:00Z"/>
        </w:rPr>
      </w:pPr>
      <w:del w:id="2475" w:author="Kelvin Sung" w:date="2021-05-20T18:07:00Z">
        <w:r w:rsidDel="001B23DC">
          <w:delText xml:space="preserve">    </w:delText>
        </w:r>
      </w:del>
    </w:p>
    <w:p w14:paraId="7F289E8C" w14:textId="583EE3FE" w:rsidR="00765265" w:rsidDel="001B23DC" w:rsidRDefault="00765265" w:rsidP="00765265">
      <w:pPr>
        <w:pStyle w:val="Code"/>
        <w:rPr>
          <w:del w:id="2476" w:author="Kelvin Sung" w:date="2021-05-20T18:07:00Z"/>
        </w:rPr>
      </w:pPr>
      <w:r>
        <w:t xml:space="preserve">    if (aLight.isLightOn()) {</w:t>
      </w:r>
    </w:p>
    <w:p w14:paraId="1F298860" w14:textId="77777777" w:rsidR="001B23DC" w:rsidRDefault="00765265" w:rsidP="00765265">
      <w:pPr>
        <w:pStyle w:val="Code"/>
        <w:rPr>
          <w:ins w:id="2477" w:author="Kelvin Sung" w:date="2021-05-20T18:07:00Z"/>
        </w:rPr>
      </w:pPr>
      <w:del w:id="2478" w:author="Kelvin Sung" w:date="2021-05-20T18:07:00Z">
        <w:r w:rsidDel="001B23DC">
          <w:delText xml:space="preserve">    </w:delText>
        </w:r>
      </w:del>
    </w:p>
    <w:p w14:paraId="545765DB" w14:textId="17617CB5" w:rsidR="00765265" w:rsidDel="001B23DC" w:rsidRDefault="00765265" w:rsidP="00765265">
      <w:pPr>
        <w:pStyle w:val="Code"/>
        <w:rPr>
          <w:del w:id="2479" w:author="Kelvin Sung" w:date="2021-05-20T18:07:00Z"/>
        </w:rPr>
      </w:pPr>
      <w:r>
        <w:t xml:space="preserve">        let p = aCamera.wcPosToPixel(aLight.getPosition());</w:t>
      </w:r>
    </w:p>
    <w:p w14:paraId="38C219F2" w14:textId="77777777" w:rsidR="001B23DC" w:rsidRDefault="00765265" w:rsidP="00765265">
      <w:pPr>
        <w:pStyle w:val="Code"/>
        <w:rPr>
          <w:ins w:id="2480" w:author="Kelvin Sung" w:date="2021-05-20T18:07:00Z"/>
        </w:rPr>
      </w:pPr>
      <w:del w:id="2481" w:author="Kelvin Sung" w:date="2021-05-20T18:07:00Z">
        <w:r w:rsidDel="001B23DC">
          <w:delText xml:space="preserve">    </w:delText>
        </w:r>
      </w:del>
    </w:p>
    <w:p w14:paraId="37EB6C49" w14:textId="096A1EE7" w:rsidR="00765265" w:rsidDel="001B23DC" w:rsidRDefault="00765265" w:rsidP="00765265">
      <w:pPr>
        <w:pStyle w:val="Code"/>
        <w:rPr>
          <w:del w:id="2482" w:author="Kelvin Sung" w:date="2021-05-20T18:07:00Z"/>
        </w:rPr>
      </w:pPr>
      <w:r>
        <w:t xml:space="preserve">        let n = aCamera.wcSizeToPixel(aLight.getNear());</w:t>
      </w:r>
    </w:p>
    <w:p w14:paraId="1DCA4663" w14:textId="77777777" w:rsidR="001B23DC" w:rsidRDefault="00765265" w:rsidP="00765265">
      <w:pPr>
        <w:pStyle w:val="Code"/>
        <w:rPr>
          <w:ins w:id="2483" w:author="Kelvin Sung" w:date="2021-05-20T18:07:00Z"/>
        </w:rPr>
      </w:pPr>
      <w:del w:id="2484" w:author="Kelvin Sung" w:date="2021-05-20T18:07:00Z">
        <w:r w:rsidDel="001B23DC">
          <w:delText xml:space="preserve">    </w:delText>
        </w:r>
      </w:del>
    </w:p>
    <w:p w14:paraId="5DA5EB4F" w14:textId="73FAFBA2" w:rsidR="00765265" w:rsidDel="001B23DC" w:rsidRDefault="00765265" w:rsidP="00765265">
      <w:pPr>
        <w:pStyle w:val="Code"/>
        <w:rPr>
          <w:del w:id="2485" w:author="Kelvin Sung" w:date="2021-05-20T18:07:00Z"/>
        </w:rPr>
      </w:pPr>
      <w:r>
        <w:t xml:space="preserve">        let f = aCamera.wcSizeToPixel(aLight.getFar());</w:t>
      </w:r>
    </w:p>
    <w:p w14:paraId="20456BA0" w14:textId="77777777" w:rsidR="001B23DC" w:rsidRDefault="00765265" w:rsidP="00765265">
      <w:pPr>
        <w:pStyle w:val="Code"/>
        <w:rPr>
          <w:ins w:id="2486" w:author="Kelvin Sung" w:date="2021-05-20T18:07:00Z"/>
        </w:rPr>
      </w:pPr>
      <w:del w:id="2487" w:author="Kelvin Sung" w:date="2021-05-20T18:07:00Z">
        <w:r w:rsidDel="001B23DC">
          <w:delText xml:space="preserve">    </w:delText>
        </w:r>
      </w:del>
    </w:p>
    <w:p w14:paraId="414117C8" w14:textId="223EA3FB" w:rsidR="00765265" w:rsidDel="001B23DC" w:rsidRDefault="00765265" w:rsidP="00765265">
      <w:pPr>
        <w:pStyle w:val="Code"/>
        <w:rPr>
          <w:del w:id="2488" w:author="Kelvin Sung" w:date="2021-05-20T18:07:00Z"/>
        </w:rPr>
      </w:pPr>
      <w:r>
        <w:t xml:space="preserve">        let c = aLight.getColor();</w:t>
      </w:r>
    </w:p>
    <w:p w14:paraId="3575B1AD" w14:textId="77777777" w:rsidR="001B23DC" w:rsidRDefault="00765265" w:rsidP="00765265">
      <w:pPr>
        <w:pStyle w:val="Code"/>
        <w:rPr>
          <w:ins w:id="2489" w:author="Kelvin Sung" w:date="2021-05-20T18:07:00Z"/>
        </w:rPr>
      </w:pPr>
      <w:del w:id="2490" w:author="Kelvin Sung" w:date="2021-05-20T18:07:00Z">
        <w:r w:rsidDel="001B23DC">
          <w:delText xml:space="preserve">    </w:delText>
        </w:r>
      </w:del>
    </w:p>
    <w:p w14:paraId="793A2493" w14:textId="7F2E09DE" w:rsidR="00765265" w:rsidDel="001B23DC" w:rsidRDefault="00765265" w:rsidP="00765265">
      <w:pPr>
        <w:pStyle w:val="Code"/>
        <w:rPr>
          <w:del w:id="2491" w:author="Kelvin Sung" w:date="2021-05-20T18:07:00Z"/>
        </w:rPr>
      </w:pPr>
      <w:r>
        <w:t xml:space="preserve">        gl.uniform4fv(this.mColorRef, c);</w:t>
      </w:r>
    </w:p>
    <w:p w14:paraId="67D2C275" w14:textId="77777777" w:rsidR="001B23DC" w:rsidRDefault="00765265" w:rsidP="00765265">
      <w:pPr>
        <w:pStyle w:val="Code"/>
        <w:rPr>
          <w:ins w:id="2492" w:author="Kelvin Sung" w:date="2021-05-20T18:07:00Z"/>
        </w:rPr>
      </w:pPr>
      <w:del w:id="2493" w:author="Kelvin Sung" w:date="2021-05-20T18:07:00Z">
        <w:r w:rsidDel="001B23DC">
          <w:delText xml:space="preserve">    </w:delText>
        </w:r>
      </w:del>
    </w:p>
    <w:p w14:paraId="469A2233" w14:textId="1B7AF359" w:rsidR="00765265" w:rsidDel="001B23DC" w:rsidRDefault="00765265" w:rsidP="00765265">
      <w:pPr>
        <w:pStyle w:val="Code"/>
        <w:rPr>
          <w:del w:id="2494" w:author="Kelvin Sung" w:date="2021-05-20T18:07:00Z"/>
        </w:rPr>
      </w:pPr>
      <w:r>
        <w:t xml:space="preserve">        gl.uniform3fv(this.mPosRef, vec3.fromValues(p[0], p[1], p[2]));</w:t>
      </w:r>
    </w:p>
    <w:p w14:paraId="7A118266" w14:textId="77777777" w:rsidR="001B23DC" w:rsidRDefault="00765265" w:rsidP="00765265">
      <w:pPr>
        <w:pStyle w:val="Code"/>
        <w:rPr>
          <w:ins w:id="2495" w:author="Kelvin Sung" w:date="2021-05-20T18:07:00Z"/>
        </w:rPr>
      </w:pPr>
      <w:del w:id="2496" w:author="Kelvin Sung" w:date="2021-05-20T18:07:00Z">
        <w:r w:rsidDel="001B23DC">
          <w:delText xml:space="preserve">    </w:delText>
        </w:r>
      </w:del>
    </w:p>
    <w:p w14:paraId="221ECFAD" w14:textId="0CC47792" w:rsidR="00765265" w:rsidDel="001B23DC" w:rsidRDefault="00765265" w:rsidP="00765265">
      <w:pPr>
        <w:pStyle w:val="Code"/>
        <w:rPr>
          <w:del w:id="2497" w:author="Kelvin Sung" w:date="2021-05-20T18:07:00Z"/>
        </w:rPr>
      </w:pPr>
      <w:r>
        <w:t xml:space="preserve">        gl.uniform1f(this.mNearRef, n);</w:t>
      </w:r>
    </w:p>
    <w:p w14:paraId="765FAE9E" w14:textId="77777777" w:rsidR="001B23DC" w:rsidRDefault="00765265" w:rsidP="00765265">
      <w:pPr>
        <w:pStyle w:val="Code"/>
        <w:rPr>
          <w:ins w:id="2498" w:author="Kelvin Sung" w:date="2021-05-20T18:07:00Z"/>
        </w:rPr>
      </w:pPr>
      <w:del w:id="2499" w:author="Kelvin Sung" w:date="2021-05-20T18:07:00Z">
        <w:r w:rsidDel="001B23DC">
          <w:delText xml:space="preserve">    </w:delText>
        </w:r>
      </w:del>
    </w:p>
    <w:p w14:paraId="1311EED3" w14:textId="4FBAE626" w:rsidR="00765265" w:rsidDel="001B23DC" w:rsidRDefault="00765265" w:rsidP="00765265">
      <w:pPr>
        <w:pStyle w:val="Code"/>
        <w:rPr>
          <w:del w:id="2500" w:author="Kelvin Sung" w:date="2021-05-20T18:07:00Z"/>
        </w:rPr>
      </w:pPr>
      <w:r>
        <w:t xml:space="preserve">        gl.uniform1f(this.mFarRef, f);</w:t>
      </w:r>
    </w:p>
    <w:p w14:paraId="60DCE2F0" w14:textId="77777777" w:rsidR="001B23DC" w:rsidRDefault="00765265" w:rsidP="00765265">
      <w:pPr>
        <w:pStyle w:val="Code"/>
        <w:rPr>
          <w:ins w:id="2501" w:author="Kelvin Sung" w:date="2021-05-20T18:07:00Z"/>
        </w:rPr>
      </w:pPr>
      <w:del w:id="2502"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2503" w:author="Kelvin Sung" w:date="2021-05-20T18:07:00Z"/>
          <w:rStyle w:val="CodeBold"/>
        </w:rPr>
      </w:pPr>
      <w:r w:rsidRPr="00765265">
        <w:rPr>
          <w:rStyle w:val="CodeBold"/>
        </w:rPr>
        <w:t xml:space="preserve">        gl.uniform1f(this.mInnerRef, 0.0);</w:t>
      </w:r>
    </w:p>
    <w:p w14:paraId="5D677CC3" w14:textId="77777777" w:rsidR="001B23DC" w:rsidRDefault="00765265" w:rsidP="00765265">
      <w:pPr>
        <w:pStyle w:val="Code"/>
        <w:rPr>
          <w:ins w:id="2504" w:author="Kelvin Sung" w:date="2021-05-20T18:07:00Z"/>
          <w:rStyle w:val="CodeBold"/>
        </w:rPr>
      </w:pPr>
      <w:del w:id="2505" w:author="Kelvin Sung" w:date="2021-05-20T18:07:00Z">
        <w:r w:rsidRPr="00765265" w:rsidDel="001B23DC">
          <w:rPr>
            <w:rStyle w:val="CodeBold"/>
          </w:rPr>
          <w:delText xml:space="preserve">    </w:delText>
        </w:r>
      </w:del>
    </w:p>
    <w:p w14:paraId="58B68DEA" w14:textId="662A2A84" w:rsidR="00765265" w:rsidRPr="00765265" w:rsidDel="001B23DC" w:rsidRDefault="00765265" w:rsidP="00765265">
      <w:pPr>
        <w:pStyle w:val="Code"/>
        <w:rPr>
          <w:del w:id="2506" w:author="Kelvin Sung" w:date="2021-05-20T18:07:00Z"/>
          <w:rStyle w:val="CodeBold"/>
        </w:rPr>
      </w:pPr>
      <w:r w:rsidRPr="00765265">
        <w:rPr>
          <w:rStyle w:val="CodeBold"/>
        </w:rPr>
        <w:t xml:space="preserve">        gl.uniform1f(this.mOuterRef, 0.0);</w:t>
      </w:r>
    </w:p>
    <w:p w14:paraId="7ED47436" w14:textId="77777777" w:rsidR="001B23DC" w:rsidRDefault="00765265" w:rsidP="00765265">
      <w:pPr>
        <w:pStyle w:val="Code"/>
        <w:rPr>
          <w:ins w:id="2507" w:author="Kelvin Sung" w:date="2021-05-20T18:07:00Z"/>
          <w:rStyle w:val="CodeBold"/>
        </w:rPr>
      </w:pPr>
      <w:del w:id="2508" w:author="Kelvin Sung" w:date="2021-05-20T18:07:00Z">
        <w:r w:rsidDel="001B23DC">
          <w:delText xml:space="preserve">    </w:delText>
        </w:r>
      </w:del>
    </w:p>
    <w:p w14:paraId="6E6F2EA2" w14:textId="377B451D" w:rsidR="00765265" w:rsidDel="001B23DC" w:rsidRDefault="00765265" w:rsidP="00765265">
      <w:pPr>
        <w:pStyle w:val="Code"/>
        <w:rPr>
          <w:del w:id="2509" w:author="Kelvin Sung" w:date="2021-05-20T18:07:00Z"/>
        </w:rPr>
      </w:pPr>
      <w:r>
        <w:t xml:space="preserve">        gl.uniform1f(this.mIntensityRef, aLight.getIntensity());</w:t>
      </w:r>
    </w:p>
    <w:p w14:paraId="068CB913" w14:textId="77777777" w:rsidR="001B23DC" w:rsidRDefault="00765265" w:rsidP="00765265">
      <w:pPr>
        <w:pStyle w:val="Code"/>
        <w:rPr>
          <w:ins w:id="2510" w:author="Kelvin Sung" w:date="2021-05-20T18:07:00Z"/>
        </w:rPr>
      </w:pPr>
      <w:del w:id="2511" w:author="Kelvin Sung" w:date="2021-05-20T18:07:00Z">
        <w:r w:rsidDel="001B23DC">
          <w:delText xml:space="preserve">    </w:delText>
        </w:r>
      </w:del>
    </w:p>
    <w:p w14:paraId="3A5CFAE2" w14:textId="5FA4B9BC" w:rsidR="00765265" w:rsidRPr="00765265" w:rsidDel="001B23DC" w:rsidRDefault="00765265" w:rsidP="00765265">
      <w:pPr>
        <w:pStyle w:val="Code"/>
        <w:rPr>
          <w:del w:id="2512" w:author="Kelvin Sung" w:date="2021-05-20T18:07:00Z"/>
          <w:rStyle w:val="CodeBold"/>
        </w:rPr>
      </w:pPr>
      <w:r>
        <w:t xml:space="preserve">        </w:t>
      </w:r>
      <w:r w:rsidRPr="00765265">
        <w:rPr>
          <w:rStyle w:val="CodeBold"/>
        </w:rPr>
        <w:t>gl.uniform1f(this.mDropOffRef, 0);</w:t>
      </w:r>
    </w:p>
    <w:p w14:paraId="4D45CE30" w14:textId="77777777" w:rsidR="001B23DC" w:rsidRDefault="00765265" w:rsidP="00765265">
      <w:pPr>
        <w:pStyle w:val="Code"/>
        <w:rPr>
          <w:ins w:id="2513" w:author="Kelvin Sung" w:date="2021-05-20T18:07:00Z"/>
          <w:rStyle w:val="CodeBold"/>
        </w:rPr>
      </w:pPr>
      <w:del w:id="2514" w:author="Kelvin Sung" w:date="2021-05-20T18:07:00Z">
        <w:r w:rsidRPr="00765265" w:rsidDel="001B23DC">
          <w:rPr>
            <w:rStyle w:val="CodeBold"/>
          </w:rPr>
          <w:delText xml:space="preserve">    </w:delText>
        </w:r>
      </w:del>
    </w:p>
    <w:p w14:paraId="1C1177A9" w14:textId="4D76451A"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0A03D5D1" w:rsidR="00765265" w:rsidRPr="00765265" w:rsidDel="001B23DC" w:rsidRDefault="00765265" w:rsidP="00765265">
      <w:pPr>
        <w:pStyle w:val="Code"/>
        <w:rPr>
          <w:del w:id="2515" w:author="Kelvin Sung" w:date="2021-05-20T18:07:00Z"/>
          <w:rStyle w:val="CodeBold"/>
        </w:rPr>
      </w:pPr>
    </w:p>
    <w:p w14:paraId="1F158F5A" w14:textId="77777777" w:rsidR="001B23DC" w:rsidRDefault="00765265" w:rsidP="00765265">
      <w:pPr>
        <w:pStyle w:val="Code"/>
        <w:rPr>
          <w:ins w:id="2516" w:author="Kelvin Sung" w:date="2021-05-20T18:07:00Z"/>
          <w:rStyle w:val="CodeBold"/>
        </w:rPr>
      </w:pPr>
      <w:del w:id="2517" w:author="Kelvin Sung" w:date="2021-05-20T18:07:00Z">
        <w:r w:rsidRPr="00765265" w:rsidDel="001B23DC">
          <w:rPr>
            <w:rStyle w:val="CodeBold"/>
          </w:rPr>
          <w:delText xml:space="preserve">    </w:delText>
        </w:r>
      </w:del>
    </w:p>
    <w:p w14:paraId="5722DAC6" w14:textId="19292AF7" w:rsidR="00765265" w:rsidRPr="00765265" w:rsidDel="001B23DC" w:rsidRDefault="00765265" w:rsidP="00765265">
      <w:pPr>
        <w:pStyle w:val="Code"/>
        <w:rPr>
          <w:del w:id="2518" w:author="Kelvin Sung" w:date="2021-05-20T18:07:00Z"/>
          <w:rStyle w:val="CodeBold"/>
        </w:rPr>
      </w:pPr>
      <w:r w:rsidRPr="00765265">
        <w:rPr>
          <w:rStyle w:val="CodeBold"/>
        </w:rPr>
        <w:t xml:space="preserve">        if (aLight.getLightType() === eLightType.ePointLight) {</w:t>
      </w:r>
    </w:p>
    <w:p w14:paraId="5C87AB0C" w14:textId="77777777" w:rsidR="001B23DC" w:rsidRDefault="00765265" w:rsidP="00765265">
      <w:pPr>
        <w:pStyle w:val="Code"/>
        <w:rPr>
          <w:ins w:id="2519" w:author="Kelvin Sung" w:date="2021-05-20T18:07:00Z"/>
          <w:rStyle w:val="CodeBold"/>
        </w:rPr>
      </w:pPr>
      <w:del w:id="2520"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2521" w:author="Kelvin Sung" w:date="2021-05-20T18:07:00Z"/>
          <w:rStyle w:val="CodeBold"/>
        </w:rPr>
      </w:pPr>
      <w:r w:rsidRPr="00765265">
        <w:rPr>
          <w:rStyle w:val="CodeBold"/>
        </w:rPr>
        <w:t xml:space="preserve">            gl.uniform3fv(this.mDirRef, vec3.fromValues(0, 0, 0));</w:t>
      </w:r>
    </w:p>
    <w:p w14:paraId="5BB90302" w14:textId="77777777" w:rsidR="001B23DC" w:rsidRDefault="00765265" w:rsidP="00765265">
      <w:pPr>
        <w:pStyle w:val="Code"/>
        <w:rPr>
          <w:ins w:id="2522" w:author="Kelvin Sung" w:date="2021-05-20T18:07:00Z"/>
          <w:rStyle w:val="CodeBold"/>
        </w:rPr>
      </w:pPr>
      <w:del w:id="2523"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2524" w:author="Kelvin Sung" w:date="2021-05-20T18:07:00Z"/>
          <w:rStyle w:val="CodeBold"/>
        </w:rPr>
      </w:pPr>
      <w:r w:rsidRPr="00765265">
        <w:rPr>
          <w:rStyle w:val="CodeBold"/>
        </w:rPr>
        <w:t xml:space="preserve">        } else {</w:t>
      </w:r>
    </w:p>
    <w:p w14:paraId="6AA05E11" w14:textId="77777777" w:rsidR="001B23DC" w:rsidRDefault="00765265" w:rsidP="00765265">
      <w:pPr>
        <w:pStyle w:val="Code"/>
        <w:rPr>
          <w:ins w:id="2525" w:author="Kelvin Sung" w:date="2021-05-20T18:07:00Z"/>
          <w:rStyle w:val="CodeBold"/>
        </w:rPr>
      </w:pPr>
      <w:del w:id="2526" w:author="Kelvin Sung" w:date="2021-05-20T18:07:00Z">
        <w:r w:rsidRPr="00765265" w:rsidDel="001B23DC">
          <w:rPr>
            <w:rStyle w:val="CodeBold"/>
          </w:rPr>
          <w:delText xml:space="preserve">    </w:delText>
        </w:r>
      </w:del>
    </w:p>
    <w:p w14:paraId="2C3BE006" w14:textId="2545B29B" w:rsidR="00765265" w:rsidRPr="00765265" w:rsidDel="001B23DC" w:rsidRDefault="00765265" w:rsidP="00765265">
      <w:pPr>
        <w:pStyle w:val="Code"/>
        <w:rPr>
          <w:del w:id="2527" w:author="Kelvin Sung" w:date="2021-05-20T18:07:00Z"/>
          <w:rStyle w:val="CodeBold"/>
        </w:rPr>
      </w:pPr>
      <w:r w:rsidRPr="00765265">
        <w:rPr>
          <w:rStyle w:val="CodeBold"/>
        </w:rPr>
        <w:t xml:space="preserve">            // either spot or directional lights: must compute direction</w:t>
      </w:r>
    </w:p>
    <w:p w14:paraId="547175B4" w14:textId="77777777" w:rsidR="001B23DC" w:rsidRDefault="00765265" w:rsidP="00765265">
      <w:pPr>
        <w:pStyle w:val="Code"/>
        <w:rPr>
          <w:ins w:id="2528" w:author="Kelvin Sung" w:date="2021-05-20T18:07:00Z"/>
          <w:rStyle w:val="CodeBold"/>
        </w:rPr>
      </w:pPr>
      <w:del w:id="2529" w:author="Kelvin Sung" w:date="2021-05-20T18:07:00Z">
        <w:r w:rsidRPr="00765265" w:rsidDel="001B23DC">
          <w:rPr>
            <w:rStyle w:val="CodeBold"/>
          </w:rPr>
          <w:delText xml:space="preserve">    </w:delText>
        </w:r>
      </w:del>
    </w:p>
    <w:p w14:paraId="100E0AF8" w14:textId="1FBD701B" w:rsidR="00765265" w:rsidRPr="00765265" w:rsidDel="001B23DC" w:rsidRDefault="00765265" w:rsidP="00765265">
      <w:pPr>
        <w:pStyle w:val="Code"/>
        <w:rPr>
          <w:del w:id="2530" w:author="Kelvin Sung" w:date="2021-05-20T18:07:00Z"/>
          <w:rStyle w:val="CodeBold"/>
        </w:rPr>
      </w:pPr>
      <w:r w:rsidRPr="00765265">
        <w:rPr>
          <w:rStyle w:val="CodeBold"/>
        </w:rPr>
        <w:t xml:space="preserve">            let d = aCamera.wcDirToPixel(aLight.getDirection());</w:t>
      </w:r>
    </w:p>
    <w:p w14:paraId="46021D86" w14:textId="77777777" w:rsidR="001B23DC" w:rsidRDefault="00765265" w:rsidP="00765265">
      <w:pPr>
        <w:pStyle w:val="Code"/>
        <w:rPr>
          <w:ins w:id="2531" w:author="Kelvin Sung" w:date="2021-05-20T18:07:00Z"/>
          <w:rStyle w:val="CodeBold"/>
        </w:rPr>
      </w:pPr>
      <w:del w:id="2532" w:author="Kelvin Sung" w:date="2021-05-20T18:07:00Z">
        <w:r w:rsidRPr="00765265" w:rsidDel="001B23DC">
          <w:rPr>
            <w:rStyle w:val="CodeBold"/>
          </w:rPr>
          <w:delText xml:space="preserve">    </w:delText>
        </w:r>
      </w:del>
    </w:p>
    <w:p w14:paraId="05C775D5" w14:textId="5A33842E" w:rsidR="00765265" w:rsidRPr="00765265" w:rsidDel="001B23DC" w:rsidRDefault="00765265" w:rsidP="00765265">
      <w:pPr>
        <w:pStyle w:val="Code"/>
        <w:rPr>
          <w:del w:id="2533" w:author="Kelvin Sung" w:date="2021-05-20T18:07:00Z"/>
          <w:rStyle w:val="CodeBold"/>
        </w:rPr>
      </w:pPr>
      <w:r w:rsidRPr="00765265">
        <w:rPr>
          <w:rStyle w:val="CodeBold"/>
        </w:rPr>
        <w:t xml:space="preserve">            gl.uniform3fv(this.mDirRef, vec3.fromValues(d[0], d[1], d[2]));</w:t>
      </w:r>
    </w:p>
    <w:p w14:paraId="39317CD3" w14:textId="77777777" w:rsidR="001B23DC" w:rsidRDefault="00765265" w:rsidP="00765265">
      <w:pPr>
        <w:pStyle w:val="Code"/>
        <w:rPr>
          <w:ins w:id="2534" w:author="Kelvin Sung" w:date="2021-05-20T18:07:00Z"/>
          <w:rStyle w:val="CodeBold"/>
        </w:rPr>
      </w:pPr>
      <w:del w:id="2535" w:author="Kelvin Sung" w:date="2021-05-20T18:07:00Z">
        <w:r w:rsidRPr="00765265" w:rsidDel="001B23DC">
          <w:rPr>
            <w:rStyle w:val="CodeBold"/>
          </w:rPr>
          <w:delText xml:space="preserve">    </w:delText>
        </w:r>
      </w:del>
    </w:p>
    <w:p w14:paraId="50002686" w14:textId="3A8E6B77" w:rsidR="00765265" w:rsidRPr="00765265" w:rsidDel="001B23DC" w:rsidRDefault="00765265" w:rsidP="00765265">
      <w:pPr>
        <w:pStyle w:val="Code"/>
        <w:rPr>
          <w:del w:id="2536" w:author="Kelvin Sung" w:date="2021-05-20T18:07:00Z"/>
          <w:rStyle w:val="CodeBold"/>
        </w:rPr>
      </w:pPr>
      <w:r w:rsidRPr="00765265">
        <w:rPr>
          <w:rStyle w:val="CodeBold"/>
        </w:rPr>
        <w:t xml:space="preserve">            if (aLight.getLightType() === eLightType.eSpotLight) {</w:t>
      </w:r>
    </w:p>
    <w:p w14:paraId="77AF7252" w14:textId="77777777" w:rsidR="001B23DC" w:rsidRDefault="00765265" w:rsidP="00765265">
      <w:pPr>
        <w:pStyle w:val="Code"/>
        <w:rPr>
          <w:ins w:id="2537" w:author="Kelvin Sung" w:date="2021-05-20T18:07:00Z"/>
          <w:rStyle w:val="CodeBold"/>
        </w:rPr>
      </w:pPr>
      <w:del w:id="2538"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2539" w:author="Kelvin Sung" w:date="2021-05-20T18:07:00Z"/>
          <w:rStyle w:val="CodeBold"/>
        </w:rPr>
      </w:pPr>
      <w:r w:rsidRPr="00765265">
        <w:rPr>
          <w:rStyle w:val="CodeBold"/>
        </w:rPr>
        <w:t xml:space="preserve">                gl.uniform1f(this.mInnerRef, Math.cos(0.5 * aLight.getInner())); // stores the cosine of half of inner cone angle</w:t>
      </w:r>
    </w:p>
    <w:p w14:paraId="52D79AA4" w14:textId="77777777" w:rsidR="001B23DC" w:rsidRDefault="00765265" w:rsidP="00765265">
      <w:pPr>
        <w:pStyle w:val="Code"/>
        <w:rPr>
          <w:ins w:id="2540" w:author="Kelvin Sung" w:date="2021-05-20T18:07:00Z"/>
          <w:rStyle w:val="CodeBold"/>
        </w:rPr>
      </w:pPr>
      <w:del w:id="2541" w:author="Kelvin Sung" w:date="2021-05-20T18:07:00Z">
        <w:r w:rsidRPr="00765265" w:rsidDel="001B23DC">
          <w:rPr>
            <w:rStyle w:val="CodeBold"/>
          </w:rPr>
          <w:delText xml:space="preserve">    </w:delText>
        </w:r>
      </w:del>
    </w:p>
    <w:p w14:paraId="1F520F18" w14:textId="345478BE" w:rsidR="00765265" w:rsidRPr="00765265" w:rsidDel="001B23DC" w:rsidRDefault="00765265" w:rsidP="00765265">
      <w:pPr>
        <w:pStyle w:val="Code"/>
        <w:rPr>
          <w:del w:id="2542" w:author="Kelvin Sung" w:date="2021-05-20T18:08:00Z"/>
          <w:rStyle w:val="CodeBold"/>
        </w:rPr>
      </w:pPr>
      <w:r w:rsidRPr="00765265">
        <w:rPr>
          <w:rStyle w:val="CodeBold"/>
        </w:rPr>
        <w:t xml:space="preserve">                gl.uniform1f(this.mOuterRef, Math.cos(0.5 * aLight.getOuter())); // stores the cosine of half of outer cone angle</w:t>
      </w:r>
    </w:p>
    <w:p w14:paraId="175245EF" w14:textId="77777777" w:rsidR="001B23DC" w:rsidRDefault="00765265" w:rsidP="00765265">
      <w:pPr>
        <w:pStyle w:val="Code"/>
        <w:rPr>
          <w:ins w:id="2543" w:author="Kelvin Sung" w:date="2021-05-20T18:08:00Z"/>
          <w:rStyle w:val="CodeBold"/>
        </w:rPr>
      </w:pPr>
      <w:del w:id="2544" w:author="Kelvin Sung" w:date="2021-05-20T18:08:00Z">
        <w:r w:rsidRPr="00765265" w:rsidDel="001B23DC">
          <w:rPr>
            <w:rStyle w:val="CodeBold"/>
          </w:rPr>
          <w:delText xml:space="preserve">    </w:delText>
        </w:r>
      </w:del>
    </w:p>
    <w:p w14:paraId="2A19D4ED" w14:textId="4A51953A" w:rsidR="00765265" w:rsidRPr="00765265" w:rsidDel="001B23DC" w:rsidRDefault="00765265" w:rsidP="00765265">
      <w:pPr>
        <w:pStyle w:val="Code"/>
        <w:rPr>
          <w:del w:id="2545" w:author="Kelvin Sung" w:date="2021-05-20T18:08:00Z"/>
          <w:rStyle w:val="CodeBold"/>
        </w:rPr>
      </w:pPr>
      <w:r w:rsidRPr="00765265">
        <w:rPr>
          <w:rStyle w:val="CodeBold"/>
        </w:rPr>
        <w:t xml:space="preserve">                gl.uniform1f(this.mDropOffRef, aLight.getDropOff());</w:t>
      </w:r>
    </w:p>
    <w:p w14:paraId="62493570" w14:textId="77777777" w:rsidR="001B23DC" w:rsidRDefault="00765265" w:rsidP="00765265">
      <w:pPr>
        <w:pStyle w:val="Code"/>
        <w:rPr>
          <w:ins w:id="2546" w:author="Kelvin Sung" w:date="2021-05-20T18:08:00Z"/>
          <w:rStyle w:val="CodeBold"/>
        </w:rPr>
      </w:pPr>
      <w:del w:id="2547"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2548" w:author="Kelvin Sung" w:date="2021-05-20T18:08:00Z"/>
          <w:rStyle w:val="CodeBold"/>
        </w:rPr>
      </w:pPr>
      <w:r w:rsidRPr="00765265">
        <w:rPr>
          <w:rStyle w:val="CodeBold"/>
        </w:rPr>
        <w:t xml:space="preserve">            }</w:t>
      </w:r>
    </w:p>
    <w:p w14:paraId="53777662" w14:textId="77777777" w:rsidR="001B23DC" w:rsidRDefault="00765265" w:rsidP="00765265">
      <w:pPr>
        <w:pStyle w:val="Code"/>
        <w:rPr>
          <w:ins w:id="2549" w:author="Kelvin Sung" w:date="2021-05-20T18:08:00Z"/>
          <w:rStyle w:val="CodeBold"/>
        </w:rPr>
      </w:pPr>
      <w:del w:id="2550" w:author="Kelvin Sung" w:date="2021-05-20T18:08:00Z">
        <w:r w:rsidDel="001B23DC">
          <w:delText xml:space="preserve">    </w:delText>
        </w:r>
      </w:del>
    </w:p>
    <w:p w14:paraId="7245896C" w14:textId="29056C9D" w:rsidR="00765265" w:rsidDel="001B23DC" w:rsidRDefault="00765265" w:rsidP="00765265">
      <w:pPr>
        <w:pStyle w:val="Code"/>
        <w:rPr>
          <w:del w:id="2551" w:author="Kelvin Sung" w:date="2021-05-20T18:08:00Z"/>
        </w:rPr>
      </w:pPr>
      <w:r>
        <w:t xml:space="preserve">        }</w:t>
      </w:r>
    </w:p>
    <w:p w14:paraId="23BABC0E" w14:textId="77777777" w:rsidR="001B23DC" w:rsidRDefault="00765265" w:rsidP="00765265">
      <w:pPr>
        <w:pStyle w:val="Code"/>
        <w:rPr>
          <w:ins w:id="2552" w:author="Kelvin Sung" w:date="2021-05-20T18:08:00Z"/>
        </w:rPr>
      </w:pPr>
      <w:del w:id="2553" w:author="Kelvin Sung" w:date="2021-05-20T18:08:00Z">
        <w:r w:rsidDel="001B23DC">
          <w:delText xml:space="preserve">    </w:delText>
        </w:r>
      </w:del>
    </w:p>
    <w:p w14:paraId="70B5E260" w14:textId="4DCD26CC" w:rsidR="00765265" w:rsidDel="001B23DC" w:rsidRDefault="00765265" w:rsidP="00765265">
      <w:pPr>
        <w:pStyle w:val="Code"/>
        <w:rPr>
          <w:del w:id="2554" w:author="Kelvin Sung" w:date="2021-05-20T18:08:00Z"/>
        </w:rPr>
      </w:pPr>
      <w:r>
        <w:t xml:space="preserve">    }</w:t>
      </w:r>
    </w:p>
    <w:p w14:paraId="52B1BD29" w14:textId="77777777" w:rsidR="001B23DC" w:rsidRDefault="00765265" w:rsidP="00765265">
      <w:pPr>
        <w:pStyle w:val="Code"/>
        <w:rPr>
          <w:ins w:id="2555" w:author="Kelvin Sung" w:date="2021-05-20T18:08:00Z"/>
        </w:rPr>
      </w:pPr>
      <w:del w:id="2556" w:author="Kelvin Sung" w:date="2021-05-20T18:08:00Z">
        <w:r w:rsidDel="001B23DC">
          <w:delText xml:space="preserve">    </w:delText>
        </w:r>
      </w:del>
    </w:p>
    <w:p w14:paraId="56CC7DA7" w14:textId="52564569" w:rsidR="00765265" w:rsidRDefault="00765265" w:rsidP="00765265">
      <w:pPr>
        <w:pStyle w:val="Code"/>
      </w:pPr>
      <w:r>
        <w:t>}</w:t>
      </w:r>
    </w:p>
    <w:p w14:paraId="57ADC925" w14:textId="77777777" w:rsidR="00765265" w:rsidRPr="00267B73" w:rsidRDefault="00765265" w:rsidP="00765265">
      <w:pPr>
        <w:pStyle w:val="Code"/>
      </w:pPr>
    </w:p>
    <w:p w14:paraId="64DBAB46" w14:textId="790A206E" w:rsidR="00267B73" w:rsidRDefault="00267B73" w:rsidP="00267B73">
      <w:pPr>
        <w:pStyle w:val="BodyTextFirst"/>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lastRenderedPageBreak/>
        <w:t xml:space="preserve">Modifying the Camera Transform </w:t>
      </w:r>
      <w:del w:id="2557" w:author="Kelvin Sung" w:date="2021-05-20T18:15:00Z">
        <w:r w:rsidDel="00E15C4E">
          <w:delText>Object</w:delText>
        </w:r>
      </w:del>
      <w:ins w:id="2558" w:author="Kelvin Sung" w:date="2021-05-20T18:15:00Z">
        <w:r w:rsidR="00E15C4E">
          <w:t>Class</w:t>
        </w:r>
      </w:ins>
    </w:p>
    <w:p w14:paraId="48801F0A" w14:textId="66040C82" w:rsidR="00267B73" w:rsidRDefault="00267B73" w:rsidP="00267B73">
      <w:pPr>
        <w:pStyle w:val="BodyTextFirst"/>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t>}</w:t>
      </w:r>
    </w:p>
    <w:p w14:paraId="59DA6526" w14:textId="77777777" w:rsidR="00267B73" w:rsidRDefault="00267B73" w:rsidP="00267B73">
      <w:pPr>
        <w:pStyle w:val="Heading3"/>
      </w:pPr>
      <w:r>
        <w:t>Testing the New Light Types</w:t>
      </w:r>
    </w:p>
    <w:p w14:paraId="2A674676" w14:textId="07F9F6E6" w:rsidR="00267B73" w:rsidRDefault="00267B73" w:rsidP="00267B73">
      <w:pPr>
        <w:pStyle w:val="BodyTextFirst"/>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w:t>
      </w:r>
      <w:r>
        <w:lastRenderedPageBreak/>
        <w:t>be larger than the outer one, the boundary of the illuminated region becomes sharp where lighting effects from the spotlight will drop off abruptly.</w:t>
      </w:r>
    </w:p>
    <w:p w14:paraId="7D7A088D" w14:textId="43CA5551" w:rsidR="00267B73" w:rsidRDefault="00267B73" w:rsidP="00267B73">
      <w:pPr>
        <w:pStyle w:val="BodyTextCont"/>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pPr>
      <w:r>
        <w:t>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1CFF2023" w:rsidR="00267B73" w:rsidRDefault="00267B73" w:rsidP="00267B73">
      <w:pPr>
        <w:pStyle w:val="BodyTextCont"/>
      </w:pPr>
      <w:r>
        <w:t xml:space="preserve">Figure 8-23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pPr>
    </w:p>
    <w:p w14:paraId="65ABEAF5" w14:textId="77777777" w:rsidR="00267B73" w:rsidRDefault="00267B73" w:rsidP="00267B73">
      <w:pPr>
        <w:pStyle w:val="FigureCaption"/>
      </w:pPr>
      <w:r>
        <w:t>Figure 8-23. Hero casting shadow on the minion but not on the background</w:t>
      </w:r>
    </w:p>
    <w:p w14:paraId="0F61958B" w14:textId="77777777" w:rsidR="00267B73" w:rsidRDefault="00267B73" w:rsidP="00267B73">
      <w:pPr>
        <w:pStyle w:val="BodyTextFirst"/>
      </w:pPr>
      <w:r>
        <w:lastRenderedPageBreak/>
        <w:t>To properly simulate and render the shadow in Figure 8-23, as illustrated in Figure 8-24, there are three important elements.</w:t>
      </w:r>
    </w:p>
    <w:p w14:paraId="2DB2B57C" w14:textId="77777777" w:rsidR="00267B73" w:rsidRDefault="00267B73" w:rsidP="00267B73">
      <w:pPr>
        <w:pStyle w:val="Bullet"/>
      </w:pPr>
      <w:r>
        <w:t xml:space="preserve">Shadow caster: This is the object that causes the shadow. In the Figure 8-23 example, the </w:t>
      </w:r>
      <w:r w:rsidRPr="00765265">
        <w:rPr>
          <w:rStyle w:val="CodeInline"/>
        </w:rPr>
        <w:t>Hero</w:t>
      </w:r>
      <w:r>
        <w:t xml:space="preserve"> object is the shadow caster.</w:t>
      </w:r>
    </w:p>
    <w:p w14:paraId="3BE93488" w14:textId="77777777" w:rsidR="00267B73" w:rsidRDefault="00267B73" w:rsidP="00267B73">
      <w:pPr>
        <w:pStyle w:val="Bullet"/>
      </w:pPr>
      <w:r>
        <w:t xml:space="preserve">Shadow receiver: This is the object that the shadow appears on. In the Figure 8-23 example, the </w:t>
      </w:r>
      <w:r w:rsidRPr="00765265">
        <w:rPr>
          <w:rStyle w:val="CodeInline"/>
        </w:rPr>
        <w:t>Minion</w:t>
      </w:r>
      <w:r>
        <w:t xml:space="preserve"> object is the shadow receiver.</w:t>
      </w:r>
    </w:p>
    <w:p w14:paraId="7C91211D" w14:textId="66B06253" w:rsidR="00267B73" w:rsidRDefault="00267B73" w:rsidP="00267B73">
      <w:pPr>
        <w:pStyle w:val="Bullet"/>
      </w:pPr>
      <w:r>
        <w:t>Shadow caster geometry: This is the actual shadow, in other words, the darkness on the shadow receiver because of the occlusion of light. In the Figure 8-23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7777777" w:rsidR="00267B73" w:rsidRDefault="00267B73" w:rsidP="00885276">
      <w:pPr>
        <w:pStyle w:val="FigureCaption"/>
      </w:pPr>
      <w:r>
        <w:t>Figure 8-24. The three participating elements of shadow simulation: the caster, the caster geometry, and the receiver</w:t>
      </w:r>
    </w:p>
    <w:p w14:paraId="4CE3830B" w14:textId="446689D4" w:rsidR="00267B73" w:rsidRDefault="00267B73" w:rsidP="00267B73">
      <w:pPr>
        <w:pStyle w:val="BodyTextFirst"/>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8-23,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8-25, the challenging problem of this simple simulation occurs when the shadow caster geometry extends beyond the bounds of the shadow receiver. This situation can be observed in Figure 8-23: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3118ABC" w:rsidR="00A70786" w:rsidRDefault="00A70786" w:rsidP="00885276">
      <w:pPr>
        <w:pStyle w:val="FigureCaption"/>
      </w:pPr>
      <w:r w:rsidRPr="00A70786">
        <w:t>Figure 8-25. Shadow caster extends beyond the bounds of shadow receiver</w:t>
      </w:r>
    </w:p>
    <w:p w14:paraId="7ED132F7" w14:textId="3D94DF62" w:rsidR="00A70786" w:rsidRDefault="00A70786" w:rsidP="00267B73">
      <w:pPr>
        <w:pStyle w:val="BodyTextFirst"/>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8-26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7777777" w:rsidR="00267B73" w:rsidRDefault="00267B73" w:rsidP="00885276">
      <w:pPr>
        <w:pStyle w:val="FigureCaption"/>
      </w:pPr>
      <w:r>
        <w:t>Figure 8-26. The WebGL stencil buffer</w:t>
      </w:r>
    </w:p>
    <w:p w14:paraId="2E2C8084" w14:textId="79C7EC74" w:rsidR="00267B73" w:rsidRDefault="00267B73" w:rsidP="00267B73">
      <w:pPr>
        <w:pStyle w:val="BodyTextFirst"/>
      </w:pPr>
      <w:r>
        <w:t xml:space="preserve">With the support of the WebGL stencil buffer, shadow simulation can now be specified accordingly by identifying all shadow receivers and by grouping corresponding shadow casters with each receiver. In the Figure 8-23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w:t>
      </w:r>
      <w:r>
        <w:lastRenderedPageBreak/>
        <w:t>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pPr>
      <w:r>
        <w:t>Given the WebGL stencil buffer, 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77777777" w:rsidR="00A70786" w:rsidRDefault="00A70786" w:rsidP="00A70786">
      <w:pPr>
        <w:pStyle w:val="Code"/>
      </w:pPr>
      <w:r>
        <w:t xml:space="preserve">    // Stencil operations to enable the region for drawing 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6C4DF257" w:rsidR="00A70786" w:rsidRDefault="00A70786" w:rsidP="00A70786">
      <w:pPr>
        <w:pStyle w:val="BodyTextFirst"/>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8-26,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69DCD1A3" w:rsidR="00A70786" w:rsidRDefault="00A70786" w:rsidP="00A70786">
      <w:pPr>
        <w:pStyle w:val="BodyTextFirst"/>
      </w:pPr>
      <w:r>
        <w:t xml:space="preserve">This project demonstrates how to implement and integrate the shadow simulation algorithm into your game engine. You can see an example of the project running in Figure 8-27.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77777777" w:rsidR="00A70786" w:rsidRDefault="00A70786" w:rsidP="00885276">
      <w:pPr>
        <w:pStyle w:val="FigureCaption"/>
      </w:pPr>
      <w:r>
        <w:t>Figure 8-27. Running the Shadow Shaders project</w:t>
      </w:r>
    </w:p>
    <w:p w14:paraId="26129A71" w14:textId="77777777" w:rsidR="00A70786" w:rsidRDefault="00A70786" w:rsidP="00A70786">
      <w:pPr>
        <w:pStyle w:val="BodyTextFirst"/>
      </w:pPr>
      <w:r>
        <w:t>The controls of the project are as follows:</w:t>
      </w:r>
    </w:p>
    <w:p w14:paraId="32BBAED4" w14:textId="77777777" w:rsidR="00A70786" w:rsidRDefault="00A70786" w:rsidP="00885276">
      <w:pPr>
        <w:pStyle w:val="Bullet"/>
      </w:pPr>
      <w:r>
        <w:t>WASD keys: Move both of the hero characters on the screen</w:t>
      </w:r>
    </w:p>
    <w:p w14:paraId="652EC352" w14:textId="77777777" w:rsidR="00A70786" w:rsidRDefault="00A70786" w:rsidP="00A70786">
      <w:pPr>
        <w:pStyle w:val="BodyTextFirst"/>
      </w:pPr>
      <w:r>
        <w:t>Lighting controls:</w:t>
      </w:r>
    </w:p>
    <w:p w14:paraId="4E08057E" w14:textId="77777777" w:rsidR="00A70786" w:rsidRDefault="00A70786" w:rsidP="00885276">
      <w:pPr>
        <w:pStyle w:val="Bullet"/>
      </w:pPr>
      <w:r>
        <w:t>Number keys 0, 1, 2, and 3: Select the corresponding light source</w:t>
      </w:r>
    </w:p>
    <w:p w14:paraId="24C79169" w14:textId="77777777" w:rsidR="00A70786" w:rsidRDefault="00A70786" w:rsidP="00885276">
      <w:pPr>
        <w:pStyle w:val="Bullet"/>
      </w:pPr>
      <w:r>
        <w:t>Arrow keys: Move the currently selected light</w:t>
      </w:r>
    </w:p>
    <w:p w14:paraId="17222C6F" w14:textId="77777777" w:rsidR="00A70786" w:rsidRDefault="00A70786" w:rsidP="00885276">
      <w:pPr>
        <w:pStyle w:val="Bullet"/>
      </w:pPr>
      <w:r>
        <w:t xml:space="preserve">Arrow keys with spacebar pressed: Change the direction of the currently selected light </w:t>
      </w:r>
    </w:p>
    <w:p w14:paraId="150F5626" w14:textId="77777777" w:rsidR="00A70786" w:rsidRDefault="00A70786" w:rsidP="00885276">
      <w:pPr>
        <w:pStyle w:val="Bullet"/>
      </w:pPr>
      <w:r>
        <w:t>Z/X key: Increases/decreases the light z position</w:t>
      </w:r>
    </w:p>
    <w:p w14:paraId="0868AFA6" w14:textId="77777777" w:rsidR="00A70786" w:rsidRDefault="00A70786" w:rsidP="00885276">
      <w:pPr>
        <w:pStyle w:val="Bullet"/>
      </w:pPr>
      <w:r>
        <w:t>C/V and B/N keys: Increase/decrease the inner and outer cone angles of the selected light</w:t>
      </w:r>
    </w:p>
    <w:p w14:paraId="33271D7E" w14:textId="77777777" w:rsidR="00A70786" w:rsidRDefault="00A70786" w:rsidP="00885276">
      <w:pPr>
        <w:pStyle w:val="Bullet"/>
      </w:pPr>
      <w:r>
        <w:lastRenderedPageBreak/>
        <w:t>K/L key: Increases/decreases the intensity of the selected light</w:t>
      </w:r>
    </w:p>
    <w:p w14:paraId="7EA3285C" w14:textId="77777777" w:rsidR="00A70786" w:rsidRDefault="00A70786" w:rsidP="00885276">
      <w:pPr>
        <w:pStyle w:val="Bullet"/>
      </w:pPr>
      <w:r>
        <w:t>H key: Toggles the selected light on/off</w:t>
      </w:r>
    </w:p>
    <w:p w14:paraId="54505D76" w14:textId="77777777" w:rsidR="00A70786" w:rsidRDefault="00A70786" w:rsidP="00A70786">
      <w:pPr>
        <w:pStyle w:val="BodyTextFirst"/>
      </w:pPr>
      <w:r>
        <w:t>Material property controls:</w:t>
      </w:r>
    </w:p>
    <w:p w14:paraId="2A1E6471" w14:textId="77777777" w:rsidR="00A70786" w:rsidRDefault="00A70786" w:rsidP="00885276">
      <w:pPr>
        <w:pStyle w:val="Bullet"/>
      </w:pPr>
      <w:r>
        <w:t>Number keys 5 and 6: Select the left minion and the hero</w:t>
      </w:r>
    </w:p>
    <w:p w14:paraId="173C5546" w14:textId="0B584925" w:rsidR="00D341F3" w:rsidRPr="00D341F3" w:rsidRDefault="00D341F3" w:rsidP="00D341F3">
      <w:pPr>
        <w:pStyle w:val="Bullet"/>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pPr>
      <w:r>
        <w:t>O/P keys: Increase/decrease the shininess of the selected material property</w:t>
      </w:r>
    </w:p>
    <w:p w14:paraId="382A08AA" w14:textId="77777777" w:rsidR="00A70786" w:rsidRDefault="00A70786" w:rsidP="00A70786">
      <w:pPr>
        <w:pStyle w:val="BodyTextFirst"/>
      </w:pPr>
      <w:r>
        <w:t>The goals of the project are as follows:</w:t>
      </w:r>
    </w:p>
    <w:p w14:paraId="3F9B25F1" w14:textId="77777777" w:rsidR="00A70786" w:rsidRDefault="00A70786" w:rsidP="00885276">
      <w:pPr>
        <w:pStyle w:val="Bullet"/>
      </w:pPr>
      <w:r>
        <w:t>Understand shadows can be simulated by 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77777777" w:rsidR="00A70786" w:rsidRDefault="00A70786" w:rsidP="00A70786">
      <w:pPr>
        <w:pStyle w:val="BodyTextFirst"/>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6F98E756" w14:textId="03C0AFD9" w:rsidR="00A70786" w:rsidRDefault="00A70786" w:rsidP="00F31BF1">
      <w:pPr>
        <w:pStyle w:val="NumList"/>
        <w:numPr>
          <w:ilvl w:val="0"/>
          <w:numId w:val="43"/>
        </w:num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pPr>
      <w:r>
        <w:t>float LightStrength() {</w:t>
      </w:r>
    </w:p>
    <w:p w14:paraId="085ED58F" w14:textId="77777777" w:rsidR="00BD7AE9" w:rsidRDefault="00BD7AE9" w:rsidP="00BD7AE9">
      <w:pPr>
        <w:pStyle w:val="Code"/>
      </w:pPr>
      <w:r>
        <w:t xml:space="preserve">    float aAtten = 1.0, dAtten =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77777777" w:rsidR="00BD7AE9" w:rsidRDefault="00BD7AE9" w:rsidP="00BD7AE9">
      <w:pPr>
        <w:pStyle w:val="Code"/>
      </w:pPr>
      <w:r>
        <w:t xml:space="preserve">        aAtten = AngularDropOff(lgtDir,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77777777" w:rsidR="00BD7AE9" w:rsidRDefault="00BD7AE9" w:rsidP="00BD7AE9">
      <w:pPr>
        <w:pStyle w:val="Code"/>
      </w:pPr>
      <w:r>
        <w:t xml:space="preserve">        dAtten = DistanceDropOff(dist);</w:t>
      </w:r>
    </w:p>
    <w:p w14:paraId="51E4BD0C" w14:textId="77777777" w:rsidR="00BD7AE9" w:rsidRDefault="00BD7AE9" w:rsidP="00BD7AE9">
      <w:pPr>
        <w:pStyle w:val="Code"/>
      </w:pPr>
      <w:r>
        <w:t xml:space="preserve">    }</w:t>
      </w:r>
    </w:p>
    <w:p w14:paraId="4F354C33" w14:textId="77777777" w:rsidR="00BD7AE9" w:rsidRDefault="00BD7AE9" w:rsidP="00BD7AE9">
      <w:pPr>
        <w:pStyle w:val="Code"/>
      </w:pPr>
      <w:r>
        <w:t xml:space="preserve">    float result = aAtten * dAtten;</w:t>
      </w:r>
    </w:p>
    <w:p w14:paraId="4AB92E5F" w14:textId="77777777" w:rsidR="00BD7AE9" w:rsidRDefault="00BD7AE9" w:rsidP="00BD7AE9">
      <w:pPr>
        <w:pStyle w:val="Code"/>
      </w:pPr>
      <w:r>
        <w:t xml:space="preserve">    return result;</w:t>
      </w:r>
    </w:p>
    <w:p w14:paraId="4C583C47" w14:textId="3D34D74A" w:rsidR="00BD7AE9" w:rsidRPr="00A70786" w:rsidRDefault="00BD7AE9" w:rsidP="00BD7AE9">
      <w:pPr>
        <w:pStyle w:val="Code"/>
      </w:pPr>
      <w:r>
        <w:t>}</w:t>
      </w:r>
    </w:p>
    <w:p w14:paraId="4C016C20" w14:textId="77777777" w:rsidR="00A70786" w:rsidRPr="00A70786" w:rsidRDefault="00A70786" w:rsidP="00F31BF1">
      <w:pPr>
        <w:pStyle w:val="NumList"/>
        <w:numPr>
          <w:ilvl w:val="0"/>
          <w:numId w:val="43"/>
        </w:num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A70786">
      <w:pPr>
        <w:pStyle w:val="BodyTextFirst"/>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pPr>
      <w:r>
        <w:t>void main(void)</w:t>
      </w:r>
    </w:p>
    <w:p w14:paraId="2244563E" w14:textId="77777777" w:rsidR="00BD7AE9" w:rsidRDefault="00BD7AE9" w:rsidP="00BD7AE9">
      <w:pPr>
        <w:pStyle w:val="Code"/>
      </w:pPr>
      <w:r>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t xml:space="preserve">    </w:t>
      </w:r>
    </w:p>
    <w:p w14:paraId="0FAF18E0" w14:textId="5155E619" w:rsidR="00BD7AE9" w:rsidRDefault="00BD7AE9" w:rsidP="00BD7AE9">
      <w:pPr>
        <w:pStyle w:val="Code"/>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77777777" w:rsidR="00E27494" w:rsidRDefault="00E27494" w:rsidP="00E27494">
      <w:pPr>
        <w:pStyle w:val="Code"/>
      </w:pPr>
      <w:r>
        <w:t>import ShaderLightAtIndex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t xml:space="preserve">        // **** The GLSL Shader must define uLights[1] (array size of 1) &lt;-- as the only light source!!</w:t>
      </w:r>
    </w:p>
    <w:p w14:paraId="0393DA14" w14:textId="77777777" w:rsidR="00E27494" w:rsidRDefault="00E27494" w:rsidP="00E27494">
      <w:pPr>
        <w:pStyle w:val="Code"/>
      </w:pPr>
      <w:r>
        <w:t xml:space="preserve">        this.mShaderLight = new ShaderLightAtIndex(this.mCompiledShader,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77777777" w:rsidR="00E27494" w:rsidRDefault="00E27494" w:rsidP="00E27494">
      <w:pPr>
        <w:pStyle w:val="Code"/>
      </w:pPr>
    </w:p>
    <w:p w14:paraId="10D4665E" w14:textId="0E85B184" w:rsidR="00E27494" w:rsidRDefault="00E27494" w:rsidP="00E27494">
      <w:pPr>
        <w:pStyle w:val="Code"/>
      </w:pPr>
      <w:r>
        <w:t>export default ShadowCasterShader;</w:t>
      </w:r>
    </w:p>
    <w:p w14:paraId="303A2D0A" w14:textId="07B2BCF1" w:rsidR="00A70786" w:rsidDel="001B23DC" w:rsidRDefault="00A70786" w:rsidP="00F31BF1">
      <w:pPr>
        <w:pStyle w:val="NumList"/>
        <w:numPr>
          <w:ilvl w:val="0"/>
          <w:numId w:val="45"/>
        </w:numPr>
        <w:rPr>
          <w:del w:id="2559" w:author="Kelvin Sung" w:date="2021-05-20T18:09:00Z"/>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2560" w:author="Kelvin Sung" w:date="2021-05-20T18:09:00Z"/>
        </w:rPr>
      </w:pPr>
      <w:del w:id="2561" w:author="Kelvin Sung" w:date="2021-05-20T18:09:00Z">
        <w:r w:rsidDel="001B23DC">
          <w:delText xml:space="preserve">    </w:delText>
        </w:r>
      </w:del>
    </w:p>
    <w:p w14:paraId="1C6C27F6" w14:textId="45060BA8" w:rsidR="00E27494" w:rsidDel="001B23DC" w:rsidRDefault="00E27494" w:rsidP="00E27494">
      <w:pPr>
        <w:pStyle w:val="Code"/>
        <w:rPr>
          <w:del w:id="2562" w:author="Kelvin Sung" w:date="2021-05-20T18:09:00Z"/>
        </w:rPr>
      </w:pPr>
      <w:r>
        <w:t>// Overriding the Activation of the shader for rendering</w:t>
      </w:r>
    </w:p>
    <w:p w14:paraId="77C35235" w14:textId="77777777" w:rsidR="001B23DC" w:rsidRDefault="00E27494" w:rsidP="00E27494">
      <w:pPr>
        <w:pStyle w:val="Code"/>
        <w:rPr>
          <w:ins w:id="2563" w:author="Kelvin Sung" w:date="2021-05-20T18:09:00Z"/>
        </w:rPr>
      </w:pPr>
      <w:del w:id="2564" w:author="Kelvin Sung" w:date="2021-05-20T18:09:00Z">
        <w:r w:rsidDel="001B23DC">
          <w:delText xml:space="preserve">    </w:delText>
        </w:r>
      </w:del>
    </w:p>
    <w:p w14:paraId="7C45D730" w14:textId="1B35BDC8" w:rsidR="00E27494" w:rsidDel="001B23DC" w:rsidRDefault="00E27494" w:rsidP="00E27494">
      <w:pPr>
        <w:pStyle w:val="Code"/>
        <w:rPr>
          <w:del w:id="2565" w:author="Kelvin Sung" w:date="2021-05-20T18:09:00Z"/>
        </w:rPr>
      </w:pPr>
      <w:r>
        <w:t>activate(pixelColor, trsMatrix, cameraMatrix) {</w:t>
      </w:r>
    </w:p>
    <w:p w14:paraId="5E41AF16" w14:textId="77777777" w:rsidR="001B23DC" w:rsidRDefault="00E27494" w:rsidP="00E27494">
      <w:pPr>
        <w:pStyle w:val="Code"/>
        <w:rPr>
          <w:ins w:id="2566" w:author="Kelvin Sung" w:date="2021-05-20T18:09:00Z"/>
        </w:rPr>
      </w:pPr>
      <w:del w:id="2567" w:author="Kelvin Sung" w:date="2021-05-20T18:09:00Z">
        <w:r w:rsidDel="001B23DC">
          <w:delText xml:space="preserve">    </w:delText>
        </w:r>
      </w:del>
    </w:p>
    <w:p w14:paraId="1E5D4FF0" w14:textId="18E6D71B" w:rsidR="00E27494" w:rsidDel="001B23DC" w:rsidRDefault="00E27494" w:rsidP="00E27494">
      <w:pPr>
        <w:pStyle w:val="Code"/>
        <w:rPr>
          <w:del w:id="2568" w:author="Kelvin Sung" w:date="2021-05-20T18:09:00Z"/>
        </w:rPr>
      </w:pPr>
      <w:r>
        <w:t xml:space="preserve">    // first call the super class's activate</w:t>
      </w:r>
    </w:p>
    <w:p w14:paraId="507B08F0" w14:textId="77777777" w:rsidR="001B23DC" w:rsidRDefault="00E27494" w:rsidP="00E27494">
      <w:pPr>
        <w:pStyle w:val="Code"/>
        <w:rPr>
          <w:ins w:id="2569" w:author="Kelvin Sung" w:date="2021-05-20T18:09:00Z"/>
        </w:rPr>
      </w:pPr>
      <w:del w:id="2570" w:author="Kelvin Sung" w:date="2021-05-20T18:09:00Z">
        <w:r w:rsidDel="001B23DC">
          <w:delText xml:space="preserve">    </w:delText>
        </w:r>
      </w:del>
    </w:p>
    <w:p w14:paraId="7CD07BA2" w14:textId="1B12D1C1" w:rsidR="00E27494" w:rsidDel="001B23DC" w:rsidRDefault="00E27494" w:rsidP="00E27494">
      <w:pPr>
        <w:pStyle w:val="Code"/>
        <w:rPr>
          <w:del w:id="2571" w:author="Kelvin Sung" w:date="2021-05-20T18:09:00Z"/>
        </w:rPr>
      </w:pPr>
      <w:r>
        <w:t xml:space="preserve">    super.activate(pixelColor, trsMatrix, cameraMatrix);</w:t>
      </w:r>
    </w:p>
    <w:p w14:paraId="401F7E4A" w14:textId="77777777" w:rsidR="001B23DC" w:rsidRDefault="00E27494" w:rsidP="00E27494">
      <w:pPr>
        <w:pStyle w:val="Code"/>
        <w:rPr>
          <w:ins w:id="2572" w:author="Kelvin Sung" w:date="2021-05-20T18:09:00Z"/>
        </w:rPr>
      </w:pPr>
      <w:del w:id="2573" w:author="Kelvin Sung" w:date="2021-05-20T18:09:00Z">
        <w:r w:rsidDel="001B23DC">
          <w:delText xml:space="preserve">    </w:delText>
        </w:r>
      </w:del>
    </w:p>
    <w:p w14:paraId="6523E0B3" w14:textId="133CB3A7" w:rsidR="00E27494" w:rsidDel="001B23DC" w:rsidRDefault="00E27494" w:rsidP="00E27494">
      <w:pPr>
        <w:pStyle w:val="Code"/>
        <w:rPr>
          <w:del w:id="2574" w:author="Kelvin Sung" w:date="2021-05-20T18:09:00Z"/>
        </w:rPr>
      </w:pPr>
      <w:r>
        <w:t xml:space="preserve">    this.mShaderLight.loadToShader(this.mCamera, this.mLight);</w:t>
      </w:r>
    </w:p>
    <w:p w14:paraId="0B26A39D" w14:textId="77777777" w:rsidR="001B23DC" w:rsidRDefault="00E27494" w:rsidP="00E27494">
      <w:pPr>
        <w:pStyle w:val="Code"/>
        <w:rPr>
          <w:ins w:id="2575" w:author="Kelvin Sung" w:date="2021-05-20T18:09:00Z"/>
        </w:rPr>
      </w:pPr>
      <w:del w:id="2576" w:author="Kelvin Sung" w:date="2021-05-20T18:09:00Z">
        <w:r w:rsidDel="001B23DC">
          <w:delText xml:space="preserve">    </w:delText>
        </w:r>
      </w:del>
    </w:p>
    <w:p w14:paraId="5917A909" w14:textId="1AC4CE2F" w:rsidR="00E27494" w:rsidRPr="00A70786" w:rsidRDefault="00E27494" w:rsidP="00E27494">
      <w:pPr>
        <w:pStyle w:val="Code"/>
      </w:pPr>
      <w:r>
        <w:t>}</w:t>
      </w:r>
    </w:p>
    <w:p w14:paraId="70B7D27D" w14:textId="645F7CE6" w:rsidR="00A70786" w:rsidDel="001B23DC" w:rsidRDefault="00A70786" w:rsidP="00F31BF1">
      <w:pPr>
        <w:pStyle w:val="NumList"/>
        <w:numPr>
          <w:ilvl w:val="0"/>
          <w:numId w:val="45"/>
        </w:numPr>
        <w:rPr>
          <w:del w:id="2577" w:author="Kelvin Sung" w:date="2021-05-20T18:09:00Z"/>
        </w:rPr>
      </w:pPr>
      <w:r w:rsidRPr="00A70786">
        <w:t>Define a function to set the current light source for this shader.</w:t>
      </w:r>
    </w:p>
    <w:p w14:paraId="551E431C" w14:textId="77777777" w:rsidR="001B23DC" w:rsidRDefault="00E27494" w:rsidP="00F31BF1">
      <w:pPr>
        <w:pStyle w:val="NumList"/>
        <w:numPr>
          <w:ilvl w:val="0"/>
          <w:numId w:val="45"/>
        </w:numPr>
        <w:rPr>
          <w:ins w:id="2578" w:author="Kelvin Sung" w:date="2021-05-20T18:09:00Z"/>
        </w:rPr>
      </w:pPr>
      <w:del w:id="2579" w:author="Kelvin Sung" w:date="2021-05-20T18:09:00Z">
        <w:r w:rsidDel="001B23DC">
          <w:delText xml:space="preserve">    </w:delText>
        </w:r>
      </w:del>
    </w:p>
    <w:p w14:paraId="1A019342" w14:textId="050169FC" w:rsidR="00E27494" w:rsidDel="001B23DC" w:rsidRDefault="00E27494" w:rsidP="00E27494">
      <w:pPr>
        <w:pStyle w:val="Code"/>
        <w:rPr>
          <w:del w:id="2580" w:author="Kelvin Sung" w:date="2021-05-20T18:09:00Z"/>
        </w:rPr>
      </w:pPr>
      <w:r>
        <w:t>setCameraAndLights(c, l) {</w:t>
      </w:r>
    </w:p>
    <w:p w14:paraId="47D5F910" w14:textId="77777777" w:rsidR="001B23DC" w:rsidRDefault="00E27494" w:rsidP="00E27494">
      <w:pPr>
        <w:pStyle w:val="Code"/>
        <w:rPr>
          <w:ins w:id="2581" w:author="Kelvin Sung" w:date="2021-05-20T18:09:00Z"/>
        </w:rPr>
      </w:pPr>
      <w:del w:id="2582" w:author="Kelvin Sung" w:date="2021-05-20T18:09:00Z">
        <w:r w:rsidDel="001B23DC">
          <w:delText xml:space="preserve">    </w:delText>
        </w:r>
      </w:del>
    </w:p>
    <w:p w14:paraId="497AFE14" w14:textId="76C0A583" w:rsidR="00E27494" w:rsidDel="001B23DC" w:rsidRDefault="00E27494" w:rsidP="00E27494">
      <w:pPr>
        <w:pStyle w:val="Code"/>
        <w:rPr>
          <w:del w:id="2583" w:author="Kelvin Sung" w:date="2021-05-20T18:09:00Z"/>
        </w:rPr>
      </w:pPr>
      <w:r>
        <w:t xml:space="preserve">    this.mCamera = c;</w:t>
      </w:r>
    </w:p>
    <w:p w14:paraId="608B2114" w14:textId="77777777" w:rsidR="001B23DC" w:rsidRDefault="00E27494" w:rsidP="00E27494">
      <w:pPr>
        <w:pStyle w:val="Code"/>
        <w:rPr>
          <w:ins w:id="2584" w:author="Kelvin Sung" w:date="2021-05-20T18:09:00Z"/>
        </w:rPr>
      </w:pPr>
      <w:del w:id="2585" w:author="Kelvin Sung" w:date="2021-05-20T18:09:00Z">
        <w:r w:rsidDel="001B23DC">
          <w:delText xml:space="preserve">    </w:delText>
        </w:r>
      </w:del>
    </w:p>
    <w:p w14:paraId="0E721A76" w14:textId="5480F1E7" w:rsidR="00E27494" w:rsidDel="001B23DC" w:rsidRDefault="00E27494" w:rsidP="00E27494">
      <w:pPr>
        <w:pStyle w:val="Code"/>
        <w:rPr>
          <w:del w:id="2586" w:author="Kelvin Sung" w:date="2021-05-20T18:09:00Z"/>
        </w:rPr>
      </w:pPr>
      <w:r>
        <w:t xml:space="preserve">    this.mLight = l;</w:t>
      </w:r>
    </w:p>
    <w:p w14:paraId="623F0C82" w14:textId="77777777" w:rsidR="001B23DC" w:rsidRDefault="00E27494" w:rsidP="00E27494">
      <w:pPr>
        <w:pStyle w:val="Code"/>
        <w:rPr>
          <w:ins w:id="2587" w:author="Kelvin Sung" w:date="2021-05-20T18:09:00Z"/>
        </w:rPr>
      </w:pPr>
      <w:del w:id="2588" w:author="Kelvin Sung" w:date="2021-05-20T18:09:00Z">
        <w:r w:rsidDel="001B23DC">
          <w:delText xml:space="preserve">    </w:delText>
        </w:r>
      </w:del>
    </w:p>
    <w:p w14:paraId="4A6DE880" w14:textId="71CD0B7F" w:rsidR="00E27494" w:rsidRDefault="00E27494" w:rsidP="00E27494">
      <w:pPr>
        <w:pStyle w:val="Code"/>
      </w:pPr>
      <w:r>
        <w:t>}</w:t>
      </w:r>
    </w:p>
    <w:p w14:paraId="68F8AE5E" w14:textId="77777777" w:rsidR="00E27494" w:rsidRPr="00A70786" w:rsidRDefault="00E27494" w:rsidP="00E27494">
      <w:pPr>
        <w:pStyle w:val="Code"/>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t>function init(htmlCanvasID) {</w:t>
      </w:r>
    </w:p>
    <w:p w14:paraId="41642294" w14:textId="77777777" w:rsidR="00346914" w:rsidRDefault="00346914" w:rsidP="00346914">
      <w:pPr>
        <w:pStyle w:val="Code"/>
      </w:pPr>
      <w:r>
        <w:t xml:space="preserve">    mCanvas = document.getElementById(htmlCanvasID);</w:t>
      </w:r>
    </w:p>
    <w:p w14:paraId="398F679A" w14:textId="77777777" w:rsidR="00346914" w:rsidRDefault="00346914" w:rsidP="00346914">
      <w:pPr>
        <w:pStyle w:val="Code"/>
      </w:pPr>
      <w:r>
        <w:t xml:space="preserve">    if (mCanvas == null)</w:t>
      </w:r>
    </w:p>
    <w:p w14:paraId="4D863EA2" w14:textId="77777777" w:rsidR="00346914" w:rsidRDefault="00346914" w:rsidP="00346914">
      <w:pPr>
        <w:pStyle w:val="Code"/>
      </w:pPr>
      <w:r>
        <w:t xml:space="preserve">        throw new Error("Engine init [" + htmlCanvasID + "] HTML element id not found");</w:t>
      </w:r>
    </w:p>
    <w:p w14:paraId="321DB5D4" w14:textId="77777777" w:rsidR="00346914" w:rsidRDefault="00346914" w:rsidP="00346914">
      <w:pPr>
        <w:pStyle w:val="Code"/>
      </w:pPr>
    </w:p>
    <w:p w14:paraId="38D54BD9" w14:textId="77777777" w:rsidR="00346914" w:rsidRDefault="00346914" w:rsidP="00346914">
      <w:pPr>
        <w:pStyle w:val="Code"/>
      </w:pPr>
      <w:r>
        <w:t xml:space="preserve">    // Get the standard or experimental webgl and binds to the Canvas area</w:t>
      </w:r>
    </w:p>
    <w:p w14:paraId="69CBA8C2" w14:textId="77777777" w:rsidR="00346914" w:rsidRDefault="00346914" w:rsidP="00346914">
      <w:pPr>
        <w:pStyle w:val="Code"/>
      </w:pPr>
      <w:r>
        <w:t xml:space="preserve">    // store the results to the instance variable mGL</w:t>
      </w:r>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77777777" w:rsidR="00346914" w:rsidRDefault="00346914" w:rsidP="00346914">
      <w:pPr>
        <w:pStyle w:val="Code"/>
      </w:pPr>
      <w:r>
        <w:t xml:space="preserve">    if (mGL === null) {</w:t>
      </w:r>
    </w:p>
    <w:p w14:paraId="08ADEB65" w14:textId="77777777" w:rsidR="00346914" w:rsidRDefault="00346914" w:rsidP="00346914">
      <w:pPr>
        <w:pStyle w:val="Code"/>
      </w:pPr>
      <w:r>
        <w:t xml:space="preserve">        document.write("&lt;br&gt;&lt;b&gt;WebGL 2 is not supported!&lt;/b&gt;");</w:t>
      </w:r>
    </w:p>
    <w:p w14:paraId="132C450E" w14:textId="77777777" w:rsidR="00346914" w:rsidRDefault="00346914" w:rsidP="00346914">
      <w:pPr>
        <w:pStyle w:val="Code"/>
      </w:pPr>
      <w:r>
        <w:t xml:space="preserve">        return;</w:t>
      </w:r>
    </w:p>
    <w:p w14:paraId="2461E8E1" w14:textId="77777777" w:rsidR="00346914" w:rsidRDefault="00346914" w:rsidP="00346914">
      <w:pPr>
        <w:pStyle w:val="Code"/>
      </w:pPr>
      <w:r>
        <w:t xml:space="preserve">    }</w:t>
      </w:r>
    </w:p>
    <w:p w14:paraId="5B2FBB74" w14:textId="77777777" w:rsidR="00346914" w:rsidRDefault="00346914" w:rsidP="00346914">
      <w:pPr>
        <w:pStyle w:val="Code"/>
      </w:pPr>
    </w:p>
    <w:p w14:paraId="5137486D" w14:textId="77777777" w:rsidR="00346914" w:rsidRDefault="00346914" w:rsidP="00346914">
      <w:pPr>
        <w:pStyle w:val="Code"/>
      </w:pPr>
      <w:r>
        <w:t xml:space="preserve">    // Allows transperency with textures.</w:t>
      </w:r>
    </w:p>
    <w:p w14:paraId="50E25E08" w14:textId="77777777" w:rsidR="00346914" w:rsidRDefault="00346914" w:rsidP="00346914">
      <w:pPr>
        <w:pStyle w:val="Code"/>
      </w:pPr>
      <w:r>
        <w:t xml:space="preserve">    mGL.blendFunc(mGL.SRC_ALPHA, mGL.ONE_MINUS_SRC_ALPHA);</w:t>
      </w:r>
    </w:p>
    <w:p w14:paraId="173E29FB" w14:textId="77777777" w:rsidR="00346914" w:rsidRDefault="00346914" w:rsidP="00346914">
      <w:pPr>
        <w:pStyle w:val="Code"/>
      </w:pPr>
      <w:r>
        <w:t xml:space="preserve">    mGL.enable(mGL.BLEND);</w:t>
      </w:r>
    </w:p>
    <w:p w14:paraId="46DD4A31" w14:textId="77777777" w:rsidR="00346914" w:rsidRDefault="00346914" w:rsidP="00346914">
      <w:pPr>
        <w:pStyle w:val="Code"/>
      </w:pPr>
      <w:r>
        <w:t xml:space="preserve">    </w:t>
      </w:r>
    </w:p>
    <w:p w14:paraId="327402A2" w14:textId="77777777" w:rsidR="00346914" w:rsidRDefault="00346914" w:rsidP="00346914">
      <w:pPr>
        <w:pStyle w:val="Code"/>
      </w:pPr>
      <w:r>
        <w:t xml:space="preserve">    // Set images to flip y axis to match the texture coordinate space.</w:t>
      </w:r>
    </w:p>
    <w:p w14:paraId="2795C99C" w14:textId="77777777" w:rsidR="00346914" w:rsidRDefault="00346914" w:rsidP="00346914">
      <w:pPr>
        <w:pStyle w:val="Code"/>
      </w:pPr>
      <w:r>
        <w:t xml:space="preserve">    mGL.pixelStorei(mGL.UNPACK_FLIP_Y_WEBGL, true);</w:t>
      </w:r>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42109F23" w14:textId="77777777" w:rsidR="00A70786" w:rsidRPr="00A70786" w:rsidRDefault="00A70786" w:rsidP="00F31BF1">
      <w:pPr>
        <w:pStyle w:val="NumList"/>
        <w:numPr>
          <w:ilvl w:val="0"/>
          <w:numId w:val="46"/>
        </w:numPr>
      </w:pPr>
      <w:commentRangeStart w:id="2589"/>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2589"/>
      <w:r w:rsidR="00346914">
        <w:rPr>
          <w:rStyle w:val="CommentReference"/>
          <w:rFonts w:asciiTheme="minorHAnsi" w:hAnsiTheme="minorHAnsi"/>
        </w:rPr>
        <w:commentReference w:id="2589"/>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pPr>
      <w:r>
        <w:t>// Shadow shaders</w:t>
      </w:r>
    </w:p>
    <w:p w14:paraId="202AF39E" w14:textId="77777777" w:rsidR="00533F4A" w:rsidRDefault="00533F4A" w:rsidP="00533F4A">
      <w:pPr>
        <w:pStyle w:val="Code"/>
      </w:pPr>
      <w:r>
        <w:t>let kShadowReceiverFS = "src/glsl_shaders/shadow_receiver_fs.glsl";  // Path to the FragmentShader</w:t>
      </w:r>
    </w:p>
    <w:p w14:paraId="2AD0BF67" w14:textId="77777777" w:rsidR="00533F4A" w:rsidRDefault="00533F4A" w:rsidP="00533F4A">
      <w:pPr>
        <w:pStyle w:val="Code"/>
      </w:pPr>
      <w:r>
        <w:t>let mShadowReceiverShader = null;</w:t>
      </w:r>
    </w:p>
    <w:p w14:paraId="254BA571" w14:textId="77777777" w:rsidR="00533F4A" w:rsidRDefault="00533F4A" w:rsidP="00533F4A">
      <w:pPr>
        <w:pStyle w:val="Code"/>
      </w:pPr>
      <w:r>
        <w:t>let kShadowCasterFS = "src/glsl_shaders/shadow_caster_fs.glsl";  // Path to the FragmentShader</w:t>
      </w:r>
    </w:p>
    <w:p w14:paraId="3C0D07E3" w14:textId="62169D6A" w:rsidR="00533F4A" w:rsidRDefault="00533F4A" w:rsidP="00533F4A">
      <w:pPr>
        <w:pStyle w:val="Code"/>
      </w:pPr>
      <w:r>
        <w:t>let mShadowCasterShader = null;</w:t>
      </w:r>
    </w:p>
    <w:p w14:paraId="46E2B65D" w14:textId="18A1E2A6" w:rsidR="00A70786" w:rsidRDefault="00A70786" w:rsidP="00F31BF1">
      <w:pPr>
        <w:pStyle w:val="NumList"/>
        <w:numPr>
          <w:ilvl w:val="0"/>
          <w:numId w:val="47"/>
        </w:num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pPr>
      <w:r>
        <w:t>function createShaders() {</w:t>
      </w:r>
    </w:p>
    <w:p w14:paraId="21803ADD" w14:textId="77777777" w:rsidR="00533F4A" w:rsidRDefault="00533F4A" w:rsidP="00533F4A">
      <w:pPr>
        <w:pStyle w:val="Code"/>
      </w:pPr>
      <w:r>
        <w:t xml:space="preserve">    mConstColorShader = new SimpleShader(kSimpleVS, kSimpleFS);</w:t>
      </w:r>
    </w:p>
    <w:p w14:paraId="4F5EFCB6" w14:textId="77777777" w:rsidR="00533F4A" w:rsidRDefault="00533F4A" w:rsidP="00533F4A">
      <w:pPr>
        <w:pStyle w:val="Code"/>
      </w:pPr>
      <w:r>
        <w:t xml:space="preserve">    mTextureShader = new TextureShader(kTextureVS, kTextureFS);</w:t>
      </w:r>
    </w:p>
    <w:p w14:paraId="0A11B673" w14:textId="77777777" w:rsidR="00533F4A" w:rsidRDefault="00533F4A" w:rsidP="00533F4A">
      <w:pPr>
        <w:pStyle w:val="Code"/>
      </w:pPr>
      <w:r>
        <w:t xml:space="preserve">    mSpriteShader = new SpriteShader(kTextureVS, kTextureFS);</w:t>
      </w:r>
    </w:p>
    <w:p w14:paraId="64911591" w14:textId="77777777" w:rsidR="00533F4A" w:rsidRDefault="00533F4A" w:rsidP="00533F4A">
      <w:pPr>
        <w:pStyle w:val="Code"/>
      </w:pPr>
      <w:r>
        <w:t xml:space="preserve">    mLineShader =  new LineShader(kSimpleVS, kLineFS);</w:t>
      </w:r>
    </w:p>
    <w:p w14:paraId="2CF559EE" w14:textId="77777777" w:rsidR="00533F4A" w:rsidRDefault="00533F4A" w:rsidP="00533F4A">
      <w:pPr>
        <w:pStyle w:val="Code"/>
      </w:pPr>
      <w:r>
        <w:t xml:space="preserve">    mLightShader = new LightShader(kTextureVS, kLightFS);</w:t>
      </w:r>
    </w:p>
    <w:p w14:paraId="5B87DBC5" w14:textId="77777777" w:rsidR="00533F4A" w:rsidRDefault="00533F4A" w:rsidP="00533F4A">
      <w:pPr>
        <w:pStyle w:val="Code"/>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pPr>
      <w:r>
        <w:t>}</w:t>
      </w:r>
    </w:p>
    <w:p w14:paraId="71111A19" w14:textId="71602E15" w:rsidR="00A70786" w:rsidRPr="00A70786" w:rsidRDefault="00A70786" w:rsidP="00F31BF1">
      <w:pPr>
        <w:pStyle w:val="NumList"/>
        <w:numPr>
          <w:ilvl w:val="0"/>
          <w:numId w:val="47"/>
        </w:num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2590" w:author="Kelvin Sung" w:date="2021-05-20T18:15:00Z">
        <w:r w:rsidDel="00E15C4E">
          <w:lastRenderedPageBreak/>
          <w:delText xml:space="preserve">Creating </w:delText>
        </w:r>
      </w:del>
      <w:ins w:id="2591" w:author="Kelvin Sung" w:date="2021-05-20T18:15:00Z">
        <w:r w:rsidR="00E15C4E">
          <w:t xml:space="preserve">Defining </w:t>
        </w:r>
      </w:ins>
      <w:r>
        <w:t xml:space="preserve">the Shadow Caster </w:t>
      </w:r>
      <w:del w:id="2592" w:author="Kelvin Sung" w:date="2021-05-20T18:15:00Z">
        <w:r w:rsidDel="00E15C4E">
          <w:delText>Object</w:delText>
        </w:r>
      </w:del>
      <w:ins w:id="2593" w:author="Kelvin Sung" w:date="2021-05-20T18:15:00Z">
        <w:r w:rsidR="00E15C4E">
          <w:t>Class</w:t>
        </w:r>
      </w:ins>
    </w:p>
    <w:p w14:paraId="0E89655F" w14:textId="77777777" w:rsidR="00A70786" w:rsidRDefault="00A70786" w:rsidP="00A70786">
      <w:pPr>
        <w:pStyle w:val="BodyTextFirst"/>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77777777" w:rsidR="00533F4A" w:rsidRDefault="00533F4A" w:rsidP="00533F4A">
      <w:pPr>
        <w:pStyle w:val="Code"/>
      </w:pPr>
      <w:r>
        <w:t>// shadowCaster:    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7777777" w:rsidR="00533F4A" w:rsidRDefault="00533F4A" w:rsidP="00533F4A">
      <w:pPr>
        <w:pStyle w:val="Code"/>
      </w:pPr>
      <w:r>
        <w:t xml:space="preserve">        this.kCasterMaxScale = 3;   // maximum size a caster will be scaled</w:t>
      </w:r>
    </w:p>
    <w:p w14:paraId="7B4010AD" w14:textId="77777777" w:rsidR="00533F4A" w:rsidRDefault="00533F4A" w:rsidP="00533F4A">
      <w:pPr>
        <w:pStyle w:val="Code"/>
      </w:pPr>
      <w:r>
        <w:lastRenderedPageBreak/>
        <w:t xml:space="preserve">        this.kVerySmall = 0.001;    // </w:t>
      </w:r>
    </w:p>
    <w:p w14:paraId="63CCBFF8" w14:textId="77777777" w:rsidR="00533F4A" w:rsidRDefault="00533F4A" w:rsidP="00533F4A">
      <w:pPr>
        <w:pStyle w:val="Code"/>
      </w:pPr>
      <w:r>
        <w:t xml:space="preserve">        this.kDistanceFudge = 0.01; // Ensure shadow caster geometry is not at the exact same depth as receiver</w:t>
      </w:r>
    </w:p>
    <w:p w14:paraId="40ED8880" w14:textId="77777777" w:rsidR="00533F4A" w:rsidRDefault="00533F4A" w:rsidP="00533F4A">
      <w:pPr>
        <w:pStyle w:val="Code"/>
      </w:pPr>
      <w:r>
        <w:t xml:space="preserve">        this.kReceiverDistanceFudge = 0.6; // Reduce the projection size increase of the caster geometry</w:t>
      </w:r>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77777777" w:rsidR="00A70786" w:rsidRDefault="00A70786" w:rsidP="00A70786">
      <w:pPr>
        <w:pStyle w:val="BodyTextFirst"/>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2594" w:author="Kelvin Sung" w:date="2021-05-20T18:10:00Z"/>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2595" w:author="Kelvin Sung" w:date="2021-05-20T18:10:00Z"/>
        </w:rPr>
      </w:pPr>
      <w:del w:id="2596" w:author="Kelvin Sung" w:date="2021-05-20T18:10:00Z">
        <w:r w:rsidDel="001B23DC">
          <w:delText xml:space="preserve">    </w:delText>
        </w:r>
      </w:del>
    </w:p>
    <w:p w14:paraId="67B8DF1F" w14:textId="39775A30" w:rsidR="003238E4" w:rsidDel="001B23DC" w:rsidRDefault="003238E4" w:rsidP="003238E4">
      <w:pPr>
        <w:pStyle w:val="Code"/>
        <w:rPr>
          <w:del w:id="2597" w:author="Kelvin Sung" w:date="2021-05-20T18:10:00Z"/>
        </w:rPr>
      </w:pPr>
      <w:r>
        <w:t>draw(aCamera) {</w:t>
      </w:r>
    </w:p>
    <w:p w14:paraId="4ABC3A66" w14:textId="77777777" w:rsidR="001B23DC" w:rsidRDefault="003238E4" w:rsidP="003238E4">
      <w:pPr>
        <w:pStyle w:val="Code"/>
        <w:rPr>
          <w:ins w:id="2598" w:author="Kelvin Sung" w:date="2021-05-20T18:10:00Z"/>
        </w:rPr>
      </w:pPr>
      <w:del w:id="2599" w:author="Kelvin Sung" w:date="2021-05-20T18:10:00Z">
        <w:r w:rsidDel="001B23DC">
          <w:delText xml:space="preserve">    </w:delText>
        </w:r>
      </w:del>
    </w:p>
    <w:p w14:paraId="3A549236" w14:textId="32193C3D" w:rsidR="003238E4" w:rsidDel="001B23DC" w:rsidRDefault="003238E4" w:rsidP="003238E4">
      <w:pPr>
        <w:pStyle w:val="Code"/>
        <w:rPr>
          <w:del w:id="2600" w:author="Kelvin Sung" w:date="2021-05-20T18:10:00Z"/>
        </w:rPr>
      </w:pPr>
      <w:r>
        <w:t xml:space="preserve">    // loop through each light in this array, if shadow casting on the light is on</w:t>
      </w:r>
    </w:p>
    <w:p w14:paraId="6E7BAEF5" w14:textId="77777777" w:rsidR="001B23DC" w:rsidRDefault="003238E4" w:rsidP="003238E4">
      <w:pPr>
        <w:pStyle w:val="Code"/>
        <w:rPr>
          <w:ins w:id="2601" w:author="Kelvin Sung" w:date="2021-05-20T18:10:00Z"/>
        </w:rPr>
      </w:pPr>
      <w:del w:id="2602" w:author="Kelvin Sung" w:date="2021-05-20T18:10:00Z">
        <w:r w:rsidDel="001B23DC">
          <w:delText xml:space="preserve">    </w:delText>
        </w:r>
      </w:del>
    </w:p>
    <w:p w14:paraId="5979F550" w14:textId="19F3DFF2" w:rsidR="003238E4" w:rsidDel="001B23DC" w:rsidRDefault="003238E4" w:rsidP="003238E4">
      <w:pPr>
        <w:pStyle w:val="Code"/>
        <w:rPr>
          <w:del w:id="2603" w:author="Kelvin Sung" w:date="2021-05-20T18:10:00Z"/>
        </w:rPr>
      </w:pPr>
      <w:r>
        <w:t xml:space="preserve">    // compute the proper shadow offset</w:t>
      </w:r>
    </w:p>
    <w:p w14:paraId="115B7596" w14:textId="77777777" w:rsidR="001B23DC" w:rsidRDefault="003238E4" w:rsidP="003238E4">
      <w:pPr>
        <w:pStyle w:val="Code"/>
        <w:rPr>
          <w:ins w:id="2604" w:author="Kelvin Sung" w:date="2021-05-20T18:10:00Z"/>
        </w:rPr>
      </w:pPr>
      <w:del w:id="2605" w:author="Kelvin Sung" w:date="2021-05-20T18:10:00Z">
        <w:r w:rsidDel="001B23DC">
          <w:delText xml:space="preserve">    </w:delText>
        </w:r>
      </w:del>
    </w:p>
    <w:p w14:paraId="36C4D3C8" w14:textId="7CBAA586" w:rsidR="003238E4" w:rsidDel="001B23DC" w:rsidRDefault="003238E4" w:rsidP="003238E4">
      <w:pPr>
        <w:pStyle w:val="Code"/>
        <w:rPr>
          <w:del w:id="2606" w:author="Kelvin Sung" w:date="2021-05-20T18:10:00Z"/>
        </w:rPr>
      </w:pPr>
      <w:r>
        <w:t xml:space="preserve">    let casterRenderable = this.mShadowCaster.getRenderable();</w:t>
      </w:r>
    </w:p>
    <w:p w14:paraId="33F4E75F" w14:textId="77777777" w:rsidR="001B23DC" w:rsidRDefault="003238E4" w:rsidP="003238E4">
      <w:pPr>
        <w:pStyle w:val="Code"/>
        <w:rPr>
          <w:ins w:id="2607" w:author="Kelvin Sung" w:date="2021-05-20T18:10:00Z"/>
        </w:rPr>
      </w:pPr>
      <w:del w:id="2608" w:author="Kelvin Sung" w:date="2021-05-20T18:10:00Z">
        <w:r w:rsidDel="001B23DC">
          <w:delText xml:space="preserve">    </w:delText>
        </w:r>
      </w:del>
    </w:p>
    <w:p w14:paraId="37FD71B4" w14:textId="555CECE5" w:rsidR="003238E4" w:rsidDel="001B23DC" w:rsidRDefault="003238E4" w:rsidP="003238E4">
      <w:pPr>
        <w:pStyle w:val="Code"/>
        <w:rPr>
          <w:del w:id="2609" w:author="Kelvin Sung" w:date="2021-05-20T18:10:00Z"/>
        </w:rPr>
      </w:pPr>
      <w:r>
        <w:t xml:space="preserve">    this.mShadowCaster.getXform().cloneTo(this.mSaveXform);</w:t>
      </w:r>
    </w:p>
    <w:p w14:paraId="30E92263" w14:textId="77777777" w:rsidR="001B23DC" w:rsidRDefault="003238E4" w:rsidP="003238E4">
      <w:pPr>
        <w:pStyle w:val="Code"/>
        <w:rPr>
          <w:ins w:id="2610" w:author="Kelvin Sung" w:date="2021-05-20T18:10:00Z"/>
        </w:rPr>
      </w:pPr>
      <w:del w:id="2611" w:author="Kelvin Sung" w:date="2021-05-20T18:10:00Z">
        <w:r w:rsidDel="001B23DC">
          <w:delText xml:space="preserve">    </w:delText>
        </w:r>
      </w:del>
    </w:p>
    <w:p w14:paraId="10FFDC43" w14:textId="7AD90B00" w:rsidR="003238E4" w:rsidDel="001B23DC" w:rsidRDefault="003238E4" w:rsidP="003238E4">
      <w:pPr>
        <w:pStyle w:val="Code"/>
        <w:rPr>
          <w:del w:id="2612" w:author="Kelvin Sung" w:date="2021-05-20T18:10:00Z"/>
        </w:rPr>
      </w:pPr>
      <w:r>
        <w:t xml:space="preserve">    let s = casterRenderable.swapShader(this.mCasterShader);</w:t>
      </w:r>
    </w:p>
    <w:p w14:paraId="4192F404" w14:textId="77777777" w:rsidR="001B23DC" w:rsidRDefault="003238E4" w:rsidP="003238E4">
      <w:pPr>
        <w:pStyle w:val="Code"/>
        <w:rPr>
          <w:ins w:id="2613" w:author="Kelvin Sung" w:date="2021-05-20T18:10:00Z"/>
        </w:rPr>
      </w:pPr>
      <w:del w:id="2614" w:author="Kelvin Sung" w:date="2021-05-20T18:10:00Z">
        <w:r w:rsidDel="001B23DC">
          <w:delText xml:space="preserve">    </w:delText>
        </w:r>
      </w:del>
    </w:p>
    <w:p w14:paraId="42B1AFF6" w14:textId="3DA81FAF" w:rsidR="003238E4" w:rsidDel="001B23DC" w:rsidRDefault="003238E4" w:rsidP="003238E4">
      <w:pPr>
        <w:pStyle w:val="Code"/>
        <w:rPr>
          <w:del w:id="2615" w:author="Kelvin Sung" w:date="2021-05-20T18:10:00Z"/>
        </w:rPr>
      </w:pPr>
      <w:r>
        <w:t xml:space="preserve">    let c = casterRenderable.getColor();</w:t>
      </w:r>
    </w:p>
    <w:p w14:paraId="6EC48983" w14:textId="77777777" w:rsidR="001B23DC" w:rsidRDefault="003238E4" w:rsidP="003238E4">
      <w:pPr>
        <w:pStyle w:val="Code"/>
        <w:rPr>
          <w:ins w:id="2616" w:author="Kelvin Sung" w:date="2021-05-20T18:10:00Z"/>
        </w:rPr>
      </w:pPr>
      <w:del w:id="2617" w:author="Kelvin Sung" w:date="2021-05-20T18:10:00Z">
        <w:r w:rsidDel="001B23DC">
          <w:delText xml:space="preserve">    </w:delText>
        </w:r>
      </w:del>
    </w:p>
    <w:p w14:paraId="35B83DFE" w14:textId="04DC5EDB" w:rsidR="003238E4" w:rsidDel="001B23DC" w:rsidRDefault="003238E4" w:rsidP="003238E4">
      <w:pPr>
        <w:pStyle w:val="Code"/>
        <w:rPr>
          <w:del w:id="2618" w:author="Kelvin Sung" w:date="2021-05-20T18:10:00Z"/>
        </w:rPr>
      </w:pPr>
      <w:r>
        <w:t xml:space="preserve">    casterRenderable.setColor(this.mShadowColor);</w:t>
      </w:r>
    </w:p>
    <w:p w14:paraId="5E1528B8" w14:textId="77777777" w:rsidR="001B23DC" w:rsidRDefault="003238E4" w:rsidP="003238E4">
      <w:pPr>
        <w:pStyle w:val="Code"/>
        <w:rPr>
          <w:ins w:id="2619" w:author="Kelvin Sung" w:date="2021-05-20T18:10:00Z"/>
        </w:rPr>
      </w:pPr>
      <w:del w:id="2620" w:author="Kelvin Sung" w:date="2021-05-20T18:10:00Z">
        <w:r w:rsidDel="001B23DC">
          <w:delText xml:space="preserve">    </w:delText>
        </w:r>
      </w:del>
    </w:p>
    <w:p w14:paraId="782F1A01" w14:textId="6CC809F6" w:rsidR="003238E4" w:rsidDel="001B23DC" w:rsidRDefault="003238E4" w:rsidP="003238E4">
      <w:pPr>
        <w:pStyle w:val="Code"/>
        <w:rPr>
          <w:del w:id="2621" w:author="Kelvin Sung" w:date="2021-05-20T18:10:00Z"/>
        </w:rPr>
      </w:pPr>
      <w:r>
        <w:t xml:space="preserve">    let l, lgt;</w:t>
      </w:r>
    </w:p>
    <w:p w14:paraId="2E275660" w14:textId="77777777" w:rsidR="001B23DC" w:rsidRDefault="003238E4" w:rsidP="003238E4">
      <w:pPr>
        <w:pStyle w:val="Code"/>
        <w:rPr>
          <w:ins w:id="2622" w:author="Kelvin Sung" w:date="2021-05-20T18:10:00Z"/>
        </w:rPr>
      </w:pPr>
      <w:del w:id="2623" w:author="Kelvin Sung" w:date="2021-05-20T18:10:00Z">
        <w:r w:rsidDel="001B23DC">
          <w:delText xml:space="preserve">    </w:delText>
        </w:r>
      </w:del>
    </w:p>
    <w:p w14:paraId="4205854F" w14:textId="36297459" w:rsidR="003238E4" w:rsidDel="001B23DC" w:rsidRDefault="003238E4" w:rsidP="003238E4">
      <w:pPr>
        <w:pStyle w:val="Code"/>
        <w:rPr>
          <w:del w:id="2624" w:author="Kelvin Sung" w:date="2021-05-20T18:10:00Z"/>
        </w:rPr>
      </w:pPr>
      <w:r>
        <w:t xml:space="preserve">    for (l = 0; l &lt; casterRenderable.getNumLights(); l++) {</w:t>
      </w:r>
    </w:p>
    <w:p w14:paraId="0026D8DB" w14:textId="77777777" w:rsidR="001B23DC" w:rsidRDefault="003238E4" w:rsidP="003238E4">
      <w:pPr>
        <w:pStyle w:val="Code"/>
        <w:rPr>
          <w:ins w:id="2625" w:author="Kelvin Sung" w:date="2021-05-20T18:10:00Z"/>
        </w:rPr>
      </w:pPr>
      <w:del w:id="2626" w:author="Kelvin Sung" w:date="2021-05-20T18:10:00Z">
        <w:r w:rsidDel="001B23DC">
          <w:delText xml:space="preserve">    </w:delText>
        </w:r>
      </w:del>
    </w:p>
    <w:p w14:paraId="68D805BB" w14:textId="6D59F7F0" w:rsidR="003238E4" w:rsidDel="001B23DC" w:rsidRDefault="003238E4" w:rsidP="003238E4">
      <w:pPr>
        <w:pStyle w:val="Code"/>
        <w:rPr>
          <w:del w:id="2627" w:author="Kelvin Sung" w:date="2021-05-20T18:10:00Z"/>
        </w:rPr>
      </w:pPr>
      <w:r>
        <w:t xml:space="preserve">        lgt = casterRenderable.getLightAt(l);</w:t>
      </w:r>
    </w:p>
    <w:p w14:paraId="4D4ECBC3" w14:textId="77777777" w:rsidR="001B23DC" w:rsidRDefault="003238E4" w:rsidP="003238E4">
      <w:pPr>
        <w:pStyle w:val="Code"/>
        <w:rPr>
          <w:ins w:id="2628" w:author="Kelvin Sung" w:date="2021-05-20T18:10:00Z"/>
        </w:rPr>
      </w:pPr>
      <w:del w:id="2629" w:author="Kelvin Sung" w:date="2021-05-20T18:10:00Z">
        <w:r w:rsidDel="001B23DC">
          <w:delText xml:space="preserve">    </w:delText>
        </w:r>
      </w:del>
    </w:p>
    <w:p w14:paraId="4260D590" w14:textId="62EBCE28" w:rsidR="003238E4" w:rsidDel="001B23DC" w:rsidRDefault="003238E4" w:rsidP="003238E4">
      <w:pPr>
        <w:pStyle w:val="Code"/>
        <w:rPr>
          <w:del w:id="2630" w:author="Kelvin Sung" w:date="2021-05-20T18:10:00Z"/>
        </w:rPr>
      </w:pPr>
      <w:r>
        <w:t xml:space="preserve">        if (lgt.isLightOn() &amp;&amp; lgt.isLightCastShadow()) {</w:t>
      </w:r>
    </w:p>
    <w:p w14:paraId="32AE33A2" w14:textId="77777777" w:rsidR="001B23DC" w:rsidRDefault="003238E4" w:rsidP="003238E4">
      <w:pPr>
        <w:pStyle w:val="Code"/>
        <w:rPr>
          <w:ins w:id="2631" w:author="Kelvin Sung" w:date="2021-05-20T18:10:00Z"/>
        </w:rPr>
      </w:pPr>
      <w:del w:id="2632" w:author="Kelvin Sung" w:date="2021-05-20T18:10:00Z">
        <w:r w:rsidDel="001B23DC">
          <w:delText xml:space="preserve">    </w:delText>
        </w:r>
      </w:del>
    </w:p>
    <w:p w14:paraId="17EDCE1B" w14:textId="5FFF8A78" w:rsidR="003238E4" w:rsidDel="001B23DC" w:rsidRDefault="003238E4" w:rsidP="003238E4">
      <w:pPr>
        <w:pStyle w:val="Code"/>
        <w:rPr>
          <w:del w:id="2633" w:author="Kelvin Sung" w:date="2021-05-20T18:10:00Z"/>
        </w:rPr>
      </w:pPr>
      <w:r>
        <w:t xml:space="preserve">            this.mSaveXform.cloneTo(this.mShadowCaster.getXform());</w:t>
      </w:r>
    </w:p>
    <w:p w14:paraId="0726927E" w14:textId="77777777" w:rsidR="001B23DC" w:rsidRDefault="003238E4" w:rsidP="003238E4">
      <w:pPr>
        <w:pStyle w:val="Code"/>
        <w:rPr>
          <w:ins w:id="2634" w:author="Kelvin Sung" w:date="2021-05-20T18:10:00Z"/>
        </w:rPr>
      </w:pPr>
      <w:del w:id="2635" w:author="Kelvin Sung" w:date="2021-05-20T18:10:00Z">
        <w:r w:rsidDel="001B23DC">
          <w:delText xml:space="preserve">    </w:delText>
        </w:r>
      </w:del>
    </w:p>
    <w:p w14:paraId="19089EA7" w14:textId="6DCE9AFA" w:rsidR="003238E4" w:rsidDel="001B23DC" w:rsidRDefault="003238E4" w:rsidP="003238E4">
      <w:pPr>
        <w:pStyle w:val="Code"/>
        <w:rPr>
          <w:del w:id="2636" w:author="Kelvin Sung" w:date="2021-05-20T18:10:00Z"/>
        </w:rPr>
      </w:pPr>
      <w:r>
        <w:t xml:space="preserve">            if (this._computeShadowGeometry(lgt)) {</w:t>
      </w:r>
    </w:p>
    <w:p w14:paraId="1BB4426F" w14:textId="77777777" w:rsidR="001B23DC" w:rsidRDefault="003238E4" w:rsidP="003238E4">
      <w:pPr>
        <w:pStyle w:val="Code"/>
        <w:rPr>
          <w:ins w:id="2637" w:author="Kelvin Sung" w:date="2021-05-20T18:10:00Z"/>
        </w:rPr>
      </w:pPr>
      <w:del w:id="2638" w:author="Kelvin Sung" w:date="2021-05-20T18:10:00Z">
        <w:r w:rsidDel="001B23DC">
          <w:delText xml:space="preserve">    </w:delText>
        </w:r>
      </w:del>
    </w:p>
    <w:p w14:paraId="7ABB3306" w14:textId="6D655C29" w:rsidR="003238E4" w:rsidDel="001B23DC" w:rsidRDefault="003238E4" w:rsidP="003238E4">
      <w:pPr>
        <w:pStyle w:val="Code"/>
        <w:rPr>
          <w:del w:id="2639" w:author="Kelvin Sung" w:date="2021-05-20T18:10:00Z"/>
        </w:rPr>
      </w:pPr>
      <w:r>
        <w:t xml:space="preserve">                this.mCasterShader.setCameraAndLights(aCamera, lgt);</w:t>
      </w:r>
    </w:p>
    <w:p w14:paraId="249FCDDE" w14:textId="77777777" w:rsidR="001B23DC" w:rsidRDefault="003238E4" w:rsidP="003238E4">
      <w:pPr>
        <w:pStyle w:val="Code"/>
        <w:rPr>
          <w:ins w:id="2640" w:author="Kelvin Sung" w:date="2021-05-20T18:10:00Z"/>
        </w:rPr>
      </w:pPr>
      <w:del w:id="2641" w:author="Kelvin Sung" w:date="2021-05-20T18:10:00Z">
        <w:r w:rsidDel="001B23DC">
          <w:delText xml:space="preserve">    </w:delText>
        </w:r>
      </w:del>
    </w:p>
    <w:p w14:paraId="7AA15C85" w14:textId="21A983EF" w:rsidR="003238E4" w:rsidDel="001B23DC" w:rsidRDefault="003238E4" w:rsidP="003238E4">
      <w:pPr>
        <w:pStyle w:val="Code"/>
        <w:rPr>
          <w:del w:id="2642" w:author="Kelvin Sung" w:date="2021-05-20T18:10:00Z"/>
        </w:rPr>
      </w:pPr>
      <w:r>
        <w:t xml:space="preserve">                SpriteRenderable.prototype.draw.call(casterRenderable, aCamera);</w:t>
      </w:r>
    </w:p>
    <w:p w14:paraId="024CD18F" w14:textId="77777777" w:rsidR="001B23DC" w:rsidRDefault="003238E4" w:rsidP="003238E4">
      <w:pPr>
        <w:pStyle w:val="Code"/>
        <w:rPr>
          <w:ins w:id="2643" w:author="Kelvin Sung" w:date="2021-05-20T18:10:00Z"/>
        </w:rPr>
      </w:pPr>
      <w:del w:id="2644" w:author="Kelvin Sung" w:date="2021-05-20T18:10:00Z">
        <w:r w:rsidDel="001B23DC">
          <w:delText xml:space="preserve">    </w:delText>
        </w:r>
      </w:del>
    </w:p>
    <w:p w14:paraId="1B675786" w14:textId="5810141E" w:rsidR="003238E4" w:rsidDel="001B23DC" w:rsidRDefault="003238E4" w:rsidP="003238E4">
      <w:pPr>
        <w:pStyle w:val="Code"/>
        <w:rPr>
          <w:del w:id="2645" w:author="Kelvin Sung" w:date="2021-05-20T18:10:00Z"/>
        </w:rPr>
      </w:pPr>
      <w:r>
        <w:t xml:space="preserve">            }</w:t>
      </w:r>
    </w:p>
    <w:p w14:paraId="7650E025" w14:textId="77777777" w:rsidR="001B23DC" w:rsidRDefault="003238E4" w:rsidP="003238E4">
      <w:pPr>
        <w:pStyle w:val="Code"/>
        <w:rPr>
          <w:ins w:id="2646" w:author="Kelvin Sung" w:date="2021-05-20T18:10:00Z"/>
        </w:rPr>
      </w:pPr>
      <w:del w:id="2647" w:author="Kelvin Sung" w:date="2021-05-20T18:10:00Z">
        <w:r w:rsidDel="001B23DC">
          <w:delText xml:space="preserve">    </w:delText>
        </w:r>
      </w:del>
    </w:p>
    <w:p w14:paraId="6695773C" w14:textId="17B3F370" w:rsidR="003238E4" w:rsidDel="001B23DC" w:rsidRDefault="003238E4" w:rsidP="003238E4">
      <w:pPr>
        <w:pStyle w:val="Code"/>
        <w:rPr>
          <w:del w:id="2648" w:author="Kelvin Sung" w:date="2021-05-20T18:10:00Z"/>
        </w:rPr>
      </w:pPr>
      <w:r>
        <w:t xml:space="preserve">        }</w:t>
      </w:r>
    </w:p>
    <w:p w14:paraId="1CCA46ED" w14:textId="77777777" w:rsidR="001B23DC" w:rsidRDefault="003238E4" w:rsidP="003238E4">
      <w:pPr>
        <w:pStyle w:val="Code"/>
        <w:rPr>
          <w:ins w:id="2649" w:author="Kelvin Sung" w:date="2021-05-20T18:10:00Z"/>
        </w:rPr>
      </w:pPr>
      <w:del w:id="2650" w:author="Kelvin Sung" w:date="2021-05-20T18:10:00Z">
        <w:r w:rsidDel="001B23DC">
          <w:delText xml:space="preserve">    </w:delText>
        </w:r>
      </w:del>
    </w:p>
    <w:p w14:paraId="0F0C248C" w14:textId="170FBCF4" w:rsidR="003238E4" w:rsidDel="001B23DC" w:rsidRDefault="003238E4" w:rsidP="003238E4">
      <w:pPr>
        <w:pStyle w:val="Code"/>
        <w:rPr>
          <w:del w:id="2651" w:author="Kelvin Sung" w:date="2021-05-20T18:10:00Z"/>
        </w:rPr>
      </w:pPr>
      <w:r>
        <w:t xml:space="preserve">    }</w:t>
      </w:r>
    </w:p>
    <w:p w14:paraId="4BD9222E" w14:textId="77777777" w:rsidR="001B23DC" w:rsidRDefault="003238E4" w:rsidP="003238E4">
      <w:pPr>
        <w:pStyle w:val="Code"/>
        <w:rPr>
          <w:ins w:id="2652" w:author="Kelvin Sung" w:date="2021-05-20T18:10:00Z"/>
        </w:rPr>
      </w:pPr>
      <w:del w:id="2653" w:author="Kelvin Sung" w:date="2021-05-20T18:10:00Z">
        <w:r w:rsidDel="001B23DC">
          <w:delText xml:space="preserve">    </w:delText>
        </w:r>
      </w:del>
    </w:p>
    <w:p w14:paraId="5FE2C9FA" w14:textId="64010EBC" w:rsidR="003238E4" w:rsidDel="001B23DC" w:rsidRDefault="003238E4" w:rsidP="003238E4">
      <w:pPr>
        <w:pStyle w:val="Code"/>
        <w:rPr>
          <w:del w:id="2654" w:author="Kelvin Sung" w:date="2021-05-20T18:10:00Z"/>
        </w:rPr>
      </w:pPr>
      <w:r>
        <w:lastRenderedPageBreak/>
        <w:t xml:space="preserve">    this.mSaveXform.cloneTo(this.mShadowCaster.getXform());</w:t>
      </w:r>
    </w:p>
    <w:p w14:paraId="4DFBBCE7" w14:textId="77777777" w:rsidR="001B23DC" w:rsidRDefault="003238E4" w:rsidP="003238E4">
      <w:pPr>
        <w:pStyle w:val="Code"/>
        <w:rPr>
          <w:ins w:id="2655" w:author="Kelvin Sung" w:date="2021-05-20T18:10:00Z"/>
        </w:rPr>
      </w:pPr>
      <w:del w:id="2656" w:author="Kelvin Sung" w:date="2021-05-20T18:10:00Z">
        <w:r w:rsidDel="001B23DC">
          <w:delText xml:space="preserve">    </w:delText>
        </w:r>
      </w:del>
    </w:p>
    <w:p w14:paraId="1A6B61BA" w14:textId="4D8AD3CB" w:rsidR="003238E4" w:rsidDel="001B23DC" w:rsidRDefault="003238E4" w:rsidP="003238E4">
      <w:pPr>
        <w:pStyle w:val="Code"/>
        <w:rPr>
          <w:del w:id="2657" w:author="Kelvin Sung" w:date="2021-05-20T18:10:00Z"/>
        </w:rPr>
      </w:pPr>
      <w:r>
        <w:t xml:space="preserve">    casterRenderable.swapShader(s);</w:t>
      </w:r>
    </w:p>
    <w:p w14:paraId="30E8FECC" w14:textId="77777777" w:rsidR="001B23DC" w:rsidRDefault="003238E4" w:rsidP="003238E4">
      <w:pPr>
        <w:pStyle w:val="Code"/>
        <w:rPr>
          <w:ins w:id="2658" w:author="Kelvin Sung" w:date="2021-05-20T18:10:00Z"/>
        </w:rPr>
      </w:pPr>
      <w:del w:id="2659" w:author="Kelvin Sung" w:date="2021-05-20T18:10:00Z">
        <w:r w:rsidDel="001B23DC">
          <w:delText xml:space="preserve">    </w:delText>
        </w:r>
      </w:del>
    </w:p>
    <w:p w14:paraId="2490D13F" w14:textId="7583A9C7" w:rsidR="003238E4" w:rsidDel="001B23DC" w:rsidRDefault="003238E4" w:rsidP="003238E4">
      <w:pPr>
        <w:pStyle w:val="Code"/>
        <w:rPr>
          <w:del w:id="2660" w:author="Kelvin Sung" w:date="2021-05-20T18:10:00Z"/>
        </w:rPr>
      </w:pPr>
      <w:r>
        <w:t xml:space="preserve">    casterRenderable.setColor(c);</w:t>
      </w:r>
    </w:p>
    <w:p w14:paraId="63ED95A8" w14:textId="77777777" w:rsidR="001B23DC" w:rsidRDefault="003238E4" w:rsidP="003238E4">
      <w:pPr>
        <w:pStyle w:val="Code"/>
        <w:rPr>
          <w:ins w:id="2661" w:author="Kelvin Sung" w:date="2021-05-20T18:10:00Z"/>
        </w:rPr>
      </w:pPr>
      <w:del w:id="2662" w:author="Kelvin Sung" w:date="2021-05-20T18:10:00Z">
        <w:r w:rsidDel="001B23DC">
          <w:delText xml:space="preserve">    </w:delText>
        </w:r>
      </w:del>
    </w:p>
    <w:p w14:paraId="0E33BE1E" w14:textId="5715370B" w:rsidR="003238E4" w:rsidRDefault="003238E4" w:rsidP="003238E4">
      <w:pPr>
        <w:pStyle w:val="Code"/>
      </w:pPr>
      <w:r>
        <w:t>}</w:t>
      </w:r>
    </w:p>
    <w:p w14:paraId="7458F9B9" w14:textId="0AC18EB2" w:rsidR="00885276" w:rsidRDefault="003238E4" w:rsidP="00885276">
      <w:pPr>
        <w:pStyle w:val="BodyTextFirst"/>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2663" w:author="Kelvin Sung" w:date="2021-05-20T18:10:00Z"/>
        </w:rPr>
      </w:pPr>
      <w:r>
        <w:t>_</w:t>
      </w:r>
      <w:commentRangeStart w:id="2664"/>
      <w:r>
        <w:t>computeShadowGeometry(aLight</w:t>
      </w:r>
      <w:commentRangeEnd w:id="2664"/>
      <w:r w:rsidR="00B7264B">
        <w:rPr>
          <w:rStyle w:val="CommentReference"/>
          <w:rFonts w:asciiTheme="minorHAnsi" w:hAnsiTheme="minorHAnsi"/>
          <w:noProof w:val="0"/>
        </w:rPr>
        <w:commentReference w:id="2664"/>
      </w:r>
      <w:r>
        <w:t>) {</w:t>
      </w:r>
    </w:p>
    <w:p w14:paraId="7E3F1D6E" w14:textId="77777777" w:rsidR="00E15C4E" w:rsidRDefault="003238E4" w:rsidP="003238E4">
      <w:pPr>
        <w:pStyle w:val="Code"/>
        <w:rPr>
          <w:ins w:id="2665" w:author="Kelvin Sung" w:date="2021-05-20T18:10:00Z"/>
        </w:rPr>
      </w:pPr>
      <w:del w:id="2666" w:author="Kelvin Sung" w:date="2021-05-20T18:10:00Z">
        <w:r w:rsidDel="00E15C4E">
          <w:delText xml:space="preserve">    </w:delText>
        </w:r>
      </w:del>
    </w:p>
    <w:p w14:paraId="54B12CFE" w14:textId="5658F0A2" w:rsidR="003238E4" w:rsidDel="00E15C4E" w:rsidRDefault="003238E4" w:rsidP="003238E4">
      <w:pPr>
        <w:pStyle w:val="Code"/>
        <w:rPr>
          <w:del w:id="2667" w:author="Kelvin Sung" w:date="2021-05-20T18:10:00Z"/>
        </w:rPr>
      </w:pPr>
      <w:r>
        <w:t xml:space="preserve">    // Remember that z-value determines front/back</w:t>
      </w:r>
    </w:p>
    <w:p w14:paraId="7F8526AD" w14:textId="77777777" w:rsidR="00E15C4E" w:rsidRDefault="003238E4" w:rsidP="003238E4">
      <w:pPr>
        <w:pStyle w:val="Code"/>
        <w:rPr>
          <w:ins w:id="2668" w:author="Kelvin Sung" w:date="2021-05-20T18:10:00Z"/>
        </w:rPr>
      </w:pPr>
      <w:del w:id="2669" w:author="Kelvin Sung" w:date="2021-05-20T18:10:00Z">
        <w:r w:rsidDel="00E15C4E">
          <w:delText xml:space="preserve">    </w:delText>
        </w:r>
      </w:del>
    </w:p>
    <w:p w14:paraId="2C17E896" w14:textId="3229B7C1" w:rsidR="003238E4" w:rsidDel="00E15C4E" w:rsidRDefault="003238E4" w:rsidP="003238E4">
      <w:pPr>
        <w:pStyle w:val="Code"/>
        <w:rPr>
          <w:del w:id="2670" w:author="Kelvin Sung" w:date="2021-05-20T18:10:00Z"/>
        </w:rPr>
      </w:pPr>
      <w:r>
        <w:t xml:space="preserve">    //      The camera is located a z=some value, looking towards z=0</w:t>
      </w:r>
    </w:p>
    <w:p w14:paraId="634CAFC3" w14:textId="77777777" w:rsidR="00E15C4E" w:rsidRDefault="003238E4" w:rsidP="003238E4">
      <w:pPr>
        <w:pStyle w:val="Code"/>
        <w:rPr>
          <w:ins w:id="2671" w:author="Kelvin Sung" w:date="2021-05-20T18:10:00Z"/>
        </w:rPr>
      </w:pPr>
      <w:del w:id="2672" w:author="Kelvin Sung" w:date="2021-05-20T18:10:00Z">
        <w:r w:rsidDel="00E15C4E">
          <w:delText xml:space="preserve">    </w:delText>
        </w:r>
      </w:del>
    </w:p>
    <w:p w14:paraId="2C4293F1" w14:textId="0FFFABD4" w:rsidR="003238E4" w:rsidDel="00E15C4E" w:rsidRDefault="003238E4" w:rsidP="003238E4">
      <w:pPr>
        <w:pStyle w:val="Code"/>
        <w:rPr>
          <w:del w:id="2673" w:author="Kelvin Sung" w:date="2021-05-20T18:10:00Z"/>
        </w:rPr>
      </w:pPr>
      <w:r>
        <w:t xml:space="preserve">    //      The larger the z-value (larger height value) the closer to the camera</w:t>
      </w:r>
    </w:p>
    <w:p w14:paraId="783F0386" w14:textId="77777777" w:rsidR="00E15C4E" w:rsidRDefault="003238E4" w:rsidP="003238E4">
      <w:pPr>
        <w:pStyle w:val="Code"/>
        <w:rPr>
          <w:ins w:id="2674" w:author="Kelvin Sung" w:date="2021-05-20T18:10:00Z"/>
        </w:rPr>
      </w:pPr>
      <w:del w:id="2675" w:author="Kelvin Sung" w:date="2021-05-20T18:10:00Z">
        <w:r w:rsidDel="00E15C4E">
          <w:delText xml:space="preserve">    </w:delText>
        </w:r>
      </w:del>
    </w:p>
    <w:p w14:paraId="1132490A" w14:textId="5E6F8B47" w:rsidR="003238E4" w:rsidRDefault="003238E4" w:rsidP="003238E4">
      <w:pPr>
        <w:pStyle w:val="Code"/>
      </w:pPr>
      <w:r>
        <w:t xml:space="preserve">    //      If z &gt; camera.Z, will not be visile</w:t>
      </w:r>
    </w:p>
    <w:p w14:paraId="5128B8DB" w14:textId="247718A1" w:rsidR="003238E4" w:rsidDel="00E15C4E" w:rsidRDefault="003238E4" w:rsidP="003238E4">
      <w:pPr>
        <w:pStyle w:val="Code"/>
        <w:rPr>
          <w:del w:id="2676" w:author="Kelvin Sung" w:date="2021-05-20T18:10:00Z"/>
        </w:rPr>
      </w:pPr>
    </w:p>
    <w:p w14:paraId="65BF4D28" w14:textId="77777777" w:rsidR="00E15C4E" w:rsidRDefault="003238E4" w:rsidP="003238E4">
      <w:pPr>
        <w:pStyle w:val="Code"/>
        <w:rPr>
          <w:ins w:id="2677" w:author="Kelvin Sung" w:date="2021-05-20T18:10:00Z"/>
        </w:rPr>
      </w:pPr>
      <w:del w:id="2678" w:author="Kelvin Sung" w:date="2021-05-20T18:10:00Z">
        <w:r w:rsidDel="00E15C4E">
          <w:delText xml:space="preserve">    </w:delText>
        </w:r>
      </w:del>
    </w:p>
    <w:p w14:paraId="22489A8D" w14:textId="76FFF6AE" w:rsidR="003238E4" w:rsidDel="00E15C4E" w:rsidRDefault="003238E4" w:rsidP="003238E4">
      <w:pPr>
        <w:pStyle w:val="Code"/>
        <w:rPr>
          <w:del w:id="2679" w:author="Kelvin Sung" w:date="2021-05-20T18:10:00Z"/>
        </w:rPr>
      </w:pPr>
      <w:r>
        <w:t xml:space="preserve">    // supports casting to the back of a receiver (if receiver is transparent)</w:t>
      </w:r>
    </w:p>
    <w:p w14:paraId="381E1104" w14:textId="77777777" w:rsidR="00E15C4E" w:rsidRDefault="003238E4" w:rsidP="003238E4">
      <w:pPr>
        <w:pStyle w:val="Code"/>
        <w:rPr>
          <w:ins w:id="2680" w:author="Kelvin Sung" w:date="2021-05-20T18:10:00Z"/>
        </w:rPr>
      </w:pPr>
      <w:del w:id="2681" w:author="Kelvin Sung" w:date="2021-05-20T18:10:00Z">
        <w:r w:rsidDel="00E15C4E">
          <w:delText xml:space="preserve">    </w:delText>
        </w:r>
      </w:del>
    </w:p>
    <w:p w14:paraId="565DE9C4" w14:textId="747F8F6E" w:rsidR="003238E4" w:rsidDel="00E15C4E" w:rsidRDefault="003238E4" w:rsidP="003238E4">
      <w:pPr>
        <w:pStyle w:val="Code"/>
        <w:rPr>
          <w:del w:id="2682" w:author="Kelvin Sung" w:date="2021-05-20T18:10:00Z"/>
        </w:rPr>
      </w:pPr>
      <w:r>
        <w:t xml:space="preserve">    // then you can see shadow from the camera</w:t>
      </w:r>
    </w:p>
    <w:p w14:paraId="2A72B570" w14:textId="77777777" w:rsidR="00E15C4E" w:rsidRDefault="003238E4" w:rsidP="003238E4">
      <w:pPr>
        <w:pStyle w:val="Code"/>
        <w:rPr>
          <w:ins w:id="2683" w:author="Kelvin Sung" w:date="2021-05-20T18:10:00Z"/>
        </w:rPr>
      </w:pPr>
      <w:del w:id="2684" w:author="Kelvin Sung" w:date="2021-05-20T18:10:00Z">
        <w:r w:rsidDel="00E15C4E">
          <w:delText xml:space="preserve">    </w:delText>
        </w:r>
      </w:del>
    </w:p>
    <w:p w14:paraId="6BDDD62C" w14:textId="0DA75751" w:rsidR="003238E4" w:rsidDel="00E15C4E" w:rsidRDefault="003238E4" w:rsidP="003238E4">
      <w:pPr>
        <w:pStyle w:val="Code"/>
        <w:rPr>
          <w:del w:id="2685" w:author="Kelvin Sung" w:date="2021-05-20T18:10:00Z"/>
        </w:rPr>
      </w:pPr>
      <w:r>
        <w:t xml:space="preserve">    // this means, even when:</w:t>
      </w:r>
    </w:p>
    <w:p w14:paraId="509FF0B1" w14:textId="77777777" w:rsidR="00E15C4E" w:rsidRDefault="003238E4" w:rsidP="003238E4">
      <w:pPr>
        <w:pStyle w:val="Code"/>
        <w:rPr>
          <w:ins w:id="2686" w:author="Kelvin Sung" w:date="2021-05-20T18:10:00Z"/>
        </w:rPr>
      </w:pPr>
      <w:del w:id="2687" w:author="Kelvin Sung" w:date="2021-05-20T18:10:00Z">
        <w:r w:rsidDel="00E15C4E">
          <w:delText xml:space="preserve">    </w:delText>
        </w:r>
      </w:del>
    </w:p>
    <w:p w14:paraId="386E4B3F" w14:textId="22E19430" w:rsidR="003238E4" w:rsidDel="00E15C4E" w:rsidRDefault="003238E4" w:rsidP="003238E4">
      <w:pPr>
        <w:pStyle w:val="Code"/>
        <w:rPr>
          <w:del w:id="2688" w:author="Kelvin Sung" w:date="2021-05-20T18:10:00Z"/>
        </w:rPr>
      </w:pPr>
      <w:r>
        <w:t xml:space="preserve">    //      1. caster is lower than receiver</w:t>
      </w:r>
    </w:p>
    <w:p w14:paraId="420FA33C" w14:textId="77777777" w:rsidR="00E15C4E" w:rsidRDefault="003238E4" w:rsidP="003238E4">
      <w:pPr>
        <w:pStyle w:val="Code"/>
        <w:rPr>
          <w:ins w:id="2689" w:author="Kelvin Sung" w:date="2021-05-20T18:10:00Z"/>
        </w:rPr>
      </w:pPr>
      <w:del w:id="2690" w:author="Kelvin Sung" w:date="2021-05-20T18:10:00Z">
        <w:r w:rsidDel="00E15C4E">
          <w:delText xml:space="preserve">    </w:delText>
        </w:r>
      </w:del>
    </w:p>
    <w:p w14:paraId="7A499410" w14:textId="6CF61740" w:rsidR="003238E4" w:rsidDel="00E15C4E" w:rsidRDefault="003238E4" w:rsidP="003238E4">
      <w:pPr>
        <w:pStyle w:val="Code"/>
        <w:rPr>
          <w:del w:id="2691" w:author="Kelvin Sung" w:date="2021-05-20T18:10:00Z"/>
        </w:rPr>
      </w:pPr>
      <w:r>
        <w:t xml:space="preserve">    //      2. light is lower than the caster</w:t>
      </w:r>
    </w:p>
    <w:p w14:paraId="3012F35B" w14:textId="77777777" w:rsidR="00E15C4E" w:rsidRDefault="003238E4" w:rsidP="003238E4">
      <w:pPr>
        <w:pStyle w:val="Code"/>
        <w:rPr>
          <w:ins w:id="2692" w:author="Kelvin Sung" w:date="2021-05-20T18:10:00Z"/>
        </w:rPr>
      </w:pPr>
      <w:del w:id="2693" w:author="Kelvin Sung" w:date="2021-05-20T18:10:00Z">
        <w:r w:rsidDel="00E15C4E">
          <w:delText xml:space="preserve">    </w:delText>
        </w:r>
      </w:del>
    </w:p>
    <w:p w14:paraId="73C22464" w14:textId="37E6E604" w:rsidR="003238E4" w:rsidRDefault="003238E4" w:rsidP="003238E4">
      <w:pPr>
        <w:pStyle w:val="Code"/>
      </w:pPr>
      <w:r>
        <w:t xml:space="preserve">    // it is still possible to cast shadow on receiver</w:t>
      </w:r>
    </w:p>
    <w:p w14:paraId="79FB16D2" w14:textId="620EC3F9" w:rsidR="003238E4" w:rsidDel="00E15C4E" w:rsidRDefault="003238E4" w:rsidP="003238E4">
      <w:pPr>
        <w:pStyle w:val="Code"/>
        <w:rPr>
          <w:del w:id="2694" w:author="Kelvin Sung" w:date="2021-05-20T18:10:00Z"/>
        </w:rPr>
      </w:pPr>
    </w:p>
    <w:p w14:paraId="4EED945A" w14:textId="77777777" w:rsidR="00E15C4E" w:rsidRDefault="003238E4" w:rsidP="003238E4">
      <w:pPr>
        <w:pStyle w:val="Code"/>
        <w:rPr>
          <w:ins w:id="2695" w:author="Kelvin Sung" w:date="2021-05-20T18:10:00Z"/>
        </w:rPr>
      </w:pPr>
      <w:del w:id="2696" w:author="Kelvin Sung" w:date="2021-05-20T18:10:00Z">
        <w:r w:rsidDel="00E15C4E">
          <w:delText xml:space="preserve">    </w:delText>
        </w:r>
      </w:del>
    </w:p>
    <w:p w14:paraId="30A7784A" w14:textId="0B610F73" w:rsidR="003238E4" w:rsidDel="00E15C4E" w:rsidRDefault="003238E4" w:rsidP="003238E4">
      <w:pPr>
        <w:pStyle w:val="Code"/>
        <w:rPr>
          <w:del w:id="2697" w:author="Kelvin Sung" w:date="2021-05-20T18:10:00Z"/>
        </w:rPr>
      </w:pPr>
      <w:r>
        <w:t xml:space="preserve">    let cxf = this.mShadowCaster.getXform();</w:t>
      </w:r>
    </w:p>
    <w:p w14:paraId="2E2B4FA0" w14:textId="77777777" w:rsidR="00E15C4E" w:rsidRDefault="003238E4" w:rsidP="003238E4">
      <w:pPr>
        <w:pStyle w:val="Code"/>
        <w:rPr>
          <w:ins w:id="2698" w:author="Kelvin Sung" w:date="2021-05-20T18:10:00Z"/>
        </w:rPr>
      </w:pPr>
      <w:del w:id="2699" w:author="Kelvin Sung" w:date="2021-05-20T18:10:00Z">
        <w:r w:rsidDel="00E15C4E">
          <w:delText xml:space="preserve">    </w:delText>
        </w:r>
      </w:del>
    </w:p>
    <w:p w14:paraId="23BE8E6B" w14:textId="4E9A6A44" w:rsidR="003238E4" w:rsidDel="00E15C4E" w:rsidRDefault="003238E4" w:rsidP="003238E4">
      <w:pPr>
        <w:pStyle w:val="Code"/>
        <w:rPr>
          <w:del w:id="2700" w:author="Kelvin Sung" w:date="2021-05-20T18:10:00Z"/>
        </w:rPr>
      </w:pPr>
      <w:r>
        <w:t xml:space="preserve">    let rxf = this.mShadowReceiver.getXform();</w:t>
      </w:r>
    </w:p>
    <w:p w14:paraId="2CBD73AF" w14:textId="77777777" w:rsidR="00E15C4E" w:rsidRDefault="003238E4" w:rsidP="003238E4">
      <w:pPr>
        <w:pStyle w:val="Code"/>
        <w:rPr>
          <w:ins w:id="2701" w:author="Kelvin Sung" w:date="2021-05-20T18:10:00Z"/>
        </w:rPr>
      </w:pPr>
      <w:del w:id="2702" w:author="Kelvin Sung" w:date="2021-05-20T18:10:00Z">
        <w:r w:rsidDel="00E15C4E">
          <w:delText xml:space="preserve">    </w:delText>
        </w:r>
      </w:del>
    </w:p>
    <w:p w14:paraId="606A690C" w14:textId="7B0BD8C3" w:rsidR="003238E4" w:rsidDel="00E15C4E" w:rsidRDefault="003238E4" w:rsidP="003238E4">
      <w:pPr>
        <w:pStyle w:val="Code"/>
        <w:rPr>
          <w:del w:id="2703" w:author="Kelvin Sung" w:date="2021-05-20T18:10:00Z"/>
        </w:rPr>
      </w:pPr>
      <w:r>
        <w:t xml:space="preserve">    // vector from light to caster</w:t>
      </w:r>
    </w:p>
    <w:p w14:paraId="3F6C3282" w14:textId="77777777" w:rsidR="00E15C4E" w:rsidRDefault="003238E4" w:rsidP="003238E4">
      <w:pPr>
        <w:pStyle w:val="Code"/>
        <w:rPr>
          <w:ins w:id="2704" w:author="Kelvin Sung" w:date="2021-05-20T18:10:00Z"/>
        </w:rPr>
      </w:pPr>
      <w:del w:id="2705" w:author="Kelvin Sung" w:date="2021-05-20T18:10:00Z">
        <w:r w:rsidDel="00E15C4E">
          <w:delText xml:space="preserve">    </w:delText>
        </w:r>
      </w:del>
    </w:p>
    <w:p w14:paraId="6D4CEAD1" w14:textId="34DA6B36" w:rsidR="003238E4" w:rsidDel="00E15C4E" w:rsidRDefault="003238E4" w:rsidP="003238E4">
      <w:pPr>
        <w:pStyle w:val="Code"/>
        <w:rPr>
          <w:del w:id="2706" w:author="Kelvin Sung" w:date="2021-05-20T18:10:00Z"/>
        </w:rPr>
      </w:pPr>
      <w:r>
        <w:t xml:space="preserve">    let lgtToCaster = vec3.create();</w:t>
      </w:r>
    </w:p>
    <w:p w14:paraId="20FD4133" w14:textId="77777777" w:rsidR="00E15C4E" w:rsidRDefault="003238E4" w:rsidP="003238E4">
      <w:pPr>
        <w:pStyle w:val="Code"/>
        <w:rPr>
          <w:ins w:id="2707" w:author="Kelvin Sung" w:date="2021-05-20T18:10:00Z"/>
        </w:rPr>
      </w:pPr>
      <w:del w:id="2708" w:author="Kelvin Sung" w:date="2021-05-20T18:10:00Z">
        <w:r w:rsidDel="00E15C4E">
          <w:delText xml:space="preserve">    </w:delText>
        </w:r>
      </w:del>
    </w:p>
    <w:p w14:paraId="3AD93EA0" w14:textId="2EBAF933" w:rsidR="003238E4" w:rsidDel="00E15C4E" w:rsidRDefault="003238E4" w:rsidP="003238E4">
      <w:pPr>
        <w:pStyle w:val="Code"/>
        <w:rPr>
          <w:del w:id="2709" w:author="Kelvin Sung" w:date="2021-05-20T18:10:00Z"/>
        </w:rPr>
      </w:pPr>
      <w:r>
        <w:t xml:space="preserve">    let lgtToReceiverZ;</w:t>
      </w:r>
    </w:p>
    <w:p w14:paraId="7DA6D188" w14:textId="77777777" w:rsidR="00E15C4E" w:rsidRDefault="003238E4" w:rsidP="003238E4">
      <w:pPr>
        <w:pStyle w:val="Code"/>
        <w:rPr>
          <w:ins w:id="2710" w:author="Kelvin Sung" w:date="2021-05-20T18:10:00Z"/>
        </w:rPr>
      </w:pPr>
      <w:del w:id="2711" w:author="Kelvin Sung" w:date="2021-05-20T18:10:00Z">
        <w:r w:rsidDel="00E15C4E">
          <w:delText xml:space="preserve">    </w:delText>
        </w:r>
      </w:del>
    </w:p>
    <w:p w14:paraId="3B444CC7" w14:textId="03C157FB" w:rsidR="003238E4" w:rsidDel="00E15C4E" w:rsidRDefault="003238E4" w:rsidP="003238E4">
      <w:pPr>
        <w:pStyle w:val="Code"/>
        <w:rPr>
          <w:del w:id="2712" w:author="Kelvin Sung" w:date="2021-05-20T18:10:00Z"/>
        </w:rPr>
      </w:pPr>
      <w:r>
        <w:t xml:space="preserve">    let receiverToCasterZ;</w:t>
      </w:r>
    </w:p>
    <w:p w14:paraId="0A6A25B2" w14:textId="77777777" w:rsidR="00E15C4E" w:rsidRDefault="003238E4" w:rsidP="003238E4">
      <w:pPr>
        <w:pStyle w:val="Code"/>
        <w:rPr>
          <w:ins w:id="2713" w:author="Kelvin Sung" w:date="2021-05-20T18:10:00Z"/>
        </w:rPr>
      </w:pPr>
      <w:del w:id="2714" w:author="Kelvin Sung" w:date="2021-05-20T18:10:00Z">
        <w:r w:rsidDel="00E15C4E">
          <w:delText xml:space="preserve">    </w:delText>
        </w:r>
      </w:del>
    </w:p>
    <w:p w14:paraId="4642412A" w14:textId="2534CDFF" w:rsidR="003238E4" w:rsidDel="00E15C4E" w:rsidRDefault="003238E4" w:rsidP="003238E4">
      <w:pPr>
        <w:pStyle w:val="Code"/>
        <w:rPr>
          <w:del w:id="2715" w:author="Kelvin Sung" w:date="2021-05-20T18:10:00Z"/>
        </w:rPr>
      </w:pPr>
      <w:r>
        <w:t xml:space="preserve">    let distToCaster, distToReceiver;  // measured along the lgtToCaster vector</w:t>
      </w:r>
    </w:p>
    <w:p w14:paraId="3102F6BC" w14:textId="77777777" w:rsidR="00E15C4E" w:rsidRDefault="003238E4" w:rsidP="003238E4">
      <w:pPr>
        <w:pStyle w:val="Code"/>
        <w:rPr>
          <w:ins w:id="2716" w:author="Kelvin Sung" w:date="2021-05-20T18:10:00Z"/>
        </w:rPr>
      </w:pPr>
      <w:del w:id="2717" w:author="Kelvin Sung" w:date="2021-05-20T18:10:00Z">
        <w:r w:rsidDel="00E15C4E">
          <w:delText xml:space="preserve">    </w:delText>
        </w:r>
      </w:del>
    </w:p>
    <w:p w14:paraId="76CABE0C" w14:textId="59C048DC" w:rsidR="003238E4" w:rsidDel="00E15C4E" w:rsidRDefault="003238E4" w:rsidP="003238E4">
      <w:pPr>
        <w:pStyle w:val="Code"/>
        <w:rPr>
          <w:del w:id="2718" w:author="Kelvin Sung" w:date="2021-05-20T18:10:00Z"/>
        </w:rPr>
      </w:pPr>
      <w:r>
        <w:t xml:space="preserve">    let scale;</w:t>
      </w:r>
    </w:p>
    <w:p w14:paraId="61817E7A" w14:textId="77777777" w:rsidR="00E15C4E" w:rsidRDefault="003238E4" w:rsidP="003238E4">
      <w:pPr>
        <w:pStyle w:val="Code"/>
        <w:rPr>
          <w:ins w:id="2719" w:author="Kelvin Sung" w:date="2021-05-20T18:10:00Z"/>
        </w:rPr>
      </w:pPr>
      <w:del w:id="2720" w:author="Kelvin Sung" w:date="2021-05-20T18:10:00Z">
        <w:r w:rsidDel="00E15C4E">
          <w:delText xml:space="preserve">    </w:delText>
        </w:r>
      </w:del>
    </w:p>
    <w:p w14:paraId="5AE9D1BC" w14:textId="70CF7326" w:rsidR="003238E4" w:rsidRDefault="003238E4" w:rsidP="003238E4">
      <w:pPr>
        <w:pStyle w:val="Code"/>
      </w:pPr>
      <w:r>
        <w:t xml:space="preserve">    let offset = vec3.fromValues(0, 0, 0);</w:t>
      </w:r>
    </w:p>
    <w:p w14:paraId="57201168" w14:textId="3FDDE9F5" w:rsidR="003238E4" w:rsidDel="00E15C4E" w:rsidRDefault="003238E4" w:rsidP="003238E4">
      <w:pPr>
        <w:pStyle w:val="Code"/>
        <w:rPr>
          <w:del w:id="2721" w:author="Kelvin Sung" w:date="2021-05-20T18:10:00Z"/>
        </w:rPr>
      </w:pPr>
    </w:p>
    <w:p w14:paraId="29A70771" w14:textId="77777777" w:rsidR="00E15C4E" w:rsidRDefault="003238E4" w:rsidP="003238E4">
      <w:pPr>
        <w:pStyle w:val="Code"/>
        <w:rPr>
          <w:ins w:id="2722" w:author="Kelvin Sung" w:date="2021-05-20T18:10:00Z"/>
        </w:rPr>
      </w:pPr>
      <w:del w:id="2723" w:author="Kelvin Sung" w:date="2021-05-20T18:10:00Z">
        <w:r w:rsidDel="00E15C4E">
          <w:delText xml:space="preserve">    </w:delText>
        </w:r>
      </w:del>
    </w:p>
    <w:p w14:paraId="0448A325" w14:textId="07D55145" w:rsidR="003238E4" w:rsidDel="00E15C4E" w:rsidRDefault="003238E4" w:rsidP="003238E4">
      <w:pPr>
        <w:pStyle w:val="Code"/>
        <w:rPr>
          <w:del w:id="2724" w:author="Kelvin Sung" w:date="2021-05-20T18:10:00Z"/>
        </w:rPr>
      </w:pPr>
      <w:r>
        <w:t xml:space="preserve">    receiverToCasterZ = rxf.getZPos() - cxf.getZPos();</w:t>
      </w:r>
    </w:p>
    <w:p w14:paraId="72BE44B7" w14:textId="77777777" w:rsidR="00E15C4E" w:rsidRDefault="003238E4" w:rsidP="003238E4">
      <w:pPr>
        <w:pStyle w:val="Code"/>
        <w:rPr>
          <w:ins w:id="2725" w:author="Kelvin Sung" w:date="2021-05-20T18:10:00Z"/>
        </w:rPr>
      </w:pPr>
      <w:del w:id="2726" w:author="Kelvin Sung" w:date="2021-05-20T18:10:00Z">
        <w:r w:rsidDel="00E15C4E">
          <w:delText xml:space="preserve">    </w:delText>
        </w:r>
      </w:del>
    </w:p>
    <w:p w14:paraId="71A7662E" w14:textId="085F07F6" w:rsidR="003238E4" w:rsidDel="00E15C4E" w:rsidRDefault="003238E4" w:rsidP="003238E4">
      <w:pPr>
        <w:pStyle w:val="Code"/>
        <w:rPr>
          <w:del w:id="2727" w:author="Kelvin Sung" w:date="2021-05-20T18:10:00Z"/>
        </w:rPr>
      </w:pPr>
      <w:r>
        <w:t xml:space="preserve">    if (aLight.getLightType() === eLightType.eDirectionalLight) {</w:t>
      </w:r>
    </w:p>
    <w:p w14:paraId="4A75C93A" w14:textId="77777777" w:rsidR="00E15C4E" w:rsidRDefault="003238E4" w:rsidP="003238E4">
      <w:pPr>
        <w:pStyle w:val="Code"/>
        <w:rPr>
          <w:ins w:id="2728" w:author="Kelvin Sung" w:date="2021-05-20T18:10:00Z"/>
        </w:rPr>
      </w:pPr>
      <w:del w:id="2729" w:author="Kelvin Sung" w:date="2021-05-20T18:10:00Z">
        <w:r w:rsidDel="00E15C4E">
          <w:delText xml:space="preserve">    </w:delText>
        </w:r>
      </w:del>
    </w:p>
    <w:p w14:paraId="3E07E534" w14:textId="23B59DFF" w:rsidR="003238E4" w:rsidDel="00E15C4E" w:rsidRDefault="003238E4" w:rsidP="003238E4">
      <w:pPr>
        <w:pStyle w:val="Code"/>
        <w:rPr>
          <w:del w:id="2730" w:author="Kelvin Sung" w:date="2021-05-20T18:10:00Z"/>
        </w:rPr>
      </w:pPr>
      <w:r>
        <w:t xml:space="preserve">        if (((Math.abs(aLight.getDirection())[2]) &lt; this.kVerySmall) ||</w:t>
      </w:r>
    </w:p>
    <w:p w14:paraId="522E5342" w14:textId="77777777" w:rsidR="00E15C4E" w:rsidRDefault="003238E4" w:rsidP="003238E4">
      <w:pPr>
        <w:pStyle w:val="Code"/>
        <w:rPr>
          <w:ins w:id="2731" w:author="Kelvin Sung" w:date="2021-05-20T18:10:00Z"/>
        </w:rPr>
      </w:pPr>
      <w:del w:id="2732" w:author="Kelvin Sung" w:date="2021-05-20T18:10:00Z">
        <w:r w:rsidDel="00E15C4E">
          <w:delText xml:space="preserve">    </w:delText>
        </w:r>
      </w:del>
    </w:p>
    <w:p w14:paraId="4FF0C458" w14:textId="563CF945" w:rsidR="003238E4" w:rsidDel="00E15C4E" w:rsidRDefault="003238E4" w:rsidP="003238E4">
      <w:pPr>
        <w:pStyle w:val="Code"/>
        <w:rPr>
          <w:del w:id="2733" w:author="Kelvin Sung" w:date="2021-05-20T18:10:00Z"/>
        </w:rPr>
      </w:pPr>
      <w:r>
        <w:t xml:space="preserve">            ((receiverToCasterZ * (aLight.getDirection())[2]) &lt; 0)) {</w:t>
      </w:r>
    </w:p>
    <w:p w14:paraId="66986E1F" w14:textId="77777777" w:rsidR="00E15C4E" w:rsidRDefault="003238E4" w:rsidP="003238E4">
      <w:pPr>
        <w:pStyle w:val="Code"/>
        <w:rPr>
          <w:ins w:id="2734" w:author="Kelvin Sung" w:date="2021-05-20T18:10:00Z"/>
        </w:rPr>
      </w:pPr>
      <w:del w:id="2735" w:author="Kelvin Sung" w:date="2021-05-20T18:10:00Z">
        <w:r w:rsidDel="00E15C4E">
          <w:delText xml:space="preserve">    </w:delText>
        </w:r>
      </w:del>
    </w:p>
    <w:p w14:paraId="62A9569B" w14:textId="00C58331" w:rsidR="003238E4" w:rsidDel="00E15C4E" w:rsidRDefault="003238E4" w:rsidP="003238E4">
      <w:pPr>
        <w:pStyle w:val="Code"/>
        <w:rPr>
          <w:del w:id="2736" w:author="Kelvin Sung" w:date="2021-05-20T18:10:00Z"/>
        </w:rPr>
      </w:pPr>
      <w:r>
        <w:t xml:space="preserve">            return false;   // direction light casting side way or</w:t>
      </w:r>
    </w:p>
    <w:p w14:paraId="146D73BD" w14:textId="77777777" w:rsidR="00E15C4E" w:rsidRDefault="003238E4" w:rsidP="003238E4">
      <w:pPr>
        <w:pStyle w:val="Code"/>
        <w:rPr>
          <w:ins w:id="2737" w:author="Kelvin Sung" w:date="2021-05-20T18:10:00Z"/>
        </w:rPr>
      </w:pPr>
      <w:del w:id="2738" w:author="Kelvin Sung" w:date="2021-05-20T18:10:00Z">
        <w:r w:rsidDel="00E15C4E">
          <w:delText xml:space="preserve">    </w:delText>
        </w:r>
      </w:del>
    </w:p>
    <w:p w14:paraId="156C7511" w14:textId="45FDC6BB" w:rsidR="003238E4" w:rsidDel="00E15C4E" w:rsidRDefault="003238E4" w:rsidP="003238E4">
      <w:pPr>
        <w:pStyle w:val="Code"/>
        <w:rPr>
          <w:del w:id="2739" w:author="Kelvin Sung" w:date="2021-05-20T18:10:00Z"/>
        </w:rPr>
      </w:pPr>
      <w:r>
        <w:t xml:space="preserve">            // caster and receiver on different sides of light in Z</w:t>
      </w:r>
    </w:p>
    <w:p w14:paraId="122616BE" w14:textId="77777777" w:rsidR="00E15C4E" w:rsidRDefault="003238E4" w:rsidP="003238E4">
      <w:pPr>
        <w:pStyle w:val="Code"/>
        <w:rPr>
          <w:ins w:id="2740" w:author="Kelvin Sung" w:date="2021-05-20T18:10:00Z"/>
        </w:rPr>
      </w:pPr>
      <w:del w:id="2741" w:author="Kelvin Sung" w:date="2021-05-20T18:10:00Z">
        <w:r w:rsidDel="00E15C4E">
          <w:delText xml:space="preserve">    </w:delText>
        </w:r>
      </w:del>
    </w:p>
    <w:p w14:paraId="7CD3D135" w14:textId="5A433BE2" w:rsidR="003238E4" w:rsidDel="00E15C4E" w:rsidRDefault="003238E4" w:rsidP="003238E4">
      <w:pPr>
        <w:pStyle w:val="Code"/>
        <w:rPr>
          <w:del w:id="2742" w:author="Kelvin Sung" w:date="2021-05-20T18:10:00Z"/>
        </w:rPr>
      </w:pPr>
      <w:r>
        <w:t xml:space="preserve">        }</w:t>
      </w:r>
    </w:p>
    <w:p w14:paraId="70416201" w14:textId="77777777" w:rsidR="00E15C4E" w:rsidRDefault="003238E4" w:rsidP="003238E4">
      <w:pPr>
        <w:pStyle w:val="Code"/>
        <w:rPr>
          <w:ins w:id="2743" w:author="Kelvin Sung" w:date="2021-05-20T18:10:00Z"/>
        </w:rPr>
      </w:pPr>
      <w:del w:id="2744" w:author="Kelvin Sung" w:date="2021-05-20T18:10:00Z">
        <w:r w:rsidDel="00E15C4E">
          <w:delText xml:space="preserve">    </w:delText>
        </w:r>
      </w:del>
    </w:p>
    <w:p w14:paraId="650DDBC2" w14:textId="1759BF25" w:rsidR="003238E4" w:rsidDel="00E15C4E" w:rsidRDefault="003238E4" w:rsidP="003238E4">
      <w:pPr>
        <w:pStyle w:val="Code"/>
        <w:rPr>
          <w:del w:id="2745" w:author="Kelvin Sung" w:date="2021-05-20T18:10:00Z"/>
        </w:rPr>
      </w:pPr>
      <w:r>
        <w:t xml:space="preserve">        vec3.copy(lgtToCaster, aLight.getDirection());</w:t>
      </w:r>
    </w:p>
    <w:p w14:paraId="406CEFCD" w14:textId="77777777" w:rsidR="00E15C4E" w:rsidRDefault="003238E4" w:rsidP="003238E4">
      <w:pPr>
        <w:pStyle w:val="Code"/>
        <w:rPr>
          <w:ins w:id="2746" w:author="Kelvin Sung" w:date="2021-05-20T18:10:00Z"/>
        </w:rPr>
      </w:pPr>
      <w:del w:id="2747" w:author="Kelvin Sung" w:date="2021-05-20T18:10:00Z">
        <w:r w:rsidDel="00E15C4E">
          <w:delText xml:space="preserve">    </w:delText>
        </w:r>
      </w:del>
    </w:p>
    <w:p w14:paraId="5FB484E8" w14:textId="6906AECD" w:rsidR="003238E4" w:rsidRDefault="003238E4" w:rsidP="003238E4">
      <w:pPr>
        <w:pStyle w:val="Code"/>
      </w:pPr>
      <w:r>
        <w:t xml:space="preserve">        vec3.normalize(lgtToCaster, lgtToCaster);</w:t>
      </w:r>
    </w:p>
    <w:p w14:paraId="2B5B938C" w14:textId="2E385295" w:rsidR="003238E4" w:rsidDel="00E15C4E" w:rsidRDefault="003238E4" w:rsidP="003238E4">
      <w:pPr>
        <w:pStyle w:val="Code"/>
        <w:rPr>
          <w:del w:id="2748" w:author="Kelvin Sung" w:date="2021-05-20T18:10:00Z"/>
        </w:rPr>
      </w:pPr>
    </w:p>
    <w:p w14:paraId="38D4C005" w14:textId="77777777" w:rsidR="00E15C4E" w:rsidRDefault="003238E4" w:rsidP="003238E4">
      <w:pPr>
        <w:pStyle w:val="Code"/>
        <w:rPr>
          <w:ins w:id="2749" w:author="Kelvin Sung" w:date="2021-05-20T18:10:00Z"/>
        </w:rPr>
      </w:pPr>
      <w:del w:id="2750" w:author="Kelvin Sung" w:date="2021-05-20T18:10:00Z">
        <w:r w:rsidDel="00E15C4E">
          <w:delText xml:space="preserve">    </w:delText>
        </w:r>
      </w:del>
    </w:p>
    <w:p w14:paraId="73381E79" w14:textId="54D76378" w:rsidR="003238E4" w:rsidDel="00E15C4E" w:rsidRDefault="003238E4" w:rsidP="003238E4">
      <w:pPr>
        <w:pStyle w:val="Code"/>
        <w:rPr>
          <w:del w:id="2751" w:author="Kelvin Sung" w:date="2021-05-20T18:10:00Z"/>
        </w:rPr>
      </w:pPr>
      <w:r>
        <w:t xml:space="preserve">        distToReceiver = Math.abs(receiverToCasterZ / lgtToCaster[2]);  // distance measured along lgtToCaster</w:t>
      </w:r>
    </w:p>
    <w:p w14:paraId="0A7B2976" w14:textId="77777777" w:rsidR="00E15C4E" w:rsidRDefault="003238E4" w:rsidP="003238E4">
      <w:pPr>
        <w:pStyle w:val="Code"/>
        <w:rPr>
          <w:ins w:id="2752" w:author="Kelvin Sung" w:date="2021-05-20T18:10:00Z"/>
        </w:rPr>
      </w:pPr>
      <w:del w:id="2753" w:author="Kelvin Sung" w:date="2021-05-20T18:10:00Z">
        <w:r w:rsidDel="00E15C4E">
          <w:delText xml:space="preserve">    </w:delText>
        </w:r>
      </w:del>
    </w:p>
    <w:p w14:paraId="4AF60623" w14:textId="31F24672" w:rsidR="003238E4" w:rsidDel="00E15C4E" w:rsidRDefault="003238E4" w:rsidP="003238E4">
      <w:pPr>
        <w:pStyle w:val="Code"/>
        <w:rPr>
          <w:del w:id="2754" w:author="Kelvin Sung" w:date="2021-05-20T18:10:00Z"/>
        </w:rPr>
      </w:pPr>
      <w:r>
        <w:t xml:space="preserve">        scale = Math.abs(1 / lgtToCaster[2]);</w:t>
      </w:r>
    </w:p>
    <w:p w14:paraId="33159248" w14:textId="77777777" w:rsidR="00E15C4E" w:rsidRDefault="003238E4" w:rsidP="003238E4">
      <w:pPr>
        <w:pStyle w:val="Code"/>
        <w:rPr>
          <w:ins w:id="2755" w:author="Kelvin Sung" w:date="2021-05-20T18:10:00Z"/>
        </w:rPr>
      </w:pPr>
      <w:del w:id="2756" w:author="Kelvin Sung" w:date="2021-05-20T18:10:00Z">
        <w:r w:rsidDel="00E15C4E">
          <w:delText xml:space="preserve">    </w:delText>
        </w:r>
      </w:del>
    </w:p>
    <w:p w14:paraId="5B56420F" w14:textId="5D999DE2" w:rsidR="003238E4" w:rsidDel="00E15C4E" w:rsidRDefault="003238E4" w:rsidP="003238E4">
      <w:pPr>
        <w:pStyle w:val="Code"/>
        <w:rPr>
          <w:del w:id="2757" w:author="Kelvin Sung" w:date="2021-05-20T18:10:00Z"/>
        </w:rPr>
      </w:pPr>
      <w:r>
        <w:t xml:space="preserve">    } else {</w:t>
      </w:r>
    </w:p>
    <w:p w14:paraId="78117E98" w14:textId="77777777" w:rsidR="00E15C4E" w:rsidRDefault="003238E4" w:rsidP="003238E4">
      <w:pPr>
        <w:pStyle w:val="Code"/>
        <w:rPr>
          <w:ins w:id="2758" w:author="Kelvin Sung" w:date="2021-05-20T18:10:00Z"/>
        </w:rPr>
      </w:pPr>
      <w:del w:id="2759" w:author="Kelvin Sung" w:date="2021-05-20T18:10:00Z">
        <w:r w:rsidDel="00E15C4E">
          <w:delText xml:space="preserve">    </w:delText>
        </w:r>
      </w:del>
    </w:p>
    <w:p w14:paraId="17310F05" w14:textId="52327DFC" w:rsidR="003238E4" w:rsidDel="00E15C4E" w:rsidRDefault="003238E4" w:rsidP="003238E4">
      <w:pPr>
        <w:pStyle w:val="Code"/>
        <w:rPr>
          <w:del w:id="2760" w:author="Kelvin Sung" w:date="2021-05-20T18:10:00Z"/>
        </w:rPr>
      </w:pPr>
      <w:r>
        <w:t xml:space="preserve">        vec3.sub(lgtToCaster, cxf.get3DPosition(), aLight.getPosition());</w:t>
      </w:r>
    </w:p>
    <w:p w14:paraId="14DBFD11" w14:textId="77777777" w:rsidR="00E15C4E" w:rsidRDefault="003238E4" w:rsidP="003238E4">
      <w:pPr>
        <w:pStyle w:val="Code"/>
        <w:rPr>
          <w:ins w:id="2761" w:author="Kelvin Sung" w:date="2021-05-20T18:10:00Z"/>
        </w:rPr>
      </w:pPr>
      <w:del w:id="2762" w:author="Kelvin Sung" w:date="2021-05-20T18:10:00Z">
        <w:r w:rsidDel="00E15C4E">
          <w:delText xml:space="preserve">    </w:delText>
        </w:r>
      </w:del>
    </w:p>
    <w:p w14:paraId="5019F6ED" w14:textId="7618149F" w:rsidR="003238E4" w:rsidRDefault="003238E4" w:rsidP="003238E4">
      <w:pPr>
        <w:pStyle w:val="Code"/>
      </w:pPr>
      <w:r>
        <w:t xml:space="preserve">        lgtToReceiverZ = rxf.getZPos() - (aLight.getPosition())[2];</w:t>
      </w:r>
    </w:p>
    <w:p w14:paraId="0F22C036" w14:textId="56883ED4" w:rsidR="003238E4" w:rsidDel="00E15C4E" w:rsidRDefault="003238E4" w:rsidP="003238E4">
      <w:pPr>
        <w:pStyle w:val="Code"/>
        <w:rPr>
          <w:del w:id="2763" w:author="Kelvin Sung" w:date="2021-05-20T18:10:00Z"/>
        </w:rPr>
      </w:pPr>
    </w:p>
    <w:p w14:paraId="65C332A1" w14:textId="77777777" w:rsidR="00E15C4E" w:rsidRDefault="003238E4" w:rsidP="003238E4">
      <w:pPr>
        <w:pStyle w:val="Code"/>
        <w:rPr>
          <w:ins w:id="2764" w:author="Kelvin Sung" w:date="2021-05-20T18:10:00Z"/>
        </w:rPr>
      </w:pPr>
      <w:del w:id="2765" w:author="Kelvin Sung" w:date="2021-05-20T18:10:00Z">
        <w:r w:rsidDel="00E15C4E">
          <w:delText xml:space="preserve">    </w:delText>
        </w:r>
      </w:del>
    </w:p>
    <w:p w14:paraId="4334907D" w14:textId="0C7A3AE2" w:rsidR="003238E4" w:rsidDel="00E15C4E" w:rsidRDefault="003238E4" w:rsidP="003238E4">
      <w:pPr>
        <w:pStyle w:val="Code"/>
        <w:rPr>
          <w:del w:id="2766" w:author="Kelvin Sung" w:date="2021-05-20T18:10:00Z"/>
        </w:rPr>
      </w:pPr>
      <w:r>
        <w:t xml:space="preserve">        if ((lgtToReceiverZ * lgtToCaster[2]) &lt; 0) {</w:t>
      </w:r>
    </w:p>
    <w:p w14:paraId="360397EB" w14:textId="77777777" w:rsidR="00E15C4E" w:rsidRDefault="003238E4" w:rsidP="003238E4">
      <w:pPr>
        <w:pStyle w:val="Code"/>
        <w:rPr>
          <w:ins w:id="2767" w:author="Kelvin Sung" w:date="2021-05-20T18:10:00Z"/>
        </w:rPr>
      </w:pPr>
      <w:del w:id="2768" w:author="Kelvin Sung" w:date="2021-05-20T18:10:00Z">
        <w:r w:rsidDel="00E15C4E">
          <w:delText xml:space="preserve">    </w:delText>
        </w:r>
      </w:del>
    </w:p>
    <w:p w14:paraId="5297E014" w14:textId="42E7DE46" w:rsidR="003238E4" w:rsidDel="00E15C4E" w:rsidRDefault="003238E4" w:rsidP="003238E4">
      <w:pPr>
        <w:pStyle w:val="Code"/>
        <w:rPr>
          <w:del w:id="2769" w:author="Kelvin Sung" w:date="2021-05-20T18:10:00Z"/>
        </w:rPr>
      </w:pPr>
      <w:r>
        <w:t xml:space="preserve">            return false;  // caster and receiver on different sides of light in Z</w:t>
      </w:r>
    </w:p>
    <w:p w14:paraId="4271F19C" w14:textId="77777777" w:rsidR="00E15C4E" w:rsidRDefault="003238E4" w:rsidP="003238E4">
      <w:pPr>
        <w:pStyle w:val="Code"/>
        <w:rPr>
          <w:ins w:id="2770" w:author="Kelvin Sung" w:date="2021-05-20T18:10:00Z"/>
        </w:rPr>
      </w:pPr>
      <w:del w:id="2771" w:author="Kelvin Sung" w:date="2021-05-20T18:10:00Z">
        <w:r w:rsidDel="00E15C4E">
          <w:delText xml:space="preserve">    </w:delText>
        </w:r>
      </w:del>
    </w:p>
    <w:p w14:paraId="277C42D9" w14:textId="5446FD58" w:rsidR="003238E4" w:rsidRDefault="003238E4" w:rsidP="003238E4">
      <w:pPr>
        <w:pStyle w:val="Code"/>
      </w:pPr>
      <w:r>
        <w:t xml:space="preserve">        }</w:t>
      </w:r>
    </w:p>
    <w:p w14:paraId="651D41AB" w14:textId="284EC2F1" w:rsidR="003238E4" w:rsidDel="00E15C4E" w:rsidRDefault="003238E4" w:rsidP="003238E4">
      <w:pPr>
        <w:pStyle w:val="Code"/>
        <w:rPr>
          <w:del w:id="2772" w:author="Kelvin Sung" w:date="2021-05-20T18:10:00Z"/>
        </w:rPr>
      </w:pPr>
    </w:p>
    <w:p w14:paraId="47F0AE66" w14:textId="77777777" w:rsidR="00E15C4E" w:rsidRDefault="003238E4" w:rsidP="003238E4">
      <w:pPr>
        <w:pStyle w:val="Code"/>
        <w:rPr>
          <w:ins w:id="2773" w:author="Kelvin Sung" w:date="2021-05-20T18:10:00Z"/>
        </w:rPr>
      </w:pPr>
      <w:del w:id="2774" w:author="Kelvin Sung" w:date="2021-05-20T18:10:00Z">
        <w:r w:rsidDel="00E15C4E">
          <w:delText xml:space="preserve">    </w:delText>
        </w:r>
      </w:del>
    </w:p>
    <w:p w14:paraId="2E6D17DC" w14:textId="775F5CC9" w:rsidR="003238E4" w:rsidDel="00E15C4E" w:rsidRDefault="003238E4" w:rsidP="003238E4">
      <w:pPr>
        <w:pStyle w:val="Code"/>
        <w:rPr>
          <w:del w:id="2775" w:author="Kelvin Sung" w:date="2021-05-20T18:10:00Z"/>
        </w:rPr>
      </w:pPr>
      <w:r>
        <w:t xml:space="preserve">        if ((Math.abs(lgtToReceiverZ) &lt; this.kVerySmall) || ((Math.abs(lgtToCaster[2]) &lt; this.kVerySmall))) {</w:t>
      </w:r>
    </w:p>
    <w:p w14:paraId="267AEC24" w14:textId="77777777" w:rsidR="00E15C4E" w:rsidRDefault="003238E4" w:rsidP="003238E4">
      <w:pPr>
        <w:pStyle w:val="Code"/>
        <w:rPr>
          <w:ins w:id="2776" w:author="Kelvin Sung" w:date="2021-05-20T18:10:00Z"/>
        </w:rPr>
      </w:pPr>
      <w:del w:id="2777" w:author="Kelvin Sung" w:date="2021-05-20T18:10:00Z">
        <w:r w:rsidDel="00E15C4E">
          <w:delText xml:space="preserve">    </w:delText>
        </w:r>
      </w:del>
    </w:p>
    <w:p w14:paraId="2A392B7D" w14:textId="54C1EA5B" w:rsidR="003238E4" w:rsidDel="00E15C4E" w:rsidRDefault="003238E4" w:rsidP="003238E4">
      <w:pPr>
        <w:pStyle w:val="Code"/>
        <w:rPr>
          <w:del w:id="2778" w:author="Kelvin Sung" w:date="2021-05-20T18:10:00Z"/>
        </w:rPr>
      </w:pPr>
      <w:r>
        <w:t xml:space="preserve">            // alomst the same Z, can't see shadow</w:t>
      </w:r>
    </w:p>
    <w:p w14:paraId="31EDA48D" w14:textId="77777777" w:rsidR="00E15C4E" w:rsidRDefault="003238E4" w:rsidP="003238E4">
      <w:pPr>
        <w:pStyle w:val="Code"/>
        <w:rPr>
          <w:ins w:id="2779" w:author="Kelvin Sung" w:date="2021-05-20T18:10:00Z"/>
        </w:rPr>
      </w:pPr>
      <w:del w:id="2780" w:author="Kelvin Sung" w:date="2021-05-20T18:10:00Z">
        <w:r w:rsidDel="00E15C4E">
          <w:delText xml:space="preserve">    </w:delText>
        </w:r>
      </w:del>
    </w:p>
    <w:p w14:paraId="6E4628B5" w14:textId="04CE7D62" w:rsidR="003238E4" w:rsidDel="00E15C4E" w:rsidRDefault="003238E4" w:rsidP="003238E4">
      <w:pPr>
        <w:pStyle w:val="Code"/>
        <w:rPr>
          <w:del w:id="2781" w:author="Kelvin Sung" w:date="2021-05-20T18:10:00Z"/>
        </w:rPr>
      </w:pPr>
      <w:r>
        <w:t xml:space="preserve">            return false;</w:t>
      </w:r>
    </w:p>
    <w:p w14:paraId="7FA8123C" w14:textId="77777777" w:rsidR="00E15C4E" w:rsidRDefault="003238E4" w:rsidP="003238E4">
      <w:pPr>
        <w:pStyle w:val="Code"/>
        <w:rPr>
          <w:ins w:id="2782" w:author="Kelvin Sung" w:date="2021-05-20T18:10:00Z"/>
        </w:rPr>
      </w:pPr>
      <w:del w:id="2783" w:author="Kelvin Sung" w:date="2021-05-20T18:10:00Z">
        <w:r w:rsidDel="00E15C4E">
          <w:delText xml:space="preserve">    </w:delText>
        </w:r>
      </w:del>
    </w:p>
    <w:p w14:paraId="1494A0D7" w14:textId="00ACC902" w:rsidR="003238E4" w:rsidRDefault="003238E4" w:rsidP="003238E4">
      <w:pPr>
        <w:pStyle w:val="Code"/>
      </w:pPr>
      <w:r>
        <w:t xml:space="preserve">        }</w:t>
      </w:r>
    </w:p>
    <w:p w14:paraId="24EB1FF7" w14:textId="6DD0970F" w:rsidR="003238E4" w:rsidDel="00E15C4E" w:rsidRDefault="003238E4" w:rsidP="003238E4">
      <w:pPr>
        <w:pStyle w:val="Code"/>
        <w:rPr>
          <w:del w:id="2784" w:author="Kelvin Sung" w:date="2021-05-20T18:10:00Z"/>
        </w:rPr>
      </w:pPr>
    </w:p>
    <w:p w14:paraId="11FB250F" w14:textId="77777777" w:rsidR="00E15C4E" w:rsidRDefault="003238E4" w:rsidP="003238E4">
      <w:pPr>
        <w:pStyle w:val="Code"/>
        <w:rPr>
          <w:ins w:id="2785" w:author="Kelvin Sung" w:date="2021-05-20T18:10:00Z"/>
        </w:rPr>
      </w:pPr>
      <w:del w:id="2786" w:author="Kelvin Sung" w:date="2021-05-20T18:10:00Z">
        <w:r w:rsidDel="00E15C4E">
          <w:delText xml:space="preserve">    </w:delText>
        </w:r>
      </w:del>
    </w:p>
    <w:p w14:paraId="6B36019F" w14:textId="6AC96F76" w:rsidR="003238E4" w:rsidDel="00E15C4E" w:rsidRDefault="003238E4" w:rsidP="003238E4">
      <w:pPr>
        <w:pStyle w:val="Code"/>
        <w:rPr>
          <w:del w:id="2787" w:author="Kelvin Sung" w:date="2021-05-20T18:10:00Z"/>
        </w:rPr>
      </w:pPr>
      <w:r>
        <w:t xml:space="preserve">        distToCaster = vec3.length(lgtToCaster);</w:t>
      </w:r>
    </w:p>
    <w:p w14:paraId="61E8AE1E" w14:textId="77777777" w:rsidR="00E15C4E" w:rsidRDefault="003238E4" w:rsidP="003238E4">
      <w:pPr>
        <w:pStyle w:val="Code"/>
        <w:rPr>
          <w:ins w:id="2788" w:author="Kelvin Sung" w:date="2021-05-20T18:10:00Z"/>
        </w:rPr>
      </w:pPr>
      <w:del w:id="2789" w:author="Kelvin Sung" w:date="2021-05-20T18:10:00Z">
        <w:r w:rsidDel="00E15C4E">
          <w:delText xml:space="preserve">    </w:delText>
        </w:r>
      </w:del>
    </w:p>
    <w:p w14:paraId="11E92820" w14:textId="4CC5F8DA" w:rsidR="003238E4" w:rsidRDefault="003238E4" w:rsidP="003238E4">
      <w:pPr>
        <w:pStyle w:val="Code"/>
      </w:pPr>
      <w:r>
        <w:t xml:space="preserve">        vec3.scale(lgtToCaster, lgtToCaster, 1 / distToCaster);  // normalize lgtToCaster</w:t>
      </w:r>
    </w:p>
    <w:p w14:paraId="38B514BD" w14:textId="366C9675" w:rsidR="003238E4" w:rsidDel="00E15C4E" w:rsidRDefault="003238E4" w:rsidP="003238E4">
      <w:pPr>
        <w:pStyle w:val="Code"/>
        <w:rPr>
          <w:del w:id="2790" w:author="Kelvin Sung" w:date="2021-05-20T18:10:00Z"/>
        </w:rPr>
      </w:pPr>
    </w:p>
    <w:p w14:paraId="44C9C302" w14:textId="77777777" w:rsidR="00E15C4E" w:rsidRDefault="003238E4" w:rsidP="003238E4">
      <w:pPr>
        <w:pStyle w:val="Code"/>
        <w:rPr>
          <w:ins w:id="2791" w:author="Kelvin Sung" w:date="2021-05-20T18:10:00Z"/>
        </w:rPr>
      </w:pPr>
      <w:del w:id="2792" w:author="Kelvin Sung" w:date="2021-05-20T18:10:00Z">
        <w:r w:rsidDel="00E15C4E">
          <w:delText xml:space="preserve">    </w:delText>
        </w:r>
      </w:del>
    </w:p>
    <w:p w14:paraId="15E96A95" w14:textId="0B4AF22E" w:rsidR="003238E4" w:rsidDel="00E15C4E" w:rsidRDefault="003238E4" w:rsidP="003238E4">
      <w:pPr>
        <w:pStyle w:val="Code"/>
        <w:rPr>
          <w:del w:id="2793" w:author="Kelvin Sung" w:date="2021-05-20T18:10:00Z"/>
        </w:rPr>
      </w:pPr>
      <w:r>
        <w:t xml:space="preserve">        distToReceiver = Math.abs(receiverToCasterZ / lgtToCaster[2]);  // distance measured along lgtToCaster</w:t>
      </w:r>
    </w:p>
    <w:p w14:paraId="1B49D158" w14:textId="77777777" w:rsidR="00E15C4E" w:rsidRDefault="003238E4" w:rsidP="003238E4">
      <w:pPr>
        <w:pStyle w:val="Code"/>
        <w:rPr>
          <w:ins w:id="2794" w:author="Kelvin Sung" w:date="2021-05-20T18:10:00Z"/>
        </w:rPr>
      </w:pPr>
      <w:del w:id="2795" w:author="Kelvin Sung" w:date="2021-05-20T18:10:00Z">
        <w:r w:rsidDel="00E15C4E">
          <w:delText xml:space="preserve">    </w:delText>
        </w:r>
      </w:del>
    </w:p>
    <w:p w14:paraId="36AA9A64" w14:textId="79F0D89C" w:rsidR="003238E4" w:rsidDel="00E15C4E" w:rsidRDefault="003238E4" w:rsidP="003238E4">
      <w:pPr>
        <w:pStyle w:val="Code"/>
        <w:rPr>
          <w:del w:id="2796" w:author="Kelvin Sung" w:date="2021-05-20T18:10:00Z"/>
        </w:rPr>
      </w:pPr>
      <w:r>
        <w:lastRenderedPageBreak/>
        <w:t xml:space="preserve">        scale = (distToCaster + (distToReceiver * this.kReceiverDistanceFudge)) / distToCaster;</w:t>
      </w:r>
    </w:p>
    <w:p w14:paraId="10D5768B" w14:textId="77777777" w:rsidR="00E15C4E" w:rsidRDefault="003238E4" w:rsidP="003238E4">
      <w:pPr>
        <w:pStyle w:val="Code"/>
        <w:rPr>
          <w:ins w:id="2797" w:author="Kelvin Sung" w:date="2021-05-20T18:10:00Z"/>
        </w:rPr>
      </w:pPr>
      <w:del w:id="2798" w:author="Kelvin Sung" w:date="2021-05-20T18:10:00Z">
        <w:r w:rsidDel="00E15C4E">
          <w:delText xml:space="preserve">    </w:delText>
        </w:r>
      </w:del>
    </w:p>
    <w:p w14:paraId="49F1B403" w14:textId="683163CC" w:rsidR="003238E4" w:rsidDel="00E15C4E" w:rsidRDefault="003238E4" w:rsidP="003238E4">
      <w:pPr>
        <w:pStyle w:val="Code"/>
        <w:rPr>
          <w:del w:id="2799" w:author="Kelvin Sung" w:date="2021-05-20T18:10:00Z"/>
        </w:rPr>
      </w:pPr>
      <w:r>
        <w:t xml:space="preserve">    }</w:t>
      </w:r>
    </w:p>
    <w:p w14:paraId="10B3738D" w14:textId="77777777" w:rsidR="00E15C4E" w:rsidRDefault="003238E4" w:rsidP="003238E4">
      <w:pPr>
        <w:pStyle w:val="Code"/>
        <w:rPr>
          <w:ins w:id="2800" w:author="Kelvin Sung" w:date="2021-05-20T18:10:00Z"/>
        </w:rPr>
      </w:pPr>
      <w:del w:id="2801" w:author="Kelvin Sung" w:date="2021-05-20T18:10:00Z">
        <w:r w:rsidDel="00E15C4E">
          <w:delText xml:space="preserve">    </w:delText>
        </w:r>
      </w:del>
    </w:p>
    <w:p w14:paraId="5893AE15" w14:textId="49CE76E1" w:rsidR="003238E4" w:rsidRDefault="003238E4" w:rsidP="003238E4">
      <w:pPr>
        <w:pStyle w:val="Code"/>
      </w:pPr>
      <w:r>
        <w:t xml:space="preserve">    vec3.scaleAndAdd(offset, cxf.get3DPosition(), lgtToCaster, distToReceiver + this.kDistanceFudge);</w:t>
      </w:r>
    </w:p>
    <w:p w14:paraId="348A310C" w14:textId="4F64AB95" w:rsidR="003238E4" w:rsidDel="00E15C4E" w:rsidRDefault="003238E4" w:rsidP="003238E4">
      <w:pPr>
        <w:pStyle w:val="Code"/>
        <w:rPr>
          <w:del w:id="2802" w:author="Kelvin Sung" w:date="2021-05-20T18:10:00Z"/>
        </w:rPr>
      </w:pPr>
    </w:p>
    <w:p w14:paraId="6EA2A43C" w14:textId="77777777" w:rsidR="00E15C4E" w:rsidRDefault="003238E4" w:rsidP="003238E4">
      <w:pPr>
        <w:pStyle w:val="Code"/>
        <w:rPr>
          <w:ins w:id="2803" w:author="Kelvin Sung" w:date="2021-05-20T18:10:00Z"/>
        </w:rPr>
      </w:pPr>
      <w:del w:id="2804" w:author="Kelvin Sung" w:date="2021-05-20T18:10:00Z">
        <w:r w:rsidDel="00E15C4E">
          <w:delText xml:space="preserve">    </w:delText>
        </w:r>
      </w:del>
    </w:p>
    <w:p w14:paraId="348875E6" w14:textId="70838914" w:rsidR="003238E4" w:rsidDel="00E15C4E" w:rsidRDefault="003238E4" w:rsidP="003238E4">
      <w:pPr>
        <w:pStyle w:val="Code"/>
        <w:rPr>
          <w:del w:id="2805" w:author="Kelvin Sung" w:date="2021-05-20T18:10:00Z"/>
        </w:rPr>
      </w:pPr>
      <w:r>
        <w:t xml:space="preserve">    cxf.setRotationInRad(cxf.getRotationInRad());</w:t>
      </w:r>
    </w:p>
    <w:p w14:paraId="7B30F5F5" w14:textId="77777777" w:rsidR="00E15C4E" w:rsidRDefault="003238E4" w:rsidP="003238E4">
      <w:pPr>
        <w:pStyle w:val="Code"/>
        <w:rPr>
          <w:ins w:id="2806" w:author="Kelvin Sung" w:date="2021-05-20T18:10:00Z"/>
        </w:rPr>
      </w:pPr>
      <w:del w:id="2807" w:author="Kelvin Sung" w:date="2021-05-20T18:10:00Z">
        <w:r w:rsidDel="00E15C4E">
          <w:delText xml:space="preserve">    </w:delText>
        </w:r>
      </w:del>
    </w:p>
    <w:p w14:paraId="721FB88A" w14:textId="2058AD58" w:rsidR="003238E4" w:rsidDel="00E15C4E" w:rsidRDefault="003238E4" w:rsidP="003238E4">
      <w:pPr>
        <w:pStyle w:val="Code"/>
        <w:rPr>
          <w:del w:id="2808" w:author="Kelvin Sung" w:date="2021-05-20T18:10:00Z"/>
        </w:rPr>
      </w:pPr>
      <w:r>
        <w:t xml:space="preserve">    cxf.setPosition(offset[0], offset[1]);</w:t>
      </w:r>
    </w:p>
    <w:p w14:paraId="3FE0016D" w14:textId="77777777" w:rsidR="00E15C4E" w:rsidRDefault="003238E4" w:rsidP="003238E4">
      <w:pPr>
        <w:pStyle w:val="Code"/>
        <w:rPr>
          <w:ins w:id="2809" w:author="Kelvin Sung" w:date="2021-05-20T18:10:00Z"/>
        </w:rPr>
      </w:pPr>
      <w:del w:id="2810" w:author="Kelvin Sung" w:date="2021-05-20T18:10:00Z">
        <w:r w:rsidDel="00E15C4E">
          <w:delText xml:space="preserve">    </w:delText>
        </w:r>
      </w:del>
    </w:p>
    <w:p w14:paraId="45F78AFB" w14:textId="0FA38266" w:rsidR="003238E4" w:rsidDel="00E15C4E" w:rsidRDefault="003238E4" w:rsidP="003238E4">
      <w:pPr>
        <w:pStyle w:val="Code"/>
        <w:rPr>
          <w:del w:id="2811" w:author="Kelvin Sung" w:date="2021-05-20T18:10:00Z"/>
        </w:rPr>
      </w:pPr>
      <w:r>
        <w:t xml:space="preserve">    cxf.setZPos(offset[2]);</w:t>
      </w:r>
    </w:p>
    <w:p w14:paraId="1AA11377" w14:textId="77777777" w:rsidR="00E15C4E" w:rsidRDefault="003238E4" w:rsidP="003238E4">
      <w:pPr>
        <w:pStyle w:val="Code"/>
        <w:rPr>
          <w:ins w:id="2812" w:author="Kelvin Sung" w:date="2021-05-20T18:10:00Z"/>
        </w:rPr>
      </w:pPr>
      <w:del w:id="2813" w:author="Kelvin Sung" w:date="2021-05-20T18:10:00Z">
        <w:r w:rsidDel="00E15C4E">
          <w:delText xml:space="preserve">    </w:delText>
        </w:r>
      </w:del>
    </w:p>
    <w:p w14:paraId="449B9AF9" w14:textId="30747E9E" w:rsidR="003238E4" w:rsidDel="00E15C4E" w:rsidRDefault="003238E4" w:rsidP="003238E4">
      <w:pPr>
        <w:pStyle w:val="Code"/>
        <w:rPr>
          <w:del w:id="2814" w:author="Kelvin Sung" w:date="2021-05-20T18:10:00Z"/>
        </w:rPr>
      </w:pPr>
      <w:r>
        <w:t xml:space="preserve">    cxf.setWidth(cxf.getWidth() * scale);</w:t>
      </w:r>
    </w:p>
    <w:p w14:paraId="7180333A" w14:textId="77777777" w:rsidR="00E15C4E" w:rsidRDefault="003238E4" w:rsidP="003238E4">
      <w:pPr>
        <w:pStyle w:val="Code"/>
        <w:rPr>
          <w:ins w:id="2815" w:author="Kelvin Sung" w:date="2021-05-20T18:10:00Z"/>
        </w:rPr>
      </w:pPr>
      <w:del w:id="2816" w:author="Kelvin Sung" w:date="2021-05-20T18:10:00Z">
        <w:r w:rsidDel="00E15C4E">
          <w:delText xml:space="preserve">    </w:delText>
        </w:r>
      </w:del>
    </w:p>
    <w:p w14:paraId="2095097E" w14:textId="002A4AB2" w:rsidR="003238E4" w:rsidRDefault="003238E4" w:rsidP="003238E4">
      <w:pPr>
        <w:pStyle w:val="Code"/>
      </w:pPr>
      <w:r>
        <w:t xml:space="preserve">    cxf.setHeight(cxf.getHeight() * scale);</w:t>
      </w:r>
    </w:p>
    <w:p w14:paraId="1099E1BF" w14:textId="5E3A2A7C" w:rsidR="003238E4" w:rsidDel="00E15C4E" w:rsidRDefault="003238E4" w:rsidP="003238E4">
      <w:pPr>
        <w:pStyle w:val="Code"/>
        <w:rPr>
          <w:del w:id="2817" w:author="Kelvin Sung" w:date="2021-05-20T18:10:00Z"/>
        </w:rPr>
      </w:pPr>
    </w:p>
    <w:p w14:paraId="66DF14FE" w14:textId="77777777" w:rsidR="00E15C4E" w:rsidRDefault="003238E4" w:rsidP="003238E4">
      <w:pPr>
        <w:pStyle w:val="Code"/>
        <w:rPr>
          <w:ins w:id="2818" w:author="Kelvin Sung" w:date="2021-05-20T18:10:00Z"/>
        </w:rPr>
      </w:pPr>
      <w:del w:id="2819" w:author="Kelvin Sung" w:date="2021-05-20T18:10:00Z">
        <w:r w:rsidDel="00E15C4E">
          <w:delText xml:space="preserve">    </w:delText>
        </w:r>
      </w:del>
    </w:p>
    <w:p w14:paraId="7A760DFC" w14:textId="173534B5" w:rsidR="003238E4" w:rsidDel="00E15C4E" w:rsidRDefault="003238E4" w:rsidP="003238E4">
      <w:pPr>
        <w:pStyle w:val="Code"/>
        <w:rPr>
          <w:del w:id="2820" w:author="Kelvin Sung" w:date="2021-05-20T18:10:00Z"/>
        </w:rPr>
      </w:pPr>
      <w:r>
        <w:t xml:space="preserve">    return true;</w:t>
      </w:r>
    </w:p>
    <w:p w14:paraId="32789106" w14:textId="77777777" w:rsidR="00E15C4E" w:rsidRDefault="003238E4" w:rsidP="003238E4">
      <w:pPr>
        <w:pStyle w:val="Code"/>
        <w:rPr>
          <w:ins w:id="2821" w:author="Kelvin Sung" w:date="2021-05-20T18:10:00Z"/>
        </w:rPr>
      </w:pPr>
      <w:del w:id="2822" w:author="Kelvin Sung" w:date="2021-05-20T18:10:00Z">
        <w:r w:rsidDel="00E15C4E">
          <w:delText xml:space="preserve">    </w:delText>
        </w:r>
      </w:del>
    </w:p>
    <w:p w14:paraId="72877E39" w14:textId="6F33D4D3" w:rsidR="003238E4" w:rsidRDefault="003238E4" w:rsidP="003238E4">
      <w:pPr>
        <w:pStyle w:val="Code"/>
      </w:pPr>
      <w:r>
        <w:t>}</w:t>
      </w:r>
    </w:p>
    <w:p w14:paraId="11B0CE7B" w14:textId="5496E18B" w:rsidR="00A70786" w:rsidRDefault="00885276" w:rsidP="00885276">
      <w:pPr>
        <w:pStyle w:val="BodyTextFirst"/>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8-28,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77777777" w:rsidR="00885276" w:rsidRDefault="00885276" w:rsidP="00885276">
      <w:pPr>
        <w:pStyle w:val="FigureCaption"/>
      </w:pPr>
      <w:r>
        <w:t>Figure 8-28. Computing the shadow caster geometry</w:t>
      </w:r>
    </w:p>
    <w:p w14:paraId="4F63C3FD" w14:textId="77777777"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2823" w:author="Kelvin Sung" w:date="2021-05-20T18:15:00Z">
        <w:r w:rsidDel="00E15C4E">
          <w:lastRenderedPageBreak/>
          <w:delText xml:space="preserve">Creating </w:delText>
        </w:r>
      </w:del>
      <w:ins w:id="2824" w:author="Kelvin Sung" w:date="2021-05-20T18:15:00Z">
        <w:r w:rsidR="00E15C4E">
          <w:t xml:space="preserve">Defining </w:t>
        </w:r>
      </w:ins>
      <w:r>
        <w:t xml:space="preserve">the Shadow Receiver </w:t>
      </w:r>
      <w:ins w:id="2825" w:author="Kelvin Sung" w:date="2021-05-20T18:15:00Z">
        <w:r w:rsidR="00E15C4E">
          <w:t>Clas</w:t>
        </w:r>
      </w:ins>
      <w:ins w:id="2826" w:author="Kelvin Sung" w:date="2021-05-20T18:16:00Z">
        <w:r w:rsidR="00E15C4E">
          <w:t>s</w:t>
        </w:r>
      </w:ins>
      <w:del w:id="2827" w:author="Kelvin Sung" w:date="2021-05-20T18:15:00Z">
        <w:r w:rsidDel="00E15C4E">
          <w:delText>Object</w:delText>
        </w:r>
      </w:del>
    </w:p>
    <w:p w14:paraId="48C988A5" w14:textId="77777777" w:rsidR="00885276" w:rsidRDefault="00885276" w:rsidP="00885276">
      <w:pPr>
        <w:pStyle w:val="BodyTextFirst"/>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pPr>
      <w:r>
        <w:t>Follow these steps:</w:t>
      </w:r>
    </w:p>
    <w:p w14:paraId="2625F2FF" w14:textId="65E4669E" w:rsidR="00885276" w:rsidRDefault="00885276" w:rsidP="00F31BF1">
      <w:pPr>
        <w:pStyle w:val="NumList"/>
        <w:numPr>
          <w:ilvl w:val="0"/>
          <w:numId w:val="51"/>
        </w:num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77777777"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7777777"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35F4E47" w14:textId="77777777" w:rsidR="00E56A18" w:rsidRDefault="00E56A18" w:rsidP="00E56A18">
      <w:pPr>
        <w:pStyle w:val="Code"/>
      </w:pPr>
    </w:p>
    <w:p w14:paraId="6F1F2D31" w14:textId="77777777" w:rsidR="00E56A18" w:rsidRDefault="00E56A18" w:rsidP="00E56A18">
      <w:pPr>
        <w:pStyle w:val="Code"/>
      </w:pPr>
      <w:r>
        <w:t>}</w:t>
      </w:r>
    </w:p>
    <w:p w14:paraId="1A15991B" w14:textId="77777777" w:rsidR="00E56A18" w:rsidRDefault="00E56A18" w:rsidP="00E56A18">
      <w:pPr>
        <w:pStyle w:val="Code"/>
      </w:pPr>
    </w:p>
    <w:p w14:paraId="20C72BA4" w14:textId="499F4E4A" w:rsidR="00E56A18" w:rsidRDefault="00E56A18" w:rsidP="00E56A18">
      <w:pPr>
        <w:pStyle w:val="Code"/>
      </w:pPr>
      <w:r>
        <w:t>export default ShadowReceiver;</w:t>
      </w:r>
    </w:p>
    <w:p w14:paraId="779522D1" w14:textId="56605C15" w:rsidR="00885276" w:rsidDel="00E15C4E" w:rsidRDefault="00885276" w:rsidP="00885276">
      <w:pPr>
        <w:pStyle w:val="NumList"/>
        <w:rPr>
          <w:del w:id="2828" w:author="Kelvin Sung" w:date="2021-05-20T18:10:00Z"/>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2829" w:author="Kelvin Sung" w:date="2021-05-20T18:10:00Z"/>
        </w:rPr>
      </w:pPr>
      <w:del w:id="2830" w:author="Kelvin Sung" w:date="2021-05-20T18:10:00Z">
        <w:r w:rsidDel="00E15C4E">
          <w:delText xml:space="preserve">    </w:delText>
        </w:r>
      </w:del>
    </w:p>
    <w:p w14:paraId="2ECC4006" w14:textId="08FB76E0" w:rsidR="00E56A18" w:rsidDel="00E15C4E" w:rsidRDefault="00E56A18" w:rsidP="00E56A18">
      <w:pPr>
        <w:pStyle w:val="Code"/>
        <w:rPr>
          <w:del w:id="2831" w:author="Kelvin Sung" w:date="2021-05-20T18:10:00Z"/>
        </w:rPr>
      </w:pPr>
      <w:r>
        <w:t>addShadowCaster(lgtRenderable) {</w:t>
      </w:r>
    </w:p>
    <w:p w14:paraId="18D53D86" w14:textId="77777777" w:rsidR="00E15C4E" w:rsidRDefault="00E56A18" w:rsidP="00E56A18">
      <w:pPr>
        <w:pStyle w:val="Code"/>
        <w:rPr>
          <w:ins w:id="2832" w:author="Kelvin Sung" w:date="2021-05-20T18:10:00Z"/>
        </w:rPr>
      </w:pPr>
      <w:del w:id="2833" w:author="Kelvin Sung" w:date="2021-05-20T18:10:00Z">
        <w:r w:rsidDel="00E15C4E">
          <w:delText xml:space="preserve">    </w:delText>
        </w:r>
      </w:del>
    </w:p>
    <w:p w14:paraId="6CC0F0CE" w14:textId="47A5EE9C" w:rsidR="00E56A18" w:rsidDel="00E15C4E" w:rsidRDefault="00E56A18" w:rsidP="00E56A18">
      <w:pPr>
        <w:pStyle w:val="Code"/>
        <w:rPr>
          <w:del w:id="2834" w:author="Kelvin Sung" w:date="2021-05-20T18:10:00Z"/>
        </w:rPr>
      </w:pPr>
      <w:r>
        <w:lastRenderedPageBreak/>
        <w:t xml:space="preserve">    let c = new ShadowCaster(lgtRenderable, this.mReceiver);</w:t>
      </w:r>
    </w:p>
    <w:p w14:paraId="29A75D00" w14:textId="77777777" w:rsidR="00E15C4E" w:rsidRDefault="00E56A18" w:rsidP="00E56A18">
      <w:pPr>
        <w:pStyle w:val="Code"/>
        <w:rPr>
          <w:ins w:id="2835" w:author="Kelvin Sung" w:date="2021-05-20T18:10:00Z"/>
        </w:rPr>
      </w:pPr>
      <w:del w:id="2836" w:author="Kelvin Sung" w:date="2021-05-20T18:10:00Z">
        <w:r w:rsidDel="00E15C4E">
          <w:delText xml:space="preserve">    </w:delText>
        </w:r>
      </w:del>
    </w:p>
    <w:p w14:paraId="40E30BBE" w14:textId="14A78A7E" w:rsidR="00E56A18" w:rsidDel="00E15C4E" w:rsidRDefault="00E56A18" w:rsidP="00E56A18">
      <w:pPr>
        <w:pStyle w:val="Code"/>
        <w:rPr>
          <w:del w:id="2837" w:author="Kelvin Sung" w:date="2021-05-20T18:11:00Z"/>
        </w:rPr>
      </w:pPr>
      <w:r>
        <w:t xml:space="preserve">    this.mShadowCaster.push(c);</w:t>
      </w:r>
    </w:p>
    <w:p w14:paraId="02B0B439" w14:textId="77777777" w:rsidR="00E15C4E" w:rsidRDefault="00E56A18" w:rsidP="00E56A18">
      <w:pPr>
        <w:pStyle w:val="Code"/>
        <w:rPr>
          <w:ins w:id="2838" w:author="Kelvin Sung" w:date="2021-05-20T18:11:00Z"/>
        </w:rPr>
      </w:pPr>
      <w:del w:id="2839" w:author="Kelvin Sung" w:date="2021-05-20T18:11:00Z">
        <w:r w:rsidDel="00E15C4E">
          <w:delText xml:space="preserve">    </w:delText>
        </w:r>
      </w:del>
    </w:p>
    <w:p w14:paraId="61464A11" w14:textId="4FFE8FE6" w:rsidR="00E56A18" w:rsidDel="00E15C4E" w:rsidRDefault="00E56A18" w:rsidP="00E56A18">
      <w:pPr>
        <w:pStyle w:val="Code"/>
        <w:rPr>
          <w:del w:id="2840" w:author="Kelvin Sung" w:date="2021-05-20T18:11:00Z"/>
        </w:rPr>
      </w:pPr>
      <w:r>
        <w:t>}</w:t>
      </w:r>
    </w:p>
    <w:p w14:paraId="7372C074" w14:textId="77777777" w:rsidR="00E15C4E" w:rsidRDefault="00E56A18" w:rsidP="00E56A18">
      <w:pPr>
        <w:pStyle w:val="Code"/>
        <w:rPr>
          <w:ins w:id="2841" w:author="Kelvin Sung" w:date="2021-05-20T18:11:00Z"/>
        </w:rPr>
      </w:pPr>
      <w:del w:id="2842" w:author="Kelvin Sung" w:date="2021-05-20T18:11:00Z">
        <w:r w:rsidDel="00E15C4E">
          <w:delText xml:space="preserve">    </w:delText>
        </w:r>
      </w:del>
    </w:p>
    <w:p w14:paraId="60946A68" w14:textId="73E3564D" w:rsidR="00E56A18" w:rsidRDefault="00E56A18" w:rsidP="00E56A18">
      <w:pPr>
        <w:pStyle w:val="Code"/>
      </w:pPr>
      <w:r>
        <w:t>// for now, cannot remove shadow casters</w:t>
      </w:r>
    </w:p>
    <w:p w14:paraId="444BE63B" w14:textId="77777777" w:rsidR="00E56A18" w:rsidRPr="00885276" w:rsidRDefault="00E56A18" w:rsidP="00E56A18">
      <w:pPr>
        <w:pStyle w:val="Code"/>
      </w:pPr>
    </w:p>
    <w:p w14:paraId="0C0452D5" w14:textId="144E2558" w:rsidR="00E56A18" w:rsidDel="00E15C4E" w:rsidRDefault="00885276" w:rsidP="00E56A18">
      <w:pPr>
        <w:pStyle w:val="NumList"/>
        <w:rPr>
          <w:del w:id="2843" w:author="Kelvin Sung" w:date="2021-05-20T18:11:00Z"/>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2844" w:author="Kelvin Sung" w:date="2021-05-20T18:11:00Z"/>
        </w:rPr>
      </w:pPr>
      <w:del w:id="2845" w:author="Kelvin Sung" w:date="2021-05-20T18:11:00Z">
        <w:r w:rsidDel="00E15C4E">
          <w:delText xml:space="preserve">    </w:delText>
        </w:r>
      </w:del>
    </w:p>
    <w:p w14:paraId="1CEA6868" w14:textId="27439952" w:rsidR="00E56A18" w:rsidDel="00E15C4E" w:rsidRDefault="00E56A18" w:rsidP="00E56A18">
      <w:pPr>
        <w:pStyle w:val="Code"/>
        <w:rPr>
          <w:del w:id="2846" w:author="Kelvin Sung" w:date="2021-05-20T18:11:00Z"/>
        </w:rPr>
      </w:pPr>
      <w:r>
        <w:t>draw(aCamera) {</w:t>
      </w:r>
    </w:p>
    <w:p w14:paraId="1155AC1A" w14:textId="77777777" w:rsidR="00E15C4E" w:rsidRDefault="00E56A18" w:rsidP="00E56A18">
      <w:pPr>
        <w:pStyle w:val="Code"/>
        <w:rPr>
          <w:ins w:id="2847" w:author="Kelvin Sung" w:date="2021-05-20T18:11:00Z"/>
        </w:rPr>
      </w:pPr>
      <w:del w:id="2848" w:author="Kelvin Sung" w:date="2021-05-20T18:11:00Z">
        <w:r w:rsidDel="00E15C4E">
          <w:delText xml:space="preserve">    </w:delText>
        </w:r>
      </w:del>
    </w:p>
    <w:p w14:paraId="67B42C01" w14:textId="675DB781" w:rsidR="00E56A18" w:rsidRDefault="00E56A18" w:rsidP="00E56A18">
      <w:pPr>
        <w:pStyle w:val="Code"/>
      </w:pPr>
      <w:r>
        <w:t xml:space="preserve">    let c;</w:t>
      </w:r>
    </w:p>
    <w:p w14:paraId="0609147C" w14:textId="1EB82BED" w:rsidR="00E56A18" w:rsidDel="00E15C4E" w:rsidRDefault="00E56A18" w:rsidP="00E56A18">
      <w:pPr>
        <w:pStyle w:val="Code"/>
        <w:rPr>
          <w:del w:id="2849" w:author="Kelvin Sung" w:date="2021-05-20T18:11:00Z"/>
        </w:rPr>
      </w:pPr>
    </w:p>
    <w:p w14:paraId="5254329A" w14:textId="77777777" w:rsidR="00E15C4E" w:rsidRDefault="00E56A18" w:rsidP="00E56A18">
      <w:pPr>
        <w:pStyle w:val="Code"/>
        <w:rPr>
          <w:ins w:id="2850" w:author="Kelvin Sung" w:date="2021-05-20T18:11:00Z"/>
        </w:rPr>
      </w:pPr>
      <w:del w:id="2851" w:author="Kelvin Sung" w:date="2021-05-20T18:11:00Z">
        <w:r w:rsidDel="00E15C4E">
          <w:delText xml:space="preserve">    </w:delText>
        </w:r>
      </w:del>
    </w:p>
    <w:p w14:paraId="25637EAA" w14:textId="03263276" w:rsidR="00E56A18" w:rsidDel="00E15C4E" w:rsidRDefault="00E56A18" w:rsidP="00E56A18">
      <w:pPr>
        <w:pStyle w:val="Code"/>
        <w:rPr>
          <w:del w:id="2852" w:author="Kelvin Sung" w:date="2021-05-20T18:11:00Z"/>
        </w:rPr>
      </w:pPr>
      <w:r>
        <w:t xml:space="preserve">    // draw receiver as a regular renderable</w:t>
      </w:r>
    </w:p>
    <w:p w14:paraId="742EDFC4" w14:textId="77777777" w:rsidR="00E15C4E" w:rsidRDefault="00E56A18" w:rsidP="00E56A18">
      <w:pPr>
        <w:pStyle w:val="Code"/>
        <w:rPr>
          <w:ins w:id="2853" w:author="Kelvin Sung" w:date="2021-05-20T18:11:00Z"/>
        </w:rPr>
      </w:pPr>
      <w:del w:id="2854" w:author="Kelvin Sung" w:date="2021-05-20T18:11:00Z">
        <w:r w:rsidDel="00E15C4E">
          <w:delText xml:space="preserve">    </w:delText>
        </w:r>
      </w:del>
    </w:p>
    <w:p w14:paraId="74FEFA46" w14:textId="6B6A9DA6" w:rsidR="00E56A18" w:rsidRDefault="00E56A18" w:rsidP="00E56A18">
      <w:pPr>
        <w:pStyle w:val="Code"/>
      </w:pPr>
      <w:r>
        <w:t xml:space="preserve">    this.mReceiver.draw(aCamera);</w:t>
      </w:r>
    </w:p>
    <w:p w14:paraId="74D44A4F" w14:textId="454B59B7" w:rsidR="00E56A18" w:rsidDel="00E15C4E" w:rsidRDefault="00E56A18" w:rsidP="00E56A18">
      <w:pPr>
        <w:pStyle w:val="Code"/>
        <w:rPr>
          <w:del w:id="2855" w:author="Kelvin Sung" w:date="2021-05-20T18:11:00Z"/>
        </w:rPr>
      </w:pPr>
    </w:p>
    <w:p w14:paraId="615E7D15" w14:textId="77777777" w:rsidR="00E15C4E" w:rsidRDefault="00E56A18" w:rsidP="00E56A18">
      <w:pPr>
        <w:pStyle w:val="Code"/>
        <w:rPr>
          <w:ins w:id="2856" w:author="Kelvin Sung" w:date="2021-05-20T18:11:00Z"/>
        </w:rPr>
      </w:pPr>
      <w:del w:id="2857" w:author="Kelvin Sung" w:date="2021-05-20T18:11:00Z">
        <w:r w:rsidDel="00E15C4E">
          <w:delText xml:space="preserve">    </w:delText>
        </w:r>
      </w:del>
    </w:p>
    <w:p w14:paraId="0F33B4B5" w14:textId="00F17A28" w:rsidR="00E56A18" w:rsidDel="00E15C4E" w:rsidRDefault="00E56A18" w:rsidP="00E56A18">
      <w:pPr>
        <w:pStyle w:val="Code"/>
        <w:rPr>
          <w:del w:id="2858" w:author="Kelvin Sung" w:date="2021-05-20T18:11:00Z"/>
        </w:rPr>
      </w:pPr>
      <w:r>
        <w:t xml:space="preserve">    this._shadowRecieverStencilOn();</w:t>
      </w:r>
    </w:p>
    <w:p w14:paraId="3FF1C94A" w14:textId="77777777" w:rsidR="00E15C4E" w:rsidRDefault="00E56A18" w:rsidP="00E56A18">
      <w:pPr>
        <w:pStyle w:val="Code"/>
        <w:rPr>
          <w:ins w:id="2859" w:author="Kelvin Sung" w:date="2021-05-20T18:11:00Z"/>
        </w:rPr>
      </w:pPr>
      <w:del w:id="2860" w:author="Kelvin Sung" w:date="2021-05-20T18:11:00Z">
        <w:r w:rsidDel="00E15C4E">
          <w:delText xml:space="preserve">    </w:delText>
        </w:r>
      </w:del>
    </w:p>
    <w:p w14:paraId="4DA84EE8" w14:textId="39C40143" w:rsidR="00E56A18" w:rsidDel="00E15C4E" w:rsidRDefault="00E56A18" w:rsidP="00E56A18">
      <w:pPr>
        <w:pStyle w:val="Code"/>
        <w:rPr>
          <w:del w:id="2861" w:author="Kelvin Sung" w:date="2021-05-20T18:11:00Z"/>
        </w:rPr>
      </w:pPr>
      <w:r>
        <w:t xml:space="preserve">    let s = this.mReceiver.getRenderable().swapShader(this.mReceiverShader);</w:t>
      </w:r>
    </w:p>
    <w:p w14:paraId="257CC34B" w14:textId="77777777" w:rsidR="00E15C4E" w:rsidRDefault="00E56A18" w:rsidP="00E56A18">
      <w:pPr>
        <w:pStyle w:val="Code"/>
        <w:rPr>
          <w:ins w:id="2862" w:author="Kelvin Sung" w:date="2021-05-20T18:11:00Z"/>
        </w:rPr>
      </w:pPr>
      <w:del w:id="2863" w:author="Kelvin Sung" w:date="2021-05-20T18:11:00Z">
        <w:r w:rsidDel="00E15C4E">
          <w:delText xml:space="preserve">    </w:delText>
        </w:r>
      </w:del>
    </w:p>
    <w:p w14:paraId="4CE7FB3D" w14:textId="3E5CCF71" w:rsidR="00E56A18" w:rsidDel="00E15C4E" w:rsidRDefault="00E56A18" w:rsidP="00E56A18">
      <w:pPr>
        <w:pStyle w:val="Code"/>
        <w:rPr>
          <w:del w:id="2864" w:author="Kelvin Sung" w:date="2021-05-20T18:11:00Z"/>
        </w:rPr>
      </w:pPr>
      <w:r>
        <w:t xml:space="preserve">    this.mReceiver.draw(aCamera);</w:t>
      </w:r>
    </w:p>
    <w:p w14:paraId="4A7C8CDE" w14:textId="77777777" w:rsidR="00E15C4E" w:rsidRDefault="00E56A18" w:rsidP="00E56A18">
      <w:pPr>
        <w:pStyle w:val="Code"/>
        <w:rPr>
          <w:ins w:id="2865" w:author="Kelvin Sung" w:date="2021-05-20T18:11:00Z"/>
        </w:rPr>
      </w:pPr>
      <w:del w:id="2866" w:author="Kelvin Sung" w:date="2021-05-20T18:11:00Z">
        <w:r w:rsidDel="00E15C4E">
          <w:delText xml:space="preserve">    </w:delText>
        </w:r>
      </w:del>
    </w:p>
    <w:p w14:paraId="7A9E2EA5" w14:textId="2734EF1A" w:rsidR="00E56A18" w:rsidDel="00E15C4E" w:rsidRDefault="00E56A18" w:rsidP="00E56A18">
      <w:pPr>
        <w:pStyle w:val="Code"/>
        <w:rPr>
          <w:del w:id="2867" w:author="Kelvin Sung" w:date="2021-05-20T18:11:00Z"/>
        </w:rPr>
      </w:pPr>
      <w:r>
        <w:t xml:space="preserve">    this.mReceiver.getRenderable().swapShader(s);</w:t>
      </w:r>
    </w:p>
    <w:p w14:paraId="15CFA2A4" w14:textId="77777777" w:rsidR="00E15C4E" w:rsidRDefault="00E56A18" w:rsidP="00E56A18">
      <w:pPr>
        <w:pStyle w:val="Code"/>
        <w:rPr>
          <w:ins w:id="2868" w:author="Kelvin Sung" w:date="2021-05-20T18:11:00Z"/>
        </w:rPr>
      </w:pPr>
      <w:del w:id="2869" w:author="Kelvin Sung" w:date="2021-05-20T18:11:00Z">
        <w:r w:rsidDel="00E15C4E">
          <w:delText xml:space="preserve">    </w:delText>
        </w:r>
      </w:del>
    </w:p>
    <w:p w14:paraId="217067D4" w14:textId="34C572BE" w:rsidR="00E56A18" w:rsidRDefault="00E56A18" w:rsidP="00E56A18">
      <w:pPr>
        <w:pStyle w:val="Code"/>
      </w:pPr>
      <w:r>
        <w:t xml:space="preserve">    this._shadowRecieverStencilOff();</w:t>
      </w:r>
    </w:p>
    <w:p w14:paraId="704BFB77" w14:textId="599F2938" w:rsidR="00E56A18" w:rsidDel="00E15C4E" w:rsidRDefault="00E56A18" w:rsidP="00E56A18">
      <w:pPr>
        <w:pStyle w:val="Code"/>
        <w:rPr>
          <w:del w:id="2870" w:author="Kelvin Sung" w:date="2021-05-20T18:11:00Z"/>
        </w:rPr>
      </w:pPr>
    </w:p>
    <w:p w14:paraId="1299ECF4" w14:textId="77777777" w:rsidR="00E15C4E" w:rsidRDefault="00E56A18" w:rsidP="00E56A18">
      <w:pPr>
        <w:pStyle w:val="Code"/>
        <w:rPr>
          <w:ins w:id="2871" w:author="Kelvin Sung" w:date="2021-05-20T18:11:00Z"/>
        </w:rPr>
      </w:pPr>
      <w:del w:id="2872" w:author="Kelvin Sung" w:date="2021-05-20T18:11:00Z">
        <w:r w:rsidDel="00E15C4E">
          <w:delText xml:space="preserve">    </w:delText>
        </w:r>
      </w:del>
    </w:p>
    <w:p w14:paraId="2DFB0110" w14:textId="3623F6FA" w:rsidR="00E56A18" w:rsidDel="00E15C4E" w:rsidRDefault="00E56A18" w:rsidP="00E56A18">
      <w:pPr>
        <w:pStyle w:val="Code"/>
        <w:rPr>
          <w:del w:id="2873" w:author="Kelvin Sung" w:date="2021-05-20T18:11:00Z"/>
        </w:rPr>
      </w:pPr>
      <w:r>
        <w:t xml:space="preserve">    // now draw shadow color to the pixels in the stencil that are switched on</w:t>
      </w:r>
    </w:p>
    <w:p w14:paraId="0B0253C5" w14:textId="77777777" w:rsidR="00E15C4E" w:rsidRDefault="00E56A18" w:rsidP="00E56A18">
      <w:pPr>
        <w:pStyle w:val="Code"/>
        <w:rPr>
          <w:ins w:id="2874" w:author="Kelvin Sung" w:date="2021-05-20T18:11:00Z"/>
        </w:rPr>
      </w:pPr>
      <w:del w:id="2875" w:author="Kelvin Sung" w:date="2021-05-20T18:11:00Z">
        <w:r w:rsidDel="00E15C4E">
          <w:delText xml:space="preserve">    </w:delText>
        </w:r>
      </w:del>
    </w:p>
    <w:p w14:paraId="11648DF8" w14:textId="73547372" w:rsidR="00E56A18" w:rsidDel="00E15C4E" w:rsidRDefault="00E56A18" w:rsidP="00E56A18">
      <w:pPr>
        <w:pStyle w:val="Code"/>
        <w:rPr>
          <w:del w:id="2876" w:author="Kelvin Sung" w:date="2021-05-20T18:11:00Z"/>
        </w:rPr>
      </w:pPr>
      <w:r>
        <w:t xml:space="preserve">    for (c = 0; c &lt; this.mShadowCaster.length; c++) {</w:t>
      </w:r>
    </w:p>
    <w:p w14:paraId="1E6E3645" w14:textId="77777777" w:rsidR="00E15C4E" w:rsidRDefault="00E56A18" w:rsidP="00E56A18">
      <w:pPr>
        <w:pStyle w:val="Code"/>
        <w:rPr>
          <w:ins w:id="2877" w:author="Kelvin Sung" w:date="2021-05-20T18:11:00Z"/>
        </w:rPr>
      </w:pPr>
      <w:del w:id="2878" w:author="Kelvin Sung" w:date="2021-05-20T18:11:00Z">
        <w:r w:rsidDel="00E15C4E">
          <w:delText xml:space="preserve">    </w:delText>
        </w:r>
      </w:del>
    </w:p>
    <w:p w14:paraId="59A71DB0" w14:textId="0524B835" w:rsidR="00E56A18" w:rsidDel="00E15C4E" w:rsidRDefault="00E56A18" w:rsidP="00E56A18">
      <w:pPr>
        <w:pStyle w:val="Code"/>
        <w:rPr>
          <w:del w:id="2879" w:author="Kelvin Sung" w:date="2021-05-20T18:11:00Z"/>
        </w:rPr>
      </w:pPr>
      <w:r>
        <w:t xml:space="preserve">        this.mShadowCaster[c].draw(aCamera);</w:t>
      </w:r>
    </w:p>
    <w:p w14:paraId="6E3CF428" w14:textId="77777777" w:rsidR="00E15C4E" w:rsidRDefault="00E56A18" w:rsidP="00E56A18">
      <w:pPr>
        <w:pStyle w:val="Code"/>
        <w:rPr>
          <w:ins w:id="2880" w:author="Kelvin Sung" w:date="2021-05-20T18:11:00Z"/>
        </w:rPr>
      </w:pPr>
      <w:del w:id="2881" w:author="Kelvin Sung" w:date="2021-05-20T18:11:00Z">
        <w:r w:rsidDel="00E15C4E">
          <w:delText xml:space="preserve">    </w:delText>
        </w:r>
      </w:del>
    </w:p>
    <w:p w14:paraId="7B2AC46C" w14:textId="6CBB7323" w:rsidR="00E56A18" w:rsidRDefault="00E56A18" w:rsidP="00E56A18">
      <w:pPr>
        <w:pStyle w:val="Code"/>
      </w:pPr>
      <w:r>
        <w:t xml:space="preserve">    }</w:t>
      </w:r>
    </w:p>
    <w:p w14:paraId="32BE5B1F" w14:textId="336F98D8" w:rsidR="00E56A18" w:rsidDel="00E15C4E" w:rsidRDefault="00E56A18" w:rsidP="00E56A18">
      <w:pPr>
        <w:pStyle w:val="Code"/>
        <w:rPr>
          <w:del w:id="2882" w:author="Kelvin Sung" w:date="2021-05-20T18:11:00Z"/>
        </w:rPr>
      </w:pPr>
    </w:p>
    <w:p w14:paraId="5D9864C9" w14:textId="77777777" w:rsidR="00E15C4E" w:rsidRDefault="00E56A18" w:rsidP="00E56A18">
      <w:pPr>
        <w:pStyle w:val="Code"/>
        <w:rPr>
          <w:ins w:id="2883" w:author="Kelvin Sung" w:date="2021-05-20T18:11:00Z"/>
        </w:rPr>
      </w:pPr>
      <w:del w:id="2884" w:author="Kelvin Sung" w:date="2021-05-20T18:11:00Z">
        <w:r w:rsidDel="00E15C4E">
          <w:delText xml:space="preserve">    </w:delText>
        </w:r>
      </w:del>
    </w:p>
    <w:p w14:paraId="4BBA7FB7" w14:textId="3A5F5866" w:rsidR="00E56A18" w:rsidDel="00E15C4E" w:rsidRDefault="00E56A18" w:rsidP="00E56A18">
      <w:pPr>
        <w:pStyle w:val="Code"/>
        <w:rPr>
          <w:del w:id="2885" w:author="Kelvin Sung" w:date="2021-05-20T18:11:00Z"/>
        </w:rPr>
      </w:pPr>
      <w:r>
        <w:t xml:space="preserve">    // switch off stencil checking</w:t>
      </w:r>
    </w:p>
    <w:p w14:paraId="00E604C6" w14:textId="77777777" w:rsidR="00E15C4E" w:rsidRDefault="00E56A18" w:rsidP="00E56A18">
      <w:pPr>
        <w:pStyle w:val="Code"/>
        <w:rPr>
          <w:ins w:id="2886" w:author="Kelvin Sung" w:date="2021-05-20T18:11:00Z"/>
        </w:rPr>
      </w:pPr>
      <w:del w:id="2887" w:author="Kelvin Sung" w:date="2021-05-20T18:11:00Z">
        <w:r w:rsidDel="00E15C4E">
          <w:delText xml:space="preserve">    </w:delText>
        </w:r>
      </w:del>
    </w:p>
    <w:p w14:paraId="4CC265F2" w14:textId="1351DB33" w:rsidR="00E56A18" w:rsidDel="00E15C4E" w:rsidRDefault="00E56A18" w:rsidP="00E56A18">
      <w:pPr>
        <w:pStyle w:val="Code"/>
        <w:rPr>
          <w:del w:id="2888" w:author="Kelvin Sung" w:date="2021-05-20T18:11:00Z"/>
        </w:rPr>
      </w:pPr>
      <w:r>
        <w:t xml:space="preserve">    this._shadowRecieverStencilDisable();</w:t>
      </w:r>
    </w:p>
    <w:p w14:paraId="795A61A8" w14:textId="77777777" w:rsidR="00E15C4E" w:rsidRDefault="00E56A18" w:rsidP="00E56A18">
      <w:pPr>
        <w:pStyle w:val="Code"/>
        <w:rPr>
          <w:ins w:id="2889" w:author="Kelvin Sung" w:date="2021-05-20T18:11:00Z"/>
        </w:rPr>
      </w:pPr>
      <w:del w:id="2890" w:author="Kelvin Sung" w:date="2021-05-20T18:11:00Z">
        <w:r w:rsidDel="00E15C4E">
          <w:delText xml:space="preserve">    </w:delText>
        </w:r>
      </w:del>
    </w:p>
    <w:p w14:paraId="58CDE648" w14:textId="46530101" w:rsidR="00E56A18" w:rsidRDefault="00E56A18" w:rsidP="00E56A18">
      <w:pPr>
        <w:pStyle w:val="Code"/>
      </w:pPr>
      <w:r>
        <w:t>}</w:t>
      </w:r>
    </w:p>
    <w:p w14:paraId="44FDA536" w14:textId="6E082B2D" w:rsidR="00885276" w:rsidRPr="00885276" w:rsidRDefault="00885276" w:rsidP="00E56A18">
      <w:pPr>
        <w:pStyle w:val="Code"/>
      </w:pPr>
    </w:p>
    <w:p w14:paraId="0C728340" w14:textId="67E6429A" w:rsidR="00885276" w:rsidRDefault="00885276" w:rsidP="00885276">
      <w:pPr>
        <w:pStyle w:val="BodyTextFirst"/>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2891" w:author="Kelvin Sung" w:date="2021-05-20T18:11:00Z"/>
        </w:rPr>
      </w:pPr>
      <w:commentRangeStart w:id="2892"/>
      <w:r>
        <w:t>TEMP TEXT</w:t>
      </w:r>
      <w:commentRangeEnd w:id="2892"/>
      <w:r>
        <w:rPr>
          <w:rStyle w:val="CommentReference"/>
          <w:rFonts w:asciiTheme="minorHAnsi" w:hAnsiTheme="minorHAnsi"/>
        </w:rPr>
        <w:commentReference w:id="2892"/>
      </w:r>
    </w:p>
    <w:p w14:paraId="4AFD86A0" w14:textId="77777777" w:rsidR="00E15C4E" w:rsidRDefault="00E56A18" w:rsidP="00E56A18">
      <w:pPr>
        <w:pStyle w:val="NumList"/>
        <w:rPr>
          <w:ins w:id="2893" w:author="Kelvin Sung" w:date="2021-05-20T18:11:00Z"/>
        </w:rPr>
      </w:pPr>
      <w:del w:id="2894" w:author="Kelvin Sung" w:date="2021-05-20T18:11:00Z">
        <w:r w:rsidDel="00E15C4E">
          <w:delText xml:space="preserve">    </w:delText>
        </w:r>
      </w:del>
    </w:p>
    <w:p w14:paraId="25E4446C" w14:textId="7B2288B4" w:rsidR="00E56A18" w:rsidDel="00E15C4E" w:rsidRDefault="00E56A18" w:rsidP="00E56A18">
      <w:pPr>
        <w:pStyle w:val="Code"/>
        <w:rPr>
          <w:del w:id="2895" w:author="Kelvin Sung" w:date="2021-05-20T18:11:00Z"/>
        </w:rPr>
      </w:pPr>
      <w:r>
        <w:t>// #region Stencil operations</w:t>
      </w:r>
    </w:p>
    <w:p w14:paraId="0CEA2CF8" w14:textId="77777777" w:rsidR="00E15C4E" w:rsidRDefault="00E56A18" w:rsidP="00E56A18">
      <w:pPr>
        <w:pStyle w:val="Code"/>
        <w:rPr>
          <w:ins w:id="2896" w:author="Kelvin Sung" w:date="2021-05-20T18:11:00Z"/>
        </w:rPr>
      </w:pPr>
      <w:del w:id="2897" w:author="Kelvin Sung" w:date="2021-05-20T18:11:00Z">
        <w:r w:rsidDel="00E15C4E">
          <w:delText xml:space="preserve">    </w:delText>
        </w:r>
      </w:del>
    </w:p>
    <w:p w14:paraId="4121A146" w14:textId="0ECBEFC0" w:rsidR="00E56A18" w:rsidDel="00E15C4E" w:rsidRDefault="00E56A18" w:rsidP="00E56A18">
      <w:pPr>
        <w:pStyle w:val="Code"/>
        <w:rPr>
          <w:del w:id="2898" w:author="Kelvin Sung" w:date="2021-05-20T18:11:00Z"/>
        </w:rPr>
      </w:pPr>
      <w:r>
        <w:t xml:space="preserve">/* </w:t>
      </w:r>
    </w:p>
    <w:p w14:paraId="22DB9A25" w14:textId="77777777" w:rsidR="00E15C4E" w:rsidRDefault="00E56A18" w:rsidP="00E56A18">
      <w:pPr>
        <w:pStyle w:val="Code"/>
        <w:rPr>
          <w:ins w:id="2899" w:author="Kelvin Sung" w:date="2021-05-20T18:11:00Z"/>
        </w:rPr>
      </w:pPr>
      <w:del w:id="2900" w:author="Kelvin Sung" w:date="2021-05-20T18:11:00Z">
        <w:r w:rsidDel="00E15C4E">
          <w:delText xml:space="preserve">    </w:delText>
        </w:r>
      </w:del>
    </w:p>
    <w:p w14:paraId="4234E38E" w14:textId="5DB54778" w:rsidR="00E56A18" w:rsidDel="00E15C4E" w:rsidRDefault="00E56A18" w:rsidP="00E56A18">
      <w:pPr>
        <w:pStyle w:val="Code"/>
        <w:rPr>
          <w:del w:id="2901" w:author="Kelvin Sung" w:date="2021-05-20T18:11:00Z"/>
        </w:rPr>
      </w:pPr>
      <w:r>
        <w:lastRenderedPageBreak/>
        <w:t xml:space="preserve"> * GL Stencil settings to support rendering to and checking of </w:t>
      </w:r>
    </w:p>
    <w:p w14:paraId="6D54F579" w14:textId="77777777" w:rsidR="00E15C4E" w:rsidRDefault="00E56A18" w:rsidP="00E56A18">
      <w:pPr>
        <w:pStyle w:val="Code"/>
        <w:rPr>
          <w:ins w:id="2902" w:author="Kelvin Sung" w:date="2021-05-20T18:11:00Z"/>
        </w:rPr>
      </w:pPr>
      <w:del w:id="2903" w:author="Kelvin Sung" w:date="2021-05-20T18:11:00Z">
        <w:r w:rsidDel="00E15C4E">
          <w:delText xml:space="preserve">    </w:delText>
        </w:r>
      </w:del>
    </w:p>
    <w:p w14:paraId="020A925C" w14:textId="6F5A1538" w:rsidR="00E56A18" w:rsidDel="00E15C4E" w:rsidRDefault="00E56A18" w:rsidP="00E56A18">
      <w:pPr>
        <w:pStyle w:val="Code"/>
        <w:rPr>
          <w:del w:id="2904" w:author="Kelvin Sung" w:date="2021-05-20T18:11:00Z"/>
        </w:rPr>
      </w:pPr>
      <w:r>
        <w:t xml:space="preserve"> * the stencil buffer</w:t>
      </w:r>
    </w:p>
    <w:p w14:paraId="39005D59" w14:textId="77777777" w:rsidR="00E15C4E" w:rsidRDefault="00E56A18" w:rsidP="00E56A18">
      <w:pPr>
        <w:pStyle w:val="Code"/>
        <w:rPr>
          <w:ins w:id="2905" w:author="Kelvin Sung" w:date="2021-05-20T18:11:00Z"/>
        </w:rPr>
      </w:pPr>
      <w:del w:id="2906" w:author="Kelvin Sung" w:date="2021-05-20T18:11:00Z">
        <w:r w:rsidDel="00E15C4E">
          <w:delText xml:space="preserve">    </w:delText>
        </w:r>
      </w:del>
    </w:p>
    <w:p w14:paraId="6A9D89BE" w14:textId="5E09F785" w:rsidR="00E56A18" w:rsidDel="00E15C4E" w:rsidRDefault="00E56A18" w:rsidP="00E56A18">
      <w:pPr>
        <w:pStyle w:val="Code"/>
        <w:rPr>
          <w:del w:id="2907" w:author="Kelvin Sung" w:date="2021-05-20T18:11:00Z"/>
        </w:rPr>
      </w:pPr>
      <w:r>
        <w:t xml:space="preserve"> */</w:t>
      </w:r>
    </w:p>
    <w:p w14:paraId="1DBE9500" w14:textId="77777777" w:rsidR="00E15C4E" w:rsidRDefault="00E56A18" w:rsidP="00E56A18">
      <w:pPr>
        <w:pStyle w:val="Code"/>
        <w:rPr>
          <w:ins w:id="2908" w:author="Kelvin Sung" w:date="2021-05-20T18:11:00Z"/>
        </w:rPr>
      </w:pPr>
      <w:del w:id="2909" w:author="Kelvin Sung" w:date="2021-05-20T18:11:00Z">
        <w:r w:rsidDel="00E15C4E">
          <w:delText xml:space="preserve">    </w:delText>
        </w:r>
      </w:del>
    </w:p>
    <w:p w14:paraId="38BA3251" w14:textId="3366ED81" w:rsidR="00E56A18" w:rsidDel="00E15C4E" w:rsidRDefault="00E56A18" w:rsidP="00E56A18">
      <w:pPr>
        <w:pStyle w:val="Code"/>
        <w:rPr>
          <w:del w:id="2910" w:author="Kelvin Sung" w:date="2021-05-20T18:11:00Z"/>
        </w:rPr>
      </w:pPr>
      <w:r>
        <w:t>_shadowRecieverStencilOn() {</w:t>
      </w:r>
    </w:p>
    <w:p w14:paraId="65539A24" w14:textId="77777777" w:rsidR="00E15C4E" w:rsidRDefault="00E56A18" w:rsidP="00E56A18">
      <w:pPr>
        <w:pStyle w:val="Code"/>
        <w:rPr>
          <w:ins w:id="2911" w:author="Kelvin Sung" w:date="2021-05-20T18:11:00Z"/>
        </w:rPr>
      </w:pPr>
      <w:del w:id="2912" w:author="Kelvin Sung" w:date="2021-05-20T18:11:00Z">
        <w:r w:rsidDel="00E15C4E">
          <w:delText xml:space="preserve">    </w:delText>
        </w:r>
      </w:del>
    </w:p>
    <w:p w14:paraId="5A29144F" w14:textId="534D55B5" w:rsidR="00E56A18" w:rsidDel="00E15C4E" w:rsidRDefault="00E56A18" w:rsidP="00E56A18">
      <w:pPr>
        <w:pStyle w:val="Code"/>
        <w:rPr>
          <w:del w:id="2913" w:author="Kelvin Sung" w:date="2021-05-20T18:11:00Z"/>
        </w:rPr>
      </w:pPr>
      <w:r>
        <w:t xml:space="preserve">    let gl = glSys.get();</w:t>
      </w:r>
    </w:p>
    <w:p w14:paraId="51EF8CB3" w14:textId="77777777" w:rsidR="00E15C4E" w:rsidRDefault="00E56A18" w:rsidP="00E56A18">
      <w:pPr>
        <w:pStyle w:val="Code"/>
        <w:rPr>
          <w:ins w:id="2914" w:author="Kelvin Sung" w:date="2021-05-20T18:11:00Z"/>
        </w:rPr>
      </w:pPr>
      <w:del w:id="2915" w:author="Kelvin Sung" w:date="2021-05-20T18:11:00Z">
        <w:r w:rsidDel="00E15C4E">
          <w:delText xml:space="preserve">    </w:delText>
        </w:r>
      </w:del>
    </w:p>
    <w:p w14:paraId="74FCEE17" w14:textId="6DF59BBF" w:rsidR="00E56A18" w:rsidDel="00E15C4E" w:rsidRDefault="00E56A18" w:rsidP="00E56A18">
      <w:pPr>
        <w:pStyle w:val="Code"/>
        <w:rPr>
          <w:del w:id="2916" w:author="Kelvin Sung" w:date="2021-05-20T18:11:00Z"/>
        </w:rPr>
      </w:pPr>
      <w:r>
        <w:t xml:space="preserve">    gl.clear(gl.STENCIL_BUFFER_BIT);</w:t>
      </w:r>
    </w:p>
    <w:p w14:paraId="729B25C6" w14:textId="77777777" w:rsidR="00E15C4E" w:rsidRDefault="00E56A18" w:rsidP="00E56A18">
      <w:pPr>
        <w:pStyle w:val="Code"/>
        <w:rPr>
          <w:ins w:id="2917" w:author="Kelvin Sung" w:date="2021-05-20T18:11:00Z"/>
        </w:rPr>
      </w:pPr>
      <w:del w:id="2918" w:author="Kelvin Sung" w:date="2021-05-20T18:11:00Z">
        <w:r w:rsidDel="00E15C4E">
          <w:delText xml:space="preserve">    </w:delText>
        </w:r>
      </w:del>
    </w:p>
    <w:p w14:paraId="2646EEEE" w14:textId="45050AC7" w:rsidR="00E56A18" w:rsidDel="00E15C4E" w:rsidRDefault="00E56A18" w:rsidP="00E56A18">
      <w:pPr>
        <w:pStyle w:val="Code"/>
        <w:rPr>
          <w:del w:id="2919" w:author="Kelvin Sung" w:date="2021-05-20T18:11:00Z"/>
        </w:rPr>
      </w:pPr>
      <w:r>
        <w:t xml:space="preserve">    gl.enable(gl.STENCIL_TEST);</w:t>
      </w:r>
    </w:p>
    <w:p w14:paraId="2DCA8787" w14:textId="77777777" w:rsidR="00E15C4E" w:rsidRDefault="00E56A18" w:rsidP="00E56A18">
      <w:pPr>
        <w:pStyle w:val="Code"/>
        <w:rPr>
          <w:ins w:id="2920" w:author="Kelvin Sung" w:date="2021-05-20T18:11:00Z"/>
        </w:rPr>
      </w:pPr>
      <w:del w:id="2921" w:author="Kelvin Sung" w:date="2021-05-20T18:11:00Z">
        <w:r w:rsidDel="00E15C4E">
          <w:delText xml:space="preserve">    </w:delText>
        </w:r>
      </w:del>
    </w:p>
    <w:p w14:paraId="0A48DCA2" w14:textId="4DBE01E9" w:rsidR="00E56A18" w:rsidDel="00E15C4E" w:rsidRDefault="00E56A18" w:rsidP="00E56A18">
      <w:pPr>
        <w:pStyle w:val="Code"/>
        <w:rPr>
          <w:del w:id="2922" w:author="Kelvin Sung" w:date="2021-05-20T18:11:00Z"/>
        </w:rPr>
      </w:pPr>
      <w:r>
        <w:t xml:space="preserve">    gl.colorMask(false, false, false, false);</w:t>
      </w:r>
    </w:p>
    <w:p w14:paraId="233DFB0E" w14:textId="77777777" w:rsidR="00E15C4E" w:rsidRDefault="00E56A18" w:rsidP="00E56A18">
      <w:pPr>
        <w:pStyle w:val="Code"/>
        <w:rPr>
          <w:ins w:id="2923" w:author="Kelvin Sung" w:date="2021-05-20T18:11:00Z"/>
        </w:rPr>
      </w:pPr>
      <w:del w:id="2924" w:author="Kelvin Sung" w:date="2021-05-20T18:11:00Z">
        <w:r w:rsidDel="00E15C4E">
          <w:delText xml:space="preserve">    </w:delText>
        </w:r>
      </w:del>
    </w:p>
    <w:p w14:paraId="2844E0DC" w14:textId="1BD519E9" w:rsidR="00E56A18" w:rsidDel="00E15C4E" w:rsidRDefault="00E56A18" w:rsidP="00E56A18">
      <w:pPr>
        <w:pStyle w:val="Code"/>
        <w:rPr>
          <w:del w:id="2925" w:author="Kelvin Sung" w:date="2021-05-20T18:11:00Z"/>
        </w:rPr>
      </w:pPr>
      <w:r>
        <w:t xml:space="preserve">    gl.depthMask(false);</w:t>
      </w:r>
    </w:p>
    <w:p w14:paraId="639CE6A7" w14:textId="77777777" w:rsidR="00E15C4E" w:rsidRDefault="00E56A18" w:rsidP="00E56A18">
      <w:pPr>
        <w:pStyle w:val="Code"/>
        <w:rPr>
          <w:ins w:id="2926" w:author="Kelvin Sung" w:date="2021-05-20T18:11:00Z"/>
        </w:rPr>
      </w:pPr>
      <w:del w:id="2927" w:author="Kelvin Sung" w:date="2021-05-20T18:11:00Z">
        <w:r w:rsidDel="00E15C4E">
          <w:delText xml:space="preserve">    </w:delText>
        </w:r>
      </w:del>
    </w:p>
    <w:p w14:paraId="75731FA0" w14:textId="15498789" w:rsidR="00E56A18" w:rsidDel="00E15C4E" w:rsidRDefault="00E56A18" w:rsidP="00E56A18">
      <w:pPr>
        <w:pStyle w:val="Code"/>
        <w:rPr>
          <w:del w:id="2928" w:author="Kelvin Sung" w:date="2021-05-20T18:11:00Z"/>
        </w:rPr>
      </w:pPr>
      <w:r>
        <w:t xml:space="preserve">    gl.stencilFunc(gl.NEVER, this.kShadowStencilBit, this.kShadowStencilMask);</w:t>
      </w:r>
    </w:p>
    <w:p w14:paraId="1FEE726E" w14:textId="77777777" w:rsidR="00E15C4E" w:rsidRDefault="00E56A18" w:rsidP="00E56A18">
      <w:pPr>
        <w:pStyle w:val="Code"/>
        <w:rPr>
          <w:ins w:id="2929" w:author="Kelvin Sung" w:date="2021-05-20T18:11:00Z"/>
        </w:rPr>
      </w:pPr>
      <w:del w:id="2930" w:author="Kelvin Sung" w:date="2021-05-20T18:11:00Z">
        <w:r w:rsidDel="00E15C4E">
          <w:delText xml:space="preserve">    </w:delText>
        </w:r>
      </w:del>
    </w:p>
    <w:p w14:paraId="5C9136CF" w14:textId="19A897DE" w:rsidR="00E56A18" w:rsidDel="00E15C4E" w:rsidRDefault="00E56A18" w:rsidP="00E56A18">
      <w:pPr>
        <w:pStyle w:val="Code"/>
        <w:rPr>
          <w:del w:id="2931" w:author="Kelvin Sung" w:date="2021-05-20T18:11:00Z"/>
        </w:rPr>
      </w:pPr>
      <w:r>
        <w:t xml:space="preserve">    gl.stencilOp(gl.REPLACE, gl.KEEP, gl.KEEP);</w:t>
      </w:r>
    </w:p>
    <w:p w14:paraId="1346061C" w14:textId="77777777" w:rsidR="00E15C4E" w:rsidRDefault="00E56A18" w:rsidP="00E56A18">
      <w:pPr>
        <w:pStyle w:val="Code"/>
        <w:rPr>
          <w:ins w:id="2932" w:author="Kelvin Sung" w:date="2021-05-20T18:11:00Z"/>
        </w:rPr>
      </w:pPr>
      <w:del w:id="2933" w:author="Kelvin Sung" w:date="2021-05-20T18:11:00Z">
        <w:r w:rsidDel="00E15C4E">
          <w:delText xml:space="preserve">    </w:delText>
        </w:r>
      </w:del>
    </w:p>
    <w:p w14:paraId="49F07C70" w14:textId="00652689" w:rsidR="00E56A18" w:rsidDel="00E15C4E" w:rsidRDefault="00E56A18" w:rsidP="00E56A18">
      <w:pPr>
        <w:pStyle w:val="Code"/>
        <w:rPr>
          <w:del w:id="2934" w:author="Kelvin Sung" w:date="2021-05-20T18:11:00Z"/>
        </w:rPr>
      </w:pPr>
      <w:r>
        <w:t xml:space="preserve">    gl.stencilMask(this.kShadowStencilMask);</w:t>
      </w:r>
    </w:p>
    <w:p w14:paraId="38DCC4A9" w14:textId="77777777" w:rsidR="00E15C4E" w:rsidRDefault="00E56A18" w:rsidP="00E56A18">
      <w:pPr>
        <w:pStyle w:val="Code"/>
        <w:rPr>
          <w:ins w:id="2935" w:author="Kelvin Sung" w:date="2021-05-20T18:11:00Z"/>
        </w:rPr>
      </w:pPr>
      <w:del w:id="2936" w:author="Kelvin Sung" w:date="2021-05-20T18:11:00Z">
        <w:r w:rsidDel="00E15C4E">
          <w:delText xml:space="preserve">    </w:delText>
        </w:r>
      </w:del>
    </w:p>
    <w:p w14:paraId="29E2BB57" w14:textId="4383F863" w:rsidR="00E56A18" w:rsidRDefault="00E56A18" w:rsidP="00E56A18">
      <w:pPr>
        <w:pStyle w:val="Code"/>
      </w:pPr>
      <w:r>
        <w:t>}</w:t>
      </w:r>
    </w:p>
    <w:p w14:paraId="7A39CC99" w14:textId="08714F54" w:rsidR="00E56A18" w:rsidDel="00E15C4E" w:rsidRDefault="00E56A18" w:rsidP="00E56A18">
      <w:pPr>
        <w:pStyle w:val="Code"/>
        <w:rPr>
          <w:del w:id="2937" w:author="Kelvin Sung" w:date="2021-05-20T18:11:00Z"/>
        </w:rPr>
      </w:pPr>
    </w:p>
    <w:p w14:paraId="6FAA551D" w14:textId="77777777" w:rsidR="00E15C4E" w:rsidRDefault="00E56A18" w:rsidP="00E56A18">
      <w:pPr>
        <w:pStyle w:val="Code"/>
        <w:rPr>
          <w:ins w:id="2938" w:author="Kelvin Sung" w:date="2021-05-20T18:11:00Z"/>
        </w:rPr>
      </w:pPr>
      <w:del w:id="2939" w:author="Kelvin Sung" w:date="2021-05-20T18:11:00Z">
        <w:r w:rsidDel="00E15C4E">
          <w:delText xml:space="preserve">    </w:delText>
        </w:r>
      </w:del>
    </w:p>
    <w:p w14:paraId="166AFB2D" w14:textId="74902175" w:rsidR="00E56A18" w:rsidDel="00E15C4E" w:rsidRDefault="00E56A18" w:rsidP="00E56A18">
      <w:pPr>
        <w:pStyle w:val="Code"/>
        <w:rPr>
          <w:del w:id="2940" w:author="Kelvin Sung" w:date="2021-05-20T18:11:00Z"/>
        </w:rPr>
      </w:pPr>
      <w:r>
        <w:t>_shadowRecieverStencilOff() {</w:t>
      </w:r>
    </w:p>
    <w:p w14:paraId="099A46A5" w14:textId="77777777" w:rsidR="00E15C4E" w:rsidRDefault="00E56A18" w:rsidP="00E56A18">
      <w:pPr>
        <w:pStyle w:val="Code"/>
        <w:rPr>
          <w:ins w:id="2941" w:author="Kelvin Sung" w:date="2021-05-20T18:11:00Z"/>
        </w:rPr>
      </w:pPr>
      <w:del w:id="2942" w:author="Kelvin Sung" w:date="2021-05-20T18:11:00Z">
        <w:r w:rsidDel="00E15C4E">
          <w:delText xml:space="preserve">    </w:delText>
        </w:r>
      </w:del>
    </w:p>
    <w:p w14:paraId="2132AEEA" w14:textId="7E94CC5A" w:rsidR="00E56A18" w:rsidDel="00E15C4E" w:rsidRDefault="00E56A18" w:rsidP="00E56A18">
      <w:pPr>
        <w:pStyle w:val="Code"/>
        <w:rPr>
          <w:del w:id="2943" w:author="Kelvin Sung" w:date="2021-05-20T18:11:00Z"/>
        </w:rPr>
      </w:pPr>
      <w:r>
        <w:t xml:space="preserve">    let gl = glSys.get();</w:t>
      </w:r>
    </w:p>
    <w:p w14:paraId="553EAEF0" w14:textId="77777777" w:rsidR="00E15C4E" w:rsidRDefault="00E56A18" w:rsidP="00E56A18">
      <w:pPr>
        <w:pStyle w:val="Code"/>
        <w:rPr>
          <w:ins w:id="2944" w:author="Kelvin Sung" w:date="2021-05-20T18:11:00Z"/>
        </w:rPr>
      </w:pPr>
      <w:del w:id="2945" w:author="Kelvin Sung" w:date="2021-05-20T18:11:00Z">
        <w:r w:rsidDel="00E15C4E">
          <w:delText xml:space="preserve">    </w:delText>
        </w:r>
      </w:del>
    </w:p>
    <w:p w14:paraId="306CF803" w14:textId="60CA03CE" w:rsidR="00E56A18" w:rsidDel="00E15C4E" w:rsidRDefault="00E56A18" w:rsidP="00E56A18">
      <w:pPr>
        <w:pStyle w:val="Code"/>
        <w:rPr>
          <w:del w:id="2946" w:author="Kelvin Sung" w:date="2021-05-20T18:11:00Z"/>
        </w:rPr>
      </w:pPr>
      <w:r>
        <w:t xml:space="preserve">    gl.depthMask(gl.TRUE);</w:t>
      </w:r>
    </w:p>
    <w:p w14:paraId="57097312" w14:textId="77777777" w:rsidR="00E15C4E" w:rsidRDefault="00E56A18" w:rsidP="00E56A18">
      <w:pPr>
        <w:pStyle w:val="Code"/>
        <w:rPr>
          <w:ins w:id="2947" w:author="Kelvin Sung" w:date="2021-05-20T18:11:00Z"/>
        </w:rPr>
      </w:pPr>
      <w:del w:id="2948" w:author="Kelvin Sung" w:date="2021-05-20T18:11:00Z">
        <w:r w:rsidDel="00E15C4E">
          <w:delText xml:space="preserve">    </w:delText>
        </w:r>
      </w:del>
    </w:p>
    <w:p w14:paraId="5F735CFC" w14:textId="20905E05" w:rsidR="00E56A18" w:rsidDel="00E15C4E" w:rsidRDefault="00E56A18" w:rsidP="00E56A18">
      <w:pPr>
        <w:pStyle w:val="Code"/>
        <w:rPr>
          <w:del w:id="2949" w:author="Kelvin Sung" w:date="2021-05-20T18:11:00Z"/>
        </w:rPr>
      </w:pPr>
      <w:r>
        <w:t xml:space="preserve">    gl.stencilOp(gl.KEEP, gl.KEEP, gl.KEEP);</w:t>
      </w:r>
    </w:p>
    <w:p w14:paraId="3A225D82" w14:textId="77777777" w:rsidR="00E15C4E" w:rsidRDefault="00E56A18" w:rsidP="00E56A18">
      <w:pPr>
        <w:pStyle w:val="Code"/>
        <w:rPr>
          <w:ins w:id="2950" w:author="Kelvin Sung" w:date="2021-05-20T18:11:00Z"/>
        </w:rPr>
      </w:pPr>
      <w:del w:id="2951" w:author="Kelvin Sung" w:date="2021-05-20T18:11:00Z">
        <w:r w:rsidDel="00E15C4E">
          <w:delText xml:space="preserve">    </w:delText>
        </w:r>
      </w:del>
    </w:p>
    <w:p w14:paraId="67C31DD7" w14:textId="536A2149" w:rsidR="00E56A18" w:rsidDel="00E15C4E" w:rsidRDefault="00E56A18" w:rsidP="00E56A18">
      <w:pPr>
        <w:pStyle w:val="Code"/>
        <w:rPr>
          <w:del w:id="2952" w:author="Kelvin Sung" w:date="2021-05-20T18:11:00Z"/>
        </w:rPr>
      </w:pPr>
      <w:r>
        <w:t xml:space="preserve">    gl.stencilFunc(gl.EQUAL, this.kShadowStencilBit, this.kShadowStencilMask);</w:t>
      </w:r>
    </w:p>
    <w:p w14:paraId="75DB7E84" w14:textId="77777777" w:rsidR="00E15C4E" w:rsidRDefault="00E56A18" w:rsidP="00E56A18">
      <w:pPr>
        <w:pStyle w:val="Code"/>
        <w:rPr>
          <w:ins w:id="2953" w:author="Kelvin Sung" w:date="2021-05-20T18:11:00Z"/>
        </w:rPr>
      </w:pPr>
      <w:del w:id="2954" w:author="Kelvin Sung" w:date="2021-05-20T18:11:00Z">
        <w:r w:rsidDel="00E15C4E">
          <w:delText xml:space="preserve">    </w:delText>
        </w:r>
      </w:del>
    </w:p>
    <w:p w14:paraId="435CA955" w14:textId="009192A8" w:rsidR="00E56A18" w:rsidDel="00E15C4E" w:rsidRDefault="00E56A18" w:rsidP="00E56A18">
      <w:pPr>
        <w:pStyle w:val="Code"/>
        <w:rPr>
          <w:del w:id="2955" w:author="Kelvin Sung" w:date="2021-05-20T18:11:00Z"/>
        </w:rPr>
      </w:pPr>
      <w:r>
        <w:t xml:space="preserve">    gl.colorMask(true, true, true, true);</w:t>
      </w:r>
    </w:p>
    <w:p w14:paraId="6E6C6397" w14:textId="77777777" w:rsidR="00E15C4E" w:rsidRDefault="00E56A18" w:rsidP="00E56A18">
      <w:pPr>
        <w:pStyle w:val="Code"/>
        <w:rPr>
          <w:ins w:id="2956" w:author="Kelvin Sung" w:date="2021-05-20T18:11:00Z"/>
        </w:rPr>
      </w:pPr>
      <w:del w:id="2957" w:author="Kelvin Sung" w:date="2021-05-20T18:11:00Z">
        <w:r w:rsidDel="00E15C4E">
          <w:delText xml:space="preserve">    </w:delText>
        </w:r>
      </w:del>
    </w:p>
    <w:p w14:paraId="54D8EEC1" w14:textId="6BB3DE84" w:rsidR="00E56A18" w:rsidRDefault="00E56A18" w:rsidP="00E56A18">
      <w:pPr>
        <w:pStyle w:val="Code"/>
      </w:pPr>
      <w:r>
        <w:t>}</w:t>
      </w:r>
    </w:p>
    <w:p w14:paraId="214C49E4" w14:textId="4F3583FA" w:rsidR="00E56A18" w:rsidDel="00E15C4E" w:rsidRDefault="00E56A18" w:rsidP="00E56A18">
      <w:pPr>
        <w:pStyle w:val="Code"/>
        <w:rPr>
          <w:del w:id="2958" w:author="Kelvin Sung" w:date="2021-05-20T18:11:00Z"/>
        </w:rPr>
      </w:pPr>
    </w:p>
    <w:p w14:paraId="64A908D2" w14:textId="77777777" w:rsidR="00E15C4E" w:rsidRDefault="00E56A18" w:rsidP="00E56A18">
      <w:pPr>
        <w:pStyle w:val="Code"/>
        <w:rPr>
          <w:ins w:id="2959" w:author="Kelvin Sung" w:date="2021-05-20T18:11:00Z"/>
        </w:rPr>
      </w:pPr>
      <w:del w:id="2960" w:author="Kelvin Sung" w:date="2021-05-20T18:11:00Z">
        <w:r w:rsidDel="00E15C4E">
          <w:delText xml:space="preserve">    </w:delText>
        </w:r>
      </w:del>
    </w:p>
    <w:p w14:paraId="06BB7943" w14:textId="43C45F71" w:rsidR="00E56A18" w:rsidDel="00E15C4E" w:rsidRDefault="00E56A18" w:rsidP="00E56A18">
      <w:pPr>
        <w:pStyle w:val="Code"/>
        <w:rPr>
          <w:del w:id="2961" w:author="Kelvin Sung" w:date="2021-05-20T18:11:00Z"/>
        </w:rPr>
      </w:pPr>
      <w:r>
        <w:t>_shadowRecieverStencilDisable() {</w:t>
      </w:r>
    </w:p>
    <w:p w14:paraId="72698B55" w14:textId="77777777" w:rsidR="00E15C4E" w:rsidRDefault="00E56A18" w:rsidP="00E56A18">
      <w:pPr>
        <w:pStyle w:val="Code"/>
        <w:rPr>
          <w:ins w:id="2962" w:author="Kelvin Sung" w:date="2021-05-20T18:11:00Z"/>
        </w:rPr>
      </w:pPr>
      <w:del w:id="2963" w:author="Kelvin Sung" w:date="2021-05-20T18:11:00Z">
        <w:r w:rsidDel="00E15C4E">
          <w:delText xml:space="preserve">    </w:delText>
        </w:r>
      </w:del>
    </w:p>
    <w:p w14:paraId="6127B31D" w14:textId="56132B39" w:rsidR="00E56A18" w:rsidDel="00E15C4E" w:rsidRDefault="00E56A18" w:rsidP="00E56A18">
      <w:pPr>
        <w:pStyle w:val="Code"/>
        <w:rPr>
          <w:del w:id="2964" w:author="Kelvin Sung" w:date="2021-05-20T18:11:00Z"/>
        </w:rPr>
      </w:pPr>
      <w:r>
        <w:t xml:space="preserve">    let gl = glSys.get();</w:t>
      </w:r>
    </w:p>
    <w:p w14:paraId="6F17E8B4" w14:textId="77777777" w:rsidR="00E15C4E" w:rsidRDefault="00E56A18" w:rsidP="00E56A18">
      <w:pPr>
        <w:pStyle w:val="Code"/>
        <w:rPr>
          <w:ins w:id="2965" w:author="Kelvin Sung" w:date="2021-05-20T18:11:00Z"/>
        </w:rPr>
      </w:pPr>
      <w:del w:id="2966" w:author="Kelvin Sung" w:date="2021-05-20T18:11:00Z">
        <w:r w:rsidDel="00E15C4E">
          <w:delText xml:space="preserve">    </w:delText>
        </w:r>
      </w:del>
    </w:p>
    <w:p w14:paraId="4B0F4D14" w14:textId="0347262C" w:rsidR="00E56A18" w:rsidDel="00E15C4E" w:rsidRDefault="00E56A18" w:rsidP="00E56A18">
      <w:pPr>
        <w:pStyle w:val="Code"/>
        <w:rPr>
          <w:del w:id="2967" w:author="Kelvin Sung" w:date="2021-05-20T18:11:00Z"/>
        </w:rPr>
      </w:pPr>
      <w:r>
        <w:t xml:space="preserve">    gl.disable(gl.STENCIL_TEST);</w:t>
      </w:r>
    </w:p>
    <w:p w14:paraId="43F3C11C" w14:textId="77777777" w:rsidR="00E15C4E" w:rsidRDefault="00E56A18" w:rsidP="00E56A18">
      <w:pPr>
        <w:pStyle w:val="Code"/>
        <w:rPr>
          <w:ins w:id="2968" w:author="Kelvin Sung" w:date="2021-05-20T18:11:00Z"/>
        </w:rPr>
      </w:pPr>
      <w:del w:id="2969" w:author="Kelvin Sung" w:date="2021-05-20T18:11:00Z">
        <w:r w:rsidDel="00E15C4E">
          <w:delText xml:space="preserve">    </w:delText>
        </w:r>
      </w:del>
    </w:p>
    <w:p w14:paraId="250CE789" w14:textId="79441A3F" w:rsidR="00E56A18" w:rsidDel="00E15C4E" w:rsidRDefault="00E56A18" w:rsidP="00E56A18">
      <w:pPr>
        <w:pStyle w:val="Code"/>
        <w:rPr>
          <w:del w:id="2970" w:author="Kelvin Sung" w:date="2021-05-20T18:11:00Z"/>
        </w:rPr>
      </w:pPr>
      <w:r>
        <w:t>}</w:t>
      </w:r>
    </w:p>
    <w:p w14:paraId="2AAD7AD8" w14:textId="77777777" w:rsidR="00E15C4E" w:rsidRDefault="00E56A18" w:rsidP="00E56A18">
      <w:pPr>
        <w:pStyle w:val="Code"/>
        <w:rPr>
          <w:ins w:id="2971" w:author="Kelvin Sung" w:date="2021-05-20T18:11:00Z"/>
        </w:rPr>
      </w:pPr>
      <w:del w:id="2972" w:author="Kelvin Sung" w:date="2021-05-20T18:11:00Z">
        <w:r w:rsidDel="00E15C4E">
          <w:delText xml:space="preserve">    </w:delText>
        </w:r>
      </w:del>
    </w:p>
    <w:p w14:paraId="1FECDDC5" w14:textId="44AFE33D" w:rsidR="00E56A18" w:rsidRDefault="00E56A18" w:rsidP="00E56A18">
      <w:pPr>
        <w:pStyle w:val="Code"/>
      </w:pPr>
      <w:r>
        <w:t xml:space="preserve">// #endregion </w:t>
      </w:r>
    </w:p>
    <w:p w14:paraId="2021DE95" w14:textId="77777777" w:rsidR="00885276" w:rsidRDefault="00885276" w:rsidP="005A312F">
      <w:pPr>
        <w:pStyle w:val="Heading3"/>
      </w:pPr>
      <w:commentRangeStart w:id="2973"/>
      <w:r>
        <w:t>Defining the Shadow Receiver Stencil Operations</w:t>
      </w:r>
    </w:p>
    <w:p w14:paraId="4E64B3AC" w14:textId="77777777" w:rsidR="00885276" w:rsidRDefault="00885276" w:rsidP="00885276">
      <w:pPr>
        <w:pStyle w:val="BodyTextFirst"/>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2973"/>
      <w:r w:rsidR="00E56A18">
        <w:rPr>
          <w:rStyle w:val="CommentReference"/>
          <w:rFonts w:asciiTheme="minorHAnsi" w:hAnsiTheme="minorHAnsi"/>
        </w:rPr>
        <w:commentReference w:id="2973"/>
      </w:r>
    </w:p>
    <w:p w14:paraId="6BAC180D" w14:textId="6C734D0E" w:rsidR="00885276" w:rsidRDefault="00885276" w:rsidP="005A312F">
      <w:pPr>
        <w:pStyle w:val="Heading3"/>
      </w:pPr>
      <w:commentRangeStart w:id="2974"/>
      <w:r>
        <w:t xml:space="preserve">Updating Engine Supporting </w:t>
      </w:r>
      <w:del w:id="2975" w:author="Kelvin Sung" w:date="2021-05-20T18:16:00Z">
        <w:r w:rsidDel="00E15C4E">
          <w:delText>Objects</w:delText>
        </w:r>
      </w:del>
    </w:p>
    <w:p w14:paraId="44238C21" w14:textId="77777777" w:rsidR="00885276" w:rsidRDefault="00885276" w:rsidP="00885276">
      <w:pPr>
        <w:pStyle w:val="BodyTextFirst"/>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2976" w:author="Kelvin Sung" w:date="2021-05-20T18:11:00Z"/>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2977" w:author="Kelvin Sung" w:date="2021-05-20T18:11:00Z"/>
        </w:rPr>
      </w:pPr>
      <w:del w:id="2978" w:author="Kelvin Sung" w:date="2021-05-20T18:11:00Z">
        <w:r w:rsidDel="00E15C4E">
          <w:delText xml:space="preserve">    </w:delText>
        </w:r>
      </w:del>
    </w:p>
    <w:p w14:paraId="70F431A7" w14:textId="6705727A" w:rsidR="00E56A18" w:rsidDel="00E15C4E" w:rsidRDefault="00E56A18" w:rsidP="00E56A18">
      <w:pPr>
        <w:pStyle w:val="Code"/>
        <w:rPr>
          <w:del w:id="2979" w:author="Kelvin Sung" w:date="2021-05-20T18:11:00Z"/>
        </w:rPr>
      </w:pPr>
      <w:r>
        <w:t>swapShader(s) {</w:t>
      </w:r>
    </w:p>
    <w:p w14:paraId="0F26014C" w14:textId="77777777" w:rsidR="00E15C4E" w:rsidRDefault="00E56A18" w:rsidP="00E56A18">
      <w:pPr>
        <w:pStyle w:val="Code"/>
        <w:rPr>
          <w:ins w:id="2980" w:author="Kelvin Sung" w:date="2021-05-20T18:11:00Z"/>
        </w:rPr>
      </w:pPr>
      <w:del w:id="2981" w:author="Kelvin Sung" w:date="2021-05-20T18:11:00Z">
        <w:r w:rsidDel="00E15C4E">
          <w:delText xml:space="preserve">    </w:delText>
        </w:r>
      </w:del>
    </w:p>
    <w:p w14:paraId="6321D06C" w14:textId="400C7669" w:rsidR="00E56A18" w:rsidDel="00E15C4E" w:rsidRDefault="00E56A18" w:rsidP="00E56A18">
      <w:pPr>
        <w:pStyle w:val="Code"/>
        <w:rPr>
          <w:del w:id="2982" w:author="Kelvin Sung" w:date="2021-05-20T18:11:00Z"/>
        </w:rPr>
      </w:pPr>
      <w:r>
        <w:t xml:space="preserve">    let out = this.mShader;</w:t>
      </w:r>
    </w:p>
    <w:p w14:paraId="3640C2C2" w14:textId="77777777" w:rsidR="00E15C4E" w:rsidRDefault="00E56A18" w:rsidP="00E56A18">
      <w:pPr>
        <w:pStyle w:val="Code"/>
        <w:rPr>
          <w:ins w:id="2983" w:author="Kelvin Sung" w:date="2021-05-20T18:11:00Z"/>
        </w:rPr>
      </w:pPr>
      <w:del w:id="2984" w:author="Kelvin Sung" w:date="2021-05-20T18:11:00Z">
        <w:r w:rsidDel="00E15C4E">
          <w:delText xml:space="preserve">    </w:delText>
        </w:r>
      </w:del>
    </w:p>
    <w:p w14:paraId="2345A9B6" w14:textId="6D7C6650" w:rsidR="00E56A18" w:rsidDel="00E15C4E" w:rsidRDefault="00E56A18" w:rsidP="00E56A18">
      <w:pPr>
        <w:pStyle w:val="Code"/>
        <w:rPr>
          <w:del w:id="2985" w:author="Kelvin Sung" w:date="2021-05-20T18:11:00Z"/>
        </w:rPr>
      </w:pPr>
      <w:r>
        <w:t xml:space="preserve">    this.mShader = s;</w:t>
      </w:r>
    </w:p>
    <w:p w14:paraId="0F79AFA0" w14:textId="77777777" w:rsidR="00E15C4E" w:rsidRDefault="00E56A18" w:rsidP="00E56A18">
      <w:pPr>
        <w:pStyle w:val="Code"/>
        <w:rPr>
          <w:ins w:id="2986" w:author="Kelvin Sung" w:date="2021-05-20T18:11:00Z"/>
        </w:rPr>
      </w:pPr>
      <w:del w:id="2987" w:author="Kelvin Sung" w:date="2021-05-20T18:11:00Z">
        <w:r w:rsidDel="00E15C4E">
          <w:delText xml:space="preserve">    </w:delText>
        </w:r>
      </w:del>
    </w:p>
    <w:p w14:paraId="428C62DD" w14:textId="4A5342EC" w:rsidR="00E56A18" w:rsidDel="00E15C4E" w:rsidRDefault="00E56A18" w:rsidP="00E56A18">
      <w:pPr>
        <w:pStyle w:val="Code"/>
        <w:rPr>
          <w:del w:id="2988" w:author="Kelvin Sung" w:date="2021-05-20T18:11:00Z"/>
        </w:rPr>
      </w:pPr>
      <w:r>
        <w:t xml:space="preserve">    return out;</w:t>
      </w:r>
    </w:p>
    <w:p w14:paraId="3750CA66" w14:textId="77777777" w:rsidR="00E15C4E" w:rsidRDefault="00E56A18" w:rsidP="00E56A18">
      <w:pPr>
        <w:pStyle w:val="Code"/>
        <w:rPr>
          <w:ins w:id="2989" w:author="Kelvin Sung" w:date="2021-05-20T18:11:00Z"/>
        </w:rPr>
      </w:pPr>
      <w:del w:id="2990" w:author="Kelvin Sung" w:date="2021-05-20T18:11:00Z">
        <w:r w:rsidDel="00E15C4E">
          <w:delText xml:space="preserve">    </w:delText>
        </w:r>
      </w:del>
    </w:p>
    <w:p w14:paraId="1EB99785" w14:textId="317184E5" w:rsidR="00E56A18" w:rsidDel="00E15C4E" w:rsidRDefault="00E56A18" w:rsidP="00E56A18">
      <w:pPr>
        <w:pStyle w:val="Code"/>
        <w:rPr>
          <w:del w:id="2991" w:author="Kelvin Sung" w:date="2021-05-20T18:11:00Z"/>
        </w:rPr>
      </w:pPr>
      <w:r>
        <w:t>}</w:t>
      </w:r>
    </w:p>
    <w:p w14:paraId="16EDF5AD" w14:textId="77777777" w:rsidR="00E15C4E" w:rsidRDefault="00E56A18" w:rsidP="00E56A18">
      <w:pPr>
        <w:pStyle w:val="Code"/>
        <w:rPr>
          <w:ins w:id="2992" w:author="Kelvin Sung" w:date="2021-05-20T18:11:00Z"/>
        </w:rPr>
      </w:pPr>
      <w:del w:id="2993" w:author="Kelvin Sung" w:date="2021-05-20T18:11:00Z">
        <w:r w:rsidDel="00E15C4E">
          <w:delText xml:space="preserve">    </w:delText>
        </w:r>
      </w:del>
    </w:p>
    <w:p w14:paraId="1FB61177" w14:textId="6B0416DC" w:rsidR="00E56A18" w:rsidRDefault="00E56A18" w:rsidP="00E56A18">
      <w:pPr>
        <w:pStyle w:val="Code"/>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2994" w:author="Kelvin Sung" w:date="2021-05-20T18:16:00Z">
        <w:r w:rsidDel="00E15C4E">
          <w:delText>Object</w:delText>
        </w:r>
      </w:del>
      <w:ins w:id="2995" w:author="Kelvin Sung" w:date="2021-05-20T18:16:00Z">
        <w:r w:rsidR="00E15C4E">
          <w:t>Class</w:t>
        </w:r>
      </w:ins>
    </w:p>
    <w:p w14:paraId="201D21E4" w14:textId="77777777" w:rsidR="00885276" w:rsidRDefault="00885276" w:rsidP="00885276">
      <w:pPr>
        <w:pStyle w:val="BodyTextFirst"/>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pPr>
      <w:r w:rsidRPr="00885276">
        <w:t>Define assessors for the z position.</w:t>
      </w:r>
    </w:p>
    <w:p w14:paraId="3CF3B497" w14:textId="77777777" w:rsidR="00885276" w:rsidRPr="00885276" w:rsidRDefault="00885276" w:rsidP="00F31BF1">
      <w:pPr>
        <w:pStyle w:val="NumList"/>
        <w:numPr>
          <w:ilvl w:val="0"/>
          <w:numId w:val="52"/>
        </w:num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pPr>
      <w:r w:rsidRPr="00885276">
        <w:t>Utilize the z component when computing an object transform.</w:t>
      </w:r>
      <w:commentRangeEnd w:id="2974"/>
      <w:r w:rsidR="00DB64F9">
        <w:rPr>
          <w:rStyle w:val="CommentReference"/>
          <w:rFonts w:asciiTheme="minorHAnsi" w:hAnsiTheme="minorHAnsi"/>
        </w:rPr>
        <w:commentReference w:id="2974"/>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2996"/>
      <w:r>
        <w:lastRenderedPageBreak/>
        <w:t>Setting Up the Shadow</w:t>
      </w:r>
    </w:p>
    <w:p w14:paraId="5E285F0F" w14:textId="081F217D" w:rsidR="00885276" w:rsidRDefault="00885276" w:rsidP="00885276">
      <w:pPr>
        <w:pStyle w:val="BodyTextFirst"/>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pPr>
      <w:r>
        <w:t>This function demonstrates that three types of Renderable objects can serve as shadow receivers.</w:t>
      </w:r>
    </w:p>
    <w:p w14:paraId="32053F91" w14:textId="77777777" w:rsidR="00885276" w:rsidRDefault="00885276" w:rsidP="00885276">
      <w:pPr>
        <w:pStyle w:val="BodyTextFirst"/>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2996"/>
      <w:r w:rsidR="00DB64F9">
        <w:rPr>
          <w:rStyle w:val="CommentReference"/>
          <w:rFonts w:asciiTheme="minorHAnsi" w:hAnsiTheme="minorHAnsi"/>
        </w:rPr>
        <w:commentReference w:id="2996"/>
      </w:r>
    </w:p>
    <w:p w14:paraId="2A234E6F" w14:textId="77777777" w:rsidR="00885276" w:rsidRDefault="00885276" w:rsidP="00885276">
      <w:pPr>
        <w:pStyle w:val="Heading3"/>
      </w:pPr>
      <w:r>
        <w:t>Observations</w:t>
      </w:r>
    </w:p>
    <w:p w14:paraId="2784C820" w14:textId="3BFE8CA9" w:rsidR="00885276" w:rsidRDefault="00885276" w:rsidP="00885276">
      <w:pPr>
        <w:pStyle w:val="BodyTextFirst"/>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2EC13D35" w14:textId="5C182F80" w:rsidR="00A70786" w:rsidRDefault="001C0D20" w:rsidP="001C0D20">
      <w:pPr>
        <w:pStyle w:val="BodyTextCont"/>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5EF4F6DC" w14:textId="77777777" w:rsidR="00906AD8" w:rsidRDefault="00906AD8" w:rsidP="00906AD8">
      <w:pPr>
        <w:pStyle w:val="BodyTextFirst"/>
      </w:pPr>
    </w:p>
    <w:p w14:paraId="10822DF4" w14:textId="77777777" w:rsidR="00773243" w:rsidRDefault="00773243" w:rsidP="00773243">
      <w:pPr>
        <w:pStyle w:val="Code"/>
      </w:pPr>
    </w:p>
    <w:p w14:paraId="16F3F09D" w14:textId="77777777" w:rsidR="003476F7" w:rsidRPr="00EE10DF" w:rsidRDefault="003476F7" w:rsidP="003476F7">
      <w:pPr>
        <w:pStyle w:val="BodyTextFirst"/>
      </w:pPr>
    </w:p>
    <w:p w14:paraId="51581949" w14:textId="4D4A95E8" w:rsidR="00EE10DF" w:rsidRPr="00EE10DF" w:rsidRDefault="00EE10DF" w:rsidP="00EE10DF">
      <w:pPr>
        <w:pStyle w:val="BodyTextFirst"/>
      </w:pPr>
    </w:p>
    <w:p w14:paraId="07E010B7" w14:textId="77777777" w:rsidR="00EE10DF" w:rsidRDefault="00EE10DF" w:rsidP="00EE10DF">
      <w:pPr>
        <w:pStyle w:val="BodyTextFirst"/>
      </w:pPr>
    </w:p>
    <w:p w14:paraId="49CC3EAF" w14:textId="77777777" w:rsidR="00EE10DF" w:rsidRPr="00176116" w:rsidRDefault="00EE10DF" w:rsidP="00EE10DF">
      <w:pPr>
        <w:pStyle w:val="BodyTextFirst"/>
      </w:pPr>
    </w:p>
    <w:p w14:paraId="02FD337B" w14:textId="77777777" w:rsidR="00176116" w:rsidRDefault="00176116" w:rsidP="00176116">
      <w:pPr>
        <w:pStyle w:val="BodyTextFirst"/>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pPr>
    </w:p>
    <w:p w14:paraId="6EEFB6C6" w14:textId="77777777" w:rsidR="00176116" w:rsidRPr="00176116" w:rsidRDefault="00176116" w:rsidP="00176116"/>
    <w:sectPr w:rsidR="00176116" w:rsidRPr="00176116" w:rsidSect="00D6394B">
      <w:headerReference w:type="even" r:id="rId48"/>
      <w:headerReference w:type="default" r:id="rId49"/>
      <w:footerReference w:type="even" r:id="rId50"/>
      <w:footerReference w:type="default" r:id="rId51"/>
      <w:headerReference w:type="first" r:id="rId52"/>
      <w:footerReference w:type="first" r:id="rId5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1B23DC" w:rsidRDefault="001B23DC">
      <w:pPr>
        <w:pStyle w:val="CommentText"/>
      </w:pPr>
      <w:r>
        <w:rPr>
          <w:rStyle w:val="CommentReference"/>
        </w:rPr>
        <w:annotationRef/>
      </w:r>
      <w:r>
        <w:t>Some comments options can be cut</w:t>
      </w:r>
    </w:p>
  </w:comment>
  <w:comment w:id="189" w:author="Kelvin Sung" w:date="2021-05-20T18:17:00Z" w:initials="KS">
    <w:p w14:paraId="6524006B" w14:textId="678473CF" w:rsidR="003D4021" w:rsidRDefault="003D4021">
      <w:pPr>
        <w:pStyle w:val="CommentText"/>
      </w:pPr>
      <w:r>
        <w:rPr>
          <w:rStyle w:val="CommentReference"/>
        </w:rPr>
        <w:annotationRef/>
      </w:r>
      <w:r>
        <w:t>This OK?</w:t>
      </w:r>
    </w:p>
  </w:comment>
  <w:comment w:id="384" w:author="Jeb Pavleas" w:date="2021-05-10T04:58:00Z" w:initials="JP">
    <w:p w14:paraId="3890F70C" w14:textId="2C6251FD" w:rsidR="001B23DC" w:rsidRDefault="001B23DC">
      <w:pPr>
        <w:pStyle w:val="CommentText"/>
      </w:pPr>
      <w:r>
        <w:rPr>
          <w:rStyle w:val="CommentReference"/>
        </w:rPr>
        <w:annotationRef/>
      </w:r>
    </w:p>
  </w:comment>
  <w:comment w:id="505" w:author="Jeb Pavleas" w:date="2021-05-10T05:06:00Z" w:initials="JP">
    <w:p w14:paraId="3D2F8FD8" w14:textId="64AE36C5" w:rsidR="001B23DC" w:rsidRDefault="001B23DC">
      <w:pPr>
        <w:pStyle w:val="CommentText"/>
      </w:pPr>
      <w:r>
        <w:rPr>
          <w:rStyle w:val="CommentReference"/>
        </w:rPr>
        <w:annotationRef/>
      </w:r>
    </w:p>
  </w:comment>
  <w:comment w:id="583" w:author="Kelvin Sung" w:date="2021-05-19T19:23:00Z" w:initials="KS">
    <w:p w14:paraId="173B60E5" w14:textId="7E3D5129" w:rsidR="001B23DC" w:rsidRDefault="001B23DC">
      <w:pPr>
        <w:pStyle w:val="CommentText"/>
      </w:pPr>
      <w:r>
        <w:rPr>
          <w:rStyle w:val="CommentReference"/>
        </w:rPr>
        <w:annotationRef/>
      </w:r>
      <w:r>
        <w:t>Here</w:t>
      </w:r>
    </w:p>
  </w:comment>
  <w:comment w:id="586" w:author="Jeb Pavleas" w:date="2021-05-10T05:26:00Z" w:initials="JP">
    <w:p w14:paraId="5F8F83D1" w14:textId="590A90DE" w:rsidR="001B23DC" w:rsidRDefault="001B23DC">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1B23DC" w:rsidRDefault="001B23DC">
      <w:pPr>
        <w:pStyle w:val="CommentText"/>
      </w:pPr>
      <w:r>
        <w:rPr>
          <w:rStyle w:val="CommentReference"/>
        </w:rPr>
        <w:annotationRef/>
      </w:r>
      <w:r w:rsidRPr="006A40FB">
        <w:t>my_game.js vs my_game_main.js</w:t>
      </w:r>
    </w:p>
  </w:comment>
  <w:comment w:id="587" w:author="Jeb Pavleas" w:date="2021-05-10T05:22:00Z" w:initials="JP">
    <w:p w14:paraId="28FDA38B" w14:textId="64DEA912" w:rsidR="001B23DC" w:rsidRDefault="001B23DC">
      <w:pPr>
        <w:pStyle w:val="CommentText"/>
      </w:pPr>
      <w:r>
        <w:rPr>
          <w:rStyle w:val="CommentReference"/>
        </w:rPr>
        <w:annotationRef/>
      </w:r>
      <w:r>
        <w:t>My game main used for future complexity?</w:t>
      </w:r>
    </w:p>
  </w:comment>
  <w:comment w:id="590" w:author="Jeb Pavleas" w:date="2021-05-10T05:36:00Z" w:initials="JP">
    <w:p w14:paraId="66013868" w14:textId="07E9DE82" w:rsidR="001B23DC" w:rsidRDefault="001B23DC">
      <w:pPr>
        <w:pStyle w:val="CommentText"/>
      </w:pPr>
      <w:r>
        <w:rPr>
          <w:rStyle w:val="CommentReference"/>
        </w:rPr>
        <w:annotationRef/>
      </w:r>
      <w:r>
        <w:t>Access point</w:t>
      </w:r>
    </w:p>
  </w:comment>
  <w:comment w:id="1041" w:author="Jeb Pavleas" w:date="2021-05-10T05:54:00Z" w:initials="JP">
    <w:p w14:paraId="7460A682" w14:textId="33A4C768" w:rsidR="001B23DC" w:rsidRDefault="001B23DC">
      <w:pPr>
        <w:pStyle w:val="CommentText"/>
      </w:pPr>
      <w:r>
        <w:rPr>
          <w:rStyle w:val="CommentReference"/>
        </w:rPr>
        <w:annotationRef/>
      </w:r>
      <w:r>
        <w:t>Accuracy double check</w:t>
      </w:r>
    </w:p>
  </w:comment>
  <w:comment w:id="1530" w:author="Kelvin Sung" w:date="2021-05-20T17:57:00Z" w:initials="KS">
    <w:p w14:paraId="34C845E6" w14:textId="5941128B" w:rsidR="001B23DC" w:rsidRDefault="001B23DC">
      <w:pPr>
        <w:pStyle w:val="CommentText"/>
      </w:pPr>
      <w:r>
        <w:rPr>
          <w:rStyle w:val="CommentReference"/>
        </w:rPr>
        <w:annotationRef/>
      </w:r>
      <w:r>
        <w:t>HERE</w:t>
      </w:r>
    </w:p>
  </w:comment>
  <w:comment w:id="1570" w:author="Jeb Pavleas" w:date="2021-05-10T06:47:00Z" w:initials="JP">
    <w:p w14:paraId="3212EDC6" w14:textId="155F317C" w:rsidR="001B23DC" w:rsidRPr="000F0939" w:rsidRDefault="001B23DC">
      <w:pPr>
        <w:pStyle w:val="CommentText"/>
        <w:rPr>
          <w:rStyle w:val="CodeInline"/>
        </w:rPr>
      </w:pPr>
      <w:r>
        <w:rPr>
          <w:rStyle w:val="CommentReference"/>
        </w:rPr>
        <w:annotationRef/>
      </w:r>
      <w:r>
        <w:t>No longer in resources any reason why?</w:t>
      </w:r>
    </w:p>
  </w:comment>
  <w:comment w:id="1571" w:author="Jeb Pavleas" w:date="2021-05-10T06:49:00Z" w:initials="JP">
    <w:p w14:paraId="0582D1C5" w14:textId="06B62718" w:rsidR="001B23DC" w:rsidRDefault="001B23DC">
      <w:pPr>
        <w:pStyle w:val="CommentText"/>
      </w:pPr>
      <w:r>
        <w:rPr>
          <w:rStyle w:val="CommentReference"/>
        </w:rPr>
        <w:annotationRef/>
      </w:r>
    </w:p>
  </w:comment>
  <w:comment w:id="1572" w:author="Jeb Pavleas" w:date="2021-05-10T06:53:00Z" w:initials="JP">
    <w:p w14:paraId="333FD1B8" w14:textId="325D52DE" w:rsidR="001B23DC" w:rsidRDefault="001B23DC">
      <w:pPr>
        <w:pStyle w:val="CommentText"/>
      </w:pPr>
      <w:r>
        <w:rPr>
          <w:rStyle w:val="CommentReference"/>
        </w:rPr>
        <w:annotationRef/>
      </w:r>
    </w:p>
  </w:comment>
  <w:comment w:id="1574" w:author="Jeb Pavleas" w:date="2021-05-10T06:56:00Z" w:initials="JP">
    <w:p w14:paraId="28499F69" w14:textId="2B7542BB" w:rsidR="001B23DC" w:rsidRDefault="001B23DC">
      <w:pPr>
        <w:pStyle w:val="CommentText"/>
      </w:pPr>
      <w:r>
        <w:rPr>
          <w:rStyle w:val="CommentReference"/>
        </w:rPr>
        <w:annotationRef/>
      </w:r>
    </w:p>
  </w:comment>
  <w:comment w:id="1581" w:author="Jeb Pavleas" w:date="2021-05-10T06:59:00Z" w:initials="JP">
    <w:p w14:paraId="061C63A0" w14:textId="0F769682" w:rsidR="001B23DC" w:rsidRDefault="001B23DC">
      <w:pPr>
        <w:pStyle w:val="CommentText"/>
      </w:pPr>
      <w:r>
        <w:rPr>
          <w:rStyle w:val="CommentReference"/>
        </w:rPr>
        <w:annotationRef/>
      </w:r>
      <w:r>
        <w:t>Identical paste</w:t>
      </w:r>
    </w:p>
  </w:comment>
  <w:comment w:id="1620" w:author="Jeb Pavleas" w:date="2021-05-10T07:01:00Z" w:initials="JP">
    <w:p w14:paraId="325E262A" w14:textId="28533FD2" w:rsidR="001B23DC" w:rsidRDefault="001B23DC">
      <w:pPr>
        <w:pStyle w:val="CommentText"/>
      </w:pPr>
      <w:r>
        <w:rPr>
          <w:rStyle w:val="CommentReference"/>
        </w:rPr>
        <w:annotationRef/>
      </w:r>
      <w:r>
        <w:t>paste</w:t>
      </w:r>
    </w:p>
  </w:comment>
  <w:comment w:id="1647" w:author="Jeb Pavleas" w:date="2021-05-10T07:30:00Z" w:initials="JP">
    <w:p w14:paraId="6441BA25" w14:textId="08F05F79" w:rsidR="001B23DC" w:rsidRDefault="001B23DC">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662" w:author="Jeb Pavleas" w:date="2021-05-10T07:12:00Z" w:initials="JP">
    <w:p w14:paraId="00783386" w14:textId="1E5D5920" w:rsidR="001B23DC" w:rsidRDefault="001B23DC">
      <w:pPr>
        <w:pStyle w:val="CommentText"/>
      </w:pPr>
      <w:r>
        <w:rPr>
          <w:rStyle w:val="CommentReference"/>
        </w:rPr>
        <w:annotationRef/>
      </w:r>
    </w:p>
  </w:comment>
  <w:comment w:id="1681" w:author="Jeb Pavleas" w:date="2021-05-10T07:12:00Z" w:initials="JP">
    <w:p w14:paraId="7E30D200" w14:textId="31F54A3E" w:rsidR="001B23DC" w:rsidRDefault="001B23DC">
      <w:pPr>
        <w:pStyle w:val="CommentText"/>
      </w:pPr>
      <w:r>
        <w:rPr>
          <w:rStyle w:val="CommentReference"/>
        </w:rPr>
        <w:annotationRef/>
      </w:r>
    </w:p>
  </w:comment>
  <w:comment w:id="1686" w:author="Jeb Pavleas" w:date="2021-05-10T07:15:00Z" w:initials="JP">
    <w:p w14:paraId="46F8505E" w14:textId="1ABAC604" w:rsidR="001B23DC" w:rsidRDefault="001B23DC">
      <w:pPr>
        <w:pStyle w:val="CommentText"/>
      </w:pPr>
      <w:r>
        <w:rPr>
          <w:rStyle w:val="CommentReference"/>
        </w:rPr>
        <w:annotationRef/>
      </w:r>
      <w:r>
        <w:t>Should we condense any earlier chapters like this?</w:t>
      </w:r>
    </w:p>
  </w:comment>
  <w:comment w:id="1688" w:author="Jeb Pavleas" w:date="2021-05-10T07:17:00Z" w:initials="JP">
    <w:p w14:paraId="75D63FED" w14:textId="375F5D7C" w:rsidR="001B23DC" w:rsidRDefault="001B23DC">
      <w:pPr>
        <w:pStyle w:val="CommentText"/>
      </w:pPr>
      <w:r>
        <w:rPr>
          <w:rStyle w:val="CommentReference"/>
        </w:rPr>
        <w:annotationRef/>
      </w:r>
    </w:p>
  </w:comment>
  <w:comment w:id="1689" w:author="Jeb Pavleas" w:date="2021-05-10T07:18:00Z" w:initials="JP">
    <w:p w14:paraId="62F2FAF3" w14:textId="036BF628" w:rsidR="001B23DC" w:rsidRDefault="001B23DC">
      <w:pPr>
        <w:pStyle w:val="CommentText"/>
      </w:pPr>
      <w:r>
        <w:rPr>
          <w:rStyle w:val="CommentReference"/>
        </w:rPr>
        <w:annotationRef/>
      </w:r>
      <w:r>
        <w:t>Double check</w:t>
      </w:r>
    </w:p>
  </w:comment>
  <w:comment w:id="1832" w:author="Jeb Pavleas" w:date="2021-05-16T05:34:00Z" w:initials="JP">
    <w:p w14:paraId="20DED1D2" w14:textId="1F241C83" w:rsidR="001B23DC" w:rsidRDefault="001B23DC">
      <w:pPr>
        <w:pStyle w:val="CommentText"/>
      </w:pPr>
      <w:r>
        <w:rPr>
          <w:rStyle w:val="CommentReference"/>
        </w:rPr>
        <w:annotationRef/>
      </w:r>
    </w:p>
  </w:comment>
  <w:comment w:id="2001" w:author="Jeb Pavleas" w:date="2021-05-10T07:37:00Z" w:initials="JP">
    <w:p w14:paraId="577271AF" w14:textId="5C80341E" w:rsidR="001B23DC" w:rsidRDefault="001B23DC">
      <w:pPr>
        <w:pStyle w:val="CommentText"/>
      </w:pPr>
      <w:r>
        <w:rPr>
          <w:rStyle w:val="CommentReference"/>
        </w:rPr>
        <w:annotationRef/>
      </w:r>
    </w:p>
  </w:comment>
  <w:comment w:id="2002" w:author="Jeb Pavleas" w:date="2021-05-10T07:41:00Z" w:initials="JP">
    <w:p w14:paraId="193326AF" w14:textId="5A5FC889" w:rsidR="001B23DC" w:rsidRDefault="001B23DC">
      <w:pPr>
        <w:pStyle w:val="CommentText"/>
      </w:pPr>
      <w:r>
        <w:rPr>
          <w:rStyle w:val="CommentReference"/>
        </w:rPr>
        <w:annotationRef/>
      </w:r>
    </w:p>
  </w:comment>
  <w:comment w:id="2003" w:author="Jeb Pavleas" w:date="2021-05-10T07:49:00Z" w:initials="JP">
    <w:p w14:paraId="65441EBE" w14:textId="015C3B0A" w:rsidR="001B23DC" w:rsidRDefault="001B23DC">
      <w:pPr>
        <w:pStyle w:val="CommentText"/>
      </w:pPr>
      <w:r>
        <w:rPr>
          <w:rStyle w:val="CommentReference"/>
        </w:rPr>
        <w:annotationRef/>
      </w:r>
    </w:p>
  </w:comment>
  <w:comment w:id="2004" w:author="Jeb Pavleas" w:date="2021-05-16T05:55:00Z" w:initials="JP">
    <w:p w14:paraId="214BF280" w14:textId="2B2493C2" w:rsidR="001B23DC" w:rsidRDefault="001B23DC">
      <w:pPr>
        <w:pStyle w:val="CommentText"/>
      </w:pPr>
      <w:r>
        <w:rPr>
          <w:rStyle w:val="CommentReference"/>
        </w:rPr>
        <w:annotationRef/>
      </w:r>
      <w:r>
        <w:t>Link style</w:t>
      </w:r>
    </w:p>
  </w:comment>
  <w:comment w:id="2006" w:author="Jeb Pavleas" w:date="2021-05-16T06:03:00Z" w:initials="JP">
    <w:p w14:paraId="6A489FFA" w14:textId="6D56DEC4" w:rsidR="001B23DC" w:rsidRDefault="001B23DC">
      <w:pPr>
        <w:pStyle w:val="CommentText"/>
      </w:pPr>
      <w:r>
        <w:rPr>
          <w:rStyle w:val="CommentReference"/>
        </w:rPr>
        <w:annotationRef/>
      </w:r>
      <w:r>
        <w:t>Needs trim</w:t>
      </w:r>
    </w:p>
  </w:comment>
  <w:comment w:id="2009" w:author="Jeb Pavleas" w:date="2021-05-16T06:04:00Z" w:initials="JP">
    <w:p w14:paraId="653EA0BF" w14:textId="1D8B9CF6" w:rsidR="001B23DC" w:rsidRDefault="001B23DC">
      <w:pPr>
        <w:pStyle w:val="CommentText"/>
      </w:pPr>
      <w:r>
        <w:rPr>
          <w:rStyle w:val="CommentReference"/>
        </w:rPr>
        <w:annotationRef/>
      </w:r>
      <w:r>
        <w:t>Needs code bold</w:t>
      </w:r>
    </w:p>
  </w:comment>
  <w:comment w:id="2010" w:author="Jeb Pavleas" w:date="2021-05-16T06:05:00Z" w:initials="JP">
    <w:p w14:paraId="5348F1BE" w14:textId="5D309572" w:rsidR="001B23DC" w:rsidRDefault="001B23DC">
      <w:pPr>
        <w:pStyle w:val="CommentText"/>
      </w:pPr>
      <w:r>
        <w:rPr>
          <w:rStyle w:val="CommentReference"/>
        </w:rPr>
        <w:annotationRef/>
      </w:r>
      <w:r>
        <w:t>Needs code bold</w:t>
      </w:r>
    </w:p>
  </w:comment>
  <w:comment w:id="2017" w:author="Jeb Pavleas" w:date="2021-05-16T06:28:00Z" w:initials="JP">
    <w:p w14:paraId="60BEF63F" w14:textId="484E3367" w:rsidR="001B23DC" w:rsidRDefault="001B23DC">
      <w:pPr>
        <w:pStyle w:val="CommentText"/>
      </w:pPr>
      <w:r>
        <w:rPr>
          <w:rStyle w:val="CommentReference"/>
        </w:rPr>
        <w:annotationRef/>
      </w:r>
      <w:r>
        <w:t>Texture</w:t>
      </w:r>
    </w:p>
  </w:comment>
  <w:comment w:id="2018" w:author="Jeb Pavleas" w:date="2021-05-16T06:16:00Z" w:initials="JP">
    <w:p w14:paraId="71DF7EEA" w14:textId="518EA376" w:rsidR="001B23DC" w:rsidRDefault="001B23DC">
      <w:pPr>
        <w:pStyle w:val="CommentText"/>
      </w:pPr>
      <w:r>
        <w:rPr>
          <w:rStyle w:val="CommentReference"/>
        </w:rPr>
        <w:annotationRef/>
      </w:r>
      <w:r>
        <w:t>old</w:t>
      </w:r>
    </w:p>
  </w:comment>
  <w:comment w:id="2016" w:author="Jeb Pavleas" w:date="2021-05-16T06:16:00Z" w:initials="JP">
    <w:p w14:paraId="6821CEEA" w14:textId="679B1B6F" w:rsidR="001B23DC" w:rsidRDefault="001B23DC">
      <w:pPr>
        <w:pStyle w:val="CommentText"/>
      </w:pPr>
      <w:r>
        <w:rPr>
          <w:rStyle w:val="CommentReference"/>
        </w:rPr>
        <w:annotationRef/>
      </w:r>
      <w:r>
        <w:t>Accuracy check</w:t>
      </w:r>
    </w:p>
  </w:comment>
  <w:comment w:id="2048" w:author="Jeb Pavleas" w:date="2021-05-16T06:31:00Z" w:initials="JP">
    <w:p w14:paraId="1C742AE8" w14:textId="6C0FF2A9" w:rsidR="001B23DC" w:rsidRDefault="001B23DC">
      <w:pPr>
        <w:pStyle w:val="CommentText"/>
      </w:pPr>
      <w:r>
        <w:rPr>
          <w:rStyle w:val="CommentReference"/>
        </w:rPr>
        <w:annotationRef/>
      </w:r>
      <w:r>
        <w:t>Old no longer needed</w:t>
      </w:r>
    </w:p>
  </w:comment>
  <w:comment w:id="2045" w:author="Jeb Pavleas" w:date="2021-05-16T06:31:00Z" w:initials="JP">
    <w:p w14:paraId="3ADD337B" w14:textId="334E4814" w:rsidR="001B23DC" w:rsidRDefault="001B23DC">
      <w:pPr>
        <w:pStyle w:val="CommentText"/>
      </w:pPr>
      <w:r>
        <w:rPr>
          <w:rStyle w:val="CommentReference"/>
        </w:rPr>
        <w:annotationRef/>
      </w:r>
      <w:r>
        <w:t xml:space="preserve">Double check this </w:t>
      </w:r>
      <w:proofErr w:type="gramStart"/>
      <w:r>
        <w:t>section  please</w:t>
      </w:r>
      <w:proofErr w:type="gramEnd"/>
    </w:p>
  </w:comment>
  <w:comment w:id="2070" w:author="Jeb Pavleas" w:date="2021-05-16T06:34:00Z" w:initials="JP">
    <w:p w14:paraId="49550470" w14:textId="78D0B8ED" w:rsidR="001B23DC" w:rsidRDefault="001B23DC">
      <w:pPr>
        <w:pStyle w:val="CommentText"/>
      </w:pPr>
      <w:r>
        <w:rPr>
          <w:rStyle w:val="CommentReference"/>
        </w:rPr>
        <w:annotationRef/>
      </w:r>
      <w:r>
        <w:t>Now shader_resources.js changes go here</w:t>
      </w:r>
    </w:p>
  </w:comment>
  <w:comment w:id="2071" w:author="Jeb Pavleas" w:date="2021-05-16T06:36:00Z" w:initials="JP">
    <w:p w14:paraId="542E0EF9" w14:textId="25AC60BA" w:rsidR="001B23DC" w:rsidRDefault="001B23DC">
      <w:pPr>
        <w:pStyle w:val="CommentText"/>
      </w:pPr>
      <w:r>
        <w:rPr>
          <w:rStyle w:val="CommentReference"/>
        </w:rPr>
        <w:annotationRef/>
      </w:r>
      <w:r>
        <w:t xml:space="preserve">No longer </w:t>
      </w:r>
      <w:proofErr w:type="spellStart"/>
      <w:r>
        <w:t>relavent</w:t>
      </w:r>
      <w:proofErr w:type="spellEnd"/>
      <w:r>
        <w:t>?</w:t>
      </w:r>
    </w:p>
  </w:comment>
  <w:comment w:id="2072" w:author="Jeb Pavleas" w:date="2021-05-16T06:44:00Z" w:initials="JP">
    <w:p w14:paraId="7F0EE9CF" w14:textId="7A2C9E1C" w:rsidR="001B23DC" w:rsidRDefault="001B23DC">
      <w:pPr>
        <w:pStyle w:val="CommentText"/>
      </w:pPr>
      <w:r>
        <w:rPr>
          <w:rStyle w:val="CommentReference"/>
        </w:rPr>
        <w:annotationRef/>
      </w:r>
    </w:p>
  </w:comment>
  <w:comment w:id="2073" w:author="Jeb Pavleas" w:date="2021-05-16T06:40:00Z" w:initials="JP">
    <w:p w14:paraId="13EBE7F8" w14:textId="75F30645" w:rsidR="001B23DC" w:rsidRDefault="001B23DC">
      <w:pPr>
        <w:pStyle w:val="CommentText"/>
      </w:pPr>
      <w:r>
        <w:rPr>
          <w:rStyle w:val="CommentReference"/>
        </w:rPr>
        <w:annotationRef/>
      </w:r>
      <w:r>
        <w:t>Possible summary to remove code and condense these small changes.</w:t>
      </w:r>
    </w:p>
  </w:comment>
  <w:comment w:id="2164" w:author="Jeb Pavleas" w:date="2021-05-16T06:48:00Z" w:initials="JP">
    <w:p w14:paraId="299D4659" w14:textId="04176702" w:rsidR="001B23DC" w:rsidRDefault="001B23DC">
      <w:pPr>
        <w:pStyle w:val="CommentText"/>
      </w:pPr>
      <w:r>
        <w:rPr>
          <w:rStyle w:val="CommentReference"/>
        </w:rPr>
        <w:annotationRef/>
      </w:r>
      <w:r>
        <w:t>Accuracy check</w:t>
      </w:r>
    </w:p>
  </w:comment>
  <w:comment w:id="2165" w:author="Jeb Pavleas" w:date="2021-05-10T08:12:00Z" w:initials="JP">
    <w:p w14:paraId="5BB2E693" w14:textId="3C1EE38C" w:rsidR="001B23DC" w:rsidRDefault="001B23DC">
      <w:pPr>
        <w:pStyle w:val="CommentText"/>
      </w:pPr>
      <w:r>
        <w:rPr>
          <w:rStyle w:val="CommentReference"/>
        </w:rPr>
        <w:annotationRef/>
      </w:r>
      <w:proofErr w:type="spellStart"/>
      <w:r>
        <w:t>jeb</w:t>
      </w:r>
      <w:proofErr w:type="spellEnd"/>
      <w:r>
        <w:t xml:space="preserve"> bookmark</w:t>
      </w:r>
    </w:p>
  </w:comment>
  <w:comment w:id="2221" w:author="Jeb Pavleas" w:date="2021-05-17T05:54:00Z" w:initials="JP">
    <w:p w14:paraId="79C53352" w14:textId="1D4EC382" w:rsidR="001B23DC" w:rsidRDefault="001B23DC">
      <w:pPr>
        <w:pStyle w:val="CommentText"/>
      </w:pPr>
      <w:r>
        <w:rPr>
          <w:rStyle w:val="CommentReference"/>
        </w:rPr>
        <w:annotationRef/>
      </w:r>
    </w:p>
  </w:comment>
  <w:comment w:id="2377" w:author="Jeb Pavleas" w:date="2021-05-17T06:20:00Z" w:initials="JP">
    <w:p w14:paraId="41D3F9A9" w14:textId="7C1D9C63" w:rsidR="001B23DC" w:rsidRDefault="001B23DC">
      <w:pPr>
        <w:pStyle w:val="CommentText"/>
      </w:pPr>
      <w:r>
        <w:rPr>
          <w:rStyle w:val="CommentReference"/>
        </w:rPr>
        <w:annotationRef/>
      </w:r>
    </w:p>
  </w:comment>
  <w:comment w:id="2421" w:author="Jeb Pavleas" w:date="2021-05-17T06:44:00Z" w:initials="JP">
    <w:p w14:paraId="2C2AA825" w14:textId="7B815DB1" w:rsidR="001B23DC" w:rsidRDefault="001B23DC">
      <w:pPr>
        <w:pStyle w:val="CommentText"/>
      </w:pPr>
      <w:r>
        <w:rPr>
          <w:rStyle w:val="CommentReference"/>
        </w:rPr>
        <w:annotationRef/>
      </w:r>
    </w:p>
  </w:comment>
  <w:comment w:id="2589" w:author="Jeb Pavleas" w:date="2021-05-17T07:35:00Z" w:initials="JP">
    <w:p w14:paraId="59701598" w14:textId="4DFE2A7A" w:rsidR="001B23DC" w:rsidRDefault="001B23DC">
      <w:pPr>
        <w:pStyle w:val="CommentText"/>
      </w:pPr>
      <w:r>
        <w:rPr>
          <w:rStyle w:val="CommentReference"/>
        </w:rPr>
        <w:annotationRef/>
      </w:r>
      <w:r>
        <w:t xml:space="preserve">no longer </w:t>
      </w:r>
      <w:proofErr w:type="spellStart"/>
      <w:r>
        <w:t>relevent</w:t>
      </w:r>
      <w:proofErr w:type="spellEnd"/>
    </w:p>
  </w:comment>
  <w:comment w:id="2664" w:author="Kelvin Sung" w:date="2021-05-17T15:21:00Z" w:initials="KS">
    <w:p w14:paraId="5BA468C3" w14:textId="23A6766F" w:rsidR="001B23DC" w:rsidRDefault="001B23DC">
      <w:pPr>
        <w:pStyle w:val="CommentText"/>
      </w:pPr>
      <w:r>
        <w:rPr>
          <w:rStyle w:val="CommentReference"/>
        </w:rPr>
        <w:annotationRef/>
      </w:r>
      <w:r>
        <w:t>consider simply or steps, etc.</w:t>
      </w:r>
    </w:p>
  </w:comment>
  <w:comment w:id="2892" w:author="Jeb Pavleas" w:date="2021-05-17T08:04:00Z" w:initials="JP">
    <w:p w14:paraId="5FD2BFCD" w14:textId="5A443681" w:rsidR="001B23DC" w:rsidRDefault="001B23DC">
      <w:pPr>
        <w:pStyle w:val="CommentText"/>
      </w:pPr>
      <w:r>
        <w:rPr>
          <w:rStyle w:val="CommentReference"/>
        </w:rPr>
        <w:annotationRef/>
      </w:r>
      <w:r>
        <w:t>stencil stuff</w:t>
      </w:r>
    </w:p>
  </w:comment>
  <w:comment w:id="2973" w:author="Jeb Pavleas" w:date="2021-05-17T08:04:00Z" w:initials="JP">
    <w:p w14:paraId="05EBE702" w14:textId="74546844" w:rsidR="001B23DC" w:rsidRDefault="001B23DC">
      <w:pPr>
        <w:pStyle w:val="CommentText"/>
      </w:pPr>
      <w:r>
        <w:rPr>
          <w:rStyle w:val="CommentReference"/>
        </w:rPr>
        <w:annotationRef/>
      </w:r>
      <w:r>
        <w:t>section not needed</w:t>
      </w:r>
    </w:p>
  </w:comment>
  <w:comment w:id="2974" w:author="Jeb Pavleas" w:date="2021-05-17T08:07:00Z" w:initials="JP">
    <w:p w14:paraId="5B4B4BFE" w14:textId="24B32D22" w:rsidR="001B23DC" w:rsidRDefault="001B23DC">
      <w:pPr>
        <w:pStyle w:val="CommentText"/>
      </w:pPr>
      <w:r>
        <w:rPr>
          <w:rStyle w:val="CommentReference"/>
        </w:rPr>
        <w:annotationRef/>
      </w:r>
      <w:r>
        <w:t>all small changes perhaps con dense into a few paragraphs</w:t>
      </w:r>
    </w:p>
  </w:comment>
  <w:comment w:id="2996" w:author="Jeb Pavleas" w:date="2021-05-17T08:12:00Z" w:initials="JP">
    <w:p w14:paraId="6A419016" w14:textId="0462534B" w:rsidR="001B23DC" w:rsidRDefault="001B23DC">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4C845E6" w15:done="0"/>
  <w15:commentEx w15:paraId="3212EDC6" w15:done="0"/>
  <w15:commentEx w15:paraId="0582D1C5" w15:done="0"/>
  <w15:commentEx w15:paraId="333FD1B8" w15:done="0"/>
  <w15:commentEx w15:paraId="28499F69" w15:done="0"/>
  <w15:commentEx w15:paraId="061C63A0" w15:done="0"/>
  <w15:commentEx w15:paraId="325E262A" w15:done="0"/>
  <w15:commentEx w15:paraId="6441BA25" w15:done="0"/>
  <w15:commentEx w15:paraId="00783386" w15:done="0"/>
  <w15:commentEx w15:paraId="7E30D200" w15:done="0"/>
  <w15:commentEx w15:paraId="46F8505E" w15:done="0"/>
  <w15:commentEx w15:paraId="75D63FED" w15:done="0"/>
  <w15:commentEx w15:paraId="62F2FAF3" w15:done="0"/>
  <w15:commentEx w15:paraId="20DED1D2" w15:done="0"/>
  <w15:commentEx w15:paraId="577271AF" w15:done="0"/>
  <w15:commentEx w15:paraId="193326AF" w15:done="0"/>
  <w15:commentEx w15:paraId="65441EBE" w15:done="0"/>
  <w15:commentEx w15:paraId="214BF280" w15:done="0"/>
  <w15:commentEx w15:paraId="6A489FFA" w15:done="0"/>
  <w15:commentEx w15:paraId="653EA0BF" w15:done="0"/>
  <w15:commentEx w15:paraId="5348F1BE" w15:done="0"/>
  <w15:commentEx w15:paraId="60BEF63F" w15:done="0"/>
  <w15:commentEx w15:paraId="71DF7EEA" w15:done="0"/>
  <w15:commentEx w15:paraId="6821CEEA" w15:done="0"/>
  <w15:commentEx w15:paraId="1C742AE8" w15:done="0"/>
  <w15:commentEx w15:paraId="3ADD337B" w15:done="0"/>
  <w15:commentEx w15:paraId="49550470" w15:done="0"/>
  <w15:commentEx w15:paraId="542E0EF9" w15:done="0"/>
  <w15:commentEx w15:paraId="7F0EE9CF" w15:done="0"/>
  <w15:commentEx w15:paraId="13EBE7F8" w15:done="0"/>
  <w15:commentEx w15:paraId="299D4659" w15:done="0"/>
  <w15:commentEx w15:paraId="5BB2E693" w15:done="0"/>
  <w15:commentEx w15:paraId="79C53352" w15:done="0"/>
  <w15:commentEx w15:paraId="41D3F9A9"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4C845E6" w16cid:durableId="24512175"/>
  <w16cid:commentId w16cid:paraId="3212EDC6" w16cid:durableId="2443556C"/>
  <w16cid:commentId w16cid:paraId="0582D1C5" w16cid:durableId="244355DC"/>
  <w16cid:commentId w16cid:paraId="333FD1B8" w16cid:durableId="24435705"/>
  <w16cid:commentId w16cid:paraId="28499F69" w16cid:durableId="244357AC"/>
  <w16cid:commentId w16cid:paraId="061C63A0" w16cid:durableId="24435847"/>
  <w16cid:commentId w16cid:paraId="325E262A" w16cid:durableId="244358DC"/>
  <w16cid:commentId w16cid:paraId="6441BA25" w16cid:durableId="24435F81"/>
  <w16cid:commentId w16cid:paraId="00783386" w16cid:durableId="24435B61"/>
  <w16cid:commentId w16cid:paraId="7E30D200" w16cid:durableId="24435B64"/>
  <w16cid:commentId w16cid:paraId="46F8505E" w16cid:durableId="24435BFD"/>
  <w16cid:commentId w16cid:paraId="75D63FED" w16cid:durableId="24435C8B"/>
  <w16cid:commentId w16cid:paraId="62F2FAF3" w16cid:durableId="24435CC8"/>
  <w16cid:commentId w16cid:paraId="20DED1D2" w16cid:durableId="244B2D6B"/>
  <w16cid:commentId w16cid:paraId="577271AF" w16cid:durableId="2443611D"/>
  <w16cid:commentId w16cid:paraId="193326AF" w16cid:durableId="2443621F"/>
  <w16cid:commentId w16cid:paraId="65441EBE" w16cid:durableId="24436417"/>
  <w16cid:commentId w16cid:paraId="214BF280" w16cid:durableId="244B3263"/>
  <w16cid:commentId w16cid:paraId="6A489FFA" w16cid:durableId="244B341B"/>
  <w16cid:commentId w16cid:paraId="653EA0BF" w16cid:durableId="244B3485"/>
  <w16cid:commentId w16cid:paraId="5348F1BE" w16cid:durableId="244B34C6"/>
  <w16cid:commentId w16cid:paraId="60BEF63F" w16cid:durableId="244B3A0C"/>
  <w16cid:commentId w16cid:paraId="71DF7EEA" w16cid:durableId="244B3723"/>
  <w16cid:commentId w16cid:paraId="6821CEEA" w16cid:durableId="244B3735"/>
  <w16cid:commentId w16cid:paraId="1C742AE8" w16cid:durableId="244B3AC8"/>
  <w16cid:commentId w16cid:paraId="3ADD337B" w16cid:durableId="244B3ADC"/>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79C53352" w16cid:durableId="244C837B"/>
  <w16cid:commentId w16cid:paraId="41D3F9A9" w16cid:durableId="244C8991"/>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52E6F" w14:textId="77777777" w:rsidR="00F106E6" w:rsidRDefault="00F106E6" w:rsidP="000C758C">
      <w:pPr>
        <w:spacing w:after="0" w:line="240" w:lineRule="auto"/>
      </w:pPr>
      <w:r>
        <w:separator/>
      </w:r>
    </w:p>
  </w:endnote>
  <w:endnote w:type="continuationSeparator" w:id="0">
    <w:p w14:paraId="476B4AF3" w14:textId="77777777" w:rsidR="00F106E6" w:rsidRDefault="00F106E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1B23DC" w:rsidRPr="00222F70" w:rsidRDefault="001B23DC">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1B23DC" w:rsidRPr="00222F70" w:rsidRDefault="001B23DC"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1B23DC" w:rsidRDefault="001B23DC"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B90BF" w14:textId="77777777" w:rsidR="00F106E6" w:rsidRDefault="00F106E6" w:rsidP="000C758C">
      <w:pPr>
        <w:spacing w:after="0" w:line="240" w:lineRule="auto"/>
      </w:pPr>
      <w:r>
        <w:separator/>
      </w:r>
    </w:p>
  </w:footnote>
  <w:footnote w:type="continuationSeparator" w:id="0">
    <w:p w14:paraId="0098D057" w14:textId="77777777" w:rsidR="00F106E6" w:rsidRDefault="00F106E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1B23DC" w:rsidRPr="003C7D0E" w:rsidRDefault="001B23DC"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1B23DC" w:rsidRPr="002A45BE" w:rsidRDefault="001B23DC"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1B23DC" w:rsidRDefault="001B23DC"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1B23DC" w:rsidRPr="00B44665" w:rsidRDefault="001B23DC"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39865A78"/>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F94"/>
    <w:rsid w:val="00022150"/>
    <w:rsid w:val="0003012B"/>
    <w:rsid w:val="00036896"/>
    <w:rsid w:val="00040DB1"/>
    <w:rsid w:val="000504F3"/>
    <w:rsid w:val="000509DA"/>
    <w:rsid w:val="00051C0D"/>
    <w:rsid w:val="00057690"/>
    <w:rsid w:val="000613A9"/>
    <w:rsid w:val="00066CA0"/>
    <w:rsid w:val="00066E88"/>
    <w:rsid w:val="000670A2"/>
    <w:rsid w:val="00077463"/>
    <w:rsid w:val="00082611"/>
    <w:rsid w:val="0009451C"/>
    <w:rsid w:val="000A1A10"/>
    <w:rsid w:val="000A351F"/>
    <w:rsid w:val="000A44E6"/>
    <w:rsid w:val="000A464F"/>
    <w:rsid w:val="000A601D"/>
    <w:rsid w:val="000A6062"/>
    <w:rsid w:val="000A7294"/>
    <w:rsid w:val="000A7958"/>
    <w:rsid w:val="000C036B"/>
    <w:rsid w:val="000C08D7"/>
    <w:rsid w:val="000C429E"/>
    <w:rsid w:val="000C758C"/>
    <w:rsid w:val="000D057D"/>
    <w:rsid w:val="000D09EB"/>
    <w:rsid w:val="000D2F8F"/>
    <w:rsid w:val="000D7B2B"/>
    <w:rsid w:val="000E06E7"/>
    <w:rsid w:val="000F01D6"/>
    <w:rsid w:val="000F0939"/>
    <w:rsid w:val="000F38D2"/>
    <w:rsid w:val="000F7218"/>
    <w:rsid w:val="000F78BA"/>
    <w:rsid w:val="00101BBB"/>
    <w:rsid w:val="001126F3"/>
    <w:rsid w:val="00112F51"/>
    <w:rsid w:val="00120A8D"/>
    <w:rsid w:val="00120C85"/>
    <w:rsid w:val="00126638"/>
    <w:rsid w:val="00127088"/>
    <w:rsid w:val="00127FCE"/>
    <w:rsid w:val="00130A42"/>
    <w:rsid w:val="00130F27"/>
    <w:rsid w:val="00140DD6"/>
    <w:rsid w:val="00141C46"/>
    <w:rsid w:val="0014498C"/>
    <w:rsid w:val="00150D2D"/>
    <w:rsid w:val="001649D0"/>
    <w:rsid w:val="001672E4"/>
    <w:rsid w:val="001701D9"/>
    <w:rsid w:val="00176116"/>
    <w:rsid w:val="00184191"/>
    <w:rsid w:val="00196BCE"/>
    <w:rsid w:val="001A052B"/>
    <w:rsid w:val="001A62D6"/>
    <w:rsid w:val="001B23DC"/>
    <w:rsid w:val="001B268F"/>
    <w:rsid w:val="001B2E16"/>
    <w:rsid w:val="001B63F3"/>
    <w:rsid w:val="001C05FC"/>
    <w:rsid w:val="001C0D20"/>
    <w:rsid w:val="001C423F"/>
    <w:rsid w:val="001C51E8"/>
    <w:rsid w:val="001C7191"/>
    <w:rsid w:val="001D2742"/>
    <w:rsid w:val="001D6F2E"/>
    <w:rsid w:val="001D73D9"/>
    <w:rsid w:val="001D7721"/>
    <w:rsid w:val="001D7894"/>
    <w:rsid w:val="001E339F"/>
    <w:rsid w:val="001E4503"/>
    <w:rsid w:val="001E737E"/>
    <w:rsid w:val="001E77F4"/>
    <w:rsid w:val="001F010E"/>
    <w:rsid w:val="001F0919"/>
    <w:rsid w:val="001F145D"/>
    <w:rsid w:val="001F3AE9"/>
    <w:rsid w:val="001F7D67"/>
    <w:rsid w:val="00200DAF"/>
    <w:rsid w:val="00217D43"/>
    <w:rsid w:val="00220868"/>
    <w:rsid w:val="00230C99"/>
    <w:rsid w:val="00232311"/>
    <w:rsid w:val="002414EF"/>
    <w:rsid w:val="0024778D"/>
    <w:rsid w:val="002537E5"/>
    <w:rsid w:val="00253D5C"/>
    <w:rsid w:val="0026070D"/>
    <w:rsid w:val="00260939"/>
    <w:rsid w:val="00267B73"/>
    <w:rsid w:val="00270E14"/>
    <w:rsid w:val="00284DE8"/>
    <w:rsid w:val="002946C2"/>
    <w:rsid w:val="002A04FA"/>
    <w:rsid w:val="002A45D1"/>
    <w:rsid w:val="002A58C0"/>
    <w:rsid w:val="002A6E27"/>
    <w:rsid w:val="002C3B1F"/>
    <w:rsid w:val="002C7BF1"/>
    <w:rsid w:val="002D6A0B"/>
    <w:rsid w:val="002D76A0"/>
    <w:rsid w:val="002E5EB1"/>
    <w:rsid w:val="002F2089"/>
    <w:rsid w:val="00311444"/>
    <w:rsid w:val="00312FB6"/>
    <w:rsid w:val="0031592F"/>
    <w:rsid w:val="00315E34"/>
    <w:rsid w:val="003238E4"/>
    <w:rsid w:val="00323CF5"/>
    <w:rsid w:val="00324C3F"/>
    <w:rsid w:val="0032562F"/>
    <w:rsid w:val="00326F2E"/>
    <w:rsid w:val="0033205B"/>
    <w:rsid w:val="00334A41"/>
    <w:rsid w:val="0034026A"/>
    <w:rsid w:val="00341A8E"/>
    <w:rsid w:val="003424C8"/>
    <w:rsid w:val="00344F61"/>
    <w:rsid w:val="00346914"/>
    <w:rsid w:val="003476F7"/>
    <w:rsid w:val="00351E63"/>
    <w:rsid w:val="00352904"/>
    <w:rsid w:val="00354DC9"/>
    <w:rsid w:val="003565B8"/>
    <w:rsid w:val="003741ED"/>
    <w:rsid w:val="00381831"/>
    <w:rsid w:val="00382B8E"/>
    <w:rsid w:val="00383769"/>
    <w:rsid w:val="00383CC3"/>
    <w:rsid w:val="00384B15"/>
    <w:rsid w:val="003859BD"/>
    <w:rsid w:val="00386143"/>
    <w:rsid w:val="00386B34"/>
    <w:rsid w:val="00387C1E"/>
    <w:rsid w:val="00391FE8"/>
    <w:rsid w:val="003930D9"/>
    <w:rsid w:val="003950C4"/>
    <w:rsid w:val="00395B69"/>
    <w:rsid w:val="003A03E7"/>
    <w:rsid w:val="003A7868"/>
    <w:rsid w:val="003B5DCC"/>
    <w:rsid w:val="003C62F0"/>
    <w:rsid w:val="003C6AAD"/>
    <w:rsid w:val="003D0254"/>
    <w:rsid w:val="003D2ADE"/>
    <w:rsid w:val="003D4021"/>
    <w:rsid w:val="003D69A8"/>
    <w:rsid w:val="003E28AE"/>
    <w:rsid w:val="003E4989"/>
    <w:rsid w:val="003E5B90"/>
    <w:rsid w:val="0040105A"/>
    <w:rsid w:val="00403296"/>
    <w:rsid w:val="00404C8A"/>
    <w:rsid w:val="0040553D"/>
    <w:rsid w:val="00405F31"/>
    <w:rsid w:val="00407E07"/>
    <w:rsid w:val="004117FC"/>
    <w:rsid w:val="00417C46"/>
    <w:rsid w:val="00421F0F"/>
    <w:rsid w:val="004223F1"/>
    <w:rsid w:val="004312D6"/>
    <w:rsid w:val="00432020"/>
    <w:rsid w:val="00435160"/>
    <w:rsid w:val="004401CD"/>
    <w:rsid w:val="00440DDE"/>
    <w:rsid w:val="0047069B"/>
    <w:rsid w:val="004723B4"/>
    <w:rsid w:val="004767E2"/>
    <w:rsid w:val="004947F9"/>
    <w:rsid w:val="004A1AB8"/>
    <w:rsid w:val="004B62A0"/>
    <w:rsid w:val="004C19AF"/>
    <w:rsid w:val="004C255F"/>
    <w:rsid w:val="004C3324"/>
    <w:rsid w:val="004D0B36"/>
    <w:rsid w:val="004D2313"/>
    <w:rsid w:val="004D3E9B"/>
    <w:rsid w:val="004D4FF1"/>
    <w:rsid w:val="004D56A2"/>
    <w:rsid w:val="004D5FFE"/>
    <w:rsid w:val="004D6400"/>
    <w:rsid w:val="004E1DEA"/>
    <w:rsid w:val="004E44C2"/>
    <w:rsid w:val="004F0345"/>
    <w:rsid w:val="004F32BC"/>
    <w:rsid w:val="00506536"/>
    <w:rsid w:val="00511716"/>
    <w:rsid w:val="0051538C"/>
    <w:rsid w:val="005205ED"/>
    <w:rsid w:val="00526690"/>
    <w:rsid w:val="0053012F"/>
    <w:rsid w:val="00533F4A"/>
    <w:rsid w:val="00540875"/>
    <w:rsid w:val="00542E80"/>
    <w:rsid w:val="005457F3"/>
    <w:rsid w:val="005475A8"/>
    <w:rsid w:val="0055530E"/>
    <w:rsid w:val="005620E0"/>
    <w:rsid w:val="0056250D"/>
    <w:rsid w:val="00562F29"/>
    <w:rsid w:val="00565F4A"/>
    <w:rsid w:val="00575E2E"/>
    <w:rsid w:val="00581553"/>
    <w:rsid w:val="0058482C"/>
    <w:rsid w:val="0059027C"/>
    <w:rsid w:val="0059128C"/>
    <w:rsid w:val="00591576"/>
    <w:rsid w:val="00596BC2"/>
    <w:rsid w:val="00596C87"/>
    <w:rsid w:val="00597B12"/>
    <w:rsid w:val="005A09B4"/>
    <w:rsid w:val="005A1C68"/>
    <w:rsid w:val="005A2F2B"/>
    <w:rsid w:val="005A312F"/>
    <w:rsid w:val="005A3681"/>
    <w:rsid w:val="005C20E9"/>
    <w:rsid w:val="005D4691"/>
    <w:rsid w:val="005D50EC"/>
    <w:rsid w:val="005E0F56"/>
    <w:rsid w:val="005E2467"/>
    <w:rsid w:val="005E66D2"/>
    <w:rsid w:val="005E6C69"/>
    <w:rsid w:val="005F603D"/>
    <w:rsid w:val="006007F9"/>
    <w:rsid w:val="00610539"/>
    <w:rsid w:val="00616398"/>
    <w:rsid w:val="006357EF"/>
    <w:rsid w:val="006431B4"/>
    <w:rsid w:val="00643B38"/>
    <w:rsid w:val="0064479A"/>
    <w:rsid w:val="00655980"/>
    <w:rsid w:val="00657079"/>
    <w:rsid w:val="00661CA2"/>
    <w:rsid w:val="00662791"/>
    <w:rsid w:val="00665FB8"/>
    <w:rsid w:val="00667283"/>
    <w:rsid w:val="00674D34"/>
    <w:rsid w:val="00685776"/>
    <w:rsid w:val="006859CA"/>
    <w:rsid w:val="00687709"/>
    <w:rsid w:val="00687F3C"/>
    <w:rsid w:val="00695FC5"/>
    <w:rsid w:val="006975F3"/>
    <w:rsid w:val="00697CC3"/>
    <w:rsid w:val="006A1089"/>
    <w:rsid w:val="006A40FB"/>
    <w:rsid w:val="006B7B53"/>
    <w:rsid w:val="006C3116"/>
    <w:rsid w:val="006C41AD"/>
    <w:rsid w:val="006C5D2C"/>
    <w:rsid w:val="006D5B5A"/>
    <w:rsid w:val="006E3516"/>
    <w:rsid w:val="006E7F9D"/>
    <w:rsid w:val="006F2F82"/>
    <w:rsid w:val="006F3977"/>
    <w:rsid w:val="006F48A5"/>
    <w:rsid w:val="00700780"/>
    <w:rsid w:val="00712120"/>
    <w:rsid w:val="00716019"/>
    <w:rsid w:val="00716895"/>
    <w:rsid w:val="00720E36"/>
    <w:rsid w:val="007236D6"/>
    <w:rsid w:val="0072421E"/>
    <w:rsid w:val="0072479E"/>
    <w:rsid w:val="00725489"/>
    <w:rsid w:val="00731F86"/>
    <w:rsid w:val="00736BBB"/>
    <w:rsid w:val="00743170"/>
    <w:rsid w:val="00743858"/>
    <w:rsid w:val="0075399E"/>
    <w:rsid w:val="007563A3"/>
    <w:rsid w:val="00765265"/>
    <w:rsid w:val="0077223A"/>
    <w:rsid w:val="00773243"/>
    <w:rsid w:val="0077501A"/>
    <w:rsid w:val="007856FE"/>
    <w:rsid w:val="007A03B0"/>
    <w:rsid w:val="007A04C7"/>
    <w:rsid w:val="007A2813"/>
    <w:rsid w:val="007A2863"/>
    <w:rsid w:val="007B1D0D"/>
    <w:rsid w:val="007C039C"/>
    <w:rsid w:val="007C234F"/>
    <w:rsid w:val="007C2E02"/>
    <w:rsid w:val="007C4154"/>
    <w:rsid w:val="007D795B"/>
    <w:rsid w:val="007F08C3"/>
    <w:rsid w:val="007F2843"/>
    <w:rsid w:val="007F3D20"/>
    <w:rsid w:val="007F48F3"/>
    <w:rsid w:val="007F53AE"/>
    <w:rsid w:val="00804F31"/>
    <w:rsid w:val="00810B61"/>
    <w:rsid w:val="00815015"/>
    <w:rsid w:val="00821450"/>
    <w:rsid w:val="00841C51"/>
    <w:rsid w:val="00846ED5"/>
    <w:rsid w:val="00847EF1"/>
    <w:rsid w:val="00847F3E"/>
    <w:rsid w:val="00850D60"/>
    <w:rsid w:val="00852D69"/>
    <w:rsid w:val="008560D1"/>
    <w:rsid w:val="0085718C"/>
    <w:rsid w:val="00862020"/>
    <w:rsid w:val="00867320"/>
    <w:rsid w:val="008707C5"/>
    <w:rsid w:val="0088316A"/>
    <w:rsid w:val="008834CD"/>
    <w:rsid w:val="008847BA"/>
    <w:rsid w:val="008851EA"/>
    <w:rsid w:val="00885276"/>
    <w:rsid w:val="008852CB"/>
    <w:rsid w:val="0088796B"/>
    <w:rsid w:val="008902DF"/>
    <w:rsid w:val="008919F1"/>
    <w:rsid w:val="008A142F"/>
    <w:rsid w:val="008A299A"/>
    <w:rsid w:val="008A47F9"/>
    <w:rsid w:val="008A6B6C"/>
    <w:rsid w:val="008B02D5"/>
    <w:rsid w:val="008B5C16"/>
    <w:rsid w:val="008C1580"/>
    <w:rsid w:val="008C57AA"/>
    <w:rsid w:val="008C644F"/>
    <w:rsid w:val="008C70D6"/>
    <w:rsid w:val="008D56A5"/>
    <w:rsid w:val="008D74D1"/>
    <w:rsid w:val="008D7AAF"/>
    <w:rsid w:val="008E183F"/>
    <w:rsid w:val="008E41D9"/>
    <w:rsid w:val="008E5A1F"/>
    <w:rsid w:val="008F2C2B"/>
    <w:rsid w:val="00902D34"/>
    <w:rsid w:val="00904D78"/>
    <w:rsid w:val="00904DA2"/>
    <w:rsid w:val="00906AD8"/>
    <w:rsid w:val="00907FAB"/>
    <w:rsid w:val="00917473"/>
    <w:rsid w:val="00931613"/>
    <w:rsid w:val="009336E9"/>
    <w:rsid w:val="00934D09"/>
    <w:rsid w:val="00937D17"/>
    <w:rsid w:val="009403E8"/>
    <w:rsid w:val="009427D2"/>
    <w:rsid w:val="00945F60"/>
    <w:rsid w:val="009476E1"/>
    <w:rsid w:val="00964BF1"/>
    <w:rsid w:val="00972639"/>
    <w:rsid w:val="00976B80"/>
    <w:rsid w:val="00977027"/>
    <w:rsid w:val="00982AD4"/>
    <w:rsid w:val="00987209"/>
    <w:rsid w:val="00990F05"/>
    <w:rsid w:val="0099354B"/>
    <w:rsid w:val="009A4901"/>
    <w:rsid w:val="009A5F6C"/>
    <w:rsid w:val="009C0A9E"/>
    <w:rsid w:val="009C1A4E"/>
    <w:rsid w:val="009C5022"/>
    <w:rsid w:val="009C5D6F"/>
    <w:rsid w:val="009D2150"/>
    <w:rsid w:val="009D4B56"/>
    <w:rsid w:val="009D5853"/>
    <w:rsid w:val="009D7568"/>
    <w:rsid w:val="009E4A65"/>
    <w:rsid w:val="009E5562"/>
    <w:rsid w:val="009F0EDA"/>
    <w:rsid w:val="009F697C"/>
    <w:rsid w:val="00A068C1"/>
    <w:rsid w:val="00A15CCA"/>
    <w:rsid w:val="00A170E4"/>
    <w:rsid w:val="00A236A2"/>
    <w:rsid w:val="00A25D16"/>
    <w:rsid w:val="00A31421"/>
    <w:rsid w:val="00A32D27"/>
    <w:rsid w:val="00A347B2"/>
    <w:rsid w:val="00A376D1"/>
    <w:rsid w:val="00A40715"/>
    <w:rsid w:val="00A42AB4"/>
    <w:rsid w:val="00A476D9"/>
    <w:rsid w:val="00A53DFC"/>
    <w:rsid w:val="00A6052E"/>
    <w:rsid w:val="00A70786"/>
    <w:rsid w:val="00A75D46"/>
    <w:rsid w:val="00A761FA"/>
    <w:rsid w:val="00A81EB5"/>
    <w:rsid w:val="00A84545"/>
    <w:rsid w:val="00A86145"/>
    <w:rsid w:val="00AA150B"/>
    <w:rsid w:val="00AA4896"/>
    <w:rsid w:val="00AA71BF"/>
    <w:rsid w:val="00AB3E15"/>
    <w:rsid w:val="00AD1825"/>
    <w:rsid w:val="00AD1B74"/>
    <w:rsid w:val="00AD74BE"/>
    <w:rsid w:val="00AE249E"/>
    <w:rsid w:val="00AE4544"/>
    <w:rsid w:val="00B000C5"/>
    <w:rsid w:val="00B11D70"/>
    <w:rsid w:val="00B129BC"/>
    <w:rsid w:val="00B134DB"/>
    <w:rsid w:val="00B216EC"/>
    <w:rsid w:val="00B21B0F"/>
    <w:rsid w:val="00B23400"/>
    <w:rsid w:val="00B24A37"/>
    <w:rsid w:val="00B34A50"/>
    <w:rsid w:val="00B352BE"/>
    <w:rsid w:val="00B40CDF"/>
    <w:rsid w:val="00B5076B"/>
    <w:rsid w:val="00B53D6A"/>
    <w:rsid w:val="00B6085F"/>
    <w:rsid w:val="00B61FE7"/>
    <w:rsid w:val="00B6708D"/>
    <w:rsid w:val="00B67776"/>
    <w:rsid w:val="00B67D0C"/>
    <w:rsid w:val="00B71F1B"/>
    <w:rsid w:val="00B7264B"/>
    <w:rsid w:val="00B76CCD"/>
    <w:rsid w:val="00B80D12"/>
    <w:rsid w:val="00B815D4"/>
    <w:rsid w:val="00B844D1"/>
    <w:rsid w:val="00B87B96"/>
    <w:rsid w:val="00B914FC"/>
    <w:rsid w:val="00B95261"/>
    <w:rsid w:val="00B961FA"/>
    <w:rsid w:val="00B96D54"/>
    <w:rsid w:val="00BA1A24"/>
    <w:rsid w:val="00BA67A1"/>
    <w:rsid w:val="00BA7333"/>
    <w:rsid w:val="00BA7A49"/>
    <w:rsid w:val="00BB52BA"/>
    <w:rsid w:val="00BB7906"/>
    <w:rsid w:val="00BC2540"/>
    <w:rsid w:val="00BC3ACE"/>
    <w:rsid w:val="00BC607C"/>
    <w:rsid w:val="00BD1A21"/>
    <w:rsid w:val="00BD6D71"/>
    <w:rsid w:val="00BD7AE9"/>
    <w:rsid w:val="00BE3B57"/>
    <w:rsid w:val="00BE40D3"/>
    <w:rsid w:val="00BF24ED"/>
    <w:rsid w:val="00BF42F8"/>
    <w:rsid w:val="00C008BA"/>
    <w:rsid w:val="00C00A1F"/>
    <w:rsid w:val="00C03907"/>
    <w:rsid w:val="00C050D1"/>
    <w:rsid w:val="00C10D64"/>
    <w:rsid w:val="00C16D93"/>
    <w:rsid w:val="00C308A0"/>
    <w:rsid w:val="00C44112"/>
    <w:rsid w:val="00C44B6E"/>
    <w:rsid w:val="00C51665"/>
    <w:rsid w:val="00C5290D"/>
    <w:rsid w:val="00C52D59"/>
    <w:rsid w:val="00C5545D"/>
    <w:rsid w:val="00C640A5"/>
    <w:rsid w:val="00C64CAE"/>
    <w:rsid w:val="00C663B5"/>
    <w:rsid w:val="00C66B68"/>
    <w:rsid w:val="00C66CBD"/>
    <w:rsid w:val="00C7440B"/>
    <w:rsid w:val="00C8580A"/>
    <w:rsid w:val="00C941A3"/>
    <w:rsid w:val="00C950D3"/>
    <w:rsid w:val="00CA132A"/>
    <w:rsid w:val="00CA2DD8"/>
    <w:rsid w:val="00CA3510"/>
    <w:rsid w:val="00CA35CA"/>
    <w:rsid w:val="00CA439D"/>
    <w:rsid w:val="00CA589C"/>
    <w:rsid w:val="00CB0F23"/>
    <w:rsid w:val="00CB3F60"/>
    <w:rsid w:val="00CB773E"/>
    <w:rsid w:val="00CE13CC"/>
    <w:rsid w:val="00CE23DE"/>
    <w:rsid w:val="00CE5946"/>
    <w:rsid w:val="00CF31BE"/>
    <w:rsid w:val="00D0029E"/>
    <w:rsid w:val="00D020BD"/>
    <w:rsid w:val="00D026ED"/>
    <w:rsid w:val="00D05670"/>
    <w:rsid w:val="00D14D30"/>
    <w:rsid w:val="00D204D7"/>
    <w:rsid w:val="00D25A37"/>
    <w:rsid w:val="00D2771C"/>
    <w:rsid w:val="00D341F3"/>
    <w:rsid w:val="00D369E2"/>
    <w:rsid w:val="00D428C7"/>
    <w:rsid w:val="00D4328D"/>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B64F9"/>
    <w:rsid w:val="00DC10C7"/>
    <w:rsid w:val="00DC2FA6"/>
    <w:rsid w:val="00DC5DB5"/>
    <w:rsid w:val="00DC72DB"/>
    <w:rsid w:val="00DD46CF"/>
    <w:rsid w:val="00DE0898"/>
    <w:rsid w:val="00DE1ED4"/>
    <w:rsid w:val="00DE49A8"/>
    <w:rsid w:val="00E01D75"/>
    <w:rsid w:val="00E0589D"/>
    <w:rsid w:val="00E15C4E"/>
    <w:rsid w:val="00E20C03"/>
    <w:rsid w:val="00E27494"/>
    <w:rsid w:val="00E32CA3"/>
    <w:rsid w:val="00E3455B"/>
    <w:rsid w:val="00E52706"/>
    <w:rsid w:val="00E54851"/>
    <w:rsid w:val="00E56A18"/>
    <w:rsid w:val="00E6009F"/>
    <w:rsid w:val="00E640F9"/>
    <w:rsid w:val="00E80A6B"/>
    <w:rsid w:val="00E83F44"/>
    <w:rsid w:val="00E90300"/>
    <w:rsid w:val="00E9214F"/>
    <w:rsid w:val="00E94671"/>
    <w:rsid w:val="00EB4C21"/>
    <w:rsid w:val="00EB54BB"/>
    <w:rsid w:val="00EC57DF"/>
    <w:rsid w:val="00EC62A6"/>
    <w:rsid w:val="00ED4DA7"/>
    <w:rsid w:val="00ED6342"/>
    <w:rsid w:val="00ED7FDF"/>
    <w:rsid w:val="00EE10DF"/>
    <w:rsid w:val="00EE1A0E"/>
    <w:rsid w:val="00EE3521"/>
    <w:rsid w:val="00EE388B"/>
    <w:rsid w:val="00EE5274"/>
    <w:rsid w:val="00F04AA5"/>
    <w:rsid w:val="00F06DCB"/>
    <w:rsid w:val="00F106E6"/>
    <w:rsid w:val="00F13973"/>
    <w:rsid w:val="00F13B77"/>
    <w:rsid w:val="00F1711D"/>
    <w:rsid w:val="00F2094E"/>
    <w:rsid w:val="00F2347E"/>
    <w:rsid w:val="00F31BF1"/>
    <w:rsid w:val="00F33964"/>
    <w:rsid w:val="00F3624A"/>
    <w:rsid w:val="00F37EE5"/>
    <w:rsid w:val="00F4660D"/>
    <w:rsid w:val="00F5173D"/>
    <w:rsid w:val="00F51D86"/>
    <w:rsid w:val="00F5523C"/>
    <w:rsid w:val="00F62754"/>
    <w:rsid w:val="00F62891"/>
    <w:rsid w:val="00F642D4"/>
    <w:rsid w:val="00F67E94"/>
    <w:rsid w:val="00F718B4"/>
    <w:rsid w:val="00F739C3"/>
    <w:rsid w:val="00F770C3"/>
    <w:rsid w:val="00F87CA5"/>
    <w:rsid w:val="00F90E78"/>
    <w:rsid w:val="00F94B03"/>
    <w:rsid w:val="00FA0BEA"/>
    <w:rsid w:val="00FA6D66"/>
    <w:rsid w:val="00FA7019"/>
    <w:rsid w:val="00FB0C41"/>
    <w:rsid w:val="00FB3BA0"/>
    <w:rsid w:val="00FB3D5B"/>
    <w:rsid w:val="00FC1EB2"/>
    <w:rsid w:val="00FC5836"/>
    <w:rsid w:val="00FC74BE"/>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57" Type="http://schemas.microsoft.com/office/2018/08/relationships/commentsExtensible" Target="commentsExtensible.xml"/><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763BE-9DEA-489D-B421-5FE38E432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5708</TotalTime>
  <Pages>111</Pages>
  <Words>29932</Words>
  <Characters>170616</Characters>
  <Application>Microsoft Office Word</Application>
  <DocSecurity>0</DocSecurity>
  <Lines>1421</Lines>
  <Paragraphs>400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200148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370</cp:revision>
  <dcterms:created xsi:type="dcterms:W3CDTF">2021-04-26T21:56:00Z</dcterms:created>
  <dcterms:modified xsi:type="dcterms:W3CDTF">2021-05-21T01:18:00Z</dcterms:modified>
</cp:coreProperties>
</file>