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1BBE37E" w14:textId="77777777" w:rsidR="000C758C" w:rsidRPr="00550743" w:rsidRDefault="00550743" w:rsidP="000C758C">
      <w:pPr>
        <w:pStyle w:val="ChapterTitle"/>
        <w:tabs>
          <w:tab w:val="left" w:pos="1170"/>
        </w:tabs>
        <w:rPr>
          <w:szCs w:val="60"/>
        </w:rPr>
      </w:pPr>
      <w:r w:rsidRPr="00550743">
        <w:rPr>
          <w:szCs w:val="60"/>
        </w:rPr>
        <w:t>Defining Behaviors and Detecting Collisions</w:t>
      </w:r>
    </w:p>
    <w:p w14:paraId="20131B3D" w14:textId="77777777" w:rsidR="00550743" w:rsidRDefault="00550743" w:rsidP="00550743">
      <w:pPr>
        <w:pStyle w:val="BodyTextFirst"/>
      </w:pPr>
      <w:r>
        <w:t>After completing this chapter, you will be able to:</w:t>
      </w:r>
    </w:p>
    <w:p w14:paraId="1808AB10" w14:textId="77777777" w:rsidR="00550743" w:rsidRPr="00550743" w:rsidRDefault="00550743" w:rsidP="00550743">
      <w:pPr>
        <w:pStyle w:val="Bullet"/>
      </w:pPr>
      <w:r w:rsidRPr="00550743">
        <w:t>Implement autonomous, controlled, gradual turning and target-locked chasing behaviors</w:t>
      </w:r>
    </w:p>
    <w:p w14:paraId="1F973C43" w14:textId="77777777" w:rsidR="00550743" w:rsidRPr="00550743" w:rsidRDefault="00550743" w:rsidP="00550743">
      <w:pPr>
        <w:pStyle w:val="Bullet"/>
      </w:pPr>
      <w:r w:rsidRPr="00550743">
        <w:t>Collide textured objects accurately</w:t>
      </w:r>
    </w:p>
    <w:p w14:paraId="07EF99B4" w14:textId="77777777" w:rsidR="00550743" w:rsidRPr="00550743" w:rsidRDefault="00550743" w:rsidP="00550743">
      <w:pPr>
        <w:pStyle w:val="Bullet"/>
      </w:pPr>
      <w:r w:rsidRPr="00550743">
        <w:t>Understand the efficiency concerns of pixel-accurate collision</w:t>
      </w:r>
    </w:p>
    <w:p w14:paraId="0DE84D2F" w14:textId="77777777" w:rsidR="00550743" w:rsidRPr="00550743" w:rsidRDefault="00550743" w:rsidP="00550743">
      <w:pPr>
        <w:pStyle w:val="Bullet"/>
      </w:pPr>
      <w:r w:rsidRPr="00550743">
        <w:t>Program with pixel-accurate collision effectively and efficiently</w:t>
      </w:r>
    </w:p>
    <w:p w14:paraId="23E5BFCB" w14:textId="77777777" w:rsidR="00550743" w:rsidRDefault="00550743" w:rsidP="00550743">
      <w:pPr>
        <w:pStyle w:val="Heading1"/>
      </w:pPr>
      <w:r>
        <w:t>Introduction</w:t>
      </w:r>
    </w:p>
    <w:p w14:paraId="3FFB9FAB" w14:textId="3541519D" w:rsidR="00550743" w:rsidRDefault="00550743" w:rsidP="00550743">
      <w:pPr>
        <w:pStyle w:val="BodyTextFirst"/>
      </w:pPr>
      <w:r>
        <w:t xml:space="preserve">By this point, your game engine is capable of implementing games in convenient coordinate systems and presenting and animating objects that are visually appealing. However, there is a lack of abstraction support for the behaviors of objects. You can see the direct result of this shortcoming in the </w:t>
      </w:r>
      <w:proofErr w:type="spellStart"/>
      <w:r w:rsidRPr="00EA5ED0">
        <w:rPr>
          <w:rStyle w:val="CodeInline"/>
        </w:rPr>
        <w:t>init</w:t>
      </w:r>
      <w:proofErr w:type="spellEnd"/>
      <w:r w:rsidRPr="00EA5ED0">
        <w:rPr>
          <w:rStyle w:val="CodeInline"/>
        </w:rPr>
        <w:t>()</w:t>
      </w:r>
      <w:r>
        <w:t xml:space="preserve"> and </w:t>
      </w:r>
      <w:r w:rsidRPr="0093004D">
        <w:rPr>
          <w:rStyle w:val="CodeInline"/>
        </w:rPr>
        <w:t>update()</w:t>
      </w:r>
      <w:r>
        <w:t xml:space="preserve"> functions of the </w:t>
      </w:r>
      <w:proofErr w:type="spellStart"/>
      <w:r w:rsidRPr="0093004D">
        <w:rPr>
          <w:rStyle w:val="CodeInline"/>
        </w:rPr>
        <w:t>MyGame</w:t>
      </w:r>
      <w:proofErr w:type="spellEnd"/>
      <w:r>
        <w:t xml:space="preserve"> objects in all the previous projects: the </w:t>
      </w:r>
      <w:proofErr w:type="spellStart"/>
      <w:r w:rsidRPr="00040A0B">
        <w:rPr>
          <w:rStyle w:val="CodeInline"/>
        </w:rPr>
        <w:t>init</w:t>
      </w:r>
      <w:proofErr w:type="spellEnd"/>
      <w:r w:rsidRPr="00040A0B">
        <w:rPr>
          <w:rStyle w:val="CodeInline"/>
        </w:rPr>
        <w:t>()</w:t>
      </w:r>
      <w:r>
        <w:t xml:space="preserve"> function is often crowded with mundane per-game object settings, while the </w:t>
      </w:r>
      <w:r w:rsidRPr="00C66F16">
        <w:rPr>
          <w:rStyle w:val="CodeInline"/>
        </w:rPr>
        <w:t>update()</w:t>
      </w:r>
      <w:r>
        <w:t xml:space="preserve"> function is often crowded with conditional statements for controlling objects, such as checking for key presses for moving the hero. </w:t>
      </w:r>
    </w:p>
    <w:p w14:paraId="3329438E" w14:textId="4C13634C" w:rsidR="00550743" w:rsidRDefault="00550743" w:rsidP="00550743">
      <w:pPr>
        <w:pStyle w:val="BodyTextCont"/>
      </w:pPr>
      <w:r>
        <w:t xml:space="preserve">A well-designed system should hide the initialization and controls of individual objects with proper object-oriented abstractions, or classes. An abstract </w:t>
      </w:r>
      <w:proofErr w:type="spellStart"/>
      <w:r w:rsidRPr="00CD3B9D">
        <w:rPr>
          <w:rStyle w:val="CodeInline"/>
        </w:rPr>
        <w:t>GameObject</w:t>
      </w:r>
      <w:proofErr w:type="spellEnd"/>
      <w:r>
        <w:t xml:space="preserve"> class should be introduced to abstract and hide the specifics of initialization and behaviors. There are two main advantages to this approach. First, the </w:t>
      </w:r>
      <w:proofErr w:type="spellStart"/>
      <w:r w:rsidRPr="00EA1B6C">
        <w:rPr>
          <w:rStyle w:val="CodeInline"/>
        </w:rPr>
        <w:t>init</w:t>
      </w:r>
      <w:proofErr w:type="spellEnd"/>
      <w:r w:rsidRPr="00EA1B6C">
        <w:rPr>
          <w:rStyle w:val="CodeInline"/>
        </w:rPr>
        <w:t>()</w:t>
      </w:r>
      <w:r>
        <w:t xml:space="preserve"> and </w:t>
      </w:r>
      <w:r w:rsidRPr="00784E37">
        <w:rPr>
          <w:rStyle w:val="CodeInline"/>
        </w:rPr>
        <w:t>update()</w:t>
      </w:r>
      <w:r>
        <w:t xml:space="preserve"> functions of a game level can focus on managing individual game object and the interactions of these objects without being clustered with details specific to different types of objects. Second, as you have experienced with the </w:t>
      </w:r>
      <w:proofErr w:type="spellStart"/>
      <w:r w:rsidRPr="00F37A7B">
        <w:rPr>
          <w:rStyle w:val="CodeInline"/>
        </w:rPr>
        <w:t>Renderable</w:t>
      </w:r>
      <w:proofErr w:type="spellEnd"/>
      <w:r>
        <w:t xml:space="preserve"> and </w:t>
      </w:r>
      <w:r w:rsidRPr="00F37A7B">
        <w:rPr>
          <w:rStyle w:val="CodeInline"/>
        </w:rPr>
        <w:t>Shader</w:t>
      </w:r>
      <w:r>
        <w:t xml:space="preserve"> object hierarchies, proper object-oriented abstraction creates a standardized interface and facilitates code sharing and reuse. </w:t>
      </w:r>
    </w:p>
    <w:p w14:paraId="51116FA8" w14:textId="77777777" w:rsidR="00550743" w:rsidRDefault="00550743" w:rsidP="00550743">
      <w:pPr>
        <w:pStyle w:val="BodyTextCont"/>
      </w:pPr>
      <w:r>
        <w:t xml:space="preserve">As you transition from working with the mere drawing of objects (in other words, </w:t>
      </w:r>
      <w:proofErr w:type="spellStart"/>
      <w:r w:rsidRPr="00145B43">
        <w:rPr>
          <w:rStyle w:val="CodeInline"/>
        </w:rPr>
        <w:t>Renderable</w:t>
      </w:r>
      <w:proofErr w:type="spellEnd"/>
      <w:r>
        <w:t xml:space="preserve">) to programming with behavior of objects (in other words, </w:t>
      </w:r>
      <w:proofErr w:type="spellStart"/>
      <w:r w:rsidRPr="00145B43">
        <w:rPr>
          <w:rStyle w:val="CodeInline"/>
        </w:rPr>
        <w:lastRenderedPageBreak/>
        <w:t>GameObject</w:t>
      </w:r>
      <w:proofErr w:type="spellEnd"/>
      <w:r>
        <w:t xml:space="preserve">), you will immediately notice that for the game to be entertaining or fun, the objects need to interact. Interesting behaviors of objects, such as facing or evading enemies, often require the knowledge of the relative positions of other relevant objects in the game. In general, resolving relative positions of all objects in a two-dimensional world is nontrivial. Fortunately, typical video games require the knowledge only of objects that are in close proximity to each other or of detecting objects that are about to collide or have collided. An efficient but somewhat crude approximation to detect collision is to compute, bound, and collide objects with bounding boxes. In the simplest cases, bounding boxes are rectangular boxes with edges that are aligned with the x/y-axes. Because of the axes alignments, it is computationally efficient to detect when two bounding boxes overlap or when collision is about to occur. Most 2D game engines detect the actual collision between two textured objects by comparing the location of pixels from both objects and detecting the situation when at least one of the pixels overlaps. This computationally intensive process is known as per-pixel-accurate collision detection, pixel-accurate collision, or per-pixel collision. </w:t>
      </w:r>
    </w:p>
    <w:p w14:paraId="24F56E67" w14:textId="77777777" w:rsidR="00550743" w:rsidRDefault="00550743" w:rsidP="00550743">
      <w:pPr>
        <w:pStyle w:val="BodyTextCont"/>
      </w:pPr>
      <w:r>
        <w:t xml:space="preserve">This chapter begins by introducing the </w:t>
      </w:r>
      <w:proofErr w:type="spellStart"/>
      <w:r w:rsidRPr="00C60FC6">
        <w:rPr>
          <w:rStyle w:val="CodeInline"/>
        </w:rPr>
        <w:t>GameObject</w:t>
      </w:r>
      <w:proofErr w:type="spellEnd"/>
      <w:r>
        <w:t xml:space="preserve"> class to provide a platform for abstracting game object behaviors. The </w:t>
      </w:r>
      <w:proofErr w:type="spellStart"/>
      <w:r w:rsidRPr="000B446E">
        <w:rPr>
          <w:rStyle w:val="CodeInline"/>
        </w:rPr>
        <w:t>GameObject</w:t>
      </w:r>
      <w:proofErr w:type="spellEnd"/>
      <w:r>
        <w:t xml:space="preserve"> class is then generalized to introduce common behavior attributes including speed, movement direction, and target-locked chasing. The rest of the chapter focuses on deriving an efficient per-pixel accurate collision implementation that supports both textured and animated sprite objects.</w:t>
      </w:r>
    </w:p>
    <w:p w14:paraId="76992E3F" w14:textId="77777777" w:rsidR="00550743" w:rsidRDefault="00550743" w:rsidP="00550743">
      <w:pPr>
        <w:pStyle w:val="Heading1"/>
      </w:pPr>
      <w:r>
        <w:t>Game Objects</w:t>
      </w:r>
    </w:p>
    <w:p w14:paraId="6D901601" w14:textId="0B671F91" w:rsidR="00550743" w:rsidRDefault="00550743" w:rsidP="00550743">
      <w:pPr>
        <w:pStyle w:val="BodyTextFirst"/>
      </w:pPr>
      <w:r>
        <w:t xml:space="preserve">As mentioned, an abstraction that encapsulates the intrinsic behavior of typical game objects should be introduced to minimize the clustering of code in the </w:t>
      </w:r>
      <w:proofErr w:type="spellStart"/>
      <w:r w:rsidRPr="0021794A">
        <w:rPr>
          <w:rStyle w:val="CodeInline"/>
        </w:rPr>
        <w:t>init</w:t>
      </w:r>
      <w:proofErr w:type="spellEnd"/>
      <w:r w:rsidRPr="0021794A">
        <w:rPr>
          <w:rStyle w:val="CodeInline"/>
        </w:rPr>
        <w:t>()</w:t>
      </w:r>
      <w:r>
        <w:t xml:space="preserve"> and </w:t>
      </w:r>
      <w:r w:rsidRPr="00B17458">
        <w:rPr>
          <w:rStyle w:val="CodeInline"/>
        </w:rPr>
        <w:t>update()</w:t>
      </w:r>
      <w:r>
        <w:t xml:space="preserve"> functions of a game level and to facilitate reuse. This section introduces the simple </w:t>
      </w:r>
      <w:proofErr w:type="spellStart"/>
      <w:r w:rsidRPr="003B513B">
        <w:rPr>
          <w:rStyle w:val="CodeInline"/>
        </w:rPr>
        <w:t>GameObject</w:t>
      </w:r>
      <w:proofErr w:type="spellEnd"/>
      <w:r>
        <w:t xml:space="preserve"> class to illustrate how the cleaner and </w:t>
      </w:r>
      <w:proofErr w:type="spellStart"/>
      <w:r>
        <w:t>unclustered</w:t>
      </w:r>
      <w:proofErr w:type="spellEnd"/>
      <w:r>
        <w:t xml:space="preserve"> </w:t>
      </w:r>
      <w:proofErr w:type="spellStart"/>
      <w:r w:rsidRPr="000D5E2E">
        <w:rPr>
          <w:rStyle w:val="CodeInline"/>
        </w:rPr>
        <w:t>init</w:t>
      </w:r>
      <w:proofErr w:type="spellEnd"/>
      <w:r w:rsidRPr="000D5E2E">
        <w:rPr>
          <w:rStyle w:val="CodeInline"/>
        </w:rPr>
        <w:t>()</w:t>
      </w:r>
      <w:r>
        <w:t xml:space="preserve"> and </w:t>
      </w:r>
      <w:r w:rsidRPr="00916ED1">
        <w:rPr>
          <w:rStyle w:val="CodeInline"/>
        </w:rPr>
        <w:t>update()</w:t>
      </w:r>
      <w:r>
        <w:t xml:space="preserve"> functions</w:t>
      </w:r>
      <w:r>
        <w:fldChar w:fldCharType="begin"/>
      </w:r>
      <w:r>
        <w:instrText xml:space="preserve"> XE "</w:instrText>
      </w:r>
      <w:r w:rsidRPr="00537262">
        <w:rPr>
          <w:rStyle w:val="CodeInline"/>
        </w:rPr>
        <w:instrText>Game objects:initialize()</w:instrText>
      </w:r>
      <w:r w:rsidRPr="00537262">
        <w:instrText xml:space="preserve"> and </w:instrText>
      </w:r>
      <w:r w:rsidRPr="00537262">
        <w:rPr>
          <w:rStyle w:val="CodeInline"/>
        </w:rPr>
        <w:instrText>update()</w:instrText>
      </w:r>
      <w:r w:rsidRPr="00537262">
        <w:instrText xml:space="preserve"> functions</w:instrText>
      </w:r>
      <w:r>
        <w:instrText xml:space="preserve">" </w:instrText>
      </w:r>
      <w:r>
        <w:fldChar w:fldCharType="end"/>
      </w:r>
      <w:r>
        <w:t xml:space="preserve"> clearly reflect the in-game logic and to demonstrate how the basic platform for abstracting object behaviors facilitates design and code reuse.</w:t>
      </w:r>
    </w:p>
    <w:p w14:paraId="4BA90C97" w14:textId="77777777" w:rsidR="00550743" w:rsidRDefault="00550743" w:rsidP="00550743">
      <w:pPr>
        <w:pStyle w:val="Heading2"/>
      </w:pPr>
      <w:commentRangeStart w:id="0"/>
      <w:r>
        <w:t>The Game Objects Project</w:t>
      </w:r>
      <w:commentRangeEnd w:id="0"/>
      <w:r w:rsidR="00ED3A08">
        <w:rPr>
          <w:rStyle w:val="CommentReference"/>
          <w:rFonts w:asciiTheme="minorHAnsi" w:hAnsiTheme="minorHAnsi"/>
          <w:b w:val="0"/>
        </w:rPr>
        <w:commentReference w:id="0"/>
      </w:r>
      <w:r>
        <w:fldChar w:fldCharType="begin"/>
      </w:r>
      <w:r>
        <w:instrText xml:space="preserve"> XE "</w:instrText>
      </w:r>
      <w:r w:rsidRPr="00537262">
        <w:instrText>Game objects</w:instrText>
      </w:r>
      <w:r>
        <w:instrText>" \t "</w:instrText>
      </w:r>
      <w:r w:rsidRPr="005C2A1F">
        <w:rPr>
          <w:i/>
        </w:rPr>
        <w:instrText>See</w:instrText>
      </w:r>
      <w:r w:rsidRPr="005C2A1F">
        <w:instrText xml:space="preserve"> </w:instrText>
      </w:r>
      <w:r w:rsidRPr="005C2A1F">
        <w:rPr>
          <w:i/>
        </w:rPr>
        <w:instrText xml:space="preserve">also </w:instrText>
      </w:r>
      <w:r w:rsidRPr="005C2A1F">
        <w:instrText>Game Objects Project</w:instrText>
      </w:r>
      <w:r>
        <w:instrText xml:space="preserve">" </w:instrText>
      </w:r>
      <w:r>
        <w:fldChar w:fldCharType="end"/>
      </w:r>
    </w:p>
    <w:p w14:paraId="2F54C9CF" w14:textId="3021D682" w:rsidR="00550743" w:rsidRDefault="00550743" w:rsidP="00550743">
      <w:pPr>
        <w:pStyle w:val="BodyTextFirst"/>
      </w:pPr>
      <w:r>
        <w:t xml:space="preserve">This project defines the simple </w:t>
      </w:r>
      <w:proofErr w:type="spellStart"/>
      <w:r w:rsidRPr="00872921">
        <w:rPr>
          <w:rStyle w:val="CodeInline"/>
        </w:rPr>
        <w:t>GameObject</w:t>
      </w:r>
      <w:proofErr w:type="spellEnd"/>
      <w:r>
        <w:t xml:space="preserve"> class as the first step in building an abstraction to represent actual objects with behaviors in a game. </w:t>
      </w:r>
      <w:r w:rsidRPr="00813AB6">
        <w:t xml:space="preserve">You can see an example of this project running in Figure </w:t>
      </w:r>
      <w:r>
        <w:t>6</w:t>
      </w:r>
      <w:r w:rsidRPr="00813AB6">
        <w:t>-</w:t>
      </w:r>
      <w:r>
        <w:t>1</w:t>
      </w:r>
      <w:r>
        <w:fldChar w:fldCharType="begin"/>
      </w:r>
      <w:r>
        <w:instrText xml:space="preserve"> XE "</w:instrText>
      </w:r>
      <w:r w:rsidRPr="00537262">
        <w:instrText>Game Objects Project:running of</w:instrText>
      </w:r>
      <w:r>
        <w:instrText xml:space="preserve">" </w:instrText>
      </w:r>
      <w:r>
        <w:fldChar w:fldCharType="end"/>
      </w:r>
      <w:r w:rsidRPr="00813AB6">
        <w:t>.</w:t>
      </w:r>
      <w:r>
        <w:t xml:space="preserve"> Notice the many minions charging from right to left and wrapping around when they reach the left boundary. This project leads you to create the infrastructure to support the many minions while keeping the logic in the </w:t>
      </w:r>
      <w:proofErr w:type="spellStart"/>
      <w:r w:rsidRPr="00BD69E6">
        <w:rPr>
          <w:rStyle w:val="CodeInline"/>
        </w:rPr>
        <w:t>MyGame</w:t>
      </w:r>
      <w:proofErr w:type="spellEnd"/>
      <w:r>
        <w:t xml:space="preserve"> level simple. The source code to this project is defined in the </w:t>
      </w:r>
      <w:r w:rsidR="00CA2BAE">
        <w:rPr>
          <w:rStyle w:val="CodeInline"/>
        </w:rPr>
        <w:t>c</w:t>
      </w:r>
      <w:r>
        <w:rPr>
          <w:rStyle w:val="CodeInline"/>
        </w:rPr>
        <w:t>hapter6/6.1</w:t>
      </w:r>
      <w:r w:rsidRPr="00EE0655">
        <w:rPr>
          <w:rStyle w:val="CodeInline"/>
        </w:rPr>
        <w:t>.</w:t>
      </w:r>
      <w:r w:rsidR="00CA2BAE">
        <w:rPr>
          <w:rStyle w:val="CodeInline"/>
        </w:rPr>
        <w:t>g</w:t>
      </w:r>
      <w:r>
        <w:rPr>
          <w:rStyle w:val="CodeInline"/>
        </w:rPr>
        <w:t>ame</w:t>
      </w:r>
      <w:r w:rsidR="00CA2BAE">
        <w:rPr>
          <w:rStyle w:val="CodeInline"/>
        </w:rPr>
        <w:t>_o</w:t>
      </w:r>
      <w:r>
        <w:rPr>
          <w:rStyle w:val="CodeInline"/>
        </w:rPr>
        <w:t>bjects</w:t>
      </w:r>
      <w:r>
        <w:t xml:space="preserve"> fo</w:t>
      </w:r>
      <w:r w:rsidRPr="009B6F1C">
        <w:t>lder</w:t>
      </w:r>
      <w:r w:rsidRPr="004E33BF">
        <w:t>.</w:t>
      </w:r>
    </w:p>
    <w:p w14:paraId="62CED294" w14:textId="77777777" w:rsidR="00550743" w:rsidRDefault="00550743" w:rsidP="00550743">
      <w:pPr>
        <w:pStyle w:val="Figure"/>
      </w:pPr>
      <w:r>
        <w:rPr>
          <w:noProof/>
        </w:rPr>
        <w:lastRenderedPageBreak/>
        <w:drawing>
          <wp:inline distT="0" distB="0" distL="0" distR="0" wp14:anchorId="14F916CF" wp14:editId="32ECB28E">
            <wp:extent cx="5486400" cy="4153535"/>
            <wp:effectExtent l="0" t="0" r="0" b="0"/>
            <wp:docPr id="3" name="Picture 1" descr="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6-1"/>
                    <pic:cNvPicPr>
                      <a:picLocks noChangeAspect="1" noChangeArrowheads="1"/>
                    </pic:cNvPicPr>
                  </pic:nvPicPr>
                  <pic:blipFill>
                    <a:blip r:embed="rId11">
                      <a:grayscl/>
                      <a:extLst>
                        <a:ext uri="{28A0092B-C50C-407E-A947-70E740481C1C}">
                          <a14:useLocalDpi xmlns:a14="http://schemas.microsoft.com/office/drawing/2010/main" val="0"/>
                        </a:ext>
                      </a:extLst>
                    </a:blip>
                    <a:srcRect/>
                    <a:stretch>
                      <a:fillRect/>
                    </a:stretch>
                  </pic:blipFill>
                  <pic:spPr bwMode="auto">
                    <a:xfrm>
                      <a:off x="0" y="0"/>
                      <a:ext cx="5486400" cy="4153535"/>
                    </a:xfrm>
                    <a:prstGeom prst="rect">
                      <a:avLst/>
                    </a:prstGeom>
                    <a:noFill/>
                    <a:ln>
                      <a:noFill/>
                    </a:ln>
                  </pic:spPr>
                </pic:pic>
              </a:graphicData>
            </a:graphic>
          </wp:inline>
        </w:drawing>
      </w:r>
    </w:p>
    <w:p w14:paraId="33716370" w14:textId="77777777" w:rsidR="00550743" w:rsidRDefault="00550743" w:rsidP="00550743">
      <w:pPr>
        <w:pStyle w:val="FigureCaption"/>
      </w:pPr>
      <w:r w:rsidRPr="004C36E3">
        <w:t xml:space="preserve">Figure </w:t>
      </w:r>
      <w:r>
        <w:t>6</w:t>
      </w:r>
      <w:r w:rsidRPr="004C36E3">
        <w:t>-</w:t>
      </w:r>
      <w:r>
        <w:t>1.</w:t>
      </w:r>
      <w:r w:rsidRPr="004C36E3">
        <w:t xml:space="preserve"> Runn</w:t>
      </w:r>
      <w:r>
        <w:t>ing the</w:t>
      </w:r>
      <w:r>
        <w:fldChar w:fldCharType="begin"/>
      </w:r>
      <w:r>
        <w:instrText xml:space="preserve"> XE "</w:instrText>
      </w:r>
      <w:r w:rsidRPr="00537262">
        <w:instrText>Game Objects Project:running of</w:instrText>
      </w:r>
      <w:r>
        <w:instrText xml:space="preserve">" </w:instrText>
      </w:r>
      <w:r>
        <w:fldChar w:fldCharType="end"/>
      </w:r>
      <w:r>
        <w:t xml:space="preserve"> Game Objects project</w:t>
      </w:r>
    </w:p>
    <w:p w14:paraId="20009A34" w14:textId="77777777" w:rsidR="00550743" w:rsidRPr="00550743" w:rsidRDefault="00550743" w:rsidP="00550743">
      <w:pPr>
        <w:pStyle w:val="BodyTextFirst"/>
      </w:pPr>
      <w:r w:rsidRPr="00550743">
        <w:t>The controls of the project are as follows:</w:t>
      </w:r>
    </w:p>
    <w:p w14:paraId="5228808D" w14:textId="77777777" w:rsidR="00550743" w:rsidRPr="00550743" w:rsidRDefault="00550743" w:rsidP="00550743">
      <w:pPr>
        <w:pStyle w:val="Bullet"/>
      </w:pPr>
      <w:r w:rsidRPr="00550743">
        <w:rPr>
          <w:rStyle w:val="Strong"/>
          <w:b w:val="0"/>
          <w:bCs w:val="0"/>
        </w:rPr>
        <w:t>WASD keys</w:t>
      </w:r>
      <w:r w:rsidRPr="00550743">
        <w:rPr>
          <w:rStyle w:val="Strong"/>
          <w:b w:val="0"/>
          <w:bCs w:val="0"/>
        </w:rPr>
        <w:fldChar w:fldCharType="begin"/>
      </w:r>
      <w:r w:rsidRPr="00550743">
        <w:instrText xml:space="preserve"> XE "</w:instrText>
      </w:r>
      <w:r w:rsidRPr="00550743">
        <w:rPr>
          <w:rStyle w:val="Strong"/>
          <w:b w:val="0"/>
          <w:bCs w:val="0"/>
        </w:rPr>
        <w:instrText>Game Objects Project:WASD keys</w:instrText>
      </w:r>
      <w:r w:rsidRPr="00550743">
        <w:instrText xml:space="preserve">" </w:instrText>
      </w:r>
      <w:r w:rsidRPr="00550743">
        <w:rPr>
          <w:rStyle w:val="Strong"/>
          <w:b w:val="0"/>
          <w:bCs w:val="0"/>
        </w:rPr>
        <w:fldChar w:fldCharType="end"/>
      </w:r>
      <w:r w:rsidRPr="00550743">
        <w:rPr>
          <w:rStyle w:val="Strong"/>
          <w:b w:val="0"/>
          <w:bCs w:val="0"/>
        </w:rPr>
        <w:t>:</w:t>
      </w:r>
      <w:r w:rsidRPr="00550743">
        <w:t xml:space="preserve"> Move the hero up, left, down, and right</w:t>
      </w:r>
    </w:p>
    <w:p w14:paraId="76D87BE2" w14:textId="77777777" w:rsidR="00550743" w:rsidRDefault="00550743" w:rsidP="00550743">
      <w:pPr>
        <w:pStyle w:val="BodyTextFirst"/>
      </w:pPr>
      <w:r w:rsidRPr="00E67471">
        <w:t>The goals of the</w:t>
      </w:r>
      <w:r>
        <w:fldChar w:fldCharType="begin"/>
      </w:r>
      <w:r>
        <w:instrText xml:space="preserve"> XE "</w:instrText>
      </w:r>
      <w:r w:rsidRPr="00537262">
        <w:instrText>Game Objects Project:goals of</w:instrText>
      </w:r>
      <w:r>
        <w:instrText xml:space="preserve">" </w:instrText>
      </w:r>
      <w:r>
        <w:fldChar w:fldCharType="end"/>
      </w:r>
      <w:r w:rsidRPr="00E67471">
        <w:t xml:space="preserve"> project are as follows</w:t>
      </w:r>
      <w:r>
        <w:t>:</w:t>
      </w:r>
    </w:p>
    <w:p w14:paraId="6A15850F" w14:textId="0B4A3ECC" w:rsidR="00550743" w:rsidRPr="00550743" w:rsidDel="004E03CD" w:rsidRDefault="00550743" w:rsidP="00550743">
      <w:pPr>
        <w:pStyle w:val="Bullet"/>
        <w:rPr>
          <w:del w:id="1" w:author="Matthew T. Munson" w:date="2021-05-06T12:58:00Z"/>
        </w:rPr>
      </w:pPr>
      <w:del w:id="2" w:author="Matthew T. Munson" w:date="2021-05-06T12:58:00Z">
        <w:r w:rsidRPr="00550743" w:rsidDel="004E03CD">
          <w:delText xml:space="preserve">To improve the engine drawing infrastructure to receive the </w:delText>
        </w:r>
        <w:r w:rsidRPr="00550743" w:rsidDel="004E03CD">
          <w:rPr>
            <w:rStyle w:val="CodeInline"/>
            <w:rFonts w:ascii="Utopia" w:hAnsi="Utopia"/>
            <w:bdr w:val="none" w:sz="0" w:space="0" w:color="auto"/>
          </w:rPr>
          <w:delText>Camera</w:delText>
        </w:r>
        <w:r w:rsidRPr="00550743" w:rsidDel="004E03CD">
          <w:delText xml:space="preserve"> object instead of just the </w:delText>
        </w:r>
        <w:r w:rsidR="00CA2BAE" w:rsidDel="004E03CD">
          <w:delText>vi</w:delText>
        </w:r>
        <w:r w:rsidRPr="00550743" w:rsidDel="004E03CD">
          <w:delText>ew-</w:delText>
        </w:r>
        <w:r w:rsidR="00CA2BAE" w:rsidDel="004E03CD">
          <w:delText>p</w:delText>
        </w:r>
        <w:r w:rsidRPr="00550743" w:rsidDel="004E03CD">
          <w:delText xml:space="preserve">rojection matrix of a camera. Although this goal is minimally related to game object behaviors, this is a necessary step to include in order to support the growing game engine sophistication. </w:delText>
        </w:r>
      </w:del>
    </w:p>
    <w:p w14:paraId="569E894F" w14:textId="77777777" w:rsidR="00550743" w:rsidRPr="00550743" w:rsidRDefault="00550743" w:rsidP="00550743">
      <w:pPr>
        <w:pStyle w:val="Bullet"/>
      </w:pPr>
      <w:r w:rsidRPr="00550743">
        <w:t xml:space="preserve">To begin defining the </w:t>
      </w:r>
      <w:proofErr w:type="spellStart"/>
      <w:r w:rsidRPr="00550743">
        <w:rPr>
          <w:rStyle w:val="CodeInline"/>
          <w:rFonts w:ascii="Utopia" w:hAnsi="Utopia"/>
          <w:bdr w:val="none" w:sz="0" w:space="0" w:color="auto"/>
        </w:rPr>
        <w:t>GameObject</w:t>
      </w:r>
      <w:proofErr w:type="spellEnd"/>
      <w:r w:rsidRPr="00550743">
        <w:t xml:space="preserve"> class to encapsulate object behaviors in games.</w:t>
      </w:r>
    </w:p>
    <w:p w14:paraId="1B067504" w14:textId="77777777" w:rsidR="00550743" w:rsidRPr="00550743" w:rsidRDefault="00550743" w:rsidP="00550743">
      <w:pPr>
        <w:pStyle w:val="Bullet"/>
      </w:pPr>
      <w:r w:rsidRPr="00550743">
        <w:t xml:space="preserve">To demonstrate the creation of subclasses to the </w:t>
      </w:r>
      <w:proofErr w:type="spellStart"/>
      <w:r w:rsidRPr="00550743">
        <w:rPr>
          <w:rStyle w:val="CodeInline"/>
          <w:rFonts w:ascii="Utopia" w:hAnsi="Utopia"/>
          <w:bdr w:val="none" w:sz="0" w:space="0" w:color="auto"/>
        </w:rPr>
        <w:t>GameObject</w:t>
      </w:r>
      <w:proofErr w:type="spellEnd"/>
      <w:r w:rsidRPr="00550743">
        <w:rPr>
          <w:rStyle w:val="CodeInline"/>
          <w:rFonts w:ascii="Utopia" w:hAnsi="Utopia"/>
          <w:bdr w:val="none" w:sz="0" w:space="0" w:color="auto"/>
        </w:rPr>
        <w:t xml:space="preserve"> </w:t>
      </w:r>
      <w:r w:rsidRPr="00550743">
        <w:t xml:space="preserve">class to maintain the simplicity of the </w:t>
      </w:r>
      <w:proofErr w:type="spellStart"/>
      <w:r w:rsidRPr="00550743">
        <w:rPr>
          <w:rStyle w:val="CodeInline"/>
          <w:rFonts w:ascii="Utopia" w:hAnsi="Utopia"/>
          <w:bdr w:val="none" w:sz="0" w:space="0" w:color="auto"/>
        </w:rPr>
        <w:t>MyGame</w:t>
      </w:r>
      <w:proofErr w:type="spellEnd"/>
      <w:r w:rsidRPr="00550743">
        <w:t xml:space="preserve"> level </w:t>
      </w:r>
      <w:r w:rsidRPr="00550743">
        <w:rPr>
          <w:rStyle w:val="CodeInline"/>
          <w:rFonts w:ascii="Utopia" w:hAnsi="Utopia"/>
          <w:bdr w:val="none" w:sz="0" w:space="0" w:color="auto"/>
        </w:rPr>
        <w:t>update()</w:t>
      </w:r>
      <w:r w:rsidRPr="00550743">
        <w:t xml:space="preserve"> function.</w:t>
      </w:r>
    </w:p>
    <w:p w14:paraId="61C3E1B5" w14:textId="77777777" w:rsidR="00550743" w:rsidRDefault="00550743" w:rsidP="00550743">
      <w:pPr>
        <w:pStyle w:val="BodyTextCont"/>
      </w:pPr>
      <w:r w:rsidRPr="00292BDE">
        <w:t xml:space="preserve">You can find the following </w:t>
      </w:r>
      <w:r>
        <w:t xml:space="preserve">external resource file in the </w:t>
      </w:r>
      <w:r w:rsidRPr="00550743">
        <w:rPr>
          <w:rStyle w:val="CodeInline"/>
        </w:rPr>
        <w:t>assets</w:t>
      </w:r>
      <w:r>
        <w:t xml:space="preserve"> </w:t>
      </w:r>
      <w:r w:rsidRPr="00292BDE">
        <w:t>folder:</w:t>
      </w:r>
      <w:r>
        <w:t xml:space="preserve"> </w:t>
      </w:r>
      <w:r w:rsidRPr="00161F1E">
        <w:rPr>
          <w:rStyle w:val="CodeInline"/>
        </w:rPr>
        <w:t>minion_sprite.png</w:t>
      </w:r>
      <w:r>
        <w:t xml:space="preserve">; you’ll also find the </w:t>
      </w:r>
      <w:r w:rsidRPr="00FC0E4A">
        <w:rPr>
          <w:rStyle w:val="CodeInline"/>
        </w:rPr>
        <w:t>fonts</w:t>
      </w:r>
      <w:r>
        <w:t xml:space="preserve"> folder that contains the default system fonts. Note that, as shown in Figure 6-2</w:t>
      </w:r>
      <w:r>
        <w:fldChar w:fldCharType="begin"/>
      </w:r>
      <w:r>
        <w:instrText xml:space="preserve"> XE "</w:instrText>
      </w:r>
      <w:r w:rsidRPr="00537262">
        <w:instrText>Game Objects Project:new sprite elements, minion_sprite.png image</w:instrText>
      </w:r>
      <w:r>
        <w:instrText xml:space="preserve">" </w:instrText>
      </w:r>
      <w:r>
        <w:fldChar w:fldCharType="end"/>
      </w:r>
      <w:r>
        <w:t xml:space="preserve">, the </w:t>
      </w:r>
      <w:r w:rsidRPr="00584D30">
        <w:rPr>
          <w:rStyle w:val="CodeInline"/>
        </w:rPr>
        <w:t>minion_sprite.png</w:t>
      </w:r>
      <w:r>
        <w:t xml:space="preserve"> image </w:t>
      </w:r>
      <w:r>
        <w:lastRenderedPageBreak/>
        <w:t xml:space="preserve">file has been updated from the previous project to include two extra sprite elements: the </w:t>
      </w:r>
      <w:proofErr w:type="spellStart"/>
      <w:r w:rsidRPr="001F01C4">
        <w:rPr>
          <w:rStyle w:val="CodeInline"/>
        </w:rPr>
        <w:t>Dye</w:t>
      </w:r>
      <w:r>
        <w:rPr>
          <w:rStyle w:val="CodeInline"/>
        </w:rPr>
        <w:t>Pack</w:t>
      </w:r>
      <w:proofErr w:type="spellEnd"/>
      <w:r>
        <w:t xml:space="preserve"> and the </w:t>
      </w:r>
      <w:r w:rsidRPr="001F01C4">
        <w:rPr>
          <w:rStyle w:val="CodeInline"/>
        </w:rPr>
        <w:t>Brain</w:t>
      </w:r>
      <w:r>
        <w:t xml:space="preserve"> minion.</w:t>
      </w:r>
    </w:p>
    <w:p w14:paraId="32B6D2FE" w14:textId="77777777" w:rsidR="00550743" w:rsidRPr="00491496" w:rsidRDefault="00550743" w:rsidP="00550743">
      <w:pPr>
        <w:pStyle w:val="Figure"/>
      </w:pPr>
      <w:r>
        <w:rPr>
          <w:noProof/>
        </w:rPr>
        <w:drawing>
          <wp:anchor distT="0" distB="0" distL="114300" distR="114300" simplePos="0" relativeHeight="251659264" behindDoc="0" locked="0" layoutInCell="1" allowOverlap="1" wp14:anchorId="3D8AC3A2" wp14:editId="0F7FF3B9">
            <wp:simplePos x="0" y="0"/>
            <wp:positionH relativeFrom="column">
              <wp:align>left</wp:align>
            </wp:positionH>
            <wp:positionV relativeFrom="paragraph">
              <wp:align>top</wp:align>
            </wp:positionV>
            <wp:extent cx="3854450" cy="2228850"/>
            <wp:effectExtent l="0" t="0" r="0" b="0"/>
            <wp:wrapSquare wrapText="bothSides"/>
            <wp:docPr id="6" name="Picture 87" descr="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6-2"/>
                    <pic:cNvPicPr>
                      <a:picLocks noChangeAspect="1" noChangeArrowheads="1"/>
                    </pic:cNvPicPr>
                  </pic:nvPicPr>
                  <pic:blipFill>
                    <a:blip r:embed="rId12">
                      <a:grayscl/>
                      <a:extLst>
                        <a:ext uri="{28A0092B-C50C-407E-A947-70E740481C1C}">
                          <a14:useLocalDpi xmlns:a14="http://schemas.microsoft.com/office/drawing/2010/main" val="0"/>
                        </a:ext>
                      </a:extLst>
                    </a:blip>
                    <a:srcRect/>
                    <a:stretch>
                      <a:fillRect/>
                    </a:stretch>
                  </pic:blipFill>
                  <pic:spPr bwMode="auto">
                    <a:xfrm>
                      <a:off x="0" y="0"/>
                      <a:ext cx="3854450" cy="2228850"/>
                    </a:xfrm>
                    <a:prstGeom prst="rect">
                      <a:avLst/>
                    </a:prstGeom>
                    <a:noFill/>
                    <a:ln>
                      <a:noFill/>
                    </a:ln>
                  </pic:spPr>
                </pic:pic>
              </a:graphicData>
            </a:graphic>
          </wp:anchor>
        </w:drawing>
      </w:r>
      <w:r>
        <w:br w:type="textWrapping" w:clear="all"/>
      </w:r>
    </w:p>
    <w:p w14:paraId="2AC925E1" w14:textId="77777777" w:rsidR="00550743" w:rsidRDefault="00550743" w:rsidP="00550743">
      <w:pPr>
        <w:pStyle w:val="FigureCaption"/>
      </w:pPr>
      <w:r>
        <w:t>Figure 6-2. The new sprite elements of the minion_sprite.png image</w:t>
      </w:r>
      <w:r>
        <w:fldChar w:fldCharType="begin"/>
      </w:r>
      <w:r>
        <w:instrText xml:space="preserve"> XE "</w:instrText>
      </w:r>
      <w:r w:rsidRPr="00537262">
        <w:instrText>Game Objects Project:new sprite elements, minion_sprite.png image</w:instrText>
      </w:r>
      <w:r>
        <w:instrText xml:space="preserve">" </w:instrText>
      </w:r>
      <w:r>
        <w:fldChar w:fldCharType="end"/>
      </w:r>
    </w:p>
    <w:p w14:paraId="01BEE6C8" w14:textId="06DA0E23" w:rsidR="00550743" w:rsidDel="004E03CD" w:rsidRDefault="00550743" w:rsidP="00550743">
      <w:pPr>
        <w:pStyle w:val="Heading3"/>
        <w:rPr>
          <w:del w:id="3" w:author="Matthew T. Munson" w:date="2021-05-06T12:57:00Z"/>
        </w:rPr>
      </w:pPr>
      <w:del w:id="4" w:author="Matthew T. Munson" w:date="2021-05-06T12:57:00Z">
        <w:r w:rsidDel="004E03CD">
          <w:delText>Modify Renderable and Shader Objects</w:delText>
        </w:r>
        <w:r w:rsidDel="004E03CD">
          <w:fldChar w:fldCharType="begin"/>
        </w:r>
        <w:r w:rsidDel="004E03CD">
          <w:delInstrText xml:space="preserve"> XE "</w:delInstrText>
        </w:r>
        <w:r w:rsidRPr="00537262" w:rsidDel="004E03CD">
          <w:delInstrText>Game Objects Project:renderable and shader objects modification</w:delInstrText>
        </w:r>
        <w:r w:rsidDel="004E03CD">
          <w:delInstrText xml:space="preserve">" </w:delInstrText>
        </w:r>
        <w:r w:rsidDel="004E03CD">
          <w:fldChar w:fldCharType="end"/>
        </w:r>
        <w:r w:rsidDel="004E03CD">
          <w:delText xml:space="preserve"> to Draw with a Camera</w:delText>
        </w:r>
      </w:del>
    </w:p>
    <w:p w14:paraId="13A8496C" w14:textId="67E70FD1" w:rsidR="00550743" w:rsidRPr="00C9122A" w:rsidDel="004E03CD" w:rsidRDefault="00550743" w:rsidP="00550743">
      <w:pPr>
        <w:pStyle w:val="BodyTextFirst"/>
        <w:rPr>
          <w:del w:id="5" w:author="Matthew T. Munson" w:date="2021-05-06T12:57:00Z"/>
        </w:rPr>
      </w:pPr>
      <w:del w:id="6" w:author="Matthew T. Munson" w:date="2021-05-06T12:57:00Z">
        <w:r w:rsidDel="004E03CD">
          <w:delText xml:space="preserve">As the game engine improves to a higher level of abstraction, it is important to upgrade its drawing capability from receiving and working with a simple View-Projection transformation to a </w:delText>
        </w:r>
        <w:r w:rsidRPr="007379C6" w:rsidDel="004E03CD">
          <w:rPr>
            <w:rStyle w:val="CodeInline"/>
          </w:rPr>
          <w:delText>Camera</w:delText>
        </w:r>
        <w:r w:rsidDel="004E03CD">
          <w:delText xml:space="preserve"> object. This change prepares the engine to support the more sophisticated shaders to be covered in later chapters. This change involves all the </w:delText>
        </w:r>
        <w:r w:rsidRPr="000B6362" w:rsidDel="004E03CD">
          <w:rPr>
            <w:rStyle w:val="CodeInline"/>
          </w:rPr>
          <w:delText>Shader</w:delText>
        </w:r>
        <w:r w:rsidDel="004E03CD">
          <w:delText xml:space="preserve"> and </w:delText>
        </w:r>
        <w:r w:rsidRPr="000B6362" w:rsidDel="004E03CD">
          <w:rPr>
            <w:rStyle w:val="CodeInline"/>
          </w:rPr>
          <w:delText>Renderable</w:delText>
        </w:r>
        <w:r w:rsidDel="004E03CD">
          <w:delText xml:space="preserve"> objects. Though many files are involved, the actual changes are mundane; they consist of a simple replacement of the matrix with a camera. For this reason, only changes to the base objects, </w:delText>
        </w:r>
        <w:r w:rsidRPr="000B6362" w:rsidDel="004E03CD">
          <w:rPr>
            <w:rStyle w:val="CodeInline"/>
          </w:rPr>
          <w:delText>Renderable</w:delText>
        </w:r>
        <w:r w:rsidDel="004E03CD">
          <w:delText xml:space="preserve"> and </w:delText>
        </w:r>
        <w:r w:rsidRPr="000B6362" w:rsidDel="004E03CD">
          <w:rPr>
            <w:rStyle w:val="CodeInline"/>
          </w:rPr>
          <w:delText>SimpleShader</w:delText>
        </w:r>
        <w:r w:rsidDel="004E03CD">
          <w:delText xml:space="preserve">, are shown here. You can refer to the source code files of </w:delText>
        </w:r>
        <w:r w:rsidRPr="00F16D91" w:rsidDel="004E03CD">
          <w:rPr>
            <w:rStyle w:val="CodeInline"/>
          </w:rPr>
          <w:delText>TextureShader</w:delText>
        </w:r>
        <w:r w:rsidDel="004E03CD">
          <w:delText xml:space="preserve">, </w:delText>
        </w:r>
        <w:r w:rsidRPr="00F16D91" w:rsidDel="004E03CD">
          <w:rPr>
            <w:rStyle w:val="CodeInline"/>
          </w:rPr>
          <w:delText>SpriteShader</w:delText>
        </w:r>
        <w:r w:rsidDel="004E03CD">
          <w:delText xml:space="preserve">, </w:delText>
        </w:r>
        <w:r w:rsidRPr="00F16D91" w:rsidDel="004E03CD">
          <w:rPr>
            <w:rStyle w:val="CodeInline"/>
          </w:rPr>
          <w:delText>TextureRenderable</w:delText>
        </w:r>
        <w:r w:rsidDel="004E03CD">
          <w:delText xml:space="preserve">, </w:delText>
        </w:r>
        <w:r w:rsidRPr="00F16D91" w:rsidDel="004E03CD">
          <w:rPr>
            <w:rStyle w:val="CodeInline"/>
          </w:rPr>
          <w:delText>SpriteRenderable</w:delText>
        </w:r>
        <w:r w:rsidDel="004E03CD">
          <w:delText xml:space="preserve">, </w:delText>
        </w:r>
        <w:r w:rsidRPr="00F16D91" w:rsidDel="004E03CD">
          <w:rPr>
            <w:rStyle w:val="CodeInline"/>
          </w:rPr>
          <w:delText>SpriteAnimateRenderable</w:delText>
        </w:r>
        <w:r w:rsidDel="004E03CD">
          <w:delText xml:space="preserve">, and </w:delText>
        </w:r>
        <w:r w:rsidDel="004E03CD">
          <w:rPr>
            <w:rStyle w:val="CodeInline"/>
          </w:rPr>
          <w:delText>F</w:delText>
        </w:r>
        <w:r w:rsidRPr="00F16D91" w:rsidDel="004E03CD">
          <w:rPr>
            <w:rStyle w:val="CodeInline"/>
          </w:rPr>
          <w:delText>ontRenderable</w:delText>
        </w:r>
        <w:r w:rsidDel="004E03CD">
          <w:delText xml:space="preserve"> for details.</w:delText>
        </w:r>
      </w:del>
    </w:p>
    <w:p w14:paraId="3A1561A5" w14:textId="6EF57C57" w:rsidR="00550743" w:rsidDel="004E03CD" w:rsidRDefault="00550743" w:rsidP="00E60016">
      <w:pPr>
        <w:pStyle w:val="NumList"/>
        <w:numPr>
          <w:ilvl w:val="0"/>
          <w:numId w:val="8"/>
        </w:numPr>
        <w:rPr>
          <w:del w:id="7" w:author="Matthew T. Munson" w:date="2021-05-06T12:57:00Z"/>
        </w:rPr>
      </w:pPr>
      <w:del w:id="8" w:author="Matthew T. Munson" w:date="2021-05-06T12:57:00Z">
        <w:r w:rsidRPr="00550743" w:rsidDel="004E03CD">
          <w:delText>Modify</w:delText>
        </w:r>
        <w:r w:rsidRPr="006647F1" w:rsidDel="004E03CD">
          <w:delText xml:space="preserve"> the </w:delText>
        </w:r>
        <w:r w:rsidRPr="006647F1" w:rsidDel="004E03CD">
          <w:rPr>
            <w:rStyle w:val="CodeInline"/>
          </w:rPr>
          <w:delText>Renderable</w:delText>
        </w:r>
        <w:r w:rsidRPr="006647F1" w:rsidDel="004E03CD">
          <w:delText xml:space="preserve"> object</w:delText>
        </w:r>
        <w:r w:rsidDel="004E03CD">
          <w:delText>’</w:delText>
        </w:r>
        <w:r w:rsidRPr="006647F1" w:rsidDel="004E03CD">
          <w:delText xml:space="preserve">s </w:delText>
        </w:r>
        <w:r w:rsidRPr="006647F1" w:rsidDel="004E03CD">
          <w:rPr>
            <w:rStyle w:val="CodeInline"/>
          </w:rPr>
          <w:delText>draw</w:delText>
        </w:r>
        <w:r w:rsidDel="004E03CD">
          <w:rPr>
            <w:rStyle w:val="CodeInline"/>
          </w:rPr>
          <w:delText>()</w:delText>
        </w:r>
        <w:r w:rsidDel="004E03CD">
          <w:delText xml:space="preserve"> function to replace the </w:delText>
        </w:r>
        <w:r w:rsidRPr="00C74D5F" w:rsidDel="004E03CD">
          <w:rPr>
            <w:rStyle w:val="CodeInline"/>
          </w:rPr>
          <w:delText>vpMatrix</w:delText>
        </w:r>
        <w:r w:rsidDel="004E03CD">
          <w:delText xml:space="preserve"> parameter with </w:delText>
        </w:r>
        <w:r w:rsidRPr="00C74D5F" w:rsidDel="004E03CD">
          <w:rPr>
            <w:rStyle w:val="CodeInline"/>
          </w:rPr>
          <w:delText>aCamera</w:delText>
        </w:r>
        <w:r w:rsidDel="004E03CD">
          <w:delText xml:space="preserve"> and forward this camera to the shader.</w:delText>
        </w:r>
      </w:del>
    </w:p>
    <w:p w14:paraId="614FC444" w14:textId="0583BA0D" w:rsidR="00550743" w:rsidRPr="00FC3A22" w:rsidDel="004E03CD" w:rsidRDefault="00550743" w:rsidP="00550743">
      <w:pPr>
        <w:pStyle w:val="Code"/>
        <w:rPr>
          <w:del w:id="9" w:author="Matthew T. Munson" w:date="2021-05-06T12:57:00Z"/>
        </w:rPr>
      </w:pPr>
      <w:del w:id="10" w:author="Matthew T. Munson" w:date="2021-05-06T12:57:00Z">
        <w:r w:rsidRPr="00FC3A22" w:rsidDel="004E03CD">
          <w:delText>Renderable.prototype.draw = function (</w:delText>
        </w:r>
        <w:r w:rsidRPr="00FC3A22" w:rsidDel="004E03CD">
          <w:rPr>
            <w:rStyle w:val="CodeBold"/>
          </w:rPr>
          <w:delText>aCamera</w:delText>
        </w:r>
        <w:r w:rsidRPr="00FC3A22" w:rsidDel="004E03CD">
          <w:delText>) {</w:delText>
        </w:r>
      </w:del>
    </w:p>
    <w:p w14:paraId="4C294FED" w14:textId="75DB38EE" w:rsidR="00550743" w:rsidRPr="00FC3A22" w:rsidDel="004E03CD" w:rsidRDefault="00550743" w:rsidP="00550743">
      <w:pPr>
        <w:pStyle w:val="Code"/>
        <w:rPr>
          <w:del w:id="11" w:author="Matthew T. Munson" w:date="2021-05-06T12:57:00Z"/>
        </w:rPr>
      </w:pPr>
      <w:del w:id="12" w:author="Matthew T. Munson" w:date="2021-05-06T12:57:00Z">
        <w:r w:rsidRPr="00FC3A22" w:rsidDel="004E03CD">
          <w:delText xml:space="preserve">    var gl = gEngine.Core.getGL();</w:delText>
        </w:r>
      </w:del>
    </w:p>
    <w:p w14:paraId="67EC0E2A" w14:textId="2C0872A3" w:rsidR="00550743" w:rsidRPr="00FC3A22" w:rsidDel="004E03CD" w:rsidRDefault="00550743" w:rsidP="00550743">
      <w:pPr>
        <w:pStyle w:val="Code"/>
        <w:rPr>
          <w:del w:id="13" w:author="Matthew T. Munson" w:date="2021-05-06T12:57:00Z"/>
        </w:rPr>
      </w:pPr>
      <w:del w:id="14" w:author="Matthew T. Munson" w:date="2021-05-06T12:57:00Z">
        <w:r w:rsidRPr="00FC3A22" w:rsidDel="004E03CD">
          <w:delText xml:space="preserve">    this.mShader.activateShader(this.mColor, </w:delText>
        </w:r>
        <w:r w:rsidRPr="00FC3A22" w:rsidDel="004E03CD">
          <w:rPr>
            <w:rStyle w:val="CodeBold"/>
          </w:rPr>
          <w:delText>aCamera</w:delText>
        </w:r>
        <w:r w:rsidRPr="00FC3A22" w:rsidDel="004E03CD">
          <w:delText xml:space="preserve">);  </w:delText>
        </w:r>
      </w:del>
    </w:p>
    <w:p w14:paraId="65E83DA4" w14:textId="5D2E74E9" w:rsidR="00550743" w:rsidRPr="00FC3A22" w:rsidDel="004E03CD" w:rsidRDefault="00550743" w:rsidP="00550743">
      <w:pPr>
        <w:pStyle w:val="Code"/>
        <w:rPr>
          <w:del w:id="15" w:author="Matthew T. Munson" w:date="2021-05-06T12:57:00Z"/>
        </w:rPr>
      </w:pPr>
      <w:del w:id="16" w:author="Matthew T. Munson" w:date="2021-05-06T12:57:00Z">
        <w:r w:rsidRPr="00FC3A22" w:rsidDel="004E03CD">
          <w:delText xml:space="preserve">    this.mShader.loadObjectTransform(this.mXform.getXform());</w:delText>
        </w:r>
      </w:del>
    </w:p>
    <w:p w14:paraId="1991BB5C" w14:textId="0775FF40" w:rsidR="00550743" w:rsidRPr="00FC3A22" w:rsidDel="004E03CD" w:rsidRDefault="00550743" w:rsidP="00550743">
      <w:pPr>
        <w:pStyle w:val="Code"/>
        <w:rPr>
          <w:del w:id="17" w:author="Matthew T. Munson" w:date="2021-05-06T12:57:00Z"/>
        </w:rPr>
      </w:pPr>
      <w:del w:id="18" w:author="Matthew T. Munson" w:date="2021-05-06T12:57:00Z">
        <w:r w:rsidRPr="00FC3A22" w:rsidDel="004E03CD">
          <w:delText xml:space="preserve">    gl.drawArrays(gl.TRIANGLE_STRIP, 0, 4);</w:delText>
        </w:r>
      </w:del>
    </w:p>
    <w:p w14:paraId="06CD78CA" w14:textId="40C4E1DD" w:rsidR="00550743" w:rsidDel="004E03CD" w:rsidRDefault="00550743" w:rsidP="00550743">
      <w:pPr>
        <w:pStyle w:val="Code"/>
        <w:rPr>
          <w:del w:id="19" w:author="Matthew T. Munson" w:date="2021-05-06T12:57:00Z"/>
        </w:rPr>
      </w:pPr>
      <w:del w:id="20" w:author="Matthew T. Munson" w:date="2021-05-06T12:57:00Z">
        <w:r w:rsidDel="004E03CD">
          <w:delText>}</w:delText>
        </w:r>
        <w:r w:rsidRPr="00BB0F44" w:rsidDel="004E03CD">
          <w:delText>;</w:delText>
        </w:r>
      </w:del>
    </w:p>
    <w:p w14:paraId="139F91FC" w14:textId="41DA945F" w:rsidR="00550743" w:rsidDel="004E03CD" w:rsidRDefault="00550743" w:rsidP="00E60016">
      <w:pPr>
        <w:pStyle w:val="NumList"/>
        <w:numPr>
          <w:ilvl w:val="0"/>
          <w:numId w:val="8"/>
        </w:numPr>
        <w:rPr>
          <w:del w:id="21" w:author="Matthew T. Munson" w:date="2021-05-06T12:57:00Z"/>
        </w:rPr>
      </w:pPr>
      <w:del w:id="22" w:author="Matthew T. Munson" w:date="2021-05-06T12:57:00Z">
        <w:r w:rsidRPr="00550743" w:rsidDel="004E03CD">
          <w:delText>Modify</w:delText>
        </w:r>
        <w:r w:rsidRPr="006647F1" w:rsidDel="004E03CD">
          <w:delText xml:space="preserve"> the </w:delText>
        </w:r>
        <w:r w:rsidRPr="006647F1" w:rsidDel="004E03CD">
          <w:rPr>
            <w:rStyle w:val="CodeInline"/>
          </w:rPr>
          <w:delText>SimpleShader</w:delText>
        </w:r>
        <w:r w:rsidDel="004E03CD">
          <w:delText xml:space="preserve"> </w:delText>
        </w:r>
        <w:r w:rsidRPr="006647F1" w:rsidDel="004E03CD">
          <w:delText>object</w:delText>
        </w:r>
        <w:r w:rsidDel="004E03CD">
          <w:delText>’</w:delText>
        </w:r>
        <w:r w:rsidRPr="006647F1" w:rsidDel="004E03CD">
          <w:delText xml:space="preserve">s </w:delText>
        </w:r>
        <w:r w:rsidDel="004E03CD">
          <w:rPr>
            <w:rStyle w:val="CodeInline"/>
          </w:rPr>
          <w:delText>activateShader()</w:delText>
        </w:r>
        <w:r w:rsidRPr="006647F1" w:rsidDel="004E03CD">
          <w:delText xml:space="preserve"> functi</w:delText>
        </w:r>
        <w:r w:rsidDel="004E03CD">
          <w:delText>on to work with a camera.</w:delText>
        </w:r>
      </w:del>
    </w:p>
    <w:p w14:paraId="6BB037A7" w14:textId="47D8D568" w:rsidR="00550743" w:rsidRPr="00FC3A22" w:rsidDel="004E03CD" w:rsidRDefault="00550743" w:rsidP="00550743">
      <w:pPr>
        <w:pStyle w:val="Code"/>
        <w:rPr>
          <w:del w:id="23" w:author="Matthew T. Munson" w:date="2021-05-06T12:57:00Z"/>
        </w:rPr>
      </w:pPr>
      <w:del w:id="24" w:author="Matthew T. Munson" w:date="2021-05-06T12:57:00Z">
        <w:r w:rsidRPr="00FC3A22" w:rsidDel="004E03CD">
          <w:delText xml:space="preserve">SimpleShader.prototype.activateShader = function (pixelColor, </w:delText>
        </w:r>
        <w:r w:rsidRPr="00FC3A22" w:rsidDel="004E03CD">
          <w:rPr>
            <w:rStyle w:val="CodeBold"/>
          </w:rPr>
          <w:delText>aCamera</w:delText>
        </w:r>
        <w:r w:rsidRPr="00FC3A22" w:rsidDel="004E03CD">
          <w:delText>) {</w:delText>
        </w:r>
      </w:del>
    </w:p>
    <w:p w14:paraId="6253E9F7" w14:textId="14BB6939" w:rsidR="00550743" w:rsidRPr="00FC3A22" w:rsidDel="004E03CD" w:rsidRDefault="00550743" w:rsidP="00550743">
      <w:pPr>
        <w:pStyle w:val="Code"/>
        <w:rPr>
          <w:del w:id="25" w:author="Matthew T. Munson" w:date="2021-05-06T12:57:00Z"/>
        </w:rPr>
      </w:pPr>
      <w:del w:id="26" w:author="Matthew T. Munson" w:date="2021-05-06T12:57:00Z">
        <w:r w:rsidRPr="00FC3A22" w:rsidDel="004E03CD">
          <w:delText xml:space="preserve">    var gl = gEngine.Core.getGL();</w:delText>
        </w:r>
      </w:del>
    </w:p>
    <w:p w14:paraId="4843A2F0" w14:textId="6EDCE21F" w:rsidR="00550743" w:rsidRPr="00FC3A22" w:rsidDel="004E03CD" w:rsidRDefault="00550743" w:rsidP="00550743">
      <w:pPr>
        <w:pStyle w:val="Code"/>
        <w:rPr>
          <w:del w:id="27" w:author="Matthew T. Munson" w:date="2021-05-06T12:57:00Z"/>
        </w:rPr>
      </w:pPr>
      <w:del w:id="28" w:author="Matthew T. Munson" w:date="2021-05-06T12:57:00Z">
        <w:r w:rsidRPr="00FC3A22" w:rsidDel="004E03CD">
          <w:delText xml:space="preserve">    gl.useProgram(this.mCompiledShader);</w:delText>
        </w:r>
      </w:del>
    </w:p>
    <w:p w14:paraId="65CEB4D7" w14:textId="16627481" w:rsidR="00550743" w:rsidRPr="00FC3A22" w:rsidDel="004E03CD" w:rsidRDefault="00550743" w:rsidP="00550743">
      <w:pPr>
        <w:pStyle w:val="Code"/>
        <w:rPr>
          <w:del w:id="29" w:author="Matthew T. Munson" w:date="2021-05-06T12:57:00Z"/>
        </w:rPr>
      </w:pPr>
      <w:del w:id="30" w:author="Matthew T. Munson" w:date="2021-05-06T12:57:00Z">
        <w:r w:rsidRPr="00FC3A22" w:rsidDel="004E03CD">
          <w:delText xml:space="preserve">    gl.uniformMatrix4fv(this.mViewProjTransform, false, </w:delText>
        </w:r>
        <w:r w:rsidRPr="00FC3A22" w:rsidDel="004E03CD">
          <w:rPr>
            <w:rStyle w:val="CodeBold"/>
          </w:rPr>
          <w:delText>aCamera.getVPMatrix</w:delText>
        </w:r>
        <w:r w:rsidRPr="00FC3A22" w:rsidDel="004E03CD">
          <w:delText>());</w:delText>
        </w:r>
      </w:del>
    </w:p>
    <w:p w14:paraId="45FC8C46" w14:textId="0A27E5E1" w:rsidR="00550743" w:rsidRPr="00FC3A22" w:rsidDel="004E03CD" w:rsidRDefault="00550743" w:rsidP="00550743">
      <w:pPr>
        <w:pStyle w:val="Code"/>
        <w:rPr>
          <w:del w:id="31" w:author="Matthew T. Munson" w:date="2021-05-06T12:57:00Z"/>
        </w:rPr>
      </w:pPr>
      <w:del w:id="32" w:author="Matthew T. Munson" w:date="2021-05-06T12:57:00Z">
        <w:r w:rsidRPr="00FC3A22" w:rsidDel="004E03CD">
          <w:delText xml:space="preserve">    gl.enableVertexAttribArray(this.mShaderVertexPositionAttribute);</w:delText>
        </w:r>
      </w:del>
    </w:p>
    <w:p w14:paraId="049E300D" w14:textId="26F2BEC2" w:rsidR="00550743" w:rsidRPr="00FC3A22" w:rsidDel="004E03CD" w:rsidRDefault="00550743" w:rsidP="00550743">
      <w:pPr>
        <w:pStyle w:val="Code"/>
        <w:rPr>
          <w:del w:id="33" w:author="Matthew T. Munson" w:date="2021-05-06T12:57:00Z"/>
        </w:rPr>
      </w:pPr>
      <w:del w:id="34" w:author="Matthew T. Munson" w:date="2021-05-06T12:57:00Z">
        <w:r w:rsidRPr="00FC3A22" w:rsidDel="004E03CD">
          <w:delText xml:space="preserve">    gl.uniform4fv(this.mPixelColor, pixelColor);</w:delText>
        </w:r>
      </w:del>
    </w:p>
    <w:p w14:paraId="43A6154D" w14:textId="3CBABBCF" w:rsidR="00550743" w:rsidDel="004E03CD" w:rsidRDefault="00550743" w:rsidP="00550743">
      <w:pPr>
        <w:pStyle w:val="Code"/>
        <w:rPr>
          <w:del w:id="35" w:author="Matthew T. Munson" w:date="2021-05-06T12:57:00Z"/>
        </w:rPr>
      </w:pPr>
      <w:del w:id="36" w:author="Matthew T. Munson" w:date="2021-05-06T12:57:00Z">
        <w:r w:rsidRPr="00FC3A22" w:rsidDel="004E03CD">
          <w:delText>};</w:delText>
        </w:r>
      </w:del>
    </w:p>
    <w:p w14:paraId="558BF5C0" w14:textId="1ACB359C" w:rsidR="00550743" w:rsidDel="004E03CD" w:rsidRDefault="00550743" w:rsidP="00550743">
      <w:pPr>
        <w:pStyle w:val="BodyTextCont"/>
        <w:rPr>
          <w:del w:id="37" w:author="Matthew T. Munson" w:date="2021-05-06T12:57:00Z"/>
        </w:rPr>
      </w:pPr>
      <w:del w:id="38" w:author="Matthew T. Munson" w:date="2021-05-06T12:57:00Z">
        <w:r w:rsidDel="004E03CD">
          <w:delText xml:space="preserve">Notice that these changes are trivial replacements of the parameter. Please refer to the source code files for all similar changes to all the objects derived from the </w:delText>
        </w:r>
        <w:r w:rsidRPr="00975EDD" w:rsidDel="004E03CD">
          <w:rPr>
            <w:rStyle w:val="CodeInline"/>
          </w:rPr>
          <w:delText>Renderable</w:delText>
        </w:r>
        <w:r w:rsidDel="004E03CD">
          <w:delText xml:space="preserve"> and </w:delText>
        </w:r>
        <w:r w:rsidRPr="00975EDD" w:rsidDel="004E03CD">
          <w:rPr>
            <w:rStyle w:val="CodeInline"/>
          </w:rPr>
          <w:delText>S</w:delText>
        </w:r>
        <w:r w:rsidDel="004E03CD">
          <w:rPr>
            <w:rStyle w:val="CodeInline"/>
          </w:rPr>
          <w:delText>impleS</w:delText>
        </w:r>
        <w:r w:rsidRPr="00975EDD" w:rsidDel="004E03CD">
          <w:rPr>
            <w:rStyle w:val="CodeInline"/>
          </w:rPr>
          <w:delText>hader</w:delText>
        </w:r>
        <w:r w:rsidDel="004E03CD">
          <w:delText xml:space="preserve"> objects</w:delText>
        </w:r>
        <w:r w:rsidDel="004E03CD">
          <w:fldChar w:fldCharType="begin"/>
        </w:r>
        <w:r w:rsidDel="004E03CD">
          <w:delInstrText xml:space="preserve"> XE "</w:delInstrText>
        </w:r>
        <w:r w:rsidRPr="00537262" w:rsidDel="004E03CD">
          <w:rPr>
            <w:rStyle w:val="CodeInline"/>
          </w:rPr>
          <w:delInstrText>Game Objects Project:renderable and shader objects modification</w:delInstrText>
        </w:r>
        <w:r w:rsidDel="004E03CD">
          <w:delInstrText xml:space="preserve">" </w:delInstrText>
        </w:r>
        <w:r w:rsidDel="004E03CD">
          <w:fldChar w:fldCharType="end"/>
        </w:r>
        <w:r w:rsidDel="004E03CD">
          <w:delText>.</w:delText>
        </w:r>
      </w:del>
    </w:p>
    <w:p w14:paraId="755FAB3A" w14:textId="77777777" w:rsidR="00550743" w:rsidRDefault="00550743" w:rsidP="00550743">
      <w:pPr>
        <w:pStyle w:val="Heading3"/>
      </w:pPr>
      <w:r>
        <w:t>Define the</w:t>
      </w:r>
      <w:r>
        <w:fldChar w:fldCharType="begin"/>
      </w:r>
      <w:r>
        <w:instrText xml:space="preserve"> XE "</w:instrText>
      </w:r>
      <w:r w:rsidRPr="00537262">
        <w:instrText>Game Objects Project:definition</w:instrText>
      </w:r>
      <w:r>
        <w:instrText>" \t "</w:instrText>
      </w:r>
      <w:r w:rsidRPr="005C2A1F">
        <w:rPr>
          <w:i/>
        </w:rPr>
        <w:instrText>See</w:instrText>
      </w:r>
      <w:r>
        <w:instrText xml:space="preserve">" </w:instrText>
      </w:r>
      <w:r>
        <w:fldChar w:fldCharType="end"/>
      </w:r>
      <w:r>
        <w:t xml:space="preserve"> </w:t>
      </w:r>
      <w:proofErr w:type="spellStart"/>
      <w:r>
        <w:t>GameObject</w:t>
      </w:r>
      <w:proofErr w:type="spellEnd"/>
    </w:p>
    <w:p w14:paraId="7238C029" w14:textId="3A57E19D" w:rsidR="00550743" w:rsidRPr="00362BD5" w:rsidRDefault="00550743" w:rsidP="00550743">
      <w:pPr>
        <w:pStyle w:val="BodyTextFirst"/>
      </w:pPr>
      <w:r>
        <w:t xml:space="preserve">The goal is to define a logical abstraction to integrate the behavioral characteristics of a game object including the ability to control positions, drawing, and so on. As in the case for the </w:t>
      </w:r>
      <w:r w:rsidRPr="0003314F">
        <w:rPr>
          <w:rStyle w:val="CodeInline"/>
        </w:rPr>
        <w:t>Scene</w:t>
      </w:r>
      <w:r>
        <w:t xml:space="preserve"> objects in the earlier chapter, the main result is to provide a well-defined interface governing the functions that subclasses implement. The more sophisticated behaviors will be introduced in the next section. This example demonstrates the potential of only the </w:t>
      </w:r>
      <w:proofErr w:type="spellStart"/>
      <w:r w:rsidRPr="00347455">
        <w:rPr>
          <w:rStyle w:val="CodeInline"/>
        </w:rPr>
        <w:t>GameObject</w:t>
      </w:r>
      <w:proofErr w:type="spellEnd"/>
      <w:r>
        <w:t xml:space="preserve"> class with minimal behaviors defined. </w:t>
      </w:r>
    </w:p>
    <w:p w14:paraId="0630DAE9" w14:textId="46962253" w:rsidR="00550743" w:rsidRDefault="00550743" w:rsidP="00E60016">
      <w:pPr>
        <w:pStyle w:val="NumList"/>
        <w:numPr>
          <w:ilvl w:val="0"/>
          <w:numId w:val="9"/>
        </w:numPr>
      </w:pPr>
      <w:commentRangeStart w:id="39"/>
      <w:r>
        <w:t xml:space="preserve">Add a new folder </w:t>
      </w:r>
      <w:proofErr w:type="spellStart"/>
      <w:r w:rsidRPr="00E90B77">
        <w:rPr>
          <w:rStyle w:val="CodeInline"/>
        </w:rPr>
        <w:t>src</w:t>
      </w:r>
      <w:proofErr w:type="spellEnd"/>
      <w:r w:rsidRPr="00E90B77">
        <w:rPr>
          <w:rStyle w:val="CodeInline"/>
        </w:rPr>
        <w:t>/</w:t>
      </w:r>
      <w:r w:rsidR="004E03CD">
        <w:rPr>
          <w:rStyle w:val="CodeInline"/>
        </w:rPr>
        <w:t>e</w:t>
      </w:r>
      <w:r w:rsidRPr="00E90B77">
        <w:rPr>
          <w:rStyle w:val="CodeInline"/>
        </w:rPr>
        <w:t>ngine/</w:t>
      </w:r>
      <w:proofErr w:type="spellStart"/>
      <w:r w:rsidR="004E03CD">
        <w:rPr>
          <w:rStyle w:val="CodeInline"/>
        </w:rPr>
        <w:t>g</w:t>
      </w:r>
      <w:r w:rsidRPr="00E90B77">
        <w:rPr>
          <w:rStyle w:val="CodeInline"/>
        </w:rPr>
        <w:t>ame</w:t>
      </w:r>
      <w:r w:rsidR="004E03CD">
        <w:rPr>
          <w:rStyle w:val="CodeInline"/>
        </w:rPr>
        <w:t>_o</w:t>
      </w:r>
      <w:r w:rsidRPr="00E90B77">
        <w:rPr>
          <w:rStyle w:val="CodeInline"/>
        </w:rPr>
        <w:t>bjects</w:t>
      </w:r>
      <w:proofErr w:type="spellEnd"/>
      <w:r>
        <w:t xml:space="preserve"> for storing </w:t>
      </w:r>
      <w:proofErr w:type="spellStart"/>
      <w:r w:rsidRPr="00E90B77">
        <w:rPr>
          <w:rStyle w:val="CodeInline"/>
        </w:rPr>
        <w:t>GameObject</w:t>
      </w:r>
      <w:proofErr w:type="spellEnd"/>
      <w:r>
        <w:t>-related files.</w:t>
      </w:r>
      <w:commentRangeEnd w:id="39"/>
      <w:r w:rsidR="00ED3A08">
        <w:rPr>
          <w:rStyle w:val="CommentReference"/>
          <w:rFonts w:asciiTheme="minorHAnsi" w:hAnsiTheme="minorHAnsi"/>
        </w:rPr>
        <w:commentReference w:id="39"/>
      </w:r>
    </w:p>
    <w:p w14:paraId="1B4AD36B" w14:textId="1F49B5C9" w:rsidR="00550743" w:rsidRDefault="00550743" w:rsidP="00E60016">
      <w:pPr>
        <w:pStyle w:val="NumList"/>
        <w:numPr>
          <w:ilvl w:val="0"/>
          <w:numId w:val="9"/>
        </w:numPr>
      </w:pPr>
      <w:r w:rsidRPr="00550743">
        <w:t>Create</w:t>
      </w:r>
      <w:r>
        <w:t xml:space="preserve"> a new file in this folder, name it </w:t>
      </w:r>
      <w:r w:rsidR="004E03CD">
        <w:rPr>
          <w:rStyle w:val="CodeInline"/>
        </w:rPr>
        <w:t>g</w:t>
      </w:r>
      <w:r w:rsidRPr="00E90B77">
        <w:rPr>
          <w:rStyle w:val="CodeInline"/>
        </w:rPr>
        <w:t>ame</w:t>
      </w:r>
      <w:r w:rsidR="004E03CD">
        <w:rPr>
          <w:rStyle w:val="CodeInline"/>
        </w:rPr>
        <w:t>_o</w:t>
      </w:r>
      <w:r w:rsidRPr="00E90B77">
        <w:rPr>
          <w:rStyle w:val="CodeInline"/>
        </w:rPr>
        <w:t>bject.js</w:t>
      </w:r>
      <w:r>
        <w:t>, and add the following code:</w:t>
      </w:r>
    </w:p>
    <w:p w14:paraId="40244C1D" w14:textId="19E2BD24" w:rsidR="004E03CD" w:rsidRDefault="004E03CD" w:rsidP="004E03CD">
      <w:pPr>
        <w:pStyle w:val="Code"/>
      </w:pPr>
      <w:r>
        <w:t>class GameObject {</w:t>
      </w:r>
    </w:p>
    <w:p w14:paraId="4B88CE00" w14:textId="77777777" w:rsidR="004E03CD" w:rsidRDefault="004E03CD" w:rsidP="004E03CD">
      <w:pPr>
        <w:pStyle w:val="Code"/>
      </w:pPr>
      <w:r>
        <w:t xml:space="preserve">    constructor(renderable) {</w:t>
      </w:r>
    </w:p>
    <w:p w14:paraId="5A53AB31" w14:textId="77777777" w:rsidR="004E03CD" w:rsidRDefault="004E03CD" w:rsidP="004E03CD">
      <w:pPr>
        <w:pStyle w:val="Code"/>
      </w:pPr>
      <w:r>
        <w:t xml:space="preserve">        this.mRenderComponent = renderable;</w:t>
      </w:r>
    </w:p>
    <w:p w14:paraId="56DB64CB" w14:textId="77777777" w:rsidR="004E03CD" w:rsidRDefault="004E03CD" w:rsidP="004E03CD">
      <w:pPr>
        <w:pStyle w:val="Code"/>
      </w:pPr>
      <w:r>
        <w:t xml:space="preserve">    }</w:t>
      </w:r>
    </w:p>
    <w:p w14:paraId="39B6B276" w14:textId="77777777" w:rsidR="004E03CD" w:rsidRDefault="004E03CD" w:rsidP="004E03CD">
      <w:pPr>
        <w:pStyle w:val="Code"/>
      </w:pPr>
    </w:p>
    <w:p w14:paraId="30E9363B" w14:textId="77777777" w:rsidR="004E03CD" w:rsidRDefault="004E03CD" w:rsidP="004E03CD">
      <w:pPr>
        <w:pStyle w:val="Code"/>
      </w:pPr>
      <w:r>
        <w:t xml:space="preserve">    getXform() { return this.mRenderComponent.getXform(); }</w:t>
      </w:r>
    </w:p>
    <w:p w14:paraId="7DD23558" w14:textId="77777777" w:rsidR="004E03CD" w:rsidRDefault="004E03CD" w:rsidP="004E03CD">
      <w:pPr>
        <w:pStyle w:val="Code"/>
      </w:pPr>
      <w:r>
        <w:t xml:space="preserve">    </w:t>
      </w:r>
    </w:p>
    <w:p w14:paraId="04556EDA" w14:textId="77777777" w:rsidR="004E03CD" w:rsidRDefault="004E03CD" w:rsidP="004E03CD">
      <w:pPr>
        <w:pStyle w:val="Code"/>
      </w:pPr>
      <w:r>
        <w:t xml:space="preserve">    getRenderable() { return this.mRenderComponent; }</w:t>
      </w:r>
    </w:p>
    <w:p w14:paraId="5C8A5AAA" w14:textId="77777777" w:rsidR="004E03CD" w:rsidRDefault="004E03CD" w:rsidP="004E03CD">
      <w:pPr>
        <w:pStyle w:val="Code"/>
      </w:pPr>
    </w:p>
    <w:p w14:paraId="42C511CF" w14:textId="77777777" w:rsidR="004E03CD" w:rsidRDefault="004E03CD" w:rsidP="004E03CD">
      <w:pPr>
        <w:pStyle w:val="Code"/>
      </w:pPr>
      <w:r>
        <w:t xml:space="preserve">    update() {  }   </w:t>
      </w:r>
    </w:p>
    <w:p w14:paraId="1D491B2D" w14:textId="77777777" w:rsidR="004E03CD" w:rsidRDefault="004E03CD" w:rsidP="004E03CD">
      <w:pPr>
        <w:pStyle w:val="Code"/>
      </w:pPr>
    </w:p>
    <w:p w14:paraId="18A4532F" w14:textId="77777777" w:rsidR="004E03CD" w:rsidRDefault="004E03CD" w:rsidP="004E03CD">
      <w:pPr>
        <w:pStyle w:val="Code"/>
      </w:pPr>
      <w:r>
        <w:lastRenderedPageBreak/>
        <w:t xml:space="preserve">    draw(aCamera) {</w:t>
      </w:r>
    </w:p>
    <w:p w14:paraId="7317F0A3" w14:textId="77777777" w:rsidR="004E03CD" w:rsidRDefault="004E03CD" w:rsidP="004E03CD">
      <w:pPr>
        <w:pStyle w:val="Code"/>
      </w:pPr>
      <w:r>
        <w:t xml:space="preserve">        this.mRenderComponent.draw(aCamera);</w:t>
      </w:r>
    </w:p>
    <w:p w14:paraId="787790C0" w14:textId="77777777" w:rsidR="004E03CD" w:rsidRDefault="004E03CD" w:rsidP="004E03CD">
      <w:pPr>
        <w:pStyle w:val="Code"/>
      </w:pPr>
      <w:r>
        <w:t xml:space="preserve">    }</w:t>
      </w:r>
    </w:p>
    <w:p w14:paraId="1DF9198D" w14:textId="77777777" w:rsidR="004E03CD" w:rsidRDefault="004E03CD" w:rsidP="004E03CD">
      <w:pPr>
        <w:pStyle w:val="Code"/>
      </w:pPr>
      <w:r>
        <w:t>}</w:t>
      </w:r>
    </w:p>
    <w:p w14:paraId="7855FD2D" w14:textId="77777777" w:rsidR="004E03CD" w:rsidRDefault="004E03CD" w:rsidP="004E03CD">
      <w:pPr>
        <w:pStyle w:val="Code"/>
      </w:pPr>
    </w:p>
    <w:p w14:paraId="5B09C46E" w14:textId="15DEA814" w:rsidR="004E03CD" w:rsidRDefault="004E03CD" w:rsidP="004E03CD">
      <w:pPr>
        <w:pStyle w:val="Code"/>
      </w:pPr>
      <w:r>
        <w:t>export default GameObject;</w:t>
      </w:r>
    </w:p>
    <w:p w14:paraId="7CFBA11D" w14:textId="030F8F10" w:rsidR="00550743" w:rsidRPr="001A268D" w:rsidRDefault="00550743" w:rsidP="00550743">
      <w:pPr>
        <w:pStyle w:val="BodyTextCont"/>
      </w:pPr>
      <w:r>
        <w:t>With the ass</w:t>
      </w:r>
      <w:r w:rsidRPr="00066C5D">
        <w:t xml:space="preserve">essors to the </w:t>
      </w:r>
      <w:proofErr w:type="spellStart"/>
      <w:r w:rsidRPr="00066C5D">
        <w:rPr>
          <w:rStyle w:val="CodeInline"/>
        </w:rPr>
        <w:t>Renderable</w:t>
      </w:r>
      <w:proofErr w:type="spellEnd"/>
      <w:r w:rsidRPr="00066C5D">
        <w:t xml:space="preserve"> and </w:t>
      </w:r>
      <w:r w:rsidRPr="00066C5D">
        <w:rPr>
          <w:rStyle w:val="CodeInline"/>
        </w:rPr>
        <w:t>Trans</w:t>
      </w:r>
      <w:r w:rsidR="00A2566B">
        <w:rPr>
          <w:rStyle w:val="CodeInline"/>
        </w:rPr>
        <w:t>f</w:t>
      </w:r>
      <w:r w:rsidRPr="00066C5D">
        <w:rPr>
          <w:rStyle w:val="CodeInline"/>
        </w:rPr>
        <w:t>o</w:t>
      </w:r>
      <w:r w:rsidR="00A2566B">
        <w:rPr>
          <w:rStyle w:val="CodeInline"/>
        </w:rPr>
        <w:t>r</w:t>
      </w:r>
      <w:r w:rsidRPr="00066C5D">
        <w:rPr>
          <w:rStyle w:val="CodeInline"/>
        </w:rPr>
        <w:t>m</w:t>
      </w:r>
      <w:r w:rsidRPr="00066C5D">
        <w:t xml:space="preserve"> objects </w:t>
      </w:r>
      <w:r>
        <w:t>defined, all</w:t>
      </w:r>
      <w:r w:rsidRPr="00066C5D">
        <w:t xml:space="preserve"> </w:t>
      </w:r>
      <w:proofErr w:type="spellStart"/>
      <w:r w:rsidRPr="00066C5D">
        <w:rPr>
          <w:rStyle w:val="CodeInline"/>
        </w:rPr>
        <w:t>GameObject</w:t>
      </w:r>
      <w:proofErr w:type="spellEnd"/>
      <w:r w:rsidRPr="00066C5D">
        <w:t xml:space="preserve"> </w:t>
      </w:r>
      <w:r>
        <w:t xml:space="preserve">instances can be drawn and have defined locations and sizes. Note that the </w:t>
      </w:r>
      <w:r w:rsidRPr="00CA64D8">
        <w:rPr>
          <w:rStyle w:val="CodeInline"/>
        </w:rPr>
        <w:t>update()</w:t>
      </w:r>
      <w:r>
        <w:t xml:space="preserve"> function is designed for subclasses to override with per-object specific behaviors, and thus it is left empty</w:t>
      </w:r>
      <w:r>
        <w:fldChar w:fldCharType="begin"/>
      </w:r>
      <w:r>
        <w:instrText xml:space="preserve"> XE "</w:instrText>
      </w:r>
      <w:r w:rsidRPr="00537262">
        <w:instrText>Game Objects Project:definition</w:instrText>
      </w:r>
      <w:r>
        <w:instrText xml:space="preserve">" </w:instrText>
      </w:r>
      <w:r>
        <w:fldChar w:fldCharType="end"/>
      </w:r>
      <w:r>
        <w:t xml:space="preserve">. </w:t>
      </w:r>
    </w:p>
    <w:p w14:paraId="5C60D703" w14:textId="77777777" w:rsidR="00550743" w:rsidRDefault="00550743" w:rsidP="00550743">
      <w:pPr>
        <w:pStyle w:val="Heading3"/>
      </w:pPr>
      <w:r>
        <w:t>Manage Game Objects in Sets</w:t>
      </w:r>
      <w:r>
        <w:fldChar w:fldCharType="begin"/>
      </w:r>
      <w:r>
        <w:instrText xml:space="preserve"> XE "</w:instrText>
      </w:r>
      <w:r w:rsidRPr="00537262">
        <w:instrText>Game Objects Project:set management</w:instrText>
      </w:r>
      <w:r>
        <w:instrText xml:space="preserve">" </w:instrText>
      </w:r>
      <w:r>
        <w:fldChar w:fldCharType="end"/>
      </w:r>
    </w:p>
    <w:p w14:paraId="0A256323" w14:textId="77777777" w:rsidR="00550743" w:rsidRPr="00FC3A22" w:rsidRDefault="00550743" w:rsidP="00550743">
      <w:pPr>
        <w:pStyle w:val="BodyTextFirst"/>
      </w:pPr>
      <w:r>
        <w:t xml:space="preserve">Because most games consist of many interacting objects, it is useful to define a utility class to support working with a set of </w:t>
      </w:r>
      <w:proofErr w:type="spellStart"/>
      <w:r w:rsidRPr="00B92025">
        <w:rPr>
          <w:rStyle w:val="CodeInline"/>
        </w:rPr>
        <w:t>GameObject</w:t>
      </w:r>
      <w:proofErr w:type="spellEnd"/>
      <w:r>
        <w:t xml:space="preserve"> instances.</w:t>
      </w:r>
    </w:p>
    <w:p w14:paraId="5758EF69" w14:textId="13905E9F" w:rsidR="00550743" w:rsidRPr="006745F0" w:rsidRDefault="00550743" w:rsidP="00E60016">
      <w:pPr>
        <w:pStyle w:val="NumList"/>
        <w:numPr>
          <w:ilvl w:val="0"/>
          <w:numId w:val="10"/>
        </w:numPr>
      </w:pPr>
      <w:commentRangeStart w:id="40"/>
      <w:r>
        <w:t>Create a n</w:t>
      </w:r>
      <w:r w:rsidRPr="006745F0">
        <w:t>ew file</w:t>
      </w:r>
      <w:r>
        <w:t xml:space="preserve"> in the </w:t>
      </w:r>
      <w:proofErr w:type="spellStart"/>
      <w:r w:rsidRPr="00673075">
        <w:rPr>
          <w:rStyle w:val="CodeInline"/>
        </w:rPr>
        <w:t>src</w:t>
      </w:r>
      <w:proofErr w:type="spellEnd"/>
      <w:r w:rsidRPr="00673075">
        <w:rPr>
          <w:rStyle w:val="CodeInline"/>
        </w:rPr>
        <w:t>/</w:t>
      </w:r>
      <w:r w:rsidR="00A2566B">
        <w:rPr>
          <w:rStyle w:val="CodeInline"/>
        </w:rPr>
        <w:t>e</w:t>
      </w:r>
      <w:r w:rsidRPr="00673075">
        <w:rPr>
          <w:rStyle w:val="CodeInline"/>
        </w:rPr>
        <w:t>ngine/</w:t>
      </w:r>
      <w:proofErr w:type="spellStart"/>
      <w:r w:rsidR="00A2566B">
        <w:rPr>
          <w:rStyle w:val="CodeInline"/>
        </w:rPr>
        <w:t>g</w:t>
      </w:r>
      <w:r w:rsidRPr="00673075">
        <w:rPr>
          <w:rStyle w:val="CodeInline"/>
        </w:rPr>
        <w:t>ame</w:t>
      </w:r>
      <w:r w:rsidR="00A2566B">
        <w:rPr>
          <w:rStyle w:val="CodeInline"/>
        </w:rPr>
        <w:t>_o</w:t>
      </w:r>
      <w:r w:rsidRPr="00673075">
        <w:rPr>
          <w:rStyle w:val="CodeInline"/>
        </w:rPr>
        <w:t>bjects</w:t>
      </w:r>
      <w:proofErr w:type="spellEnd"/>
      <w:r w:rsidRPr="00673075">
        <w:t xml:space="preserve"> </w:t>
      </w:r>
      <w:r>
        <w:t xml:space="preserve">folder and name it </w:t>
      </w:r>
      <w:r w:rsidR="00A2566B">
        <w:rPr>
          <w:rStyle w:val="CodeInline"/>
        </w:rPr>
        <w:t>g</w:t>
      </w:r>
      <w:r w:rsidRPr="00673075">
        <w:rPr>
          <w:rStyle w:val="CodeInline"/>
        </w:rPr>
        <w:t>ame</w:t>
      </w:r>
      <w:r w:rsidR="00A2566B">
        <w:rPr>
          <w:rStyle w:val="CodeInline"/>
        </w:rPr>
        <w:t>_o</w:t>
      </w:r>
      <w:r w:rsidRPr="00673075">
        <w:rPr>
          <w:rStyle w:val="CodeInline"/>
        </w:rPr>
        <w:t>bject</w:t>
      </w:r>
      <w:r w:rsidR="00A2566B">
        <w:rPr>
          <w:rStyle w:val="CodeInline"/>
        </w:rPr>
        <w:t>_s</w:t>
      </w:r>
      <w:r w:rsidRPr="00673075">
        <w:rPr>
          <w:rStyle w:val="CodeInline"/>
        </w:rPr>
        <w:t>et.js</w:t>
      </w:r>
      <w:r>
        <w:t xml:space="preserve">. Define the constructor to create an array for holding </w:t>
      </w:r>
      <w:proofErr w:type="spellStart"/>
      <w:r w:rsidRPr="00577B96">
        <w:rPr>
          <w:rStyle w:val="CodeInline"/>
        </w:rPr>
        <w:t>GameObject</w:t>
      </w:r>
      <w:proofErr w:type="spellEnd"/>
      <w:r>
        <w:t xml:space="preserve"> instances.</w:t>
      </w:r>
      <w:commentRangeEnd w:id="40"/>
      <w:r w:rsidR="00ED3A08">
        <w:rPr>
          <w:rStyle w:val="CommentReference"/>
          <w:rFonts w:asciiTheme="minorHAnsi" w:hAnsiTheme="minorHAnsi"/>
        </w:rPr>
        <w:commentReference w:id="40"/>
      </w:r>
    </w:p>
    <w:p w14:paraId="6347B37C" w14:textId="7F4994E7" w:rsidR="00A2566B" w:rsidRDefault="00A2566B" w:rsidP="00A2566B">
      <w:pPr>
        <w:pStyle w:val="Code"/>
      </w:pPr>
      <w:r>
        <w:t>class GameObjectSet {</w:t>
      </w:r>
    </w:p>
    <w:p w14:paraId="50BD7D3A" w14:textId="77777777" w:rsidR="00A2566B" w:rsidRDefault="00A2566B" w:rsidP="00A2566B">
      <w:pPr>
        <w:pStyle w:val="Code"/>
      </w:pPr>
      <w:r>
        <w:t xml:space="preserve">    constructor() {</w:t>
      </w:r>
    </w:p>
    <w:p w14:paraId="107A0A77" w14:textId="77777777" w:rsidR="00A2566B" w:rsidRDefault="00A2566B" w:rsidP="00A2566B">
      <w:pPr>
        <w:pStyle w:val="Code"/>
      </w:pPr>
      <w:r>
        <w:t xml:space="preserve">        this.mSet = [];</w:t>
      </w:r>
    </w:p>
    <w:p w14:paraId="76B4B3DF" w14:textId="44E2542F" w:rsidR="00A2566B" w:rsidRDefault="00A2566B" w:rsidP="00A2566B">
      <w:pPr>
        <w:pStyle w:val="Code"/>
      </w:pPr>
      <w:r>
        <w:t xml:space="preserve">    }</w:t>
      </w:r>
    </w:p>
    <w:p w14:paraId="39C46910" w14:textId="30F9C333" w:rsidR="00A2566B" w:rsidRPr="000D78C3" w:rsidRDefault="00A2566B" w:rsidP="00A2566B">
      <w:pPr>
        <w:pStyle w:val="Code"/>
      </w:pPr>
      <w:r>
        <w:t>… implementation to follow …</w:t>
      </w:r>
    </w:p>
    <w:p w14:paraId="32833A54" w14:textId="77777777" w:rsidR="00550743" w:rsidRPr="006745F0" w:rsidRDefault="00550743" w:rsidP="00E60016">
      <w:pPr>
        <w:pStyle w:val="NumList"/>
        <w:numPr>
          <w:ilvl w:val="0"/>
          <w:numId w:val="10"/>
        </w:numPr>
      </w:pPr>
      <w:r>
        <w:t>Define functions for managing the set membership.</w:t>
      </w:r>
    </w:p>
    <w:p w14:paraId="7272F29F" w14:textId="77777777" w:rsidR="00A2566B" w:rsidRDefault="00A2566B" w:rsidP="00A2566B">
      <w:pPr>
        <w:pStyle w:val="Code"/>
      </w:pPr>
      <w:r>
        <w:t>size() { return this.mSet.length; }</w:t>
      </w:r>
    </w:p>
    <w:p w14:paraId="3ED2A77C" w14:textId="77777777" w:rsidR="00A2566B" w:rsidRDefault="00A2566B" w:rsidP="00A2566B">
      <w:pPr>
        <w:pStyle w:val="Code"/>
      </w:pPr>
    </w:p>
    <w:p w14:paraId="32702547" w14:textId="5F781ABF" w:rsidR="00A2566B" w:rsidRDefault="00A2566B" w:rsidP="00A2566B">
      <w:pPr>
        <w:pStyle w:val="Code"/>
      </w:pPr>
      <w:r>
        <w:t>getObjectAt(index) {</w:t>
      </w:r>
    </w:p>
    <w:p w14:paraId="1352D77B" w14:textId="192F8693" w:rsidR="00A2566B" w:rsidRDefault="00A2566B" w:rsidP="00A2566B">
      <w:pPr>
        <w:pStyle w:val="Code"/>
      </w:pPr>
      <w:r>
        <w:t xml:space="preserve">    return this.mSet[index];</w:t>
      </w:r>
    </w:p>
    <w:p w14:paraId="6C21567C" w14:textId="4D13D429" w:rsidR="00A2566B" w:rsidRDefault="00A2566B" w:rsidP="00A2566B">
      <w:pPr>
        <w:pStyle w:val="Code"/>
      </w:pPr>
      <w:r>
        <w:t>}</w:t>
      </w:r>
    </w:p>
    <w:p w14:paraId="55FFB3DA" w14:textId="77777777" w:rsidR="00A2566B" w:rsidRDefault="00A2566B" w:rsidP="00A2566B">
      <w:pPr>
        <w:pStyle w:val="Code"/>
      </w:pPr>
    </w:p>
    <w:p w14:paraId="4DA3A61C" w14:textId="026F4A8C" w:rsidR="00A2566B" w:rsidRDefault="00A2566B" w:rsidP="00A2566B">
      <w:pPr>
        <w:pStyle w:val="Code"/>
      </w:pPr>
      <w:r>
        <w:t>addToSet(obj) {</w:t>
      </w:r>
    </w:p>
    <w:p w14:paraId="1A2859F0" w14:textId="14C6D970" w:rsidR="00A2566B" w:rsidRDefault="00A2566B" w:rsidP="00A2566B">
      <w:pPr>
        <w:pStyle w:val="Code"/>
      </w:pPr>
      <w:r>
        <w:t xml:space="preserve">    this.mSet.push(obj);</w:t>
      </w:r>
    </w:p>
    <w:p w14:paraId="4F6AAC1C" w14:textId="1DB6B4A7" w:rsidR="00A2566B" w:rsidRPr="000D78C3" w:rsidRDefault="00A2566B" w:rsidP="00A2566B">
      <w:pPr>
        <w:pStyle w:val="Code"/>
      </w:pPr>
      <w:r>
        <w:t>}</w:t>
      </w:r>
    </w:p>
    <w:p w14:paraId="4B11B91D" w14:textId="77777777" w:rsidR="00550743" w:rsidRPr="006745F0" w:rsidRDefault="00550743" w:rsidP="00E60016">
      <w:pPr>
        <w:pStyle w:val="NumList"/>
        <w:numPr>
          <w:ilvl w:val="0"/>
          <w:numId w:val="10"/>
        </w:numPr>
      </w:pPr>
      <w:r>
        <w:t xml:space="preserve">Define </w:t>
      </w:r>
      <w:r w:rsidRPr="00550743">
        <w:t>functions</w:t>
      </w:r>
      <w:r>
        <w:t xml:space="preserve"> to update and draw each of the </w:t>
      </w:r>
      <w:proofErr w:type="spellStart"/>
      <w:r w:rsidRPr="00F9012F">
        <w:rPr>
          <w:rStyle w:val="CodeInline"/>
        </w:rPr>
        <w:t>GameObject</w:t>
      </w:r>
      <w:proofErr w:type="spellEnd"/>
      <w:r>
        <w:t xml:space="preserve"> instances in the set.</w:t>
      </w:r>
    </w:p>
    <w:p w14:paraId="13F646C7" w14:textId="104CA811" w:rsidR="00A2566B" w:rsidRDefault="00A2566B" w:rsidP="00A2566B">
      <w:pPr>
        <w:pStyle w:val="Code"/>
      </w:pPr>
      <w:r>
        <w:t>update() {</w:t>
      </w:r>
    </w:p>
    <w:p w14:paraId="6A05FAA9" w14:textId="5A16731E" w:rsidR="00A2566B" w:rsidRDefault="00A2566B" w:rsidP="00A2566B">
      <w:pPr>
        <w:pStyle w:val="Code"/>
      </w:pPr>
      <w:r>
        <w:t xml:space="preserve">    let i;</w:t>
      </w:r>
    </w:p>
    <w:p w14:paraId="026E1258" w14:textId="652FEACA" w:rsidR="00A2566B" w:rsidRDefault="00A2566B" w:rsidP="00A2566B">
      <w:pPr>
        <w:pStyle w:val="Code"/>
      </w:pPr>
      <w:r>
        <w:t xml:space="preserve">    for (i = 0; i &lt; this.mSet.length; i++) {</w:t>
      </w:r>
    </w:p>
    <w:p w14:paraId="53C2717D" w14:textId="4E732CB3" w:rsidR="00A2566B" w:rsidRDefault="00A2566B" w:rsidP="00A2566B">
      <w:pPr>
        <w:pStyle w:val="Code"/>
      </w:pPr>
      <w:r>
        <w:t xml:space="preserve">        this.mSet[i].update();</w:t>
      </w:r>
    </w:p>
    <w:p w14:paraId="6588B91A" w14:textId="4CF5D2AA" w:rsidR="00A2566B" w:rsidRDefault="00A2566B" w:rsidP="00A2566B">
      <w:pPr>
        <w:pStyle w:val="Code"/>
      </w:pPr>
      <w:r>
        <w:t xml:space="preserve">    }</w:t>
      </w:r>
    </w:p>
    <w:p w14:paraId="4932127B" w14:textId="7F80F99D" w:rsidR="00A2566B" w:rsidRDefault="00A2566B" w:rsidP="00A2566B">
      <w:pPr>
        <w:pStyle w:val="Code"/>
      </w:pPr>
      <w:r>
        <w:t>}</w:t>
      </w:r>
    </w:p>
    <w:p w14:paraId="20FBD213" w14:textId="77777777" w:rsidR="00A2566B" w:rsidRDefault="00A2566B" w:rsidP="00A2566B">
      <w:pPr>
        <w:pStyle w:val="Code"/>
      </w:pPr>
    </w:p>
    <w:p w14:paraId="77B6F120" w14:textId="640D7D14" w:rsidR="00A2566B" w:rsidRDefault="00A2566B" w:rsidP="00A2566B">
      <w:pPr>
        <w:pStyle w:val="Code"/>
      </w:pPr>
      <w:r>
        <w:t>draw(aCamera) {</w:t>
      </w:r>
    </w:p>
    <w:p w14:paraId="404D4ABE" w14:textId="7C86B2A9" w:rsidR="00A2566B" w:rsidRDefault="00A2566B" w:rsidP="00A2566B">
      <w:pPr>
        <w:pStyle w:val="Code"/>
      </w:pPr>
      <w:r>
        <w:t xml:space="preserve">    let i;</w:t>
      </w:r>
    </w:p>
    <w:p w14:paraId="70392713" w14:textId="0EC524A7" w:rsidR="00A2566B" w:rsidRDefault="00A2566B" w:rsidP="00A2566B">
      <w:pPr>
        <w:pStyle w:val="Code"/>
      </w:pPr>
      <w:r>
        <w:t xml:space="preserve">    for (i = 0; i &lt; this.mSet.length; i++) {</w:t>
      </w:r>
    </w:p>
    <w:p w14:paraId="5B9CEBC0" w14:textId="16499D63" w:rsidR="00A2566B" w:rsidRDefault="00A2566B" w:rsidP="00A2566B">
      <w:pPr>
        <w:pStyle w:val="Code"/>
      </w:pPr>
      <w:r>
        <w:t xml:space="preserve">        this.mSet[i].draw(aCamera);</w:t>
      </w:r>
    </w:p>
    <w:p w14:paraId="2E0D1BAA" w14:textId="6C170036" w:rsidR="00A2566B" w:rsidRDefault="00A2566B" w:rsidP="00A2566B">
      <w:pPr>
        <w:pStyle w:val="Code"/>
      </w:pPr>
      <w:r>
        <w:lastRenderedPageBreak/>
        <w:t xml:space="preserve">    }</w:t>
      </w:r>
    </w:p>
    <w:p w14:paraId="1E5F6A03" w14:textId="1E45D36A" w:rsidR="00A2566B" w:rsidRDefault="00A2566B" w:rsidP="00A2566B">
      <w:pPr>
        <w:pStyle w:val="Code"/>
      </w:pPr>
      <w:r>
        <w:t>}</w:t>
      </w:r>
    </w:p>
    <w:p w14:paraId="4D72BB39" w14:textId="29A7FD11" w:rsidR="00A2566B" w:rsidRDefault="00A2566B" w:rsidP="00A2566B">
      <w:pPr>
        <w:pStyle w:val="NumList"/>
        <w:rPr>
          <w:ins w:id="41" w:author="Matthew T. Munson" w:date="2021-05-06T13:12:00Z"/>
        </w:rPr>
      </w:pPr>
      <w:ins w:id="42" w:author="Matthew T. Munson" w:date="2021-05-06T13:11:00Z">
        <w:r>
          <w:t xml:space="preserve">Export </w:t>
        </w:r>
      </w:ins>
      <w:ins w:id="43" w:author="Matthew T. Munson" w:date="2021-05-06T13:12:00Z">
        <w:r>
          <w:t xml:space="preserve">the </w:t>
        </w:r>
        <w:proofErr w:type="spellStart"/>
        <w:r>
          <w:t>GameObjectSet</w:t>
        </w:r>
        <w:proofErr w:type="spellEnd"/>
        <w:r>
          <w:t xml:space="preserve"> so that it’s available to other classes</w:t>
        </w:r>
      </w:ins>
    </w:p>
    <w:p w14:paraId="2CA43671" w14:textId="29A3242C" w:rsidR="00A2566B" w:rsidRDefault="00A2566B" w:rsidP="00A2566B">
      <w:pPr>
        <w:pStyle w:val="Code"/>
      </w:pPr>
      <w:ins w:id="44" w:author="Matthew T. Munson" w:date="2021-05-06T13:12:00Z">
        <w:r w:rsidRPr="00A2566B">
          <w:t>export default GameObjectSet;</w:t>
        </w:r>
      </w:ins>
    </w:p>
    <w:p w14:paraId="74575E2B" w14:textId="56C4932D" w:rsidR="00A2566B" w:rsidRDefault="00A2566B" w:rsidP="00A2566B">
      <w:pPr>
        <w:pStyle w:val="Code"/>
      </w:pPr>
    </w:p>
    <w:p w14:paraId="1A38B966" w14:textId="77777777" w:rsidR="00550743" w:rsidRDefault="00550743" w:rsidP="00550743">
      <w:pPr>
        <w:pStyle w:val="Heading3"/>
      </w:pPr>
      <w:r>
        <w:t xml:space="preserve">Test the </w:t>
      </w:r>
      <w:proofErr w:type="spellStart"/>
      <w:r>
        <w:t>GameObject</w:t>
      </w:r>
      <w:proofErr w:type="spellEnd"/>
      <w:r>
        <w:t xml:space="preserve"> and </w:t>
      </w:r>
      <w:proofErr w:type="spellStart"/>
      <w:r>
        <w:t>GameObjectSet</w:t>
      </w:r>
      <w:proofErr w:type="spellEnd"/>
    </w:p>
    <w:p w14:paraId="0D2D4E75" w14:textId="1D9FFDAB" w:rsidR="00550743" w:rsidRDefault="00550743" w:rsidP="00550743">
      <w:pPr>
        <w:pStyle w:val="BodyTextFirst"/>
      </w:pPr>
      <w:r>
        <w:t xml:space="preserve">The goals </w:t>
      </w:r>
      <w:r w:rsidR="000B1471">
        <w:t xml:space="preserve">of this project </w:t>
      </w:r>
      <w:r>
        <w:t xml:space="preserve">are to ensure proper functioning of the new </w:t>
      </w:r>
      <w:proofErr w:type="spellStart"/>
      <w:r w:rsidRPr="004C5696">
        <w:rPr>
          <w:rStyle w:val="CodeInline"/>
        </w:rPr>
        <w:t>GameObject</w:t>
      </w:r>
      <w:proofErr w:type="spellEnd"/>
      <w:r>
        <w:t xml:space="preserve"> class, to demonstrate customization of behaviors by individual object types, and to observe a cleaner </w:t>
      </w:r>
      <w:proofErr w:type="spellStart"/>
      <w:r w:rsidRPr="00BE22B5">
        <w:rPr>
          <w:rStyle w:val="CodeInline"/>
        </w:rPr>
        <w:t>MyGame</w:t>
      </w:r>
      <w:proofErr w:type="spellEnd"/>
      <w:r>
        <w:t xml:space="preserve"> implementation clearly reflecting the in-game logic. To accomplish these goals, three object types are defined: </w:t>
      </w:r>
      <w:proofErr w:type="spellStart"/>
      <w:r w:rsidRPr="00C020E1">
        <w:rPr>
          <w:rStyle w:val="CodeInline"/>
        </w:rPr>
        <w:t>DyePack</w:t>
      </w:r>
      <w:proofErr w:type="spellEnd"/>
      <w:r>
        <w:t xml:space="preserve">, </w:t>
      </w:r>
      <w:r w:rsidRPr="00C020E1">
        <w:rPr>
          <w:rStyle w:val="CodeInline"/>
        </w:rPr>
        <w:t>Hero</w:t>
      </w:r>
      <w:r>
        <w:t xml:space="preserve">, and </w:t>
      </w:r>
      <w:r w:rsidRPr="00C020E1">
        <w:rPr>
          <w:rStyle w:val="CodeInline"/>
        </w:rPr>
        <w:t>Minion</w:t>
      </w:r>
      <w:r>
        <w:t>. Before you begin to examine the detail</w:t>
      </w:r>
      <w:r w:rsidR="000B1471">
        <w:t>ed</w:t>
      </w:r>
      <w:r>
        <w:t xml:space="preserve"> implementation of these objects, follow good source code organization practice</w:t>
      </w:r>
      <w:r w:rsidR="000B1471">
        <w:t xml:space="preserve"> and</w:t>
      </w:r>
      <w:r>
        <w:t xml:space="preserve"> create the new folder </w:t>
      </w:r>
      <w:proofErr w:type="spellStart"/>
      <w:r w:rsidRPr="0067280F">
        <w:rPr>
          <w:rStyle w:val="CodeInline"/>
        </w:rPr>
        <w:t>src</w:t>
      </w:r>
      <w:proofErr w:type="spellEnd"/>
      <w:r w:rsidRPr="0067280F">
        <w:rPr>
          <w:rStyle w:val="CodeInline"/>
        </w:rPr>
        <w:t>/</w:t>
      </w:r>
      <w:proofErr w:type="spellStart"/>
      <w:r w:rsidR="000B1471">
        <w:rPr>
          <w:rStyle w:val="CodeInline"/>
        </w:rPr>
        <w:t>m</w:t>
      </w:r>
      <w:r w:rsidRPr="0067280F">
        <w:rPr>
          <w:rStyle w:val="CodeInline"/>
        </w:rPr>
        <w:t>y</w:t>
      </w:r>
      <w:r w:rsidR="000B1471">
        <w:rPr>
          <w:rStyle w:val="CodeInline"/>
        </w:rPr>
        <w:t>_g</w:t>
      </w:r>
      <w:r w:rsidRPr="0067280F">
        <w:rPr>
          <w:rStyle w:val="CodeInline"/>
        </w:rPr>
        <w:t>ame</w:t>
      </w:r>
      <w:proofErr w:type="spellEnd"/>
      <w:r w:rsidRPr="0067280F">
        <w:rPr>
          <w:rStyle w:val="CodeInline"/>
        </w:rPr>
        <w:t>/</w:t>
      </w:r>
      <w:r w:rsidR="000B1471">
        <w:rPr>
          <w:rStyle w:val="CodeInline"/>
        </w:rPr>
        <w:t>o</w:t>
      </w:r>
      <w:r>
        <w:rPr>
          <w:rStyle w:val="CodeInline"/>
        </w:rPr>
        <w:t>bjects</w:t>
      </w:r>
      <w:r w:rsidRPr="0067280F">
        <w:t xml:space="preserve"> </w:t>
      </w:r>
      <w:r>
        <w:t>for storing the new object types.</w:t>
      </w:r>
    </w:p>
    <w:p w14:paraId="1E278E29" w14:textId="77777777" w:rsidR="00550743" w:rsidRDefault="00550743" w:rsidP="00550743">
      <w:pPr>
        <w:pStyle w:val="Heading4"/>
      </w:pPr>
      <w:r>
        <w:t xml:space="preserve">The </w:t>
      </w:r>
      <w:proofErr w:type="spellStart"/>
      <w:r>
        <w:t>DyePack</w:t>
      </w:r>
      <w:proofErr w:type="spellEnd"/>
      <w:r>
        <w:t xml:space="preserve"> </w:t>
      </w:r>
      <w:proofErr w:type="spellStart"/>
      <w:r>
        <w:t>GameObject</w:t>
      </w:r>
      <w:proofErr w:type="spellEnd"/>
      <w:r>
        <w:fldChar w:fldCharType="begin"/>
      </w:r>
      <w:r>
        <w:instrText xml:space="preserve"> XE "</w:instrText>
      </w:r>
      <w:r w:rsidRPr="00537262">
        <w:instrText>The DyePack GameObject</w:instrText>
      </w:r>
      <w:r>
        <w:instrText xml:space="preserve">" </w:instrText>
      </w:r>
      <w:r>
        <w:fldChar w:fldCharType="end"/>
      </w:r>
      <w:r>
        <w:fldChar w:fldCharType="begin"/>
      </w:r>
      <w:r>
        <w:instrText xml:space="preserve"> XE "</w:instrText>
      </w:r>
      <w:r w:rsidRPr="00537262">
        <w:instrText>Game Objects Project:The DyePack GameObject</w:instrText>
      </w:r>
      <w:r>
        <w:instrText xml:space="preserve">" </w:instrText>
      </w:r>
      <w:r>
        <w:fldChar w:fldCharType="end"/>
      </w:r>
    </w:p>
    <w:p w14:paraId="6E858273" w14:textId="4E6EDD02" w:rsidR="00550743" w:rsidRDefault="00550743" w:rsidP="00550743">
      <w:pPr>
        <w:pStyle w:val="BodyTextFirst"/>
      </w:pPr>
      <w:r>
        <w:t xml:space="preserve">The </w:t>
      </w:r>
      <w:proofErr w:type="spellStart"/>
      <w:r w:rsidRPr="00B203CE">
        <w:rPr>
          <w:rStyle w:val="CodeInline"/>
        </w:rPr>
        <w:t>DyePack</w:t>
      </w:r>
      <w:proofErr w:type="spellEnd"/>
      <w:r>
        <w:t xml:space="preserve"> object derives from the </w:t>
      </w:r>
      <w:proofErr w:type="spellStart"/>
      <w:r w:rsidRPr="00B203CE">
        <w:rPr>
          <w:rStyle w:val="CodeInline"/>
        </w:rPr>
        <w:t>GameObject</w:t>
      </w:r>
      <w:proofErr w:type="spellEnd"/>
      <w:r>
        <w:t xml:space="preserve"> class to demonstrate the </w:t>
      </w:r>
      <w:r w:rsidR="009C51DB">
        <w:t>most basic</w:t>
      </w:r>
      <w:r>
        <w:t xml:space="preserve"> example of a </w:t>
      </w:r>
      <w:proofErr w:type="spellStart"/>
      <w:r w:rsidRPr="00B203CE">
        <w:rPr>
          <w:rStyle w:val="CodeInline"/>
        </w:rPr>
        <w:t>GameObject</w:t>
      </w:r>
      <w:proofErr w:type="spellEnd"/>
      <w:r w:rsidR="00264BE1">
        <w:t>: an object that has no behavior and is simply drawn to the screen.</w:t>
      </w:r>
    </w:p>
    <w:p w14:paraId="12EA6187" w14:textId="343A75C1" w:rsidR="00550743" w:rsidRPr="005538B2" w:rsidRDefault="00550743" w:rsidP="00550743">
      <w:pPr>
        <w:pStyle w:val="Bullet"/>
      </w:pPr>
      <w:r>
        <w:t xml:space="preserve">Create a </w:t>
      </w:r>
      <w:r w:rsidRPr="00550743">
        <w:t>new</w:t>
      </w:r>
      <w:r w:rsidRPr="005538B2">
        <w:t xml:space="preserve"> file in the </w:t>
      </w:r>
      <w:proofErr w:type="spellStart"/>
      <w:r w:rsidRPr="005538B2">
        <w:rPr>
          <w:rStyle w:val="CodeInline"/>
        </w:rPr>
        <w:t>src</w:t>
      </w:r>
      <w:proofErr w:type="spellEnd"/>
      <w:r w:rsidRPr="005538B2">
        <w:rPr>
          <w:rStyle w:val="CodeInline"/>
        </w:rPr>
        <w:t>/</w:t>
      </w:r>
      <w:proofErr w:type="spellStart"/>
      <w:r w:rsidR="00264BE1">
        <w:rPr>
          <w:rStyle w:val="CodeInline"/>
        </w:rPr>
        <w:t>m</w:t>
      </w:r>
      <w:r w:rsidRPr="005538B2">
        <w:rPr>
          <w:rStyle w:val="CodeInline"/>
        </w:rPr>
        <w:t>y</w:t>
      </w:r>
      <w:r w:rsidR="00264BE1">
        <w:rPr>
          <w:rStyle w:val="CodeInline"/>
        </w:rPr>
        <w:t>_g</w:t>
      </w:r>
      <w:r w:rsidRPr="005538B2">
        <w:rPr>
          <w:rStyle w:val="CodeInline"/>
        </w:rPr>
        <w:t>ame</w:t>
      </w:r>
      <w:proofErr w:type="spellEnd"/>
      <w:r w:rsidRPr="005538B2">
        <w:rPr>
          <w:rStyle w:val="CodeInline"/>
        </w:rPr>
        <w:t>/</w:t>
      </w:r>
      <w:r w:rsidR="00264BE1">
        <w:rPr>
          <w:rStyle w:val="CodeInline"/>
        </w:rPr>
        <w:t>o</w:t>
      </w:r>
      <w:r w:rsidRPr="005538B2">
        <w:rPr>
          <w:rStyle w:val="CodeInline"/>
        </w:rPr>
        <w:t>bjects/</w:t>
      </w:r>
      <w:r w:rsidRPr="005538B2">
        <w:t xml:space="preserve"> folder and name it </w:t>
      </w:r>
      <w:r w:rsidR="00264BE1">
        <w:rPr>
          <w:rStyle w:val="CodeInline"/>
        </w:rPr>
        <w:t>d</w:t>
      </w:r>
      <w:r w:rsidRPr="005538B2">
        <w:rPr>
          <w:rStyle w:val="CodeInline"/>
        </w:rPr>
        <w:t>ye</w:t>
      </w:r>
      <w:r w:rsidR="00264BE1">
        <w:rPr>
          <w:rStyle w:val="CodeInline"/>
        </w:rPr>
        <w:t>_p</w:t>
      </w:r>
      <w:r w:rsidRPr="005538B2">
        <w:rPr>
          <w:rStyle w:val="CodeInline"/>
        </w:rPr>
        <w:t>ack.js</w:t>
      </w:r>
      <w:r w:rsidRPr="005538B2">
        <w:t xml:space="preserve">. </w:t>
      </w:r>
      <w:r>
        <w:t xml:space="preserve">Define this as a subclass of </w:t>
      </w:r>
      <w:proofErr w:type="spellStart"/>
      <w:r w:rsidRPr="00421395">
        <w:rPr>
          <w:rStyle w:val="CodeInline"/>
        </w:rPr>
        <w:t>GameObject</w:t>
      </w:r>
      <w:proofErr w:type="spellEnd"/>
      <w:r>
        <w:t xml:space="preserve"> and implement the constructor as follows: </w:t>
      </w:r>
    </w:p>
    <w:p w14:paraId="483F787B" w14:textId="3EE4DE86" w:rsidR="00264BE1" w:rsidRDefault="00264BE1" w:rsidP="00264BE1">
      <w:pPr>
        <w:pStyle w:val="Code"/>
      </w:pPr>
      <w:r>
        <w:t>class DyePack extends engine.GameObject {</w:t>
      </w:r>
    </w:p>
    <w:p w14:paraId="45FDDFB3" w14:textId="77777777" w:rsidR="00264BE1" w:rsidRDefault="00264BE1" w:rsidP="00264BE1">
      <w:pPr>
        <w:pStyle w:val="Code"/>
      </w:pPr>
      <w:r>
        <w:t xml:space="preserve">    constructor(spriteTexture) {</w:t>
      </w:r>
    </w:p>
    <w:p w14:paraId="377BA7C6" w14:textId="77777777" w:rsidR="00264BE1" w:rsidRDefault="00264BE1" w:rsidP="00264BE1">
      <w:pPr>
        <w:pStyle w:val="Code"/>
      </w:pPr>
      <w:r>
        <w:t xml:space="preserve">        super(null);</w:t>
      </w:r>
    </w:p>
    <w:p w14:paraId="1DE0374A" w14:textId="77777777" w:rsidR="00264BE1" w:rsidRDefault="00264BE1" w:rsidP="00264BE1">
      <w:pPr>
        <w:pStyle w:val="Code"/>
      </w:pPr>
      <w:r>
        <w:t xml:space="preserve">        this.kRefWidth = 80;</w:t>
      </w:r>
    </w:p>
    <w:p w14:paraId="3DB5DBFD" w14:textId="77777777" w:rsidR="00264BE1" w:rsidRDefault="00264BE1" w:rsidP="00264BE1">
      <w:pPr>
        <w:pStyle w:val="Code"/>
      </w:pPr>
      <w:r>
        <w:t xml:space="preserve">        </w:t>
      </w:r>
    </w:p>
    <w:p w14:paraId="04C5450B" w14:textId="77777777" w:rsidR="00264BE1" w:rsidRDefault="00264BE1" w:rsidP="00264BE1">
      <w:pPr>
        <w:pStyle w:val="Code"/>
      </w:pPr>
      <w:r>
        <w:t xml:space="preserve">        this.kRefHeight = 130;</w:t>
      </w:r>
    </w:p>
    <w:p w14:paraId="1EF65917" w14:textId="77777777" w:rsidR="00264BE1" w:rsidRDefault="00264BE1" w:rsidP="00264BE1">
      <w:pPr>
        <w:pStyle w:val="Code"/>
      </w:pPr>
      <w:r>
        <w:t xml:space="preserve">        this.mRenderComponent = new engine.SpriteRenderable(spriteTexture);</w:t>
      </w:r>
    </w:p>
    <w:p w14:paraId="6BC493A1" w14:textId="77777777" w:rsidR="00264BE1" w:rsidRDefault="00264BE1" w:rsidP="00264BE1">
      <w:pPr>
        <w:pStyle w:val="Code"/>
      </w:pPr>
      <w:r>
        <w:t xml:space="preserve">        this.mRenderComponent.setColor([1, 1, 1, 0.1]);</w:t>
      </w:r>
    </w:p>
    <w:p w14:paraId="6F60843E" w14:textId="77777777" w:rsidR="00264BE1" w:rsidRDefault="00264BE1" w:rsidP="00264BE1">
      <w:pPr>
        <w:pStyle w:val="Code"/>
      </w:pPr>
      <w:r>
        <w:t xml:space="preserve">        this.mRenderComponent.getXform().setPosition(50, 33);</w:t>
      </w:r>
    </w:p>
    <w:p w14:paraId="64BE28FF" w14:textId="77777777" w:rsidR="00264BE1" w:rsidRDefault="00264BE1" w:rsidP="00264BE1">
      <w:pPr>
        <w:pStyle w:val="Code"/>
      </w:pPr>
      <w:r>
        <w:t xml:space="preserve">        this.mRenderComponent.getXform().setSize(this.kRefWidth / 50, this.kRefHeight / 50);</w:t>
      </w:r>
    </w:p>
    <w:p w14:paraId="6E379CD2" w14:textId="77777777" w:rsidR="00264BE1" w:rsidRDefault="00264BE1" w:rsidP="00264BE1">
      <w:pPr>
        <w:pStyle w:val="Code"/>
      </w:pPr>
      <w:r>
        <w:t xml:space="preserve">        this.mRenderComponent.setElementPixelPositions(510, 595, 23, 153);</w:t>
      </w:r>
    </w:p>
    <w:p w14:paraId="66880A7D" w14:textId="77777777" w:rsidR="00264BE1" w:rsidRDefault="00264BE1" w:rsidP="00264BE1">
      <w:pPr>
        <w:pStyle w:val="Code"/>
      </w:pPr>
      <w:r>
        <w:t xml:space="preserve">    }</w:t>
      </w:r>
    </w:p>
    <w:p w14:paraId="0C075453" w14:textId="77777777" w:rsidR="00264BE1" w:rsidRDefault="00264BE1" w:rsidP="00264BE1">
      <w:pPr>
        <w:pStyle w:val="Code"/>
      </w:pPr>
      <w:r>
        <w:t>}</w:t>
      </w:r>
    </w:p>
    <w:p w14:paraId="103AB1BF" w14:textId="77777777" w:rsidR="00264BE1" w:rsidRDefault="00264BE1" w:rsidP="00264BE1">
      <w:pPr>
        <w:pStyle w:val="Code"/>
      </w:pPr>
    </w:p>
    <w:p w14:paraId="1E3C9A59" w14:textId="36C1ABB4" w:rsidR="00264BE1" w:rsidRPr="00294781" w:rsidRDefault="00264BE1" w:rsidP="00264BE1">
      <w:pPr>
        <w:pStyle w:val="Code"/>
      </w:pPr>
      <w:r>
        <w:t>export default DyePack;</w:t>
      </w:r>
    </w:p>
    <w:p w14:paraId="5EAE7163" w14:textId="01AD0ACD" w:rsidR="00550743" w:rsidRDefault="00550743" w:rsidP="00550743">
      <w:pPr>
        <w:pStyle w:val="BodyTextCont"/>
      </w:pPr>
      <w:r>
        <w:t xml:space="preserve">Notice that even without specific behaviors, the </w:t>
      </w:r>
      <w:proofErr w:type="spellStart"/>
      <w:r w:rsidRPr="00D65B35">
        <w:rPr>
          <w:rStyle w:val="CodeInline"/>
        </w:rPr>
        <w:t>DyePack</w:t>
      </w:r>
      <w:proofErr w:type="spellEnd"/>
      <w:r>
        <w:t xml:space="preserve"> is implementing code that used to be found in the </w:t>
      </w:r>
      <w:proofErr w:type="spellStart"/>
      <w:r w:rsidRPr="00D65B35">
        <w:rPr>
          <w:rStyle w:val="CodeInline"/>
        </w:rPr>
        <w:t>init</w:t>
      </w:r>
      <w:proofErr w:type="spellEnd"/>
      <w:r w:rsidRPr="00D65B35">
        <w:rPr>
          <w:rStyle w:val="CodeInline"/>
        </w:rPr>
        <w:t>()</w:t>
      </w:r>
      <w:r>
        <w:t xml:space="preserve"> function of the </w:t>
      </w:r>
      <w:proofErr w:type="spellStart"/>
      <w:r w:rsidRPr="00D65B35">
        <w:rPr>
          <w:rStyle w:val="CodeInline"/>
        </w:rPr>
        <w:t>MyGame</w:t>
      </w:r>
      <w:proofErr w:type="spellEnd"/>
      <w:r>
        <w:t xml:space="preserve"> level. In this way, the </w:t>
      </w:r>
      <w:proofErr w:type="spellStart"/>
      <w:r w:rsidRPr="00D65B35">
        <w:rPr>
          <w:rStyle w:val="CodeInline"/>
        </w:rPr>
        <w:t>DyePack</w:t>
      </w:r>
      <w:proofErr w:type="spellEnd"/>
      <w:r>
        <w:t xml:space="preserve"> object hides specific geometric information and simplifies the </w:t>
      </w:r>
      <w:proofErr w:type="spellStart"/>
      <w:r w:rsidRPr="00E349F8">
        <w:rPr>
          <w:rStyle w:val="CodeInline"/>
        </w:rPr>
        <w:t>MyGame</w:t>
      </w:r>
      <w:proofErr w:type="spellEnd"/>
      <w:r>
        <w:t xml:space="preserve"> level</w:t>
      </w:r>
      <w:r>
        <w:fldChar w:fldCharType="begin"/>
      </w:r>
      <w:r>
        <w:instrText xml:space="preserve"> XE "</w:instrText>
      </w:r>
      <w:r w:rsidRPr="00537262">
        <w:instrText>The DyePack GameObject</w:instrText>
      </w:r>
      <w:r>
        <w:instrText xml:space="preserve">" </w:instrText>
      </w:r>
      <w:r>
        <w:fldChar w:fldCharType="end"/>
      </w:r>
      <w:r>
        <w:fldChar w:fldCharType="begin"/>
      </w:r>
      <w:r>
        <w:instrText xml:space="preserve"> XE "</w:instrText>
      </w:r>
      <w:r w:rsidRPr="00537262">
        <w:instrText>Game Objects Project:The DyePack GameObject</w:instrText>
      </w:r>
      <w:r>
        <w:instrText xml:space="preserve">" </w:instrText>
      </w:r>
      <w:r>
        <w:fldChar w:fldCharType="end"/>
      </w:r>
      <w:r>
        <w:t>.</w:t>
      </w:r>
    </w:p>
    <w:p w14:paraId="6540CA97" w14:textId="77777777" w:rsidR="00550743" w:rsidRDefault="00550743" w:rsidP="00550743">
      <w:pPr>
        <w:pStyle w:val="Heading4"/>
      </w:pPr>
      <w:r>
        <w:t xml:space="preserve">The Hero </w:t>
      </w:r>
      <w:proofErr w:type="spellStart"/>
      <w:r>
        <w:t>GameObject</w:t>
      </w:r>
      <w:proofErr w:type="spellEnd"/>
      <w:r>
        <w:fldChar w:fldCharType="begin"/>
      </w:r>
      <w:r>
        <w:instrText xml:space="preserve"> XE "</w:instrText>
      </w:r>
      <w:r w:rsidRPr="00537262">
        <w:instrText>The Hero GameObject</w:instrText>
      </w:r>
      <w:r>
        <w:instrText xml:space="preserve">" </w:instrText>
      </w:r>
      <w:r>
        <w:fldChar w:fldCharType="end"/>
      </w:r>
      <w:r>
        <w:fldChar w:fldCharType="begin"/>
      </w:r>
      <w:r>
        <w:instrText xml:space="preserve"> XE "</w:instrText>
      </w:r>
      <w:r w:rsidRPr="00537262">
        <w:instrText>Game Objects Project:The Hero GameObject</w:instrText>
      </w:r>
      <w:r>
        <w:instrText xml:space="preserve">" </w:instrText>
      </w:r>
      <w:r>
        <w:fldChar w:fldCharType="end"/>
      </w:r>
    </w:p>
    <w:p w14:paraId="01A8E4B7" w14:textId="77777777" w:rsidR="00550743" w:rsidRDefault="00550743" w:rsidP="00550743">
      <w:pPr>
        <w:pStyle w:val="BodyTextFirst"/>
      </w:pPr>
      <w:r>
        <w:t xml:space="preserve">The </w:t>
      </w:r>
      <w:r w:rsidRPr="00BB77F2">
        <w:rPr>
          <w:rStyle w:val="CodeInline"/>
        </w:rPr>
        <w:t>Hero</w:t>
      </w:r>
      <w:r>
        <w:t xml:space="preserve"> object supports direct user keyboard control. This object demonstrates hiding of game object control logic from the </w:t>
      </w:r>
      <w:proofErr w:type="spellStart"/>
      <w:r w:rsidRPr="00EB4FD4">
        <w:rPr>
          <w:rStyle w:val="CodeInline"/>
        </w:rPr>
        <w:t>MyGame</w:t>
      </w:r>
      <w:proofErr w:type="spellEnd"/>
      <w:r>
        <w:t xml:space="preserve"> level’s </w:t>
      </w:r>
      <w:r w:rsidRPr="001557DD">
        <w:rPr>
          <w:rStyle w:val="CodeInline"/>
        </w:rPr>
        <w:t>update()</w:t>
      </w:r>
      <w:r>
        <w:t xml:space="preserve"> function.</w:t>
      </w:r>
    </w:p>
    <w:p w14:paraId="475AFC7F" w14:textId="11A466E6" w:rsidR="00550743" w:rsidRDefault="00550743" w:rsidP="00E60016">
      <w:pPr>
        <w:pStyle w:val="NumList"/>
        <w:numPr>
          <w:ilvl w:val="0"/>
          <w:numId w:val="11"/>
        </w:numPr>
      </w:pPr>
      <w:r w:rsidRPr="006E482B">
        <w:lastRenderedPageBreak/>
        <w:t xml:space="preserve">Create a </w:t>
      </w:r>
      <w:r w:rsidRPr="00550743">
        <w:t>new</w:t>
      </w:r>
      <w:r w:rsidRPr="006E482B">
        <w:t xml:space="preserve"> file in the </w:t>
      </w:r>
      <w:proofErr w:type="spellStart"/>
      <w:r w:rsidRPr="006E482B">
        <w:rPr>
          <w:rStyle w:val="CodeInline"/>
        </w:rPr>
        <w:t>src</w:t>
      </w:r>
      <w:proofErr w:type="spellEnd"/>
      <w:r w:rsidRPr="006E482B">
        <w:rPr>
          <w:rStyle w:val="CodeInline"/>
        </w:rPr>
        <w:t>/</w:t>
      </w:r>
      <w:proofErr w:type="spellStart"/>
      <w:r w:rsidR="009C51DB">
        <w:rPr>
          <w:rStyle w:val="CodeInline"/>
        </w:rPr>
        <w:t>m</w:t>
      </w:r>
      <w:r>
        <w:rPr>
          <w:rStyle w:val="CodeInline"/>
        </w:rPr>
        <w:t>y</w:t>
      </w:r>
      <w:r w:rsidR="009C51DB">
        <w:rPr>
          <w:rStyle w:val="CodeInline"/>
        </w:rPr>
        <w:t>_g</w:t>
      </w:r>
      <w:r>
        <w:rPr>
          <w:rStyle w:val="CodeInline"/>
        </w:rPr>
        <w:t>ame</w:t>
      </w:r>
      <w:proofErr w:type="spellEnd"/>
      <w:r>
        <w:rPr>
          <w:rStyle w:val="CodeInline"/>
        </w:rPr>
        <w:t>/</w:t>
      </w:r>
      <w:r w:rsidR="009C51DB">
        <w:rPr>
          <w:rStyle w:val="CodeInline"/>
        </w:rPr>
        <w:t>o</w:t>
      </w:r>
      <w:r>
        <w:rPr>
          <w:rStyle w:val="CodeInline"/>
        </w:rPr>
        <w:t>bjects/</w:t>
      </w:r>
      <w:r w:rsidRPr="006E482B">
        <w:t xml:space="preserve"> folder and name it </w:t>
      </w:r>
      <w:r w:rsidR="009C51DB">
        <w:rPr>
          <w:rStyle w:val="CodeInline"/>
        </w:rPr>
        <w:t>h</w:t>
      </w:r>
      <w:r>
        <w:rPr>
          <w:rStyle w:val="CodeInline"/>
        </w:rPr>
        <w:t>ero</w:t>
      </w:r>
      <w:r w:rsidRPr="006E482B">
        <w:rPr>
          <w:rStyle w:val="CodeInline"/>
        </w:rPr>
        <w:t>.js</w:t>
      </w:r>
      <w:r w:rsidRPr="006E482B">
        <w:t xml:space="preserve">. </w:t>
      </w:r>
      <w:r>
        <w:t xml:space="preserve">Define this as a subclass of </w:t>
      </w:r>
      <w:proofErr w:type="spellStart"/>
      <w:r w:rsidRPr="00EB4FD4">
        <w:rPr>
          <w:rStyle w:val="CodeInline"/>
        </w:rPr>
        <w:t>GameObject</w:t>
      </w:r>
      <w:proofErr w:type="spellEnd"/>
      <w:r w:rsidRPr="006E482B">
        <w:t xml:space="preserve"> </w:t>
      </w:r>
      <w:r>
        <w:t>and i</w:t>
      </w:r>
      <w:r w:rsidRPr="008F6D11">
        <w:t xml:space="preserve">mplement </w:t>
      </w:r>
      <w:r>
        <w:t>the constructor to initialize the sprite UV values, size, and position as follows:</w:t>
      </w:r>
    </w:p>
    <w:p w14:paraId="25C86C52" w14:textId="62D4351A" w:rsidR="009C51DB" w:rsidRDefault="009C51DB" w:rsidP="009C51DB">
      <w:pPr>
        <w:pStyle w:val="Code"/>
      </w:pPr>
      <w:r>
        <w:t>class Hero extends engine.GameObject {</w:t>
      </w:r>
    </w:p>
    <w:p w14:paraId="14F04A0D" w14:textId="77777777" w:rsidR="009C51DB" w:rsidRDefault="009C51DB" w:rsidP="009C51DB">
      <w:pPr>
        <w:pStyle w:val="Code"/>
      </w:pPr>
      <w:r>
        <w:t xml:space="preserve">    constructor(spriteTexture) {</w:t>
      </w:r>
    </w:p>
    <w:p w14:paraId="61559A67" w14:textId="77777777" w:rsidR="009C51DB" w:rsidRDefault="009C51DB" w:rsidP="009C51DB">
      <w:pPr>
        <w:pStyle w:val="Code"/>
      </w:pPr>
      <w:r>
        <w:t xml:space="preserve">        super(null);</w:t>
      </w:r>
    </w:p>
    <w:p w14:paraId="2C115EC6" w14:textId="77777777" w:rsidR="009C51DB" w:rsidRDefault="009C51DB" w:rsidP="009C51DB">
      <w:pPr>
        <w:pStyle w:val="Code"/>
      </w:pPr>
      <w:r>
        <w:t xml:space="preserve">        this.kDelta = 0.3;</w:t>
      </w:r>
    </w:p>
    <w:p w14:paraId="316DA759" w14:textId="77777777" w:rsidR="009C51DB" w:rsidRDefault="009C51DB" w:rsidP="009C51DB">
      <w:pPr>
        <w:pStyle w:val="Code"/>
      </w:pPr>
    </w:p>
    <w:p w14:paraId="56B9DDDE" w14:textId="77777777" w:rsidR="009C51DB" w:rsidRDefault="009C51DB" w:rsidP="009C51DB">
      <w:pPr>
        <w:pStyle w:val="Code"/>
      </w:pPr>
      <w:r>
        <w:t xml:space="preserve">        this.mRenderComponent = new engine.SpriteRenderable(spriteTexture);</w:t>
      </w:r>
    </w:p>
    <w:p w14:paraId="33817400" w14:textId="77777777" w:rsidR="009C51DB" w:rsidRDefault="009C51DB" w:rsidP="009C51DB">
      <w:pPr>
        <w:pStyle w:val="Code"/>
      </w:pPr>
      <w:r>
        <w:t xml:space="preserve">        this.mRenderComponent.setColor([1, 1, 1, 0]);</w:t>
      </w:r>
    </w:p>
    <w:p w14:paraId="084C027D" w14:textId="77777777" w:rsidR="009C51DB" w:rsidRDefault="009C51DB" w:rsidP="009C51DB">
      <w:pPr>
        <w:pStyle w:val="Code"/>
      </w:pPr>
      <w:r>
        <w:t xml:space="preserve">        this.mRenderComponent.getXform().setPosition(35, 50);</w:t>
      </w:r>
    </w:p>
    <w:p w14:paraId="67082AC2" w14:textId="77777777" w:rsidR="009C51DB" w:rsidRDefault="009C51DB" w:rsidP="009C51DB">
      <w:pPr>
        <w:pStyle w:val="Code"/>
      </w:pPr>
      <w:r>
        <w:t xml:space="preserve">        this.mRenderComponent.getXform().setSize(9, 12);</w:t>
      </w:r>
    </w:p>
    <w:p w14:paraId="3F5D3AE7" w14:textId="77777777" w:rsidR="009C51DB" w:rsidRDefault="009C51DB" w:rsidP="009C51DB">
      <w:pPr>
        <w:pStyle w:val="Code"/>
      </w:pPr>
      <w:r>
        <w:t xml:space="preserve">        this.mRenderComponent.setElementPixelPositions(0, 120, 0, 180);</w:t>
      </w:r>
    </w:p>
    <w:p w14:paraId="50AC85CA" w14:textId="02060D53" w:rsidR="009C51DB" w:rsidRDefault="009C51DB" w:rsidP="009C51DB">
      <w:pPr>
        <w:pStyle w:val="Code"/>
      </w:pPr>
      <w:r>
        <w:t xml:space="preserve">    }</w:t>
      </w:r>
    </w:p>
    <w:p w14:paraId="3D39EBB0" w14:textId="6A34794F" w:rsidR="009C51DB" w:rsidRPr="00294781" w:rsidRDefault="009C51DB" w:rsidP="009C51DB">
      <w:pPr>
        <w:pStyle w:val="Code"/>
      </w:pPr>
      <w:r>
        <w:t>… implementation to follow …</w:t>
      </w:r>
    </w:p>
    <w:p w14:paraId="67E0BF89" w14:textId="77777777" w:rsidR="00550743" w:rsidRDefault="00550743" w:rsidP="00E60016">
      <w:pPr>
        <w:pStyle w:val="NumList"/>
        <w:numPr>
          <w:ilvl w:val="0"/>
          <w:numId w:val="11"/>
        </w:numPr>
      </w:pPr>
      <w:r>
        <w:t xml:space="preserve">Add a </w:t>
      </w:r>
      <w:r w:rsidRPr="00550743">
        <w:t>function</w:t>
      </w:r>
      <w:r>
        <w:t xml:space="preserve"> to support the update of this object by user keyboard control:</w:t>
      </w:r>
    </w:p>
    <w:p w14:paraId="3299E595" w14:textId="6C0269AE" w:rsidR="009C51DB" w:rsidRDefault="009C51DB" w:rsidP="009C51DB">
      <w:pPr>
        <w:pStyle w:val="Code"/>
      </w:pPr>
      <w:r>
        <w:t>update() {</w:t>
      </w:r>
    </w:p>
    <w:p w14:paraId="5509632A" w14:textId="695200B2" w:rsidR="009C51DB" w:rsidRDefault="009C51DB" w:rsidP="009C51DB">
      <w:pPr>
        <w:pStyle w:val="Code"/>
      </w:pPr>
      <w:r>
        <w:t xml:space="preserve">    // control by WASD</w:t>
      </w:r>
    </w:p>
    <w:p w14:paraId="642E1A85" w14:textId="0E8A3B4E" w:rsidR="009C51DB" w:rsidRDefault="009C51DB" w:rsidP="009C51DB">
      <w:pPr>
        <w:pStyle w:val="Code"/>
      </w:pPr>
      <w:r>
        <w:t xml:space="preserve">    let xform = this.getXform();</w:t>
      </w:r>
    </w:p>
    <w:p w14:paraId="57BC5F78" w14:textId="40E34155" w:rsidR="009C51DB" w:rsidRDefault="009C51DB" w:rsidP="009C51DB">
      <w:pPr>
        <w:pStyle w:val="Code"/>
      </w:pPr>
      <w:r>
        <w:t xml:space="preserve">    if (engine.input.isKeyPressed(engine.input.keys.W)) {</w:t>
      </w:r>
    </w:p>
    <w:p w14:paraId="70A761CC" w14:textId="6C1B99C5" w:rsidR="009C51DB" w:rsidRDefault="009C51DB" w:rsidP="009C51DB">
      <w:pPr>
        <w:pStyle w:val="Code"/>
      </w:pPr>
      <w:r>
        <w:t xml:space="preserve">        xform.incYPosBy(this.kDelta);</w:t>
      </w:r>
    </w:p>
    <w:p w14:paraId="605FBBD4" w14:textId="32EE5495" w:rsidR="009C51DB" w:rsidRDefault="009C51DB" w:rsidP="009C51DB">
      <w:pPr>
        <w:pStyle w:val="Code"/>
      </w:pPr>
      <w:r>
        <w:t xml:space="preserve">    }</w:t>
      </w:r>
    </w:p>
    <w:p w14:paraId="53B5A36F" w14:textId="03EAD0B1" w:rsidR="009C51DB" w:rsidRDefault="009C51DB" w:rsidP="009C51DB">
      <w:pPr>
        <w:pStyle w:val="Code"/>
      </w:pPr>
      <w:r>
        <w:t xml:space="preserve">    if (engine.input.isKeyPressed(engine.input.keys.S)) {</w:t>
      </w:r>
    </w:p>
    <w:p w14:paraId="7A4BB6FB" w14:textId="3F8C3E67" w:rsidR="009C51DB" w:rsidRDefault="009C51DB" w:rsidP="009C51DB">
      <w:pPr>
        <w:pStyle w:val="Code"/>
      </w:pPr>
      <w:r>
        <w:t xml:space="preserve">        xform.incYPosBy(-this.kDelta);</w:t>
      </w:r>
    </w:p>
    <w:p w14:paraId="45B7BD56" w14:textId="0BD2F70B" w:rsidR="009C51DB" w:rsidRDefault="009C51DB" w:rsidP="009C51DB">
      <w:pPr>
        <w:pStyle w:val="Code"/>
      </w:pPr>
      <w:r>
        <w:t xml:space="preserve">    }</w:t>
      </w:r>
    </w:p>
    <w:p w14:paraId="34E7535A" w14:textId="5B6290E0" w:rsidR="009C51DB" w:rsidRDefault="009C51DB" w:rsidP="009C51DB">
      <w:pPr>
        <w:pStyle w:val="Code"/>
      </w:pPr>
      <w:r>
        <w:t xml:space="preserve">    if (engine.input.isKeyPressed(engine.input.keys.A)) {</w:t>
      </w:r>
    </w:p>
    <w:p w14:paraId="297565A2" w14:textId="0E3D6684" w:rsidR="009C51DB" w:rsidRDefault="009C51DB" w:rsidP="009C51DB">
      <w:pPr>
        <w:pStyle w:val="Code"/>
      </w:pPr>
      <w:r>
        <w:t xml:space="preserve">        xform.incXPosBy(-this.kDelta);</w:t>
      </w:r>
    </w:p>
    <w:p w14:paraId="17C8CBB3" w14:textId="4C5C9B99" w:rsidR="009C51DB" w:rsidRDefault="009C51DB" w:rsidP="009C51DB">
      <w:pPr>
        <w:pStyle w:val="Code"/>
      </w:pPr>
      <w:r>
        <w:t xml:space="preserve">    }</w:t>
      </w:r>
    </w:p>
    <w:p w14:paraId="0D3B4F52" w14:textId="2DE27361" w:rsidR="009C51DB" w:rsidRDefault="009C51DB" w:rsidP="009C51DB">
      <w:pPr>
        <w:pStyle w:val="Code"/>
      </w:pPr>
      <w:r>
        <w:t xml:space="preserve">    if (engine.input.isKeyPressed(engine.input.keys.D)) {</w:t>
      </w:r>
    </w:p>
    <w:p w14:paraId="375EC698" w14:textId="77777777" w:rsidR="009C51DB" w:rsidRDefault="009C51DB" w:rsidP="009C51DB">
      <w:pPr>
        <w:pStyle w:val="Code"/>
      </w:pPr>
      <w:r>
        <w:t xml:space="preserve">            xform.incXPosBy(this.kDelta);</w:t>
      </w:r>
    </w:p>
    <w:p w14:paraId="0593475E" w14:textId="7D16497D" w:rsidR="009C51DB" w:rsidRDefault="009C51DB" w:rsidP="009C51DB">
      <w:pPr>
        <w:pStyle w:val="Code"/>
      </w:pPr>
      <w:r>
        <w:t xml:space="preserve">    }</w:t>
      </w:r>
    </w:p>
    <w:p w14:paraId="366A1B10" w14:textId="5B0E469B" w:rsidR="00550743" w:rsidRDefault="00550743" w:rsidP="00550743">
      <w:pPr>
        <w:pStyle w:val="BodyTextCont"/>
      </w:pPr>
      <w:r>
        <w:t xml:space="preserve">The </w:t>
      </w:r>
      <w:r w:rsidRPr="008D7C2C">
        <w:rPr>
          <w:rStyle w:val="CodeInline"/>
        </w:rPr>
        <w:t>Hero</w:t>
      </w:r>
      <w:r>
        <w:t xml:space="preserve"> object </w:t>
      </w:r>
      <w:r w:rsidRPr="00550743">
        <w:t>moves</w:t>
      </w:r>
      <w:r>
        <w:t xml:space="preserve"> at a </w:t>
      </w:r>
      <w:proofErr w:type="spellStart"/>
      <w:r w:rsidRPr="00045487">
        <w:rPr>
          <w:rStyle w:val="CodeInline"/>
        </w:rPr>
        <w:t>kDelta</w:t>
      </w:r>
      <w:proofErr w:type="spellEnd"/>
      <w:r>
        <w:t xml:space="preserve"> rate based on WASD input from the keyboard</w:t>
      </w:r>
      <w:r>
        <w:fldChar w:fldCharType="begin"/>
      </w:r>
      <w:r>
        <w:instrText xml:space="preserve"> XE "</w:instrText>
      </w:r>
      <w:r w:rsidRPr="00537262">
        <w:instrText>The Hero GameObject</w:instrText>
      </w:r>
      <w:r>
        <w:instrText xml:space="preserve">" </w:instrText>
      </w:r>
      <w:r>
        <w:fldChar w:fldCharType="end"/>
      </w:r>
      <w:r>
        <w:fldChar w:fldCharType="begin"/>
      </w:r>
      <w:r>
        <w:instrText xml:space="preserve"> XE "</w:instrText>
      </w:r>
      <w:r w:rsidRPr="00537262">
        <w:instrText>Game Objects Project:The Hero GameObject</w:instrText>
      </w:r>
      <w:r>
        <w:instrText xml:space="preserve">" </w:instrText>
      </w:r>
      <w:r>
        <w:fldChar w:fldCharType="end"/>
      </w:r>
      <w:r>
        <w:t>.</w:t>
      </w:r>
    </w:p>
    <w:p w14:paraId="62A5D798" w14:textId="18FCE52B" w:rsidR="009C51DB" w:rsidRDefault="009C51DB" w:rsidP="009C51DB">
      <w:pPr>
        <w:pStyle w:val="NumList"/>
        <w:rPr>
          <w:ins w:id="45" w:author="Matthew T. Munson" w:date="2021-05-06T13:53:00Z"/>
        </w:rPr>
      </w:pPr>
      <w:ins w:id="46" w:author="Matthew T. Munson" w:date="2021-05-06T13:53:00Z">
        <w:r>
          <w:t>Export the Hero so that it’s available to other classes</w:t>
        </w:r>
      </w:ins>
    </w:p>
    <w:p w14:paraId="4DB78E6F" w14:textId="7AE6C36D" w:rsidR="009C51DB" w:rsidRDefault="009C51DB">
      <w:pPr>
        <w:pStyle w:val="Code"/>
        <w:pPrChange w:id="47" w:author="Matthew T. Munson" w:date="2021-05-06T13:53:00Z">
          <w:pPr>
            <w:pStyle w:val="NumList"/>
          </w:pPr>
        </w:pPrChange>
      </w:pPr>
      <w:ins w:id="48" w:author="Matthew T. Munson" w:date="2021-05-06T13:53:00Z">
        <w:r w:rsidRPr="009C51DB">
          <w:t>export default Hero;</w:t>
        </w:r>
      </w:ins>
    </w:p>
    <w:p w14:paraId="1F9CF747" w14:textId="77777777" w:rsidR="00550743" w:rsidRDefault="00550743" w:rsidP="00550743">
      <w:pPr>
        <w:pStyle w:val="Heading4"/>
      </w:pPr>
      <w:r>
        <w:t xml:space="preserve">The Minion </w:t>
      </w:r>
      <w:proofErr w:type="spellStart"/>
      <w:r>
        <w:t>GameObject</w:t>
      </w:r>
      <w:proofErr w:type="spellEnd"/>
      <w:r>
        <w:fldChar w:fldCharType="begin"/>
      </w:r>
      <w:r>
        <w:instrText xml:space="preserve"> XE "</w:instrText>
      </w:r>
      <w:r w:rsidRPr="00537262">
        <w:instrText>The Minion GameObject</w:instrText>
      </w:r>
      <w:r>
        <w:instrText xml:space="preserve">" </w:instrText>
      </w:r>
      <w:r>
        <w:fldChar w:fldCharType="end"/>
      </w:r>
      <w:r>
        <w:fldChar w:fldCharType="begin"/>
      </w:r>
      <w:r>
        <w:instrText xml:space="preserve"> XE "</w:instrText>
      </w:r>
      <w:r w:rsidRPr="00537262">
        <w:instrText>Game Objects Project:The Minion GameObject</w:instrText>
      </w:r>
      <w:r>
        <w:instrText xml:space="preserve">" </w:instrText>
      </w:r>
      <w:r>
        <w:fldChar w:fldCharType="end"/>
      </w:r>
    </w:p>
    <w:p w14:paraId="63C716B0" w14:textId="77777777" w:rsidR="00550743" w:rsidRDefault="00550743" w:rsidP="00550743">
      <w:pPr>
        <w:pStyle w:val="BodyTextFirst"/>
      </w:pPr>
      <w:r>
        <w:t xml:space="preserve">The </w:t>
      </w:r>
      <w:r>
        <w:rPr>
          <w:rStyle w:val="CodeInline"/>
        </w:rPr>
        <w:t>Minion</w:t>
      </w:r>
      <w:r>
        <w:t xml:space="preserve"> object demonstrates that simple autonomous behavior can also be hidden.</w:t>
      </w:r>
    </w:p>
    <w:p w14:paraId="67BE4B1B" w14:textId="295635D4" w:rsidR="00550743" w:rsidRPr="008F6D11" w:rsidRDefault="00550743" w:rsidP="00E60016">
      <w:pPr>
        <w:pStyle w:val="NumList"/>
        <w:numPr>
          <w:ilvl w:val="0"/>
          <w:numId w:val="13"/>
        </w:numPr>
      </w:pPr>
      <w:r w:rsidRPr="008F6D11">
        <w:lastRenderedPageBreak/>
        <w:t xml:space="preserve">Create a new file in the </w:t>
      </w:r>
      <w:proofErr w:type="spellStart"/>
      <w:r w:rsidRPr="008F6D11">
        <w:rPr>
          <w:rStyle w:val="CodeInline"/>
        </w:rPr>
        <w:t>src</w:t>
      </w:r>
      <w:proofErr w:type="spellEnd"/>
      <w:r w:rsidRPr="008F6D11">
        <w:rPr>
          <w:rStyle w:val="CodeInline"/>
        </w:rPr>
        <w:t>/</w:t>
      </w:r>
      <w:proofErr w:type="spellStart"/>
      <w:r w:rsidR="009C51DB">
        <w:rPr>
          <w:rStyle w:val="CodeInline"/>
        </w:rPr>
        <w:t>m</w:t>
      </w:r>
      <w:r w:rsidRPr="008F6D11">
        <w:rPr>
          <w:rStyle w:val="CodeInline"/>
        </w:rPr>
        <w:t>y</w:t>
      </w:r>
      <w:r w:rsidR="009C51DB">
        <w:rPr>
          <w:rStyle w:val="CodeInline"/>
        </w:rPr>
        <w:t>_g</w:t>
      </w:r>
      <w:r w:rsidRPr="008F6D11">
        <w:rPr>
          <w:rStyle w:val="CodeInline"/>
        </w:rPr>
        <w:t>ame</w:t>
      </w:r>
      <w:proofErr w:type="spellEnd"/>
      <w:r w:rsidRPr="008F6D11">
        <w:rPr>
          <w:rStyle w:val="CodeInline"/>
        </w:rPr>
        <w:t>/</w:t>
      </w:r>
      <w:r w:rsidR="009C51DB">
        <w:rPr>
          <w:rStyle w:val="CodeInline"/>
        </w:rPr>
        <w:t>o</w:t>
      </w:r>
      <w:r w:rsidRPr="008F6D11">
        <w:rPr>
          <w:rStyle w:val="CodeInline"/>
        </w:rPr>
        <w:t>bjects/</w:t>
      </w:r>
      <w:r w:rsidRPr="008F6D11">
        <w:t xml:space="preserve"> folder and name it </w:t>
      </w:r>
      <w:r w:rsidR="009C51DB">
        <w:rPr>
          <w:rStyle w:val="CodeInline"/>
        </w:rPr>
        <w:t>m</w:t>
      </w:r>
      <w:r>
        <w:rPr>
          <w:rStyle w:val="CodeInline"/>
        </w:rPr>
        <w:t>inion</w:t>
      </w:r>
      <w:r w:rsidRPr="008F6D11">
        <w:rPr>
          <w:rStyle w:val="CodeInline"/>
        </w:rPr>
        <w:t>.js</w:t>
      </w:r>
      <w:r w:rsidRPr="008F6D11">
        <w:t xml:space="preserve">. Define this as a subclass of </w:t>
      </w:r>
      <w:proofErr w:type="spellStart"/>
      <w:r w:rsidRPr="008F6D11">
        <w:rPr>
          <w:rStyle w:val="CodeInline"/>
        </w:rPr>
        <w:t>GameObject</w:t>
      </w:r>
      <w:proofErr w:type="spellEnd"/>
      <w:r w:rsidRPr="008F6D11">
        <w:t xml:space="preserve"> </w:t>
      </w:r>
      <w:r>
        <w:t>and implement</w:t>
      </w:r>
      <w:r w:rsidRPr="008F6D11">
        <w:t xml:space="preserve"> the constructor to initialize the sprite UV values, </w:t>
      </w:r>
      <w:r>
        <w:t xml:space="preserve">sprite animation parameters, </w:t>
      </w:r>
      <w:r w:rsidRPr="008F6D11">
        <w:t>size, and position as follows:</w:t>
      </w:r>
    </w:p>
    <w:p w14:paraId="0FB2B0AD" w14:textId="7245F370" w:rsidR="00CB4D09" w:rsidRDefault="00CB4D09" w:rsidP="00CB4D09">
      <w:pPr>
        <w:pStyle w:val="Code"/>
      </w:pPr>
      <w:r>
        <w:t>class Minion extends engine.GameObject {</w:t>
      </w:r>
    </w:p>
    <w:p w14:paraId="5530A886" w14:textId="77777777" w:rsidR="00CB4D09" w:rsidRDefault="00CB4D09" w:rsidP="00CB4D09">
      <w:pPr>
        <w:pStyle w:val="Code"/>
      </w:pPr>
      <w:r>
        <w:t xml:space="preserve">    constructor(spriteTexture, atY) {</w:t>
      </w:r>
    </w:p>
    <w:p w14:paraId="46BE080D" w14:textId="77777777" w:rsidR="00CB4D09" w:rsidRDefault="00CB4D09" w:rsidP="00CB4D09">
      <w:pPr>
        <w:pStyle w:val="Code"/>
      </w:pPr>
      <w:r>
        <w:t xml:space="preserve">        super(null);</w:t>
      </w:r>
    </w:p>
    <w:p w14:paraId="0347BFBB" w14:textId="271ED90A" w:rsidR="00CB4D09" w:rsidRDefault="00CB4D09" w:rsidP="00CB4D09">
      <w:pPr>
        <w:pStyle w:val="Code"/>
      </w:pPr>
      <w:r>
        <w:t xml:space="preserve">        this.kDelta = 0.2;</w:t>
      </w:r>
    </w:p>
    <w:p w14:paraId="657914EB" w14:textId="77777777" w:rsidR="00CB4D09" w:rsidRDefault="00CB4D09" w:rsidP="00CB4D09">
      <w:pPr>
        <w:pStyle w:val="Code"/>
      </w:pPr>
    </w:p>
    <w:p w14:paraId="750BB618" w14:textId="77777777" w:rsidR="00CB4D09" w:rsidRDefault="00CB4D09" w:rsidP="00CB4D09">
      <w:pPr>
        <w:pStyle w:val="Code"/>
      </w:pPr>
      <w:r>
        <w:t xml:space="preserve">        this.mRenderComponent = </w:t>
      </w:r>
    </w:p>
    <w:p w14:paraId="729316B6" w14:textId="1443EFF3" w:rsidR="00CB4D09" w:rsidRDefault="00CB4D09" w:rsidP="00CB4D09">
      <w:pPr>
        <w:pStyle w:val="Code"/>
      </w:pPr>
      <w:r>
        <w:t xml:space="preserve">            new engine.SpriteAnimateRenderable(spriteTexture);</w:t>
      </w:r>
    </w:p>
    <w:p w14:paraId="0D58EA3D" w14:textId="77777777" w:rsidR="00CB4D09" w:rsidRDefault="00CB4D09" w:rsidP="00CB4D09">
      <w:pPr>
        <w:pStyle w:val="Code"/>
      </w:pPr>
    </w:p>
    <w:p w14:paraId="0FDB43A7" w14:textId="77777777" w:rsidR="00CB4D09" w:rsidRDefault="00CB4D09" w:rsidP="00CB4D09">
      <w:pPr>
        <w:pStyle w:val="Code"/>
      </w:pPr>
      <w:r>
        <w:t xml:space="preserve">        this.mRenderComponent.setColor([1, 1, 1, 0]);</w:t>
      </w:r>
    </w:p>
    <w:p w14:paraId="69BF07B3" w14:textId="77777777" w:rsidR="00CB4D09" w:rsidRDefault="00CB4D09" w:rsidP="00CB4D09">
      <w:pPr>
        <w:pStyle w:val="Code"/>
      </w:pPr>
      <w:r>
        <w:t xml:space="preserve">        this.mRenderComponent.getXform().setPosition(Math.random() * 100, atY);</w:t>
      </w:r>
    </w:p>
    <w:p w14:paraId="60975A68" w14:textId="2700FCE7" w:rsidR="00CB4D09" w:rsidRDefault="00CB4D09" w:rsidP="00CB4D09">
      <w:pPr>
        <w:pStyle w:val="Code"/>
      </w:pPr>
      <w:r>
        <w:t xml:space="preserve">        this.mRenderComponent.getXform().setSize(12, 9.6);</w:t>
      </w:r>
    </w:p>
    <w:p w14:paraId="5D32587E" w14:textId="77777777" w:rsidR="00CB4D09" w:rsidRDefault="00CB4D09" w:rsidP="00CB4D09">
      <w:pPr>
        <w:pStyle w:val="Code"/>
      </w:pPr>
      <w:r>
        <w:t xml:space="preserve">        // first element pixel position: top-left 512 is top of image </w:t>
      </w:r>
    </w:p>
    <w:p w14:paraId="6BF2E5C9" w14:textId="2095AF6E" w:rsidR="00CB4D09" w:rsidRDefault="00CB4D09" w:rsidP="00CB4D09">
      <w:pPr>
        <w:pStyle w:val="Code"/>
      </w:pPr>
      <w:r>
        <w:t xml:space="preserve">        //0 is left of image</w:t>
      </w:r>
    </w:p>
    <w:p w14:paraId="297435B4" w14:textId="74F99CCB" w:rsidR="00CB4D09" w:rsidRDefault="00CB4D09" w:rsidP="00CB4D09">
      <w:pPr>
        <w:pStyle w:val="Code"/>
      </w:pPr>
      <w:r>
        <w:t xml:space="preserve">        this.mRenderComponent.setSpriteSequence(512, 0,      </w:t>
      </w:r>
    </w:p>
    <w:p w14:paraId="6A3CFFC6" w14:textId="77777777" w:rsidR="00CB4D09" w:rsidRDefault="00CB4D09" w:rsidP="00CB4D09">
      <w:pPr>
        <w:pStyle w:val="Code"/>
      </w:pPr>
      <w:r>
        <w:t xml:space="preserve">            204, 164,   // widthxheight in pixels</w:t>
      </w:r>
    </w:p>
    <w:p w14:paraId="412D3069" w14:textId="77777777" w:rsidR="00CB4D09" w:rsidRDefault="00CB4D09" w:rsidP="00CB4D09">
      <w:pPr>
        <w:pStyle w:val="Code"/>
      </w:pPr>
      <w:r>
        <w:t xml:space="preserve">            5,          // number of elements in this sequence</w:t>
      </w:r>
    </w:p>
    <w:p w14:paraId="7DA7120B" w14:textId="77777777" w:rsidR="00CB4D09" w:rsidRDefault="00CB4D09" w:rsidP="00CB4D09">
      <w:pPr>
        <w:pStyle w:val="Code"/>
      </w:pPr>
      <w:r>
        <w:t xml:space="preserve">            0);         // horizontal padding in between</w:t>
      </w:r>
    </w:p>
    <w:p w14:paraId="0D6C3167" w14:textId="77777777" w:rsidR="00CB4D09" w:rsidRDefault="00CB4D09" w:rsidP="00CB4D09">
      <w:pPr>
        <w:pStyle w:val="Code"/>
      </w:pPr>
      <w:r>
        <w:t xml:space="preserve">        this.mRenderComponent.setAnimationType(engine.eAnimationType.eSwing);</w:t>
      </w:r>
    </w:p>
    <w:p w14:paraId="0AAFE435" w14:textId="77777777" w:rsidR="00CB4D09" w:rsidRDefault="00CB4D09" w:rsidP="00CB4D09">
      <w:pPr>
        <w:pStyle w:val="Code"/>
      </w:pPr>
      <w:r>
        <w:t xml:space="preserve">        this.mRenderComponent.setAnimationSpeed(15);</w:t>
      </w:r>
    </w:p>
    <w:p w14:paraId="18D28A0A" w14:textId="77777777" w:rsidR="00CB4D09" w:rsidRDefault="00CB4D09" w:rsidP="00CB4D09">
      <w:pPr>
        <w:pStyle w:val="Code"/>
      </w:pPr>
      <w:r>
        <w:t xml:space="preserve">        // show each element for mAnimSpeed updates</w:t>
      </w:r>
    </w:p>
    <w:p w14:paraId="54B1C826" w14:textId="1C0E3423" w:rsidR="00CB4D09" w:rsidRDefault="00CB4D09" w:rsidP="00CB4D09">
      <w:pPr>
        <w:pStyle w:val="Code"/>
      </w:pPr>
      <w:r>
        <w:t xml:space="preserve">    }</w:t>
      </w:r>
    </w:p>
    <w:p w14:paraId="67F2D524" w14:textId="4E3E925D" w:rsidR="00CB4D09" w:rsidRPr="00294781" w:rsidRDefault="00CB4D09" w:rsidP="00CB4D09">
      <w:pPr>
        <w:pStyle w:val="Code"/>
      </w:pPr>
      <w:r>
        <w:t>… implementation to follow …</w:t>
      </w:r>
    </w:p>
    <w:p w14:paraId="1BD6988D" w14:textId="77777777" w:rsidR="00550743" w:rsidRPr="008F6D11" w:rsidRDefault="00550743" w:rsidP="00E60016">
      <w:pPr>
        <w:pStyle w:val="NumList"/>
        <w:numPr>
          <w:ilvl w:val="0"/>
          <w:numId w:val="13"/>
        </w:numPr>
      </w:pPr>
      <w:r>
        <w:t xml:space="preserve">Add a </w:t>
      </w:r>
      <w:r w:rsidRPr="00550743">
        <w:t>function</w:t>
      </w:r>
      <w:r>
        <w:t xml:space="preserve"> to update the sprite animation, support the simple right-to-left movements, and provide the wrapping functionality.</w:t>
      </w:r>
    </w:p>
    <w:p w14:paraId="0FB5236D" w14:textId="5E612568" w:rsidR="00CB4D09" w:rsidRDefault="00CB4D09" w:rsidP="00CB4D09">
      <w:pPr>
        <w:pStyle w:val="Code"/>
      </w:pPr>
      <w:r>
        <w:t>update() {</w:t>
      </w:r>
    </w:p>
    <w:p w14:paraId="331CB31D" w14:textId="173E9ACD" w:rsidR="00CB4D09" w:rsidRDefault="00CB4D09" w:rsidP="00CB4D09">
      <w:pPr>
        <w:pStyle w:val="Code"/>
      </w:pPr>
      <w:r>
        <w:t xml:space="preserve">    // remember to update this.mRenderComponent's animation</w:t>
      </w:r>
    </w:p>
    <w:p w14:paraId="6F1020F2" w14:textId="006DE7C4" w:rsidR="00CB4D09" w:rsidRDefault="00CB4D09" w:rsidP="00CB4D09">
      <w:pPr>
        <w:pStyle w:val="Code"/>
      </w:pPr>
      <w:r>
        <w:t xml:space="preserve">    this.mRenderComponent.updateAnimation();</w:t>
      </w:r>
    </w:p>
    <w:p w14:paraId="58CCD3B5" w14:textId="77777777" w:rsidR="00CB4D09" w:rsidRDefault="00CB4D09" w:rsidP="00CB4D09">
      <w:pPr>
        <w:pStyle w:val="Code"/>
      </w:pPr>
    </w:p>
    <w:p w14:paraId="44E2A0E5" w14:textId="56876DF4" w:rsidR="00CB4D09" w:rsidRDefault="00CB4D09" w:rsidP="00CB4D09">
      <w:pPr>
        <w:pStyle w:val="Code"/>
      </w:pPr>
      <w:r>
        <w:t xml:space="preserve">    // move towards the left and wraps</w:t>
      </w:r>
    </w:p>
    <w:p w14:paraId="45433860" w14:textId="2E58B926" w:rsidR="00CB4D09" w:rsidRDefault="00CB4D09" w:rsidP="00CB4D09">
      <w:pPr>
        <w:pStyle w:val="Code"/>
      </w:pPr>
      <w:r>
        <w:t xml:space="preserve">    let xform = this.getXform();</w:t>
      </w:r>
    </w:p>
    <w:p w14:paraId="3ED683C8" w14:textId="3FB44658" w:rsidR="00CB4D09" w:rsidRDefault="00CB4D09" w:rsidP="00CB4D09">
      <w:pPr>
        <w:pStyle w:val="Code"/>
      </w:pPr>
      <w:r>
        <w:t xml:space="preserve">    xform.incXPosBy(-this.kDelta);</w:t>
      </w:r>
    </w:p>
    <w:p w14:paraId="468A5F61" w14:textId="77777777" w:rsidR="00CB4D09" w:rsidRDefault="00CB4D09" w:rsidP="00CB4D09">
      <w:pPr>
        <w:pStyle w:val="Code"/>
      </w:pPr>
    </w:p>
    <w:p w14:paraId="4579F044" w14:textId="20792F66" w:rsidR="00CB4D09" w:rsidRDefault="00CB4D09" w:rsidP="00CB4D09">
      <w:pPr>
        <w:pStyle w:val="Code"/>
      </w:pPr>
      <w:r>
        <w:t xml:space="preserve">    // if fly off to the left, re-appear at the right</w:t>
      </w:r>
    </w:p>
    <w:p w14:paraId="72034D59" w14:textId="3B695D97" w:rsidR="00CB4D09" w:rsidRDefault="00CB4D09" w:rsidP="00CB4D09">
      <w:pPr>
        <w:pStyle w:val="Code"/>
      </w:pPr>
      <w:r>
        <w:t xml:space="preserve">    if (xform.getXPos() &lt; 0) {</w:t>
      </w:r>
    </w:p>
    <w:p w14:paraId="03BB37B6" w14:textId="14AB0EA7" w:rsidR="00CB4D09" w:rsidRDefault="00CB4D09" w:rsidP="00CB4D09">
      <w:pPr>
        <w:pStyle w:val="Code"/>
      </w:pPr>
      <w:r>
        <w:t xml:space="preserve">        xform.setXPos(100);</w:t>
      </w:r>
    </w:p>
    <w:p w14:paraId="4054F5A4" w14:textId="07F4016D" w:rsidR="00CB4D09" w:rsidRDefault="00CB4D09" w:rsidP="00CB4D09">
      <w:pPr>
        <w:pStyle w:val="Code"/>
      </w:pPr>
      <w:r>
        <w:t xml:space="preserve">        xform.setYPos(65 * Math.random());</w:t>
      </w:r>
    </w:p>
    <w:p w14:paraId="16607B15" w14:textId="49414890" w:rsidR="00CB4D09" w:rsidRDefault="00CB4D09" w:rsidP="00CB4D09">
      <w:pPr>
        <w:pStyle w:val="Code"/>
      </w:pPr>
      <w:r>
        <w:t xml:space="preserve">    }</w:t>
      </w:r>
    </w:p>
    <w:p w14:paraId="1EC5522A" w14:textId="550E3A1C" w:rsidR="00CB4D09" w:rsidRDefault="00CB4D09" w:rsidP="00CB4D09">
      <w:pPr>
        <w:pStyle w:val="Code"/>
      </w:pPr>
      <w:r>
        <w:t>}</w:t>
      </w:r>
    </w:p>
    <w:p w14:paraId="1DD82B20" w14:textId="1769D702" w:rsidR="00CB4D09" w:rsidRDefault="00CB4D09" w:rsidP="00CB4D09">
      <w:pPr>
        <w:pStyle w:val="NumList"/>
        <w:rPr>
          <w:ins w:id="49" w:author="Matthew T. Munson" w:date="2021-05-06T14:03:00Z"/>
        </w:rPr>
      </w:pPr>
      <w:ins w:id="50" w:author="Matthew T. Munson" w:date="2021-05-06T14:02:00Z">
        <w:r>
          <w:t>Export the Minion so that i</w:t>
        </w:r>
      </w:ins>
      <w:ins w:id="51" w:author="Matthew T. Munson" w:date="2021-05-06T14:03:00Z">
        <w:r>
          <w:t>t’s available to other classes</w:t>
        </w:r>
      </w:ins>
    </w:p>
    <w:p w14:paraId="526A2338" w14:textId="1441E951" w:rsidR="00CB4D09" w:rsidRDefault="00CB4D09" w:rsidP="00CB4D09">
      <w:pPr>
        <w:pStyle w:val="Code"/>
      </w:pPr>
      <w:ins w:id="52" w:author="Matthew T. Munson" w:date="2021-05-06T14:03:00Z">
        <w:r w:rsidRPr="00CB4D09">
          <w:t>export default Minion;</w:t>
        </w:r>
      </w:ins>
    </w:p>
    <w:p w14:paraId="7B54C319" w14:textId="18C9CB87" w:rsidR="00550743" w:rsidRDefault="00550743" w:rsidP="00550743">
      <w:pPr>
        <w:pStyle w:val="Heading4"/>
      </w:pPr>
      <w:proofErr w:type="spellStart"/>
      <w:r>
        <w:lastRenderedPageBreak/>
        <w:t>MyGame</w:t>
      </w:r>
      <w:proofErr w:type="spellEnd"/>
      <w:r>
        <w:t xml:space="preserve"> Scene</w:t>
      </w:r>
      <w:r>
        <w:fldChar w:fldCharType="begin"/>
      </w:r>
      <w:r>
        <w:instrText xml:space="preserve"> XE "</w:instrText>
      </w:r>
      <w:r w:rsidRPr="00537262">
        <w:instrText>MyGame Scene</w:instrText>
      </w:r>
      <w:r>
        <w:instrText xml:space="preserve">" </w:instrText>
      </w:r>
      <w:r>
        <w:fldChar w:fldCharType="end"/>
      </w:r>
      <w:r>
        <w:fldChar w:fldCharType="begin"/>
      </w:r>
      <w:r>
        <w:instrText xml:space="preserve"> XE "</w:instrText>
      </w:r>
      <w:r w:rsidRPr="00537262">
        <w:instrText>Game Objects Project:MyGame Scene</w:instrText>
      </w:r>
      <w:r>
        <w:instrText xml:space="preserve">" </w:instrText>
      </w:r>
      <w:r>
        <w:fldChar w:fldCharType="end"/>
      </w:r>
    </w:p>
    <w:p w14:paraId="7DCD9C93" w14:textId="682A21AC" w:rsidR="00550743" w:rsidRDefault="00550743" w:rsidP="00550743">
      <w:pPr>
        <w:pStyle w:val="BodyTextFirst"/>
      </w:pPr>
      <w:r>
        <w:t xml:space="preserve">As in all cases, the </w:t>
      </w:r>
      <w:proofErr w:type="spellStart"/>
      <w:r w:rsidRPr="00B229B3">
        <w:rPr>
          <w:rStyle w:val="CodeInline"/>
        </w:rPr>
        <w:t>MyGame</w:t>
      </w:r>
      <w:proofErr w:type="spellEnd"/>
      <w:r>
        <w:t xml:space="preserve"> level is implemented in the </w:t>
      </w:r>
      <w:r w:rsidR="00CB4D09">
        <w:rPr>
          <w:rStyle w:val="CodeInline"/>
        </w:rPr>
        <w:t>m</w:t>
      </w:r>
      <w:r w:rsidRPr="00B229B3">
        <w:rPr>
          <w:rStyle w:val="CodeInline"/>
        </w:rPr>
        <w:t>y</w:t>
      </w:r>
      <w:r w:rsidR="00CB4D09">
        <w:rPr>
          <w:rStyle w:val="CodeInline"/>
        </w:rPr>
        <w:t>_g</w:t>
      </w:r>
      <w:r w:rsidRPr="00B229B3">
        <w:rPr>
          <w:rStyle w:val="CodeInline"/>
        </w:rPr>
        <w:t>ame.js</w:t>
      </w:r>
      <w:r>
        <w:t xml:space="preserve"> file. </w:t>
      </w:r>
      <w:r w:rsidR="00CB4D09">
        <w:t>With</w:t>
      </w:r>
      <w:r>
        <w:t xml:space="preserve"> the three specific </w:t>
      </w:r>
      <w:proofErr w:type="spellStart"/>
      <w:r w:rsidRPr="00D66D16">
        <w:rPr>
          <w:rStyle w:val="CodeInline"/>
        </w:rPr>
        <w:t>GameObject</w:t>
      </w:r>
      <w:proofErr w:type="spellEnd"/>
      <w:r>
        <w:t xml:space="preserve"> subclasses defined, follow these steps: </w:t>
      </w:r>
    </w:p>
    <w:p w14:paraId="53FCB567" w14:textId="30BA106F" w:rsidR="00550743" w:rsidRPr="00294781" w:rsidRDefault="00550743" w:rsidP="00E60016">
      <w:pPr>
        <w:pStyle w:val="NumList"/>
        <w:numPr>
          <w:ilvl w:val="0"/>
          <w:numId w:val="12"/>
        </w:numPr>
      </w:pPr>
      <w:r>
        <w:t xml:space="preserve">The </w:t>
      </w:r>
      <w:r w:rsidRPr="00550743">
        <w:t>constructor</w:t>
      </w:r>
      <w:r>
        <w:t xml:space="preserve"> and the </w:t>
      </w:r>
      <w:r w:rsidRPr="00E85F86">
        <w:rPr>
          <w:rStyle w:val="CodeInline"/>
        </w:rPr>
        <w:t>load()</w:t>
      </w:r>
      <w:r>
        <w:t xml:space="preserve">, </w:t>
      </w:r>
      <w:r w:rsidRPr="00E85F86">
        <w:rPr>
          <w:rStyle w:val="CodeInline"/>
        </w:rPr>
        <w:t>unload()</w:t>
      </w:r>
      <w:r>
        <w:t xml:space="preserve">, and </w:t>
      </w:r>
      <w:r w:rsidRPr="00E85F86">
        <w:rPr>
          <w:rStyle w:val="CodeInline"/>
        </w:rPr>
        <w:t>draw()</w:t>
      </w:r>
      <w:r>
        <w:t xml:space="preserve"> functions are similar as in previous projects, so the details are not shown here. Please refer to the </w:t>
      </w:r>
      <w:r w:rsidR="00CB4D09">
        <w:rPr>
          <w:rStyle w:val="CodeInline"/>
        </w:rPr>
        <w:t>m</w:t>
      </w:r>
      <w:r w:rsidRPr="00E85F86">
        <w:rPr>
          <w:rStyle w:val="CodeInline"/>
        </w:rPr>
        <w:t>y</w:t>
      </w:r>
      <w:r w:rsidR="00CB4D09">
        <w:rPr>
          <w:rStyle w:val="CodeInline"/>
        </w:rPr>
        <w:t>_g</w:t>
      </w:r>
      <w:r w:rsidRPr="00E85F86">
        <w:rPr>
          <w:rStyle w:val="CodeInline"/>
        </w:rPr>
        <w:t>ame.js</w:t>
      </w:r>
      <w:r>
        <w:t xml:space="preserve"> file for the actual implementations.</w:t>
      </w:r>
    </w:p>
    <w:p w14:paraId="20C80FF4" w14:textId="3198FC27" w:rsidR="00550743" w:rsidRPr="000D78C3" w:rsidRDefault="00550743" w:rsidP="00E60016">
      <w:pPr>
        <w:pStyle w:val="NumList"/>
        <w:numPr>
          <w:ilvl w:val="0"/>
          <w:numId w:val="12"/>
        </w:numPr>
      </w:pPr>
      <w:r>
        <w:t xml:space="preserve">Edit the </w:t>
      </w:r>
      <w:proofErr w:type="spellStart"/>
      <w:r w:rsidRPr="00550743">
        <w:rPr>
          <w:rStyle w:val="CodeInline"/>
          <w:rFonts w:ascii="Utopia" w:hAnsi="Utopia"/>
          <w:bdr w:val="none" w:sz="0" w:space="0" w:color="auto"/>
        </w:rPr>
        <w:t>init</w:t>
      </w:r>
      <w:proofErr w:type="spellEnd"/>
      <w:r w:rsidRPr="002E424E">
        <w:rPr>
          <w:rStyle w:val="CodeInline"/>
        </w:rPr>
        <w:t>()</w:t>
      </w:r>
      <w:r>
        <w:t xml:space="preserve"> function and add the following code:</w:t>
      </w:r>
    </w:p>
    <w:p w14:paraId="3618CDD2" w14:textId="7B6DFAAF" w:rsidR="00550743" w:rsidRPr="00294781" w:rsidRDefault="00CB4D09" w:rsidP="00550743">
      <w:pPr>
        <w:pStyle w:val="Code"/>
      </w:pPr>
      <w:r w:rsidRPr="00CB4D09">
        <w:t>init() {</w:t>
      </w:r>
    </w:p>
    <w:p w14:paraId="709CC462" w14:textId="370BC085" w:rsidR="00550743" w:rsidRDefault="00550743" w:rsidP="00550743">
      <w:pPr>
        <w:pStyle w:val="Code"/>
      </w:pPr>
      <w:r w:rsidRPr="00294781">
        <w:t xml:space="preserve">    </w:t>
      </w:r>
      <w:r>
        <w:t xml:space="preserve">// … identical </w:t>
      </w:r>
      <w:r w:rsidR="00CB4D09">
        <w:t xml:space="preserve">to </w:t>
      </w:r>
      <w:r>
        <w:t xml:space="preserve">previous </w:t>
      </w:r>
      <w:r w:rsidR="00CB4D09">
        <w:t>code</w:t>
      </w:r>
      <w:r>
        <w:t xml:space="preserve"> … </w:t>
      </w:r>
    </w:p>
    <w:p w14:paraId="4926CE4D" w14:textId="77777777" w:rsidR="00550743" w:rsidRDefault="00550743" w:rsidP="00550743">
      <w:pPr>
        <w:pStyle w:val="Code"/>
      </w:pPr>
    </w:p>
    <w:p w14:paraId="521EF1E5" w14:textId="793B725A" w:rsidR="00CB4D09" w:rsidRDefault="00550743" w:rsidP="00CB4D09">
      <w:pPr>
        <w:pStyle w:val="Code"/>
      </w:pPr>
      <w:r w:rsidRPr="00294781">
        <w:t xml:space="preserve">    </w:t>
      </w:r>
      <w:r w:rsidR="00CB4D09">
        <w:t>// Step B: The dye pack: simply another GameObject</w:t>
      </w:r>
    </w:p>
    <w:p w14:paraId="0832C73F" w14:textId="53DB15A8" w:rsidR="00CB4D09" w:rsidRDefault="00CB4D09" w:rsidP="00CB4D09">
      <w:pPr>
        <w:pStyle w:val="Code"/>
      </w:pPr>
      <w:r>
        <w:t xml:space="preserve">    this.mDyePack = new DyePack(this.kMinionSprite);</w:t>
      </w:r>
    </w:p>
    <w:p w14:paraId="1F126254" w14:textId="77777777" w:rsidR="00CB4D09" w:rsidRDefault="00CB4D09" w:rsidP="00CB4D09">
      <w:pPr>
        <w:pStyle w:val="Code"/>
      </w:pPr>
    </w:p>
    <w:p w14:paraId="1F52EAF6" w14:textId="226B2E05" w:rsidR="00CB4D09" w:rsidRDefault="00CB4D09" w:rsidP="00CB4D09">
      <w:pPr>
        <w:pStyle w:val="Code"/>
      </w:pPr>
      <w:r>
        <w:t xml:space="preserve">    // Step C: A set of Minions</w:t>
      </w:r>
    </w:p>
    <w:p w14:paraId="4B0CACEB" w14:textId="69EF4278" w:rsidR="00CB4D09" w:rsidRDefault="00CB4D09" w:rsidP="00CB4D09">
      <w:pPr>
        <w:pStyle w:val="Code"/>
      </w:pPr>
      <w:r>
        <w:t xml:space="preserve">    this.mMinionset = new engine.GameObjectSet();</w:t>
      </w:r>
    </w:p>
    <w:p w14:paraId="40528D23" w14:textId="09760F68" w:rsidR="00CB4D09" w:rsidRDefault="00CB4D09" w:rsidP="00CB4D09">
      <w:pPr>
        <w:pStyle w:val="Code"/>
      </w:pPr>
      <w:r>
        <w:t xml:space="preserve">    let i = 0, randomY, aMinion;</w:t>
      </w:r>
    </w:p>
    <w:p w14:paraId="39FD426B" w14:textId="7712CEE6" w:rsidR="00CB4D09" w:rsidRDefault="00CB4D09" w:rsidP="00CB4D09">
      <w:pPr>
        <w:pStyle w:val="Code"/>
      </w:pPr>
      <w:r>
        <w:t xml:space="preserve">    // create 5 minions at random Y values</w:t>
      </w:r>
    </w:p>
    <w:p w14:paraId="43E9E062" w14:textId="293C5584" w:rsidR="00CB4D09" w:rsidRDefault="00CB4D09" w:rsidP="00CB4D09">
      <w:pPr>
        <w:pStyle w:val="Code"/>
      </w:pPr>
      <w:r>
        <w:t xml:space="preserve">    for (i = 0; i &lt; 5; i++) {</w:t>
      </w:r>
    </w:p>
    <w:p w14:paraId="7E51DD73" w14:textId="68AB3363" w:rsidR="00CB4D09" w:rsidRDefault="00CB4D09" w:rsidP="00CB4D09">
      <w:pPr>
        <w:pStyle w:val="Code"/>
      </w:pPr>
      <w:r>
        <w:t xml:space="preserve">        randomY = Math.random() * 65;</w:t>
      </w:r>
    </w:p>
    <w:p w14:paraId="25A97A6B" w14:textId="1541A15E" w:rsidR="00CB4D09" w:rsidRDefault="00CB4D09" w:rsidP="00CB4D09">
      <w:pPr>
        <w:pStyle w:val="Code"/>
      </w:pPr>
      <w:r>
        <w:t xml:space="preserve">        aMinion = new Minion(this.kMinionSprite, randomY);</w:t>
      </w:r>
    </w:p>
    <w:p w14:paraId="71CA153D" w14:textId="20BF87C0" w:rsidR="00CB4D09" w:rsidRDefault="00CB4D09" w:rsidP="00CB4D09">
      <w:pPr>
        <w:pStyle w:val="Code"/>
      </w:pPr>
      <w:r>
        <w:t xml:space="preserve">        this.mMinionset.addToSet(aMinion);</w:t>
      </w:r>
    </w:p>
    <w:p w14:paraId="709DB21A" w14:textId="7B214627" w:rsidR="00CB4D09" w:rsidRDefault="00CB4D09" w:rsidP="00CB4D09">
      <w:pPr>
        <w:pStyle w:val="Code"/>
      </w:pPr>
      <w:r>
        <w:t xml:space="preserve">    }</w:t>
      </w:r>
    </w:p>
    <w:p w14:paraId="6CC693D7" w14:textId="77777777" w:rsidR="00CB4D09" w:rsidRDefault="00CB4D09" w:rsidP="00CB4D09">
      <w:pPr>
        <w:pStyle w:val="Code"/>
      </w:pPr>
    </w:p>
    <w:p w14:paraId="19229DD0" w14:textId="133A9B05" w:rsidR="00CB4D09" w:rsidRDefault="00CB4D09" w:rsidP="00CB4D09">
      <w:pPr>
        <w:pStyle w:val="Code"/>
      </w:pPr>
      <w:r>
        <w:t xml:space="preserve">    // Step D: Create the hero object</w:t>
      </w:r>
    </w:p>
    <w:p w14:paraId="600CEE08" w14:textId="070476A1" w:rsidR="00CB4D09" w:rsidRDefault="00CB4D09" w:rsidP="00CB4D09">
      <w:pPr>
        <w:pStyle w:val="Code"/>
      </w:pPr>
      <w:r>
        <w:t xml:space="preserve">    this.mHero = new Hero(this.kMinionSprite);</w:t>
      </w:r>
    </w:p>
    <w:p w14:paraId="6B148EF5" w14:textId="77777777" w:rsidR="00CB4D09" w:rsidRDefault="00CB4D09" w:rsidP="00CB4D09">
      <w:pPr>
        <w:pStyle w:val="Code"/>
      </w:pPr>
    </w:p>
    <w:p w14:paraId="0EBD35FB" w14:textId="04D0BB29" w:rsidR="00CB4D09" w:rsidRDefault="00CB4D09" w:rsidP="00CB4D09">
      <w:pPr>
        <w:pStyle w:val="Code"/>
      </w:pPr>
      <w:r>
        <w:t xml:space="preserve">    // Step E: Create and initialize message output</w:t>
      </w:r>
    </w:p>
    <w:p w14:paraId="0BCCA418" w14:textId="21E3D7AA" w:rsidR="00CB4D09" w:rsidRDefault="00CB4D09" w:rsidP="00CB4D09">
      <w:pPr>
        <w:pStyle w:val="Code"/>
      </w:pPr>
      <w:r>
        <w:t xml:space="preserve">    this.mMsg = new engine.FontRenderable("Status Message");</w:t>
      </w:r>
    </w:p>
    <w:p w14:paraId="44BFF241" w14:textId="6F66826E" w:rsidR="00CB4D09" w:rsidRDefault="00CB4D09" w:rsidP="00CB4D09">
      <w:pPr>
        <w:pStyle w:val="Code"/>
      </w:pPr>
      <w:r>
        <w:t xml:space="preserve">    this.mMsg.setColor([0, 0, 0, 1]);</w:t>
      </w:r>
    </w:p>
    <w:p w14:paraId="12BD70AC" w14:textId="0BBA27D0" w:rsidR="00CB4D09" w:rsidRDefault="00CB4D09" w:rsidP="00CB4D09">
      <w:pPr>
        <w:pStyle w:val="Code"/>
      </w:pPr>
      <w:r>
        <w:t xml:space="preserve">    this.mMsg.getXform().setPosition(1, 2);</w:t>
      </w:r>
    </w:p>
    <w:p w14:paraId="08982DC9" w14:textId="5EC96F74" w:rsidR="00CB4D09" w:rsidRDefault="00CB4D09" w:rsidP="00CB4D09">
      <w:pPr>
        <w:pStyle w:val="Code"/>
      </w:pPr>
      <w:r>
        <w:t xml:space="preserve">    this.mMsg.setTextHeight(3);</w:t>
      </w:r>
    </w:p>
    <w:p w14:paraId="752FE008" w14:textId="55A47355" w:rsidR="00CB4D09" w:rsidRDefault="00CB4D09" w:rsidP="00CB4D09">
      <w:pPr>
        <w:pStyle w:val="Code"/>
      </w:pPr>
      <w:r>
        <w:t>}</w:t>
      </w:r>
    </w:p>
    <w:p w14:paraId="2C0FE980" w14:textId="20E958C6" w:rsidR="00550743" w:rsidRDefault="00550743" w:rsidP="00550743">
      <w:pPr>
        <w:pStyle w:val="BodyTextCont"/>
      </w:pPr>
      <w:r>
        <w:t xml:space="preserve">The details of step A, the creation of the camera and initialization of the background color, are not shown because they are identical to previous projects. Steps B, C, and D show the instantiation of the three object types, with step C showing the creation and insertion of the right-to-left moving </w:t>
      </w:r>
      <w:r w:rsidRPr="00CD46A5">
        <w:rPr>
          <w:rStyle w:val="CodeInline"/>
        </w:rPr>
        <w:t>Minion</w:t>
      </w:r>
      <w:r>
        <w:t xml:space="preserve"> objects into the </w:t>
      </w:r>
      <w:proofErr w:type="spellStart"/>
      <w:r w:rsidRPr="00CD46A5">
        <w:rPr>
          <w:rStyle w:val="CodeInline"/>
        </w:rPr>
        <w:t>mMinionset</w:t>
      </w:r>
      <w:proofErr w:type="spellEnd"/>
      <w:r>
        <w:t xml:space="preserve">. Notice that the </w:t>
      </w:r>
      <w:proofErr w:type="spellStart"/>
      <w:r>
        <w:t>init</w:t>
      </w:r>
      <w:proofErr w:type="spellEnd"/>
      <w:r>
        <w:t xml:space="preserve"> function is free from the clustering of setting each object’s textures, geometries, and so on. </w:t>
      </w:r>
    </w:p>
    <w:p w14:paraId="797D9476" w14:textId="77777777" w:rsidR="00550743" w:rsidRPr="000D78C3" w:rsidRDefault="00550743" w:rsidP="00E60016">
      <w:pPr>
        <w:pStyle w:val="NumList"/>
        <w:numPr>
          <w:ilvl w:val="0"/>
          <w:numId w:val="12"/>
        </w:numPr>
      </w:pPr>
      <w:r>
        <w:t xml:space="preserve">Edit the </w:t>
      </w:r>
      <w:r w:rsidRPr="00550743">
        <w:rPr>
          <w:rStyle w:val="CodeInline"/>
          <w:rFonts w:ascii="Utopia" w:hAnsi="Utopia"/>
          <w:bdr w:val="none" w:sz="0" w:space="0" w:color="auto"/>
        </w:rPr>
        <w:t>update</w:t>
      </w:r>
      <w:r w:rsidRPr="007A5B98">
        <w:rPr>
          <w:rStyle w:val="CodeInline"/>
        </w:rPr>
        <w:t>()</w:t>
      </w:r>
      <w:r>
        <w:t xml:space="preserve"> function to update the game state.</w:t>
      </w:r>
    </w:p>
    <w:p w14:paraId="71880053" w14:textId="406394FA" w:rsidR="00CB4D09" w:rsidRDefault="00CB4D09" w:rsidP="00CB4D09">
      <w:pPr>
        <w:pStyle w:val="Code"/>
      </w:pPr>
      <w:r>
        <w:t>update() {</w:t>
      </w:r>
    </w:p>
    <w:p w14:paraId="09817634" w14:textId="71D88749" w:rsidR="00CB4D09" w:rsidRDefault="00CB4D09" w:rsidP="00CB4D09">
      <w:pPr>
        <w:pStyle w:val="Code"/>
      </w:pPr>
      <w:r>
        <w:t xml:space="preserve">    this.mHero.update();</w:t>
      </w:r>
    </w:p>
    <w:p w14:paraId="46A05AB8" w14:textId="64CEFB52" w:rsidR="00CB4D09" w:rsidRDefault="00CB4D09" w:rsidP="00CB4D09">
      <w:pPr>
        <w:pStyle w:val="Code"/>
      </w:pPr>
      <w:r>
        <w:t xml:space="preserve">    this.mMinionset.update();</w:t>
      </w:r>
    </w:p>
    <w:p w14:paraId="10C516AB" w14:textId="551E576B" w:rsidR="00CB4D09" w:rsidRDefault="00CB4D09" w:rsidP="00CB4D09">
      <w:pPr>
        <w:pStyle w:val="Code"/>
      </w:pPr>
      <w:r>
        <w:t xml:space="preserve">    this.mDyePack.update();</w:t>
      </w:r>
    </w:p>
    <w:p w14:paraId="0D60AD90" w14:textId="0B2BC234" w:rsidR="00CB4D09" w:rsidRDefault="00CB4D09" w:rsidP="00CB4D09">
      <w:pPr>
        <w:pStyle w:val="Code"/>
      </w:pPr>
      <w:r>
        <w:t>}</w:t>
      </w:r>
    </w:p>
    <w:p w14:paraId="767B2132" w14:textId="77777777" w:rsidR="00550743" w:rsidRDefault="00550743" w:rsidP="00550743">
      <w:pPr>
        <w:pStyle w:val="BodyTextCont"/>
      </w:pPr>
      <w:r>
        <w:lastRenderedPageBreak/>
        <w:t>With the well-</w:t>
      </w:r>
      <w:r w:rsidRPr="00550743">
        <w:t>defined</w:t>
      </w:r>
      <w:r>
        <w:t xml:space="preserve"> behaviors for each object type abstracted, the clean </w:t>
      </w:r>
      <w:r w:rsidRPr="00491ED3">
        <w:rPr>
          <w:rStyle w:val="CodeInline"/>
        </w:rPr>
        <w:t>update()</w:t>
      </w:r>
      <w:r>
        <w:t xml:space="preserve"> function clearly shows that the game consists of three noninteracting objects.</w:t>
      </w:r>
    </w:p>
    <w:p w14:paraId="6CB581E2" w14:textId="4E9C41BC" w:rsidR="00550743" w:rsidRDefault="00550743" w:rsidP="00550743">
      <w:pPr>
        <w:pStyle w:val="BodyTextCont"/>
      </w:pPr>
      <w:r>
        <w:t xml:space="preserve">You can now run the project and notice that </w:t>
      </w:r>
      <w:r w:rsidRPr="00572A75">
        <w:t xml:space="preserve">the </w:t>
      </w:r>
      <w:r>
        <w:t xml:space="preserve">slightly more </w:t>
      </w:r>
      <w:r w:rsidRPr="00572A75">
        <w:t xml:space="preserve">complex </w:t>
      </w:r>
      <w:r>
        <w:t xml:space="preserve">movements of six minions are accomplished with much cleaner </w:t>
      </w:r>
      <w:proofErr w:type="spellStart"/>
      <w:r w:rsidRPr="00DC0526">
        <w:rPr>
          <w:rStyle w:val="CodeInline"/>
        </w:rPr>
        <w:t>init</w:t>
      </w:r>
      <w:proofErr w:type="spellEnd"/>
      <w:r w:rsidRPr="00DC0526">
        <w:rPr>
          <w:rStyle w:val="CodeInline"/>
        </w:rPr>
        <w:t>()</w:t>
      </w:r>
      <w:r>
        <w:t xml:space="preserve"> and </w:t>
      </w:r>
      <w:r w:rsidRPr="002E0E04">
        <w:rPr>
          <w:rStyle w:val="CodeInline"/>
        </w:rPr>
        <w:t>update()</w:t>
      </w:r>
      <w:r>
        <w:t xml:space="preserve"> functions. The </w:t>
      </w:r>
      <w:proofErr w:type="spellStart"/>
      <w:r w:rsidRPr="00607233">
        <w:rPr>
          <w:rStyle w:val="CodeInline"/>
        </w:rPr>
        <w:t>init</w:t>
      </w:r>
      <w:proofErr w:type="spellEnd"/>
      <w:r w:rsidRPr="00607233">
        <w:rPr>
          <w:rStyle w:val="CodeInline"/>
        </w:rPr>
        <w:t>()</w:t>
      </w:r>
      <w:r>
        <w:t xml:space="preserve"> function consists of only logic and controls </w:t>
      </w:r>
      <w:r w:rsidR="00872128">
        <w:t>for</w:t>
      </w:r>
      <w:r>
        <w:t xml:space="preserve"> placing created objects in the game world and does not include any specific settings for different object types. With the </w:t>
      </w:r>
      <w:r w:rsidRPr="00A06105">
        <w:rPr>
          <w:rStyle w:val="CodeInline"/>
        </w:rPr>
        <w:t>Minion</w:t>
      </w:r>
      <w:r>
        <w:t xml:space="preserve"> object defining its motion behaviors in its own </w:t>
      </w:r>
      <w:r w:rsidRPr="007F4084">
        <w:rPr>
          <w:rStyle w:val="CodeInline"/>
        </w:rPr>
        <w:t>update()</w:t>
      </w:r>
      <w:r>
        <w:t xml:space="preserve"> function, the logic in the </w:t>
      </w:r>
      <w:proofErr w:type="spellStart"/>
      <w:r w:rsidRPr="001069EC">
        <w:rPr>
          <w:rStyle w:val="CodeInline"/>
        </w:rPr>
        <w:t>MyGame</w:t>
      </w:r>
      <w:proofErr w:type="spellEnd"/>
      <w:r>
        <w:rPr>
          <w:rStyle w:val="CodeInline"/>
        </w:rPr>
        <w:t xml:space="preserve"> </w:t>
      </w:r>
      <w:r>
        <w:t xml:space="preserve">level’s </w:t>
      </w:r>
      <w:r w:rsidRPr="001069EC">
        <w:rPr>
          <w:rStyle w:val="CodeInline"/>
        </w:rPr>
        <w:t>update()</w:t>
      </w:r>
      <w:r>
        <w:t xml:space="preserve"> function can focus on object-level controls. Note that the structure of this function clearly shows the three objects are updated independently and do not interact with each other</w:t>
      </w:r>
      <w:r>
        <w:fldChar w:fldCharType="begin"/>
      </w:r>
      <w:r>
        <w:instrText xml:space="preserve"> XE "</w:instrText>
      </w:r>
      <w:r w:rsidRPr="00537262">
        <w:instrText>MyGame Scene</w:instrText>
      </w:r>
      <w:r>
        <w:instrText xml:space="preserve">" </w:instrText>
      </w:r>
      <w:r>
        <w:fldChar w:fldCharType="end"/>
      </w:r>
      <w:r>
        <w:fldChar w:fldCharType="begin"/>
      </w:r>
      <w:r>
        <w:instrText xml:space="preserve"> XE "</w:instrText>
      </w:r>
      <w:r w:rsidRPr="00537262">
        <w:instrText>Game Objects Project:MyGame Scene</w:instrText>
      </w:r>
      <w:r>
        <w:instrText xml:space="preserve">" </w:instrText>
      </w:r>
      <w:r>
        <w:fldChar w:fldCharType="end"/>
      </w:r>
      <w:r>
        <w:t xml:space="preserve">. </w:t>
      </w:r>
    </w:p>
    <w:p w14:paraId="0A44ABB9" w14:textId="77777777" w:rsidR="00550743" w:rsidRDefault="00550743" w:rsidP="00550743">
      <w:pPr>
        <w:pStyle w:val="Heading1"/>
      </w:pPr>
      <w:commentRangeStart w:id="53"/>
      <w:r>
        <w:t xml:space="preserve">Chasing of a </w:t>
      </w:r>
      <w:proofErr w:type="spellStart"/>
      <w:r>
        <w:t>GameObject</w:t>
      </w:r>
      <w:proofErr w:type="spellEnd"/>
      <w:r>
        <w:t xml:space="preserve"> </w:t>
      </w:r>
      <w:commentRangeEnd w:id="53"/>
      <w:r w:rsidR="00872128">
        <w:rPr>
          <w:rStyle w:val="CommentReference"/>
          <w:rFonts w:asciiTheme="minorHAnsi" w:hAnsiTheme="minorHAnsi"/>
          <w:b w:val="0"/>
        </w:rPr>
        <w:commentReference w:id="53"/>
      </w:r>
    </w:p>
    <w:p w14:paraId="077C8BFC" w14:textId="77777777" w:rsidR="00550743" w:rsidRDefault="00550743" w:rsidP="00550743">
      <w:pPr>
        <w:pStyle w:val="BodyTextFirst"/>
      </w:pPr>
      <w:r>
        <w:t xml:space="preserve">A closer examination of the previous project reveals that though there are quite a few minions moving on the screen, their motions are simple and boring. Even though there are variations in speed and direction, the motions are without purpose or awareness of other game objects in the scene. To support more sophisticated or interesting movements, a </w:t>
      </w:r>
      <w:proofErr w:type="spellStart"/>
      <w:r w:rsidRPr="009D7B1D">
        <w:rPr>
          <w:rStyle w:val="CodeInline"/>
        </w:rPr>
        <w:t>GameObject</w:t>
      </w:r>
      <w:proofErr w:type="spellEnd"/>
      <w:r>
        <w:t xml:space="preserve"> needs to be aware of the locations of other objects and determine motion based on that information. </w:t>
      </w:r>
    </w:p>
    <w:p w14:paraId="501309BA" w14:textId="01E11AEA" w:rsidR="00550743" w:rsidRDefault="00550743" w:rsidP="00550743">
      <w:pPr>
        <w:pStyle w:val="BodyTextCont"/>
      </w:pPr>
      <w:r>
        <w:t xml:space="preserve">Chasing </w:t>
      </w:r>
      <w:r w:rsidRPr="00B02453">
        <w:t>behavior</w:t>
      </w:r>
      <w:r>
        <w:fldChar w:fldCharType="begin"/>
      </w:r>
      <w:r>
        <w:instrText xml:space="preserve"> XE "</w:instrText>
      </w:r>
      <w:r w:rsidRPr="00537262">
        <w:instrText>Game objects:chasing behavior</w:instrText>
      </w:r>
      <w:r>
        <w:instrText xml:space="preserve">" </w:instrText>
      </w:r>
      <w:r>
        <w:fldChar w:fldCharType="end"/>
      </w:r>
      <w:r>
        <w:t xml:space="preserve"> is one such example. </w:t>
      </w:r>
      <w:r w:rsidRPr="00B02453">
        <w:t>The</w:t>
      </w:r>
      <w:r>
        <w:t xml:space="preserve"> </w:t>
      </w:r>
      <w:r w:rsidRPr="00B02453">
        <w:t>goal</w:t>
      </w:r>
      <w:r>
        <w:t xml:space="preserve"> </w:t>
      </w:r>
      <w:r w:rsidRPr="00B02453">
        <w:t>of</w:t>
      </w:r>
      <w:r>
        <w:t xml:space="preserve"> </w:t>
      </w:r>
      <w:r w:rsidRPr="00B02453">
        <w:t>a</w:t>
      </w:r>
      <w:r>
        <w:t xml:space="preserve"> </w:t>
      </w:r>
      <w:r w:rsidRPr="00B02453">
        <w:t>chasing</w:t>
      </w:r>
      <w:r>
        <w:t xml:space="preserve"> </w:t>
      </w:r>
      <w:r w:rsidRPr="00B02453">
        <w:t>object</w:t>
      </w:r>
      <w:r>
        <w:t xml:space="preserve"> </w:t>
      </w:r>
      <w:r w:rsidRPr="00B02453">
        <w:t>is</w:t>
      </w:r>
      <w:r>
        <w:t xml:space="preserve"> </w:t>
      </w:r>
      <w:r w:rsidRPr="00B02453">
        <w:t>usually</w:t>
      </w:r>
      <w:r>
        <w:t xml:space="preserve"> </w:t>
      </w:r>
      <w:r w:rsidRPr="00B02453">
        <w:t>to</w:t>
      </w:r>
      <w:r>
        <w:t xml:space="preserve"> </w:t>
      </w:r>
      <w:r w:rsidRPr="00B02453">
        <w:t>catch</w:t>
      </w:r>
      <w:r>
        <w:t xml:space="preserve"> </w:t>
      </w:r>
      <w:r w:rsidRPr="00B02453">
        <w:t>the</w:t>
      </w:r>
      <w:r>
        <w:t xml:space="preserve"> </w:t>
      </w:r>
      <w:r w:rsidRPr="00B02453">
        <w:t>game</w:t>
      </w:r>
      <w:r>
        <w:t xml:space="preserve"> </w:t>
      </w:r>
      <w:r w:rsidRPr="00B02453">
        <w:t>object</w:t>
      </w:r>
      <w:r>
        <w:t xml:space="preserve"> </w:t>
      </w:r>
      <w:r w:rsidRPr="00B02453">
        <w:t>that</w:t>
      </w:r>
      <w:r>
        <w:t xml:space="preserve"> </w:t>
      </w:r>
      <w:r w:rsidRPr="00B02453">
        <w:t>it</w:t>
      </w:r>
      <w:r>
        <w:t xml:space="preserve"> </w:t>
      </w:r>
      <w:r w:rsidRPr="00B02453">
        <w:t>is</w:t>
      </w:r>
      <w:r>
        <w:t xml:space="preserve"> </w:t>
      </w:r>
      <w:r w:rsidRPr="00B02453">
        <w:t>targeting.</w:t>
      </w:r>
      <w:r>
        <w:t xml:space="preserve"> </w:t>
      </w:r>
      <w:r w:rsidRPr="00B02453">
        <w:t>This</w:t>
      </w:r>
      <w:r>
        <w:t xml:space="preserve"> </w:t>
      </w:r>
      <w:r w:rsidRPr="00B02453">
        <w:t>requires</w:t>
      </w:r>
      <w:r>
        <w:t xml:space="preserve"> programmatic </w:t>
      </w:r>
      <w:r w:rsidRPr="00B02453">
        <w:t>manipulation</w:t>
      </w:r>
      <w:r>
        <w:t xml:space="preserve"> </w:t>
      </w:r>
      <w:r w:rsidRPr="00B02453">
        <w:t>of</w:t>
      </w:r>
      <w:r>
        <w:t xml:space="preserve"> </w:t>
      </w:r>
      <w:r w:rsidRPr="00B02453">
        <w:t>the</w:t>
      </w:r>
      <w:r>
        <w:t xml:space="preserve"> </w:t>
      </w:r>
      <w:r w:rsidRPr="00B02453">
        <w:t>chaser’s</w:t>
      </w:r>
      <w:r>
        <w:t xml:space="preserve"> </w:t>
      </w:r>
      <w:r w:rsidRPr="00B02453">
        <w:t>front</w:t>
      </w:r>
      <w:r>
        <w:t xml:space="preserve"> </w:t>
      </w:r>
      <w:r w:rsidRPr="00B02453">
        <w:t>direction</w:t>
      </w:r>
      <w:r>
        <w:t xml:space="preserve"> </w:t>
      </w:r>
      <w:r w:rsidRPr="00B02453">
        <w:t>and</w:t>
      </w:r>
      <w:r>
        <w:t xml:space="preserve"> speed so it can </w:t>
      </w:r>
      <w:r w:rsidRPr="00B02453">
        <w:t>ho</w:t>
      </w:r>
      <w:r>
        <w:t>n</w:t>
      </w:r>
      <w:r w:rsidRPr="00B02453">
        <w:t>e</w:t>
      </w:r>
      <w:r>
        <w:t xml:space="preserve"> </w:t>
      </w:r>
      <w:r w:rsidRPr="00B02453">
        <w:t>in</w:t>
      </w:r>
      <w:r>
        <w:t xml:space="preserve"> </w:t>
      </w:r>
      <w:r w:rsidRPr="00B02453">
        <w:t>on</w:t>
      </w:r>
      <w:r>
        <w:t xml:space="preserve"> </w:t>
      </w:r>
      <w:r w:rsidRPr="00B02453">
        <w:t>its</w:t>
      </w:r>
      <w:r>
        <w:t xml:space="preserve"> </w:t>
      </w:r>
      <w:r w:rsidRPr="00B02453">
        <w:t>target.</w:t>
      </w:r>
      <w:r>
        <w:t xml:space="preserve"> </w:t>
      </w:r>
      <w:r w:rsidRPr="00B02453">
        <w:t>However,</w:t>
      </w:r>
      <w:r>
        <w:t xml:space="preserve"> </w:t>
      </w:r>
      <w:r w:rsidRPr="00B02453">
        <w:t>it</w:t>
      </w:r>
      <w:r>
        <w:t xml:space="preserve"> </w:t>
      </w:r>
      <w:r w:rsidRPr="00B02453">
        <w:t>is</w:t>
      </w:r>
      <w:r>
        <w:t xml:space="preserve"> </w:t>
      </w:r>
      <w:r w:rsidRPr="00B02453">
        <w:t>generally</w:t>
      </w:r>
      <w:r>
        <w:t xml:space="preserve"> </w:t>
      </w:r>
      <w:r w:rsidRPr="00B02453">
        <w:t>important</w:t>
      </w:r>
      <w:r>
        <w:t xml:space="preserve"> </w:t>
      </w:r>
      <w:r w:rsidRPr="00B02453">
        <w:t>to</w:t>
      </w:r>
      <w:r>
        <w:t xml:space="preserve"> </w:t>
      </w:r>
      <w:r w:rsidRPr="00B02453">
        <w:t>avoid</w:t>
      </w:r>
      <w:r>
        <w:t xml:space="preserve"> </w:t>
      </w:r>
      <w:r w:rsidRPr="00B02453">
        <w:t>implementing</w:t>
      </w:r>
      <w:r>
        <w:t xml:space="preserve"> </w:t>
      </w:r>
      <w:r w:rsidRPr="00B02453">
        <w:t>a</w:t>
      </w:r>
      <w:r>
        <w:t xml:space="preserve"> </w:t>
      </w:r>
      <w:r w:rsidRPr="00B02453">
        <w:t>chaser</w:t>
      </w:r>
      <w:r>
        <w:t xml:space="preserve"> </w:t>
      </w:r>
      <w:r w:rsidRPr="00B02453">
        <w:t>that</w:t>
      </w:r>
      <w:r>
        <w:t xml:space="preserve"> </w:t>
      </w:r>
      <w:r w:rsidRPr="00B02453">
        <w:t>has</w:t>
      </w:r>
      <w:r>
        <w:t xml:space="preserve"> </w:t>
      </w:r>
      <w:r w:rsidRPr="00B02453">
        <w:t>perfect</w:t>
      </w:r>
      <w:r>
        <w:t xml:space="preserve"> </w:t>
      </w:r>
      <w:r w:rsidRPr="00B02453">
        <w:t>aim</w:t>
      </w:r>
      <w:r>
        <w:t xml:space="preserve"> </w:t>
      </w:r>
      <w:r w:rsidRPr="00B02453">
        <w:t>and</w:t>
      </w:r>
      <w:r>
        <w:t xml:space="preserve"> </w:t>
      </w:r>
      <w:r w:rsidRPr="00B02453">
        <w:t>always</w:t>
      </w:r>
      <w:r>
        <w:t xml:space="preserve"> </w:t>
      </w:r>
      <w:r w:rsidRPr="00B02453">
        <w:t>hits</w:t>
      </w:r>
      <w:r>
        <w:t xml:space="preserve"> </w:t>
      </w:r>
      <w:r w:rsidRPr="00B02453">
        <w:t>its</w:t>
      </w:r>
      <w:r>
        <w:t xml:space="preserve"> </w:t>
      </w:r>
      <w:r w:rsidRPr="00B02453">
        <w:t>target</w:t>
      </w:r>
      <w:r>
        <w:t>—</w:t>
      </w:r>
      <w:r w:rsidRPr="00B02453">
        <w:t>because</w:t>
      </w:r>
      <w:r>
        <w:t xml:space="preserve"> </w:t>
      </w:r>
      <w:r w:rsidRPr="00B02453">
        <w:t>if</w:t>
      </w:r>
      <w:r>
        <w:t xml:space="preserve"> </w:t>
      </w:r>
      <w:r w:rsidRPr="00B02453">
        <w:t>the</w:t>
      </w:r>
      <w:r>
        <w:t xml:space="preserve"> </w:t>
      </w:r>
      <w:r w:rsidR="00916B75">
        <w:t xml:space="preserve">player is </w:t>
      </w:r>
      <w:r w:rsidRPr="00B02453">
        <w:t>unable</w:t>
      </w:r>
      <w:r>
        <w:t xml:space="preserve"> </w:t>
      </w:r>
      <w:r w:rsidRPr="00B02453">
        <w:t>to</w:t>
      </w:r>
      <w:r>
        <w:t xml:space="preserve"> </w:t>
      </w:r>
      <w:r w:rsidRPr="00B02453">
        <w:t>avoid</w:t>
      </w:r>
      <w:r>
        <w:t xml:space="preserve"> </w:t>
      </w:r>
      <w:r w:rsidRPr="00B02453">
        <w:t>being</w:t>
      </w:r>
      <w:r>
        <w:t xml:space="preserve"> </w:t>
      </w:r>
      <w:r w:rsidRPr="00B02453">
        <w:t>hit</w:t>
      </w:r>
      <w:r>
        <w:t xml:space="preserve">, </w:t>
      </w:r>
      <w:r w:rsidR="00916B75">
        <w:t>the game becomes impossibly difficult</w:t>
      </w:r>
      <w:r w:rsidRPr="00B02453">
        <w:t>.</w:t>
      </w:r>
      <w:r>
        <w:t xml:space="preserve"> Nonetheless</w:t>
      </w:r>
      <w:r w:rsidRPr="00B02453">
        <w:t>,</w:t>
      </w:r>
      <w:r>
        <w:t xml:space="preserve"> </w:t>
      </w:r>
      <w:r w:rsidRPr="00B02453">
        <w:t>this</w:t>
      </w:r>
      <w:r>
        <w:t xml:space="preserve"> </w:t>
      </w:r>
      <w:r w:rsidRPr="00B02453">
        <w:t>does</w:t>
      </w:r>
      <w:r>
        <w:t xml:space="preserve"> </w:t>
      </w:r>
      <w:r w:rsidRPr="00B02453">
        <w:t>not</w:t>
      </w:r>
      <w:r>
        <w:t xml:space="preserve"> </w:t>
      </w:r>
      <w:r w:rsidRPr="00B02453">
        <w:t>mean</w:t>
      </w:r>
      <w:r>
        <w:t xml:space="preserve"> </w:t>
      </w:r>
      <w:r w:rsidRPr="00B02453">
        <w:t>you</w:t>
      </w:r>
      <w:r>
        <w:t xml:space="preserve"> </w:t>
      </w:r>
      <w:r w:rsidRPr="00B02453">
        <w:t>should</w:t>
      </w:r>
      <w:r>
        <w:t xml:space="preserve"> </w:t>
      </w:r>
      <w:r w:rsidRPr="00B02453">
        <w:t>not</w:t>
      </w:r>
      <w:r>
        <w:t xml:space="preserve"> </w:t>
      </w:r>
      <w:r w:rsidRPr="00B02453">
        <w:t>implement</w:t>
      </w:r>
      <w:r>
        <w:t xml:space="preserve"> </w:t>
      </w:r>
      <w:r w:rsidRPr="00B02453">
        <w:t>a</w:t>
      </w:r>
      <w:r>
        <w:t xml:space="preserve"> </w:t>
      </w:r>
      <w:r w:rsidRPr="00B02453">
        <w:t>perfect</w:t>
      </w:r>
      <w:r>
        <w:t xml:space="preserve"> </w:t>
      </w:r>
      <w:r w:rsidRPr="00B02453">
        <w:t>chaser</w:t>
      </w:r>
      <w:r>
        <w:t xml:space="preserve"> </w:t>
      </w:r>
      <w:r w:rsidRPr="00B02453">
        <w:t>if</w:t>
      </w:r>
      <w:r>
        <w:t xml:space="preserve"> </w:t>
      </w:r>
      <w:r w:rsidRPr="00B02453">
        <w:t>your</w:t>
      </w:r>
      <w:r>
        <w:t xml:space="preserve"> </w:t>
      </w:r>
      <w:r w:rsidRPr="00B02453">
        <w:t>game</w:t>
      </w:r>
      <w:r>
        <w:t xml:space="preserve"> </w:t>
      </w:r>
      <w:r w:rsidRPr="00B02453">
        <w:t>design</w:t>
      </w:r>
      <w:r>
        <w:t xml:space="preserve"> </w:t>
      </w:r>
      <w:r w:rsidRPr="00B02453">
        <w:t>requires</w:t>
      </w:r>
      <w:r>
        <w:t xml:space="preserve"> </w:t>
      </w:r>
      <w:r w:rsidRPr="00B02453">
        <w:t>it.</w:t>
      </w:r>
      <w:r>
        <w:t xml:space="preserve"> You will implement a chaser in the next project.</w:t>
      </w:r>
    </w:p>
    <w:p w14:paraId="056913D8" w14:textId="77777777" w:rsidR="00550743" w:rsidRPr="004224FA" w:rsidRDefault="00550743" w:rsidP="00550743">
      <w:pPr>
        <w:pStyle w:val="BodyTextCont"/>
      </w:pPr>
      <w:r>
        <w:t xml:space="preserve">Vectors and the </w:t>
      </w:r>
      <w:r w:rsidRPr="00550743">
        <w:t>associated</w:t>
      </w:r>
      <w:r>
        <w:t xml:space="preserve"> operations are the foundation for implementing object movements and behaviors</w:t>
      </w:r>
      <w:r>
        <w:fldChar w:fldCharType="begin"/>
      </w:r>
      <w:r>
        <w:instrText xml:space="preserve"> XE "</w:instrText>
      </w:r>
      <w:r w:rsidRPr="00537262">
        <w:instrText>Vectors:object movements and behaviors</w:instrText>
      </w:r>
      <w:r>
        <w:instrText xml:space="preserve">" </w:instrText>
      </w:r>
      <w:r>
        <w:fldChar w:fldCharType="end"/>
      </w:r>
      <w:r>
        <w:t>. Before programming with vectors, a quick review is provided. As in the case of matrices and transform operators, the following discussion is not meant to be a comprehensive coverage of vectors. Instead, the focus is on the application of a small collection of concepts that are relevant to the implementation of the game engine. This is not a study of the theories behind the mathematics. If you are interested in the specifics of vectors and how they relate to computer graphics, please refer to the discussion in Chapter 1 where you can learn more about these topics in depth by delving into relevant books on linear algebra and computer graphics.</w:t>
      </w:r>
    </w:p>
    <w:p w14:paraId="2B2AEED5" w14:textId="77777777" w:rsidR="00550743" w:rsidRPr="00AF6193" w:rsidRDefault="00550743" w:rsidP="00550743">
      <w:pPr>
        <w:pStyle w:val="Heading2"/>
      </w:pPr>
      <w:r w:rsidRPr="00AF6193">
        <w:t>Vectors</w:t>
      </w:r>
      <w:r>
        <w:t xml:space="preserve"> Review</w:t>
      </w:r>
    </w:p>
    <w:p w14:paraId="29191F0C" w14:textId="77777777" w:rsidR="00550743" w:rsidRPr="00AF6193" w:rsidRDefault="00550743" w:rsidP="00550743">
      <w:pPr>
        <w:pStyle w:val="BodyTextFirst"/>
      </w:pPr>
      <w:r>
        <w:t>V</w:t>
      </w:r>
      <w:r w:rsidRPr="00AF6193">
        <w:t>ectors are used across</w:t>
      </w:r>
      <w:r>
        <w:fldChar w:fldCharType="begin"/>
      </w:r>
      <w:r>
        <w:instrText xml:space="preserve"> XE "</w:instrText>
      </w:r>
      <w:r w:rsidRPr="00537262">
        <w:instrText>Vectors:description</w:instrText>
      </w:r>
      <w:r>
        <w:instrText xml:space="preserve">" </w:instrText>
      </w:r>
      <w:r>
        <w:fldChar w:fldCharType="end"/>
      </w:r>
      <w:r w:rsidRPr="00AF6193">
        <w:t xml:space="preserve"> many fields of study, including mathematics, physics, computer science, and engineering. They are particularly important in games; nearly every game uses vectors in one way or another. Because they are used so </w:t>
      </w:r>
      <w:r w:rsidRPr="00AF6193">
        <w:lastRenderedPageBreak/>
        <w:t xml:space="preserve">extensively, this section is devoted to understanding and utilizing vectors in games. </w:t>
      </w:r>
    </w:p>
    <w:p w14:paraId="43C8D5A4" w14:textId="77777777" w:rsidR="00550743" w:rsidRPr="00AF6193" w:rsidRDefault="00550743" w:rsidP="00550743">
      <w:pPr>
        <w:pStyle w:val="BodyTextCont"/>
      </w:pPr>
      <w:r w:rsidRPr="00AF6193">
        <w:t>One of the most common uses for vectors is to represent an object</w:t>
      </w:r>
      <w:r>
        <w:t>’</w:t>
      </w:r>
      <w:r w:rsidRPr="00AF6193">
        <w:t>s displacement and direction</w:t>
      </w:r>
      <w:r>
        <w:t xml:space="preserve">, or </w:t>
      </w:r>
      <w:r w:rsidRPr="008D7C2C">
        <w:rPr>
          <w:i/>
        </w:rPr>
        <w:t>velocity</w:t>
      </w:r>
      <w:r w:rsidRPr="00AF6193">
        <w:t>. This can be done easily because a vector is defined by its size and direction. Using only this small amount of information, you can represent attributes such as an object</w:t>
      </w:r>
      <w:r>
        <w:t>’</w:t>
      </w:r>
      <w:r w:rsidRPr="00AF6193">
        <w:t>s velocity or acceleration</w:t>
      </w:r>
      <w:r>
        <w:fldChar w:fldCharType="begin"/>
      </w:r>
      <w:r>
        <w:instrText xml:space="preserve"> XE "</w:instrText>
      </w:r>
      <w:r w:rsidRPr="00537262">
        <w:instrText>Vectors:object’s velocity/acceleration</w:instrText>
      </w:r>
      <w:r>
        <w:instrText xml:space="preserve">" </w:instrText>
      </w:r>
      <w:r>
        <w:fldChar w:fldCharType="end"/>
      </w:r>
      <w:r w:rsidRPr="00AF6193">
        <w:t xml:space="preserve">. If you have the position of an object, its direction, and its velocity, then you have sufficient information to move it around the </w:t>
      </w:r>
      <w:r>
        <w:t>game world</w:t>
      </w:r>
      <w:r w:rsidRPr="00AF6193">
        <w:t xml:space="preserve"> without user input.</w:t>
      </w:r>
    </w:p>
    <w:p w14:paraId="0AB8DCF5" w14:textId="77777777" w:rsidR="00550743" w:rsidRDefault="00550743" w:rsidP="00550743">
      <w:pPr>
        <w:pStyle w:val="BodyTextFirst"/>
      </w:pPr>
      <w:r w:rsidRPr="00AF6193">
        <w:t>Before going any further, it is important to review the concepts of a vector, starting with how you can define one. A vector can be specified using two points. For example, given the arbitrary position</w:t>
      </w:r>
      <w:r>
        <w:t>s</w:t>
      </w:r>
      <w:r w:rsidRPr="00AF6193">
        <w:t xml:space="preserve"> </w:t>
      </w:r>
      <m:oMath>
        <m:sSub>
          <m:sSubPr>
            <m:ctrlPr>
              <w:rPr>
                <w:rFonts w:ascii="Cambria Math" w:hAnsi="Cambria Math"/>
              </w:rPr>
            </m:ctrlPr>
          </m:sSubPr>
          <m:e>
            <m:r>
              <w:rPr>
                <w:rFonts w:ascii="Cambria Math" w:hAnsi="Cambria Math"/>
              </w:rPr>
              <m:t>P</m:t>
            </m:r>
          </m:e>
          <m:sub>
            <m:r>
              <w:rPr>
                <w:rFonts w:ascii="Cambria Math" w:hAnsi="Cambria Math"/>
              </w:rPr>
              <m:t>a</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a</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y</m:t>
            </m:r>
          </m:e>
          <m:sub>
            <m:r>
              <w:rPr>
                <w:rFonts w:ascii="Cambria Math" w:hAnsi="Cambria Math"/>
              </w:rPr>
              <m:t>a</m:t>
            </m:r>
          </m:sub>
        </m:sSub>
        <m:r>
          <m:rPr>
            <m:sty m:val="p"/>
          </m:rPr>
          <w:rPr>
            <w:rFonts w:ascii="Cambria Math" w:hAnsi="Cambria Math"/>
          </w:rPr>
          <m:t>)</m:t>
        </m:r>
      </m:oMath>
      <w:commentRangeStart w:id="54"/>
      <w:commentRangeEnd w:id="54"/>
      <w:r>
        <w:rPr>
          <w:rStyle w:val="CommentReference"/>
          <w:rFonts w:ascii="Times" w:hAnsi="Times"/>
        </w:rPr>
        <w:commentReference w:id="54"/>
      </w:r>
      <w:r w:rsidRPr="00AF6193">
        <w:t xml:space="preserve"> and </w:t>
      </w:r>
      <m:oMath>
        <m:sSub>
          <m:sSubPr>
            <m:ctrlPr>
              <w:rPr>
                <w:rFonts w:ascii="Cambria Math" w:hAnsi="Cambria Math"/>
              </w:rPr>
            </m:ctrlPr>
          </m:sSubPr>
          <m:e>
            <m:r>
              <w:rPr>
                <w:rFonts w:ascii="Cambria Math" w:hAnsi="Cambria Math"/>
              </w:rPr>
              <m:t>P</m:t>
            </m:r>
          </m:e>
          <m:sub>
            <m:r>
              <w:rPr>
                <w:rFonts w:ascii="Cambria Math" w:hAnsi="Cambria Math"/>
              </w:rPr>
              <m:t>b</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b</m:t>
            </m:r>
          </m:sub>
        </m:sSub>
        <m:r>
          <w:rPr>
            <w:rFonts w:ascii="Cambria Math" w:hAnsi="Cambria Math"/>
          </w:rPr>
          <m:t xml:space="preserve">, </m:t>
        </m:r>
        <m:sSub>
          <m:sSubPr>
            <m:ctrlPr>
              <w:rPr>
                <w:rFonts w:ascii="Cambria Math" w:hAnsi="Cambria Math"/>
              </w:rPr>
            </m:ctrlPr>
          </m:sSubPr>
          <m:e>
            <m:r>
              <w:rPr>
                <w:rFonts w:ascii="Cambria Math" w:hAnsi="Cambria Math"/>
              </w:rPr>
              <m:t>y</m:t>
            </m:r>
          </m:e>
          <m:sub>
            <m:r>
              <w:rPr>
                <w:rFonts w:ascii="Cambria Math" w:hAnsi="Cambria Math"/>
              </w:rPr>
              <m:t>b</m:t>
            </m:r>
          </m:sub>
        </m:sSub>
        <m:r>
          <w:rPr>
            <w:rFonts w:ascii="Cambria Math" w:hAnsi="Cambria Math"/>
          </w:rPr>
          <m:t>)</m:t>
        </m:r>
      </m:oMath>
      <w:r w:rsidRPr="00AF6193">
        <w:t xml:space="preserve">, you can define the vector from </w:t>
      </w:r>
      <m:oMath>
        <m:sSub>
          <m:sSubPr>
            <m:ctrlPr>
              <w:rPr>
                <w:rFonts w:ascii="Cambria Math" w:hAnsi="Cambria Math"/>
              </w:rPr>
            </m:ctrlPr>
          </m:sSubPr>
          <m:e>
            <m:r>
              <w:rPr>
                <w:rFonts w:ascii="Cambria Math" w:hAnsi="Cambria Math"/>
              </w:rPr>
              <m:t>P</m:t>
            </m:r>
          </m:e>
          <m:sub>
            <m:r>
              <w:rPr>
                <w:rFonts w:ascii="Cambria Math" w:hAnsi="Cambria Math"/>
              </w:rPr>
              <m:t>a</m:t>
            </m:r>
          </m:sub>
        </m:sSub>
        <m:r>
          <w:rPr>
            <w:rFonts w:ascii="Cambria Math" w:hAnsi="Cambria Math" w:hint="eastAsia"/>
          </w:rPr>
          <m:t xml:space="preserve"> </m:t>
        </m:r>
      </m:oMath>
      <w:r w:rsidRPr="00AF6193">
        <w:t xml:space="preserve">to </w:t>
      </w:r>
      <m:oMath>
        <m:sSub>
          <m:sSubPr>
            <m:ctrlPr>
              <w:rPr>
                <w:rFonts w:ascii="Cambria Math" w:hAnsi="Cambria Math"/>
              </w:rPr>
            </m:ctrlPr>
          </m:sSubPr>
          <m:e>
            <m:r>
              <w:rPr>
                <w:rFonts w:ascii="Cambria Math" w:hAnsi="Cambria Math"/>
              </w:rPr>
              <m:t>P</m:t>
            </m:r>
          </m:e>
          <m:sub>
            <m:r>
              <w:rPr>
                <w:rFonts w:ascii="Cambria Math" w:hAnsi="Cambria Math"/>
              </w:rPr>
              <m:t>b</m:t>
            </m:r>
          </m:sub>
        </m:sSub>
      </m:oMath>
      <w:r w:rsidRPr="00AF6193">
        <w:rPr>
          <w:rFonts w:hint="eastAsia"/>
        </w:rPr>
        <w:t xml:space="preserve"> </w:t>
      </w:r>
      <w:r w:rsidRPr="00AF6193">
        <w:t xml:space="preserve">or </w:t>
      </w:r>
      <w:commentRangeStart w:id="55"/>
      <w:r w:rsidRPr="00AF6193">
        <w:t>(</w:t>
      </w: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ab</m:t>
            </m:r>
          </m:sub>
        </m:sSub>
      </m:oMath>
      <w:r w:rsidRPr="00AF6193">
        <w:t xml:space="preserve">) as </w:t>
      </w:r>
      <w:commentRangeEnd w:id="55"/>
      <w:r>
        <w:rPr>
          <w:rStyle w:val="CommentReference"/>
          <w:rFonts w:asciiTheme="minorHAnsi" w:hAnsiTheme="minorHAnsi"/>
        </w:rPr>
        <w:commentReference w:id="55"/>
      </w:r>
      <m:oMath>
        <m:sSub>
          <m:sSubPr>
            <m:ctrlPr>
              <w:rPr>
                <w:rFonts w:ascii="Cambria Math" w:hAnsi="Cambria Math"/>
              </w:rPr>
            </m:ctrlPr>
          </m:sSubPr>
          <m:e>
            <m:r>
              <w:rPr>
                <w:rFonts w:ascii="Cambria Math" w:hAnsi="Cambria Math"/>
              </w:rPr>
              <m:t>P</m:t>
            </m:r>
          </m:e>
          <m:sub>
            <m:r>
              <w:rPr>
                <w:rFonts w:ascii="Cambria Math" w:hAnsi="Cambria Math"/>
              </w:rPr>
              <m:t>b</m:t>
            </m:r>
          </m:sub>
        </m:sSub>
        <m:r>
          <w:rPr>
            <w:rFonts w:ascii="Cambria Math" w:hAnsi="Cambria Math"/>
          </w:rPr>
          <m:t xml:space="preserve">- </m:t>
        </m:r>
        <m:sSub>
          <m:sSubPr>
            <m:ctrlPr>
              <w:rPr>
                <w:rFonts w:ascii="Cambria Math" w:hAnsi="Cambria Math"/>
              </w:rPr>
            </m:ctrlPr>
          </m:sSubPr>
          <m:e>
            <m:r>
              <w:rPr>
                <w:rFonts w:ascii="Cambria Math" w:hAnsi="Cambria Math"/>
              </w:rPr>
              <m:t>P</m:t>
            </m:r>
          </m:e>
          <m:sub>
            <m:r>
              <w:rPr>
                <w:rFonts w:ascii="Cambria Math" w:hAnsi="Cambria Math"/>
              </w:rPr>
              <m:t>a</m:t>
            </m:r>
          </m:sub>
        </m:sSub>
      </m:oMath>
      <w:r w:rsidRPr="00AF6193">
        <w:t xml:space="preserve">. You can see this represented in the </w:t>
      </w:r>
      <w:r>
        <w:t>following equations and Figure 6-3</w:t>
      </w:r>
      <w:r>
        <w:fldChar w:fldCharType="begin"/>
      </w:r>
      <w:r>
        <w:instrText xml:space="preserve"> XE "</w:instrText>
      </w:r>
      <w:r w:rsidRPr="00537262">
        <w:instrText>Vectors:definition</w:instrText>
      </w:r>
      <w:r>
        <w:instrText xml:space="preserve">" </w:instrText>
      </w:r>
      <w:r>
        <w:fldChar w:fldCharType="end"/>
      </w:r>
      <w:r>
        <w:t>:</w:t>
      </w:r>
    </w:p>
    <w:p w14:paraId="71015773" w14:textId="77777777" w:rsidR="00550743" w:rsidRPr="00AF6193" w:rsidRDefault="007E0049" w:rsidP="00E60016">
      <w:pPr>
        <w:pStyle w:val="Bullet"/>
        <w:numPr>
          <w:ilvl w:val="0"/>
          <w:numId w:val="14"/>
        </w:numPr>
        <w:spacing w:after="0"/>
      </w:pPr>
      <m:oMath>
        <m:sSub>
          <m:sSubPr>
            <m:ctrlPr>
              <w:rPr>
                <w:rFonts w:ascii="Cambria Math" w:hAnsi="Cambria Math"/>
              </w:rPr>
            </m:ctrlPr>
          </m:sSubPr>
          <m:e>
            <m:r>
              <w:rPr>
                <w:rFonts w:ascii="Cambria Math" w:hAnsi="Cambria Math"/>
              </w:rPr>
              <m:t>P</m:t>
            </m:r>
          </m:e>
          <m:sub>
            <m:r>
              <w:rPr>
                <w:rFonts w:ascii="Cambria Math" w:hAnsi="Cambria Math"/>
              </w:rPr>
              <m:t>a</m:t>
            </m:r>
          </m:sub>
        </m:sSub>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a</m:t>
                </m:r>
              </m:sub>
            </m:sSub>
            <m:r>
              <m:rPr>
                <m:sty m:val="p"/>
              </m:rPr>
              <w:rPr>
                <w:rFonts w:ascii="Cambria Math" w:hAnsi="Cambria Math"/>
              </w:rPr>
              <m:t>,</m:t>
            </m:r>
            <w:commentRangeStart w:id="56"/>
            <m:r>
              <m:rPr>
                <m:sty m:val="p"/>
              </m:rPr>
              <w:rPr>
                <w:rFonts w:ascii="Cambria Math" w:hAnsi="Cambria Math"/>
              </w:rPr>
              <m:t xml:space="preserve"> </m:t>
            </m:r>
            <m:sSub>
              <m:sSubPr>
                <m:ctrlPr>
                  <w:rPr>
                    <w:rFonts w:ascii="Cambria Math" w:hAnsi="Cambria Math"/>
                  </w:rPr>
                </m:ctrlPr>
              </m:sSubPr>
              <m:e>
                <m:r>
                  <w:rPr>
                    <w:rFonts w:ascii="Cambria Math" w:hAnsi="Cambria Math"/>
                  </w:rPr>
                  <m:t>y</m:t>
                </m:r>
              </m:e>
              <m:sub>
                <m:r>
                  <w:rPr>
                    <w:rFonts w:ascii="Cambria Math" w:hAnsi="Cambria Math"/>
                  </w:rPr>
                  <m:t>a</m:t>
                </m:r>
              </m:sub>
            </m:sSub>
            <w:commentRangeEnd w:id="56"/>
            <m:r>
              <m:rPr>
                <m:sty m:val="p"/>
              </m:rPr>
              <w:rPr>
                <w:rStyle w:val="CommentReference"/>
                <w:rFonts w:asciiTheme="minorHAnsi" w:hAnsiTheme="minorHAnsi"/>
              </w:rPr>
              <w:commentReference w:id="56"/>
            </m:r>
          </m:e>
        </m:d>
      </m:oMath>
      <w:commentRangeStart w:id="57"/>
      <w:commentRangeEnd w:id="57"/>
      <w:r w:rsidR="00550743">
        <w:rPr>
          <w:rStyle w:val="CommentReference"/>
          <w:rFonts w:ascii="Times" w:eastAsia="Times New Roman" w:hAnsi="Times"/>
        </w:rPr>
        <w:commentReference w:id="57"/>
      </w:r>
    </w:p>
    <w:p w14:paraId="5B84DCAC" w14:textId="77777777" w:rsidR="00550743" w:rsidRPr="00AF6193" w:rsidRDefault="007E0049" w:rsidP="00E60016">
      <w:pPr>
        <w:pStyle w:val="Bullet"/>
        <w:numPr>
          <w:ilvl w:val="0"/>
          <w:numId w:val="14"/>
        </w:numPr>
        <w:spacing w:after="0"/>
      </w:pPr>
      <m:oMath>
        <m:sSub>
          <m:sSubPr>
            <m:ctrlPr>
              <w:rPr>
                <w:rFonts w:ascii="Cambria Math" w:hAnsi="Cambria Math"/>
              </w:rPr>
            </m:ctrlPr>
          </m:sSubPr>
          <m:e>
            <m:r>
              <w:rPr>
                <w:rFonts w:ascii="Cambria Math" w:hAnsi="Cambria Math"/>
              </w:rPr>
              <m:t>P</m:t>
            </m:r>
          </m:e>
          <m:sub>
            <m:r>
              <w:rPr>
                <w:rFonts w:ascii="Cambria Math" w:hAnsi="Cambria Math"/>
              </w:rPr>
              <m:t>b</m:t>
            </m:r>
          </m:sub>
        </m:sSub>
        <m: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b</m:t>
                </m:r>
              </m:sub>
            </m:sSub>
            <m:r>
              <w:rPr>
                <w:rFonts w:ascii="Cambria Math" w:hAnsi="Cambria Math"/>
              </w:rPr>
              <m:t xml:space="preserve">, </m:t>
            </m:r>
            <m:sSub>
              <m:sSubPr>
                <m:ctrlPr>
                  <w:rPr>
                    <w:rFonts w:ascii="Cambria Math" w:hAnsi="Cambria Math"/>
                  </w:rPr>
                </m:ctrlPr>
              </m:sSubPr>
              <m:e>
                <m:r>
                  <w:rPr>
                    <w:rFonts w:ascii="Cambria Math" w:hAnsi="Cambria Math"/>
                  </w:rPr>
                  <m:t>y</m:t>
                </m:r>
              </m:e>
              <m:sub>
                <m:r>
                  <w:rPr>
                    <w:rFonts w:ascii="Cambria Math" w:hAnsi="Cambria Math"/>
                  </w:rPr>
                  <m:t>b</m:t>
                </m:r>
              </m:sub>
            </m:sSub>
          </m:e>
        </m:d>
      </m:oMath>
    </w:p>
    <w:p w14:paraId="1312A31B" w14:textId="77777777" w:rsidR="00550743" w:rsidRPr="00AF6193" w:rsidRDefault="007E0049" w:rsidP="00E60016">
      <w:pPr>
        <w:pStyle w:val="Bullet"/>
        <w:numPr>
          <w:ilvl w:val="0"/>
          <w:numId w:val="14"/>
        </w:numPr>
        <w:spacing w:after="0"/>
      </w:pPr>
      <m:oMath>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ab</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b</m:t>
            </m:r>
          </m:sub>
        </m:sSub>
        <m:r>
          <w:rPr>
            <w:rFonts w:ascii="Cambria Math" w:hAnsi="Cambria Math"/>
          </w:rPr>
          <m:t xml:space="preserve">- </m:t>
        </m:r>
        <m:sSub>
          <m:sSubPr>
            <m:ctrlPr>
              <w:rPr>
                <w:rFonts w:ascii="Cambria Math" w:hAnsi="Cambria Math"/>
              </w:rPr>
            </m:ctrlPr>
          </m:sSubPr>
          <m:e>
            <m:r>
              <w:rPr>
                <w:rFonts w:ascii="Cambria Math" w:hAnsi="Cambria Math"/>
              </w:rPr>
              <m:t>P</m:t>
            </m:r>
          </m:e>
          <m:sub>
            <m:r>
              <w:rPr>
                <w:rFonts w:ascii="Cambria Math" w:hAnsi="Cambria Math"/>
              </w:rPr>
              <m:t>a</m:t>
            </m:r>
          </m:sub>
        </m:sSub>
        <m:r>
          <w:rPr>
            <w:rFonts w:ascii="Cambria Math" w:hAnsi="Cambria Math"/>
          </w:rPr>
          <m:t>= (</m:t>
        </m:r>
        <m:sSub>
          <m:sSubPr>
            <m:ctrlPr>
              <w:rPr>
                <w:rFonts w:ascii="Cambria Math" w:hAnsi="Cambria Math"/>
              </w:rPr>
            </m:ctrlPr>
          </m:sSubPr>
          <m:e>
            <m:r>
              <w:rPr>
                <w:rFonts w:ascii="Cambria Math" w:hAnsi="Cambria Math"/>
              </w:rPr>
              <m:t>x</m:t>
            </m:r>
          </m:e>
          <m:sub>
            <m:r>
              <w:rPr>
                <w:rFonts w:ascii="Cambria Math" w:hAnsi="Cambria Math"/>
              </w:rPr>
              <m:t>b</m:t>
            </m:r>
          </m:sub>
        </m:sSub>
        <m:r>
          <w:rPr>
            <w:rFonts w:ascii="Cambria Math" w:hAnsi="Cambria Math"/>
          </w:rPr>
          <m:t xml:space="preserve">- </m:t>
        </m:r>
        <m:sSub>
          <m:sSubPr>
            <m:ctrlPr>
              <w:rPr>
                <w:rFonts w:ascii="Cambria Math" w:hAnsi="Cambria Math"/>
              </w:rPr>
            </m:ctrlPr>
          </m:sSubPr>
          <m:e>
            <m:r>
              <w:rPr>
                <w:rFonts w:ascii="Cambria Math" w:hAnsi="Cambria Math"/>
              </w:rPr>
              <m:t>x</m:t>
            </m:r>
          </m:e>
          <m:sub>
            <m:r>
              <w:rPr>
                <w:rFonts w:ascii="Cambria Math" w:hAnsi="Cambria Math"/>
              </w:rPr>
              <m:t>a</m:t>
            </m:r>
          </m:sub>
        </m:sSub>
        <m:r>
          <w:rPr>
            <w:rFonts w:ascii="Cambria Math" w:hAnsi="Cambria Math"/>
          </w:rPr>
          <m:t xml:space="preserve">, </m:t>
        </m:r>
        <m:sSub>
          <m:sSubPr>
            <m:ctrlPr>
              <w:rPr>
                <w:rFonts w:ascii="Cambria Math" w:hAnsi="Cambria Math"/>
              </w:rPr>
            </m:ctrlPr>
          </m:sSubPr>
          <m:e>
            <m:r>
              <w:rPr>
                <w:rFonts w:ascii="Cambria Math" w:hAnsi="Cambria Math"/>
              </w:rPr>
              <m:t>y</m:t>
            </m:r>
          </m:e>
          <m:sub>
            <m:r>
              <w:rPr>
                <w:rFonts w:ascii="Cambria Math" w:hAnsi="Cambria Math"/>
              </w:rPr>
              <m:t>b</m:t>
            </m:r>
          </m:sub>
        </m:sSub>
        <m:r>
          <w:rPr>
            <w:rFonts w:ascii="Cambria Math" w:hAnsi="Cambria Math"/>
          </w:rPr>
          <m:t xml:space="preserve">- </m:t>
        </m:r>
        <m:sSub>
          <m:sSubPr>
            <m:ctrlPr>
              <w:rPr>
                <w:rFonts w:ascii="Cambria Math" w:hAnsi="Cambria Math"/>
              </w:rPr>
            </m:ctrlPr>
          </m:sSubPr>
          <m:e>
            <m:r>
              <w:rPr>
                <w:rFonts w:ascii="Cambria Math" w:hAnsi="Cambria Math"/>
              </w:rPr>
              <m:t>y</m:t>
            </m:r>
          </m:e>
          <m:sub>
            <m:r>
              <w:rPr>
                <w:rFonts w:ascii="Cambria Math" w:hAnsi="Cambria Math"/>
              </w:rPr>
              <m:t>a</m:t>
            </m:r>
          </m:sub>
        </m:sSub>
        <m:r>
          <w:rPr>
            <w:rFonts w:ascii="Cambria Math" w:hAnsi="Cambria Math"/>
          </w:rPr>
          <m:t>)</m:t>
        </m:r>
      </m:oMath>
    </w:p>
    <w:p w14:paraId="4D07F682" w14:textId="77777777" w:rsidR="00550743" w:rsidRPr="00AF6193" w:rsidRDefault="00550743" w:rsidP="00550743">
      <w:pPr>
        <w:pStyle w:val="Figure"/>
      </w:pPr>
      <w:r>
        <w:rPr>
          <w:noProof/>
        </w:rPr>
        <w:drawing>
          <wp:inline distT="0" distB="0" distL="0" distR="0" wp14:anchorId="3AB5B9D4" wp14:editId="68A6C7A4">
            <wp:extent cx="2279650" cy="1085215"/>
            <wp:effectExtent l="0" t="0" r="0" b="0"/>
            <wp:docPr id="4" name="Picture 4" descr="C:\Users\Kelvin\Dropbox\1.Projects\2014.11.HTML5_WebGL\Images\Chapter6\Submitted images\6-3.PointA-Point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elvin\Dropbox\1.Projects\2014.11.HTML5_WebGL\Images\Chapter6\Submitted images\6-3.PointA-PointB.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79650" cy="1085215"/>
                    </a:xfrm>
                    <a:prstGeom prst="rect">
                      <a:avLst/>
                    </a:prstGeom>
                    <a:noFill/>
                    <a:ln>
                      <a:noFill/>
                    </a:ln>
                  </pic:spPr>
                </pic:pic>
              </a:graphicData>
            </a:graphic>
          </wp:inline>
        </w:drawing>
      </w:r>
    </w:p>
    <w:p w14:paraId="4588BFCE" w14:textId="77777777" w:rsidR="00550743" w:rsidRPr="00AF6193" w:rsidRDefault="00550743" w:rsidP="00550743">
      <w:pPr>
        <w:pStyle w:val="FigureCaption"/>
      </w:pPr>
      <w:r w:rsidRPr="00AF6193">
        <w:t xml:space="preserve">Figure </w:t>
      </w:r>
      <w:r>
        <w:rPr>
          <w:rFonts w:hint="eastAsia"/>
        </w:rPr>
        <w:t>6</w:t>
      </w:r>
      <w:r>
        <w:t>-3</w:t>
      </w:r>
      <w:r w:rsidRPr="00AF6193">
        <w:t>.</w:t>
      </w:r>
      <w:r w:rsidRPr="00AF6193">
        <w:t> </w:t>
      </w:r>
      <w:r w:rsidRPr="00AF6193">
        <w:t>A vector defined</w:t>
      </w:r>
      <w:r>
        <w:fldChar w:fldCharType="begin"/>
      </w:r>
      <w:r>
        <w:instrText xml:space="preserve"> XE "</w:instrText>
      </w:r>
      <w:r w:rsidRPr="00537262">
        <w:instrText>Vectors:definition</w:instrText>
      </w:r>
      <w:r>
        <w:instrText xml:space="preserve">" </w:instrText>
      </w:r>
      <w:r>
        <w:fldChar w:fldCharType="end"/>
      </w:r>
      <w:r w:rsidRPr="00AF6193">
        <w:t xml:space="preserve"> by two points</w:t>
      </w:r>
    </w:p>
    <w:p w14:paraId="2A330EDD" w14:textId="77777777" w:rsidR="00550743" w:rsidRDefault="00550743" w:rsidP="006723AB">
      <w:pPr>
        <w:pStyle w:val="BodyTextCont"/>
      </w:pPr>
      <w:r w:rsidRPr="00AF6193">
        <w:t>Now that you have a vector</w:t>
      </w:r>
      <w:r w:rsidRPr="00AF6193">
        <w:rPr>
          <w:rFonts w:hint="eastAsia"/>
        </w:rPr>
        <w:t xml:space="preserve"> </w:t>
      </w:r>
      <m:oMath>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ab</m:t>
            </m:r>
          </m:sub>
        </m:sSub>
      </m:oMath>
      <w:r w:rsidRPr="00AF6193">
        <w:t xml:space="preserve">, you can easily ascertain its length (or size) and its direction. A vector’s length is equal to the distance between the two points that created it. In this example, the length of </w:t>
      </w:r>
      <m:oMath>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ab</m:t>
            </m:r>
          </m:sub>
        </m:sSub>
      </m:oMath>
      <w:r w:rsidRPr="00AF6193">
        <w:rPr>
          <w:rFonts w:hint="eastAsia"/>
        </w:rPr>
        <w:t xml:space="preserve"> </w:t>
      </w:r>
      <w:r w:rsidRPr="00AF6193">
        <w:t xml:space="preserve">is equal to the distance between </w:t>
      </w:r>
      <m:oMath>
        <m:sSub>
          <m:sSubPr>
            <m:ctrlPr>
              <w:rPr>
                <w:rFonts w:ascii="Cambria Math" w:hAnsi="Cambria Math"/>
              </w:rPr>
            </m:ctrlPr>
          </m:sSubPr>
          <m:e>
            <m:r>
              <w:rPr>
                <w:rFonts w:ascii="Cambria Math" w:hAnsi="Cambria Math"/>
              </w:rPr>
              <m:t>P</m:t>
            </m:r>
          </m:e>
          <m:sub>
            <m:r>
              <w:rPr>
                <w:rFonts w:ascii="Cambria Math" w:hAnsi="Cambria Math"/>
              </w:rPr>
              <m:t>a</m:t>
            </m:r>
          </m:sub>
        </m:sSub>
      </m:oMath>
      <w:r w:rsidRPr="00AF6193">
        <w:t xml:space="preserve"> and</w:t>
      </w:r>
      <w:r w:rsidRPr="00AF6193">
        <w:rPr>
          <w:rFonts w:hint="eastAsia"/>
        </w:rPr>
        <w:t xml:space="preserve"> </w:t>
      </w:r>
      <m:oMath>
        <m:sSub>
          <m:sSubPr>
            <m:ctrlPr>
              <w:rPr>
                <w:rFonts w:ascii="Cambria Math" w:hAnsi="Cambria Math"/>
              </w:rPr>
            </m:ctrlPr>
          </m:sSubPr>
          <m:e>
            <m:r>
              <w:rPr>
                <w:rFonts w:ascii="Cambria Math" w:hAnsi="Cambria Math"/>
              </w:rPr>
              <m:t>P</m:t>
            </m:r>
          </m:e>
          <m:sub>
            <m:r>
              <w:rPr>
                <w:rFonts w:ascii="Cambria Math" w:hAnsi="Cambria Math"/>
              </w:rPr>
              <m:t>b</m:t>
            </m:r>
          </m:sub>
        </m:sSub>
      </m:oMath>
      <w:r w:rsidRPr="00AF6193">
        <w:t>, while the direction of</w:t>
      </w:r>
      <w:r w:rsidRPr="00AF6193">
        <w:rPr>
          <w:rFonts w:hint="eastAsia"/>
        </w:rPr>
        <w:t xml:space="preserve"> </w:t>
      </w:r>
      <m:oMath>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ab</m:t>
            </m:r>
          </m:sub>
        </m:sSub>
      </m:oMath>
      <w:r w:rsidRPr="00AF6193">
        <w:rPr>
          <w:rFonts w:hint="eastAsia"/>
        </w:rPr>
        <w:t xml:space="preserve"> </w:t>
      </w:r>
      <w:r w:rsidRPr="00AF6193">
        <w:t xml:space="preserve">goes from </w:t>
      </w:r>
      <m:oMath>
        <m:sSub>
          <m:sSubPr>
            <m:ctrlPr>
              <w:rPr>
                <w:rFonts w:ascii="Cambria Math" w:hAnsi="Cambria Math"/>
              </w:rPr>
            </m:ctrlPr>
          </m:sSubPr>
          <m:e>
            <m:r>
              <w:rPr>
                <w:rFonts w:ascii="Cambria Math" w:hAnsi="Cambria Math"/>
              </w:rPr>
              <m:t>P</m:t>
            </m:r>
          </m:e>
          <m:sub>
            <m:r>
              <w:rPr>
                <w:rFonts w:ascii="Cambria Math" w:hAnsi="Cambria Math"/>
              </w:rPr>
              <m:t>a</m:t>
            </m:r>
          </m:sub>
        </m:sSub>
        <m:r>
          <w:rPr>
            <w:rFonts w:ascii="Cambria Math" w:hAnsi="Cambria Math" w:hint="eastAsia"/>
          </w:rPr>
          <m:t xml:space="preserve"> </m:t>
        </m:r>
      </m:oMath>
      <w:r w:rsidRPr="00AF6193">
        <w:t xml:space="preserve">toward </w:t>
      </w:r>
      <m:oMath>
        <m:sSub>
          <m:sSubPr>
            <m:ctrlPr>
              <w:rPr>
                <w:rFonts w:ascii="Cambria Math" w:hAnsi="Cambria Math"/>
              </w:rPr>
            </m:ctrlPr>
          </m:sSubPr>
          <m:e>
            <m:r>
              <w:rPr>
                <w:rFonts w:ascii="Cambria Math" w:hAnsi="Cambria Math"/>
              </w:rPr>
              <m:t>P</m:t>
            </m:r>
          </m:e>
          <m:sub>
            <m:r>
              <w:rPr>
                <w:rFonts w:ascii="Cambria Math" w:hAnsi="Cambria Math"/>
              </w:rPr>
              <m:t>b</m:t>
            </m:r>
          </m:sub>
        </m:sSub>
      </m:oMath>
      <w:r w:rsidRPr="00AF6193">
        <w:t xml:space="preserve">. </w:t>
      </w:r>
    </w:p>
    <w:p w14:paraId="03CE03A3" w14:textId="3392B15F" w:rsidR="00550743" w:rsidRPr="00AF6193" w:rsidRDefault="00762057" w:rsidP="00550743">
      <w:pPr>
        <w:pStyle w:val="NoteTipCaution"/>
      </w:pPr>
      <w:r>
        <w:rPr>
          <w:rStyle w:val="GrayDingbat"/>
        </w:rPr>
        <w:t></w:t>
      </w:r>
      <w:r w:rsidRPr="001C0E07">
        <w:rPr>
          <w:rStyle w:val="Strong"/>
        </w:rPr>
        <w:t xml:space="preserve"> Note</w:t>
      </w:r>
      <w:r>
        <w:rPr>
          <w:rStyle w:val="Strong"/>
        </w:rPr>
        <w:tab/>
        <w:t xml:space="preserve"> </w:t>
      </w:r>
      <w:r w:rsidR="00550743">
        <w:t>The size of a</w:t>
      </w:r>
      <w:r w:rsidR="00550743" w:rsidRPr="00AF6193">
        <w:t xml:space="preserve"> vector is often referred to as its length, or </w:t>
      </w:r>
      <w:r w:rsidR="00550743" w:rsidRPr="00AF6193">
        <w:rPr>
          <w:rStyle w:val="Emphasis"/>
        </w:rPr>
        <w:t>magnitude</w:t>
      </w:r>
      <w:r w:rsidR="00550743" w:rsidRPr="00AF6193">
        <w:t>.</w:t>
      </w:r>
    </w:p>
    <w:p w14:paraId="116E4568" w14:textId="77777777" w:rsidR="00550743" w:rsidRPr="00AF6193" w:rsidRDefault="00550743" w:rsidP="006723AB">
      <w:pPr>
        <w:pStyle w:val="BodyTextCont"/>
      </w:pPr>
      <w:r>
        <w:t xml:space="preserve">In the </w:t>
      </w:r>
      <w:proofErr w:type="spellStart"/>
      <w:r w:rsidRPr="00434123">
        <w:rPr>
          <w:rStyle w:val="CodeInline"/>
        </w:rPr>
        <w:t>gl</w:t>
      </w:r>
      <w:proofErr w:type="spellEnd"/>
      <w:r w:rsidRPr="00434123">
        <w:rPr>
          <w:rStyle w:val="CodeInline"/>
        </w:rPr>
        <w:t>-matrix</w:t>
      </w:r>
      <w:r>
        <w:t xml:space="preserve"> library</w:t>
      </w:r>
      <w:r w:rsidRPr="00AF6193">
        <w:t xml:space="preserve">, the </w:t>
      </w:r>
      <w:r>
        <w:rPr>
          <w:rStyle w:val="CodeInline"/>
        </w:rPr>
        <w:t>vec</w:t>
      </w:r>
      <w:r w:rsidRPr="00AF6193">
        <w:rPr>
          <w:rStyle w:val="CodeInline"/>
        </w:rPr>
        <w:t>2</w:t>
      </w:r>
      <w:r>
        <w:t xml:space="preserve"> object</w:t>
      </w:r>
      <w:r w:rsidRPr="00AF6193">
        <w:t xml:space="preserve"> implements the functionality of a two-dimensional (2D) vector. Conveniently, you can also use the </w:t>
      </w:r>
      <w:r>
        <w:rPr>
          <w:rStyle w:val="CodeInline"/>
        </w:rPr>
        <w:t>vec</w:t>
      </w:r>
      <w:r w:rsidRPr="00AF6193">
        <w:rPr>
          <w:rStyle w:val="CodeInline"/>
        </w:rPr>
        <w:t>2</w:t>
      </w:r>
      <w:r>
        <w:t xml:space="preserve"> object</w:t>
      </w:r>
      <w:r w:rsidRPr="00AF6193">
        <w:t xml:space="preserve"> to represent </w:t>
      </w:r>
      <w:r>
        <w:t xml:space="preserve">2D points, or </w:t>
      </w:r>
      <w:r w:rsidRPr="00AF6193">
        <w:t xml:space="preserve">positions in space. In the preceding example, </w:t>
      </w:r>
      <m:oMath>
        <m:sSub>
          <m:sSubPr>
            <m:ctrlPr>
              <w:rPr>
                <w:rFonts w:ascii="Cambria Math" w:hAnsi="Cambria Math"/>
              </w:rPr>
            </m:ctrlPr>
          </m:sSubPr>
          <m:e>
            <m:r>
              <w:rPr>
                <w:rFonts w:ascii="Cambria Math" w:hAnsi="Cambria Math"/>
              </w:rPr>
              <m:t>P</m:t>
            </m:r>
          </m:e>
          <m:sub>
            <m:r>
              <w:rPr>
                <w:rFonts w:ascii="Cambria Math" w:hAnsi="Cambria Math"/>
              </w:rPr>
              <m:t>a</m:t>
            </m:r>
          </m:sub>
        </m:sSub>
      </m:oMath>
      <w:r w:rsidRPr="00AF6193">
        <w:t xml:space="preserve">, </w:t>
      </w:r>
      <m:oMath>
        <m:sSub>
          <m:sSubPr>
            <m:ctrlPr>
              <w:rPr>
                <w:rFonts w:ascii="Cambria Math" w:hAnsi="Cambria Math"/>
              </w:rPr>
            </m:ctrlPr>
          </m:sSubPr>
          <m:e>
            <m:r>
              <w:rPr>
                <w:rFonts w:ascii="Cambria Math" w:hAnsi="Cambria Math"/>
              </w:rPr>
              <m:t>P</m:t>
            </m:r>
          </m:e>
          <m:sub>
            <m:r>
              <w:rPr>
                <w:rFonts w:ascii="Cambria Math" w:hAnsi="Cambria Math"/>
              </w:rPr>
              <m:t>b</m:t>
            </m:r>
          </m:sub>
        </m:sSub>
      </m:oMath>
      <w:r w:rsidRPr="00AF6193">
        <w:t xml:space="preserve">, and </w:t>
      </w: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ab</m:t>
            </m:r>
          </m:sub>
        </m:sSub>
      </m:oMath>
      <w:r w:rsidRPr="00AF6193">
        <w:rPr>
          <w:rFonts w:hint="eastAsia"/>
        </w:rPr>
        <w:t xml:space="preserve"> </w:t>
      </w:r>
      <w:r w:rsidRPr="00AF6193">
        <w:t>can all be i</w:t>
      </w:r>
      <w:r>
        <w:t xml:space="preserve">mplemented as instances of the </w:t>
      </w:r>
      <w:r w:rsidRPr="0069725A">
        <w:rPr>
          <w:rStyle w:val="CodeInline"/>
        </w:rPr>
        <w:t>vec2</w:t>
      </w:r>
      <w:r>
        <w:t xml:space="preserve"> object</w:t>
      </w:r>
      <w:r w:rsidRPr="00AF6193">
        <w:t xml:space="preserve">; however, </w:t>
      </w: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ab</m:t>
            </m:r>
          </m:sub>
        </m:sSub>
        <m:r>
          <w:rPr>
            <w:rFonts w:ascii="Cambria Math" w:hAnsi="Cambria Math"/>
          </w:rPr>
          <m:t xml:space="preserve"> </m:t>
        </m:r>
      </m:oMath>
      <w:r w:rsidRPr="00AF6193">
        <w:t xml:space="preserve">is </w:t>
      </w:r>
      <w:r w:rsidRPr="00AF6193">
        <w:lastRenderedPageBreak/>
        <w:t xml:space="preserve">the only mathematically defined vector. </w:t>
      </w:r>
      <m:oMath>
        <m:sSub>
          <m:sSubPr>
            <m:ctrlPr>
              <w:rPr>
                <w:rFonts w:ascii="Cambria Math" w:hAnsi="Cambria Math"/>
              </w:rPr>
            </m:ctrlPr>
          </m:sSubPr>
          <m:e>
            <m:r>
              <w:rPr>
                <w:rFonts w:ascii="Cambria Math" w:hAnsi="Cambria Math"/>
              </w:rPr>
              <m:t>P</m:t>
            </m:r>
          </m:e>
          <m:sub>
            <m:r>
              <w:rPr>
                <w:rFonts w:ascii="Cambria Math" w:hAnsi="Cambria Math"/>
              </w:rPr>
              <m:t>a</m:t>
            </m:r>
          </m:sub>
        </m:sSub>
      </m:oMath>
      <w:r w:rsidRPr="00AF6193">
        <w:t xml:space="preserve"> and </w:t>
      </w:r>
      <m:oMath>
        <m:sSub>
          <m:sSubPr>
            <m:ctrlPr>
              <w:rPr>
                <w:rFonts w:ascii="Cambria Math" w:hAnsi="Cambria Math"/>
              </w:rPr>
            </m:ctrlPr>
          </m:sSubPr>
          <m:e>
            <m:r>
              <w:rPr>
                <w:rFonts w:ascii="Cambria Math" w:hAnsi="Cambria Math"/>
              </w:rPr>
              <m:t>P</m:t>
            </m:r>
          </m:e>
          <m:sub>
            <m:r>
              <w:rPr>
                <w:rFonts w:ascii="Cambria Math" w:hAnsi="Cambria Math"/>
              </w:rPr>
              <m:t>b</m:t>
            </m:r>
          </m:sub>
        </m:sSub>
      </m:oMath>
      <w:r w:rsidRPr="00AF6193">
        <w:t xml:space="preserve"> represent positions, or points used to create a vector.</w:t>
      </w:r>
    </w:p>
    <w:p w14:paraId="4E695B4E" w14:textId="77777777" w:rsidR="00550743" w:rsidRPr="00AF6193" w:rsidRDefault="00550743" w:rsidP="006723AB">
      <w:pPr>
        <w:pStyle w:val="BodyTextCont"/>
      </w:pPr>
      <w:r w:rsidRPr="00AF6193">
        <w:t xml:space="preserve">Recall that a </w:t>
      </w:r>
      <w:r w:rsidRPr="006723AB">
        <w:t>vector</w:t>
      </w:r>
      <w:r w:rsidRPr="00AF6193">
        <w:t xml:space="preserve"> can also be normalized. A </w:t>
      </w:r>
      <w:r w:rsidRPr="00AF6193">
        <w:rPr>
          <w:rStyle w:val="Emphasis"/>
        </w:rPr>
        <w:t>normalized</w:t>
      </w:r>
      <w:r w:rsidRPr="00AF6193">
        <w:t xml:space="preserve"> vector (also known as a </w:t>
      </w:r>
      <w:r w:rsidRPr="00AF6193">
        <w:rPr>
          <w:rStyle w:val="Emphasis"/>
        </w:rPr>
        <w:t>unit vector</w:t>
      </w:r>
      <w:r w:rsidRPr="00AF6193">
        <w:t xml:space="preserve">) always has a size of 1. You can see a normalized vector </w:t>
      </w:r>
      <w:r>
        <w:t xml:space="preserve">by </w:t>
      </w:r>
      <w:r w:rsidRPr="00AF6193">
        <w:t>the</w:t>
      </w:r>
      <w:r>
        <w:t xml:space="preserve"> following function and Figure 6-4.</w:t>
      </w:r>
      <w:r>
        <w:fldChar w:fldCharType="begin"/>
      </w:r>
      <w:r>
        <w:instrText xml:space="preserve"> XE "</w:instrText>
      </w:r>
      <w:r w:rsidRPr="00537262">
        <w:instrText>Vectors:being normalized</w:instrText>
      </w:r>
      <w:r>
        <w:instrText xml:space="preserve">" </w:instrText>
      </w:r>
      <w:r>
        <w:fldChar w:fldCharType="end"/>
      </w:r>
      <w:r>
        <w:t xml:space="preserve"> Notice that the mathematic symbol for a regular vector is </w:t>
      </w:r>
      <m:oMath>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a</m:t>
            </m:r>
          </m:sub>
        </m:sSub>
      </m:oMath>
      <w:r>
        <w:t xml:space="preserve"> and for a normalized vector is </w:t>
      </w:r>
      <m:oMath>
        <m:sSub>
          <m:sSubPr>
            <m:ctrlPr>
              <w:rPr>
                <w:rFonts w:ascii="Cambria Math" w:hAnsi="Cambria Math"/>
              </w:rPr>
            </m:ctrlPr>
          </m:sSubPr>
          <m:e>
            <m:acc>
              <m:accPr>
                <m:ctrlPr>
                  <w:rPr>
                    <w:rFonts w:ascii="Cambria Math" w:hAnsi="Cambria Math"/>
                  </w:rPr>
                </m:ctrlPr>
              </m:accPr>
              <m:e>
                <m:r>
                  <w:rPr>
                    <w:rFonts w:ascii="Cambria Math" w:hAnsi="Cambria Math"/>
                  </w:rPr>
                  <m:t>V</m:t>
                </m:r>
              </m:e>
            </m:acc>
          </m:e>
          <m:sub>
            <m:r>
              <w:rPr>
                <w:rFonts w:ascii="Cambria Math" w:hAnsi="Cambria Math"/>
              </w:rPr>
              <m:t>a</m:t>
            </m:r>
          </m:sub>
        </m:sSub>
      </m:oMath>
      <w:r>
        <w:t>:</w:t>
      </w:r>
    </w:p>
    <w:p w14:paraId="3AE0A5D7" w14:textId="77777777" w:rsidR="00550743" w:rsidRPr="00AF6193" w:rsidRDefault="00550743" w:rsidP="006723AB">
      <w:pPr>
        <w:pStyle w:val="Bullet"/>
      </w:pPr>
      <m:oMath>
        <m:r>
          <w:rPr>
            <w:rFonts w:ascii="Cambria Math" w:hAnsi="Cambria Math"/>
          </w:rPr>
          <m:t>vec</m:t>
        </m:r>
        <m:r>
          <m:rPr>
            <m:sty m:val="p"/>
          </m:rPr>
          <w:rPr>
            <w:rFonts w:ascii="Cambria Math" w:hAnsi="Cambria Math"/>
          </w:rPr>
          <m:t>2.</m:t>
        </m:r>
        <m:r>
          <w:rPr>
            <w:rFonts w:ascii="Cambria Math" w:hAnsi="Cambria Math"/>
          </w:rPr>
          <m:t>normalized</m:t>
        </m:r>
        <m:d>
          <m:dPr>
            <m:ctrlPr>
              <w:rPr>
                <w:rFonts w:ascii="Cambria Math" w:hAnsi="Cambria Math"/>
              </w:rPr>
            </m:ctrlPr>
          </m:dPr>
          <m:e>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a</m:t>
                </m:r>
              </m:sub>
            </m:sSub>
            <m:r>
              <w:rPr>
                <w:rFonts w:ascii="Cambria Math" w:hAnsi="Cambria Math"/>
              </w:rPr>
              <m:t xml:space="preserve"> </m:t>
            </m:r>
          </m:e>
        </m:d>
      </m:oMath>
      <w:r>
        <w:t xml:space="preserve">: </w:t>
      </w:r>
      <w:r w:rsidRPr="006723AB">
        <w:t>Normalizes</w:t>
      </w:r>
      <w:r>
        <w:t xml:space="preserve"> vector </w:t>
      </w:r>
      <m:oMath>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a</m:t>
            </m:r>
          </m:sub>
        </m:sSub>
      </m:oMath>
      <w:r>
        <w:t xml:space="preserve"> and stores the results to the </w:t>
      </w:r>
      <w:r w:rsidRPr="008A5172">
        <w:rPr>
          <w:rStyle w:val="CodeInline"/>
        </w:rPr>
        <w:t>vec2</w:t>
      </w:r>
      <w:r>
        <w:t xml:space="preserve"> object</w:t>
      </w:r>
    </w:p>
    <w:p w14:paraId="5746EF2A" w14:textId="77777777" w:rsidR="00550743" w:rsidRPr="00AF6193" w:rsidRDefault="00550743" w:rsidP="00550743">
      <w:pPr>
        <w:pStyle w:val="Figure"/>
      </w:pPr>
      <w:r>
        <w:rPr>
          <w:noProof/>
        </w:rPr>
        <w:drawing>
          <wp:inline distT="0" distB="0" distL="0" distR="0" wp14:anchorId="6145BF4F" wp14:editId="4BC926A5">
            <wp:extent cx="2358390" cy="1065530"/>
            <wp:effectExtent l="0" t="0" r="0" b="1270"/>
            <wp:docPr id="5" name="Picture 5" descr="C:\Users\Kelvin\Dropbox\1.Projects\2014.11.HTML5_WebGL\Images\Chapter6\Submitted images\6-4.Normaliz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elvin\Dropbox\1.Projects\2014.11.HTML5_WebGL\Images\Chapter6\Submitted images\6-4.Normaliz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58390" cy="1065530"/>
                    </a:xfrm>
                    <a:prstGeom prst="rect">
                      <a:avLst/>
                    </a:prstGeom>
                    <a:noFill/>
                    <a:ln>
                      <a:noFill/>
                    </a:ln>
                  </pic:spPr>
                </pic:pic>
              </a:graphicData>
            </a:graphic>
          </wp:inline>
        </w:drawing>
      </w:r>
    </w:p>
    <w:p w14:paraId="5751F1BA" w14:textId="77777777" w:rsidR="00550743" w:rsidRPr="00AF6193" w:rsidRDefault="00550743" w:rsidP="00550743">
      <w:pPr>
        <w:pStyle w:val="FigureCaption"/>
      </w:pPr>
      <w:r w:rsidRPr="00AF6193">
        <w:t xml:space="preserve">Figure </w:t>
      </w:r>
      <w:r>
        <w:rPr>
          <w:rFonts w:hint="eastAsia"/>
        </w:rPr>
        <w:t>6</w:t>
      </w:r>
      <w:r>
        <w:t>-4</w:t>
      </w:r>
      <w:r w:rsidRPr="00AF6193">
        <w:t>.</w:t>
      </w:r>
      <w:r w:rsidRPr="00AF6193">
        <w:t> </w:t>
      </w:r>
      <w:r w:rsidRPr="00AF6193">
        <w:t>A vector being normalized</w:t>
      </w:r>
      <w:r>
        <w:fldChar w:fldCharType="begin"/>
      </w:r>
      <w:r>
        <w:instrText xml:space="preserve"> XE "</w:instrText>
      </w:r>
      <w:r w:rsidRPr="00537262">
        <w:instrText>Vectors:being normalized</w:instrText>
      </w:r>
      <w:r>
        <w:instrText xml:space="preserve">" </w:instrText>
      </w:r>
      <w:r>
        <w:fldChar w:fldCharType="end"/>
      </w:r>
    </w:p>
    <w:p w14:paraId="7DB353BE" w14:textId="77777777" w:rsidR="00550743" w:rsidRDefault="00550743" w:rsidP="006723AB">
      <w:pPr>
        <w:pStyle w:val="BodyTextCont"/>
      </w:pPr>
      <w:r w:rsidRPr="00AF6193">
        <w:t xml:space="preserve">Vectors </w:t>
      </w:r>
      <w:r>
        <w:t xml:space="preserve">to a position </w:t>
      </w:r>
      <w:r w:rsidRPr="00AF6193">
        <w:t xml:space="preserve">can also be rotated. If, for example, the vector </w:t>
      </w:r>
      <m:oMath>
        <m:acc>
          <m:accPr>
            <m:chr m:val="⃑"/>
            <m:ctrlPr>
              <w:rPr>
                <w:rFonts w:ascii="Cambria Math" w:hAnsi="Cambria Math"/>
              </w:rPr>
            </m:ctrlPr>
          </m:accPr>
          <m:e>
            <m:r>
              <w:rPr>
                <w:rFonts w:ascii="Cambria Math" w:hAnsi="Cambria Math"/>
              </w:rPr>
              <m:t>V</m:t>
            </m:r>
          </m:e>
        </m:acc>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v</m:t>
            </m:r>
          </m:sub>
        </m:sSub>
        <m:r>
          <w:rPr>
            <w:rFonts w:ascii="Cambria Math" w:hAnsi="Cambria Math"/>
          </w:rPr>
          <m:t xml:space="preserve">, </m:t>
        </m:r>
        <m:sSub>
          <m:sSubPr>
            <m:ctrlPr>
              <w:rPr>
                <w:rFonts w:ascii="Cambria Math" w:hAnsi="Cambria Math"/>
              </w:rPr>
            </m:ctrlPr>
          </m:sSubPr>
          <m:e>
            <m:r>
              <w:rPr>
                <w:rFonts w:ascii="Cambria Math" w:hAnsi="Cambria Math"/>
              </w:rPr>
              <m:t xml:space="preserve"> y</m:t>
            </m:r>
          </m:e>
          <m:sub>
            <m:r>
              <w:rPr>
                <w:rFonts w:ascii="Cambria Math" w:hAnsi="Cambria Math"/>
              </w:rPr>
              <m:t>v</m:t>
            </m:r>
          </m:sub>
        </m:sSub>
        <m:r>
          <w:rPr>
            <w:rFonts w:ascii="Cambria Math" w:hAnsi="Cambria Math"/>
          </w:rPr>
          <m:t>)</m:t>
        </m:r>
      </m:oMath>
      <w:r w:rsidRPr="00AF6193">
        <w:t xml:space="preserve"> </w:t>
      </w:r>
      <w:r>
        <w:t xml:space="preserve">represents the direction from the origin to the position </w:t>
      </w:r>
      <m:oMath>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v</m:t>
            </m:r>
          </m:sub>
        </m:sSub>
        <m:r>
          <w:rPr>
            <w:rFonts w:ascii="Cambria Math" w:hAnsi="Cambria Math"/>
          </w:rPr>
          <m:t xml:space="preserve">, </m:t>
        </m:r>
        <m:sSub>
          <m:sSubPr>
            <m:ctrlPr>
              <w:rPr>
                <w:rFonts w:ascii="Cambria Math" w:hAnsi="Cambria Math"/>
              </w:rPr>
            </m:ctrlPr>
          </m:sSubPr>
          <m:e>
            <m:r>
              <w:rPr>
                <w:rFonts w:ascii="Cambria Math" w:hAnsi="Cambria Math"/>
              </w:rPr>
              <m:t xml:space="preserve"> y</m:t>
            </m:r>
          </m:e>
          <m:sub>
            <m:r>
              <w:rPr>
                <w:rFonts w:ascii="Cambria Math" w:hAnsi="Cambria Math"/>
              </w:rPr>
              <m:t>v</m:t>
            </m:r>
          </m:sub>
        </m:sSub>
        <m:r>
          <w:rPr>
            <w:rFonts w:ascii="Cambria Math" w:hAnsi="Cambria Math"/>
          </w:rPr>
          <m:t>)</m:t>
        </m:r>
      </m:oMath>
      <w:r w:rsidRPr="00AF6193">
        <w:t xml:space="preserve"> and </w:t>
      </w:r>
      <w:r>
        <w:t>you want</w:t>
      </w:r>
      <w:r w:rsidRPr="00AF6193">
        <w:t xml:space="preserve"> to rotate it by </w:t>
      </w:r>
      <m:oMath>
        <m:r>
          <m:rPr>
            <m:sty m:val="p"/>
          </m:rPr>
          <w:rPr>
            <w:rFonts w:ascii="Cambria Math" w:hAnsi="Cambria Math"/>
          </w:rPr>
          <m:t>θ</m:t>
        </m:r>
      </m:oMath>
      <w:r>
        <w:t>, then</w:t>
      </w:r>
      <w:r w:rsidRPr="00AF6193">
        <w:t xml:space="preserve"> you can use the</w:t>
      </w:r>
      <w:r>
        <w:t xml:space="preserve"> following</w:t>
      </w:r>
      <w:r w:rsidRPr="00AF6193">
        <w:t xml:space="preserve"> equations shown to derive </w:t>
      </w:r>
      <m:oMath>
        <m:sSub>
          <m:sSubPr>
            <m:ctrlPr>
              <w:rPr>
                <w:rFonts w:ascii="Cambria Math" w:hAnsi="Cambria Math"/>
              </w:rPr>
            </m:ctrlPr>
          </m:sSubPr>
          <m:e>
            <m:r>
              <w:rPr>
                <w:rFonts w:ascii="Cambria Math" w:hAnsi="Cambria Math"/>
              </w:rPr>
              <m:t>x</m:t>
            </m:r>
          </m:e>
          <m:sub>
            <m:r>
              <w:rPr>
                <w:rFonts w:ascii="Cambria Math" w:hAnsi="Cambria Math"/>
              </w:rPr>
              <m:t>r</m:t>
            </m:r>
          </m:sub>
        </m:sSub>
      </m:oMath>
      <w:r w:rsidRPr="00AF6193">
        <w:t xml:space="preserve"> and </w:t>
      </w:r>
      <m:oMath>
        <m:sSub>
          <m:sSubPr>
            <m:ctrlPr>
              <w:rPr>
                <w:rFonts w:ascii="Cambria Math" w:hAnsi="Cambria Math"/>
              </w:rPr>
            </m:ctrlPr>
          </m:sSubPr>
          <m:e>
            <m:r>
              <w:rPr>
                <w:rFonts w:ascii="Cambria Math" w:hAnsi="Cambria Math"/>
              </w:rPr>
              <m:t>y</m:t>
            </m:r>
          </m:e>
          <m:sub>
            <m:r>
              <w:rPr>
                <w:rFonts w:ascii="Cambria Math" w:hAnsi="Cambria Math"/>
              </w:rPr>
              <m:t>r</m:t>
            </m:r>
          </m:sub>
        </m:sSub>
      </m:oMath>
      <w:r w:rsidRPr="00AF6193">
        <w:t xml:space="preserve">. Figure </w:t>
      </w:r>
      <w:r>
        <w:t>6-5</w:t>
      </w:r>
      <w:r>
        <w:fldChar w:fldCharType="begin"/>
      </w:r>
      <w:r>
        <w:instrText xml:space="preserve"> XE "</w:instrText>
      </w:r>
      <w:r w:rsidRPr="00537262">
        <w:instrText>Vectors:origin to position being rotated by angle theta</w:instrText>
      </w:r>
      <w:r>
        <w:instrText xml:space="preserve">" </w:instrText>
      </w:r>
      <w:r>
        <w:fldChar w:fldCharType="end"/>
      </w:r>
      <w:r w:rsidRPr="00AF6193">
        <w:t xml:space="preserve"> shows the rota</w:t>
      </w:r>
      <w:r>
        <w:t>tion of a vector to a position from the origin being applied.</w:t>
      </w:r>
    </w:p>
    <w:p w14:paraId="63A0A4CB" w14:textId="77777777" w:rsidR="00550743" w:rsidRPr="00AF6193" w:rsidRDefault="007E0049" w:rsidP="006723AB">
      <w:pPr>
        <w:pStyle w:val="Bullet"/>
      </w:pPr>
      <m:oMath>
        <m:sSub>
          <m:sSubPr>
            <m:ctrlPr>
              <w:rPr>
                <w:rFonts w:ascii="Cambria Math" w:hAnsi="Cambria Math"/>
              </w:rPr>
            </m:ctrlPr>
          </m:sSubPr>
          <m:e>
            <m:r>
              <w:rPr>
                <w:rFonts w:ascii="Cambria Math" w:hAnsi="Cambria Math"/>
              </w:rPr>
              <m:t>x</m:t>
            </m:r>
          </m:e>
          <m:sub>
            <m:r>
              <w:rPr>
                <w:rFonts w:ascii="Cambria Math" w:hAnsi="Cambria Math"/>
              </w:rPr>
              <m:t>r</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v</m:t>
            </m:r>
          </m:sub>
        </m:sSub>
        <m:func>
          <m:funcPr>
            <m:ctrlPr>
              <w:rPr>
                <w:rFonts w:ascii="Cambria Math" w:hAnsi="Cambria Math"/>
              </w:rPr>
            </m:ctrlPr>
          </m:funcPr>
          <m:fName>
            <m:r>
              <m:rPr>
                <m:sty m:val="p"/>
              </m:rPr>
              <w:rPr>
                <w:rFonts w:ascii="Cambria Math" w:hAnsi="Cambria Math"/>
              </w:rPr>
              <m:t>cos</m:t>
            </m:r>
          </m:fName>
          <m:e>
            <m:r>
              <w:rPr>
                <w:rFonts w:ascii="Cambria Math" w:hAnsi="Cambria Math"/>
              </w:rPr>
              <m:t>θ</m:t>
            </m:r>
          </m:e>
        </m:func>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v</m:t>
            </m:r>
          </m:sub>
        </m:sSub>
        <m:func>
          <m:funcPr>
            <m:ctrlPr>
              <w:rPr>
                <w:rFonts w:ascii="Cambria Math" w:hAnsi="Cambria Math"/>
              </w:rPr>
            </m:ctrlPr>
          </m:funcPr>
          <m:fName>
            <m:r>
              <m:rPr>
                <m:sty m:val="p"/>
              </m:rPr>
              <w:rPr>
                <w:rFonts w:ascii="Cambria Math" w:hAnsi="Cambria Math"/>
              </w:rPr>
              <m:t>sin</m:t>
            </m:r>
          </m:fName>
          <m:e>
            <m:r>
              <w:rPr>
                <w:rFonts w:ascii="Cambria Math" w:hAnsi="Cambria Math"/>
              </w:rPr>
              <m:t>θ</m:t>
            </m:r>
          </m:e>
        </m:func>
      </m:oMath>
    </w:p>
    <w:p w14:paraId="24DEFADB" w14:textId="77777777" w:rsidR="00550743" w:rsidRPr="00DC5A91" w:rsidRDefault="007E0049" w:rsidP="006723AB">
      <w:pPr>
        <w:pStyle w:val="Bullet"/>
      </w:pPr>
      <m:oMath>
        <m:sSub>
          <m:sSubPr>
            <m:ctrlPr>
              <w:rPr>
                <w:rFonts w:ascii="Cambria Math" w:hAnsi="Cambria Math"/>
              </w:rPr>
            </m:ctrlPr>
          </m:sSubPr>
          <m:e>
            <m:r>
              <w:rPr>
                <w:rFonts w:ascii="Cambria Math" w:hAnsi="Cambria Math"/>
              </w:rPr>
              <m:t>y</m:t>
            </m:r>
          </m:e>
          <m:sub>
            <m:r>
              <w:rPr>
                <w:rFonts w:ascii="Cambria Math" w:hAnsi="Cambria Math"/>
              </w:rPr>
              <m:t>r</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v</m:t>
            </m:r>
          </m:sub>
        </m:sSub>
        <m:func>
          <m:funcPr>
            <m:ctrlPr>
              <w:rPr>
                <w:rFonts w:ascii="Cambria Math" w:hAnsi="Cambria Math"/>
              </w:rPr>
            </m:ctrlPr>
          </m:funcPr>
          <m:fName>
            <m:r>
              <m:rPr>
                <m:sty m:val="p"/>
              </m:rPr>
              <w:rPr>
                <w:rFonts w:ascii="Cambria Math" w:hAnsi="Cambria Math"/>
              </w:rPr>
              <m:t>sin</m:t>
            </m:r>
          </m:fName>
          <m:e>
            <m:r>
              <w:rPr>
                <w:rFonts w:ascii="Cambria Math" w:hAnsi="Cambria Math"/>
              </w:rPr>
              <m:t>θ</m:t>
            </m:r>
          </m:e>
        </m:func>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v</m:t>
            </m:r>
          </m:sub>
        </m:sSub>
        <m:func>
          <m:funcPr>
            <m:ctrlPr>
              <w:rPr>
                <w:rFonts w:ascii="Cambria Math" w:hAnsi="Cambria Math"/>
              </w:rPr>
            </m:ctrlPr>
          </m:funcPr>
          <m:fName>
            <m:r>
              <m:rPr>
                <m:sty m:val="p"/>
              </m:rPr>
              <w:rPr>
                <w:rFonts w:ascii="Cambria Math" w:hAnsi="Cambria Math"/>
              </w:rPr>
              <m:t>cos</m:t>
            </m:r>
          </m:fName>
          <m:e>
            <m:r>
              <w:rPr>
                <w:rFonts w:ascii="Cambria Math" w:hAnsi="Cambria Math"/>
              </w:rPr>
              <m:t>θ</m:t>
            </m:r>
          </m:e>
        </m:func>
      </m:oMath>
    </w:p>
    <w:p w14:paraId="194A67BF" w14:textId="77777777" w:rsidR="00550743" w:rsidRPr="00AF6193" w:rsidRDefault="00550743" w:rsidP="00550743">
      <w:pPr>
        <w:pStyle w:val="Figure"/>
      </w:pPr>
      <w:r>
        <w:rPr>
          <w:noProof/>
        </w:rPr>
        <w:drawing>
          <wp:inline distT="0" distB="0" distL="0" distR="0" wp14:anchorId="7EDC65D3" wp14:editId="683B4058">
            <wp:extent cx="3555365" cy="1184275"/>
            <wp:effectExtent l="0" t="0" r="0" b="0"/>
            <wp:docPr id="7" name="Picture 7" descr="C:\Users\Kelvin\Dropbox\1.Projects\2014.11.HTML5_WebGL\Images\Chapter6\Submitted images\6-5.Vector-Rot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elvin\Dropbox\1.Projects\2014.11.HTML5_WebGL\Images\Chapter6\Submitted images\6-5.Vector-Rotation.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55365" cy="1184275"/>
                    </a:xfrm>
                    <a:prstGeom prst="rect">
                      <a:avLst/>
                    </a:prstGeom>
                    <a:noFill/>
                    <a:ln>
                      <a:noFill/>
                    </a:ln>
                  </pic:spPr>
                </pic:pic>
              </a:graphicData>
            </a:graphic>
          </wp:inline>
        </w:drawing>
      </w:r>
    </w:p>
    <w:p w14:paraId="567AC91A" w14:textId="77777777" w:rsidR="00550743" w:rsidRPr="00AF6193" w:rsidRDefault="00550743" w:rsidP="00550743">
      <w:pPr>
        <w:pStyle w:val="FigureCaption"/>
      </w:pPr>
      <w:r w:rsidRPr="00AF6193">
        <w:t xml:space="preserve">Figure </w:t>
      </w:r>
      <w:r>
        <w:rPr>
          <w:rFonts w:hint="eastAsia"/>
        </w:rPr>
        <w:t>6</w:t>
      </w:r>
      <w:r>
        <w:t>-5</w:t>
      </w:r>
      <w:r w:rsidRPr="00AF6193">
        <w:t>.</w:t>
      </w:r>
      <w:r w:rsidRPr="00AF6193">
        <w:t> </w:t>
      </w:r>
      <w:r w:rsidRPr="00AF6193">
        <w:t xml:space="preserve">A vector </w:t>
      </w:r>
      <w:r>
        <w:t xml:space="preserve">from the origin to a position </w:t>
      </w:r>
      <w:r w:rsidRPr="00AF6193">
        <w:t>being rotated by the angle theta</w:t>
      </w:r>
      <w:r>
        <w:fldChar w:fldCharType="begin"/>
      </w:r>
      <w:r>
        <w:instrText xml:space="preserve"> XE "</w:instrText>
      </w:r>
      <w:r w:rsidRPr="00537262">
        <w:instrText>Vectors:origin to position being rotated by angle theta</w:instrText>
      </w:r>
      <w:r>
        <w:instrText xml:space="preserve">" </w:instrText>
      </w:r>
      <w:r>
        <w:fldChar w:fldCharType="end"/>
      </w:r>
    </w:p>
    <w:p w14:paraId="3F81C58F" w14:textId="2C338943" w:rsidR="00550743" w:rsidRDefault="00762057" w:rsidP="00550743">
      <w:pPr>
        <w:pStyle w:val="NoteTipCaution"/>
      </w:pPr>
      <w:r>
        <w:rPr>
          <w:rStyle w:val="GrayDingbat"/>
        </w:rPr>
        <w:lastRenderedPageBreak/>
        <w:t></w:t>
      </w:r>
      <w:r w:rsidRPr="001C0E07">
        <w:rPr>
          <w:rStyle w:val="Strong"/>
        </w:rPr>
        <w:t xml:space="preserve"> Note</w:t>
      </w:r>
      <w:r>
        <w:rPr>
          <w:rStyle w:val="Strong"/>
        </w:rPr>
        <w:tab/>
        <w:t xml:space="preserve"> </w:t>
      </w:r>
      <w:r w:rsidR="00550743">
        <w:t xml:space="preserve">JavaScript </w:t>
      </w:r>
      <w:r w:rsidR="00550743" w:rsidRPr="00940479">
        <w:t xml:space="preserve">trigonometric </w:t>
      </w:r>
      <w:r w:rsidR="00550743">
        <w:t xml:space="preserve">functions, including the </w:t>
      </w:r>
      <w:proofErr w:type="spellStart"/>
      <w:r w:rsidR="00550743" w:rsidRPr="00600210">
        <w:rPr>
          <w:rStyle w:val="CodeInline"/>
        </w:rPr>
        <w:t>Math.sin</w:t>
      </w:r>
      <w:proofErr w:type="spellEnd"/>
      <w:r w:rsidR="00550743" w:rsidRPr="00600210">
        <w:rPr>
          <w:rStyle w:val="CodeInline"/>
        </w:rPr>
        <w:t>()</w:t>
      </w:r>
      <w:r w:rsidR="00550743">
        <w:t xml:space="preserve"> and </w:t>
      </w:r>
      <w:proofErr w:type="spellStart"/>
      <w:r w:rsidR="00550743" w:rsidRPr="00600210">
        <w:rPr>
          <w:rStyle w:val="CodeInline"/>
        </w:rPr>
        <w:t>Math.cos</w:t>
      </w:r>
      <w:proofErr w:type="spellEnd"/>
      <w:r w:rsidR="00550743" w:rsidRPr="00600210">
        <w:rPr>
          <w:rStyle w:val="CodeInline"/>
        </w:rPr>
        <w:t>()</w:t>
      </w:r>
      <w:r w:rsidR="00550743">
        <w:t xml:space="preserve"> functions, assume input to be in radians and not degrees. Recall that 1 degree is equal to </w:t>
      </w:r>
      <m:oMath>
        <m:f>
          <m:fPr>
            <m:ctrlPr>
              <w:rPr>
                <w:rFonts w:ascii="Cambria Math" w:hAnsi="Cambria Math"/>
                <w:sz w:val="18"/>
              </w:rPr>
            </m:ctrlPr>
          </m:fPr>
          <m:num>
            <m:r>
              <m:rPr>
                <m:sty m:val="p"/>
              </m:rPr>
              <w:rPr>
                <w:rFonts w:ascii="Cambria Math" w:hAnsi="Cambria Math"/>
              </w:rPr>
              <m:t>π</m:t>
            </m:r>
          </m:num>
          <m:den>
            <m:r>
              <w:rPr>
                <w:rFonts w:ascii="Cambria Math" w:hAnsi="Cambria Math"/>
              </w:rPr>
              <m:t>180</m:t>
            </m:r>
          </m:den>
        </m:f>
      </m:oMath>
      <w:r w:rsidR="00550743">
        <w:t xml:space="preserve"> radians.</w:t>
      </w:r>
    </w:p>
    <w:p w14:paraId="7084D3FD" w14:textId="77777777" w:rsidR="00550743" w:rsidRPr="00AF6193" w:rsidRDefault="00550743" w:rsidP="006723AB">
      <w:pPr>
        <w:pStyle w:val="BodyTextCont"/>
      </w:pPr>
      <w:r>
        <w:t>Furthermore</w:t>
      </w:r>
      <w:r w:rsidRPr="00AF6193">
        <w:t>, it is important to remember that vectors are defined by their direction and size; in other words, two vectors can be equal to each other independent of the lo</w:t>
      </w:r>
      <w:r>
        <w:t>cations of the vectors. Figure 6-6</w:t>
      </w:r>
      <w:r>
        <w:fldChar w:fldCharType="begin"/>
      </w:r>
      <w:r>
        <w:instrText xml:space="preserve"> XE "</w:instrText>
      </w:r>
      <w:r w:rsidRPr="00537262">
        <w:instrText>Vectors:2D space with two vectors equal to each other</w:instrText>
      </w:r>
      <w:r>
        <w:instrText xml:space="preserve">" </w:instrText>
      </w:r>
      <w:r>
        <w:fldChar w:fldCharType="end"/>
      </w:r>
      <w:r w:rsidRPr="00AF6193">
        <w:t xml:space="preserve"> shows two vectors (</w:t>
      </w:r>
      <m:oMath>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a</m:t>
            </m:r>
          </m:sub>
        </m:sSub>
      </m:oMath>
      <w:r w:rsidRPr="00AF6193">
        <w:t xml:space="preserve"> and </w:t>
      </w:r>
      <m:oMath>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bc</m:t>
            </m:r>
          </m:sub>
        </m:sSub>
      </m:oMath>
      <w:r w:rsidRPr="00AF6193">
        <w:t xml:space="preserve">) that are located at different positions but have the same direction and magnitude. Because their direction and magnitude are the same, these vectors are equal to each other. In contrast, the vector </w:t>
      </w: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d</m:t>
            </m:r>
          </m:sub>
        </m:sSub>
      </m:oMath>
      <w:r w:rsidRPr="00AF6193">
        <w:t xml:space="preserve"> is not the same because its direction and magnitude are different from the others.</w:t>
      </w:r>
    </w:p>
    <w:p w14:paraId="32C59755" w14:textId="77777777" w:rsidR="00550743" w:rsidRPr="00AF6193" w:rsidRDefault="00550743" w:rsidP="00550743">
      <w:pPr>
        <w:pStyle w:val="Figure"/>
      </w:pPr>
      <w:r>
        <w:rPr>
          <w:noProof/>
        </w:rPr>
        <w:drawing>
          <wp:inline distT="0" distB="0" distL="0" distR="0" wp14:anchorId="44205100" wp14:editId="26D04F75">
            <wp:extent cx="3933825" cy="1279525"/>
            <wp:effectExtent l="0" t="0" r="9525" b="0"/>
            <wp:docPr id="8" name="Picture 8" descr="C:\Users\Kelvin\Dropbox\1.Projects\2014.11.HTML5_WebGL\Images\Chapter6\Submitted images\6-6.Points-Vecto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elvin\Dropbox\1.Projects\2014.11.HTML5_WebGL\Images\Chapter6\Submitted images\6-6.Points-Vectors.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33825" cy="1279525"/>
                    </a:xfrm>
                    <a:prstGeom prst="rect">
                      <a:avLst/>
                    </a:prstGeom>
                    <a:noFill/>
                    <a:ln>
                      <a:noFill/>
                    </a:ln>
                  </pic:spPr>
                </pic:pic>
              </a:graphicData>
            </a:graphic>
          </wp:inline>
        </w:drawing>
      </w:r>
    </w:p>
    <w:p w14:paraId="614B6C9F" w14:textId="77777777" w:rsidR="00550743" w:rsidRDefault="00550743" w:rsidP="00550743">
      <w:pPr>
        <w:pStyle w:val="FigureCaption"/>
      </w:pPr>
      <w:r w:rsidRPr="00AF6193">
        <w:t xml:space="preserve">Figure </w:t>
      </w:r>
      <w:r>
        <w:rPr>
          <w:rFonts w:hint="eastAsia"/>
        </w:rPr>
        <w:t>6</w:t>
      </w:r>
      <w:r>
        <w:t>-6</w:t>
      </w:r>
      <w:r w:rsidRPr="00AF6193">
        <w:t>.</w:t>
      </w:r>
      <w:r w:rsidRPr="00AF6193">
        <w:t> </w:t>
      </w:r>
      <w:r w:rsidRPr="00AF6193">
        <w:t>Three vectors represented in 2D space with two vectors equal to each other</w:t>
      </w:r>
      <w:r>
        <w:fldChar w:fldCharType="begin"/>
      </w:r>
      <w:r>
        <w:instrText xml:space="preserve"> XE "</w:instrText>
      </w:r>
      <w:r w:rsidRPr="00537262">
        <w:instrText>Vectors:2D space with two vectors equal to each other</w:instrText>
      </w:r>
      <w:r>
        <w:instrText xml:space="preserve">" </w:instrText>
      </w:r>
      <w:r>
        <w:fldChar w:fldCharType="end"/>
      </w:r>
    </w:p>
    <w:p w14:paraId="2592FA50" w14:textId="77777777" w:rsidR="00550743" w:rsidRPr="00BB7BCB" w:rsidRDefault="00550743" w:rsidP="00550743">
      <w:pPr>
        <w:pStyle w:val="Heading3"/>
      </w:pPr>
      <w:r w:rsidRPr="00BB7BCB">
        <w:t xml:space="preserve">The </w:t>
      </w:r>
      <w:r>
        <w:t>D</w:t>
      </w:r>
      <w:r w:rsidRPr="00BB7BCB">
        <w:t xml:space="preserve">ot </w:t>
      </w:r>
      <w:r>
        <w:t>P</w:t>
      </w:r>
      <w:r w:rsidRPr="00BB7BCB">
        <w:t>roduct</w:t>
      </w:r>
      <w:r>
        <w:fldChar w:fldCharType="begin"/>
      </w:r>
      <w:r>
        <w:instrText xml:space="preserve"> XE "</w:instrText>
      </w:r>
      <w:r w:rsidRPr="00537262">
        <w:instrText>Dot product</w:instrText>
      </w:r>
      <w:r>
        <w:instrText xml:space="preserve">" </w:instrText>
      </w:r>
      <w:r>
        <w:fldChar w:fldCharType="end"/>
      </w:r>
      <w:r>
        <w:fldChar w:fldCharType="begin"/>
      </w:r>
      <w:r>
        <w:instrText xml:space="preserve"> XE "</w:instrText>
      </w:r>
      <w:r w:rsidRPr="00537262">
        <w:instrText>Vectors:dot product</w:instrText>
      </w:r>
      <w:r>
        <w:instrText xml:space="preserve">" </w:instrText>
      </w:r>
      <w:r>
        <w:fldChar w:fldCharType="end"/>
      </w:r>
    </w:p>
    <w:p w14:paraId="12998DC8" w14:textId="77777777" w:rsidR="00550743" w:rsidRPr="00BB7BCB" w:rsidRDefault="00550743" w:rsidP="00550743">
      <w:pPr>
        <w:pStyle w:val="BodyTextFirst"/>
      </w:pPr>
      <w:r w:rsidRPr="00BB7BCB">
        <w:t xml:space="preserve">The dot product of two normalized vectors provides you with the means to find the angle between those vectors. For example, </w:t>
      </w:r>
      <w:r>
        <w:t>g</w:t>
      </w:r>
      <w:r w:rsidRPr="00BB7BCB">
        <w:t>iven the following:</w:t>
      </w:r>
    </w:p>
    <w:p w14:paraId="27E0E668" w14:textId="77777777" w:rsidR="00550743" w:rsidRPr="00DC5A91" w:rsidRDefault="007E0049" w:rsidP="006723AB">
      <w:pPr>
        <w:pStyle w:val="Bullet"/>
      </w:pPr>
      <m:oMath>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1</m:t>
            </m:r>
          </m:sub>
        </m:sSub>
        <m:r>
          <m:rPr>
            <m:sty m:val="p"/>
          </m:rPr>
          <w:rPr>
            <w:rFonts w:ascii="Cambria Math" w:hAnsi="Cambria Math"/>
          </w:rPr>
          <m:t>= (</m:t>
        </m:r>
        <m:sSub>
          <m:sSubPr>
            <m:ctrlPr>
              <w:rPr>
                <w:rFonts w:ascii="Cambria Math" w:hAnsi="Cambria Math"/>
              </w:rPr>
            </m:ctrlPr>
          </m:sSubPr>
          <m:e>
            <m:r>
              <w:rPr>
                <w:rFonts w:ascii="Cambria Math" w:hAnsi="Cambria Math"/>
              </w:rPr>
              <m:t>x</m:t>
            </m:r>
          </m:e>
          <m:sub>
            <m:r>
              <w:rPr>
                <w:rFonts w:ascii="Cambria Math" w:hAnsi="Cambria Math"/>
              </w:rPr>
              <m:t>1</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y</m:t>
            </m:r>
          </m:e>
          <m:sub>
            <m:r>
              <w:rPr>
                <w:rFonts w:ascii="Cambria Math" w:hAnsi="Cambria Math"/>
              </w:rPr>
              <m:t>1</m:t>
            </m:r>
          </m:sub>
        </m:sSub>
        <m:r>
          <m:rPr>
            <m:sty m:val="p"/>
          </m:rPr>
          <w:rPr>
            <w:rFonts w:ascii="Cambria Math" w:hAnsi="Cambria Math"/>
          </w:rPr>
          <m:t>)</m:t>
        </m:r>
      </m:oMath>
      <w:r w:rsidR="00550743" w:rsidRPr="00BB7BCB">
        <w:t xml:space="preserve"> </w:t>
      </w:r>
    </w:p>
    <w:p w14:paraId="79F3F8D2" w14:textId="77777777" w:rsidR="00550743" w:rsidRPr="00BB7BCB" w:rsidRDefault="007E0049" w:rsidP="006723AB">
      <w:pPr>
        <w:pStyle w:val="Bullet"/>
      </w:pPr>
      <m:oMath>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2</m:t>
            </m:r>
          </m:sub>
        </m:sSub>
        <m:r>
          <m:rPr>
            <m:sty m:val="p"/>
          </m:rPr>
          <w:rPr>
            <w:rFonts w:ascii="Cambria Math" w:hAnsi="Cambria Math"/>
          </w:rPr>
          <m:t>= (</m:t>
        </m:r>
        <m:sSub>
          <m:sSubPr>
            <m:ctrlPr>
              <w:rPr>
                <w:rFonts w:ascii="Cambria Math" w:hAnsi="Cambria Math"/>
              </w:rPr>
            </m:ctrlPr>
          </m:sSubPr>
          <m:e>
            <m:r>
              <w:rPr>
                <w:rFonts w:ascii="Cambria Math" w:hAnsi="Cambria Math"/>
              </w:rPr>
              <m:t>x</m:t>
            </m:r>
          </m:e>
          <m:sub>
            <m:r>
              <w:rPr>
                <w:rFonts w:ascii="Cambria Math" w:hAnsi="Cambria Math"/>
              </w:rPr>
              <m:t>2</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y</m:t>
            </m:r>
          </m:e>
          <m:sub>
            <m:r>
              <w:rPr>
                <w:rFonts w:ascii="Cambria Math" w:hAnsi="Cambria Math"/>
              </w:rPr>
              <m:t>2</m:t>
            </m:r>
          </m:sub>
        </m:sSub>
        <m:r>
          <m:rPr>
            <m:sty m:val="p"/>
          </m:rPr>
          <w:rPr>
            <w:rFonts w:ascii="Cambria Math" w:hAnsi="Cambria Math"/>
          </w:rPr>
          <m:t>)</m:t>
        </m:r>
      </m:oMath>
    </w:p>
    <w:p w14:paraId="1F9D96B6" w14:textId="77777777" w:rsidR="00550743" w:rsidRPr="00BB7BCB" w:rsidRDefault="00550743" w:rsidP="006723AB">
      <w:pPr>
        <w:pStyle w:val="BodyTextCont"/>
      </w:pPr>
      <w:r>
        <w:t>t</w:t>
      </w:r>
      <w:r w:rsidRPr="00BB7BCB">
        <w:t xml:space="preserve">hen the following is true: </w:t>
      </w:r>
    </w:p>
    <w:p w14:paraId="7BAB98DC" w14:textId="77777777" w:rsidR="00550743" w:rsidRPr="00BB7BCB" w:rsidRDefault="007E0049" w:rsidP="006723AB">
      <w:pPr>
        <w:pStyle w:val="Bullet"/>
      </w:pP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1</m:t>
            </m:r>
          </m:sub>
        </m:sSub>
        <m:sSub>
          <m:sSubPr>
            <m:ctrlPr>
              <w:rPr>
                <w:rFonts w:ascii="Cambria Math" w:hAnsi="Cambria Math"/>
              </w:rPr>
            </m:ctrlPr>
          </m:sSubPr>
          <m:e>
            <m:r>
              <w:rPr>
                <w:rFonts w:ascii="Cambria Math" w:hAnsi="Cambria Math"/>
              </w:rPr>
              <m:t>x</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m:rPr>
                <m:sty m:val="p"/>
              </m:rPr>
              <w:rPr>
                <w:rFonts w:ascii="Cambria Math" w:hAnsi="Cambria Math"/>
              </w:rPr>
              <m:t>1</m:t>
            </m:r>
          </m:sub>
        </m:sSub>
        <m:sSub>
          <m:sSubPr>
            <m:ctrlPr>
              <w:rPr>
                <w:rFonts w:ascii="Cambria Math" w:hAnsi="Cambria Math"/>
              </w:rPr>
            </m:ctrlPr>
          </m:sSubPr>
          <m:e>
            <m:r>
              <w:rPr>
                <w:rFonts w:ascii="Cambria Math" w:hAnsi="Cambria Math"/>
              </w:rPr>
              <m:t>y</m:t>
            </m:r>
          </m:e>
          <m:sub>
            <m:r>
              <m:rPr>
                <m:sty m:val="p"/>
              </m:rPr>
              <w:rPr>
                <w:rFonts w:ascii="Cambria Math" w:hAnsi="Cambria Math"/>
              </w:rPr>
              <m:t>2</m:t>
            </m:r>
          </m:sub>
        </m:sSub>
      </m:oMath>
      <w:r w:rsidR="00550743" w:rsidRPr="00BB7BCB">
        <w:t>.</w:t>
      </w:r>
    </w:p>
    <w:p w14:paraId="01141A79" w14:textId="77777777" w:rsidR="00550743" w:rsidRDefault="00550743" w:rsidP="006723AB">
      <w:pPr>
        <w:pStyle w:val="BodyTextCont"/>
      </w:pPr>
      <w:r w:rsidRPr="00BB7BCB">
        <w:t xml:space="preserve">Additionally, if both vectors </w:t>
      </w:r>
      <m:oMath>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1</m:t>
            </m:r>
          </m:sub>
        </m:sSub>
      </m:oMath>
      <w:r>
        <w:t xml:space="preserve"> </w:t>
      </w:r>
      <w:r w:rsidRPr="00BB7BCB">
        <w:t xml:space="preserve">and </w:t>
      </w:r>
      <m:oMath>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2</m:t>
            </m:r>
          </m:sub>
        </m:sSub>
      </m:oMath>
      <w:r w:rsidRPr="00BB7BCB">
        <w:t xml:space="preserve"> are normalized, then</w:t>
      </w:r>
      <w:r>
        <w:t>:</w:t>
      </w:r>
    </w:p>
    <w:p w14:paraId="7B4852D2" w14:textId="77777777" w:rsidR="00550743" w:rsidRDefault="007E0049" w:rsidP="006723AB">
      <w:pPr>
        <w:pStyle w:val="Bullet"/>
      </w:pPr>
      <m:oMath>
        <m:sSub>
          <m:sSubPr>
            <m:ctrlPr>
              <w:rPr>
                <w:rFonts w:ascii="Cambria Math" w:hAnsi="Cambria Math"/>
              </w:rPr>
            </m:ctrlPr>
          </m:sSubPr>
          <m:e>
            <m:acc>
              <m:accPr>
                <m:ctrlPr>
                  <w:rPr>
                    <w:rFonts w:ascii="Cambria Math" w:hAnsi="Cambria Math"/>
                  </w:rPr>
                </m:ctrlPr>
              </m:accPr>
              <m:e>
                <m:r>
                  <w:rPr>
                    <w:rFonts w:ascii="Cambria Math" w:hAnsi="Cambria Math"/>
                  </w:rPr>
                  <m:t>V</m:t>
                </m:r>
              </m:e>
            </m:acc>
          </m:e>
          <m:sub>
            <m:r>
              <w:rPr>
                <w:rFonts w:ascii="Cambria Math" w:hAnsi="Cambria Math"/>
              </w:rPr>
              <m:t>1</m:t>
            </m:r>
          </m:sub>
        </m:sSub>
        <m:r>
          <w:rPr>
            <w:rFonts w:ascii="Cambria Math" w:hAnsi="Cambria Math"/>
          </w:rPr>
          <m:t>∙</m:t>
        </m:r>
        <m:sSub>
          <m:sSubPr>
            <m:ctrlPr>
              <w:rPr>
                <w:rFonts w:ascii="Cambria Math" w:hAnsi="Cambria Math"/>
              </w:rPr>
            </m:ctrlPr>
          </m:sSubPr>
          <m:e>
            <m:acc>
              <m:accPr>
                <m:ctrlPr>
                  <w:rPr>
                    <w:rFonts w:ascii="Cambria Math" w:hAnsi="Cambria Math"/>
                  </w:rPr>
                </m:ctrlPr>
              </m:accPr>
              <m:e>
                <m:r>
                  <w:rPr>
                    <w:rFonts w:ascii="Cambria Math" w:hAnsi="Cambria Math"/>
                  </w:rPr>
                  <m:t>V</m:t>
                </m:r>
              </m:e>
            </m:acc>
          </m:e>
          <m:sub>
            <m:r>
              <w:rPr>
                <w:rFonts w:ascii="Cambria Math" w:hAnsi="Cambria Math"/>
              </w:rPr>
              <m:t>2</m:t>
            </m:r>
          </m:sub>
        </m:sSub>
        <m:r>
          <m:rPr>
            <m:sty m:val="p"/>
          </m:rPr>
          <w:rPr>
            <w:rFonts w:ascii="Cambria Math" w:hAnsi="Cambria Math"/>
          </w:rPr>
          <m:t>=</m:t>
        </m:r>
        <m:func>
          <m:funcPr>
            <m:ctrlPr>
              <w:rPr>
                <w:rFonts w:ascii="Cambria Math" w:hAnsi="Cambria Math"/>
              </w:rPr>
            </m:ctrlPr>
          </m:funcPr>
          <m:fName>
            <m:r>
              <m:rPr>
                <m:sty m:val="p"/>
              </m:rPr>
              <w:rPr>
                <w:rFonts w:ascii="Cambria Math" w:hAnsi="Cambria Math"/>
              </w:rPr>
              <m:t>cos</m:t>
            </m:r>
          </m:fName>
          <m:e>
            <m:r>
              <w:rPr>
                <w:rFonts w:ascii="Cambria Math" w:hAnsi="Cambria Math"/>
              </w:rPr>
              <m:t>θ</m:t>
            </m:r>
          </m:e>
        </m:func>
      </m:oMath>
      <w:r w:rsidR="00550743" w:rsidRPr="00BB7BCB">
        <w:t xml:space="preserve">. </w:t>
      </w:r>
    </w:p>
    <w:p w14:paraId="209E2B58" w14:textId="77777777" w:rsidR="00550743" w:rsidRPr="00BB7BCB" w:rsidRDefault="00550743" w:rsidP="006723AB">
      <w:pPr>
        <w:pStyle w:val="BodyTextCont"/>
      </w:pPr>
      <w:r w:rsidRPr="00BB7BCB">
        <w:t>You can see thi</w:t>
      </w:r>
      <w:r>
        <w:t>s concept reinforced in Figure 6-7</w:t>
      </w:r>
      <w:r w:rsidRPr="00BB7BCB">
        <w:t>.</w:t>
      </w:r>
      <w:r>
        <w:t xml:space="preserve"> Moreover</w:t>
      </w:r>
      <w:r w:rsidRPr="00BB7BCB">
        <w:t>, it is also important to recognize that if</w:t>
      </w:r>
      <w:r w:rsidRPr="00BB7BCB">
        <w:rPr>
          <w:rFonts w:hint="eastAsia"/>
        </w:rPr>
        <w:t xml:space="preserve"> </w:t>
      </w:r>
      <m:oMath>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1</m:t>
            </m:r>
          </m:sub>
        </m:sSub>
        <m:r>
          <w:rPr>
            <w:rFonts w:ascii="Cambria Math" w:hAnsi="Cambria Math"/>
          </w:rPr>
          <m:t>∙</m:t>
        </m:r>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2</m:t>
            </m:r>
          </m:sub>
        </m:sSub>
        <m:r>
          <w:rPr>
            <w:rFonts w:ascii="Cambria Math" w:hAnsi="Cambria Math"/>
          </w:rPr>
          <m:t>=0</m:t>
        </m:r>
      </m:oMath>
      <w:r w:rsidRPr="00BB7BCB">
        <w:t>, then the two vectors are perpendicular.</w:t>
      </w:r>
    </w:p>
    <w:p w14:paraId="6EF180F2" w14:textId="77777777" w:rsidR="00550743" w:rsidRPr="00BB7BCB" w:rsidRDefault="00550743" w:rsidP="00550743">
      <w:pPr>
        <w:pStyle w:val="Figure"/>
      </w:pPr>
      <w:r>
        <w:rPr>
          <w:noProof/>
        </w:rPr>
        <w:lastRenderedPageBreak/>
        <w:drawing>
          <wp:inline distT="0" distB="0" distL="0" distR="0" wp14:anchorId="208508E8" wp14:editId="2AB3781C">
            <wp:extent cx="1920875" cy="1141095"/>
            <wp:effectExtent l="0" t="0" r="0" b="1905"/>
            <wp:docPr id="9" name="Picture 9" descr="C:\Users\Kelvin\Dropbox\1.Projects\2014.11.HTML5_WebGL\Images\Chapter6\Submitted images\6-7.Vectors-Ang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Kelvin\Dropbox\1.Projects\2014.11.HTML5_WebGL\Images\Chapter6\Submitted images\6-7.Vectors-Angle.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20875" cy="1141095"/>
                    </a:xfrm>
                    <a:prstGeom prst="rect">
                      <a:avLst/>
                    </a:prstGeom>
                    <a:noFill/>
                    <a:ln>
                      <a:noFill/>
                    </a:ln>
                  </pic:spPr>
                </pic:pic>
              </a:graphicData>
            </a:graphic>
          </wp:inline>
        </w:drawing>
      </w:r>
    </w:p>
    <w:p w14:paraId="41ECA3AC" w14:textId="77777777" w:rsidR="00550743" w:rsidRPr="00BB7BCB" w:rsidRDefault="00550743" w:rsidP="00550743">
      <w:pPr>
        <w:pStyle w:val="FigureCaption"/>
      </w:pPr>
      <w:r w:rsidRPr="00BB7BCB">
        <w:t xml:space="preserve">Figure </w:t>
      </w:r>
      <w:r>
        <w:rPr>
          <w:rFonts w:hint="eastAsia"/>
        </w:rPr>
        <w:t>6</w:t>
      </w:r>
      <w:r>
        <w:t>-7</w:t>
      </w:r>
      <w:r w:rsidRPr="00BB7BCB">
        <w:t>.</w:t>
      </w:r>
      <w:r w:rsidRPr="00BB7BCB">
        <w:t> </w:t>
      </w:r>
      <w:r w:rsidRPr="00BB7BCB">
        <w:t>The angle between two vectors, which can be found through the dot product</w:t>
      </w:r>
      <w:r>
        <w:fldChar w:fldCharType="begin"/>
      </w:r>
      <w:r>
        <w:instrText xml:space="preserve"> XE "</w:instrText>
      </w:r>
      <w:r w:rsidRPr="00537262">
        <w:instrText>Dot product</w:instrText>
      </w:r>
      <w:r>
        <w:instrText xml:space="preserve">" </w:instrText>
      </w:r>
      <w:r>
        <w:fldChar w:fldCharType="end"/>
      </w:r>
      <w:r>
        <w:fldChar w:fldCharType="begin"/>
      </w:r>
      <w:r>
        <w:instrText xml:space="preserve"> XE "</w:instrText>
      </w:r>
      <w:r w:rsidRPr="00537262">
        <w:instrText>Vectors:dot product</w:instrText>
      </w:r>
      <w:r>
        <w:instrText xml:space="preserve">" </w:instrText>
      </w:r>
      <w:r>
        <w:fldChar w:fldCharType="end"/>
      </w:r>
    </w:p>
    <w:p w14:paraId="2E4FDCB8" w14:textId="6039E12A" w:rsidR="00550743" w:rsidRPr="00BB7BCB" w:rsidRDefault="00762057" w:rsidP="00550743">
      <w:pPr>
        <w:pStyle w:val="NoteTipCaution"/>
      </w:pPr>
      <w:r>
        <w:rPr>
          <w:rStyle w:val="GrayDingbat"/>
        </w:rPr>
        <w:t></w:t>
      </w:r>
      <w:r w:rsidRPr="001C0E07">
        <w:rPr>
          <w:rStyle w:val="Strong"/>
        </w:rPr>
        <w:t xml:space="preserve"> Note</w:t>
      </w:r>
      <w:r>
        <w:rPr>
          <w:rStyle w:val="Strong"/>
        </w:rPr>
        <w:tab/>
        <w:t xml:space="preserve"> </w:t>
      </w:r>
      <w:r w:rsidR="00550743" w:rsidRPr="00BB7BCB">
        <w:t xml:space="preserve">If you need to review or refresh the concept of a dot product, </w:t>
      </w:r>
      <w:r w:rsidR="00550743">
        <w:t xml:space="preserve">please </w:t>
      </w:r>
      <w:r w:rsidR="00550743" w:rsidRPr="00BB7BCB">
        <w:t xml:space="preserve">refer to </w:t>
      </w:r>
      <w:r w:rsidR="00550743" w:rsidRPr="00BB7BCB">
        <w:rPr>
          <w:rStyle w:val="CodeInline"/>
        </w:rPr>
        <w:t>www.mathsisfun.com/algebra/vectors-dot-product.html</w:t>
      </w:r>
      <w:r w:rsidR="00550743" w:rsidRPr="00BB7BCB">
        <w:t>.</w:t>
      </w:r>
    </w:p>
    <w:p w14:paraId="48D35383" w14:textId="77777777" w:rsidR="00550743" w:rsidRPr="00BB7BCB" w:rsidRDefault="00550743" w:rsidP="00550743">
      <w:pPr>
        <w:pStyle w:val="Heading3"/>
      </w:pPr>
      <w:r w:rsidRPr="00BB7BCB">
        <w:t xml:space="preserve">The </w:t>
      </w:r>
      <w:r>
        <w:t>Cr</w:t>
      </w:r>
      <w:r w:rsidRPr="00BB7BCB">
        <w:t xml:space="preserve">oss </w:t>
      </w:r>
      <w:r>
        <w:t>P</w:t>
      </w:r>
      <w:r w:rsidRPr="00BB7BCB">
        <w:t>roduct</w:t>
      </w:r>
      <w:r>
        <w:fldChar w:fldCharType="begin"/>
      </w:r>
      <w:r>
        <w:instrText xml:space="preserve"> XE "</w:instrText>
      </w:r>
      <w:r w:rsidRPr="00537262">
        <w:instrText>Cross product</w:instrText>
      </w:r>
      <w:r>
        <w:instrText xml:space="preserve">" </w:instrText>
      </w:r>
      <w:r>
        <w:fldChar w:fldCharType="end"/>
      </w:r>
      <w:r>
        <w:fldChar w:fldCharType="begin"/>
      </w:r>
      <w:r>
        <w:instrText xml:space="preserve"> XE "</w:instrText>
      </w:r>
      <w:r w:rsidRPr="00537262">
        <w:instrText>Vectors:cross product</w:instrText>
      </w:r>
      <w:r>
        <w:instrText xml:space="preserve">" </w:instrText>
      </w:r>
      <w:r>
        <w:fldChar w:fldCharType="end"/>
      </w:r>
    </w:p>
    <w:p w14:paraId="6E37AC2B" w14:textId="77777777" w:rsidR="00550743" w:rsidRPr="00BB7BCB" w:rsidRDefault="00550743" w:rsidP="00550743">
      <w:pPr>
        <w:pStyle w:val="BodyTextFirst"/>
      </w:pPr>
      <w:r w:rsidRPr="00BB7BCB">
        <w:t xml:space="preserve">The cross product of two vectors produces a vector that is </w:t>
      </w:r>
      <w:r w:rsidRPr="008D7C2C">
        <w:rPr>
          <w:i/>
        </w:rPr>
        <w:t>orthogonal</w:t>
      </w:r>
      <w:r w:rsidRPr="00BB7BCB">
        <w:t xml:space="preserve">, or perpendicular, to both of the original vectors. In 2D games, where the 2D dimensions lie flat on the screen, the cross product results in a vector that points either inward (toward the screen) or outward (away from the screen). This may seem odd because </w:t>
      </w:r>
      <w:r>
        <w:t>it is</w:t>
      </w:r>
      <w:r w:rsidRPr="00BB7BCB">
        <w:t xml:space="preserve"> not intuitive that crossing two vectors in 2D or </w:t>
      </w:r>
      <w:r>
        <w:t xml:space="preserve">the </w:t>
      </w:r>
      <w:r w:rsidRPr="00BB7BCB">
        <w:t xml:space="preserve">XY </w:t>
      </w:r>
      <w:r>
        <w:t>plane results</w:t>
      </w:r>
      <w:r w:rsidRPr="00BB7BCB">
        <w:t xml:space="preserve"> in a vector that lies in the third dimension, or </w:t>
      </w:r>
      <w:r>
        <w:t xml:space="preserve">along </w:t>
      </w:r>
      <w:r w:rsidRPr="00BB7BCB">
        <w:t xml:space="preserve">the </w:t>
      </w:r>
      <w:r>
        <w:t>z-axis</w:t>
      </w:r>
      <w:r w:rsidRPr="00BB7BCB">
        <w:t xml:space="preserve">. However, this vector is essential for the sole purpose of determining whether the game object needs to rotate in the clockwise or counterclockwise direction. </w:t>
      </w:r>
      <w:r>
        <w:t>T</w:t>
      </w:r>
      <w:r w:rsidRPr="00BB7BCB">
        <w:t xml:space="preserve">ake a </w:t>
      </w:r>
      <w:r>
        <w:t>closer</w:t>
      </w:r>
      <w:r w:rsidRPr="00BB7BCB">
        <w:t xml:space="preserve"> look at the following</w:t>
      </w:r>
      <w:r>
        <w:t>:</w:t>
      </w:r>
    </w:p>
    <w:p w14:paraId="68D4D6D1" w14:textId="77777777" w:rsidR="00550743" w:rsidRPr="006723AB" w:rsidRDefault="007E0049" w:rsidP="006723AB">
      <w:pPr>
        <w:pStyle w:val="Bullet"/>
      </w:pP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1</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y</m:t>
            </m:r>
          </m:e>
          <m:sub>
            <m:r>
              <m:rPr>
                <m:sty m:val="p"/>
              </m:rPr>
              <w:rPr>
                <w:rFonts w:ascii="Cambria Math" w:hAnsi="Cambria Math"/>
              </w:rPr>
              <m:t>1</m:t>
            </m:r>
          </m:sub>
        </m:sSub>
        <m:r>
          <m:rPr>
            <m:sty m:val="p"/>
          </m:rPr>
          <w:rPr>
            <w:rFonts w:ascii="Cambria Math" w:hAnsi="Cambria Math"/>
          </w:rPr>
          <m:t>)</m:t>
        </m:r>
      </m:oMath>
      <w:r w:rsidR="00550743" w:rsidRPr="006723AB">
        <w:t xml:space="preserve"> </w:t>
      </w:r>
    </w:p>
    <w:p w14:paraId="48421107" w14:textId="77777777" w:rsidR="00550743" w:rsidRPr="006723AB" w:rsidRDefault="007E0049" w:rsidP="006723AB">
      <w:pPr>
        <w:pStyle w:val="Bullet"/>
      </w:pP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2</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y</m:t>
            </m:r>
          </m:e>
          <m:sub>
            <m:r>
              <m:rPr>
                <m:sty m:val="p"/>
              </m:rPr>
              <w:rPr>
                <w:rFonts w:ascii="Cambria Math" w:hAnsi="Cambria Math"/>
              </w:rPr>
              <m:t>2</m:t>
            </m:r>
          </m:sub>
        </m:sSub>
        <m:r>
          <m:rPr>
            <m:sty m:val="p"/>
          </m:rPr>
          <w:rPr>
            <w:rFonts w:ascii="Cambria Math" w:hAnsi="Cambria Math"/>
          </w:rPr>
          <m:t>)</m:t>
        </m:r>
      </m:oMath>
    </w:p>
    <w:p w14:paraId="2994121C" w14:textId="77777777" w:rsidR="00550743" w:rsidRPr="00BB7BCB" w:rsidRDefault="00550743" w:rsidP="006723AB">
      <w:pPr>
        <w:pStyle w:val="BodyTextCont"/>
      </w:pPr>
      <w:r>
        <w:t>Given the previous,</w:t>
      </w:r>
      <w:r w:rsidRPr="00BB7BCB">
        <w:t xml:space="preserve"> the following is true: </w:t>
      </w:r>
    </w:p>
    <w:p w14:paraId="30878A79" w14:textId="77777777" w:rsidR="00550743" w:rsidRPr="00BB7BCB" w:rsidRDefault="007E0049" w:rsidP="006723AB">
      <w:pPr>
        <w:pStyle w:val="Bullet"/>
      </w:pPr>
      <m:oMath>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3</m:t>
            </m:r>
          </m:sub>
        </m:sSub>
        <m:r>
          <w:rPr>
            <w:rFonts w:ascii="Cambria Math" w:hAnsi="Cambria Math"/>
          </w:rPr>
          <m:t>=</m:t>
        </m:r>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1</m:t>
            </m:r>
          </m:sub>
        </m:sSub>
        <m:r>
          <w:rPr>
            <w:rFonts w:ascii="Cambria Math" w:hAnsi="Cambria Math"/>
          </w:rPr>
          <m:t>×</m:t>
        </m:r>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2</m:t>
            </m:r>
          </m:sub>
        </m:sSub>
      </m:oMath>
      <w:r w:rsidR="00550743" w:rsidRPr="00BB7BCB">
        <w:t xml:space="preserve"> is a vector </w:t>
      </w:r>
      <w:r w:rsidR="00550743" w:rsidRPr="006723AB">
        <w:t>perpendicular</w:t>
      </w:r>
      <w:r w:rsidR="00550743" w:rsidRPr="00BB7BCB">
        <w:t xml:space="preserve"> to both </w:t>
      </w:r>
      <m:oMath>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1</m:t>
            </m:r>
          </m:sub>
        </m:sSub>
      </m:oMath>
      <w:r w:rsidR="00550743" w:rsidRPr="00BB7BCB">
        <w:t xml:space="preserve"> and </w:t>
      </w:r>
      <m:oMath>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2</m:t>
            </m:r>
          </m:sub>
        </m:sSub>
      </m:oMath>
      <w:r w:rsidR="00550743" w:rsidRPr="00BB7BCB">
        <w:t>.</w:t>
      </w:r>
    </w:p>
    <w:p w14:paraId="5AD816AD" w14:textId="77777777" w:rsidR="00550743" w:rsidRPr="00BB7BCB" w:rsidRDefault="00550743" w:rsidP="006723AB">
      <w:pPr>
        <w:pStyle w:val="BodyTextCont"/>
      </w:pPr>
      <w:r>
        <w:t>Also</w:t>
      </w:r>
      <w:r w:rsidRPr="00BB7BCB">
        <w:t>, you know that the cross product</w:t>
      </w:r>
      <w:r>
        <w:t xml:space="preserve"> of two vectors o</w:t>
      </w:r>
      <w:r w:rsidRPr="00BB7BCB">
        <w:t xml:space="preserve">n the XY </w:t>
      </w:r>
      <w:r>
        <w:t xml:space="preserve">plane </w:t>
      </w:r>
      <w:r w:rsidRPr="00BB7BCB">
        <w:t xml:space="preserve">results in a vector in the Z direction. </w:t>
      </w:r>
      <w:r>
        <w:t>When</w:t>
      </w:r>
      <w:r w:rsidRPr="00BB7BCB">
        <w:t xml:space="preserve"> </w:t>
      </w:r>
      <m:oMath>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1</m:t>
            </m:r>
          </m:sub>
        </m:sSub>
        <m:r>
          <w:rPr>
            <w:rFonts w:ascii="Cambria Math" w:hAnsi="Cambria Math"/>
          </w:rPr>
          <m:t>×</m:t>
        </m:r>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2</m:t>
            </m:r>
          </m:sub>
        </m:sSub>
        <m:r>
          <w:rPr>
            <w:rFonts w:ascii="Cambria Math" w:hAnsi="Cambria Math"/>
          </w:rPr>
          <m:t>&gt;0</m:t>
        </m:r>
      </m:oMath>
      <w:r w:rsidRPr="00BB7BCB">
        <w:t xml:space="preserve">, you know that </w:t>
      </w:r>
      <m:oMath>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1</m:t>
            </m:r>
          </m:sub>
        </m:sSub>
      </m:oMath>
      <w:r w:rsidRPr="00BB7BCB">
        <w:t xml:space="preserve"> is in the clockwise direction from </w:t>
      </w:r>
      <m:oMath>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2</m:t>
            </m:r>
          </m:sub>
        </m:sSub>
        <m:r>
          <w:rPr>
            <w:rFonts w:ascii="Cambria Math" w:hAnsi="Cambria Math"/>
          </w:rPr>
          <m:t>;</m:t>
        </m:r>
      </m:oMath>
      <w:r w:rsidRPr="00BB7BCB">
        <w:t xml:space="preserve"> similarly, when </w:t>
      </w:r>
      <m:oMath>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1</m:t>
            </m:r>
          </m:sub>
        </m:sSub>
        <m:r>
          <w:rPr>
            <w:rFonts w:ascii="Cambria Math" w:hAnsi="Cambria Math"/>
          </w:rPr>
          <m:t>×</m:t>
        </m:r>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2</m:t>
            </m:r>
          </m:sub>
        </m:sSub>
        <m:r>
          <w:rPr>
            <w:rFonts w:ascii="Cambria Math" w:hAnsi="Cambria Math"/>
          </w:rPr>
          <m:t>&lt;0</m:t>
        </m:r>
      </m:oMath>
      <w:r w:rsidRPr="00BB7BCB">
        <w:t xml:space="preserve">, you know that </w:t>
      </w:r>
      <m:oMath>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1</m:t>
            </m:r>
          </m:sub>
        </m:sSub>
      </m:oMath>
      <w:r w:rsidRPr="00F60B7C">
        <w:t xml:space="preserve"> </w:t>
      </w:r>
      <w:r w:rsidRPr="00BB7BCB">
        <w:t>is in the coun</w:t>
      </w:r>
      <w:r>
        <w:t>terclockwise direction. Figure 6-8</w:t>
      </w:r>
      <w:r w:rsidRPr="00BB7BCB">
        <w:t xml:space="preserve"> should help clarify this concept.</w:t>
      </w:r>
    </w:p>
    <w:p w14:paraId="2EEAD912" w14:textId="77777777" w:rsidR="00550743" w:rsidRPr="00BB7BCB" w:rsidRDefault="00550743" w:rsidP="00550743">
      <w:pPr>
        <w:pStyle w:val="Figure"/>
      </w:pPr>
      <w:r>
        <w:rPr>
          <w:noProof/>
        </w:rPr>
        <w:lastRenderedPageBreak/>
        <w:drawing>
          <wp:inline distT="0" distB="0" distL="0" distR="0" wp14:anchorId="42139D1E" wp14:editId="057F64AA">
            <wp:extent cx="3864610" cy="1536065"/>
            <wp:effectExtent l="0" t="0" r="2540" b="0"/>
            <wp:docPr id="10" name="Picture 10" descr="C:\Users\Kelvin\Dropbox\1.Projects\2014.11.HTML5_WebGL\Images\Chapter6\Submitted images\6-8.Crossprodu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Kelvin\Dropbox\1.Projects\2014.11.HTML5_WebGL\Images\Chapter6\Submitted images\6-8.Crossproduct.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64610" cy="1536065"/>
                    </a:xfrm>
                    <a:prstGeom prst="rect">
                      <a:avLst/>
                    </a:prstGeom>
                    <a:noFill/>
                    <a:ln>
                      <a:noFill/>
                    </a:ln>
                  </pic:spPr>
                </pic:pic>
              </a:graphicData>
            </a:graphic>
          </wp:inline>
        </w:drawing>
      </w:r>
    </w:p>
    <w:p w14:paraId="02964270" w14:textId="77777777" w:rsidR="00550743" w:rsidRPr="00BB7BCB" w:rsidRDefault="00550743" w:rsidP="00550743">
      <w:pPr>
        <w:pStyle w:val="FigureCaption"/>
      </w:pPr>
      <w:r w:rsidRPr="00BB7BCB">
        <w:t xml:space="preserve">Figure </w:t>
      </w:r>
      <w:r>
        <w:rPr>
          <w:rFonts w:hint="eastAsia"/>
        </w:rPr>
        <w:t>6</w:t>
      </w:r>
      <w:r>
        <w:t>-8</w:t>
      </w:r>
      <w:r w:rsidRPr="00BB7BCB">
        <w:t>.</w:t>
      </w:r>
      <w:r w:rsidRPr="00BB7BCB">
        <w:t> </w:t>
      </w:r>
      <w:r w:rsidRPr="00BB7BCB">
        <w:t>The cross product on two vectors</w:t>
      </w:r>
      <w:r>
        <w:fldChar w:fldCharType="begin"/>
      </w:r>
      <w:r>
        <w:instrText xml:space="preserve"> XE "</w:instrText>
      </w:r>
      <w:r w:rsidRPr="00537262">
        <w:instrText>Cross product</w:instrText>
      </w:r>
      <w:r>
        <w:instrText xml:space="preserve">" </w:instrText>
      </w:r>
      <w:r>
        <w:fldChar w:fldCharType="end"/>
      </w:r>
      <w:r>
        <w:fldChar w:fldCharType="begin"/>
      </w:r>
      <w:r>
        <w:instrText xml:space="preserve"> XE "</w:instrText>
      </w:r>
      <w:r w:rsidRPr="00537262">
        <w:instrText>Vectors:cross product</w:instrText>
      </w:r>
      <w:r>
        <w:instrText xml:space="preserve">" </w:instrText>
      </w:r>
      <w:r>
        <w:fldChar w:fldCharType="end"/>
      </w:r>
    </w:p>
    <w:p w14:paraId="597F6D52" w14:textId="51E3317B" w:rsidR="00550743" w:rsidRPr="00BB7BCB" w:rsidRDefault="00762057" w:rsidP="00550743">
      <w:pPr>
        <w:pStyle w:val="NoteTipCaution"/>
      </w:pPr>
      <w:r>
        <w:rPr>
          <w:rStyle w:val="GrayDingbat"/>
        </w:rPr>
        <w:t></w:t>
      </w:r>
      <w:r w:rsidRPr="001C0E07">
        <w:rPr>
          <w:rStyle w:val="Strong"/>
        </w:rPr>
        <w:t xml:space="preserve"> Note</w:t>
      </w:r>
      <w:r>
        <w:rPr>
          <w:rStyle w:val="Strong"/>
        </w:rPr>
        <w:tab/>
        <w:t xml:space="preserve"> </w:t>
      </w:r>
      <w:r w:rsidR="00550743" w:rsidRPr="00BB7BCB">
        <w:t xml:space="preserve">If you need to review or refresh the concept of a cross product, </w:t>
      </w:r>
      <w:r w:rsidR="00550743">
        <w:t>please refer</w:t>
      </w:r>
      <w:r w:rsidR="00550743" w:rsidRPr="00BB7BCB">
        <w:t xml:space="preserve"> to </w:t>
      </w:r>
      <w:r w:rsidR="00550743" w:rsidRPr="00BB7BCB">
        <w:rPr>
          <w:rStyle w:val="CodeInline"/>
        </w:rPr>
        <w:t>www.mathsisfun.com/algebra/vectors-cross-product.html</w:t>
      </w:r>
      <w:r w:rsidR="00550743" w:rsidRPr="00BB7BCB">
        <w:t>.</w:t>
      </w:r>
    </w:p>
    <w:p w14:paraId="0891CA32" w14:textId="77777777" w:rsidR="00550743" w:rsidRDefault="00550743" w:rsidP="00550743">
      <w:pPr>
        <w:pStyle w:val="Heading2"/>
      </w:pPr>
      <w:r>
        <w:t>The Front and Chase Project</w:t>
      </w:r>
    </w:p>
    <w:p w14:paraId="5C069DC1" w14:textId="15D49FBA" w:rsidR="00550743" w:rsidRDefault="00550743" w:rsidP="00550743">
      <w:pPr>
        <w:pStyle w:val="BodyTextFirst"/>
      </w:pPr>
      <w:r>
        <w:t xml:space="preserve">This project implements more interesting and sophisticated behaviors based on the vector concepts </w:t>
      </w:r>
      <w:r w:rsidR="00ED3A08">
        <w:t xml:space="preserve">that have been </w:t>
      </w:r>
      <w:r>
        <w:t>reviewed. Instead of constant and aimless motions, you will experience</w:t>
      </w:r>
      <w:r w:rsidR="00ED3A08">
        <w:t xml:space="preserve"> the process of</w:t>
      </w:r>
      <w:r>
        <w:t xml:space="preserve"> defining and varying the front direction of an object and guiding an object to chase after another object in the scene. </w:t>
      </w:r>
      <w:r w:rsidRPr="00813AB6">
        <w:t xml:space="preserve">You can see an example of this project running in Figure </w:t>
      </w:r>
      <w:r>
        <w:t>6</w:t>
      </w:r>
      <w:r w:rsidRPr="00813AB6">
        <w:t>-</w:t>
      </w:r>
      <w:r>
        <w:t>9</w:t>
      </w:r>
      <w:r w:rsidRPr="00813AB6">
        <w:t>.</w:t>
      </w:r>
      <w:r>
        <w:fldChar w:fldCharType="begin"/>
      </w:r>
      <w:r>
        <w:instrText xml:space="preserve"> XE "</w:instrText>
      </w:r>
      <w:r w:rsidRPr="00537262">
        <w:instrText>Front and Chase Project:running of</w:instrText>
      </w:r>
      <w:r>
        <w:instrText xml:space="preserve">" </w:instrText>
      </w:r>
      <w:r>
        <w:fldChar w:fldCharType="end"/>
      </w:r>
      <w:r>
        <w:t xml:space="preserve"> The source code to this project is defined in the </w:t>
      </w:r>
      <w:r w:rsidR="001269A8">
        <w:rPr>
          <w:rStyle w:val="CodeInline"/>
        </w:rPr>
        <w:t>c</w:t>
      </w:r>
      <w:r>
        <w:rPr>
          <w:rStyle w:val="CodeInline"/>
        </w:rPr>
        <w:t>hapter6/6.2</w:t>
      </w:r>
      <w:r w:rsidRPr="00EE0655">
        <w:rPr>
          <w:rStyle w:val="CodeInline"/>
        </w:rPr>
        <w:t>.</w:t>
      </w:r>
      <w:r w:rsidR="001269A8">
        <w:rPr>
          <w:rStyle w:val="CodeInline"/>
        </w:rPr>
        <w:t>f</w:t>
      </w:r>
      <w:r>
        <w:rPr>
          <w:rStyle w:val="CodeInline"/>
        </w:rPr>
        <w:t>ront</w:t>
      </w:r>
      <w:r w:rsidR="001269A8">
        <w:rPr>
          <w:rStyle w:val="CodeInline"/>
        </w:rPr>
        <w:t>_a</w:t>
      </w:r>
      <w:r>
        <w:rPr>
          <w:rStyle w:val="CodeInline"/>
        </w:rPr>
        <w:t>nd</w:t>
      </w:r>
      <w:r w:rsidR="001269A8">
        <w:rPr>
          <w:rStyle w:val="CodeInline"/>
        </w:rPr>
        <w:t>_c</w:t>
      </w:r>
      <w:r>
        <w:rPr>
          <w:rStyle w:val="CodeInline"/>
        </w:rPr>
        <w:t xml:space="preserve">hase </w:t>
      </w:r>
      <w:r>
        <w:t>fo</w:t>
      </w:r>
      <w:r w:rsidRPr="009B6F1C">
        <w:t>lder</w:t>
      </w:r>
      <w:r w:rsidRPr="004E33BF">
        <w:t>.</w:t>
      </w:r>
    </w:p>
    <w:p w14:paraId="04DEDACB" w14:textId="77777777" w:rsidR="006723AB" w:rsidRDefault="006723AB" w:rsidP="00550743">
      <w:pPr>
        <w:pStyle w:val="BodyTextFirst"/>
      </w:pPr>
    </w:p>
    <w:p w14:paraId="747C63E0" w14:textId="77777777" w:rsidR="006723AB" w:rsidRDefault="006723AB" w:rsidP="006723AB">
      <w:pPr>
        <w:pStyle w:val="BodyTextFirst"/>
      </w:pPr>
    </w:p>
    <w:p w14:paraId="6310892D" w14:textId="77777777" w:rsidR="006723AB" w:rsidRDefault="006723AB" w:rsidP="006723AB">
      <w:pPr>
        <w:pStyle w:val="Figure"/>
      </w:pPr>
      <w:r>
        <w:rPr>
          <w:noProof/>
        </w:rPr>
        <w:lastRenderedPageBreak/>
        <w:drawing>
          <wp:inline distT="0" distB="0" distL="0" distR="0" wp14:anchorId="03457C4B" wp14:editId="1BBDF502">
            <wp:extent cx="6099175" cy="4572000"/>
            <wp:effectExtent l="0" t="0" r="0" b="0"/>
            <wp:docPr id="117" name="Picture 117" descr="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6-9"/>
                    <pic:cNvPicPr>
                      <a:picLocks noChangeAspect="1" noChangeArrowheads="1"/>
                    </pic:cNvPicPr>
                  </pic:nvPicPr>
                  <pic:blipFill>
                    <a:blip r:embed="rId19">
                      <a:grayscl/>
                      <a:extLst>
                        <a:ext uri="{28A0092B-C50C-407E-A947-70E740481C1C}">
                          <a14:useLocalDpi xmlns:a14="http://schemas.microsoft.com/office/drawing/2010/main" val="0"/>
                        </a:ext>
                      </a:extLst>
                    </a:blip>
                    <a:srcRect/>
                    <a:stretch>
                      <a:fillRect/>
                    </a:stretch>
                  </pic:blipFill>
                  <pic:spPr bwMode="auto">
                    <a:xfrm>
                      <a:off x="0" y="0"/>
                      <a:ext cx="6099175" cy="4572000"/>
                    </a:xfrm>
                    <a:prstGeom prst="rect">
                      <a:avLst/>
                    </a:prstGeom>
                    <a:noFill/>
                    <a:ln>
                      <a:noFill/>
                    </a:ln>
                  </pic:spPr>
                </pic:pic>
              </a:graphicData>
            </a:graphic>
          </wp:inline>
        </w:drawing>
      </w:r>
    </w:p>
    <w:p w14:paraId="0C6B667B" w14:textId="77777777" w:rsidR="006723AB" w:rsidRDefault="006723AB" w:rsidP="006723AB">
      <w:pPr>
        <w:pStyle w:val="FigureCaption"/>
      </w:pPr>
      <w:r w:rsidRPr="004C36E3">
        <w:t xml:space="preserve">Figure </w:t>
      </w:r>
      <w:r>
        <w:t>6</w:t>
      </w:r>
      <w:r w:rsidRPr="004C36E3">
        <w:t>-</w:t>
      </w:r>
      <w:r>
        <w:t>9.</w:t>
      </w:r>
      <w:r w:rsidRPr="004C36E3">
        <w:t xml:space="preserve"> Runn</w:t>
      </w:r>
      <w:r>
        <w:t>ing the</w:t>
      </w:r>
      <w:r>
        <w:fldChar w:fldCharType="begin"/>
      </w:r>
      <w:r>
        <w:instrText xml:space="preserve"> XE "</w:instrText>
      </w:r>
      <w:r w:rsidRPr="00537262">
        <w:instrText>Front and Chase Project:running of</w:instrText>
      </w:r>
      <w:r>
        <w:instrText xml:space="preserve">" </w:instrText>
      </w:r>
      <w:r>
        <w:fldChar w:fldCharType="end"/>
      </w:r>
      <w:r>
        <w:t xml:space="preserve"> Front and Chase project</w:t>
      </w:r>
    </w:p>
    <w:p w14:paraId="0F473C14" w14:textId="77777777" w:rsidR="006723AB" w:rsidRDefault="006723AB" w:rsidP="006723AB">
      <w:pPr>
        <w:pStyle w:val="BodyTextCont"/>
      </w:pPr>
      <w:r>
        <w:t>The controls of</w:t>
      </w:r>
      <w:r>
        <w:fldChar w:fldCharType="begin"/>
      </w:r>
      <w:r>
        <w:instrText xml:space="preserve"> XE "</w:instrText>
      </w:r>
      <w:r w:rsidRPr="00537262">
        <w:instrText>Front and Chase Project:controls of</w:instrText>
      </w:r>
      <w:r>
        <w:instrText xml:space="preserve">" </w:instrText>
      </w:r>
      <w:r>
        <w:fldChar w:fldCharType="end"/>
      </w:r>
      <w:r>
        <w:t xml:space="preserve"> the project are as follows:</w:t>
      </w:r>
    </w:p>
    <w:p w14:paraId="3AD87201" w14:textId="77777777" w:rsidR="006723AB" w:rsidRPr="00795D54" w:rsidRDefault="006723AB" w:rsidP="006723AB">
      <w:pPr>
        <w:pStyle w:val="Bullet"/>
      </w:pPr>
      <w:r w:rsidRPr="008D7C2C">
        <w:rPr>
          <w:rStyle w:val="Strong"/>
          <w:b w:val="0"/>
        </w:rPr>
        <w:t xml:space="preserve">WASD </w:t>
      </w:r>
      <w:r>
        <w:rPr>
          <w:rStyle w:val="Strong"/>
          <w:b w:val="0"/>
        </w:rPr>
        <w:t>k</w:t>
      </w:r>
      <w:r w:rsidRPr="008D7C2C">
        <w:rPr>
          <w:rStyle w:val="Strong"/>
          <w:b w:val="0"/>
        </w:rPr>
        <w:t>eys</w:t>
      </w:r>
      <w:r w:rsidRPr="00795D54">
        <w:rPr>
          <w:rStyle w:val="Strong"/>
          <w:b w:val="0"/>
        </w:rPr>
        <w:t>:</w:t>
      </w:r>
      <w:r w:rsidRPr="00795D54">
        <w:t xml:space="preserve"> Moves the </w:t>
      </w:r>
      <w:r w:rsidRPr="00795D54">
        <w:rPr>
          <w:rStyle w:val="CodeInline"/>
        </w:rPr>
        <w:t>Hero</w:t>
      </w:r>
      <w:r w:rsidRPr="00795D54">
        <w:t xml:space="preserve"> object</w:t>
      </w:r>
    </w:p>
    <w:p w14:paraId="1C9A66AF" w14:textId="3C50E346" w:rsidR="006723AB" w:rsidRPr="006723AB" w:rsidRDefault="006723AB" w:rsidP="006723AB">
      <w:pPr>
        <w:pStyle w:val="Bullet"/>
      </w:pPr>
      <w:r w:rsidRPr="006723AB">
        <w:rPr>
          <w:rStyle w:val="Strong"/>
          <w:b w:val="0"/>
          <w:bCs w:val="0"/>
        </w:rPr>
        <w:t>Left/Right</w:t>
      </w:r>
      <w:r w:rsidR="001269A8">
        <w:rPr>
          <w:rStyle w:val="Strong"/>
          <w:b w:val="0"/>
          <w:bCs w:val="0"/>
        </w:rPr>
        <w:t>-</w:t>
      </w:r>
      <w:r w:rsidRPr="006723AB">
        <w:rPr>
          <w:rStyle w:val="Strong"/>
          <w:b w:val="0"/>
          <w:bCs w:val="0"/>
        </w:rPr>
        <w:t>Arrow keys:</w:t>
      </w:r>
      <w:r w:rsidRPr="006723AB">
        <w:t xml:space="preserve"> Change the front direction of the </w:t>
      </w:r>
      <w:r w:rsidRPr="006723AB">
        <w:rPr>
          <w:rStyle w:val="CodeInline"/>
          <w:rFonts w:ascii="Utopia" w:hAnsi="Utopia"/>
          <w:bdr w:val="none" w:sz="0" w:space="0" w:color="auto"/>
        </w:rPr>
        <w:t>Brain</w:t>
      </w:r>
      <w:r w:rsidRPr="006723AB">
        <w:t xml:space="preserve"> object when it is under user control</w:t>
      </w:r>
    </w:p>
    <w:p w14:paraId="6A6204A3" w14:textId="77777777" w:rsidR="006723AB" w:rsidRPr="006723AB" w:rsidRDefault="006723AB" w:rsidP="006723AB">
      <w:pPr>
        <w:pStyle w:val="Bullet"/>
      </w:pPr>
      <w:r w:rsidRPr="006723AB">
        <w:rPr>
          <w:rStyle w:val="Strong"/>
          <w:b w:val="0"/>
          <w:bCs w:val="0"/>
        </w:rPr>
        <w:t>Up/Down Arrow keys</w:t>
      </w:r>
      <w:r w:rsidRPr="006723AB">
        <w:t xml:space="preserve">: Increase/decrease the speed of the </w:t>
      </w:r>
      <w:r w:rsidRPr="006723AB">
        <w:rPr>
          <w:rStyle w:val="CodeInline"/>
          <w:rFonts w:ascii="Utopia" w:hAnsi="Utopia"/>
          <w:bdr w:val="none" w:sz="0" w:space="0" w:color="auto"/>
        </w:rPr>
        <w:t>Brain</w:t>
      </w:r>
      <w:r w:rsidRPr="006723AB">
        <w:t xml:space="preserve"> object</w:t>
      </w:r>
    </w:p>
    <w:p w14:paraId="4D58E2D7" w14:textId="77777777" w:rsidR="006723AB" w:rsidRPr="006723AB" w:rsidRDefault="006723AB" w:rsidP="006723AB">
      <w:pPr>
        <w:pStyle w:val="Bullet"/>
      </w:pPr>
      <w:r w:rsidRPr="006723AB">
        <w:rPr>
          <w:rStyle w:val="Strong"/>
          <w:b w:val="0"/>
          <w:bCs w:val="0"/>
        </w:rPr>
        <w:t xml:space="preserve">H key: </w:t>
      </w:r>
      <w:r w:rsidRPr="006723AB">
        <w:t xml:space="preserve">Switches the </w:t>
      </w:r>
      <w:r w:rsidRPr="006723AB">
        <w:rPr>
          <w:rStyle w:val="CodeInline"/>
          <w:rFonts w:ascii="Utopia" w:hAnsi="Utopia"/>
          <w:bdr w:val="none" w:sz="0" w:space="0" w:color="auto"/>
        </w:rPr>
        <w:t>Brain</w:t>
      </w:r>
      <w:r w:rsidRPr="006723AB">
        <w:t xml:space="preserve"> object to be under user arrow keys control</w:t>
      </w:r>
    </w:p>
    <w:p w14:paraId="66033515" w14:textId="77777777" w:rsidR="006723AB" w:rsidRPr="006723AB" w:rsidRDefault="006723AB" w:rsidP="006723AB">
      <w:pPr>
        <w:pStyle w:val="Bullet"/>
        <w:rPr>
          <w:rStyle w:val="Strong"/>
          <w:b w:val="0"/>
          <w:bCs w:val="0"/>
        </w:rPr>
      </w:pPr>
      <w:r w:rsidRPr="006723AB">
        <w:rPr>
          <w:rStyle w:val="Strong"/>
          <w:b w:val="0"/>
          <w:bCs w:val="0"/>
        </w:rPr>
        <w:lastRenderedPageBreak/>
        <w:t xml:space="preserve">J key: </w:t>
      </w:r>
      <w:r w:rsidRPr="006723AB">
        <w:t xml:space="preserve">Switches the </w:t>
      </w:r>
      <w:r w:rsidRPr="006723AB">
        <w:rPr>
          <w:rStyle w:val="CodeInline"/>
          <w:rFonts w:ascii="Utopia" w:hAnsi="Utopia"/>
          <w:bdr w:val="none" w:sz="0" w:space="0" w:color="auto"/>
        </w:rPr>
        <w:t>Brain</w:t>
      </w:r>
      <w:r w:rsidRPr="006723AB">
        <w:t xml:space="preserve"> object to always point at and move toward the current </w:t>
      </w:r>
      <w:r w:rsidRPr="006723AB">
        <w:rPr>
          <w:rStyle w:val="CodeInline"/>
          <w:rFonts w:ascii="Utopia" w:hAnsi="Utopia"/>
          <w:bdr w:val="none" w:sz="0" w:space="0" w:color="auto"/>
        </w:rPr>
        <w:t>Hero</w:t>
      </w:r>
      <w:r w:rsidRPr="006723AB">
        <w:t xml:space="preserve"> object position</w:t>
      </w:r>
    </w:p>
    <w:p w14:paraId="241864CF" w14:textId="77777777" w:rsidR="006723AB" w:rsidRPr="006723AB" w:rsidRDefault="006723AB" w:rsidP="006723AB">
      <w:pPr>
        <w:pStyle w:val="Bullet"/>
        <w:rPr>
          <w:rStyle w:val="Strong"/>
          <w:b w:val="0"/>
          <w:bCs w:val="0"/>
        </w:rPr>
      </w:pPr>
      <w:r w:rsidRPr="006723AB">
        <w:rPr>
          <w:rStyle w:val="Strong"/>
          <w:b w:val="0"/>
          <w:bCs w:val="0"/>
        </w:rPr>
        <w:t xml:space="preserve">K key: </w:t>
      </w:r>
      <w:r w:rsidRPr="006723AB">
        <w:t xml:space="preserve">Switches the </w:t>
      </w:r>
      <w:r w:rsidRPr="006723AB">
        <w:rPr>
          <w:rStyle w:val="CodeInline"/>
          <w:rFonts w:ascii="Utopia" w:hAnsi="Utopia"/>
          <w:bdr w:val="none" w:sz="0" w:space="0" w:color="auto"/>
        </w:rPr>
        <w:t>Brain</w:t>
      </w:r>
      <w:r w:rsidRPr="006723AB">
        <w:t xml:space="preserve"> object to turn and move gradually toward the current </w:t>
      </w:r>
      <w:r w:rsidRPr="006723AB">
        <w:rPr>
          <w:rStyle w:val="CodeInline"/>
          <w:rFonts w:ascii="Utopia" w:hAnsi="Utopia"/>
          <w:bdr w:val="none" w:sz="0" w:space="0" w:color="auto"/>
        </w:rPr>
        <w:t>Hero</w:t>
      </w:r>
      <w:r w:rsidRPr="006723AB">
        <w:t xml:space="preserve"> object position</w:t>
      </w:r>
    </w:p>
    <w:p w14:paraId="56E02E8B" w14:textId="77777777" w:rsidR="006723AB" w:rsidRDefault="006723AB" w:rsidP="006723AB">
      <w:pPr>
        <w:pStyle w:val="BodyTextCont"/>
      </w:pPr>
      <w:r w:rsidRPr="00E67471">
        <w:t>The goals of</w:t>
      </w:r>
      <w:r>
        <w:fldChar w:fldCharType="begin"/>
      </w:r>
      <w:r>
        <w:instrText xml:space="preserve"> XE "</w:instrText>
      </w:r>
      <w:r w:rsidRPr="00537262">
        <w:instrText>Front and Chase Project:goals of</w:instrText>
      </w:r>
      <w:r>
        <w:instrText xml:space="preserve">" </w:instrText>
      </w:r>
      <w:r>
        <w:fldChar w:fldCharType="end"/>
      </w:r>
      <w:r w:rsidRPr="00E67471">
        <w:t xml:space="preserve"> the project are as follows</w:t>
      </w:r>
      <w:r>
        <w:t>:</w:t>
      </w:r>
    </w:p>
    <w:p w14:paraId="71666010" w14:textId="77777777" w:rsidR="006723AB" w:rsidRPr="006723AB" w:rsidRDefault="006723AB" w:rsidP="006723AB">
      <w:pPr>
        <w:pStyle w:val="Bullet"/>
      </w:pPr>
      <w:r w:rsidRPr="006723AB">
        <w:t xml:space="preserve">To experience working with speed and direction </w:t>
      </w:r>
    </w:p>
    <w:p w14:paraId="7F803048" w14:textId="77777777" w:rsidR="006723AB" w:rsidRPr="006723AB" w:rsidRDefault="006723AB" w:rsidP="006723AB">
      <w:pPr>
        <w:pStyle w:val="Bullet"/>
      </w:pPr>
      <w:r w:rsidRPr="006723AB">
        <w:t>To practice traveling along a predefined direction</w:t>
      </w:r>
    </w:p>
    <w:p w14:paraId="73C93EB4" w14:textId="77777777" w:rsidR="006723AB" w:rsidRPr="006723AB" w:rsidRDefault="006723AB" w:rsidP="006723AB">
      <w:pPr>
        <w:pStyle w:val="Bullet"/>
      </w:pPr>
      <w:r w:rsidRPr="006723AB">
        <w:t>To implement algorithms with vector dot and cross products</w:t>
      </w:r>
    </w:p>
    <w:p w14:paraId="0A7765AC" w14:textId="77777777" w:rsidR="006723AB" w:rsidRPr="006723AB" w:rsidRDefault="006723AB" w:rsidP="006723AB">
      <w:pPr>
        <w:pStyle w:val="Bullet"/>
      </w:pPr>
      <w:r w:rsidRPr="006723AB">
        <w:t>To examine and implement chasing behavior</w:t>
      </w:r>
    </w:p>
    <w:p w14:paraId="218428B7" w14:textId="77777777" w:rsidR="006723AB" w:rsidRPr="00A87A43" w:rsidRDefault="006723AB" w:rsidP="006723AB">
      <w:pPr>
        <w:pStyle w:val="BodyTextCont"/>
      </w:pPr>
      <w:r w:rsidRPr="00A87A43">
        <w:t xml:space="preserve">You can find the </w:t>
      </w:r>
      <w:r>
        <w:t xml:space="preserve">same external resource files as in the previous project </w:t>
      </w:r>
      <w:r w:rsidRPr="00A87A43">
        <w:t xml:space="preserve">in the </w:t>
      </w:r>
      <w:r w:rsidRPr="00A87A43">
        <w:rPr>
          <w:rStyle w:val="CodeInline"/>
        </w:rPr>
        <w:t>assets</w:t>
      </w:r>
      <w:r>
        <w:t xml:space="preserve"> folder.</w:t>
      </w:r>
    </w:p>
    <w:p w14:paraId="661AB4EB" w14:textId="1BC6D605" w:rsidR="006723AB" w:rsidDel="007E0049" w:rsidRDefault="006723AB" w:rsidP="006723AB">
      <w:pPr>
        <w:pStyle w:val="Heading3"/>
        <w:rPr>
          <w:del w:id="58" w:author="Matthew T. Munson" w:date="2021-05-09T22:05:00Z"/>
        </w:rPr>
      </w:pPr>
      <w:del w:id="59" w:author="Matthew T. Munson" w:date="2021-05-09T22:05:00Z">
        <w:r w:rsidDel="007E0049">
          <w:delText>Add Vector Rotation to the gl-matrix Library</w:delText>
        </w:r>
        <w:r w:rsidDel="007E0049">
          <w:fldChar w:fldCharType="begin"/>
        </w:r>
        <w:r w:rsidDel="007E0049">
          <w:delInstrText xml:space="preserve"> XE "</w:delInstrText>
        </w:r>
        <w:r w:rsidRPr="00537262" w:rsidDel="007E0049">
          <w:delInstrText>Front and Chase Project:gl-matrix library</w:delInstrText>
        </w:r>
        <w:r w:rsidDel="007E0049">
          <w:delInstrText xml:space="preserve">" </w:delInstrText>
        </w:r>
        <w:r w:rsidDel="007E0049">
          <w:fldChar w:fldCharType="end"/>
        </w:r>
      </w:del>
    </w:p>
    <w:p w14:paraId="299B7D4E" w14:textId="6ED18D3E" w:rsidR="006723AB" w:rsidRPr="007D6256" w:rsidDel="007E0049" w:rsidRDefault="006723AB" w:rsidP="006723AB">
      <w:pPr>
        <w:pStyle w:val="BodyTextFirst"/>
        <w:rPr>
          <w:del w:id="60" w:author="Matthew T. Munson" w:date="2021-05-09T22:05:00Z"/>
        </w:rPr>
      </w:pPr>
      <w:del w:id="61" w:author="Matthew T. Munson" w:date="2021-05-09T22:05:00Z">
        <w:r w:rsidDel="007E0049">
          <w:delText xml:space="preserve">The </w:delText>
        </w:r>
        <w:r w:rsidRPr="009420EA" w:rsidDel="007E0049">
          <w:rPr>
            <w:rStyle w:val="CodeInline"/>
          </w:rPr>
          <w:delText>gl</w:delText>
        </w:r>
        <w:r w:rsidDel="007E0049">
          <w:rPr>
            <w:rStyle w:val="CodeInline"/>
          </w:rPr>
          <w:delText>-m</w:delText>
        </w:r>
        <w:r w:rsidRPr="009420EA" w:rsidDel="007E0049">
          <w:rPr>
            <w:rStyle w:val="CodeInline"/>
          </w:rPr>
          <w:delText>atrix</w:delText>
        </w:r>
        <w:r w:rsidDel="007E0049">
          <w:delText xml:space="preserve"> library does not support rotating a position in 2D space. This can be rectified by adding the following code to the </w:delText>
        </w:r>
        <w:r w:rsidRPr="00614C18" w:rsidDel="007E0049">
          <w:rPr>
            <w:rStyle w:val="CodeInline"/>
          </w:rPr>
          <w:delText>gl-matrix.js</w:delText>
        </w:r>
        <w:r w:rsidDel="007E0049">
          <w:delText xml:space="preserve"> file in the </w:delText>
        </w:r>
        <w:r w:rsidRPr="00614C18" w:rsidDel="007E0049">
          <w:rPr>
            <w:rStyle w:val="CodeInline"/>
          </w:rPr>
          <w:delText>lib</w:delText>
        </w:r>
        <w:r w:rsidDel="007E0049">
          <w:delText xml:space="preserve"> folder:</w:delText>
        </w:r>
      </w:del>
    </w:p>
    <w:p w14:paraId="4D22DC52" w14:textId="2AB355C5" w:rsidR="006723AB" w:rsidRPr="00186CAA" w:rsidDel="007E0049" w:rsidRDefault="006723AB" w:rsidP="006723AB">
      <w:pPr>
        <w:pStyle w:val="Code"/>
        <w:rPr>
          <w:del w:id="62" w:author="Matthew T. Munson" w:date="2021-05-09T22:05:00Z"/>
        </w:rPr>
      </w:pPr>
      <w:del w:id="63" w:author="Matthew T. Munson" w:date="2021-05-09T22:05:00Z">
        <w:r w:rsidRPr="00186CAA" w:rsidDel="007E0049">
          <w:delText>vec2.rotate = function(out, a, c){</w:delText>
        </w:r>
      </w:del>
    </w:p>
    <w:p w14:paraId="4D6B1E77" w14:textId="6B9EEB44" w:rsidR="006723AB" w:rsidRPr="00186CAA" w:rsidDel="007E0049" w:rsidRDefault="006723AB" w:rsidP="006723AB">
      <w:pPr>
        <w:pStyle w:val="Code"/>
        <w:rPr>
          <w:del w:id="64" w:author="Matthew T. Munson" w:date="2021-05-09T22:05:00Z"/>
        </w:rPr>
      </w:pPr>
      <w:del w:id="65" w:author="Matthew T. Munson" w:date="2021-05-09T22:05:00Z">
        <w:r w:rsidDel="007E0049">
          <w:delText xml:space="preserve">    var r=[];</w:delText>
        </w:r>
        <w:r w:rsidRPr="00186CAA" w:rsidDel="007E0049">
          <w:delText xml:space="preserve">  </w:delText>
        </w:r>
      </w:del>
    </w:p>
    <w:p w14:paraId="217C8B8E" w14:textId="0EAD27B9" w:rsidR="006723AB" w:rsidDel="007E0049" w:rsidRDefault="006723AB" w:rsidP="006723AB">
      <w:pPr>
        <w:pStyle w:val="Code"/>
        <w:rPr>
          <w:del w:id="66" w:author="Matthew T. Munson" w:date="2021-05-09T22:05:00Z"/>
        </w:rPr>
      </w:pPr>
      <w:del w:id="67" w:author="Matthew T. Munson" w:date="2021-05-09T22:05:00Z">
        <w:r w:rsidRPr="00186CAA" w:rsidDel="007E0049">
          <w:delText xml:space="preserve">  </w:delText>
        </w:r>
        <w:r w:rsidDel="007E0049">
          <w:delText xml:space="preserve">  </w:delText>
        </w:r>
        <w:r w:rsidRPr="00186CAA" w:rsidDel="007E0049">
          <w:delText>//</w:delText>
        </w:r>
        <w:r w:rsidDel="007E0049">
          <w:delText xml:space="preserve"> </w:delText>
        </w:r>
        <w:r w:rsidRPr="00186CAA" w:rsidDel="007E0049">
          <w:delText>perform r</w:delText>
        </w:r>
        <w:r w:rsidDel="007E0049">
          <w:delText>otation</w:delText>
        </w:r>
      </w:del>
    </w:p>
    <w:p w14:paraId="420295A3" w14:textId="40FA86CF" w:rsidR="006723AB" w:rsidRPr="00186CAA" w:rsidDel="007E0049" w:rsidRDefault="006723AB" w:rsidP="006723AB">
      <w:pPr>
        <w:pStyle w:val="Code"/>
        <w:rPr>
          <w:del w:id="68" w:author="Matthew T. Munson" w:date="2021-05-09T22:05:00Z"/>
        </w:rPr>
      </w:pPr>
      <w:del w:id="69" w:author="Matthew T. Munson" w:date="2021-05-09T22:05:00Z">
        <w:r w:rsidDel="007E0049">
          <w:delText xml:space="preserve">    </w:delText>
        </w:r>
        <w:r w:rsidRPr="00186CAA" w:rsidDel="007E0049">
          <w:delText>r[0] = a[0]*Math.cos(c) - a[1]*Math.sin(c);</w:delText>
        </w:r>
      </w:del>
    </w:p>
    <w:p w14:paraId="783359E4" w14:textId="7363613A" w:rsidR="006723AB" w:rsidRPr="00186CAA" w:rsidDel="007E0049" w:rsidRDefault="006723AB" w:rsidP="006723AB">
      <w:pPr>
        <w:pStyle w:val="Code"/>
        <w:rPr>
          <w:del w:id="70" w:author="Matthew T. Munson" w:date="2021-05-09T22:05:00Z"/>
        </w:rPr>
      </w:pPr>
      <w:del w:id="71" w:author="Matthew T. Munson" w:date="2021-05-09T22:05:00Z">
        <w:r w:rsidDel="007E0049">
          <w:delText xml:space="preserve">    </w:delText>
        </w:r>
        <w:r w:rsidRPr="00186CAA" w:rsidDel="007E0049">
          <w:delText xml:space="preserve">r[1] = a[0]*Math.sin(c) + a[1]*Math.cos(c); </w:delText>
        </w:r>
      </w:del>
    </w:p>
    <w:p w14:paraId="650C6B33" w14:textId="778A400A" w:rsidR="006723AB" w:rsidRPr="00186CAA" w:rsidDel="007E0049" w:rsidRDefault="006723AB" w:rsidP="006723AB">
      <w:pPr>
        <w:pStyle w:val="Code"/>
        <w:rPr>
          <w:del w:id="72" w:author="Matthew T. Munson" w:date="2021-05-09T22:05:00Z"/>
        </w:rPr>
      </w:pPr>
      <w:del w:id="73" w:author="Matthew T. Munson" w:date="2021-05-09T22:05:00Z">
        <w:r w:rsidDel="007E0049">
          <w:delText xml:space="preserve">    </w:delText>
        </w:r>
        <w:r w:rsidRPr="00186CAA" w:rsidDel="007E0049">
          <w:delText>out[0] = r[0];</w:delText>
        </w:r>
      </w:del>
    </w:p>
    <w:p w14:paraId="2879689B" w14:textId="77100E73" w:rsidR="006723AB" w:rsidDel="007E0049" w:rsidRDefault="006723AB" w:rsidP="006723AB">
      <w:pPr>
        <w:pStyle w:val="Code"/>
        <w:rPr>
          <w:del w:id="74" w:author="Matthew T. Munson" w:date="2021-05-09T22:05:00Z"/>
        </w:rPr>
      </w:pPr>
      <w:del w:id="75" w:author="Matthew T. Munson" w:date="2021-05-09T22:05:00Z">
        <w:r w:rsidDel="007E0049">
          <w:delText xml:space="preserve">    out[1] = r[1];</w:delText>
        </w:r>
      </w:del>
    </w:p>
    <w:p w14:paraId="54AEDD6C" w14:textId="41EB1C37" w:rsidR="006723AB" w:rsidRPr="00186CAA" w:rsidDel="007E0049" w:rsidRDefault="006723AB" w:rsidP="006723AB">
      <w:pPr>
        <w:pStyle w:val="Code"/>
        <w:rPr>
          <w:del w:id="76" w:author="Matthew T. Munson" w:date="2021-05-09T22:05:00Z"/>
        </w:rPr>
      </w:pPr>
      <w:del w:id="77" w:author="Matthew T. Munson" w:date="2021-05-09T22:05:00Z">
        <w:r w:rsidDel="007E0049">
          <w:delText xml:space="preserve">    </w:delText>
        </w:r>
        <w:r w:rsidRPr="00186CAA" w:rsidDel="007E0049">
          <w:delText>return r;</w:delText>
        </w:r>
      </w:del>
    </w:p>
    <w:p w14:paraId="53714D47" w14:textId="4BCCA93D" w:rsidR="006723AB" w:rsidDel="007E0049" w:rsidRDefault="006723AB" w:rsidP="006723AB">
      <w:pPr>
        <w:pStyle w:val="Code"/>
        <w:rPr>
          <w:del w:id="78" w:author="Matthew T. Munson" w:date="2021-05-09T22:05:00Z"/>
        </w:rPr>
      </w:pPr>
      <w:del w:id="79" w:author="Matthew T. Munson" w:date="2021-05-09T22:05:00Z">
        <w:r w:rsidRPr="00186CAA" w:rsidDel="007E0049">
          <w:delText>};</w:delText>
        </w:r>
      </w:del>
    </w:p>
    <w:p w14:paraId="3CAE7CDA" w14:textId="07445DB7" w:rsidR="006723AB" w:rsidRPr="00186CAA" w:rsidDel="007E0049" w:rsidRDefault="00762057" w:rsidP="006723AB">
      <w:pPr>
        <w:pStyle w:val="NoteTipCaution"/>
        <w:rPr>
          <w:del w:id="80" w:author="Matthew T. Munson" w:date="2021-05-09T22:05:00Z"/>
        </w:rPr>
      </w:pPr>
      <w:del w:id="81" w:author="Matthew T. Munson" w:date="2021-05-09T22:05:00Z">
        <w:r w:rsidDel="007E0049">
          <w:rPr>
            <w:rStyle w:val="GrayDingbat"/>
          </w:rPr>
          <w:delText></w:delText>
        </w:r>
        <w:r w:rsidRPr="001C0E07" w:rsidDel="007E0049">
          <w:rPr>
            <w:rStyle w:val="Strong"/>
          </w:rPr>
          <w:delText xml:space="preserve"> Note</w:delText>
        </w:r>
        <w:r w:rsidDel="007E0049">
          <w:rPr>
            <w:rStyle w:val="Strong"/>
          </w:rPr>
          <w:tab/>
          <w:delText xml:space="preserve"> </w:delText>
        </w:r>
        <w:r w:rsidR="006723AB" w:rsidDel="007E0049">
          <w:delText xml:space="preserve">This modification to the </w:delText>
        </w:r>
        <w:r w:rsidR="006723AB" w:rsidRPr="008D7C2C" w:rsidDel="007E0049">
          <w:rPr>
            <w:rStyle w:val="CodeInline"/>
          </w:rPr>
          <w:delText>gl-matrix</w:delText>
        </w:r>
        <w:r w:rsidR="006723AB" w:rsidDel="007E0049">
          <w:delText xml:space="preserve"> library must be present in all the projects from this point forward. </w:delText>
        </w:r>
      </w:del>
    </w:p>
    <w:p w14:paraId="0CF88BCB" w14:textId="77777777" w:rsidR="006723AB" w:rsidRDefault="006723AB" w:rsidP="006723AB">
      <w:pPr>
        <w:pStyle w:val="Heading3"/>
      </w:pPr>
      <w:r>
        <w:t xml:space="preserve">Modify </w:t>
      </w:r>
      <w:proofErr w:type="spellStart"/>
      <w:r>
        <w:t>GameObject</w:t>
      </w:r>
      <w:proofErr w:type="spellEnd"/>
      <w:r>
        <w:fldChar w:fldCharType="begin"/>
      </w:r>
      <w:r>
        <w:instrText xml:space="preserve"> XE "</w:instrText>
      </w:r>
      <w:r w:rsidRPr="00537262">
        <w:instrText>Front and Chase Project:GameObject modification</w:instrText>
      </w:r>
      <w:r>
        <w:instrText xml:space="preserve">" </w:instrText>
      </w:r>
      <w:r>
        <w:fldChar w:fldCharType="end"/>
      </w:r>
      <w:r>
        <w:t xml:space="preserve"> to Support Interesting Behaviors</w:t>
      </w:r>
    </w:p>
    <w:p w14:paraId="3617A0FF" w14:textId="77777777" w:rsidR="006723AB" w:rsidRDefault="006723AB" w:rsidP="006723AB">
      <w:pPr>
        <w:pStyle w:val="BodyTextFirst"/>
      </w:pPr>
      <w:r>
        <w:t xml:space="preserve">The </w:t>
      </w:r>
      <w:proofErr w:type="spellStart"/>
      <w:r w:rsidRPr="008D7C2C">
        <w:rPr>
          <w:rStyle w:val="CodeInline"/>
        </w:rPr>
        <w:t>GameObject</w:t>
      </w:r>
      <w:proofErr w:type="spellEnd"/>
      <w:r>
        <w:t xml:space="preserve"> class abstracts and implements the desired new object behaviors: </w:t>
      </w:r>
    </w:p>
    <w:p w14:paraId="43881D98" w14:textId="761DCA76" w:rsidR="006723AB" w:rsidRPr="00CE5DB6" w:rsidRDefault="006723AB" w:rsidP="00E60016">
      <w:pPr>
        <w:pStyle w:val="NumList"/>
        <w:numPr>
          <w:ilvl w:val="0"/>
          <w:numId w:val="17"/>
        </w:numPr>
      </w:pPr>
      <w:r>
        <w:t xml:space="preserve">Edit the </w:t>
      </w:r>
      <w:r w:rsidR="007E0049">
        <w:rPr>
          <w:rStyle w:val="CodeInline"/>
        </w:rPr>
        <w:t>g</w:t>
      </w:r>
      <w:r w:rsidRPr="00CE5DB6">
        <w:rPr>
          <w:rStyle w:val="CodeInline"/>
        </w:rPr>
        <w:t>ame</w:t>
      </w:r>
      <w:r w:rsidR="007E0049">
        <w:rPr>
          <w:rStyle w:val="CodeInline"/>
        </w:rPr>
        <w:t>_o</w:t>
      </w:r>
      <w:r w:rsidRPr="00CE5DB6">
        <w:rPr>
          <w:rStyle w:val="CodeInline"/>
        </w:rPr>
        <w:t>bject.js</w:t>
      </w:r>
      <w:r>
        <w:t xml:space="preserve"> file and modify the </w:t>
      </w:r>
      <w:proofErr w:type="spellStart"/>
      <w:r w:rsidRPr="000436DF">
        <w:rPr>
          <w:rStyle w:val="CodeInline"/>
        </w:rPr>
        <w:t>GameObject</w:t>
      </w:r>
      <w:proofErr w:type="spellEnd"/>
      <w:r>
        <w:t xml:space="preserve"> constructor to define </w:t>
      </w:r>
      <w:r w:rsidRPr="00CE5DB6">
        <w:t xml:space="preserve">visibility, </w:t>
      </w:r>
      <w:r>
        <w:t xml:space="preserve">front </w:t>
      </w:r>
      <w:r w:rsidRPr="00CE5DB6">
        <w:t xml:space="preserve">direction, </w:t>
      </w:r>
      <w:r>
        <w:t xml:space="preserve">and </w:t>
      </w:r>
      <w:r w:rsidRPr="00CE5DB6">
        <w:t>speed</w:t>
      </w:r>
      <w:r>
        <w:t>.</w:t>
      </w:r>
    </w:p>
    <w:p w14:paraId="4E3BEFB1" w14:textId="180A08A1" w:rsidR="007E0049" w:rsidRDefault="007E0049" w:rsidP="007E0049">
      <w:pPr>
        <w:pStyle w:val="Code"/>
      </w:pPr>
      <w:r>
        <w:t>constructor(renderable) {</w:t>
      </w:r>
    </w:p>
    <w:p w14:paraId="6C673EFA" w14:textId="1CB4B7BE" w:rsidR="007E0049" w:rsidRDefault="007E0049" w:rsidP="007E0049">
      <w:pPr>
        <w:pStyle w:val="Code"/>
      </w:pPr>
      <w:r>
        <w:t xml:space="preserve">    this.mRenderComponent = renderable;</w:t>
      </w:r>
    </w:p>
    <w:p w14:paraId="4FE7E951" w14:textId="5E708383" w:rsidR="007E0049" w:rsidRPr="007E0049" w:rsidRDefault="007E0049" w:rsidP="007E0049">
      <w:pPr>
        <w:pStyle w:val="Code"/>
        <w:rPr>
          <w:rStyle w:val="CodeBold"/>
        </w:rPr>
      </w:pPr>
      <w:r>
        <w:t xml:space="preserve">    </w:t>
      </w:r>
      <w:r w:rsidRPr="007E0049">
        <w:rPr>
          <w:rStyle w:val="CodeBold"/>
        </w:rPr>
        <w:t>this.mVisible = true;</w:t>
      </w:r>
    </w:p>
    <w:p w14:paraId="0EEEA2DE" w14:textId="6EFDE451" w:rsidR="007E0049" w:rsidRPr="007E0049" w:rsidRDefault="007E0049" w:rsidP="007E0049">
      <w:pPr>
        <w:pStyle w:val="Code"/>
        <w:rPr>
          <w:rStyle w:val="CodeBold"/>
        </w:rPr>
      </w:pPr>
      <w:r w:rsidRPr="007E0049">
        <w:rPr>
          <w:rStyle w:val="CodeBold"/>
        </w:rPr>
        <w:t xml:space="preserve">    this.mCurrentFrontDir = vec2.fromValues(0, 1); //Current front direction</w:t>
      </w:r>
    </w:p>
    <w:p w14:paraId="73EADB56" w14:textId="3423BB81" w:rsidR="007E0049" w:rsidRPr="007E0049" w:rsidRDefault="007E0049" w:rsidP="007E0049">
      <w:pPr>
        <w:pStyle w:val="Code"/>
        <w:rPr>
          <w:rStyle w:val="CodeBold"/>
        </w:rPr>
      </w:pPr>
      <w:r w:rsidRPr="007E0049">
        <w:rPr>
          <w:rStyle w:val="CodeBold"/>
        </w:rPr>
        <w:t xml:space="preserve">    this.mSpeed = 0;</w:t>
      </w:r>
    </w:p>
    <w:p w14:paraId="74197844" w14:textId="4013B187" w:rsidR="007E0049" w:rsidRDefault="007E0049" w:rsidP="007E0049">
      <w:pPr>
        <w:pStyle w:val="Code"/>
      </w:pPr>
      <w:r>
        <w:t>}</w:t>
      </w:r>
    </w:p>
    <w:p w14:paraId="3CE9FEAF" w14:textId="77777777" w:rsidR="006723AB" w:rsidRPr="00CE5DB6" w:rsidRDefault="006723AB" w:rsidP="00E60016">
      <w:pPr>
        <w:pStyle w:val="NumList"/>
        <w:numPr>
          <w:ilvl w:val="0"/>
          <w:numId w:val="8"/>
        </w:numPr>
      </w:pPr>
      <w:r>
        <w:t xml:space="preserve">Add </w:t>
      </w:r>
      <w:r w:rsidRPr="006723AB">
        <w:t>assessor</w:t>
      </w:r>
      <w:r>
        <w:t xml:space="preserve"> and setter functions for the instance variables.</w:t>
      </w:r>
    </w:p>
    <w:p w14:paraId="0C4E5210" w14:textId="01CF8A54" w:rsidR="007E0049" w:rsidRDefault="007E0049" w:rsidP="007E0049">
      <w:pPr>
        <w:pStyle w:val="Code"/>
      </w:pPr>
      <w:r>
        <w:t>getXform() { return this.mRenderComponent.getXform(); }</w:t>
      </w:r>
    </w:p>
    <w:p w14:paraId="33AEEA8F" w14:textId="77777777" w:rsidR="007E0049" w:rsidRDefault="007E0049" w:rsidP="007E0049">
      <w:pPr>
        <w:pStyle w:val="Code"/>
      </w:pPr>
      <w:r>
        <w:t xml:space="preserve">   </w:t>
      </w:r>
    </w:p>
    <w:p w14:paraId="58693302" w14:textId="3E7AF069" w:rsidR="007E0049" w:rsidRPr="007E0049" w:rsidRDefault="007E0049" w:rsidP="007E0049">
      <w:pPr>
        <w:pStyle w:val="Code"/>
        <w:rPr>
          <w:rStyle w:val="CodeBold"/>
        </w:rPr>
      </w:pPr>
      <w:r w:rsidRPr="007E0049">
        <w:rPr>
          <w:rStyle w:val="CodeBold"/>
        </w:rPr>
        <w:t>setVisibility(f) { this.mVisible = f; }</w:t>
      </w:r>
    </w:p>
    <w:p w14:paraId="56D6C35E" w14:textId="7E1C9782" w:rsidR="007E0049" w:rsidRPr="007E0049" w:rsidRDefault="007E0049" w:rsidP="007E0049">
      <w:pPr>
        <w:pStyle w:val="Code"/>
        <w:rPr>
          <w:rStyle w:val="CodeBold"/>
        </w:rPr>
      </w:pPr>
      <w:r w:rsidRPr="007E0049">
        <w:rPr>
          <w:rStyle w:val="CodeBold"/>
        </w:rPr>
        <w:t>isVisible() { return this.mVisible; }</w:t>
      </w:r>
    </w:p>
    <w:p w14:paraId="0811DFB8" w14:textId="77777777" w:rsidR="007E0049" w:rsidRPr="007E0049" w:rsidRDefault="007E0049" w:rsidP="007E0049">
      <w:pPr>
        <w:pStyle w:val="Code"/>
        <w:rPr>
          <w:rStyle w:val="CodeBold"/>
        </w:rPr>
      </w:pPr>
    </w:p>
    <w:p w14:paraId="30C03EE8" w14:textId="709BCAC5" w:rsidR="007E0049" w:rsidRPr="007E0049" w:rsidRDefault="007E0049" w:rsidP="007E0049">
      <w:pPr>
        <w:pStyle w:val="Code"/>
        <w:rPr>
          <w:rStyle w:val="CodeBold"/>
        </w:rPr>
      </w:pPr>
      <w:r w:rsidRPr="007E0049">
        <w:rPr>
          <w:rStyle w:val="CodeBold"/>
        </w:rPr>
        <w:t>setSpeed(s) { this.mSpeed = s; }</w:t>
      </w:r>
    </w:p>
    <w:p w14:paraId="5A3A1270" w14:textId="39728FD1" w:rsidR="007E0049" w:rsidRPr="007E0049" w:rsidRDefault="007E0049" w:rsidP="007E0049">
      <w:pPr>
        <w:pStyle w:val="Code"/>
        <w:rPr>
          <w:rStyle w:val="CodeBold"/>
        </w:rPr>
      </w:pPr>
      <w:r w:rsidRPr="007E0049">
        <w:rPr>
          <w:rStyle w:val="CodeBold"/>
        </w:rPr>
        <w:t>getSpeed() { return this.mSpeed; }</w:t>
      </w:r>
    </w:p>
    <w:p w14:paraId="00E22975" w14:textId="50F80366" w:rsidR="007E0049" w:rsidRPr="007E0049" w:rsidRDefault="007E0049" w:rsidP="007E0049">
      <w:pPr>
        <w:pStyle w:val="Code"/>
        <w:rPr>
          <w:rStyle w:val="CodeBold"/>
        </w:rPr>
      </w:pPr>
      <w:r w:rsidRPr="007E0049">
        <w:rPr>
          <w:rStyle w:val="CodeBold"/>
        </w:rPr>
        <w:t>incSpeedBy(delta) { this.mSpeed += delta; }</w:t>
      </w:r>
    </w:p>
    <w:p w14:paraId="7F5D2E03" w14:textId="77777777" w:rsidR="007E0049" w:rsidRPr="007E0049" w:rsidRDefault="007E0049" w:rsidP="007E0049">
      <w:pPr>
        <w:pStyle w:val="Code"/>
        <w:rPr>
          <w:rStyle w:val="CodeBold"/>
        </w:rPr>
      </w:pPr>
    </w:p>
    <w:p w14:paraId="34BB385B" w14:textId="7A44EA61" w:rsidR="007E0049" w:rsidRPr="007E0049" w:rsidRDefault="007E0049" w:rsidP="007E0049">
      <w:pPr>
        <w:pStyle w:val="Code"/>
        <w:rPr>
          <w:rStyle w:val="CodeBold"/>
        </w:rPr>
      </w:pPr>
      <w:r w:rsidRPr="007E0049">
        <w:rPr>
          <w:rStyle w:val="CodeBold"/>
        </w:rPr>
        <w:t>setCurrentFrontDir(f) { vec2.normalize(this.mCurrentFrontDir, f); }</w:t>
      </w:r>
    </w:p>
    <w:p w14:paraId="0D6DC577" w14:textId="7C904C14" w:rsidR="007E0049" w:rsidRPr="007E0049" w:rsidRDefault="007E0049" w:rsidP="007E0049">
      <w:pPr>
        <w:pStyle w:val="Code"/>
        <w:rPr>
          <w:rStyle w:val="CodeBold"/>
        </w:rPr>
      </w:pPr>
      <w:r w:rsidRPr="007E0049">
        <w:rPr>
          <w:rStyle w:val="CodeBold"/>
        </w:rPr>
        <w:t>getCurrentFrontDir() { return this.mCurrentFrontDir; }</w:t>
      </w:r>
    </w:p>
    <w:p w14:paraId="473D27DE" w14:textId="77777777" w:rsidR="007E0049" w:rsidRDefault="007E0049" w:rsidP="007E0049">
      <w:pPr>
        <w:pStyle w:val="Code"/>
      </w:pPr>
    </w:p>
    <w:p w14:paraId="44D86919" w14:textId="0EB77BD1" w:rsidR="007E0049" w:rsidRPr="000D3070" w:rsidRDefault="007E0049" w:rsidP="007E0049">
      <w:pPr>
        <w:pStyle w:val="Code"/>
      </w:pPr>
      <w:r>
        <w:t>getRenderable() { return this.mRenderComponent; }</w:t>
      </w:r>
    </w:p>
    <w:p w14:paraId="0955956C" w14:textId="77777777" w:rsidR="006723AB" w:rsidRPr="00CE5DB6" w:rsidRDefault="006723AB" w:rsidP="00E60016">
      <w:pPr>
        <w:pStyle w:val="NumList"/>
        <w:numPr>
          <w:ilvl w:val="0"/>
          <w:numId w:val="8"/>
        </w:numPr>
      </w:pPr>
      <w:r w:rsidRPr="006723AB">
        <w:t>Implement</w:t>
      </w:r>
      <w:r>
        <w:t xml:space="preserve"> a function to rotate the front direction toward a position, </w:t>
      </w:r>
      <w:r w:rsidRPr="001C563A">
        <w:rPr>
          <w:rStyle w:val="CodeInline"/>
        </w:rPr>
        <w:t>p</w:t>
      </w:r>
      <w:r>
        <w:t>.</w:t>
      </w:r>
    </w:p>
    <w:p w14:paraId="3DC3EFD1" w14:textId="0B5A89BB" w:rsidR="007E0049" w:rsidRDefault="007E0049" w:rsidP="007E0049">
      <w:pPr>
        <w:pStyle w:val="Code"/>
      </w:pPr>
      <w:r>
        <w:t>rotateObjPointTo(p, rate) {</w:t>
      </w:r>
    </w:p>
    <w:p w14:paraId="20D40D27" w14:textId="0B0D60F7" w:rsidR="007E0049" w:rsidRDefault="007E0049" w:rsidP="007E0049">
      <w:pPr>
        <w:pStyle w:val="Code"/>
      </w:pPr>
      <w:r>
        <w:lastRenderedPageBreak/>
        <w:t xml:space="preserve">    // Step A: determine if reach the destination position p</w:t>
      </w:r>
    </w:p>
    <w:p w14:paraId="02095E0C" w14:textId="2612A08A" w:rsidR="007E0049" w:rsidRDefault="007E0049" w:rsidP="007E0049">
      <w:pPr>
        <w:pStyle w:val="Code"/>
      </w:pPr>
      <w:r>
        <w:t xml:space="preserve">    let dir = [];</w:t>
      </w:r>
    </w:p>
    <w:p w14:paraId="3C69B3C6" w14:textId="5D524B98" w:rsidR="007E0049" w:rsidRDefault="007E0049" w:rsidP="007E0049">
      <w:pPr>
        <w:pStyle w:val="Code"/>
      </w:pPr>
      <w:r>
        <w:t xml:space="preserve">    vec2.sub(dir, p, this.getXform().getPosition());</w:t>
      </w:r>
    </w:p>
    <w:p w14:paraId="3E227C5D" w14:textId="76481DA4" w:rsidR="007E0049" w:rsidRDefault="007E0049" w:rsidP="007E0049">
      <w:pPr>
        <w:pStyle w:val="Code"/>
      </w:pPr>
      <w:r>
        <w:t xml:space="preserve">    let len = vec2.length(dir);</w:t>
      </w:r>
    </w:p>
    <w:p w14:paraId="4C09C690" w14:textId="4D6CCCA7" w:rsidR="007E0049" w:rsidRDefault="007E0049" w:rsidP="007E0049">
      <w:pPr>
        <w:pStyle w:val="Code"/>
      </w:pPr>
      <w:r>
        <w:t xml:space="preserve">    if (len &lt; Number.MIN_VALUE) {</w:t>
      </w:r>
    </w:p>
    <w:p w14:paraId="2E1366CB" w14:textId="4E40F68E" w:rsidR="007E0049" w:rsidRDefault="007E0049" w:rsidP="007E0049">
      <w:pPr>
        <w:pStyle w:val="Code"/>
      </w:pPr>
      <w:r>
        <w:t xml:space="preserve">        return; // we are there.</w:t>
      </w:r>
    </w:p>
    <w:p w14:paraId="395B437A" w14:textId="30EC14A4" w:rsidR="007E0049" w:rsidRDefault="007E0049" w:rsidP="007E0049">
      <w:pPr>
        <w:pStyle w:val="Code"/>
      </w:pPr>
      <w:r>
        <w:t xml:space="preserve">    }</w:t>
      </w:r>
    </w:p>
    <w:p w14:paraId="7D386EF7" w14:textId="42EF7433" w:rsidR="007E0049" w:rsidRDefault="007E0049" w:rsidP="007E0049">
      <w:pPr>
        <w:pStyle w:val="Code"/>
      </w:pPr>
      <w:r>
        <w:t xml:space="preserve">    vec2.scale(dir, dir, 1 / len);</w:t>
      </w:r>
    </w:p>
    <w:p w14:paraId="7905FD27" w14:textId="77777777" w:rsidR="007E0049" w:rsidRDefault="007E0049" w:rsidP="007E0049">
      <w:pPr>
        <w:pStyle w:val="Code"/>
      </w:pPr>
    </w:p>
    <w:p w14:paraId="75CDB215" w14:textId="6CC59EC5" w:rsidR="007E0049" w:rsidRDefault="007E0049" w:rsidP="007E0049">
      <w:pPr>
        <w:pStyle w:val="Code"/>
      </w:pPr>
      <w:r>
        <w:t xml:space="preserve">    // Step B: compute the angle to rotate</w:t>
      </w:r>
    </w:p>
    <w:p w14:paraId="6F35C5A3" w14:textId="693FD608" w:rsidR="007E0049" w:rsidRDefault="007E0049" w:rsidP="007E0049">
      <w:pPr>
        <w:pStyle w:val="Code"/>
      </w:pPr>
      <w:r>
        <w:t xml:space="preserve">    let fdir = this.getCurrentFrontDir();</w:t>
      </w:r>
    </w:p>
    <w:p w14:paraId="7CEC01B6" w14:textId="1D665F12" w:rsidR="007E0049" w:rsidRDefault="007E0049" w:rsidP="007E0049">
      <w:pPr>
        <w:pStyle w:val="Code"/>
      </w:pPr>
      <w:r>
        <w:t xml:space="preserve">    let cosTheta = vec2.dot(dir, fdir);</w:t>
      </w:r>
    </w:p>
    <w:p w14:paraId="050A9AEE" w14:textId="77777777" w:rsidR="007E0049" w:rsidRDefault="007E0049" w:rsidP="007E0049">
      <w:pPr>
        <w:pStyle w:val="Code"/>
      </w:pPr>
    </w:p>
    <w:p w14:paraId="02E66106" w14:textId="452DB928" w:rsidR="007E0049" w:rsidRDefault="007E0049" w:rsidP="007E0049">
      <w:pPr>
        <w:pStyle w:val="Code"/>
      </w:pPr>
      <w:r>
        <w:t xml:space="preserve">    if (cosTheta &gt; 0.999999) { // almost exactly the same direction</w:t>
      </w:r>
    </w:p>
    <w:p w14:paraId="5B24DE5F" w14:textId="06CDD06A" w:rsidR="007E0049" w:rsidRDefault="007E0049" w:rsidP="007E0049">
      <w:pPr>
        <w:pStyle w:val="Code"/>
      </w:pPr>
      <w:r>
        <w:t xml:space="preserve">        return;</w:t>
      </w:r>
    </w:p>
    <w:p w14:paraId="3073CF63" w14:textId="38710D5B" w:rsidR="007E0049" w:rsidRDefault="007E0049" w:rsidP="007E0049">
      <w:pPr>
        <w:pStyle w:val="Code"/>
      </w:pPr>
      <w:r>
        <w:t xml:space="preserve">    }</w:t>
      </w:r>
    </w:p>
    <w:p w14:paraId="65E7D085" w14:textId="77777777" w:rsidR="007E0049" w:rsidRDefault="007E0049" w:rsidP="007E0049">
      <w:pPr>
        <w:pStyle w:val="Code"/>
      </w:pPr>
    </w:p>
    <w:p w14:paraId="09376A11" w14:textId="470C89C2" w:rsidR="007E0049" w:rsidRDefault="007E0049" w:rsidP="007E0049">
      <w:pPr>
        <w:pStyle w:val="Code"/>
      </w:pPr>
      <w:r>
        <w:t xml:space="preserve">    // Step C: clamp the cosThe</w:t>
      </w:r>
      <w:r w:rsidR="00A90518">
        <w:t>t</w:t>
      </w:r>
      <w:r>
        <w:t xml:space="preserve">a to -1 to 1 </w:t>
      </w:r>
    </w:p>
    <w:p w14:paraId="2DECC94C" w14:textId="74369602" w:rsidR="007E0049" w:rsidRDefault="007E0049" w:rsidP="007E0049">
      <w:pPr>
        <w:pStyle w:val="Code"/>
      </w:pPr>
      <w:r>
        <w:t xml:space="preserve">    // in a perfect world, this would never happen! BUT ...</w:t>
      </w:r>
    </w:p>
    <w:p w14:paraId="6FF32825" w14:textId="72B5961C" w:rsidR="007E0049" w:rsidRDefault="007E0049" w:rsidP="007E0049">
      <w:pPr>
        <w:pStyle w:val="Code"/>
      </w:pPr>
      <w:r>
        <w:t xml:space="preserve">    if (cosTheta &gt; 1) {</w:t>
      </w:r>
    </w:p>
    <w:p w14:paraId="5E5814D7" w14:textId="1A665E98" w:rsidR="007E0049" w:rsidRDefault="007E0049" w:rsidP="007E0049">
      <w:pPr>
        <w:pStyle w:val="Code"/>
      </w:pPr>
      <w:r>
        <w:t xml:space="preserve">        cosTheta = 1;</w:t>
      </w:r>
    </w:p>
    <w:p w14:paraId="7424709E" w14:textId="5397E2F7" w:rsidR="007E0049" w:rsidRDefault="007E0049" w:rsidP="007E0049">
      <w:pPr>
        <w:pStyle w:val="Code"/>
      </w:pPr>
      <w:r>
        <w:t xml:space="preserve">    } else {</w:t>
      </w:r>
    </w:p>
    <w:p w14:paraId="3501488C" w14:textId="6F3DD965" w:rsidR="007E0049" w:rsidRDefault="007E0049" w:rsidP="007E0049">
      <w:pPr>
        <w:pStyle w:val="Code"/>
      </w:pPr>
      <w:r>
        <w:t xml:space="preserve">        if (cosTheta &lt; -1) {</w:t>
      </w:r>
    </w:p>
    <w:p w14:paraId="0D48F31C" w14:textId="31AC9C3C" w:rsidR="007E0049" w:rsidRDefault="007E0049" w:rsidP="007E0049">
      <w:pPr>
        <w:pStyle w:val="Code"/>
      </w:pPr>
      <w:r>
        <w:t xml:space="preserve">            cosTheta = -1;</w:t>
      </w:r>
    </w:p>
    <w:p w14:paraId="42A34141" w14:textId="3C5C24F5" w:rsidR="007E0049" w:rsidRDefault="007E0049" w:rsidP="007E0049">
      <w:pPr>
        <w:pStyle w:val="Code"/>
      </w:pPr>
      <w:r>
        <w:t xml:space="preserve">        }</w:t>
      </w:r>
    </w:p>
    <w:p w14:paraId="0C0B2A6A" w14:textId="78636468" w:rsidR="007E0049" w:rsidRDefault="007E0049" w:rsidP="007E0049">
      <w:pPr>
        <w:pStyle w:val="Code"/>
      </w:pPr>
      <w:r>
        <w:t xml:space="preserve">    }</w:t>
      </w:r>
    </w:p>
    <w:p w14:paraId="2366E925" w14:textId="77777777" w:rsidR="007E0049" w:rsidRDefault="007E0049" w:rsidP="007E0049">
      <w:pPr>
        <w:pStyle w:val="Code"/>
      </w:pPr>
    </w:p>
    <w:p w14:paraId="3E0AF29B" w14:textId="42A56EDC" w:rsidR="007E0049" w:rsidRDefault="007E0049" w:rsidP="007E0049">
      <w:pPr>
        <w:pStyle w:val="Code"/>
      </w:pPr>
      <w:r>
        <w:t xml:space="preserve">    // Step D: compute whether to rotate clockwise, or counterclockwise</w:t>
      </w:r>
    </w:p>
    <w:p w14:paraId="4509E6B2" w14:textId="6D48CA9C" w:rsidR="007E0049" w:rsidRDefault="007E0049" w:rsidP="007E0049">
      <w:pPr>
        <w:pStyle w:val="Code"/>
      </w:pPr>
      <w:r>
        <w:t xml:space="preserve">    let dir3d = vec3.fromValues(dir[0], dir[1], 0);</w:t>
      </w:r>
    </w:p>
    <w:p w14:paraId="27E411F5" w14:textId="4E6A246B" w:rsidR="007E0049" w:rsidRDefault="007E0049" w:rsidP="007E0049">
      <w:pPr>
        <w:pStyle w:val="Code"/>
      </w:pPr>
      <w:r>
        <w:t xml:space="preserve">    let f3d = vec3.fromValues(fdir[0], fdir[1], 0);</w:t>
      </w:r>
    </w:p>
    <w:p w14:paraId="7391AEEE" w14:textId="5BC8F9EE" w:rsidR="007E0049" w:rsidRDefault="007E0049" w:rsidP="007E0049">
      <w:pPr>
        <w:pStyle w:val="Code"/>
      </w:pPr>
      <w:r>
        <w:t xml:space="preserve">    let r3d = [];</w:t>
      </w:r>
    </w:p>
    <w:p w14:paraId="36F0D2E1" w14:textId="5A41227D" w:rsidR="007E0049" w:rsidRDefault="007E0049" w:rsidP="007E0049">
      <w:pPr>
        <w:pStyle w:val="Code"/>
      </w:pPr>
      <w:r>
        <w:t xml:space="preserve">    vec3.cross(r3d, f3d, dir3d);</w:t>
      </w:r>
    </w:p>
    <w:p w14:paraId="4FD6C34D" w14:textId="77777777" w:rsidR="007E0049" w:rsidRDefault="007E0049" w:rsidP="007E0049">
      <w:pPr>
        <w:pStyle w:val="Code"/>
      </w:pPr>
    </w:p>
    <w:p w14:paraId="7D0F3856" w14:textId="520460A4" w:rsidR="007E0049" w:rsidRDefault="007E0049" w:rsidP="007E0049">
      <w:pPr>
        <w:pStyle w:val="Code"/>
      </w:pPr>
      <w:r>
        <w:t xml:space="preserve">    let rad = Math.acos(cosTheta);  // radian to roate</w:t>
      </w:r>
    </w:p>
    <w:p w14:paraId="4BF13380" w14:textId="7F380D0C" w:rsidR="007E0049" w:rsidRDefault="007E0049" w:rsidP="007E0049">
      <w:pPr>
        <w:pStyle w:val="Code"/>
      </w:pPr>
      <w:r>
        <w:t xml:space="preserve">    if (r3d[2] &lt; 0) {</w:t>
      </w:r>
    </w:p>
    <w:p w14:paraId="7F51A3DE" w14:textId="39D2C448" w:rsidR="007E0049" w:rsidRDefault="007E0049" w:rsidP="007E0049">
      <w:pPr>
        <w:pStyle w:val="Code"/>
      </w:pPr>
      <w:r>
        <w:t xml:space="preserve">        rad = -rad;</w:t>
      </w:r>
    </w:p>
    <w:p w14:paraId="7A086AD7" w14:textId="21BDBE38" w:rsidR="007E0049" w:rsidRDefault="007E0049" w:rsidP="007E0049">
      <w:pPr>
        <w:pStyle w:val="Code"/>
      </w:pPr>
      <w:r>
        <w:t xml:space="preserve">    }</w:t>
      </w:r>
    </w:p>
    <w:p w14:paraId="2FF7A93A" w14:textId="77777777" w:rsidR="007E0049" w:rsidRDefault="007E0049" w:rsidP="007E0049">
      <w:pPr>
        <w:pStyle w:val="Code"/>
      </w:pPr>
    </w:p>
    <w:p w14:paraId="4B23D7EF" w14:textId="4F0281F5" w:rsidR="007E0049" w:rsidRDefault="007E0049" w:rsidP="007E0049">
      <w:pPr>
        <w:pStyle w:val="Code"/>
      </w:pPr>
      <w:r>
        <w:t xml:space="preserve">    // Step E: rotate the facing direction with the angle and rate</w:t>
      </w:r>
    </w:p>
    <w:p w14:paraId="391FB8B4" w14:textId="2E406F7E" w:rsidR="007E0049" w:rsidRDefault="007E0049" w:rsidP="007E0049">
      <w:pPr>
        <w:pStyle w:val="Code"/>
      </w:pPr>
      <w:r>
        <w:t xml:space="preserve">    rad *= rate;  // actual angle need to rotate from Obj's front</w:t>
      </w:r>
    </w:p>
    <w:p w14:paraId="10FD92CE" w14:textId="7902064B" w:rsidR="007E0049" w:rsidRDefault="007E0049" w:rsidP="007E0049">
      <w:pPr>
        <w:pStyle w:val="Code"/>
      </w:pPr>
      <w:r>
        <w:t xml:space="preserve">    vec2.rotate(this.getCurrentFrontDir(), this.getCurrentFrontDir(), rad);</w:t>
      </w:r>
    </w:p>
    <w:p w14:paraId="6AF5B243" w14:textId="5DB85D10" w:rsidR="007E0049" w:rsidRDefault="007E0049" w:rsidP="007E0049">
      <w:pPr>
        <w:pStyle w:val="Code"/>
      </w:pPr>
      <w:r>
        <w:t xml:space="preserve">    this.getXform().incRotationByRad(rad);</w:t>
      </w:r>
    </w:p>
    <w:p w14:paraId="1B14D361" w14:textId="04D7055C" w:rsidR="006723AB" w:rsidRDefault="007E0049" w:rsidP="007E0049">
      <w:pPr>
        <w:pStyle w:val="Code"/>
      </w:pPr>
      <w:r>
        <w:t>}</w:t>
      </w:r>
      <w:r w:rsidR="006723AB">
        <w:fldChar w:fldCharType="begin"/>
      </w:r>
      <w:r w:rsidR="006723AB">
        <w:instrText xml:space="preserve"> XE "</w:instrText>
      </w:r>
      <w:r w:rsidR="006723AB" w:rsidRPr="00537262">
        <w:instrText>Front and Chase Project:GameObject modification</w:instrText>
      </w:r>
      <w:r w:rsidR="006723AB">
        <w:instrText xml:space="preserve">" </w:instrText>
      </w:r>
      <w:r w:rsidR="006723AB">
        <w:fldChar w:fldCharType="end"/>
      </w:r>
    </w:p>
    <w:p w14:paraId="08FDF494" w14:textId="77777777" w:rsidR="006723AB" w:rsidRDefault="006723AB" w:rsidP="006723AB">
      <w:pPr>
        <w:pStyle w:val="BodyTextCont"/>
      </w:pPr>
      <w:r>
        <w:t xml:space="preserve">The </w:t>
      </w:r>
      <w:proofErr w:type="spellStart"/>
      <w:r w:rsidRPr="00947AC3">
        <w:rPr>
          <w:rStyle w:val="CodeInline"/>
        </w:rPr>
        <w:t>rotateObjPointTo</w:t>
      </w:r>
      <w:proofErr w:type="spellEnd"/>
      <w:r w:rsidRPr="00947AC3">
        <w:rPr>
          <w:rStyle w:val="CodeInline"/>
        </w:rPr>
        <w:t>()</w:t>
      </w:r>
      <w:r>
        <w:t xml:space="preserve"> </w:t>
      </w:r>
      <w:r w:rsidRPr="006723AB">
        <w:t>function</w:t>
      </w:r>
      <w:r>
        <w:t xml:space="preserve"> rotates the </w:t>
      </w:r>
      <w:proofErr w:type="spellStart"/>
      <w:r w:rsidRPr="001E76E7">
        <w:rPr>
          <w:rStyle w:val="CodeInline"/>
        </w:rPr>
        <w:t>mCurrentFrontDir</w:t>
      </w:r>
      <w:proofErr w:type="spellEnd"/>
      <w:r>
        <w:t xml:space="preserve"> to point to destination position </w:t>
      </w:r>
      <w:r w:rsidRPr="001E76E7">
        <w:rPr>
          <w:rStyle w:val="CodeInline"/>
        </w:rPr>
        <w:t>p</w:t>
      </w:r>
      <w:r>
        <w:rPr>
          <w:rStyle w:val="CodeInline"/>
        </w:rPr>
        <w:t xml:space="preserve"> </w:t>
      </w:r>
      <w:r>
        <w:t xml:space="preserve">at the </w:t>
      </w:r>
      <w:r w:rsidRPr="001E76E7">
        <w:rPr>
          <w:rStyle w:val="CodeInline"/>
        </w:rPr>
        <w:t>rate</w:t>
      </w:r>
      <w:r>
        <w:t xml:space="preserve"> specified by the parameter. Here are the detailed operations:</w:t>
      </w:r>
    </w:p>
    <w:p w14:paraId="119C780F" w14:textId="77777777" w:rsidR="006723AB" w:rsidRDefault="006723AB" w:rsidP="00E60016">
      <w:pPr>
        <w:pStyle w:val="NumSubList"/>
        <w:numPr>
          <w:ilvl w:val="0"/>
          <w:numId w:val="15"/>
        </w:numPr>
        <w:ind w:left="1440"/>
      </w:pPr>
      <w:r>
        <w:t xml:space="preserve">Step A computes the distance between the current object and the destination position </w:t>
      </w:r>
      <w:r w:rsidRPr="001E76E7">
        <w:rPr>
          <w:rStyle w:val="CodeInline"/>
        </w:rPr>
        <w:t>p</w:t>
      </w:r>
      <w:r>
        <w:t>. If this value is small, it means current object and the target position are close. The function returns without further processing.</w:t>
      </w:r>
    </w:p>
    <w:p w14:paraId="3AB683F5" w14:textId="77777777" w:rsidR="006723AB" w:rsidRDefault="006723AB" w:rsidP="00E60016">
      <w:pPr>
        <w:pStyle w:val="NumSubList"/>
        <w:numPr>
          <w:ilvl w:val="0"/>
          <w:numId w:val="15"/>
        </w:numPr>
        <w:ind w:left="1440"/>
      </w:pPr>
      <w:r>
        <w:lastRenderedPageBreak/>
        <w:t>Step B computes the dot p</w:t>
      </w:r>
      <w:r w:rsidRPr="000D6D86">
        <w:t xml:space="preserve">roduct to </w:t>
      </w:r>
      <w:r>
        <w:t>determine the angle between the current front direction of the object (</w:t>
      </w:r>
      <w:proofErr w:type="spellStart"/>
      <w:r w:rsidRPr="00B0322C">
        <w:rPr>
          <w:rStyle w:val="CodeInline"/>
        </w:rPr>
        <w:t>fdir</w:t>
      </w:r>
      <w:proofErr w:type="spellEnd"/>
      <w:r>
        <w:t xml:space="preserve">) and the direction toward the destination position </w:t>
      </w:r>
      <w:r w:rsidRPr="001E76E7">
        <w:rPr>
          <w:rStyle w:val="CodeInline"/>
        </w:rPr>
        <w:t>p</w:t>
      </w:r>
      <w:r>
        <w:t xml:space="preserve"> (</w:t>
      </w:r>
      <w:proofErr w:type="spellStart"/>
      <w:r w:rsidRPr="00177C28">
        <w:rPr>
          <w:rStyle w:val="CodeInline"/>
        </w:rPr>
        <w:t>dir</w:t>
      </w:r>
      <w:proofErr w:type="spellEnd"/>
      <w:r>
        <w:t>). If these two vectors are pointing in the same direction, the function returns. This computation is illustrated in Figure 6-10.</w:t>
      </w:r>
    </w:p>
    <w:p w14:paraId="06F123CD" w14:textId="77777777" w:rsidR="006723AB" w:rsidRDefault="006723AB" w:rsidP="006723AB">
      <w:pPr>
        <w:pStyle w:val="Figure"/>
      </w:pPr>
      <w:r>
        <w:rPr>
          <w:noProof/>
        </w:rPr>
        <w:drawing>
          <wp:inline distT="0" distB="0" distL="0" distR="0" wp14:anchorId="616D0433" wp14:editId="2E470B65">
            <wp:extent cx="2081530" cy="1974850"/>
            <wp:effectExtent l="0" t="0" r="0" b="0"/>
            <wp:docPr id="118" name="Picture 68" descr="6-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6-10"/>
                    <pic:cNvPicPr>
                      <a:picLocks noChangeAspect="1" noChangeArrowheads="1"/>
                    </pic:cNvPicPr>
                  </pic:nvPicPr>
                  <pic:blipFill>
                    <a:blip r:embed="rId20">
                      <a:grayscl/>
                      <a:extLst>
                        <a:ext uri="{28A0092B-C50C-407E-A947-70E740481C1C}">
                          <a14:useLocalDpi xmlns:a14="http://schemas.microsoft.com/office/drawing/2010/main" val="0"/>
                        </a:ext>
                      </a:extLst>
                    </a:blip>
                    <a:srcRect/>
                    <a:stretch>
                      <a:fillRect/>
                    </a:stretch>
                  </pic:blipFill>
                  <pic:spPr bwMode="auto">
                    <a:xfrm>
                      <a:off x="0" y="0"/>
                      <a:ext cx="2081530" cy="1974850"/>
                    </a:xfrm>
                    <a:prstGeom prst="rect">
                      <a:avLst/>
                    </a:prstGeom>
                    <a:noFill/>
                    <a:ln>
                      <a:noFill/>
                    </a:ln>
                  </pic:spPr>
                </pic:pic>
              </a:graphicData>
            </a:graphic>
          </wp:inline>
        </w:drawing>
      </w:r>
    </w:p>
    <w:p w14:paraId="6BF7221F" w14:textId="77777777" w:rsidR="006723AB" w:rsidRDefault="006723AB" w:rsidP="006723AB">
      <w:pPr>
        <w:pStyle w:val="FigureCaption"/>
      </w:pPr>
      <w:r>
        <w:t>Figure 6-10. A GameObject (Brain) chasing a target (Hero)</w:t>
      </w:r>
    </w:p>
    <w:p w14:paraId="02E4F760" w14:textId="77777777" w:rsidR="006723AB" w:rsidRDefault="006723AB" w:rsidP="00E60016">
      <w:pPr>
        <w:pStyle w:val="NumSubList"/>
        <w:numPr>
          <w:ilvl w:val="0"/>
          <w:numId w:val="15"/>
        </w:numPr>
        <w:ind w:left="1440"/>
      </w:pPr>
      <w:r>
        <w:t xml:space="preserve">Step C checks for the range of </w:t>
      </w:r>
      <w:proofErr w:type="spellStart"/>
      <w:r w:rsidRPr="000E2427">
        <w:rPr>
          <w:rStyle w:val="CodeInline"/>
        </w:rPr>
        <w:t>cosTheta</w:t>
      </w:r>
      <w:proofErr w:type="spellEnd"/>
      <w:r>
        <w:t>. This is a step that must be performed because of the inaccuracy of floating-point operations in JavaScript.</w:t>
      </w:r>
    </w:p>
    <w:p w14:paraId="24F2D7F2" w14:textId="77777777" w:rsidR="006723AB" w:rsidRDefault="006723AB" w:rsidP="00E60016">
      <w:pPr>
        <w:pStyle w:val="NumSubList"/>
        <w:numPr>
          <w:ilvl w:val="0"/>
          <w:numId w:val="15"/>
        </w:numPr>
        <w:ind w:left="1440"/>
      </w:pPr>
      <w:r>
        <w:t>Step D computes the results of the c</w:t>
      </w:r>
      <w:r w:rsidRPr="000D6D86">
        <w:t xml:space="preserve">ross </w:t>
      </w:r>
      <w:r>
        <w:t>p</w:t>
      </w:r>
      <w:r w:rsidRPr="000D6D86">
        <w:t xml:space="preserve">roduct to </w:t>
      </w:r>
      <w:r>
        <w:t xml:space="preserve">determine whether the current </w:t>
      </w:r>
      <w:proofErr w:type="spellStart"/>
      <w:r w:rsidRPr="0092571C">
        <w:rPr>
          <w:rStyle w:val="CodeInline"/>
        </w:rPr>
        <w:t>GameObject</w:t>
      </w:r>
      <w:proofErr w:type="spellEnd"/>
      <w:r>
        <w:t xml:space="preserve"> should be turning clockwise or counterclockwise to face toward the destination position </w:t>
      </w:r>
      <w:r w:rsidRPr="0092571C">
        <w:rPr>
          <w:rStyle w:val="CodeInline"/>
        </w:rPr>
        <w:t>p</w:t>
      </w:r>
      <w:r>
        <w:t>.</w:t>
      </w:r>
    </w:p>
    <w:p w14:paraId="13532FFE" w14:textId="77777777" w:rsidR="006723AB" w:rsidRPr="000D3070" w:rsidRDefault="006723AB" w:rsidP="00E60016">
      <w:pPr>
        <w:pStyle w:val="NumSubList"/>
        <w:numPr>
          <w:ilvl w:val="0"/>
          <w:numId w:val="15"/>
        </w:numPr>
        <w:ind w:left="1440"/>
      </w:pPr>
      <w:r>
        <w:t xml:space="preserve">Step E rotates </w:t>
      </w:r>
      <w:proofErr w:type="spellStart"/>
      <w:r w:rsidRPr="00BA5DE2">
        <w:rPr>
          <w:rStyle w:val="CodeInline"/>
        </w:rPr>
        <w:t>mCurrentFrontDir</w:t>
      </w:r>
      <w:proofErr w:type="spellEnd"/>
      <w:r>
        <w:t xml:space="preserve"> and sets the rotation in the </w:t>
      </w:r>
      <w:r w:rsidRPr="00BA5DE2">
        <w:rPr>
          <w:rStyle w:val="CodeInline"/>
        </w:rPr>
        <w:t>Transform</w:t>
      </w:r>
      <w:r>
        <w:t xml:space="preserve"> of the </w:t>
      </w:r>
      <w:proofErr w:type="spellStart"/>
      <w:r w:rsidRPr="00BA5DE2">
        <w:rPr>
          <w:rStyle w:val="CodeInline"/>
        </w:rPr>
        <w:t>Renderable</w:t>
      </w:r>
      <w:proofErr w:type="spellEnd"/>
      <w:r>
        <w:t xml:space="preserve"> object.</w:t>
      </w:r>
    </w:p>
    <w:p w14:paraId="7964DBEB" w14:textId="77777777" w:rsidR="006723AB" w:rsidRPr="00CE5DB6" w:rsidRDefault="006723AB" w:rsidP="00E60016">
      <w:pPr>
        <w:pStyle w:val="NumList"/>
        <w:numPr>
          <w:ilvl w:val="0"/>
          <w:numId w:val="8"/>
        </w:numPr>
      </w:pPr>
      <w:r>
        <w:t>Add a function to update the object’s position with its direction and speed</w:t>
      </w:r>
      <w:r>
        <w:fldChar w:fldCharType="begin"/>
      </w:r>
      <w:r>
        <w:instrText xml:space="preserve"> XE "</w:instrText>
      </w:r>
      <w:r w:rsidRPr="00537262">
        <w:instrText>Front and Chase Project:GameObject modification</w:instrText>
      </w:r>
      <w:r>
        <w:instrText xml:space="preserve">" </w:instrText>
      </w:r>
      <w:r>
        <w:fldChar w:fldCharType="end"/>
      </w:r>
      <w:r>
        <w:t>.</w:t>
      </w:r>
    </w:p>
    <w:p w14:paraId="2B60AB53" w14:textId="3208FE3F" w:rsidR="00A90518" w:rsidRDefault="00A90518" w:rsidP="00A90518">
      <w:pPr>
        <w:pStyle w:val="Code"/>
      </w:pPr>
      <w:r>
        <w:t>update() {</w:t>
      </w:r>
    </w:p>
    <w:p w14:paraId="36995729" w14:textId="510C7848" w:rsidR="00A90518" w:rsidRDefault="00A90518" w:rsidP="00A90518">
      <w:pPr>
        <w:pStyle w:val="Code"/>
      </w:pPr>
      <w:r>
        <w:t xml:space="preserve">    // simple default behavior</w:t>
      </w:r>
    </w:p>
    <w:p w14:paraId="33B188BA" w14:textId="01336482" w:rsidR="00A90518" w:rsidRDefault="00A90518" w:rsidP="00A90518">
      <w:pPr>
        <w:pStyle w:val="Code"/>
      </w:pPr>
      <w:r>
        <w:t xml:space="preserve">    let pos = this.getXform().getPosition();</w:t>
      </w:r>
    </w:p>
    <w:p w14:paraId="3CD71054" w14:textId="73C8535D" w:rsidR="00A90518" w:rsidRDefault="00A90518" w:rsidP="00A90518">
      <w:pPr>
        <w:pStyle w:val="Code"/>
      </w:pPr>
      <w:r>
        <w:t xml:space="preserve">    vec2.scaleAndAdd(pos, pos, this.getCurrentFrontDir(), this.getSpeed());</w:t>
      </w:r>
    </w:p>
    <w:p w14:paraId="73AB9E58" w14:textId="6C746FC3" w:rsidR="00A90518" w:rsidRPr="000D3070" w:rsidRDefault="00A90518" w:rsidP="00A90518">
      <w:pPr>
        <w:pStyle w:val="Code"/>
      </w:pPr>
      <w:r>
        <w:t>}</w:t>
      </w:r>
    </w:p>
    <w:p w14:paraId="3A20A306" w14:textId="77777777" w:rsidR="006723AB" w:rsidRDefault="006723AB" w:rsidP="006723AB">
      <w:pPr>
        <w:pStyle w:val="BodyTextCont"/>
      </w:pPr>
      <w:r>
        <w:t xml:space="preserve">Notice that if the </w:t>
      </w:r>
      <w:proofErr w:type="spellStart"/>
      <w:r w:rsidRPr="0025676A">
        <w:rPr>
          <w:rStyle w:val="CodeInline"/>
        </w:rPr>
        <w:t>mCurrentFrontDir</w:t>
      </w:r>
      <w:proofErr w:type="spellEnd"/>
      <w:r>
        <w:t xml:space="preserve"> is modified by the </w:t>
      </w:r>
      <w:proofErr w:type="spellStart"/>
      <w:r w:rsidRPr="0025676A">
        <w:rPr>
          <w:rStyle w:val="CodeInline"/>
        </w:rPr>
        <w:t>rotateObjPointTo</w:t>
      </w:r>
      <w:proofErr w:type="spellEnd"/>
      <w:r w:rsidRPr="0025676A">
        <w:rPr>
          <w:rStyle w:val="CodeInline"/>
        </w:rPr>
        <w:t>()</w:t>
      </w:r>
      <w:r>
        <w:t xml:space="preserve"> function, then this </w:t>
      </w:r>
      <w:r w:rsidRPr="000A2B88">
        <w:rPr>
          <w:rStyle w:val="CodeInline"/>
        </w:rPr>
        <w:t>update()</w:t>
      </w:r>
      <w:r>
        <w:t xml:space="preserve"> function will move the object toward the target position </w:t>
      </w:r>
      <w:r w:rsidRPr="00CC6026">
        <w:rPr>
          <w:rStyle w:val="CodeInline"/>
        </w:rPr>
        <w:t>p</w:t>
      </w:r>
      <w:r>
        <w:t>, and the object will behave as though it is chasing the target.</w:t>
      </w:r>
    </w:p>
    <w:p w14:paraId="111AE9C2" w14:textId="77777777" w:rsidR="006723AB" w:rsidRPr="00CE5DB6" w:rsidRDefault="006723AB" w:rsidP="00E60016">
      <w:pPr>
        <w:pStyle w:val="NumList"/>
        <w:numPr>
          <w:ilvl w:val="0"/>
          <w:numId w:val="8"/>
        </w:numPr>
      </w:pPr>
      <w:r>
        <w:t xml:space="preserve">Add a </w:t>
      </w:r>
      <w:r w:rsidRPr="006723AB">
        <w:t>function</w:t>
      </w:r>
      <w:r>
        <w:t xml:space="preserve"> to draw the object based on the visibility setting.</w:t>
      </w:r>
    </w:p>
    <w:p w14:paraId="0A070513" w14:textId="0A281385" w:rsidR="00A90518" w:rsidRDefault="00A90518" w:rsidP="00A90518">
      <w:pPr>
        <w:pStyle w:val="Code"/>
      </w:pPr>
      <w:r>
        <w:lastRenderedPageBreak/>
        <w:t>draw(aCamera) {</w:t>
      </w:r>
    </w:p>
    <w:p w14:paraId="4A5A5A4E" w14:textId="04E47F92" w:rsidR="00A90518" w:rsidRDefault="00A90518" w:rsidP="00A90518">
      <w:pPr>
        <w:pStyle w:val="Code"/>
      </w:pPr>
      <w:r>
        <w:t xml:space="preserve">    if (this.isVisible()) {</w:t>
      </w:r>
    </w:p>
    <w:p w14:paraId="07474937" w14:textId="5C470B0F" w:rsidR="00A90518" w:rsidRDefault="00A90518" w:rsidP="00A90518">
      <w:pPr>
        <w:pStyle w:val="Code"/>
      </w:pPr>
      <w:r>
        <w:t xml:space="preserve">        this.mRenderComponent.draw(aCamera);</w:t>
      </w:r>
    </w:p>
    <w:p w14:paraId="54D08584" w14:textId="0BF3F9B2" w:rsidR="00A90518" w:rsidRDefault="00A90518" w:rsidP="00A90518">
      <w:pPr>
        <w:pStyle w:val="Code"/>
      </w:pPr>
      <w:r>
        <w:t xml:space="preserve">    }</w:t>
      </w:r>
    </w:p>
    <w:p w14:paraId="28EF19B6" w14:textId="1B832DC9" w:rsidR="00A90518" w:rsidRPr="00186CAA" w:rsidRDefault="00A90518" w:rsidP="00A90518">
      <w:pPr>
        <w:pStyle w:val="Code"/>
      </w:pPr>
      <w:r>
        <w:t>}</w:t>
      </w:r>
    </w:p>
    <w:p w14:paraId="1C6C0E32" w14:textId="77777777" w:rsidR="006723AB" w:rsidRDefault="006723AB" w:rsidP="006723AB">
      <w:pPr>
        <w:pStyle w:val="Heading3"/>
      </w:pPr>
      <w:r>
        <w:t>Test the Chasing Functionality</w:t>
      </w:r>
    </w:p>
    <w:p w14:paraId="78695C64" w14:textId="77777777" w:rsidR="006723AB" w:rsidRPr="00FF3573" w:rsidRDefault="006723AB" w:rsidP="006723AB">
      <w:pPr>
        <w:pStyle w:val="BodyTextFirst"/>
      </w:pPr>
      <w:r>
        <w:t xml:space="preserve">The strategy and goals of this test case are to create a steerable </w:t>
      </w:r>
      <w:r w:rsidRPr="00C170DE">
        <w:rPr>
          <w:rStyle w:val="CodeInline"/>
        </w:rPr>
        <w:t>Brain</w:t>
      </w:r>
      <w:r>
        <w:t xml:space="preserve"> object for testing traveling along a predefined front direction and direct the </w:t>
      </w:r>
      <w:r w:rsidRPr="00C170DE">
        <w:rPr>
          <w:rStyle w:val="CodeInline"/>
        </w:rPr>
        <w:t>Brain</w:t>
      </w:r>
      <w:r>
        <w:t xml:space="preserve"> object to chase after the </w:t>
      </w:r>
      <w:r w:rsidRPr="00C170DE">
        <w:rPr>
          <w:rStyle w:val="CodeInline"/>
        </w:rPr>
        <w:t>Hero</w:t>
      </w:r>
      <w:r w:rsidRPr="00C170DE">
        <w:t xml:space="preserve"> </w:t>
      </w:r>
      <w:r>
        <w:t>object to test the chasing functionality.</w:t>
      </w:r>
    </w:p>
    <w:p w14:paraId="7D0A6C6C" w14:textId="77777777" w:rsidR="006723AB" w:rsidRDefault="006723AB" w:rsidP="006723AB">
      <w:pPr>
        <w:pStyle w:val="Heading4"/>
      </w:pPr>
      <w:r>
        <w:t xml:space="preserve">Define the Brain </w:t>
      </w:r>
      <w:proofErr w:type="spellStart"/>
      <w:r>
        <w:t>GameObject</w:t>
      </w:r>
      <w:proofErr w:type="spellEnd"/>
      <w:r>
        <w:fldChar w:fldCharType="begin"/>
      </w:r>
      <w:r>
        <w:instrText xml:space="preserve"> XE "</w:instrText>
      </w:r>
      <w:r w:rsidRPr="00537262">
        <w:instrText>Brain GameObject</w:instrText>
      </w:r>
      <w:r>
        <w:instrText xml:space="preserve">" </w:instrText>
      </w:r>
      <w:r>
        <w:fldChar w:fldCharType="end"/>
      </w:r>
      <w:r>
        <w:fldChar w:fldCharType="begin"/>
      </w:r>
      <w:r>
        <w:instrText xml:space="preserve"> XE "</w:instrText>
      </w:r>
      <w:r w:rsidRPr="00537262">
        <w:instrText>Front and Chase Project:functionality:Brain GameObject</w:instrText>
      </w:r>
      <w:r>
        <w:instrText xml:space="preserve">" </w:instrText>
      </w:r>
      <w:r>
        <w:fldChar w:fldCharType="end"/>
      </w:r>
    </w:p>
    <w:p w14:paraId="13EE746E" w14:textId="77777777" w:rsidR="006723AB" w:rsidRDefault="006723AB" w:rsidP="006723AB">
      <w:pPr>
        <w:pStyle w:val="BodyTextFirst"/>
      </w:pPr>
      <w:r>
        <w:t xml:space="preserve">The </w:t>
      </w:r>
      <w:r w:rsidRPr="0098468D">
        <w:rPr>
          <w:rStyle w:val="CodeInline"/>
        </w:rPr>
        <w:t>Brain</w:t>
      </w:r>
      <w:r>
        <w:t xml:space="preserve"> object will travel along its front direction under the control of the user’s Left/Right Arrow keys for steering:</w:t>
      </w:r>
    </w:p>
    <w:p w14:paraId="3DF569EA" w14:textId="6D0DDA62" w:rsidR="006723AB" w:rsidRPr="001C7AE5" w:rsidRDefault="006723AB" w:rsidP="00E60016">
      <w:pPr>
        <w:pStyle w:val="NumList"/>
        <w:numPr>
          <w:ilvl w:val="0"/>
          <w:numId w:val="8"/>
        </w:numPr>
      </w:pPr>
      <w:r w:rsidRPr="006723AB">
        <w:t>Create</w:t>
      </w:r>
      <w:r w:rsidRPr="006A27C6">
        <w:t xml:space="preserve"> a new file in the </w:t>
      </w:r>
      <w:proofErr w:type="spellStart"/>
      <w:r w:rsidRPr="00345DDA">
        <w:rPr>
          <w:rStyle w:val="CodeInline"/>
        </w:rPr>
        <w:t>src</w:t>
      </w:r>
      <w:proofErr w:type="spellEnd"/>
      <w:r w:rsidRPr="00345DDA">
        <w:rPr>
          <w:rStyle w:val="CodeInline"/>
        </w:rPr>
        <w:t>/</w:t>
      </w:r>
      <w:proofErr w:type="spellStart"/>
      <w:r w:rsidR="00A90518">
        <w:rPr>
          <w:rStyle w:val="CodeInline"/>
        </w:rPr>
        <w:t>m</w:t>
      </w:r>
      <w:r>
        <w:rPr>
          <w:rStyle w:val="CodeInline"/>
        </w:rPr>
        <w:t>y</w:t>
      </w:r>
      <w:r w:rsidR="00A90518">
        <w:rPr>
          <w:rStyle w:val="CodeInline"/>
        </w:rPr>
        <w:t>_g</w:t>
      </w:r>
      <w:r>
        <w:rPr>
          <w:rStyle w:val="CodeInline"/>
        </w:rPr>
        <w:t>ame</w:t>
      </w:r>
      <w:proofErr w:type="spellEnd"/>
      <w:r w:rsidRPr="00345DDA">
        <w:rPr>
          <w:rStyle w:val="CodeInline"/>
        </w:rPr>
        <w:t>/</w:t>
      </w:r>
      <w:r w:rsidR="00A90518">
        <w:rPr>
          <w:rStyle w:val="CodeInline"/>
        </w:rPr>
        <w:t>o</w:t>
      </w:r>
      <w:r>
        <w:rPr>
          <w:rStyle w:val="CodeInline"/>
        </w:rPr>
        <w:t xml:space="preserve">bjects </w:t>
      </w:r>
      <w:r w:rsidRPr="00345DDA">
        <w:t xml:space="preserve">folder and name it </w:t>
      </w:r>
      <w:r w:rsidR="00A90518">
        <w:rPr>
          <w:rStyle w:val="CodeInline"/>
        </w:rPr>
        <w:t>b</w:t>
      </w:r>
      <w:r>
        <w:rPr>
          <w:rStyle w:val="CodeInline"/>
        </w:rPr>
        <w:t>rain</w:t>
      </w:r>
      <w:r w:rsidRPr="00345DDA">
        <w:rPr>
          <w:rStyle w:val="CodeInline"/>
        </w:rPr>
        <w:t>.js</w:t>
      </w:r>
      <w:r>
        <w:t xml:space="preserve">. Define this as a subclass of </w:t>
      </w:r>
      <w:proofErr w:type="spellStart"/>
      <w:r w:rsidRPr="005E0388">
        <w:rPr>
          <w:rStyle w:val="CodeInline"/>
        </w:rPr>
        <w:t>GameObject</w:t>
      </w:r>
      <w:proofErr w:type="spellEnd"/>
      <w:r>
        <w:t xml:space="preserve"> and implement the constructor to initialize the appearance and initial behavior of the object.</w:t>
      </w:r>
    </w:p>
    <w:p w14:paraId="594B4377" w14:textId="69DC4504" w:rsidR="00A90518" w:rsidRDefault="00A90518" w:rsidP="00A90518">
      <w:pPr>
        <w:pStyle w:val="Code"/>
      </w:pPr>
      <w:r>
        <w:t>class Brain extends engine.GameObject {</w:t>
      </w:r>
    </w:p>
    <w:p w14:paraId="376807A5" w14:textId="77777777" w:rsidR="00A90518" w:rsidRDefault="00A90518" w:rsidP="00A90518">
      <w:pPr>
        <w:pStyle w:val="Code"/>
      </w:pPr>
      <w:r>
        <w:t xml:space="preserve">    constructor(spriteTexture) {</w:t>
      </w:r>
    </w:p>
    <w:p w14:paraId="2CFA0F7F" w14:textId="77777777" w:rsidR="00A90518" w:rsidRDefault="00A90518" w:rsidP="00A90518">
      <w:pPr>
        <w:pStyle w:val="Code"/>
      </w:pPr>
      <w:r>
        <w:t xml:space="preserve">        super(null);</w:t>
      </w:r>
    </w:p>
    <w:p w14:paraId="10314AB7" w14:textId="77777777" w:rsidR="00A90518" w:rsidRDefault="00A90518" w:rsidP="00A90518">
      <w:pPr>
        <w:pStyle w:val="Code"/>
      </w:pPr>
      <w:r>
        <w:t xml:space="preserve">        this.kDeltaDegree = 1;</w:t>
      </w:r>
    </w:p>
    <w:p w14:paraId="4E0BFE36" w14:textId="77777777" w:rsidR="00A90518" w:rsidRDefault="00A90518" w:rsidP="00A90518">
      <w:pPr>
        <w:pStyle w:val="Code"/>
      </w:pPr>
      <w:r>
        <w:t xml:space="preserve">        this.kDeltaRad = Math.PI * this.kDeltaDegree / 180;</w:t>
      </w:r>
    </w:p>
    <w:p w14:paraId="3D242C24" w14:textId="77777777" w:rsidR="00A90518" w:rsidRDefault="00A90518" w:rsidP="00A90518">
      <w:pPr>
        <w:pStyle w:val="Code"/>
      </w:pPr>
      <w:r>
        <w:t xml:space="preserve">        this.kDeltaSpeed = 0.01;</w:t>
      </w:r>
    </w:p>
    <w:p w14:paraId="2FBE48B5" w14:textId="77777777" w:rsidR="00A90518" w:rsidRDefault="00A90518" w:rsidP="00A90518">
      <w:pPr>
        <w:pStyle w:val="Code"/>
      </w:pPr>
      <w:r>
        <w:t xml:space="preserve">        this.mRenderComponent =  new engine.SpriteRenderable(spriteTexture);</w:t>
      </w:r>
    </w:p>
    <w:p w14:paraId="31F80340" w14:textId="77777777" w:rsidR="00A90518" w:rsidRDefault="00A90518" w:rsidP="00A90518">
      <w:pPr>
        <w:pStyle w:val="Code"/>
      </w:pPr>
      <w:r>
        <w:t xml:space="preserve">        this.mRenderComponent.setColor([1, 1, 1, 0]);</w:t>
      </w:r>
    </w:p>
    <w:p w14:paraId="12A16A45" w14:textId="77777777" w:rsidR="00A90518" w:rsidRDefault="00A90518" w:rsidP="00A90518">
      <w:pPr>
        <w:pStyle w:val="Code"/>
      </w:pPr>
      <w:r>
        <w:t xml:space="preserve">        this.mRenderComponent.getXform().setPosition(50, 10);</w:t>
      </w:r>
    </w:p>
    <w:p w14:paraId="55769F7F" w14:textId="77777777" w:rsidR="00A90518" w:rsidRDefault="00A90518" w:rsidP="00A90518">
      <w:pPr>
        <w:pStyle w:val="Code"/>
      </w:pPr>
      <w:r>
        <w:t xml:space="preserve">        this.mRenderComponent.getXform().setSize(3, 5.4);</w:t>
      </w:r>
    </w:p>
    <w:p w14:paraId="42D1C173" w14:textId="77777777" w:rsidR="00A90518" w:rsidRDefault="00A90518" w:rsidP="00A90518">
      <w:pPr>
        <w:pStyle w:val="Code"/>
      </w:pPr>
      <w:r>
        <w:t xml:space="preserve">        this.mRenderComponent.setElementPixelPositions(600, 700, 0, 180);</w:t>
      </w:r>
    </w:p>
    <w:p w14:paraId="03F72B5A" w14:textId="77777777" w:rsidR="00A90518" w:rsidRDefault="00A90518" w:rsidP="00A90518">
      <w:pPr>
        <w:pStyle w:val="Code"/>
      </w:pPr>
    </w:p>
    <w:p w14:paraId="3C46D59E" w14:textId="77777777" w:rsidR="00A90518" w:rsidRDefault="00A90518" w:rsidP="00A90518">
      <w:pPr>
        <w:pStyle w:val="Code"/>
      </w:pPr>
      <w:r>
        <w:t xml:space="preserve">        this.setSpeed(0.05);</w:t>
      </w:r>
    </w:p>
    <w:p w14:paraId="0E2F02CC" w14:textId="425098E6" w:rsidR="00A90518" w:rsidRDefault="00A90518" w:rsidP="00A90518">
      <w:pPr>
        <w:pStyle w:val="Code"/>
      </w:pPr>
      <w:r>
        <w:t xml:space="preserve">    }</w:t>
      </w:r>
    </w:p>
    <w:p w14:paraId="29067F5B" w14:textId="5EA11C52" w:rsidR="00A90518" w:rsidRPr="000D3070" w:rsidRDefault="00A90518" w:rsidP="00A90518">
      <w:pPr>
        <w:pStyle w:val="Code"/>
      </w:pPr>
      <w:r>
        <w:t>… implementation to follow …</w:t>
      </w:r>
    </w:p>
    <w:p w14:paraId="668B6566" w14:textId="77777777" w:rsidR="006723AB" w:rsidRPr="001C7AE5" w:rsidRDefault="006723AB" w:rsidP="00E60016">
      <w:pPr>
        <w:pStyle w:val="NumList"/>
        <w:numPr>
          <w:ilvl w:val="0"/>
          <w:numId w:val="8"/>
        </w:numPr>
      </w:pPr>
      <w:r>
        <w:t xml:space="preserve">Override the </w:t>
      </w:r>
      <w:r w:rsidRPr="001F0191">
        <w:rPr>
          <w:rStyle w:val="CodeInline"/>
        </w:rPr>
        <w:t>update()</w:t>
      </w:r>
      <w:r>
        <w:t xml:space="preserve"> function to support user steering and </w:t>
      </w:r>
      <w:r w:rsidRPr="006723AB">
        <w:t>controlling</w:t>
      </w:r>
      <w:r>
        <w:t xml:space="preserve"> the speed. Notice that the default </w:t>
      </w:r>
      <w:r w:rsidRPr="00300DA1">
        <w:rPr>
          <w:rStyle w:val="CodeInline"/>
        </w:rPr>
        <w:t>update()</w:t>
      </w:r>
      <w:r>
        <w:t xml:space="preserve"> function in the </w:t>
      </w:r>
      <w:proofErr w:type="spellStart"/>
      <w:r w:rsidRPr="00300DA1">
        <w:rPr>
          <w:rStyle w:val="CodeInline"/>
        </w:rPr>
        <w:t>GameObject</w:t>
      </w:r>
      <w:proofErr w:type="spellEnd"/>
      <w:r>
        <w:t xml:space="preserve"> must be called to support the basic traveling of the object along the front direction according to its speed.</w:t>
      </w:r>
      <w:r w:rsidRPr="000D3070">
        <w:t xml:space="preserve"> </w:t>
      </w:r>
    </w:p>
    <w:p w14:paraId="7CC1624D" w14:textId="15C8A168" w:rsidR="00314270" w:rsidRDefault="00314270" w:rsidP="00314270">
      <w:pPr>
        <w:pStyle w:val="Code"/>
      </w:pPr>
      <w:r>
        <w:t>update() {</w:t>
      </w:r>
    </w:p>
    <w:p w14:paraId="21E53137" w14:textId="3A97A47A" w:rsidR="00314270" w:rsidRDefault="00314270" w:rsidP="00314270">
      <w:pPr>
        <w:pStyle w:val="Code"/>
      </w:pPr>
      <w:r>
        <w:t xml:space="preserve">    engine.GameObject.prototype.update.call(this);</w:t>
      </w:r>
    </w:p>
    <w:p w14:paraId="709DCD97" w14:textId="2ECAD33B" w:rsidR="00314270" w:rsidRDefault="00314270" w:rsidP="00314270">
      <w:pPr>
        <w:pStyle w:val="Code"/>
      </w:pPr>
      <w:r>
        <w:t xml:space="preserve">    let xf = this.getXform();</w:t>
      </w:r>
    </w:p>
    <w:p w14:paraId="70E5060D" w14:textId="7DA82696" w:rsidR="00314270" w:rsidRDefault="00314270" w:rsidP="00314270">
      <w:pPr>
        <w:pStyle w:val="Code"/>
      </w:pPr>
      <w:r>
        <w:t xml:space="preserve">    let fdir = this.getCurrentFrontDir();</w:t>
      </w:r>
    </w:p>
    <w:p w14:paraId="1D2605A7" w14:textId="4EC6D66C" w:rsidR="00314270" w:rsidRDefault="00314270" w:rsidP="00314270">
      <w:pPr>
        <w:pStyle w:val="Code"/>
      </w:pPr>
      <w:r>
        <w:t xml:space="preserve">    if (engine.input.isKeyPressed(engine.input.keys.Left)) {</w:t>
      </w:r>
    </w:p>
    <w:p w14:paraId="56B3A4EB" w14:textId="3A6BB229" w:rsidR="00314270" w:rsidRDefault="00314270" w:rsidP="00314270">
      <w:pPr>
        <w:pStyle w:val="Code"/>
      </w:pPr>
      <w:r>
        <w:t xml:space="preserve">        xf.incRotationByDegree(this.kDeltaDegree);</w:t>
      </w:r>
    </w:p>
    <w:p w14:paraId="44CAAFA0" w14:textId="47463FBC" w:rsidR="00314270" w:rsidRDefault="00314270" w:rsidP="00314270">
      <w:pPr>
        <w:pStyle w:val="Code"/>
      </w:pPr>
      <w:r>
        <w:t xml:space="preserve">        vec2.rotate(fdir, fdir, this.kDeltaRad);</w:t>
      </w:r>
    </w:p>
    <w:p w14:paraId="2EC06850" w14:textId="7D1C795B" w:rsidR="00314270" w:rsidRDefault="00314270" w:rsidP="00314270">
      <w:pPr>
        <w:pStyle w:val="Code"/>
      </w:pPr>
      <w:r>
        <w:t xml:space="preserve">    }</w:t>
      </w:r>
    </w:p>
    <w:p w14:paraId="266EA114" w14:textId="177418C1" w:rsidR="00314270" w:rsidRDefault="00314270" w:rsidP="00314270">
      <w:pPr>
        <w:pStyle w:val="Code"/>
      </w:pPr>
      <w:r>
        <w:t xml:space="preserve">    if (engine.input.isKeyPressed(engine.input.keys.Right)) {</w:t>
      </w:r>
    </w:p>
    <w:p w14:paraId="7D2631D6" w14:textId="4F9353BD" w:rsidR="00314270" w:rsidRDefault="00314270" w:rsidP="00314270">
      <w:pPr>
        <w:pStyle w:val="Code"/>
      </w:pPr>
      <w:r>
        <w:lastRenderedPageBreak/>
        <w:t xml:space="preserve">        xf.incRotationByRad(-this.kDeltaRad);</w:t>
      </w:r>
    </w:p>
    <w:p w14:paraId="3D52DA13" w14:textId="58779D1E" w:rsidR="00314270" w:rsidRDefault="00314270" w:rsidP="00314270">
      <w:pPr>
        <w:pStyle w:val="Code"/>
      </w:pPr>
      <w:r>
        <w:t xml:space="preserve">        vec2.rotate(fdir, fdir, -this.kDeltaRad);</w:t>
      </w:r>
    </w:p>
    <w:p w14:paraId="2E84E425" w14:textId="30E85757" w:rsidR="00314270" w:rsidRDefault="00314270" w:rsidP="00314270">
      <w:pPr>
        <w:pStyle w:val="Code"/>
      </w:pPr>
      <w:r>
        <w:t xml:space="preserve">    }</w:t>
      </w:r>
    </w:p>
    <w:p w14:paraId="3B311FBB" w14:textId="6794C3C6" w:rsidR="00314270" w:rsidRDefault="00314270" w:rsidP="00314270">
      <w:pPr>
        <w:pStyle w:val="Code"/>
      </w:pPr>
      <w:r>
        <w:t xml:space="preserve">    if (engine.input.isKeyClicked(engine.input.keys.Up)) {</w:t>
      </w:r>
    </w:p>
    <w:p w14:paraId="669B1CED" w14:textId="3CD73C8C" w:rsidR="00314270" w:rsidRDefault="00314270" w:rsidP="00314270">
      <w:pPr>
        <w:pStyle w:val="Code"/>
      </w:pPr>
      <w:r>
        <w:t xml:space="preserve">        this.incSpeedBy(this.kDeltaSpeed);</w:t>
      </w:r>
    </w:p>
    <w:p w14:paraId="67B1A1B0" w14:textId="3168C674" w:rsidR="00314270" w:rsidRDefault="00314270" w:rsidP="00314270">
      <w:pPr>
        <w:pStyle w:val="Code"/>
      </w:pPr>
      <w:r>
        <w:t xml:space="preserve">    }</w:t>
      </w:r>
    </w:p>
    <w:p w14:paraId="2494C4DD" w14:textId="0DFAD879" w:rsidR="00314270" w:rsidRDefault="00314270" w:rsidP="00314270">
      <w:pPr>
        <w:pStyle w:val="Code"/>
      </w:pPr>
      <w:r>
        <w:t xml:space="preserve">    if (engine.input.isKeyClicked(engine.input.keys.Down)) {</w:t>
      </w:r>
    </w:p>
    <w:p w14:paraId="7A5129A6" w14:textId="2A45D216" w:rsidR="00314270" w:rsidRDefault="00314270" w:rsidP="00314270">
      <w:pPr>
        <w:pStyle w:val="Code"/>
      </w:pPr>
      <w:r>
        <w:t xml:space="preserve">        this.incSpeedBy(-this.kDeltaSpeed);</w:t>
      </w:r>
    </w:p>
    <w:p w14:paraId="16B7BD91" w14:textId="0FF72BDF" w:rsidR="00314270" w:rsidRDefault="00314270" w:rsidP="00314270">
      <w:pPr>
        <w:pStyle w:val="Code"/>
      </w:pPr>
      <w:r>
        <w:t xml:space="preserve">    }</w:t>
      </w:r>
    </w:p>
    <w:p w14:paraId="4ED68A48" w14:textId="1E741D7F" w:rsidR="00314270" w:rsidRPr="006D09D5" w:rsidRDefault="00314270" w:rsidP="00314270">
      <w:pPr>
        <w:pStyle w:val="Code"/>
      </w:pPr>
      <w:r>
        <w:t>}</w:t>
      </w:r>
    </w:p>
    <w:p w14:paraId="68EF0F2F" w14:textId="77777777" w:rsidR="006723AB" w:rsidRDefault="006723AB" w:rsidP="006723AB">
      <w:pPr>
        <w:pStyle w:val="Heading4"/>
      </w:pPr>
      <w:r>
        <w:t xml:space="preserve">The </w:t>
      </w:r>
      <w:proofErr w:type="spellStart"/>
      <w:r>
        <w:t>MyGame</w:t>
      </w:r>
      <w:proofErr w:type="spellEnd"/>
      <w:r>
        <w:t xml:space="preserve"> Scene</w:t>
      </w:r>
      <w:r>
        <w:fldChar w:fldCharType="begin"/>
      </w:r>
      <w:r>
        <w:instrText xml:space="preserve"> XE "</w:instrText>
      </w:r>
      <w:r w:rsidRPr="00537262">
        <w:instrText>Front and Chase Project:functionality:MyGame Scene</w:instrText>
      </w:r>
      <w:r>
        <w:instrText xml:space="preserve">" </w:instrText>
      </w:r>
      <w:r>
        <w:fldChar w:fldCharType="end"/>
      </w:r>
    </w:p>
    <w:p w14:paraId="362668A0" w14:textId="7807DEEE" w:rsidR="006723AB" w:rsidRDefault="006723AB" w:rsidP="006723AB">
      <w:pPr>
        <w:pStyle w:val="BodyTextFirst"/>
      </w:pPr>
      <w:r>
        <w:t xml:space="preserve">Modify the </w:t>
      </w:r>
      <w:proofErr w:type="spellStart"/>
      <w:r w:rsidRPr="00190AC8">
        <w:rPr>
          <w:rStyle w:val="CodeInline"/>
        </w:rPr>
        <w:t>MyGame</w:t>
      </w:r>
      <w:proofErr w:type="spellEnd"/>
      <w:r>
        <w:t xml:space="preserve"> scene to test the </w:t>
      </w:r>
      <w:r w:rsidRPr="00190AC8">
        <w:rPr>
          <w:rStyle w:val="CodeInline"/>
        </w:rPr>
        <w:t>Brain</w:t>
      </w:r>
      <w:r>
        <w:t xml:space="preserve"> object movement. In this case, except for the </w:t>
      </w:r>
      <w:r w:rsidRPr="00251454">
        <w:rPr>
          <w:rStyle w:val="CodeInline"/>
        </w:rPr>
        <w:t>update()</w:t>
      </w:r>
      <w:r>
        <w:t xml:space="preserve"> function, the rest of the source code in </w:t>
      </w:r>
      <w:r w:rsidR="00314270">
        <w:rPr>
          <w:rStyle w:val="CodeInline"/>
        </w:rPr>
        <w:t>m</w:t>
      </w:r>
      <w:r w:rsidRPr="001F2C05">
        <w:rPr>
          <w:rStyle w:val="CodeInline"/>
        </w:rPr>
        <w:t>y</w:t>
      </w:r>
      <w:r w:rsidR="00314270">
        <w:rPr>
          <w:rStyle w:val="CodeInline"/>
        </w:rPr>
        <w:t>_g</w:t>
      </w:r>
      <w:r w:rsidRPr="001F2C05">
        <w:rPr>
          <w:rStyle w:val="CodeInline"/>
        </w:rPr>
        <w:t>ame.js</w:t>
      </w:r>
      <w:r>
        <w:t xml:space="preserve"> is similar to previous projects. For this reason, only the details of the </w:t>
      </w:r>
      <w:r w:rsidRPr="00F37A04">
        <w:rPr>
          <w:rStyle w:val="CodeInline"/>
        </w:rPr>
        <w:t>update()</w:t>
      </w:r>
      <w:r>
        <w:t xml:space="preserve"> function are shown. Please refer to the source code in the </w:t>
      </w:r>
      <w:r w:rsidR="00314270">
        <w:rPr>
          <w:rStyle w:val="CodeInline"/>
        </w:rPr>
        <w:t>m</w:t>
      </w:r>
      <w:r w:rsidRPr="0008331A">
        <w:rPr>
          <w:rStyle w:val="CodeInline"/>
        </w:rPr>
        <w:t>y</w:t>
      </w:r>
      <w:r w:rsidR="00314270">
        <w:rPr>
          <w:rStyle w:val="CodeInline"/>
        </w:rPr>
        <w:t>_g</w:t>
      </w:r>
      <w:r w:rsidRPr="0008331A">
        <w:rPr>
          <w:rStyle w:val="CodeInline"/>
        </w:rPr>
        <w:t>ame.js</w:t>
      </w:r>
      <w:r>
        <w:t xml:space="preserve"> file for the rest of the implementation details.</w:t>
      </w:r>
    </w:p>
    <w:p w14:paraId="22B04F67" w14:textId="3257B85C" w:rsidR="009F13A6" w:rsidRDefault="009F13A6" w:rsidP="009F13A6">
      <w:pPr>
        <w:pStyle w:val="Code"/>
      </w:pPr>
      <w:r>
        <w:t>update() {</w:t>
      </w:r>
    </w:p>
    <w:p w14:paraId="60E2E900" w14:textId="77777777" w:rsidR="009F13A6" w:rsidRDefault="009F13A6" w:rsidP="009F13A6">
      <w:pPr>
        <w:pStyle w:val="Code"/>
      </w:pPr>
    </w:p>
    <w:p w14:paraId="7C1182E2" w14:textId="2CB12386" w:rsidR="009F13A6" w:rsidRDefault="009F13A6" w:rsidP="009F13A6">
      <w:pPr>
        <w:pStyle w:val="Code"/>
      </w:pPr>
      <w:r>
        <w:t xml:space="preserve">    let msg = "Brain [H:keys J:imm K:gradual]: ";</w:t>
      </w:r>
    </w:p>
    <w:p w14:paraId="46D708CB" w14:textId="1F8FD15B" w:rsidR="009F13A6" w:rsidRDefault="009F13A6" w:rsidP="009F13A6">
      <w:pPr>
        <w:pStyle w:val="Code"/>
      </w:pPr>
      <w:r>
        <w:t xml:space="preserve">    let rate = 1;</w:t>
      </w:r>
    </w:p>
    <w:p w14:paraId="427934C7" w14:textId="77777777" w:rsidR="009F13A6" w:rsidRDefault="009F13A6" w:rsidP="009F13A6">
      <w:pPr>
        <w:pStyle w:val="Code"/>
      </w:pPr>
    </w:p>
    <w:p w14:paraId="3EEA98C0" w14:textId="1B03A6A5" w:rsidR="009F13A6" w:rsidRDefault="009F13A6" w:rsidP="009F13A6">
      <w:pPr>
        <w:pStyle w:val="Code"/>
      </w:pPr>
      <w:r>
        <w:t xml:space="preserve">    this.mHero.update();</w:t>
      </w:r>
    </w:p>
    <w:p w14:paraId="48F2CB27" w14:textId="77777777" w:rsidR="009F13A6" w:rsidRDefault="009F13A6" w:rsidP="009F13A6">
      <w:pPr>
        <w:pStyle w:val="Code"/>
      </w:pPr>
    </w:p>
    <w:p w14:paraId="256862FF" w14:textId="414B2F74" w:rsidR="009F13A6" w:rsidRDefault="009F13A6" w:rsidP="009F13A6">
      <w:pPr>
        <w:pStyle w:val="Code"/>
      </w:pPr>
      <w:r>
        <w:t xml:space="preserve">    switch (this.mMode) {</w:t>
      </w:r>
    </w:p>
    <w:p w14:paraId="30AAA395" w14:textId="0D82DCEC" w:rsidR="009F13A6" w:rsidRDefault="009F13A6" w:rsidP="009F13A6">
      <w:pPr>
        <w:pStyle w:val="Code"/>
      </w:pPr>
      <w:r>
        <w:t xml:space="preserve">        case 'H':</w:t>
      </w:r>
    </w:p>
    <w:p w14:paraId="1D5267E4" w14:textId="712BCFAE" w:rsidR="009F13A6" w:rsidRDefault="009F13A6" w:rsidP="009F13A6">
      <w:pPr>
        <w:pStyle w:val="Code"/>
      </w:pPr>
      <w:r>
        <w:t xml:space="preserve">            this.mBrain.update();  // player steers with arrow keys</w:t>
      </w:r>
    </w:p>
    <w:p w14:paraId="7D686AB8" w14:textId="13EDDF08" w:rsidR="009F13A6" w:rsidRDefault="009F13A6" w:rsidP="009F13A6">
      <w:pPr>
        <w:pStyle w:val="Code"/>
      </w:pPr>
      <w:r>
        <w:t xml:space="preserve">            break;</w:t>
      </w:r>
    </w:p>
    <w:p w14:paraId="29D30D55" w14:textId="228B73A4" w:rsidR="009F13A6" w:rsidRDefault="009F13A6" w:rsidP="009F13A6">
      <w:pPr>
        <w:pStyle w:val="Code"/>
      </w:pPr>
      <w:r>
        <w:t xml:space="preserve">        case 'K':</w:t>
      </w:r>
    </w:p>
    <w:p w14:paraId="20B32C5B" w14:textId="34AEF5FC" w:rsidR="009F13A6" w:rsidRDefault="009F13A6" w:rsidP="009F13A6">
      <w:pPr>
        <w:pStyle w:val="Code"/>
      </w:pPr>
      <w:r>
        <w:t xml:space="preserve">            rate = 0.02;    // graduate rate</w:t>
      </w:r>
    </w:p>
    <w:p w14:paraId="14B9548F" w14:textId="12643FCC" w:rsidR="009F13A6" w:rsidRDefault="009F13A6" w:rsidP="009F13A6">
      <w:pPr>
        <w:pStyle w:val="Code"/>
      </w:pPr>
      <w:r>
        <w:t xml:space="preserve">            // When "K" is typed, the following should also be executed.</w:t>
      </w:r>
    </w:p>
    <w:p w14:paraId="24EDBFF4" w14:textId="5631E7E9" w:rsidR="009F13A6" w:rsidRDefault="009F13A6" w:rsidP="009F13A6">
      <w:pPr>
        <w:pStyle w:val="Code"/>
      </w:pPr>
      <w:r>
        <w:t xml:space="preserve">        case 'J':</w:t>
      </w:r>
    </w:p>
    <w:p w14:paraId="085484E9" w14:textId="77777777" w:rsidR="009F13A6" w:rsidRDefault="009F13A6" w:rsidP="009F13A6">
      <w:pPr>
        <w:pStyle w:val="Code"/>
      </w:pPr>
      <w:r>
        <w:t xml:space="preserve">            this.mBrain.rotateObjPointTo(</w:t>
      </w:r>
    </w:p>
    <w:p w14:paraId="4FE9AA7D" w14:textId="6F2E123D" w:rsidR="009F13A6" w:rsidRDefault="009F13A6" w:rsidP="009F13A6">
      <w:pPr>
        <w:pStyle w:val="Code"/>
      </w:pPr>
      <w:r>
        <w:t xml:space="preserve">                this.mHero.getXform().getPosition(), rate);</w:t>
      </w:r>
    </w:p>
    <w:p w14:paraId="557EAD76" w14:textId="77777777" w:rsidR="009F13A6" w:rsidRDefault="009F13A6" w:rsidP="009F13A6">
      <w:pPr>
        <w:pStyle w:val="Code"/>
      </w:pPr>
    </w:p>
    <w:p w14:paraId="74587015" w14:textId="4AD00B24" w:rsidR="009F13A6" w:rsidRDefault="009F13A6" w:rsidP="009F13A6">
      <w:pPr>
        <w:pStyle w:val="Code"/>
      </w:pPr>
      <w:r>
        <w:t xml:space="preserve">            // the default GameObject: only move forward</w:t>
      </w:r>
    </w:p>
    <w:p w14:paraId="359BFD39" w14:textId="77777777" w:rsidR="009F13A6" w:rsidRDefault="009F13A6" w:rsidP="009F13A6">
      <w:pPr>
        <w:pStyle w:val="Code"/>
      </w:pPr>
      <w:r>
        <w:t xml:space="preserve">            engine.GameObject.prototype.update.call(this.mBrain);</w:t>
      </w:r>
    </w:p>
    <w:p w14:paraId="523E55C0" w14:textId="224469CF" w:rsidR="009F13A6" w:rsidRDefault="009F13A6" w:rsidP="009F13A6">
      <w:pPr>
        <w:pStyle w:val="Code"/>
      </w:pPr>
      <w:r>
        <w:t xml:space="preserve">  </w:t>
      </w:r>
    </w:p>
    <w:p w14:paraId="3C6C8682" w14:textId="487DC573" w:rsidR="009F13A6" w:rsidRDefault="009F13A6" w:rsidP="009F13A6">
      <w:pPr>
        <w:pStyle w:val="Code"/>
      </w:pPr>
      <w:r>
        <w:t xml:space="preserve">            break;</w:t>
      </w:r>
    </w:p>
    <w:p w14:paraId="2A710850" w14:textId="4960D126" w:rsidR="009F13A6" w:rsidRDefault="009F13A6" w:rsidP="009F13A6">
      <w:pPr>
        <w:pStyle w:val="Code"/>
      </w:pPr>
      <w:r>
        <w:t xml:space="preserve">        }</w:t>
      </w:r>
    </w:p>
    <w:p w14:paraId="4D58ABCB" w14:textId="77777777" w:rsidR="009F13A6" w:rsidRDefault="009F13A6" w:rsidP="009F13A6">
      <w:pPr>
        <w:pStyle w:val="Code"/>
      </w:pPr>
    </w:p>
    <w:p w14:paraId="5DC37691" w14:textId="45671249" w:rsidR="009F13A6" w:rsidRDefault="009F13A6" w:rsidP="009F13A6">
      <w:pPr>
        <w:pStyle w:val="Code"/>
      </w:pPr>
      <w:r>
        <w:t xml:space="preserve">    if (engine.input.isKeyClicked(engine.input.keys.H)) {</w:t>
      </w:r>
    </w:p>
    <w:p w14:paraId="2EA88121" w14:textId="3D060F30" w:rsidR="009F13A6" w:rsidRDefault="009F13A6" w:rsidP="009F13A6">
      <w:pPr>
        <w:pStyle w:val="Code"/>
      </w:pPr>
      <w:r>
        <w:t xml:space="preserve">        this.mMode = 'H';</w:t>
      </w:r>
    </w:p>
    <w:p w14:paraId="116E8A69" w14:textId="02C9CF8C" w:rsidR="009F13A6" w:rsidRDefault="009F13A6" w:rsidP="009F13A6">
      <w:pPr>
        <w:pStyle w:val="Code"/>
      </w:pPr>
      <w:r>
        <w:t xml:space="preserve">    }</w:t>
      </w:r>
    </w:p>
    <w:p w14:paraId="58C09331" w14:textId="7F915ECB" w:rsidR="009F13A6" w:rsidRDefault="009F13A6" w:rsidP="009F13A6">
      <w:pPr>
        <w:pStyle w:val="Code"/>
      </w:pPr>
      <w:r>
        <w:t xml:space="preserve">    if (engine.input.isKeyClicked(engine.input.keys.J)) {</w:t>
      </w:r>
    </w:p>
    <w:p w14:paraId="6EDBAFB7" w14:textId="7D984F29" w:rsidR="009F13A6" w:rsidRDefault="009F13A6" w:rsidP="009F13A6">
      <w:pPr>
        <w:pStyle w:val="Code"/>
      </w:pPr>
      <w:r>
        <w:t xml:space="preserve">        this.mMode = 'J';</w:t>
      </w:r>
    </w:p>
    <w:p w14:paraId="7CF0F56A" w14:textId="5FE76C33" w:rsidR="009F13A6" w:rsidRDefault="009F13A6" w:rsidP="009F13A6">
      <w:pPr>
        <w:pStyle w:val="Code"/>
      </w:pPr>
      <w:r>
        <w:t xml:space="preserve">    }</w:t>
      </w:r>
    </w:p>
    <w:p w14:paraId="4303E01D" w14:textId="041F993A" w:rsidR="009F13A6" w:rsidRDefault="009F13A6" w:rsidP="009F13A6">
      <w:pPr>
        <w:pStyle w:val="Code"/>
      </w:pPr>
      <w:r>
        <w:t xml:space="preserve">    if (engine.input.isKeyClicked(engine.input.keys.K)) {</w:t>
      </w:r>
    </w:p>
    <w:p w14:paraId="06B99513" w14:textId="52BBFC33" w:rsidR="009F13A6" w:rsidRDefault="009F13A6" w:rsidP="009F13A6">
      <w:pPr>
        <w:pStyle w:val="Code"/>
      </w:pPr>
      <w:r>
        <w:t xml:space="preserve">        this.mMode = 'K';</w:t>
      </w:r>
    </w:p>
    <w:p w14:paraId="1898B9E5" w14:textId="7A71A45B" w:rsidR="009F13A6" w:rsidRDefault="009F13A6" w:rsidP="009F13A6">
      <w:pPr>
        <w:pStyle w:val="Code"/>
      </w:pPr>
      <w:r>
        <w:t xml:space="preserve">    }</w:t>
      </w:r>
    </w:p>
    <w:p w14:paraId="36203E50" w14:textId="5C07F002" w:rsidR="009F13A6" w:rsidRDefault="009F13A6" w:rsidP="009F13A6">
      <w:pPr>
        <w:pStyle w:val="Code"/>
      </w:pPr>
      <w:r>
        <w:t xml:space="preserve">    this.mMsg.setText(msg + this.mMode);</w:t>
      </w:r>
    </w:p>
    <w:p w14:paraId="430C9B01" w14:textId="272A44BB" w:rsidR="009F13A6" w:rsidRDefault="009F13A6" w:rsidP="009F13A6">
      <w:pPr>
        <w:pStyle w:val="Code"/>
      </w:pPr>
      <w:r>
        <w:lastRenderedPageBreak/>
        <w:t>}</w:t>
      </w:r>
    </w:p>
    <w:p w14:paraId="37088CA6" w14:textId="77777777" w:rsidR="006723AB" w:rsidRDefault="006723AB" w:rsidP="006723AB">
      <w:pPr>
        <w:pStyle w:val="BodyTextCont"/>
      </w:pPr>
      <w:r>
        <w:t xml:space="preserve">In </w:t>
      </w:r>
      <w:r w:rsidRPr="006723AB">
        <w:t>the</w:t>
      </w:r>
      <w:r>
        <w:t xml:space="preserve"> </w:t>
      </w:r>
      <w:r w:rsidRPr="00B92069">
        <w:rPr>
          <w:rStyle w:val="CodeInline"/>
        </w:rPr>
        <w:t>update()</w:t>
      </w:r>
      <w:r>
        <w:t xml:space="preserve"> function, the </w:t>
      </w:r>
      <w:r w:rsidRPr="008820F9">
        <w:rPr>
          <w:rStyle w:val="CodeInline"/>
        </w:rPr>
        <w:t>switch</w:t>
      </w:r>
      <w:r>
        <w:t xml:space="preserve"> statement uses </w:t>
      </w:r>
      <w:proofErr w:type="spellStart"/>
      <w:r w:rsidRPr="008820F9">
        <w:rPr>
          <w:rStyle w:val="CodeInline"/>
        </w:rPr>
        <w:t>mMode</w:t>
      </w:r>
      <w:proofErr w:type="spellEnd"/>
      <w:r>
        <w:t xml:space="preserve"> to determine how to update the </w:t>
      </w:r>
      <w:r>
        <w:rPr>
          <w:rStyle w:val="CodeInline"/>
        </w:rPr>
        <w:t>Brain</w:t>
      </w:r>
      <w:r>
        <w:t xml:space="preserve"> object. In the cases of </w:t>
      </w:r>
      <w:r w:rsidRPr="00EC6A8E">
        <w:rPr>
          <w:rStyle w:val="CodeInline"/>
        </w:rPr>
        <w:t>J</w:t>
      </w:r>
      <w:r>
        <w:t xml:space="preserve"> and </w:t>
      </w:r>
      <w:r w:rsidRPr="00EC6A8E">
        <w:rPr>
          <w:rStyle w:val="CodeInline"/>
        </w:rPr>
        <w:t>K</w:t>
      </w:r>
      <w:r>
        <w:t xml:space="preserve"> modes, the </w:t>
      </w:r>
      <w:r>
        <w:rPr>
          <w:rStyle w:val="CodeInline"/>
        </w:rPr>
        <w:t>Brain</w:t>
      </w:r>
      <w:r>
        <w:t xml:space="preserve"> object turns toward the </w:t>
      </w:r>
      <w:r>
        <w:rPr>
          <w:rStyle w:val="CodeInline"/>
        </w:rPr>
        <w:t>Hero</w:t>
      </w:r>
      <w:r w:rsidRPr="00A07E8E">
        <w:t xml:space="preserve"> object</w:t>
      </w:r>
      <w:r>
        <w:t xml:space="preserve"> position with the </w:t>
      </w:r>
      <w:proofErr w:type="spellStart"/>
      <w:r w:rsidRPr="00637A6F">
        <w:rPr>
          <w:rStyle w:val="CodeInline"/>
        </w:rPr>
        <w:t>rotateObjPointTo</w:t>
      </w:r>
      <w:proofErr w:type="spellEnd"/>
      <w:r w:rsidRPr="00637A6F">
        <w:rPr>
          <w:rStyle w:val="CodeInline"/>
        </w:rPr>
        <w:t>()</w:t>
      </w:r>
      <w:r>
        <w:t xml:space="preserve"> function call. While in the </w:t>
      </w:r>
      <w:r w:rsidRPr="00A230C6">
        <w:rPr>
          <w:rStyle w:val="CodeInline"/>
        </w:rPr>
        <w:t>H</w:t>
      </w:r>
      <w:r>
        <w:t xml:space="preserve"> mode, the </w:t>
      </w:r>
      <w:r>
        <w:rPr>
          <w:rStyle w:val="CodeInline"/>
        </w:rPr>
        <w:t>Brain</w:t>
      </w:r>
      <w:r w:rsidRPr="00111064">
        <w:t xml:space="preserve"> object</w:t>
      </w:r>
      <w:r>
        <w:t xml:space="preserve"> </w:t>
      </w:r>
      <w:r w:rsidRPr="008860D9">
        <w:rPr>
          <w:rStyle w:val="CodeInline"/>
        </w:rPr>
        <w:t>update()</w:t>
      </w:r>
      <w:r>
        <w:t xml:space="preserve"> function is called for the user to steer the object with the arrow keys. The final three </w:t>
      </w:r>
      <w:r w:rsidRPr="00637A6F">
        <w:rPr>
          <w:rStyle w:val="CodeInline"/>
        </w:rPr>
        <w:t>if</w:t>
      </w:r>
      <w:r>
        <w:t xml:space="preserve"> statements simply set the </w:t>
      </w:r>
      <w:proofErr w:type="spellStart"/>
      <w:r w:rsidRPr="00637A6F">
        <w:rPr>
          <w:rStyle w:val="CodeInline"/>
        </w:rPr>
        <w:t>mMode</w:t>
      </w:r>
      <w:proofErr w:type="spellEnd"/>
      <w:r>
        <w:t xml:space="preserve"> variable according to user input.</w:t>
      </w:r>
    </w:p>
    <w:p w14:paraId="5E088A27" w14:textId="1951C2FE" w:rsidR="006723AB" w:rsidRPr="000D3070" w:rsidRDefault="006723AB" w:rsidP="006723AB">
      <w:pPr>
        <w:pStyle w:val="BodyTextCont"/>
      </w:pPr>
      <w:r>
        <w:t xml:space="preserve">You can now </w:t>
      </w:r>
      <w:r w:rsidRPr="006723AB">
        <w:t>try</w:t>
      </w:r>
      <w:r>
        <w:t xml:space="preserve"> running the project. Initially the </w:t>
      </w:r>
      <w:r w:rsidRPr="00FF3573">
        <w:rPr>
          <w:rStyle w:val="CodeInline"/>
        </w:rPr>
        <w:t>Brain</w:t>
      </w:r>
      <w:r>
        <w:t xml:space="preserve"> object is under the user</w:t>
      </w:r>
      <w:r w:rsidR="009F13A6">
        <w:t>’s</w:t>
      </w:r>
      <w:r>
        <w:t xml:space="preserve"> control. You can use the </w:t>
      </w:r>
      <w:r w:rsidR="009F13A6">
        <w:t>l</w:t>
      </w:r>
      <w:r>
        <w:t xml:space="preserve">eft and </w:t>
      </w:r>
      <w:r w:rsidR="009F13A6">
        <w:t>r</w:t>
      </w:r>
      <w:r>
        <w:t>ight</w:t>
      </w:r>
      <w:r w:rsidR="009F13A6">
        <w:t>-a</w:t>
      </w:r>
      <w:r>
        <w:t xml:space="preserve">rrow keys to change the front direction of the </w:t>
      </w:r>
      <w:r>
        <w:rPr>
          <w:rStyle w:val="CodeInline"/>
        </w:rPr>
        <w:t>Brain</w:t>
      </w:r>
      <w:r>
        <w:t xml:space="preserve"> object </w:t>
      </w:r>
      <w:r w:rsidR="009F13A6">
        <w:t>and</w:t>
      </w:r>
      <w:r>
        <w:t xml:space="preserve"> experience steering the object. Pressing the J key causes the </w:t>
      </w:r>
      <w:r>
        <w:rPr>
          <w:rStyle w:val="CodeInline"/>
        </w:rPr>
        <w:t>Brain</w:t>
      </w:r>
      <w:r>
        <w:t xml:space="preserve"> object to immediately point and move toward the </w:t>
      </w:r>
      <w:r>
        <w:rPr>
          <w:rStyle w:val="CodeInline"/>
        </w:rPr>
        <w:t>Hero</w:t>
      </w:r>
      <w:r>
        <w:t xml:space="preserve"> object. This is a result of the default turn </w:t>
      </w:r>
      <w:r w:rsidRPr="00020189">
        <w:rPr>
          <w:rStyle w:val="CodeInline"/>
        </w:rPr>
        <w:t>rate</w:t>
      </w:r>
      <w:r>
        <w:t xml:space="preserve"> value of 1.0. The K key causes a more natural behavior, where the </w:t>
      </w:r>
      <w:r>
        <w:rPr>
          <w:rStyle w:val="CodeInline"/>
        </w:rPr>
        <w:t>Brain</w:t>
      </w:r>
      <w:r>
        <w:t xml:space="preserve"> object continues to move forward and gradually </w:t>
      </w:r>
      <w:r w:rsidR="009F13A6">
        <w:t xml:space="preserve">turns </w:t>
      </w:r>
      <w:r>
        <w:t xml:space="preserve">to move toward the </w:t>
      </w:r>
      <w:r>
        <w:rPr>
          <w:rStyle w:val="CodeInline"/>
        </w:rPr>
        <w:t>Hero</w:t>
      </w:r>
      <w:r>
        <w:t xml:space="preserve"> object. Feel free to change the values of the </w:t>
      </w:r>
      <w:r w:rsidRPr="003A5783">
        <w:rPr>
          <w:rStyle w:val="CodeInline"/>
        </w:rPr>
        <w:t>rate</w:t>
      </w:r>
      <w:r>
        <w:t xml:space="preserve"> variable or modify the controls value of the </w:t>
      </w:r>
      <w:r>
        <w:rPr>
          <w:rStyle w:val="CodeInline"/>
        </w:rPr>
        <w:t>Brain</w:t>
      </w:r>
      <w:r>
        <w:t xml:space="preserve"> object</w:t>
      </w:r>
      <w:r w:rsidR="009F13A6">
        <w:t>.</w:t>
      </w:r>
      <w:r>
        <w:t xml:space="preserve"> </w:t>
      </w:r>
      <w:r w:rsidR="009F13A6">
        <w:t>F</w:t>
      </w:r>
      <w:r>
        <w:t xml:space="preserve">or example, change the </w:t>
      </w:r>
      <w:proofErr w:type="spellStart"/>
      <w:r w:rsidRPr="00C7698C">
        <w:rPr>
          <w:rStyle w:val="CodeInline"/>
        </w:rPr>
        <w:t>kDeltaRad</w:t>
      </w:r>
      <w:proofErr w:type="spellEnd"/>
      <w:r>
        <w:t xml:space="preserve"> or </w:t>
      </w:r>
      <w:proofErr w:type="spellStart"/>
      <w:r w:rsidRPr="00C7698C">
        <w:rPr>
          <w:rStyle w:val="CodeInline"/>
        </w:rPr>
        <w:t>kDeltaSpeed</w:t>
      </w:r>
      <w:proofErr w:type="spellEnd"/>
      <w:r>
        <w:t xml:space="preserve"> to experi</w:t>
      </w:r>
      <w:r w:rsidR="009F13A6">
        <w:t>ment</w:t>
      </w:r>
      <w:r>
        <w:t xml:space="preserve"> with different behavior settings.</w:t>
      </w:r>
      <w:r>
        <w:fldChar w:fldCharType="begin"/>
      </w:r>
      <w:r>
        <w:instrText xml:space="preserve"> XE "</w:instrText>
      </w:r>
      <w:r w:rsidRPr="00537262">
        <w:instrText>Front and Chase Project:functionality:MyGame Scene</w:instrText>
      </w:r>
      <w:r>
        <w:instrText xml:space="preserve">" </w:instrText>
      </w:r>
      <w:r>
        <w:fldChar w:fldCharType="end"/>
      </w:r>
    </w:p>
    <w:p w14:paraId="08A8EFCF" w14:textId="77777777" w:rsidR="006723AB" w:rsidRDefault="006723AB" w:rsidP="006723AB">
      <w:pPr>
        <w:pStyle w:val="Heading1"/>
      </w:pPr>
      <w:r>
        <w:t xml:space="preserve">Collisions Between </w:t>
      </w:r>
      <w:proofErr w:type="spellStart"/>
      <w:r>
        <w:t>GameObjects</w:t>
      </w:r>
      <w:proofErr w:type="spellEnd"/>
    </w:p>
    <w:p w14:paraId="5404926B" w14:textId="5A73E3AE" w:rsidR="006723AB" w:rsidRDefault="006723AB" w:rsidP="006723AB">
      <w:pPr>
        <w:pStyle w:val="BodyTextFirst"/>
      </w:pPr>
      <w:r>
        <w:t xml:space="preserve">In the previous project, the </w:t>
      </w:r>
      <w:r>
        <w:rPr>
          <w:rStyle w:val="CodeInline"/>
        </w:rPr>
        <w:t>Brain</w:t>
      </w:r>
      <w:r>
        <w:t xml:space="preserve"> object would never stop traveling. Notice that under the J and K modes, the </w:t>
      </w:r>
      <w:r>
        <w:rPr>
          <w:rStyle w:val="CodeInline"/>
        </w:rPr>
        <w:t>Brain</w:t>
      </w:r>
      <w:r>
        <w:t xml:space="preserve"> object would orbit or rapidly flip directions when it reaches the target position. The </w:t>
      </w:r>
      <w:r>
        <w:rPr>
          <w:rStyle w:val="CodeInline"/>
        </w:rPr>
        <w:t>Brain</w:t>
      </w:r>
      <w:r>
        <w:t xml:space="preserve"> object </w:t>
      </w:r>
      <w:r w:rsidR="009F13A6">
        <w:t xml:space="preserve">is </w:t>
      </w:r>
      <w:r>
        <w:t>miss</w:t>
      </w:r>
      <w:r w:rsidR="009F13A6">
        <w:t>ing</w:t>
      </w:r>
      <w:r>
        <w:t xml:space="preserve"> the cr</w:t>
      </w:r>
      <w:r w:rsidR="009F13A6">
        <w:t>itical</w:t>
      </w:r>
      <w:r>
        <w:t xml:space="preserve"> ability to detect that it has collided with the </w:t>
      </w:r>
      <w:r>
        <w:rPr>
          <w:rStyle w:val="CodeInline"/>
        </w:rPr>
        <w:t>Hero</w:t>
      </w:r>
      <w:r>
        <w:t xml:space="preserve"> object, and</w:t>
      </w:r>
      <w:r w:rsidR="009F13A6">
        <w:t xml:space="preserve"> it never stops </w:t>
      </w:r>
      <w:r>
        <w:t>moving</w:t>
      </w:r>
      <w:r w:rsidR="009F13A6">
        <w:t xml:space="preserve"> as a result</w:t>
      </w:r>
      <w:r>
        <w:t>. This section describes axes-aligned bounding boxes, one of the most straightforward tools for approximating object collisions, and demonstrates the implementation of collision detection based on bounding boxes.</w:t>
      </w:r>
    </w:p>
    <w:p w14:paraId="4E71F1E1" w14:textId="77777777" w:rsidR="006723AB" w:rsidRDefault="006723AB" w:rsidP="006723AB">
      <w:pPr>
        <w:pStyle w:val="Heading2"/>
      </w:pPr>
      <w:r>
        <w:t>Bounding Box</w:t>
      </w:r>
    </w:p>
    <w:p w14:paraId="04592ADF" w14:textId="77777777" w:rsidR="006723AB" w:rsidRDefault="006723AB" w:rsidP="006723AB">
      <w:pPr>
        <w:pStyle w:val="BodyTextFirst"/>
      </w:pPr>
      <w:r>
        <w:t>A bounding box is</w:t>
      </w:r>
      <w:r>
        <w:fldChar w:fldCharType="begin"/>
      </w:r>
      <w:r>
        <w:instrText xml:space="preserve"> XE "</w:instrText>
      </w:r>
      <w:r w:rsidRPr="00537262">
        <w:instrText>Bounding box:description</w:instrText>
      </w:r>
      <w:r>
        <w:instrText xml:space="preserve">" </w:instrText>
      </w:r>
      <w:r>
        <w:fldChar w:fldCharType="end"/>
      </w:r>
      <w:r>
        <w:t xml:space="preserve"> an x/y-axes aligned rectangular box that bounds a given object. The term </w:t>
      </w:r>
      <w:r w:rsidRPr="008D7C2C">
        <w:rPr>
          <w:i/>
        </w:rPr>
        <w:t>x/y-axes aligned</w:t>
      </w:r>
      <w:r>
        <w:t xml:space="preserve"> refers to the fact that the four sides of a bounding box are parallel either to the horizontal x-axis or to the vertical y-axis. Figure 6-11</w:t>
      </w:r>
      <w:r>
        <w:fldChar w:fldCharType="begin"/>
      </w:r>
      <w:r>
        <w:instrText xml:space="preserve"> XE "</w:instrText>
      </w:r>
      <w:r w:rsidRPr="00537262">
        <w:instrText>Bounding box:lower-left corner and size of object</w:instrText>
      </w:r>
      <w:r>
        <w:instrText xml:space="preserve">" </w:instrText>
      </w:r>
      <w:r>
        <w:fldChar w:fldCharType="end"/>
      </w:r>
      <w:r>
        <w:t xml:space="preserve"> shows an example of representing the bounds to the </w:t>
      </w:r>
      <w:r w:rsidRPr="006B6D66">
        <w:rPr>
          <w:rStyle w:val="CodeInline"/>
        </w:rPr>
        <w:t>Brain</w:t>
      </w:r>
      <w:r>
        <w:t xml:space="preserve"> object by the lower-left corner (</w:t>
      </w:r>
      <w:proofErr w:type="spellStart"/>
      <w:r w:rsidRPr="001D1F47">
        <w:rPr>
          <w:rStyle w:val="CodeInline"/>
        </w:rPr>
        <w:t>mLL</w:t>
      </w:r>
      <w:proofErr w:type="spellEnd"/>
      <w:r>
        <w:t>), width, and height.</w:t>
      </w:r>
      <w:r w:rsidRPr="003D7FAD">
        <w:t xml:space="preserve"> This is a fairly common way to represent </w:t>
      </w:r>
      <w:r>
        <w:t>a bounding box because</w:t>
      </w:r>
      <w:r w:rsidRPr="003D7FAD">
        <w:t xml:space="preserve"> it uses only </w:t>
      </w:r>
      <w:r>
        <w:t xml:space="preserve">one position and two floating-point numbers to represent the dimensions. </w:t>
      </w:r>
    </w:p>
    <w:p w14:paraId="6BCE503A" w14:textId="77777777" w:rsidR="006723AB" w:rsidRDefault="006723AB" w:rsidP="006723AB">
      <w:pPr>
        <w:pStyle w:val="Figure"/>
      </w:pPr>
      <w:r>
        <w:rPr>
          <w:noProof/>
        </w:rPr>
        <w:lastRenderedPageBreak/>
        <w:drawing>
          <wp:inline distT="0" distB="0" distL="0" distR="0" wp14:anchorId="768CE69F" wp14:editId="1678662A">
            <wp:extent cx="2393315" cy="1536700"/>
            <wp:effectExtent l="0" t="0" r="0" b="0"/>
            <wp:docPr id="119" name="Picture 17" descr="6-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6-11"/>
                    <pic:cNvPicPr>
                      <a:picLocks noChangeAspect="1" noChangeArrowheads="1"/>
                    </pic:cNvPicPr>
                  </pic:nvPicPr>
                  <pic:blipFill>
                    <a:blip r:embed="rId21">
                      <a:grayscl/>
                      <a:extLst>
                        <a:ext uri="{28A0092B-C50C-407E-A947-70E740481C1C}">
                          <a14:useLocalDpi xmlns:a14="http://schemas.microsoft.com/office/drawing/2010/main" val="0"/>
                        </a:ext>
                      </a:extLst>
                    </a:blip>
                    <a:srcRect/>
                    <a:stretch>
                      <a:fillRect/>
                    </a:stretch>
                  </pic:blipFill>
                  <pic:spPr bwMode="auto">
                    <a:xfrm>
                      <a:off x="0" y="0"/>
                      <a:ext cx="2393315" cy="1536700"/>
                    </a:xfrm>
                    <a:prstGeom prst="rect">
                      <a:avLst/>
                    </a:prstGeom>
                    <a:noFill/>
                    <a:ln>
                      <a:noFill/>
                    </a:ln>
                  </pic:spPr>
                </pic:pic>
              </a:graphicData>
            </a:graphic>
          </wp:inline>
        </w:drawing>
      </w:r>
    </w:p>
    <w:p w14:paraId="64E8A925" w14:textId="77777777" w:rsidR="006723AB" w:rsidRDefault="006723AB" w:rsidP="006723AB">
      <w:pPr>
        <w:pStyle w:val="FigureCaption"/>
      </w:pPr>
      <w:r>
        <w:t>Figure 6-11. The lower-left corner and size</w:t>
      </w:r>
      <w:r>
        <w:fldChar w:fldCharType="begin"/>
      </w:r>
      <w:r>
        <w:instrText xml:space="preserve"> XE "</w:instrText>
      </w:r>
      <w:r w:rsidRPr="00537262">
        <w:instrText>Bounding box:lower-left corner and size of object</w:instrText>
      </w:r>
      <w:r>
        <w:instrText xml:space="preserve">" </w:instrText>
      </w:r>
      <w:r>
        <w:fldChar w:fldCharType="end"/>
      </w:r>
      <w:r>
        <w:t xml:space="preserve"> of the bounds for an object</w:t>
      </w:r>
    </w:p>
    <w:p w14:paraId="4CADD5D2" w14:textId="25A0DC29" w:rsidR="006723AB" w:rsidRDefault="006723AB" w:rsidP="006723AB">
      <w:pPr>
        <w:pStyle w:val="BodyTextCont"/>
      </w:pPr>
      <w:r>
        <w:t xml:space="preserve">It is </w:t>
      </w:r>
      <w:r w:rsidRPr="006723AB">
        <w:t>interesting</w:t>
      </w:r>
      <w:r>
        <w:t xml:space="preserve"> to note that</w:t>
      </w:r>
      <w:r w:rsidR="009F13A6">
        <w:t xml:space="preserve"> </w:t>
      </w:r>
      <w:r>
        <w:t xml:space="preserve">in addition to representing the bounds of an object, bounding boxes can be used to represent the bounds of any given rectangular area. For example, recall that the WC visible through the </w:t>
      </w:r>
      <w:r w:rsidRPr="00406C34">
        <w:rPr>
          <w:rStyle w:val="CodeInline"/>
        </w:rPr>
        <w:t>Camera</w:t>
      </w:r>
      <w:r>
        <w:t xml:space="preserve"> is a rectangular area with the camera’s position located at the center and the WC width/height defined</w:t>
      </w:r>
      <w:r w:rsidR="009F13A6">
        <w:t xml:space="preserve"> by the game developer</w:t>
      </w:r>
      <w:r>
        <w:t>. A bounding box can be defined to represent the visible WC rectangular area, or the WC window</w:t>
      </w:r>
      <w:r>
        <w:fldChar w:fldCharType="begin"/>
      </w:r>
      <w:r>
        <w:instrText xml:space="preserve"> XE "</w:instrText>
      </w:r>
      <w:r w:rsidRPr="00537262">
        <w:instrText>Bounding box:WC rectangular area/WC window</w:instrText>
      </w:r>
      <w:r>
        <w:instrText xml:space="preserve">" </w:instrText>
      </w:r>
      <w:r>
        <w:fldChar w:fldCharType="end"/>
      </w:r>
      <w:r>
        <w:t xml:space="preserve">, and used for detecting collision between the WC window and </w:t>
      </w:r>
      <w:proofErr w:type="spellStart"/>
      <w:r w:rsidRPr="00453283">
        <w:rPr>
          <w:rStyle w:val="CodeInline"/>
        </w:rPr>
        <w:t>GameObject</w:t>
      </w:r>
      <w:proofErr w:type="spellEnd"/>
      <w:r>
        <w:t xml:space="preserve"> instances in the game world.</w:t>
      </w:r>
    </w:p>
    <w:p w14:paraId="43F0A9E9" w14:textId="77777777" w:rsidR="006723AB" w:rsidRDefault="006723AB" w:rsidP="006723AB">
      <w:pPr>
        <w:pStyle w:val="Heading2"/>
      </w:pPr>
      <w:r>
        <w:t>The Bounding Box and Collisions Project</w:t>
      </w:r>
      <w:r>
        <w:fldChar w:fldCharType="begin"/>
      </w:r>
      <w:r>
        <w:instrText xml:space="preserve"> XE "</w:instrText>
      </w:r>
      <w:r w:rsidRPr="00537262">
        <w:instrText>Bounding box:and Collisions Project</w:instrText>
      </w:r>
      <w:r>
        <w:instrText>" \t "</w:instrText>
      </w:r>
      <w:r w:rsidRPr="005C2A1F">
        <w:rPr>
          <w:i/>
        </w:rPr>
        <w:instrText>see</w:instrText>
      </w:r>
      <w:r w:rsidRPr="005C2A1F">
        <w:instrText xml:space="preserve"> Collisions Project</w:instrText>
      </w:r>
      <w:r>
        <w:instrText xml:space="preserve">" </w:instrText>
      </w:r>
      <w:r>
        <w:fldChar w:fldCharType="end"/>
      </w:r>
    </w:p>
    <w:p w14:paraId="02B33A92" w14:textId="4029248A" w:rsidR="006723AB" w:rsidRDefault="006723AB" w:rsidP="006723AB">
      <w:pPr>
        <w:pStyle w:val="BodyTextFirst"/>
      </w:pPr>
      <w:r>
        <w:t xml:space="preserve">This project demonstrates how to define a bounding box for a </w:t>
      </w:r>
      <w:proofErr w:type="spellStart"/>
      <w:r w:rsidRPr="002E1CEC">
        <w:rPr>
          <w:rStyle w:val="CodeInline"/>
        </w:rPr>
        <w:t>GameObject</w:t>
      </w:r>
      <w:proofErr w:type="spellEnd"/>
      <w:r>
        <w:t xml:space="preserve"> instance and detect collisions between two </w:t>
      </w:r>
      <w:proofErr w:type="spellStart"/>
      <w:r w:rsidRPr="00E20DCF">
        <w:rPr>
          <w:rStyle w:val="CodeInline"/>
        </w:rPr>
        <w:t>GameObject</w:t>
      </w:r>
      <w:proofErr w:type="spellEnd"/>
      <w:r>
        <w:t xml:space="preserve"> instances based on their bounding boxes. It is important to remember that bounding boxes are axes aligned, and thus the solution presented in this section does not support collision detections between rotated objects. </w:t>
      </w:r>
      <w:r w:rsidRPr="00813AB6">
        <w:t xml:space="preserve">You can see an example of this project running in Figure </w:t>
      </w:r>
      <w:r>
        <w:t>6-12</w:t>
      </w:r>
      <w:r>
        <w:fldChar w:fldCharType="begin"/>
      </w:r>
      <w:r>
        <w:instrText xml:space="preserve"> XE "</w:instrText>
      </w:r>
      <w:r w:rsidRPr="00537262">
        <w:instrText>Collisions Project:running of</w:instrText>
      </w:r>
      <w:r>
        <w:instrText xml:space="preserve">" </w:instrText>
      </w:r>
      <w:r>
        <w:fldChar w:fldCharType="end"/>
      </w:r>
      <w:r w:rsidRPr="00813AB6">
        <w:t>.</w:t>
      </w:r>
      <w:r>
        <w:t xml:space="preserve"> The source code to this project is defined in the </w:t>
      </w:r>
      <w:r w:rsidRPr="00EE0655">
        <w:rPr>
          <w:rStyle w:val="CodeInline"/>
        </w:rPr>
        <w:t>C</w:t>
      </w:r>
      <w:r>
        <w:rPr>
          <w:rStyle w:val="CodeInline"/>
        </w:rPr>
        <w:t>hapter6/6.3</w:t>
      </w:r>
      <w:r w:rsidRPr="00EE0655">
        <w:rPr>
          <w:rStyle w:val="CodeInline"/>
        </w:rPr>
        <w:t>.</w:t>
      </w:r>
      <w:r w:rsidR="009F13A6">
        <w:rPr>
          <w:rStyle w:val="CodeInline"/>
        </w:rPr>
        <w:t>bb</w:t>
      </w:r>
      <w:r>
        <w:rPr>
          <w:rStyle w:val="CodeInline"/>
        </w:rPr>
        <w:t>ox</w:t>
      </w:r>
      <w:r w:rsidR="009F13A6">
        <w:rPr>
          <w:rStyle w:val="CodeInline"/>
        </w:rPr>
        <w:t>_a</w:t>
      </w:r>
      <w:r>
        <w:rPr>
          <w:rStyle w:val="CodeInline"/>
        </w:rPr>
        <w:t>nd</w:t>
      </w:r>
      <w:r w:rsidR="009F13A6">
        <w:rPr>
          <w:rStyle w:val="CodeInline"/>
        </w:rPr>
        <w:t>_c</w:t>
      </w:r>
      <w:r>
        <w:rPr>
          <w:rStyle w:val="CodeInline"/>
        </w:rPr>
        <w:t>ollisions</w:t>
      </w:r>
      <w:r>
        <w:t xml:space="preserve"> fo</w:t>
      </w:r>
      <w:r w:rsidRPr="009B6F1C">
        <w:t>lder</w:t>
      </w:r>
      <w:r w:rsidRPr="004E33BF">
        <w:t>.</w:t>
      </w:r>
    </w:p>
    <w:p w14:paraId="30DAAE3C" w14:textId="77777777" w:rsidR="006723AB" w:rsidRDefault="006723AB" w:rsidP="006723AB">
      <w:pPr>
        <w:pStyle w:val="Figure"/>
      </w:pPr>
      <w:r>
        <w:rPr>
          <w:noProof/>
        </w:rPr>
        <w:lastRenderedPageBreak/>
        <w:drawing>
          <wp:inline distT="0" distB="0" distL="0" distR="0" wp14:anchorId="23F40B3D" wp14:editId="645FDC8E">
            <wp:extent cx="5038725" cy="3813175"/>
            <wp:effectExtent l="0" t="0" r="9525" b="0"/>
            <wp:docPr id="120" name="Picture 4" descr="A person jumping in the ai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Picture 4" descr="A person jumping in the air&#10;&#10;Description automatically generated with low confidence"/>
                    <pic:cNvPicPr>
                      <a:picLocks noChangeAspect="1" noChangeArrowheads="1"/>
                    </pic:cNvPicPr>
                  </pic:nvPicPr>
                  <pic:blipFill>
                    <a:blip r:embed="rId22">
                      <a:grayscl/>
                      <a:extLst>
                        <a:ext uri="{28A0092B-C50C-407E-A947-70E740481C1C}">
                          <a14:useLocalDpi xmlns:a14="http://schemas.microsoft.com/office/drawing/2010/main" val="0"/>
                        </a:ext>
                      </a:extLst>
                    </a:blip>
                    <a:srcRect/>
                    <a:stretch>
                      <a:fillRect/>
                    </a:stretch>
                  </pic:blipFill>
                  <pic:spPr bwMode="auto">
                    <a:xfrm>
                      <a:off x="0" y="0"/>
                      <a:ext cx="5038725" cy="3813175"/>
                    </a:xfrm>
                    <a:prstGeom prst="rect">
                      <a:avLst/>
                    </a:prstGeom>
                    <a:noFill/>
                    <a:ln>
                      <a:noFill/>
                    </a:ln>
                  </pic:spPr>
                </pic:pic>
              </a:graphicData>
            </a:graphic>
          </wp:inline>
        </w:drawing>
      </w:r>
    </w:p>
    <w:p w14:paraId="505AFA4E" w14:textId="77777777" w:rsidR="006723AB" w:rsidRDefault="006723AB" w:rsidP="006723AB">
      <w:pPr>
        <w:pStyle w:val="FigureCaption"/>
      </w:pPr>
      <w:r w:rsidRPr="004C36E3">
        <w:t xml:space="preserve">Figure </w:t>
      </w:r>
      <w:r>
        <w:t>6-12.</w:t>
      </w:r>
      <w:r w:rsidRPr="004C36E3">
        <w:t xml:space="preserve"> Runn</w:t>
      </w:r>
      <w:r>
        <w:t>ing the Bounding</w:t>
      </w:r>
      <w:r>
        <w:fldChar w:fldCharType="begin"/>
      </w:r>
      <w:r>
        <w:instrText xml:space="preserve"> XE "</w:instrText>
      </w:r>
      <w:r w:rsidRPr="00537262">
        <w:instrText>Collisions Project:running of</w:instrText>
      </w:r>
      <w:r>
        <w:instrText xml:space="preserve">" </w:instrText>
      </w:r>
      <w:r>
        <w:fldChar w:fldCharType="end"/>
      </w:r>
      <w:r>
        <w:t xml:space="preserve"> Box and Collisions project</w:t>
      </w:r>
    </w:p>
    <w:p w14:paraId="4D417041" w14:textId="77777777" w:rsidR="006723AB" w:rsidRDefault="006723AB" w:rsidP="006723AB">
      <w:pPr>
        <w:pStyle w:val="BodyTextCont"/>
      </w:pPr>
      <w:r>
        <w:t>The controls of the</w:t>
      </w:r>
      <w:r>
        <w:fldChar w:fldCharType="begin"/>
      </w:r>
      <w:r>
        <w:instrText xml:space="preserve"> XE "</w:instrText>
      </w:r>
      <w:r w:rsidRPr="00537262">
        <w:instrText>Collisions Project:controls of</w:instrText>
      </w:r>
      <w:r>
        <w:instrText xml:space="preserve">" </w:instrText>
      </w:r>
      <w:r>
        <w:fldChar w:fldCharType="end"/>
      </w:r>
      <w:r>
        <w:t xml:space="preserve"> project are identical to the previous project.</w:t>
      </w:r>
    </w:p>
    <w:p w14:paraId="627C595C" w14:textId="77777777" w:rsidR="006723AB" w:rsidRPr="006723AB" w:rsidRDefault="006723AB" w:rsidP="006723AB">
      <w:pPr>
        <w:pStyle w:val="Bullet"/>
      </w:pPr>
      <w:r w:rsidRPr="006723AB">
        <w:rPr>
          <w:rStyle w:val="Strong"/>
          <w:b w:val="0"/>
          <w:bCs w:val="0"/>
        </w:rPr>
        <w:t>WASD keys:</w:t>
      </w:r>
      <w:r w:rsidRPr="006723AB">
        <w:t xml:space="preserve"> Moves the </w:t>
      </w:r>
      <w:r w:rsidRPr="006723AB">
        <w:rPr>
          <w:rStyle w:val="CodeInline"/>
          <w:rFonts w:ascii="Utopia" w:hAnsi="Utopia"/>
          <w:bdr w:val="none" w:sz="0" w:space="0" w:color="auto"/>
        </w:rPr>
        <w:t>Hero</w:t>
      </w:r>
      <w:r w:rsidRPr="006723AB">
        <w:t xml:space="preserve"> object</w:t>
      </w:r>
    </w:p>
    <w:p w14:paraId="577CFFE7" w14:textId="0AAD83C1" w:rsidR="006723AB" w:rsidRPr="006723AB" w:rsidRDefault="006723AB" w:rsidP="006723AB">
      <w:pPr>
        <w:pStyle w:val="Bullet"/>
      </w:pPr>
      <w:r w:rsidRPr="006723AB">
        <w:rPr>
          <w:rStyle w:val="Strong"/>
          <w:b w:val="0"/>
          <w:bCs w:val="0"/>
        </w:rPr>
        <w:t>Left/Right</w:t>
      </w:r>
      <w:r w:rsidR="009F13A6">
        <w:rPr>
          <w:rStyle w:val="Strong"/>
          <w:b w:val="0"/>
          <w:bCs w:val="0"/>
        </w:rPr>
        <w:t>-</w:t>
      </w:r>
      <w:r w:rsidRPr="006723AB">
        <w:rPr>
          <w:rStyle w:val="Strong"/>
          <w:b w:val="0"/>
          <w:bCs w:val="0"/>
        </w:rPr>
        <w:t>Arrow keys:</w:t>
      </w:r>
      <w:r w:rsidRPr="006723AB">
        <w:t xml:space="preserve"> Change the front direction of the </w:t>
      </w:r>
      <w:r w:rsidRPr="006723AB">
        <w:rPr>
          <w:rStyle w:val="CodeInline"/>
          <w:rFonts w:ascii="Utopia" w:hAnsi="Utopia"/>
          <w:bdr w:val="none" w:sz="0" w:space="0" w:color="auto"/>
        </w:rPr>
        <w:t>Brain</w:t>
      </w:r>
      <w:r w:rsidRPr="006723AB">
        <w:t xml:space="preserve"> object when it is under user control</w:t>
      </w:r>
    </w:p>
    <w:p w14:paraId="717226D1" w14:textId="77777777" w:rsidR="006723AB" w:rsidRPr="006723AB" w:rsidRDefault="006723AB" w:rsidP="006723AB">
      <w:pPr>
        <w:pStyle w:val="Bullet"/>
      </w:pPr>
      <w:r w:rsidRPr="006723AB">
        <w:rPr>
          <w:rStyle w:val="Strong"/>
          <w:b w:val="0"/>
          <w:bCs w:val="0"/>
        </w:rPr>
        <w:t>Up/Down Arrow keys</w:t>
      </w:r>
      <w:r w:rsidRPr="006723AB">
        <w:t xml:space="preserve">: Increase/decrease the speed of the </w:t>
      </w:r>
      <w:r w:rsidRPr="006723AB">
        <w:rPr>
          <w:rStyle w:val="CodeInline"/>
          <w:rFonts w:ascii="Utopia" w:hAnsi="Utopia"/>
          <w:bdr w:val="none" w:sz="0" w:space="0" w:color="auto"/>
        </w:rPr>
        <w:t>Brain</w:t>
      </w:r>
      <w:r w:rsidRPr="006723AB">
        <w:t xml:space="preserve"> object</w:t>
      </w:r>
    </w:p>
    <w:p w14:paraId="43482154" w14:textId="77777777" w:rsidR="006723AB" w:rsidRPr="006723AB" w:rsidRDefault="006723AB" w:rsidP="006723AB">
      <w:pPr>
        <w:pStyle w:val="Bullet"/>
      </w:pPr>
      <w:r w:rsidRPr="006723AB">
        <w:rPr>
          <w:rStyle w:val="Strong"/>
          <w:b w:val="0"/>
          <w:bCs w:val="0"/>
        </w:rPr>
        <w:t xml:space="preserve">H key: </w:t>
      </w:r>
      <w:r w:rsidRPr="006723AB">
        <w:t xml:space="preserve">Switches the </w:t>
      </w:r>
      <w:r w:rsidRPr="006723AB">
        <w:rPr>
          <w:rStyle w:val="CodeInline"/>
          <w:rFonts w:ascii="Utopia" w:hAnsi="Utopia"/>
          <w:bdr w:val="none" w:sz="0" w:space="0" w:color="auto"/>
        </w:rPr>
        <w:t>Brain</w:t>
      </w:r>
      <w:r w:rsidRPr="006723AB">
        <w:t xml:space="preserve"> object to be under user arrow keys control</w:t>
      </w:r>
    </w:p>
    <w:p w14:paraId="413361AB" w14:textId="77777777" w:rsidR="006723AB" w:rsidRPr="006723AB" w:rsidRDefault="006723AB" w:rsidP="006723AB">
      <w:pPr>
        <w:pStyle w:val="Bullet"/>
        <w:rPr>
          <w:rStyle w:val="Strong"/>
          <w:b w:val="0"/>
          <w:bCs w:val="0"/>
        </w:rPr>
      </w:pPr>
      <w:r w:rsidRPr="006723AB">
        <w:rPr>
          <w:rStyle w:val="Strong"/>
          <w:b w:val="0"/>
          <w:bCs w:val="0"/>
        </w:rPr>
        <w:t xml:space="preserve">J key: </w:t>
      </w:r>
      <w:r w:rsidRPr="006723AB">
        <w:t xml:space="preserve">Switches the </w:t>
      </w:r>
      <w:r w:rsidRPr="006723AB">
        <w:rPr>
          <w:rStyle w:val="CodeInline"/>
          <w:rFonts w:ascii="Utopia" w:hAnsi="Utopia"/>
          <w:bdr w:val="none" w:sz="0" w:space="0" w:color="auto"/>
        </w:rPr>
        <w:t>Brain</w:t>
      </w:r>
      <w:r w:rsidRPr="006723AB">
        <w:t xml:space="preserve"> object to always point at and move toward the current </w:t>
      </w:r>
      <w:r w:rsidRPr="006723AB">
        <w:rPr>
          <w:rStyle w:val="CodeInline"/>
          <w:rFonts w:ascii="Utopia" w:hAnsi="Utopia"/>
          <w:bdr w:val="none" w:sz="0" w:space="0" w:color="auto"/>
        </w:rPr>
        <w:t>Hero</w:t>
      </w:r>
      <w:r w:rsidRPr="006723AB">
        <w:t xml:space="preserve"> object position</w:t>
      </w:r>
    </w:p>
    <w:p w14:paraId="6B36A1E7" w14:textId="77777777" w:rsidR="006723AB" w:rsidRPr="006723AB" w:rsidRDefault="006723AB" w:rsidP="006723AB">
      <w:pPr>
        <w:pStyle w:val="Bullet"/>
        <w:rPr>
          <w:rStyle w:val="Strong"/>
          <w:b w:val="0"/>
          <w:bCs w:val="0"/>
        </w:rPr>
      </w:pPr>
      <w:r w:rsidRPr="006723AB">
        <w:rPr>
          <w:rStyle w:val="Strong"/>
          <w:b w:val="0"/>
          <w:bCs w:val="0"/>
        </w:rPr>
        <w:t xml:space="preserve">K key: </w:t>
      </w:r>
      <w:r w:rsidRPr="006723AB">
        <w:t xml:space="preserve">Switches the </w:t>
      </w:r>
      <w:r w:rsidRPr="006723AB">
        <w:rPr>
          <w:rStyle w:val="CodeInline"/>
          <w:rFonts w:ascii="Utopia" w:hAnsi="Utopia"/>
          <w:bdr w:val="none" w:sz="0" w:space="0" w:color="auto"/>
        </w:rPr>
        <w:t>Brain</w:t>
      </w:r>
      <w:r w:rsidRPr="006723AB">
        <w:t xml:space="preserve"> object to turn and move gradually toward the current </w:t>
      </w:r>
      <w:r w:rsidRPr="006723AB">
        <w:rPr>
          <w:rStyle w:val="CodeInline"/>
          <w:rFonts w:ascii="Utopia" w:hAnsi="Utopia"/>
          <w:bdr w:val="none" w:sz="0" w:space="0" w:color="auto"/>
        </w:rPr>
        <w:t>Hero</w:t>
      </w:r>
      <w:r w:rsidRPr="006723AB">
        <w:t xml:space="preserve"> object position</w:t>
      </w:r>
    </w:p>
    <w:p w14:paraId="29EE1162" w14:textId="77777777" w:rsidR="006723AB" w:rsidRDefault="006723AB" w:rsidP="006723AB">
      <w:pPr>
        <w:pStyle w:val="BodyTextCont"/>
      </w:pPr>
      <w:r w:rsidRPr="00E67471">
        <w:t>The goals of</w:t>
      </w:r>
      <w:r>
        <w:fldChar w:fldCharType="begin"/>
      </w:r>
      <w:r>
        <w:instrText xml:space="preserve"> XE "</w:instrText>
      </w:r>
      <w:r w:rsidRPr="00537262">
        <w:instrText>Collisions Project:goals of</w:instrText>
      </w:r>
      <w:r>
        <w:instrText xml:space="preserve">" </w:instrText>
      </w:r>
      <w:r>
        <w:fldChar w:fldCharType="end"/>
      </w:r>
      <w:r w:rsidRPr="00E67471">
        <w:t xml:space="preserve"> the project are as follows</w:t>
      </w:r>
      <w:r>
        <w:t>:</w:t>
      </w:r>
    </w:p>
    <w:p w14:paraId="2D1D96D3" w14:textId="6B3E93FF" w:rsidR="006723AB" w:rsidRPr="006723AB" w:rsidRDefault="006723AB" w:rsidP="006723AB">
      <w:pPr>
        <w:pStyle w:val="Bullet"/>
      </w:pPr>
      <w:r w:rsidRPr="006723AB">
        <w:lastRenderedPageBreak/>
        <w:t xml:space="preserve">To understand the implementation of </w:t>
      </w:r>
      <w:r w:rsidR="009F13A6">
        <w:t>the</w:t>
      </w:r>
      <w:r w:rsidRPr="006723AB">
        <w:t xml:space="preserve"> bounding box class</w:t>
      </w:r>
    </w:p>
    <w:p w14:paraId="632FD54C" w14:textId="77777777" w:rsidR="006723AB" w:rsidRPr="006723AB" w:rsidRDefault="006723AB" w:rsidP="006723AB">
      <w:pPr>
        <w:pStyle w:val="Bullet"/>
      </w:pPr>
      <w:r w:rsidRPr="006723AB">
        <w:t xml:space="preserve">To experience working with the bounding box of a </w:t>
      </w:r>
      <w:proofErr w:type="spellStart"/>
      <w:r w:rsidRPr="006723AB">
        <w:rPr>
          <w:rStyle w:val="CodeInline"/>
          <w:rFonts w:ascii="Utopia" w:hAnsi="Utopia"/>
          <w:bdr w:val="none" w:sz="0" w:space="0" w:color="auto"/>
        </w:rPr>
        <w:t>GameObject</w:t>
      </w:r>
      <w:proofErr w:type="spellEnd"/>
      <w:r w:rsidRPr="006723AB">
        <w:rPr>
          <w:rStyle w:val="CodeInline"/>
          <w:rFonts w:ascii="Utopia" w:hAnsi="Utopia"/>
          <w:bdr w:val="none" w:sz="0" w:space="0" w:color="auto"/>
        </w:rPr>
        <w:t xml:space="preserve"> </w:t>
      </w:r>
      <w:r w:rsidRPr="006723AB">
        <w:t>instance</w:t>
      </w:r>
    </w:p>
    <w:p w14:paraId="3D16AABD" w14:textId="77777777" w:rsidR="006723AB" w:rsidRPr="006723AB" w:rsidRDefault="006723AB" w:rsidP="006723AB">
      <w:pPr>
        <w:pStyle w:val="Bullet"/>
      </w:pPr>
      <w:r w:rsidRPr="006723AB">
        <w:t xml:space="preserve">To compute and work with the bounds of a </w:t>
      </w:r>
      <w:r w:rsidRPr="006723AB">
        <w:rPr>
          <w:rStyle w:val="CodeInline"/>
          <w:rFonts w:ascii="Utopia" w:hAnsi="Utopia"/>
          <w:bdr w:val="none" w:sz="0" w:space="0" w:color="auto"/>
        </w:rPr>
        <w:t>Camera</w:t>
      </w:r>
      <w:r w:rsidRPr="006723AB">
        <w:t xml:space="preserve"> WC window</w:t>
      </w:r>
    </w:p>
    <w:p w14:paraId="29A0DE3E" w14:textId="77777777" w:rsidR="006723AB" w:rsidRPr="006723AB" w:rsidRDefault="006723AB" w:rsidP="006723AB">
      <w:pPr>
        <w:pStyle w:val="Bullet"/>
      </w:pPr>
      <w:r w:rsidRPr="006723AB">
        <w:t>To program with object collisions and object and camera WC window collisions</w:t>
      </w:r>
    </w:p>
    <w:p w14:paraId="1B7AB23D" w14:textId="77777777" w:rsidR="006723AB" w:rsidRDefault="006723AB" w:rsidP="006723AB">
      <w:pPr>
        <w:pStyle w:val="BodyTextCont"/>
      </w:pPr>
      <w:r w:rsidRPr="00D63759">
        <w:t xml:space="preserve">You can find the same </w:t>
      </w:r>
      <w:r>
        <w:t xml:space="preserve">external resource </w:t>
      </w:r>
      <w:r w:rsidRPr="00D63759">
        <w:t xml:space="preserve">files as in the previous project in the </w:t>
      </w:r>
      <w:r w:rsidRPr="00D63759">
        <w:rPr>
          <w:rStyle w:val="CodeInline"/>
        </w:rPr>
        <w:t>assets</w:t>
      </w:r>
      <w:r w:rsidRPr="00D63759">
        <w:t xml:space="preserve"> folder. </w:t>
      </w:r>
    </w:p>
    <w:p w14:paraId="4D148D19" w14:textId="77777777" w:rsidR="006723AB" w:rsidRDefault="006723AB" w:rsidP="006723AB">
      <w:pPr>
        <w:pStyle w:val="Heading3"/>
      </w:pPr>
      <w:r>
        <w:t>Define a Bounding Box Object</w:t>
      </w:r>
      <w:r>
        <w:fldChar w:fldCharType="begin"/>
      </w:r>
      <w:r>
        <w:instrText xml:space="preserve"> XE "</w:instrText>
      </w:r>
      <w:r w:rsidRPr="00537262">
        <w:instrText>Bounding box:definition</w:instrText>
      </w:r>
      <w:r>
        <w:instrText xml:space="preserve">" </w:instrText>
      </w:r>
      <w:r>
        <w:fldChar w:fldCharType="end"/>
      </w:r>
    </w:p>
    <w:p w14:paraId="2875E81A" w14:textId="77777777" w:rsidR="006723AB" w:rsidRDefault="006723AB" w:rsidP="006723AB">
      <w:pPr>
        <w:pStyle w:val="BodyTextFirst"/>
      </w:pPr>
      <w:r>
        <w:t xml:space="preserve">Define a </w:t>
      </w:r>
      <w:proofErr w:type="spellStart"/>
      <w:r w:rsidRPr="00413B73">
        <w:rPr>
          <w:rStyle w:val="CodeInline"/>
        </w:rPr>
        <w:t>BoundingBox</w:t>
      </w:r>
      <w:proofErr w:type="spellEnd"/>
      <w:r>
        <w:t xml:space="preserve"> object to represent the bounds of a rectangular area.</w:t>
      </w:r>
    </w:p>
    <w:p w14:paraId="4E55F620" w14:textId="4FC0124D" w:rsidR="006723AB" w:rsidRPr="001E339C" w:rsidRDefault="006723AB" w:rsidP="00E60016">
      <w:pPr>
        <w:pStyle w:val="NumList"/>
        <w:numPr>
          <w:ilvl w:val="0"/>
          <w:numId w:val="18"/>
        </w:numPr>
      </w:pPr>
      <w:r>
        <w:t xml:space="preserve">Create a new file in the </w:t>
      </w:r>
      <w:proofErr w:type="spellStart"/>
      <w:r w:rsidRPr="00C241CD">
        <w:rPr>
          <w:rStyle w:val="CodeInline"/>
        </w:rPr>
        <w:t>src</w:t>
      </w:r>
      <w:proofErr w:type="spellEnd"/>
      <w:r w:rsidRPr="00C241CD">
        <w:rPr>
          <w:rStyle w:val="CodeInline"/>
        </w:rPr>
        <w:t>/</w:t>
      </w:r>
      <w:r w:rsidR="007B512E">
        <w:rPr>
          <w:rStyle w:val="CodeInline"/>
        </w:rPr>
        <w:t>e</w:t>
      </w:r>
      <w:r w:rsidRPr="00C241CD">
        <w:rPr>
          <w:rStyle w:val="CodeInline"/>
        </w:rPr>
        <w:t>ngine</w:t>
      </w:r>
      <w:r>
        <w:t xml:space="preserve"> folder, name it </w:t>
      </w:r>
      <w:r w:rsidR="007B512E">
        <w:rPr>
          <w:rStyle w:val="CodeInline"/>
        </w:rPr>
        <w:t>b</w:t>
      </w:r>
      <w:r w:rsidRPr="00C241CD">
        <w:rPr>
          <w:rStyle w:val="CodeInline"/>
        </w:rPr>
        <w:t>ounding</w:t>
      </w:r>
      <w:r w:rsidR="007B512E">
        <w:rPr>
          <w:rStyle w:val="CodeInline"/>
        </w:rPr>
        <w:t>_b</w:t>
      </w:r>
      <w:r w:rsidRPr="00C241CD">
        <w:rPr>
          <w:rStyle w:val="CodeInline"/>
        </w:rPr>
        <w:t>ox.js</w:t>
      </w:r>
      <w:r>
        <w:t>, and define its constructor with instance variables to represent a bound, as illustrated in Figure 6-11.</w:t>
      </w:r>
    </w:p>
    <w:p w14:paraId="1F748B9A" w14:textId="17418F22" w:rsidR="007B512E" w:rsidRDefault="007B512E" w:rsidP="007B512E">
      <w:pPr>
        <w:pStyle w:val="Code"/>
      </w:pPr>
      <w:r>
        <w:t>class BoundingBox {</w:t>
      </w:r>
    </w:p>
    <w:p w14:paraId="551C5A93" w14:textId="77777777" w:rsidR="007B512E" w:rsidRDefault="007B512E" w:rsidP="007B512E">
      <w:pPr>
        <w:pStyle w:val="Code"/>
      </w:pPr>
      <w:r>
        <w:t xml:space="preserve">    constructor(centerPos, w, h) {</w:t>
      </w:r>
    </w:p>
    <w:p w14:paraId="3BCBAC1E" w14:textId="77777777" w:rsidR="007B512E" w:rsidRDefault="007B512E" w:rsidP="007B512E">
      <w:pPr>
        <w:pStyle w:val="Code"/>
      </w:pPr>
      <w:r>
        <w:t xml:space="preserve">        this.mLL = vec2.fromValues(0, 0);</w:t>
      </w:r>
    </w:p>
    <w:p w14:paraId="0F96D843" w14:textId="77777777" w:rsidR="007B512E" w:rsidRDefault="007B512E" w:rsidP="007B512E">
      <w:pPr>
        <w:pStyle w:val="Code"/>
      </w:pPr>
      <w:r>
        <w:t xml:space="preserve">        this.setBounds(centerPos, w, h);</w:t>
      </w:r>
    </w:p>
    <w:p w14:paraId="6B171321" w14:textId="491CC4D2" w:rsidR="007B512E" w:rsidRDefault="007B512E" w:rsidP="007B512E">
      <w:pPr>
        <w:pStyle w:val="Code"/>
      </w:pPr>
      <w:r>
        <w:t xml:space="preserve">    }</w:t>
      </w:r>
    </w:p>
    <w:p w14:paraId="6FB79257" w14:textId="07419195" w:rsidR="007B512E" w:rsidRDefault="007B512E" w:rsidP="007B512E">
      <w:pPr>
        <w:pStyle w:val="Code"/>
      </w:pPr>
      <w:r>
        <w:t>… implementation to follow …</w:t>
      </w:r>
    </w:p>
    <w:p w14:paraId="497E7603" w14:textId="77777777" w:rsidR="006723AB" w:rsidRPr="001E339C" w:rsidRDefault="006723AB" w:rsidP="00E60016">
      <w:pPr>
        <w:pStyle w:val="NumList"/>
        <w:numPr>
          <w:ilvl w:val="0"/>
          <w:numId w:val="8"/>
        </w:numPr>
      </w:pPr>
      <w:r w:rsidRPr="006723AB">
        <w:t>The</w:t>
      </w:r>
      <w:r>
        <w:t xml:space="preserve"> </w:t>
      </w:r>
      <w:proofErr w:type="spellStart"/>
      <w:r w:rsidRPr="00407738">
        <w:rPr>
          <w:rStyle w:val="CodeInline"/>
        </w:rPr>
        <w:t>setBounds</w:t>
      </w:r>
      <w:proofErr w:type="spellEnd"/>
      <w:r w:rsidRPr="00407738">
        <w:rPr>
          <w:rStyle w:val="CodeInline"/>
        </w:rPr>
        <w:t>()</w:t>
      </w:r>
      <w:r>
        <w:t xml:space="preserve"> function computes and </w:t>
      </w:r>
      <w:r w:rsidRPr="005E7088">
        <w:t>set</w:t>
      </w:r>
      <w:r>
        <w:t>s</w:t>
      </w:r>
      <w:r w:rsidRPr="005E7088">
        <w:t xml:space="preserve"> the instance variables of the bounding box</w:t>
      </w:r>
      <w:r>
        <w:t>.</w:t>
      </w:r>
    </w:p>
    <w:p w14:paraId="6CB45848" w14:textId="4888431A" w:rsidR="007B512E" w:rsidRDefault="007B512E" w:rsidP="007B512E">
      <w:pPr>
        <w:pStyle w:val="Code"/>
      </w:pPr>
      <w:r>
        <w:t>setBounds(centerPos, w, h) {</w:t>
      </w:r>
    </w:p>
    <w:p w14:paraId="5DABA1D7" w14:textId="2B023E75" w:rsidR="007B512E" w:rsidRDefault="007B512E" w:rsidP="007B512E">
      <w:pPr>
        <w:pStyle w:val="Code"/>
      </w:pPr>
      <w:r>
        <w:t xml:space="preserve">    this.mWidth = w;</w:t>
      </w:r>
    </w:p>
    <w:p w14:paraId="1C6C8D4C" w14:textId="66203374" w:rsidR="007B512E" w:rsidRDefault="007B512E" w:rsidP="007B512E">
      <w:pPr>
        <w:pStyle w:val="Code"/>
      </w:pPr>
      <w:r>
        <w:t xml:space="preserve">    this.mHeight = h;</w:t>
      </w:r>
    </w:p>
    <w:p w14:paraId="0B756E6F" w14:textId="3F49766A" w:rsidR="007B512E" w:rsidRDefault="007B512E" w:rsidP="007B512E">
      <w:pPr>
        <w:pStyle w:val="Code"/>
      </w:pPr>
      <w:r>
        <w:t xml:space="preserve">    this.mLL[0] = centerPos[0] - (w / 2);</w:t>
      </w:r>
    </w:p>
    <w:p w14:paraId="331A594A" w14:textId="14ECCCC0" w:rsidR="007B512E" w:rsidRDefault="007B512E" w:rsidP="007B512E">
      <w:pPr>
        <w:pStyle w:val="Code"/>
      </w:pPr>
      <w:r>
        <w:t xml:space="preserve">    this.mLL[1] = centerPos[1] - (h / 2);</w:t>
      </w:r>
    </w:p>
    <w:p w14:paraId="73AEAD22" w14:textId="4567555D" w:rsidR="007B512E" w:rsidRPr="00293809" w:rsidRDefault="007B512E" w:rsidP="007B512E">
      <w:pPr>
        <w:pStyle w:val="Code"/>
      </w:pPr>
      <w:r>
        <w:t>}</w:t>
      </w:r>
    </w:p>
    <w:p w14:paraId="472559A4" w14:textId="25F30FF2" w:rsidR="006723AB" w:rsidRPr="001E339C" w:rsidRDefault="007B512E" w:rsidP="00E60016">
      <w:pPr>
        <w:pStyle w:val="NumList"/>
        <w:numPr>
          <w:ilvl w:val="0"/>
          <w:numId w:val="8"/>
        </w:numPr>
      </w:pPr>
      <w:r>
        <w:t>Above the class definition, d</w:t>
      </w:r>
      <w:commentRangeStart w:id="82"/>
      <w:r w:rsidR="006723AB" w:rsidRPr="006723AB">
        <w:t>efine</w:t>
      </w:r>
      <w:r w:rsidR="006723AB" w:rsidRPr="006A27C6">
        <w:t xml:space="preserve"> </w:t>
      </w:r>
      <w:r w:rsidR="006723AB" w:rsidRPr="00043137">
        <w:t xml:space="preserve">an enumerated data type with values that identify </w:t>
      </w:r>
      <w:r w:rsidR="006723AB">
        <w:t xml:space="preserve">the collision sides of a bounding box. </w:t>
      </w:r>
      <w:commentRangeEnd w:id="82"/>
      <w:r>
        <w:rPr>
          <w:rStyle w:val="CommentReference"/>
          <w:rFonts w:asciiTheme="minorHAnsi" w:hAnsiTheme="minorHAnsi"/>
        </w:rPr>
        <w:commentReference w:id="82"/>
      </w:r>
    </w:p>
    <w:p w14:paraId="021430F2" w14:textId="165AA848" w:rsidR="007B512E" w:rsidRDefault="007B512E" w:rsidP="007B512E">
      <w:pPr>
        <w:pStyle w:val="Code"/>
      </w:pPr>
      <w:r>
        <w:t>const eBoundCollideStatus = Object.freeze({</w:t>
      </w:r>
    </w:p>
    <w:p w14:paraId="5BA67793" w14:textId="77777777" w:rsidR="007B512E" w:rsidRDefault="007B512E" w:rsidP="007B512E">
      <w:pPr>
        <w:pStyle w:val="Code"/>
      </w:pPr>
      <w:r>
        <w:t xml:space="preserve">    eCollideLeft: 1,</w:t>
      </w:r>
    </w:p>
    <w:p w14:paraId="1C461D12" w14:textId="77777777" w:rsidR="007B512E" w:rsidRDefault="007B512E" w:rsidP="007B512E">
      <w:pPr>
        <w:pStyle w:val="Code"/>
      </w:pPr>
      <w:r>
        <w:t xml:space="preserve">    eCollideRight: 2,</w:t>
      </w:r>
    </w:p>
    <w:p w14:paraId="48D5FDC7" w14:textId="77777777" w:rsidR="007B512E" w:rsidRDefault="007B512E" w:rsidP="007B512E">
      <w:pPr>
        <w:pStyle w:val="Code"/>
      </w:pPr>
      <w:r>
        <w:t xml:space="preserve">    eCollideTop: 4,</w:t>
      </w:r>
    </w:p>
    <w:p w14:paraId="547584A6" w14:textId="77777777" w:rsidR="007B512E" w:rsidRDefault="007B512E" w:rsidP="007B512E">
      <w:pPr>
        <w:pStyle w:val="Code"/>
      </w:pPr>
      <w:r>
        <w:t xml:space="preserve">    eCollideBottom: 8,</w:t>
      </w:r>
    </w:p>
    <w:p w14:paraId="3B6EA77A" w14:textId="77777777" w:rsidR="007B512E" w:rsidRDefault="007B512E" w:rsidP="007B512E">
      <w:pPr>
        <w:pStyle w:val="Code"/>
      </w:pPr>
      <w:r>
        <w:t xml:space="preserve">    eInside: 16,</w:t>
      </w:r>
    </w:p>
    <w:p w14:paraId="1F1BBEA0" w14:textId="77777777" w:rsidR="007B512E" w:rsidRDefault="007B512E" w:rsidP="007B512E">
      <w:pPr>
        <w:pStyle w:val="Code"/>
      </w:pPr>
      <w:r>
        <w:t xml:space="preserve">    eOutside: 0</w:t>
      </w:r>
    </w:p>
    <w:p w14:paraId="665CAC18" w14:textId="066CC8A9" w:rsidR="007B512E" w:rsidRPr="00293809" w:rsidRDefault="007B512E" w:rsidP="007B512E">
      <w:pPr>
        <w:pStyle w:val="Code"/>
      </w:pPr>
      <w:r>
        <w:t>});</w:t>
      </w:r>
    </w:p>
    <w:p w14:paraId="2BEF3C12" w14:textId="77777777" w:rsidR="006723AB" w:rsidRDefault="006723AB" w:rsidP="006723AB">
      <w:pPr>
        <w:pStyle w:val="BodyTextCont"/>
      </w:pPr>
      <w:r>
        <w:t>Notice that each enumerated value</w:t>
      </w:r>
      <w:r w:rsidRPr="00723FA9">
        <w:t xml:space="preserve"> </w:t>
      </w:r>
      <w:r>
        <w:t xml:space="preserve">is different and </w:t>
      </w:r>
      <w:r w:rsidRPr="00723FA9">
        <w:t>has only one nonzero bit.</w:t>
      </w:r>
      <w:r>
        <w:t xml:space="preserve"> This allows the enumerated values to be combined with the bitwise-or </w:t>
      </w:r>
      <w:r>
        <w:lastRenderedPageBreak/>
        <w:t xml:space="preserve">operator to represent a multisided collision. For example, if an object collides with both the top and left sides of a bounding box, the collision status will be </w:t>
      </w:r>
      <w:proofErr w:type="spellStart"/>
      <w:r w:rsidRPr="005C1755">
        <w:rPr>
          <w:rStyle w:val="CodeInline"/>
        </w:rPr>
        <w:t>eCollideLeft</w:t>
      </w:r>
      <w:proofErr w:type="spellEnd"/>
      <w:r w:rsidRPr="005C1755">
        <w:rPr>
          <w:rStyle w:val="CodeInline"/>
        </w:rPr>
        <w:t xml:space="preserve"> | </w:t>
      </w:r>
      <w:proofErr w:type="spellStart"/>
      <w:r w:rsidRPr="005C1755">
        <w:rPr>
          <w:rStyle w:val="CodeInline"/>
        </w:rPr>
        <w:t>eCollideTop</w:t>
      </w:r>
      <w:proofErr w:type="spellEnd"/>
      <w:r w:rsidRPr="007E5E20">
        <w:rPr>
          <w:rStyle w:val="CodeInline"/>
        </w:rPr>
        <w:t xml:space="preserve"> = 4 | 1 = 5</w:t>
      </w:r>
      <w:r>
        <w:t>.</w:t>
      </w:r>
    </w:p>
    <w:p w14:paraId="13E054DC" w14:textId="77777777" w:rsidR="006723AB" w:rsidRPr="001E339C" w:rsidRDefault="006723AB" w:rsidP="00E60016">
      <w:pPr>
        <w:pStyle w:val="NumList"/>
        <w:numPr>
          <w:ilvl w:val="0"/>
          <w:numId w:val="8"/>
        </w:numPr>
      </w:pPr>
      <w:r>
        <w:t>Define a function to determine whether a given position, (x, y), is within the bounds of the box.</w:t>
      </w:r>
    </w:p>
    <w:p w14:paraId="6E80D5B9" w14:textId="458EED7C" w:rsidR="007B512E" w:rsidRDefault="007B512E" w:rsidP="007B512E">
      <w:pPr>
        <w:pStyle w:val="Code"/>
      </w:pPr>
      <w:r>
        <w:t>containsPoint(x, y) {</w:t>
      </w:r>
    </w:p>
    <w:p w14:paraId="5F9418E9" w14:textId="0897FCB7" w:rsidR="007B512E" w:rsidRDefault="007B512E" w:rsidP="007B512E">
      <w:pPr>
        <w:pStyle w:val="Code"/>
      </w:pPr>
      <w:r>
        <w:t xml:space="preserve">    return ((x &gt; this.minX()) &amp;&amp; (x &lt; this.maxX()) &amp;&amp;</w:t>
      </w:r>
    </w:p>
    <w:p w14:paraId="4F8C827A" w14:textId="2517DE30" w:rsidR="007B512E" w:rsidRDefault="007B512E" w:rsidP="007B512E">
      <w:pPr>
        <w:pStyle w:val="Code"/>
      </w:pPr>
      <w:r>
        <w:t xml:space="preserve">        (y &gt; this.minY()) &amp;&amp; (y &lt; this.maxY()));</w:t>
      </w:r>
    </w:p>
    <w:p w14:paraId="414F1696" w14:textId="58918317" w:rsidR="007B512E" w:rsidRPr="00293809" w:rsidRDefault="007B512E" w:rsidP="007B512E">
      <w:pPr>
        <w:pStyle w:val="Code"/>
      </w:pPr>
      <w:r>
        <w:t>}</w:t>
      </w:r>
    </w:p>
    <w:p w14:paraId="6D1CBA33" w14:textId="77777777" w:rsidR="006723AB" w:rsidRPr="001E339C" w:rsidRDefault="006723AB" w:rsidP="00E60016">
      <w:pPr>
        <w:pStyle w:val="NumList"/>
        <w:numPr>
          <w:ilvl w:val="0"/>
          <w:numId w:val="8"/>
        </w:numPr>
      </w:pPr>
      <w:r>
        <w:t xml:space="preserve">Define a </w:t>
      </w:r>
      <w:r w:rsidRPr="00BD194A">
        <w:t>function</w:t>
      </w:r>
      <w:r>
        <w:t xml:space="preserve"> to determine whether a given</w:t>
      </w:r>
      <w:r>
        <w:fldChar w:fldCharType="begin"/>
      </w:r>
      <w:r>
        <w:instrText xml:space="preserve"> XE "</w:instrText>
      </w:r>
      <w:r w:rsidRPr="00537262">
        <w:instrText>Bounding box:definition</w:instrText>
      </w:r>
      <w:r>
        <w:instrText xml:space="preserve">" </w:instrText>
      </w:r>
      <w:r>
        <w:fldChar w:fldCharType="end"/>
      </w:r>
      <w:r>
        <w:t xml:space="preserve"> bound intersects with the current one.</w:t>
      </w:r>
    </w:p>
    <w:p w14:paraId="340D0483" w14:textId="52D9E837" w:rsidR="007B512E" w:rsidRDefault="007B512E" w:rsidP="007B512E">
      <w:pPr>
        <w:pStyle w:val="Code"/>
      </w:pPr>
      <w:r>
        <w:t>intersectsBound(otherBound) {</w:t>
      </w:r>
    </w:p>
    <w:p w14:paraId="7272E78F" w14:textId="302D6AC2" w:rsidR="007B512E" w:rsidRDefault="007B512E" w:rsidP="007B512E">
      <w:pPr>
        <w:pStyle w:val="Code"/>
      </w:pPr>
      <w:r>
        <w:t xml:space="preserve">    return ((this.minX() &lt; otherBound.maxX()) &amp;&amp;</w:t>
      </w:r>
    </w:p>
    <w:p w14:paraId="3D2A4E36" w14:textId="3C52EE69" w:rsidR="007B512E" w:rsidRDefault="007B512E" w:rsidP="007B512E">
      <w:pPr>
        <w:pStyle w:val="Code"/>
      </w:pPr>
      <w:r>
        <w:t xml:space="preserve">        (this.maxX() &gt; otherBound.minX()) &amp;&amp;</w:t>
      </w:r>
    </w:p>
    <w:p w14:paraId="1B0751CD" w14:textId="24F1AAE6" w:rsidR="007B512E" w:rsidRDefault="007B512E" w:rsidP="007B512E">
      <w:pPr>
        <w:pStyle w:val="Code"/>
      </w:pPr>
      <w:r>
        <w:t xml:space="preserve">        (this.minY() &lt; otherBound.maxY()) &amp;&amp;</w:t>
      </w:r>
    </w:p>
    <w:p w14:paraId="02D9D355" w14:textId="3B39F512" w:rsidR="007B512E" w:rsidRDefault="007B512E" w:rsidP="007B512E">
      <w:pPr>
        <w:pStyle w:val="Code"/>
      </w:pPr>
      <w:r>
        <w:t xml:space="preserve">        (this.maxY() &gt; otherBound.minY()));</w:t>
      </w:r>
    </w:p>
    <w:p w14:paraId="71CDA9D8" w14:textId="3204C8E9" w:rsidR="007B512E" w:rsidRPr="00293809" w:rsidRDefault="007B512E" w:rsidP="007B512E">
      <w:pPr>
        <w:pStyle w:val="Code"/>
      </w:pPr>
      <w:r>
        <w:t>}</w:t>
      </w:r>
    </w:p>
    <w:p w14:paraId="1E493BC5" w14:textId="77777777" w:rsidR="006723AB" w:rsidRPr="001E339C" w:rsidRDefault="006723AB" w:rsidP="00E60016">
      <w:pPr>
        <w:pStyle w:val="NumList"/>
        <w:numPr>
          <w:ilvl w:val="0"/>
          <w:numId w:val="8"/>
        </w:numPr>
      </w:pPr>
      <w:r w:rsidRPr="00BD194A">
        <w:t>Define</w:t>
      </w:r>
      <w:r>
        <w:t xml:space="preserve"> a function to compute the intersection status between a given bound and the current one.</w:t>
      </w:r>
    </w:p>
    <w:p w14:paraId="110F10A7" w14:textId="2DE84FFE" w:rsidR="007B512E" w:rsidRDefault="007B512E" w:rsidP="007B512E">
      <w:pPr>
        <w:pStyle w:val="Code"/>
      </w:pPr>
      <w:r>
        <w:t>boundCollideStatus(otherBound) {</w:t>
      </w:r>
    </w:p>
    <w:p w14:paraId="09FE8833" w14:textId="40517521" w:rsidR="007B512E" w:rsidRDefault="007B512E" w:rsidP="007B512E">
      <w:pPr>
        <w:pStyle w:val="Code"/>
      </w:pPr>
      <w:r>
        <w:t xml:space="preserve">    let status = eBoundCollideStatus.eOutside;</w:t>
      </w:r>
    </w:p>
    <w:p w14:paraId="04BBC27B" w14:textId="77777777" w:rsidR="007B512E" w:rsidRDefault="007B512E" w:rsidP="007B512E">
      <w:pPr>
        <w:pStyle w:val="Code"/>
      </w:pPr>
    </w:p>
    <w:p w14:paraId="322093C5" w14:textId="0A89EA58" w:rsidR="007B512E" w:rsidRDefault="007B512E" w:rsidP="007B512E">
      <w:pPr>
        <w:pStyle w:val="Code"/>
      </w:pPr>
      <w:r>
        <w:t xml:space="preserve">    if (this.intersectsBound(otherBound)) {</w:t>
      </w:r>
    </w:p>
    <w:p w14:paraId="26D1B10D" w14:textId="65A78955" w:rsidR="007B512E" w:rsidRDefault="007B512E" w:rsidP="007B512E">
      <w:pPr>
        <w:pStyle w:val="Code"/>
      </w:pPr>
      <w:r>
        <w:t xml:space="preserve">        if (otherBound.minX() &lt; this.minX()) {</w:t>
      </w:r>
    </w:p>
    <w:p w14:paraId="55821A4F" w14:textId="26A98AF4" w:rsidR="007B512E" w:rsidRDefault="007B512E" w:rsidP="007B512E">
      <w:pPr>
        <w:pStyle w:val="Code"/>
      </w:pPr>
      <w:r>
        <w:t xml:space="preserve">            status |= eBoundCollideStatus.eCollideLeft;</w:t>
      </w:r>
    </w:p>
    <w:p w14:paraId="7B3839B0" w14:textId="6EC9205A" w:rsidR="007B512E" w:rsidRDefault="007B512E" w:rsidP="007B512E">
      <w:pPr>
        <w:pStyle w:val="Code"/>
      </w:pPr>
      <w:r>
        <w:t xml:space="preserve">        }</w:t>
      </w:r>
    </w:p>
    <w:p w14:paraId="370A11D8" w14:textId="7752B9A6" w:rsidR="007B512E" w:rsidRDefault="007B512E" w:rsidP="007B512E">
      <w:pPr>
        <w:pStyle w:val="Code"/>
      </w:pPr>
      <w:r>
        <w:t xml:space="preserve">        if (otherBound.maxX() &gt; this.maxX()) {</w:t>
      </w:r>
    </w:p>
    <w:p w14:paraId="185B5D85" w14:textId="433A3CCC" w:rsidR="007B512E" w:rsidRDefault="007B512E" w:rsidP="007B512E">
      <w:pPr>
        <w:pStyle w:val="Code"/>
      </w:pPr>
      <w:r>
        <w:t xml:space="preserve">            status |= eBoundCollideStatus.eCollideRight;</w:t>
      </w:r>
    </w:p>
    <w:p w14:paraId="041F66D3" w14:textId="0B529C25" w:rsidR="007B512E" w:rsidRDefault="007B512E" w:rsidP="007B512E">
      <w:pPr>
        <w:pStyle w:val="Code"/>
      </w:pPr>
      <w:r>
        <w:t xml:space="preserve">        }</w:t>
      </w:r>
    </w:p>
    <w:p w14:paraId="43B86646" w14:textId="67B010A4" w:rsidR="007B512E" w:rsidRDefault="007B512E" w:rsidP="007B512E">
      <w:pPr>
        <w:pStyle w:val="Code"/>
      </w:pPr>
      <w:r>
        <w:t xml:space="preserve">        if (otherBound.minY() &lt; this.minY()) {</w:t>
      </w:r>
    </w:p>
    <w:p w14:paraId="1438590F" w14:textId="35C10C6D" w:rsidR="007B512E" w:rsidRDefault="007B512E" w:rsidP="007B512E">
      <w:pPr>
        <w:pStyle w:val="Code"/>
      </w:pPr>
      <w:r>
        <w:t xml:space="preserve">            status |= eBoundCollideStatus.eCollideBottom;</w:t>
      </w:r>
    </w:p>
    <w:p w14:paraId="50BD4ED1" w14:textId="03068D16" w:rsidR="007B512E" w:rsidRDefault="007B512E" w:rsidP="007B512E">
      <w:pPr>
        <w:pStyle w:val="Code"/>
      </w:pPr>
      <w:r>
        <w:t xml:space="preserve">        }</w:t>
      </w:r>
    </w:p>
    <w:p w14:paraId="098594E0" w14:textId="57E75E7B" w:rsidR="007B512E" w:rsidRDefault="007B512E" w:rsidP="007B512E">
      <w:pPr>
        <w:pStyle w:val="Code"/>
      </w:pPr>
      <w:r>
        <w:t xml:space="preserve">        if (otherBound.maxY() &gt; this.maxY()) {</w:t>
      </w:r>
    </w:p>
    <w:p w14:paraId="64AD0CE5" w14:textId="5A8B7A4D" w:rsidR="007B512E" w:rsidRDefault="007B512E" w:rsidP="007B512E">
      <w:pPr>
        <w:pStyle w:val="Code"/>
      </w:pPr>
      <w:r>
        <w:t xml:space="preserve">            status |= eBoundCollideStatus.eCollideTop;</w:t>
      </w:r>
    </w:p>
    <w:p w14:paraId="5DD49DE2" w14:textId="6D8ADC17" w:rsidR="007B512E" w:rsidRDefault="007B512E" w:rsidP="007B512E">
      <w:pPr>
        <w:pStyle w:val="Code"/>
      </w:pPr>
      <w:r>
        <w:t xml:space="preserve">        }</w:t>
      </w:r>
    </w:p>
    <w:p w14:paraId="40B9C822" w14:textId="77777777" w:rsidR="007B512E" w:rsidRDefault="007B512E" w:rsidP="007B512E">
      <w:pPr>
        <w:pStyle w:val="Code"/>
      </w:pPr>
    </w:p>
    <w:p w14:paraId="323FA2CF" w14:textId="1CDFE71F" w:rsidR="007B512E" w:rsidRDefault="007B512E" w:rsidP="007B512E">
      <w:pPr>
        <w:pStyle w:val="Code"/>
      </w:pPr>
      <w:r>
        <w:t xml:space="preserve">        // if the bounds intersects and yet none of the sides overlaps</w:t>
      </w:r>
    </w:p>
    <w:p w14:paraId="4E55AC99" w14:textId="06CEA62F" w:rsidR="007B512E" w:rsidRDefault="007B512E" w:rsidP="007B512E">
      <w:pPr>
        <w:pStyle w:val="Code"/>
      </w:pPr>
      <w:r>
        <w:t xml:space="preserve">        // otherBound is completely inside thisBound</w:t>
      </w:r>
    </w:p>
    <w:p w14:paraId="47CB5BC6" w14:textId="7917329C" w:rsidR="007B512E" w:rsidRDefault="007B512E" w:rsidP="007B512E">
      <w:pPr>
        <w:pStyle w:val="Code"/>
      </w:pPr>
      <w:r>
        <w:t xml:space="preserve">        if (status === eBoundCollideStatus.eOutside) {</w:t>
      </w:r>
    </w:p>
    <w:p w14:paraId="5F8C8DE0" w14:textId="16BBE590" w:rsidR="007B512E" w:rsidRDefault="007B512E" w:rsidP="007B512E">
      <w:pPr>
        <w:pStyle w:val="Code"/>
      </w:pPr>
      <w:r>
        <w:t xml:space="preserve">            status = eBoundCollideStatus.eInside;</w:t>
      </w:r>
    </w:p>
    <w:p w14:paraId="2E2BA723" w14:textId="773C74AB" w:rsidR="007B512E" w:rsidRDefault="007B512E" w:rsidP="007B512E">
      <w:pPr>
        <w:pStyle w:val="Code"/>
      </w:pPr>
      <w:r>
        <w:t xml:space="preserve">        }</w:t>
      </w:r>
    </w:p>
    <w:p w14:paraId="5BB7BE9B" w14:textId="4B2FF246" w:rsidR="007B512E" w:rsidRDefault="007B512E" w:rsidP="007B512E">
      <w:pPr>
        <w:pStyle w:val="Code"/>
      </w:pPr>
      <w:r>
        <w:t xml:space="preserve">    }</w:t>
      </w:r>
    </w:p>
    <w:p w14:paraId="331838CB" w14:textId="14633FD9" w:rsidR="007B512E" w:rsidRDefault="007B512E" w:rsidP="007B512E">
      <w:pPr>
        <w:pStyle w:val="Code"/>
      </w:pPr>
      <w:r>
        <w:t xml:space="preserve">    return status;</w:t>
      </w:r>
    </w:p>
    <w:p w14:paraId="16BB9114" w14:textId="003CC6D7" w:rsidR="007B512E" w:rsidRPr="00293809" w:rsidRDefault="007B512E" w:rsidP="007B512E">
      <w:pPr>
        <w:pStyle w:val="Code"/>
      </w:pPr>
      <w:r>
        <w:t>}</w:t>
      </w:r>
    </w:p>
    <w:p w14:paraId="0B8CE85D" w14:textId="77777777" w:rsidR="006723AB" w:rsidRDefault="006723AB" w:rsidP="00BD194A">
      <w:pPr>
        <w:pStyle w:val="BodyTextCont"/>
      </w:pPr>
      <w:r>
        <w:t xml:space="preserve">Notice the subtle </w:t>
      </w:r>
      <w:r w:rsidRPr="00BD194A">
        <w:t>yet</w:t>
      </w:r>
      <w:r>
        <w:t xml:space="preserve"> important difference between the </w:t>
      </w:r>
      <w:proofErr w:type="spellStart"/>
      <w:r w:rsidRPr="00B4137E">
        <w:rPr>
          <w:rStyle w:val="CodeInline"/>
        </w:rPr>
        <w:t>intersectsBound</w:t>
      </w:r>
      <w:proofErr w:type="spellEnd"/>
      <w:r w:rsidRPr="00B4137E">
        <w:rPr>
          <w:rStyle w:val="CodeInline"/>
        </w:rPr>
        <w:t>()</w:t>
      </w:r>
      <w:r>
        <w:t xml:space="preserve"> and </w:t>
      </w:r>
      <w:proofErr w:type="spellStart"/>
      <w:r w:rsidRPr="00B4137E">
        <w:rPr>
          <w:rStyle w:val="CodeInline"/>
        </w:rPr>
        <w:t>boundCollideStatus</w:t>
      </w:r>
      <w:proofErr w:type="spellEnd"/>
      <w:r w:rsidRPr="00B4137E">
        <w:rPr>
          <w:rStyle w:val="CodeInline"/>
        </w:rPr>
        <w:t>()</w:t>
      </w:r>
      <w:r>
        <w:t xml:space="preserve"> functions where the former is capable only of </w:t>
      </w:r>
      <w:r>
        <w:lastRenderedPageBreak/>
        <w:t xml:space="preserve">returning a </w:t>
      </w:r>
      <w:r w:rsidRPr="008D7C2C">
        <w:rPr>
          <w:rStyle w:val="CodeInline"/>
        </w:rPr>
        <w:t>true</w:t>
      </w:r>
      <w:r>
        <w:t xml:space="preserve"> or </w:t>
      </w:r>
      <w:r w:rsidRPr="008D7C2C">
        <w:rPr>
          <w:rStyle w:val="CodeInline"/>
        </w:rPr>
        <w:t>false</w:t>
      </w:r>
      <w:r>
        <w:t xml:space="preserve"> condition while the latter function encodes the colliding sides in the returned </w:t>
      </w:r>
      <w:r w:rsidRPr="0092128B">
        <w:rPr>
          <w:rStyle w:val="CodeInline"/>
        </w:rPr>
        <w:t>status</w:t>
      </w:r>
      <w:r>
        <w:t>.</w:t>
      </w:r>
    </w:p>
    <w:p w14:paraId="37BAF740" w14:textId="77777777" w:rsidR="006723AB" w:rsidRPr="001E339C" w:rsidRDefault="006723AB" w:rsidP="00E60016">
      <w:pPr>
        <w:pStyle w:val="NumList"/>
        <w:numPr>
          <w:ilvl w:val="0"/>
          <w:numId w:val="8"/>
        </w:numPr>
      </w:pPr>
      <w:r w:rsidRPr="00BD194A">
        <w:t>Implement</w:t>
      </w:r>
      <w:r>
        <w:t xml:space="preserve"> the functions that returns the X/Y values to the min and max bounds of the bounding box.</w:t>
      </w:r>
    </w:p>
    <w:p w14:paraId="6839B36C" w14:textId="3499B27C" w:rsidR="007B512E" w:rsidRDefault="007B512E" w:rsidP="007B512E">
      <w:pPr>
        <w:pStyle w:val="Code"/>
      </w:pPr>
      <w:r>
        <w:t>minX() { return this.mLL[0]; }</w:t>
      </w:r>
    </w:p>
    <w:p w14:paraId="08A51F5D" w14:textId="710C0721" w:rsidR="007B512E" w:rsidRDefault="007B512E" w:rsidP="007B512E">
      <w:pPr>
        <w:pStyle w:val="Code"/>
      </w:pPr>
      <w:r>
        <w:t>maxX() { return this.mLL[0] + this.mWidth; }</w:t>
      </w:r>
    </w:p>
    <w:p w14:paraId="41B0E031" w14:textId="57C99D10" w:rsidR="007B512E" w:rsidRDefault="007B512E" w:rsidP="007B512E">
      <w:pPr>
        <w:pStyle w:val="Code"/>
      </w:pPr>
      <w:r>
        <w:t>minY() { return this.mLL[1]; }</w:t>
      </w:r>
    </w:p>
    <w:p w14:paraId="4AFCF070" w14:textId="6E719DCA" w:rsidR="006723AB" w:rsidRPr="0040011D" w:rsidRDefault="007B512E" w:rsidP="007B512E">
      <w:pPr>
        <w:pStyle w:val="Code"/>
      </w:pPr>
      <w:r>
        <w:t xml:space="preserve">maxY() { return this.mLL[1] + this.mHeight; } </w:t>
      </w:r>
      <w:r w:rsidR="006723AB">
        <w:fldChar w:fldCharType="begin"/>
      </w:r>
      <w:r w:rsidR="006723AB">
        <w:instrText xml:space="preserve"> XE "</w:instrText>
      </w:r>
      <w:r w:rsidR="006723AB" w:rsidRPr="00537262">
        <w:instrText>Bounding box:definition</w:instrText>
      </w:r>
      <w:r w:rsidR="006723AB">
        <w:instrText xml:space="preserve">" </w:instrText>
      </w:r>
      <w:r w:rsidR="006723AB">
        <w:fldChar w:fldCharType="end"/>
      </w:r>
    </w:p>
    <w:p w14:paraId="64A0C710" w14:textId="77777777" w:rsidR="006723AB" w:rsidRDefault="006723AB" w:rsidP="006723AB">
      <w:pPr>
        <w:pStyle w:val="Heading3"/>
      </w:pPr>
      <w:r>
        <w:t xml:space="preserve">Use the </w:t>
      </w:r>
      <w:proofErr w:type="spellStart"/>
      <w:r>
        <w:t>BoundingBox</w:t>
      </w:r>
      <w:proofErr w:type="spellEnd"/>
      <w:r>
        <w:t xml:space="preserve"> in the Engine</w:t>
      </w:r>
      <w:r>
        <w:fldChar w:fldCharType="begin"/>
      </w:r>
      <w:r>
        <w:instrText xml:space="preserve"> XE "</w:instrText>
      </w:r>
      <w:r w:rsidRPr="00537262">
        <w:instrText>Bounding box:in engine</w:instrText>
      </w:r>
      <w:r>
        <w:instrText xml:space="preserve">" </w:instrText>
      </w:r>
      <w:r>
        <w:fldChar w:fldCharType="end"/>
      </w:r>
    </w:p>
    <w:p w14:paraId="07018A81" w14:textId="77777777" w:rsidR="006723AB" w:rsidRDefault="006723AB" w:rsidP="006723AB">
      <w:pPr>
        <w:pStyle w:val="BodyTextFirst"/>
      </w:pPr>
      <w:r>
        <w:t>Follow these steps:</w:t>
      </w:r>
    </w:p>
    <w:p w14:paraId="612B3A99" w14:textId="77777777" w:rsidR="006723AB" w:rsidRDefault="006723AB" w:rsidP="00E60016">
      <w:pPr>
        <w:pStyle w:val="NumList"/>
        <w:numPr>
          <w:ilvl w:val="0"/>
          <w:numId w:val="19"/>
        </w:numPr>
      </w:pPr>
      <w:commentRangeStart w:id="83"/>
      <w:r>
        <w:t xml:space="preserve">Modify the </w:t>
      </w:r>
      <w:proofErr w:type="spellStart"/>
      <w:r w:rsidRPr="007E7FFC">
        <w:rPr>
          <w:rStyle w:val="CodeInline"/>
        </w:rPr>
        <w:t>GameObject</w:t>
      </w:r>
      <w:proofErr w:type="spellEnd"/>
      <w:r>
        <w:t xml:space="preserve"> class to return the bounding box of the unrotated </w:t>
      </w:r>
      <w:proofErr w:type="spellStart"/>
      <w:r w:rsidRPr="007E7FFC">
        <w:rPr>
          <w:rStyle w:val="CodeInline"/>
        </w:rPr>
        <w:t>Renderable</w:t>
      </w:r>
      <w:proofErr w:type="spellEnd"/>
      <w:r>
        <w:t xml:space="preserve"> object.</w:t>
      </w:r>
      <w:commentRangeEnd w:id="83"/>
      <w:r w:rsidR="007B512E">
        <w:rPr>
          <w:rStyle w:val="CommentReference"/>
          <w:rFonts w:asciiTheme="minorHAnsi" w:hAnsiTheme="minorHAnsi"/>
        </w:rPr>
        <w:commentReference w:id="83"/>
      </w:r>
    </w:p>
    <w:p w14:paraId="0BC56660" w14:textId="126219FF" w:rsidR="007B512E" w:rsidRDefault="007B512E" w:rsidP="007B512E">
      <w:pPr>
        <w:pStyle w:val="Code"/>
      </w:pPr>
      <w:r>
        <w:t>getBBox() {</w:t>
      </w:r>
    </w:p>
    <w:p w14:paraId="2EF5282C" w14:textId="30AE58B7" w:rsidR="007B512E" w:rsidRDefault="007B512E" w:rsidP="007B512E">
      <w:pPr>
        <w:pStyle w:val="Code"/>
      </w:pPr>
      <w:r>
        <w:t xml:space="preserve">    let xform = this.getXform();</w:t>
      </w:r>
    </w:p>
    <w:p w14:paraId="489D2C2F" w14:textId="77777777" w:rsidR="007B512E" w:rsidRDefault="007B512E" w:rsidP="007B512E">
      <w:pPr>
        <w:pStyle w:val="Code"/>
      </w:pPr>
      <w:r>
        <w:t xml:space="preserve">    let b = new BoundingBox(</w:t>
      </w:r>
    </w:p>
    <w:p w14:paraId="3665BCF9" w14:textId="5FD41CB7" w:rsidR="007B512E" w:rsidRDefault="007B512E" w:rsidP="007B512E">
      <w:pPr>
        <w:pStyle w:val="Code"/>
      </w:pPr>
      <w:r>
        <w:t xml:space="preserve">                            xform.getPosition(), </w:t>
      </w:r>
    </w:p>
    <w:p w14:paraId="11730571" w14:textId="756C5C98" w:rsidR="007B512E" w:rsidRDefault="007B512E" w:rsidP="007B512E">
      <w:pPr>
        <w:pStyle w:val="Code"/>
      </w:pPr>
      <w:r>
        <w:t xml:space="preserve">                            xform.getWidth(), </w:t>
      </w:r>
    </w:p>
    <w:p w14:paraId="0E12FBC6" w14:textId="3EACE96B" w:rsidR="007B512E" w:rsidRDefault="007B512E" w:rsidP="007B512E">
      <w:pPr>
        <w:pStyle w:val="Code"/>
      </w:pPr>
      <w:r>
        <w:t xml:space="preserve">                            xform.getHeight());</w:t>
      </w:r>
    </w:p>
    <w:p w14:paraId="0951A1F7" w14:textId="0334D95C" w:rsidR="007B512E" w:rsidRDefault="007B512E" w:rsidP="007B512E">
      <w:pPr>
        <w:pStyle w:val="Code"/>
      </w:pPr>
      <w:r>
        <w:t xml:space="preserve">    return b;</w:t>
      </w:r>
    </w:p>
    <w:p w14:paraId="20003035" w14:textId="19C46AB8" w:rsidR="007B512E" w:rsidRPr="00E46232" w:rsidRDefault="007B512E" w:rsidP="007B512E">
      <w:pPr>
        <w:pStyle w:val="Code"/>
      </w:pPr>
      <w:r>
        <w:t>}</w:t>
      </w:r>
    </w:p>
    <w:p w14:paraId="633ABC42" w14:textId="77777777" w:rsidR="006723AB" w:rsidRDefault="006723AB" w:rsidP="00E60016">
      <w:pPr>
        <w:pStyle w:val="NumList"/>
        <w:numPr>
          <w:ilvl w:val="0"/>
          <w:numId w:val="8"/>
        </w:numPr>
      </w:pPr>
      <w:commentRangeStart w:id="84"/>
      <w:r w:rsidRPr="00BD194A">
        <w:t>Modify</w:t>
      </w:r>
      <w:r>
        <w:t xml:space="preserve"> the </w:t>
      </w:r>
      <w:r w:rsidRPr="00CB2268">
        <w:rPr>
          <w:rStyle w:val="CodeInline"/>
        </w:rPr>
        <w:t>Camera</w:t>
      </w:r>
      <w:r>
        <w:rPr>
          <w:rStyle w:val="CodeInline"/>
        </w:rPr>
        <w:t xml:space="preserve"> </w:t>
      </w:r>
      <w:r>
        <w:t xml:space="preserve">object to compute the collision status between the bounds to a </w:t>
      </w:r>
      <w:r w:rsidRPr="00CB2268">
        <w:rPr>
          <w:rStyle w:val="CodeInline"/>
        </w:rPr>
        <w:t>Transform</w:t>
      </w:r>
      <w:r>
        <w:t xml:space="preserve"> object (typically defined in a </w:t>
      </w:r>
      <w:proofErr w:type="spellStart"/>
      <w:r w:rsidRPr="00CB2268">
        <w:rPr>
          <w:rStyle w:val="CodeInline"/>
        </w:rPr>
        <w:t>Renderable</w:t>
      </w:r>
      <w:proofErr w:type="spellEnd"/>
      <w:r>
        <w:t xml:space="preserve"> object) and that of the WC window. </w:t>
      </w:r>
      <w:commentRangeEnd w:id="84"/>
      <w:r w:rsidR="009A3073">
        <w:rPr>
          <w:rStyle w:val="CommentReference"/>
          <w:rFonts w:asciiTheme="minorHAnsi" w:hAnsiTheme="minorHAnsi"/>
        </w:rPr>
        <w:commentReference w:id="84"/>
      </w:r>
    </w:p>
    <w:p w14:paraId="4016788E" w14:textId="5A9B86CB" w:rsidR="007B512E" w:rsidRDefault="007B512E" w:rsidP="007B512E">
      <w:pPr>
        <w:pStyle w:val="Code"/>
      </w:pPr>
      <w:r>
        <w:t>collideWCBound(aXform, zone) {</w:t>
      </w:r>
    </w:p>
    <w:p w14:paraId="46337B4B" w14:textId="77777777" w:rsidR="007B512E" w:rsidRDefault="007B512E" w:rsidP="007B512E">
      <w:pPr>
        <w:pStyle w:val="Code"/>
      </w:pPr>
      <w:r>
        <w:t xml:space="preserve">    let bbox = new BoundingBox(</w:t>
      </w:r>
    </w:p>
    <w:p w14:paraId="6E496B12" w14:textId="0F9C0912" w:rsidR="007B512E" w:rsidRDefault="007B512E" w:rsidP="007B512E">
      <w:pPr>
        <w:pStyle w:val="Code"/>
      </w:pPr>
      <w:r>
        <w:t xml:space="preserve">                               aXform.getPosition(), </w:t>
      </w:r>
    </w:p>
    <w:p w14:paraId="64743D33" w14:textId="3BD76B16" w:rsidR="007B512E" w:rsidRDefault="007B512E" w:rsidP="007B512E">
      <w:pPr>
        <w:pStyle w:val="Code"/>
      </w:pPr>
      <w:r>
        <w:t xml:space="preserve">                               aXform.getWidth(), </w:t>
      </w:r>
    </w:p>
    <w:p w14:paraId="391BA51F" w14:textId="5234019C" w:rsidR="007B512E" w:rsidRDefault="007B512E" w:rsidP="007B512E">
      <w:pPr>
        <w:pStyle w:val="Code"/>
      </w:pPr>
      <w:r>
        <w:t xml:space="preserve">                               aXform.getHeight());</w:t>
      </w:r>
    </w:p>
    <w:p w14:paraId="749A5F50" w14:textId="0AD9C6BB" w:rsidR="007B512E" w:rsidRDefault="007B512E" w:rsidP="007B512E">
      <w:pPr>
        <w:pStyle w:val="Code"/>
      </w:pPr>
      <w:r>
        <w:t xml:space="preserve">    let w = zone * this.getWCWidth();</w:t>
      </w:r>
    </w:p>
    <w:p w14:paraId="61478416" w14:textId="6647ED13" w:rsidR="007B512E" w:rsidRDefault="007B512E" w:rsidP="007B512E">
      <w:pPr>
        <w:pStyle w:val="Code"/>
      </w:pPr>
      <w:r>
        <w:t xml:space="preserve">    let h = zone * this.getWCHeight();</w:t>
      </w:r>
    </w:p>
    <w:p w14:paraId="0FA31BEF" w14:textId="32B63239" w:rsidR="007B512E" w:rsidRDefault="007B512E" w:rsidP="007B512E">
      <w:pPr>
        <w:pStyle w:val="Code"/>
      </w:pPr>
      <w:r>
        <w:t xml:space="preserve">    let cameraBound = new BoundingBox(this.getWCCenter(), w, h);</w:t>
      </w:r>
    </w:p>
    <w:p w14:paraId="7F734E6D" w14:textId="414BBA1F" w:rsidR="007B512E" w:rsidRDefault="007B512E" w:rsidP="007B512E">
      <w:pPr>
        <w:pStyle w:val="Code"/>
      </w:pPr>
      <w:r>
        <w:t xml:space="preserve">    return cameraBound.boundCollideStatus(bbox);</w:t>
      </w:r>
    </w:p>
    <w:p w14:paraId="1D67AB27" w14:textId="0F14D91D" w:rsidR="007B512E" w:rsidRDefault="007B512E" w:rsidP="007B512E">
      <w:pPr>
        <w:pStyle w:val="Code"/>
      </w:pPr>
      <w:r>
        <w:t>}</w:t>
      </w:r>
    </w:p>
    <w:p w14:paraId="15A5FE40" w14:textId="77777777" w:rsidR="006723AB" w:rsidRDefault="006723AB" w:rsidP="00BD194A">
      <w:pPr>
        <w:pStyle w:val="BodyTextCont"/>
      </w:pPr>
      <w:r>
        <w:t xml:space="preserve">Notice that the </w:t>
      </w:r>
      <w:r w:rsidRPr="00E36A85">
        <w:rPr>
          <w:rStyle w:val="CodeInline"/>
        </w:rPr>
        <w:t>zone</w:t>
      </w:r>
      <w:r w:rsidRPr="00024A80">
        <w:t xml:space="preserve"> </w:t>
      </w:r>
      <w:r>
        <w:t>parameter defines the relative size of WC that should be used in the collision</w:t>
      </w:r>
      <w:r w:rsidRPr="00CA5693">
        <w:t xml:space="preserve"> </w:t>
      </w:r>
      <w:r>
        <w:t xml:space="preserve">computation. For example, a </w:t>
      </w:r>
      <w:r w:rsidRPr="00124BD3">
        <w:rPr>
          <w:rStyle w:val="CodeInline"/>
        </w:rPr>
        <w:t>zone</w:t>
      </w:r>
      <w:r>
        <w:t xml:space="preserve"> value of 0.8 would mean computing for intersection status based on 80 percent of the current WC window size. Figure 6-13 shows how the camera collides with an object.</w:t>
      </w:r>
    </w:p>
    <w:p w14:paraId="1C1791C7" w14:textId="77777777" w:rsidR="006723AB" w:rsidRDefault="006723AB" w:rsidP="006723AB">
      <w:pPr>
        <w:pStyle w:val="Figure"/>
      </w:pPr>
      <w:r>
        <w:rPr>
          <w:noProof/>
        </w:rPr>
        <w:lastRenderedPageBreak/>
        <w:drawing>
          <wp:inline distT="0" distB="0" distL="0" distR="0" wp14:anchorId="4C9D12AB" wp14:editId="40E21738">
            <wp:extent cx="4445635" cy="2178685"/>
            <wp:effectExtent l="0" t="0" r="0" b="0"/>
            <wp:docPr id="121" name="Picture 71" descr="6-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6-13"/>
                    <pic:cNvPicPr>
                      <a:picLocks noChangeAspect="1" noChangeArrowheads="1"/>
                    </pic:cNvPicPr>
                  </pic:nvPicPr>
                  <pic:blipFill>
                    <a:blip r:embed="rId23">
                      <a:grayscl/>
                      <a:extLst>
                        <a:ext uri="{28A0092B-C50C-407E-A947-70E740481C1C}">
                          <a14:useLocalDpi xmlns:a14="http://schemas.microsoft.com/office/drawing/2010/main" val="0"/>
                        </a:ext>
                      </a:extLst>
                    </a:blip>
                    <a:srcRect/>
                    <a:stretch>
                      <a:fillRect/>
                    </a:stretch>
                  </pic:blipFill>
                  <pic:spPr bwMode="auto">
                    <a:xfrm>
                      <a:off x="0" y="0"/>
                      <a:ext cx="4445635" cy="2178685"/>
                    </a:xfrm>
                    <a:prstGeom prst="rect">
                      <a:avLst/>
                    </a:prstGeom>
                    <a:noFill/>
                    <a:ln>
                      <a:noFill/>
                    </a:ln>
                  </pic:spPr>
                </pic:pic>
              </a:graphicData>
            </a:graphic>
          </wp:inline>
        </w:drawing>
      </w:r>
    </w:p>
    <w:p w14:paraId="4F403F6E" w14:textId="77777777" w:rsidR="006723AB" w:rsidRPr="00F600A1" w:rsidRDefault="006723AB" w:rsidP="006723AB">
      <w:pPr>
        <w:pStyle w:val="FigureCaption"/>
      </w:pPr>
      <w:r>
        <w:t>Figure 6-13. Camera WC Bounds colliding with the bounds defined a Transform object</w:t>
      </w:r>
      <w:r>
        <w:fldChar w:fldCharType="begin"/>
      </w:r>
      <w:r>
        <w:instrText xml:space="preserve"> XE "</w:instrText>
      </w:r>
      <w:r w:rsidRPr="00537262">
        <w:instrText>Bounding box:in engine</w:instrText>
      </w:r>
      <w:r>
        <w:instrText xml:space="preserve">" </w:instrText>
      </w:r>
      <w:r>
        <w:fldChar w:fldCharType="end"/>
      </w:r>
    </w:p>
    <w:p w14:paraId="6ECE4B61" w14:textId="77777777" w:rsidR="006723AB" w:rsidRDefault="006723AB" w:rsidP="006723AB">
      <w:pPr>
        <w:pStyle w:val="Heading3"/>
      </w:pPr>
      <w:r>
        <w:t xml:space="preserve">Test Bounding Boxes with </w:t>
      </w:r>
      <w:proofErr w:type="spellStart"/>
      <w:r>
        <w:t>MyGame</w:t>
      </w:r>
      <w:proofErr w:type="spellEnd"/>
      <w:r>
        <w:fldChar w:fldCharType="begin"/>
      </w:r>
      <w:r>
        <w:instrText xml:space="preserve"> XE "</w:instrText>
      </w:r>
      <w:r w:rsidRPr="00537262">
        <w:instrText>Bounding box:with MyGame</w:instrText>
      </w:r>
      <w:r>
        <w:instrText xml:space="preserve">" </w:instrText>
      </w:r>
      <w:r>
        <w:fldChar w:fldCharType="end"/>
      </w:r>
    </w:p>
    <w:p w14:paraId="7B2EC212" w14:textId="5B9789C8" w:rsidR="006723AB" w:rsidRPr="00197291" w:rsidRDefault="006723AB" w:rsidP="006723AB">
      <w:pPr>
        <w:pStyle w:val="BodyTextFirst"/>
      </w:pPr>
      <w:r>
        <w:t xml:space="preserve">The goal of this test case is to verify the correctness of the bounding box implementation in detecting object-object and object-camera intersections. Once again, with the exception of the </w:t>
      </w:r>
      <w:r w:rsidRPr="005B4405">
        <w:rPr>
          <w:rStyle w:val="CodeInline"/>
        </w:rPr>
        <w:t>update()</w:t>
      </w:r>
      <w:r>
        <w:t xml:space="preserve"> function, the majority of the code in the </w:t>
      </w:r>
      <w:r w:rsidR="009A3073">
        <w:rPr>
          <w:rStyle w:val="CodeInline"/>
        </w:rPr>
        <w:t>my_g</w:t>
      </w:r>
      <w:r w:rsidRPr="000A2B88">
        <w:rPr>
          <w:rStyle w:val="CodeInline"/>
        </w:rPr>
        <w:t>ame.js</w:t>
      </w:r>
      <w:r>
        <w:t xml:space="preserve"> file is similar to the previous projects and is not repeated here. The </w:t>
      </w:r>
      <w:r w:rsidRPr="002378DD">
        <w:rPr>
          <w:rStyle w:val="CodeInline"/>
        </w:rPr>
        <w:t>update()</w:t>
      </w:r>
      <w:r>
        <w:t xml:space="preserve"> function is modified from the previous project to test for bounding box intersections.</w:t>
      </w:r>
    </w:p>
    <w:p w14:paraId="4BD813DD" w14:textId="34354738" w:rsidR="006723AB" w:rsidRPr="00293809" w:rsidRDefault="006723AB" w:rsidP="006723AB">
      <w:pPr>
        <w:pStyle w:val="Code"/>
      </w:pPr>
      <w:r w:rsidRPr="00293809">
        <w:t>update() {</w:t>
      </w:r>
    </w:p>
    <w:p w14:paraId="3B7EF1B5" w14:textId="5703018E" w:rsidR="006723AB" w:rsidRDefault="006723AB" w:rsidP="006723AB">
      <w:pPr>
        <w:pStyle w:val="Code"/>
      </w:pPr>
      <w:r>
        <w:t xml:space="preserve">… identical to previous </w:t>
      </w:r>
      <w:r w:rsidR="009A3073">
        <w:t>code</w:t>
      </w:r>
      <w:r>
        <w:t xml:space="preserve"> … </w:t>
      </w:r>
      <w:r w:rsidRPr="00293809">
        <w:t xml:space="preserve">    </w:t>
      </w:r>
    </w:p>
    <w:p w14:paraId="100B803A" w14:textId="77777777" w:rsidR="006723AB" w:rsidRPr="00293809" w:rsidRDefault="006723AB" w:rsidP="006723AB">
      <w:pPr>
        <w:pStyle w:val="Code"/>
      </w:pPr>
    </w:p>
    <w:p w14:paraId="3D341875" w14:textId="61E5411E" w:rsidR="009A3073" w:rsidRDefault="009A3073" w:rsidP="009A3073">
      <w:pPr>
        <w:pStyle w:val="Code"/>
      </w:pPr>
      <w:r>
        <w:t>switch (this.mMode) {</w:t>
      </w:r>
    </w:p>
    <w:p w14:paraId="129B13FA" w14:textId="45573FCB" w:rsidR="009A3073" w:rsidRDefault="009A3073" w:rsidP="009A3073">
      <w:pPr>
        <w:pStyle w:val="Code"/>
      </w:pPr>
      <w:r>
        <w:t xml:space="preserve">        case 'H':</w:t>
      </w:r>
    </w:p>
    <w:p w14:paraId="625A1EA2" w14:textId="431BCFB1" w:rsidR="009A3073" w:rsidRDefault="009A3073" w:rsidP="009A3073">
      <w:pPr>
        <w:pStyle w:val="Code"/>
      </w:pPr>
      <w:r>
        <w:t xml:space="preserve">            this.mBrain.update();  // player steers with arrow keys</w:t>
      </w:r>
    </w:p>
    <w:p w14:paraId="36560B43" w14:textId="67EBAE6F" w:rsidR="009A3073" w:rsidRDefault="009A3073" w:rsidP="009A3073">
      <w:pPr>
        <w:pStyle w:val="Code"/>
      </w:pPr>
      <w:r>
        <w:t xml:space="preserve">            break;</w:t>
      </w:r>
    </w:p>
    <w:p w14:paraId="1DFADE16" w14:textId="6CBAF23C" w:rsidR="009A3073" w:rsidRDefault="009A3073" w:rsidP="009A3073">
      <w:pPr>
        <w:pStyle w:val="Code"/>
      </w:pPr>
      <w:r>
        <w:t xml:space="preserve">        case 'K':</w:t>
      </w:r>
    </w:p>
    <w:p w14:paraId="3C26B62D" w14:textId="2057BF43" w:rsidR="009A3073" w:rsidRDefault="009A3073" w:rsidP="009A3073">
      <w:pPr>
        <w:pStyle w:val="Code"/>
      </w:pPr>
      <w:r>
        <w:t xml:space="preserve">            rate = 0.02;    // graduate rate</w:t>
      </w:r>
    </w:p>
    <w:p w14:paraId="3427C16D" w14:textId="3D00F318" w:rsidR="009A3073" w:rsidRDefault="009A3073" w:rsidP="009A3073">
      <w:pPr>
        <w:pStyle w:val="Code"/>
      </w:pPr>
      <w:r>
        <w:t xml:space="preserve">        // no break here on purpose</w:t>
      </w:r>
    </w:p>
    <w:p w14:paraId="74344DB5" w14:textId="2C759839" w:rsidR="009A3073" w:rsidRDefault="009A3073" w:rsidP="009A3073">
      <w:pPr>
        <w:pStyle w:val="Code"/>
      </w:pPr>
      <w:r>
        <w:t xml:space="preserve">        case 'J':</w:t>
      </w:r>
    </w:p>
    <w:p w14:paraId="700F9EF0" w14:textId="627B6FD9" w:rsidR="009A3073" w:rsidRDefault="009A3073" w:rsidP="009A3073">
      <w:pPr>
        <w:pStyle w:val="Code"/>
      </w:pPr>
      <w:r>
        <w:t xml:space="preserve">            // stop the brain when it touches hero bound    </w:t>
      </w:r>
    </w:p>
    <w:p w14:paraId="1596142A" w14:textId="7210D6DA" w:rsidR="009A3073" w:rsidRDefault="009A3073" w:rsidP="009A3073">
      <w:pPr>
        <w:pStyle w:val="Code"/>
      </w:pPr>
      <w:r>
        <w:t xml:space="preserve">            if (!hBbox.intersectsBound(bBbox)) {  </w:t>
      </w:r>
    </w:p>
    <w:p w14:paraId="0D339EB3" w14:textId="77777777" w:rsidR="009A3073" w:rsidRDefault="009A3073" w:rsidP="009A3073">
      <w:pPr>
        <w:pStyle w:val="Code"/>
      </w:pPr>
      <w:r>
        <w:t xml:space="preserve">                this.mBrain.rotateObjPointTo(</w:t>
      </w:r>
    </w:p>
    <w:p w14:paraId="39904907" w14:textId="325AE926" w:rsidR="009A3073" w:rsidRDefault="009A3073" w:rsidP="009A3073">
      <w:pPr>
        <w:pStyle w:val="Code"/>
      </w:pPr>
      <w:r>
        <w:t xml:space="preserve">                        this.mHero.getXform().getPosition(), rate);</w:t>
      </w:r>
    </w:p>
    <w:p w14:paraId="64AF12D2" w14:textId="6CAA2807" w:rsidR="009A3073" w:rsidRDefault="009A3073" w:rsidP="009A3073">
      <w:pPr>
        <w:pStyle w:val="Code"/>
      </w:pPr>
    </w:p>
    <w:p w14:paraId="56CE7D11" w14:textId="0403F369" w:rsidR="009A3073" w:rsidRDefault="009A3073" w:rsidP="009A3073">
      <w:pPr>
        <w:pStyle w:val="Code"/>
      </w:pPr>
      <w:r>
        <w:t xml:space="preserve">                // the default GameObject: only move forward</w:t>
      </w:r>
    </w:p>
    <w:p w14:paraId="6F4E6D1A" w14:textId="153350A9" w:rsidR="009A3073" w:rsidRDefault="009A3073" w:rsidP="009A3073">
      <w:pPr>
        <w:pStyle w:val="Code"/>
      </w:pPr>
      <w:r>
        <w:t xml:space="preserve">                engine.GameObject.prototype.update.call(this.mBrain);</w:t>
      </w:r>
    </w:p>
    <w:p w14:paraId="2EBC7D4D" w14:textId="3290EB95" w:rsidR="009A3073" w:rsidRDefault="009A3073" w:rsidP="009A3073">
      <w:pPr>
        <w:pStyle w:val="Code"/>
      </w:pPr>
      <w:r>
        <w:t xml:space="preserve">            }</w:t>
      </w:r>
    </w:p>
    <w:p w14:paraId="101FBA62" w14:textId="44FCB3C8" w:rsidR="009A3073" w:rsidRDefault="009A3073" w:rsidP="009A3073">
      <w:pPr>
        <w:pStyle w:val="Code"/>
      </w:pPr>
      <w:r>
        <w:t xml:space="preserve">            break;</w:t>
      </w:r>
    </w:p>
    <w:p w14:paraId="2C3DF90D" w14:textId="77777777" w:rsidR="009A3073" w:rsidRDefault="009A3073" w:rsidP="009A3073">
      <w:pPr>
        <w:pStyle w:val="Code"/>
      </w:pPr>
      <w:r>
        <w:t xml:space="preserve">        }</w:t>
      </w:r>
    </w:p>
    <w:p w14:paraId="60882B15" w14:textId="77777777" w:rsidR="009A3073" w:rsidRDefault="009A3073" w:rsidP="009A3073">
      <w:pPr>
        <w:pStyle w:val="Code"/>
      </w:pPr>
    </w:p>
    <w:p w14:paraId="62E9A9C8" w14:textId="376BCCF6" w:rsidR="009A3073" w:rsidRDefault="009A3073" w:rsidP="009A3073">
      <w:pPr>
        <w:pStyle w:val="Code"/>
      </w:pPr>
      <w:r>
        <w:lastRenderedPageBreak/>
        <w:t xml:space="preserve">    // Check for hero going outside 80% of the WC Window bound</w:t>
      </w:r>
    </w:p>
    <w:p w14:paraId="4F33AD69" w14:textId="1B4DC7B5" w:rsidR="006723AB" w:rsidRDefault="009A3073" w:rsidP="009A3073">
      <w:pPr>
        <w:pStyle w:val="Code"/>
      </w:pPr>
      <w:r>
        <w:t xml:space="preserve">    let status = this.mCamera.collideWCBound(this.mHero.getXform(), 0.8);</w:t>
      </w:r>
    </w:p>
    <w:p w14:paraId="11F33AA1" w14:textId="77777777" w:rsidR="009A3073" w:rsidRPr="00293809" w:rsidRDefault="009A3073" w:rsidP="009A3073">
      <w:pPr>
        <w:pStyle w:val="Code"/>
      </w:pPr>
    </w:p>
    <w:p w14:paraId="0C906F83" w14:textId="41B56B6E" w:rsidR="006723AB" w:rsidRDefault="006723AB" w:rsidP="006723AB">
      <w:pPr>
        <w:pStyle w:val="Code"/>
      </w:pPr>
      <w:r>
        <w:t xml:space="preserve">… identical to previous </w:t>
      </w:r>
      <w:r w:rsidR="009A3073">
        <w:t>code</w:t>
      </w:r>
      <w:r>
        <w:t xml:space="preserve"> … </w:t>
      </w:r>
      <w:r w:rsidRPr="00293809">
        <w:t xml:space="preserve"> </w:t>
      </w:r>
    </w:p>
    <w:p w14:paraId="624C9CC2" w14:textId="77777777" w:rsidR="009A3073" w:rsidRDefault="009A3073" w:rsidP="006723AB">
      <w:pPr>
        <w:pStyle w:val="Code"/>
      </w:pPr>
    </w:p>
    <w:p w14:paraId="1C12AA51" w14:textId="776570F7" w:rsidR="006723AB" w:rsidRPr="001B03A7" w:rsidRDefault="006723AB" w:rsidP="006723AB">
      <w:pPr>
        <w:pStyle w:val="Code"/>
        <w:rPr>
          <w:rStyle w:val="CodeBold"/>
        </w:rPr>
      </w:pPr>
      <w:r>
        <w:t xml:space="preserve">    </w:t>
      </w:r>
      <w:r w:rsidR="009A3073" w:rsidRPr="009A3073">
        <w:rPr>
          <w:rStyle w:val="CodeBold"/>
        </w:rPr>
        <w:t>this.mMsg.setText(msg + this.mMode + " [Hero bound=" + status + "]");</w:t>
      </w:r>
    </w:p>
    <w:p w14:paraId="131CA1F9" w14:textId="09ABB50F" w:rsidR="006723AB" w:rsidRPr="00E46232" w:rsidRDefault="006723AB" w:rsidP="006723AB">
      <w:pPr>
        <w:pStyle w:val="Code"/>
        <w:tabs>
          <w:tab w:val="left" w:pos="818"/>
        </w:tabs>
      </w:pPr>
      <w:r>
        <w:t>}</w:t>
      </w:r>
    </w:p>
    <w:p w14:paraId="4C7E77F1" w14:textId="1044990F" w:rsidR="006723AB" w:rsidRDefault="006723AB" w:rsidP="00BD194A">
      <w:pPr>
        <w:pStyle w:val="BodyTextCont"/>
      </w:pPr>
      <w:r>
        <w:t xml:space="preserve">The previous modification tests for bounding box collision between the </w:t>
      </w:r>
      <w:r>
        <w:rPr>
          <w:rStyle w:val="CodeInline"/>
        </w:rPr>
        <w:t>Brain</w:t>
      </w:r>
      <w:r>
        <w:t xml:space="preserve"> and </w:t>
      </w:r>
      <w:r>
        <w:rPr>
          <w:rStyle w:val="CodeInline"/>
        </w:rPr>
        <w:t>Hero</w:t>
      </w:r>
      <w:r>
        <w:t xml:space="preserve"> objects before invoking </w:t>
      </w:r>
      <w:proofErr w:type="spellStart"/>
      <w:r>
        <w:rPr>
          <w:rStyle w:val="CodeInline"/>
        </w:rPr>
        <w:t>Brain</w:t>
      </w:r>
      <w:r w:rsidRPr="001B03A7">
        <w:rPr>
          <w:rStyle w:val="CodeInline"/>
        </w:rPr>
        <w:t>.rotateObjPointTo</w:t>
      </w:r>
      <w:proofErr w:type="spellEnd"/>
      <w:r w:rsidRPr="001B03A7">
        <w:rPr>
          <w:rStyle w:val="CodeInline"/>
        </w:rPr>
        <w:t>()</w:t>
      </w:r>
      <w:r>
        <w:t xml:space="preserve"> and </w:t>
      </w:r>
      <w:r w:rsidRPr="000A2B88">
        <w:rPr>
          <w:rStyle w:val="CodeInline"/>
        </w:rPr>
        <w:t>update()</w:t>
      </w:r>
      <w:r>
        <w:t xml:space="preserve"> to cause the chasing behavior. In this way, the </w:t>
      </w:r>
      <w:r>
        <w:rPr>
          <w:rStyle w:val="CodeInline"/>
        </w:rPr>
        <w:t>Brain</w:t>
      </w:r>
      <w:r>
        <w:t xml:space="preserve"> object will stop moving as soon as it touches the bounds of the </w:t>
      </w:r>
      <w:r>
        <w:rPr>
          <w:rStyle w:val="CodeInline"/>
        </w:rPr>
        <w:t>Hero</w:t>
      </w:r>
      <w:r>
        <w:t xml:space="preserve"> object. In addition, the collision results between the </w:t>
      </w:r>
      <w:r>
        <w:rPr>
          <w:rStyle w:val="CodeInline"/>
        </w:rPr>
        <w:t>Hero</w:t>
      </w:r>
      <w:r>
        <w:t xml:space="preserve"> object and 80 percent of the </w:t>
      </w:r>
      <w:r w:rsidRPr="00A07A75">
        <w:t>camera WC window</w:t>
      </w:r>
      <w:r>
        <w:t xml:space="preserve"> are computed and </w:t>
      </w:r>
      <w:r w:rsidR="00212A4F">
        <w:t>displayed</w:t>
      </w:r>
      <w:r>
        <w:t>.</w:t>
      </w:r>
    </w:p>
    <w:p w14:paraId="2ACC3204" w14:textId="77777777" w:rsidR="006723AB" w:rsidRDefault="006723AB" w:rsidP="00BD194A">
      <w:pPr>
        <w:pStyle w:val="BodyTextCont"/>
      </w:pPr>
      <w:r>
        <w:t xml:space="preserve">You can now run the project and observe the </w:t>
      </w:r>
      <w:r>
        <w:rPr>
          <w:rStyle w:val="CodeInline"/>
        </w:rPr>
        <w:t>Brain</w:t>
      </w:r>
      <w:r>
        <w:t xml:space="preserve"> object stop moving as soon as it touches the </w:t>
      </w:r>
      <w:r>
        <w:rPr>
          <w:rStyle w:val="CodeInline"/>
        </w:rPr>
        <w:t>Hero</w:t>
      </w:r>
      <w:r>
        <w:t xml:space="preserve"> object. When you move the </w:t>
      </w:r>
      <w:r>
        <w:rPr>
          <w:rStyle w:val="CodeInline"/>
        </w:rPr>
        <w:t>Hero</w:t>
      </w:r>
      <w:r>
        <w:t xml:space="preserve"> object around, observe that the output </w:t>
      </w:r>
      <w:r w:rsidRPr="00BD22E2">
        <w:rPr>
          <w:rStyle w:val="CodeInline"/>
        </w:rPr>
        <w:t>Hero Bound</w:t>
      </w:r>
      <w:r w:rsidRPr="00BD22E2">
        <w:t xml:space="preserve"> </w:t>
      </w:r>
      <w:r>
        <w:t xml:space="preserve">message echoes WC window collisions before the </w:t>
      </w:r>
      <w:r>
        <w:rPr>
          <w:rStyle w:val="CodeInline"/>
        </w:rPr>
        <w:t>Hero</w:t>
      </w:r>
      <w:r>
        <w:t xml:space="preserve"> object actually touches the WC window bounds. This is a result of the 0.8, or 80 percent, parameter passed to the </w:t>
      </w:r>
      <w:proofErr w:type="spellStart"/>
      <w:r w:rsidRPr="001E619B">
        <w:rPr>
          <w:rStyle w:val="CodeInline"/>
        </w:rPr>
        <w:t>mCamera.collideWCBound</w:t>
      </w:r>
      <w:proofErr w:type="spellEnd"/>
      <w:r w:rsidRPr="001E619B">
        <w:rPr>
          <w:rStyle w:val="CodeInline"/>
        </w:rPr>
        <w:t>()</w:t>
      </w:r>
      <w:r>
        <w:t xml:space="preserve"> function, configuring the collision computation to 80</w:t>
      </w:r>
      <w:r w:rsidRPr="00E36154">
        <w:t xml:space="preserve"> </w:t>
      </w:r>
      <w:r>
        <w:t xml:space="preserve">percent of the current WC window size. When the </w:t>
      </w:r>
      <w:r w:rsidRPr="003061B4">
        <w:rPr>
          <w:rStyle w:val="CodeInline"/>
        </w:rPr>
        <w:t>Hero</w:t>
      </w:r>
      <w:r>
        <w:t xml:space="preserve"> object is completely within 80</w:t>
      </w:r>
      <w:r w:rsidRPr="00E36154">
        <w:t xml:space="preserve"> </w:t>
      </w:r>
      <w:r>
        <w:t xml:space="preserve">percent of the WC window bounds, the output </w:t>
      </w:r>
      <w:r w:rsidRPr="00FD5E28">
        <w:rPr>
          <w:rStyle w:val="CodeInline"/>
        </w:rPr>
        <w:t xml:space="preserve">Hero Bound </w:t>
      </w:r>
      <w:r>
        <w:t xml:space="preserve">value is 16, or the value of </w:t>
      </w:r>
      <w:proofErr w:type="spellStart"/>
      <w:r w:rsidRPr="003061B4">
        <w:rPr>
          <w:rStyle w:val="CodeInline"/>
        </w:rPr>
        <w:t>eboundcollideStatus.eInside</w:t>
      </w:r>
      <w:proofErr w:type="spellEnd"/>
      <w:r>
        <w:t xml:space="preserve">. Try moving the </w:t>
      </w:r>
      <w:r>
        <w:rPr>
          <w:rStyle w:val="CodeInline"/>
        </w:rPr>
        <w:t>Hero</w:t>
      </w:r>
      <w:r>
        <w:t xml:space="preserve"> object to touch the top 20</w:t>
      </w:r>
      <w:r w:rsidRPr="00E36154">
        <w:t xml:space="preserve"> </w:t>
      </w:r>
      <w:r>
        <w:t xml:space="preserve">percent of the window bound and observe the </w:t>
      </w:r>
      <w:r w:rsidRPr="005A175F">
        <w:rPr>
          <w:rStyle w:val="CodeInline"/>
        </w:rPr>
        <w:t>Hero Bound</w:t>
      </w:r>
      <w:r>
        <w:rPr>
          <w:rStyle w:val="CodeInline"/>
        </w:rPr>
        <w:t xml:space="preserve"> </w:t>
      </w:r>
      <w:r>
        <w:t xml:space="preserve">value of 4, or the value of </w:t>
      </w:r>
      <w:proofErr w:type="spellStart"/>
      <w:r w:rsidRPr="003061B4">
        <w:rPr>
          <w:rStyle w:val="CodeInline"/>
        </w:rPr>
        <w:t>eboundcollideStatus.e</w:t>
      </w:r>
      <w:r>
        <w:rPr>
          <w:rStyle w:val="CodeInline"/>
        </w:rPr>
        <w:t>CollideTop</w:t>
      </w:r>
      <w:proofErr w:type="spellEnd"/>
      <w:r>
        <w:t xml:space="preserve">. Now move the </w:t>
      </w:r>
      <w:r>
        <w:rPr>
          <w:rStyle w:val="CodeInline"/>
        </w:rPr>
        <w:t>Hero</w:t>
      </w:r>
      <w:r>
        <w:t xml:space="preserve"> object toward the top-left corner of the window and observe</w:t>
      </w:r>
      <w:r w:rsidRPr="0002697A">
        <w:t xml:space="preserve"> </w:t>
      </w:r>
      <w:r>
        <w:t xml:space="preserve">the </w:t>
      </w:r>
      <w:r w:rsidRPr="005A175F">
        <w:rPr>
          <w:rStyle w:val="CodeInline"/>
        </w:rPr>
        <w:t>Hero Bound</w:t>
      </w:r>
      <w:r>
        <w:rPr>
          <w:rStyle w:val="CodeInline"/>
        </w:rPr>
        <w:t xml:space="preserve"> </w:t>
      </w:r>
      <w:r>
        <w:t xml:space="preserve">value of 5, or </w:t>
      </w:r>
      <w:proofErr w:type="spellStart"/>
      <w:r w:rsidRPr="003061B4">
        <w:rPr>
          <w:rStyle w:val="CodeInline"/>
        </w:rPr>
        <w:t>eboundcollideStatus.e</w:t>
      </w:r>
      <w:r>
        <w:rPr>
          <w:rStyle w:val="CodeInline"/>
        </w:rPr>
        <w:t>CollideTop</w:t>
      </w:r>
      <w:proofErr w:type="spellEnd"/>
      <w:r>
        <w:rPr>
          <w:rStyle w:val="CodeInline"/>
        </w:rPr>
        <w:t xml:space="preserve"> | </w:t>
      </w:r>
      <w:proofErr w:type="spellStart"/>
      <w:r w:rsidRPr="003061B4">
        <w:rPr>
          <w:rStyle w:val="CodeInline"/>
        </w:rPr>
        <w:t>eboundcollideStatus.e</w:t>
      </w:r>
      <w:r>
        <w:rPr>
          <w:rStyle w:val="CodeInline"/>
        </w:rPr>
        <w:t>CollideLeft</w:t>
      </w:r>
      <w:proofErr w:type="spellEnd"/>
      <w:r>
        <w:t>. In this way, the collision status is a bitwise-or result of all the colliding bounds</w:t>
      </w:r>
      <w:r>
        <w:fldChar w:fldCharType="begin"/>
      </w:r>
      <w:r>
        <w:instrText xml:space="preserve"> XE "</w:instrText>
      </w:r>
      <w:r w:rsidRPr="00537262">
        <w:instrText>Bounding box:with MyGame</w:instrText>
      </w:r>
      <w:r>
        <w:instrText xml:space="preserve">" </w:instrText>
      </w:r>
      <w:r>
        <w:fldChar w:fldCharType="end"/>
      </w:r>
      <w:r>
        <w:t xml:space="preserve">. </w:t>
      </w:r>
    </w:p>
    <w:p w14:paraId="76A798A5" w14:textId="77777777" w:rsidR="006723AB" w:rsidRPr="0023031F" w:rsidRDefault="006723AB" w:rsidP="006723AB">
      <w:pPr>
        <w:pStyle w:val="Heading1"/>
      </w:pPr>
      <w:r>
        <w:t>Per-</w:t>
      </w:r>
      <w:r w:rsidRPr="0023031F">
        <w:t>Pixel Collisions</w:t>
      </w:r>
    </w:p>
    <w:p w14:paraId="1697DFF0" w14:textId="77777777" w:rsidR="006723AB" w:rsidRDefault="006723AB" w:rsidP="006723AB">
      <w:pPr>
        <w:pStyle w:val="BodyTextFirst"/>
      </w:pPr>
      <w:r>
        <w:t xml:space="preserve">In the previous example, you saw the results of bounding box collision approximation. Namely, the </w:t>
      </w:r>
      <w:r w:rsidRPr="00E74476">
        <w:rPr>
          <w:rStyle w:val="CodeInline"/>
        </w:rPr>
        <w:t>Brain</w:t>
      </w:r>
      <w:r>
        <w:t xml:space="preserve"> object’s motion stops as soon as its bounds overlap that of the </w:t>
      </w:r>
      <w:r w:rsidRPr="00E74476">
        <w:rPr>
          <w:rStyle w:val="CodeInline"/>
        </w:rPr>
        <w:t>Hero</w:t>
      </w:r>
      <w:r>
        <w:t xml:space="preserve"> object. This is much improved over the original situation where the </w:t>
      </w:r>
      <w:r w:rsidRPr="000F639E">
        <w:rPr>
          <w:rStyle w:val="CodeInline"/>
        </w:rPr>
        <w:t>Brain</w:t>
      </w:r>
      <w:r>
        <w:t xml:space="preserve"> object never stops moving. However, as illustrated in Figure 6-14</w:t>
      </w:r>
      <w:r>
        <w:fldChar w:fldCharType="begin"/>
      </w:r>
      <w:r>
        <w:instrText xml:space="preserve"> XE "</w:instrText>
      </w:r>
      <w:r w:rsidRPr="00537262">
        <w:instrText>Per-Pixel Collisions Project:limitation with bounding box–based collision</w:instrText>
      </w:r>
      <w:r>
        <w:instrText xml:space="preserve">" </w:instrText>
      </w:r>
      <w:r>
        <w:fldChar w:fldCharType="end"/>
      </w:r>
      <w:r>
        <w:t>, there are two serious limitations to the bounding box–based collisions.</w:t>
      </w:r>
    </w:p>
    <w:p w14:paraId="5B76C68A" w14:textId="77777777" w:rsidR="006723AB" w:rsidRDefault="006723AB" w:rsidP="006723AB">
      <w:pPr>
        <w:pStyle w:val="Figure"/>
      </w:pPr>
      <w:r>
        <w:rPr>
          <w:noProof/>
        </w:rPr>
        <w:drawing>
          <wp:inline distT="0" distB="0" distL="0" distR="0" wp14:anchorId="3CA184CE" wp14:editId="1B7094ED">
            <wp:extent cx="2499995" cy="1459230"/>
            <wp:effectExtent l="0" t="0" r="0" b="7620"/>
            <wp:docPr id="122" name="Picture 72" descr="6-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6-14"/>
                    <pic:cNvPicPr>
                      <a:picLocks noChangeAspect="1" noChangeArrowheads="1"/>
                    </pic:cNvPicPr>
                  </pic:nvPicPr>
                  <pic:blipFill>
                    <a:blip r:embed="rId24">
                      <a:grayscl/>
                      <a:extLst>
                        <a:ext uri="{28A0092B-C50C-407E-A947-70E740481C1C}">
                          <a14:useLocalDpi xmlns:a14="http://schemas.microsoft.com/office/drawing/2010/main" val="0"/>
                        </a:ext>
                      </a:extLst>
                    </a:blip>
                    <a:srcRect/>
                    <a:stretch>
                      <a:fillRect/>
                    </a:stretch>
                  </pic:blipFill>
                  <pic:spPr bwMode="auto">
                    <a:xfrm>
                      <a:off x="0" y="0"/>
                      <a:ext cx="2499995" cy="1459230"/>
                    </a:xfrm>
                    <a:prstGeom prst="rect">
                      <a:avLst/>
                    </a:prstGeom>
                    <a:noFill/>
                    <a:ln>
                      <a:noFill/>
                    </a:ln>
                  </pic:spPr>
                </pic:pic>
              </a:graphicData>
            </a:graphic>
          </wp:inline>
        </w:drawing>
      </w:r>
    </w:p>
    <w:p w14:paraId="76AB797E" w14:textId="77777777" w:rsidR="006723AB" w:rsidRDefault="006723AB" w:rsidP="006723AB">
      <w:pPr>
        <w:pStyle w:val="FigureCaption"/>
      </w:pPr>
      <w:r>
        <w:lastRenderedPageBreak/>
        <w:t>Figure 6-14. Limitation with bounding box–based collision</w:t>
      </w:r>
      <w:r>
        <w:fldChar w:fldCharType="begin"/>
      </w:r>
      <w:r>
        <w:instrText xml:space="preserve"> XE "</w:instrText>
      </w:r>
      <w:r w:rsidRPr="00537262">
        <w:instrText>Per-Pixel Collisions Project:limitation with bounding box–based collision</w:instrText>
      </w:r>
      <w:r>
        <w:instrText xml:space="preserve">" </w:instrText>
      </w:r>
      <w:r>
        <w:fldChar w:fldCharType="end"/>
      </w:r>
    </w:p>
    <w:p w14:paraId="2B60BD0D" w14:textId="77777777" w:rsidR="006723AB" w:rsidRPr="00EF5FF8" w:rsidRDefault="006723AB" w:rsidP="00E60016">
      <w:pPr>
        <w:pStyle w:val="NumList"/>
        <w:numPr>
          <w:ilvl w:val="0"/>
          <w:numId w:val="20"/>
        </w:numPr>
      </w:pPr>
      <w:r>
        <w:t xml:space="preserve">The </w:t>
      </w:r>
      <w:proofErr w:type="spellStart"/>
      <w:r w:rsidRPr="00EF5FF8">
        <w:rPr>
          <w:rStyle w:val="CodeInline"/>
        </w:rPr>
        <w:t>BoundingBox</w:t>
      </w:r>
      <w:proofErr w:type="spellEnd"/>
      <w:r w:rsidRPr="00EF5FF8">
        <w:t xml:space="preserve"> object introduced in the previous example does not account </w:t>
      </w:r>
      <w:r w:rsidRPr="00BD194A">
        <w:t>for</w:t>
      </w:r>
      <w:r w:rsidRPr="00EF5FF8">
        <w:t xml:space="preserve"> rotation. This is a well-known limitation for ax</w:t>
      </w:r>
      <w:r>
        <w:t>e</w:t>
      </w:r>
      <w:r w:rsidRPr="00EF5FF8">
        <w:t>s</w:t>
      </w:r>
      <w:r>
        <w:t>-</w:t>
      </w:r>
      <w:r w:rsidRPr="00EF5FF8">
        <w:t>aligned bounding boxes</w:t>
      </w:r>
      <w:r>
        <w:t>: although</w:t>
      </w:r>
      <w:r w:rsidRPr="00EF5FF8">
        <w:t xml:space="preserve"> the approach is computationally efficient</w:t>
      </w:r>
      <w:r>
        <w:t>,</w:t>
      </w:r>
      <w:r w:rsidRPr="00EF5FF8">
        <w:t xml:space="preserve"> it does not support rotation.</w:t>
      </w:r>
    </w:p>
    <w:p w14:paraId="39417351" w14:textId="77777777" w:rsidR="006723AB" w:rsidRDefault="006723AB" w:rsidP="00E60016">
      <w:pPr>
        <w:pStyle w:val="NumList"/>
        <w:numPr>
          <w:ilvl w:val="0"/>
          <w:numId w:val="8"/>
        </w:numPr>
      </w:pPr>
      <w:r>
        <w:t xml:space="preserve">The two </w:t>
      </w:r>
      <w:r w:rsidRPr="00BD194A">
        <w:t>objects</w:t>
      </w:r>
      <w:r>
        <w:t xml:space="preserve"> </w:t>
      </w:r>
      <w:r w:rsidRPr="00EF5FF8">
        <w:t>do not actually collide. The fact that the bounds of two objects overlap does not automatically equate to the two objects collid</w:t>
      </w:r>
      <w:r>
        <w:t>ing</w:t>
      </w:r>
      <w:r w:rsidRPr="00EF5FF8">
        <w:t>.</w:t>
      </w:r>
    </w:p>
    <w:p w14:paraId="1EF1AADE" w14:textId="77777777" w:rsidR="006723AB" w:rsidRPr="005E2272" w:rsidRDefault="006723AB" w:rsidP="00BD194A">
      <w:pPr>
        <w:pStyle w:val="BodyTextCont"/>
      </w:pPr>
      <w:r w:rsidRPr="005E2272">
        <w:t>In this project, yo</w:t>
      </w:r>
      <w:r>
        <w:t>u will see how to achieve per-pixel-</w:t>
      </w:r>
      <w:r w:rsidRPr="005E2272">
        <w:t>accurate</w:t>
      </w:r>
      <w:r w:rsidRPr="00A537DE">
        <w:t xml:space="preserve"> </w:t>
      </w:r>
      <w:r w:rsidRPr="005E2272">
        <w:t>collision</w:t>
      </w:r>
      <w:r>
        <w:t xml:space="preserve"> detection, pixel-accurate collision, or per-pixel collision,</w:t>
      </w:r>
      <w:r w:rsidRPr="005E2272">
        <w:t xml:space="preserve"> </w:t>
      </w:r>
      <w:r>
        <w:t xml:space="preserve">which identifies </w:t>
      </w:r>
      <w:r w:rsidRPr="004B10E3">
        <w:t xml:space="preserve">the </w:t>
      </w:r>
      <w:r>
        <w:t xml:space="preserve">overlapping of </w:t>
      </w:r>
      <w:r w:rsidRPr="004B10E3">
        <w:t>nontransparent pixels</w:t>
      </w:r>
      <w:r>
        <w:fldChar w:fldCharType="begin"/>
      </w:r>
      <w:r>
        <w:instrText xml:space="preserve"> XE "</w:instrText>
      </w:r>
      <w:r w:rsidRPr="00537262">
        <w:instrText>Per-Pixel Collisions Project:nontransparent pixels overlapping</w:instrText>
      </w:r>
      <w:r>
        <w:instrText xml:space="preserve">" </w:instrText>
      </w:r>
      <w:r>
        <w:fldChar w:fldCharType="end"/>
      </w:r>
      <w:r w:rsidRPr="004B10E3">
        <w:t xml:space="preserve"> of two colliding objects.</w:t>
      </w:r>
      <w:r>
        <w:t xml:space="preserve"> </w:t>
      </w:r>
      <w:r w:rsidRPr="005E2272">
        <w:t>However, keep in mind that this is not an end-all solution. While the collision detection is precise, the trade-off is potential performance</w:t>
      </w:r>
      <w:r>
        <w:t xml:space="preserve"> costs</w:t>
      </w:r>
      <w:r w:rsidRPr="005E2272">
        <w:t xml:space="preserve">. </w:t>
      </w:r>
      <w:r>
        <w:t>A</w:t>
      </w:r>
      <w:r w:rsidRPr="005E2272">
        <w:t>s an image becomes larger and more complex, it also has more pixels that need to be checked for collisions</w:t>
      </w:r>
      <w:r>
        <w:t>. This is in contrast</w:t>
      </w:r>
      <w:r w:rsidRPr="005E2272">
        <w:t xml:space="preserve"> to the </w:t>
      </w:r>
      <w:r>
        <w:t>constant computation cost required for bounding box collision detection from the previous example</w:t>
      </w:r>
      <w:r w:rsidRPr="005E2272">
        <w:t>.</w:t>
      </w:r>
    </w:p>
    <w:p w14:paraId="3834C238" w14:textId="77777777" w:rsidR="006723AB" w:rsidRPr="0023031F" w:rsidRDefault="006723AB" w:rsidP="006723AB">
      <w:pPr>
        <w:pStyle w:val="Heading2"/>
      </w:pPr>
      <w:r w:rsidRPr="0023031F">
        <w:t>The Per</w:t>
      </w:r>
      <w:r>
        <w:t>-</w:t>
      </w:r>
      <w:r w:rsidRPr="0023031F">
        <w:t>Pixel</w:t>
      </w:r>
      <w:r>
        <w:t xml:space="preserve"> </w:t>
      </w:r>
      <w:r w:rsidRPr="0023031F">
        <w:t xml:space="preserve">Collisions </w:t>
      </w:r>
      <w:r>
        <w:t>P</w:t>
      </w:r>
      <w:r w:rsidRPr="0023031F">
        <w:t>roject</w:t>
      </w:r>
    </w:p>
    <w:p w14:paraId="5B0BA154" w14:textId="280D7D26" w:rsidR="006723AB" w:rsidRPr="005E2272" w:rsidRDefault="006723AB" w:rsidP="006723AB">
      <w:pPr>
        <w:pStyle w:val="BodyTextFirst"/>
      </w:pPr>
      <w:r w:rsidRPr="005E2272">
        <w:t xml:space="preserve">This project demonstrates how to detect collision between </w:t>
      </w:r>
      <w:r>
        <w:t xml:space="preserve">a </w:t>
      </w:r>
      <w:r w:rsidRPr="00F64482">
        <w:t>large</w:t>
      </w:r>
      <w:r>
        <w:t xml:space="preserve"> textured object</w:t>
      </w:r>
      <w:r w:rsidRPr="00F64482">
        <w:t xml:space="preserve">, </w:t>
      </w:r>
      <w:r>
        <w:t xml:space="preserve">the </w:t>
      </w:r>
      <w:r>
        <w:rPr>
          <w:rStyle w:val="CodeInline"/>
        </w:rPr>
        <w:t>C</w:t>
      </w:r>
      <w:r w:rsidRPr="007567AD">
        <w:rPr>
          <w:rStyle w:val="CodeInline"/>
        </w:rPr>
        <w:t>ollector</w:t>
      </w:r>
      <w:r w:rsidRPr="00F64482">
        <w:t xml:space="preserve"> minion and a small</w:t>
      </w:r>
      <w:r>
        <w:t xml:space="preserve"> textured object</w:t>
      </w:r>
      <w:r w:rsidRPr="00F64482">
        <w:t>,</w:t>
      </w:r>
      <w:r>
        <w:t xml:space="preserve"> the</w:t>
      </w:r>
      <w:r w:rsidRPr="00F64482">
        <w:t xml:space="preserve"> </w:t>
      </w:r>
      <w:r>
        <w:rPr>
          <w:rStyle w:val="CodeInline"/>
        </w:rPr>
        <w:t>P</w:t>
      </w:r>
      <w:r w:rsidRPr="007567AD">
        <w:rPr>
          <w:rStyle w:val="CodeInline"/>
        </w:rPr>
        <w:t>ortal</w:t>
      </w:r>
      <w:r w:rsidRPr="00F64482">
        <w:t xml:space="preserve"> minion</w:t>
      </w:r>
      <w:r w:rsidRPr="005E2272">
        <w:t xml:space="preserve">. Both </w:t>
      </w:r>
      <w:r>
        <w:t xml:space="preserve">of the textures contain </w:t>
      </w:r>
      <w:r w:rsidRPr="005E2272">
        <w:t xml:space="preserve">transparent and nontransparent areas. A collision occurs only when the nontransparent pixels </w:t>
      </w:r>
      <w:r>
        <w:t>overlap</w:t>
      </w:r>
      <w:r w:rsidRPr="005E2272">
        <w:t xml:space="preserve">. In this project, when a collision occurs, a </w:t>
      </w:r>
      <w:r>
        <w:t xml:space="preserve">yellow </w:t>
      </w:r>
      <w:proofErr w:type="spellStart"/>
      <w:r w:rsidRPr="00CB76A5">
        <w:rPr>
          <w:rStyle w:val="CodeInline"/>
        </w:rPr>
        <w:t>DyePack</w:t>
      </w:r>
      <w:proofErr w:type="spellEnd"/>
      <w:r>
        <w:t xml:space="preserve"> </w:t>
      </w:r>
      <w:r w:rsidRPr="005E2272">
        <w:t>appears at the collision point. You can see an exa</w:t>
      </w:r>
      <w:r>
        <w:t>mple of this project in Figure 6-15</w:t>
      </w:r>
      <w:r>
        <w:fldChar w:fldCharType="begin"/>
      </w:r>
      <w:r>
        <w:instrText xml:space="preserve"> XE "</w:instrText>
      </w:r>
      <w:r w:rsidRPr="00537262">
        <w:instrText>Per-Pixel Collisions Project:running of</w:instrText>
      </w:r>
      <w:r>
        <w:instrText xml:space="preserve">" </w:instrText>
      </w:r>
      <w:r>
        <w:fldChar w:fldCharType="end"/>
      </w:r>
      <w:r w:rsidRPr="005E2272">
        <w:t>.</w:t>
      </w:r>
      <w:r>
        <w:t xml:space="preserve"> The source code to this project is defined in the </w:t>
      </w:r>
      <w:r w:rsidRPr="00EE0655">
        <w:rPr>
          <w:rStyle w:val="CodeInline"/>
        </w:rPr>
        <w:t>C</w:t>
      </w:r>
      <w:r>
        <w:rPr>
          <w:rStyle w:val="CodeInline"/>
        </w:rPr>
        <w:t>hapter6/6.4</w:t>
      </w:r>
      <w:r w:rsidRPr="00EE0655">
        <w:rPr>
          <w:rStyle w:val="CodeInline"/>
        </w:rPr>
        <w:t>.</w:t>
      </w:r>
      <w:r w:rsidR="00212A4F">
        <w:rPr>
          <w:rStyle w:val="CodeInline"/>
        </w:rPr>
        <w:t>p</w:t>
      </w:r>
      <w:r>
        <w:rPr>
          <w:rStyle w:val="CodeInline"/>
        </w:rPr>
        <w:t>er</w:t>
      </w:r>
      <w:r w:rsidR="00212A4F">
        <w:rPr>
          <w:rStyle w:val="CodeInline"/>
        </w:rPr>
        <w:t>_p</w:t>
      </w:r>
      <w:r>
        <w:rPr>
          <w:rStyle w:val="CodeInline"/>
        </w:rPr>
        <w:t>ixel</w:t>
      </w:r>
      <w:r w:rsidR="00212A4F">
        <w:rPr>
          <w:rStyle w:val="CodeInline"/>
        </w:rPr>
        <w:t>_c</w:t>
      </w:r>
      <w:r>
        <w:rPr>
          <w:rStyle w:val="CodeInline"/>
        </w:rPr>
        <w:t>ollisions</w:t>
      </w:r>
      <w:r>
        <w:t xml:space="preserve"> fo</w:t>
      </w:r>
      <w:r w:rsidRPr="009B6F1C">
        <w:t>lder</w:t>
      </w:r>
      <w:r w:rsidRPr="004E33BF">
        <w:t>.</w:t>
      </w:r>
    </w:p>
    <w:p w14:paraId="6838FC30" w14:textId="77777777" w:rsidR="006723AB" w:rsidRPr="0023031F" w:rsidRDefault="006723AB" w:rsidP="006723AB">
      <w:pPr>
        <w:pStyle w:val="Figure"/>
      </w:pPr>
      <w:commentRangeStart w:id="85"/>
      <w:r>
        <w:rPr>
          <w:noProof/>
        </w:rPr>
        <w:lastRenderedPageBreak/>
        <w:drawing>
          <wp:inline distT="0" distB="0" distL="0" distR="0" wp14:anchorId="490E0384" wp14:editId="39A9BA5E">
            <wp:extent cx="5038725" cy="3813175"/>
            <wp:effectExtent l="0" t="0" r="9525" b="0"/>
            <wp:docPr id="123" name="Picture 34"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Picture 34" descr="Graphical user interface, application, Teams&#10;&#10;Description automatically generated"/>
                    <pic:cNvPicPr>
                      <a:picLocks noChangeAspect="1" noChangeArrowheads="1"/>
                    </pic:cNvPicPr>
                  </pic:nvPicPr>
                  <pic:blipFill>
                    <a:blip r:embed="rId25">
                      <a:grayscl/>
                      <a:extLst>
                        <a:ext uri="{28A0092B-C50C-407E-A947-70E740481C1C}">
                          <a14:useLocalDpi xmlns:a14="http://schemas.microsoft.com/office/drawing/2010/main" val="0"/>
                        </a:ext>
                      </a:extLst>
                    </a:blip>
                    <a:srcRect/>
                    <a:stretch>
                      <a:fillRect/>
                    </a:stretch>
                  </pic:blipFill>
                  <pic:spPr bwMode="auto">
                    <a:xfrm>
                      <a:off x="0" y="0"/>
                      <a:ext cx="5038725" cy="3813175"/>
                    </a:xfrm>
                    <a:prstGeom prst="rect">
                      <a:avLst/>
                    </a:prstGeom>
                    <a:noFill/>
                    <a:ln>
                      <a:noFill/>
                    </a:ln>
                  </pic:spPr>
                </pic:pic>
              </a:graphicData>
            </a:graphic>
          </wp:inline>
        </w:drawing>
      </w:r>
      <w:commentRangeEnd w:id="85"/>
      <w:r w:rsidR="0055334A">
        <w:rPr>
          <w:rStyle w:val="CommentReference"/>
          <w:rFonts w:asciiTheme="minorHAnsi" w:eastAsiaTheme="minorHAnsi" w:hAnsiTheme="minorHAnsi" w:cstheme="minorBidi"/>
        </w:rPr>
        <w:commentReference w:id="85"/>
      </w:r>
    </w:p>
    <w:p w14:paraId="6D2FB41F" w14:textId="77777777" w:rsidR="006723AB" w:rsidRPr="0023031F" w:rsidRDefault="006723AB" w:rsidP="006723AB">
      <w:pPr>
        <w:pStyle w:val="FigureCaption"/>
      </w:pPr>
      <w:r w:rsidRPr="0023031F">
        <w:t>Figure</w:t>
      </w:r>
      <w:r>
        <w:t xml:space="preserve"> 6-15. </w:t>
      </w:r>
      <w:r w:rsidRPr="0023031F">
        <w:t>Running</w:t>
      </w:r>
      <w:r>
        <w:fldChar w:fldCharType="begin"/>
      </w:r>
      <w:r>
        <w:instrText xml:space="preserve"> XE "</w:instrText>
      </w:r>
      <w:r w:rsidRPr="00537262">
        <w:instrText>Per-Pixel Collisions Project:running of</w:instrText>
      </w:r>
      <w:r>
        <w:instrText xml:space="preserve">" </w:instrText>
      </w:r>
      <w:r>
        <w:fldChar w:fldCharType="end"/>
      </w:r>
      <w:r w:rsidRPr="0023031F">
        <w:t xml:space="preserve"> the </w:t>
      </w:r>
      <w:r>
        <w:t>Per-Pixel Collisions p</w:t>
      </w:r>
      <w:r w:rsidRPr="0023031F">
        <w:t>roject</w:t>
      </w:r>
    </w:p>
    <w:p w14:paraId="5A1DFEAC" w14:textId="77777777" w:rsidR="006723AB" w:rsidRPr="0023031F" w:rsidRDefault="006723AB" w:rsidP="00BD194A">
      <w:pPr>
        <w:pStyle w:val="BodyTextCont"/>
      </w:pPr>
      <w:r>
        <w:t>The controls of</w:t>
      </w:r>
      <w:r>
        <w:fldChar w:fldCharType="begin"/>
      </w:r>
      <w:r>
        <w:instrText xml:space="preserve"> XE "</w:instrText>
      </w:r>
      <w:r w:rsidRPr="00537262">
        <w:instrText>Per-Pixel Collisions Project:controls of</w:instrText>
      </w:r>
      <w:r>
        <w:instrText xml:space="preserve">" </w:instrText>
      </w:r>
      <w:r>
        <w:fldChar w:fldCharType="end"/>
      </w:r>
      <w:r>
        <w:t xml:space="preserve"> the project are as follows</w:t>
      </w:r>
      <w:r w:rsidRPr="0023031F">
        <w:t>:</w:t>
      </w:r>
    </w:p>
    <w:p w14:paraId="4BBFFE9A" w14:textId="77777777" w:rsidR="006723AB" w:rsidRPr="00BD194A" w:rsidRDefault="006723AB" w:rsidP="00BD194A">
      <w:pPr>
        <w:pStyle w:val="Bullet"/>
      </w:pPr>
      <w:r w:rsidRPr="00BD194A">
        <w:rPr>
          <w:rStyle w:val="Strong"/>
          <w:b w:val="0"/>
          <w:bCs w:val="0"/>
        </w:rPr>
        <w:t>Arrow keys:</w:t>
      </w:r>
      <w:r w:rsidRPr="00BD194A">
        <w:t xml:space="preserve"> Move the small textured object, the </w:t>
      </w:r>
      <w:r w:rsidRPr="00BD194A">
        <w:rPr>
          <w:rStyle w:val="CodeInline"/>
          <w:rFonts w:ascii="Utopia" w:hAnsi="Utopia"/>
          <w:bdr w:val="none" w:sz="0" w:space="0" w:color="auto"/>
        </w:rPr>
        <w:t>Portal</w:t>
      </w:r>
      <w:r w:rsidRPr="00BD194A">
        <w:t xml:space="preserve"> minion</w:t>
      </w:r>
    </w:p>
    <w:p w14:paraId="1F9725ED" w14:textId="77777777" w:rsidR="006723AB" w:rsidRPr="00BD194A" w:rsidRDefault="006723AB" w:rsidP="00BD194A">
      <w:pPr>
        <w:pStyle w:val="Bullet"/>
      </w:pPr>
      <w:r w:rsidRPr="00BD194A">
        <w:rPr>
          <w:rStyle w:val="Strong"/>
          <w:b w:val="0"/>
          <w:bCs w:val="0"/>
        </w:rPr>
        <w:t>WASD keys:</w:t>
      </w:r>
      <w:r w:rsidRPr="00BD194A">
        <w:t xml:space="preserve"> Move the large textured object, the </w:t>
      </w:r>
      <w:r w:rsidRPr="00BD194A">
        <w:rPr>
          <w:rStyle w:val="CodeInline"/>
          <w:rFonts w:ascii="Utopia" w:hAnsi="Utopia"/>
          <w:bdr w:val="none" w:sz="0" w:space="0" w:color="auto"/>
        </w:rPr>
        <w:t>Collector</w:t>
      </w:r>
      <w:r w:rsidRPr="00BD194A">
        <w:t xml:space="preserve"> minion</w:t>
      </w:r>
    </w:p>
    <w:p w14:paraId="0496AF9F" w14:textId="77777777" w:rsidR="00BD194A" w:rsidRDefault="00BD194A" w:rsidP="00BD194A">
      <w:pPr>
        <w:pStyle w:val="BodyTextCont"/>
      </w:pPr>
    </w:p>
    <w:p w14:paraId="23DC14EB" w14:textId="77777777" w:rsidR="006723AB" w:rsidRPr="0023031F" w:rsidRDefault="006723AB" w:rsidP="00BD194A">
      <w:pPr>
        <w:pStyle w:val="BodyTextCont"/>
      </w:pPr>
      <w:r w:rsidRPr="0023031F">
        <w:t>The goals of</w:t>
      </w:r>
      <w:r>
        <w:fldChar w:fldCharType="begin"/>
      </w:r>
      <w:r>
        <w:instrText xml:space="preserve"> XE "</w:instrText>
      </w:r>
      <w:r w:rsidRPr="00537262">
        <w:instrText>Per-Pixel Collisions Project:goals of</w:instrText>
      </w:r>
      <w:r>
        <w:instrText xml:space="preserve">" </w:instrText>
      </w:r>
      <w:r>
        <w:fldChar w:fldCharType="end"/>
      </w:r>
      <w:r w:rsidRPr="0023031F">
        <w:t xml:space="preserve"> the project are as follows:</w:t>
      </w:r>
    </w:p>
    <w:p w14:paraId="4D1B5103" w14:textId="77777777" w:rsidR="006723AB" w:rsidRPr="00BD194A" w:rsidRDefault="006723AB" w:rsidP="00BD194A">
      <w:pPr>
        <w:pStyle w:val="Bullet"/>
      </w:pPr>
      <w:r w:rsidRPr="00BD194A">
        <w:t xml:space="preserve">To demonstrate how to detect </w:t>
      </w:r>
      <w:commentRangeStart w:id="86"/>
      <w:r w:rsidRPr="00BD194A">
        <w:t>nontransparent</w:t>
      </w:r>
      <w:commentRangeEnd w:id="86"/>
      <w:r w:rsidR="00D0043A">
        <w:rPr>
          <w:rStyle w:val="CommentReference"/>
          <w:rFonts w:asciiTheme="minorHAnsi" w:hAnsiTheme="minorHAnsi"/>
        </w:rPr>
        <w:commentReference w:id="86"/>
      </w:r>
      <w:r w:rsidRPr="00BD194A">
        <w:t xml:space="preserve"> pixel overlap</w:t>
      </w:r>
    </w:p>
    <w:p w14:paraId="2BFFD188" w14:textId="77777777" w:rsidR="006723AB" w:rsidRPr="00BD194A" w:rsidRDefault="006723AB" w:rsidP="00BD194A">
      <w:pPr>
        <w:pStyle w:val="Bullet"/>
      </w:pPr>
      <w:r w:rsidRPr="00BD194A">
        <w:t>To understand the pros and cons of using per-pixel-accurate collision detection</w:t>
      </w:r>
    </w:p>
    <w:p w14:paraId="10162866" w14:textId="77777777" w:rsidR="006723AB" w:rsidRPr="009E38C6" w:rsidRDefault="006723AB" w:rsidP="00BD194A">
      <w:pPr>
        <w:pStyle w:val="BodyTextCont"/>
      </w:pPr>
      <w:r w:rsidRPr="009E38C6">
        <w:t>You can find the following external resource</w:t>
      </w:r>
      <w:r>
        <w:t xml:space="preserve">s </w:t>
      </w:r>
      <w:r w:rsidRPr="009E38C6">
        <w:t xml:space="preserve">in the </w:t>
      </w:r>
      <w:r w:rsidRPr="009E38C6">
        <w:rPr>
          <w:rStyle w:val="CodeInline"/>
        </w:rPr>
        <w:t>assets</w:t>
      </w:r>
      <w:r w:rsidRPr="009E38C6">
        <w:t xml:space="preserve"> folder:</w:t>
      </w:r>
      <w:r>
        <w:t xml:space="preserve"> the </w:t>
      </w:r>
      <w:r w:rsidRPr="00B242E4">
        <w:rPr>
          <w:rStyle w:val="CodeInline"/>
        </w:rPr>
        <w:t>fonts</w:t>
      </w:r>
      <w:r>
        <w:t xml:space="preserve"> folder that contains the default system fonts,</w:t>
      </w:r>
      <w:r w:rsidRPr="009E38C6">
        <w:rPr>
          <w:rStyle w:val="CodeInline"/>
        </w:rPr>
        <w:t xml:space="preserve"> </w:t>
      </w:r>
      <w:r>
        <w:rPr>
          <w:rStyle w:val="CodeInline"/>
        </w:rPr>
        <w:t>minion_collector</w:t>
      </w:r>
      <w:r w:rsidRPr="009E38C6">
        <w:rPr>
          <w:rStyle w:val="CodeInline"/>
        </w:rPr>
        <w:t>.png</w:t>
      </w:r>
      <w:r w:rsidRPr="009E38C6">
        <w:t xml:space="preserve">, </w:t>
      </w:r>
      <w:r>
        <w:rPr>
          <w:rStyle w:val="CodeInline"/>
        </w:rPr>
        <w:t>minion_portal</w:t>
      </w:r>
      <w:r w:rsidRPr="009E38C6">
        <w:rPr>
          <w:rStyle w:val="CodeInline"/>
        </w:rPr>
        <w:t>.png</w:t>
      </w:r>
      <w:r w:rsidRPr="009E38C6">
        <w:t xml:space="preserve">, and </w:t>
      </w:r>
      <w:r w:rsidRPr="009E38C6">
        <w:rPr>
          <w:rStyle w:val="CodeInline"/>
        </w:rPr>
        <w:t>minion_sprite.png</w:t>
      </w:r>
      <w:r w:rsidRPr="009E38C6">
        <w:t>.</w:t>
      </w:r>
      <w:r>
        <w:t xml:space="preserve"> Note that </w:t>
      </w:r>
      <w:r w:rsidRPr="000008A3">
        <w:rPr>
          <w:rStyle w:val="CodeInline"/>
        </w:rPr>
        <w:t>minion_collector.png</w:t>
      </w:r>
      <w:r>
        <w:t xml:space="preserve"> is a large, 1024x1024 </w:t>
      </w:r>
      <w:r w:rsidRPr="000008A3">
        <w:t>image</w:t>
      </w:r>
      <w:r>
        <w:t xml:space="preserve">, while </w:t>
      </w:r>
      <w:r w:rsidRPr="000008A3">
        <w:rPr>
          <w:rStyle w:val="CodeInline"/>
        </w:rPr>
        <w:t>minion_portal.png</w:t>
      </w:r>
      <w:r>
        <w:t xml:space="preserve"> is a small, 64x64 image; </w:t>
      </w:r>
      <w:r w:rsidRPr="005240A9">
        <w:rPr>
          <w:rStyle w:val="CodeInline"/>
        </w:rPr>
        <w:t>minion_sprite.png</w:t>
      </w:r>
      <w:r>
        <w:t xml:space="preserve"> defines the </w:t>
      </w:r>
      <w:proofErr w:type="spellStart"/>
      <w:r w:rsidRPr="005240A9">
        <w:rPr>
          <w:rStyle w:val="CodeInline"/>
        </w:rPr>
        <w:t>DyePack</w:t>
      </w:r>
      <w:proofErr w:type="spellEnd"/>
      <w:r>
        <w:t xml:space="preserve"> sprite element. </w:t>
      </w:r>
    </w:p>
    <w:p w14:paraId="3D188A4D" w14:textId="77777777" w:rsidR="006723AB" w:rsidRDefault="006723AB" w:rsidP="006723AB">
      <w:pPr>
        <w:pStyle w:val="Heading3"/>
      </w:pPr>
      <w:r>
        <w:lastRenderedPageBreak/>
        <w:t>Overview of Per-Pixel Collision Algorithm</w:t>
      </w:r>
    </w:p>
    <w:p w14:paraId="717E7D1E" w14:textId="77777777" w:rsidR="006723AB" w:rsidRDefault="006723AB" w:rsidP="006723AB">
      <w:pPr>
        <w:pStyle w:val="BodyTextFirst"/>
      </w:pPr>
      <w:r w:rsidRPr="002B0B81">
        <w:t xml:space="preserve">Before moving forward, </w:t>
      </w:r>
      <w:r>
        <w:t xml:space="preserve">it is important to identify </w:t>
      </w:r>
      <w:r w:rsidRPr="002B0B81">
        <w:t xml:space="preserve">the requirements </w:t>
      </w:r>
      <w:r>
        <w:t xml:space="preserve">for detecting a </w:t>
      </w:r>
      <w:r w:rsidRPr="002B0B81">
        <w:t xml:space="preserve">collision between two textured </w:t>
      </w:r>
      <w:r>
        <w:t>objects</w:t>
      </w:r>
      <w:r w:rsidRPr="002B0B81">
        <w:t xml:space="preserve">. Foremost is that the texture itself needs to contain an area of transparency in order for this type of collision detection to provide any increase in accuracy. Without transparency in the texture, you can and should use </w:t>
      </w:r>
      <w:r>
        <w:t xml:space="preserve">a </w:t>
      </w:r>
      <w:r w:rsidRPr="002B0B81">
        <w:t xml:space="preserve">simple </w:t>
      </w:r>
      <w:r>
        <w:t xml:space="preserve">bounding box </w:t>
      </w:r>
      <w:r w:rsidRPr="002B0B81">
        <w:t>collision detection. If one or both of the textures contain transparent areas, then you</w:t>
      </w:r>
      <w:r>
        <w:t>’</w:t>
      </w:r>
      <w:r w:rsidRPr="002B0B81">
        <w:t xml:space="preserve">ll need to handle two cases of collision. The first case is to check whether the bounds of the two </w:t>
      </w:r>
      <w:r>
        <w:t>objects</w:t>
      </w:r>
      <w:r w:rsidRPr="002B0B81">
        <w:t xml:space="preserve"> collide. You ca</w:t>
      </w:r>
      <w:r>
        <w:t>n see this reflected in Figure 6-16</w:t>
      </w:r>
      <w:r>
        <w:fldChar w:fldCharType="begin"/>
      </w:r>
      <w:r>
        <w:instrText xml:space="preserve"> XE "</w:instrText>
      </w:r>
      <w:r w:rsidRPr="00537262">
        <w:instrText>Per-Pixel Collisions Project:overlapping bounding boxes without actual collision</w:instrText>
      </w:r>
      <w:r>
        <w:instrText xml:space="preserve">" </w:instrText>
      </w:r>
      <w:r>
        <w:fldChar w:fldCharType="end"/>
      </w:r>
      <w:r w:rsidRPr="002B0B81">
        <w:t xml:space="preserve">. Notice how the bounds of the </w:t>
      </w:r>
      <w:r>
        <w:t>objects</w:t>
      </w:r>
      <w:r w:rsidRPr="002B0B81">
        <w:t xml:space="preserve"> overlap yet none of the nontransparent colored pixels are touching.</w:t>
      </w:r>
    </w:p>
    <w:p w14:paraId="1C92DD3D" w14:textId="77777777" w:rsidR="006723AB" w:rsidRDefault="006723AB" w:rsidP="006723AB">
      <w:pPr>
        <w:pStyle w:val="Figure"/>
      </w:pPr>
      <w:r>
        <w:rPr>
          <w:noProof/>
        </w:rPr>
        <w:drawing>
          <wp:inline distT="0" distB="0" distL="0" distR="0" wp14:anchorId="3F5F72B4" wp14:editId="4BC032F7">
            <wp:extent cx="3900805" cy="2042795"/>
            <wp:effectExtent l="0" t="0" r="0" b="0"/>
            <wp:docPr id="124" name="Picture 75" descr="6-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6-16"/>
                    <pic:cNvPicPr>
                      <a:picLocks noChangeAspect="1" noChangeArrowheads="1"/>
                    </pic:cNvPicPr>
                  </pic:nvPicPr>
                  <pic:blipFill>
                    <a:blip r:embed="rId26">
                      <a:grayscl/>
                      <a:extLst>
                        <a:ext uri="{28A0092B-C50C-407E-A947-70E740481C1C}">
                          <a14:useLocalDpi xmlns:a14="http://schemas.microsoft.com/office/drawing/2010/main" val="0"/>
                        </a:ext>
                      </a:extLst>
                    </a:blip>
                    <a:srcRect/>
                    <a:stretch>
                      <a:fillRect/>
                    </a:stretch>
                  </pic:blipFill>
                  <pic:spPr bwMode="auto">
                    <a:xfrm>
                      <a:off x="0" y="0"/>
                      <a:ext cx="3900805" cy="2042795"/>
                    </a:xfrm>
                    <a:prstGeom prst="rect">
                      <a:avLst/>
                    </a:prstGeom>
                    <a:noFill/>
                    <a:ln>
                      <a:noFill/>
                    </a:ln>
                  </pic:spPr>
                </pic:pic>
              </a:graphicData>
            </a:graphic>
          </wp:inline>
        </w:drawing>
      </w:r>
    </w:p>
    <w:p w14:paraId="493E3205" w14:textId="77777777" w:rsidR="006723AB" w:rsidRPr="00025A4E" w:rsidRDefault="006723AB" w:rsidP="006723AB">
      <w:pPr>
        <w:pStyle w:val="FigureCaption"/>
      </w:pPr>
      <w:r>
        <w:t>Figure 6-16. Overlapping bounding boxes without actual collision</w:t>
      </w:r>
      <w:r>
        <w:fldChar w:fldCharType="begin"/>
      </w:r>
      <w:r>
        <w:instrText xml:space="preserve"> XE "</w:instrText>
      </w:r>
      <w:r w:rsidRPr="00537262">
        <w:instrText>Per-Pixel Collisions Project:overlapping bounding boxes without actual collision</w:instrText>
      </w:r>
      <w:r>
        <w:instrText xml:space="preserve">" </w:instrText>
      </w:r>
      <w:r>
        <w:fldChar w:fldCharType="end"/>
      </w:r>
    </w:p>
    <w:p w14:paraId="7211C0E1" w14:textId="77777777" w:rsidR="006723AB" w:rsidRPr="004242B5" w:rsidRDefault="006723AB" w:rsidP="00BD194A">
      <w:pPr>
        <w:pStyle w:val="BodyTextCont"/>
      </w:pPr>
      <w:r w:rsidRPr="004242B5">
        <w:t xml:space="preserve">The next case is </w:t>
      </w:r>
      <w:r>
        <w:t>to check whether</w:t>
      </w:r>
      <w:r w:rsidRPr="004242B5">
        <w:t xml:space="preserve"> the </w:t>
      </w:r>
      <w:r>
        <w:t>non</w:t>
      </w:r>
      <w:r w:rsidRPr="004242B5">
        <w:t>transparent</w:t>
      </w:r>
      <w:r w:rsidRPr="004242B5" w:rsidDel="007029FB">
        <w:t xml:space="preserve"> </w:t>
      </w:r>
      <w:r w:rsidRPr="004242B5">
        <w:t>pixels of the texture</w:t>
      </w:r>
      <w:r>
        <w:t>s</w:t>
      </w:r>
      <w:r w:rsidRPr="004242B5">
        <w:t xml:space="preserve"> overlap. Take a look at </w:t>
      </w:r>
      <w:r>
        <w:t>Figure 6-17</w:t>
      </w:r>
      <w:r>
        <w:fldChar w:fldCharType="begin"/>
      </w:r>
      <w:r>
        <w:instrText xml:space="preserve"> XE "</w:instrText>
      </w:r>
      <w:r w:rsidRPr="00537262">
        <w:instrText>Per-Pixel Collisions Project:between large and small texture</w:instrText>
      </w:r>
      <w:r>
        <w:instrText xml:space="preserve">" </w:instrText>
      </w:r>
      <w:r>
        <w:fldChar w:fldCharType="end"/>
      </w:r>
      <w:r w:rsidRPr="004242B5">
        <w:t xml:space="preserve">. </w:t>
      </w:r>
      <w:r>
        <w:t>Nontransparent pixels from the</w:t>
      </w:r>
      <w:r w:rsidRPr="004242B5">
        <w:t xml:space="preserve"> </w:t>
      </w:r>
      <w:r>
        <w:t xml:space="preserve">textures of the </w:t>
      </w:r>
      <w:r>
        <w:rPr>
          <w:rStyle w:val="CodeInline"/>
        </w:rPr>
        <w:t>C</w:t>
      </w:r>
      <w:r w:rsidRPr="009A1039">
        <w:rPr>
          <w:rStyle w:val="CodeInline"/>
        </w:rPr>
        <w:t>ollector</w:t>
      </w:r>
      <w:r>
        <w:t xml:space="preserve"> </w:t>
      </w:r>
      <w:r w:rsidRPr="004242B5">
        <w:t xml:space="preserve">and </w:t>
      </w:r>
      <w:r>
        <w:rPr>
          <w:rStyle w:val="CodeInline"/>
        </w:rPr>
        <w:t>P</w:t>
      </w:r>
      <w:r w:rsidRPr="009A1039">
        <w:rPr>
          <w:rStyle w:val="CodeInline"/>
        </w:rPr>
        <w:t>ortal</w:t>
      </w:r>
      <w:r>
        <w:t xml:space="preserve"> objects </w:t>
      </w:r>
      <w:r w:rsidRPr="004242B5">
        <w:t>are clearly in contact with one another.</w:t>
      </w:r>
    </w:p>
    <w:p w14:paraId="2E217A7D" w14:textId="77777777" w:rsidR="006723AB" w:rsidRDefault="006723AB" w:rsidP="006723AB">
      <w:pPr>
        <w:pStyle w:val="Figure"/>
      </w:pPr>
      <w:r>
        <w:rPr>
          <w:noProof/>
        </w:rPr>
        <w:lastRenderedPageBreak/>
        <w:drawing>
          <wp:inline distT="0" distB="0" distL="0" distR="0" wp14:anchorId="277003D3" wp14:editId="0F4F842E">
            <wp:extent cx="3667125" cy="1974850"/>
            <wp:effectExtent l="0" t="0" r="0" b="6350"/>
            <wp:docPr id="125" name="Picture 76" descr="6-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6-17"/>
                    <pic:cNvPicPr>
                      <a:picLocks noChangeAspect="1" noChangeArrowheads="1"/>
                    </pic:cNvPicPr>
                  </pic:nvPicPr>
                  <pic:blipFill>
                    <a:blip r:embed="rId27">
                      <a:grayscl/>
                      <a:extLst>
                        <a:ext uri="{28A0092B-C50C-407E-A947-70E740481C1C}">
                          <a14:useLocalDpi xmlns:a14="http://schemas.microsoft.com/office/drawing/2010/main" val="0"/>
                        </a:ext>
                      </a:extLst>
                    </a:blip>
                    <a:srcRect/>
                    <a:stretch>
                      <a:fillRect/>
                    </a:stretch>
                  </pic:blipFill>
                  <pic:spPr bwMode="auto">
                    <a:xfrm>
                      <a:off x="0" y="0"/>
                      <a:ext cx="3667125" cy="1974850"/>
                    </a:xfrm>
                    <a:prstGeom prst="rect">
                      <a:avLst/>
                    </a:prstGeom>
                    <a:noFill/>
                    <a:ln>
                      <a:noFill/>
                    </a:ln>
                  </pic:spPr>
                </pic:pic>
              </a:graphicData>
            </a:graphic>
          </wp:inline>
        </w:drawing>
      </w:r>
    </w:p>
    <w:p w14:paraId="5564E5E6" w14:textId="77777777" w:rsidR="006723AB" w:rsidRPr="004F276E" w:rsidRDefault="006723AB" w:rsidP="006723AB">
      <w:pPr>
        <w:pStyle w:val="FigureCaption"/>
      </w:pPr>
      <w:r>
        <w:t>Figure 6-17</w:t>
      </w:r>
      <w:r w:rsidRPr="004F276E">
        <w:t>.</w:t>
      </w:r>
      <w:r w:rsidRPr="004F276E">
        <w:t> </w:t>
      </w:r>
      <w:r w:rsidRPr="004F276E">
        <w:t xml:space="preserve">Pixel collision occurring between the </w:t>
      </w:r>
      <w:r>
        <w:t xml:space="preserve">large </w:t>
      </w:r>
      <w:r w:rsidRPr="004F276E">
        <w:t xml:space="preserve">texture and the </w:t>
      </w:r>
      <w:r>
        <w:t xml:space="preserve">small </w:t>
      </w:r>
      <w:r w:rsidRPr="004F276E">
        <w:t>texture</w:t>
      </w:r>
      <w:r>
        <w:fldChar w:fldCharType="begin"/>
      </w:r>
      <w:r>
        <w:instrText xml:space="preserve"> XE "</w:instrText>
      </w:r>
      <w:r w:rsidRPr="00537262">
        <w:instrText>Per-Pixel Collisions Project:between large and small texture</w:instrText>
      </w:r>
      <w:r>
        <w:instrText xml:space="preserve">" </w:instrText>
      </w:r>
      <w:r>
        <w:fldChar w:fldCharType="end"/>
      </w:r>
    </w:p>
    <w:p w14:paraId="1AD49641" w14:textId="77777777" w:rsidR="006723AB" w:rsidRDefault="006723AB" w:rsidP="00BD194A">
      <w:pPr>
        <w:pStyle w:val="BodyTextCont"/>
      </w:pPr>
      <w:r w:rsidRPr="004242B5">
        <w:t xml:space="preserve">Now that the problem </w:t>
      </w:r>
      <w:r>
        <w:t xml:space="preserve">is clearly defined, here is </w:t>
      </w:r>
      <w:r w:rsidRPr="004242B5">
        <w:t xml:space="preserve">the logic or pseudocode </w:t>
      </w:r>
      <w:r>
        <w:t>for per-pixel-accurate collision detection:</w:t>
      </w:r>
    </w:p>
    <w:p w14:paraId="6894EC17" w14:textId="77777777" w:rsidR="006723AB" w:rsidRPr="00DD428D" w:rsidRDefault="006723AB" w:rsidP="006723AB">
      <w:pPr>
        <w:pStyle w:val="Code"/>
      </w:pPr>
      <w:r w:rsidRPr="004242B5">
        <w:t>Given two images</w:t>
      </w:r>
      <w:r>
        <w:t xml:space="preserve">, </w:t>
      </w:r>
      <w:r w:rsidRPr="004242B5">
        <w:t>Image-A and Image-B</w:t>
      </w:r>
    </w:p>
    <w:p w14:paraId="34321C34" w14:textId="77777777" w:rsidR="006723AB" w:rsidRPr="004242B5" w:rsidRDefault="006723AB" w:rsidP="006723AB">
      <w:pPr>
        <w:pStyle w:val="Code"/>
      </w:pPr>
      <w:r w:rsidRPr="004242B5">
        <w:t xml:space="preserve">If the </w:t>
      </w:r>
      <w:r>
        <w:t xml:space="preserve">bounds of the object </w:t>
      </w:r>
      <w:r w:rsidRPr="004242B5">
        <w:t>of Image-A and Image-B collide</w:t>
      </w:r>
      <w:r>
        <w:t xml:space="preserve"> then</w:t>
      </w:r>
    </w:p>
    <w:p w14:paraId="0170B54F" w14:textId="77777777" w:rsidR="006723AB" w:rsidRPr="004E01B3" w:rsidRDefault="006723AB" w:rsidP="006723AB">
      <w:pPr>
        <w:pStyle w:val="Code"/>
      </w:pPr>
      <w:r>
        <w:t xml:space="preserve">    F</w:t>
      </w:r>
      <w:r w:rsidRPr="004242B5">
        <w:t>or each Pixel-A in Image-A</w:t>
      </w:r>
    </w:p>
    <w:p w14:paraId="5BE856F0" w14:textId="77777777" w:rsidR="006723AB" w:rsidRPr="000C10DE" w:rsidRDefault="006723AB" w:rsidP="006723AB">
      <w:pPr>
        <w:pStyle w:val="Code"/>
        <w:rPr>
          <w:lang w:val="it-IT"/>
        </w:rPr>
      </w:pPr>
      <w:r>
        <w:rPr>
          <w:rStyle w:val="CodeInline"/>
        </w:rPr>
        <w:t xml:space="preserve">        </w:t>
      </w:r>
      <w:r w:rsidRPr="000C10DE">
        <w:rPr>
          <w:rStyle w:val="CodeInline"/>
          <w:lang w:val="it-IT"/>
        </w:rPr>
        <w:t>pixelCameraSpace</w:t>
      </w:r>
      <w:r w:rsidRPr="000C10DE">
        <w:rPr>
          <w:lang w:val="it-IT"/>
        </w:rPr>
        <w:t xml:space="preserve"> = Pixel-A position in camera space</w:t>
      </w:r>
    </w:p>
    <w:p w14:paraId="7B5C1AB7" w14:textId="77777777" w:rsidR="006723AB" w:rsidRPr="004E01B3" w:rsidRDefault="006723AB" w:rsidP="006723AB">
      <w:pPr>
        <w:pStyle w:val="Code"/>
      </w:pPr>
      <w:r w:rsidRPr="000C10DE">
        <w:rPr>
          <w:lang w:val="it-IT"/>
        </w:rPr>
        <w:t xml:space="preserve">        </w:t>
      </w:r>
      <w:r w:rsidRPr="004242B5">
        <w:t xml:space="preserve">Transform </w:t>
      </w:r>
      <w:r w:rsidRPr="004E01B3">
        <w:rPr>
          <w:rStyle w:val="CodeInline"/>
        </w:rPr>
        <w:t>pixelCameraSpace</w:t>
      </w:r>
      <w:r w:rsidRPr="004E01B3">
        <w:t xml:space="preserve"> to Image-B space</w:t>
      </w:r>
    </w:p>
    <w:p w14:paraId="1779C882" w14:textId="77777777" w:rsidR="006723AB" w:rsidRPr="004E01B3" w:rsidRDefault="006723AB" w:rsidP="006723AB">
      <w:pPr>
        <w:pStyle w:val="Code"/>
      </w:pPr>
      <w:r>
        <w:t xml:space="preserve">        </w:t>
      </w:r>
      <w:r w:rsidRPr="004242B5">
        <w:t>Read Pixel-B from Image-B</w:t>
      </w:r>
    </w:p>
    <w:p w14:paraId="360DD79A" w14:textId="77777777" w:rsidR="006723AB" w:rsidRPr="004E01B3" w:rsidRDefault="006723AB" w:rsidP="006723AB">
      <w:pPr>
        <w:pStyle w:val="Code"/>
      </w:pPr>
      <w:r>
        <w:t xml:space="preserve">            </w:t>
      </w:r>
      <w:r w:rsidRPr="004242B5">
        <w:t xml:space="preserve">If Pixel-A and Pixel-B are not </w:t>
      </w:r>
      <w:r w:rsidRPr="004E01B3">
        <w:t>both completely transparent then</w:t>
      </w:r>
    </w:p>
    <w:p w14:paraId="4C150783" w14:textId="77777777" w:rsidR="006723AB" w:rsidRPr="004E01B3" w:rsidRDefault="006723AB" w:rsidP="006723AB">
      <w:pPr>
        <w:pStyle w:val="Code"/>
      </w:pPr>
      <w:r>
        <w:t xml:space="preserve">                </w:t>
      </w:r>
      <w:r w:rsidRPr="00562640">
        <w:t>A collision has occur</w:t>
      </w:r>
      <w:r w:rsidRPr="004E01B3">
        <w:t>red</w:t>
      </w:r>
    </w:p>
    <w:p w14:paraId="5DCDFAE3" w14:textId="5B3BAC00" w:rsidR="006723AB" w:rsidRDefault="006723AB" w:rsidP="00BD194A">
      <w:pPr>
        <w:pStyle w:val="BodyTextCont"/>
      </w:pPr>
      <w:r w:rsidRPr="004242B5">
        <w:t>The per</w:t>
      </w:r>
      <w:r>
        <w:t>-</w:t>
      </w:r>
      <w:r w:rsidRPr="004242B5">
        <w:t xml:space="preserve">pixel transformation to Image-B space from </w:t>
      </w:r>
      <w:proofErr w:type="spellStart"/>
      <w:r w:rsidRPr="004F276E">
        <w:rPr>
          <w:rStyle w:val="CodeInline"/>
        </w:rPr>
        <w:t>pixelCameraSpace</w:t>
      </w:r>
      <w:proofErr w:type="spellEnd"/>
      <w:r>
        <w:rPr>
          <w:rStyle w:val="CodeInline"/>
        </w:rPr>
        <w:fldChar w:fldCharType="begin"/>
      </w:r>
      <w:r>
        <w:instrText xml:space="preserve"> XE "</w:instrText>
      </w:r>
      <w:r w:rsidRPr="00537262">
        <w:rPr>
          <w:rStyle w:val="CodeInline"/>
        </w:rPr>
        <w:instrText>Per-Pixel Collisions Project:pixelCameraSpace</w:instrText>
      </w:r>
      <w:r>
        <w:instrText xml:space="preserve">" </w:instrText>
      </w:r>
      <w:r>
        <w:rPr>
          <w:rStyle w:val="CodeInline"/>
        </w:rPr>
        <w:fldChar w:fldCharType="end"/>
      </w:r>
      <w:r w:rsidRPr="004242B5">
        <w:t xml:space="preserve"> is </w:t>
      </w:r>
      <w:r>
        <w:t>required</w:t>
      </w:r>
      <w:r w:rsidRPr="004242B5">
        <w:t xml:space="preserve"> because </w:t>
      </w:r>
      <w:r>
        <w:t xml:space="preserve">collision checking must be carried out </w:t>
      </w:r>
      <w:r w:rsidRPr="004242B5">
        <w:t>w</w:t>
      </w:r>
      <w:r>
        <w:t>ithin the same coordinate space</w:t>
      </w:r>
      <w:r w:rsidRPr="004242B5">
        <w:t xml:space="preserve">. Additionally, </w:t>
      </w:r>
      <w:r>
        <w:t xml:space="preserve">pay attention to </w:t>
      </w:r>
      <w:r w:rsidRPr="004242B5">
        <w:t xml:space="preserve">the runtime </w:t>
      </w:r>
      <w:r>
        <w:t>of this algorithm</w:t>
      </w:r>
      <w:r w:rsidRPr="004242B5">
        <w:t xml:space="preserve">. Each pixel within Image-A </w:t>
      </w:r>
      <w:r>
        <w:t xml:space="preserve">must be </w:t>
      </w:r>
      <w:r w:rsidRPr="004242B5">
        <w:t>checked</w:t>
      </w:r>
      <w:r>
        <w:t>,</w:t>
      </w:r>
      <w:r w:rsidRPr="004242B5">
        <w:t xml:space="preserve"> so the runtime is </w:t>
      </w:r>
      <m:oMath>
        <m:r>
          <m:rPr>
            <m:sty m:val="p"/>
          </m:rPr>
          <w:rPr>
            <w:rFonts w:ascii="Cambria Math" w:hAnsi="Cambria Math"/>
          </w:rPr>
          <m:t>O(N)</m:t>
        </m:r>
      </m:oMath>
      <w:r>
        <w:t xml:space="preserve">, </w:t>
      </w:r>
      <w:r w:rsidRPr="004242B5">
        <w:t>where</w:t>
      </w:r>
      <w:r>
        <w:t xml:space="preserve"> </w:t>
      </w:r>
      <m:oMath>
        <m:r>
          <m:rPr>
            <m:sty m:val="p"/>
          </m:rPr>
          <w:rPr>
            <w:rFonts w:ascii="Cambria Math" w:hAnsi="Cambria Math"/>
          </w:rPr>
          <m:t>N</m:t>
        </m:r>
      </m:oMath>
      <w:r w:rsidRPr="004242B5">
        <w:t xml:space="preserve"> is equal to the number of pixel</w:t>
      </w:r>
      <w:r>
        <w:t>s</w:t>
      </w:r>
      <w:r w:rsidRPr="004242B5">
        <w:t xml:space="preserve"> </w:t>
      </w:r>
      <w:r>
        <w:t xml:space="preserve">in </w:t>
      </w:r>
      <w:r w:rsidRPr="004242B5">
        <w:t>Image-A</w:t>
      </w:r>
      <w:r>
        <w:t>,</w:t>
      </w:r>
      <w:r w:rsidRPr="004242B5">
        <w:t xml:space="preserve"> or Image-A’s resolution. To mitigate this performance hit</w:t>
      </w:r>
      <w:r>
        <w:t>,</w:t>
      </w:r>
      <w:r w:rsidRPr="004242B5">
        <w:t xml:space="preserve"> </w:t>
      </w:r>
      <w:r>
        <w:t xml:space="preserve">you should use </w:t>
      </w:r>
      <w:r w:rsidRPr="004242B5">
        <w:t xml:space="preserve">the smaller of the two images (the </w:t>
      </w:r>
      <w:r w:rsidRPr="006A789C">
        <w:rPr>
          <w:rStyle w:val="CodeInline"/>
        </w:rPr>
        <w:t>portal</w:t>
      </w:r>
      <w:r>
        <w:t xml:space="preserve"> minion in this case</w:t>
      </w:r>
      <w:r w:rsidRPr="004242B5">
        <w:t xml:space="preserve">) </w:t>
      </w:r>
      <w:r>
        <w:t>as Image-A</w:t>
      </w:r>
      <w:r w:rsidRPr="004242B5">
        <w:t xml:space="preserve">. However, </w:t>
      </w:r>
      <w:r>
        <w:t xml:space="preserve">at this point, </w:t>
      </w:r>
      <w:r w:rsidRPr="004242B5">
        <w:t xml:space="preserve">you can </w:t>
      </w:r>
      <w:r>
        <w:t xml:space="preserve">probably </w:t>
      </w:r>
      <w:r w:rsidRPr="004242B5">
        <w:t>see why the performance of pi</w:t>
      </w:r>
      <w:r>
        <w:t>xel-ac</w:t>
      </w:r>
      <w:r w:rsidRPr="004242B5">
        <w:t xml:space="preserve">curate collision </w:t>
      </w:r>
      <w:r>
        <w:t>detection is</w:t>
      </w:r>
      <w:r w:rsidRPr="004242B5">
        <w:t xml:space="preserve"> concern</w:t>
      </w:r>
      <w:r>
        <w:t>ing</w:t>
      </w:r>
      <w:r w:rsidRPr="004242B5">
        <w:t xml:space="preserve">. Checking </w:t>
      </w:r>
      <w:r>
        <w:t xml:space="preserve">for </w:t>
      </w:r>
      <w:r w:rsidRPr="004242B5">
        <w:t xml:space="preserve">these collisions </w:t>
      </w:r>
      <w:r>
        <w:t xml:space="preserve">during </w:t>
      </w:r>
      <w:r w:rsidRPr="004242B5">
        <w:t>every update with many high</w:t>
      </w:r>
      <w:r>
        <w:t>-</w:t>
      </w:r>
      <w:r w:rsidRPr="004242B5">
        <w:t xml:space="preserve">resolution textures </w:t>
      </w:r>
      <w:r>
        <w:t>onscreen</w:t>
      </w:r>
      <w:r w:rsidRPr="004242B5">
        <w:t xml:space="preserve"> can quickly bog down performance.</w:t>
      </w:r>
      <w:r>
        <w:t xml:space="preserve"> You are now ready to examine the implementation of per-pixel accurate collision.</w:t>
      </w:r>
    </w:p>
    <w:p w14:paraId="1B4268E0" w14:textId="4B75744D" w:rsidR="00BB35BD" w:rsidRDefault="00BB35BD" w:rsidP="00BB35BD">
      <w:pPr>
        <w:pStyle w:val="BodyTextCont"/>
        <w:ind w:firstLine="0"/>
      </w:pPr>
    </w:p>
    <w:p w14:paraId="2139B05A" w14:textId="77777777" w:rsidR="00BB35BD" w:rsidRPr="00BB35BD" w:rsidRDefault="00BB35BD" w:rsidP="00BB35BD">
      <w:pPr>
        <w:pStyle w:val="Heading3"/>
        <w:rPr>
          <w:rFonts w:eastAsia="Times New Roman"/>
        </w:rPr>
      </w:pPr>
      <w:commentRangeStart w:id="87"/>
      <w:r w:rsidRPr="00BB35BD">
        <w:rPr>
          <w:rFonts w:eastAsia="Times New Roman"/>
        </w:rPr>
        <w:t>Organize the Source Code</w:t>
      </w:r>
      <w:commentRangeEnd w:id="87"/>
      <w:r>
        <w:rPr>
          <w:rStyle w:val="CommentReference"/>
          <w:rFonts w:asciiTheme="minorHAnsi" w:eastAsiaTheme="minorHAnsi" w:hAnsiTheme="minorHAnsi" w:cstheme="minorBidi"/>
          <w:color w:val="auto"/>
        </w:rPr>
        <w:commentReference w:id="87"/>
      </w:r>
    </w:p>
    <w:p w14:paraId="3D2F3095" w14:textId="77777777" w:rsidR="00BB35BD" w:rsidRPr="00BB35BD" w:rsidRDefault="00BB35BD" w:rsidP="00BB35BD">
      <w:pPr>
        <w:pStyle w:val="BodyTextFirst"/>
      </w:pPr>
      <w:r w:rsidRPr="00BB35BD">
        <w:t>To accommodate the increase in functionality and the complexity of the </w:t>
      </w:r>
      <w:r w:rsidRPr="00BB35BD">
        <w:rPr>
          <w:rFonts w:ascii="TheSansMonoConNormal" w:hAnsi="TheSansMonoConNormal"/>
          <w:bdr w:val="none" w:sz="0" w:space="0" w:color="auto" w:frame="1"/>
        </w:rPr>
        <w:t>Camera</w:t>
      </w:r>
      <w:r w:rsidRPr="00BB35BD">
        <w:t xml:space="preserve"> class, you will create a separate folder for storing the related source code files. As the functionality increases, so will the complexity and size of the implementation source code. For readability and expandability, it </w:t>
      </w:r>
      <w:r w:rsidRPr="00BB35BD">
        <w:lastRenderedPageBreak/>
        <w:t>is important to maintain moderate size source code files. An effective approach is to separate the source code of a given class into multiple files according to their functionality. In the following steps, the </w:t>
      </w:r>
      <w:r w:rsidRPr="00BB35BD">
        <w:rPr>
          <w:rFonts w:ascii="TheSansMonoConNormal" w:hAnsi="TheSansMonoConNormal"/>
          <w:bdr w:val="none" w:sz="0" w:space="0" w:color="auto" w:frame="1"/>
        </w:rPr>
        <w:t>Camera</w:t>
      </w:r>
      <w:r w:rsidRPr="00BB35BD">
        <w:t> class will be separated into three source code files: </w:t>
      </w:r>
      <w:r w:rsidRPr="00BB35BD">
        <w:rPr>
          <w:rFonts w:ascii="TheSansMonoConNormal" w:hAnsi="TheSansMonoConNormal"/>
          <w:bdr w:val="none" w:sz="0" w:space="0" w:color="auto" w:frame="1"/>
        </w:rPr>
        <w:t>camera_main.js</w:t>
      </w:r>
      <w:r w:rsidRPr="00BB35BD">
        <w:t> for implementing the basic functionality from previous projects, </w:t>
      </w:r>
      <w:r w:rsidRPr="00BB35BD">
        <w:rPr>
          <w:rFonts w:ascii="TheSansMonoConNormal" w:hAnsi="TheSansMonoConNormal"/>
          <w:bdr w:val="none" w:sz="0" w:space="0" w:color="auto" w:frame="1"/>
        </w:rPr>
        <w:t>camera_manipulation.js</w:t>
      </w:r>
      <w:r w:rsidRPr="00BB35BD">
        <w:t> for supporting the newly introduced manipulation operations, and, </w:t>
      </w:r>
      <w:r w:rsidRPr="00BB35BD">
        <w:rPr>
          <w:rFonts w:ascii="TheSansMonoConNormal" w:hAnsi="TheSansMonoConNormal"/>
          <w:bdr w:val="none" w:sz="0" w:space="0" w:color="auto" w:frame="1"/>
        </w:rPr>
        <w:t>Camera.js</w:t>
      </w:r>
      <w:r w:rsidRPr="00BB35BD">
        <w:t> for serving as the class access point.  </w:t>
      </w:r>
    </w:p>
    <w:p w14:paraId="56678D55" w14:textId="7AE87A58" w:rsidR="00BB35BD" w:rsidRPr="00BB35BD" w:rsidRDefault="00BB35BD" w:rsidP="00BB35BD">
      <w:pPr>
        <w:pStyle w:val="NumList"/>
        <w:numPr>
          <w:ilvl w:val="0"/>
          <w:numId w:val="26"/>
        </w:numPr>
      </w:pPr>
      <w:r w:rsidRPr="00BB35BD">
        <w:t>Create a new folder called cameras </w:t>
      </w:r>
      <w:bookmarkStart w:id="88" w:name="m_2252999220276967922__Hlk70223553"/>
      <w:r w:rsidRPr="00BB35BD">
        <w:t>in </w:t>
      </w:r>
      <w:bookmarkEnd w:id="88"/>
      <w:proofErr w:type="spellStart"/>
      <w:r w:rsidRPr="00BB35BD">
        <w:t>src</w:t>
      </w:r>
      <w:proofErr w:type="spellEnd"/>
      <w:r w:rsidRPr="00BB35BD">
        <w:t>/engine. Move the camera.js file into this folder and rename it to Camera_main.js.</w:t>
      </w:r>
    </w:p>
    <w:p w14:paraId="5DA5E179" w14:textId="2A515E3A" w:rsidR="00BB35BD" w:rsidRPr="00BB35BD" w:rsidRDefault="00BB35BD" w:rsidP="00BB35BD">
      <w:pPr>
        <w:pStyle w:val="NumList"/>
      </w:pPr>
      <w:r w:rsidRPr="00BB35BD">
        <w:t>Create a new file in </w:t>
      </w:r>
      <w:proofErr w:type="spellStart"/>
      <w:r w:rsidRPr="00BB35BD">
        <w:t>src</w:t>
      </w:r>
      <w:proofErr w:type="spellEnd"/>
      <w:r w:rsidRPr="00BB35BD">
        <w:t>/engine/cameras and name it camera_manipulation.js. This file will be used to extend the Camera class functionality in supporting manipulations. Add in the following code to important and export the basic Camera class functionality. For now, this file does not serve any purpose, you will add in the appropriate extending functions in the following subsection.</w:t>
      </w:r>
    </w:p>
    <w:p w14:paraId="3FC7D8DE" w14:textId="77777777" w:rsidR="00BB35BD" w:rsidRPr="00BB35BD" w:rsidRDefault="00BB35BD" w:rsidP="00BB35BD">
      <w:pPr>
        <w:pStyle w:val="Code"/>
      </w:pPr>
      <w:r w:rsidRPr="00BB35BD">
        <w:t>"use strict";</w:t>
      </w:r>
    </w:p>
    <w:p w14:paraId="70D7846D" w14:textId="77777777" w:rsidR="00BB35BD" w:rsidRPr="00BB35BD" w:rsidRDefault="00BB35BD" w:rsidP="00BB35BD">
      <w:pPr>
        <w:pStyle w:val="Code"/>
      </w:pPr>
      <w:r w:rsidRPr="00BB35BD">
        <w:t>import Camera from "./camera_main.js";</w:t>
      </w:r>
    </w:p>
    <w:p w14:paraId="17004A41" w14:textId="77777777" w:rsidR="00BB35BD" w:rsidRPr="00BB35BD" w:rsidRDefault="00BB35BD" w:rsidP="00BB35BD">
      <w:pPr>
        <w:pStyle w:val="Code"/>
      </w:pPr>
      <w:r w:rsidRPr="00BB35BD">
        <w:t> </w:t>
      </w:r>
    </w:p>
    <w:p w14:paraId="012D4E73" w14:textId="1FD0F571" w:rsidR="00BB35BD" w:rsidRPr="00BB35BD" w:rsidRDefault="00BB35BD" w:rsidP="00BB35BD">
      <w:pPr>
        <w:pStyle w:val="Code"/>
      </w:pPr>
      <w:r w:rsidRPr="00BB35BD">
        <w:t>// new fu</w:t>
      </w:r>
      <w:r>
        <w:t>n</w:t>
      </w:r>
      <w:r w:rsidRPr="00BB35BD">
        <w:t>cti</w:t>
      </w:r>
      <w:r>
        <w:t>o</w:t>
      </w:r>
      <w:r w:rsidRPr="00BB35BD">
        <w:t>nality to be define</w:t>
      </w:r>
      <w:r>
        <w:t>d</w:t>
      </w:r>
      <w:r w:rsidRPr="00BB35BD">
        <w:t xml:space="preserve"> here in the next subsection</w:t>
      </w:r>
    </w:p>
    <w:p w14:paraId="4227330C" w14:textId="77777777" w:rsidR="00BB35BD" w:rsidRPr="00BB35BD" w:rsidRDefault="00BB35BD" w:rsidP="00BB35BD">
      <w:pPr>
        <w:pStyle w:val="Code"/>
      </w:pPr>
      <w:r w:rsidRPr="00BB35BD">
        <w:t> </w:t>
      </w:r>
    </w:p>
    <w:p w14:paraId="74DE1FB6" w14:textId="77777777" w:rsidR="00BB35BD" w:rsidRPr="00BB35BD" w:rsidRDefault="00BB35BD" w:rsidP="00BB35BD">
      <w:pPr>
        <w:pStyle w:val="Code"/>
      </w:pPr>
      <w:r w:rsidRPr="00BB35BD">
        <w:t>export default Camera;</w:t>
      </w:r>
    </w:p>
    <w:p w14:paraId="087371F2" w14:textId="5628FCDE" w:rsidR="00BB35BD" w:rsidRPr="00BB35BD" w:rsidRDefault="00BB35BD" w:rsidP="00BB35BD">
      <w:pPr>
        <w:pStyle w:val="NumList"/>
      </w:pPr>
      <w:r w:rsidRPr="00BB35BD">
        <w:t>Create a new </w:t>
      </w:r>
      <w:r w:rsidRPr="00BB35BD">
        <w:rPr>
          <w:rFonts w:ascii="TheSansMonoConNormal" w:hAnsi="TheSansMonoConNormal"/>
          <w:bdr w:val="none" w:sz="0" w:space="0" w:color="auto" w:frame="1"/>
        </w:rPr>
        <w:t>camera.js</w:t>
      </w:r>
      <w:r w:rsidRPr="00BB35BD">
        <w:t> to serve as the </w:t>
      </w:r>
      <w:r w:rsidRPr="00BB35BD">
        <w:rPr>
          <w:rFonts w:ascii="TheSansMonoConNormal" w:hAnsi="TheSansMonoConNormal"/>
          <w:bdr w:val="none" w:sz="0" w:space="0" w:color="auto" w:frame="1"/>
        </w:rPr>
        <w:t>Camera</w:t>
      </w:r>
      <w:r w:rsidRPr="00BB35BD">
        <w:t> access point by adding the following code.</w:t>
      </w:r>
    </w:p>
    <w:p w14:paraId="4FE708E3" w14:textId="77777777" w:rsidR="00BB35BD" w:rsidRPr="00BB35BD" w:rsidRDefault="00BB35BD" w:rsidP="00BB35BD">
      <w:pPr>
        <w:pStyle w:val="Code"/>
      </w:pPr>
      <w:r w:rsidRPr="00BB35BD">
        <w:t>"use strict";</w:t>
      </w:r>
    </w:p>
    <w:p w14:paraId="6D4CBA3D" w14:textId="77777777" w:rsidR="00BB35BD" w:rsidRPr="00BB35BD" w:rsidRDefault="00BB35BD" w:rsidP="00BB35BD">
      <w:pPr>
        <w:pStyle w:val="Code"/>
      </w:pPr>
      <w:r w:rsidRPr="00BB35BD">
        <w:t>import Camera from "./camera_manipulation.js";</w:t>
      </w:r>
    </w:p>
    <w:p w14:paraId="3391A4D5" w14:textId="77777777" w:rsidR="00BB35BD" w:rsidRPr="00BB35BD" w:rsidRDefault="00BB35BD" w:rsidP="00BB35BD">
      <w:pPr>
        <w:pStyle w:val="Code"/>
      </w:pPr>
      <w:r w:rsidRPr="00BB35BD">
        <w:t>export default Camera;</w:t>
      </w:r>
    </w:p>
    <w:p w14:paraId="756D3DCB" w14:textId="77777777" w:rsidR="00BB35BD" w:rsidRPr="00BB35BD" w:rsidRDefault="00BB35BD" w:rsidP="00BB35BD">
      <w:pPr>
        <w:pStyle w:val="BodyTextCont"/>
        <w:rPr>
          <w:color w:val="222222"/>
        </w:rPr>
      </w:pPr>
      <w:r w:rsidRPr="00BB35BD">
        <w:rPr>
          <w:bdr w:val="none" w:sz="0" w:space="0" w:color="auto" w:frame="1"/>
        </w:rPr>
        <w:t>With this structure of the source code files, camrea_main.js implements all the basic functionality and exports to camera_manipulation.js that defines additional functionality for the Camera class. Finally, camera.js imports the extended functions from camera_manipulation.js. The users of the Camera class can simply import from camera.js and will have access to all of the defined functionality. In this way, camera.js serves as the access point to the Camera class and hides the details of the implementation source code structure.</w:t>
      </w:r>
    </w:p>
    <w:p w14:paraId="5E8FBDE9" w14:textId="77777777" w:rsidR="00BB35BD" w:rsidRDefault="00BB35BD" w:rsidP="00BB35BD">
      <w:pPr>
        <w:pStyle w:val="BodyTextCont"/>
        <w:ind w:firstLine="0"/>
      </w:pPr>
    </w:p>
    <w:p w14:paraId="421ECF8D" w14:textId="78515C8F" w:rsidR="006723AB" w:rsidRDefault="006723AB" w:rsidP="006723AB">
      <w:pPr>
        <w:pStyle w:val="Heading3"/>
      </w:pPr>
      <w:r w:rsidRPr="00276FB5">
        <w:t xml:space="preserve">Modify </w:t>
      </w:r>
      <w:r>
        <w:t xml:space="preserve">Texture </w:t>
      </w:r>
      <w:r w:rsidRPr="00276FB5">
        <w:t xml:space="preserve">to </w:t>
      </w:r>
      <w:r>
        <w:t>Load a Texture as</w:t>
      </w:r>
      <w:r w:rsidRPr="00276FB5">
        <w:t xml:space="preserve"> </w:t>
      </w:r>
      <w:r>
        <w:t xml:space="preserve">an </w:t>
      </w:r>
      <w:r w:rsidRPr="00276FB5">
        <w:t>Array</w:t>
      </w:r>
      <w:r>
        <w:t xml:space="preserve"> of Color</w:t>
      </w:r>
      <w:r w:rsidR="00D0043A">
        <w:t>s</w:t>
      </w:r>
    </w:p>
    <w:p w14:paraId="330D1C14" w14:textId="7F3D9385" w:rsidR="006723AB" w:rsidRPr="00276FB5" w:rsidRDefault="006723AB" w:rsidP="006723AB">
      <w:pPr>
        <w:pStyle w:val="BodyTextFirst"/>
      </w:pPr>
      <w:r>
        <w:t xml:space="preserve">Recall that the </w:t>
      </w:r>
      <w:r w:rsidRPr="00645C23">
        <w:rPr>
          <w:rStyle w:val="CodeInline"/>
        </w:rPr>
        <w:t>Texture</w:t>
      </w:r>
      <w:r>
        <w:t xml:space="preserve"> component</w:t>
      </w:r>
      <w:r>
        <w:fldChar w:fldCharType="begin"/>
      </w:r>
      <w:r>
        <w:instrText xml:space="preserve"> XE "</w:instrText>
      </w:r>
      <w:r w:rsidRPr="00537262">
        <w:rPr>
          <w:rStyle w:val="CodeInline"/>
        </w:rPr>
        <w:instrText>Per-Pixel Collisions Project:Engine_Texture</w:instrText>
      </w:r>
      <w:r w:rsidRPr="00537262">
        <w:instrText xml:space="preserve"> component</w:instrText>
      </w:r>
      <w:r>
        <w:instrText xml:space="preserve">" </w:instrText>
      </w:r>
      <w:r>
        <w:fldChar w:fldCharType="end"/>
      </w:r>
      <w:r>
        <w:t xml:space="preserve"> reads image files from the server file system, loads the images to the WebGL context, and processes the images into WebGL textures. In this way, there is no actual storage of the file texture in the game engine. To support per-pixel collision detection, the color information must be retrieved from the WebGL context. The </w:t>
      </w:r>
      <w:r w:rsidRPr="00513E96">
        <w:rPr>
          <w:rStyle w:val="CodeInline"/>
        </w:rPr>
        <w:t>Texture</w:t>
      </w:r>
      <w:r w:rsidRPr="00513E96">
        <w:t xml:space="preserve"> </w:t>
      </w:r>
      <w:r>
        <w:t>component can be modified to support this requirement.</w:t>
      </w:r>
    </w:p>
    <w:p w14:paraId="18FB0C86" w14:textId="722D71DB" w:rsidR="006723AB" w:rsidRPr="00276FB5" w:rsidRDefault="006723AB" w:rsidP="00E60016">
      <w:pPr>
        <w:pStyle w:val="NumList"/>
        <w:numPr>
          <w:ilvl w:val="0"/>
          <w:numId w:val="21"/>
        </w:numPr>
      </w:pPr>
      <w:r>
        <w:lastRenderedPageBreak/>
        <w:t xml:space="preserve">In the </w:t>
      </w:r>
      <w:r w:rsidR="00D0043A">
        <w:rPr>
          <w:rStyle w:val="CodeInline"/>
        </w:rPr>
        <w:t>te</w:t>
      </w:r>
      <w:r w:rsidRPr="00F9726A">
        <w:rPr>
          <w:rStyle w:val="CodeInline"/>
        </w:rPr>
        <w:t>xture.js</w:t>
      </w:r>
      <w:r>
        <w:t xml:space="preserve"> file, expand the </w:t>
      </w:r>
      <w:proofErr w:type="spellStart"/>
      <w:r w:rsidRPr="00F9726A">
        <w:rPr>
          <w:rStyle w:val="CodeInline"/>
        </w:rPr>
        <w:t>TextureInfo</w:t>
      </w:r>
      <w:proofErr w:type="spellEnd"/>
      <w:r>
        <w:t xml:space="preserve"> object to include a new variable for storing the color array of a file texture.</w:t>
      </w:r>
    </w:p>
    <w:p w14:paraId="06B85EEE" w14:textId="2EB4A63E" w:rsidR="00D0043A" w:rsidRDefault="00D0043A" w:rsidP="00D0043A">
      <w:pPr>
        <w:pStyle w:val="Code"/>
      </w:pPr>
      <w:r>
        <w:t>class TextureInfo {</w:t>
      </w:r>
    </w:p>
    <w:p w14:paraId="6A1E7240" w14:textId="77777777" w:rsidR="00D0043A" w:rsidRDefault="00D0043A" w:rsidP="00D0043A">
      <w:pPr>
        <w:pStyle w:val="Code"/>
      </w:pPr>
      <w:r>
        <w:t xml:space="preserve">    constructor(w, h, id) {</w:t>
      </w:r>
    </w:p>
    <w:p w14:paraId="2D11FE62" w14:textId="77777777" w:rsidR="00D0043A" w:rsidRDefault="00D0043A" w:rsidP="00D0043A">
      <w:pPr>
        <w:pStyle w:val="Code"/>
      </w:pPr>
      <w:r>
        <w:t xml:space="preserve">        this.mWidth = w;</w:t>
      </w:r>
    </w:p>
    <w:p w14:paraId="2658B61E" w14:textId="77777777" w:rsidR="00D0043A" w:rsidRDefault="00D0043A" w:rsidP="00D0043A">
      <w:pPr>
        <w:pStyle w:val="Code"/>
      </w:pPr>
      <w:r>
        <w:t xml:space="preserve">        this.mHeight = h;</w:t>
      </w:r>
    </w:p>
    <w:p w14:paraId="344F5F70" w14:textId="77777777" w:rsidR="00D0043A" w:rsidRDefault="00D0043A" w:rsidP="00D0043A">
      <w:pPr>
        <w:pStyle w:val="Code"/>
      </w:pPr>
      <w:r>
        <w:t xml:space="preserve">        this.mGLTexID = id;</w:t>
      </w:r>
    </w:p>
    <w:p w14:paraId="640D0A8D" w14:textId="77777777" w:rsidR="00D0043A" w:rsidRPr="00D0043A" w:rsidRDefault="00D0043A" w:rsidP="00D0043A">
      <w:pPr>
        <w:pStyle w:val="Code"/>
        <w:rPr>
          <w:rStyle w:val="CodeBold"/>
        </w:rPr>
      </w:pPr>
      <w:r>
        <w:t xml:space="preserve">        </w:t>
      </w:r>
      <w:r w:rsidRPr="00D0043A">
        <w:rPr>
          <w:rStyle w:val="CodeBold"/>
        </w:rPr>
        <w:t>this.mColorArray = null;</w:t>
      </w:r>
    </w:p>
    <w:p w14:paraId="635AAC45" w14:textId="77777777" w:rsidR="00D0043A" w:rsidRDefault="00D0043A" w:rsidP="00D0043A">
      <w:pPr>
        <w:pStyle w:val="Code"/>
      </w:pPr>
      <w:r>
        <w:t xml:space="preserve">    }</w:t>
      </w:r>
    </w:p>
    <w:p w14:paraId="3EECA4F8" w14:textId="288FC63C" w:rsidR="00D0043A" w:rsidRPr="00276FB5" w:rsidRDefault="00D0043A" w:rsidP="00D0043A">
      <w:pPr>
        <w:pStyle w:val="Code"/>
      </w:pPr>
      <w:r>
        <w:t>}</w:t>
      </w:r>
    </w:p>
    <w:p w14:paraId="6787A063" w14:textId="635A6613" w:rsidR="006723AB" w:rsidRPr="00276FB5" w:rsidRDefault="006723AB" w:rsidP="00E60016">
      <w:pPr>
        <w:pStyle w:val="NumList"/>
        <w:numPr>
          <w:ilvl w:val="0"/>
          <w:numId w:val="8"/>
        </w:numPr>
      </w:pPr>
      <w:r w:rsidRPr="00BD194A">
        <w:t>Define</w:t>
      </w:r>
      <w:r>
        <w:t xml:space="preserve"> a function to retrieve the color array from the WebGL context and </w:t>
      </w:r>
      <w:r w:rsidRPr="00276FB5">
        <w:t xml:space="preserve">remember to add </w:t>
      </w:r>
      <w:r>
        <w:t xml:space="preserve">this new function </w:t>
      </w:r>
      <w:r w:rsidRPr="00276FB5">
        <w:t>t</w:t>
      </w:r>
      <w:r>
        <w:t xml:space="preserve">o the public interface of </w:t>
      </w:r>
      <w:r w:rsidRPr="00B87960">
        <w:rPr>
          <w:rStyle w:val="CodeInline"/>
        </w:rPr>
        <w:t>Texture</w:t>
      </w:r>
      <w:r>
        <w:t>.</w:t>
      </w:r>
    </w:p>
    <w:p w14:paraId="549D4E94" w14:textId="02B35B4F" w:rsidR="00D0043A" w:rsidRDefault="00D0043A" w:rsidP="00D0043A">
      <w:pPr>
        <w:pStyle w:val="Code"/>
      </w:pPr>
      <w:r>
        <w:t>function getColorArray(textureName) {</w:t>
      </w:r>
    </w:p>
    <w:p w14:paraId="31DC70CA" w14:textId="77777777" w:rsidR="00D0043A" w:rsidRDefault="00D0043A" w:rsidP="00D0043A">
      <w:pPr>
        <w:pStyle w:val="Code"/>
      </w:pPr>
      <w:r>
        <w:t xml:space="preserve">    let gl = glSys.get();</w:t>
      </w:r>
    </w:p>
    <w:p w14:paraId="70DFB3DF" w14:textId="77777777" w:rsidR="00D0043A" w:rsidRDefault="00D0043A" w:rsidP="00D0043A">
      <w:pPr>
        <w:pStyle w:val="Code"/>
      </w:pPr>
      <w:r>
        <w:t xml:space="preserve">    let texInfo = get(textureName);</w:t>
      </w:r>
    </w:p>
    <w:p w14:paraId="51045E95" w14:textId="77777777" w:rsidR="00D0043A" w:rsidRDefault="00D0043A" w:rsidP="00D0043A">
      <w:pPr>
        <w:pStyle w:val="Code"/>
      </w:pPr>
      <w:r>
        <w:t xml:space="preserve">    if (texInfo.mColorArray === null) {</w:t>
      </w:r>
    </w:p>
    <w:p w14:paraId="28A05593" w14:textId="7C7F70B9" w:rsidR="00D0043A" w:rsidRDefault="00D0043A" w:rsidP="00D0043A">
      <w:pPr>
        <w:pStyle w:val="Code"/>
      </w:pPr>
      <w:r>
        <w:t xml:space="preserve">    // create a framebuffer bind it to the texture, and read the color content</w:t>
      </w:r>
    </w:p>
    <w:p w14:paraId="29FFC371" w14:textId="77777777" w:rsidR="00D0043A" w:rsidRDefault="00D0043A" w:rsidP="00D0043A">
      <w:pPr>
        <w:pStyle w:val="Code"/>
      </w:pPr>
      <w:r>
        <w:t xml:space="preserve">        let fb = gl.createFramebuffer();</w:t>
      </w:r>
    </w:p>
    <w:p w14:paraId="53F99420" w14:textId="77777777" w:rsidR="00D0043A" w:rsidRDefault="00D0043A" w:rsidP="00D0043A">
      <w:pPr>
        <w:pStyle w:val="Code"/>
      </w:pPr>
      <w:r>
        <w:t xml:space="preserve">        gl.bindFramebuffer(gl.FRAMEBUFFER, fb);</w:t>
      </w:r>
    </w:p>
    <w:p w14:paraId="69257E03" w14:textId="77777777" w:rsidR="00D0043A" w:rsidRDefault="00D0043A" w:rsidP="00D0043A">
      <w:pPr>
        <w:pStyle w:val="Code"/>
      </w:pPr>
      <w:r>
        <w:t xml:space="preserve">        gl.framebufferTexture2D(</w:t>
      </w:r>
    </w:p>
    <w:p w14:paraId="03AE2E70" w14:textId="77777777" w:rsidR="00D0043A" w:rsidRDefault="00D0043A" w:rsidP="00D0043A">
      <w:pPr>
        <w:pStyle w:val="Code"/>
      </w:pPr>
      <w:r>
        <w:t xml:space="preserve">                                gl.FRAMEBUFFER, </w:t>
      </w:r>
    </w:p>
    <w:p w14:paraId="79CAEC10" w14:textId="77777777" w:rsidR="00D0043A" w:rsidRDefault="00D0043A" w:rsidP="00D0043A">
      <w:pPr>
        <w:pStyle w:val="Code"/>
      </w:pPr>
      <w:r>
        <w:t xml:space="preserve">                                gl.COLOR_ATTACHMENT0, </w:t>
      </w:r>
    </w:p>
    <w:p w14:paraId="7BCF5D60" w14:textId="77777777" w:rsidR="00D0043A" w:rsidRDefault="00D0043A" w:rsidP="00D0043A">
      <w:pPr>
        <w:pStyle w:val="Code"/>
      </w:pPr>
      <w:r>
        <w:t xml:space="preserve">                                gl.TEXTURE_2D, texInfo.mGLTexID, </w:t>
      </w:r>
    </w:p>
    <w:p w14:paraId="28B473CE" w14:textId="5D3E354B" w:rsidR="00D0043A" w:rsidRDefault="00D0043A" w:rsidP="00D0043A">
      <w:pPr>
        <w:pStyle w:val="Code"/>
      </w:pPr>
      <w:r>
        <w:t xml:space="preserve">                                0);</w:t>
      </w:r>
    </w:p>
    <w:p w14:paraId="2DCB7A0F" w14:textId="462D33BB" w:rsidR="00D0043A" w:rsidRDefault="00D0043A" w:rsidP="00D0043A">
      <w:pPr>
        <w:pStyle w:val="Code"/>
      </w:pPr>
      <w:r>
        <w:t xml:space="preserve">        </w:t>
      </w:r>
      <w:commentRangeStart w:id="89"/>
      <w:r>
        <w:t>if (gl.checkFramebufferStatus(gl.FRAMEBUFFER) =</w:t>
      </w:r>
      <w:r w:rsidR="00A81F54">
        <w:t xml:space="preserve">== </w:t>
      </w:r>
      <w:r>
        <w:t>gl.FRAMEBUFFER_COMPLETE) {</w:t>
      </w:r>
      <w:commentRangeEnd w:id="89"/>
      <w:r w:rsidR="00A81F54">
        <w:rPr>
          <w:rStyle w:val="CommentReference"/>
          <w:rFonts w:asciiTheme="minorHAnsi" w:hAnsiTheme="minorHAnsi"/>
          <w:noProof w:val="0"/>
        </w:rPr>
        <w:commentReference w:id="89"/>
      </w:r>
    </w:p>
    <w:p w14:paraId="72164B37" w14:textId="77777777" w:rsidR="00D0043A" w:rsidRDefault="00D0043A" w:rsidP="00D0043A">
      <w:pPr>
        <w:pStyle w:val="Code"/>
      </w:pPr>
      <w:r>
        <w:t xml:space="preserve">            let pixels = new Uint8Array(texInfo.mWidth * texInfo.mHeight * 4);</w:t>
      </w:r>
    </w:p>
    <w:p w14:paraId="5C507EE8" w14:textId="0FD704E1" w:rsidR="00D0043A" w:rsidRDefault="00D0043A" w:rsidP="00D0043A">
      <w:pPr>
        <w:pStyle w:val="Code"/>
      </w:pPr>
      <w:r>
        <w:t xml:space="preserve">            gl.readPixels(0, 0, texInfo.mWidth, texInfo.mHeight, gl.RGBA,</w:t>
      </w:r>
      <w:r w:rsidR="00A81F54">
        <w:t xml:space="preserve"> </w:t>
      </w:r>
      <w:r>
        <w:t>gl.UNSIGNED_BYTE, pixels);</w:t>
      </w:r>
    </w:p>
    <w:p w14:paraId="172162ED" w14:textId="77777777" w:rsidR="00D0043A" w:rsidRDefault="00D0043A" w:rsidP="00D0043A">
      <w:pPr>
        <w:pStyle w:val="Code"/>
      </w:pPr>
      <w:r>
        <w:t xml:space="preserve">            texInfo.mColorArray = pixels;</w:t>
      </w:r>
    </w:p>
    <w:p w14:paraId="76DCCD00" w14:textId="77777777" w:rsidR="00D0043A" w:rsidRDefault="00D0043A" w:rsidP="00D0043A">
      <w:pPr>
        <w:pStyle w:val="Code"/>
      </w:pPr>
      <w:r>
        <w:t xml:space="preserve">        } else {</w:t>
      </w:r>
    </w:p>
    <w:p w14:paraId="0FB16DF7" w14:textId="77777777" w:rsidR="00D0043A" w:rsidRDefault="00D0043A" w:rsidP="00D0043A">
      <w:pPr>
        <w:pStyle w:val="Code"/>
      </w:pPr>
      <w:r>
        <w:t xml:space="preserve">            throw new Error("WARNING: Engine.Textures.getColorArray() failed!");</w:t>
      </w:r>
    </w:p>
    <w:p w14:paraId="24D4650A" w14:textId="77777777" w:rsidR="00D0043A" w:rsidRDefault="00D0043A" w:rsidP="00D0043A">
      <w:pPr>
        <w:pStyle w:val="Code"/>
      </w:pPr>
      <w:r>
        <w:t xml:space="preserve">            return null;</w:t>
      </w:r>
    </w:p>
    <w:p w14:paraId="0334EEFA" w14:textId="77777777" w:rsidR="00D0043A" w:rsidRDefault="00D0043A" w:rsidP="00D0043A">
      <w:pPr>
        <w:pStyle w:val="Code"/>
      </w:pPr>
      <w:r>
        <w:t xml:space="preserve">        }</w:t>
      </w:r>
    </w:p>
    <w:p w14:paraId="20C0A518" w14:textId="77777777" w:rsidR="00D0043A" w:rsidRDefault="00D0043A" w:rsidP="00D0043A">
      <w:pPr>
        <w:pStyle w:val="Code"/>
      </w:pPr>
      <w:r>
        <w:t xml:space="preserve">        gl.bindFramebuffer(gl.FRAMEBUFFER, null);</w:t>
      </w:r>
    </w:p>
    <w:p w14:paraId="198A4D02" w14:textId="77777777" w:rsidR="00D0043A" w:rsidRDefault="00D0043A" w:rsidP="00D0043A">
      <w:pPr>
        <w:pStyle w:val="Code"/>
      </w:pPr>
      <w:r>
        <w:t xml:space="preserve">        gl.deleteFramebuffer(fb);</w:t>
      </w:r>
    </w:p>
    <w:p w14:paraId="69B9148D" w14:textId="77777777" w:rsidR="00D0043A" w:rsidRDefault="00D0043A" w:rsidP="00D0043A">
      <w:pPr>
        <w:pStyle w:val="Code"/>
      </w:pPr>
      <w:r>
        <w:t xml:space="preserve">    }</w:t>
      </w:r>
    </w:p>
    <w:p w14:paraId="7C56425B" w14:textId="77777777" w:rsidR="00D0043A" w:rsidRDefault="00D0043A" w:rsidP="00D0043A">
      <w:pPr>
        <w:pStyle w:val="Code"/>
      </w:pPr>
      <w:r>
        <w:t xml:space="preserve">    return texInfo.mColorArray;</w:t>
      </w:r>
    </w:p>
    <w:p w14:paraId="768141AB" w14:textId="143C94CC" w:rsidR="00D0043A" w:rsidRDefault="00D0043A" w:rsidP="00D0043A">
      <w:pPr>
        <w:pStyle w:val="Code"/>
      </w:pPr>
      <w:r>
        <w:t>}</w:t>
      </w:r>
    </w:p>
    <w:p w14:paraId="57674B9D" w14:textId="77777777" w:rsidR="006723AB" w:rsidRDefault="006723AB" w:rsidP="006723AB">
      <w:pPr>
        <w:pStyle w:val="Code"/>
      </w:pPr>
    </w:p>
    <w:p w14:paraId="4B291781" w14:textId="38CC7A95" w:rsidR="00A81F54" w:rsidRDefault="00A81F54" w:rsidP="00A81F54">
      <w:pPr>
        <w:pStyle w:val="Code"/>
      </w:pPr>
      <w:r>
        <w:t xml:space="preserve">export {has, get, load, unload, </w:t>
      </w:r>
    </w:p>
    <w:p w14:paraId="02779313" w14:textId="77777777" w:rsidR="00A81F54" w:rsidRDefault="00A81F54" w:rsidP="00A81F54">
      <w:pPr>
        <w:pStyle w:val="Code"/>
      </w:pPr>
    </w:p>
    <w:p w14:paraId="4051DFE6" w14:textId="77777777" w:rsidR="00A81F54" w:rsidRDefault="00A81F54" w:rsidP="00A81F54">
      <w:pPr>
        <w:pStyle w:val="Code"/>
      </w:pPr>
      <w:r>
        <w:t xml:space="preserve">    TextureInfo,    </w:t>
      </w:r>
    </w:p>
    <w:p w14:paraId="2007438A" w14:textId="77777777" w:rsidR="00A81F54" w:rsidRDefault="00A81F54" w:rsidP="00A81F54">
      <w:pPr>
        <w:pStyle w:val="Code"/>
      </w:pPr>
    </w:p>
    <w:p w14:paraId="51B6CC77" w14:textId="77777777" w:rsidR="00A81F54" w:rsidRDefault="00A81F54" w:rsidP="00A81F54">
      <w:pPr>
        <w:pStyle w:val="Code"/>
      </w:pPr>
      <w:r>
        <w:t xml:space="preserve">    activate, deactivate,</w:t>
      </w:r>
    </w:p>
    <w:p w14:paraId="6CCEC812" w14:textId="77777777" w:rsidR="00A81F54" w:rsidRDefault="00A81F54" w:rsidP="00A81F54">
      <w:pPr>
        <w:pStyle w:val="Code"/>
      </w:pPr>
    </w:p>
    <w:p w14:paraId="53DE4862" w14:textId="77777777" w:rsidR="00A81F54" w:rsidRDefault="00A81F54" w:rsidP="00A81F54">
      <w:pPr>
        <w:pStyle w:val="Code"/>
      </w:pPr>
      <w:r>
        <w:lastRenderedPageBreak/>
        <w:t xml:space="preserve">    getColorArray</w:t>
      </w:r>
    </w:p>
    <w:p w14:paraId="69BF3FD6" w14:textId="118BBC88" w:rsidR="00A81F54" w:rsidRDefault="00A81F54" w:rsidP="00A81F54">
      <w:pPr>
        <w:pStyle w:val="Code"/>
      </w:pPr>
      <w:r>
        <w:t>}</w:t>
      </w:r>
    </w:p>
    <w:p w14:paraId="196DDF5B" w14:textId="77777777" w:rsidR="006723AB" w:rsidRPr="00276FB5" w:rsidRDefault="006723AB" w:rsidP="00BD194A">
      <w:pPr>
        <w:pStyle w:val="BodyTextCont"/>
      </w:pPr>
      <w:r>
        <w:t xml:space="preserve">The previous code creates a WebGL </w:t>
      </w:r>
      <w:r w:rsidRPr="008A6D22">
        <w:rPr>
          <w:rStyle w:val="CodeInline"/>
        </w:rPr>
        <w:t>FRAMEBUFFER</w:t>
      </w:r>
      <w:r>
        <w:t xml:space="preserve">, fills the buffer with the desired texture, and retrieves the buffer content into the associated </w:t>
      </w:r>
      <w:proofErr w:type="spellStart"/>
      <w:r w:rsidRPr="008A6D22">
        <w:rPr>
          <w:rStyle w:val="CodeInline"/>
        </w:rPr>
        <w:t>texInfo.mColorArray</w:t>
      </w:r>
      <w:proofErr w:type="spellEnd"/>
      <w:r>
        <w:rPr>
          <w:rStyle w:val="CodeInline"/>
        </w:rPr>
        <w:fldChar w:fldCharType="begin"/>
      </w:r>
      <w:r>
        <w:instrText xml:space="preserve"> XE "</w:instrText>
      </w:r>
      <w:r w:rsidRPr="00537262">
        <w:instrText>Per-Pixel Collisions Project:Engine_Texture component</w:instrText>
      </w:r>
      <w:r>
        <w:instrText xml:space="preserve">" </w:instrText>
      </w:r>
      <w:r>
        <w:rPr>
          <w:rStyle w:val="CodeInline"/>
        </w:rPr>
        <w:fldChar w:fldCharType="end"/>
      </w:r>
      <w:r>
        <w:t>.</w:t>
      </w:r>
    </w:p>
    <w:p w14:paraId="271E6D51" w14:textId="77777777" w:rsidR="006723AB" w:rsidRPr="00506B37" w:rsidRDefault="006723AB" w:rsidP="006723AB">
      <w:pPr>
        <w:pStyle w:val="Heading3"/>
      </w:pPr>
      <w:commentRangeStart w:id="90"/>
      <w:r>
        <w:t xml:space="preserve">Modify </w:t>
      </w:r>
      <w:proofErr w:type="spellStart"/>
      <w:r>
        <w:t>Texture</w:t>
      </w:r>
      <w:r w:rsidRPr="00506B37">
        <w:t>Renderable</w:t>
      </w:r>
      <w:proofErr w:type="spellEnd"/>
      <w:r>
        <w:fldChar w:fldCharType="begin"/>
      </w:r>
      <w:r>
        <w:instrText xml:space="preserve"> XE "</w:instrText>
      </w:r>
      <w:r w:rsidRPr="00537262">
        <w:instrText>Per-Pixel Collisions Project:TextureRenderable modification</w:instrText>
      </w:r>
      <w:r>
        <w:instrText xml:space="preserve">" </w:instrText>
      </w:r>
      <w:r>
        <w:fldChar w:fldCharType="end"/>
      </w:r>
      <w:r>
        <w:t xml:space="preserve"> to Support Per-Pixel Collision</w:t>
      </w:r>
    </w:p>
    <w:p w14:paraId="55548C4C" w14:textId="77777777" w:rsidR="006723AB" w:rsidRDefault="006723AB" w:rsidP="006723AB">
      <w:pPr>
        <w:pStyle w:val="BodyTextFirst"/>
      </w:pPr>
      <w:r>
        <w:t xml:space="preserve">The </w:t>
      </w:r>
      <w:proofErr w:type="spellStart"/>
      <w:r w:rsidRPr="00700B26">
        <w:rPr>
          <w:rStyle w:val="CodeInline"/>
        </w:rPr>
        <w:t>TextureRenderable</w:t>
      </w:r>
      <w:proofErr w:type="spellEnd"/>
      <w:r>
        <w:t xml:space="preserve"> object is the most appropriate for implementing the per-pixel collision functionality. This is because the </w:t>
      </w:r>
      <w:proofErr w:type="spellStart"/>
      <w:r w:rsidRPr="00854E67">
        <w:rPr>
          <w:rStyle w:val="CodeInline"/>
        </w:rPr>
        <w:t>TextureRenderable</w:t>
      </w:r>
      <w:proofErr w:type="spellEnd"/>
      <w:r>
        <w:t xml:space="preserve"> object is the base class for all classes that render textures. Implementation in this base class means all subclasses can inherit the functionality with minimal additional changes.</w:t>
      </w:r>
      <w:commentRangeEnd w:id="90"/>
      <w:r w:rsidR="00BB35BD">
        <w:rPr>
          <w:rStyle w:val="CommentReference"/>
          <w:rFonts w:asciiTheme="minorHAnsi" w:hAnsiTheme="minorHAnsi"/>
        </w:rPr>
        <w:commentReference w:id="90"/>
      </w:r>
    </w:p>
    <w:p w14:paraId="6D077273" w14:textId="707FF2A8" w:rsidR="00BB35BD" w:rsidRDefault="00BB35BD" w:rsidP="00BB35BD">
      <w:pPr>
        <w:pStyle w:val="NumList"/>
        <w:numPr>
          <w:ilvl w:val="0"/>
          <w:numId w:val="27"/>
        </w:numPr>
      </w:pPr>
      <w:r>
        <w:t>TODO: remaining code in texture_renderable.js</w:t>
      </w:r>
    </w:p>
    <w:p w14:paraId="69425A50" w14:textId="77777777" w:rsidR="00BB35BD" w:rsidRDefault="00BB35BD" w:rsidP="00BB35BD">
      <w:pPr>
        <w:pStyle w:val="Code"/>
      </w:pPr>
      <w:r>
        <w:t>import TextureRenderable from "./texture_renderable_pixel_collision.js";</w:t>
      </w:r>
    </w:p>
    <w:p w14:paraId="534D8D60" w14:textId="318FB0D7" w:rsidR="00BB35BD" w:rsidRPr="00BB35BD" w:rsidRDefault="00BB35BD" w:rsidP="00BB35BD">
      <w:pPr>
        <w:pStyle w:val="Code"/>
      </w:pPr>
      <w:r>
        <w:t>export default TextureRenderable;</w:t>
      </w:r>
    </w:p>
    <w:p w14:paraId="27973194" w14:textId="6474C8D3" w:rsidR="006723AB" w:rsidRPr="00B25031" w:rsidRDefault="006723AB" w:rsidP="00BB35BD">
      <w:pPr>
        <w:pStyle w:val="NumList"/>
        <w:numPr>
          <w:ilvl w:val="0"/>
          <w:numId w:val="27"/>
        </w:numPr>
      </w:pPr>
      <w:commentRangeStart w:id="91"/>
      <w:r w:rsidRPr="00BD194A">
        <w:t>Edit</w:t>
      </w:r>
      <w:r>
        <w:t xml:space="preserve"> the </w:t>
      </w:r>
      <w:r w:rsidR="00A81F54">
        <w:rPr>
          <w:rStyle w:val="CodeInline"/>
        </w:rPr>
        <w:t>t</w:t>
      </w:r>
      <w:r w:rsidRPr="00A32963">
        <w:rPr>
          <w:rStyle w:val="CodeInline"/>
        </w:rPr>
        <w:t>exture</w:t>
      </w:r>
      <w:r w:rsidR="00A81F54">
        <w:rPr>
          <w:rStyle w:val="CodeInline"/>
        </w:rPr>
        <w:t>_r</w:t>
      </w:r>
      <w:r w:rsidRPr="00A32963">
        <w:rPr>
          <w:rStyle w:val="CodeInline"/>
        </w:rPr>
        <w:t>enderable</w:t>
      </w:r>
      <w:r w:rsidR="00867D86">
        <w:rPr>
          <w:rStyle w:val="CodeInline"/>
        </w:rPr>
        <w:t>_main</w:t>
      </w:r>
      <w:r w:rsidRPr="00A32963">
        <w:rPr>
          <w:rStyle w:val="CodeInline"/>
        </w:rPr>
        <w:t>.js</w:t>
      </w:r>
      <w:r>
        <w:t xml:space="preserve"> </w:t>
      </w:r>
      <w:commentRangeEnd w:id="91"/>
      <w:r w:rsidR="00867D86">
        <w:rPr>
          <w:rStyle w:val="CommentReference"/>
          <w:rFonts w:asciiTheme="minorHAnsi" w:hAnsiTheme="minorHAnsi"/>
        </w:rPr>
        <w:commentReference w:id="91"/>
      </w:r>
      <w:r>
        <w:t xml:space="preserve">file and modify </w:t>
      </w:r>
      <w:r w:rsidRPr="00B25031">
        <w:t>the constructor</w:t>
      </w:r>
      <w:r>
        <w:t xml:space="preserve"> to</w:t>
      </w:r>
      <w:r w:rsidRPr="00B25031">
        <w:t xml:space="preserve"> add </w:t>
      </w:r>
      <w:r>
        <w:t xml:space="preserve">instance </w:t>
      </w:r>
      <w:r w:rsidRPr="00B25031">
        <w:t xml:space="preserve">variables to hold texture information for </w:t>
      </w:r>
      <w:r>
        <w:t xml:space="preserve">supporting </w:t>
      </w:r>
      <w:r w:rsidRPr="00B25031">
        <w:t>per-pixel collision</w:t>
      </w:r>
      <w:r>
        <w:t xml:space="preserve"> detection and for later subclass overrides</w:t>
      </w:r>
      <w:r w:rsidRPr="00B25031">
        <w:t>:</w:t>
      </w:r>
    </w:p>
    <w:p w14:paraId="0418EEC6" w14:textId="6B60C873" w:rsidR="00867D86" w:rsidRDefault="00867D86" w:rsidP="00867D86">
      <w:pPr>
        <w:pStyle w:val="Code"/>
      </w:pPr>
      <w:r>
        <w:t>class TextureRenderable extends Renderable {</w:t>
      </w:r>
    </w:p>
    <w:p w14:paraId="4B8CDCE6" w14:textId="77777777" w:rsidR="00867D86" w:rsidRDefault="00867D86" w:rsidP="00867D86">
      <w:pPr>
        <w:pStyle w:val="Code"/>
      </w:pPr>
      <w:r>
        <w:t xml:space="preserve">    constructor(myTexture) {</w:t>
      </w:r>
    </w:p>
    <w:p w14:paraId="76033B84" w14:textId="32E903D3" w:rsidR="00867D86" w:rsidRDefault="00867D86" w:rsidP="00867D86">
      <w:pPr>
        <w:pStyle w:val="Code"/>
      </w:pPr>
      <w:r>
        <w:t xml:space="preserve">        super();</w:t>
      </w:r>
    </w:p>
    <w:p w14:paraId="304480E2" w14:textId="7E6756AC" w:rsidR="00867D86" w:rsidRDefault="00867D86" w:rsidP="00867D86">
      <w:pPr>
        <w:pStyle w:val="Code"/>
      </w:pPr>
      <w:r>
        <w:t xml:space="preserve">        // Alpha of 0: switch off tinting of texture</w:t>
      </w:r>
    </w:p>
    <w:p w14:paraId="750F4098" w14:textId="3057C9E4" w:rsidR="00867D86" w:rsidRDefault="00867D86" w:rsidP="00867D86">
      <w:pPr>
        <w:pStyle w:val="Code"/>
      </w:pPr>
      <w:r>
        <w:t xml:space="preserve">        super.setColor([1, 1, 1, 0]);</w:t>
      </w:r>
    </w:p>
    <w:p w14:paraId="652DFAFB" w14:textId="77777777" w:rsidR="00867D86" w:rsidRDefault="00867D86" w:rsidP="00867D86">
      <w:pPr>
        <w:pStyle w:val="Code"/>
      </w:pPr>
      <w:r>
        <w:t xml:space="preserve">        super._setShader(shaderResources.getTextureShader());</w:t>
      </w:r>
    </w:p>
    <w:p w14:paraId="30026173" w14:textId="77777777" w:rsidR="00867D86" w:rsidRDefault="00867D86" w:rsidP="00867D86">
      <w:pPr>
        <w:pStyle w:val="Code"/>
      </w:pPr>
      <w:r>
        <w:t xml:space="preserve">        </w:t>
      </w:r>
    </w:p>
    <w:p w14:paraId="666152B0" w14:textId="77777777" w:rsidR="00867D86" w:rsidRDefault="00867D86" w:rsidP="00867D86">
      <w:pPr>
        <w:pStyle w:val="Code"/>
      </w:pPr>
      <w:r>
        <w:t xml:space="preserve">        this.mTexture = null;</w:t>
      </w:r>
    </w:p>
    <w:p w14:paraId="3EAE28F1" w14:textId="77777777" w:rsidR="00867D86" w:rsidRDefault="00867D86" w:rsidP="00867D86">
      <w:pPr>
        <w:pStyle w:val="Code"/>
      </w:pPr>
      <w:r>
        <w:t xml:space="preserve">        // these two instance variables are to cache texture information</w:t>
      </w:r>
    </w:p>
    <w:p w14:paraId="3A657AD2" w14:textId="77777777" w:rsidR="00867D86" w:rsidRDefault="00867D86" w:rsidP="00867D86">
      <w:pPr>
        <w:pStyle w:val="Code"/>
      </w:pPr>
      <w:r>
        <w:t xml:space="preserve">        // for supporting per-pixel accurate collision</w:t>
      </w:r>
    </w:p>
    <w:p w14:paraId="622598E3" w14:textId="77777777" w:rsidR="00867D86" w:rsidRDefault="00867D86" w:rsidP="00867D86">
      <w:pPr>
        <w:pStyle w:val="Code"/>
      </w:pPr>
      <w:r>
        <w:t xml:space="preserve">        this.mTextureInfo = null;</w:t>
      </w:r>
    </w:p>
    <w:p w14:paraId="57672B0F" w14:textId="77777777" w:rsidR="00867D86" w:rsidRDefault="00867D86" w:rsidP="00867D86">
      <w:pPr>
        <w:pStyle w:val="Code"/>
      </w:pPr>
      <w:r>
        <w:t xml:space="preserve">        this.mColorArray = null;</w:t>
      </w:r>
    </w:p>
    <w:p w14:paraId="2BEBBC30" w14:textId="77777777" w:rsidR="00867D86" w:rsidRDefault="00867D86" w:rsidP="00867D86">
      <w:pPr>
        <w:pStyle w:val="Code"/>
      </w:pPr>
      <w:r>
        <w:t xml:space="preserve">        // defined for subclass to override</w:t>
      </w:r>
    </w:p>
    <w:p w14:paraId="0D9F39D5" w14:textId="77777777" w:rsidR="00867D86" w:rsidRDefault="00867D86" w:rsidP="00867D86">
      <w:pPr>
        <w:pStyle w:val="Code"/>
      </w:pPr>
      <w:r>
        <w:t xml:space="preserve">        this.mElmWidthPixels = 0;</w:t>
      </w:r>
    </w:p>
    <w:p w14:paraId="307A634B" w14:textId="77777777" w:rsidR="00867D86" w:rsidRDefault="00867D86" w:rsidP="00867D86">
      <w:pPr>
        <w:pStyle w:val="Code"/>
      </w:pPr>
      <w:r>
        <w:t xml:space="preserve">        this.mElmHeightPixels = 0;</w:t>
      </w:r>
    </w:p>
    <w:p w14:paraId="623FEF96" w14:textId="77777777" w:rsidR="00867D86" w:rsidRDefault="00867D86" w:rsidP="00867D86">
      <w:pPr>
        <w:pStyle w:val="Code"/>
      </w:pPr>
      <w:r>
        <w:t xml:space="preserve">        this.mElmLeftIndex = 0;</w:t>
      </w:r>
    </w:p>
    <w:p w14:paraId="49D7484D" w14:textId="77777777" w:rsidR="00867D86" w:rsidRDefault="00867D86" w:rsidP="00867D86">
      <w:pPr>
        <w:pStyle w:val="Code"/>
      </w:pPr>
      <w:r>
        <w:t xml:space="preserve">        this.mElmBottomIndex = 0;</w:t>
      </w:r>
    </w:p>
    <w:p w14:paraId="62FD80A5" w14:textId="0D1AFEBE" w:rsidR="00867D86" w:rsidRDefault="00867D86" w:rsidP="00867D86">
      <w:pPr>
        <w:pStyle w:val="Code"/>
      </w:pPr>
    </w:p>
    <w:p w14:paraId="5FAB77AB" w14:textId="269239DA" w:rsidR="00867D86" w:rsidRDefault="00867D86" w:rsidP="00867D86">
      <w:pPr>
        <w:pStyle w:val="Code"/>
      </w:pPr>
      <w:r>
        <w:t xml:space="preserve">        // texture for this object, cannot be a "null"</w:t>
      </w:r>
    </w:p>
    <w:p w14:paraId="323D2F81" w14:textId="50B36448" w:rsidR="00867D86" w:rsidRDefault="00867D86" w:rsidP="00867D86">
      <w:pPr>
        <w:pStyle w:val="Code"/>
      </w:pPr>
      <w:r>
        <w:t xml:space="preserve">        this.setTexture(myTexture); </w:t>
      </w:r>
    </w:p>
    <w:p w14:paraId="30428DB3" w14:textId="7054417A" w:rsidR="00867D86" w:rsidRPr="004A7719" w:rsidRDefault="00867D86" w:rsidP="00867D86">
      <w:pPr>
        <w:pStyle w:val="Code"/>
        <w:rPr>
          <w:rStyle w:val="CodeBold"/>
        </w:rPr>
      </w:pPr>
      <w:r>
        <w:t xml:space="preserve">    }</w:t>
      </w:r>
    </w:p>
    <w:p w14:paraId="0FE50C1D" w14:textId="77777777" w:rsidR="006723AB" w:rsidRPr="00B25031" w:rsidRDefault="006723AB" w:rsidP="00E60016">
      <w:pPr>
        <w:pStyle w:val="NumList"/>
        <w:numPr>
          <w:ilvl w:val="0"/>
          <w:numId w:val="8"/>
        </w:numPr>
      </w:pPr>
      <w:r>
        <w:t xml:space="preserve">Modify the </w:t>
      </w:r>
      <w:proofErr w:type="spellStart"/>
      <w:r w:rsidRPr="008D7C2C">
        <w:rPr>
          <w:rStyle w:val="CodeInline"/>
        </w:rPr>
        <w:t>setTexture</w:t>
      </w:r>
      <w:proofErr w:type="spellEnd"/>
      <w:r w:rsidRPr="008D7C2C">
        <w:rPr>
          <w:rStyle w:val="CodeInline"/>
        </w:rPr>
        <w:t>()</w:t>
      </w:r>
      <w:r>
        <w:t xml:space="preserve"> function to initialize the instance </w:t>
      </w:r>
      <w:r w:rsidRPr="00BD194A">
        <w:t>variables</w:t>
      </w:r>
      <w:r>
        <w:t xml:space="preserve"> accordingly.</w:t>
      </w:r>
    </w:p>
    <w:p w14:paraId="062686D0" w14:textId="440882F5" w:rsidR="00867D86" w:rsidRDefault="00867D86" w:rsidP="00867D86">
      <w:pPr>
        <w:pStyle w:val="Code"/>
      </w:pPr>
      <w:r>
        <w:t>setTexture(newTexture) {</w:t>
      </w:r>
    </w:p>
    <w:p w14:paraId="0F0E92BD" w14:textId="77777777" w:rsidR="00867D86" w:rsidRDefault="00867D86" w:rsidP="00867D86">
      <w:pPr>
        <w:pStyle w:val="Code"/>
      </w:pPr>
      <w:r>
        <w:t xml:space="preserve">    this.mTexture = newTexture;</w:t>
      </w:r>
    </w:p>
    <w:p w14:paraId="3D200BF9" w14:textId="77777777" w:rsidR="00867D86" w:rsidRDefault="00867D86" w:rsidP="00867D86">
      <w:pPr>
        <w:pStyle w:val="Code"/>
      </w:pPr>
      <w:r>
        <w:t xml:space="preserve">    // these two instance variables are to cache texture information</w:t>
      </w:r>
    </w:p>
    <w:p w14:paraId="11782995" w14:textId="77777777" w:rsidR="00867D86" w:rsidRDefault="00867D86" w:rsidP="00867D86">
      <w:pPr>
        <w:pStyle w:val="Code"/>
      </w:pPr>
      <w:r>
        <w:lastRenderedPageBreak/>
        <w:t xml:space="preserve">    // for supporting per-pixel accurate collision</w:t>
      </w:r>
    </w:p>
    <w:p w14:paraId="49DFE1D1" w14:textId="77777777" w:rsidR="00867D86" w:rsidRDefault="00867D86" w:rsidP="00867D86">
      <w:pPr>
        <w:pStyle w:val="Code"/>
      </w:pPr>
      <w:r>
        <w:t xml:space="preserve">    this.mTextureInfo = texture.get(newTexture);</w:t>
      </w:r>
    </w:p>
    <w:p w14:paraId="2CE6DA9B" w14:textId="77777777" w:rsidR="00867D86" w:rsidRDefault="00867D86" w:rsidP="00867D86">
      <w:pPr>
        <w:pStyle w:val="Code"/>
      </w:pPr>
      <w:r>
        <w:t xml:space="preserve">    this.mColorArray = null;</w:t>
      </w:r>
    </w:p>
    <w:p w14:paraId="2F5D3152" w14:textId="77777777" w:rsidR="00867D86" w:rsidRDefault="00867D86" w:rsidP="00867D86">
      <w:pPr>
        <w:pStyle w:val="Code"/>
      </w:pPr>
      <w:r>
        <w:t xml:space="preserve">    // defined for one sprite element for subclass to override</w:t>
      </w:r>
    </w:p>
    <w:p w14:paraId="2539D56E" w14:textId="77777777" w:rsidR="00867D86" w:rsidRDefault="00867D86" w:rsidP="00867D86">
      <w:pPr>
        <w:pStyle w:val="Code"/>
      </w:pPr>
      <w:r>
        <w:t xml:space="preserve">    // For texture_renderable, one sprite element is the entire texture</w:t>
      </w:r>
    </w:p>
    <w:p w14:paraId="36BDB11B" w14:textId="77777777" w:rsidR="00867D86" w:rsidRDefault="00867D86" w:rsidP="00867D86">
      <w:pPr>
        <w:pStyle w:val="Code"/>
      </w:pPr>
      <w:r>
        <w:t xml:space="preserve">    this.mElmWidthPixels = this.mTextureInfo.mWidth;</w:t>
      </w:r>
    </w:p>
    <w:p w14:paraId="264031FA" w14:textId="77777777" w:rsidR="00867D86" w:rsidRDefault="00867D86" w:rsidP="00867D86">
      <w:pPr>
        <w:pStyle w:val="Code"/>
      </w:pPr>
      <w:r>
        <w:t xml:space="preserve">    this.mElmHeightPixels = this.mTextureInfo.mHeight;</w:t>
      </w:r>
    </w:p>
    <w:p w14:paraId="07C9FD25" w14:textId="77777777" w:rsidR="00867D86" w:rsidRDefault="00867D86" w:rsidP="00867D86">
      <w:pPr>
        <w:pStyle w:val="Code"/>
      </w:pPr>
      <w:r>
        <w:t xml:space="preserve">    this.mElmLeftIndex = 0;</w:t>
      </w:r>
    </w:p>
    <w:p w14:paraId="6B012631" w14:textId="77777777" w:rsidR="00867D86" w:rsidRDefault="00867D86" w:rsidP="00867D86">
      <w:pPr>
        <w:pStyle w:val="Code"/>
      </w:pPr>
      <w:r>
        <w:t xml:space="preserve">    this.mElmBottomIndex = 0;</w:t>
      </w:r>
    </w:p>
    <w:p w14:paraId="26231705" w14:textId="77777777" w:rsidR="00867D86" w:rsidRDefault="00867D86" w:rsidP="00867D86">
      <w:pPr>
        <w:pStyle w:val="Code"/>
      </w:pPr>
      <w:r>
        <w:t>}</w:t>
      </w:r>
    </w:p>
    <w:p w14:paraId="4C54BFCA" w14:textId="77777777" w:rsidR="00867D86" w:rsidRDefault="00867D86" w:rsidP="006723AB">
      <w:pPr>
        <w:pStyle w:val="Code"/>
      </w:pPr>
    </w:p>
    <w:p w14:paraId="7341A44F" w14:textId="49353918" w:rsidR="006723AB" w:rsidRDefault="006723AB" w:rsidP="00BD194A">
      <w:pPr>
        <w:pStyle w:val="BodyTextCont"/>
      </w:pPr>
      <w:r>
        <w:t xml:space="preserve">Note that the </w:t>
      </w:r>
      <w:commentRangeStart w:id="92"/>
      <w:proofErr w:type="spellStart"/>
      <w:r w:rsidRPr="0034212A">
        <w:rPr>
          <w:rStyle w:val="CodeInline"/>
        </w:rPr>
        <w:t>m</w:t>
      </w:r>
      <w:r w:rsidR="00867D86">
        <w:rPr>
          <w:rStyle w:val="CodeInline"/>
        </w:rPr>
        <w:t>Elm</w:t>
      </w:r>
      <w:r w:rsidRPr="0034212A">
        <w:rPr>
          <w:rStyle w:val="CodeInline"/>
        </w:rPr>
        <w:t>Width</w:t>
      </w:r>
      <w:proofErr w:type="spellEnd"/>
      <w:r>
        <w:t>/</w:t>
      </w:r>
      <w:r w:rsidRPr="0034212A">
        <w:rPr>
          <w:rStyle w:val="CodeInline"/>
        </w:rPr>
        <w:t>Height</w:t>
      </w:r>
      <w:r>
        <w:t xml:space="preserve"> variables </w:t>
      </w:r>
      <w:commentRangeEnd w:id="92"/>
      <w:r w:rsidR="00867D86">
        <w:rPr>
          <w:rStyle w:val="CommentReference"/>
          <w:rFonts w:asciiTheme="minorHAnsi" w:hAnsiTheme="minorHAnsi"/>
        </w:rPr>
        <w:commentReference w:id="92"/>
      </w:r>
      <w:r>
        <w:t>are defined for later subclass overrides such that the algorithm can support the collision of sprite elements</w:t>
      </w:r>
      <w:r>
        <w:fldChar w:fldCharType="begin"/>
      </w:r>
      <w:r>
        <w:instrText xml:space="preserve"> XE "</w:instrText>
      </w:r>
      <w:r w:rsidRPr="00537262">
        <w:instrText>Per-Pixel Collisions Project:TextureRenderable modification</w:instrText>
      </w:r>
      <w:r>
        <w:instrText xml:space="preserve">" </w:instrText>
      </w:r>
      <w:r>
        <w:fldChar w:fldCharType="end"/>
      </w:r>
      <w:r>
        <w:t>.</w:t>
      </w:r>
    </w:p>
    <w:p w14:paraId="38496CC7" w14:textId="77777777" w:rsidR="006723AB" w:rsidRPr="000223FC" w:rsidRDefault="006723AB" w:rsidP="006723AB">
      <w:pPr>
        <w:pStyle w:val="Heading3"/>
      </w:pPr>
      <w:r w:rsidRPr="000223FC">
        <w:t xml:space="preserve">Create </w:t>
      </w:r>
      <w:r w:rsidRPr="008D7C2C">
        <w:t xml:space="preserve">TextureRenderable_PixelCollision.js </w:t>
      </w:r>
      <w:r>
        <w:t>F</w:t>
      </w:r>
      <w:r w:rsidRPr="008D7C2C">
        <w:t>ile</w:t>
      </w:r>
      <w:r>
        <w:fldChar w:fldCharType="begin"/>
      </w:r>
      <w:r>
        <w:instrText xml:space="preserve"> XE "</w:instrText>
      </w:r>
      <w:r w:rsidRPr="00537262">
        <w:instrText>Per-Pixel Collisions Project:TextureRenderable_PixelCollision.js File</w:instrText>
      </w:r>
      <w:r>
        <w:instrText xml:space="preserve">" </w:instrText>
      </w:r>
      <w:r>
        <w:fldChar w:fldCharType="end"/>
      </w:r>
      <w:r w:rsidRPr="008D7C2C">
        <w:t xml:space="preserve"> to Implement Per-Pixel Collision </w:t>
      </w:r>
    </w:p>
    <w:p w14:paraId="73DECE5B" w14:textId="4B0C70FD" w:rsidR="006723AB" w:rsidRDefault="006723AB" w:rsidP="006723AB">
      <w:pPr>
        <w:pStyle w:val="BodyTextFirst"/>
      </w:pPr>
      <w:r>
        <w:t>To maintain the readability of the source code, c</w:t>
      </w:r>
      <w:r w:rsidRPr="00FD6740">
        <w:t xml:space="preserve">reate a new file in the </w:t>
      </w:r>
      <w:proofErr w:type="spellStart"/>
      <w:r w:rsidRPr="00FD6740">
        <w:rPr>
          <w:rStyle w:val="CodeInline"/>
        </w:rPr>
        <w:t>src</w:t>
      </w:r>
      <w:proofErr w:type="spellEnd"/>
      <w:r w:rsidRPr="00FD6740">
        <w:rPr>
          <w:rStyle w:val="CodeInline"/>
        </w:rPr>
        <w:t>/</w:t>
      </w:r>
      <w:r w:rsidR="00867D86">
        <w:rPr>
          <w:rStyle w:val="CodeInline"/>
        </w:rPr>
        <w:t>e</w:t>
      </w:r>
      <w:r w:rsidRPr="00FD6740">
        <w:rPr>
          <w:rStyle w:val="CodeInline"/>
        </w:rPr>
        <w:t>ngine/</w:t>
      </w:r>
      <w:proofErr w:type="spellStart"/>
      <w:r w:rsidR="00867D86">
        <w:rPr>
          <w:rStyle w:val="CodeInline"/>
        </w:rPr>
        <w:t>t</w:t>
      </w:r>
      <w:r>
        <w:rPr>
          <w:rStyle w:val="CodeInline"/>
        </w:rPr>
        <w:t>enderables</w:t>
      </w:r>
      <w:proofErr w:type="spellEnd"/>
      <w:r w:rsidRPr="00FD6740">
        <w:rPr>
          <w:rStyle w:val="CodeInline"/>
        </w:rPr>
        <w:t>/</w:t>
      </w:r>
      <w:r w:rsidRPr="00FD6740">
        <w:t xml:space="preserve"> folder and name it </w:t>
      </w:r>
      <w:r w:rsidR="00867D86">
        <w:rPr>
          <w:rStyle w:val="CodeInline"/>
        </w:rPr>
        <w:t>t</w:t>
      </w:r>
      <w:r w:rsidRPr="00FD6740">
        <w:rPr>
          <w:rStyle w:val="CodeInline"/>
        </w:rPr>
        <w:t>exture</w:t>
      </w:r>
      <w:r w:rsidR="00867D86">
        <w:rPr>
          <w:rStyle w:val="CodeInline"/>
        </w:rPr>
        <w:t>_r</w:t>
      </w:r>
      <w:r w:rsidRPr="00FD6740">
        <w:rPr>
          <w:rStyle w:val="CodeInline"/>
        </w:rPr>
        <w:t>enderable_</w:t>
      </w:r>
      <w:r w:rsidR="00867D86">
        <w:rPr>
          <w:rStyle w:val="CodeInline"/>
        </w:rPr>
        <w:t>p</w:t>
      </w:r>
      <w:r w:rsidRPr="00FD6740">
        <w:rPr>
          <w:rStyle w:val="CodeInline"/>
        </w:rPr>
        <w:t>ixel</w:t>
      </w:r>
      <w:r w:rsidR="00867D86">
        <w:rPr>
          <w:rStyle w:val="CodeInline"/>
        </w:rPr>
        <w:t>_c</w:t>
      </w:r>
      <w:r w:rsidRPr="00FD6740">
        <w:rPr>
          <w:rStyle w:val="CodeInline"/>
        </w:rPr>
        <w:t>ollision.js</w:t>
      </w:r>
      <w:r>
        <w:t xml:space="preserve">. </w:t>
      </w:r>
      <w:r w:rsidRPr="00967B85">
        <w:t xml:space="preserve">All per-pixel collision functionality </w:t>
      </w:r>
      <w:r>
        <w:t>for the</w:t>
      </w:r>
      <w:r w:rsidRPr="00967B85">
        <w:t xml:space="preserve"> </w:t>
      </w:r>
      <w:proofErr w:type="spellStart"/>
      <w:r w:rsidRPr="00967B85">
        <w:rPr>
          <w:rStyle w:val="CodeInline"/>
        </w:rPr>
        <w:t>TextureRenderable</w:t>
      </w:r>
      <w:proofErr w:type="spellEnd"/>
      <w:r w:rsidRPr="00967B85">
        <w:t xml:space="preserve"> object will be implemented in the </w:t>
      </w:r>
      <w:r w:rsidR="00867D86">
        <w:rPr>
          <w:rStyle w:val="CodeInline"/>
        </w:rPr>
        <w:t>t</w:t>
      </w:r>
      <w:r w:rsidRPr="00967B85">
        <w:rPr>
          <w:rStyle w:val="CodeInline"/>
        </w:rPr>
        <w:t>exture</w:t>
      </w:r>
      <w:r w:rsidR="00867D86">
        <w:rPr>
          <w:rStyle w:val="CodeInline"/>
        </w:rPr>
        <w:t>_r</w:t>
      </w:r>
      <w:r w:rsidRPr="00967B85">
        <w:rPr>
          <w:rStyle w:val="CodeInline"/>
        </w:rPr>
        <w:t>enderable_</w:t>
      </w:r>
      <w:r w:rsidR="00867D86">
        <w:rPr>
          <w:rStyle w:val="CodeInline"/>
        </w:rPr>
        <w:t>p</w:t>
      </w:r>
      <w:r w:rsidRPr="00967B85">
        <w:rPr>
          <w:rStyle w:val="CodeInline"/>
        </w:rPr>
        <w:t>ixel</w:t>
      </w:r>
      <w:r w:rsidR="00867D86">
        <w:rPr>
          <w:rStyle w:val="CodeInline"/>
        </w:rPr>
        <w:t>_c</w:t>
      </w:r>
      <w:r w:rsidRPr="00967B85">
        <w:rPr>
          <w:rStyle w:val="CodeInline"/>
        </w:rPr>
        <w:t>ollision.js</w:t>
      </w:r>
      <w:r w:rsidRPr="00967B85">
        <w:t xml:space="preserve"> file. Remember to include commands to load this new file in </w:t>
      </w:r>
      <w:r w:rsidRPr="00967B85">
        <w:rPr>
          <w:rStyle w:val="CodeInline"/>
        </w:rPr>
        <w:t>index.html</w:t>
      </w:r>
      <w:r>
        <w:t>.</w:t>
      </w:r>
    </w:p>
    <w:p w14:paraId="459F5E83" w14:textId="210A3DE9" w:rsidR="006723AB" w:rsidRDefault="00762057" w:rsidP="006723AB">
      <w:pPr>
        <w:pStyle w:val="NoteTipCaution"/>
      </w:pPr>
      <w:r>
        <w:rPr>
          <w:rStyle w:val="GrayDingbat"/>
        </w:rPr>
        <w:t></w:t>
      </w:r>
      <w:r w:rsidRPr="001C0E07">
        <w:rPr>
          <w:rStyle w:val="Strong"/>
        </w:rPr>
        <w:t xml:space="preserve"> Note</w:t>
      </w:r>
      <w:r>
        <w:rPr>
          <w:rStyle w:val="Strong"/>
        </w:rPr>
        <w:tab/>
        <w:t xml:space="preserve"> </w:t>
      </w:r>
      <w:r w:rsidR="006723AB">
        <w:t xml:space="preserve">Source files with </w:t>
      </w:r>
      <w:commentRangeStart w:id="93"/>
      <w:r w:rsidR="006723AB">
        <w:t xml:space="preserve">names in the form of </w:t>
      </w:r>
      <w:r w:rsidR="006723AB" w:rsidRPr="002E365D">
        <w:rPr>
          <w:rStyle w:val="CodeInline"/>
        </w:rPr>
        <w:t>object_functionality.js</w:t>
      </w:r>
      <w:r w:rsidR="006723AB">
        <w:t xml:space="preserve"> </w:t>
      </w:r>
      <w:commentRangeEnd w:id="93"/>
      <w:r w:rsidR="00867D86">
        <w:rPr>
          <w:rStyle w:val="CommentReference"/>
          <w:rFonts w:asciiTheme="minorHAnsi" w:hAnsiTheme="minorHAnsi"/>
        </w:rPr>
        <w:commentReference w:id="93"/>
      </w:r>
      <w:r w:rsidR="006723AB">
        <w:t xml:space="preserve">implement </w:t>
      </w:r>
      <w:r w:rsidR="006723AB" w:rsidRPr="002E365D">
        <w:rPr>
          <w:rStyle w:val="CodeInline"/>
        </w:rPr>
        <w:t>functionality</w:t>
      </w:r>
      <w:r w:rsidR="006723AB">
        <w:t xml:space="preserve"> for </w:t>
      </w:r>
      <w:r w:rsidR="006723AB" w:rsidRPr="002E365D">
        <w:rPr>
          <w:rStyle w:val="CodeInline"/>
        </w:rPr>
        <w:t>object</w:t>
      </w:r>
      <w:r w:rsidR="006723AB">
        <w:t>. By separating complex implementations of related functionality into separate files, the readability of each source code file can be maintained.</w:t>
      </w:r>
    </w:p>
    <w:p w14:paraId="0DF99F56" w14:textId="7AD44566" w:rsidR="006723AB" w:rsidRDefault="006723AB" w:rsidP="00E60016">
      <w:pPr>
        <w:pStyle w:val="NumList"/>
        <w:numPr>
          <w:ilvl w:val="0"/>
          <w:numId w:val="8"/>
        </w:numPr>
      </w:pPr>
      <w:r w:rsidRPr="00BD194A">
        <w:t>Edit</w:t>
      </w:r>
      <w:r>
        <w:t xml:space="preserve"> the </w:t>
      </w:r>
      <w:r w:rsidR="00867D86">
        <w:rPr>
          <w:rStyle w:val="CodeInline"/>
        </w:rPr>
        <w:t>t</w:t>
      </w:r>
      <w:r w:rsidRPr="0016604D">
        <w:rPr>
          <w:rStyle w:val="CodeInline"/>
        </w:rPr>
        <w:t>exture</w:t>
      </w:r>
      <w:r w:rsidR="00867D86">
        <w:rPr>
          <w:rStyle w:val="CodeInline"/>
        </w:rPr>
        <w:t>_r</w:t>
      </w:r>
      <w:r w:rsidRPr="0016604D">
        <w:rPr>
          <w:rStyle w:val="CodeInline"/>
        </w:rPr>
        <w:t>enderable_</w:t>
      </w:r>
      <w:r w:rsidR="00867D86">
        <w:rPr>
          <w:rStyle w:val="CodeInline"/>
        </w:rPr>
        <w:t>p</w:t>
      </w:r>
      <w:r w:rsidRPr="0016604D">
        <w:rPr>
          <w:rStyle w:val="CodeInline"/>
        </w:rPr>
        <w:t>ixel</w:t>
      </w:r>
      <w:r w:rsidR="00867D86">
        <w:rPr>
          <w:rStyle w:val="CodeInline"/>
        </w:rPr>
        <w:t>_c</w:t>
      </w:r>
      <w:r w:rsidRPr="0016604D">
        <w:rPr>
          <w:rStyle w:val="CodeInline"/>
        </w:rPr>
        <w:t>ollision.js</w:t>
      </w:r>
      <w:r w:rsidRPr="0016604D">
        <w:t xml:space="preserve"> file </w:t>
      </w:r>
      <w:r>
        <w:t xml:space="preserve">and define a </w:t>
      </w:r>
      <w:r w:rsidRPr="00C26844">
        <w:t xml:space="preserve">function </w:t>
      </w:r>
      <w:r>
        <w:t xml:space="preserve">to set the </w:t>
      </w:r>
      <w:proofErr w:type="spellStart"/>
      <w:r w:rsidRPr="00766EFE">
        <w:rPr>
          <w:rStyle w:val="CodeInline"/>
        </w:rPr>
        <w:t>mColorArray</w:t>
      </w:r>
      <w:proofErr w:type="spellEnd"/>
      <w:r>
        <w:t>.</w:t>
      </w:r>
    </w:p>
    <w:p w14:paraId="14F46434" w14:textId="0D9BEDF4" w:rsidR="00867D86" w:rsidRDefault="00867D86" w:rsidP="00867D86">
      <w:pPr>
        <w:pStyle w:val="Code"/>
      </w:pPr>
      <w:r>
        <w:t>TextureRenderable.prototype.setColorArray = function() {</w:t>
      </w:r>
    </w:p>
    <w:p w14:paraId="7EB4D429" w14:textId="77777777" w:rsidR="00867D86" w:rsidRDefault="00867D86" w:rsidP="00867D86">
      <w:pPr>
        <w:pStyle w:val="Code"/>
      </w:pPr>
      <w:r>
        <w:t xml:space="preserve">    if (this.mColorArray === null) {</w:t>
      </w:r>
    </w:p>
    <w:p w14:paraId="7A3C2EB7" w14:textId="77777777" w:rsidR="00867D86" w:rsidRDefault="00867D86" w:rsidP="00867D86">
      <w:pPr>
        <w:pStyle w:val="Code"/>
      </w:pPr>
      <w:r>
        <w:t xml:space="preserve">        this.mColorArray = texture.getColorArray(this.mTexture);</w:t>
      </w:r>
    </w:p>
    <w:p w14:paraId="71D90C34" w14:textId="77777777" w:rsidR="00867D86" w:rsidRDefault="00867D86" w:rsidP="00867D86">
      <w:pPr>
        <w:pStyle w:val="Code"/>
      </w:pPr>
      <w:r>
        <w:t xml:space="preserve">    }</w:t>
      </w:r>
    </w:p>
    <w:p w14:paraId="49754BA8" w14:textId="2EB60C1F" w:rsidR="00867D86" w:rsidRPr="00C26844" w:rsidRDefault="00867D86" w:rsidP="00867D86">
      <w:pPr>
        <w:pStyle w:val="Code"/>
      </w:pPr>
      <w:r>
        <w:t>}</w:t>
      </w:r>
    </w:p>
    <w:p w14:paraId="5B97DE89" w14:textId="77777777" w:rsidR="006723AB" w:rsidRDefault="006723AB" w:rsidP="00E60016">
      <w:pPr>
        <w:pStyle w:val="NumList"/>
        <w:numPr>
          <w:ilvl w:val="0"/>
          <w:numId w:val="8"/>
        </w:numPr>
      </w:pPr>
      <w:r>
        <w:t xml:space="preserve">Define a </w:t>
      </w:r>
      <w:r w:rsidRPr="00864609">
        <w:t xml:space="preserve">function to return the alpha value, or the </w:t>
      </w:r>
      <w:r w:rsidRPr="00BD194A">
        <w:t>transparency</w:t>
      </w:r>
      <w:r w:rsidRPr="00864609">
        <w:t xml:space="preserve">, of any given pixel </w:t>
      </w:r>
      <w:r>
        <w:rPr>
          <w:rStyle w:val="CodeInline"/>
        </w:rPr>
        <w:t>(x</w:t>
      </w:r>
      <w:r w:rsidRPr="00864609">
        <w:t xml:space="preserve">, </w:t>
      </w:r>
      <w:r w:rsidRPr="00864609">
        <w:rPr>
          <w:rStyle w:val="CodeInline"/>
        </w:rPr>
        <w:t>y</w:t>
      </w:r>
      <w:r>
        <w:rPr>
          <w:rStyle w:val="CodeInline"/>
        </w:rPr>
        <w:t>)</w:t>
      </w:r>
      <w:r>
        <w:t>.</w:t>
      </w:r>
    </w:p>
    <w:p w14:paraId="369F7A71" w14:textId="351A5B68" w:rsidR="00C24840" w:rsidRPr="00C24840" w:rsidRDefault="00C24840" w:rsidP="00C24840">
      <w:pPr>
        <w:pStyle w:val="Code"/>
        <w:rPr>
          <w:lang w:val="fr-FR"/>
        </w:rPr>
      </w:pPr>
      <w:r w:rsidRPr="00C24840">
        <w:rPr>
          <w:lang w:val="fr-FR"/>
        </w:rPr>
        <w:t>TextureRenderable.prototype._pixelAlphaValue = function(x, y) {</w:t>
      </w:r>
    </w:p>
    <w:p w14:paraId="1F291EA3" w14:textId="77777777" w:rsidR="00C24840" w:rsidRPr="00C24840" w:rsidRDefault="00C24840" w:rsidP="00C24840">
      <w:pPr>
        <w:pStyle w:val="Code"/>
        <w:rPr>
          <w:lang w:val="fr-FR"/>
        </w:rPr>
      </w:pPr>
      <w:r w:rsidRPr="00C24840">
        <w:rPr>
          <w:lang w:val="fr-FR"/>
        </w:rPr>
        <w:t xml:space="preserve">    x = x * 4;</w:t>
      </w:r>
    </w:p>
    <w:p w14:paraId="0789280A" w14:textId="77777777" w:rsidR="00C24840" w:rsidRPr="00C24840" w:rsidRDefault="00C24840" w:rsidP="00C24840">
      <w:pPr>
        <w:pStyle w:val="Code"/>
        <w:rPr>
          <w:lang w:val="fr-FR"/>
        </w:rPr>
      </w:pPr>
      <w:r w:rsidRPr="00C24840">
        <w:rPr>
          <w:lang w:val="fr-FR"/>
        </w:rPr>
        <w:t xml:space="preserve">    y = y * 4;</w:t>
      </w:r>
    </w:p>
    <w:p w14:paraId="33D1AC6C" w14:textId="77777777" w:rsidR="00C24840" w:rsidRPr="00C24840" w:rsidRDefault="00C24840" w:rsidP="00C24840">
      <w:pPr>
        <w:pStyle w:val="Code"/>
        <w:rPr>
          <w:lang w:val="fr-FR"/>
        </w:rPr>
      </w:pPr>
      <w:r w:rsidRPr="00C24840">
        <w:rPr>
          <w:lang w:val="fr-FR"/>
        </w:rPr>
        <w:t xml:space="preserve">    return this.mColorArray[(y * this.mTextureInfo.mWidth) + x + 3];</w:t>
      </w:r>
    </w:p>
    <w:p w14:paraId="17320315" w14:textId="0DD08C32" w:rsidR="00C24840" w:rsidRPr="00C26844" w:rsidRDefault="00C24840" w:rsidP="00C24840">
      <w:pPr>
        <w:pStyle w:val="Code"/>
      </w:pPr>
      <w:r w:rsidRPr="00C24840">
        <w:rPr>
          <w:lang w:val="fr-FR"/>
        </w:rPr>
        <w:t>}</w:t>
      </w:r>
    </w:p>
    <w:p w14:paraId="25C730D5" w14:textId="77777777" w:rsidR="006723AB" w:rsidRDefault="006723AB" w:rsidP="00BD194A">
      <w:pPr>
        <w:pStyle w:val="BodyTextCont"/>
      </w:pPr>
      <w:r>
        <w:lastRenderedPageBreak/>
        <w:t xml:space="preserve">Notice that the </w:t>
      </w:r>
      <w:proofErr w:type="spellStart"/>
      <w:r w:rsidRPr="00DC24B0">
        <w:rPr>
          <w:rStyle w:val="CodeInline"/>
        </w:rPr>
        <w:t>mColorArray</w:t>
      </w:r>
      <w:proofErr w:type="spellEnd"/>
      <w:r>
        <w:t xml:space="preserve"> is a one-dimensional array where </w:t>
      </w:r>
      <w:r w:rsidRPr="00DC24B0">
        <w:t xml:space="preserve">colors </w:t>
      </w:r>
      <w:r>
        <w:t xml:space="preserve">of pixels are stored as four floats and organized by rows. </w:t>
      </w:r>
    </w:p>
    <w:p w14:paraId="65A93537" w14:textId="77777777" w:rsidR="006723AB" w:rsidRDefault="006723AB" w:rsidP="00E60016">
      <w:pPr>
        <w:pStyle w:val="NumList"/>
        <w:numPr>
          <w:ilvl w:val="0"/>
          <w:numId w:val="8"/>
        </w:numPr>
      </w:pPr>
      <w:r w:rsidRPr="00BD194A">
        <w:t>Define</w:t>
      </w:r>
      <w:r>
        <w:t xml:space="preserve"> a function to compute the WC position</w:t>
      </w:r>
      <w:r>
        <w:fldChar w:fldCharType="begin"/>
      </w:r>
      <w:r>
        <w:instrText xml:space="preserve"> XE "</w:instrText>
      </w:r>
      <w:r w:rsidRPr="00537262">
        <w:instrText>Per-Pixel Collisions Project:TextureRenderable_PixelCollision.js File</w:instrText>
      </w:r>
      <w:r>
        <w:instrText xml:space="preserve">" </w:instrText>
      </w:r>
      <w:r>
        <w:fldChar w:fldCharType="end"/>
      </w:r>
      <w:r>
        <w:t xml:space="preserve"> (</w:t>
      </w:r>
      <w:proofErr w:type="spellStart"/>
      <w:r w:rsidRPr="00D8206F">
        <w:rPr>
          <w:rStyle w:val="CodeInline"/>
        </w:rPr>
        <w:t>returnWCPos</w:t>
      </w:r>
      <w:proofErr w:type="spellEnd"/>
      <w:r>
        <w:t xml:space="preserve">) of a given pixel </w:t>
      </w:r>
      <w:r>
        <w:rPr>
          <w:rStyle w:val="CodeInline"/>
        </w:rPr>
        <w:t>(</w:t>
      </w:r>
      <w:proofErr w:type="spellStart"/>
      <w:r>
        <w:rPr>
          <w:rStyle w:val="CodeInline"/>
        </w:rPr>
        <w:t>i</w:t>
      </w:r>
      <w:proofErr w:type="spellEnd"/>
      <w:r w:rsidRPr="00A833C1">
        <w:rPr>
          <w:rStyle w:val="CodeInline"/>
        </w:rPr>
        <w:t>, j</w:t>
      </w:r>
      <w:r>
        <w:rPr>
          <w:rStyle w:val="CodeInline"/>
        </w:rPr>
        <w:t>)</w:t>
      </w:r>
      <w:r>
        <w:t>.</w:t>
      </w:r>
    </w:p>
    <w:p w14:paraId="2C138BC6" w14:textId="100B76F2" w:rsidR="00EE34CB" w:rsidRDefault="00EE34CB" w:rsidP="00EE34CB">
      <w:pPr>
        <w:pStyle w:val="Code"/>
      </w:pPr>
      <w:r>
        <w:t>TextureRenderable.prototype._indexToWCPosition = function(returnWCPos, i, j) {</w:t>
      </w:r>
    </w:p>
    <w:p w14:paraId="04E601A0" w14:textId="77777777" w:rsidR="00EE34CB" w:rsidRDefault="00EE34CB" w:rsidP="00EE34CB">
      <w:pPr>
        <w:pStyle w:val="Code"/>
      </w:pPr>
      <w:r>
        <w:t xml:space="preserve">    let x = i * this.mXform.getWidth() / this.mElmWidthPixels;</w:t>
      </w:r>
    </w:p>
    <w:p w14:paraId="06D910AC" w14:textId="77777777" w:rsidR="00EE34CB" w:rsidRDefault="00EE34CB" w:rsidP="00EE34CB">
      <w:pPr>
        <w:pStyle w:val="Code"/>
      </w:pPr>
      <w:r>
        <w:t xml:space="preserve">    let y = j * this.mXform.getHeight() / this.mElmHeightPixels;</w:t>
      </w:r>
    </w:p>
    <w:p w14:paraId="50615D24" w14:textId="77777777" w:rsidR="00EE34CB" w:rsidRDefault="00EE34CB" w:rsidP="00EE34CB">
      <w:pPr>
        <w:pStyle w:val="Code"/>
      </w:pPr>
      <w:r>
        <w:t xml:space="preserve">    returnWCPos[0] = this.mXform.getXPos() + (x - (this.mXform.getWidth() * 0.5));</w:t>
      </w:r>
    </w:p>
    <w:p w14:paraId="423F12EF" w14:textId="77777777" w:rsidR="00EE34CB" w:rsidRDefault="00EE34CB" w:rsidP="00EE34CB">
      <w:pPr>
        <w:pStyle w:val="Code"/>
      </w:pPr>
      <w:r>
        <w:t xml:space="preserve">    returnWCPos[1] = this.mXform.getYPos() + (y - (this.mXform.getHeight() * 0.5));</w:t>
      </w:r>
    </w:p>
    <w:p w14:paraId="379B788D" w14:textId="08C62109" w:rsidR="00EE34CB" w:rsidRPr="003C4C5C" w:rsidRDefault="00EE34CB" w:rsidP="00EE34CB">
      <w:pPr>
        <w:pStyle w:val="Code"/>
      </w:pPr>
      <w:r>
        <w:t>}</w:t>
      </w:r>
    </w:p>
    <w:p w14:paraId="7DF59F36" w14:textId="77777777" w:rsidR="006723AB" w:rsidRDefault="006723AB" w:rsidP="00E60016">
      <w:pPr>
        <w:pStyle w:val="NumList"/>
        <w:numPr>
          <w:ilvl w:val="0"/>
          <w:numId w:val="8"/>
        </w:numPr>
      </w:pPr>
      <w:r>
        <w:t xml:space="preserve">Now, implement the inverse of the previous function and use a WC </w:t>
      </w:r>
      <w:r w:rsidRPr="00BD194A">
        <w:t>position</w:t>
      </w:r>
      <w:r>
        <w:t xml:space="preserve"> (</w:t>
      </w:r>
      <w:proofErr w:type="spellStart"/>
      <w:r w:rsidRPr="006C62AF">
        <w:rPr>
          <w:rStyle w:val="CodeInline"/>
        </w:rPr>
        <w:t>wcPos</w:t>
      </w:r>
      <w:proofErr w:type="spellEnd"/>
      <w:r>
        <w:t>) to compute the texture pixel indices (</w:t>
      </w:r>
      <w:proofErr w:type="spellStart"/>
      <w:r w:rsidRPr="00CE11F1">
        <w:rPr>
          <w:rStyle w:val="CodeInline"/>
        </w:rPr>
        <w:t>returnIndex</w:t>
      </w:r>
      <w:proofErr w:type="spellEnd"/>
      <w:r>
        <w:t>).</w:t>
      </w:r>
    </w:p>
    <w:p w14:paraId="7DF25A5E" w14:textId="59792893" w:rsidR="00EE34CB" w:rsidRDefault="00EE34CB" w:rsidP="00EE34CB">
      <w:pPr>
        <w:pStyle w:val="Code"/>
      </w:pPr>
      <w:r>
        <w:t>TextureRenderable.prototype._wcPositionToIndex = function(returnIndex, wcPos) {</w:t>
      </w:r>
    </w:p>
    <w:p w14:paraId="5581BBB0" w14:textId="77777777" w:rsidR="00EE34CB" w:rsidRDefault="00EE34CB" w:rsidP="00EE34CB">
      <w:pPr>
        <w:pStyle w:val="Code"/>
      </w:pPr>
      <w:r>
        <w:t xml:space="preserve">    // use wcPos to compute the corresponding returnIndex[0 and 1]</w:t>
      </w:r>
    </w:p>
    <w:p w14:paraId="6D0A2C5F" w14:textId="77777777" w:rsidR="00EE34CB" w:rsidRDefault="00EE34CB" w:rsidP="00EE34CB">
      <w:pPr>
        <w:pStyle w:val="Code"/>
      </w:pPr>
      <w:r>
        <w:t xml:space="preserve">    let delta = [];</w:t>
      </w:r>
    </w:p>
    <w:p w14:paraId="3A5525C2" w14:textId="77777777" w:rsidR="00EE34CB" w:rsidRDefault="00EE34CB" w:rsidP="00EE34CB">
      <w:pPr>
        <w:pStyle w:val="Code"/>
      </w:pPr>
      <w:r>
        <w:t xml:space="preserve">    vec2.sub(delta, wcPos, this.mXform.getPosition());</w:t>
      </w:r>
    </w:p>
    <w:p w14:paraId="6F965705" w14:textId="67A993F4" w:rsidR="00EE34CB" w:rsidRDefault="00EE34CB" w:rsidP="00EE34CB">
      <w:pPr>
        <w:pStyle w:val="Code"/>
      </w:pPr>
      <w:r>
        <w:t xml:space="preserve">    returnIndex[0] = this.mElmWidthPixels * (delta[0] / this.mXform.getWidth());</w:t>
      </w:r>
    </w:p>
    <w:p w14:paraId="759548F5" w14:textId="77777777" w:rsidR="00EE34CB" w:rsidRDefault="00EE34CB" w:rsidP="00EE34CB">
      <w:pPr>
        <w:pStyle w:val="Code"/>
      </w:pPr>
      <w:r>
        <w:t xml:space="preserve">    returnIndex[1] = this.mElmHeightPixels * (delta[1] / this.mXform.getHeight());</w:t>
      </w:r>
    </w:p>
    <w:p w14:paraId="7B1CDFCD" w14:textId="77777777" w:rsidR="00EE34CB" w:rsidRDefault="00EE34CB" w:rsidP="00EE34CB">
      <w:pPr>
        <w:pStyle w:val="Code"/>
      </w:pPr>
    </w:p>
    <w:p w14:paraId="1DC2C4F8" w14:textId="77777777" w:rsidR="00EE34CB" w:rsidRDefault="00EE34CB" w:rsidP="00EE34CB">
      <w:pPr>
        <w:pStyle w:val="Code"/>
      </w:pPr>
      <w:r>
        <w:t xml:space="preserve">    // recall that xForm.getPosition() returns center, yet</w:t>
      </w:r>
    </w:p>
    <w:p w14:paraId="540B1D8F" w14:textId="77777777" w:rsidR="00EE34CB" w:rsidRDefault="00EE34CB" w:rsidP="00EE34CB">
      <w:pPr>
        <w:pStyle w:val="Code"/>
      </w:pPr>
      <w:r>
        <w:t xml:space="preserve">    // Texture origin is at lower-left corner!</w:t>
      </w:r>
    </w:p>
    <w:p w14:paraId="4979CB05" w14:textId="77777777" w:rsidR="00EE34CB" w:rsidRDefault="00EE34CB" w:rsidP="00EE34CB">
      <w:pPr>
        <w:pStyle w:val="Code"/>
      </w:pPr>
      <w:r>
        <w:t xml:space="preserve">    returnIndex[0] += this.mElmWidthPixels / 2;</w:t>
      </w:r>
    </w:p>
    <w:p w14:paraId="606E5103" w14:textId="77777777" w:rsidR="00EE34CB" w:rsidRDefault="00EE34CB" w:rsidP="00EE34CB">
      <w:pPr>
        <w:pStyle w:val="Code"/>
      </w:pPr>
      <w:r>
        <w:t xml:space="preserve">    returnIndex[1] += this.mElmHeightPixels / 2;</w:t>
      </w:r>
    </w:p>
    <w:p w14:paraId="0326C3E6" w14:textId="77777777" w:rsidR="00EE34CB" w:rsidRDefault="00EE34CB" w:rsidP="00EE34CB">
      <w:pPr>
        <w:pStyle w:val="Code"/>
      </w:pPr>
    </w:p>
    <w:p w14:paraId="0135FFF0" w14:textId="77777777" w:rsidR="00EE34CB" w:rsidRDefault="00EE34CB" w:rsidP="00EE34CB">
      <w:pPr>
        <w:pStyle w:val="Code"/>
      </w:pPr>
      <w:r>
        <w:t xml:space="preserve">    returnIndex[0] = Math.floor(returnIndex[0]);</w:t>
      </w:r>
    </w:p>
    <w:p w14:paraId="0FA84234" w14:textId="77777777" w:rsidR="00EE34CB" w:rsidRDefault="00EE34CB" w:rsidP="00EE34CB">
      <w:pPr>
        <w:pStyle w:val="Code"/>
      </w:pPr>
      <w:r>
        <w:t xml:space="preserve">    returnIndex[1] = Math.floor(returnIndex[1]);</w:t>
      </w:r>
    </w:p>
    <w:p w14:paraId="5B0EBF17" w14:textId="45008F37" w:rsidR="00EE34CB" w:rsidRDefault="00EE34CB" w:rsidP="00EE34CB">
      <w:pPr>
        <w:pStyle w:val="Code"/>
      </w:pPr>
      <w:r>
        <w:t>}</w:t>
      </w:r>
    </w:p>
    <w:p w14:paraId="4549A631" w14:textId="58FB57DB" w:rsidR="006723AB" w:rsidRDefault="006723AB" w:rsidP="00E60016">
      <w:pPr>
        <w:pStyle w:val="NumList"/>
        <w:numPr>
          <w:ilvl w:val="0"/>
          <w:numId w:val="8"/>
        </w:numPr>
        <w:tabs>
          <w:tab w:val="left" w:pos="216"/>
        </w:tabs>
        <w:spacing w:after="0" w:line="260" w:lineRule="exact"/>
        <w:ind w:right="864"/>
      </w:pPr>
      <w:r>
        <w:t>Now</w:t>
      </w:r>
      <w:r w:rsidR="00EE34CB">
        <w:t xml:space="preserve"> </w:t>
      </w:r>
      <w:r>
        <w:t>it is possible to implement the outlined per-pixel collision algorithm.</w:t>
      </w:r>
    </w:p>
    <w:p w14:paraId="73DD56A1" w14:textId="449AEBCB" w:rsidR="00EE34CB" w:rsidRDefault="00EE34CB" w:rsidP="00EE34CB">
      <w:pPr>
        <w:pStyle w:val="Code"/>
      </w:pPr>
      <w:r>
        <w:t>TextureRenderable.prototype.pixelTouches = function(other, wcTouchPos) {</w:t>
      </w:r>
    </w:p>
    <w:p w14:paraId="0D515208" w14:textId="77777777" w:rsidR="00EE34CB" w:rsidRDefault="00EE34CB" w:rsidP="00EE34CB">
      <w:pPr>
        <w:pStyle w:val="Code"/>
      </w:pPr>
      <w:r>
        <w:t xml:space="preserve">    let pixelTouch = false;</w:t>
      </w:r>
    </w:p>
    <w:p w14:paraId="03C4B3FC" w14:textId="77777777" w:rsidR="00EE34CB" w:rsidRDefault="00EE34CB" w:rsidP="00EE34CB">
      <w:pPr>
        <w:pStyle w:val="Code"/>
      </w:pPr>
      <w:r>
        <w:t xml:space="preserve">    let xIndex = 0, yIndex;</w:t>
      </w:r>
    </w:p>
    <w:p w14:paraId="2C396B11" w14:textId="77777777" w:rsidR="00EE34CB" w:rsidRDefault="00EE34CB" w:rsidP="00EE34CB">
      <w:pPr>
        <w:pStyle w:val="Code"/>
      </w:pPr>
      <w:r>
        <w:t xml:space="preserve">    let otherIndex = [0, 0];</w:t>
      </w:r>
    </w:p>
    <w:p w14:paraId="31CD3E92" w14:textId="77777777" w:rsidR="00EE34CB" w:rsidRDefault="00EE34CB" w:rsidP="00EE34CB">
      <w:pPr>
        <w:pStyle w:val="Code"/>
      </w:pPr>
    </w:p>
    <w:p w14:paraId="29E64740" w14:textId="77777777" w:rsidR="00EE34CB" w:rsidRDefault="00EE34CB" w:rsidP="00EE34CB">
      <w:pPr>
        <w:pStyle w:val="Code"/>
      </w:pPr>
      <w:r>
        <w:t xml:space="preserve">    while ((!pixelTouch) &amp;&amp; (xIndex &lt; this.mElmWidthPixels)) {</w:t>
      </w:r>
    </w:p>
    <w:p w14:paraId="02481E6C" w14:textId="77777777" w:rsidR="00EE34CB" w:rsidRDefault="00EE34CB" w:rsidP="00EE34CB">
      <w:pPr>
        <w:pStyle w:val="Code"/>
      </w:pPr>
      <w:r>
        <w:t xml:space="preserve">        yIndex = 0;</w:t>
      </w:r>
    </w:p>
    <w:p w14:paraId="23C3C33E" w14:textId="77777777" w:rsidR="00EE34CB" w:rsidRDefault="00EE34CB" w:rsidP="00EE34CB">
      <w:pPr>
        <w:pStyle w:val="Code"/>
      </w:pPr>
      <w:r>
        <w:t xml:space="preserve">        while ((!pixelTouch) &amp;&amp; (yIndex &lt; this.mElmHeightPixels)) {</w:t>
      </w:r>
    </w:p>
    <w:p w14:paraId="2825E93C" w14:textId="77777777" w:rsidR="00EE34CB" w:rsidRDefault="00EE34CB" w:rsidP="00EE34CB">
      <w:pPr>
        <w:pStyle w:val="Code"/>
      </w:pPr>
      <w:r>
        <w:t xml:space="preserve">            if (this._pixelAlphaValue(xIndex, yIndex) &gt; 0) {</w:t>
      </w:r>
    </w:p>
    <w:p w14:paraId="517166C2" w14:textId="77777777" w:rsidR="00EE34CB" w:rsidRDefault="00EE34CB" w:rsidP="00EE34CB">
      <w:pPr>
        <w:pStyle w:val="Code"/>
      </w:pPr>
      <w:r>
        <w:t xml:space="preserve">                this._indexToWCPosition(wcTouchPos, xIndex, yIndex);</w:t>
      </w:r>
    </w:p>
    <w:p w14:paraId="067FF0A7" w14:textId="77777777" w:rsidR="00EE34CB" w:rsidRDefault="00EE34CB" w:rsidP="00EE34CB">
      <w:pPr>
        <w:pStyle w:val="Code"/>
      </w:pPr>
      <w:r>
        <w:t xml:space="preserve">                other._wcPositionToIndex(otherIndex, wcTouchPos);</w:t>
      </w:r>
    </w:p>
    <w:p w14:paraId="753FF7C7" w14:textId="77777777" w:rsidR="00EE34CB" w:rsidRDefault="00EE34CB" w:rsidP="00EE34CB">
      <w:pPr>
        <w:pStyle w:val="Code"/>
      </w:pPr>
      <w:r>
        <w:lastRenderedPageBreak/>
        <w:t xml:space="preserve">                if ((otherIndex[0] &gt;= 0) &amp;&amp; (otherIndex[0] &lt; other.mElmWidthPixels) &amp;&amp;</w:t>
      </w:r>
    </w:p>
    <w:p w14:paraId="32118794" w14:textId="77777777" w:rsidR="00EE34CB" w:rsidRDefault="00EE34CB" w:rsidP="00EE34CB">
      <w:pPr>
        <w:pStyle w:val="Code"/>
      </w:pPr>
      <w:r>
        <w:t xml:space="preserve">                    (otherIndex[1] &gt;= 0) &amp;&amp; (otherIndex[1] &lt; other.mElmHeightPixels)) {</w:t>
      </w:r>
    </w:p>
    <w:p w14:paraId="658AFD06" w14:textId="77777777" w:rsidR="00EE34CB" w:rsidRDefault="00EE34CB" w:rsidP="00EE34CB">
      <w:pPr>
        <w:pStyle w:val="Code"/>
      </w:pPr>
      <w:r>
        <w:t xml:space="preserve">                    pixelTouch = other._pixelAlphaValue(otherIndex[0], otherIndex[1]) &gt; 0;</w:t>
      </w:r>
    </w:p>
    <w:p w14:paraId="2019BB3B" w14:textId="77777777" w:rsidR="00EE34CB" w:rsidRDefault="00EE34CB" w:rsidP="00EE34CB">
      <w:pPr>
        <w:pStyle w:val="Code"/>
      </w:pPr>
      <w:r>
        <w:t xml:space="preserve">                }</w:t>
      </w:r>
    </w:p>
    <w:p w14:paraId="16307711" w14:textId="77777777" w:rsidR="00EE34CB" w:rsidRDefault="00EE34CB" w:rsidP="00EE34CB">
      <w:pPr>
        <w:pStyle w:val="Code"/>
      </w:pPr>
      <w:r>
        <w:t xml:space="preserve">            }</w:t>
      </w:r>
    </w:p>
    <w:p w14:paraId="5C54763B" w14:textId="77777777" w:rsidR="00EE34CB" w:rsidRDefault="00EE34CB" w:rsidP="00EE34CB">
      <w:pPr>
        <w:pStyle w:val="Code"/>
      </w:pPr>
      <w:r>
        <w:t xml:space="preserve">            yIndex++;</w:t>
      </w:r>
    </w:p>
    <w:p w14:paraId="2F4891F9" w14:textId="77777777" w:rsidR="00EE34CB" w:rsidRDefault="00EE34CB" w:rsidP="00EE34CB">
      <w:pPr>
        <w:pStyle w:val="Code"/>
      </w:pPr>
      <w:r>
        <w:t xml:space="preserve">        }</w:t>
      </w:r>
    </w:p>
    <w:p w14:paraId="0E14BD73" w14:textId="77777777" w:rsidR="00EE34CB" w:rsidRDefault="00EE34CB" w:rsidP="00EE34CB">
      <w:pPr>
        <w:pStyle w:val="Code"/>
      </w:pPr>
      <w:r>
        <w:t xml:space="preserve">        xIndex++;</w:t>
      </w:r>
    </w:p>
    <w:p w14:paraId="4CB49CE6" w14:textId="77777777" w:rsidR="00EE34CB" w:rsidRDefault="00EE34CB" w:rsidP="00EE34CB">
      <w:pPr>
        <w:pStyle w:val="Code"/>
      </w:pPr>
      <w:r>
        <w:t xml:space="preserve">    }</w:t>
      </w:r>
    </w:p>
    <w:p w14:paraId="47F3FF44" w14:textId="77777777" w:rsidR="00EE34CB" w:rsidRDefault="00EE34CB" w:rsidP="00EE34CB">
      <w:pPr>
        <w:pStyle w:val="Code"/>
      </w:pPr>
      <w:r>
        <w:t xml:space="preserve">    return pixelTouch;</w:t>
      </w:r>
    </w:p>
    <w:p w14:paraId="1BC67944" w14:textId="7694BA21" w:rsidR="00EE34CB" w:rsidRPr="0023031F" w:rsidRDefault="00EE34CB" w:rsidP="00EE34CB">
      <w:pPr>
        <w:pStyle w:val="Code"/>
      </w:pPr>
      <w:r>
        <w:t>}</w:t>
      </w:r>
    </w:p>
    <w:p w14:paraId="6F22DF3F" w14:textId="77777777" w:rsidR="006723AB" w:rsidRPr="00E34AF0" w:rsidRDefault="006723AB" w:rsidP="00BD194A">
      <w:pPr>
        <w:pStyle w:val="BodyTextCont"/>
      </w:pPr>
      <w:r>
        <w:t xml:space="preserve">The parameter </w:t>
      </w:r>
      <w:r>
        <w:rPr>
          <w:rStyle w:val="CodeInline"/>
        </w:rPr>
        <w:t>o</w:t>
      </w:r>
      <w:r w:rsidRPr="0038746E">
        <w:rPr>
          <w:rStyle w:val="CodeInline"/>
        </w:rPr>
        <w:t>ther</w:t>
      </w:r>
      <w:r>
        <w:t xml:space="preserve"> is a reference to the other </w:t>
      </w:r>
      <w:proofErr w:type="spellStart"/>
      <w:r w:rsidRPr="00BE1977">
        <w:rPr>
          <w:rStyle w:val="CodeInline"/>
        </w:rPr>
        <w:t>TextureRenderable</w:t>
      </w:r>
      <w:proofErr w:type="spellEnd"/>
      <w:r>
        <w:t xml:space="preserve"> object that is being tested for collision. If pixels do overlap between the objects, the returned value of </w:t>
      </w:r>
      <w:proofErr w:type="spellStart"/>
      <w:r w:rsidRPr="00E34AF0">
        <w:rPr>
          <w:rStyle w:val="CodeInline"/>
        </w:rPr>
        <w:t>wcTouchPos</w:t>
      </w:r>
      <w:proofErr w:type="spellEnd"/>
      <w:r>
        <w:t xml:space="preserve"> is the first detected colliding position in the WC space. Notice</w:t>
      </w:r>
      <w:r w:rsidRPr="00E34AF0">
        <w:t xml:space="preserve"> that </w:t>
      </w:r>
      <w:r>
        <w:t xml:space="preserve">the nested loops terminate as soon as one pixel overlap is detected or when </w:t>
      </w:r>
      <w:proofErr w:type="spellStart"/>
      <w:r w:rsidRPr="007F11CD">
        <w:rPr>
          <w:rStyle w:val="CodeInline"/>
        </w:rPr>
        <w:t>pixelTouch</w:t>
      </w:r>
      <w:proofErr w:type="spellEnd"/>
      <w:r>
        <w:t xml:space="preserve"> becomes true. This is an important feature for efficiency concerns. However, this also means that the returned </w:t>
      </w:r>
      <w:proofErr w:type="spellStart"/>
      <w:r w:rsidRPr="00D249E7">
        <w:rPr>
          <w:rStyle w:val="CodeInline"/>
        </w:rPr>
        <w:t>wcTouchPos</w:t>
      </w:r>
      <w:proofErr w:type="spellEnd"/>
      <w:r>
        <w:t xml:space="preserve"> </w:t>
      </w:r>
      <w:r w:rsidRPr="00D249E7">
        <w:t xml:space="preserve">is simply </w:t>
      </w:r>
      <w:r>
        <w:t xml:space="preserve">one of many potentially colliding </w:t>
      </w:r>
      <w:r w:rsidRPr="00D249E7">
        <w:t>point</w:t>
      </w:r>
      <w:r>
        <w:t>s</w:t>
      </w:r>
      <w:r>
        <w:fldChar w:fldCharType="begin"/>
      </w:r>
      <w:r>
        <w:instrText xml:space="preserve"> XE "</w:instrText>
      </w:r>
      <w:r w:rsidRPr="00537262">
        <w:instrText>Per-Pixel Collisions Project:TextureRenderable_PixelCollision.js File</w:instrText>
      </w:r>
      <w:r>
        <w:instrText xml:space="preserve">" </w:instrText>
      </w:r>
      <w:r>
        <w:fldChar w:fldCharType="end"/>
      </w:r>
      <w:r>
        <w:t xml:space="preserve">. </w:t>
      </w:r>
    </w:p>
    <w:p w14:paraId="27DB75BD" w14:textId="5F02489F" w:rsidR="006723AB" w:rsidRPr="00276FB5" w:rsidRDefault="006723AB" w:rsidP="006723AB">
      <w:pPr>
        <w:pStyle w:val="Heading3"/>
      </w:pPr>
      <w:r>
        <w:t xml:space="preserve">Support </w:t>
      </w:r>
      <w:proofErr w:type="spellStart"/>
      <w:r w:rsidRPr="00276FB5">
        <w:t>GameObject</w:t>
      </w:r>
      <w:proofErr w:type="spellEnd"/>
      <w:r>
        <w:t xml:space="preserve"> Per-Pixel C</w:t>
      </w:r>
      <w:r w:rsidRPr="00276FB5">
        <w:t xml:space="preserve">ollision </w:t>
      </w:r>
      <w:r>
        <w:t xml:space="preserve">in </w:t>
      </w:r>
      <w:r w:rsidR="00EE34CB">
        <w:t>g</w:t>
      </w:r>
      <w:r>
        <w:t>ame</w:t>
      </w:r>
      <w:r w:rsidR="00EE34CB">
        <w:t>_o</w:t>
      </w:r>
      <w:r>
        <w:t>bject</w:t>
      </w:r>
      <w:del w:id="94" w:author="Matthew T. Munson" w:date="2021-05-10T00:40:00Z">
        <w:r w:rsidDel="00EE34CB">
          <w:delText>_</w:delText>
        </w:r>
        <w:r w:rsidR="00EE34CB" w:rsidDel="00EE34CB">
          <w:delText>p</w:delText>
        </w:r>
        <w:r w:rsidDel="00EE34CB">
          <w:delText>ixel</w:delText>
        </w:r>
        <w:r w:rsidR="00EE34CB" w:rsidDel="00EE34CB">
          <w:delText>_c</w:delText>
        </w:r>
        <w:r w:rsidDel="00EE34CB">
          <w:delText>ollision</w:delText>
        </w:r>
      </w:del>
      <w:r>
        <w:t>.js</w:t>
      </w:r>
      <w:r>
        <w:fldChar w:fldCharType="begin"/>
      </w:r>
      <w:r>
        <w:instrText xml:space="preserve"> XE "</w:instrText>
      </w:r>
      <w:r w:rsidRPr="00537262">
        <w:instrText>Per-Pixel Collisions Project:GameObject_PixelCollision.js</w:instrText>
      </w:r>
      <w:r>
        <w:instrText xml:space="preserve">" </w:instrText>
      </w:r>
      <w:r>
        <w:fldChar w:fldCharType="end"/>
      </w:r>
    </w:p>
    <w:p w14:paraId="2940A542" w14:textId="440EA2B4" w:rsidR="006723AB" w:rsidRPr="00276FB5" w:rsidRDefault="006723AB" w:rsidP="006723AB">
      <w:pPr>
        <w:pStyle w:val="BodyTextFirst"/>
      </w:pPr>
      <w:r>
        <w:t xml:space="preserve">The </w:t>
      </w:r>
      <w:proofErr w:type="spellStart"/>
      <w:r w:rsidRPr="003B48C0">
        <w:rPr>
          <w:rStyle w:val="CodeInline"/>
        </w:rPr>
        <w:t>GameObject</w:t>
      </w:r>
      <w:proofErr w:type="spellEnd"/>
      <w:r>
        <w:t xml:space="preserve"> class must be modified to support per-pixel collision. </w:t>
      </w:r>
      <w:del w:id="95" w:author="Matthew T. Munson" w:date="2021-05-10T00:40:00Z">
        <w:r w:rsidRPr="00276FB5" w:rsidDel="00EE34CB">
          <w:delText xml:space="preserve">Create a new file in the </w:delText>
        </w:r>
        <w:r w:rsidRPr="00276FB5" w:rsidDel="00EE34CB">
          <w:rPr>
            <w:rStyle w:val="CodeInline"/>
          </w:rPr>
          <w:delText>src/</w:delText>
        </w:r>
        <w:r w:rsidR="00EE34CB" w:rsidDel="00EE34CB">
          <w:rPr>
            <w:rStyle w:val="CodeInline"/>
          </w:rPr>
          <w:delText>e</w:delText>
        </w:r>
        <w:r w:rsidRPr="00276FB5" w:rsidDel="00EE34CB">
          <w:rPr>
            <w:rStyle w:val="CodeInline"/>
          </w:rPr>
          <w:delText>ngine/</w:delText>
        </w:r>
        <w:r w:rsidR="00EE34CB" w:rsidDel="00EE34CB">
          <w:rPr>
            <w:rStyle w:val="CodeInline"/>
          </w:rPr>
          <w:delText>g</w:delText>
        </w:r>
        <w:r w:rsidRPr="00276FB5" w:rsidDel="00EE34CB">
          <w:rPr>
            <w:rStyle w:val="CodeInline"/>
          </w:rPr>
          <w:delText>ame</w:delText>
        </w:r>
        <w:r w:rsidR="00EE34CB" w:rsidDel="00EE34CB">
          <w:rPr>
            <w:rStyle w:val="CodeInline"/>
          </w:rPr>
          <w:delText>_o</w:delText>
        </w:r>
        <w:r w:rsidRPr="00276FB5" w:rsidDel="00EE34CB">
          <w:rPr>
            <w:rStyle w:val="CodeInline"/>
          </w:rPr>
          <w:delText>bjects/</w:delText>
        </w:r>
        <w:r w:rsidRPr="00276FB5" w:rsidDel="00EE34CB">
          <w:delText xml:space="preserve"> folder and name it </w:delText>
        </w:r>
        <w:r w:rsidR="00EE34CB" w:rsidDel="00EE34CB">
          <w:rPr>
            <w:rStyle w:val="CodeInline"/>
          </w:rPr>
          <w:delText>g</w:delText>
        </w:r>
        <w:r w:rsidRPr="00276FB5" w:rsidDel="00EE34CB">
          <w:rPr>
            <w:rStyle w:val="CodeInline"/>
          </w:rPr>
          <w:delText>ameObject_PixelCollision.js</w:delText>
        </w:r>
        <w:r w:rsidRPr="00276FB5" w:rsidDel="00EE34CB">
          <w:delText xml:space="preserve">. </w:delText>
        </w:r>
        <w:r w:rsidDel="00EE34CB">
          <w:delText xml:space="preserve">As always, remember to include the loading of this new file </w:delText>
        </w:r>
        <w:r w:rsidRPr="00A51078" w:rsidDel="00EE34CB">
          <w:delText xml:space="preserve">in </w:delText>
        </w:r>
        <w:r w:rsidRPr="00A51078" w:rsidDel="00EE34CB">
          <w:rPr>
            <w:rStyle w:val="CodeInline"/>
          </w:rPr>
          <w:delText>index.html</w:delText>
        </w:r>
        <w:r w:rsidRPr="00A51078" w:rsidDel="00EE34CB">
          <w:delText>.</w:delText>
        </w:r>
        <w:r w:rsidDel="00EE34CB">
          <w:delText xml:space="preserve"> This new file will implement the support for per-pixel collision of the </w:delText>
        </w:r>
        <w:r w:rsidDel="00EE34CB">
          <w:rPr>
            <w:rStyle w:val="CodeInline"/>
          </w:rPr>
          <w:delText>GameObject</w:delText>
        </w:r>
        <w:r w:rsidDel="00EE34CB">
          <w:delText xml:space="preserve"> class.</w:delText>
        </w:r>
      </w:del>
    </w:p>
    <w:p w14:paraId="5F0CE90B" w14:textId="0C5993D0" w:rsidR="00EE34CB" w:rsidRDefault="00EE34CB" w:rsidP="00EE34CB">
      <w:pPr>
        <w:pStyle w:val="Code"/>
      </w:pPr>
      <w:r>
        <w:t>pixelTouches(otherObj, wcTouchPos) {</w:t>
      </w:r>
    </w:p>
    <w:p w14:paraId="0D553087" w14:textId="23B0C551" w:rsidR="00EE34CB" w:rsidRDefault="00EE34CB" w:rsidP="00EE34CB">
      <w:pPr>
        <w:pStyle w:val="Code"/>
      </w:pPr>
      <w:r>
        <w:t xml:space="preserve">    // only continue if both objects have getColorArray defined </w:t>
      </w:r>
    </w:p>
    <w:p w14:paraId="1833633E" w14:textId="138BC8FF" w:rsidR="00EE34CB" w:rsidRDefault="00EE34CB" w:rsidP="00EE34CB">
      <w:pPr>
        <w:pStyle w:val="Code"/>
      </w:pPr>
      <w:r>
        <w:t xml:space="preserve">    // if defined, should have other texture intersection support!</w:t>
      </w:r>
    </w:p>
    <w:p w14:paraId="0672FDD8" w14:textId="068B9BA0" w:rsidR="00EE34CB" w:rsidRDefault="00EE34CB" w:rsidP="00EE34CB">
      <w:pPr>
        <w:pStyle w:val="Code"/>
      </w:pPr>
      <w:r>
        <w:t xml:space="preserve">    let pixelTouch = false;</w:t>
      </w:r>
    </w:p>
    <w:p w14:paraId="0481036A" w14:textId="3005A18A" w:rsidR="00EE34CB" w:rsidRDefault="00EE34CB" w:rsidP="00EE34CB">
      <w:pPr>
        <w:pStyle w:val="Code"/>
      </w:pPr>
      <w:r>
        <w:t xml:space="preserve">    let myRen = this.getRenderable();</w:t>
      </w:r>
    </w:p>
    <w:p w14:paraId="646CB8F8" w14:textId="73DB1D59" w:rsidR="00EE34CB" w:rsidRDefault="00EE34CB" w:rsidP="00EE34CB">
      <w:pPr>
        <w:pStyle w:val="Code"/>
      </w:pPr>
      <w:r>
        <w:t xml:space="preserve">    let otherRen = otherObj.getRenderable();</w:t>
      </w:r>
    </w:p>
    <w:p w14:paraId="3A00FC87" w14:textId="77777777" w:rsidR="00EE34CB" w:rsidRDefault="00EE34CB" w:rsidP="00EE34CB">
      <w:pPr>
        <w:pStyle w:val="Code"/>
      </w:pPr>
    </w:p>
    <w:p w14:paraId="52E4993D" w14:textId="5AFAB1FC" w:rsidR="00EE34CB" w:rsidRDefault="00EE34CB" w:rsidP="00EE34CB">
      <w:pPr>
        <w:pStyle w:val="Code"/>
      </w:pPr>
      <w:r>
        <w:t xml:space="preserve">    if ((typeof myRen.pixelTouches === "function") &amp;&amp; (typeof otherRen.pixelTouches === "function")) {</w:t>
      </w:r>
    </w:p>
    <w:p w14:paraId="26D79CF7" w14:textId="07630E7D" w:rsidR="00EE34CB" w:rsidRDefault="00EE34CB" w:rsidP="00EE34CB">
      <w:pPr>
        <w:pStyle w:val="Code"/>
      </w:pPr>
      <w:r>
        <w:t xml:space="preserve">        let otherBbox = otherObj.getBBox();</w:t>
      </w:r>
    </w:p>
    <w:p w14:paraId="38AD8779" w14:textId="7BC4E2A1" w:rsidR="00EE34CB" w:rsidRDefault="00EE34CB" w:rsidP="00EE34CB">
      <w:pPr>
        <w:pStyle w:val="Code"/>
      </w:pPr>
      <w:r>
        <w:t xml:space="preserve">        if (otherBbox.intersectsBound(this.getBBox())) {</w:t>
      </w:r>
    </w:p>
    <w:p w14:paraId="7432FB54" w14:textId="52B7CBEA" w:rsidR="00EE34CB" w:rsidRDefault="00EE34CB" w:rsidP="00EE34CB">
      <w:pPr>
        <w:pStyle w:val="Code"/>
      </w:pPr>
      <w:r>
        <w:t xml:space="preserve">            myRen.setColorArray();</w:t>
      </w:r>
    </w:p>
    <w:p w14:paraId="62E0C591" w14:textId="0A12BEFB" w:rsidR="00EE34CB" w:rsidRDefault="00EE34CB" w:rsidP="00EE34CB">
      <w:pPr>
        <w:pStyle w:val="Code"/>
      </w:pPr>
      <w:r>
        <w:t xml:space="preserve">            otherRen.setColorArray();</w:t>
      </w:r>
    </w:p>
    <w:p w14:paraId="640835D9" w14:textId="60C5D96F" w:rsidR="00EE34CB" w:rsidRDefault="00EE34CB" w:rsidP="00EE34CB">
      <w:pPr>
        <w:pStyle w:val="Code"/>
      </w:pPr>
      <w:r>
        <w:t xml:space="preserve">            pixelTouch = myRen.pixelTouches(otherRen, wcTouchPos);</w:t>
      </w:r>
    </w:p>
    <w:p w14:paraId="2A06AE6F" w14:textId="2F8823F3" w:rsidR="00EE34CB" w:rsidRDefault="00EE34CB" w:rsidP="00EE34CB">
      <w:pPr>
        <w:pStyle w:val="Code"/>
      </w:pPr>
      <w:r>
        <w:t xml:space="preserve">        }</w:t>
      </w:r>
    </w:p>
    <w:p w14:paraId="5D5EA1AD" w14:textId="116A07C3" w:rsidR="00EE34CB" w:rsidRDefault="00EE34CB" w:rsidP="00EE34CB">
      <w:pPr>
        <w:pStyle w:val="Code"/>
      </w:pPr>
      <w:r>
        <w:t xml:space="preserve">        return pixelTouch;</w:t>
      </w:r>
    </w:p>
    <w:p w14:paraId="126D6362" w14:textId="005EC17A" w:rsidR="00EE34CB" w:rsidRDefault="00EE34CB" w:rsidP="00EE34CB">
      <w:pPr>
        <w:pStyle w:val="Code"/>
      </w:pPr>
      <w:r>
        <w:t xml:space="preserve">    }</w:t>
      </w:r>
    </w:p>
    <w:p w14:paraId="7F1009EB" w14:textId="29B035D5" w:rsidR="00EE34CB" w:rsidRDefault="00EE34CB" w:rsidP="00EE34CB">
      <w:pPr>
        <w:pStyle w:val="Code"/>
        <w:rPr>
          <w:ins w:id="96" w:author="Matthew T. Munson" w:date="2021-05-10T00:41:00Z"/>
        </w:rPr>
      </w:pPr>
      <w:r>
        <w:t>}</w:t>
      </w:r>
    </w:p>
    <w:p w14:paraId="11104D8A" w14:textId="0084BB3F" w:rsidR="006723AB" w:rsidRPr="00276FB5" w:rsidRDefault="006723AB" w:rsidP="006723AB">
      <w:pPr>
        <w:pStyle w:val="Code"/>
      </w:pPr>
      <w:r w:rsidRPr="00276FB5">
        <w:t xml:space="preserve">    </w:t>
      </w:r>
    </w:p>
    <w:p w14:paraId="397B4F85" w14:textId="77777777" w:rsidR="006723AB" w:rsidRPr="00E34AF0" w:rsidRDefault="006723AB" w:rsidP="00BD194A">
      <w:pPr>
        <w:pStyle w:val="BodyTextCont"/>
      </w:pPr>
      <w:r>
        <w:t xml:space="preserve">This function checks to ensure that the objects are colliding and delegates the actual per-pixel collision to </w:t>
      </w:r>
      <w:proofErr w:type="spellStart"/>
      <w:r w:rsidRPr="004359F6">
        <w:rPr>
          <w:rStyle w:val="CodeInline"/>
        </w:rPr>
        <w:t>TextureRenderable</w:t>
      </w:r>
      <w:proofErr w:type="spellEnd"/>
      <w:r>
        <w:t xml:space="preserve"> objects. Notice the </w:t>
      </w:r>
      <w:proofErr w:type="spellStart"/>
      <w:r w:rsidRPr="009602A9">
        <w:rPr>
          <w:rStyle w:val="CodeInline"/>
        </w:rPr>
        <w:t>intersectsBound</w:t>
      </w:r>
      <w:proofErr w:type="spellEnd"/>
      <w:r w:rsidRPr="009602A9">
        <w:rPr>
          <w:rStyle w:val="CodeInline"/>
        </w:rPr>
        <w:t>()</w:t>
      </w:r>
      <w:r>
        <w:t xml:space="preserve"> function for a bounding box intersection check before invoking the potentially expensive </w:t>
      </w:r>
      <w:proofErr w:type="spellStart"/>
      <w:r w:rsidRPr="004359F6">
        <w:rPr>
          <w:rStyle w:val="CodeInline"/>
        </w:rPr>
        <w:t>TextureRenderable</w:t>
      </w:r>
      <w:r>
        <w:rPr>
          <w:rStyle w:val="CodeInline"/>
        </w:rPr>
        <w:t>.pixelTouches</w:t>
      </w:r>
      <w:proofErr w:type="spellEnd"/>
      <w:r>
        <w:rPr>
          <w:rStyle w:val="CodeInline"/>
        </w:rPr>
        <w:t>()</w:t>
      </w:r>
      <w:r>
        <w:t xml:space="preserve"> function</w:t>
      </w:r>
      <w:r>
        <w:fldChar w:fldCharType="begin"/>
      </w:r>
      <w:r>
        <w:instrText xml:space="preserve"> XE "</w:instrText>
      </w:r>
      <w:r w:rsidRPr="00537262">
        <w:rPr>
          <w:rStyle w:val="CodeInline"/>
        </w:rPr>
        <w:instrText>Per-Pixel Collisions Project:GameObject_PixelCollision.js</w:instrText>
      </w:r>
      <w:r>
        <w:instrText xml:space="preserve">" </w:instrText>
      </w:r>
      <w:r>
        <w:fldChar w:fldCharType="end"/>
      </w:r>
      <w:r>
        <w:t>.</w:t>
      </w:r>
    </w:p>
    <w:p w14:paraId="4AA6777C" w14:textId="77777777" w:rsidR="006723AB" w:rsidRDefault="006723AB" w:rsidP="006723AB">
      <w:pPr>
        <w:pStyle w:val="Heading3"/>
      </w:pPr>
      <w:commentRangeStart w:id="97"/>
      <w:r>
        <w:lastRenderedPageBreak/>
        <w:t>Test the Per-</w:t>
      </w:r>
      <w:r w:rsidRPr="0023031F">
        <w:t>Pixel Collision</w:t>
      </w:r>
      <w:r>
        <w:t xml:space="preserve"> in </w:t>
      </w:r>
      <w:proofErr w:type="spellStart"/>
      <w:r>
        <w:t>MyGame</w:t>
      </w:r>
      <w:commentRangeEnd w:id="97"/>
      <w:proofErr w:type="spellEnd"/>
      <w:r w:rsidR="00EE34CB">
        <w:rPr>
          <w:rStyle w:val="CommentReference"/>
          <w:rFonts w:asciiTheme="minorHAnsi" w:eastAsiaTheme="minorHAnsi" w:hAnsiTheme="minorHAnsi" w:cstheme="minorBidi"/>
          <w:color w:val="auto"/>
        </w:rPr>
        <w:commentReference w:id="97"/>
      </w:r>
      <w:r>
        <w:fldChar w:fldCharType="begin"/>
      </w:r>
      <w:r>
        <w:instrText xml:space="preserve"> XE "</w:instrText>
      </w:r>
      <w:r w:rsidRPr="00537262">
        <w:instrText>Per-Pixel Collisions Project:in MyGame</w:instrText>
      </w:r>
      <w:r>
        <w:instrText xml:space="preserve">" </w:instrText>
      </w:r>
      <w:r>
        <w:fldChar w:fldCharType="end"/>
      </w:r>
    </w:p>
    <w:p w14:paraId="6F42A58A" w14:textId="6F6A1208" w:rsidR="006723AB" w:rsidRPr="00E126C4" w:rsidRDefault="006723AB" w:rsidP="006723AB">
      <w:pPr>
        <w:pStyle w:val="BodyTextFirst"/>
      </w:pPr>
      <w:r>
        <w:t xml:space="preserve">As illustrated in Figure 6-15, the testing of per-pixel collision is rather straightforward, involving three instances of </w:t>
      </w:r>
      <w:proofErr w:type="spellStart"/>
      <w:r w:rsidRPr="008360BA">
        <w:rPr>
          <w:rStyle w:val="CodeInline"/>
        </w:rPr>
        <w:t>GameObject</w:t>
      </w:r>
      <w:proofErr w:type="spellEnd"/>
      <w:r>
        <w:t xml:space="preserve">: the large </w:t>
      </w:r>
      <w:r>
        <w:rPr>
          <w:rStyle w:val="CodeInline"/>
        </w:rPr>
        <w:t>C</w:t>
      </w:r>
      <w:r w:rsidRPr="00C3281E">
        <w:rPr>
          <w:rStyle w:val="CodeInline"/>
        </w:rPr>
        <w:t>ollector</w:t>
      </w:r>
      <w:r>
        <w:t xml:space="preserve"> minion, the small </w:t>
      </w:r>
      <w:r w:rsidRPr="00203DC4">
        <w:rPr>
          <w:rStyle w:val="CodeInline"/>
        </w:rPr>
        <w:t>Portal</w:t>
      </w:r>
      <w:r>
        <w:t xml:space="preserve"> minion, and the </w:t>
      </w:r>
      <w:proofErr w:type="spellStart"/>
      <w:r w:rsidRPr="00203DC4">
        <w:rPr>
          <w:rStyle w:val="CodeInline"/>
        </w:rPr>
        <w:t>DyePack</w:t>
      </w:r>
      <w:proofErr w:type="spellEnd"/>
      <w:r>
        <w:t xml:space="preserve">. The </w:t>
      </w:r>
      <w:r w:rsidRPr="00C86806">
        <w:rPr>
          <w:rStyle w:val="CodeInline"/>
        </w:rPr>
        <w:t>Collector</w:t>
      </w:r>
      <w:r>
        <w:t xml:space="preserve"> and </w:t>
      </w:r>
      <w:r w:rsidRPr="00C86806">
        <w:rPr>
          <w:rStyle w:val="CodeInline"/>
        </w:rPr>
        <w:t>Portal</w:t>
      </w:r>
      <w:r>
        <w:t xml:space="preserve"> minions are controlled by </w:t>
      </w:r>
      <w:r w:rsidR="00EE34CB">
        <w:t xml:space="preserve">the </w:t>
      </w:r>
      <w:r>
        <w:t>arrow and WASD keys respectively. The detail</w:t>
      </w:r>
      <w:r w:rsidR="00EE34CB">
        <w:t>s</w:t>
      </w:r>
      <w:r>
        <w:t xml:space="preserve"> of the implementation of </w:t>
      </w:r>
      <w:proofErr w:type="spellStart"/>
      <w:r w:rsidRPr="00917328">
        <w:rPr>
          <w:rStyle w:val="CodeInline"/>
        </w:rPr>
        <w:t>MyGame</w:t>
      </w:r>
      <w:proofErr w:type="spellEnd"/>
      <w:r>
        <w:rPr>
          <w:rStyle w:val="CodeInline"/>
        </w:rPr>
        <w:t xml:space="preserve"> </w:t>
      </w:r>
      <w:r>
        <w:t xml:space="preserve">is similar to previous projects and is not shown. The only noteworthy code fragment is the collision testing in the </w:t>
      </w:r>
      <w:r w:rsidRPr="00A37510">
        <w:rPr>
          <w:rStyle w:val="CodeInline"/>
        </w:rPr>
        <w:t>update()</w:t>
      </w:r>
      <w:r>
        <w:t xml:space="preserve"> function, as shown here:</w:t>
      </w:r>
    </w:p>
    <w:p w14:paraId="6AD582A3" w14:textId="77777777" w:rsidR="006723AB" w:rsidRPr="007D0316" w:rsidRDefault="006723AB" w:rsidP="006723AB">
      <w:pPr>
        <w:pStyle w:val="Code"/>
      </w:pPr>
    </w:p>
    <w:p w14:paraId="1D6F610B" w14:textId="7090DFD5" w:rsidR="00EE34CB" w:rsidRDefault="00EE34CB" w:rsidP="00EE34CB">
      <w:pPr>
        <w:pStyle w:val="Code"/>
      </w:pPr>
      <w:r>
        <w:t>update() {</w:t>
      </w:r>
    </w:p>
    <w:p w14:paraId="54EAB2DE" w14:textId="214188DA" w:rsidR="00EE34CB" w:rsidRDefault="00EE34CB" w:rsidP="00EE34CB">
      <w:pPr>
        <w:pStyle w:val="Code"/>
      </w:pPr>
      <w:r>
        <w:t xml:space="preserve">    let msg = "No Collision";</w:t>
      </w:r>
    </w:p>
    <w:p w14:paraId="4ADCE09D" w14:textId="77777777" w:rsidR="00EE34CB" w:rsidRDefault="00EE34CB" w:rsidP="00EE34CB">
      <w:pPr>
        <w:pStyle w:val="Code"/>
      </w:pPr>
    </w:p>
    <w:p w14:paraId="16A1CB71" w14:textId="29C642D9" w:rsidR="00EE34CB" w:rsidRDefault="00EE34CB" w:rsidP="00EE34CB">
      <w:pPr>
        <w:pStyle w:val="Code"/>
      </w:pPr>
      <w:r>
        <w:t xml:space="preserve">    this.mCollector.update(engine.input.keys.W, engine.input.keys.S,</w:t>
      </w:r>
    </w:p>
    <w:p w14:paraId="580670D0" w14:textId="77777777" w:rsidR="00EE34CB" w:rsidRDefault="00EE34CB" w:rsidP="00EE34CB">
      <w:pPr>
        <w:pStyle w:val="Code"/>
      </w:pPr>
      <w:r>
        <w:t xml:space="preserve">            engine.input.keys.A, engine.input.keys.D);</w:t>
      </w:r>
    </w:p>
    <w:p w14:paraId="0A22AF56" w14:textId="7E64D14C" w:rsidR="00EE34CB" w:rsidRDefault="00EE34CB" w:rsidP="00EE34CB">
      <w:pPr>
        <w:pStyle w:val="Code"/>
      </w:pPr>
      <w:r>
        <w:t xml:space="preserve">    this.mPortal.update(engine.input.keys.Up, engine.input.keys.Down,</w:t>
      </w:r>
    </w:p>
    <w:p w14:paraId="6FAD2C90" w14:textId="77777777" w:rsidR="00EE34CB" w:rsidRDefault="00EE34CB" w:rsidP="00EE34CB">
      <w:pPr>
        <w:pStyle w:val="Code"/>
      </w:pPr>
      <w:r>
        <w:t xml:space="preserve">            engine.input.keys.Left, engine.input.keys.Right);</w:t>
      </w:r>
    </w:p>
    <w:p w14:paraId="61938499" w14:textId="77777777" w:rsidR="00EE34CB" w:rsidRDefault="00EE34CB" w:rsidP="00EE34CB">
      <w:pPr>
        <w:pStyle w:val="Code"/>
      </w:pPr>
    </w:p>
    <w:p w14:paraId="7352DE2F" w14:textId="16F50E57" w:rsidR="00EE34CB" w:rsidRDefault="00EE34CB" w:rsidP="00EE34CB">
      <w:pPr>
        <w:pStyle w:val="Code"/>
      </w:pPr>
      <w:r>
        <w:t xml:space="preserve">    let h = [];</w:t>
      </w:r>
    </w:p>
    <w:p w14:paraId="4D22B3E6" w14:textId="77777777" w:rsidR="00EE34CB" w:rsidRDefault="00EE34CB" w:rsidP="00EE34CB">
      <w:pPr>
        <w:pStyle w:val="Code"/>
      </w:pPr>
    </w:p>
    <w:p w14:paraId="475C5E17" w14:textId="1B2E1E15" w:rsidR="00EE34CB" w:rsidRDefault="00EE34CB" w:rsidP="00EE34CB">
      <w:pPr>
        <w:pStyle w:val="Code"/>
      </w:pPr>
      <w:r>
        <w:t xml:space="preserve">    // Portal's resolution is 1/16 x 1/16 that of Collector!</w:t>
      </w:r>
    </w:p>
    <w:p w14:paraId="5344BC68" w14:textId="368536C8" w:rsidR="00EE34CB" w:rsidRDefault="00EE34CB" w:rsidP="00EE34CB">
      <w:pPr>
        <w:pStyle w:val="Code"/>
      </w:pPr>
      <w:r>
        <w:t xml:space="preserve">    // VERY EXPENSIVE!!</w:t>
      </w:r>
    </w:p>
    <w:p w14:paraId="3D926289" w14:textId="0D784A20" w:rsidR="00EE34CB" w:rsidRDefault="00EE34CB" w:rsidP="00EE34CB">
      <w:pPr>
        <w:pStyle w:val="Code"/>
      </w:pPr>
      <w:r>
        <w:t xml:space="preserve">    // if (this.mCollector.pixelTouches(this.mPortal, h)) {  </w:t>
      </w:r>
    </w:p>
    <w:p w14:paraId="3A8C2875" w14:textId="77777777" w:rsidR="00EE34CB" w:rsidRDefault="00EE34CB" w:rsidP="00EE34CB">
      <w:pPr>
        <w:pStyle w:val="Code"/>
      </w:pPr>
      <w:r>
        <w:t xml:space="preserve">        </w:t>
      </w:r>
    </w:p>
    <w:p w14:paraId="33DAF4DE" w14:textId="66F03BBA" w:rsidR="00EE34CB" w:rsidRDefault="00EE34CB" w:rsidP="00EE34CB">
      <w:pPr>
        <w:pStyle w:val="Code"/>
      </w:pPr>
      <w:r>
        <w:t xml:space="preserve">    if (this.mPortal.pixelTouches(this.mCollector, h)) {</w:t>
      </w:r>
    </w:p>
    <w:p w14:paraId="71F0ACFB" w14:textId="77777777" w:rsidR="00EE34CB" w:rsidRDefault="00EE34CB" w:rsidP="00EE34CB">
      <w:pPr>
        <w:pStyle w:val="Code"/>
      </w:pPr>
      <w:r>
        <w:t xml:space="preserve">            msg = "Collided!: (" + h[0].toPrecision(4) + " " + h[1].toPrecision(4) + ")";</w:t>
      </w:r>
    </w:p>
    <w:p w14:paraId="39290C33" w14:textId="2FD21112" w:rsidR="00EE34CB" w:rsidRDefault="00EE34CB" w:rsidP="00EE34CB">
      <w:pPr>
        <w:pStyle w:val="Code"/>
      </w:pPr>
      <w:r>
        <w:t xml:space="preserve">        this.mDyePack.setVisibility(true);</w:t>
      </w:r>
    </w:p>
    <w:p w14:paraId="76C5D378" w14:textId="35638E20" w:rsidR="00EE34CB" w:rsidRDefault="00EE34CB" w:rsidP="00EE34CB">
      <w:pPr>
        <w:pStyle w:val="Code"/>
      </w:pPr>
      <w:r>
        <w:t xml:space="preserve">        this.mDyePack.getXform().setXPos(h[0]);</w:t>
      </w:r>
    </w:p>
    <w:p w14:paraId="1E4EA5B8" w14:textId="0F5AAEA8" w:rsidR="00EE34CB" w:rsidRDefault="00EE34CB" w:rsidP="00EE34CB">
      <w:pPr>
        <w:pStyle w:val="Code"/>
      </w:pPr>
      <w:r>
        <w:t xml:space="preserve">        this.mDyePack.getXform().setYPos(h[1]);</w:t>
      </w:r>
    </w:p>
    <w:p w14:paraId="4A3858E3" w14:textId="0420A862" w:rsidR="00EE34CB" w:rsidRDefault="00EE34CB" w:rsidP="00EE34CB">
      <w:pPr>
        <w:pStyle w:val="Code"/>
      </w:pPr>
      <w:r>
        <w:t xml:space="preserve">    } else {</w:t>
      </w:r>
    </w:p>
    <w:p w14:paraId="6EB6DC85" w14:textId="53FB3185" w:rsidR="00EE34CB" w:rsidRDefault="00EE34CB" w:rsidP="00EE34CB">
      <w:pPr>
        <w:pStyle w:val="Code"/>
      </w:pPr>
      <w:r>
        <w:t xml:space="preserve">        this.mDyePack.setVisibility(false);</w:t>
      </w:r>
    </w:p>
    <w:p w14:paraId="7836D545" w14:textId="5F3F5563" w:rsidR="00EE34CB" w:rsidRDefault="00EE34CB" w:rsidP="00EE34CB">
      <w:pPr>
        <w:pStyle w:val="Code"/>
      </w:pPr>
      <w:r>
        <w:t xml:space="preserve">    }</w:t>
      </w:r>
    </w:p>
    <w:p w14:paraId="6AA0BB1D" w14:textId="5063CA34" w:rsidR="00EE34CB" w:rsidRDefault="00EE34CB" w:rsidP="00EE34CB">
      <w:pPr>
        <w:pStyle w:val="Code"/>
      </w:pPr>
      <w:r>
        <w:t xml:space="preserve">    this.mMsg.setText(msg);</w:t>
      </w:r>
    </w:p>
    <w:p w14:paraId="33373BE6" w14:textId="77777777" w:rsidR="00EE34CB" w:rsidRDefault="00EE34CB" w:rsidP="00EE34CB">
      <w:pPr>
        <w:pStyle w:val="Code"/>
      </w:pPr>
    </w:p>
    <w:p w14:paraId="51B432E6" w14:textId="28FBFE9D" w:rsidR="00EE34CB" w:rsidRDefault="00EE34CB" w:rsidP="00EE34CB">
      <w:pPr>
        <w:pStyle w:val="Code"/>
      </w:pPr>
      <w:r>
        <w:t>}</w:t>
      </w:r>
    </w:p>
    <w:p w14:paraId="7CBF97CA" w14:textId="77777777" w:rsidR="006723AB" w:rsidRPr="000A2B88" w:rsidRDefault="006723AB" w:rsidP="00BD194A">
      <w:pPr>
        <w:pStyle w:val="BodyTextCont"/>
      </w:pPr>
      <w:r>
        <w:t xml:space="preserve">You can now test the collision accuracy by moving the two minions and intersecting them at different </w:t>
      </w:r>
      <w:r w:rsidRPr="00BD194A">
        <w:t>locations</w:t>
      </w:r>
      <w:r>
        <w:t xml:space="preserve"> (for example, top colliding with the bottom, left colliding with the right) or moving them such that there are large overlapping areas. Notice that it is rather difficult, if not impossible, to predict the actual reported intersection position (position of the </w:t>
      </w:r>
      <w:proofErr w:type="spellStart"/>
      <w:r w:rsidRPr="00A71933">
        <w:rPr>
          <w:rStyle w:val="CodeInline"/>
        </w:rPr>
        <w:t>DyePack</w:t>
      </w:r>
      <w:proofErr w:type="spellEnd"/>
      <w:r>
        <w:t xml:space="preserve">). It is important to remember that the per-pixel collision function is mainly a function that returns </w:t>
      </w:r>
      <w:r w:rsidRPr="008D7C2C">
        <w:rPr>
          <w:rStyle w:val="CodeInline"/>
        </w:rPr>
        <w:t>true</w:t>
      </w:r>
      <w:r>
        <w:t xml:space="preserve"> or </w:t>
      </w:r>
      <w:r w:rsidRPr="008D7C2C">
        <w:rPr>
          <w:rStyle w:val="CodeInline"/>
        </w:rPr>
        <w:t>false</w:t>
      </w:r>
      <w:r>
        <w:t xml:space="preserve"> indicating whether there is a collision. You cannot rely on this function to compute the actual collision position. Lastly, try switching to calling the </w:t>
      </w:r>
      <w:proofErr w:type="spellStart"/>
      <w:r w:rsidRPr="00B727F0">
        <w:rPr>
          <w:rStyle w:val="CodeInline"/>
        </w:rPr>
        <w:t>Collector.pixelTouches</w:t>
      </w:r>
      <w:proofErr w:type="spellEnd"/>
      <w:r w:rsidRPr="00B727F0">
        <w:rPr>
          <w:rStyle w:val="CodeInline"/>
        </w:rPr>
        <w:t>()</w:t>
      </w:r>
      <w:r>
        <w:t xml:space="preserve"> function to detect collisions. Notice the less than real-time performance! In this case, the computation cost of </w:t>
      </w:r>
      <w:r w:rsidRPr="00BC1260">
        <w:t xml:space="preserve">the </w:t>
      </w:r>
      <w:proofErr w:type="spellStart"/>
      <w:r w:rsidRPr="00BC1260">
        <w:rPr>
          <w:rStyle w:val="CodeInline"/>
        </w:rPr>
        <w:t>Collector.pixelTouches</w:t>
      </w:r>
      <w:proofErr w:type="spellEnd"/>
      <w:r w:rsidRPr="00BC1260">
        <w:rPr>
          <w:rStyle w:val="CodeInline"/>
        </w:rPr>
        <w:t>()</w:t>
      </w:r>
      <w:r w:rsidRPr="00BC1260">
        <w:t xml:space="preserve"> function is 16</w:t>
      </w:r>
      <w:r>
        <w:t>×</w:t>
      </w:r>
      <w:r w:rsidRPr="00BC1260">
        <w:t xml:space="preserve">16=256 times that of the </w:t>
      </w:r>
      <w:proofErr w:type="spellStart"/>
      <w:r w:rsidRPr="00BC1260">
        <w:rPr>
          <w:rStyle w:val="CodeInline"/>
        </w:rPr>
        <w:t>Portal.pixelTouches</w:t>
      </w:r>
      <w:proofErr w:type="spellEnd"/>
      <w:r w:rsidRPr="00BC1260">
        <w:rPr>
          <w:rStyle w:val="CodeInline"/>
        </w:rPr>
        <w:t>()</w:t>
      </w:r>
      <w:r w:rsidRPr="00BC1260">
        <w:t xml:space="preserve"> function</w:t>
      </w:r>
      <w:r>
        <w:fldChar w:fldCharType="begin"/>
      </w:r>
      <w:r>
        <w:instrText xml:space="preserve"> XE "</w:instrText>
      </w:r>
      <w:r w:rsidRPr="00537262">
        <w:instrText>Per-Pixel Collisions Project:in MyGame</w:instrText>
      </w:r>
      <w:r>
        <w:instrText xml:space="preserve">" </w:instrText>
      </w:r>
      <w:r>
        <w:fldChar w:fldCharType="end"/>
      </w:r>
      <w:r>
        <w:t>.</w:t>
      </w:r>
    </w:p>
    <w:p w14:paraId="5D2F0C5A" w14:textId="77777777" w:rsidR="006723AB" w:rsidRPr="00816C89" w:rsidRDefault="006723AB" w:rsidP="006723AB">
      <w:pPr>
        <w:pStyle w:val="Heading1"/>
      </w:pPr>
      <w:r>
        <w:lastRenderedPageBreak/>
        <w:t>Generalized Per-</w:t>
      </w:r>
      <w:r w:rsidRPr="00816C89">
        <w:t>Pixel Collisions</w:t>
      </w:r>
    </w:p>
    <w:p w14:paraId="70F9CF27" w14:textId="77777777" w:rsidR="006723AB" w:rsidRPr="007A1ED0" w:rsidRDefault="006723AB" w:rsidP="006723AB">
      <w:pPr>
        <w:pStyle w:val="BodyTextFirst"/>
      </w:pPr>
      <w:r w:rsidRPr="007A1ED0">
        <w:t xml:space="preserve">In the previous section, you saw the basic operations required to achieve </w:t>
      </w:r>
      <w:r>
        <w:t>per-</w:t>
      </w:r>
      <w:r w:rsidRPr="007A1ED0">
        <w:t>pixel</w:t>
      </w:r>
      <w:r>
        <w:t>-</w:t>
      </w:r>
      <w:r w:rsidRPr="007A1ED0">
        <w:t>accurate collision</w:t>
      </w:r>
      <w:r>
        <w:t xml:space="preserve"> detection</w:t>
      </w:r>
      <w:r w:rsidRPr="007A1ED0">
        <w:t xml:space="preserve">. However, as you may have noticed, the previous project applies only when the textures are aligned </w:t>
      </w:r>
      <w:r>
        <w:t>along the x/</w:t>
      </w:r>
      <w:r w:rsidRPr="007A1ED0">
        <w:t>y</w:t>
      </w:r>
      <w:r>
        <w:t>-</w:t>
      </w:r>
      <w:r w:rsidRPr="007A1ED0">
        <w:t xml:space="preserve">axes. This means that </w:t>
      </w:r>
      <w:r>
        <w:t xml:space="preserve">your implementation does not support </w:t>
      </w:r>
      <w:r w:rsidRPr="007A1ED0">
        <w:t xml:space="preserve">collisions between rotated </w:t>
      </w:r>
      <w:r>
        <w:t>objects</w:t>
      </w:r>
      <w:r w:rsidRPr="007A1ED0">
        <w:t xml:space="preserve">. </w:t>
      </w:r>
    </w:p>
    <w:p w14:paraId="3A8D120A" w14:textId="77777777" w:rsidR="006723AB" w:rsidRPr="007A1ED0" w:rsidRDefault="006723AB" w:rsidP="00BD194A">
      <w:pPr>
        <w:pStyle w:val="BodyTextCont"/>
      </w:pPr>
      <w:r w:rsidRPr="007A1ED0">
        <w:t xml:space="preserve">This section explains how you can achieve </w:t>
      </w:r>
      <w:r>
        <w:t>per-</w:t>
      </w:r>
      <w:r w:rsidRPr="007A1ED0">
        <w:t>pi</w:t>
      </w:r>
      <w:r>
        <w:t>xel-</w:t>
      </w:r>
      <w:r w:rsidRPr="007A1ED0">
        <w:t xml:space="preserve">accurate </w:t>
      </w:r>
      <w:r>
        <w:t>collision detection</w:t>
      </w:r>
      <w:r w:rsidRPr="007A1ED0">
        <w:t xml:space="preserve"> when </w:t>
      </w:r>
      <w:r>
        <w:t xml:space="preserve">objects </w:t>
      </w:r>
      <w:r w:rsidRPr="007A1ED0">
        <w:t>are rotated. The fundamental concepts of this project are the same as in the previous project</w:t>
      </w:r>
      <w:r>
        <w:t>;</w:t>
      </w:r>
      <w:r w:rsidRPr="007A1ED0">
        <w:t xml:space="preserve"> </w:t>
      </w:r>
      <w:r>
        <w:t xml:space="preserve">however, </w:t>
      </w:r>
      <w:r w:rsidRPr="007A1ED0">
        <w:t xml:space="preserve">this version </w:t>
      </w:r>
      <w:r>
        <w:t>involves working with vector decomposition, and a quick review can be helpful</w:t>
      </w:r>
      <w:r w:rsidRPr="007A1ED0">
        <w:t>.</w:t>
      </w:r>
    </w:p>
    <w:p w14:paraId="50F9E1AC" w14:textId="77777777" w:rsidR="006723AB" w:rsidRPr="00431C46" w:rsidRDefault="006723AB" w:rsidP="006723AB">
      <w:pPr>
        <w:pStyle w:val="Heading2"/>
      </w:pPr>
      <w:r>
        <w:t>Vector Review: Components and D</w:t>
      </w:r>
      <w:r w:rsidRPr="00431C46">
        <w:t>ecomposition</w:t>
      </w:r>
    </w:p>
    <w:p w14:paraId="1D536DBC" w14:textId="77777777" w:rsidR="006723AB" w:rsidRPr="00431C46" w:rsidRDefault="006723AB" w:rsidP="006723AB">
      <w:pPr>
        <w:pStyle w:val="BodyTextFirst"/>
      </w:pPr>
      <w:r>
        <w:t xml:space="preserve">Recall </w:t>
      </w:r>
      <w:r w:rsidRPr="00431C46">
        <w:t xml:space="preserve">that two perpendicular directions can be used to </w:t>
      </w:r>
      <w:r>
        <w:t>decompose</w:t>
      </w:r>
      <w:r w:rsidRPr="00431C46">
        <w:t xml:space="preserve"> </w:t>
      </w:r>
      <w:r>
        <w:t>a vector into corresponding components. For example, Figure 6-18</w:t>
      </w:r>
      <w:r>
        <w:fldChar w:fldCharType="begin"/>
      </w:r>
      <w:r>
        <w:instrText xml:space="preserve"> XE "</w:instrText>
      </w:r>
      <w:r w:rsidRPr="00537262">
        <w:instrText xml:space="preserve">Generalized Per-Pixel Collisions Project:vector V </w:instrText>
      </w:r>
      <w:r w:rsidRPr="00537262">
        <w:rPr>
          <w:rFonts w:ascii="Cambria Math" w:hAnsi="Cambria Math" w:cs="Cambria Math"/>
        </w:rPr>
        <w:instrText>⃑</w:instrText>
      </w:r>
      <w:r>
        <w:rPr>
          <w:rFonts w:ascii="Cambria Math" w:hAnsi="Cambria Math" w:cs="Cambria Math"/>
        </w:rPr>
        <w:instrText xml:space="preserve"> decomposition</w:instrText>
      </w:r>
      <w:r>
        <w:instrText xml:space="preserve">" </w:instrText>
      </w:r>
      <w:r>
        <w:fldChar w:fldCharType="end"/>
      </w:r>
      <w:r w:rsidRPr="00431C46">
        <w:t xml:space="preserve"> contains two normalized vectors</w:t>
      </w:r>
      <w:r>
        <w:t>, or the component vectors,</w:t>
      </w:r>
      <w:r w:rsidRPr="00431C46">
        <w:t xml:space="preserve"> that can be used to </w:t>
      </w:r>
      <w:r>
        <w:t>decompose</w:t>
      </w:r>
      <w:r w:rsidRPr="00431C46">
        <w:t xml:space="preserve"> </w:t>
      </w:r>
      <w:r>
        <w:t xml:space="preserve">the </w:t>
      </w:r>
      <w:r w:rsidRPr="00431C46">
        <w:t xml:space="preserve">vector </w:t>
      </w:r>
      <m:oMath>
        <m:acc>
          <m:accPr>
            <m:chr m:val="⃑"/>
            <m:ctrlPr>
              <w:rPr>
                <w:rFonts w:ascii="Cambria Math" w:hAnsi="Cambria Math"/>
              </w:rPr>
            </m:ctrlPr>
          </m:accPr>
          <m:e>
            <m:r>
              <w:rPr>
                <w:rFonts w:ascii="Cambria Math" w:hAnsi="Cambria Math"/>
              </w:rPr>
              <m:t>V</m:t>
            </m:r>
          </m:e>
        </m:acc>
        <m:r>
          <w:rPr>
            <w:rFonts w:ascii="Cambria Math" w:hAnsi="Cambria Math"/>
          </w:rPr>
          <m:t>=(2, 3)</m:t>
        </m:r>
      </m:oMath>
      <w:r>
        <w:t>: t</w:t>
      </w:r>
      <w:r w:rsidRPr="00431C46">
        <w:t xml:space="preserve">he normalized </w:t>
      </w:r>
      <w:r>
        <w:t xml:space="preserve">component </w:t>
      </w:r>
      <w:r w:rsidRPr="00431C46">
        <w:t>vector</w:t>
      </w:r>
      <w:r>
        <w:t>s</w:t>
      </w:r>
      <w:r w:rsidRPr="00431C46">
        <w:t xml:space="preserve"> </w:t>
      </w:r>
      <m:oMath>
        <m:acc>
          <m:accPr>
            <m:ctrlPr>
              <w:rPr>
                <w:rFonts w:ascii="Cambria Math" w:hAnsi="Cambria Math"/>
              </w:rPr>
            </m:ctrlPr>
          </m:accPr>
          <m:e>
            <m:r>
              <w:rPr>
                <w:rFonts w:ascii="Cambria Math" w:hAnsi="Cambria Math"/>
              </w:rPr>
              <m:t>i</m:t>
            </m:r>
          </m:e>
        </m:acc>
        <m:r>
          <w:rPr>
            <w:rFonts w:ascii="Cambria Math" w:hAnsi="Cambria Math"/>
          </w:rPr>
          <m:t>=(1, 0)</m:t>
        </m:r>
      </m:oMath>
      <w:r w:rsidRPr="00431C46">
        <w:t xml:space="preserve"> </w:t>
      </w:r>
      <w:r w:rsidRPr="00BA5880">
        <w:t xml:space="preserve">and </w:t>
      </w:r>
      <m:oMath>
        <m:acc>
          <m:accPr>
            <m:ctrlPr>
              <w:rPr>
                <w:rFonts w:ascii="Cambria Math" w:hAnsi="Cambria Math"/>
              </w:rPr>
            </m:ctrlPr>
          </m:accPr>
          <m:e>
            <m:r>
              <w:rPr>
                <w:rFonts w:ascii="Cambria Math" w:hAnsi="Cambria Math"/>
              </w:rPr>
              <m:t>j</m:t>
            </m:r>
          </m:e>
        </m:acc>
        <m:r>
          <w:rPr>
            <w:rFonts w:ascii="Cambria Math" w:hAnsi="Cambria Math"/>
          </w:rPr>
          <m:t>=(1, 0)</m:t>
        </m:r>
      </m:oMath>
      <w:r w:rsidRPr="00BA5880">
        <w:t xml:space="preserve"> </w:t>
      </w:r>
      <w:r>
        <w:t xml:space="preserve">decompose the </w:t>
      </w:r>
      <w:r w:rsidRPr="00431C46">
        <w:t xml:space="preserve">vector </w:t>
      </w:r>
      <m:oMath>
        <m:acc>
          <m:accPr>
            <m:chr m:val="⃑"/>
            <m:ctrlPr>
              <w:rPr>
                <w:rFonts w:ascii="Cambria Math" w:hAnsi="Cambria Math"/>
              </w:rPr>
            </m:ctrlPr>
          </m:accPr>
          <m:e>
            <m:r>
              <w:rPr>
                <w:rFonts w:ascii="Cambria Math" w:hAnsi="Cambria Math"/>
              </w:rPr>
              <m:t>V</m:t>
            </m:r>
          </m:e>
        </m:acc>
      </m:oMath>
      <w:r>
        <w:t xml:space="preserve"> into the components </w:t>
      </w:r>
      <m:oMath>
        <m:r>
          <w:rPr>
            <w:rFonts w:ascii="Cambria Math" w:hAnsi="Cambria Math"/>
          </w:rPr>
          <m:t>2</m:t>
        </m:r>
        <m:acc>
          <m:accPr>
            <m:ctrlPr>
              <w:rPr>
                <w:rFonts w:ascii="Cambria Math" w:hAnsi="Cambria Math"/>
              </w:rPr>
            </m:ctrlPr>
          </m:accPr>
          <m:e>
            <m:r>
              <w:rPr>
                <w:rFonts w:ascii="Cambria Math" w:hAnsi="Cambria Math"/>
              </w:rPr>
              <m:t>i</m:t>
            </m:r>
          </m:e>
        </m:acc>
      </m:oMath>
      <w:r>
        <w:t xml:space="preserve"> and </w:t>
      </w:r>
      <m:oMath>
        <m:r>
          <w:rPr>
            <w:rFonts w:ascii="Cambria Math" w:hAnsi="Cambria Math"/>
          </w:rPr>
          <m:t>3</m:t>
        </m:r>
        <m:acc>
          <m:accPr>
            <m:ctrlPr>
              <w:rPr>
                <w:rFonts w:ascii="Cambria Math" w:hAnsi="Cambria Math"/>
              </w:rPr>
            </m:ctrlPr>
          </m:accPr>
          <m:e>
            <m:r>
              <w:rPr>
                <w:rFonts w:ascii="Cambria Math" w:hAnsi="Cambria Math"/>
              </w:rPr>
              <m:t>j</m:t>
            </m:r>
          </m:e>
        </m:acc>
      </m:oMath>
      <w:r>
        <w:t>.</w:t>
      </w:r>
    </w:p>
    <w:p w14:paraId="24A58E81" w14:textId="77777777" w:rsidR="006723AB" w:rsidRPr="00431C46" w:rsidRDefault="006723AB" w:rsidP="006723AB">
      <w:pPr>
        <w:pStyle w:val="Figure"/>
      </w:pPr>
      <w:r>
        <w:rPr>
          <w:noProof/>
        </w:rPr>
        <w:drawing>
          <wp:inline distT="0" distB="0" distL="0" distR="0" wp14:anchorId="788E99F8" wp14:editId="11B5C751">
            <wp:extent cx="2295525" cy="1741170"/>
            <wp:effectExtent l="0" t="0" r="0" b="0"/>
            <wp:docPr id="142" name="Picture 80" descr="6-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6-1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295525" cy="1741170"/>
                    </a:xfrm>
                    <a:prstGeom prst="rect">
                      <a:avLst/>
                    </a:prstGeom>
                    <a:noFill/>
                    <a:ln>
                      <a:noFill/>
                    </a:ln>
                  </pic:spPr>
                </pic:pic>
              </a:graphicData>
            </a:graphic>
          </wp:inline>
        </w:drawing>
      </w:r>
    </w:p>
    <w:p w14:paraId="7E58B018" w14:textId="77777777" w:rsidR="006723AB" w:rsidRPr="00431C46" w:rsidRDefault="006723AB" w:rsidP="006723AB">
      <w:pPr>
        <w:pStyle w:val="FigureCaption"/>
      </w:pPr>
      <w:r>
        <w:t>Figure 6-18</w:t>
      </w:r>
      <w:r w:rsidRPr="00431C46">
        <w:t>.</w:t>
      </w:r>
      <w:r w:rsidRPr="00431C46">
        <w:t> </w:t>
      </w:r>
      <w:r w:rsidRPr="00431C46">
        <w:t xml:space="preserve">The </w:t>
      </w:r>
      <w:r>
        <w:t xml:space="preserve">decomposition of </w:t>
      </w:r>
      <w:r w:rsidRPr="00431C46">
        <w:t xml:space="preserve">vector </w:t>
      </w:r>
      <m:oMath>
        <m:acc>
          <m:accPr>
            <m:chr m:val="⃑"/>
            <m:ctrlPr>
              <w:rPr>
                <w:rFonts w:ascii="Cambria Math" w:hAnsi="Cambria Math"/>
              </w:rPr>
            </m:ctrlPr>
          </m:accPr>
          <m:e>
            <m:r>
              <w:rPr>
                <w:rFonts w:ascii="Cambria Math" w:hAnsi="Cambria Math"/>
              </w:rPr>
              <m:t>V</m:t>
            </m:r>
          </m:e>
        </m:acc>
        <m:r>
          <m:rPr>
            <m:sty m:val="p"/>
          </m:rPr>
          <w:rPr>
            <w:rFonts w:ascii="Cambria Math" w:hAnsi="Cambria Math"/>
            <w:i w:val="0"/>
          </w:rPr>
          <w:fldChar w:fldCharType="begin"/>
        </m:r>
      </m:oMath>
      <w:r w:rsidRPr="00D71738">
        <w:rPr>
          <w:i w:val="0"/>
        </w:rPr>
        <w:instrText xml:space="preserve"> XE "Generalized Per-Pixel Collisions Project:vector </w:instrText>
      </w:r>
      <m:oMath>
        <m:acc>
          <m:accPr>
            <m:chr m:val="⃑"/>
            <m:ctrlPr>
              <w:rPr>
                <w:rFonts w:ascii="Cambria Math" w:hAnsi="Cambria Math"/>
                <w:i w:val="0"/>
              </w:rPr>
            </m:ctrlPr>
          </m:accPr>
          <m:e>
            <m:r>
              <w:rPr>
                <w:rFonts w:ascii="Cambria Math" w:hAnsi="Cambria Math"/>
              </w:rPr>
              <m:t>V</m:t>
            </m:r>
          </m:e>
        </m:acc>
      </m:oMath>
      <w:r w:rsidRPr="00D71738">
        <w:rPr>
          <w:rFonts w:eastAsiaTheme="minorEastAsia"/>
          <w:i w:val="0"/>
        </w:rPr>
        <w:instrText>decomposition</w:instrText>
      </w:r>
      <w:r w:rsidRPr="00D71738">
        <w:rPr>
          <w:i w:val="0"/>
        </w:rPr>
        <w:instrText xml:space="preserve">" </w:instrText>
      </w:r>
      <m:oMath>
        <m:r>
          <m:rPr>
            <m:sty m:val="p"/>
          </m:rPr>
          <w:rPr>
            <w:rFonts w:ascii="Cambria Math" w:hAnsi="Cambria Math"/>
            <w:i w:val="0"/>
          </w:rPr>
          <w:fldChar w:fldCharType="end"/>
        </m:r>
      </m:oMath>
    </w:p>
    <w:p w14:paraId="2B6882A1" w14:textId="77777777" w:rsidR="006723AB" w:rsidRPr="00431C46" w:rsidRDefault="006723AB" w:rsidP="00BD194A">
      <w:pPr>
        <w:pStyle w:val="BodyTextCont"/>
      </w:pPr>
      <w:r w:rsidRPr="00431C46">
        <w:t xml:space="preserve">With that in mind, given the normalized perpendicular </w:t>
      </w:r>
      <w:r>
        <w:t xml:space="preserve">component </w:t>
      </w:r>
      <w:r w:rsidRPr="00431C46">
        <w:t xml:space="preserve">vectors </w:t>
      </w:r>
      <m:oMath>
        <m:acc>
          <m:accPr>
            <m:ctrlPr>
              <w:rPr>
                <w:rFonts w:ascii="Cambria Math" w:hAnsi="Cambria Math"/>
              </w:rPr>
            </m:ctrlPr>
          </m:accPr>
          <m:e>
            <m:r>
              <w:rPr>
                <w:rFonts w:ascii="Cambria Math" w:hAnsi="Cambria Math"/>
              </w:rPr>
              <m:t>L</m:t>
            </m:r>
          </m:e>
        </m:acc>
      </m:oMath>
      <w:r w:rsidRPr="00431C46">
        <w:t xml:space="preserve"> and </w:t>
      </w:r>
      <m:oMath>
        <m:acc>
          <m:accPr>
            <m:ctrlPr>
              <w:rPr>
                <w:rFonts w:ascii="Cambria Math" w:hAnsi="Cambria Math"/>
              </w:rPr>
            </m:ctrlPr>
          </m:accPr>
          <m:e>
            <m:r>
              <w:rPr>
                <w:rFonts w:ascii="Cambria Math" w:hAnsi="Cambria Math"/>
              </w:rPr>
              <m:t>M</m:t>
            </m:r>
          </m:e>
        </m:acc>
      </m:oMath>
      <w:r w:rsidRPr="00431C46">
        <w:t xml:space="preserve"> and any vector </w:t>
      </w:r>
      <m:oMath>
        <m:acc>
          <m:accPr>
            <m:chr m:val="⃑"/>
            <m:ctrlPr>
              <w:rPr>
                <w:rFonts w:ascii="Cambria Math" w:hAnsi="Cambria Math"/>
              </w:rPr>
            </m:ctrlPr>
          </m:accPr>
          <m:e>
            <m:r>
              <w:rPr>
                <w:rFonts w:ascii="Cambria Math" w:hAnsi="Cambria Math"/>
              </w:rPr>
              <m:t>V</m:t>
            </m:r>
          </m:e>
        </m:acc>
      </m:oMath>
      <w:r w:rsidRPr="00431C46">
        <w:t>, the following formulas will always be true. You can see a representatio</w:t>
      </w:r>
      <w:r>
        <w:t>n of this principle in Figure 6-19</w:t>
      </w:r>
      <w:r>
        <w:fldChar w:fldCharType="begin"/>
      </w:r>
      <w:r>
        <w:instrText xml:space="preserve"> XE "</w:instrText>
      </w:r>
      <w:r w:rsidRPr="00537262">
        <w:instrText>Generalized Per-Pixel Collisions Project:two normalized component vectors, vector decomposition</w:instrText>
      </w:r>
      <w:r>
        <w:instrText xml:space="preserve">" </w:instrText>
      </w:r>
      <w:r>
        <w:fldChar w:fldCharType="end"/>
      </w:r>
      <w:r w:rsidRPr="00431C46">
        <w:t>.</w:t>
      </w:r>
    </w:p>
    <w:p w14:paraId="63682258" w14:textId="77777777" w:rsidR="006723AB" w:rsidRPr="00431C46" w:rsidRDefault="007E0049" w:rsidP="006723AB">
      <w:pPr>
        <w:pStyle w:val="Equation"/>
      </w:pPr>
      <m:oMath>
        <m:acc>
          <m:accPr>
            <m:chr m:val="⃑"/>
            <m:ctrlPr/>
          </m:accPr>
          <m:e>
            <m:r>
              <m:t>V</m:t>
            </m:r>
          </m:e>
        </m:acc>
        <m:r>
          <m:rPr>
            <m:sty m:val="p"/>
          </m:rPr>
          <m:t xml:space="preserve">= </m:t>
        </m:r>
        <m:d>
          <m:dPr>
            <m:ctrlPr/>
          </m:dPr>
          <m:e>
            <m:acc>
              <m:accPr>
                <m:chr m:val="⃑"/>
                <m:ctrlPr/>
              </m:accPr>
              <m:e>
                <m:r>
                  <m:t>V</m:t>
                </m:r>
              </m:e>
            </m:acc>
            <m:r>
              <m:rPr>
                <m:sty m:val="p"/>
              </m:rPr>
              <m:t>∙</m:t>
            </m:r>
            <m:acc>
              <m:accPr>
                <m:ctrlPr/>
              </m:accPr>
              <m:e>
                <m:r>
                  <m:t>i</m:t>
                </m:r>
              </m:e>
            </m:acc>
          </m:e>
        </m:d>
        <m:r>
          <m:t xml:space="preserve"> </m:t>
        </m:r>
        <m:acc>
          <m:accPr>
            <m:ctrlPr/>
          </m:accPr>
          <m:e>
            <m:r>
              <m:t>i</m:t>
            </m:r>
          </m:e>
        </m:acc>
        <m:r>
          <m:rPr>
            <m:sty m:val="p"/>
          </m:rPr>
          <m:t xml:space="preserve">+ </m:t>
        </m:r>
        <m:d>
          <m:dPr>
            <m:ctrlPr/>
          </m:dPr>
          <m:e>
            <m:acc>
              <m:accPr>
                <m:chr m:val="⃑"/>
                <m:ctrlPr/>
              </m:accPr>
              <m:e>
                <m:r>
                  <m:t>V</m:t>
                </m:r>
              </m:e>
            </m:acc>
            <m:r>
              <m:rPr>
                <m:sty m:val="p"/>
              </m:rPr>
              <m:t>∙</m:t>
            </m:r>
            <m:acc>
              <m:accPr>
                <m:ctrlPr/>
              </m:accPr>
              <m:e>
                <m:r>
                  <m:t>j</m:t>
                </m:r>
              </m:e>
            </m:acc>
          </m:e>
        </m:d>
        <m:r>
          <m:t xml:space="preserve"> </m:t>
        </m:r>
        <m:acc>
          <m:accPr>
            <m:ctrlPr/>
          </m:accPr>
          <m:e>
            <m:r>
              <m:t>j</m:t>
            </m:r>
          </m:e>
        </m:acc>
        <m:r>
          <m:rPr>
            <m:sty m:val="p"/>
          </m:rPr>
          <m:t xml:space="preserve"> </m:t>
        </m:r>
      </m:oMath>
      <w:r w:rsidR="006723AB" w:rsidRPr="00431C46">
        <w:t xml:space="preserve"> </w:t>
      </w:r>
    </w:p>
    <w:p w14:paraId="2CFA6B3A" w14:textId="77777777" w:rsidR="006723AB" w:rsidRPr="00431C46" w:rsidRDefault="007E0049" w:rsidP="006723AB">
      <w:pPr>
        <w:pStyle w:val="Equation"/>
      </w:pPr>
      <m:oMath>
        <m:acc>
          <m:accPr>
            <m:chr m:val="⃑"/>
            <m:ctrlPr/>
          </m:accPr>
          <m:e>
            <m:r>
              <m:t>V</m:t>
            </m:r>
          </m:e>
        </m:acc>
        <m:r>
          <m:rPr>
            <m:sty m:val="p"/>
          </m:rPr>
          <m:t xml:space="preserve">= </m:t>
        </m:r>
        <m:d>
          <m:dPr>
            <m:ctrlPr/>
          </m:dPr>
          <m:e>
            <m:acc>
              <m:accPr>
                <m:chr m:val="⃑"/>
                <m:ctrlPr/>
              </m:accPr>
              <m:e>
                <m:r>
                  <m:t>V</m:t>
                </m:r>
              </m:e>
            </m:acc>
            <m:r>
              <m:rPr>
                <m:sty m:val="p"/>
              </m:rPr>
              <m:t>∙</m:t>
            </m:r>
            <m:acc>
              <m:accPr>
                <m:ctrlPr/>
              </m:accPr>
              <m:e>
                <m:r>
                  <m:t>L</m:t>
                </m:r>
              </m:e>
            </m:acc>
          </m:e>
        </m:d>
        <m:r>
          <m:t xml:space="preserve"> </m:t>
        </m:r>
        <m:acc>
          <m:accPr>
            <m:ctrlPr/>
          </m:accPr>
          <m:e>
            <m:r>
              <m:t>L</m:t>
            </m:r>
          </m:e>
        </m:acc>
        <m:r>
          <m:rPr>
            <m:sty m:val="p"/>
          </m:rPr>
          <m:t xml:space="preserve"> + </m:t>
        </m:r>
        <m:d>
          <m:dPr>
            <m:ctrlPr/>
          </m:dPr>
          <m:e>
            <m:acc>
              <m:accPr>
                <m:chr m:val="⃑"/>
                <m:ctrlPr/>
              </m:accPr>
              <m:e>
                <m:r>
                  <m:t>V</m:t>
                </m:r>
              </m:e>
            </m:acc>
            <m:r>
              <m:rPr>
                <m:sty m:val="p"/>
              </m:rPr>
              <m:t>∙</m:t>
            </m:r>
            <m:acc>
              <m:accPr>
                <m:ctrlPr/>
              </m:accPr>
              <m:e>
                <m:r>
                  <m:t>M</m:t>
                </m:r>
              </m:e>
            </m:acc>
          </m:e>
        </m:d>
      </m:oMath>
      <w:r w:rsidR="006723AB" w:rsidRPr="00431C46">
        <w:t xml:space="preserve"> </w:t>
      </w:r>
      <m:oMath>
        <m:acc>
          <m:accPr>
            <m:ctrlPr/>
          </m:accPr>
          <m:e>
            <m:r>
              <m:t>M</m:t>
            </m:r>
          </m:e>
        </m:acc>
      </m:oMath>
    </w:p>
    <w:p w14:paraId="1DF06112" w14:textId="77777777" w:rsidR="006723AB" w:rsidRPr="00431C46" w:rsidRDefault="006723AB" w:rsidP="006723AB">
      <w:pPr>
        <w:pStyle w:val="Figure"/>
      </w:pPr>
      <w:r>
        <w:rPr>
          <w:noProof/>
        </w:rPr>
        <w:lastRenderedPageBreak/>
        <w:drawing>
          <wp:inline distT="0" distB="0" distL="0" distR="0" wp14:anchorId="05AC2A99" wp14:editId="38EADD97">
            <wp:extent cx="3745230" cy="1750695"/>
            <wp:effectExtent l="0" t="0" r="0" b="1905"/>
            <wp:docPr id="157" name="Picture 83" descr="6-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6-1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745230" cy="1750695"/>
                    </a:xfrm>
                    <a:prstGeom prst="rect">
                      <a:avLst/>
                    </a:prstGeom>
                    <a:noFill/>
                    <a:ln>
                      <a:noFill/>
                    </a:ln>
                  </pic:spPr>
                </pic:pic>
              </a:graphicData>
            </a:graphic>
          </wp:inline>
        </w:drawing>
      </w:r>
    </w:p>
    <w:p w14:paraId="29C8B094" w14:textId="77777777" w:rsidR="006723AB" w:rsidRPr="00431C46" w:rsidRDefault="006723AB" w:rsidP="006723AB">
      <w:pPr>
        <w:pStyle w:val="FigureCaption"/>
      </w:pPr>
      <w:r>
        <w:t>Figure 6-19</w:t>
      </w:r>
      <w:r w:rsidRPr="00431C46">
        <w:t>.</w:t>
      </w:r>
      <w:r w:rsidRPr="00431C46">
        <w:t> </w:t>
      </w:r>
      <w:r>
        <w:t>Decomposing a vector by two normalized component vectors</w:t>
      </w:r>
      <w:r>
        <w:fldChar w:fldCharType="begin"/>
      </w:r>
      <w:r>
        <w:instrText xml:space="preserve"> XE "</w:instrText>
      </w:r>
      <w:r w:rsidRPr="00537262">
        <w:instrText>Generalized Per-Pixel Collisions Project:two normalized component vectors, vector decomposition</w:instrText>
      </w:r>
      <w:r>
        <w:instrText xml:space="preserve">" </w:instrText>
      </w:r>
      <w:r>
        <w:fldChar w:fldCharType="end"/>
      </w:r>
    </w:p>
    <w:p w14:paraId="132AEAB8" w14:textId="77777777" w:rsidR="006723AB" w:rsidRPr="00431C46" w:rsidRDefault="006723AB" w:rsidP="00BD194A">
      <w:pPr>
        <w:pStyle w:val="BodyTextCont"/>
      </w:pPr>
      <w:r>
        <w:t xml:space="preserve">Vector </w:t>
      </w:r>
      <w:r w:rsidRPr="00BD194A">
        <w:t>decomposition</w:t>
      </w:r>
      <w:r>
        <w:t xml:space="preserve"> is </w:t>
      </w:r>
      <w:r w:rsidRPr="00431C46">
        <w:t xml:space="preserve">relevant to this project because of the </w:t>
      </w:r>
      <w:r>
        <w:t xml:space="preserve">rotated image axes. </w:t>
      </w:r>
      <w:r w:rsidRPr="00431C46">
        <w:t xml:space="preserve">Without rotation, </w:t>
      </w:r>
      <w:r>
        <w:t xml:space="preserve">an image can be referenced by the familiar </w:t>
      </w:r>
      <w:r w:rsidRPr="00431C46">
        <w:t>normalized perpendicular set</w:t>
      </w:r>
      <w:r>
        <w:t xml:space="preserve"> of</w:t>
      </w:r>
      <w:r w:rsidRPr="00431C46">
        <w:t xml:space="preserve"> vectors along the default </w:t>
      </w:r>
      <w:r>
        <w:t>x-</w:t>
      </w:r>
      <w:r w:rsidRPr="00431C46">
        <w:t>axis</w:t>
      </w:r>
      <w:r>
        <w:t xml:space="preserve"> (</w:t>
      </w:r>
      <m:oMath>
        <m:acc>
          <m:accPr>
            <m:ctrlPr>
              <w:rPr>
                <w:rFonts w:ascii="Cambria Math" w:hAnsi="Cambria Math"/>
              </w:rPr>
            </m:ctrlPr>
          </m:accPr>
          <m:e>
            <m:r>
              <w:rPr>
                <w:rFonts w:ascii="Cambria Math" w:hAnsi="Cambria Math"/>
              </w:rPr>
              <m:t>i</m:t>
            </m:r>
          </m:e>
        </m:acc>
      </m:oMath>
      <w:r>
        <w:t xml:space="preserve">) </w:t>
      </w:r>
      <w:r w:rsidRPr="00431C46">
        <w:t xml:space="preserve">and </w:t>
      </w:r>
      <w:r>
        <w:t>y-</w:t>
      </w:r>
      <w:r w:rsidRPr="00431C46">
        <w:t>axis</w:t>
      </w:r>
      <w:r>
        <w:t xml:space="preserve"> (</w:t>
      </w:r>
      <m:oMath>
        <m:acc>
          <m:accPr>
            <m:ctrlPr>
              <w:rPr>
                <w:rFonts w:ascii="Cambria Math" w:hAnsi="Cambria Math"/>
              </w:rPr>
            </m:ctrlPr>
          </m:accPr>
          <m:e>
            <m:r>
              <w:rPr>
                <w:rFonts w:ascii="Cambria Math" w:hAnsi="Cambria Math"/>
              </w:rPr>
              <m:t>j</m:t>
            </m:r>
          </m:e>
        </m:acc>
      </m:oMath>
      <w:r>
        <w:t>)</w:t>
      </w:r>
      <w:r w:rsidRPr="00431C46">
        <w:t>. You handled this case in the previous project. You can se</w:t>
      </w:r>
      <w:r>
        <w:t>e an example of this in Figure 6-20</w:t>
      </w:r>
      <w:r>
        <w:fldChar w:fldCharType="begin"/>
      </w:r>
      <w:r>
        <w:instrText xml:space="preserve"> XE "</w:instrText>
      </w:r>
      <w:r w:rsidRPr="00537262">
        <w:instrText>Generalized Per-Pixel Collisions Projec</w:instrText>
      </w:r>
      <w:r>
        <w:instrText>t:</w:instrText>
      </w:r>
      <w:r w:rsidRPr="00537262">
        <w:instrText>axes-aligned texture</w:instrText>
      </w:r>
      <w:r>
        <w:instrText xml:space="preserve">" </w:instrText>
      </w:r>
      <w:r>
        <w:fldChar w:fldCharType="end"/>
      </w:r>
      <w:r w:rsidRPr="00431C46">
        <w:t>.</w:t>
      </w:r>
    </w:p>
    <w:p w14:paraId="707B5D39" w14:textId="77777777" w:rsidR="006723AB" w:rsidRPr="00431C46" w:rsidRDefault="006723AB" w:rsidP="006723AB">
      <w:pPr>
        <w:pStyle w:val="Figure"/>
      </w:pPr>
      <w:r>
        <w:rPr>
          <w:noProof/>
        </w:rPr>
        <w:drawing>
          <wp:inline distT="0" distB="0" distL="0" distR="0" wp14:anchorId="2543B190" wp14:editId="30FFB4A2">
            <wp:extent cx="1779905" cy="1663700"/>
            <wp:effectExtent l="0" t="0" r="0" b="0"/>
            <wp:docPr id="162" name="Picture 81" descr="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6-20"/>
                    <pic:cNvPicPr>
                      <a:picLocks noChangeAspect="1" noChangeArrowheads="1"/>
                    </pic:cNvPicPr>
                  </pic:nvPicPr>
                  <pic:blipFill>
                    <a:blip r:embed="rId30">
                      <a:grayscl/>
                      <a:extLst>
                        <a:ext uri="{28A0092B-C50C-407E-A947-70E740481C1C}">
                          <a14:useLocalDpi xmlns:a14="http://schemas.microsoft.com/office/drawing/2010/main" val="0"/>
                        </a:ext>
                      </a:extLst>
                    </a:blip>
                    <a:srcRect/>
                    <a:stretch>
                      <a:fillRect/>
                    </a:stretch>
                  </pic:blipFill>
                  <pic:spPr bwMode="auto">
                    <a:xfrm>
                      <a:off x="0" y="0"/>
                      <a:ext cx="1779905" cy="1663700"/>
                    </a:xfrm>
                    <a:prstGeom prst="rect">
                      <a:avLst/>
                    </a:prstGeom>
                    <a:noFill/>
                    <a:ln>
                      <a:noFill/>
                    </a:ln>
                  </pic:spPr>
                </pic:pic>
              </a:graphicData>
            </a:graphic>
          </wp:inline>
        </w:drawing>
      </w:r>
    </w:p>
    <w:p w14:paraId="47B43F61" w14:textId="77777777" w:rsidR="006723AB" w:rsidRPr="00431C46" w:rsidRDefault="006723AB" w:rsidP="006723AB">
      <w:pPr>
        <w:pStyle w:val="FigureCaption"/>
      </w:pPr>
      <w:r>
        <w:t>Figure 6-20</w:t>
      </w:r>
      <w:r w:rsidRPr="00431C46">
        <w:t>.</w:t>
      </w:r>
      <w:r w:rsidRPr="00431C46">
        <w:t> </w:t>
      </w:r>
      <w:r w:rsidRPr="00431C46">
        <w:t>An ax</w:t>
      </w:r>
      <w:r>
        <w:t>e</w:t>
      </w:r>
      <w:r w:rsidRPr="00431C46">
        <w:t>s</w:t>
      </w:r>
      <w:r>
        <w:t>-</w:t>
      </w:r>
      <w:r w:rsidRPr="00431C46">
        <w:t>aligned texture</w:t>
      </w:r>
      <w:r>
        <w:fldChar w:fldCharType="begin"/>
      </w:r>
      <w:r>
        <w:instrText xml:space="preserve"> XE "</w:instrText>
      </w:r>
      <w:r w:rsidRPr="00537262">
        <w:instrText>Generalized Per-Pixel Collisions Projec</w:instrText>
      </w:r>
      <w:r>
        <w:instrText>t:</w:instrText>
      </w:r>
      <w:r w:rsidRPr="00537262">
        <w:instrText>axes-aligned texture</w:instrText>
      </w:r>
      <w:r>
        <w:instrText xml:space="preserve">" </w:instrText>
      </w:r>
      <w:r>
        <w:fldChar w:fldCharType="end"/>
      </w:r>
    </w:p>
    <w:p w14:paraId="68F046D3" w14:textId="77777777" w:rsidR="006723AB" w:rsidRPr="00431C46" w:rsidRDefault="006723AB" w:rsidP="00BD194A">
      <w:pPr>
        <w:pStyle w:val="BodyTextCont"/>
      </w:pPr>
      <w:r w:rsidRPr="00431C46">
        <w:t>However, after the image has been rotated, the reference</w:t>
      </w:r>
      <w:r>
        <w:t xml:space="preserve"> vector set no longer resides along</w:t>
      </w:r>
      <w:r w:rsidRPr="00431C46">
        <w:t xml:space="preserve"> the </w:t>
      </w:r>
      <w:r>
        <w:t>x/y-</w:t>
      </w:r>
      <w:r w:rsidRPr="00431C46">
        <w:t xml:space="preserve">axes. Therefore, the collision computation must take into account the newly rotated axes </w:t>
      </w:r>
      <m:oMath>
        <m:acc>
          <m:accPr>
            <m:ctrlPr>
              <w:rPr>
                <w:rFonts w:ascii="Cambria Math" w:hAnsi="Cambria Math"/>
              </w:rPr>
            </m:ctrlPr>
          </m:accPr>
          <m:e>
            <m:r>
              <w:rPr>
                <w:rFonts w:ascii="Cambria Math" w:hAnsi="Cambria Math"/>
              </w:rPr>
              <m:t>L</m:t>
            </m:r>
          </m:e>
        </m:acc>
        <m:r>
          <w:rPr>
            <w:rFonts w:ascii="Cambria Math" w:hAnsi="Cambria Math"/>
          </w:rPr>
          <m:t xml:space="preserve"> </m:t>
        </m:r>
      </m:oMath>
      <w:r w:rsidRPr="00431C46">
        <w:t xml:space="preserve">and </w:t>
      </w:r>
      <m:oMath>
        <m:acc>
          <m:accPr>
            <m:ctrlPr>
              <w:rPr>
                <w:rFonts w:ascii="Cambria Math" w:hAnsi="Cambria Math"/>
              </w:rPr>
            </m:ctrlPr>
          </m:accPr>
          <m:e>
            <m:r>
              <w:rPr>
                <w:rFonts w:ascii="Cambria Math" w:hAnsi="Cambria Math"/>
              </w:rPr>
              <m:t>M</m:t>
            </m:r>
          </m:e>
        </m:acc>
      </m:oMath>
      <w:r>
        <w:t>, as shown in Figure 6-21</w:t>
      </w:r>
      <w:r w:rsidRPr="00431C46">
        <w:t>.</w:t>
      </w:r>
      <w:r>
        <w:fldChar w:fldCharType="begin"/>
      </w:r>
      <w:r>
        <w:instrText xml:space="preserve"> XE "</w:instrText>
      </w:r>
      <w:r w:rsidRPr="00537262">
        <w:instrText>Generalized Per-Pixel Collisions Projec</w:instrText>
      </w:r>
      <w:r>
        <w:instrText>t:</w:instrText>
      </w:r>
      <w:r w:rsidRPr="00537262">
        <w:instrText>rotated texture and component vectors</w:instrText>
      </w:r>
      <w:r>
        <w:instrText xml:space="preserve">" </w:instrText>
      </w:r>
      <w:r>
        <w:fldChar w:fldCharType="end"/>
      </w:r>
    </w:p>
    <w:p w14:paraId="64D9FDA4" w14:textId="77777777" w:rsidR="006723AB" w:rsidRPr="00431C46" w:rsidRDefault="006723AB" w:rsidP="006723AB">
      <w:pPr>
        <w:pStyle w:val="Figure"/>
      </w:pPr>
      <w:r>
        <w:rPr>
          <w:noProof/>
        </w:rPr>
        <w:lastRenderedPageBreak/>
        <w:drawing>
          <wp:inline distT="0" distB="0" distL="0" distR="0" wp14:anchorId="5CC18417" wp14:editId="06F54D03">
            <wp:extent cx="2052320" cy="2110740"/>
            <wp:effectExtent l="0" t="0" r="5080" b="3810"/>
            <wp:docPr id="167" name="Picture 82" descr="6-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6-21"/>
                    <pic:cNvPicPr>
                      <a:picLocks noChangeAspect="1" noChangeArrowheads="1"/>
                    </pic:cNvPicPr>
                  </pic:nvPicPr>
                  <pic:blipFill>
                    <a:blip r:embed="rId31">
                      <a:grayscl/>
                      <a:extLst>
                        <a:ext uri="{28A0092B-C50C-407E-A947-70E740481C1C}">
                          <a14:useLocalDpi xmlns:a14="http://schemas.microsoft.com/office/drawing/2010/main" val="0"/>
                        </a:ext>
                      </a:extLst>
                    </a:blip>
                    <a:srcRect/>
                    <a:stretch>
                      <a:fillRect/>
                    </a:stretch>
                  </pic:blipFill>
                  <pic:spPr bwMode="auto">
                    <a:xfrm>
                      <a:off x="0" y="0"/>
                      <a:ext cx="2052320" cy="2110740"/>
                    </a:xfrm>
                    <a:prstGeom prst="rect">
                      <a:avLst/>
                    </a:prstGeom>
                    <a:noFill/>
                    <a:ln>
                      <a:noFill/>
                    </a:ln>
                  </pic:spPr>
                </pic:pic>
              </a:graphicData>
            </a:graphic>
          </wp:inline>
        </w:drawing>
      </w:r>
    </w:p>
    <w:p w14:paraId="19E4797C" w14:textId="77777777" w:rsidR="006723AB" w:rsidRPr="00431C46" w:rsidRDefault="006723AB" w:rsidP="006723AB">
      <w:pPr>
        <w:pStyle w:val="FigureCaption"/>
      </w:pPr>
      <w:r>
        <w:t>Figure 6-21</w:t>
      </w:r>
      <w:r w:rsidRPr="00431C46">
        <w:t>.</w:t>
      </w:r>
      <w:r w:rsidRPr="00431C46">
        <w:t> </w:t>
      </w:r>
      <w:r w:rsidRPr="00431C46">
        <w:t>A rotated texture and its component vectors</w:t>
      </w:r>
      <w:r>
        <w:fldChar w:fldCharType="begin"/>
      </w:r>
      <w:r>
        <w:instrText xml:space="preserve"> XE "</w:instrText>
      </w:r>
      <w:r w:rsidRPr="00537262">
        <w:instrText>Generalized Per-Pixel Collisions Projec</w:instrText>
      </w:r>
      <w:r>
        <w:instrText>t:</w:instrText>
      </w:r>
      <w:r w:rsidRPr="00537262">
        <w:instrText>rotated texture and component vectors</w:instrText>
      </w:r>
      <w:r>
        <w:instrText xml:space="preserve">" </w:instrText>
      </w:r>
      <w:r>
        <w:fldChar w:fldCharType="end"/>
      </w:r>
    </w:p>
    <w:p w14:paraId="6D155C04" w14:textId="77777777" w:rsidR="006723AB" w:rsidRPr="00816C89" w:rsidRDefault="006723AB" w:rsidP="006723AB">
      <w:pPr>
        <w:pStyle w:val="Heading2"/>
      </w:pPr>
      <w:r>
        <w:t xml:space="preserve">The General </w:t>
      </w:r>
      <w:r w:rsidRPr="00816C89">
        <w:t>Pixel</w:t>
      </w:r>
      <w:r>
        <w:t xml:space="preserve"> Collisions P</w:t>
      </w:r>
      <w:r w:rsidRPr="00816C89">
        <w:t>roject</w:t>
      </w:r>
    </w:p>
    <w:p w14:paraId="6777FAB7" w14:textId="3D0649B2" w:rsidR="006723AB" w:rsidRPr="005E2272" w:rsidRDefault="006723AB" w:rsidP="006723AB">
      <w:pPr>
        <w:pStyle w:val="BodyTextFirst"/>
      </w:pPr>
      <w:r w:rsidRPr="004742AE">
        <w:t xml:space="preserve">This project </w:t>
      </w:r>
      <w:r w:rsidRPr="001F5033">
        <w:t>demonstrates how</w:t>
      </w:r>
      <w:r w:rsidRPr="004742AE">
        <w:t xml:space="preserve"> to </w:t>
      </w:r>
      <w:r>
        <w:t>detect a collision between</w:t>
      </w:r>
      <w:r w:rsidRPr="004742AE">
        <w:t xml:space="preserve"> two </w:t>
      </w:r>
      <w:r>
        <w:t xml:space="preserve">rotated </w:t>
      </w:r>
      <w:proofErr w:type="spellStart"/>
      <w:r w:rsidRPr="008C60A1">
        <w:rPr>
          <w:rStyle w:val="CodeInline"/>
        </w:rPr>
        <w:t>TextureRenderable</w:t>
      </w:r>
      <w:proofErr w:type="spellEnd"/>
      <w:r>
        <w:t xml:space="preserve"> objects</w:t>
      </w:r>
      <w:r w:rsidRPr="004742AE">
        <w:t xml:space="preserve"> </w:t>
      </w:r>
      <w:r>
        <w:t>with per-pixel accuracy</w:t>
      </w:r>
      <w:r w:rsidRPr="004742AE">
        <w:t xml:space="preserve">. </w:t>
      </w:r>
      <w:r>
        <w:t xml:space="preserve">As in the previous project, </w:t>
      </w:r>
      <w:r w:rsidRPr="004742AE">
        <w:t>a</w:t>
      </w:r>
      <w:r>
        <w:t xml:space="preserve"> yellow</w:t>
      </w:r>
      <w:r w:rsidRPr="004742AE">
        <w:t xml:space="preserve"> </w:t>
      </w:r>
      <w:proofErr w:type="spellStart"/>
      <w:r w:rsidRPr="007C43DF">
        <w:rPr>
          <w:rStyle w:val="CodeInline"/>
        </w:rPr>
        <w:t>DyePack</w:t>
      </w:r>
      <w:proofErr w:type="spellEnd"/>
      <w:r>
        <w:t xml:space="preserve"> object (as a tes</w:t>
      </w:r>
      <w:r w:rsidRPr="004742AE">
        <w:t>t confirmation</w:t>
      </w:r>
      <w:r>
        <w:t>) will be displayed at</w:t>
      </w:r>
      <w:r w:rsidRPr="00262DCF">
        <w:t xml:space="preserve"> the </w:t>
      </w:r>
      <w:r>
        <w:t>detected colliding position</w:t>
      </w:r>
      <w:r w:rsidRPr="004742AE">
        <w:t xml:space="preserve">. </w:t>
      </w:r>
      <w:r>
        <w:t>You can see a</w:t>
      </w:r>
      <w:r w:rsidRPr="004742AE">
        <w:t>n example of this project running in Figure</w:t>
      </w:r>
      <w:r>
        <w:t xml:space="preserve"> 6-22</w:t>
      </w:r>
      <w:r>
        <w:fldChar w:fldCharType="begin"/>
      </w:r>
      <w:r>
        <w:instrText xml:space="preserve"> XE "</w:instrText>
      </w:r>
      <w:r w:rsidRPr="00537262">
        <w:instrText>Generalized Per-Pixel Collisions Project:running of</w:instrText>
      </w:r>
      <w:r>
        <w:instrText xml:space="preserve">" </w:instrText>
      </w:r>
      <w:r>
        <w:fldChar w:fldCharType="end"/>
      </w:r>
      <w:r w:rsidRPr="004742AE">
        <w:t>.</w:t>
      </w:r>
      <w:r>
        <w:t xml:space="preserve"> The source code to this project is defined in the </w:t>
      </w:r>
      <w:r w:rsidRPr="00EE0655">
        <w:rPr>
          <w:rStyle w:val="CodeInline"/>
        </w:rPr>
        <w:t>C</w:t>
      </w:r>
      <w:r>
        <w:rPr>
          <w:rStyle w:val="CodeInline"/>
        </w:rPr>
        <w:t>hapter6/6.5</w:t>
      </w:r>
      <w:r w:rsidRPr="00EE0655">
        <w:rPr>
          <w:rStyle w:val="CodeInline"/>
        </w:rPr>
        <w:t>.</w:t>
      </w:r>
      <w:r w:rsidR="0055334A">
        <w:rPr>
          <w:rStyle w:val="CodeInline"/>
        </w:rPr>
        <w:t>g</w:t>
      </w:r>
      <w:r>
        <w:rPr>
          <w:rStyle w:val="CodeInline"/>
        </w:rPr>
        <w:t>eneral</w:t>
      </w:r>
      <w:r w:rsidR="0055334A">
        <w:rPr>
          <w:rStyle w:val="CodeInline"/>
        </w:rPr>
        <w:t>_p</w:t>
      </w:r>
      <w:r>
        <w:rPr>
          <w:rStyle w:val="CodeInline"/>
        </w:rPr>
        <w:t>ixel</w:t>
      </w:r>
      <w:r w:rsidR="0055334A">
        <w:rPr>
          <w:rStyle w:val="CodeInline"/>
        </w:rPr>
        <w:t>_c</w:t>
      </w:r>
      <w:r>
        <w:rPr>
          <w:rStyle w:val="CodeInline"/>
        </w:rPr>
        <w:t>ollisions</w:t>
      </w:r>
      <w:r>
        <w:t xml:space="preserve"> fo</w:t>
      </w:r>
      <w:r w:rsidRPr="009B6F1C">
        <w:t>lder</w:t>
      </w:r>
      <w:r w:rsidRPr="004E33BF">
        <w:t>.</w:t>
      </w:r>
    </w:p>
    <w:p w14:paraId="00DA22AA" w14:textId="77777777" w:rsidR="006723AB" w:rsidRPr="00816C89" w:rsidRDefault="006723AB" w:rsidP="006723AB">
      <w:pPr>
        <w:pStyle w:val="Figure"/>
      </w:pPr>
      <w:r>
        <w:rPr>
          <w:noProof/>
        </w:rPr>
        <w:lastRenderedPageBreak/>
        <w:drawing>
          <wp:inline distT="0" distB="0" distL="0" distR="0" wp14:anchorId="0B9819BA" wp14:editId="651F996F">
            <wp:extent cx="5038725" cy="3813175"/>
            <wp:effectExtent l="0" t="0" r="9525" b="0"/>
            <wp:docPr id="168" name="Picture 35"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Picture 35" descr="Graphical user interface, application, Teams&#10;&#10;Description automatically generated"/>
                    <pic:cNvPicPr>
                      <a:picLocks noChangeAspect="1" noChangeArrowheads="1"/>
                    </pic:cNvPicPr>
                  </pic:nvPicPr>
                  <pic:blipFill>
                    <a:blip r:embed="rId32">
                      <a:grayscl/>
                      <a:extLst>
                        <a:ext uri="{28A0092B-C50C-407E-A947-70E740481C1C}">
                          <a14:useLocalDpi xmlns:a14="http://schemas.microsoft.com/office/drawing/2010/main" val="0"/>
                        </a:ext>
                      </a:extLst>
                    </a:blip>
                    <a:srcRect/>
                    <a:stretch>
                      <a:fillRect/>
                    </a:stretch>
                  </pic:blipFill>
                  <pic:spPr bwMode="auto">
                    <a:xfrm>
                      <a:off x="0" y="0"/>
                      <a:ext cx="5038725" cy="3813175"/>
                    </a:xfrm>
                    <a:prstGeom prst="rect">
                      <a:avLst/>
                    </a:prstGeom>
                    <a:noFill/>
                    <a:ln>
                      <a:noFill/>
                    </a:ln>
                  </pic:spPr>
                </pic:pic>
              </a:graphicData>
            </a:graphic>
          </wp:inline>
        </w:drawing>
      </w:r>
    </w:p>
    <w:p w14:paraId="4B70819D" w14:textId="77777777" w:rsidR="006723AB" w:rsidRPr="00816C89" w:rsidRDefault="006723AB" w:rsidP="006723AB">
      <w:pPr>
        <w:pStyle w:val="FigureCaption"/>
      </w:pPr>
      <w:r>
        <w:t xml:space="preserve">Figure 6-22. </w:t>
      </w:r>
      <w:r w:rsidRPr="00816C89">
        <w:t xml:space="preserve">Running the </w:t>
      </w:r>
      <w:r>
        <w:t>General</w:t>
      </w:r>
      <w:r>
        <w:fldChar w:fldCharType="begin"/>
      </w:r>
      <w:r>
        <w:instrText xml:space="preserve"> XE "</w:instrText>
      </w:r>
      <w:r w:rsidRPr="00537262">
        <w:instrText>Generalized Per-Pixel Collisions Project:running of</w:instrText>
      </w:r>
      <w:r>
        <w:instrText xml:space="preserve">" </w:instrText>
      </w:r>
      <w:r>
        <w:fldChar w:fldCharType="end"/>
      </w:r>
      <w:r>
        <w:t xml:space="preserve"> Pixel Collisions</w:t>
      </w:r>
      <w:r w:rsidRPr="00816C89">
        <w:t xml:space="preserve"> </w:t>
      </w:r>
      <w:r>
        <w:t>p</w:t>
      </w:r>
      <w:r w:rsidRPr="00816C89">
        <w:t>roject</w:t>
      </w:r>
    </w:p>
    <w:p w14:paraId="3629442C" w14:textId="77777777" w:rsidR="006723AB" w:rsidRPr="00816C89" w:rsidRDefault="006723AB" w:rsidP="00BD194A">
      <w:pPr>
        <w:pStyle w:val="BodyTextCont"/>
      </w:pPr>
      <w:r>
        <w:t xml:space="preserve">The controls </w:t>
      </w:r>
      <w:r w:rsidRPr="00BD194A">
        <w:t>of</w:t>
      </w:r>
      <w:r w:rsidRPr="00BD194A">
        <w:fldChar w:fldCharType="begin"/>
      </w:r>
      <w:r w:rsidRPr="00BD194A">
        <w:instrText xml:space="preserve"> XE "Generalized Per-Pixel Collisions Project:controls of" </w:instrText>
      </w:r>
      <w:r w:rsidRPr="00BD194A">
        <w:fldChar w:fldCharType="end"/>
      </w:r>
      <w:r w:rsidRPr="00BD194A">
        <w:t xml:space="preserve"> </w:t>
      </w:r>
      <w:r>
        <w:t>the project are as follows</w:t>
      </w:r>
      <w:r w:rsidRPr="00816C89">
        <w:t>:</w:t>
      </w:r>
    </w:p>
    <w:p w14:paraId="68290CA5" w14:textId="77777777" w:rsidR="006723AB" w:rsidRPr="00BD194A" w:rsidRDefault="006723AB" w:rsidP="00BD194A">
      <w:pPr>
        <w:pStyle w:val="Bullet"/>
      </w:pPr>
      <w:r w:rsidRPr="00BD194A">
        <w:rPr>
          <w:rStyle w:val="Strong"/>
          <w:b w:val="0"/>
          <w:bCs w:val="0"/>
        </w:rPr>
        <w:t>Arrow keys:</w:t>
      </w:r>
      <w:r w:rsidRPr="00BD194A">
        <w:t xml:space="preserve"> Move the small textured object, the </w:t>
      </w:r>
      <w:r w:rsidRPr="00BD194A">
        <w:rPr>
          <w:rStyle w:val="CodeInline"/>
          <w:rFonts w:ascii="Utopia" w:hAnsi="Utopia"/>
          <w:bdr w:val="none" w:sz="0" w:space="0" w:color="auto"/>
        </w:rPr>
        <w:t>Portal</w:t>
      </w:r>
      <w:r w:rsidRPr="00BD194A">
        <w:t xml:space="preserve"> minion</w:t>
      </w:r>
    </w:p>
    <w:p w14:paraId="09D70CC8" w14:textId="77777777" w:rsidR="006723AB" w:rsidRPr="00BD194A" w:rsidRDefault="006723AB" w:rsidP="00BD194A">
      <w:pPr>
        <w:pStyle w:val="Bullet"/>
      </w:pPr>
      <w:r w:rsidRPr="00BD194A">
        <w:rPr>
          <w:rStyle w:val="Strong"/>
          <w:b w:val="0"/>
          <w:bCs w:val="0"/>
        </w:rPr>
        <w:t>P key</w:t>
      </w:r>
      <w:r w:rsidRPr="00BD194A">
        <w:t xml:space="preserve">: Rotates the small textured object, the </w:t>
      </w:r>
      <w:r w:rsidRPr="00BD194A">
        <w:rPr>
          <w:rStyle w:val="CodeInline"/>
          <w:rFonts w:ascii="Utopia" w:hAnsi="Utopia"/>
          <w:bdr w:val="none" w:sz="0" w:space="0" w:color="auto"/>
        </w:rPr>
        <w:t>Portal</w:t>
      </w:r>
      <w:r w:rsidRPr="00BD194A">
        <w:t xml:space="preserve"> minion</w:t>
      </w:r>
    </w:p>
    <w:p w14:paraId="1A120B48" w14:textId="77777777" w:rsidR="006723AB" w:rsidRPr="00BD194A" w:rsidRDefault="006723AB" w:rsidP="00BD194A">
      <w:pPr>
        <w:pStyle w:val="Bullet"/>
      </w:pPr>
      <w:r w:rsidRPr="00BD194A">
        <w:rPr>
          <w:rStyle w:val="Strong"/>
          <w:b w:val="0"/>
          <w:bCs w:val="0"/>
        </w:rPr>
        <w:t>WASD keys:</w:t>
      </w:r>
      <w:r w:rsidRPr="00BD194A">
        <w:t xml:space="preserve"> Move the large textured object, the </w:t>
      </w:r>
      <w:r w:rsidRPr="00BD194A">
        <w:rPr>
          <w:rStyle w:val="CodeInline"/>
          <w:rFonts w:ascii="Utopia" w:hAnsi="Utopia"/>
          <w:bdr w:val="none" w:sz="0" w:space="0" w:color="auto"/>
        </w:rPr>
        <w:t>Collector</w:t>
      </w:r>
      <w:r w:rsidRPr="00BD194A">
        <w:t xml:space="preserve"> minion</w:t>
      </w:r>
    </w:p>
    <w:p w14:paraId="41478C98" w14:textId="77777777" w:rsidR="006723AB" w:rsidRPr="00BD194A" w:rsidRDefault="006723AB" w:rsidP="00BD194A">
      <w:pPr>
        <w:pStyle w:val="Bullet"/>
      </w:pPr>
      <w:r w:rsidRPr="00BD194A">
        <w:rPr>
          <w:rStyle w:val="Strong"/>
          <w:b w:val="0"/>
          <w:bCs w:val="0"/>
        </w:rPr>
        <w:t>E key</w:t>
      </w:r>
      <w:r w:rsidRPr="00BD194A">
        <w:t xml:space="preserve">: Rotates the large textured object, the </w:t>
      </w:r>
      <w:r w:rsidRPr="00BD194A">
        <w:rPr>
          <w:rStyle w:val="CodeInline"/>
          <w:rFonts w:ascii="Utopia" w:hAnsi="Utopia"/>
          <w:bdr w:val="none" w:sz="0" w:space="0" w:color="auto"/>
        </w:rPr>
        <w:t>Collector</w:t>
      </w:r>
      <w:r w:rsidRPr="00BD194A">
        <w:t xml:space="preserve"> minion</w:t>
      </w:r>
    </w:p>
    <w:p w14:paraId="70E968F9" w14:textId="77777777" w:rsidR="00BD194A" w:rsidRPr="0023031F" w:rsidRDefault="00BD194A" w:rsidP="00BD194A">
      <w:pPr>
        <w:pStyle w:val="Bullet"/>
        <w:numPr>
          <w:ilvl w:val="0"/>
          <w:numId w:val="0"/>
        </w:numPr>
        <w:spacing w:after="0"/>
        <w:ind w:left="720"/>
      </w:pPr>
    </w:p>
    <w:p w14:paraId="456D1CC8" w14:textId="77777777" w:rsidR="006723AB" w:rsidRPr="00816C89" w:rsidRDefault="006723AB" w:rsidP="00BD194A">
      <w:pPr>
        <w:pStyle w:val="BodyTextCont"/>
      </w:pPr>
      <w:r w:rsidRPr="00816C89">
        <w:t>The goals of</w:t>
      </w:r>
      <w:r>
        <w:fldChar w:fldCharType="begin"/>
      </w:r>
      <w:r>
        <w:instrText xml:space="preserve"> XE "</w:instrText>
      </w:r>
      <w:r w:rsidRPr="00537262">
        <w:instrText>Generalized Per-Pixel Collisions Project:goals of</w:instrText>
      </w:r>
      <w:r>
        <w:instrText xml:space="preserve">" </w:instrText>
      </w:r>
      <w:r>
        <w:fldChar w:fldCharType="end"/>
      </w:r>
      <w:r w:rsidRPr="00816C89">
        <w:t xml:space="preserve"> the project are as follows:</w:t>
      </w:r>
    </w:p>
    <w:p w14:paraId="05F5F61B" w14:textId="77777777" w:rsidR="006723AB" w:rsidRPr="00BD194A" w:rsidRDefault="006723AB" w:rsidP="00BD194A">
      <w:pPr>
        <w:pStyle w:val="Bullet"/>
      </w:pPr>
      <w:r w:rsidRPr="00BD194A">
        <w:t>To access pixels of a rotated image via vector decomposition</w:t>
      </w:r>
    </w:p>
    <w:p w14:paraId="47EF2E4B" w14:textId="77777777" w:rsidR="006723AB" w:rsidRPr="00BD194A" w:rsidRDefault="006723AB" w:rsidP="00BD194A">
      <w:pPr>
        <w:pStyle w:val="Bullet"/>
      </w:pPr>
      <w:r w:rsidRPr="00BD194A">
        <w:t>To support per-pixel accurate collision detection between two rotated textured objects</w:t>
      </w:r>
    </w:p>
    <w:p w14:paraId="3DCFCDD6" w14:textId="77777777" w:rsidR="006723AB" w:rsidRPr="00847BAF" w:rsidRDefault="006723AB" w:rsidP="00BD194A">
      <w:pPr>
        <w:pStyle w:val="BodyTextCont"/>
      </w:pPr>
      <w:r w:rsidRPr="00847BAF">
        <w:t xml:space="preserve">You can find the same </w:t>
      </w:r>
      <w:r>
        <w:t xml:space="preserve">external resource </w:t>
      </w:r>
      <w:r w:rsidRPr="00847BAF">
        <w:t xml:space="preserve">files as in the previous project in the </w:t>
      </w:r>
      <w:r w:rsidRPr="00847BAF">
        <w:rPr>
          <w:rStyle w:val="CodeInline"/>
        </w:rPr>
        <w:t>assets</w:t>
      </w:r>
      <w:r w:rsidRPr="00847BAF">
        <w:t xml:space="preserve"> folder. </w:t>
      </w:r>
    </w:p>
    <w:p w14:paraId="6818555E" w14:textId="77777777" w:rsidR="006723AB" w:rsidRDefault="006723AB" w:rsidP="006723AB">
      <w:pPr>
        <w:pStyle w:val="Heading3"/>
      </w:pPr>
      <w:r>
        <w:lastRenderedPageBreak/>
        <w:t xml:space="preserve">Modify </w:t>
      </w:r>
      <w:commentRangeStart w:id="98"/>
      <w:proofErr w:type="spellStart"/>
      <w:r w:rsidRPr="003A170E">
        <w:t>TextureRenderable_PixelCollision</w:t>
      </w:r>
      <w:proofErr w:type="spellEnd"/>
      <w:r>
        <w:fldChar w:fldCharType="begin"/>
      </w:r>
      <w:r>
        <w:instrText xml:space="preserve"> XE "</w:instrText>
      </w:r>
      <w:r w:rsidRPr="00537262">
        <w:instrText>Generalized Per-Pixel Collisions Project:TextureRenderable_PixelCollision modification</w:instrText>
      </w:r>
      <w:r>
        <w:instrText xml:space="preserve">" </w:instrText>
      </w:r>
      <w:r>
        <w:fldChar w:fldCharType="end"/>
      </w:r>
      <w:r>
        <w:t xml:space="preserve"> </w:t>
      </w:r>
      <w:commentRangeEnd w:id="98"/>
      <w:r w:rsidR="0055334A">
        <w:rPr>
          <w:rStyle w:val="CommentReference"/>
          <w:rFonts w:asciiTheme="minorHAnsi" w:eastAsiaTheme="minorHAnsi" w:hAnsiTheme="minorHAnsi" w:cstheme="minorBidi"/>
          <w:color w:val="auto"/>
        </w:rPr>
        <w:commentReference w:id="98"/>
      </w:r>
      <w:r>
        <w:t>to Support Rotation</w:t>
      </w:r>
    </w:p>
    <w:p w14:paraId="088FF40F" w14:textId="0F84CB04" w:rsidR="006723AB" w:rsidRPr="004A32C0" w:rsidRDefault="006723AB" w:rsidP="00E60016">
      <w:pPr>
        <w:pStyle w:val="NumList"/>
        <w:numPr>
          <w:ilvl w:val="0"/>
          <w:numId w:val="22"/>
        </w:numPr>
      </w:pPr>
      <w:r w:rsidRPr="00BD194A">
        <w:t>Edit</w:t>
      </w:r>
      <w:r>
        <w:t xml:space="preserve"> the </w:t>
      </w:r>
      <w:r w:rsidR="0055334A">
        <w:rPr>
          <w:rStyle w:val="CodeInline"/>
        </w:rPr>
        <w:t>t</w:t>
      </w:r>
      <w:r w:rsidRPr="007C1F86">
        <w:rPr>
          <w:rStyle w:val="CodeInline"/>
        </w:rPr>
        <w:t>exture</w:t>
      </w:r>
      <w:r w:rsidR="0055334A">
        <w:rPr>
          <w:rStyle w:val="CodeInline"/>
        </w:rPr>
        <w:t>_r</w:t>
      </w:r>
      <w:r w:rsidRPr="007C1F86">
        <w:rPr>
          <w:rStyle w:val="CodeInline"/>
        </w:rPr>
        <w:t>enderable_</w:t>
      </w:r>
      <w:r w:rsidR="0055334A">
        <w:rPr>
          <w:rStyle w:val="CodeInline"/>
        </w:rPr>
        <w:t>p</w:t>
      </w:r>
      <w:r w:rsidRPr="007C1F86">
        <w:rPr>
          <w:rStyle w:val="CodeInline"/>
        </w:rPr>
        <w:t>ixel</w:t>
      </w:r>
      <w:r w:rsidR="0055334A">
        <w:rPr>
          <w:rStyle w:val="CodeInline"/>
        </w:rPr>
        <w:t>_c</w:t>
      </w:r>
      <w:r w:rsidRPr="007C1F86">
        <w:rPr>
          <w:rStyle w:val="CodeInline"/>
        </w:rPr>
        <w:t>ollision.js</w:t>
      </w:r>
      <w:r>
        <w:t xml:space="preserve"> file and modify the </w:t>
      </w:r>
      <w:r w:rsidRPr="007C1F86">
        <w:rPr>
          <w:rStyle w:val="CodeInline"/>
        </w:rPr>
        <w:t>_</w:t>
      </w:r>
      <w:proofErr w:type="spellStart"/>
      <w:r w:rsidRPr="007C1F86">
        <w:rPr>
          <w:rStyle w:val="CodeInline"/>
        </w:rPr>
        <w:t>indexToWCPosition</w:t>
      </w:r>
      <w:proofErr w:type="spellEnd"/>
      <w:r w:rsidRPr="007C1F86">
        <w:rPr>
          <w:rStyle w:val="CodeInline"/>
        </w:rPr>
        <w:t>()</w:t>
      </w:r>
      <w:r>
        <w:t xml:space="preserve"> function accordingly.</w:t>
      </w:r>
    </w:p>
    <w:p w14:paraId="06929A71" w14:textId="4CC2B689" w:rsidR="0055334A" w:rsidRPr="0055334A" w:rsidRDefault="0055334A" w:rsidP="0055334A">
      <w:pPr>
        <w:pStyle w:val="Code"/>
      </w:pPr>
      <w:r w:rsidRPr="0055334A">
        <w:t>TextureRenderable.prototype._indexToWCPosition = function (returnWCPos, i, j, xDir, yDir) {</w:t>
      </w:r>
    </w:p>
    <w:p w14:paraId="413B8C23" w14:textId="77777777" w:rsidR="0055334A" w:rsidRPr="0055334A" w:rsidRDefault="0055334A" w:rsidP="0055334A">
      <w:pPr>
        <w:pStyle w:val="Code"/>
      </w:pPr>
      <w:r w:rsidRPr="0055334A">
        <w:t xml:space="preserve">    let x = i * this.mXform.getWidth() / this.mElmWidthPixels;</w:t>
      </w:r>
    </w:p>
    <w:p w14:paraId="247BDF34" w14:textId="77777777" w:rsidR="0055334A" w:rsidRPr="0055334A" w:rsidRDefault="0055334A" w:rsidP="0055334A">
      <w:pPr>
        <w:pStyle w:val="Code"/>
      </w:pPr>
      <w:r w:rsidRPr="0055334A">
        <w:t xml:space="preserve">    let y = j * this.mXform.getHeight() / this.mElmHeightPixels;</w:t>
      </w:r>
    </w:p>
    <w:p w14:paraId="3F2E821E" w14:textId="77777777" w:rsidR="0055334A" w:rsidRPr="0055334A" w:rsidRDefault="0055334A" w:rsidP="0055334A">
      <w:pPr>
        <w:pStyle w:val="Code"/>
        <w:rPr>
          <w:rStyle w:val="CodeBold"/>
        </w:rPr>
      </w:pPr>
      <w:r w:rsidRPr="0055334A">
        <w:rPr>
          <w:rStyle w:val="CodeBold"/>
        </w:rPr>
        <w:t xml:space="preserve">    let xDisp = x - (this.mXform.getWidth() * 0.5);</w:t>
      </w:r>
    </w:p>
    <w:p w14:paraId="76428386" w14:textId="77777777" w:rsidR="0055334A" w:rsidRPr="0055334A" w:rsidRDefault="0055334A" w:rsidP="0055334A">
      <w:pPr>
        <w:pStyle w:val="Code"/>
        <w:rPr>
          <w:rStyle w:val="CodeBold"/>
        </w:rPr>
      </w:pPr>
      <w:r w:rsidRPr="0055334A">
        <w:rPr>
          <w:rStyle w:val="CodeBold"/>
        </w:rPr>
        <w:t xml:space="preserve">    let yDisp = y - (this.mXform.getHeight() * 0.5);</w:t>
      </w:r>
    </w:p>
    <w:p w14:paraId="70BCA895" w14:textId="77777777" w:rsidR="0055334A" w:rsidRPr="0055334A" w:rsidRDefault="0055334A" w:rsidP="0055334A">
      <w:pPr>
        <w:pStyle w:val="Code"/>
        <w:rPr>
          <w:rStyle w:val="CodeBold"/>
        </w:rPr>
      </w:pPr>
      <w:r w:rsidRPr="0055334A">
        <w:rPr>
          <w:rStyle w:val="CodeBold"/>
        </w:rPr>
        <w:t xml:space="preserve">    let xDirDisp = [];</w:t>
      </w:r>
    </w:p>
    <w:p w14:paraId="109C548B" w14:textId="77777777" w:rsidR="0055334A" w:rsidRPr="0055334A" w:rsidRDefault="0055334A" w:rsidP="0055334A">
      <w:pPr>
        <w:pStyle w:val="Code"/>
        <w:rPr>
          <w:rStyle w:val="CodeBold"/>
        </w:rPr>
      </w:pPr>
      <w:r w:rsidRPr="0055334A">
        <w:rPr>
          <w:rStyle w:val="CodeBold"/>
        </w:rPr>
        <w:t xml:space="preserve">    let yDirDisp = [];</w:t>
      </w:r>
    </w:p>
    <w:p w14:paraId="58640813" w14:textId="77777777" w:rsidR="0055334A" w:rsidRPr="0055334A" w:rsidRDefault="0055334A" w:rsidP="0055334A">
      <w:pPr>
        <w:pStyle w:val="Code"/>
      </w:pPr>
    </w:p>
    <w:p w14:paraId="1096A7DB" w14:textId="77777777" w:rsidR="0055334A" w:rsidRPr="0055334A" w:rsidRDefault="0055334A" w:rsidP="0055334A">
      <w:pPr>
        <w:pStyle w:val="Code"/>
        <w:rPr>
          <w:rStyle w:val="CodeBold"/>
        </w:rPr>
      </w:pPr>
      <w:r w:rsidRPr="0055334A">
        <w:rPr>
          <w:rStyle w:val="CodeBold"/>
        </w:rPr>
        <w:t xml:space="preserve">    vec2.scale(xDirDisp, xDir, xDisp);</w:t>
      </w:r>
    </w:p>
    <w:p w14:paraId="7EB2460F" w14:textId="77777777" w:rsidR="0055334A" w:rsidRPr="0055334A" w:rsidRDefault="0055334A" w:rsidP="0055334A">
      <w:pPr>
        <w:pStyle w:val="Code"/>
        <w:rPr>
          <w:rStyle w:val="CodeBold"/>
        </w:rPr>
      </w:pPr>
      <w:r w:rsidRPr="0055334A">
        <w:rPr>
          <w:rStyle w:val="CodeBold"/>
        </w:rPr>
        <w:t xml:space="preserve">    vec2.scale(yDirDisp, yDir, yDisp);</w:t>
      </w:r>
    </w:p>
    <w:p w14:paraId="1836B4EC" w14:textId="77777777" w:rsidR="0055334A" w:rsidRPr="0055334A" w:rsidRDefault="0055334A" w:rsidP="0055334A">
      <w:pPr>
        <w:pStyle w:val="Code"/>
        <w:rPr>
          <w:rStyle w:val="CodeBold"/>
        </w:rPr>
      </w:pPr>
      <w:r w:rsidRPr="0055334A">
        <w:rPr>
          <w:rStyle w:val="CodeBold"/>
        </w:rPr>
        <w:t xml:space="preserve">    vec2.add(returnWCPos, this.mXform.getPosition(), xDirDisp);</w:t>
      </w:r>
    </w:p>
    <w:p w14:paraId="05C784CD" w14:textId="77777777" w:rsidR="0055334A" w:rsidRPr="0055334A" w:rsidRDefault="0055334A" w:rsidP="0055334A">
      <w:pPr>
        <w:pStyle w:val="Code"/>
        <w:rPr>
          <w:rStyle w:val="CodeBold"/>
        </w:rPr>
      </w:pPr>
      <w:r w:rsidRPr="0055334A">
        <w:rPr>
          <w:rStyle w:val="CodeBold"/>
        </w:rPr>
        <w:t xml:space="preserve">    vec2.add(returnWCPos, returnWCPos, yDirDisp);</w:t>
      </w:r>
    </w:p>
    <w:p w14:paraId="17205AE7" w14:textId="523E4F63" w:rsidR="0055334A" w:rsidRPr="0055334A" w:rsidRDefault="0055334A" w:rsidP="0055334A">
      <w:pPr>
        <w:pStyle w:val="Code"/>
      </w:pPr>
      <w:r w:rsidRPr="0055334A">
        <w:t>}</w:t>
      </w:r>
    </w:p>
    <w:p w14:paraId="15E4DC83" w14:textId="77777777" w:rsidR="006723AB" w:rsidRPr="00EB4DA7" w:rsidRDefault="006723AB" w:rsidP="00BD194A">
      <w:pPr>
        <w:pStyle w:val="BodyTextCont"/>
      </w:pPr>
      <w:r w:rsidRPr="004A32C0">
        <w:t xml:space="preserve">In </w:t>
      </w:r>
      <w:r w:rsidRPr="00BD194A">
        <w:t>the</w:t>
      </w:r>
      <w:r>
        <w:t xml:space="preserve"> previous code</w:t>
      </w:r>
      <w:r w:rsidRPr="004A32C0">
        <w:t xml:space="preserve">, </w:t>
      </w:r>
      <w:proofErr w:type="spellStart"/>
      <w:r w:rsidRPr="000E3CA5">
        <w:rPr>
          <w:rStyle w:val="CodeInline"/>
        </w:rPr>
        <w:t>xDir</w:t>
      </w:r>
      <w:proofErr w:type="spellEnd"/>
      <w:r w:rsidRPr="000E3CA5">
        <w:t xml:space="preserve"> and </w:t>
      </w:r>
      <w:proofErr w:type="spellStart"/>
      <w:r w:rsidRPr="000E3CA5">
        <w:rPr>
          <w:rStyle w:val="CodeInline"/>
        </w:rPr>
        <w:t>yDir</w:t>
      </w:r>
      <w:proofErr w:type="spellEnd"/>
      <w:r w:rsidRPr="000E3CA5">
        <w:t xml:space="preserve"> are the </w:t>
      </w:r>
      <m:oMath>
        <m:acc>
          <m:accPr>
            <m:ctrlPr>
              <w:rPr>
                <w:rFonts w:ascii="Cambria Math" w:hAnsi="Cambria Math"/>
              </w:rPr>
            </m:ctrlPr>
          </m:accPr>
          <m:e>
            <m:r>
              <w:rPr>
                <w:rFonts w:ascii="Cambria Math" w:hAnsi="Cambria Math"/>
              </w:rPr>
              <m:t>L</m:t>
            </m:r>
          </m:e>
        </m:acc>
        <m:r>
          <w:rPr>
            <w:rFonts w:ascii="Cambria Math" w:hAnsi="Cambria Math"/>
          </w:rPr>
          <m:t xml:space="preserve"> </m:t>
        </m:r>
      </m:oMath>
      <w:r w:rsidRPr="000E3CA5">
        <w:t xml:space="preserve">and </w:t>
      </w:r>
      <m:oMath>
        <m:acc>
          <m:accPr>
            <m:ctrlPr>
              <w:rPr>
                <w:rFonts w:ascii="Cambria Math" w:hAnsi="Cambria Math"/>
              </w:rPr>
            </m:ctrlPr>
          </m:accPr>
          <m:e>
            <m:r>
              <w:rPr>
                <w:rFonts w:ascii="Cambria Math" w:hAnsi="Cambria Math"/>
              </w:rPr>
              <m:t>M</m:t>
            </m:r>
          </m:e>
        </m:acc>
      </m:oMath>
      <w:r>
        <w:t xml:space="preserve"> normalized component vectors. The variables </w:t>
      </w:r>
      <w:proofErr w:type="spellStart"/>
      <w:r w:rsidRPr="001718E9">
        <w:rPr>
          <w:rStyle w:val="CodeInline"/>
        </w:rPr>
        <w:t>xDisp</w:t>
      </w:r>
      <w:proofErr w:type="spellEnd"/>
      <w:r>
        <w:t xml:space="preserve"> and </w:t>
      </w:r>
      <w:proofErr w:type="spellStart"/>
      <w:r w:rsidRPr="001718E9">
        <w:rPr>
          <w:rStyle w:val="CodeInline"/>
        </w:rPr>
        <w:t>yDisp</w:t>
      </w:r>
      <w:proofErr w:type="spellEnd"/>
      <w:r>
        <w:t xml:space="preserve"> are the displacements to be offset along the </w:t>
      </w:r>
      <w:proofErr w:type="spellStart"/>
      <w:r w:rsidRPr="001718E9">
        <w:rPr>
          <w:rStyle w:val="CodeInline"/>
        </w:rPr>
        <w:t>xDir</w:t>
      </w:r>
      <w:proofErr w:type="spellEnd"/>
      <w:r>
        <w:t xml:space="preserve"> and </w:t>
      </w:r>
      <w:proofErr w:type="spellStart"/>
      <w:r w:rsidRPr="001718E9">
        <w:rPr>
          <w:rStyle w:val="CodeInline"/>
        </w:rPr>
        <w:t>yDir</w:t>
      </w:r>
      <w:proofErr w:type="spellEnd"/>
      <w:r>
        <w:t xml:space="preserve">, respectively. The </w:t>
      </w:r>
      <w:r w:rsidRPr="004A32C0">
        <w:t>return</w:t>
      </w:r>
      <w:r>
        <w:t>ed</w:t>
      </w:r>
      <w:r w:rsidRPr="004A32C0">
        <w:t xml:space="preserve"> value of </w:t>
      </w:r>
      <w:proofErr w:type="spellStart"/>
      <w:r w:rsidRPr="008874F5">
        <w:rPr>
          <w:rStyle w:val="CodeInline"/>
        </w:rPr>
        <w:t>returnWCPos</w:t>
      </w:r>
      <w:proofErr w:type="spellEnd"/>
      <w:r w:rsidRPr="004A32C0">
        <w:t xml:space="preserve"> </w:t>
      </w:r>
      <w:r>
        <w:t xml:space="preserve">is a simple displacement from the object’s center position along the </w:t>
      </w:r>
      <w:proofErr w:type="spellStart"/>
      <w:r w:rsidRPr="001718E9">
        <w:rPr>
          <w:rStyle w:val="CodeInline"/>
        </w:rPr>
        <w:t>xDirDisp</w:t>
      </w:r>
      <w:proofErr w:type="spellEnd"/>
      <w:r>
        <w:t xml:space="preserve"> and </w:t>
      </w:r>
      <w:proofErr w:type="spellStart"/>
      <w:r w:rsidRPr="001718E9">
        <w:rPr>
          <w:rStyle w:val="CodeInline"/>
        </w:rPr>
        <w:t>yDirDisp</w:t>
      </w:r>
      <w:proofErr w:type="spellEnd"/>
      <w:r>
        <w:t xml:space="preserve"> vectors, the scaled </w:t>
      </w:r>
      <w:proofErr w:type="spellStart"/>
      <w:r w:rsidRPr="001718E9">
        <w:rPr>
          <w:rStyle w:val="CodeInline"/>
        </w:rPr>
        <w:t>xDir</w:t>
      </w:r>
      <w:proofErr w:type="spellEnd"/>
      <w:r>
        <w:t xml:space="preserve"> and </w:t>
      </w:r>
      <w:proofErr w:type="spellStart"/>
      <w:r w:rsidRPr="001718E9">
        <w:rPr>
          <w:rStyle w:val="CodeInline"/>
        </w:rPr>
        <w:t>yDir</w:t>
      </w:r>
      <w:proofErr w:type="spellEnd"/>
      <w:r>
        <w:t xml:space="preserve"> vectors. </w:t>
      </w:r>
    </w:p>
    <w:p w14:paraId="07EC4A96" w14:textId="77777777" w:rsidR="006723AB" w:rsidRPr="004A32C0" w:rsidRDefault="006723AB" w:rsidP="00E60016">
      <w:pPr>
        <w:pStyle w:val="NumList"/>
        <w:numPr>
          <w:ilvl w:val="0"/>
          <w:numId w:val="8"/>
        </w:numPr>
      </w:pPr>
      <w:r>
        <w:t xml:space="preserve">In a </w:t>
      </w:r>
      <w:r w:rsidRPr="00BD194A">
        <w:t>similar</w:t>
      </w:r>
      <w:r>
        <w:t xml:space="preserve"> fashion, modify the </w:t>
      </w:r>
      <w:r w:rsidRPr="00735E28">
        <w:rPr>
          <w:rStyle w:val="CodeInline"/>
        </w:rPr>
        <w:t>_</w:t>
      </w:r>
      <w:proofErr w:type="spellStart"/>
      <w:r w:rsidRPr="00735E28">
        <w:rPr>
          <w:rStyle w:val="CodeInline"/>
        </w:rPr>
        <w:t>wcPositionToIndex</w:t>
      </w:r>
      <w:proofErr w:type="spellEnd"/>
      <w:r w:rsidRPr="00735E28">
        <w:rPr>
          <w:rStyle w:val="CodeInline"/>
        </w:rPr>
        <w:t>()</w:t>
      </w:r>
      <w:r>
        <w:t xml:space="preserve"> function to support the rotated normalized vector components.</w:t>
      </w:r>
    </w:p>
    <w:p w14:paraId="0AB37388" w14:textId="6447AEE8" w:rsidR="0055334A" w:rsidRDefault="0055334A" w:rsidP="0055334A">
      <w:pPr>
        <w:pStyle w:val="Code"/>
      </w:pPr>
      <w:r>
        <w:t>TextureRenderable.prototype._wcPositionToIndex = function (returnIndex, wcPos, xDir, yDir) {</w:t>
      </w:r>
    </w:p>
    <w:p w14:paraId="2163E600" w14:textId="77777777" w:rsidR="0055334A" w:rsidRDefault="0055334A" w:rsidP="0055334A">
      <w:pPr>
        <w:pStyle w:val="Code"/>
      </w:pPr>
      <w:r>
        <w:t xml:space="preserve">    // use wcPos to compute the corresponding returnIndex[0 and 1]</w:t>
      </w:r>
    </w:p>
    <w:p w14:paraId="107B4D51" w14:textId="77777777" w:rsidR="0055334A" w:rsidRDefault="0055334A" w:rsidP="0055334A">
      <w:pPr>
        <w:pStyle w:val="Code"/>
      </w:pPr>
      <w:r>
        <w:t xml:space="preserve">    let delta = [];</w:t>
      </w:r>
    </w:p>
    <w:p w14:paraId="6551E28F" w14:textId="77777777" w:rsidR="0055334A" w:rsidRDefault="0055334A" w:rsidP="0055334A">
      <w:pPr>
        <w:pStyle w:val="Code"/>
      </w:pPr>
      <w:r>
        <w:t xml:space="preserve">    vec2.sub(delta, wcPos, this.mXform.getPosition());</w:t>
      </w:r>
    </w:p>
    <w:p w14:paraId="116D6264" w14:textId="77777777" w:rsidR="0055334A" w:rsidRDefault="0055334A" w:rsidP="0055334A">
      <w:pPr>
        <w:pStyle w:val="Code"/>
      </w:pPr>
      <w:r>
        <w:t xml:space="preserve">    let xDisp = vec2.dot(delta, xDir);</w:t>
      </w:r>
    </w:p>
    <w:p w14:paraId="2C645306" w14:textId="77777777" w:rsidR="0055334A" w:rsidRDefault="0055334A" w:rsidP="0055334A">
      <w:pPr>
        <w:pStyle w:val="Code"/>
      </w:pPr>
      <w:r>
        <w:t xml:space="preserve">    let yDisp = vec2.dot(delta, yDir);</w:t>
      </w:r>
    </w:p>
    <w:p w14:paraId="1FD1C59A" w14:textId="77777777" w:rsidR="0055334A" w:rsidRDefault="0055334A" w:rsidP="0055334A">
      <w:pPr>
        <w:pStyle w:val="Code"/>
      </w:pPr>
      <w:r>
        <w:t xml:space="preserve">    returnIndex[0] = this.mElmWidthPixels * (xDisp / this.mXform.getWidth());</w:t>
      </w:r>
    </w:p>
    <w:p w14:paraId="4D96762B" w14:textId="77777777" w:rsidR="0055334A" w:rsidRDefault="0055334A" w:rsidP="0055334A">
      <w:pPr>
        <w:pStyle w:val="Code"/>
      </w:pPr>
      <w:r>
        <w:t xml:space="preserve">    returnIndex[1] = this.mElmHeightPixels * (yDisp / this.mXform.getHeight());</w:t>
      </w:r>
    </w:p>
    <w:p w14:paraId="20402591" w14:textId="77777777" w:rsidR="0055334A" w:rsidRDefault="0055334A" w:rsidP="0055334A">
      <w:pPr>
        <w:pStyle w:val="Code"/>
      </w:pPr>
    </w:p>
    <w:p w14:paraId="57EDEC43" w14:textId="77777777" w:rsidR="0055334A" w:rsidRDefault="0055334A" w:rsidP="0055334A">
      <w:pPr>
        <w:pStyle w:val="Code"/>
      </w:pPr>
      <w:r>
        <w:t xml:space="preserve">    // recall that xForm.getPosition() returns center, yet</w:t>
      </w:r>
    </w:p>
    <w:p w14:paraId="5D8DB635" w14:textId="77777777" w:rsidR="0055334A" w:rsidRDefault="0055334A" w:rsidP="0055334A">
      <w:pPr>
        <w:pStyle w:val="Code"/>
      </w:pPr>
      <w:r>
        <w:t xml:space="preserve">    // Texture origin is at lower-left corner!</w:t>
      </w:r>
    </w:p>
    <w:p w14:paraId="2093F05D" w14:textId="77777777" w:rsidR="0055334A" w:rsidRDefault="0055334A" w:rsidP="0055334A">
      <w:pPr>
        <w:pStyle w:val="Code"/>
      </w:pPr>
      <w:r>
        <w:t xml:space="preserve">    returnIndex[0] += this.mElmWidthPixels / 2;</w:t>
      </w:r>
    </w:p>
    <w:p w14:paraId="6678E2D8" w14:textId="77777777" w:rsidR="0055334A" w:rsidRDefault="0055334A" w:rsidP="0055334A">
      <w:pPr>
        <w:pStyle w:val="Code"/>
      </w:pPr>
      <w:r>
        <w:t xml:space="preserve">    returnIndex[1] += this.mElmHeightPixels / 2;</w:t>
      </w:r>
    </w:p>
    <w:p w14:paraId="46A3681D" w14:textId="77777777" w:rsidR="0055334A" w:rsidRDefault="0055334A" w:rsidP="0055334A">
      <w:pPr>
        <w:pStyle w:val="Code"/>
      </w:pPr>
    </w:p>
    <w:p w14:paraId="05DDECBE" w14:textId="77777777" w:rsidR="0055334A" w:rsidRDefault="0055334A" w:rsidP="0055334A">
      <w:pPr>
        <w:pStyle w:val="Code"/>
      </w:pPr>
      <w:r>
        <w:t xml:space="preserve">    returnIndex[0] = Math.floor(returnIndex[0]);</w:t>
      </w:r>
    </w:p>
    <w:p w14:paraId="2DCFDE16" w14:textId="77777777" w:rsidR="0055334A" w:rsidRDefault="0055334A" w:rsidP="0055334A">
      <w:pPr>
        <w:pStyle w:val="Code"/>
      </w:pPr>
      <w:r>
        <w:t xml:space="preserve">    returnIndex[1] = Math.floor(returnIndex[1]);</w:t>
      </w:r>
    </w:p>
    <w:p w14:paraId="4E7B1D80" w14:textId="1A87BA27" w:rsidR="0055334A" w:rsidRPr="003A170E" w:rsidRDefault="0055334A" w:rsidP="0055334A">
      <w:pPr>
        <w:pStyle w:val="Code"/>
      </w:pPr>
      <w:r>
        <w:t>}</w:t>
      </w:r>
    </w:p>
    <w:p w14:paraId="77B945FD" w14:textId="77777777" w:rsidR="006723AB" w:rsidRPr="004A32C0" w:rsidRDefault="006723AB" w:rsidP="00E60016">
      <w:pPr>
        <w:pStyle w:val="NumList"/>
        <w:numPr>
          <w:ilvl w:val="0"/>
          <w:numId w:val="8"/>
        </w:numPr>
      </w:pPr>
      <w:r w:rsidRPr="00BD194A">
        <w:t>The</w:t>
      </w:r>
      <w:r w:rsidRPr="004A32C0">
        <w:t xml:space="preserve"> </w:t>
      </w:r>
      <w:proofErr w:type="spellStart"/>
      <w:r>
        <w:rPr>
          <w:rStyle w:val="CodeInline"/>
        </w:rPr>
        <w:t>p</w:t>
      </w:r>
      <w:r w:rsidRPr="004A32C0">
        <w:rPr>
          <w:rStyle w:val="CodeInline"/>
        </w:rPr>
        <w:t>ixelTouches</w:t>
      </w:r>
      <w:proofErr w:type="spellEnd"/>
      <w:r w:rsidRPr="004A32C0">
        <w:rPr>
          <w:rStyle w:val="CodeInline"/>
        </w:rPr>
        <w:t>()</w:t>
      </w:r>
      <w:r w:rsidRPr="004A32C0">
        <w:t xml:space="preserve"> function needs </w:t>
      </w:r>
      <w:r>
        <w:t>to be modified to compute the rotated normalized component vectors.</w:t>
      </w:r>
    </w:p>
    <w:p w14:paraId="4CE6EFE6" w14:textId="73DB6999" w:rsidR="0055334A" w:rsidRDefault="0055334A" w:rsidP="0055334A">
      <w:pPr>
        <w:pStyle w:val="Code"/>
      </w:pPr>
      <w:r>
        <w:lastRenderedPageBreak/>
        <w:t>TextureRenderable.prototype.pixelTouches = function (other, wcTouchPos) {</w:t>
      </w:r>
    </w:p>
    <w:p w14:paraId="528E36C0" w14:textId="77777777" w:rsidR="0055334A" w:rsidRDefault="0055334A" w:rsidP="0055334A">
      <w:pPr>
        <w:pStyle w:val="Code"/>
      </w:pPr>
      <w:r>
        <w:t xml:space="preserve">    let pixelTouch = false;</w:t>
      </w:r>
    </w:p>
    <w:p w14:paraId="34D748AE" w14:textId="77777777" w:rsidR="0055334A" w:rsidRDefault="0055334A" w:rsidP="0055334A">
      <w:pPr>
        <w:pStyle w:val="Code"/>
      </w:pPr>
      <w:r>
        <w:t xml:space="preserve">    let xIndex = 0, yIndex;</w:t>
      </w:r>
    </w:p>
    <w:p w14:paraId="420C0863" w14:textId="77777777" w:rsidR="0055334A" w:rsidRDefault="0055334A" w:rsidP="0055334A">
      <w:pPr>
        <w:pStyle w:val="Code"/>
      </w:pPr>
      <w:r>
        <w:t xml:space="preserve">    let otherIndex = [0, 0];</w:t>
      </w:r>
    </w:p>
    <w:p w14:paraId="62AA9B40" w14:textId="77777777" w:rsidR="0055334A" w:rsidRDefault="0055334A" w:rsidP="0055334A">
      <w:pPr>
        <w:pStyle w:val="Code"/>
      </w:pPr>
    </w:p>
    <w:p w14:paraId="4612C58F" w14:textId="77777777" w:rsidR="0055334A" w:rsidRDefault="0055334A" w:rsidP="0055334A">
      <w:pPr>
        <w:pStyle w:val="Code"/>
      </w:pPr>
      <w:r>
        <w:t xml:space="preserve">    let xDir = [1, 0];</w:t>
      </w:r>
    </w:p>
    <w:p w14:paraId="5931DA96" w14:textId="77777777" w:rsidR="0055334A" w:rsidRDefault="0055334A" w:rsidP="0055334A">
      <w:pPr>
        <w:pStyle w:val="Code"/>
      </w:pPr>
      <w:r>
        <w:t xml:space="preserve">    let yDir = [0, 1];</w:t>
      </w:r>
    </w:p>
    <w:p w14:paraId="689B8BF3" w14:textId="77777777" w:rsidR="0055334A" w:rsidRDefault="0055334A" w:rsidP="0055334A">
      <w:pPr>
        <w:pStyle w:val="Code"/>
      </w:pPr>
      <w:r>
        <w:t xml:space="preserve">    let otherXDir = [1, 0];</w:t>
      </w:r>
    </w:p>
    <w:p w14:paraId="3254D2DA" w14:textId="77777777" w:rsidR="0055334A" w:rsidRDefault="0055334A" w:rsidP="0055334A">
      <w:pPr>
        <w:pStyle w:val="Code"/>
      </w:pPr>
      <w:r>
        <w:t xml:space="preserve">    let otherYDir = [0, 1];</w:t>
      </w:r>
    </w:p>
    <w:p w14:paraId="7B29CC69" w14:textId="77777777" w:rsidR="0055334A" w:rsidRDefault="0055334A" w:rsidP="0055334A">
      <w:pPr>
        <w:pStyle w:val="Code"/>
      </w:pPr>
      <w:r>
        <w:t xml:space="preserve">    vec2.rotate(xDir, xDir, this.mXform.getRotationInRad());</w:t>
      </w:r>
    </w:p>
    <w:p w14:paraId="0D93C279" w14:textId="77777777" w:rsidR="0055334A" w:rsidRDefault="0055334A" w:rsidP="0055334A">
      <w:pPr>
        <w:pStyle w:val="Code"/>
      </w:pPr>
      <w:r>
        <w:t xml:space="preserve">    vec2.rotate(yDir, yDir, this.mXform.getRotationInRad());</w:t>
      </w:r>
    </w:p>
    <w:p w14:paraId="789845D7" w14:textId="77777777" w:rsidR="0055334A" w:rsidRDefault="0055334A" w:rsidP="0055334A">
      <w:pPr>
        <w:pStyle w:val="Code"/>
      </w:pPr>
      <w:r>
        <w:t xml:space="preserve">    vec2.rotate(otherXDir, otherXDir, other.mXform.getRotationInRad());</w:t>
      </w:r>
    </w:p>
    <w:p w14:paraId="04BC378E" w14:textId="77777777" w:rsidR="0055334A" w:rsidRDefault="0055334A" w:rsidP="0055334A">
      <w:pPr>
        <w:pStyle w:val="Code"/>
      </w:pPr>
      <w:r>
        <w:t xml:space="preserve">    vec2.rotate(otherYDir, otherYDir, other.mXform.getRotationInRad());</w:t>
      </w:r>
    </w:p>
    <w:p w14:paraId="43ABEC2C" w14:textId="77777777" w:rsidR="0055334A" w:rsidRDefault="0055334A" w:rsidP="0055334A">
      <w:pPr>
        <w:pStyle w:val="Code"/>
      </w:pPr>
    </w:p>
    <w:p w14:paraId="3590268E" w14:textId="77777777" w:rsidR="0055334A" w:rsidRDefault="0055334A" w:rsidP="0055334A">
      <w:pPr>
        <w:pStyle w:val="Code"/>
      </w:pPr>
      <w:r>
        <w:t xml:space="preserve">    while ((!pixelTouch) &amp;&amp; (xIndex &lt; this.mElmWidthPixels)) {</w:t>
      </w:r>
    </w:p>
    <w:p w14:paraId="7623F5DE" w14:textId="77777777" w:rsidR="0055334A" w:rsidRDefault="0055334A" w:rsidP="0055334A">
      <w:pPr>
        <w:pStyle w:val="Code"/>
      </w:pPr>
      <w:r>
        <w:t xml:space="preserve">        yIndex = 0;</w:t>
      </w:r>
    </w:p>
    <w:p w14:paraId="5C9C2F25" w14:textId="77777777" w:rsidR="0055334A" w:rsidRDefault="0055334A" w:rsidP="0055334A">
      <w:pPr>
        <w:pStyle w:val="Code"/>
      </w:pPr>
      <w:r>
        <w:t xml:space="preserve">        while ((!pixelTouch) &amp;&amp; (yIndex &lt; this.mElmHeightPixels)) {</w:t>
      </w:r>
    </w:p>
    <w:p w14:paraId="6EC9950D" w14:textId="77777777" w:rsidR="0055334A" w:rsidRDefault="0055334A" w:rsidP="0055334A">
      <w:pPr>
        <w:pStyle w:val="Code"/>
      </w:pPr>
      <w:r>
        <w:t xml:space="preserve">            if (this._pixelAlphaValue(xIndex, yIndex) &gt; 0) {</w:t>
      </w:r>
    </w:p>
    <w:p w14:paraId="4668022B" w14:textId="77777777" w:rsidR="0055334A" w:rsidRDefault="0055334A" w:rsidP="0055334A">
      <w:pPr>
        <w:pStyle w:val="Code"/>
      </w:pPr>
      <w:r>
        <w:t xml:space="preserve">                this._indexToWCPosition(wcTouchPos, xIndex, yIndex, xDir, yDir);</w:t>
      </w:r>
    </w:p>
    <w:p w14:paraId="1F27FB92" w14:textId="77777777" w:rsidR="0055334A" w:rsidRDefault="0055334A" w:rsidP="0055334A">
      <w:pPr>
        <w:pStyle w:val="Code"/>
      </w:pPr>
      <w:r>
        <w:t xml:space="preserve">                other._wcPositionToIndex(otherIndex, wcTouchPos, otherXDir, otherYDir);</w:t>
      </w:r>
    </w:p>
    <w:p w14:paraId="5BEAE29C" w14:textId="77777777" w:rsidR="0055334A" w:rsidRDefault="0055334A" w:rsidP="0055334A">
      <w:pPr>
        <w:pStyle w:val="Code"/>
      </w:pPr>
      <w:r>
        <w:t xml:space="preserve">                if ((otherIndex[0] &gt;= 0) &amp;&amp; (otherIndex[0] &lt; other.mElmWidthPixels) &amp;&amp;</w:t>
      </w:r>
    </w:p>
    <w:p w14:paraId="5D045AF4" w14:textId="77777777" w:rsidR="0055334A" w:rsidRDefault="0055334A" w:rsidP="0055334A">
      <w:pPr>
        <w:pStyle w:val="Code"/>
      </w:pPr>
      <w:r>
        <w:t xml:space="preserve">                    (otherIndex[1] &gt;= 0) &amp;&amp; (otherIndex[1] &lt; other.mElmHeightPixels)) {</w:t>
      </w:r>
    </w:p>
    <w:p w14:paraId="0B222C25" w14:textId="77777777" w:rsidR="0055334A" w:rsidRDefault="0055334A" w:rsidP="0055334A">
      <w:pPr>
        <w:pStyle w:val="Code"/>
      </w:pPr>
      <w:r>
        <w:t xml:space="preserve">                    pixelTouch = other._pixelAlphaValue(otherIndex[0], otherIndex[1]) &gt; 0;</w:t>
      </w:r>
    </w:p>
    <w:p w14:paraId="39043154" w14:textId="77777777" w:rsidR="0055334A" w:rsidRDefault="0055334A" w:rsidP="0055334A">
      <w:pPr>
        <w:pStyle w:val="Code"/>
      </w:pPr>
      <w:r>
        <w:t xml:space="preserve">                }</w:t>
      </w:r>
    </w:p>
    <w:p w14:paraId="70E52B98" w14:textId="77777777" w:rsidR="0055334A" w:rsidRDefault="0055334A" w:rsidP="0055334A">
      <w:pPr>
        <w:pStyle w:val="Code"/>
      </w:pPr>
      <w:r>
        <w:t xml:space="preserve">            }</w:t>
      </w:r>
    </w:p>
    <w:p w14:paraId="22C65C62" w14:textId="77777777" w:rsidR="0055334A" w:rsidRDefault="0055334A" w:rsidP="0055334A">
      <w:pPr>
        <w:pStyle w:val="Code"/>
      </w:pPr>
      <w:r>
        <w:t xml:space="preserve">            yIndex++;</w:t>
      </w:r>
    </w:p>
    <w:p w14:paraId="2ED2E050" w14:textId="77777777" w:rsidR="0055334A" w:rsidRDefault="0055334A" w:rsidP="0055334A">
      <w:pPr>
        <w:pStyle w:val="Code"/>
      </w:pPr>
      <w:r>
        <w:t xml:space="preserve">        }</w:t>
      </w:r>
    </w:p>
    <w:p w14:paraId="6AF42631" w14:textId="77777777" w:rsidR="0055334A" w:rsidRDefault="0055334A" w:rsidP="0055334A">
      <w:pPr>
        <w:pStyle w:val="Code"/>
      </w:pPr>
      <w:r>
        <w:t xml:space="preserve">        xIndex++;</w:t>
      </w:r>
    </w:p>
    <w:p w14:paraId="336A0A6E" w14:textId="77777777" w:rsidR="0055334A" w:rsidRDefault="0055334A" w:rsidP="0055334A">
      <w:pPr>
        <w:pStyle w:val="Code"/>
      </w:pPr>
      <w:r>
        <w:t xml:space="preserve">    }</w:t>
      </w:r>
    </w:p>
    <w:p w14:paraId="061EF5B5" w14:textId="77777777" w:rsidR="0055334A" w:rsidRDefault="0055334A" w:rsidP="0055334A">
      <w:pPr>
        <w:pStyle w:val="Code"/>
      </w:pPr>
      <w:r>
        <w:t xml:space="preserve">    return pixelTouch;</w:t>
      </w:r>
    </w:p>
    <w:p w14:paraId="44073707" w14:textId="6CC4C8C3" w:rsidR="0055334A" w:rsidRDefault="0055334A" w:rsidP="0055334A">
      <w:pPr>
        <w:pStyle w:val="Code"/>
      </w:pPr>
      <w:r>
        <w:t>}</w:t>
      </w:r>
    </w:p>
    <w:p w14:paraId="54F03E6B" w14:textId="77777777" w:rsidR="006723AB" w:rsidRDefault="006723AB" w:rsidP="00BD194A">
      <w:pPr>
        <w:pStyle w:val="BodyTextCont"/>
      </w:pPr>
      <w:r>
        <w:t xml:space="preserve">The variables </w:t>
      </w:r>
      <w:proofErr w:type="spellStart"/>
      <w:r w:rsidRPr="00B709C7">
        <w:rPr>
          <w:rStyle w:val="CodeInline"/>
        </w:rPr>
        <w:t>xDir</w:t>
      </w:r>
      <w:proofErr w:type="spellEnd"/>
      <w:r>
        <w:t xml:space="preserve"> and </w:t>
      </w:r>
      <w:proofErr w:type="spellStart"/>
      <w:r w:rsidRPr="00B709C7">
        <w:rPr>
          <w:rStyle w:val="CodeInline"/>
        </w:rPr>
        <w:t>yDir</w:t>
      </w:r>
      <w:proofErr w:type="spellEnd"/>
      <w:r>
        <w:t xml:space="preserve"> are the rotated normalized component vectors </w:t>
      </w:r>
      <m:oMath>
        <m:acc>
          <m:accPr>
            <m:ctrlPr>
              <w:rPr>
                <w:rFonts w:ascii="Cambria Math" w:hAnsi="Cambria Math"/>
              </w:rPr>
            </m:ctrlPr>
          </m:accPr>
          <m:e>
            <m:r>
              <w:rPr>
                <w:rFonts w:ascii="Cambria Math" w:hAnsi="Cambria Math"/>
              </w:rPr>
              <m:t>L</m:t>
            </m:r>
          </m:e>
        </m:acc>
        <m:r>
          <w:rPr>
            <w:rFonts w:ascii="Cambria Math" w:hAnsi="Cambria Math"/>
          </w:rPr>
          <m:t xml:space="preserve"> </m:t>
        </m:r>
      </m:oMath>
      <w:r>
        <w:t xml:space="preserve">and </w:t>
      </w:r>
      <m:oMath>
        <m:acc>
          <m:accPr>
            <m:ctrlPr>
              <w:rPr>
                <w:rFonts w:ascii="Cambria Math" w:hAnsi="Cambria Math"/>
              </w:rPr>
            </m:ctrlPr>
          </m:accPr>
          <m:e>
            <m:r>
              <w:rPr>
                <w:rFonts w:ascii="Cambria Math" w:hAnsi="Cambria Math"/>
              </w:rPr>
              <m:t>M</m:t>
            </m:r>
          </m:e>
        </m:acc>
      </m:oMath>
      <w:r>
        <w:t xml:space="preserve"> of this </w:t>
      </w:r>
      <w:proofErr w:type="spellStart"/>
      <w:r w:rsidRPr="00B709C7">
        <w:rPr>
          <w:rStyle w:val="CodeInline"/>
        </w:rPr>
        <w:t>TextureRenderable</w:t>
      </w:r>
      <w:proofErr w:type="spellEnd"/>
      <w:r>
        <w:t xml:space="preserve"> object, while </w:t>
      </w:r>
      <w:proofErr w:type="spellStart"/>
      <w:r w:rsidRPr="00B709C7">
        <w:rPr>
          <w:rStyle w:val="CodeInline"/>
        </w:rPr>
        <w:t>otherXDir</w:t>
      </w:r>
      <w:proofErr w:type="spellEnd"/>
      <w:r>
        <w:t xml:space="preserve"> and </w:t>
      </w:r>
      <w:proofErr w:type="spellStart"/>
      <w:r w:rsidRPr="00B709C7">
        <w:rPr>
          <w:rStyle w:val="CodeInline"/>
        </w:rPr>
        <w:t>otherYDir</w:t>
      </w:r>
      <w:proofErr w:type="spellEnd"/>
      <w:r>
        <w:t xml:space="preserve"> are those of the colliding object. These vectors are used as references for computing transformations from texture index to WC and from WC to texture index</w:t>
      </w:r>
      <w:r>
        <w:fldChar w:fldCharType="begin"/>
      </w:r>
      <w:r>
        <w:instrText xml:space="preserve"> XE "</w:instrText>
      </w:r>
      <w:r w:rsidRPr="00537262">
        <w:instrText>Generalized Per-Pixel Collisions Project:TextureRenderable_PixelCollision modification</w:instrText>
      </w:r>
      <w:r>
        <w:instrText xml:space="preserve">" </w:instrText>
      </w:r>
      <w:r>
        <w:fldChar w:fldCharType="end"/>
      </w:r>
      <w:r>
        <w:t>.</w:t>
      </w:r>
    </w:p>
    <w:p w14:paraId="1F978017" w14:textId="3381E9CB" w:rsidR="006723AB" w:rsidRDefault="006723AB" w:rsidP="006723AB">
      <w:pPr>
        <w:pStyle w:val="Heading3"/>
      </w:pPr>
      <w:r>
        <w:t xml:space="preserve">Modify the </w:t>
      </w:r>
      <w:r w:rsidR="0055334A">
        <w:t>g</w:t>
      </w:r>
      <w:r>
        <w:t>ame</w:t>
      </w:r>
      <w:r w:rsidR="0055334A">
        <w:t>_o</w:t>
      </w:r>
      <w:r>
        <w:t>bject.js</w:t>
      </w:r>
      <w:r>
        <w:fldChar w:fldCharType="begin"/>
      </w:r>
      <w:r>
        <w:instrText xml:space="preserve"> XE "</w:instrText>
      </w:r>
      <w:r w:rsidRPr="00537262">
        <w:instrText>Generalized Per-Pixel Collisions Project:GameObject_PixelCollision.js modification</w:instrText>
      </w:r>
      <w:r>
        <w:instrText xml:space="preserve">" </w:instrText>
      </w:r>
      <w:r>
        <w:fldChar w:fldCharType="end"/>
      </w:r>
      <w:r>
        <w:t xml:space="preserve"> to Support Rotation</w:t>
      </w:r>
    </w:p>
    <w:p w14:paraId="1219B771" w14:textId="77777777" w:rsidR="006723AB" w:rsidRPr="003A170E" w:rsidRDefault="006723AB" w:rsidP="006723AB">
      <w:pPr>
        <w:pStyle w:val="BodyTextFirst"/>
      </w:pPr>
      <w:r>
        <w:t xml:space="preserve">Recall that the </w:t>
      </w:r>
      <w:proofErr w:type="spellStart"/>
      <w:r w:rsidRPr="004622B2">
        <w:rPr>
          <w:rStyle w:val="CodeInline"/>
        </w:rPr>
        <w:t>GameObject</w:t>
      </w:r>
      <w:proofErr w:type="spellEnd"/>
      <w:r>
        <w:t xml:space="preserve"> class first tests for the bounding-box collision between two objects before it actually invokes the much more expensive per-pixel collision computation. As illustrated in Figure 6-14, the </w:t>
      </w:r>
      <w:proofErr w:type="spellStart"/>
      <w:r w:rsidRPr="002C59BA">
        <w:rPr>
          <w:rStyle w:val="CodeInline"/>
        </w:rPr>
        <w:t>BoundingBox</w:t>
      </w:r>
      <w:proofErr w:type="spellEnd"/>
      <w:r>
        <w:t xml:space="preserve"> object does not support object rotation correctly, and the following code remedies this shortcoming:</w:t>
      </w:r>
    </w:p>
    <w:p w14:paraId="4A96C44F" w14:textId="2E4AA4C4" w:rsidR="0055334A" w:rsidRDefault="0055334A" w:rsidP="0055334A">
      <w:pPr>
        <w:pStyle w:val="Code"/>
      </w:pPr>
      <w:r>
        <w:t>pixelTouches(otherObj, wcTouchPos) {</w:t>
      </w:r>
    </w:p>
    <w:p w14:paraId="14F5E55E" w14:textId="50455292" w:rsidR="0055334A" w:rsidRDefault="0055334A" w:rsidP="0055334A">
      <w:pPr>
        <w:pStyle w:val="Code"/>
      </w:pPr>
      <w:r>
        <w:t xml:space="preserve">    // only continue if both objects have getColorArray defined </w:t>
      </w:r>
    </w:p>
    <w:p w14:paraId="386CF262" w14:textId="45303B91" w:rsidR="0055334A" w:rsidRDefault="0055334A" w:rsidP="0055334A">
      <w:pPr>
        <w:pStyle w:val="Code"/>
      </w:pPr>
      <w:r>
        <w:lastRenderedPageBreak/>
        <w:t xml:space="preserve">    // if defined, should have other texture intersection support!</w:t>
      </w:r>
    </w:p>
    <w:p w14:paraId="469B6C06" w14:textId="4DCD8F9F" w:rsidR="0055334A" w:rsidRDefault="0055334A" w:rsidP="0055334A">
      <w:pPr>
        <w:pStyle w:val="Code"/>
      </w:pPr>
      <w:r>
        <w:t xml:space="preserve">    let pixelTouch = false;</w:t>
      </w:r>
    </w:p>
    <w:p w14:paraId="538BF486" w14:textId="77E4DF4C" w:rsidR="0055334A" w:rsidRDefault="0055334A" w:rsidP="0055334A">
      <w:pPr>
        <w:pStyle w:val="Code"/>
      </w:pPr>
      <w:r>
        <w:t xml:space="preserve">    let myRen = this.getRenderable();</w:t>
      </w:r>
    </w:p>
    <w:p w14:paraId="3B30AA6C" w14:textId="5EEA27B1" w:rsidR="0055334A" w:rsidRDefault="0055334A" w:rsidP="0055334A">
      <w:pPr>
        <w:pStyle w:val="Code"/>
      </w:pPr>
      <w:r>
        <w:t xml:space="preserve">    let otherRen = otherObj.getRenderable();</w:t>
      </w:r>
    </w:p>
    <w:p w14:paraId="5506C0BB" w14:textId="77777777" w:rsidR="0055334A" w:rsidRDefault="0055334A" w:rsidP="0055334A">
      <w:pPr>
        <w:pStyle w:val="Code"/>
      </w:pPr>
      <w:r>
        <w:t xml:space="preserve">    </w:t>
      </w:r>
    </w:p>
    <w:p w14:paraId="7F1CBB6B" w14:textId="4E0BF8E8" w:rsidR="0055334A" w:rsidRDefault="0055334A" w:rsidP="0055334A">
      <w:pPr>
        <w:pStyle w:val="Code"/>
      </w:pPr>
      <w:r>
        <w:t xml:space="preserve">    if ((typeof myRen.pixelTouches === "function") &amp;&amp; (typeof otherRen.pixelTouches === "function")) {</w:t>
      </w:r>
    </w:p>
    <w:p w14:paraId="0C4EF0E2" w14:textId="37F67EA9" w:rsidR="0055334A" w:rsidRDefault="0055334A" w:rsidP="0055334A">
      <w:pPr>
        <w:pStyle w:val="Code"/>
      </w:pPr>
      <w:r>
        <w:t xml:space="preserve">        if ((myRen.getXform().getRotationInRad() === 0) &amp;&amp; (otherRen.getXform().getRotationInRad() === 0)) {</w:t>
      </w:r>
    </w:p>
    <w:p w14:paraId="4B7BCF10" w14:textId="300E8787" w:rsidR="0055334A" w:rsidRDefault="0055334A" w:rsidP="0055334A">
      <w:pPr>
        <w:pStyle w:val="Code"/>
      </w:pPr>
      <w:r>
        <w:t xml:space="preserve">            // no rotation, we can use bbox ...</w:t>
      </w:r>
    </w:p>
    <w:p w14:paraId="67C38528" w14:textId="7134F12E" w:rsidR="0055334A" w:rsidRDefault="0055334A" w:rsidP="0055334A">
      <w:pPr>
        <w:pStyle w:val="Code"/>
      </w:pPr>
      <w:r>
        <w:t xml:space="preserve">            let otherBbox = otherObj.getBBox();</w:t>
      </w:r>
    </w:p>
    <w:p w14:paraId="52D84265" w14:textId="6816192A" w:rsidR="0055334A" w:rsidRDefault="0055334A" w:rsidP="0055334A">
      <w:pPr>
        <w:pStyle w:val="Code"/>
      </w:pPr>
      <w:r>
        <w:t xml:space="preserve">            if (otherBbox.intersectsBound(this.getBBox())) {</w:t>
      </w:r>
    </w:p>
    <w:p w14:paraId="4D7807FD" w14:textId="0CC5A8B1" w:rsidR="0055334A" w:rsidRDefault="0055334A" w:rsidP="0055334A">
      <w:pPr>
        <w:pStyle w:val="Code"/>
      </w:pPr>
      <w:r>
        <w:t xml:space="preserve">                myRen.setColorArray();</w:t>
      </w:r>
    </w:p>
    <w:p w14:paraId="10D752F3" w14:textId="2EA96B11" w:rsidR="0055334A" w:rsidRDefault="0055334A" w:rsidP="0055334A">
      <w:pPr>
        <w:pStyle w:val="Code"/>
      </w:pPr>
      <w:r>
        <w:t xml:space="preserve">                otherRen.setColorArray();</w:t>
      </w:r>
    </w:p>
    <w:p w14:paraId="2F95E62E" w14:textId="244EF3F8" w:rsidR="0055334A" w:rsidRDefault="0055334A" w:rsidP="0055334A">
      <w:pPr>
        <w:pStyle w:val="Code"/>
      </w:pPr>
      <w:r>
        <w:t xml:space="preserve">                pixelTouch = myRen.pixelTouches(otherRen, wcTouchPos);</w:t>
      </w:r>
    </w:p>
    <w:p w14:paraId="24AC4B81" w14:textId="2A09A21C" w:rsidR="0055334A" w:rsidRDefault="0055334A" w:rsidP="0055334A">
      <w:pPr>
        <w:pStyle w:val="Code"/>
      </w:pPr>
      <w:r>
        <w:t xml:space="preserve">            }</w:t>
      </w:r>
    </w:p>
    <w:p w14:paraId="00D950B6" w14:textId="16ABB767" w:rsidR="0055334A" w:rsidRDefault="0055334A" w:rsidP="0055334A">
      <w:pPr>
        <w:pStyle w:val="Code"/>
      </w:pPr>
      <w:r>
        <w:t xml:space="preserve">        } else {</w:t>
      </w:r>
    </w:p>
    <w:p w14:paraId="2BF9F61D" w14:textId="362FF512" w:rsidR="0055334A" w:rsidRDefault="0055334A" w:rsidP="0055334A">
      <w:pPr>
        <w:pStyle w:val="Code"/>
      </w:pPr>
      <w:r>
        <w:t xml:space="preserve">            // One or both are rotated, compute an encompassing circle</w:t>
      </w:r>
    </w:p>
    <w:p w14:paraId="2F637F85" w14:textId="4B7096BB" w:rsidR="0055334A" w:rsidRDefault="0055334A" w:rsidP="0055334A">
      <w:pPr>
        <w:pStyle w:val="Code"/>
      </w:pPr>
      <w:r>
        <w:t xml:space="preserve">            // by using the hypotenuse as radius</w:t>
      </w:r>
    </w:p>
    <w:p w14:paraId="171FCD26" w14:textId="51BEF084" w:rsidR="0055334A" w:rsidRDefault="0055334A" w:rsidP="0055334A">
      <w:pPr>
        <w:pStyle w:val="Code"/>
      </w:pPr>
      <w:r>
        <w:t xml:space="preserve">            let mySize = myRen.getXform().getSize();</w:t>
      </w:r>
    </w:p>
    <w:p w14:paraId="3A0DF300" w14:textId="1C66EA87" w:rsidR="0055334A" w:rsidRDefault="0055334A" w:rsidP="0055334A">
      <w:pPr>
        <w:pStyle w:val="Code"/>
      </w:pPr>
      <w:r>
        <w:t xml:space="preserve">            let otherSize = otherRen.getXform().getSize();</w:t>
      </w:r>
    </w:p>
    <w:p w14:paraId="44300E12" w14:textId="0841022B" w:rsidR="0055334A" w:rsidRDefault="0055334A" w:rsidP="0055334A">
      <w:pPr>
        <w:pStyle w:val="Code"/>
      </w:pPr>
      <w:r>
        <w:t xml:space="preserve">            let myR = Math.sqrt(0.5*mySize[0]*0.5*mySize[0] + 0.5*mySize[1]*0.5*mySize[1]);</w:t>
      </w:r>
    </w:p>
    <w:p w14:paraId="02989A37" w14:textId="3DF75212" w:rsidR="0055334A" w:rsidRDefault="0055334A" w:rsidP="0055334A">
      <w:pPr>
        <w:pStyle w:val="Code"/>
      </w:pPr>
      <w:r>
        <w:t xml:space="preserve">            let otherR = Math.sqrt(0.5*otherSize[0]*0.5*otherSize[0] + 0.5*otherSize[1]*0.5*otherSize[1]);</w:t>
      </w:r>
    </w:p>
    <w:p w14:paraId="3360E302" w14:textId="2F3B1CD3" w:rsidR="0055334A" w:rsidRDefault="0055334A" w:rsidP="0055334A">
      <w:pPr>
        <w:pStyle w:val="Code"/>
      </w:pPr>
      <w:r>
        <w:t xml:space="preserve">            let d = [];</w:t>
      </w:r>
    </w:p>
    <w:p w14:paraId="26F191F5" w14:textId="46963674" w:rsidR="0055334A" w:rsidRDefault="0055334A" w:rsidP="0055334A">
      <w:pPr>
        <w:pStyle w:val="Code"/>
      </w:pPr>
      <w:r>
        <w:t xml:space="preserve">            vec2.sub(d, myRen.getXform().getPosition(), otherRen.getXform().getPosition());</w:t>
      </w:r>
    </w:p>
    <w:p w14:paraId="1C792066" w14:textId="538D9C33" w:rsidR="0055334A" w:rsidRDefault="0055334A" w:rsidP="0055334A">
      <w:pPr>
        <w:pStyle w:val="Code"/>
      </w:pPr>
      <w:r>
        <w:t xml:space="preserve">            if (vec2.length(d) &lt; (myR + otherR)) {</w:t>
      </w:r>
    </w:p>
    <w:p w14:paraId="6DDCABF7" w14:textId="64BF7B93" w:rsidR="0055334A" w:rsidRDefault="0055334A" w:rsidP="0055334A">
      <w:pPr>
        <w:pStyle w:val="Code"/>
      </w:pPr>
      <w:r>
        <w:t xml:space="preserve">                myRen.setColorArray();</w:t>
      </w:r>
    </w:p>
    <w:p w14:paraId="45BE0470" w14:textId="088F6138" w:rsidR="0055334A" w:rsidRDefault="0055334A" w:rsidP="0055334A">
      <w:pPr>
        <w:pStyle w:val="Code"/>
      </w:pPr>
      <w:r>
        <w:t xml:space="preserve">                otherRen.setColorArray();</w:t>
      </w:r>
    </w:p>
    <w:p w14:paraId="25BD1122" w14:textId="658198E7" w:rsidR="0055334A" w:rsidRDefault="0055334A" w:rsidP="0055334A">
      <w:pPr>
        <w:pStyle w:val="Code"/>
      </w:pPr>
      <w:r>
        <w:t xml:space="preserve">                pixelTouch = myRen.pixelTouches(otherRen, wcTouchPos);</w:t>
      </w:r>
    </w:p>
    <w:p w14:paraId="61471406" w14:textId="281E1809" w:rsidR="0055334A" w:rsidRDefault="0055334A" w:rsidP="0055334A">
      <w:pPr>
        <w:pStyle w:val="Code"/>
      </w:pPr>
      <w:r>
        <w:t xml:space="preserve">            }</w:t>
      </w:r>
    </w:p>
    <w:p w14:paraId="7ED81FBD" w14:textId="5FC8EA15" w:rsidR="0055334A" w:rsidRDefault="0055334A" w:rsidP="0055334A">
      <w:pPr>
        <w:pStyle w:val="Code"/>
      </w:pPr>
      <w:r>
        <w:t xml:space="preserve">        }</w:t>
      </w:r>
    </w:p>
    <w:p w14:paraId="444695A3" w14:textId="1C364EF7" w:rsidR="0055334A" w:rsidRDefault="0055334A" w:rsidP="0055334A">
      <w:pPr>
        <w:pStyle w:val="Code"/>
      </w:pPr>
      <w:r>
        <w:t xml:space="preserve">    }</w:t>
      </w:r>
    </w:p>
    <w:p w14:paraId="62E77158" w14:textId="01A740D8" w:rsidR="0055334A" w:rsidRDefault="0055334A" w:rsidP="0055334A">
      <w:pPr>
        <w:pStyle w:val="Code"/>
      </w:pPr>
      <w:r>
        <w:t xml:space="preserve">    return pixelTouch;</w:t>
      </w:r>
    </w:p>
    <w:p w14:paraId="32A224E6" w14:textId="6B8F7EEB" w:rsidR="0055334A" w:rsidRDefault="0055334A" w:rsidP="0055334A">
      <w:pPr>
        <w:pStyle w:val="Code"/>
      </w:pPr>
      <w:r>
        <w:t>}</w:t>
      </w:r>
    </w:p>
    <w:p w14:paraId="621BBB67" w14:textId="77777777" w:rsidR="006723AB" w:rsidRPr="004622B2" w:rsidRDefault="006723AB" w:rsidP="00BD194A">
      <w:pPr>
        <w:pStyle w:val="BodyTextCont"/>
      </w:pPr>
      <w:r>
        <w:t xml:space="preserve">The previous code shows that if either of the colliding objects is rotated, then two encompassing circles are used to determine whether the objects are sufficiently close for the expensive per-pixel collision computation. The two circles are defined with radii equal to the hypotenuse of the x/y size of the corresponding </w:t>
      </w:r>
      <w:proofErr w:type="spellStart"/>
      <w:r w:rsidRPr="00C74769">
        <w:rPr>
          <w:rStyle w:val="CodeInline"/>
        </w:rPr>
        <w:t>TextureRenderable</w:t>
      </w:r>
      <w:proofErr w:type="spellEnd"/>
      <w:r>
        <w:rPr>
          <w:rStyle w:val="CodeInline"/>
        </w:rPr>
        <w:t xml:space="preserve"> </w:t>
      </w:r>
      <w:r>
        <w:t>objects. The per-pixel collision detection is invoked</w:t>
      </w:r>
      <w:r w:rsidRPr="0084685C">
        <w:t xml:space="preserve"> </w:t>
      </w:r>
      <w:r>
        <w:t>only if the distance between these two circles is less than the sum of the radii</w:t>
      </w:r>
      <w:r>
        <w:fldChar w:fldCharType="begin"/>
      </w:r>
      <w:r>
        <w:instrText xml:space="preserve"> XE "</w:instrText>
      </w:r>
      <w:r w:rsidRPr="00537262">
        <w:instrText>Generalized Per-Pixel Collisions Project:GameObject_PixelCollision.js modification</w:instrText>
      </w:r>
      <w:r>
        <w:instrText xml:space="preserve">" </w:instrText>
      </w:r>
      <w:r>
        <w:fldChar w:fldCharType="end"/>
      </w:r>
      <w:r>
        <w:t>.</w:t>
      </w:r>
    </w:p>
    <w:p w14:paraId="5CF142F8" w14:textId="77777777" w:rsidR="006723AB" w:rsidRDefault="006723AB" w:rsidP="006723AB">
      <w:pPr>
        <w:pStyle w:val="Heading3"/>
      </w:pPr>
      <w:r w:rsidRPr="00816C89">
        <w:t>Test</w:t>
      </w:r>
      <w:r>
        <w:t xml:space="preserve"> Generalized</w:t>
      </w:r>
      <w:r w:rsidRPr="00816C89">
        <w:t xml:space="preserve"> </w:t>
      </w:r>
      <w:r>
        <w:t>Per-</w:t>
      </w:r>
      <w:r w:rsidRPr="00816C89">
        <w:t>Pixel Collision</w:t>
      </w:r>
      <w:r>
        <w:fldChar w:fldCharType="begin"/>
      </w:r>
      <w:r>
        <w:instrText xml:space="preserve"> XE "</w:instrText>
      </w:r>
      <w:r w:rsidRPr="00537262">
        <w:instrText>Generalized Per-Pixel Collisions Project:testing</w:instrText>
      </w:r>
      <w:r>
        <w:instrText xml:space="preserve">" </w:instrText>
      </w:r>
      <w:r>
        <w:fldChar w:fldCharType="end"/>
      </w:r>
    </w:p>
    <w:p w14:paraId="2EA31B28" w14:textId="77777777" w:rsidR="006723AB" w:rsidRPr="00BA311D" w:rsidRDefault="006723AB" w:rsidP="006723AB">
      <w:pPr>
        <w:pStyle w:val="BodyTextFirst"/>
      </w:pPr>
      <w:r>
        <w:t xml:space="preserve">The code for testing the rotated </w:t>
      </w:r>
      <w:proofErr w:type="spellStart"/>
      <w:r w:rsidRPr="009115E5">
        <w:rPr>
          <w:rStyle w:val="CodeInline"/>
        </w:rPr>
        <w:t>TextureRenderable</w:t>
      </w:r>
      <w:proofErr w:type="spellEnd"/>
      <w:r>
        <w:t xml:space="preserve"> objects is essentially identical to that from the previous project, with the exception of the two added controls for rotations. The details of the implementation are not shown. </w:t>
      </w:r>
      <w:r>
        <w:lastRenderedPageBreak/>
        <w:t>You can now run the project, rotate the two objects, and observe the accurate collision results.</w:t>
      </w:r>
    </w:p>
    <w:p w14:paraId="4255990F" w14:textId="77777777" w:rsidR="006723AB" w:rsidRPr="00E76409" w:rsidRDefault="006723AB" w:rsidP="006723AB">
      <w:pPr>
        <w:pStyle w:val="Heading1"/>
      </w:pPr>
      <w:r>
        <w:t>Per-</w:t>
      </w:r>
      <w:r w:rsidRPr="00E76409">
        <w:t>Pixel Collisions</w:t>
      </w:r>
      <w:r>
        <w:t xml:space="preserve"> for Sprites</w:t>
      </w:r>
    </w:p>
    <w:p w14:paraId="68DDB1E2" w14:textId="77777777" w:rsidR="006723AB" w:rsidRPr="006C38E6" w:rsidRDefault="006723AB" w:rsidP="006723AB">
      <w:pPr>
        <w:pStyle w:val="BodyTextFirst"/>
      </w:pPr>
      <w:r>
        <w:t xml:space="preserve">The previous project implicitly assumes that the </w:t>
      </w:r>
      <w:proofErr w:type="spellStart"/>
      <w:r w:rsidRPr="00E4704D">
        <w:rPr>
          <w:rStyle w:val="CodeInline"/>
        </w:rPr>
        <w:t>Renderable</w:t>
      </w:r>
      <w:proofErr w:type="spellEnd"/>
      <w:r>
        <w:t xml:space="preserve"> object is covered by the entire texture map. This assumption means that the per-pixel collision implementation </w:t>
      </w:r>
      <w:r w:rsidRPr="00E4704D">
        <w:t>does not support</w:t>
      </w:r>
      <w:r>
        <w:t xml:space="preserve"> sprite or animated sprite objects. </w:t>
      </w:r>
      <w:r w:rsidRPr="006C38E6">
        <w:t xml:space="preserve">In this section, you will see how to </w:t>
      </w:r>
      <w:r>
        <w:t>remedy this deficiency.</w:t>
      </w:r>
    </w:p>
    <w:p w14:paraId="1BFE1859" w14:textId="77777777" w:rsidR="006723AB" w:rsidRPr="00E76409" w:rsidRDefault="006723AB" w:rsidP="006723AB">
      <w:pPr>
        <w:pStyle w:val="Heading2"/>
      </w:pPr>
      <w:r w:rsidRPr="00E76409">
        <w:t xml:space="preserve">The </w:t>
      </w:r>
      <w:r>
        <w:t xml:space="preserve">Sprite </w:t>
      </w:r>
      <w:r w:rsidRPr="00E76409">
        <w:t>Pixel</w:t>
      </w:r>
      <w:r>
        <w:t xml:space="preserve"> Collisions P</w:t>
      </w:r>
      <w:r w:rsidRPr="00E76409">
        <w:t>roject</w:t>
      </w:r>
      <w:r>
        <w:fldChar w:fldCharType="begin"/>
      </w:r>
      <w:r>
        <w:instrText xml:space="preserve"> XE "</w:instrText>
      </w:r>
      <w:r w:rsidRPr="00537262">
        <w:instrText>Per-Pixel Collisions Project</w:instrText>
      </w:r>
      <w:r>
        <w:instrText>" \t "</w:instrText>
      </w:r>
      <w:r w:rsidRPr="005C2A1F">
        <w:rPr>
          <w:i/>
        </w:rPr>
        <w:instrText>See</w:instrText>
      </w:r>
      <w:r w:rsidRPr="005C2A1F">
        <w:instrText xml:space="preserve"> </w:instrText>
      </w:r>
      <w:r w:rsidRPr="005C2A1F">
        <w:rPr>
          <w:i/>
        </w:rPr>
        <w:instrText>also</w:instrText>
      </w:r>
      <w:r w:rsidRPr="005C2A1F">
        <w:instrText xml:space="preserve"> Sprite Pixel Collisions Project</w:instrText>
      </w:r>
      <w:r>
        <w:instrText xml:space="preserve">" </w:instrText>
      </w:r>
      <w:r>
        <w:fldChar w:fldCharType="end"/>
      </w:r>
    </w:p>
    <w:p w14:paraId="7DF8E1B9" w14:textId="68388AA1" w:rsidR="006723AB" w:rsidRPr="005E2272" w:rsidRDefault="006723AB" w:rsidP="006723AB">
      <w:pPr>
        <w:pStyle w:val="BodyTextFirst"/>
      </w:pPr>
      <w:r w:rsidRPr="00B84C2A">
        <w:t xml:space="preserve">This project demonstrates how </w:t>
      </w:r>
      <w:r>
        <w:t xml:space="preserve">to move an animated sprite object </w:t>
      </w:r>
      <w:r w:rsidRPr="00B84C2A">
        <w:t xml:space="preserve">around the screen and </w:t>
      </w:r>
      <w:r>
        <w:t>perform</w:t>
      </w:r>
      <w:r w:rsidRPr="00B84C2A">
        <w:t xml:space="preserve"> </w:t>
      </w:r>
      <w:r>
        <w:t>per-</w:t>
      </w:r>
      <w:r w:rsidRPr="00B84C2A">
        <w:t xml:space="preserve">pixel </w:t>
      </w:r>
      <w:r>
        <w:t xml:space="preserve">collision detection </w:t>
      </w:r>
      <w:r w:rsidRPr="00B84C2A">
        <w:t xml:space="preserve">with other objects. The project </w:t>
      </w:r>
      <w:r>
        <w:t xml:space="preserve">tests for the correctness between collisions of </w:t>
      </w:r>
      <w:proofErr w:type="spellStart"/>
      <w:r w:rsidRPr="00081038">
        <w:rPr>
          <w:rStyle w:val="CodeInline"/>
        </w:rPr>
        <w:t>TextureRenderable</w:t>
      </w:r>
      <w:proofErr w:type="spellEnd"/>
      <w:r>
        <w:t xml:space="preserve">, </w:t>
      </w:r>
      <w:proofErr w:type="spellStart"/>
      <w:r w:rsidRPr="00081038">
        <w:rPr>
          <w:rStyle w:val="CodeInline"/>
        </w:rPr>
        <w:t>SpriteRenderable</w:t>
      </w:r>
      <w:proofErr w:type="spellEnd"/>
      <w:r>
        <w:t>, and</w:t>
      </w:r>
      <w:r w:rsidRPr="00B84C2A">
        <w:t xml:space="preserve"> </w:t>
      </w:r>
      <w:proofErr w:type="spellStart"/>
      <w:r w:rsidRPr="00081038">
        <w:rPr>
          <w:rStyle w:val="CodeInline"/>
        </w:rPr>
        <w:t>SpriteAnimateRenderable</w:t>
      </w:r>
      <w:proofErr w:type="spellEnd"/>
      <w:r>
        <w:t xml:space="preserve"> objects</w:t>
      </w:r>
      <w:r>
        <w:fldChar w:fldCharType="begin"/>
      </w:r>
      <w:r>
        <w:instrText xml:space="preserve"> XE "</w:instrText>
      </w:r>
      <w:r w:rsidRPr="00537262">
        <w:rPr>
          <w:rStyle w:val="CodeInline"/>
        </w:rPr>
        <w:instrText>Sprite Pixel Collisions Project:TextureRenderable</w:instrText>
      </w:r>
      <w:r w:rsidRPr="00537262">
        <w:instrText xml:space="preserve">, </w:instrText>
      </w:r>
      <w:r w:rsidRPr="00537262">
        <w:rPr>
          <w:rStyle w:val="CodeInline"/>
        </w:rPr>
        <w:instrText>SpriteRenderable</w:instrText>
      </w:r>
      <w:r w:rsidRPr="00537262">
        <w:instrText xml:space="preserve">, and </w:instrText>
      </w:r>
      <w:r w:rsidRPr="00537262">
        <w:rPr>
          <w:rStyle w:val="CodeInline"/>
        </w:rPr>
        <w:instrText>SpriteAnimateRenderable</w:instrText>
      </w:r>
      <w:r w:rsidRPr="00537262">
        <w:instrText xml:space="preserve"> objects</w:instrText>
      </w:r>
      <w:r>
        <w:instrText xml:space="preserve">" </w:instrText>
      </w:r>
      <w:r>
        <w:fldChar w:fldCharType="end"/>
      </w:r>
      <w:r>
        <w:t xml:space="preserve">. </w:t>
      </w:r>
      <w:r w:rsidRPr="00B84C2A">
        <w:t>You can see an example of th</w:t>
      </w:r>
      <w:r>
        <w:t>is project running in Figure 6-23</w:t>
      </w:r>
      <w:r>
        <w:fldChar w:fldCharType="begin"/>
      </w:r>
      <w:r>
        <w:instrText xml:space="preserve"> XE "</w:instrText>
      </w:r>
      <w:r w:rsidRPr="00537262">
        <w:instrText>Sprite Pixel Collisions Project:running of</w:instrText>
      </w:r>
      <w:r>
        <w:instrText xml:space="preserve">" </w:instrText>
      </w:r>
      <w:r>
        <w:fldChar w:fldCharType="end"/>
      </w:r>
      <w:r w:rsidRPr="00B84C2A">
        <w:t>.</w:t>
      </w:r>
      <w:r>
        <w:t xml:space="preserve"> The source code to this project is defined in the </w:t>
      </w:r>
      <w:r w:rsidRPr="00EE0655">
        <w:rPr>
          <w:rStyle w:val="CodeInline"/>
        </w:rPr>
        <w:t>C</w:t>
      </w:r>
      <w:r>
        <w:rPr>
          <w:rStyle w:val="CodeInline"/>
        </w:rPr>
        <w:t>hapter6/6.6</w:t>
      </w:r>
      <w:r w:rsidRPr="00EE0655">
        <w:rPr>
          <w:rStyle w:val="CodeInline"/>
        </w:rPr>
        <w:t>.</w:t>
      </w:r>
      <w:r w:rsidR="009F1FCD">
        <w:rPr>
          <w:rStyle w:val="CodeInline"/>
        </w:rPr>
        <w:t>s</w:t>
      </w:r>
      <w:r>
        <w:rPr>
          <w:rStyle w:val="CodeInline"/>
        </w:rPr>
        <w:t>prite</w:t>
      </w:r>
      <w:r w:rsidR="009F1FCD">
        <w:rPr>
          <w:rStyle w:val="CodeInline"/>
        </w:rPr>
        <w:t>_p</w:t>
      </w:r>
      <w:r>
        <w:rPr>
          <w:rStyle w:val="CodeInline"/>
        </w:rPr>
        <w:t>ixel</w:t>
      </w:r>
      <w:r w:rsidR="009F1FCD">
        <w:rPr>
          <w:rStyle w:val="CodeInline"/>
        </w:rPr>
        <w:t>_c</w:t>
      </w:r>
      <w:r>
        <w:rPr>
          <w:rStyle w:val="CodeInline"/>
        </w:rPr>
        <w:t>ollisions</w:t>
      </w:r>
      <w:r>
        <w:t xml:space="preserve"> fo</w:t>
      </w:r>
      <w:r w:rsidRPr="009B6F1C">
        <w:t>lder</w:t>
      </w:r>
      <w:r w:rsidRPr="004E33BF">
        <w:t>.</w:t>
      </w:r>
    </w:p>
    <w:p w14:paraId="4FF87CC7" w14:textId="77777777" w:rsidR="006723AB" w:rsidRPr="00E76409" w:rsidRDefault="006723AB" w:rsidP="006723AB">
      <w:pPr>
        <w:pStyle w:val="Figure"/>
      </w:pPr>
      <w:r>
        <w:rPr>
          <w:noProof/>
        </w:rPr>
        <w:drawing>
          <wp:inline distT="0" distB="0" distL="0" distR="0" wp14:anchorId="084E1F41" wp14:editId="3811B19E">
            <wp:extent cx="5038725" cy="3813175"/>
            <wp:effectExtent l="0" t="0" r="9525" b="0"/>
            <wp:docPr id="177" name="Picture 36" descr="A picture containing text, outdoor, air, differ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Picture 36" descr="A picture containing text, outdoor, air, different&#10;&#10;Description automatically generated"/>
                    <pic:cNvPicPr>
                      <a:picLocks noChangeAspect="1" noChangeArrowheads="1"/>
                    </pic:cNvPicPr>
                  </pic:nvPicPr>
                  <pic:blipFill>
                    <a:blip r:embed="rId33">
                      <a:grayscl/>
                      <a:extLst>
                        <a:ext uri="{28A0092B-C50C-407E-A947-70E740481C1C}">
                          <a14:useLocalDpi xmlns:a14="http://schemas.microsoft.com/office/drawing/2010/main" val="0"/>
                        </a:ext>
                      </a:extLst>
                    </a:blip>
                    <a:srcRect/>
                    <a:stretch>
                      <a:fillRect/>
                    </a:stretch>
                  </pic:blipFill>
                  <pic:spPr bwMode="auto">
                    <a:xfrm>
                      <a:off x="0" y="0"/>
                      <a:ext cx="5038725" cy="3813175"/>
                    </a:xfrm>
                    <a:prstGeom prst="rect">
                      <a:avLst/>
                    </a:prstGeom>
                    <a:noFill/>
                    <a:ln>
                      <a:noFill/>
                    </a:ln>
                  </pic:spPr>
                </pic:pic>
              </a:graphicData>
            </a:graphic>
          </wp:inline>
        </w:drawing>
      </w:r>
    </w:p>
    <w:p w14:paraId="0AD7C0D4" w14:textId="77777777" w:rsidR="006723AB" w:rsidRPr="00E76409" w:rsidRDefault="006723AB" w:rsidP="006723AB">
      <w:pPr>
        <w:pStyle w:val="FigureCaption"/>
      </w:pPr>
      <w:r>
        <w:lastRenderedPageBreak/>
        <w:t>Figure 6</w:t>
      </w:r>
      <w:r w:rsidRPr="00E76409">
        <w:t>-</w:t>
      </w:r>
      <w:r>
        <w:t xml:space="preserve">23. </w:t>
      </w:r>
      <w:r w:rsidRPr="00E76409">
        <w:t>Running the</w:t>
      </w:r>
      <w:r>
        <w:fldChar w:fldCharType="begin"/>
      </w:r>
      <w:r>
        <w:instrText xml:space="preserve"> XE "</w:instrText>
      </w:r>
      <w:r w:rsidRPr="00537262">
        <w:instrText>Sprite Pixel Collisions Project:running of</w:instrText>
      </w:r>
      <w:r>
        <w:instrText xml:space="preserve">" </w:instrText>
      </w:r>
      <w:r>
        <w:fldChar w:fldCharType="end"/>
      </w:r>
      <w:r w:rsidRPr="00E76409">
        <w:t xml:space="preserve"> </w:t>
      </w:r>
      <w:r>
        <w:t>Sprite Pixel Collisions p</w:t>
      </w:r>
      <w:r w:rsidRPr="00E76409">
        <w:t>roject</w:t>
      </w:r>
    </w:p>
    <w:p w14:paraId="120D3306" w14:textId="77777777" w:rsidR="006723AB" w:rsidRPr="00E76409" w:rsidRDefault="006723AB" w:rsidP="00BD194A">
      <w:pPr>
        <w:pStyle w:val="BodyTextCont"/>
      </w:pPr>
      <w:r>
        <w:t>The controls of the project are as follows</w:t>
      </w:r>
      <w:r w:rsidRPr="00E76409">
        <w:t>:</w:t>
      </w:r>
    </w:p>
    <w:p w14:paraId="1F6B34E3" w14:textId="77777777" w:rsidR="006723AB" w:rsidRPr="00BD194A" w:rsidRDefault="006723AB" w:rsidP="00BD194A">
      <w:pPr>
        <w:pStyle w:val="Bullet"/>
      </w:pPr>
      <w:r w:rsidRPr="00BD194A">
        <w:rPr>
          <w:rStyle w:val="Strong"/>
          <w:b w:val="0"/>
          <w:bCs w:val="0"/>
        </w:rPr>
        <w:t>Arrow and P keys:</w:t>
      </w:r>
      <w:r w:rsidRPr="00BD194A">
        <w:t xml:space="preserve"> Move and rotate the </w:t>
      </w:r>
      <w:r w:rsidRPr="00BD194A">
        <w:rPr>
          <w:rStyle w:val="CodeInline"/>
          <w:rFonts w:ascii="Utopia" w:hAnsi="Utopia"/>
          <w:bdr w:val="none" w:sz="0" w:space="0" w:color="auto"/>
        </w:rPr>
        <w:t>Portal</w:t>
      </w:r>
      <w:r w:rsidRPr="00BD194A">
        <w:t xml:space="preserve"> minion</w:t>
      </w:r>
    </w:p>
    <w:p w14:paraId="6ED8BBC8" w14:textId="77777777" w:rsidR="006723AB" w:rsidRPr="00BD194A" w:rsidRDefault="006723AB" w:rsidP="00BD194A">
      <w:pPr>
        <w:pStyle w:val="Bullet"/>
      </w:pPr>
      <w:r w:rsidRPr="00BD194A">
        <w:rPr>
          <w:rStyle w:val="Strong"/>
          <w:b w:val="0"/>
          <w:bCs w:val="0"/>
        </w:rPr>
        <w:t>WASD keys:</w:t>
      </w:r>
      <w:r w:rsidRPr="00BD194A">
        <w:t xml:space="preserve"> Move the </w:t>
      </w:r>
      <w:r w:rsidRPr="00BD194A">
        <w:rPr>
          <w:rStyle w:val="CodeInline"/>
          <w:rFonts w:ascii="Utopia" w:hAnsi="Utopia"/>
          <w:bdr w:val="none" w:sz="0" w:space="0" w:color="auto"/>
        </w:rPr>
        <w:t>Hero</w:t>
      </w:r>
    </w:p>
    <w:p w14:paraId="0BA8E743" w14:textId="77777777" w:rsidR="006723AB" w:rsidRPr="00BD194A" w:rsidRDefault="006723AB" w:rsidP="00BD194A">
      <w:pPr>
        <w:pStyle w:val="Bullet"/>
      </w:pPr>
      <w:r w:rsidRPr="00BD194A">
        <w:rPr>
          <w:rStyle w:val="Strong"/>
          <w:b w:val="0"/>
          <w:bCs w:val="0"/>
        </w:rPr>
        <w:t>L, R, H, B keys</w:t>
      </w:r>
      <w:r w:rsidRPr="00BD194A">
        <w:t xml:space="preserve">: Select the target for colliding with the </w:t>
      </w:r>
      <w:r w:rsidRPr="00BD194A">
        <w:rPr>
          <w:rStyle w:val="CodeInline"/>
          <w:rFonts w:ascii="Utopia" w:hAnsi="Utopia"/>
          <w:bdr w:val="none" w:sz="0" w:space="0" w:color="auto"/>
        </w:rPr>
        <w:t>Portal</w:t>
      </w:r>
      <w:r w:rsidRPr="00BD194A">
        <w:t xml:space="preserve"> minion</w:t>
      </w:r>
    </w:p>
    <w:p w14:paraId="69BCB5B3" w14:textId="77777777" w:rsidR="006723AB" w:rsidRPr="00BD194A" w:rsidRDefault="006723AB" w:rsidP="00BD194A">
      <w:pPr>
        <w:pStyle w:val="BodyTextCont"/>
      </w:pPr>
      <w:r w:rsidRPr="00BD194A">
        <w:t>The goal of the project</w:t>
      </w:r>
      <w:r w:rsidRPr="00BD194A">
        <w:fldChar w:fldCharType="begin"/>
      </w:r>
      <w:r w:rsidRPr="00BD194A">
        <w:instrText xml:space="preserve"> XE "Sprite Pixel Collisions Project:goal of" </w:instrText>
      </w:r>
      <w:r w:rsidRPr="00BD194A">
        <w:fldChar w:fldCharType="end"/>
      </w:r>
      <w:r w:rsidRPr="00BD194A">
        <w:t xml:space="preserve"> is as follow</w:t>
      </w:r>
      <w:r w:rsidR="00BD194A">
        <w:t>s</w:t>
      </w:r>
      <w:r w:rsidRPr="00BD194A">
        <w:t>:</w:t>
      </w:r>
    </w:p>
    <w:p w14:paraId="0793955B" w14:textId="77777777" w:rsidR="006723AB" w:rsidRPr="000B24DD" w:rsidRDefault="006723AB" w:rsidP="00BD194A">
      <w:pPr>
        <w:pStyle w:val="Bullet"/>
      </w:pPr>
      <w:r w:rsidRPr="000B24DD">
        <w:t xml:space="preserve">To </w:t>
      </w:r>
      <w:r w:rsidRPr="00BD194A">
        <w:t>implement</w:t>
      </w:r>
      <w:r w:rsidRPr="000B24DD">
        <w:t xml:space="preserve"> per-pixel </w:t>
      </w:r>
      <w:r>
        <w:t>collision detection</w:t>
      </w:r>
      <w:r w:rsidRPr="000B24DD">
        <w:t xml:space="preserve"> for sprite </w:t>
      </w:r>
      <w:r>
        <w:t>and animated sprite objects</w:t>
      </w:r>
    </w:p>
    <w:p w14:paraId="43D58B2A" w14:textId="77777777" w:rsidR="006723AB" w:rsidRPr="00FA4470" w:rsidRDefault="006723AB" w:rsidP="00BD194A">
      <w:pPr>
        <w:pStyle w:val="BodyTextCont"/>
      </w:pPr>
      <w:r w:rsidRPr="00FA4470">
        <w:t xml:space="preserve">You can find the following external resource file in the </w:t>
      </w:r>
      <w:r w:rsidRPr="00FA4470">
        <w:rPr>
          <w:rStyle w:val="CodeInline"/>
        </w:rPr>
        <w:t>assets</w:t>
      </w:r>
      <w:r w:rsidRPr="00FA4470">
        <w:t xml:space="preserve"> folder: </w:t>
      </w:r>
      <w:r w:rsidRPr="00A07858">
        <w:t xml:space="preserve">the </w:t>
      </w:r>
      <w:r w:rsidRPr="00A07858">
        <w:rPr>
          <w:rStyle w:val="CodeInline"/>
        </w:rPr>
        <w:t>fonts</w:t>
      </w:r>
      <w:r w:rsidRPr="00A07858">
        <w:t xml:space="preserve"> folder that contains the default system </w:t>
      </w:r>
      <w:r>
        <w:t xml:space="preserve">fonts and </w:t>
      </w:r>
      <w:r w:rsidRPr="00FA4470">
        <w:rPr>
          <w:rStyle w:val="CodeInline"/>
        </w:rPr>
        <w:t>minion_sprite.png</w:t>
      </w:r>
      <w:r>
        <w:t xml:space="preserve">, and </w:t>
      </w:r>
      <w:r w:rsidRPr="00FA4470">
        <w:rPr>
          <w:rStyle w:val="CodeInline"/>
        </w:rPr>
        <w:t>minion_</w:t>
      </w:r>
      <w:r>
        <w:rPr>
          <w:rStyle w:val="CodeInline"/>
        </w:rPr>
        <w:t>portal</w:t>
      </w:r>
      <w:r w:rsidRPr="00FA4470">
        <w:rPr>
          <w:rStyle w:val="CodeInline"/>
        </w:rPr>
        <w:t>.png</w:t>
      </w:r>
      <w:r w:rsidRPr="00FA4470">
        <w:t xml:space="preserve">. </w:t>
      </w:r>
    </w:p>
    <w:p w14:paraId="7248B28E" w14:textId="276A4024" w:rsidR="006723AB" w:rsidRPr="004F3228" w:rsidRDefault="009F1FCD" w:rsidP="006723AB">
      <w:pPr>
        <w:pStyle w:val="Heading3"/>
      </w:pPr>
      <w:r>
        <w:t>Edit</w:t>
      </w:r>
      <w:r w:rsidR="006723AB">
        <w:t xml:space="preserve"> </w:t>
      </w:r>
      <w:r>
        <w:t>s</w:t>
      </w:r>
      <w:r w:rsidR="006723AB" w:rsidRPr="004F3228">
        <w:t>prite</w:t>
      </w:r>
      <w:r>
        <w:t>_r</w:t>
      </w:r>
      <w:r w:rsidR="006723AB" w:rsidRPr="004F3228">
        <w:t>enderable</w:t>
      </w:r>
      <w:r w:rsidR="006723AB">
        <w:t>.js file to Implement Per-Pixel Collision</w:t>
      </w:r>
      <w:r w:rsidR="006723AB" w:rsidRPr="004F3228">
        <w:rPr>
          <w:rStyle w:val="CodeInline"/>
        </w:rPr>
        <w:t xml:space="preserve"> </w:t>
      </w:r>
    </w:p>
    <w:p w14:paraId="69F6EBCB" w14:textId="59C4750D" w:rsidR="006723AB" w:rsidRPr="0090209F" w:rsidRDefault="006723AB" w:rsidP="006723AB">
      <w:pPr>
        <w:pStyle w:val="BodyTextFirst"/>
      </w:pPr>
      <w:del w:id="99" w:author="Matthew T. Munson" w:date="2021-05-10T01:02:00Z">
        <w:r w:rsidRPr="0090209F" w:rsidDel="009F1FCD">
          <w:delText xml:space="preserve">Create a new file in the </w:delText>
        </w:r>
        <w:r w:rsidRPr="0090209F" w:rsidDel="009F1FCD">
          <w:rPr>
            <w:rStyle w:val="CodeInline"/>
          </w:rPr>
          <w:delText>src/Engine/Renderables/</w:delText>
        </w:r>
        <w:r w:rsidRPr="0090209F" w:rsidDel="009F1FCD">
          <w:delText xml:space="preserve"> folder and name it </w:delText>
        </w:r>
        <w:r w:rsidDel="009F1FCD">
          <w:rPr>
            <w:rStyle w:val="CodeInline"/>
          </w:rPr>
          <w:delText>Sprite</w:delText>
        </w:r>
        <w:r w:rsidRPr="0090209F" w:rsidDel="009F1FCD">
          <w:rPr>
            <w:rStyle w:val="CodeInline"/>
          </w:rPr>
          <w:delText>Renderable_PixelCollision.js</w:delText>
        </w:r>
        <w:r w:rsidRPr="0090209F" w:rsidDel="009F1FCD">
          <w:delText>.</w:delText>
        </w:r>
        <w:r w:rsidDel="009F1FCD">
          <w:fldChar w:fldCharType="begin"/>
        </w:r>
        <w:r w:rsidDel="009F1FCD">
          <w:delInstrText xml:space="preserve"> XE "</w:delInstrText>
        </w:r>
        <w:r w:rsidRPr="00537262" w:rsidDel="009F1FCD">
          <w:rPr>
            <w:rStyle w:val="CodeInline"/>
          </w:rPr>
          <w:delInstrText>Sprite Pixel Collisions Project:SpriteRenderable_PixelCollision.js</w:delInstrText>
        </w:r>
        <w:r w:rsidRPr="00537262" w:rsidDel="009F1FCD">
          <w:delInstrText>. creation</w:delInstrText>
        </w:r>
        <w:r w:rsidDel="009F1FCD">
          <w:delInstrText xml:space="preserve">" </w:delInstrText>
        </w:r>
        <w:r w:rsidDel="009F1FCD">
          <w:fldChar w:fldCharType="end"/>
        </w:r>
        <w:r w:rsidRPr="0090209F" w:rsidDel="009F1FCD">
          <w:delText xml:space="preserve"> </w:delText>
        </w:r>
        <w:r w:rsidDel="009F1FCD">
          <w:delText>This file</w:delText>
        </w:r>
      </w:del>
      <w:ins w:id="100" w:author="Matthew T. Munson" w:date="2021-05-10T01:02:00Z">
        <w:r w:rsidR="009F1FCD">
          <w:t>Edit sprite_renderable.js to</w:t>
        </w:r>
      </w:ins>
      <w:r>
        <w:t xml:space="preserve"> implement</w:t>
      </w:r>
      <w:del w:id="101" w:author="Matthew T. Munson" w:date="2021-05-10T01:02:00Z">
        <w:r w:rsidDel="009F1FCD">
          <w:delText>s</w:delText>
        </w:r>
      </w:del>
      <w:r>
        <w:t xml:space="preserve"> the per-pixel specific support for </w:t>
      </w:r>
      <w:proofErr w:type="spellStart"/>
      <w:r w:rsidRPr="00C302AF">
        <w:rPr>
          <w:rStyle w:val="CodeInline"/>
        </w:rPr>
        <w:t>SpriteRenderable</w:t>
      </w:r>
      <w:proofErr w:type="spellEnd"/>
      <w:r>
        <w:t xml:space="preserve"> objects. </w:t>
      </w:r>
      <w:del w:id="102" w:author="Matthew T. Munson" w:date="2021-05-10T01:02:00Z">
        <w:r w:rsidDel="009F1FCD">
          <w:delText xml:space="preserve">Remember to include commands to load this new file </w:delText>
        </w:r>
        <w:r w:rsidRPr="0090209F" w:rsidDel="009F1FCD">
          <w:delText xml:space="preserve">in </w:delText>
        </w:r>
        <w:r w:rsidRPr="00FB7E57" w:rsidDel="009F1FCD">
          <w:rPr>
            <w:rStyle w:val="CodeInline"/>
          </w:rPr>
          <w:delText>index.html</w:delText>
        </w:r>
        <w:r w:rsidDel="009F1FCD">
          <w:delText xml:space="preserve">. In this file, </w:delText>
        </w:r>
      </w:del>
      <w:ins w:id="103" w:author="Matthew T. Munson" w:date="2021-05-10T01:02:00Z">
        <w:r w:rsidR="009F1FCD">
          <w:t>D</w:t>
        </w:r>
      </w:ins>
      <w:del w:id="104" w:author="Matthew T. Munson" w:date="2021-05-10T01:02:00Z">
        <w:r w:rsidDel="009F1FCD">
          <w:delText>d</w:delText>
        </w:r>
      </w:del>
      <w:r>
        <w:t xml:space="preserve">efine the </w:t>
      </w:r>
      <w:r w:rsidRPr="00B12194">
        <w:rPr>
          <w:rStyle w:val="CodeInline"/>
        </w:rPr>
        <w:t>_</w:t>
      </w:r>
      <w:proofErr w:type="spellStart"/>
      <w:r w:rsidRPr="00B12194">
        <w:rPr>
          <w:rStyle w:val="CodeInline"/>
        </w:rPr>
        <w:t>setTexInfo</w:t>
      </w:r>
      <w:proofErr w:type="spellEnd"/>
      <w:r w:rsidRPr="00B12194">
        <w:rPr>
          <w:rStyle w:val="CodeInline"/>
        </w:rPr>
        <w:t>()</w:t>
      </w:r>
      <w:r>
        <w:t xml:space="preserve"> function to override instance variables defined in the superclass, </w:t>
      </w:r>
      <w:proofErr w:type="spellStart"/>
      <w:r w:rsidRPr="00B12194">
        <w:rPr>
          <w:rStyle w:val="CodeInline"/>
        </w:rPr>
        <w:t>TextureRenderable</w:t>
      </w:r>
      <w:proofErr w:type="spellEnd"/>
      <w:r>
        <w:t>, such that these variables identify the currently active sprite element.</w:t>
      </w:r>
    </w:p>
    <w:p w14:paraId="628A4450" w14:textId="561E1CA9" w:rsidR="009F1FCD" w:rsidRDefault="009F1FCD" w:rsidP="009F1FCD">
      <w:pPr>
        <w:pStyle w:val="Code"/>
      </w:pPr>
      <w:r>
        <w:t>_setTexInfo() {</w:t>
      </w:r>
    </w:p>
    <w:p w14:paraId="6D6B9623" w14:textId="731F18DE" w:rsidR="009F1FCD" w:rsidRDefault="009F1FCD" w:rsidP="009F1FCD">
      <w:pPr>
        <w:pStyle w:val="Code"/>
      </w:pPr>
      <w:r>
        <w:t xml:space="preserve">    let imageW = this.mTextureInfo.mWidth;</w:t>
      </w:r>
    </w:p>
    <w:p w14:paraId="536BBE31" w14:textId="576D4976" w:rsidR="009F1FCD" w:rsidRDefault="009F1FCD" w:rsidP="009F1FCD">
      <w:pPr>
        <w:pStyle w:val="Code"/>
      </w:pPr>
      <w:r>
        <w:t xml:space="preserve">    let imageH = this.mTextureInfo.mHeight;</w:t>
      </w:r>
    </w:p>
    <w:p w14:paraId="676C32D8" w14:textId="77777777" w:rsidR="009F1FCD" w:rsidRDefault="009F1FCD" w:rsidP="009F1FCD">
      <w:pPr>
        <w:pStyle w:val="Code"/>
      </w:pPr>
      <w:r>
        <w:t xml:space="preserve">    </w:t>
      </w:r>
    </w:p>
    <w:p w14:paraId="3CE76887" w14:textId="1F167FA5" w:rsidR="009F1FCD" w:rsidRDefault="009F1FCD" w:rsidP="009F1FCD">
      <w:pPr>
        <w:pStyle w:val="Code"/>
      </w:pPr>
      <w:r>
        <w:t xml:space="preserve">    this.mElmLeftIndex = this.mElmLeft * imageW;</w:t>
      </w:r>
    </w:p>
    <w:p w14:paraId="14A1D7A4" w14:textId="3E8A401E" w:rsidR="009F1FCD" w:rsidRDefault="009F1FCD" w:rsidP="009F1FCD">
      <w:pPr>
        <w:pStyle w:val="Code"/>
      </w:pPr>
      <w:r>
        <w:t xml:space="preserve">    this.mElmBottomIndex = this.mElmBottom * imageH;</w:t>
      </w:r>
    </w:p>
    <w:p w14:paraId="1FDA64D4" w14:textId="77777777" w:rsidR="009F1FCD" w:rsidRDefault="009F1FCD" w:rsidP="009F1FCD">
      <w:pPr>
        <w:pStyle w:val="Code"/>
      </w:pPr>
      <w:r>
        <w:t xml:space="preserve">    </w:t>
      </w:r>
    </w:p>
    <w:p w14:paraId="185ADFFA" w14:textId="20A24D9E" w:rsidR="009F1FCD" w:rsidRDefault="009F1FCD" w:rsidP="009F1FCD">
      <w:pPr>
        <w:pStyle w:val="Code"/>
      </w:pPr>
      <w:r>
        <w:t xml:space="preserve">    this.mElmWidthPixels = ((this.mElmRight - this.mElmLeft) * imageW) + 1;</w:t>
      </w:r>
    </w:p>
    <w:p w14:paraId="714F2DD1" w14:textId="794A17F0" w:rsidR="009F1FCD" w:rsidRDefault="009F1FCD" w:rsidP="009F1FCD">
      <w:pPr>
        <w:pStyle w:val="Code"/>
      </w:pPr>
      <w:r>
        <w:t xml:space="preserve">    this.mElmHeightPixels = ((this.mElmTop - this.mElmBottom) * imageH) + 1;</w:t>
      </w:r>
    </w:p>
    <w:p w14:paraId="7314E06E" w14:textId="4FDCDDF8" w:rsidR="009F1FCD" w:rsidRDefault="009F1FCD" w:rsidP="009F1FCD">
      <w:pPr>
        <w:pStyle w:val="Code"/>
      </w:pPr>
      <w:r>
        <w:t>}</w:t>
      </w:r>
    </w:p>
    <w:p w14:paraId="39D15614" w14:textId="4FF698F1" w:rsidR="006723AB" w:rsidRDefault="006723AB" w:rsidP="00BD194A">
      <w:pPr>
        <w:pStyle w:val="BodyTextCont"/>
      </w:pPr>
      <w:r>
        <w:t xml:space="preserve">Notice that instead of the dimension of the entire texture map, </w:t>
      </w:r>
      <w:proofErr w:type="spellStart"/>
      <w:r w:rsidRPr="008D345A">
        <w:rPr>
          <w:rStyle w:val="CodeInline"/>
        </w:rPr>
        <w:t>m</w:t>
      </w:r>
      <w:r w:rsidR="009F1FCD">
        <w:rPr>
          <w:rStyle w:val="CodeInline"/>
        </w:rPr>
        <w:t>Elm</w:t>
      </w:r>
      <w:r w:rsidRPr="008D345A">
        <w:rPr>
          <w:rStyle w:val="CodeInline"/>
        </w:rPr>
        <w:t>Width</w:t>
      </w:r>
      <w:proofErr w:type="spellEnd"/>
      <w:r>
        <w:t>/</w:t>
      </w:r>
      <w:r w:rsidRPr="008D345A">
        <w:rPr>
          <w:rStyle w:val="CodeInline"/>
        </w:rPr>
        <w:t>Height</w:t>
      </w:r>
      <w:r>
        <w:t xml:space="preserve"> now contain values that correspond to the dimension of a single sprite element in the sprite sheet</w:t>
      </w:r>
      <w:r>
        <w:fldChar w:fldCharType="begin"/>
      </w:r>
      <w:r>
        <w:instrText xml:space="preserve"> XE "</w:instrText>
      </w:r>
      <w:r w:rsidRPr="00537262">
        <w:instrText>Sprite Pixel Collisions Project:SpriteRenderable_PixelCollision.js. creation</w:instrText>
      </w:r>
      <w:r>
        <w:instrText xml:space="preserve">" </w:instrText>
      </w:r>
      <w:r>
        <w:fldChar w:fldCharType="end"/>
      </w:r>
      <w:r>
        <w:t>.</w:t>
      </w:r>
    </w:p>
    <w:p w14:paraId="2EE00D11" w14:textId="3964CBB7" w:rsidR="006723AB" w:rsidDel="009F1FCD" w:rsidRDefault="006723AB" w:rsidP="006723AB">
      <w:pPr>
        <w:pStyle w:val="Heading3"/>
        <w:rPr>
          <w:del w:id="105" w:author="Matthew T. Munson" w:date="2021-05-10T01:04:00Z"/>
        </w:rPr>
      </w:pPr>
      <w:commentRangeStart w:id="106"/>
      <w:del w:id="107" w:author="Matthew T. Munson" w:date="2021-05-10T01:04:00Z">
        <w:r w:rsidDel="009F1FCD">
          <w:delText>Modify E</w:delText>
        </w:r>
        <w:r w:rsidDel="009F1FCD">
          <w:fldChar w:fldCharType="begin"/>
        </w:r>
        <w:r w:rsidDel="009F1FCD">
          <w:delInstrText xml:space="preserve"> XE "</w:delInstrText>
        </w:r>
        <w:r w:rsidRPr="00537262" w:rsidDel="009F1FCD">
          <w:delInstrText>Sprite Pixel Collisions Project:modification</w:delInstrText>
        </w:r>
        <w:r w:rsidDel="009F1FCD">
          <w:delInstrText xml:space="preserve">" </w:delInstrText>
        </w:r>
        <w:r w:rsidDel="009F1FCD">
          <w:fldChar w:fldCharType="end"/>
        </w:r>
        <w:r w:rsidDel="009F1FCD">
          <w:delText>xisting SpriteRenderable Functions to Support Per-Pixel Collision</w:delText>
        </w:r>
      </w:del>
    </w:p>
    <w:p w14:paraId="646209CF" w14:textId="77777777" w:rsidR="006723AB" w:rsidRDefault="006723AB" w:rsidP="006723AB">
      <w:pPr>
        <w:pStyle w:val="BodyTextFirst"/>
      </w:pPr>
      <w:r>
        <w:t>Follow these steps:</w:t>
      </w:r>
      <w:commentRangeEnd w:id="106"/>
      <w:r w:rsidR="009F1FCD">
        <w:rPr>
          <w:rStyle w:val="CommentReference"/>
          <w:rFonts w:asciiTheme="minorHAnsi" w:hAnsiTheme="minorHAnsi"/>
        </w:rPr>
        <w:commentReference w:id="106"/>
      </w:r>
    </w:p>
    <w:p w14:paraId="201F32BA" w14:textId="1431746E" w:rsidR="006723AB" w:rsidRDefault="006723AB" w:rsidP="00E60016">
      <w:pPr>
        <w:pStyle w:val="NumList"/>
        <w:numPr>
          <w:ilvl w:val="0"/>
          <w:numId w:val="23"/>
        </w:numPr>
      </w:pPr>
      <w:del w:id="108" w:author="Matthew T. Munson" w:date="2021-05-10T01:05:00Z">
        <w:r w:rsidRPr="00BD194A" w:rsidDel="009F1FCD">
          <w:delText>Edit</w:delText>
        </w:r>
        <w:r w:rsidDel="009F1FCD">
          <w:delText xml:space="preserve"> the </w:delText>
        </w:r>
        <w:r w:rsidRPr="003D44E6" w:rsidDel="009F1FCD">
          <w:rPr>
            <w:rStyle w:val="CodeInline"/>
          </w:rPr>
          <w:delText>SpriteRenderable.js</w:delText>
        </w:r>
        <w:r w:rsidDel="009F1FCD">
          <w:delText xml:space="preserve"> file and modify the constructor to call the newly defined </w:delText>
        </w:r>
        <w:r w:rsidRPr="003D44E6" w:rsidDel="009F1FCD">
          <w:rPr>
            <w:rStyle w:val="CodeInline"/>
          </w:rPr>
          <w:delText>_setTexInfo()</w:delText>
        </w:r>
        <w:r w:rsidDel="009F1FCD">
          <w:delText xml:space="preserve"> function to properly r</w:delText>
        </w:r>
        <w:r w:rsidRPr="00407661" w:rsidDel="009F1FCD">
          <w:delText>ecord</w:delText>
        </w:r>
        <w:r w:rsidDel="009F1FCD">
          <w:delText xml:space="preserve"> the dimension of a sprite element.</w:delText>
        </w:r>
      </w:del>
      <w:ins w:id="109" w:author="Matthew T. Munson" w:date="2021-05-10T01:05:00Z">
        <w:r w:rsidR="009F1FCD">
          <w:t xml:space="preserve">Modify the </w:t>
        </w:r>
        <w:proofErr w:type="spellStart"/>
        <w:r w:rsidR="009F1FCD">
          <w:t>SpriteRenderable</w:t>
        </w:r>
        <w:proofErr w:type="spellEnd"/>
        <w:r w:rsidR="009F1FCD">
          <w:t xml:space="preserve"> const</w:t>
        </w:r>
      </w:ins>
      <w:ins w:id="110" w:author="Matthew T. Munson" w:date="2021-05-10T01:06:00Z">
        <w:r w:rsidR="009F1FCD">
          <w:t>ructor to call the newly implemented _</w:t>
        </w:r>
        <w:proofErr w:type="spellStart"/>
        <w:r w:rsidR="009F1FCD">
          <w:t>setTexInfo</w:t>
        </w:r>
        <w:proofErr w:type="spellEnd"/>
        <w:r w:rsidR="009F1FCD">
          <w:t>() function. This will properly record the dimension of a sprite element.</w:t>
        </w:r>
      </w:ins>
    </w:p>
    <w:p w14:paraId="0ED6ABA9" w14:textId="6DAEAACC" w:rsidR="009F1FCD" w:rsidRDefault="009F1FCD" w:rsidP="009F1FCD">
      <w:pPr>
        <w:pStyle w:val="Code"/>
      </w:pPr>
      <w:r>
        <w:t>constructor(myTexture) {</w:t>
      </w:r>
    </w:p>
    <w:p w14:paraId="5C8425B8" w14:textId="436A946E" w:rsidR="009F1FCD" w:rsidRDefault="009F1FCD" w:rsidP="009F1FCD">
      <w:pPr>
        <w:pStyle w:val="Code"/>
      </w:pPr>
      <w:r>
        <w:t xml:space="preserve">    super(myTexture);</w:t>
      </w:r>
    </w:p>
    <w:p w14:paraId="54A7EDF1" w14:textId="7607C2F7" w:rsidR="009F1FCD" w:rsidRDefault="009F1FCD" w:rsidP="009F1FCD">
      <w:pPr>
        <w:pStyle w:val="Code"/>
      </w:pPr>
      <w:r>
        <w:t xml:space="preserve">    super._setShader(shaderResources.getSpriteShader());</w:t>
      </w:r>
    </w:p>
    <w:p w14:paraId="4960182F" w14:textId="3CDF0523" w:rsidR="009F1FCD" w:rsidRDefault="009F1FCD" w:rsidP="009F1FCD">
      <w:pPr>
        <w:pStyle w:val="Code"/>
      </w:pPr>
      <w:r>
        <w:t xml:space="preserve">    // sprite coordinate</w:t>
      </w:r>
    </w:p>
    <w:p w14:paraId="52D4EE80" w14:textId="285FDE67" w:rsidR="009F1FCD" w:rsidRDefault="009F1FCD" w:rsidP="009F1FCD">
      <w:pPr>
        <w:pStyle w:val="Code"/>
      </w:pPr>
      <w:r>
        <w:t xml:space="preserve">    // bounds of texture coordinate (0 is left, 1 is right)</w:t>
      </w:r>
    </w:p>
    <w:p w14:paraId="068C908E" w14:textId="34B8E757" w:rsidR="009F1FCD" w:rsidRDefault="009F1FCD" w:rsidP="009F1FCD">
      <w:pPr>
        <w:pStyle w:val="Code"/>
      </w:pPr>
      <w:r>
        <w:t xml:space="preserve">    this.mElmLeft = 0.0;   </w:t>
      </w:r>
    </w:p>
    <w:p w14:paraId="59924404" w14:textId="1311F16A" w:rsidR="009F1FCD" w:rsidRDefault="009F1FCD" w:rsidP="009F1FCD">
      <w:pPr>
        <w:pStyle w:val="Code"/>
      </w:pPr>
      <w:r>
        <w:t xml:space="preserve">    this.mElmRight = 1.0; </w:t>
      </w:r>
    </w:p>
    <w:p w14:paraId="5B4842A4" w14:textId="2398A91B" w:rsidR="009F1FCD" w:rsidRDefault="009F1FCD" w:rsidP="009F1FCD">
      <w:pPr>
        <w:pStyle w:val="Code"/>
      </w:pPr>
      <w:r>
        <w:lastRenderedPageBreak/>
        <w:t xml:space="preserve">    this.mElmTop = 1.0;    //   1 is top and 0 is bottom of image</w:t>
      </w:r>
    </w:p>
    <w:p w14:paraId="7E316AB6" w14:textId="3A504EE3" w:rsidR="009F1FCD" w:rsidRDefault="009F1FCD" w:rsidP="009F1FCD">
      <w:pPr>
        <w:pStyle w:val="Code"/>
      </w:pPr>
      <w:r>
        <w:t xml:space="preserve">    this.mElmBottom = 0.0; // </w:t>
      </w:r>
    </w:p>
    <w:p w14:paraId="48D7BFDA" w14:textId="77777777" w:rsidR="009F1FCD" w:rsidRDefault="009F1FCD" w:rsidP="009F1FCD">
      <w:pPr>
        <w:pStyle w:val="Code"/>
      </w:pPr>
    </w:p>
    <w:p w14:paraId="17E7F23A" w14:textId="30358B07" w:rsidR="009F1FCD" w:rsidRDefault="009F1FCD" w:rsidP="009F1FCD">
      <w:pPr>
        <w:pStyle w:val="Code"/>
      </w:pPr>
      <w:r>
        <w:t xml:space="preserve">    // sets info to support per-pixel collision </w:t>
      </w:r>
    </w:p>
    <w:p w14:paraId="3844615B" w14:textId="02F22AF5" w:rsidR="009F1FCD" w:rsidRDefault="009F1FCD" w:rsidP="009F1FCD">
      <w:pPr>
        <w:pStyle w:val="Code"/>
      </w:pPr>
      <w:r>
        <w:t xml:space="preserve">    this._setTexInfo();</w:t>
      </w:r>
    </w:p>
    <w:p w14:paraId="12148B11" w14:textId="3CDD74C7" w:rsidR="009F1FCD" w:rsidRDefault="009F1FCD" w:rsidP="009F1FCD">
      <w:pPr>
        <w:pStyle w:val="Code"/>
      </w:pPr>
      <w:r>
        <w:t>}</w:t>
      </w:r>
    </w:p>
    <w:p w14:paraId="76DD9973" w14:textId="6E323ECF" w:rsidR="006723AB" w:rsidRDefault="006723AB" w:rsidP="00E60016">
      <w:pPr>
        <w:pStyle w:val="NumList"/>
        <w:numPr>
          <w:ilvl w:val="0"/>
          <w:numId w:val="8"/>
        </w:numPr>
      </w:pPr>
      <w:r w:rsidRPr="00BD194A">
        <w:t>Remember</w:t>
      </w:r>
      <w:r>
        <w:t xml:space="preserve"> to call the </w:t>
      </w:r>
      <w:r w:rsidRPr="00363D0B">
        <w:rPr>
          <w:rStyle w:val="CodeInline"/>
        </w:rPr>
        <w:t>_</w:t>
      </w:r>
      <w:proofErr w:type="spellStart"/>
      <w:r w:rsidRPr="00363D0B">
        <w:rPr>
          <w:rStyle w:val="CodeInline"/>
        </w:rPr>
        <w:t>setTexInfo</w:t>
      </w:r>
      <w:proofErr w:type="spellEnd"/>
      <w:r w:rsidRPr="00363D0B">
        <w:rPr>
          <w:rStyle w:val="CodeInline"/>
        </w:rPr>
        <w:t>()</w:t>
      </w:r>
      <w:r>
        <w:t xml:space="preserve"> function when the current sprite element is updated in the </w:t>
      </w:r>
      <w:proofErr w:type="spellStart"/>
      <w:r w:rsidRPr="00363D0B">
        <w:rPr>
          <w:rStyle w:val="CodeInline"/>
        </w:rPr>
        <w:t>setElementUVCoor</w:t>
      </w:r>
      <w:r w:rsidR="009F1FCD">
        <w:rPr>
          <w:rStyle w:val="CodeInline"/>
        </w:rPr>
        <w:t>di</w:t>
      </w:r>
      <w:r w:rsidRPr="00363D0B">
        <w:rPr>
          <w:rStyle w:val="CodeInline"/>
        </w:rPr>
        <w:t>nate</w:t>
      </w:r>
      <w:proofErr w:type="spellEnd"/>
      <w:r w:rsidRPr="00363D0B">
        <w:rPr>
          <w:rStyle w:val="CodeInline"/>
        </w:rPr>
        <w:t>()</w:t>
      </w:r>
      <w:r>
        <w:t xml:space="preserve"> and </w:t>
      </w:r>
      <w:proofErr w:type="spellStart"/>
      <w:r w:rsidRPr="00363D0B">
        <w:rPr>
          <w:rStyle w:val="CodeInline"/>
        </w:rPr>
        <w:t>setElementPixelPositions</w:t>
      </w:r>
      <w:proofErr w:type="spellEnd"/>
      <w:r w:rsidRPr="00363D0B">
        <w:rPr>
          <w:rStyle w:val="CodeInline"/>
        </w:rPr>
        <w:t>()</w:t>
      </w:r>
      <w:r>
        <w:t xml:space="preserve"> functions.</w:t>
      </w:r>
    </w:p>
    <w:p w14:paraId="72EE8501" w14:textId="74D50EE6" w:rsidR="009F1FCD" w:rsidRDefault="009F1FCD" w:rsidP="009F1FCD">
      <w:pPr>
        <w:pStyle w:val="Code"/>
      </w:pPr>
      <w:r>
        <w:t>setElementUVCoordinate(left, right, bottom, top) {</w:t>
      </w:r>
    </w:p>
    <w:p w14:paraId="437168BB" w14:textId="0407CA70" w:rsidR="009F1FCD" w:rsidRDefault="009F1FCD" w:rsidP="009F1FCD">
      <w:pPr>
        <w:pStyle w:val="Code"/>
      </w:pPr>
      <w:r>
        <w:t xml:space="preserve">    this.mElmLeft = left;</w:t>
      </w:r>
    </w:p>
    <w:p w14:paraId="70CBA107" w14:textId="61517DB7" w:rsidR="009F1FCD" w:rsidRDefault="009F1FCD" w:rsidP="009F1FCD">
      <w:pPr>
        <w:pStyle w:val="Code"/>
      </w:pPr>
      <w:r>
        <w:t xml:space="preserve">    this.mElmRight = right;</w:t>
      </w:r>
    </w:p>
    <w:p w14:paraId="4EED743E" w14:textId="27874C27" w:rsidR="009F1FCD" w:rsidRDefault="009F1FCD" w:rsidP="009F1FCD">
      <w:pPr>
        <w:pStyle w:val="Code"/>
      </w:pPr>
      <w:r>
        <w:t xml:space="preserve">    this.mElmBottom = bottom;</w:t>
      </w:r>
    </w:p>
    <w:p w14:paraId="06913B2E" w14:textId="4522854C" w:rsidR="009F1FCD" w:rsidRDefault="009F1FCD" w:rsidP="009F1FCD">
      <w:pPr>
        <w:pStyle w:val="Code"/>
      </w:pPr>
      <w:r>
        <w:t xml:space="preserve">    this.mElmTop = top;</w:t>
      </w:r>
    </w:p>
    <w:p w14:paraId="0C980039" w14:textId="69F33311" w:rsidR="009F1FCD" w:rsidRPr="009F1FCD" w:rsidRDefault="009F1FCD" w:rsidP="009F1FCD">
      <w:pPr>
        <w:pStyle w:val="Code"/>
        <w:rPr>
          <w:rStyle w:val="CodeBold"/>
        </w:rPr>
      </w:pPr>
      <w:r>
        <w:t xml:space="preserve">    </w:t>
      </w:r>
      <w:r w:rsidRPr="009F1FCD">
        <w:rPr>
          <w:rStyle w:val="CodeBold"/>
        </w:rPr>
        <w:t>this._setTexInfo();</w:t>
      </w:r>
    </w:p>
    <w:p w14:paraId="3ECBA959" w14:textId="0FAC4B15" w:rsidR="009F1FCD" w:rsidRDefault="009F1FCD" w:rsidP="009F1FCD">
      <w:pPr>
        <w:pStyle w:val="Code"/>
      </w:pPr>
      <w:r>
        <w:t>}</w:t>
      </w:r>
    </w:p>
    <w:p w14:paraId="4829C9BB" w14:textId="77777777" w:rsidR="006723AB" w:rsidRDefault="006723AB" w:rsidP="006723AB">
      <w:pPr>
        <w:pStyle w:val="Code"/>
      </w:pPr>
    </w:p>
    <w:p w14:paraId="6DB77BF7" w14:textId="3DA9C124" w:rsidR="009F1FCD" w:rsidRDefault="009F1FCD" w:rsidP="009F1FCD">
      <w:pPr>
        <w:pStyle w:val="Code"/>
      </w:pPr>
      <w:r>
        <w:t>setElementPixelPositions(left, right, bottom, top) {</w:t>
      </w:r>
    </w:p>
    <w:p w14:paraId="331BA85E" w14:textId="0C728670" w:rsidR="009F1FCD" w:rsidRDefault="009F1FCD" w:rsidP="009F1FCD">
      <w:pPr>
        <w:pStyle w:val="Code"/>
      </w:pPr>
      <w:r>
        <w:t xml:space="preserve">    // entire image width, height</w:t>
      </w:r>
    </w:p>
    <w:p w14:paraId="4716FEE1" w14:textId="3E06B03D" w:rsidR="009F1FCD" w:rsidRDefault="009F1FCD" w:rsidP="009F1FCD">
      <w:pPr>
        <w:pStyle w:val="Code"/>
      </w:pPr>
      <w:r>
        <w:t xml:space="preserve">    let imageW = this.mTextureInfo.mWidth;</w:t>
      </w:r>
    </w:p>
    <w:p w14:paraId="583CEAAF" w14:textId="50E4D59B" w:rsidR="009F1FCD" w:rsidRDefault="009F1FCD" w:rsidP="009F1FCD">
      <w:pPr>
        <w:pStyle w:val="Code"/>
      </w:pPr>
      <w:r>
        <w:t xml:space="preserve">    let imageH = this.mTextureInfo.mHeight;</w:t>
      </w:r>
    </w:p>
    <w:p w14:paraId="34041976" w14:textId="77777777" w:rsidR="009F1FCD" w:rsidRDefault="009F1FCD" w:rsidP="009F1FCD">
      <w:pPr>
        <w:pStyle w:val="Code"/>
      </w:pPr>
    </w:p>
    <w:p w14:paraId="1C518E33" w14:textId="70F99D60" w:rsidR="009F1FCD" w:rsidRDefault="009F1FCD" w:rsidP="009F1FCD">
      <w:pPr>
        <w:pStyle w:val="Code"/>
      </w:pPr>
      <w:r>
        <w:t xml:space="preserve">    this.mElmLeft = left / imageW;</w:t>
      </w:r>
    </w:p>
    <w:p w14:paraId="7FC8F531" w14:textId="4BF4F003" w:rsidR="009F1FCD" w:rsidRDefault="009F1FCD" w:rsidP="009F1FCD">
      <w:pPr>
        <w:pStyle w:val="Code"/>
      </w:pPr>
      <w:r>
        <w:t xml:space="preserve">    this.mElmRight = right / imageW;</w:t>
      </w:r>
    </w:p>
    <w:p w14:paraId="5B73619E" w14:textId="4A8E0EEC" w:rsidR="009F1FCD" w:rsidRDefault="009F1FCD" w:rsidP="009F1FCD">
      <w:pPr>
        <w:pStyle w:val="Code"/>
      </w:pPr>
      <w:r>
        <w:t xml:space="preserve">    this.mElmBottom = bottom / imageH;</w:t>
      </w:r>
    </w:p>
    <w:p w14:paraId="7474DE4F" w14:textId="3DBF5F46" w:rsidR="009F1FCD" w:rsidRDefault="009F1FCD" w:rsidP="009F1FCD">
      <w:pPr>
        <w:pStyle w:val="Code"/>
      </w:pPr>
      <w:r>
        <w:t xml:space="preserve">    this.mElmTop = top / imageH;</w:t>
      </w:r>
    </w:p>
    <w:p w14:paraId="42817CD4" w14:textId="0E4AE78D" w:rsidR="009F1FCD" w:rsidRPr="009F1FCD" w:rsidRDefault="009F1FCD" w:rsidP="009F1FCD">
      <w:pPr>
        <w:pStyle w:val="Code"/>
        <w:rPr>
          <w:rStyle w:val="CodeBold"/>
        </w:rPr>
      </w:pPr>
      <w:r>
        <w:t xml:space="preserve">    </w:t>
      </w:r>
      <w:r w:rsidRPr="009F1FCD">
        <w:rPr>
          <w:rStyle w:val="CodeBold"/>
        </w:rPr>
        <w:t>this._setTexInfo();</w:t>
      </w:r>
    </w:p>
    <w:p w14:paraId="4544D91B" w14:textId="2F3697DE" w:rsidR="009F1FCD" w:rsidRDefault="009F1FCD" w:rsidP="009F1FCD">
      <w:pPr>
        <w:pStyle w:val="Code"/>
      </w:pPr>
      <w:r>
        <w:t>}</w:t>
      </w:r>
    </w:p>
    <w:p w14:paraId="71733CB4" w14:textId="77777777" w:rsidR="006723AB" w:rsidRDefault="006723AB" w:rsidP="006723AB">
      <w:pPr>
        <w:pStyle w:val="Heading3"/>
      </w:pPr>
      <w:r>
        <w:t xml:space="preserve">Modify </w:t>
      </w:r>
      <w:proofErr w:type="spellStart"/>
      <w:r>
        <w:t>TextureRenderable</w:t>
      </w:r>
      <w:proofErr w:type="spellEnd"/>
      <w:r>
        <w:fldChar w:fldCharType="begin"/>
      </w:r>
      <w:r>
        <w:instrText xml:space="preserve"> XE "</w:instrText>
      </w:r>
      <w:r w:rsidRPr="00537262">
        <w:instrText>Sprite Pixel Collisions Project:TextureRenderable modification</w:instrText>
      </w:r>
      <w:r>
        <w:instrText xml:space="preserve">" </w:instrText>
      </w:r>
      <w:r>
        <w:fldChar w:fldCharType="end"/>
      </w:r>
      <w:r>
        <w:t xml:space="preserve"> to Support Accesses to </w:t>
      </w:r>
      <w:r w:rsidRPr="00756A9A">
        <w:t>Sprite Pixel</w:t>
      </w:r>
      <w:r>
        <w:t>s</w:t>
      </w:r>
    </w:p>
    <w:p w14:paraId="6CECA9F1" w14:textId="3C1D9814" w:rsidR="006723AB" w:rsidRDefault="006723AB" w:rsidP="006723AB">
      <w:pPr>
        <w:pStyle w:val="BodyTextFirst"/>
      </w:pPr>
      <w:r>
        <w:t xml:space="preserve">Edit the </w:t>
      </w:r>
      <w:r w:rsidR="002D2F14">
        <w:rPr>
          <w:rStyle w:val="CodeInline"/>
        </w:rPr>
        <w:t>t</w:t>
      </w:r>
      <w:r w:rsidRPr="00F86B12">
        <w:rPr>
          <w:rStyle w:val="CodeInline"/>
        </w:rPr>
        <w:t>exture</w:t>
      </w:r>
      <w:r w:rsidR="002D2F14">
        <w:rPr>
          <w:rStyle w:val="CodeInline"/>
        </w:rPr>
        <w:t>_r</w:t>
      </w:r>
      <w:r w:rsidRPr="00F86B12">
        <w:rPr>
          <w:rStyle w:val="CodeInline"/>
        </w:rPr>
        <w:t>enderable_</w:t>
      </w:r>
      <w:r w:rsidR="002D2F14">
        <w:rPr>
          <w:rStyle w:val="CodeInline"/>
        </w:rPr>
        <w:t>p</w:t>
      </w:r>
      <w:r w:rsidRPr="00F86B12">
        <w:rPr>
          <w:rStyle w:val="CodeInline"/>
        </w:rPr>
        <w:t>ixel</w:t>
      </w:r>
      <w:r w:rsidR="002D2F14">
        <w:rPr>
          <w:rStyle w:val="CodeInline"/>
        </w:rPr>
        <w:t>_c</w:t>
      </w:r>
      <w:r w:rsidRPr="00F86B12">
        <w:rPr>
          <w:rStyle w:val="CodeInline"/>
        </w:rPr>
        <w:t>ollision.js</w:t>
      </w:r>
      <w:r>
        <w:t xml:space="preserve"> file and modify the </w:t>
      </w:r>
      <w:r w:rsidRPr="00176D5A">
        <w:rPr>
          <w:rStyle w:val="CodeInline"/>
        </w:rPr>
        <w:t>_</w:t>
      </w:r>
      <w:proofErr w:type="spellStart"/>
      <w:r w:rsidRPr="00176D5A">
        <w:rPr>
          <w:rStyle w:val="CodeInline"/>
        </w:rPr>
        <w:t>pixelAlphaValue</w:t>
      </w:r>
      <w:proofErr w:type="spellEnd"/>
      <w:r w:rsidRPr="00176D5A">
        <w:rPr>
          <w:rStyle w:val="CodeInline"/>
        </w:rPr>
        <w:t>()</w:t>
      </w:r>
      <w:r>
        <w:t xml:space="preserve"> function to support pixel accesses with a sprite element index offset.</w:t>
      </w:r>
    </w:p>
    <w:p w14:paraId="59DBAE2D" w14:textId="18E51BBD" w:rsidR="002D2F14" w:rsidRDefault="002D2F14" w:rsidP="002D2F14">
      <w:pPr>
        <w:pStyle w:val="Code"/>
      </w:pPr>
      <w:r>
        <w:t>TextureRenderable.prototype._pixelAlphaValue = function (x, y) {</w:t>
      </w:r>
    </w:p>
    <w:p w14:paraId="5BB5E57D" w14:textId="77777777" w:rsidR="002D2F14" w:rsidRDefault="002D2F14" w:rsidP="002D2F14">
      <w:pPr>
        <w:pStyle w:val="Code"/>
      </w:pPr>
      <w:r>
        <w:t xml:space="preserve">    y += this.mElmBottomIndex;</w:t>
      </w:r>
    </w:p>
    <w:p w14:paraId="6C31D0E3" w14:textId="77777777" w:rsidR="002D2F14" w:rsidRDefault="002D2F14" w:rsidP="002D2F14">
      <w:pPr>
        <w:pStyle w:val="Code"/>
      </w:pPr>
      <w:r>
        <w:t xml:space="preserve">    x += this.mElmLeftIndex;</w:t>
      </w:r>
    </w:p>
    <w:p w14:paraId="4E27848F" w14:textId="77777777" w:rsidR="002D2F14" w:rsidRDefault="002D2F14" w:rsidP="002D2F14">
      <w:pPr>
        <w:pStyle w:val="Code"/>
      </w:pPr>
      <w:r>
        <w:t xml:space="preserve">    x = x * 4;</w:t>
      </w:r>
    </w:p>
    <w:p w14:paraId="5D153199" w14:textId="77777777" w:rsidR="002D2F14" w:rsidRDefault="002D2F14" w:rsidP="002D2F14">
      <w:pPr>
        <w:pStyle w:val="Code"/>
      </w:pPr>
      <w:r>
        <w:t xml:space="preserve">    y = y * 4;</w:t>
      </w:r>
    </w:p>
    <w:p w14:paraId="111C97A5" w14:textId="77777777" w:rsidR="002D2F14" w:rsidRDefault="002D2F14" w:rsidP="002D2F14">
      <w:pPr>
        <w:pStyle w:val="Code"/>
      </w:pPr>
      <w:r>
        <w:t xml:space="preserve">    return this.mColorArray[(y * this.mTextureInfo.mWidth) + x + 3];</w:t>
      </w:r>
    </w:p>
    <w:p w14:paraId="3E92BE2E" w14:textId="10F25F59" w:rsidR="002D2F14" w:rsidRDefault="002D2F14" w:rsidP="002D2F14">
      <w:pPr>
        <w:pStyle w:val="Code"/>
      </w:pPr>
      <w:r>
        <w:t>}</w:t>
      </w:r>
    </w:p>
    <w:p w14:paraId="42D0279F" w14:textId="77777777" w:rsidR="006723AB" w:rsidRPr="00E76409" w:rsidRDefault="006723AB" w:rsidP="006723AB">
      <w:pPr>
        <w:pStyle w:val="Heading3"/>
      </w:pPr>
      <w:r w:rsidRPr="00E76409">
        <w:t xml:space="preserve">Test </w:t>
      </w:r>
      <w:r>
        <w:t>Per-</w:t>
      </w:r>
      <w:r w:rsidRPr="00E76409">
        <w:t>Pixel Collision</w:t>
      </w:r>
      <w:r>
        <w:t xml:space="preserve"> for Sprites in </w:t>
      </w:r>
      <w:proofErr w:type="spellStart"/>
      <w:r>
        <w:t>MyGame</w:t>
      </w:r>
      <w:proofErr w:type="spellEnd"/>
      <w:r>
        <w:fldChar w:fldCharType="begin"/>
      </w:r>
      <w:r>
        <w:instrText xml:space="preserve"> XE "</w:instrText>
      </w:r>
      <w:r w:rsidRPr="00537262">
        <w:instrText>Sprite Pixel Collisions Project:in MyGame</w:instrText>
      </w:r>
      <w:r>
        <w:instrText xml:space="preserve">" </w:instrText>
      </w:r>
      <w:r>
        <w:fldChar w:fldCharType="end"/>
      </w:r>
    </w:p>
    <w:p w14:paraId="468CCCFD" w14:textId="77777777" w:rsidR="006723AB" w:rsidRDefault="006723AB" w:rsidP="006723AB">
      <w:pPr>
        <w:pStyle w:val="BodyTextFirst"/>
      </w:pPr>
      <w:r>
        <w:t>The code for testing this project is a simple modification from previous projects, and the details are not listed. It is important to note the different object types in the scene.</w:t>
      </w:r>
    </w:p>
    <w:p w14:paraId="22A0D1AA" w14:textId="77777777" w:rsidR="006723AB" w:rsidRPr="00BD194A" w:rsidRDefault="006723AB" w:rsidP="00BD194A">
      <w:pPr>
        <w:pStyle w:val="Bullet"/>
      </w:pPr>
      <w:r w:rsidRPr="00BD194A">
        <w:rPr>
          <w:rStyle w:val="CodeInline"/>
          <w:rFonts w:ascii="Utopia" w:hAnsi="Utopia"/>
          <w:bdr w:val="none" w:sz="0" w:space="0" w:color="auto"/>
        </w:rPr>
        <w:t>Portal</w:t>
      </w:r>
      <w:r w:rsidRPr="00BD194A">
        <w:t xml:space="preserve"> minion: A simple </w:t>
      </w:r>
      <w:proofErr w:type="spellStart"/>
      <w:r w:rsidRPr="00BD194A">
        <w:rPr>
          <w:rStyle w:val="CodeInline"/>
          <w:rFonts w:ascii="Utopia" w:hAnsi="Utopia"/>
          <w:bdr w:val="none" w:sz="0" w:space="0" w:color="auto"/>
        </w:rPr>
        <w:t>TextureRenderable</w:t>
      </w:r>
      <w:proofErr w:type="spellEnd"/>
      <w:r w:rsidRPr="00BD194A">
        <w:t xml:space="preserve"> object </w:t>
      </w:r>
    </w:p>
    <w:p w14:paraId="0E9832BD" w14:textId="77777777" w:rsidR="006723AB" w:rsidRPr="00BD194A" w:rsidRDefault="006723AB" w:rsidP="00BD194A">
      <w:pPr>
        <w:pStyle w:val="Bullet"/>
      </w:pPr>
      <w:r w:rsidRPr="00BD194A">
        <w:rPr>
          <w:rStyle w:val="CodeInline"/>
          <w:rFonts w:ascii="Utopia" w:hAnsi="Utopia"/>
          <w:bdr w:val="none" w:sz="0" w:space="0" w:color="auto"/>
        </w:rPr>
        <w:lastRenderedPageBreak/>
        <w:t>Hero</w:t>
      </w:r>
      <w:r w:rsidRPr="00BD194A">
        <w:t xml:space="preserve"> and </w:t>
      </w:r>
      <w:r w:rsidRPr="00BD194A">
        <w:rPr>
          <w:rStyle w:val="CodeInline"/>
          <w:rFonts w:ascii="Utopia" w:hAnsi="Utopia"/>
          <w:bdr w:val="none" w:sz="0" w:space="0" w:color="auto"/>
        </w:rPr>
        <w:t>Brain</w:t>
      </w:r>
      <w:r w:rsidRPr="00BD194A">
        <w:t xml:space="preserve">: </w:t>
      </w:r>
      <w:proofErr w:type="spellStart"/>
      <w:r w:rsidRPr="00BD194A">
        <w:rPr>
          <w:rStyle w:val="CodeInline"/>
          <w:rFonts w:ascii="Utopia" w:hAnsi="Utopia"/>
          <w:bdr w:val="none" w:sz="0" w:space="0" w:color="auto"/>
        </w:rPr>
        <w:t>SpriteRenderable</w:t>
      </w:r>
      <w:proofErr w:type="spellEnd"/>
      <w:r w:rsidRPr="00BD194A">
        <w:t xml:space="preserve"> objects where the textures shown on the geometries are sprite elements defined in the </w:t>
      </w:r>
      <w:r w:rsidRPr="00BD194A">
        <w:rPr>
          <w:rStyle w:val="CodeInline"/>
          <w:rFonts w:ascii="Utopia" w:hAnsi="Utopia"/>
          <w:bdr w:val="none" w:sz="0" w:space="0" w:color="auto"/>
        </w:rPr>
        <w:t>minion_sprite.png</w:t>
      </w:r>
      <w:r w:rsidRPr="00BD194A">
        <w:t xml:space="preserve"> sprite sheet</w:t>
      </w:r>
    </w:p>
    <w:p w14:paraId="7FDF372D" w14:textId="77777777" w:rsidR="006723AB" w:rsidRPr="00BD194A" w:rsidRDefault="006723AB" w:rsidP="00BD194A">
      <w:pPr>
        <w:pStyle w:val="Bullet"/>
      </w:pPr>
      <w:r w:rsidRPr="00BD194A">
        <w:rPr>
          <w:rStyle w:val="CodeInline"/>
          <w:rFonts w:ascii="Utopia" w:hAnsi="Utopia"/>
          <w:bdr w:val="none" w:sz="0" w:space="0" w:color="auto"/>
        </w:rPr>
        <w:t>Left</w:t>
      </w:r>
      <w:r w:rsidRPr="00BD194A">
        <w:t xml:space="preserve"> and </w:t>
      </w:r>
      <w:r w:rsidRPr="00BD194A">
        <w:rPr>
          <w:rStyle w:val="CodeInline"/>
          <w:rFonts w:ascii="Utopia" w:hAnsi="Utopia"/>
          <w:bdr w:val="none" w:sz="0" w:space="0" w:color="auto"/>
        </w:rPr>
        <w:t>Right</w:t>
      </w:r>
      <w:r w:rsidRPr="00BD194A">
        <w:t xml:space="preserve"> minions: </w:t>
      </w:r>
      <w:proofErr w:type="spellStart"/>
      <w:r w:rsidRPr="00BD194A">
        <w:rPr>
          <w:rStyle w:val="CodeInline"/>
          <w:rFonts w:ascii="Utopia" w:hAnsi="Utopia"/>
          <w:bdr w:val="none" w:sz="0" w:space="0" w:color="auto"/>
        </w:rPr>
        <w:t>SpriteAnimateRenderable</w:t>
      </w:r>
      <w:proofErr w:type="spellEnd"/>
      <w:r w:rsidRPr="00BD194A">
        <w:t xml:space="preserve"> objects with sprite elements defined in the top two rows of the </w:t>
      </w:r>
      <w:r w:rsidRPr="00BD194A">
        <w:rPr>
          <w:rStyle w:val="CodeInline"/>
          <w:rFonts w:ascii="Utopia" w:hAnsi="Utopia"/>
          <w:bdr w:val="none" w:sz="0" w:space="0" w:color="auto"/>
        </w:rPr>
        <w:t>minion_sprite.png</w:t>
      </w:r>
      <w:r w:rsidRPr="00BD194A">
        <w:t xml:space="preserve"> animated sprite sheet</w:t>
      </w:r>
    </w:p>
    <w:p w14:paraId="3154B43B" w14:textId="77777777" w:rsidR="006723AB" w:rsidRDefault="006723AB" w:rsidP="00BD194A">
      <w:pPr>
        <w:pStyle w:val="BodyTextFirst"/>
      </w:pPr>
      <w:r>
        <w:t xml:space="preserve">You can now run this project and observe the correct </w:t>
      </w:r>
      <w:r w:rsidRPr="00790698">
        <w:t xml:space="preserve">results from </w:t>
      </w:r>
      <w:r>
        <w:t xml:space="preserve">the collisions of the different object types. </w:t>
      </w:r>
    </w:p>
    <w:p w14:paraId="19931114" w14:textId="77777777" w:rsidR="006723AB" w:rsidRDefault="006723AB" w:rsidP="00E60016">
      <w:pPr>
        <w:pStyle w:val="NumList"/>
        <w:numPr>
          <w:ilvl w:val="0"/>
          <w:numId w:val="24"/>
        </w:numPr>
      </w:pPr>
      <w:r w:rsidRPr="00790698">
        <w:t xml:space="preserve">Try moving the </w:t>
      </w:r>
      <w:r w:rsidRPr="004104AE">
        <w:rPr>
          <w:rStyle w:val="CodeInline"/>
        </w:rPr>
        <w:t>Hero</w:t>
      </w:r>
      <w:r w:rsidRPr="00790698">
        <w:t xml:space="preserve"> </w:t>
      </w:r>
      <w:r>
        <w:t>object and</w:t>
      </w:r>
      <w:r w:rsidRPr="00790698">
        <w:t xml:space="preserve"> observe how </w:t>
      </w:r>
      <w:r>
        <w:t xml:space="preserve">the </w:t>
      </w:r>
      <w:r w:rsidRPr="00790698">
        <w:rPr>
          <w:rStyle w:val="CodeInline"/>
        </w:rPr>
        <w:t>Brain</w:t>
      </w:r>
      <w:r>
        <w:t xml:space="preserve"> object constantly seeks out and collides with it. This is the case of collision between two </w:t>
      </w:r>
      <w:proofErr w:type="spellStart"/>
      <w:r w:rsidRPr="00673A85">
        <w:rPr>
          <w:rStyle w:val="CodeInline"/>
        </w:rPr>
        <w:t>SpriteRenderable</w:t>
      </w:r>
      <w:proofErr w:type="spellEnd"/>
      <w:r>
        <w:t xml:space="preserve"> objects.</w:t>
      </w:r>
    </w:p>
    <w:p w14:paraId="3A02F758" w14:textId="77777777" w:rsidR="006723AB" w:rsidRPr="00F84D15" w:rsidRDefault="006723AB" w:rsidP="00E60016">
      <w:pPr>
        <w:pStyle w:val="NumList"/>
        <w:numPr>
          <w:ilvl w:val="0"/>
          <w:numId w:val="8"/>
        </w:numPr>
      </w:pPr>
      <w:r w:rsidRPr="00F84D15">
        <w:t xml:space="preserve">Press the L/R keys and then move the </w:t>
      </w:r>
      <w:r w:rsidRPr="00F84D15">
        <w:rPr>
          <w:rStyle w:val="CodeInline"/>
          <w:rFonts w:ascii="Utopia" w:hAnsi="Utopia"/>
          <w:bdr w:val="none" w:sz="0" w:space="0" w:color="auto"/>
        </w:rPr>
        <w:t>Portal</w:t>
      </w:r>
      <w:r w:rsidRPr="00F84D15">
        <w:t xml:space="preserve"> minion with the WASD keys to collide with the </w:t>
      </w:r>
      <w:r w:rsidRPr="00F84D15">
        <w:rPr>
          <w:rStyle w:val="CodeInline"/>
          <w:rFonts w:ascii="Utopia" w:hAnsi="Utopia"/>
          <w:bdr w:val="none" w:sz="0" w:space="0" w:color="auto"/>
        </w:rPr>
        <w:t>Left</w:t>
      </w:r>
      <w:r w:rsidRPr="00F84D15">
        <w:t xml:space="preserve"> or </w:t>
      </w:r>
      <w:r w:rsidRPr="00F84D15">
        <w:rPr>
          <w:rStyle w:val="CodeInline"/>
          <w:rFonts w:ascii="Utopia" w:hAnsi="Utopia"/>
          <w:bdr w:val="none" w:sz="0" w:space="0" w:color="auto"/>
        </w:rPr>
        <w:t>Right</w:t>
      </w:r>
      <w:r w:rsidRPr="00F84D15">
        <w:t xml:space="preserve"> minions. Remember that you can rotate the </w:t>
      </w:r>
      <w:r w:rsidRPr="00F84D15">
        <w:rPr>
          <w:rStyle w:val="CodeInline"/>
          <w:rFonts w:ascii="Utopia" w:hAnsi="Utopia"/>
          <w:bdr w:val="none" w:sz="0" w:space="0" w:color="auto"/>
        </w:rPr>
        <w:t>Portal</w:t>
      </w:r>
      <w:r w:rsidRPr="00F84D15">
        <w:t xml:space="preserve"> minion with the P key. This is the case of collision between </w:t>
      </w:r>
      <w:proofErr w:type="spellStart"/>
      <w:r w:rsidRPr="00F84D15">
        <w:rPr>
          <w:rStyle w:val="CodeInline"/>
          <w:rFonts w:ascii="Utopia" w:hAnsi="Utopia"/>
          <w:bdr w:val="none" w:sz="0" w:space="0" w:color="auto"/>
        </w:rPr>
        <w:t>TextureRenderable</w:t>
      </w:r>
      <w:proofErr w:type="spellEnd"/>
      <w:r w:rsidRPr="00F84D15">
        <w:t xml:space="preserve"> and </w:t>
      </w:r>
      <w:proofErr w:type="spellStart"/>
      <w:r w:rsidRPr="00F84D15">
        <w:rPr>
          <w:rStyle w:val="CodeInline"/>
          <w:rFonts w:ascii="Utopia" w:hAnsi="Utopia"/>
          <w:bdr w:val="none" w:sz="0" w:space="0" w:color="auto"/>
        </w:rPr>
        <w:t>SpriteAnimatedRenderable</w:t>
      </w:r>
      <w:proofErr w:type="spellEnd"/>
      <w:r w:rsidRPr="00F84D15">
        <w:t xml:space="preserve"> objects.</w:t>
      </w:r>
    </w:p>
    <w:p w14:paraId="1ED7C4F6" w14:textId="77777777" w:rsidR="006723AB" w:rsidRPr="00F84D15" w:rsidRDefault="006723AB" w:rsidP="00E60016">
      <w:pPr>
        <w:pStyle w:val="NumList"/>
        <w:numPr>
          <w:ilvl w:val="0"/>
          <w:numId w:val="8"/>
        </w:numPr>
      </w:pPr>
      <w:r w:rsidRPr="00F84D15">
        <w:t xml:space="preserve">Type the H key and then move the </w:t>
      </w:r>
      <w:r w:rsidRPr="00F84D15">
        <w:rPr>
          <w:rStyle w:val="CodeInline"/>
          <w:rFonts w:ascii="Utopia" w:hAnsi="Utopia"/>
          <w:bdr w:val="none" w:sz="0" w:space="0" w:color="auto"/>
        </w:rPr>
        <w:t>Portal</w:t>
      </w:r>
      <w:r w:rsidRPr="00F84D15">
        <w:t xml:space="preserve"> minion to collide with the </w:t>
      </w:r>
      <w:r w:rsidRPr="00F84D15">
        <w:rPr>
          <w:rStyle w:val="CodeInline"/>
          <w:rFonts w:ascii="Utopia" w:hAnsi="Utopia"/>
          <w:bdr w:val="none" w:sz="0" w:space="0" w:color="auto"/>
        </w:rPr>
        <w:t xml:space="preserve">Hero </w:t>
      </w:r>
      <w:r w:rsidRPr="00F84D15">
        <w:t xml:space="preserve">object. This is the case of collision between </w:t>
      </w:r>
      <w:proofErr w:type="spellStart"/>
      <w:r w:rsidRPr="00F84D15">
        <w:rPr>
          <w:rStyle w:val="CodeInline"/>
          <w:rFonts w:ascii="Utopia" w:hAnsi="Utopia"/>
          <w:bdr w:val="none" w:sz="0" w:space="0" w:color="auto"/>
        </w:rPr>
        <w:t>TextureRenderable</w:t>
      </w:r>
      <w:proofErr w:type="spellEnd"/>
      <w:r w:rsidRPr="00F84D15">
        <w:t xml:space="preserve"> and </w:t>
      </w:r>
      <w:proofErr w:type="spellStart"/>
      <w:r w:rsidRPr="00F84D15">
        <w:rPr>
          <w:rStyle w:val="CodeInline"/>
          <w:rFonts w:ascii="Utopia" w:hAnsi="Utopia"/>
          <w:bdr w:val="none" w:sz="0" w:space="0" w:color="auto"/>
        </w:rPr>
        <w:t>SpriteRenderable</w:t>
      </w:r>
      <w:proofErr w:type="spellEnd"/>
      <w:r w:rsidRPr="00F84D15">
        <w:t xml:space="preserve"> objects.</w:t>
      </w:r>
    </w:p>
    <w:p w14:paraId="56ABCA9D" w14:textId="77777777" w:rsidR="006723AB" w:rsidRPr="00F84D15" w:rsidRDefault="006723AB" w:rsidP="00F84D15">
      <w:pPr>
        <w:pStyle w:val="NumList"/>
      </w:pPr>
      <w:r w:rsidRPr="00F84D15">
        <w:t xml:space="preserve">Type the B key and then move the </w:t>
      </w:r>
      <w:r w:rsidRPr="00F84D15">
        <w:rPr>
          <w:rStyle w:val="CodeInline"/>
          <w:rFonts w:ascii="Utopia" w:hAnsi="Utopia"/>
          <w:bdr w:val="none" w:sz="0" w:space="0" w:color="auto"/>
        </w:rPr>
        <w:t>Portal</w:t>
      </w:r>
      <w:r w:rsidRPr="00F84D15">
        <w:t xml:space="preserve"> minion to collide with the </w:t>
      </w:r>
      <w:r w:rsidRPr="00F84D15">
        <w:rPr>
          <w:rStyle w:val="CodeInline"/>
          <w:rFonts w:ascii="Utopia" w:hAnsi="Utopia"/>
          <w:bdr w:val="none" w:sz="0" w:space="0" w:color="auto"/>
        </w:rPr>
        <w:t>Brain</w:t>
      </w:r>
      <w:r w:rsidRPr="00F84D15">
        <w:t xml:space="preserve"> object. This is the case of collision between rotated </w:t>
      </w:r>
      <w:proofErr w:type="spellStart"/>
      <w:r w:rsidRPr="00F84D15">
        <w:rPr>
          <w:rStyle w:val="CodeInline"/>
          <w:rFonts w:ascii="Utopia" w:hAnsi="Utopia"/>
          <w:bdr w:val="none" w:sz="0" w:space="0" w:color="auto"/>
        </w:rPr>
        <w:t>TextureRenderable</w:t>
      </w:r>
      <w:proofErr w:type="spellEnd"/>
      <w:r w:rsidRPr="00F84D15">
        <w:t xml:space="preserve"> and </w:t>
      </w:r>
      <w:proofErr w:type="spellStart"/>
      <w:r w:rsidRPr="00F84D15">
        <w:rPr>
          <w:rStyle w:val="CodeInline"/>
          <w:rFonts w:ascii="Utopia" w:hAnsi="Utopia"/>
          <w:bdr w:val="none" w:sz="0" w:space="0" w:color="auto"/>
        </w:rPr>
        <w:t>SpriteRenderable</w:t>
      </w:r>
      <w:proofErr w:type="spellEnd"/>
      <w:r w:rsidRPr="00F84D15">
        <w:t xml:space="preserve"> objects</w:t>
      </w:r>
      <w:r w:rsidRPr="00F84D15">
        <w:fldChar w:fldCharType="begin"/>
      </w:r>
      <w:r w:rsidRPr="00F84D15">
        <w:instrText xml:space="preserve"> XE "</w:instrText>
      </w:r>
      <w:r w:rsidRPr="00F84D15">
        <w:rPr>
          <w:rStyle w:val="CodeInline"/>
          <w:rFonts w:ascii="Utopia" w:hAnsi="Utopia"/>
          <w:bdr w:val="none" w:sz="0" w:space="0" w:color="auto"/>
        </w:rPr>
        <w:instrText>Sprite Pixel Collisions Project:in MyGame</w:instrText>
      </w:r>
      <w:r w:rsidRPr="00F84D15">
        <w:instrText xml:space="preserve">" </w:instrText>
      </w:r>
      <w:r w:rsidRPr="00F84D15">
        <w:fldChar w:fldCharType="end"/>
      </w:r>
      <w:r w:rsidRPr="00F84D15">
        <w:t>.</w:t>
      </w:r>
    </w:p>
    <w:p w14:paraId="1788BA2F" w14:textId="77777777" w:rsidR="006723AB" w:rsidRDefault="006723AB" w:rsidP="006723AB">
      <w:pPr>
        <w:pStyle w:val="Heading1"/>
      </w:pPr>
      <w:r>
        <w:t>Summary</w:t>
      </w:r>
    </w:p>
    <w:p w14:paraId="735B6C0C" w14:textId="77777777" w:rsidR="006723AB" w:rsidRDefault="006723AB" w:rsidP="006723AB">
      <w:pPr>
        <w:pStyle w:val="BodyTextFirst"/>
      </w:pPr>
      <w:r w:rsidRPr="001916ED">
        <w:t xml:space="preserve">This chapter showed you how to </w:t>
      </w:r>
      <w:r>
        <w:t xml:space="preserve">encapsulate common behaviors of objects in games and demonstrated the benefits of the encapsulation in the forms of simpler and better organized control logic in the client </w:t>
      </w:r>
      <w:proofErr w:type="spellStart"/>
      <w:r w:rsidRPr="007823B0">
        <w:rPr>
          <w:rStyle w:val="CodeInline"/>
        </w:rPr>
        <w:t>MyGame</w:t>
      </w:r>
      <w:proofErr w:type="spellEnd"/>
      <w:r>
        <w:t xml:space="preserve"> test levels. You reviewed vectors in 2D space. A vector is defined by its direction and magnitude. Vectors are convenient for describing defined displacements (velocities). You reviewed some foundational vector operations, including normalization of a vector and how to calculate dot and cross products. You worked with these operators to implement the front-facing direction capability and create simple autonomous behaviors such as pointing toward a specific object and chasing.</w:t>
      </w:r>
    </w:p>
    <w:p w14:paraId="154CF36F" w14:textId="77777777" w:rsidR="006723AB" w:rsidRDefault="006723AB" w:rsidP="00F84D15">
      <w:pPr>
        <w:pStyle w:val="BodyTextCont"/>
      </w:pPr>
      <w:r>
        <w:t xml:space="preserve">The need for detecting object collisions becomes prominent as the objects’ behaviors increase in sophistication. The axes-aligned bounding boxes were introduced as a crude and yet computationally efficient solution for approximating object collisions. You learned the algorithm for per-pixel-accurate collision detection and that it is accurate but computationally expensive. You now understand how to mitigate the computational cost in two ways. First, you invoke the pixel-accurate procedure only when the objects are sufficiently close to each other, such as when their bounding boxes collide. Second, you execute the pixel iteration process based on the texture with lower </w:t>
      </w:r>
      <w:r>
        <w:lastRenderedPageBreak/>
        <w:t xml:space="preserve">resolution. When implementing pixel-accurate collision, you began with tackling the basic case of working with aligned textures. After that implementation, you went back and added support for collision detection between rotated textures. Finally, you generalized the implementation to support collisions between sprite elements. Solving the easiest case first lets you test and observe the results and helps define what you might need for the more advanced problems (rotation and subregions of a texture in this case). </w:t>
      </w:r>
    </w:p>
    <w:p w14:paraId="4423B287" w14:textId="77777777" w:rsidR="006723AB" w:rsidRDefault="006723AB" w:rsidP="00F84D15">
      <w:pPr>
        <w:pStyle w:val="BodyTextCont"/>
      </w:pPr>
      <w:r>
        <w:t xml:space="preserve">At the beginning of this chapter, your game engine supported interesting sophistication in drawing ranging from the abilities to define WC space, to view the WC space with the </w:t>
      </w:r>
      <w:r w:rsidRPr="0002145B">
        <w:rPr>
          <w:rStyle w:val="CodeInline"/>
        </w:rPr>
        <w:t>Camera</w:t>
      </w:r>
      <w:r>
        <w:t xml:space="preserve"> object, and to draw visually pleasing textures and animations on objects. However, there was no infrastructure for supporting the behaviors of the objects. This shortcoming resulted in clustering of initialization and control logic in the client-level implementations. With the object behavior abstraction, mathematics, and collision algorithms introduced and implemented in this chapter, your game engine functionality is now better balanced. The clients of your game engine now have tools for encapsulating specific behaviors and detecting collisions. The next chapter reexamines and enhances the functionality of the </w:t>
      </w:r>
      <w:r w:rsidRPr="000847C9">
        <w:rPr>
          <w:rStyle w:val="CodeInline"/>
        </w:rPr>
        <w:t>Camera</w:t>
      </w:r>
      <w:r>
        <w:t xml:space="preserve"> object. You will learn to control and manipulate the </w:t>
      </w:r>
      <w:r w:rsidRPr="000847C9">
        <w:rPr>
          <w:rStyle w:val="CodeInline"/>
        </w:rPr>
        <w:t>Camera</w:t>
      </w:r>
      <w:r>
        <w:t xml:space="preserve"> object and work with multiple </w:t>
      </w:r>
      <w:r w:rsidRPr="000847C9">
        <w:rPr>
          <w:rStyle w:val="CodeInline"/>
        </w:rPr>
        <w:t>Cameras</w:t>
      </w:r>
      <w:r>
        <w:t xml:space="preserve"> in the same game.</w:t>
      </w:r>
    </w:p>
    <w:p w14:paraId="2884D0A4" w14:textId="77777777" w:rsidR="006723AB" w:rsidRPr="00443E11" w:rsidRDefault="006723AB" w:rsidP="006723AB">
      <w:pPr>
        <w:pStyle w:val="Heading1"/>
      </w:pPr>
      <w:r>
        <w:t xml:space="preserve">Game </w:t>
      </w:r>
      <w:r w:rsidRPr="00443E11">
        <w:t xml:space="preserve">Design </w:t>
      </w:r>
      <w:r>
        <w:t>Considerations</w:t>
      </w:r>
    </w:p>
    <w:p w14:paraId="0A44F720" w14:textId="77777777" w:rsidR="006723AB" w:rsidRPr="00443E11" w:rsidRDefault="006723AB" w:rsidP="006723AB">
      <w:pPr>
        <w:pStyle w:val="BodyTextFirst"/>
      </w:pPr>
      <w:r>
        <w:t>C</w:t>
      </w:r>
      <w:r w:rsidRPr="00443E11">
        <w:t>hapters 1</w:t>
      </w:r>
      <w:r>
        <w:t>–</w:t>
      </w:r>
      <w:r w:rsidRPr="00443E11">
        <w:t>5 introduced foundation techniques for drawing, moving, and animating objects on the screen. The Scene Objects project from Chapter 4 described a simple interaction behavior and showed you how to change the game screen based on the location of a rectangle</w:t>
      </w:r>
      <w:r>
        <w:t>. R</w:t>
      </w:r>
      <w:r w:rsidRPr="00443E11">
        <w:t xml:space="preserve">ecall that moving the rectangle to the left boundary caused the level to visually change, and the Audio Support project added contextual sound to reinforce the overall sense of presence. </w:t>
      </w:r>
      <w:r>
        <w:t>Although</w:t>
      </w:r>
      <w:r w:rsidRPr="00443E11">
        <w:t xml:space="preserve"> it’s possible to build an intriguing (albeit simple) puzzle game using only the elements from </w:t>
      </w:r>
      <w:r>
        <w:t>C</w:t>
      </w:r>
      <w:r w:rsidRPr="00443E11">
        <w:t>hapters 1</w:t>
      </w:r>
      <w:r>
        <w:t>–</w:t>
      </w:r>
      <w:r w:rsidRPr="00443E11">
        <w:t xml:space="preserve">5, things get much more interesting when </w:t>
      </w:r>
      <w:r>
        <w:t>you</w:t>
      </w:r>
      <w:r w:rsidRPr="00443E11">
        <w:t xml:space="preserve"> can integrate object detection and collision triggers; these behaviors form the basis for many common game mechanics and provide opportunities to design a wide range of interesting gameplay options.</w:t>
      </w:r>
    </w:p>
    <w:p w14:paraId="12C94E69" w14:textId="77777777" w:rsidR="006723AB" w:rsidRPr="00443E11" w:rsidRDefault="006723AB" w:rsidP="00F84D15">
      <w:pPr>
        <w:pStyle w:val="BodyTextCont"/>
      </w:pPr>
      <w:r w:rsidRPr="00443E11">
        <w:t>Starting with the Game Object</w:t>
      </w:r>
      <w:r>
        <w:t>s</w:t>
      </w:r>
      <w:r w:rsidRPr="00443E11">
        <w:t xml:space="preserve"> project</w:t>
      </w:r>
      <w:r>
        <w:t>,</w:t>
      </w:r>
      <w:r w:rsidRPr="00443E11">
        <w:t xml:space="preserve"> you can see how the screen elements start working together to convey the game setting</w:t>
      </w:r>
      <w:r>
        <w:t>. E</w:t>
      </w:r>
      <w:r w:rsidRPr="00443E11">
        <w:t>ven with the interaction in this project limited to character movement, the setting is beginning to resolve into something that feels coherent</w:t>
      </w:r>
      <w:r>
        <w:t>. T</w:t>
      </w:r>
      <w:r w:rsidRPr="00443E11">
        <w:t xml:space="preserve">he hero character appears to be flying through a moving scene populated by a number of mechanized robots; there’s also a small object in the center of the screen that </w:t>
      </w:r>
      <w:r>
        <w:t>you</w:t>
      </w:r>
      <w:r w:rsidRPr="00443E11">
        <w:t xml:space="preserve"> might imagine could become some kind of special pickup. </w:t>
      </w:r>
    </w:p>
    <w:p w14:paraId="4FD1C612" w14:textId="77777777" w:rsidR="006723AB" w:rsidRPr="00443E11" w:rsidRDefault="006723AB" w:rsidP="00F84D15">
      <w:pPr>
        <w:pStyle w:val="BodyTextCont"/>
      </w:pPr>
      <w:r w:rsidRPr="00443E11">
        <w:t>Even at this basic sta</w:t>
      </w:r>
      <w:r>
        <w:t>ge of development,</w:t>
      </w:r>
      <w:r w:rsidRPr="00443E11">
        <w:t xml:space="preserve"> it’s possible to brainstorm game mechanics that could potentially form the foundation for a full game. If you were designing a simple game mechanic based on only the screen elements found in the Game Object Abstraction project, what kind of behaviors would you choose and what kind of interactions would you require? As one example, imagine that </w:t>
      </w:r>
      <w:r w:rsidRPr="00443E11">
        <w:lastRenderedPageBreak/>
        <w:t>the hero character must avoid colliding with the flying robots and that perhaps some of the robots will detect and follow the hero; maybe the hero is also “zapped” if she comes in</w:t>
      </w:r>
      <w:r>
        <w:t>to</w:t>
      </w:r>
      <w:r w:rsidRPr="00443E11">
        <w:t xml:space="preserve"> contact with a robot. Imagine also that the small object </w:t>
      </w:r>
      <w:r w:rsidRPr="00D17AA2">
        <w:t>in the center of the screen allows the hero to be invincible for a certain duration</w:t>
      </w:r>
      <w:r>
        <w:t>. With these few basic interactions, you</w:t>
      </w:r>
      <w:r w:rsidRPr="00D17AA2">
        <w:t xml:space="preserve"> have </w:t>
      </w:r>
      <w:r>
        <w:t>opened opportunities to explore mechanics and levels typically associated with familiar game genres,</w:t>
      </w:r>
      <w:r w:rsidRPr="00D17AA2">
        <w:t xml:space="preserve"> </w:t>
      </w:r>
      <w:r>
        <w:t xml:space="preserve">all with </w:t>
      </w:r>
      <w:r w:rsidRPr="00D17AA2">
        <w:t>just the inclusion of the object detection, chase, and collision behaviors covered in Chapter 6. Try this design exercise</w:t>
      </w:r>
      <w:r w:rsidRPr="00443E11">
        <w:t xml:space="preserve"> yourself using just the elements shown in the Game Object Abstraction project</w:t>
      </w:r>
      <w:r>
        <w:t>. W</w:t>
      </w:r>
      <w:r w:rsidRPr="00443E11">
        <w:t>hat kinds of simple conditions and behaviors might you design to make your experience unique? How many ways can you think of to use the small object in the center of the screen? The final design project in Chapter 11 will explore these themes in greater detail.</w:t>
      </w:r>
    </w:p>
    <w:p w14:paraId="3DA875A8" w14:textId="77777777" w:rsidR="006723AB" w:rsidRPr="00443E11" w:rsidRDefault="006723AB" w:rsidP="00F84D15">
      <w:pPr>
        <w:pStyle w:val="BodyTextCont"/>
      </w:pPr>
      <w:r w:rsidRPr="00443E11">
        <w:t>This is also a good opportunity to brainstorm some of the other nine elements</w:t>
      </w:r>
      <w:r>
        <w:t xml:space="preserve"> </w:t>
      </w:r>
      <w:r w:rsidRPr="00443E11">
        <w:t xml:space="preserve">of game design discussed in Chapter </w:t>
      </w:r>
      <w:r>
        <w:t>1. W</w:t>
      </w:r>
      <w:r w:rsidRPr="00443E11">
        <w:t>hat if the game wasn’t set in space with robots? Perhaps the setting is in a forest, or under water, or even something completely abstract. How might you incorporate audio to enhance the sense of presence and reinforce the game setting? You’ll probably be surprised by the variety of settings and scenarios you come up with, and keeping yourself limited to just the elements and interactions covered through Chapter 6 is actually a beneficial exercise</w:t>
      </w:r>
      <w:r>
        <w:t xml:space="preserve">; </w:t>
      </w:r>
      <w:r w:rsidRPr="00443E11">
        <w:t>design constraints often help the creative process by shaping and guiding your ideas.</w:t>
      </w:r>
      <w:r>
        <w:t xml:space="preserve"> </w:t>
      </w:r>
    </w:p>
    <w:p w14:paraId="02B69510" w14:textId="77777777" w:rsidR="006723AB" w:rsidRPr="00443E11" w:rsidRDefault="006723AB" w:rsidP="00F84D15">
      <w:pPr>
        <w:pStyle w:val="BodyTextCont"/>
      </w:pPr>
      <w:r w:rsidRPr="00443E11">
        <w:t>The Vectors: Front and Chase project is interesting from both a game mechanic and presence perspective</w:t>
      </w:r>
      <w:r>
        <w:t>. M</w:t>
      </w:r>
      <w:r w:rsidRPr="00443E11">
        <w:t>any games, of course, require objects in the game world to detect the hero character and will either chase or try to avoid the player (or both if the object has multiple states). The project also demonstrates two different approaches to chase behavior</w:t>
      </w:r>
      <w:r>
        <w:t>,</w:t>
      </w:r>
      <w:r w:rsidRPr="00443E11">
        <w:t xml:space="preserve"> instant and smooth pursuit, and the game setting will typically influence which behavior you choose to implement. The choice between instant and smooth pursuit is a great example of subtle behaviors that can significantly influence the sense of presence</w:t>
      </w:r>
      <w:r>
        <w:t>. I</w:t>
      </w:r>
      <w:r w:rsidRPr="00443E11">
        <w:t>f you were designing a game where ships were interacting on the ocean, for example, you would likely want their pursuit behavior to take real-world inertia and momentum into consideration</w:t>
      </w:r>
      <w:r>
        <w:t xml:space="preserve"> because </w:t>
      </w:r>
      <w:r w:rsidRPr="00443E11">
        <w:t>ships can’t instantly turn and respond to changes in movement</w:t>
      </w:r>
      <w:r>
        <w:t xml:space="preserve">; </w:t>
      </w:r>
      <w:r w:rsidRPr="00443E11">
        <w:t>rather</w:t>
      </w:r>
      <w:r>
        <w:t>,</w:t>
      </w:r>
      <w:r w:rsidRPr="00443E11">
        <w:t xml:space="preserve"> they move smoothly and gradually, demonstrating a noticeable delay in how quickly they can respond to a moving target. Most objects in the physical world will display the same inertial and momentum constraint to some degree, but there are also situations where you may want game objects to respond directly to path changes (or, perhaps, you want to intentionally flout real-world physics and create a behavior that isn’t based on the limitations of physical objects). The key is to always be intentional about your design choices, and it’s good to remember that virtually no implementation details are too small to be noticed by players.</w:t>
      </w:r>
    </w:p>
    <w:p w14:paraId="318130EC" w14:textId="77777777" w:rsidR="006723AB" w:rsidRPr="00443E11" w:rsidRDefault="006723AB" w:rsidP="00F84D15">
      <w:pPr>
        <w:pStyle w:val="BodyTextCont"/>
      </w:pPr>
      <w:r w:rsidRPr="00443E11">
        <w:t xml:space="preserve">The Bounding Box and Collisions project introduces the key element of detection to </w:t>
      </w:r>
      <w:r>
        <w:t>y</w:t>
      </w:r>
      <w:r w:rsidRPr="00443E11">
        <w:t>our design arsenal</w:t>
      </w:r>
      <w:r>
        <w:t>. D</w:t>
      </w:r>
      <w:r w:rsidRPr="00443E11">
        <w:t xml:space="preserve">etection allows </w:t>
      </w:r>
      <w:r>
        <w:t>you</w:t>
      </w:r>
      <w:r w:rsidRPr="00443E11">
        <w:t xml:space="preserve"> to begin including more robust cause-and-effect mechanics that form the basis for </w:t>
      </w:r>
      <w:r w:rsidRPr="00F84D15">
        <w:t>many</w:t>
      </w:r>
      <w:r w:rsidRPr="00443E11">
        <w:t xml:space="preserve"> game </w:t>
      </w:r>
      <w:r w:rsidRPr="00443E11">
        <w:lastRenderedPageBreak/>
        <w:t>interactions. Chapter 6 discusses the trade</w:t>
      </w:r>
      <w:r>
        <w:t>-</w:t>
      </w:r>
      <w:r w:rsidRPr="00443E11">
        <w:t xml:space="preserve">offs of choosing between the less precise but more performant bounding box collision detection method </w:t>
      </w:r>
      <w:r>
        <w:t>versus</w:t>
      </w:r>
      <w:r w:rsidRPr="00443E11">
        <w:t xml:space="preserve"> the precise but resource</w:t>
      </w:r>
      <w:r>
        <w:t>-</w:t>
      </w:r>
      <w:r w:rsidRPr="00443E11">
        <w:t>intensive per-pixel detection method</w:t>
      </w:r>
      <w:r>
        <w:t>. T</w:t>
      </w:r>
      <w:r w:rsidRPr="00443E11">
        <w:t>here are situations where the bounding</w:t>
      </w:r>
      <w:r>
        <w:t>-</w:t>
      </w:r>
      <w:r w:rsidRPr="00443E11">
        <w:t>box approach is sufficient, but if players perceive collisions to be arbitrary because the bounding boxes are too removed from the actual visual objects</w:t>
      </w:r>
      <w:r>
        <w:t>,</w:t>
      </w:r>
      <w:r w:rsidRPr="00443E11">
        <w:t xml:space="preserve"> it can negatively impact the sense of presence. Detection and collision are even more powerful design tools when coupled with the result from the Per Pixel Collisions project</w:t>
      </w:r>
      <w:r>
        <w:t>. A</w:t>
      </w:r>
      <w:r w:rsidRPr="00443E11">
        <w:t>lthough the dye pack in this example was used to indicate the first point of collision, you can imagine building interesting casual chains around a new object being produced as the result of two objects colliding (</w:t>
      </w:r>
      <w:r>
        <w:t>for example,</w:t>
      </w:r>
      <w:r w:rsidRPr="00443E11">
        <w:t xml:space="preserve"> player pursues object, player collides with object, object “drops” a new object that enables the player to do something they couldn’t do before).</w:t>
      </w:r>
      <w:r>
        <w:t xml:space="preserve"> </w:t>
      </w:r>
      <w:r w:rsidRPr="00443E11">
        <w:t xml:space="preserve"> Game objects that move around the game screen will typically be animated, of course, so the Sprite Pixel Collisions project review</w:t>
      </w:r>
      <w:r>
        <w:t>ed</w:t>
      </w:r>
      <w:r w:rsidRPr="00443E11">
        <w:t xml:space="preserve"> how to implement collision detection when the object boundaries aren’t stationary. </w:t>
      </w:r>
    </w:p>
    <w:p w14:paraId="443EAAB9" w14:textId="77777777" w:rsidR="006723AB" w:rsidRDefault="006723AB" w:rsidP="00F84D15">
      <w:pPr>
        <w:pStyle w:val="BodyTextCont"/>
      </w:pPr>
      <w:r w:rsidRPr="00443E11">
        <w:t>With the addition of the techniques in Chapter 6</w:t>
      </w:r>
      <w:r>
        <w:t>, you</w:t>
      </w:r>
      <w:r w:rsidRPr="00443E11">
        <w:t xml:space="preserve"> now have a critical mass of behaviors that can be combined to create truly interesting game mechanics relevant to many genres from action games to puzzlers. Of course, game mechanic behaviors are only one of the </w:t>
      </w:r>
      <w:r>
        <w:t>nine</w:t>
      </w:r>
      <w:r w:rsidRPr="00443E11">
        <w:t xml:space="preserve"> elements of game design and typically aren’t sufficient on their own to create a magical gameplay experience: the setting, visual style, meta game elements</w:t>
      </w:r>
      <w:r>
        <w:t>,</w:t>
      </w:r>
      <w:r w:rsidRPr="00443E11">
        <w:t xml:space="preserve"> and the like all have something important to contribute. The good news is that creating a memorable game experience need not be as elaborate as </w:t>
      </w:r>
      <w:r>
        <w:t>you</w:t>
      </w:r>
      <w:r w:rsidRPr="00443E11">
        <w:t xml:space="preserve"> often believe</w:t>
      </w:r>
      <w:r>
        <w:t>. G</w:t>
      </w:r>
      <w:r w:rsidRPr="00443E11">
        <w:t xml:space="preserve">reat games continue being produced based on relatively basic combinations of the behaviors and techniques covered in </w:t>
      </w:r>
      <w:r>
        <w:t>C</w:t>
      </w:r>
      <w:r w:rsidRPr="00443E11">
        <w:t>hapters 1</w:t>
      </w:r>
      <w:r>
        <w:t>–</w:t>
      </w:r>
      <w:r w:rsidRPr="00443E11">
        <w:t xml:space="preserve">6. The games that often shine the brightest aren’t always the most complex, but rather they’re often the games where every aspect of each of the </w:t>
      </w:r>
      <w:r>
        <w:t>nine</w:t>
      </w:r>
      <w:r w:rsidRPr="00443E11">
        <w:t xml:space="preserve"> elements of design is intentional and working together in harmony. If you give the appropriate attention and focus to all aspects of the game design, you’re on a great track to produce something great whether you’re working on your own or you’re part of a large team.</w:t>
      </w:r>
    </w:p>
    <w:p w14:paraId="332855A6" w14:textId="77777777" w:rsidR="006723AB" w:rsidRDefault="006723AB" w:rsidP="006723AB">
      <w:pPr>
        <w:pStyle w:val="BodyText"/>
      </w:pPr>
    </w:p>
    <w:sectPr w:rsidR="006723AB" w:rsidSect="00550743">
      <w:headerReference w:type="even" r:id="rId34"/>
      <w:headerReference w:type="default" r:id="rId35"/>
      <w:footerReference w:type="even" r:id="rId36"/>
      <w:footerReference w:type="default" r:id="rId37"/>
      <w:headerReference w:type="first" r:id="rId38"/>
      <w:footerReference w:type="first" r:id="rId39"/>
      <w:pgSz w:w="10800" w:h="13320" w:code="64"/>
      <w:pgMar w:top="540" w:right="1080" w:bottom="540" w:left="1080" w:header="540" w:footer="547" w:gutter="0"/>
      <w:cols w:space="720"/>
      <w:titlePg/>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Matthew T. Munson" w:date="2021-05-06T17:46:00Z" w:initials="MTM">
    <w:p w14:paraId="28310AEE" w14:textId="77777777" w:rsidR="009F1FCD" w:rsidRDefault="009F1FCD">
      <w:pPr>
        <w:pStyle w:val="CommentText"/>
      </w:pPr>
      <w:r>
        <w:rPr>
          <w:rStyle w:val="CommentReference"/>
        </w:rPr>
        <w:annotationRef/>
      </w:r>
      <w:r>
        <w:t>Differences between 5.4 Font Support and 6.1:</w:t>
      </w:r>
    </w:p>
    <w:p w14:paraId="63B55D5F" w14:textId="77777777" w:rsidR="009F1FCD" w:rsidRDefault="009F1FCD">
      <w:pPr>
        <w:pStyle w:val="CommentText"/>
      </w:pPr>
    </w:p>
    <w:p w14:paraId="64C6CA15" w14:textId="45456796" w:rsidR="009F1FCD" w:rsidRDefault="009F1FCD" w:rsidP="00ED3A08">
      <w:pPr>
        <w:pStyle w:val="CommentText"/>
        <w:numPr>
          <w:ilvl w:val="0"/>
          <w:numId w:val="25"/>
        </w:numPr>
      </w:pPr>
      <w:r>
        <w:t>In gl-matrix.js the vec2.str function now returns .</w:t>
      </w:r>
      <w:proofErr w:type="spellStart"/>
      <w:r>
        <w:t>toPrecision</w:t>
      </w:r>
      <w:proofErr w:type="spellEnd"/>
      <w:r>
        <w:t>(3). Is this a change you want the reader to make?</w:t>
      </w:r>
    </w:p>
    <w:p w14:paraId="12A3C315" w14:textId="77777777" w:rsidR="009F1FCD" w:rsidRDefault="009F1FCD" w:rsidP="00ED3A08">
      <w:pPr>
        <w:pStyle w:val="CommentText"/>
        <w:numPr>
          <w:ilvl w:val="0"/>
          <w:numId w:val="25"/>
        </w:numPr>
      </w:pPr>
    </w:p>
    <w:p w14:paraId="33FA9DB6" w14:textId="3FCC0437" w:rsidR="009F1FCD" w:rsidRDefault="009F1FCD">
      <w:pPr>
        <w:pStyle w:val="CommentText"/>
      </w:pPr>
    </w:p>
  </w:comment>
  <w:comment w:id="39" w:author="Matthew T. Munson" w:date="2021-05-06T17:49:00Z" w:initials="MTM">
    <w:p w14:paraId="50320BF7" w14:textId="22054205" w:rsidR="009F1FCD" w:rsidRDefault="009F1FCD">
      <w:pPr>
        <w:pStyle w:val="CommentText"/>
      </w:pPr>
      <w:r>
        <w:rPr>
          <w:rStyle w:val="CommentReference"/>
        </w:rPr>
        <w:annotationRef/>
      </w:r>
      <w:r>
        <w:t xml:space="preserve">Reminder: Add </w:t>
      </w:r>
      <w:proofErr w:type="spellStart"/>
      <w:r>
        <w:t>GameObject</w:t>
      </w:r>
      <w:proofErr w:type="spellEnd"/>
      <w:r>
        <w:t xml:space="preserve"> to index.js</w:t>
      </w:r>
    </w:p>
  </w:comment>
  <w:comment w:id="40" w:author="Matthew T. Munson" w:date="2021-05-06T17:50:00Z" w:initials="MTM">
    <w:p w14:paraId="3EC27ADB" w14:textId="0F3C4BED" w:rsidR="009F1FCD" w:rsidRDefault="009F1FCD">
      <w:pPr>
        <w:pStyle w:val="CommentText"/>
      </w:pPr>
      <w:r>
        <w:rPr>
          <w:rStyle w:val="CommentReference"/>
        </w:rPr>
        <w:annotationRef/>
      </w:r>
      <w:r>
        <w:t xml:space="preserve">Reminder: Add </w:t>
      </w:r>
      <w:proofErr w:type="spellStart"/>
      <w:r>
        <w:t>GameObjectSet</w:t>
      </w:r>
      <w:proofErr w:type="spellEnd"/>
      <w:r>
        <w:t xml:space="preserve"> to index.js</w:t>
      </w:r>
    </w:p>
  </w:comment>
  <w:comment w:id="53" w:author="Matthew T. Munson" w:date="2021-05-06T14:17:00Z" w:initials="MTM">
    <w:p w14:paraId="322EB0E9" w14:textId="0092D42A" w:rsidR="009F1FCD" w:rsidRDefault="009F1FCD">
      <w:pPr>
        <w:pStyle w:val="CommentText"/>
      </w:pPr>
      <w:r>
        <w:rPr>
          <w:rStyle w:val="CommentReference"/>
        </w:rPr>
        <w:annotationRef/>
      </w:r>
      <w:r>
        <w:t>Heading is awkward. Do you like either of these?</w:t>
      </w:r>
      <w:r>
        <w:br/>
        <w:t>“Creating a Chase Mechanic”</w:t>
      </w:r>
    </w:p>
    <w:p w14:paraId="10541032" w14:textId="2C27391E" w:rsidR="009F1FCD" w:rsidRDefault="009F1FCD">
      <w:pPr>
        <w:pStyle w:val="CommentText"/>
      </w:pPr>
      <w:r>
        <w:t xml:space="preserve">“Interactions Between </w:t>
      </w:r>
      <w:proofErr w:type="spellStart"/>
      <w:r>
        <w:t>GameObjects</w:t>
      </w:r>
      <w:proofErr w:type="spellEnd"/>
      <w:r>
        <w:t>”</w:t>
      </w:r>
    </w:p>
  </w:comment>
  <w:comment w:id="54" w:author="Kelvin Sung" w:date="2015-07-22T20:19:00Z" w:initials="KS">
    <w:p w14:paraId="5956615B" w14:textId="77777777" w:rsidR="009F1FCD" w:rsidRDefault="009F1FCD" w:rsidP="00550743">
      <w:pPr>
        <w:pStyle w:val="CommentText"/>
        <w:rPr>
          <w:color w:val="1F497D"/>
        </w:rPr>
      </w:pPr>
      <w:r>
        <w:rPr>
          <w:rStyle w:val="CommentReference"/>
        </w:rPr>
        <w:annotationRef/>
      </w:r>
      <w:r>
        <w:rPr>
          <w:color w:val="1F497D"/>
        </w:rPr>
        <w:t>Production: please revert these images to text, as you’ve done in previous chapters.</w:t>
      </w:r>
    </w:p>
    <w:p w14:paraId="61E1D34C" w14:textId="77777777" w:rsidR="009F1FCD" w:rsidRDefault="009F1FCD" w:rsidP="00550743">
      <w:pPr>
        <w:pStyle w:val="CommentText"/>
        <w:rPr>
          <w:color w:val="1F497D"/>
        </w:rPr>
      </w:pPr>
    </w:p>
    <w:p w14:paraId="2F73F263" w14:textId="77777777" w:rsidR="009F1FCD" w:rsidRDefault="009F1FCD" w:rsidP="00550743">
      <w:pPr>
        <w:pStyle w:val="CommentText"/>
      </w:pPr>
      <w:r>
        <w:rPr>
          <w:color w:val="1F497D"/>
        </w:rPr>
        <w:t>If it makes sense to keep these as images, then so be it.</w:t>
      </w:r>
    </w:p>
  </w:comment>
  <w:comment w:id="55" w:author="Kelvin Sung" w:date="2015-07-25T17:29:00Z" w:initials="KS">
    <w:p w14:paraId="0E268966" w14:textId="77777777" w:rsidR="009F1FCD" w:rsidRDefault="009F1FCD" w:rsidP="00550743">
      <w:pPr>
        <w:pStyle w:val="CommentText"/>
      </w:pPr>
      <w:r>
        <w:rPr>
          <w:rStyle w:val="CommentReference"/>
        </w:rPr>
        <w:annotationRef/>
      </w:r>
      <w:r>
        <w:t xml:space="preserve">Production: please take note of the difference between an “arrow” and a “harpoon”. </w:t>
      </w:r>
    </w:p>
  </w:comment>
  <w:comment w:id="56" w:author="Kelvin Sung" w:date="2015-08-31T10:37:00Z" w:initials="KS">
    <w:p w14:paraId="7771C1D4" w14:textId="77777777" w:rsidR="009F1FCD" w:rsidRDefault="009F1FCD" w:rsidP="00550743">
      <w:pPr>
        <w:pStyle w:val="CommentText"/>
      </w:pPr>
      <w:r>
        <w:rPr>
          <w:rStyle w:val="CommentReference"/>
        </w:rPr>
        <w:annotationRef/>
      </w:r>
      <w:r>
        <w:t>Production. Missing a “sub-a” for the y component.</w:t>
      </w:r>
    </w:p>
  </w:comment>
  <w:comment w:id="57" w:author="Kelvin Sung" w:date="2015-07-22T20:19:00Z" w:initials="KS">
    <w:p w14:paraId="6225CF8F" w14:textId="77777777" w:rsidR="009F1FCD" w:rsidRDefault="009F1FCD" w:rsidP="00550743">
      <w:pPr>
        <w:pStyle w:val="CommentText"/>
      </w:pPr>
      <w:r>
        <w:rPr>
          <w:rStyle w:val="CommentReference"/>
        </w:rPr>
        <w:annotationRef/>
      </w:r>
      <w:r>
        <w:t>Production, please note this error. It should be y-sub-a.</w:t>
      </w:r>
    </w:p>
  </w:comment>
  <w:comment w:id="82" w:author="Matthew T. Munson" w:date="2021-05-09T22:51:00Z" w:initials="MTM">
    <w:p w14:paraId="2842B69D" w14:textId="27A2DE1A" w:rsidR="009F1FCD" w:rsidRDefault="009F1FCD">
      <w:pPr>
        <w:pStyle w:val="CommentText"/>
      </w:pPr>
      <w:r>
        <w:rPr>
          <w:rStyle w:val="CommentReference"/>
        </w:rPr>
        <w:annotationRef/>
      </w:r>
      <w:r>
        <w:t>I changed this to clarify that the enumeration was above the class declaration. Change as desired</w:t>
      </w:r>
    </w:p>
  </w:comment>
  <w:comment w:id="83" w:author="Matthew T. Munson" w:date="2021-05-09T22:57:00Z" w:initials="MTM">
    <w:p w14:paraId="47979914" w14:textId="77777777" w:rsidR="009F1FCD" w:rsidRDefault="009F1FCD">
      <w:pPr>
        <w:pStyle w:val="CommentText"/>
      </w:pPr>
      <w:r>
        <w:rPr>
          <w:rStyle w:val="CommentReference"/>
        </w:rPr>
        <w:annotationRef/>
      </w:r>
      <w:r>
        <w:t xml:space="preserve">We also import the </w:t>
      </w:r>
      <w:proofErr w:type="spellStart"/>
      <w:r>
        <w:t>Boundingbox</w:t>
      </w:r>
      <w:proofErr w:type="spellEnd"/>
      <w:r>
        <w:t xml:space="preserve"> in this class, should that be mentioned?</w:t>
      </w:r>
    </w:p>
    <w:p w14:paraId="152F9A86" w14:textId="77777777" w:rsidR="009F1FCD" w:rsidRDefault="009F1FCD">
      <w:pPr>
        <w:pStyle w:val="CommentText"/>
      </w:pPr>
    </w:p>
    <w:p w14:paraId="0235F144" w14:textId="28AC2BC5" w:rsidR="009F1FCD" w:rsidRDefault="009F1FCD">
      <w:pPr>
        <w:pStyle w:val="CommentText"/>
      </w:pPr>
      <w:r>
        <w:t>Import Code in case you want it:</w:t>
      </w:r>
    </w:p>
    <w:p w14:paraId="7017F556" w14:textId="622BDD1A" w:rsidR="009F1FCD" w:rsidRDefault="009F1FCD">
      <w:pPr>
        <w:pStyle w:val="CommentText"/>
      </w:pPr>
    </w:p>
    <w:p w14:paraId="47CE07D6" w14:textId="600D8BCF" w:rsidR="009F1FCD" w:rsidRDefault="009F1FCD">
      <w:pPr>
        <w:pStyle w:val="CommentText"/>
      </w:pPr>
      <w:r w:rsidRPr="007B512E">
        <w:t xml:space="preserve">import </w:t>
      </w:r>
      <w:proofErr w:type="spellStart"/>
      <w:r w:rsidRPr="007B512E">
        <w:t>BoundingBox</w:t>
      </w:r>
      <w:proofErr w:type="spellEnd"/>
      <w:r w:rsidRPr="007B512E">
        <w:t xml:space="preserve"> from "../bounding_box.js";</w:t>
      </w:r>
    </w:p>
    <w:p w14:paraId="675E89B2" w14:textId="5E47C3F8" w:rsidR="009F1FCD" w:rsidRDefault="009F1FCD">
      <w:pPr>
        <w:pStyle w:val="CommentText"/>
      </w:pPr>
    </w:p>
  </w:comment>
  <w:comment w:id="84" w:author="Matthew T. Munson" w:date="2021-05-09T22:59:00Z" w:initials="MTM">
    <w:p w14:paraId="6B5FAAA9" w14:textId="54B8CD73" w:rsidR="009F1FCD" w:rsidRDefault="009F1FCD">
      <w:pPr>
        <w:pStyle w:val="CommentText"/>
      </w:pPr>
      <w:r>
        <w:rPr>
          <w:rStyle w:val="CommentReference"/>
        </w:rPr>
        <w:annotationRef/>
      </w:r>
      <w:r>
        <w:t>Same Import, one less period on path</w:t>
      </w:r>
    </w:p>
    <w:p w14:paraId="6B9350AD" w14:textId="77777777" w:rsidR="009F1FCD" w:rsidRDefault="009F1FCD">
      <w:pPr>
        <w:pStyle w:val="CommentText"/>
      </w:pPr>
    </w:p>
    <w:p w14:paraId="6BAA0D4B" w14:textId="25FB65FD" w:rsidR="009F1FCD" w:rsidRDefault="009F1FCD">
      <w:pPr>
        <w:pStyle w:val="CommentText"/>
      </w:pPr>
      <w:r w:rsidRPr="007B512E">
        <w:t xml:space="preserve">import </w:t>
      </w:r>
      <w:proofErr w:type="spellStart"/>
      <w:r w:rsidRPr="007B512E">
        <w:t>BoundingBox</w:t>
      </w:r>
      <w:proofErr w:type="spellEnd"/>
      <w:r w:rsidRPr="007B512E">
        <w:t xml:space="preserve"> from "./bounding_box.js";</w:t>
      </w:r>
    </w:p>
  </w:comment>
  <w:comment w:id="85" w:author="Matthew T. Munson" w:date="2021-05-10T00:48:00Z" w:initials="MTM">
    <w:p w14:paraId="2FFCF4CA" w14:textId="0E763695" w:rsidR="009F1FCD" w:rsidRDefault="009F1FCD">
      <w:pPr>
        <w:pStyle w:val="CommentText"/>
      </w:pPr>
      <w:r>
        <w:rPr>
          <w:rStyle w:val="CommentReference"/>
        </w:rPr>
        <w:annotationRef/>
      </w:r>
      <w:r>
        <w:t>Based on the new code added to this project I am assuming this figure needs to be updated. I can do this!! Will complete by revision round II</w:t>
      </w:r>
    </w:p>
  </w:comment>
  <w:comment w:id="86" w:author="Matthew T. Munson" w:date="2021-05-09T23:40:00Z" w:initials="MTM">
    <w:p w14:paraId="43B62995" w14:textId="7736E0DA" w:rsidR="009F1FCD" w:rsidRDefault="009F1FCD">
      <w:pPr>
        <w:pStyle w:val="CommentText"/>
      </w:pPr>
      <w:r>
        <w:rPr>
          <w:rStyle w:val="CommentReference"/>
        </w:rPr>
        <w:annotationRef/>
      </w:r>
      <w:r>
        <w:t>is opaque a better word for this? Not sure if nontransparent is common jargon</w:t>
      </w:r>
    </w:p>
  </w:comment>
  <w:comment w:id="87" w:author="Matthew T. Munson" w:date="2021-05-10T00:06:00Z" w:initials="MTM">
    <w:p w14:paraId="7D79BE31" w14:textId="5FB64CAB" w:rsidR="009F1FCD" w:rsidRDefault="009F1FCD">
      <w:pPr>
        <w:pStyle w:val="CommentText"/>
      </w:pPr>
      <w:r>
        <w:rPr>
          <w:rStyle w:val="CommentReference"/>
        </w:rPr>
        <w:annotationRef/>
      </w:r>
      <w:r>
        <w:t>This is the section I added per your email</w:t>
      </w:r>
    </w:p>
  </w:comment>
  <w:comment w:id="89" w:author="Matthew T. Munson" w:date="2021-05-09T23:51:00Z" w:initials="MTM">
    <w:p w14:paraId="46E2EEA6" w14:textId="7D3AE328" w:rsidR="009F1FCD" w:rsidRDefault="009F1FCD">
      <w:pPr>
        <w:pStyle w:val="CommentText"/>
      </w:pPr>
      <w:r>
        <w:rPr>
          <w:rStyle w:val="CommentReference"/>
        </w:rPr>
        <w:annotationRef/>
      </w:r>
      <w:r>
        <w:t>A bug in Word for MacOS is preventing me from formatting this properly, my apologies</w:t>
      </w:r>
    </w:p>
  </w:comment>
  <w:comment w:id="90" w:author="Matthew T. Munson" w:date="2021-05-10T00:08:00Z" w:initials="MTM">
    <w:p w14:paraId="1DF59FDB" w14:textId="3DE64D43" w:rsidR="009F1FCD" w:rsidRDefault="009F1FCD">
      <w:pPr>
        <w:pStyle w:val="CommentText"/>
      </w:pPr>
      <w:r>
        <w:rPr>
          <w:rStyle w:val="CommentReference"/>
        </w:rPr>
        <w:annotationRef/>
      </w:r>
      <w:r>
        <w:t xml:space="preserve">This section needs to be updated to explain that we split </w:t>
      </w:r>
      <w:proofErr w:type="spellStart"/>
      <w:r>
        <w:t>TextureRenderable</w:t>
      </w:r>
      <w:proofErr w:type="spellEnd"/>
      <w:r>
        <w:t xml:space="preserve"> into </w:t>
      </w:r>
      <w:proofErr w:type="spellStart"/>
      <w:r>
        <w:t>texture_renderable_main</w:t>
      </w:r>
      <w:proofErr w:type="spellEnd"/>
      <w:r>
        <w:t xml:space="preserve"> and </w:t>
      </w:r>
      <w:proofErr w:type="spellStart"/>
      <w:r>
        <w:t>texture_renderable_pixel_collision</w:t>
      </w:r>
      <w:proofErr w:type="spellEnd"/>
    </w:p>
  </w:comment>
  <w:comment w:id="91" w:author="Matthew T. Munson" w:date="2021-05-10T00:14:00Z" w:initials="MTM">
    <w:p w14:paraId="6F492236" w14:textId="5ECCBE22" w:rsidR="009F1FCD" w:rsidRDefault="009F1FCD">
      <w:pPr>
        <w:pStyle w:val="CommentText"/>
      </w:pPr>
      <w:r>
        <w:rPr>
          <w:rStyle w:val="CommentReference"/>
        </w:rPr>
        <w:annotationRef/>
      </w:r>
      <w:r>
        <w:t>Changes from here on assume that the reader has created texture_renderable_main.js</w:t>
      </w:r>
    </w:p>
  </w:comment>
  <w:comment w:id="92" w:author="Matthew T. Munson" w:date="2021-05-10T00:17:00Z" w:initials="MTM">
    <w:p w14:paraId="19DC3772" w14:textId="359BE390" w:rsidR="009F1FCD" w:rsidRDefault="009F1FCD">
      <w:pPr>
        <w:pStyle w:val="CommentText"/>
      </w:pPr>
      <w:r>
        <w:rPr>
          <w:rStyle w:val="CommentReference"/>
        </w:rPr>
        <w:annotationRef/>
      </w:r>
      <w:r>
        <w:t>Double check that I changed this to the correct thing and that this is still relevant</w:t>
      </w:r>
    </w:p>
  </w:comment>
  <w:comment w:id="93" w:author="Matthew T. Munson" w:date="2021-05-10T00:21:00Z" w:initials="MTM">
    <w:p w14:paraId="37576AC2" w14:textId="0F1DF9B4" w:rsidR="009F1FCD" w:rsidRDefault="009F1FCD">
      <w:pPr>
        <w:pStyle w:val="CommentText"/>
      </w:pPr>
      <w:r>
        <w:rPr>
          <w:rStyle w:val="CommentReference"/>
        </w:rPr>
        <w:annotationRef/>
      </w:r>
      <w:r>
        <w:t>This may need to be explained differently as we now use underscores for all naming</w:t>
      </w:r>
    </w:p>
  </w:comment>
  <w:comment w:id="97" w:author="Matthew T. Munson" w:date="2021-05-10T00:43:00Z" w:initials="MTM">
    <w:p w14:paraId="34428635" w14:textId="1702B61E" w:rsidR="009F1FCD" w:rsidRDefault="009F1FCD">
      <w:pPr>
        <w:pStyle w:val="CommentText"/>
      </w:pPr>
      <w:r>
        <w:rPr>
          <w:rStyle w:val="CommentReference"/>
        </w:rPr>
        <w:annotationRef/>
      </w:r>
      <w:r>
        <w:t>There appear to be changes to update() dye_pack.js. The new function is:</w:t>
      </w:r>
    </w:p>
    <w:p w14:paraId="281CF18E" w14:textId="77777777" w:rsidR="009F1FCD" w:rsidRDefault="009F1FCD">
      <w:pPr>
        <w:pStyle w:val="CommentText"/>
      </w:pPr>
    </w:p>
    <w:p w14:paraId="3029BEA3" w14:textId="77777777" w:rsidR="009F1FCD" w:rsidRDefault="009F1FCD">
      <w:pPr>
        <w:pStyle w:val="CommentText"/>
      </w:pPr>
    </w:p>
    <w:p w14:paraId="6C015EC2" w14:textId="77777777" w:rsidR="009F1FCD" w:rsidRDefault="009F1FCD" w:rsidP="00EE34CB">
      <w:pPr>
        <w:pStyle w:val="CommentText"/>
      </w:pPr>
      <w:r>
        <w:t>update() {</w:t>
      </w:r>
    </w:p>
    <w:p w14:paraId="0B9D311E" w14:textId="77777777" w:rsidR="009F1FCD" w:rsidRDefault="009F1FCD" w:rsidP="00EE34CB">
      <w:pPr>
        <w:pStyle w:val="CommentText"/>
      </w:pPr>
      <w:r>
        <w:t xml:space="preserve">        let </w:t>
      </w:r>
      <w:proofErr w:type="spellStart"/>
      <w:r>
        <w:t>xform</w:t>
      </w:r>
      <w:proofErr w:type="spellEnd"/>
      <w:r>
        <w:t xml:space="preserve"> = </w:t>
      </w:r>
      <w:proofErr w:type="spellStart"/>
      <w:r>
        <w:t>this.getXform</w:t>
      </w:r>
      <w:proofErr w:type="spellEnd"/>
      <w:r>
        <w:t>();</w:t>
      </w:r>
    </w:p>
    <w:p w14:paraId="2871F57C" w14:textId="77777777" w:rsidR="009F1FCD" w:rsidRDefault="009F1FCD" w:rsidP="00EE34CB">
      <w:pPr>
        <w:pStyle w:val="CommentText"/>
      </w:pPr>
      <w:r>
        <w:t xml:space="preserve">        if (</w:t>
      </w:r>
      <w:proofErr w:type="spellStart"/>
      <w:r>
        <w:t>engine.input.isKeyPressed</w:t>
      </w:r>
      <w:proofErr w:type="spellEnd"/>
      <w:r>
        <w:t>(</w:t>
      </w:r>
      <w:proofErr w:type="spellStart"/>
      <w:r>
        <w:t>engine.input.keys.Up</w:t>
      </w:r>
      <w:proofErr w:type="spellEnd"/>
      <w:r>
        <w:t>)) {</w:t>
      </w:r>
    </w:p>
    <w:p w14:paraId="36E3689E" w14:textId="77777777" w:rsidR="009F1FCD" w:rsidRDefault="009F1FCD" w:rsidP="00EE34CB">
      <w:pPr>
        <w:pStyle w:val="CommentText"/>
      </w:pPr>
      <w:r>
        <w:t xml:space="preserve">            </w:t>
      </w:r>
      <w:proofErr w:type="spellStart"/>
      <w:r>
        <w:t>xform.incYPosBy</w:t>
      </w:r>
      <w:proofErr w:type="spellEnd"/>
      <w:r>
        <w:t>(</w:t>
      </w:r>
      <w:proofErr w:type="spellStart"/>
      <w:r>
        <w:t>this.kDelta</w:t>
      </w:r>
      <w:proofErr w:type="spellEnd"/>
      <w:r>
        <w:t>);</w:t>
      </w:r>
    </w:p>
    <w:p w14:paraId="4D3155AE" w14:textId="77777777" w:rsidR="009F1FCD" w:rsidRDefault="009F1FCD" w:rsidP="00EE34CB">
      <w:pPr>
        <w:pStyle w:val="CommentText"/>
      </w:pPr>
      <w:r>
        <w:t xml:space="preserve">        }</w:t>
      </w:r>
    </w:p>
    <w:p w14:paraId="78B0DDB5" w14:textId="77777777" w:rsidR="009F1FCD" w:rsidRDefault="009F1FCD" w:rsidP="00EE34CB">
      <w:pPr>
        <w:pStyle w:val="CommentText"/>
      </w:pPr>
      <w:r>
        <w:t xml:space="preserve">        if (</w:t>
      </w:r>
      <w:proofErr w:type="spellStart"/>
      <w:r>
        <w:t>engine.input.isKeyPressed</w:t>
      </w:r>
      <w:proofErr w:type="spellEnd"/>
      <w:r>
        <w:t>(</w:t>
      </w:r>
      <w:proofErr w:type="spellStart"/>
      <w:r>
        <w:t>engine.input.keys.Down</w:t>
      </w:r>
      <w:proofErr w:type="spellEnd"/>
      <w:r>
        <w:t>)) {</w:t>
      </w:r>
    </w:p>
    <w:p w14:paraId="34365F5E" w14:textId="77777777" w:rsidR="009F1FCD" w:rsidRDefault="009F1FCD" w:rsidP="00EE34CB">
      <w:pPr>
        <w:pStyle w:val="CommentText"/>
      </w:pPr>
      <w:r>
        <w:t xml:space="preserve">            </w:t>
      </w:r>
      <w:proofErr w:type="spellStart"/>
      <w:r>
        <w:t>xform.incYPosBy</w:t>
      </w:r>
      <w:proofErr w:type="spellEnd"/>
      <w:r>
        <w:t>(-</w:t>
      </w:r>
      <w:proofErr w:type="spellStart"/>
      <w:r>
        <w:t>this.kDelta</w:t>
      </w:r>
      <w:proofErr w:type="spellEnd"/>
      <w:r>
        <w:t>);</w:t>
      </w:r>
    </w:p>
    <w:p w14:paraId="24F5614E" w14:textId="77777777" w:rsidR="009F1FCD" w:rsidRDefault="009F1FCD" w:rsidP="00EE34CB">
      <w:pPr>
        <w:pStyle w:val="CommentText"/>
      </w:pPr>
      <w:r>
        <w:t xml:space="preserve">        }</w:t>
      </w:r>
    </w:p>
    <w:p w14:paraId="74A2C41A" w14:textId="77777777" w:rsidR="009F1FCD" w:rsidRDefault="009F1FCD" w:rsidP="00EE34CB">
      <w:pPr>
        <w:pStyle w:val="CommentText"/>
      </w:pPr>
      <w:r>
        <w:t xml:space="preserve">        if (</w:t>
      </w:r>
      <w:proofErr w:type="spellStart"/>
      <w:r>
        <w:t>engine.input.isKeyPressed</w:t>
      </w:r>
      <w:proofErr w:type="spellEnd"/>
      <w:r>
        <w:t>(</w:t>
      </w:r>
      <w:proofErr w:type="spellStart"/>
      <w:r>
        <w:t>engine.input.keys.Left</w:t>
      </w:r>
      <w:proofErr w:type="spellEnd"/>
      <w:r>
        <w:t>)) {</w:t>
      </w:r>
    </w:p>
    <w:p w14:paraId="234A0053" w14:textId="77777777" w:rsidR="009F1FCD" w:rsidRDefault="009F1FCD" w:rsidP="00EE34CB">
      <w:pPr>
        <w:pStyle w:val="CommentText"/>
      </w:pPr>
      <w:r>
        <w:t xml:space="preserve">            </w:t>
      </w:r>
      <w:proofErr w:type="spellStart"/>
      <w:r>
        <w:t>xform.incXPosBy</w:t>
      </w:r>
      <w:proofErr w:type="spellEnd"/>
      <w:r>
        <w:t>(-</w:t>
      </w:r>
      <w:proofErr w:type="spellStart"/>
      <w:r>
        <w:t>this.kDelta</w:t>
      </w:r>
      <w:proofErr w:type="spellEnd"/>
      <w:r>
        <w:t>);</w:t>
      </w:r>
    </w:p>
    <w:p w14:paraId="68FB32C3" w14:textId="77777777" w:rsidR="009F1FCD" w:rsidRDefault="009F1FCD" w:rsidP="00EE34CB">
      <w:pPr>
        <w:pStyle w:val="CommentText"/>
      </w:pPr>
      <w:r>
        <w:t xml:space="preserve">        }</w:t>
      </w:r>
    </w:p>
    <w:p w14:paraId="07D74F0A" w14:textId="77777777" w:rsidR="009F1FCD" w:rsidRDefault="009F1FCD" w:rsidP="00EE34CB">
      <w:pPr>
        <w:pStyle w:val="CommentText"/>
      </w:pPr>
      <w:r>
        <w:t xml:space="preserve">        if (</w:t>
      </w:r>
      <w:proofErr w:type="spellStart"/>
      <w:r>
        <w:t>engine.input.isKeyPressed</w:t>
      </w:r>
      <w:proofErr w:type="spellEnd"/>
      <w:r>
        <w:t>(</w:t>
      </w:r>
      <w:proofErr w:type="spellStart"/>
      <w:r>
        <w:t>engine.input.keys.Right</w:t>
      </w:r>
      <w:proofErr w:type="spellEnd"/>
      <w:r>
        <w:t>)) {</w:t>
      </w:r>
    </w:p>
    <w:p w14:paraId="69FFF132" w14:textId="77777777" w:rsidR="009F1FCD" w:rsidRDefault="009F1FCD" w:rsidP="00EE34CB">
      <w:pPr>
        <w:pStyle w:val="CommentText"/>
      </w:pPr>
      <w:r>
        <w:t xml:space="preserve">            </w:t>
      </w:r>
      <w:proofErr w:type="spellStart"/>
      <w:r>
        <w:t>xform.incXPosBy</w:t>
      </w:r>
      <w:proofErr w:type="spellEnd"/>
      <w:r>
        <w:t>(</w:t>
      </w:r>
      <w:proofErr w:type="spellStart"/>
      <w:r>
        <w:t>this.kDelta</w:t>
      </w:r>
      <w:proofErr w:type="spellEnd"/>
      <w:r>
        <w:t>);</w:t>
      </w:r>
    </w:p>
    <w:p w14:paraId="1AD4FEB5" w14:textId="77777777" w:rsidR="009F1FCD" w:rsidRDefault="009F1FCD" w:rsidP="00EE34CB">
      <w:pPr>
        <w:pStyle w:val="CommentText"/>
      </w:pPr>
      <w:r>
        <w:t xml:space="preserve">        }</w:t>
      </w:r>
    </w:p>
    <w:p w14:paraId="783C1CAC" w14:textId="77777777" w:rsidR="009F1FCD" w:rsidRDefault="009F1FCD" w:rsidP="00EE34CB">
      <w:pPr>
        <w:pStyle w:val="CommentText"/>
      </w:pPr>
    </w:p>
    <w:p w14:paraId="3524F828" w14:textId="77777777" w:rsidR="009F1FCD" w:rsidRDefault="009F1FCD" w:rsidP="00EE34CB">
      <w:pPr>
        <w:pStyle w:val="CommentText"/>
      </w:pPr>
      <w:r>
        <w:t xml:space="preserve">        if (</w:t>
      </w:r>
      <w:proofErr w:type="spellStart"/>
      <w:r>
        <w:t>this.isVisible</w:t>
      </w:r>
      <w:proofErr w:type="spellEnd"/>
      <w:r>
        <w:t>()) {</w:t>
      </w:r>
    </w:p>
    <w:p w14:paraId="6650F22B" w14:textId="77777777" w:rsidR="009F1FCD" w:rsidRDefault="009F1FCD" w:rsidP="00EE34CB">
      <w:pPr>
        <w:pStyle w:val="CommentText"/>
      </w:pPr>
      <w:r>
        <w:t xml:space="preserve">            </w:t>
      </w:r>
      <w:proofErr w:type="spellStart"/>
      <w:r>
        <w:t>xform.incYPosBy</w:t>
      </w:r>
      <w:proofErr w:type="spellEnd"/>
      <w:r>
        <w:t>(-</w:t>
      </w:r>
      <w:proofErr w:type="spellStart"/>
      <w:r>
        <w:t>this.kDelta</w:t>
      </w:r>
      <w:proofErr w:type="spellEnd"/>
      <w:r>
        <w:t>);</w:t>
      </w:r>
    </w:p>
    <w:p w14:paraId="4A673B14" w14:textId="77777777" w:rsidR="009F1FCD" w:rsidRDefault="009F1FCD" w:rsidP="00EE34CB">
      <w:pPr>
        <w:pStyle w:val="CommentText"/>
      </w:pPr>
      <w:r>
        <w:t xml:space="preserve">        }</w:t>
      </w:r>
    </w:p>
    <w:p w14:paraId="5B396E0B" w14:textId="77777777" w:rsidR="009F1FCD" w:rsidRDefault="009F1FCD" w:rsidP="00EE34CB">
      <w:pPr>
        <w:pStyle w:val="CommentText"/>
      </w:pPr>
      <w:r>
        <w:t xml:space="preserve">    }</w:t>
      </w:r>
    </w:p>
    <w:p w14:paraId="304D50C2" w14:textId="77777777" w:rsidR="009F1FCD" w:rsidRDefault="009F1FCD" w:rsidP="00EE34CB">
      <w:pPr>
        <w:pStyle w:val="CommentText"/>
      </w:pPr>
    </w:p>
    <w:p w14:paraId="5A11BFC5" w14:textId="77777777" w:rsidR="009F1FCD" w:rsidRDefault="009F1FCD" w:rsidP="00EE34CB">
      <w:pPr>
        <w:pStyle w:val="CommentText"/>
      </w:pPr>
      <w:r>
        <w:t>Additionally, texture_object.js is defined. Its code is:</w:t>
      </w:r>
    </w:p>
    <w:p w14:paraId="173399F4" w14:textId="77777777" w:rsidR="009F1FCD" w:rsidRDefault="009F1FCD" w:rsidP="00EE34CB">
      <w:pPr>
        <w:pStyle w:val="CommentText"/>
      </w:pPr>
    </w:p>
    <w:p w14:paraId="4B1B7008" w14:textId="77777777" w:rsidR="009F1FCD" w:rsidRDefault="009F1FCD" w:rsidP="00EE34CB">
      <w:pPr>
        <w:pStyle w:val="CommentText"/>
      </w:pPr>
      <w:r>
        <w:t xml:space="preserve">class </w:t>
      </w:r>
      <w:proofErr w:type="spellStart"/>
      <w:r>
        <w:t>TextureObject</w:t>
      </w:r>
      <w:proofErr w:type="spellEnd"/>
      <w:r>
        <w:t xml:space="preserve"> extends </w:t>
      </w:r>
      <w:proofErr w:type="spellStart"/>
      <w:r>
        <w:t>engine.GameObject</w:t>
      </w:r>
      <w:proofErr w:type="spellEnd"/>
      <w:r>
        <w:t xml:space="preserve"> {</w:t>
      </w:r>
    </w:p>
    <w:p w14:paraId="76A5C249" w14:textId="77777777" w:rsidR="009F1FCD" w:rsidRDefault="009F1FCD" w:rsidP="00EE34CB">
      <w:pPr>
        <w:pStyle w:val="CommentText"/>
      </w:pPr>
      <w:r>
        <w:t xml:space="preserve">    constructor(texture, x, y, w, h) {</w:t>
      </w:r>
    </w:p>
    <w:p w14:paraId="501B737D" w14:textId="77777777" w:rsidR="009F1FCD" w:rsidRDefault="009F1FCD" w:rsidP="00EE34CB">
      <w:pPr>
        <w:pStyle w:val="CommentText"/>
      </w:pPr>
      <w:r>
        <w:t xml:space="preserve">        super(null);</w:t>
      </w:r>
    </w:p>
    <w:p w14:paraId="482A5DBF" w14:textId="77777777" w:rsidR="009F1FCD" w:rsidRDefault="009F1FCD" w:rsidP="00EE34CB">
      <w:pPr>
        <w:pStyle w:val="CommentText"/>
      </w:pPr>
      <w:r>
        <w:t xml:space="preserve">        </w:t>
      </w:r>
      <w:proofErr w:type="spellStart"/>
      <w:r>
        <w:t>this.kDelta</w:t>
      </w:r>
      <w:proofErr w:type="spellEnd"/>
      <w:r>
        <w:t xml:space="preserve"> = 0.2;</w:t>
      </w:r>
    </w:p>
    <w:p w14:paraId="1C5B5256" w14:textId="77777777" w:rsidR="009F1FCD" w:rsidRDefault="009F1FCD" w:rsidP="00EE34CB">
      <w:pPr>
        <w:pStyle w:val="CommentText"/>
      </w:pPr>
    </w:p>
    <w:p w14:paraId="767280EF" w14:textId="77777777" w:rsidR="009F1FCD" w:rsidRDefault="009F1FCD" w:rsidP="00EE34CB">
      <w:pPr>
        <w:pStyle w:val="CommentText"/>
      </w:pPr>
      <w:r>
        <w:t xml:space="preserve">        </w:t>
      </w:r>
      <w:proofErr w:type="spellStart"/>
      <w:r>
        <w:t>this.mRenderComponent</w:t>
      </w:r>
      <w:proofErr w:type="spellEnd"/>
      <w:r>
        <w:t xml:space="preserve"> = new </w:t>
      </w:r>
      <w:proofErr w:type="spellStart"/>
      <w:r>
        <w:t>engine.TextureRenderable</w:t>
      </w:r>
      <w:proofErr w:type="spellEnd"/>
      <w:r>
        <w:t>(texture);</w:t>
      </w:r>
    </w:p>
    <w:p w14:paraId="21C94CE8" w14:textId="77777777" w:rsidR="009F1FCD" w:rsidRDefault="009F1FCD" w:rsidP="00EE34CB">
      <w:pPr>
        <w:pStyle w:val="CommentText"/>
      </w:pPr>
      <w:r>
        <w:t xml:space="preserve">        </w:t>
      </w:r>
      <w:proofErr w:type="spellStart"/>
      <w:r>
        <w:t>this.mRenderComponent.setColor</w:t>
      </w:r>
      <w:proofErr w:type="spellEnd"/>
      <w:r>
        <w:t>([1, 1, 1, 0.1]);</w:t>
      </w:r>
    </w:p>
    <w:p w14:paraId="42983254" w14:textId="77777777" w:rsidR="009F1FCD" w:rsidRDefault="009F1FCD" w:rsidP="00EE34CB">
      <w:pPr>
        <w:pStyle w:val="CommentText"/>
      </w:pPr>
      <w:r>
        <w:t xml:space="preserve">        </w:t>
      </w:r>
      <w:proofErr w:type="spellStart"/>
      <w:r>
        <w:t>this.mRenderComponent.getXform</w:t>
      </w:r>
      <w:proofErr w:type="spellEnd"/>
      <w:r>
        <w:t>().</w:t>
      </w:r>
      <w:proofErr w:type="spellStart"/>
      <w:r>
        <w:t>setPosition</w:t>
      </w:r>
      <w:proofErr w:type="spellEnd"/>
      <w:r>
        <w:t>(x, y);</w:t>
      </w:r>
    </w:p>
    <w:p w14:paraId="63CF9662" w14:textId="77777777" w:rsidR="009F1FCD" w:rsidRDefault="009F1FCD" w:rsidP="00EE34CB">
      <w:pPr>
        <w:pStyle w:val="CommentText"/>
      </w:pPr>
      <w:r>
        <w:t xml:space="preserve">        </w:t>
      </w:r>
      <w:proofErr w:type="spellStart"/>
      <w:r>
        <w:t>this.mRenderComponent.getXform</w:t>
      </w:r>
      <w:proofErr w:type="spellEnd"/>
      <w:r>
        <w:t>().</w:t>
      </w:r>
      <w:proofErr w:type="spellStart"/>
      <w:r>
        <w:t>setSize</w:t>
      </w:r>
      <w:proofErr w:type="spellEnd"/>
      <w:r>
        <w:t>(w, h);</w:t>
      </w:r>
    </w:p>
    <w:p w14:paraId="2DC90D96" w14:textId="77777777" w:rsidR="009F1FCD" w:rsidRDefault="009F1FCD" w:rsidP="00EE34CB">
      <w:pPr>
        <w:pStyle w:val="CommentText"/>
      </w:pPr>
      <w:r>
        <w:t xml:space="preserve">    }</w:t>
      </w:r>
    </w:p>
    <w:p w14:paraId="151B011F" w14:textId="77777777" w:rsidR="009F1FCD" w:rsidRDefault="009F1FCD" w:rsidP="00EE34CB">
      <w:pPr>
        <w:pStyle w:val="CommentText"/>
      </w:pPr>
    </w:p>
    <w:p w14:paraId="4806BCA1" w14:textId="77777777" w:rsidR="009F1FCD" w:rsidRDefault="009F1FCD" w:rsidP="00EE34CB">
      <w:pPr>
        <w:pStyle w:val="CommentText"/>
      </w:pPr>
      <w:r>
        <w:t xml:space="preserve">    update(up, down, left, right) {</w:t>
      </w:r>
    </w:p>
    <w:p w14:paraId="457F596F" w14:textId="77777777" w:rsidR="009F1FCD" w:rsidRDefault="009F1FCD" w:rsidP="00EE34CB">
      <w:pPr>
        <w:pStyle w:val="CommentText"/>
      </w:pPr>
      <w:r>
        <w:t xml:space="preserve">        let </w:t>
      </w:r>
      <w:proofErr w:type="spellStart"/>
      <w:r>
        <w:t>xform</w:t>
      </w:r>
      <w:proofErr w:type="spellEnd"/>
      <w:r>
        <w:t xml:space="preserve"> = </w:t>
      </w:r>
      <w:proofErr w:type="spellStart"/>
      <w:r>
        <w:t>this.getXform</w:t>
      </w:r>
      <w:proofErr w:type="spellEnd"/>
      <w:r>
        <w:t>();</w:t>
      </w:r>
    </w:p>
    <w:p w14:paraId="4196D536" w14:textId="77777777" w:rsidR="009F1FCD" w:rsidRDefault="009F1FCD" w:rsidP="00EE34CB">
      <w:pPr>
        <w:pStyle w:val="CommentText"/>
      </w:pPr>
      <w:r>
        <w:t xml:space="preserve">        if (</w:t>
      </w:r>
      <w:proofErr w:type="spellStart"/>
      <w:r>
        <w:t>engine.input.isKeyPressed</w:t>
      </w:r>
      <w:proofErr w:type="spellEnd"/>
      <w:r>
        <w:t>(up)) {</w:t>
      </w:r>
    </w:p>
    <w:p w14:paraId="527E42F2" w14:textId="77777777" w:rsidR="009F1FCD" w:rsidRDefault="009F1FCD" w:rsidP="00EE34CB">
      <w:pPr>
        <w:pStyle w:val="CommentText"/>
      </w:pPr>
      <w:r>
        <w:t xml:space="preserve">            </w:t>
      </w:r>
      <w:proofErr w:type="spellStart"/>
      <w:r>
        <w:t>xform.incYPosBy</w:t>
      </w:r>
      <w:proofErr w:type="spellEnd"/>
      <w:r>
        <w:t>(</w:t>
      </w:r>
      <w:proofErr w:type="spellStart"/>
      <w:r>
        <w:t>this.kDelta</w:t>
      </w:r>
      <w:proofErr w:type="spellEnd"/>
      <w:r>
        <w:t>);</w:t>
      </w:r>
    </w:p>
    <w:p w14:paraId="50DB1EF2" w14:textId="77777777" w:rsidR="009F1FCD" w:rsidRDefault="009F1FCD" w:rsidP="00EE34CB">
      <w:pPr>
        <w:pStyle w:val="CommentText"/>
      </w:pPr>
      <w:r>
        <w:t xml:space="preserve">        }</w:t>
      </w:r>
    </w:p>
    <w:p w14:paraId="013F0C60" w14:textId="77777777" w:rsidR="009F1FCD" w:rsidRDefault="009F1FCD" w:rsidP="00EE34CB">
      <w:pPr>
        <w:pStyle w:val="CommentText"/>
      </w:pPr>
      <w:r>
        <w:t xml:space="preserve">        if (</w:t>
      </w:r>
      <w:proofErr w:type="spellStart"/>
      <w:r>
        <w:t>engine.input.isKeyPressed</w:t>
      </w:r>
      <w:proofErr w:type="spellEnd"/>
      <w:r>
        <w:t>(down)) {</w:t>
      </w:r>
    </w:p>
    <w:p w14:paraId="6ACA65E9" w14:textId="77777777" w:rsidR="009F1FCD" w:rsidRDefault="009F1FCD" w:rsidP="00EE34CB">
      <w:pPr>
        <w:pStyle w:val="CommentText"/>
      </w:pPr>
      <w:r>
        <w:t xml:space="preserve">            </w:t>
      </w:r>
      <w:proofErr w:type="spellStart"/>
      <w:r>
        <w:t>xform.incYPosBy</w:t>
      </w:r>
      <w:proofErr w:type="spellEnd"/>
      <w:r>
        <w:t>(-</w:t>
      </w:r>
      <w:proofErr w:type="spellStart"/>
      <w:r>
        <w:t>this.kDelta</w:t>
      </w:r>
      <w:proofErr w:type="spellEnd"/>
      <w:r>
        <w:t>);</w:t>
      </w:r>
    </w:p>
    <w:p w14:paraId="71B48DD5" w14:textId="77777777" w:rsidR="009F1FCD" w:rsidRDefault="009F1FCD" w:rsidP="00EE34CB">
      <w:pPr>
        <w:pStyle w:val="CommentText"/>
      </w:pPr>
      <w:r>
        <w:t xml:space="preserve">        }</w:t>
      </w:r>
    </w:p>
    <w:p w14:paraId="36B2293A" w14:textId="77777777" w:rsidR="009F1FCD" w:rsidRDefault="009F1FCD" w:rsidP="00EE34CB">
      <w:pPr>
        <w:pStyle w:val="CommentText"/>
      </w:pPr>
      <w:r>
        <w:t xml:space="preserve">        if (</w:t>
      </w:r>
      <w:proofErr w:type="spellStart"/>
      <w:r>
        <w:t>engine.input.isKeyPressed</w:t>
      </w:r>
      <w:proofErr w:type="spellEnd"/>
      <w:r>
        <w:t>(left)) {</w:t>
      </w:r>
    </w:p>
    <w:p w14:paraId="6BE471DB" w14:textId="77777777" w:rsidR="009F1FCD" w:rsidRDefault="009F1FCD" w:rsidP="00EE34CB">
      <w:pPr>
        <w:pStyle w:val="CommentText"/>
      </w:pPr>
      <w:r>
        <w:t xml:space="preserve">            </w:t>
      </w:r>
      <w:proofErr w:type="spellStart"/>
      <w:r>
        <w:t>xform.incXPosBy</w:t>
      </w:r>
      <w:proofErr w:type="spellEnd"/>
      <w:r>
        <w:t>(-</w:t>
      </w:r>
      <w:proofErr w:type="spellStart"/>
      <w:r>
        <w:t>this.kDelta</w:t>
      </w:r>
      <w:proofErr w:type="spellEnd"/>
      <w:r>
        <w:t>);</w:t>
      </w:r>
    </w:p>
    <w:p w14:paraId="35F0CBF4" w14:textId="77777777" w:rsidR="009F1FCD" w:rsidRDefault="009F1FCD" w:rsidP="00EE34CB">
      <w:pPr>
        <w:pStyle w:val="CommentText"/>
      </w:pPr>
      <w:r>
        <w:t xml:space="preserve">        }</w:t>
      </w:r>
    </w:p>
    <w:p w14:paraId="71CD30F8" w14:textId="77777777" w:rsidR="009F1FCD" w:rsidRDefault="009F1FCD" w:rsidP="00EE34CB">
      <w:pPr>
        <w:pStyle w:val="CommentText"/>
      </w:pPr>
      <w:r>
        <w:t xml:space="preserve">        if (</w:t>
      </w:r>
      <w:proofErr w:type="spellStart"/>
      <w:r>
        <w:t>engine.input.isKeyPressed</w:t>
      </w:r>
      <w:proofErr w:type="spellEnd"/>
      <w:r>
        <w:t>(right)) {</w:t>
      </w:r>
    </w:p>
    <w:p w14:paraId="67DC986C" w14:textId="77777777" w:rsidR="009F1FCD" w:rsidRDefault="009F1FCD" w:rsidP="00EE34CB">
      <w:pPr>
        <w:pStyle w:val="CommentText"/>
      </w:pPr>
      <w:r>
        <w:t xml:space="preserve">            </w:t>
      </w:r>
      <w:proofErr w:type="spellStart"/>
      <w:r>
        <w:t>xform.incXPosBy</w:t>
      </w:r>
      <w:proofErr w:type="spellEnd"/>
      <w:r>
        <w:t>(</w:t>
      </w:r>
      <w:proofErr w:type="spellStart"/>
      <w:r>
        <w:t>this.kDelta</w:t>
      </w:r>
      <w:proofErr w:type="spellEnd"/>
      <w:r>
        <w:t>);</w:t>
      </w:r>
    </w:p>
    <w:p w14:paraId="14D04AAB" w14:textId="77777777" w:rsidR="009F1FCD" w:rsidRDefault="009F1FCD" w:rsidP="00EE34CB">
      <w:pPr>
        <w:pStyle w:val="CommentText"/>
      </w:pPr>
      <w:r>
        <w:t xml:space="preserve">        }</w:t>
      </w:r>
    </w:p>
    <w:p w14:paraId="15CD3706" w14:textId="77777777" w:rsidR="009F1FCD" w:rsidRDefault="009F1FCD" w:rsidP="00EE34CB">
      <w:pPr>
        <w:pStyle w:val="CommentText"/>
      </w:pPr>
      <w:r>
        <w:t xml:space="preserve">    }</w:t>
      </w:r>
    </w:p>
    <w:p w14:paraId="7CC49DCB" w14:textId="77777777" w:rsidR="009F1FCD" w:rsidRDefault="009F1FCD" w:rsidP="00EE34CB">
      <w:pPr>
        <w:pStyle w:val="CommentText"/>
      </w:pPr>
      <w:r>
        <w:t>}</w:t>
      </w:r>
    </w:p>
    <w:p w14:paraId="1DE672EE" w14:textId="77777777" w:rsidR="009F1FCD" w:rsidRDefault="009F1FCD" w:rsidP="00EE34CB">
      <w:pPr>
        <w:pStyle w:val="CommentText"/>
      </w:pPr>
    </w:p>
    <w:p w14:paraId="4258041B" w14:textId="2CD3C371" w:rsidR="009F1FCD" w:rsidRDefault="009F1FCD" w:rsidP="00EE34CB">
      <w:pPr>
        <w:pStyle w:val="CommentText"/>
      </w:pPr>
      <w:r>
        <w:t xml:space="preserve">export default </w:t>
      </w:r>
      <w:proofErr w:type="spellStart"/>
      <w:r>
        <w:t>TextureObject</w:t>
      </w:r>
      <w:proofErr w:type="spellEnd"/>
      <w:r>
        <w:t>;</w:t>
      </w:r>
    </w:p>
  </w:comment>
  <w:comment w:id="98" w:author="Matthew T. Munson" w:date="2021-05-10T00:51:00Z" w:initials="MTM">
    <w:p w14:paraId="786B51CC" w14:textId="6B9AC2F1" w:rsidR="009F1FCD" w:rsidRDefault="009F1FCD">
      <w:pPr>
        <w:pStyle w:val="CommentText"/>
      </w:pPr>
      <w:r>
        <w:rPr>
          <w:rStyle w:val="CommentReference"/>
        </w:rPr>
        <w:annotationRef/>
      </w:r>
      <w:r>
        <w:t xml:space="preserve">Is this the correct name for the non-filename form of this object? Or is it </w:t>
      </w:r>
      <w:proofErr w:type="spellStart"/>
      <w:r>
        <w:t>Texture_Renderable_Pixel_Collision</w:t>
      </w:r>
      <w:proofErr w:type="spellEnd"/>
      <w:r>
        <w:t>?</w:t>
      </w:r>
    </w:p>
  </w:comment>
  <w:comment w:id="106" w:author="Matthew T. Munson" w:date="2021-05-10T01:04:00Z" w:initials="MTM">
    <w:p w14:paraId="747B899B" w14:textId="2AB0A308" w:rsidR="009F1FCD" w:rsidRDefault="009F1FCD">
      <w:pPr>
        <w:pStyle w:val="CommentText"/>
      </w:pPr>
      <w:r>
        <w:rPr>
          <w:rStyle w:val="CommentReference"/>
        </w:rPr>
        <w:annotationRef/>
      </w:r>
      <w:r>
        <w:t>Need a transition into these changes, which used to be a separate section. Maybe the first part should be numbered?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33FA9DB6" w15:done="0"/>
  <w15:commentEx w15:paraId="50320BF7" w15:done="0"/>
  <w15:commentEx w15:paraId="3EC27ADB" w15:done="0"/>
  <w15:commentEx w15:paraId="10541032" w15:done="0"/>
  <w15:commentEx w15:paraId="2F73F263" w15:done="0"/>
  <w15:commentEx w15:paraId="0E268966" w15:done="0"/>
  <w15:commentEx w15:paraId="7771C1D4" w15:done="0"/>
  <w15:commentEx w15:paraId="6225CF8F" w15:done="0"/>
  <w15:commentEx w15:paraId="2842B69D" w15:done="0"/>
  <w15:commentEx w15:paraId="675E89B2" w15:done="0"/>
  <w15:commentEx w15:paraId="6BAA0D4B" w15:done="0"/>
  <w15:commentEx w15:paraId="2FFCF4CA" w15:done="0"/>
  <w15:commentEx w15:paraId="43B62995" w15:done="0"/>
  <w15:commentEx w15:paraId="7D79BE31" w15:done="0"/>
  <w15:commentEx w15:paraId="46E2EEA6" w15:done="0"/>
  <w15:commentEx w15:paraId="1DF59FDB" w15:done="0"/>
  <w15:commentEx w15:paraId="6F492236" w15:done="0"/>
  <w15:commentEx w15:paraId="19DC3772" w15:done="0"/>
  <w15:commentEx w15:paraId="37576AC2" w15:done="0"/>
  <w15:commentEx w15:paraId="4258041B" w15:done="0"/>
  <w15:commentEx w15:paraId="786B51CC" w15:done="0"/>
  <w15:commentEx w15:paraId="747B899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43EA9F3" w16cex:dateUtc="2021-05-07T00:46:00Z"/>
  <w16cex:commentExtensible w16cex:durableId="243EAAC3" w16cex:dateUtc="2021-05-07T00:49:00Z"/>
  <w16cex:commentExtensible w16cex:durableId="243EAAE1" w16cex:dateUtc="2021-05-07T00:50:00Z"/>
  <w16cex:commentExtensible w16cex:durableId="243E7914" w16cex:dateUtc="2021-05-06T21:17:00Z"/>
  <w16cex:commentExtensible w16cex:durableId="2442E5EC" w16cex:dateUtc="2021-05-10T05:51:00Z"/>
  <w16cex:commentExtensible w16cex:durableId="2442E76E" w16cex:dateUtc="2021-05-10T05:57:00Z"/>
  <w16cex:commentExtensible w16cex:durableId="2442E7E4" w16cex:dateUtc="2021-05-10T05:59:00Z"/>
  <w16cex:commentExtensible w16cex:durableId="24430171" w16cex:dateUtc="2021-05-10T07:48:00Z"/>
  <w16cex:commentExtensible w16cex:durableId="2442F159" w16cex:dateUtc="2021-05-10T06:40:00Z"/>
  <w16cex:commentExtensible w16cex:durableId="2442F779" w16cex:dateUtc="2021-05-10T07:06:00Z"/>
  <w16cex:commentExtensible w16cex:durableId="2442F3EA" w16cex:dateUtc="2021-05-10T06:51:00Z"/>
  <w16cex:commentExtensible w16cex:durableId="2442F7F7" w16cex:dateUtc="2021-05-10T07:08:00Z"/>
  <w16cex:commentExtensible w16cex:durableId="2442F97A" w16cex:dateUtc="2021-05-10T07:14:00Z"/>
  <w16cex:commentExtensible w16cex:durableId="2442F9FC" w16cex:dateUtc="2021-05-10T07:17:00Z"/>
  <w16cex:commentExtensible w16cex:durableId="2442FAF6" w16cex:dateUtc="2021-05-10T07:21:00Z"/>
  <w16cex:commentExtensible w16cex:durableId="2443003D" w16cex:dateUtc="2021-05-10T07:43:00Z"/>
  <w16cex:commentExtensible w16cex:durableId="24430215" w16cex:dateUtc="2021-05-10T07:51:00Z"/>
  <w16cex:commentExtensible w16cex:durableId="2443052C" w16cex:dateUtc="2021-05-10T08:0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33FA9DB6" w16cid:durableId="243EA9F3"/>
  <w16cid:commentId w16cid:paraId="50320BF7" w16cid:durableId="243EAAC3"/>
  <w16cid:commentId w16cid:paraId="3EC27ADB" w16cid:durableId="243EAAE1"/>
  <w16cid:commentId w16cid:paraId="10541032" w16cid:durableId="243E7914"/>
  <w16cid:commentId w16cid:paraId="2F73F263" w16cid:durableId="2437E8CE"/>
  <w16cid:commentId w16cid:paraId="0E268966" w16cid:durableId="2437E8CF"/>
  <w16cid:commentId w16cid:paraId="7771C1D4" w16cid:durableId="2437E8D0"/>
  <w16cid:commentId w16cid:paraId="6225CF8F" w16cid:durableId="2437E8D1"/>
  <w16cid:commentId w16cid:paraId="2842B69D" w16cid:durableId="2442E5EC"/>
  <w16cid:commentId w16cid:paraId="675E89B2" w16cid:durableId="2442E76E"/>
  <w16cid:commentId w16cid:paraId="6BAA0D4B" w16cid:durableId="2442E7E4"/>
  <w16cid:commentId w16cid:paraId="2FFCF4CA" w16cid:durableId="24430171"/>
  <w16cid:commentId w16cid:paraId="43B62995" w16cid:durableId="2442F159"/>
  <w16cid:commentId w16cid:paraId="7D79BE31" w16cid:durableId="2442F779"/>
  <w16cid:commentId w16cid:paraId="46E2EEA6" w16cid:durableId="2442F3EA"/>
  <w16cid:commentId w16cid:paraId="1DF59FDB" w16cid:durableId="2442F7F7"/>
  <w16cid:commentId w16cid:paraId="6F492236" w16cid:durableId="2442F97A"/>
  <w16cid:commentId w16cid:paraId="19DC3772" w16cid:durableId="2442F9FC"/>
  <w16cid:commentId w16cid:paraId="37576AC2" w16cid:durableId="2442FAF6"/>
  <w16cid:commentId w16cid:paraId="4258041B" w16cid:durableId="2443003D"/>
  <w16cid:commentId w16cid:paraId="786B51CC" w16cid:durableId="24430215"/>
  <w16cid:commentId w16cid:paraId="747B899B" w16cid:durableId="2443052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53FAC26" w14:textId="77777777" w:rsidR="00D25CB4" w:rsidRDefault="00D25CB4" w:rsidP="000C758C">
      <w:pPr>
        <w:spacing w:after="0" w:line="240" w:lineRule="auto"/>
      </w:pPr>
      <w:r>
        <w:separator/>
      </w:r>
    </w:p>
  </w:endnote>
  <w:endnote w:type="continuationSeparator" w:id="0">
    <w:p w14:paraId="45C61EE4" w14:textId="77777777" w:rsidR="00D25CB4" w:rsidRDefault="00D25CB4" w:rsidP="000C75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Narrow">
    <w:panose1 w:val="020B0606020202030204"/>
    <w:charset w:val="00"/>
    <w:family w:val="swiss"/>
    <w:pitch w:val="variable"/>
    <w:sig w:usb0="00000287" w:usb1="00000800" w:usb2="00000000" w:usb3="00000000" w:csb0="0000009F" w:csb1="00000000"/>
  </w:font>
  <w:font w:name="PMingLiU">
    <w:altName w:val="新細明體"/>
    <w:panose1 w:val="02020500000000000000"/>
    <w:charset w:val="88"/>
    <w:family w:val="roman"/>
    <w:pitch w:val="variable"/>
    <w:sig w:usb0="A00002FF" w:usb1="28CFFCFA" w:usb2="00000016" w:usb3="00000000" w:csb0="00100001" w:csb1="00000000"/>
  </w:font>
  <w:font w:name="Utopia">
    <w:altName w:val="Courier New"/>
    <w:panose1 w:val="020B0604020202020204"/>
    <w:charset w:val="00"/>
    <w:family w:val="auto"/>
    <w:pitch w:val="default"/>
  </w:font>
  <w:font w:name="HelveticaNeue Condensed">
    <w:altName w:val="Courier New"/>
    <w:panose1 w:val="020B0604020202020204"/>
    <w:charset w:val="00"/>
    <w:family w:val="swiss"/>
    <w:notTrueType/>
    <w:pitch w:val="variable"/>
    <w:sig w:usb0="00000003" w:usb1="00000000" w:usb2="00000000" w:usb3="00000000" w:csb0="00000001" w:csb1="00000000"/>
  </w:font>
  <w:font w:name="TheSansMonoConNormal">
    <w:altName w:val="Courier New"/>
    <w:panose1 w:val="020B0604020202020204"/>
    <w:charset w:val="00"/>
    <w:family w:val="auto"/>
    <w:pitch w:val="default"/>
  </w:font>
  <w:font w:name="TheSansMonoConBlack">
    <w:altName w:val="Courier New"/>
    <w:panose1 w:val="020B0604020202020204"/>
    <w:charset w:val="00"/>
    <w:family w:val="swiss"/>
    <w:notTrueType/>
    <w:pitch w:val="variable"/>
    <w:sig w:usb0="00000001" w:usb1="00000000" w:usb2="00000000" w:usb3="00000000" w:csb0="00000009" w:csb1="00000000"/>
  </w:font>
  <w:font w:name="ZapfDingbats">
    <w:altName w:val="Times New Roman"/>
    <w:panose1 w:val="020B0604020202020204"/>
    <w:charset w:val="00"/>
    <w:family w:val="auto"/>
    <w:pitch w:val="default"/>
  </w:font>
  <w:font w:name="Tahoma">
    <w:panose1 w:val="020B0604030504040204"/>
    <w:charset w:val="00"/>
    <w:family w:val="swiss"/>
    <w:pitch w:val="variable"/>
    <w:sig w:usb0="E1002EFF" w:usb1="C000605B" w:usb2="00000029" w:usb3="00000000" w:csb0="000101FF" w:csb1="00000000"/>
  </w:font>
  <w:font w:name="Utopia Bold">
    <w:altName w:val="Cambria"/>
    <w:panose1 w:val="020B0604020202020204"/>
    <w:charset w:val="00"/>
    <w:family w:val="roman"/>
    <w:notTrueType/>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Book Antiqua">
    <w:panose1 w:val="02040602050305030304"/>
    <w:charset w:val="00"/>
    <w:family w:val="roman"/>
    <w:pitch w:val="variable"/>
    <w:sig w:usb0="00000287" w:usb1="00000000" w:usb2="00000000" w:usb3="00000000" w:csb0="0000009F" w:csb1="00000000"/>
  </w:font>
  <w:font w:name="Bookman Old Style">
    <w:panose1 w:val="02050604050505020204"/>
    <w:charset w:val="00"/>
    <w:family w:val="roman"/>
    <w:pitch w:val="variable"/>
    <w:sig w:usb0="00000287" w:usb1="00000000" w:usb2="00000000" w:usb3="00000000" w:csb0="0000009F" w:csb1="00000000"/>
  </w:font>
  <w:font w:name="HelveticaNeue-Roman">
    <w:altName w:val="Courier New"/>
    <w:panose1 w:val="020B0604020202020204"/>
    <w:charset w:val="00"/>
    <w:family w:val="swiss"/>
    <w:notTrueType/>
    <w:pitch w:val="variable"/>
    <w:sig w:usb0="00000003" w:usb1="00000000" w:usb2="00000000" w:usb3="00000000" w:csb0="00000001" w:csb1="00000000"/>
  </w:font>
  <w:font w:name="Times">
    <w:panose1 w:val="02000500000000000000"/>
    <w:charset w:val="00"/>
    <w:family w:val="auto"/>
    <w:pitch w:val="variable"/>
    <w:sig w:usb0="E00002FF" w:usb1="5000205A" w:usb2="00000000" w:usb3="00000000" w:csb0="0000019F" w:csb1="00000000"/>
  </w:font>
  <w:font w:name="HelveticaNeue MediumExt">
    <w:altName w:val="Arial"/>
    <w:panose1 w:val="020B0604020202020204"/>
    <w:charset w:val="00"/>
    <w:family w:val="swiss"/>
    <w:notTrueType/>
    <w:pitch w:val="variable"/>
    <w:sig w:usb0="00000003" w:usb1="00000000" w:usb2="00000000" w:usb3="00000000" w:csb0="00000001" w:csb1="00000000"/>
  </w:font>
  <w:font w:name="HelveticaNeue MediumCond">
    <w:altName w:val="Arial"/>
    <w:panose1 w:val="020B0604020202020204"/>
    <w:charset w:val="00"/>
    <w:family w:val="swiss"/>
    <w:notTrueType/>
    <w:pitch w:val="variable"/>
    <w:sig w:usb0="00000003" w:usb1="00000000" w:usb2="00000000" w:usb3="00000000" w:csb0="00000001" w:csb1="00000000"/>
  </w:font>
  <w:font w:name="UtopiaItalic">
    <w:altName w:val="Times New Roman"/>
    <w:panose1 w:val="020B0604020202020204"/>
    <w:charset w:val="00"/>
    <w:family w:val="auto"/>
    <w:pitch w:val="variable"/>
    <w:sig w:usb0="A00000AF" w:usb1="40000048" w:usb2="00000000" w:usb3="00000000" w:csb0="00000111" w:csb1="00000000"/>
  </w:font>
  <w:font w:name="Helvetica Neue">
    <w:panose1 w:val="02000503000000020004"/>
    <w:charset w:val="00"/>
    <w:family w:val="auto"/>
    <w:pitch w:val="variable"/>
    <w:sig w:usb0="E50002FF" w:usb1="500079DB" w:usb2="00000010" w:usb3="00000000" w:csb0="00000001" w:csb1="00000000"/>
  </w:font>
  <w:font w:name="Trebuchet MS">
    <w:panose1 w:val="020B0603020202020204"/>
    <w:charset w:val="00"/>
    <w:family w:val="swiss"/>
    <w:pitch w:val="variable"/>
    <w:sig w:usb0="00000287" w:usb1="00000000" w:usb2="00000000" w:usb3="00000000" w:csb0="0000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589DF07" w14:textId="77777777" w:rsidR="009F1FCD" w:rsidRPr="00222F70" w:rsidRDefault="009F1FCD">
    <w:pPr>
      <w:pStyle w:val="Footer"/>
      <w:rPr>
        <w:rStyle w:val="PageNumber"/>
      </w:rPr>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Pr>
        <w:rStyle w:val="PageNumber"/>
        <w:noProof/>
      </w:rPr>
      <w:t>4</w:t>
    </w:r>
    <w:r w:rsidRPr="00222F70">
      <w:rPr>
        <w:rStyle w:val="PageNumber"/>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5EC86CA" w14:textId="77777777" w:rsidR="009F1FCD" w:rsidRPr="00222F70" w:rsidRDefault="009F1FCD" w:rsidP="00550743">
    <w:pPr>
      <w:pStyle w:val="Footer"/>
      <w:jc w:val="right"/>
      <w:rPr>
        <w:rStyle w:val="PageNumber"/>
      </w:rPr>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Pr>
        <w:rStyle w:val="PageNumber"/>
        <w:noProof/>
      </w:rPr>
      <w:t>2</w:t>
    </w:r>
    <w:r w:rsidRPr="00222F70">
      <w:rPr>
        <w:rStyle w:val="PageNumber"/>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231201969"/>
      <w:docPartObj>
        <w:docPartGallery w:val="Page Numbers (Bottom of Page)"/>
        <w:docPartUnique/>
      </w:docPartObj>
    </w:sdtPr>
    <w:sdtEndPr>
      <w:rPr>
        <w:rStyle w:val="DefaultParagraphFont"/>
      </w:rPr>
    </w:sdtEndPr>
    <w:sdtContent>
      <w:p w14:paraId="332E7BE4" w14:textId="77777777" w:rsidR="009F1FCD" w:rsidRDefault="009F1FCD" w:rsidP="00550743">
        <w:pPr>
          <w:pStyle w:val="FooterText"/>
          <w:spacing w:before="360" w:after="240"/>
          <w:jc w:val="right"/>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Pr>
            <w:rStyle w:val="PageNumber"/>
            <w:noProof/>
          </w:rPr>
          <w:t>1</w:t>
        </w:r>
        <w:r w:rsidRPr="00222F70">
          <w:rPr>
            <w:rStyle w:val="PageNumber"/>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DB48EB3" w14:textId="77777777" w:rsidR="00D25CB4" w:rsidRDefault="00D25CB4" w:rsidP="000C758C">
      <w:pPr>
        <w:spacing w:after="0" w:line="240" w:lineRule="auto"/>
      </w:pPr>
      <w:r>
        <w:separator/>
      </w:r>
    </w:p>
  </w:footnote>
  <w:footnote w:type="continuationSeparator" w:id="0">
    <w:p w14:paraId="0CF5991E" w14:textId="77777777" w:rsidR="00D25CB4" w:rsidRDefault="00D25CB4" w:rsidP="000C758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B8FD64F" w14:textId="77777777" w:rsidR="009F1FCD" w:rsidRPr="003C7D0E" w:rsidRDefault="009F1FCD" w:rsidP="00550743">
    <w:pPr>
      <w:pStyle w:val="Header"/>
      <w:rPr>
        <w:sz w:val="14"/>
        <w:szCs w:val="16"/>
      </w:rPr>
    </w:pPr>
    <w:r w:rsidRPr="00225E9A">
      <w:t>CHAPTER 1</w:t>
    </w:r>
    <w:r w:rsidRPr="003C7D0E">
      <w:t xml:space="preserve"> </w:t>
    </w:r>
    <w:r w:rsidRPr="00EB773D">
      <w:rPr>
        <w:rStyle w:val="GrayDingbat"/>
      </w:rPr>
      <w:t></w:t>
    </w:r>
    <w:r w:rsidRPr="00225E9A">
      <w:t xml:space="preserve"> </w:t>
    </w:r>
    <w:r>
      <w:rPr>
        <w:rFonts w:eastAsia="PMingLiU"/>
      </w:rPr>
      <w:t>AUTHOR GUIDE FOR</w:t>
    </w:r>
    <w:r w:rsidRPr="00225E9A">
      <w:rPr>
        <w:rFonts w:eastAsia="PMingLiU"/>
      </w:rPr>
      <w:t xml:space="preserve"> 7.5 x 9.25 </w:t>
    </w:r>
    <w:r>
      <w:rPr>
        <w:rFonts w:eastAsia="PMingLiU"/>
      </w:rPr>
      <w:t>STANDARD</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1D7D462" w14:textId="77777777" w:rsidR="009F1FCD" w:rsidRPr="002A45BE" w:rsidRDefault="009F1FCD" w:rsidP="00550743">
    <w:pPr>
      <w:pStyle w:val="Header"/>
      <w:ind w:left="-450"/>
      <w:jc w:val="right"/>
      <w:rPr>
        <w:sz w:val="16"/>
        <w:szCs w:val="16"/>
      </w:rPr>
    </w:pPr>
    <w:r>
      <w:t>CHAPTER 6</w:t>
    </w:r>
    <w:r>
      <w:rPr>
        <w:color w:val="BFBFBF"/>
        <w:szCs w:val="16"/>
      </w:rPr>
      <w:t xml:space="preserve"> </w:t>
    </w:r>
    <w:r w:rsidRPr="00EB773D">
      <w:rPr>
        <w:rStyle w:val="GrayDingbat"/>
      </w:rPr>
      <w:t></w:t>
    </w:r>
    <w:r>
      <w:rPr>
        <w:color w:val="BFBFBF"/>
        <w:sz w:val="16"/>
        <w:szCs w:val="16"/>
      </w:rPr>
      <w:t xml:space="preserve"> </w:t>
    </w:r>
    <w:r>
      <w:t>Defining Behaviors and Detecting Collisions</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5803608" w14:textId="77777777" w:rsidR="009F1FCD" w:rsidRDefault="009F1FCD" w:rsidP="00550743">
    <w:pPr>
      <w:pStyle w:val="ChapterNumber"/>
    </w:pPr>
    <w:r>
      <w:rPr>
        <w:noProof/>
      </w:rPr>
      <mc:AlternateContent>
        <mc:Choice Requires="wps">
          <w:drawing>
            <wp:anchor distT="0" distB="0" distL="114300" distR="114300" simplePos="0" relativeHeight="251659264" behindDoc="1" locked="0" layoutInCell="1" allowOverlap="1" wp14:anchorId="633C9F39" wp14:editId="27B53170">
              <wp:simplePos x="0" y="0"/>
              <wp:positionH relativeFrom="column">
                <wp:posOffset>-2075180</wp:posOffset>
              </wp:positionH>
              <wp:positionV relativeFrom="paragraph">
                <wp:posOffset>-2176145</wp:posOffset>
              </wp:positionV>
              <wp:extent cx="7574280" cy="3826510"/>
              <wp:effectExtent l="10795" t="5080" r="6350" b="6985"/>
              <wp:wrapNone/>
              <wp:docPr id="1" name="Auto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74280" cy="3826510"/>
                      </a:xfrm>
                      <a:prstGeom prst="roundRect">
                        <a:avLst>
                          <a:gd name="adj" fmla="val 16667"/>
                        </a:avLst>
                      </a:prstGeom>
                      <a:noFill/>
                      <a:ln w="9525">
                        <a:solidFill>
                          <a:srgbClr val="000000"/>
                        </a:solidFill>
                        <a:round/>
                        <a:headEnd/>
                        <a:tailEnd/>
                      </a:ln>
                      <a:extLst>
                        <a:ext uri="{909E8E84-426E-40DD-AFC4-6F175D3DCCD1}">
                          <a14:hiddenFill xmlns:a14="http://schemas.microsoft.com/office/drawing/2010/main">
                            <a:solidFill>
                              <a:srgbClr val="D8D8D8"/>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AutoShape 1" o:spid="_x0000_s1026" style="position:absolute;margin-left:-163.4pt;margin-top:-171.35pt;width:596.4pt;height:301.3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" filled="f" fillcolor="#d8d8d8"/>
          </w:pict>
        </mc:Fallback>
      </mc:AlternateContent>
    </w:r>
    <w:r>
      <w:t>C H A P T E R  6</w:t>
    </w:r>
  </w:p>
  <w:p w14:paraId="72A59BAF" w14:textId="77777777" w:rsidR="009F1FCD" w:rsidRPr="00B44665" w:rsidRDefault="009F1FCD" w:rsidP="00550743">
    <w:pPr>
      <w:rPr>
        <w:rFonts w:ascii="Wingdings" w:hAnsi="Wingdings"/>
        <w:sz w:val="28"/>
        <w:szCs w:val="28"/>
      </w:rPr>
    </w:pP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290E84"/>
    <w:multiLevelType w:val="hybridMultilevel"/>
    <w:tmpl w:val="718A4ADC"/>
    <w:lvl w:ilvl="0" w:tplc="92E61FCE">
      <w:start w:val="1"/>
      <w:numFmt w:val="bullet"/>
      <w:pStyle w:val="ExerciseBullet"/>
      <w:lvlText w:val=""/>
      <w:lvlJc w:val="left"/>
      <w:pPr>
        <w:tabs>
          <w:tab w:val="num" w:pos="1512"/>
        </w:tabs>
        <w:ind w:left="1584" w:hanging="576"/>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C8E5E81"/>
    <w:multiLevelType w:val="hybridMultilevel"/>
    <w:tmpl w:val="9F507088"/>
    <w:lvl w:ilvl="0" w:tplc="8CD4129A">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23147492"/>
    <w:multiLevelType w:val="hybridMultilevel"/>
    <w:tmpl w:val="86DC0576"/>
    <w:lvl w:ilvl="0" w:tplc="F3EC4AA6">
      <w:start w:val="1"/>
      <w:numFmt w:val="bullet"/>
      <w:pStyle w:val="Bullet"/>
      <w:lvlText w:val=""/>
      <w:lvlJc w:val="left"/>
      <w:pPr>
        <w:tabs>
          <w:tab w:val="num" w:pos="936"/>
        </w:tabs>
        <w:ind w:left="936"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370D39AE"/>
    <w:multiLevelType w:val="hybridMultilevel"/>
    <w:tmpl w:val="F4C8507E"/>
    <w:lvl w:ilvl="0" w:tplc="7B1C5656">
      <w:start w:val="1"/>
      <w:numFmt w:val="decimal"/>
      <w:pStyle w:val="NumList"/>
      <w:lvlText w:val="%1."/>
      <w:lvlJc w:val="left"/>
      <w:pPr>
        <w:tabs>
          <w:tab w:val="num" w:pos="936"/>
        </w:tabs>
        <w:ind w:left="936"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4" w15:restartNumberingAfterBreak="0">
    <w:nsid w:val="3A936702"/>
    <w:multiLevelType w:val="hybridMultilevel"/>
    <w:tmpl w:val="6E9E27F2"/>
    <w:lvl w:ilvl="0" w:tplc="F94443AC">
      <w:start w:val="1"/>
      <w:numFmt w:val="lowerLetter"/>
      <w:pStyle w:val="NumSubList"/>
      <w:lvlText w:val="%1."/>
      <w:lvlJc w:val="left"/>
      <w:pPr>
        <w:tabs>
          <w:tab w:val="num" w:pos="0"/>
        </w:tabs>
        <w:ind w:left="1440" w:hanging="360"/>
      </w:p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449F5956"/>
    <w:multiLevelType w:val="hybridMultilevel"/>
    <w:tmpl w:val="00F87AA4"/>
    <w:lvl w:ilvl="0" w:tplc="15863894">
      <w:start w:val="1"/>
      <w:numFmt w:val="decimal"/>
      <w:pStyle w:val="ExerciseNum"/>
      <w:lvlText w:val="%1."/>
      <w:lvlJc w:val="left"/>
      <w:pPr>
        <w:tabs>
          <w:tab w:val="num" w:pos="1224"/>
        </w:tabs>
        <w:ind w:left="1224"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6" w15:restartNumberingAfterBreak="0">
    <w:nsid w:val="5CC25960"/>
    <w:multiLevelType w:val="hybridMultilevel"/>
    <w:tmpl w:val="5F9C4C10"/>
    <w:lvl w:ilvl="0" w:tplc="DC4626F2">
      <w:start w:val="1"/>
      <w:numFmt w:val="decimal"/>
      <w:pStyle w:val="DocumentMap"/>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15:restartNumberingAfterBreak="0">
    <w:nsid w:val="6E8E0BDF"/>
    <w:multiLevelType w:val="hybridMultilevel"/>
    <w:tmpl w:val="908E1B96"/>
    <w:lvl w:ilvl="0" w:tplc="EE48CDE6">
      <w:start w:val="1"/>
      <w:numFmt w:val="lowerLetter"/>
      <w:lvlText w:val="%1."/>
      <w:lvlJc w:val="left"/>
      <w:pPr>
        <w:tabs>
          <w:tab w:val="num" w:pos="0"/>
        </w:tabs>
        <w:ind w:left="1354" w:hanging="36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72D359D7"/>
    <w:multiLevelType w:val="hybridMultilevel"/>
    <w:tmpl w:val="6F6CEE92"/>
    <w:lvl w:ilvl="0" w:tplc="4A0C39E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4861BBF"/>
    <w:multiLevelType w:val="hybridMultilevel"/>
    <w:tmpl w:val="3886EBBC"/>
    <w:lvl w:ilvl="0" w:tplc="0F9E9F5C">
      <w:start w:val="1"/>
      <w:numFmt w:val="bullet"/>
      <w:pStyle w:val="SideBarBullet"/>
      <w:lvlText w:val=""/>
      <w:lvlJc w:val="left"/>
      <w:pPr>
        <w:tabs>
          <w:tab w:val="num" w:pos="1512"/>
        </w:tabs>
        <w:ind w:left="1584" w:hanging="576"/>
      </w:pPr>
      <w:rPr>
        <w:rFonts w:ascii="Symbol" w:hAnsi="Symbol" w:hint="default"/>
      </w:rPr>
    </w:lvl>
    <w:lvl w:ilvl="1" w:tplc="04090003" w:tentative="1">
      <w:start w:val="1"/>
      <w:numFmt w:val="bullet"/>
      <w:lvlText w:val="o"/>
      <w:lvlJc w:val="left"/>
      <w:pPr>
        <w:tabs>
          <w:tab w:val="num" w:pos="2448"/>
        </w:tabs>
        <w:ind w:left="2448" w:hanging="360"/>
      </w:pPr>
      <w:rPr>
        <w:rFonts w:ascii="Courier New" w:hAnsi="Courier New" w:cs="Courier New" w:hint="default"/>
      </w:rPr>
    </w:lvl>
    <w:lvl w:ilvl="2" w:tplc="04090005" w:tentative="1">
      <w:start w:val="1"/>
      <w:numFmt w:val="bullet"/>
      <w:lvlText w:val=""/>
      <w:lvlJc w:val="left"/>
      <w:pPr>
        <w:tabs>
          <w:tab w:val="num" w:pos="3168"/>
        </w:tabs>
        <w:ind w:left="3168" w:hanging="360"/>
      </w:pPr>
      <w:rPr>
        <w:rFonts w:ascii="Wingdings" w:hAnsi="Wingdings" w:hint="default"/>
      </w:rPr>
    </w:lvl>
    <w:lvl w:ilvl="3" w:tplc="04090001" w:tentative="1">
      <w:start w:val="1"/>
      <w:numFmt w:val="bullet"/>
      <w:lvlText w:val=""/>
      <w:lvlJc w:val="left"/>
      <w:pPr>
        <w:tabs>
          <w:tab w:val="num" w:pos="3888"/>
        </w:tabs>
        <w:ind w:left="3888" w:hanging="360"/>
      </w:pPr>
      <w:rPr>
        <w:rFonts w:ascii="Symbol" w:hAnsi="Symbol" w:hint="default"/>
      </w:rPr>
    </w:lvl>
    <w:lvl w:ilvl="4" w:tplc="04090003" w:tentative="1">
      <w:start w:val="1"/>
      <w:numFmt w:val="bullet"/>
      <w:lvlText w:val="o"/>
      <w:lvlJc w:val="left"/>
      <w:pPr>
        <w:tabs>
          <w:tab w:val="num" w:pos="4608"/>
        </w:tabs>
        <w:ind w:left="4608" w:hanging="360"/>
      </w:pPr>
      <w:rPr>
        <w:rFonts w:ascii="Courier New" w:hAnsi="Courier New" w:cs="Courier New" w:hint="default"/>
      </w:rPr>
    </w:lvl>
    <w:lvl w:ilvl="5" w:tplc="04090005" w:tentative="1">
      <w:start w:val="1"/>
      <w:numFmt w:val="bullet"/>
      <w:lvlText w:val=""/>
      <w:lvlJc w:val="left"/>
      <w:pPr>
        <w:tabs>
          <w:tab w:val="num" w:pos="5328"/>
        </w:tabs>
        <w:ind w:left="5328" w:hanging="360"/>
      </w:pPr>
      <w:rPr>
        <w:rFonts w:ascii="Wingdings" w:hAnsi="Wingdings" w:hint="default"/>
      </w:rPr>
    </w:lvl>
    <w:lvl w:ilvl="6" w:tplc="04090001" w:tentative="1">
      <w:start w:val="1"/>
      <w:numFmt w:val="bullet"/>
      <w:lvlText w:val=""/>
      <w:lvlJc w:val="left"/>
      <w:pPr>
        <w:tabs>
          <w:tab w:val="num" w:pos="6048"/>
        </w:tabs>
        <w:ind w:left="6048" w:hanging="360"/>
      </w:pPr>
      <w:rPr>
        <w:rFonts w:ascii="Symbol" w:hAnsi="Symbol" w:hint="default"/>
      </w:rPr>
    </w:lvl>
    <w:lvl w:ilvl="7" w:tplc="04090003" w:tentative="1">
      <w:start w:val="1"/>
      <w:numFmt w:val="bullet"/>
      <w:lvlText w:val="o"/>
      <w:lvlJc w:val="left"/>
      <w:pPr>
        <w:tabs>
          <w:tab w:val="num" w:pos="6768"/>
        </w:tabs>
        <w:ind w:left="6768" w:hanging="360"/>
      </w:pPr>
      <w:rPr>
        <w:rFonts w:ascii="Courier New" w:hAnsi="Courier New" w:cs="Courier New" w:hint="default"/>
      </w:rPr>
    </w:lvl>
    <w:lvl w:ilvl="8" w:tplc="04090005" w:tentative="1">
      <w:start w:val="1"/>
      <w:numFmt w:val="bullet"/>
      <w:lvlText w:val=""/>
      <w:lvlJc w:val="left"/>
      <w:pPr>
        <w:tabs>
          <w:tab w:val="num" w:pos="7488"/>
        </w:tabs>
        <w:ind w:left="7488" w:hanging="360"/>
      </w:pPr>
      <w:rPr>
        <w:rFonts w:ascii="Wingdings" w:hAnsi="Wingdings" w:hint="default"/>
      </w:rPr>
    </w:lvl>
  </w:abstractNum>
  <w:abstractNum w:abstractNumId="10" w15:restartNumberingAfterBreak="0">
    <w:nsid w:val="7936716C"/>
    <w:multiLevelType w:val="hybridMultilevel"/>
    <w:tmpl w:val="7F38F316"/>
    <w:lvl w:ilvl="0" w:tplc="8AEC1EB6">
      <w:start w:val="1"/>
      <w:numFmt w:val="decimal"/>
      <w:pStyle w:val="SideBarNum"/>
      <w:lvlText w:val="%1."/>
      <w:lvlJc w:val="left"/>
      <w:pPr>
        <w:tabs>
          <w:tab w:val="num" w:pos="0"/>
        </w:tabs>
        <w:ind w:left="936"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2"/>
  </w:num>
  <w:num w:numId="2">
    <w:abstractNumId w:val="4"/>
    <w:lvlOverride w:ilvl="0">
      <w:startOverride w:val="1"/>
    </w:lvlOverride>
    <w:lvlOverride w:ilvl="1"/>
    <w:lvlOverride w:ilvl="2"/>
    <w:lvlOverride w:ilvl="3"/>
    <w:lvlOverride w:ilvl="4"/>
    <w:lvlOverride w:ilvl="5"/>
    <w:lvlOverride w:ilvl="6"/>
    <w:lvlOverride w:ilvl="7"/>
    <w:lvlOverride w:ilvl="8"/>
  </w:num>
  <w:num w:numId="3">
    <w:abstractNumId w:val="0"/>
  </w:num>
  <w:num w:numId="4">
    <w:abstractNumId w:val="3"/>
  </w:num>
  <w:num w:numId="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6"/>
  </w:num>
  <w:num w:numId="7">
    <w:abstractNumId w:val="9"/>
  </w:num>
  <w:num w:numId="8">
    <w:abstractNumId w:val="3"/>
    <w:lvlOverride w:ilvl="0">
      <w:startOverride w:val="1"/>
    </w:lvlOverride>
  </w:num>
  <w:num w:numId="9">
    <w:abstractNumId w:val="3"/>
    <w:lvlOverride w:ilvl="0">
      <w:startOverride w:val="1"/>
    </w:lvlOverride>
  </w:num>
  <w:num w:numId="10">
    <w:abstractNumId w:val="3"/>
    <w:lvlOverride w:ilvl="0">
      <w:startOverride w:val="1"/>
    </w:lvlOverride>
  </w:num>
  <w:num w:numId="11">
    <w:abstractNumId w:val="3"/>
    <w:lvlOverride w:ilvl="0">
      <w:startOverride w:val="1"/>
    </w:lvlOverride>
  </w:num>
  <w:num w:numId="12">
    <w:abstractNumId w:val="3"/>
    <w:lvlOverride w:ilvl="0">
      <w:startOverride w:val="1"/>
    </w:lvlOverride>
  </w:num>
  <w:num w:numId="13">
    <w:abstractNumId w:val="3"/>
    <w:lvlOverride w:ilvl="0">
      <w:startOverride w:val="1"/>
    </w:lvlOverride>
  </w:num>
  <w:num w:numId="14">
    <w:abstractNumId w:val="1"/>
  </w:num>
  <w:num w:numId="15">
    <w:abstractNumId w:val="7"/>
  </w:num>
  <w:num w:numId="16">
    <w:abstractNumId w:val="10"/>
  </w:num>
  <w:num w:numId="17">
    <w:abstractNumId w:val="3"/>
    <w:lvlOverride w:ilvl="0">
      <w:startOverride w:val="1"/>
    </w:lvlOverride>
  </w:num>
  <w:num w:numId="18">
    <w:abstractNumId w:val="3"/>
    <w:lvlOverride w:ilvl="0">
      <w:startOverride w:val="1"/>
    </w:lvlOverride>
  </w:num>
  <w:num w:numId="19">
    <w:abstractNumId w:val="3"/>
    <w:lvlOverride w:ilvl="0">
      <w:startOverride w:val="1"/>
    </w:lvlOverride>
  </w:num>
  <w:num w:numId="20">
    <w:abstractNumId w:val="3"/>
    <w:lvlOverride w:ilvl="0">
      <w:startOverride w:val="1"/>
    </w:lvlOverride>
  </w:num>
  <w:num w:numId="21">
    <w:abstractNumId w:val="3"/>
    <w:lvlOverride w:ilvl="0">
      <w:startOverride w:val="1"/>
    </w:lvlOverride>
  </w:num>
  <w:num w:numId="22">
    <w:abstractNumId w:val="3"/>
    <w:lvlOverride w:ilvl="0">
      <w:startOverride w:val="1"/>
    </w:lvlOverride>
  </w:num>
  <w:num w:numId="23">
    <w:abstractNumId w:val="3"/>
    <w:lvlOverride w:ilvl="0">
      <w:startOverride w:val="1"/>
    </w:lvlOverride>
  </w:num>
  <w:num w:numId="24">
    <w:abstractNumId w:val="3"/>
    <w:lvlOverride w:ilvl="0">
      <w:startOverride w:val="1"/>
    </w:lvlOverride>
  </w:num>
  <w:num w:numId="25">
    <w:abstractNumId w:val="8"/>
  </w:num>
  <w:num w:numId="26">
    <w:abstractNumId w:val="3"/>
    <w:lvlOverride w:ilvl="0">
      <w:startOverride w:val="1"/>
    </w:lvlOverride>
  </w:num>
  <w:num w:numId="27">
    <w:abstractNumId w:val="3"/>
    <w:lvlOverride w:ilvl="0">
      <w:startOverride w:val="1"/>
    </w:lvlOverride>
  </w:num>
  <w:numIdMacAtCleanup w:val="2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Matthew T. Munson">
    <w15:presenceInfo w15:providerId="AD" w15:userId="S::mmunson2@uw.edu::c79f710d-aede-41b5-9541-fa3d6eb0bb10"/>
  </w15:person>
  <w15:person w15:author="Kelvin Sung">
    <w15:presenceInfo w15:providerId="None" w15:userId="Kelvin Sung"/>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8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F3D20"/>
    <w:rsid w:val="000B1471"/>
    <w:rsid w:val="000C758C"/>
    <w:rsid w:val="001269A8"/>
    <w:rsid w:val="00132B8B"/>
    <w:rsid w:val="00177235"/>
    <w:rsid w:val="00212A4F"/>
    <w:rsid w:val="00264BE1"/>
    <w:rsid w:val="002D2F14"/>
    <w:rsid w:val="00314270"/>
    <w:rsid w:val="00334A41"/>
    <w:rsid w:val="00432E3F"/>
    <w:rsid w:val="004E03CD"/>
    <w:rsid w:val="00550743"/>
    <w:rsid w:val="0055334A"/>
    <w:rsid w:val="00633684"/>
    <w:rsid w:val="006723AB"/>
    <w:rsid w:val="00762057"/>
    <w:rsid w:val="007B512E"/>
    <w:rsid w:val="007E0049"/>
    <w:rsid w:val="007F3D20"/>
    <w:rsid w:val="00800AF9"/>
    <w:rsid w:val="00867D86"/>
    <w:rsid w:val="00872128"/>
    <w:rsid w:val="008D6E09"/>
    <w:rsid w:val="00916B75"/>
    <w:rsid w:val="009A3073"/>
    <w:rsid w:val="009C1A4E"/>
    <w:rsid w:val="009C51DB"/>
    <w:rsid w:val="009F13A6"/>
    <w:rsid w:val="009F1FCD"/>
    <w:rsid w:val="00A24F2A"/>
    <w:rsid w:val="00A2566B"/>
    <w:rsid w:val="00A372E9"/>
    <w:rsid w:val="00A81F54"/>
    <w:rsid w:val="00A90518"/>
    <w:rsid w:val="00B2128C"/>
    <w:rsid w:val="00BB35BD"/>
    <w:rsid w:val="00BD194A"/>
    <w:rsid w:val="00C24840"/>
    <w:rsid w:val="00CA2BAE"/>
    <w:rsid w:val="00CB4D09"/>
    <w:rsid w:val="00D0043A"/>
    <w:rsid w:val="00D25CB4"/>
    <w:rsid w:val="00E60016"/>
    <w:rsid w:val="00ED3A08"/>
    <w:rsid w:val="00EE34CB"/>
    <w:rsid w:val="00F84D15"/>
    <w:rsid w:val="00FD146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59BC2C"/>
  <w15:docId w15:val="{C11647F4-DCE2-9E49-9FF4-D55DD5B221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0" w:unhideWhenUsed="1"/>
    <w:lsdException w:name="toc 3" w:semiHidden="1" w:uiPriority="0"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iPriority="0"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iPriority="0"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iPriority="0" w:unhideWhenUsed="1"/>
    <w:lsdException w:name="Strong" w:uiPriority="0" w:qFormat="1"/>
    <w:lsdException w:name="Emphasis" w:uiPriority="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iPriority="0"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0"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C758C"/>
  </w:style>
  <w:style w:type="paragraph" w:styleId="Heading1">
    <w:name w:val="heading 1"/>
    <w:basedOn w:val="Normal"/>
    <w:next w:val="Normal"/>
    <w:link w:val="Heading1Char"/>
    <w:qFormat/>
    <w:rsid w:val="000C758C"/>
    <w:pPr>
      <w:keepNext/>
      <w:spacing w:before="360" w:after="120" w:line="240" w:lineRule="auto"/>
      <w:contextualSpacing/>
      <w:outlineLvl w:val="0"/>
    </w:pPr>
    <w:rPr>
      <w:rFonts w:ascii="Arial" w:hAnsi="Arial"/>
      <w:b/>
      <w:sz w:val="34"/>
      <w:szCs w:val="36"/>
    </w:rPr>
  </w:style>
  <w:style w:type="paragraph" w:styleId="Heading2">
    <w:name w:val="heading 2"/>
    <w:basedOn w:val="Normal"/>
    <w:next w:val="Normal"/>
    <w:link w:val="Heading2Char"/>
    <w:unhideWhenUsed/>
    <w:qFormat/>
    <w:rsid w:val="000C758C"/>
    <w:pPr>
      <w:keepNext/>
      <w:spacing w:before="360" w:after="120" w:line="240" w:lineRule="auto"/>
      <w:contextualSpacing/>
      <w:outlineLvl w:val="1"/>
    </w:pPr>
    <w:rPr>
      <w:rFonts w:ascii="Arial" w:hAnsi="Arial"/>
      <w:b/>
      <w:sz w:val="28"/>
      <w:szCs w:val="28"/>
    </w:rPr>
  </w:style>
  <w:style w:type="paragraph" w:styleId="Heading3">
    <w:name w:val="heading 3"/>
    <w:basedOn w:val="Normal"/>
    <w:next w:val="Normal"/>
    <w:link w:val="Heading3Char"/>
    <w:uiPriority w:val="9"/>
    <w:unhideWhenUsed/>
    <w:qFormat/>
    <w:rsid w:val="00550743"/>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nhideWhenUsed/>
    <w:qFormat/>
    <w:rsid w:val="00550743"/>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qFormat/>
    <w:rsid w:val="00550743"/>
    <w:pPr>
      <w:spacing w:before="360" w:after="240" w:line="240" w:lineRule="auto"/>
      <w:outlineLvl w:val="4"/>
    </w:pPr>
    <w:rPr>
      <w:rFonts w:ascii="Arial Narrow" w:hAnsi="Arial Narrow"/>
      <w:b/>
      <w:sz w:val="24"/>
      <w:szCs w:val="24"/>
    </w:rPr>
  </w:style>
  <w:style w:type="paragraph" w:styleId="Heading6">
    <w:name w:val="heading 6"/>
    <w:basedOn w:val="Normal"/>
    <w:next w:val="Normal"/>
    <w:link w:val="Heading6Char"/>
    <w:qFormat/>
    <w:rsid w:val="00550743"/>
    <w:pPr>
      <w:spacing w:before="240" w:after="60" w:line="240" w:lineRule="auto"/>
      <w:outlineLvl w:val="5"/>
    </w:pPr>
    <w:rPr>
      <w:rFonts w:ascii="Calibri" w:eastAsia="PMingLiU" w:hAnsi="Calibri"/>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0C758C"/>
    <w:rPr>
      <w:rFonts w:ascii="Arial" w:hAnsi="Arial"/>
      <w:b/>
      <w:sz w:val="34"/>
      <w:szCs w:val="36"/>
    </w:rPr>
  </w:style>
  <w:style w:type="character" w:customStyle="1" w:styleId="Heading2Char">
    <w:name w:val="Heading 2 Char"/>
    <w:basedOn w:val="DefaultParagraphFont"/>
    <w:link w:val="Heading2"/>
    <w:rsid w:val="000C758C"/>
    <w:rPr>
      <w:rFonts w:ascii="Arial" w:hAnsi="Arial"/>
      <w:b/>
      <w:sz w:val="28"/>
      <w:szCs w:val="28"/>
    </w:rPr>
  </w:style>
  <w:style w:type="paragraph" w:customStyle="1" w:styleId="Bullet">
    <w:name w:val="Bullet"/>
    <w:basedOn w:val="Normal"/>
    <w:rsid w:val="000C758C"/>
    <w:pPr>
      <w:keepLines/>
      <w:numPr>
        <w:numId w:val="1"/>
      </w:numPr>
      <w:spacing w:before="120" w:after="120" w:line="240" w:lineRule="auto"/>
      <w:ind w:right="864"/>
    </w:pPr>
    <w:rPr>
      <w:rFonts w:ascii="Utopia" w:hAnsi="Utopia"/>
      <w:sz w:val="18"/>
    </w:rPr>
  </w:style>
  <w:style w:type="paragraph" w:customStyle="1" w:styleId="ChapterTitle">
    <w:name w:val="Chapter Title"/>
    <w:next w:val="Normal"/>
    <w:rsid w:val="000C758C"/>
    <w:pPr>
      <w:spacing w:before="240" w:after="1200" w:line="240" w:lineRule="auto"/>
    </w:pPr>
    <w:rPr>
      <w:rFonts w:ascii="Arial Narrow" w:eastAsia="Times New Roman" w:hAnsi="Arial Narrow" w:cs="Times New Roman"/>
      <w:b/>
      <w:sz w:val="60"/>
      <w:szCs w:val="48"/>
    </w:rPr>
  </w:style>
  <w:style w:type="paragraph" w:customStyle="1" w:styleId="FigureCaption">
    <w:name w:val="Figure Caption"/>
    <w:next w:val="Normal"/>
    <w:qFormat/>
    <w:rsid w:val="000C758C"/>
    <w:pPr>
      <w:tabs>
        <w:tab w:val="left" w:pos="576"/>
      </w:tabs>
      <w:spacing w:before="400" w:after="240" w:line="240" w:lineRule="auto"/>
      <w:contextualSpacing/>
    </w:pPr>
    <w:rPr>
      <w:rFonts w:ascii="Utopia" w:eastAsia="Times New Roman" w:hAnsi="Utopia" w:cs="Times New Roman"/>
      <w:i/>
      <w:noProof/>
      <w:sz w:val="18"/>
      <w:szCs w:val="20"/>
    </w:rPr>
  </w:style>
  <w:style w:type="character" w:customStyle="1" w:styleId="CodeCaptionChar">
    <w:name w:val="Code Caption Char"/>
    <w:link w:val="CodeCaption"/>
    <w:locked/>
    <w:rsid w:val="000C758C"/>
    <w:rPr>
      <w:rFonts w:ascii="Utopia" w:hAnsi="Utopia"/>
      <w:i/>
      <w:noProof/>
      <w:sz w:val="18"/>
    </w:rPr>
  </w:style>
  <w:style w:type="paragraph" w:customStyle="1" w:styleId="CodeCaption">
    <w:name w:val="Code Caption"/>
    <w:basedOn w:val="Normal"/>
    <w:next w:val="Normal"/>
    <w:link w:val="CodeCaptionChar"/>
    <w:qFormat/>
    <w:rsid w:val="000C758C"/>
    <w:pPr>
      <w:tabs>
        <w:tab w:val="left" w:pos="576"/>
      </w:tabs>
      <w:spacing w:before="460"/>
      <w:contextualSpacing/>
    </w:pPr>
    <w:rPr>
      <w:rFonts w:ascii="Utopia" w:hAnsi="Utopia"/>
      <w:i/>
      <w:noProof/>
      <w:sz w:val="18"/>
    </w:rPr>
  </w:style>
  <w:style w:type="paragraph" w:customStyle="1" w:styleId="NumSubList">
    <w:name w:val="Num Sub List"/>
    <w:basedOn w:val="Normal"/>
    <w:rsid w:val="000C758C"/>
    <w:pPr>
      <w:numPr>
        <w:numId w:val="2"/>
      </w:numPr>
      <w:tabs>
        <w:tab w:val="left" w:pos="216"/>
        <w:tab w:val="left" w:pos="720"/>
      </w:tabs>
      <w:spacing w:before="120" w:after="120" w:line="240" w:lineRule="auto"/>
      <w:ind w:right="1440"/>
      <w:jc w:val="both"/>
    </w:pPr>
    <w:rPr>
      <w:rFonts w:ascii="Utopia" w:hAnsi="Utopia"/>
      <w:sz w:val="18"/>
    </w:rPr>
  </w:style>
  <w:style w:type="paragraph" w:customStyle="1" w:styleId="BulletSubList">
    <w:name w:val="Bullet Sub List"/>
    <w:basedOn w:val="Bullet"/>
    <w:next w:val="Normal"/>
    <w:rsid w:val="000C758C"/>
    <w:pPr>
      <w:ind w:left="1368"/>
    </w:pPr>
  </w:style>
  <w:style w:type="character" w:customStyle="1" w:styleId="ExerciseBodyChar">
    <w:name w:val="Exercise Body Char"/>
    <w:link w:val="ExerciseBody"/>
    <w:locked/>
    <w:rsid w:val="000C758C"/>
    <w:rPr>
      <w:rFonts w:ascii="HelveticaNeue Condensed" w:hAnsi="HelveticaNeue Condensed"/>
    </w:rPr>
  </w:style>
  <w:style w:type="paragraph" w:customStyle="1" w:styleId="ExerciseBody">
    <w:name w:val="Exercise Body"/>
    <w:basedOn w:val="Normal"/>
    <w:link w:val="ExerciseBodyChar"/>
    <w:qFormat/>
    <w:rsid w:val="000C758C"/>
    <w:pPr>
      <w:spacing w:before="120"/>
      <w:ind w:left="288" w:right="288"/>
    </w:pPr>
    <w:rPr>
      <w:rFonts w:ascii="HelveticaNeue Condensed" w:hAnsi="HelveticaNeue Condensed"/>
    </w:rPr>
  </w:style>
  <w:style w:type="paragraph" w:customStyle="1" w:styleId="ExerciseBullet">
    <w:name w:val="Exercise Bullet"/>
    <w:basedOn w:val="Normal"/>
    <w:rsid w:val="000C758C"/>
    <w:pPr>
      <w:framePr w:wrap="notBeside" w:vAnchor="text" w:hAnchor="text" w:y="1"/>
      <w:numPr>
        <w:numId w:val="3"/>
      </w:numPr>
      <w:spacing w:before="120"/>
      <w:ind w:right="1152"/>
    </w:pPr>
    <w:rPr>
      <w:rFonts w:ascii="HelveticaNeue Condensed" w:hAnsi="HelveticaNeue Condensed"/>
      <w:sz w:val="20"/>
    </w:rPr>
  </w:style>
  <w:style w:type="paragraph" w:customStyle="1" w:styleId="TableText">
    <w:name w:val="Table Text"/>
    <w:qFormat/>
    <w:rsid w:val="000C758C"/>
    <w:pPr>
      <w:spacing w:before="120" w:after="120" w:line="240" w:lineRule="auto"/>
      <w:contextualSpacing/>
    </w:pPr>
    <w:rPr>
      <w:rFonts w:ascii="Utopia" w:eastAsia="Times New Roman" w:hAnsi="Utopia" w:cs="Times New Roman"/>
      <w:sz w:val="18"/>
      <w:szCs w:val="20"/>
    </w:rPr>
  </w:style>
  <w:style w:type="paragraph" w:customStyle="1" w:styleId="TableCaption">
    <w:name w:val="Table Caption"/>
    <w:basedOn w:val="FigureCaption"/>
    <w:next w:val="Normal"/>
    <w:qFormat/>
    <w:rsid w:val="000C758C"/>
    <w:pPr>
      <w:spacing w:after="120"/>
    </w:pPr>
  </w:style>
  <w:style w:type="paragraph" w:customStyle="1" w:styleId="TableHead">
    <w:name w:val="Table Head"/>
    <w:next w:val="Normal"/>
    <w:rsid w:val="000C758C"/>
    <w:pPr>
      <w:keepNext/>
      <w:spacing w:before="60" w:after="60" w:line="240" w:lineRule="exact"/>
      <w:ind w:left="720" w:hanging="720"/>
    </w:pPr>
    <w:rPr>
      <w:rFonts w:ascii="Arial Narrow" w:eastAsia="Times New Roman" w:hAnsi="Arial Narrow" w:cs="Times New Roman"/>
      <w:b/>
      <w:sz w:val="20"/>
      <w:szCs w:val="20"/>
    </w:rPr>
  </w:style>
  <w:style w:type="paragraph" w:customStyle="1" w:styleId="NumList">
    <w:name w:val="Num List"/>
    <w:basedOn w:val="Normal"/>
    <w:rsid w:val="000C758C"/>
    <w:pPr>
      <w:keepLines/>
      <w:numPr>
        <w:numId w:val="4"/>
      </w:numPr>
      <w:spacing w:before="120"/>
      <w:ind w:right="1152"/>
    </w:pPr>
    <w:rPr>
      <w:rFonts w:ascii="Utopia" w:hAnsi="Utopia"/>
      <w:sz w:val="18"/>
    </w:rPr>
  </w:style>
  <w:style w:type="paragraph" w:customStyle="1" w:styleId="ExerciseHead">
    <w:name w:val="Exercise Head"/>
    <w:basedOn w:val="Normal"/>
    <w:next w:val="Normal"/>
    <w:rsid w:val="000C758C"/>
    <w:pPr>
      <w:keepNext/>
      <w:keepLines/>
      <w:pBdr>
        <w:top w:val="single" w:sz="18" w:space="1" w:color="333333"/>
        <w:left w:val="single" w:sz="18" w:space="0" w:color="333333"/>
        <w:bottom w:val="single" w:sz="18" w:space="1" w:color="333333"/>
        <w:right w:val="single" w:sz="18" w:space="0" w:color="333333"/>
      </w:pBdr>
      <w:spacing w:before="360" w:after="240"/>
      <w:ind w:left="144" w:right="144"/>
      <w:contextualSpacing/>
      <w:jc w:val="center"/>
    </w:pPr>
    <w:rPr>
      <w:rFonts w:ascii="Arial" w:hAnsi="Arial"/>
      <w:b/>
      <w:caps/>
    </w:rPr>
  </w:style>
  <w:style w:type="character" w:customStyle="1" w:styleId="ExerciseCodeChar">
    <w:name w:val="Exercise Code Char"/>
    <w:link w:val="ExerciseCode"/>
    <w:locked/>
    <w:rsid w:val="000C758C"/>
    <w:rPr>
      <w:rFonts w:ascii="TheSansMonoConNormal" w:hAnsi="TheSansMonoConNormal"/>
      <w:noProof/>
      <w:sz w:val="18"/>
    </w:rPr>
  </w:style>
  <w:style w:type="paragraph" w:customStyle="1" w:styleId="ExerciseCode">
    <w:name w:val="Exercise Code"/>
    <w:basedOn w:val="Normal"/>
    <w:link w:val="ExerciseCodeChar"/>
    <w:qFormat/>
    <w:rsid w:val="000C758C"/>
    <w:pPr>
      <w:spacing w:before="120"/>
      <w:ind w:left="288" w:right="288"/>
      <w:contextualSpacing/>
    </w:pPr>
    <w:rPr>
      <w:rFonts w:ascii="TheSansMonoConNormal" w:hAnsi="TheSansMonoConNormal"/>
      <w:noProof/>
      <w:sz w:val="18"/>
    </w:rPr>
  </w:style>
  <w:style w:type="paragraph" w:customStyle="1" w:styleId="BodyTextCont">
    <w:name w:val="Body Text Cont"/>
    <w:basedOn w:val="Normal"/>
    <w:qFormat/>
    <w:rsid w:val="000C758C"/>
    <w:pPr>
      <w:suppressAutoHyphens/>
      <w:spacing w:after="0"/>
      <w:ind w:firstLine="720"/>
    </w:pPr>
    <w:rPr>
      <w:rFonts w:ascii="Utopia" w:hAnsi="Utopia"/>
      <w:sz w:val="18"/>
    </w:rPr>
  </w:style>
  <w:style w:type="character" w:customStyle="1" w:styleId="NoteTipCautionChar">
    <w:name w:val="Note/Tip/Caution Char"/>
    <w:link w:val="NoteTipCaution"/>
    <w:locked/>
    <w:rsid w:val="000C758C"/>
    <w:rPr>
      <w:rFonts w:ascii="HelveticaNeue Condensed" w:hAnsi="HelveticaNeue Condensed"/>
    </w:rPr>
  </w:style>
  <w:style w:type="paragraph" w:customStyle="1" w:styleId="NoteTipCaution">
    <w:name w:val="Note/Tip/Caution"/>
    <w:basedOn w:val="Normal"/>
    <w:next w:val="Normal"/>
    <w:link w:val="NoteTipCautionChar"/>
    <w:rsid w:val="000C758C"/>
    <w:pPr>
      <w:pBdr>
        <w:top w:val="single" w:sz="4" w:space="10" w:color="auto"/>
        <w:bottom w:val="single" w:sz="4" w:space="10" w:color="auto"/>
      </w:pBdr>
      <w:spacing w:before="360" w:after="360" w:line="280" w:lineRule="exact"/>
      <w:ind w:left="144" w:right="144"/>
    </w:pPr>
    <w:rPr>
      <w:rFonts w:ascii="HelveticaNeue Condensed" w:hAnsi="HelveticaNeue Condensed"/>
    </w:rPr>
  </w:style>
  <w:style w:type="character" w:customStyle="1" w:styleId="BodyTextFirstChar">
    <w:name w:val="Body Text First Char"/>
    <w:link w:val="BodyTextFirst"/>
    <w:locked/>
    <w:rsid w:val="000C758C"/>
    <w:rPr>
      <w:rFonts w:ascii="Utopia" w:hAnsi="Utopia"/>
      <w:sz w:val="18"/>
    </w:rPr>
  </w:style>
  <w:style w:type="paragraph" w:customStyle="1" w:styleId="BodyTextFirst">
    <w:name w:val="Body Text First"/>
    <w:basedOn w:val="BodyText"/>
    <w:link w:val="BodyTextFirstChar"/>
    <w:qFormat/>
    <w:rsid w:val="000C758C"/>
    <w:pPr>
      <w:autoSpaceDE w:val="0"/>
      <w:autoSpaceDN w:val="0"/>
      <w:spacing w:before="120" w:after="0" w:line="240" w:lineRule="auto"/>
      <w:jc w:val="both"/>
    </w:pPr>
    <w:rPr>
      <w:rFonts w:ascii="Utopia" w:hAnsi="Utopia"/>
      <w:sz w:val="18"/>
    </w:rPr>
  </w:style>
  <w:style w:type="character" w:customStyle="1" w:styleId="ExerciseLastChar">
    <w:name w:val="Exercise Last Char"/>
    <w:link w:val="ExerciseLast"/>
    <w:locked/>
    <w:rsid w:val="000C758C"/>
    <w:rPr>
      <w:rFonts w:ascii="HelveticaNeue Condensed" w:hAnsi="HelveticaNeue Condensed"/>
    </w:rPr>
  </w:style>
  <w:style w:type="paragraph" w:customStyle="1" w:styleId="ExerciseLast">
    <w:name w:val="Exercise Last"/>
    <w:basedOn w:val="Normal"/>
    <w:link w:val="ExerciseLastChar"/>
    <w:qFormat/>
    <w:rsid w:val="000C758C"/>
    <w:pPr>
      <w:pBdr>
        <w:bottom w:val="single" w:sz="18" w:space="3" w:color="auto"/>
      </w:pBdr>
      <w:spacing w:before="120"/>
      <w:ind w:left="288" w:right="288"/>
    </w:pPr>
    <w:rPr>
      <w:rFonts w:ascii="HelveticaNeue Condensed" w:hAnsi="HelveticaNeue Condensed"/>
    </w:rPr>
  </w:style>
  <w:style w:type="character" w:customStyle="1" w:styleId="ExerciseNumChar">
    <w:name w:val="Exercise Num Char"/>
    <w:link w:val="ExerciseNum"/>
    <w:locked/>
    <w:rsid w:val="000C758C"/>
    <w:rPr>
      <w:rFonts w:ascii="HelveticaNeue Condensed" w:hAnsi="HelveticaNeue Condensed"/>
    </w:rPr>
  </w:style>
  <w:style w:type="paragraph" w:customStyle="1" w:styleId="ExerciseNum">
    <w:name w:val="Exercise Num"/>
    <w:basedOn w:val="Normal"/>
    <w:link w:val="ExerciseNumChar"/>
    <w:qFormat/>
    <w:rsid w:val="000C758C"/>
    <w:pPr>
      <w:numPr>
        <w:numId w:val="5"/>
      </w:numPr>
      <w:spacing w:before="120"/>
      <w:ind w:right="1152"/>
    </w:pPr>
    <w:rPr>
      <w:rFonts w:ascii="HelveticaNeue Condensed" w:hAnsi="HelveticaNeue Condensed"/>
    </w:rPr>
  </w:style>
  <w:style w:type="paragraph" w:customStyle="1" w:styleId="Figure">
    <w:name w:val="Figure"/>
    <w:next w:val="Normal"/>
    <w:rsid w:val="000C758C"/>
    <w:pPr>
      <w:spacing w:before="120" w:after="120" w:line="240" w:lineRule="auto"/>
    </w:pPr>
    <w:rPr>
      <w:rFonts w:ascii="Arial" w:eastAsia="Times New Roman" w:hAnsi="Arial" w:cs="Times New Roman"/>
      <w:sz w:val="18"/>
      <w:szCs w:val="20"/>
    </w:rPr>
  </w:style>
  <w:style w:type="character" w:customStyle="1" w:styleId="CodeChar">
    <w:name w:val="Code Char"/>
    <w:link w:val="Code"/>
    <w:locked/>
    <w:rsid w:val="000C758C"/>
    <w:rPr>
      <w:rFonts w:ascii="TheSansMonoConNormal" w:hAnsi="TheSansMonoConNormal"/>
      <w:noProof/>
      <w:sz w:val="18"/>
    </w:rPr>
  </w:style>
  <w:style w:type="paragraph" w:customStyle="1" w:styleId="Code">
    <w:name w:val="Code"/>
    <w:basedOn w:val="Normal"/>
    <w:link w:val="CodeChar"/>
    <w:qFormat/>
    <w:rsid w:val="000C758C"/>
    <w:pPr>
      <w:spacing w:before="120" w:after="120" w:line="240" w:lineRule="auto"/>
      <w:contextualSpacing/>
    </w:pPr>
    <w:rPr>
      <w:rFonts w:ascii="TheSansMonoConNormal" w:hAnsi="TheSansMonoConNormal"/>
      <w:noProof/>
      <w:sz w:val="18"/>
    </w:rPr>
  </w:style>
  <w:style w:type="character" w:customStyle="1" w:styleId="CodeBold">
    <w:name w:val="Code Bold"/>
    <w:rsid w:val="000C758C"/>
    <w:rPr>
      <w:rFonts w:ascii="TheSansMonoConBlack" w:hAnsi="TheSansMonoConBlack" w:hint="default"/>
      <w:sz w:val="18"/>
    </w:rPr>
  </w:style>
  <w:style w:type="character" w:customStyle="1" w:styleId="CodeInline">
    <w:name w:val="Code Inline"/>
    <w:qFormat/>
    <w:rsid w:val="000C758C"/>
    <w:rPr>
      <w:rFonts w:ascii="TheSansMonoConNormal" w:hAnsi="TheSansMonoConNormal" w:hint="default"/>
      <w:color w:val="auto"/>
      <w:sz w:val="18"/>
      <w:bdr w:val="none" w:sz="0" w:space="0" w:color="auto" w:frame="1"/>
    </w:rPr>
  </w:style>
  <w:style w:type="character" w:customStyle="1" w:styleId="GrayDingbat">
    <w:name w:val="Gray Dingbat"/>
    <w:basedOn w:val="DefaultParagraphFont"/>
    <w:uiPriority w:val="1"/>
    <w:qFormat/>
    <w:rsid w:val="000C758C"/>
    <w:rPr>
      <w:rFonts w:ascii="ZapfDingbats" w:hAnsi="ZapfDingbats" w:hint="default"/>
      <w:color w:val="BFBFBF" w:themeColor="background1" w:themeShade="BF"/>
      <w:szCs w:val="24"/>
    </w:rPr>
  </w:style>
  <w:style w:type="character" w:styleId="Emphasis">
    <w:name w:val="Emphasis"/>
    <w:basedOn w:val="DefaultParagraphFont"/>
    <w:qFormat/>
    <w:rsid w:val="000C758C"/>
    <w:rPr>
      <w:i/>
      <w:iCs/>
    </w:rPr>
  </w:style>
  <w:style w:type="character" w:styleId="Strong">
    <w:name w:val="Strong"/>
    <w:basedOn w:val="DefaultParagraphFont"/>
    <w:qFormat/>
    <w:rsid w:val="000C758C"/>
    <w:rPr>
      <w:b/>
      <w:bCs/>
    </w:rPr>
  </w:style>
  <w:style w:type="paragraph" w:styleId="BodyText">
    <w:name w:val="Body Text"/>
    <w:basedOn w:val="Normal"/>
    <w:link w:val="BodyTextChar"/>
    <w:unhideWhenUsed/>
    <w:qFormat/>
    <w:rsid w:val="000C758C"/>
    <w:pPr>
      <w:spacing w:after="120"/>
    </w:pPr>
  </w:style>
  <w:style w:type="character" w:customStyle="1" w:styleId="BodyTextChar">
    <w:name w:val="Body Text Char"/>
    <w:basedOn w:val="DefaultParagraphFont"/>
    <w:link w:val="BodyText"/>
    <w:rsid w:val="000C758C"/>
  </w:style>
  <w:style w:type="paragraph" w:styleId="BalloonText">
    <w:name w:val="Balloon Text"/>
    <w:basedOn w:val="Normal"/>
    <w:link w:val="BalloonTextChar"/>
    <w:unhideWhenUsed/>
    <w:rsid w:val="000C758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0C758C"/>
    <w:rPr>
      <w:rFonts w:ascii="Tahoma" w:hAnsi="Tahoma" w:cs="Tahoma"/>
      <w:sz w:val="16"/>
      <w:szCs w:val="16"/>
    </w:rPr>
  </w:style>
  <w:style w:type="paragraph" w:customStyle="1" w:styleId="ChapterNumber">
    <w:name w:val="Chapter Number"/>
    <w:next w:val="Normal"/>
    <w:autoRedefine/>
    <w:qFormat/>
    <w:rsid w:val="000C758C"/>
    <w:pPr>
      <w:keepNext/>
      <w:spacing w:after="240" w:line="240" w:lineRule="auto"/>
    </w:pPr>
    <w:rPr>
      <w:rFonts w:ascii="Arial" w:eastAsia="Times New Roman" w:hAnsi="Arial" w:cs="Times New Roman"/>
      <w:b/>
      <w:caps/>
      <w:sz w:val="28"/>
      <w:szCs w:val="28"/>
    </w:rPr>
  </w:style>
  <w:style w:type="paragraph" w:styleId="DocumentMap">
    <w:name w:val="Document Map"/>
    <w:basedOn w:val="Normal"/>
    <w:link w:val="DocumentMapChar"/>
    <w:rsid w:val="000C758C"/>
    <w:pPr>
      <w:numPr>
        <w:numId w:val="6"/>
      </w:numPr>
      <w:shd w:val="clear" w:color="auto" w:fill="000080"/>
      <w:tabs>
        <w:tab w:val="clear" w:pos="360"/>
      </w:tabs>
      <w:ind w:left="0" w:firstLine="0"/>
    </w:pPr>
    <w:rPr>
      <w:rFonts w:ascii="Tahoma" w:hAnsi="Tahoma" w:cs="Tahoma"/>
    </w:rPr>
  </w:style>
  <w:style w:type="character" w:customStyle="1" w:styleId="DocumentMapChar">
    <w:name w:val="Document Map Char"/>
    <w:basedOn w:val="DefaultParagraphFont"/>
    <w:link w:val="DocumentMap"/>
    <w:rsid w:val="000C758C"/>
    <w:rPr>
      <w:rFonts w:ascii="Tahoma" w:hAnsi="Tahoma" w:cs="Tahoma"/>
      <w:shd w:val="clear" w:color="auto" w:fill="000080"/>
    </w:rPr>
  </w:style>
  <w:style w:type="paragraph" w:styleId="Footer">
    <w:name w:val="footer"/>
    <w:basedOn w:val="Normal"/>
    <w:link w:val="FooterChar"/>
    <w:rsid w:val="000C758C"/>
    <w:pPr>
      <w:tabs>
        <w:tab w:val="center" w:pos="4320"/>
        <w:tab w:val="right" w:pos="8640"/>
      </w:tabs>
      <w:spacing w:before="360" w:after="240"/>
    </w:pPr>
    <w:rPr>
      <w:rFonts w:ascii="Utopia" w:hAnsi="Utopia"/>
    </w:rPr>
  </w:style>
  <w:style w:type="character" w:customStyle="1" w:styleId="FooterChar">
    <w:name w:val="Footer Char"/>
    <w:basedOn w:val="DefaultParagraphFont"/>
    <w:link w:val="Footer"/>
    <w:rsid w:val="000C758C"/>
    <w:rPr>
      <w:rFonts w:ascii="Utopia" w:hAnsi="Utopia"/>
    </w:rPr>
  </w:style>
  <w:style w:type="character" w:styleId="PageNumber">
    <w:name w:val="page number"/>
    <w:basedOn w:val="DefaultParagraphFont"/>
    <w:rsid w:val="000C758C"/>
  </w:style>
  <w:style w:type="paragraph" w:customStyle="1" w:styleId="SideBarBullet">
    <w:name w:val="Side Bar Bullet"/>
    <w:basedOn w:val="Normal"/>
    <w:rsid w:val="000C758C"/>
    <w:pPr>
      <w:framePr w:wrap="notBeside" w:vAnchor="text" w:hAnchor="text" w:y="1"/>
      <w:numPr>
        <w:numId w:val="7"/>
      </w:numPr>
      <w:spacing w:before="120"/>
      <w:ind w:right="1152"/>
    </w:pPr>
    <w:rPr>
      <w:rFonts w:ascii="HelveticaNeue Condensed" w:hAnsi="HelveticaNeue Condensed"/>
      <w:sz w:val="20"/>
    </w:rPr>
  </w:style>
  <w:style w:type="paragraph" w:customStyle="1" w:styleId="FooterText">
    <w:name w:val="Footer Text"/>
    <w:locked/>
    <w:rsid w:val="000C758C"/>
    <w:pPr>
      <w:tabs>
        <w:tab w:val="center" w:pos="4680"/>
        <w:tab w:val="right" w:pos="9360"/>
      </w:tabs>
      <w:spacing w:before="240" w:after="480"/>
    </w:pPr>
    <w:rPr>
      <w:rFonts w:ascii="Utopia" w:eastAsia="Times New Roman" w:hAnsi="Utopia" w:cs="Times New Roman"/>
      <w:sz w:val="20"/>
      <w:szCs w:val="20"/>
    </w:rPr>
  </w:style>
  <w:style w:type="paragraph" w:styleId="Header">
    <w:name w:val="header"/>
    <w:basedOn w:val="Normal"/>
    <w:link w:val="HeaderChar"/>
    <w:rsid w:val="000C758C"/>
    <w:pPr>
      <w:tabs>
        <w:tab w:val="center" w:pos="4680"/>
        <w:tab w:val="right" w:pos="9360"/>
      </w:tabs>
      <w:spacing w:after="360" w:line="240" w:lineRule="auto"/>
    </w:pPr>
    <w:rPr>
      <w:rFonts w:ascii="HelveticaNeue Condensed" w:hAnsi="HelveticaNeue Condensed"/>
      <w:b/>
      <w:sz w:val="18"/>
    </w:rPr>
  </w:style>
  <w:style w:type="character" w:customStyle="1" w:styleId="HeaderChar">
    <w:name w:val="Header Char"/>
    <w:basedOn w:val="DefaultParagraphFont"/>
    <w:link w:val="Header"/>
    <w:rsid w:val="000C758C"/>
    <w:rPr>
      <w:rFonts w:ascii="HelveticaNeue Condensed" w:hAnsi="HelveticaNeue Condensed"/>
      <w:b/>
      <w:sz w:val="18"/>
    </w:rPr>
  </w:style>
  <w:style w:type="character" w:customStyle="1" w:styleId="Heading3Char">
    <w:name w:val="Heading 3 Char"/>
    <w:basedOn w:val="DefaultParagraphFont"/>
    <w:link w:val="Heading3"/>
    <w:uiPriority w:val="9"/>
    <w:rsid w:val="00550743"/>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rsid w:val="00550743"/>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rsid w:val="00550743"/>
    <w:rPr>
      <w:rFonts w:ascii="Arial Narrow" w:hAnsi="Arial Narrow"/>
      <w:b/>
      <w:sz w:val="24"/>
      <w:szCs w:val="24"/>
    </w:rPr>
  </w:style>
  <w:style w:type="character" w:customStyle="1" w:styleId="Heading6Char">
    <w:name w:val="Heading 6 Char"/>
    <w:basedOn w:val="DefaultParagraphFont"/>
    <w:link w:val="Heading6"/>
    <w:rsid w:val="00550743"/>
    <w:rPr>
      <w:rFonts w:ascii="Calibri" w:eastAsia="PMingLiU" w:hAnsi="Calibri"/>
      <w:b/>
      <w:bCs/>
      <w:sz w:val="24"/>
      <w:szCs w:val="24"/>
    </w:rPr>
  </w:style>
  <w:style w:type="paragraph" w:customStyle="1" w:styleId="FMCopyrightTitle">
    <w:name w:val="FM Copyright Title"/>
    <w:basedOn w:val="FMCopyright"/>
    <w:rsid w:val="00550743"/>
    <w:pPr>
      <w:spacing w:before="100" w:after="100"/>
    </w:pPr>
    <w:rPr>
      <w:rFonts w:ascii="Utopia Bold" w:hAnsi="Utopia Bold"/>
      <w:sz w:val="19"/>
    </w:rPr>
  </w:style>
  <w:style w:type="paragraph" w:customStyle="1" w:styleId="FMCopyright">
    <w:name w:val="FM Copyright"/>
    <w:link w:val="FMCopyrightChar"/>
    <w:rsid w:val="00550743"/>
    <w:pPr>
      <w:spacing w:before="120" w:after="120" w:line="240" w:lineRule="auto"/>
    </w:pPr>
    <w:rPr>
      <w:rFonts w:ascii="Utopia" w:eastAsia="SimSun" w:hAnsi="Utopia" w:cs="Times New Roman"/>
      <w:sz w:val="18"/>
      <w:szCs w:val="20"/>
    </w:rPr>
  </w:style>
  <w:style w:type="paragraph" w:styleId="Index1">
    <w:name w:val="index 1"/>
    <w:basedOn w:val="Normal"/>
    <w:next w:val="Normal"/>
    <w:uiPriority w:val="99"/>
    <w:semiHidden/>
    <w:rsid w:val="00550743"/>
    <w:pPr>
      <w:spacing w:after="0" w:line="240" w:lineRule="auto"/>
      <w:ind w:left="720" w:hanging="720"/>
    </w:pPr>
    <w:rPr>
      <w:sz w:val="24"/>
      <w:szCs w:val="24"/>
    </w:rPr>
  </w:style>
  <w:style w:type="paragraph" w:styleId="Index2">
    <w:name w:val="index 2"/>
    <w:basedOn w:val="Normal"/>
    <w:next w:val="Normal"/>
    <w:uiPriority w:val="99"/>
    <w:semiHidden/>
    <w:rsid w:val="00550743"/>
    <w:pPr>
      <w:spacing w:after="0" w:line="240" w:lineRule="auto"/>
      <w:ind w:left="720" w:hanging="432"/>
    </w:pPr>
    <w:rPr>
      <w:sz w:val="24"/>
      <w:szCs w:val="24"/>
    </w:rPr>
  </w:style>
  <w:style w:type="paragraph" w:styleId="Index3">
    <w:name w:val="index 3"/>
    <w:basedOn w:val="Normal"/>
    <w:next w:val="Normal"/>
    <w:uiPriority w:val="99"/>
    <w:semiHidden/>
    <w:rsid w:val="00550743"/>
    <w:pPr>
      <w:spacing w:after="0" w:line="240" w:lineRule="auto"/>
      <w:ind w:left="720" w:hanging="144"/>
    </w:pPr>
    <w:rPr>
      <w:sz w:val="24"/>
      <w:szCs w:val="24"/>
    </w:rPr>
  </w:style>
  <w:style w:type="paragraph" w:customStyle="1" w:styleId="PartText">
    <w:name w:val="Part Text"/>
    <w:basedOn w:val="Normal"/>
    <w:next w:val="Normal"/>
    <w:rsid w:val="00550743"/>
    <w:pPr>
      <w:spacing w:before="120" w:after="0" w:line="360" w:lineRule="auto"/>
      <w:contextualSpacing/>
    </w:pPr>
    <w:rPr>
      <w:rFonts w:ascii="Book Antiqua" w:hAnsi="Book Antiqua"/>
      <w:spacing w:val="-6"/>
      <w:sz w:val="24"/>
      <w:szCs w:val="24"/>
    </w:rPr>
  </w:style>
  <w:style w:type="paragraph" w:customStyle="1" w:styleId="PartNumber">
    <w:name w:val="Part Number"/>
    <w:basedOn w:val="Normal"/>
    <w:next w:val="PartTitle"/>
    <w:link w:val="PartNumberChar"/>
    <w:qFormat/>
    <w:rsid w:val="00550743"/>
    <w:pPr>
      <w:tabs>
        <w:tab w:val="left" w:pos="2606"/>
      </w:tabs>
      <w:spacing w:before="480" w:after="0" w:line="240" w:lineRule="auto"/>
      <w:jc w:val="right"/>
    </w:pPr>
    <w:rPr>
      <w:rFonts w:ascii="Book Antiqua" w:hAnsi="Book Antiqua"/>
      <w:b/>
      <w:sz w:val="40"/>
      <w:szCs w:val="24"/>
    </w:rPr>
  </w:style>
  <w:style w:type="paragraph" w:customStyle="1" w:styleId="PartTitle">
    <w:name w:val="Part Title"/>
    <w:basedOn w:val="ChapterTitle"/>
    <w:next w:val="Normal"/>
    <w:link w:val="PartTitleChar"/>
    <w:qFormat/>
    <w:rsid w:val="00550743"/>
    <w:pPr>
      <w:tabs>
        <w:tab w:val="left" w:pos="2606"/>
      </w:tabs>
      <w:spacing w:before="0" w:after="720"/>
    </w:pPr>
    <w:rPr>
      <w:rFonts w:ascii="Bookman Old Style" w:eastAsiaTheme="minorHAnsi" w:hAnsi="Bookman Old Style" w:cstheme="minorBidi"/>
      <w:sz w:val="72"/>
      <w:szCs w:val="24"/>
    </w:rPr>
  </w:style>
  <w:style w:type="paragraph" w:styleId="Quote">
    <w:name w:val="Quote"/>
    <w:basedOn w:val="Normal"/>
    <w:next w:val="BodyText"/>
    <w:link w:val="QuoteChar"/>
    <w:qFormat/>
    <w:rsid w:val="00550743"/>
    <w:pPr>
      <w:tabs>
        <w:tab w:val="left" w:pos="346"/>
      </w:tabs>
      <w:spacing w:before="320" w:after="240" w:line="240" w:lineRule="auto"/>
      <w:ind w:left="432" w:right="432"/>
      <w:contextualSpacing/>
      <w:jc w:val="both"/>
    </w:pPr>
    <w:rPr>
      <w:rFonts w:ascii="HelveticaNeue-Roman" w:hAnsi="HelveticaNeue-Roman"/>
      <w:i/>
      <w:iCs/>
      <w:sz w:val="24"/>
      <w:szCs w:val="24"/>
    </w:rPr>
  </w:style>
  <w:style w:type="character" w:customStyle="1" w:styleId="QuoteChar">
    <w:name w:val="Quote Char"/>
    <w:basedOn w:val="DefaultParagraphFont"/>
    <w:link w:val="Quote"/>
    <w:rsid w:val="00550743"/>
    <w:rPr>
      <w:rFonts w:ascii="HelveticaNeue-Roman" w:hAnsi="HelveticaNeue-Roman"/>
      <w:i/>
      <w:iCs/>
      <w:sz w:val="24"/>
      <w:szCs w:val="24"/>
    </w:rPr>
  </w:style>
  <w:style w:type="paragraph" w:customStyle="1" w:styleId="Results">
    <w:name w:val="Results"/>
    <w:basedOn w:val="Normal"/>
    <w:rsid w:val="00550743"/>
    <w:pPr>
      <w:pBdr>
        <w:top w:val="single" w:sz="18" w:space="5" w:color="969696"/>
        <w:bottom w:val="single" w:sz="18" w:space="5" w:color="969696"/>
      </w:pBdr>
      <w:spacing w:before="240" w:after="240" w:line="240" w:lineRule="auto"/>
      <w:ind w:left="144" w:right="144"/>
    </w:pPr>
    <w:rPr>
      <w:rFonts w:ascii="TheSansMonoConNormal" w:hAnsi="TheSansMonoConNormal"/>
      <w:noProof/>
      <w:sz w:val="18"/>
      <w:szCs w:val="24"/>
    </w:rPr>
  </w:style>
  <w:style w:type="paragraph" w:customStyle="1" w:styleId="ExerciseNumList">
    <w:name w:val="Exercise Num List"/>
    <w:basedOn w:val="ExerciseBody"/>
    <w:locked/>
    <w:rsid w:val="00550743"/>
    <w:pPr>
      <w:tabs>
        <w:tab w:val="num" w:pos="360"/>
      </w:tabs>
      <w:spacing w:after="0" w:line="240" w:lineRule="auto"/>
      <w:ind w:left="360" w:hanging="360"/>
    </w:pPr>
    <w:rPr>
      <w:sz w:val="24"/>
      <w:szCs w:val="24"/>
    </w:rPr>
  </w:style>
  <w:style w:type="paragraph" w:customStyle="1" w:styleId="SBCode">
    <w:name w:val="SB Code"/>
    <w:basedOn w:val="Normal"/>
    <w:link w:val="SBCodeChar"/>
    <w:qFormat/>
    <w:rsid w:val="00550743"/>
    <w:pPr>
      <w:spacing w:before="120" w:after="0" w:line="240" w:lineRule="auto"/>
      <w:ind w:left="288" w:right="288"/>
      <w:contextualSpacing/>
    </w:pPr>
    <w:rPr>
      <w:rFonts w:ascii="TheSansMonoConNormal" w:eastAsia="Times New Roman" w:hAnsi="TheSansMonoConNormal"/>
      <w:noProof/>
      <w:sz w:val="18"/>
      <w:szCs w:val="24"/>
    </w:rPr>
  </w:style>
  <w:style w:type="character" w:customStyle="1" w:styleId="SBCodeChar">
    <w:name w:val="SB Code Char"/>
    <w:link w:val="SBCode"/>
    <w:rsid w:val="00550743"/>
    <w:rPr>
      <w:rFonts w:ascii="TheSansMonoConNormal" w:eastAsia="Times New Roman" w:hAnsi="TheSansMonoConNormal"/>
      <w:noProof/>
      <w:sz w:val="18"/>
      <w:szCs w:val="24"/>
    </w:rPr>
  </w:style>
  <w:style w:type="paragraph" w:customStyle="1" w:styleId="TableFootnote">
    <w:name w:val="Table Footnote"/>
    <w:basedOn w:val="Normal"/>
    <w:next w:val="Normal"/>
    <w:rsid w:val="00550743"/>
    <w:pPr>
      <w:spacing w:before="60" w:after="240" w:line="240" w:lineRule="auto"/>
      <w:contextualSpacing/>
    </w:pPr>
    <w:rPr>
      <w:rFonts w:ascii="Utopia" w:hAnsi="Utopia"/>
      <w:i/>
      <w:sz w:val="18"/>
      <w:szCs w:val="24"/>
    </w:rPr>
  </w:style>
  <w:style w:type="table" w:styleId="TableGrid">
    <w:name w:val="Table Grid"/>
    <w:basedOn w:val="TableNormal"/>
    <w:rsid w:val="00550743"/>
    <w:pPr>
      <w:spacing w:after="120" w:line="240" w:lineRule="auto"/>
    </w:pPr>
    <w:rPr>
      <w:rFonts w:ascii="Times" w:eastAsia="Times New Roman" w:hAnsi="Times" w:cs="Times New Roman"/>
      <w:sz w:val="20"/>
      <w:szCs w:val="20"/>
    </w:rPr>
    <w:tblPr>
      <w:tblBorders>
        <w:top w:val="single" w:sz="4" w:space="0" w:color="auto"/>
        <w:left w:val="single" w:sz="4" w:space="0" w:color="auto"/>
        <w:bottom w:val="single" w:sz="4" w:space="0" w:color="auto"/>
        <w:right w:val="single" w:sz="4" w:space="0" w:color="auto"/>
      </w:tblBorders>
      <w:tblCellMar>
        <w:left w:w="0" w:type="dxa"/>
        <w:right w:w="0" w:type="dxa"/>
      </w:tblCellMar>
    </w:tblPr>
  </w:style>
  <w:style w:type="paragraph" w:customStyle="1" w:styleId="UnnumberedList">
    <w:name w:val="Unnumbered List"/>
    <w:basedOn w:val="Bullet"/>
    <w:rsid w:val="00550743"/>
    <w:pPr>
      <w:numPr>
        <w:numId w:val="0"/>
      </w:numPr>
      <w:spacing w:after="0"/>
      <w:ind w:left="864" w:right="576"/>
    </w:pPr>
    <w:rPr>
      <w:rFonts w:ascii="HelveticaNeue-Roman" w:hAnsi="HelveticaNeue-Roman"/>
      <w:sz w:val="24"/>
      <w:szCs w:val="24"/>
    </w:rPr>
  </w:style>
  <w:style w:type="paragraph" w:customStyle="1" w:styleId="QuoteSource">
    <w:name w:val="Quote Source"/>
    <w:basedOn w:val="Quote"/>
    <w:next w:val="Normal"/>
    <w:autoRedefine/>
    <w:qFormat/>
    <w:rsid w:val="00550743"/>
    <w:pPr>
      <w:spacing w:before="0"/>
      <w:ind w:left="0" w:right="0"/>
      <w:jc w:val="right"/>
    </w:pPr>
    <w:rPr>
      <w:i w:val="0"/>
    </w:rPr>
  </w:style>
  <w:style w:type="paragraph" w:customStyle="1" w:styleId="BookTitle1">
    <w:name w:val="Book Title1"/>
    <w:basedOn w:val="Normal"/>
    <w:locked/>
    <w:rsid w:val="00550743"/>
    <w:pPr>
      <w:spacing w:before="600" w:after="240" w:line="240" w:lineRule="auto"/>
    </w:pPr>
    <w:rPr>
      <w:rFonts w:ascii="HelveticaNeue MediumExt" w:hAnsi="HelveticaNeue MediumExt"/>
      <w:sz w:val="80"/>
      <w:szCs w:val="24"/>
    </w:rPr>
  </w:style>
  <w:style w:type="paragraph" w:customStyle="1" w:styleId="FMSubtitle">
    <w:name w:val="FM Subtitle"/>
    <w:basedOn w:val="Normal"/>
    <w:rsid w:val="00550743"/>
    <w:pPr>
      <w:spacing w:after="0" w:line="240" w:lineRule="auto"/>
      <w:jc w:val="center"/>
      <w:outlineLvl w:val="0"/>
    </w:pPr>
    <w:rPr>
      <w:rFonts w:ascii="HelveticaNeue MediumCond" w:hAnsi="HelveticaNeue MediumCond"/>
      <w:color w:val="808080"/>
      <w:sz w:val="48"/>
      <w:szCs w:val="24"/>
    </w:rPr>
  </w:style>
  <w:style w:type="paragraph" w:customStyle="1" w:styleId="FMAuthor">
    <w:name w:val="FM Author"/>
    <w:basedOn w:val="Normal"/>
    <w:link w:val="FMAuthorChar"/>
    <w:rsid w:val="00550743"/>
    <w:pPr>
      <w:spacing w:before="360" w:after="0" w:line="240" w:lineRule="auto"/>
    </w:pPr>
    <w:rPr>
      <w:rFonts w:ascii="HelveticaNeue MediumExt" w:hAnsi="HelveticaNeue MediumExt"/>
      <w:sz w:val="44"/>
      <w:szCs w:val="24"/>
    </w:rPr>
  </w:style>
  <w:style w:type="paragraph" w:customStyle="1" w:styleId="BookSubtitle">
    <w:name w:val="Book Subtitle"/>
    <w:basedOn w:val="BookTitle1"/>
    <w:locked/>
    <w:rsid w:val="00550743"/>
    <w:pPr>
      <w:spacing w:before="120"/>
    </w:pPr>
    <w:rPr>
      <w:rFonts w:ascii="HelveticaNeue Condensed" w:hAnsi="HelveticaNeue Condensed"/>
      <w:sz w:val="60"/>
    </w:rPr>
  </w:style>
  <w:style w:type="paragraph" w:customStyle="1" w:styleId="FMText">
    <w:name w:val="FM Text"/>
    <w:basedOn w:val="Normal"/>
    <w:link w:val="FMTextChar"/>
    <w:rsid w:val="00550743"/>
    <w:pPr>
      <w:spacing w:after="0" w:line="240" w:lineRule="auto"/>
      <w:contextualSpacing/>
    </w:pPr>
    <w:rPr>
      <w:rFonts w:ascii="Utopia" w:hAnsi="Utopia"/>
      <w:sz w:val="18"/>
      <w:szCs w:val="24"/>
    </w:rPr>
  </w:style>
  <w:style w:type="paragraph" w:customStyle="1" w:styleId="FMDedication">
    <w:name w:val="FM Dedication"/>
    <w:basedOn w:val="Normal"/>
    <w:rsid w:val="00550743"/>
    <w:pPr>
      <w:spacing w:after="0" w:line="240" w:lineRule="auto"/>
      <w:jc w:val="center"/>
    </w:pPr>
    <w:rPr>
      <w:rFonts w:ascii="UtopiaItalic" w:hAnsi="UtopiaItalic"/>
      <w:i/>
      <w:sz w:val="24"/>
      <w:szCs w:val="24"/>
    </w:rPr>
  </w:style>
  <w:style w:type="paragraph" w:customStyle="1" w:styleId="FMTextCont">
    <w:name w:val="FM Text Cont"/>
    <w:basedOn w:val="FMText"/>
    <w:link w:val="FMTextContChar"/>
    <w:rsid w:val="00550743"/>
    <w:pPr>
      <w:ind w:firstLine="576"/>
    </w:pPr>
  </w:style>
  <w:style w:type="paragraph" w:customStyle="1" w:styleId="Footnote">
    <w:name w:val="Footnote"/>
    <w:basedOn w:val="Normal"/>
    <w:rsid w:val="00550743"/>
    <w:pPr>
      <w:spacing w:after="0" w:line="240" w:lineRule="auto"/>
    </w:pPr>
    <w:rPr>
      <w:sz w:val="19"/>
      <w:szCs w:val="24"/>
    </w:rPr>
  </w:style>
  <w:style w:type="paragraph" w:customStyle="1" w:styleId="ExerciseSubhead">
    <w:name w:val="Exercise Subhead"/>
    <w:basedOn w:val="Normal"/>
    <w:rsid w:val="00550743"/>
    <w:pPr>
      <w:spacing w:before="120" w:after="240" w:line="240" w:lineRule="auto"/>
      <w:ind w:left="288" w:right="288"/>
      <w:contextualSpacing/>
      <w:jc w:val="center"/>
    </w:pPr>
    <w:rPr>
      <w:rFonts w:ascii="Arial" w:hAnsi="Arial"/>
      <w:b/>
      <w:color w:val="808080"/>
      <w:sz w:val="21"/>
      <w:szCs w:val="24"/>
      <w:u w:val="single"/>
    </w:rPr>
  </w:style>
  <w:style w:type="character" w:styleId="Hyperlink">
    <w:name w:val="Hyperlink"/>
    <w:semiHidden/>
    <w:rsid w:val="00550743"/>
    <w:rPr>
      <w:color w:val="0000FF"/>
      <w:u w:val="single"/>
    </w:rPr>
  </w:style>
  <w:style w:type="paragraph" w:customStyle="1" w:styleId="TableTextLast">
    <w:name w:val="Table Text Last"/>
    <w:basedOn w:val="TableText"/>
    <w:next w:val="BodyText"/>
    <w:rsid w:val="00550743"/>
    <w:pPr>
      <w:pBdr>
        <w:bottom w:val="dotted" w:sz="4" w:space="3" w:color="auto"/>
      </w:pBdr>
      <w:spacing w:after="240"/>
      <w:ind w:left="144" w:right="144"/>
      <w:contextualSpacing w:val="0"/>
    </w:pPr>
    <w:rPr>
      <w:rFonts w:ascii="Times New Roman" w:hAnsi="Times New Roman"/>
    </w:rPr>
  </w:style>
  <w:style w:type="paragraph" w:customStyle="1" w:styleId="Dingbat">
    <w:name w:val="Dingbat"/>
    <w:basedOn w:val="NoteTipCaution"/>
    <w:link w:val="DingbatChar"/>
    <w:rsid w:val="00550743"/>
    <w:pPr>
      <w:pBdr>
        <w:top w:val="single" w:sz="6" w:space="10" w:color="C0C0C0"/>
        <w:left w:val="single" w:sz="6" w:space="16" w:color="C0C0C0"/>
        <w:bottom w:val="single" w:sz="6" w:space="10" w:color="C0C0C0"/>
        <w:right w:val="single" w:sz="6" w:space="16" w:color="C0C0C0"/>
      </w:pBdr>
      <w:tabs>
        <w:tab w:val="left" w:pos="994"/>
      </w:tabs>
      <w:spacing w:before="120" w:after="0"/>
      <w:ind w:left="432" w:right="432"/>
    </w:pPr>
    <w:rPr>
      <w:rFonts w:ascii="ZapfDingbats" w:hAnsi="ZapfDingbats"/>
      <w:color w:val="BFBFBF"/>
      <w:sz w:val="24"/>
      <w:szCs w:val="24"/>
    </w:rPr>
  </w:style>
  <w:style w:type="character" w:customStyle="1" w:styleId="DingbatCharChar">
    <w:name w:val="Dingbat Char Char"/>
    <w:rsid w:val="00550743"/>
    <w:rPr>
      <w:rFonts w:ascii="ZapfDingbats" w:hAnsi="ZapfDingbats"/>
      <w:color w:val="BFBFBF"/>
      <w:szCs w:val="24"/>
      <w:lang w:val="en-US" w:eastAsia="en-US" w:bidi="ar-SA"/>
    </w:rPr>
  </w:style>
  <w:style w:type="table" w:customStyle="1" w:styleId="TableList">
    <w:name w:val="Table List"/>
    <w:basedOn w:val="TableNormal"/>
    <w:rsid w:val="00550743"/>
    <w:pPr>
      <w:spacing w:after="120" w:line="240" w:lineRule="auto"/>
    </w:pPr>
    <w:rPr>
      <w:rFonts w:ascii="Times" w:eastAsia="SimSun" w:hAnsi="Times" w:cs="Times New Roman"/>
      <w:sz w:val="20"/>
      <w:szCs w:val="20"/>
    </w:rPr>
    <w:tblPr>
      <w:tblBorders>
        <w:top w:val="single" w:sz="6" w:space="0" w:color="auto"/>
        <w:bottom w:val="single" w:sz="6" w:space="0" w:color="auto"/>
      </w:tblBorders>
      <w:tblCellMar>
        <w:left w:w="0" w:type="dxa"/>
        <w:right w:w="0" w:type="dxa"/>
      </w:tblCellMar>
    </w:tblPr>
    <w:tcPr>
      <w:shd w:val="clear" w:color="auto" w:fill="auto"/>
    </w:tcPr>
  </w:style>
  <w:style w:type="paragraph" w:customStyle="1" w:styleId="SideBarSubhead">
    <w:name w:val="Side Bar Subhead"/>
    <w:basedOn w:val="Normal"/>
    <w:rsid w:val="00550743"/>
    <w:pPr>
      <w:spacing w:before="120" w:after="240" w:line="240" w:lineRule="auto"/>
      <w:ind w:left="288" w:right="288"/>
      <w:contextualSpacing/>
      <w:jc w:val="center"/>
    </w:pPr>
    <w:rPr>
      <w:rFonts w:ascii="Arial" w:hAnsi="Arial"/>
      <w:b/>
      <w:color w:val="808080"/>
      <w:sz w:val="21"/>
      <w:szCs w:val="24"/>
      <w:u w:val="single"/>
    </w:rPr>
  </w:style>
  <w:style w:type="paragraph" w:customStyle="1" w:styleId="SideBarBody">
    <w:name w:val="Side Bar Body"/>
    <w:basedOn w:val="Normal"/>
    <w:link w:val="SideBarBodyChar"/>
    <w:qFormat/>
    <w:rsid w:val="00550743"/>
    <w:pPr>
      <w:spacing w:after="0" w:line="240" w:lineRule="auto"/>
    </w:pPr>
    <w:rPr>
      <w:rFonts w:ascii="HelveticaNeue Condensed" w:hAnsi="HelveticaNeue Condensed"/>
      <w:sz w:val="24"/>
      <w:szCs w:val="24"/>
    </w:rPr>
  </w:style>
  <w:style w:type="character" w:customStyle="1" w:styleId="SideBarBodyChar">
    <w:name w:val="Side Bar Body Char"/>
    <w:link w:val="SideBarBody"/>
    <w:rsid w:val="00550743"/>
    <w:rPr>
      <w:rFonts w:ascii="HelveticaNeue Condensed" w:hAnsi="HelveticaNeue Condensed"/>
      <w:sz w:val="24"/>
      <w:szCs w:val="24"/>
    </w:rPr>
  </w:style>
  <w:style w:type="paragraph" w:customStyle="1" w:styleId="SideBarLast">
    <w:name w:val="Side Bar Last"/>
    <w:basedOn w:val="Normal"/>
    <w:link w:val="SideBarLastChar"/>
    <w:qFormat/>
    <w:rsid w:val="00550743"/>
    <w:pPr>
      <w:pBdr>
        <w:bottom w:val="single" w:sz="18" w:space="6" w:color="auto"/>
      </w:pBdr>
      <w:spacing w:before="120" w:after="0" w:line="240" w:lineRule="auto"/>
      <w:ind w:left="144" w:right="144"/>
    </w:pPr>
    <w:rPr>
      <w:rFonts w:ascii="HelveticaNeue Condensed" w:hAnsi="HelveticaNeue Condensed"/>
      <w:sz w:val="24"/>
      <w:szCs w:val="24"/>
    </w:rPr>
  </w:style>
  <w:style w:type="character" w:customStyle="1" w:styleId="SideBarLastChar">
    <w:name w:val="Side Bar Last Char"/>
    <w:link w:val="SideBarLast"/>
    <w:rsid w:val="00550743"/>
    <w:rPr>
      <w:rFonts w:ascii="HelveticaNeue Condensed" w:hAnsi="HelveticaNeue Condensed"/>
      <w:sz w:val="24"/>
      <w:szCs w:val="24"/>
    </w:rPr>
  </w:style>
  <w:style w:type="paragraph" w:customStyle="1" w:styleId="SideBarNum">
    <w:name w:val="Side Bar Num"/>
    <w:basedOn w:val="Normal"/>
    <w:link w:val="SideBarNumChar"/>
    <w:qFormat/>
    <w:rsid w:val="00550743"/>
    <w:pPr>
      <w:numPr>
        <w:numId w:val="16"/>
      </w:numPr>
      <w:spacing w:before="120" w:after="0" w:line="240" w:lineRule="auto"/>
      <w:ind w:right="576"/>
    </w:pPr>
    <w:rPr>
      <w:rFonts w:ascii="HelveticaNeue Condensed" w:hAnsi="HelveticaNeue Condensed"/>
      <w:sz w:val="24"/>
      <w:szCs w:val="24"/>
    </w:rPr>
  </w:style>
  <w:style w:type="character" w:customStyle="1" w:styleId="SideBarNumChar">
    <w:name w:val="Side Bar Num Char"/>
    <w:link w:val="SideBarNum"/>
    <w:rsid w:val="00550743"/>
    <w:rPr>
      <w:rFonts w:ascii="HelveticaNeue Condensed" w:hAnsi="HelveticaNeue Condensed"/>
      <w:sz w:val="24"/>
      <w:szCs w:val="24"/>
    </w:rPr>
  </w:style>
  <w:style w:type="paragraph" w:customStyle="1" w:styleId="SideBarHead">
    <w:name w:val="Side Bar Head"/>
    <w:basedOn w:val="Normal"/>
    <w:next w:val="Normal"/>
    <w:autoRedefine/>
    <w:rsid w:val="00550743"/>
    <w:pPr>
      <w:pBdr>
        <w:top w:val="single" w:sz="18" w:space="1" w:color="auto"/>
        <w:left w:val="single" w:sz="18" w:space="0" w:color="auto"/>
        <w:bottom w:val="single" w:sz="18" w:space="1" w:color="auto"/>
        <w:right w:val="single" w:sz="18" w:space="0" w:color="auto"/>
      </w:pBdr>
      <w:spacing w:before="360" w:after="240" w:line="240" w:lineRule="auto"/>
      <w:ind w:left="144" w:right="144"/>
      <w:contextualSpacing/>
      <w:jc w:val="center"/>
    </w:pPr>
    <w:rPr>
      <w:rFonts w:ascii="HelveticaNeue MediumCond" w:hAnsi="HelveticaNeue MediumCond"/>
      <w:caps/>
      <w:sz w:val="24"/>
      <w:szCs w:val="24"/>
    </w:rPr>
  </w:style>
  <w:style w:type="paragraph" w:customStyle="1" w:styleId="FMBookTitle">
    <w:name w:val="FM Book Title"/>
    <w:basedOn w:val="ChapterTitle"/>
    <w:rsid w:val="00550743"/>
    <w:pPr>
      <w:tabs>
        <w:tab w:val="left" w:pos="2606"/>
      </w:tabs>
      <w:spacing w:before="360" w:after="720"/>
    </w:pPr>
    <w:rPr>
      <w:rFonts w:ascii="HelveticaNeue MediumCond" w:eastAsiaTheme="minorHAnsi" w:hAnsi="HelveticaNeue MediumCond" w:cstheme="minorBidi"/>
      <w:b w:val="0"/>
      <w:spacing w:val="-20"/>
      <w:sz w:val="72"/>
      <w:szCs w:val="24"/>
    </w:rPr>
  </w:style>
  <w:style w:type="paragraph" w:customStyle="1" w:styleId="FMEdition">
    <w:name w:val="FM Edition"/>
    <w:basedOn w:val="Normal"/>
    <w:link w:val="FMEditionChar"/>
    <w:rsid w:val="00550743"/>
    <w:pPr>
      <w:spacing w:after="0" w:line="240" w:lineRule="auto"/>
      <w:jc w:val="center"/>
      <w:outlineLvl w:val="0"/>
    </w:pPr>
    <w:rPr>
      <w:rFonts w:ascii="HelveticaNeue MediumCond" w:hAnsi="HelveticaNeue MediumCond"/>
      <w:color w:val="808080"/>
      <w:sz w:val="48"/>
      <w:szCs w:val="24"/>
    </w:rPr>
  </w:style>
  <w:style w:type="paragraph" w:customStyle="1" w:styleId="FMCopyrightCredits">
    <w:name w:val="FM Copyright Credits"/>
    <w:basedOn w:val="Normal"/>
    <w:rsid w:val="00550743"/>
    <w:pPr>
      <w:spacing w:before="240" w:after="240" w:line="240" w:lineRule="auto"/>
      <w:ind w:left="648" w:hanging="288"/>
      <w:contextualSpacing/>
    </w:pPr>
    <w:rPr>
      <w:rFonts w:ascii="Utopia" w:hAnsi="Utopia"/>
      <w:sz w:val="18"/>
      <w:szCs w:val="24"/>
    </w:rPr>
  </w:style>
  <w:style w:type="paragraph" w:customStyle="1" w:styleId="FMCopyrightCreditsLast">
    <w:name w:val="FM Copyright Credits Last"/>
    <w:basedOn w:val="FMCopyrightCredits"/>
    <w:next w:val="FMCopyright"/>
    <w:rsid w:val="00550743"/>
    <w:pPr>
      <w:spacing w:before="0"/>
    </w:pPr>
  </w:style>
  <w:style w:type="paragraph" w:customStyle="1" w:styleId="FMHead">
    <w:name w:val="FM Head"/>
    <w:basedOn w:val="ChapterTitle"/>
    <w:link w:val="FMHeadChar"/>
    <w:rsid w:val="00550743"/>
    <w:pPr>
      <w:tabs>
        <w:tab w:val="left" w:pos="2606"/>
      </w:tabs>
      <w:spacing w:before="360" w:after="720"/>
    </w:pPr>
    <w:rPr>
      <w:rFonts w:ascii="Helvetica Neue" w:eastAsiaTheme="minorHAnsi" w:hAnsi="Helvetica Neue" w:cstheme="minorBidi"/>
      <w:spacing w:val="-20"/>
      <w:sz w:val="72"/>
      <w:szCs w:val="24"/>
    </w:rPr>
  </w:style>
  <w:style w:type="paragraph" w:customStyle="1" w:styleId="TOC21">
    <w:name w:val="TOC 21"/>
    <w:basedOn w:val="Normal"/>
    <w:next w:val="Normal"/>
    <w:uiPriority w:val="39"/>
    <w:rsid w:val="00550743"/>
    <w:pPr>
      <w:tabs>
        <w:tab w:val="right" w:leader="dot" w:pos="8626"/>
      </w:tabs>
      <w:spacing w:before="240" w:after="0" w:line="240" w:lineRule="auto"/>
      <w:ind w:left="245"/>
    </w:pPr>
    <w:rPr>
      <w:rFonts w:ascii="HelveticaNeue MediumCond" w:hAnsi="HelveticaNeue MediumCond"/>
      <w:b/>
      <w:noProof/>
      <w:sz w:val="24"/>
      <w:szCs w:val="24"/>
    </w:rPr>
  </w:style>
  <w:style w:type="paragraph" w:customStyle="1" w:styleId="TOC31">
    <w:name w:val="TOC 31"/>
    <w:basedOn w:val="Normal"/>
    <w:next w:val="Normal"/>
    <w:autoRedefine/>
    <w:uiPriority w:val="39"/>
    <w:rsid w:val="00550743"/>
    <w:pPr>
      <w:tabs>
        <w:tab w:val="right" w:leader="dot" w:pos="8626"/>
      </w:tabs>
      <w:spacing w:after="95" w:line="240" w:lineRule="auto"/>
      <w:ind w:left="475"/>
    </w:pPr>
    <w:rPr>
      <w:rFonts w:ascii="HelveticaNeue MediumCond" w:hAnsi="HelveticaNeue MediumCond"/>
      <w:sz w:val="24"/>
      <w:szCs w:val="24"/>
    </w:rPr>
  </w:style>
  <w:style w:type="paragraph" w:customStyle="1" w:styleId="PartOpenerText">
    <w:name w:val="Part Opener Text"/>
    <w:basedOn w:val="Normal"/>
    <w:next w:val="BodyText"/>
    <w:rsid w:val="00550743"/>
    <w:pPr>
      <w:spacing w:before="120" w:after="0" w:line="360" w:lineRule="auto"/>
      <w:contextualSpacing/>
    </w:pPr>
    <w:rPr>
      <w:rFonts w:ascii="Trebuchet MS" w:hAnsi="Trebuchet MS"/>
      <w:b/>
      <w:spacing w:val="-6"/>
      <w:sz w:val="24"/>
      <w:szCs w:val="24"/>
    </w:rPr>
  </w:style>
  <w:style w:type="table" w:customStyle="1" w:styleId="ApressTable">
    <w:name w:val="Apress Table"/>
    <w:basedOn w:val="TableNormal"/>
    <w:rsid w:val="00550743"/>
    <w:pPr>
      <w:spacing w:before="120" w:after="120" w:line="240" w:lineRule="auto"/>
    </w:pPr>
    <w:rPr>
      <w:rFonts w:ascii="Utopia" w:eastAsia="SimSun" w:hAnsi="Utopia" w:cs="Times New Roman"/>
      <w:sz w:val="18"/>
      <w:szCs w:val="20"/>
    </w:rPr>
    <w:tblPr>
      <w:tblCellMar>
        <w:left w:w="0" w:type="dxa"/>
        <w:right w:w="0" w:type="dxa"/>
      </w:tblCellMar>
    </w:tblPr>
  </w:style>
  <w:style w:type="table" w:styleId="TableList3">
    <w:name w:val="Table List 3"/>
    <w:basedOn w:val="TableNormal"/>
    <w:rsid w:val="00550743"/>
    <w:pPr>
      <w:spacing w:after="120" w:line="240" w:lineRule="auto"/>
    </w:pPr>
    <w:rPr>
      <w:rFonts w:ascii="Times New Roman" w:eastAsia="SimSun" w:hAnsi="Times New Roman" w:cs="Times New Roman"/>
      <w:sz w:val="20"/>
      <w:szCs w:val="20"/>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paragraph" w:styleId="BodyTextIndent">
    <w:name w:val="Body Text Indent"/>
    <w:basedOn w:val="Normal"/>
    <w:link w:val="BodyTextIndentChar"/>
    <w:rsid w:val="00550743"/>
    <w:pPr>
      <w:spacing w:after="0" w:line="240" w:lineRule="auto"/>
      <w:ind w:left="360"/>
    </w:pPr>
    <w:rPr>
      <w:sz w:val="24"/>
      <w:szCs w:val="24"/>
    </w:rPr>
  </w:style>
  <w:style w:type="character" w:customStyle="1" w:styleId="BodyTextIndentChar">
    <w:name w:val="Body Text Indent Char"/>
    <w:basedOn w:val="DefaultParagraphFont"/>
    <w:link w:val="BodyTextIndent"/>
    <w:rsid w:val="00550743"/>
    <w:rPr>
      <w:sz w:val="24"/>
      <w:szCs w:val="24"/>
    </w:rPr>
  </w:style>
  <w:style w:type="paragraph" w:styleId="BodyTextFirstIndent2">
    <w:name w:val="Body Text First Indent 2"/>
    <w:basedOn w:val="BodyTextIndent"/>
    <w:link w:val="BodyTextFirstIndent2Char"/>
    <w:semiHidden/>
    <w:rsid w:val="00550743"/>
    <w:pPr>
      <w:ind w:firstLine="210"/>
    </w:pPr>
  </w:style>
  <w:style w:type="character" w:customStyle="1" w:styleId="BodyTextFirstIndent2Char">
    <w:name w:val="Body Text First Indent 2 Char"/>
    <w:basedOn w:val="BodyTextIndentChar"/>
    <w:link w:val="BodyTextFirstIndent2"/>
    <w:rsid w:val="00550743"/>
    <w:rPr>
      <w:sz w:val="24"/>
      <w:szCs w:val="24"/>
    </w:rPr>
  </w:style>
  <w:style w:type="character" w:styleId="CommentReference">
    <w:name w:val="annotation reference"/>
    <w:rsid w:val="00550743"/>
    <w:rPr>
      <w:sz w:val="18"/>
      <w:szCs w:val="18"/>
    </w:rPr>
  </w:style>
  <w:style w:type="paragraph" w:styleId="CommentText">
    <w:name w:val="annotation text"/>
    <w:basedOn w:val="Normal"/>
    <w:link w:val="CommentTextChar"/>
    <w:rsid w:val="00550743"/>
    <w:pPr>
      <w:spacing w:after="0" w:line="240" w:lineRule="auto"/>
    </w:pPr>
    <w:rPr>
      <w:sz w:val="24"/>
      <w:szCs w:val="24"/>
    </w:rPr>
  </w:style>
  <w:style w:type="character" w:customStyle="1" w:styleId="CommentTextChar">
    <w:name w:val="Comment Text Char"/>
    <w:basedOn w:val="DefaultParagraphFont"/>
    <w:link w:val="CommentText"/>
    <w:rsid w:val="00550743"/>
    <w:rPr>
      <w:sz w:val="24"/>
      <w:szCs w:val="24"/>
    </w:rPr>
  </w:style>
  <w:style w:type="paragraph" w:customStyle="1" w:styleId="SideBarCode">
    <w:name w:val="Side Bar Code"/>
    <w:basedOn w:val="Normal"/>
    <w:link w:val="SideBarCodeChar"/>
    <w:qFormat/>
    <w:rsid w:val="00550743"/>
    <w:pPr>
      <w:spacing w:before="360" w:after="240" w:line="240" w:lineRule="auto"/>
      <w:ind w:left="288" w:right="288"/>
      <w:contextualSpacing/>
    </w:pPr>
    <w:rPr>
      <w:rFonts w:ascii="HelveticaNeue Condensed" w:hAnsi="HelveticaNeue Condensed"/>
      <w:sz w:val="24"/>
      <w:szCs w:val="24"/>
    </w:rPr>
  </w:style>
  <w:style w:type="character" w:customStyle="1" w:styleId="SideBarCodeChar">
    <w:name w:val="Side Bar Code Char"/>
    <w:link w:val="SideBarCode"/>
    <w:rsid w:val="00550743"/>
    <w:rPr>
      <w:rFonts w:ascii="HelveticaNeue Condensed" w:hAnsi="HelveticaNeue Condensed"/>
      <w:sz w:val="24"/>
      <w:szCs w:val="24"/>
    </w:rPr>
  </w:style>
  <w:style w:type="paragraph" w:customStyle="1" w:styleId="FMSubtitle1">
    <w:name w:val="FM Subtitle 1"/>
    <w:basedOn w:val="Normal"/>
    <w:locked/>
    <w:rsid w:val="00550743"/>
    <w:pPr>
      <w:spacing w:before="120" w:after="240" w:line="240" w:lineRule="auto"/>
    </w:pPr>
    <w:rPr>
      <w:rFonts w:ascii="HelveticaNeue Condensed" w:hAnsi="HelveticaNeue Condensed"/>
      <w:sz w:val="60"/>
      <w:szCs w:val="24"/>
    </w:rPr>
  </w:style>
  <w:style w:type="paragraph" w:styleId="Revision">
    <w:name w:val="Revision"/>
    <w:hidden/>
    <w:uiPriority w:val="99"/>
    <w:semiHidden/>
    <w:rsid w:val="00550743"/>
    <w:pPr>
      <w:spacing w:after="0" w:line="240" w:lineRule="auto"/>
    </w:pPr>
    <w:rPr>
      <w:rFonts w:ascii="Calibri" w:eastAsia="Calibri" w:hAnsi="Calibri" w:cs="Times New Roman"/>
    </w:rPr>
  </w:style>
  <w:style w:type="character" w:styleId="IntenseEmphasis">
    <w:name w:val="Intense Emphasis"/>
    <w:uiPriority w:val="21"/>
    <w:qFormat/>
    <w:rsid w:val="00550743"/>
    <w:rPr>
      <w:b/>
      <w:bCs/>
      <w:i/>
      <w:iCs/>
      <w:color w:val="auto"/>
    </w:rPr>
  </w:style>
  <w:style w:type="paragraph" w:styleId="Subtitle">
    <w:name w:val="Subtitle"/>
    <w:basedOn w:val="Normal"/>
    <w:next w:val="Normal"/>
    <w:link w:val="SubtitleChar"/>
    <w:qFormat/>
    <w:rsid w:val="00550743"/>
    <w:pPr>
      <w:spacing w:after="60" w:line="240" w:lineRule="auto"/>
      <w:jc w:val="center"/>
      <w:outlineLvl w:val="1"/>
    </w:pPr>
    <w:rPr>
      <w:rFonts w:ascii="Cambria" w:hAnsi="Cambria"/>
      <w:sz w:val="24"/>
      <w:szCs w:val="24"/>
    </w:rPr>
  </w:style>
  <w:style w:type="character" w:customStyle="1" w:styleId="SubtitleChar">
    <w:name w:val="Subtitle Char"/>
    <w:basedOn w:val="DefaultParagraphFont"/>
    <w:link w:val="Subtitle"/>
    <w:rsid w:val="00550743"/>
    <w:rPr>
      <w:rFonts w:ascii="Cambria" w:hAnsi="Cambria"/>
      <w:sz w:val="24"/>
      <w:szCs w:val="24"/>
    </w:rPr>
  </w:style>
  <w:style w:type="character" w:customStyle="1" w:styleId="DingbatSymbol">
    <w:name w:val="Dingbat Symbol"/>
    <w:uiPriority w:val="1"/>
    <w:locked/>
    <w:rsid w:val="00550743"/>
    <w:rPr>
      <w:rFonts w:ascii="ZapfDingbats" w:eastAsia="Calibri" w:hAnsi="ZapfDingbats" w:cs="Times New Roman"/>
      <w:color w:val="BFBFBF"/>
      <w:szCs w:val="24"/>
    </w:rPr>
  </w:style>
  <w:style w:type="character" w:customStyle="1" w:styleId="BlackDingbat">
    <w:name w:val="Black Dingbat"/>
    <w:rsid w:val="00550743"/>
    <w:rPr>
      <w:rFonts w:ascii="ZapfDingbats" w:hAnsi="ZapfDingbats"/>
      <w:color w:val="auto"/>
      <w:szCs w:val="24"/>
    </w:rPr>
  </w:style>
  <w:style w:type="character" w:customStyle="1" w:styleId="FMAuthorChar">
    <w:name w:val="FM Author Char"/>
    <w:link w:val="FMAuthor"/>
    <w:rsid w:val="00550743"/>
    <w:rPr>
      <w:rFonts w:ascii="HelveticaNeue MediumExt" w:hAnsi="HelveticaNeue MediumExt"/>
      <w:sz w:val="44"/>
      <w:szCs w:val="24"/>
    </w:rPr>
  </w:style>
  <w:style w:type="paragraph" w:customStyle="1" w:styleId="HeaderWHITE">
    <w:name w:val="Header WHITE"/>
    <w:basedOn w:val="Header"/>
    <w:qFormat/>
    <w:locked/>
    <w:rsid w:val="00550743"/>
    <w:rPr>
      <w:rFonts w:eastAsia="PMingLiU"/>
      <w:b w:val="0"/>
      <w:color w:val="FFFFFF"/>
      <w:szCs w:val="24"/>
    </w:rPr>
  </w:style>
  <w:style w:type="character" w:customStyle="1" w:styleId="FMCopyrightChar">
    <w:name w:val="FM Copyright Char"/>
    <w:link w:val="FMCopyright"/>
    <w:rsid w:val="00550743"/>
    <w:rPr>
      <w:rFonts w:ascii="Utopia" w:eastAsia="SimSun" w:hAnsi="Utopia" w:cs="Times New Roman"/>
      <w:sz w:val="18"/>
      <w:szCs w:val="20"/>
    </w:rPr>
  </w:style>
  <w:style w:type="character" w:customStyle="1" w:styleId="FMEditionChar">
    <w:name w:val="FM Edition Char"/>
    <w:link w:val="FMEdition"/>
    <w:rsid w:val="00550743"/>
    <w:rPr>
      <w:rFonts w:ascii="HelveticaNeue MediumCond" w:hAnsi="HelveticaNeue MediumCond"/>
      <w:color w:val="808080"/>
      <w:sz w:val="48"/>
      <w:szCs w:val="24"/>
    </w:rPr>
  </w:style>
  <w:style w:type="paragraph" w:styleId="TOC2">
    <w:name w:val="toc 2"/>
    <w:basedOn w:val="Normal"/>
    <w:next w:val="Normal"/>
    <w:autoRedefine/>
    <w:rsid w:val="00550743"/>
    <w:pPr>
      <w:spacing w:after="0" w:line="240" w:lineRule="auto"/>
      <w:ind w:left="240"/>
    </w:pPr>
    <w:rPr>
      <w:sz w:val="24"/>
      <w:szCs w:val="24"/>
    </w:rPr>
  </w:style>
  <w:style w:type="paragraph" w:customStyle="1" w:styleId="ToCPart">
    <w:name w:val="ToC Part"/>
    <w:basedOn w:val="TOC1"/>
    <w:locked/>
    <w:rsid w:val="00550743"/>
    <w:pPr>
      <w:spacing w:before="120" w:after="0"/>
    </w:pPr>
    <w:rPr>
      <w:rFonts w:ascii="HelveticaNeue MediumCond" w:hAnsi="HelveticaNeue MediumCond"/>
      <w:b/>
      <w:bCs/>
      <w:sz w:val="26"/>
    </w:rPr>
  </w:style>
  <w:style w:type="paragraph" w:styleId="TOC1">
    <w:name w:val="toc 1"/>
    <w:basedOn w:val="Normal"/>
    <w:next w:val="Normal"/>
    <w:autoRedefine/>
    <w:uiPriority w:val="39"/>
    <w:unhideWhenUsed/>
    <w:rsid w:val="00550743"/>
    <w:pPr>
      <w:spacing w:after="100" w:line="240" w:lineRule="auto"/>
    </w:pPr>
    <w:rPr>
      <w:sz w:val="24"/>
      <w:szCs w:val="24"/>
    </w:rPr>
  </w:style>
  <w:style w:type="paragraph" w:customStyle="1" w:styleId="PartTextCont">
    <w:name w:val="Part Text Cont."/>
    <w:basedOn w:val="Normal"/>
    <w:qFormat/>
    <w:locked/>
    <w:rsid w:val="00550743"/>
    <w:pPr>
      <w:spacing w:after="0" w:line="240" w:lineRule="auto"/>
      <w:ind w:firstLine="720"/>
      <w:contextualSpacing/>
    </w:pPr>
    <w:rPr>
      <w:rFonts w:ascii="Utopia" w:hAnsi="Utopia"/>
      <w:spacing w:val="-6"/>
      <w:sz w:val="24"/>
      <w:szCs w:val="24"/>
    </w:rPr>
  </w:style>
  <w:style w:type="character" w:customStyle="1" w:styleId="PartNumberChar">
    <w:name w:val="Part Number Char"/>
    <w:link w:val="PartNumber"/>
    <w:rsid w:val="00550743"/>
    <w:rPr>
      <w:rFonts w:ascii="Book Antiqua" w:hAnsi="Book Antiqua"/>
      <w:b/>
      <w:sz w:val="40"/>
      <w:szCs w:val="24"/>
    </w:rPr>
  </w:style>
  <w:style w:type="character" w:customStyle="1" w:styleId="PartTitleChar">
    <w:name w:val="Part Title Char"/>
    <w:link w:val="PartTitle"/>
    <w:rsid w:val="00550743"/>
    <w:rPr>
      <w:rFonts w:ascii="Bookman Old Style" w:hAnsi="Bookman Old Style"/>
      <w:b/>
      <w:sz w:val="72"/>
      <w:szCs w:val="24"/>
    </w:rPr>
  </w:style>
  <w:style w:type="character" w:customStyle="1" w:styleId="FMHeadChar">
    <w:name w:val="FM Head Char"/>
    <w:link w:val="FMHead"/>
    <w:rsid w:val="00550743"/>
    <w:rPr>
      <w:rFonts w:ascii="Helvetica Neue" w:hAnsi="Helvetica Neue"/>
      <w:b/>
      <w:spacing w:val="-20"/>
      <w:sz w:val="72"/>
      <w:szCs w:val="24"/>
    </w:rPr>
  </w:style>
  <w:style w:type="paragraph" w:styleId="CommentSubject">
    <w:name w:val="annotation subject"/>
    <w:basedOn w:val="CommentText"/>
    <w:next w:val="CommentText"/>
    <w:link w:val="CommentSubjectChar"/>
    <w:rsid w:val="00550743"/>
    <w:rPr>
      <w:b/>
      <w:bCs/>
    </w:rPr>
  </w:style>
  <w:style w:type="character" w:customStyle="1" w:styleId="CommentSubjectChar">
    <w:name w:val="Comment Subject Char"/>
    <w:basedOn w:val="CommentTextChar"/>
    <w:link w:val="CommentSubject"/>
    <w:rsid w:val="00550743"/>
    <w:rPr>
      <w:b/>
      <w:bCs/>
      <w:sz w:val="24"/>
      <w:szCs w:val="24"/>
    </w:rPr>
  </w:style>
  <w:style w:type="paragraph" w:styleId="FootnoteText">
    <w:name w:val="footnote text"/>
    <w:basedOn w:val="Normal"/>
    <w:link w:val="FootnoteTextChar"/>
    <w:unhideWhenUsed/>
    <w:rsid w:val="00550743"/>
    <w:pPr>
      <w:spacing w:after="0" w:line="240" w:lineRule="auto"/>
    </w:pPr>
    <w:rPr>
      <w:sz w:val="24"/>
      <w:szCs w:val="24"/>
    </w:rPr>
  </w:style>
  <w:style w:type="character" w:customStyle="1" w:styleId="FootnoteTextChar">
    <w:name w:val="Footnote Text Char"/>
    <w:basedOn w:val="DefaultParagraphFont"/>
    <w:link w:val="FootnoteText"/>
    <w:rsid w:val="00550743"/>
    <w:rPr>
      <w:sz w:val="24"/>
      <w:szCs w:val="24"/>
    </w:rPr>
  </w:style>
  <w:style w:type="character" w:styleId="FootnoteReference">
    <w:name w:val="footnote reference"/>
    <w:unhideWhenUsed/>
    <w:rsid w:val="00550743"/>
    <w:rPr>
      <w:vertAlign w:val="superscript"/>
    </w:rPr>
  </w:style>
  <w:style w:type="paragraph" w:customStyle="1" w:styleId="Equation">
    <w:name w:val="Equation"/>
    <w:basedOn w:val="Normal"/>
    <w:qFormat/>
    <w:rsid w:val="00550743"/>
    <w:pPr>
      <w:spacing w:after="0" w:line="240" w:lineRule="auto"/>
    </w:pPr>
    <w:rPr>
      <w:rFonts w:ascii="Cambria Math" w:hAnsi="Cambria Math"/>
      <w:sz w:val="24"/>
      <w:szCs w:val="24"/>
    </w:rPr>
  </w:style>
  <w:style w:type="paragraph" w:customStyle="1" w:styleId="Production">
    <w:name w:val="Production"/>
    <w:next w:val="Normal"/>
    <w:autoRedefine/>
    <w:semiHidden/>
    <w:locked/>
    <w:rsid w:val="00550743"/>
    <w:pPr>
      <w:keepNext/>
      <w:keepLines/>
      <w:spacing w:before="240" w:after="240" w:line="240" w:lineRule="auto"/>
    </w:pPr>
    <w:rPr>
      <w:rFonts w:ascii="Times New Roman" w:eastAsia="Times New Roman" w:hAnsi="Times New Roman" w:cs="Times New Roman"/>
      <w:b/>
      <w:i/>
      <w:color w:val="0000FF"/>
      <w:sz w:val="24"/>
      <w:szCs w:val="20"/>
    </w:rPr>
  </w:style>
  <w:style w:type="paragraph" w:customStyle="1" w:styleId="Query">
    <w:name w:val="Query"/>
    <w:basedOn w:val="Production"/>
    <w:semiHidden/>
    <w:locked/>
    <w:rsid w:val="00550743"/>
    <w:rPr>
      <w:color w:val="FF0000"/>
    </w:rPr>
  </w:style>
  <w:style w:type="paragraph" w:styleId="TOC3">
    <w:name w:val="toc 3"/>
    <w:basedOn w:val="Normal"/>
    <w:next w:val="Normal"/>
    <w:autoRedefine/>
    <w:semiHidden/>
    <w:rsid w:val="00550743"/>
    <w:pPr>
      <w:spacing w:after="0" w:line="240" w:lineRule="auto"/>
      <w:ind w:left="480"/>
    </w:pPr>
    <w:rPr>
      <w:sz w:val="24"/>
      <w:szCs w:val="24"/>
    </w:rPr>
  </w:style>
  <w:style w:type="character" w:customStyle="1" w:styleId="FMTextChar">
    <w:name w:val="FM Text Char"/>
    <w:link w:val="FMText"/>
    <w:rsid w:val="00550743"/>
    <w:rPr>
      <w:rFonts w:ascii="Utopia" w:hAnsi="Utopia"/>
      <w:sz w:val="18"/>
      <w:szCs w:val="24"/>
    </w:rPr>
  </w:style>
  <w:style w:type="character" w:customStyle="1" w:styleId="FMTextContChar">
    <w:name w:val="FM Text Cont Char"/>
    <w:link w:val="FMTextCont"/>
    <w:rsid w:val="00550743"/>
    <w:rPr>
      <w:rFonts w:ascii="Utopia" w:hAnsi="Utopia"/>
      <w:sz w:val="18"/>
      <w:szCs w:val="24"/>
    </w:rPr>
  </w:style>
  <w:style w:type="character" w:customStyle="1" w:styleId="DingbatChar">
    <w:name w:val="Dingbat Char"/>
    <w:link w:val="Dingbat"/>
    <w:rsid w:val="00550743"/>
    <w:rPr>
      <w:rFonts w:ascii="ZapfDingbats" w:hAnsi="ZapfDingbats"/>
      <w:color w:val="BFBFBF"/>
      <w:sz w:val="24"/>
      <w:szCs w:val="24"/>
    </w:rPr>
  </w:style>
  <w:style w:type="paragraph" w:customStyle="1" w:styleId="Style1">
    <w:name w:val="Style1"/>
    <w:basedOn w:val="Normal"/>
    <w:next w:val="Normal"/>
    <w:semiHidden/>
    <w:locked/>
    <w:rsid w:val="00550743"/>
    <w:pPr>
      <w:widowControl w:val="0"/>
      <w:pBdr>
        <w:top w:val="single" w:sz="4" w:space="6" w:color="auto"/>
        <w:left w:val="single" w:sz="4" w:space="6" w:color="auto"/>
        <w:bottom w:val="single" w:sz="4" w:space="6" w:color="auto"/>
        <w:right w:val="single" w:sz="4" w:space="6" w:color="auto"/>
      </w:pBdr>
      <w:autoSpaceDE w:val="0"/>
      <w:autoSpaceDN w:val="0"/>
      <w:spacing w:before="240" w:after="0" w:line="240" w:lineRule="exact"/>
      <w:ind w:left="720" w:right="720"/>
      <w:jc w:val="both"/>
    </w:pPr>
    <w:rPr>
      <w:rFonts w:ascii="Arial" w:hAnsi="Arial"/>
      <w:i/>
      <w:sz w:val="18"/>
      <w:szCs w:val="24"/>
    </w:rPr>
  </w:style>
  <w:style w:type="paragraph" w:styleId="ListContinue4">
    <w:name w:val="List Continue 4"/>
    <w:basedOn w:val="Normal"/>
    <w:semiHidden/>
    <w:rsid w:val="00550743"/>
    <w:pPr>
      <w:spacing w:after="0" w:line="240" w:lineRule="auto"/>
      <w:ind w:left="1440"/>
      <w:contextualSpacing/>
    </w:pPr>
    <w:rPr>
      <w:sz w:val="24"/>
      <w:szCs w:val="24"/>
    </w:rPr>
  </w:style>
  <w:style w:type="paragraph" w:styleId="ListParagraph">
    <w:name w:val="List Paragraph"/>
    <w:basedOn w:val="Normal"/>
    <w:uiPriority w:val="34"/>
    <w:qFormat/>
    <w:rsid w:val="00550743"/>
    <w:pPr>
      <w:spacing w:after="0" w:line="240" w:lineRule="auto"/>
      <w:ind w:left="720"/>
      <w:contextualSpacing/>
    </w:pPr>
    <w:rPr>
      <w:sz w:val="24"/>
      <w:szCs w:val="24"/>
    </w:rPr>
  </w:style>
  <w:style w:type="character" w:customStyle="1" w:styleId="MenuItem">
    <w:name w:val="Menu Item"/>
    <w:rsid w:val="00550743"/>
    <w:rPr>
      <w:rFonts w:ascii="HelveticaNeue MediumCond" w:hAnsi="HelveticaNeue MediumCond"/>
      <w:color w:val="auto"/>
    </w:rPr>
  </w:style>
  <w:style w:type="character" w:styleId="FollowedHyperlink">
    <w:name w:val="FollowedHyperlink"/>
    <w:rsid w:val="00550743"/>
    <w:rPr>
      <w:color w:val="800080"/>
      <w:u w:val="single"/>
    </w:rPr>
  </w:style>
  <w:style w:type="character" w:customStyle="1" w:styleId="MAC">
    <w:name w:val="MAC"/>
    <w:basedOn w:val="DefaultParagraphFont"/>
    <w:uiPriority w:val="1"/>
    <w:rsid w:val="00550743"/>
    <w:rPr>
      <w:rFonts w:ascii="Arial" w:hAnsi="Arial" w:cs="Arial"/>
      <w:b/>
      <w:color w:val="0000FF"/>
    </w:rPr>
  </w:style>
  <w:style w:type="character" w:styleId="UnresolvedMention">
    <w:name w:val="Unresolved Mention"/>
    <w:basedOn w:val="DefaultParagraphFont"/>
    <w:uiPriority w:val="99"/>
    <w:semiHidden/>
    <w:unhideWhenUsed/>
    <w:rsid w:val="00D0043A"/>
    <w:rPr>
      <w:color w:val="605E5C"/>
      <w:shd w:val="clear" w:color="auto" w:fill="E1DFDD"/>
    </w:rPr>
  </w:style>
  <w:style w:type="paragraph" w:customStyle="1" w:styleId="m2252999220276967922bodytextfirst">
    <w:name w:val="m_2252999220276967922bodytextfirst"/>
    <w:basedOn w:val="Normal"/>
    <w:rsid w:val="00BB35B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2252999220276967922codeinline">
    <w:name w:val="m_2252999220276967922codeinline"/>
    <w:basedOn w:val="DefaultParagraphFont"/>
    <w:rsid w:val="00BB35BD"/>
  </w:style>
  <w:style w:type="paragraph" w:customStyle="1" w:styleId="m2252999220276967922numlist">
    <w:name w:val="m_2252999220276967922numlist"/>
    <w:basedOn w:val="Normal"/>
    <w:rsid w:val="00BB35BD"/>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2252999220276967922code">
    <w:name w:val="m_2252999220276967922code"/>
    <w:basedOn w:val="Normal"/>
    <w:rsid w:val="00BB35BD"/>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59574299">
      <w:bodyDiv w:val="1"/>
      <w:marLeft w:val="0"/>
      <w:marRight w:val="0"/>
      <w:marTop w:val="0"/>
      <w:marBottom w:val="0"/>
      <w:divBdr>
        <w:top w:val="none" w:sz="0" w:space="0" w:color="auto"/>
        <w:left w:val="none" w:sz="0" w:space="0" w:color="auto"/>
        <w:bottom w:val="none" w:sz="0" w:space="0" w:color="auto"/>
        <w:right w:val="none" w:sz="0" w:space="0" w:color="auto"/>
      </w:divBdr>
    </w:div>
    <w:div w:id="21401068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footer" Target="footer3.xml"/><Relationship Id="rId21" Type="http://schemas.openxmlformats.org/officeDocument/2006/relationships/image" Target="media/image11.png"/><Relationship Id="rId34" Type="http://schemas.openxmlformats.org/officeDocument/2006/relationships/header" Target="header1.xml"/><Relationship Id="rId42" Type="http://schemas.openxmlformats.org/officeDocument/2006/relationships/theme" Target="theme/theme1.xml"/><Relationship Id="rId7" Type="http://schemas.openxmlformats.org/officeDocument/2006/relationships/comments" Target="comments.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microsoft.com/office/2011/relationships/people" Target="peop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footer" Target="footer2.xml"/><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oter" Target="footer1.xml"/><Relationship Id="rId10" Type="http://schemas.microsoft.com/office/2018/08/relationships/commentsExtensible" Target="commentsExtensible.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eader" Target="header2.xml"/><Relationship Id="rId8" Type="http://schemas.microsoft.com/office/2011/relationships/commentsExtended" Target="commentsExtended.xml"/><Relationship Id="rId3"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364</TotalTime>
  <Pages>54</Pages>
  <Words>14903</Words>
  <Characters>84949</Characters>
  <Application>Microsoft Office Word</Application>
  <DocSecurity>0</DocSecurity>
  <Lines>707</Lines>
  <Paragraphs>199</Paragraphs>
  <ScaleCrop>false</ScaleCrop>
  <HeadingPairs>
    <vt:vector size="2" baseType="variant">
      <vt:variant>
        <vt:lpstr>Title</vt:lpstr>
      </vt:variant>
      <vt:variant>
        <vt:i4>1</vt:i4>
      </vt:variant>
    </vt:vector>
  </HeadingPairs>
  <TitlesOfParts>
    <vt:vector size="1" baseType="lpstr">
      <vt:lpstr/>
    </vt:vector>
  </TitlesOfParts>
  <Company>Springer-SBM</Company>
  <LinksUpToDate>false</LinksUpToDate>
  <CharactersWithSpaces>99653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Shrikant Vishwakarma</dc:creator>
  <cp:keywords/>
  <dc:description/>
  <cp:lastModifiedBy>Matthew T. Munson</cp:lastModifiedBy>
  <cp:revision>9</cp:revision>
  <dcterms:created xsi:type="dcterms:W3CDTF">2020-05-04T05:47:00Z</dcterms:created>
  <dcterms:modified xsi:type="dcterms:W3CDTF">2021-05-10T08:13:00Z</dcterms:modified>
</cp:coreProperties>
</file>